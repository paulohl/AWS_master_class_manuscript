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6DAB38DA" w:rsidR="00B72611" w:rsidRPr="009E19DF" w:rsidRDefault="00B72611" w:rsidP="009E19DF">
      <w:pPr>
        <w:pStyle w:val="ChapterTitleNumberBPBHEB"/>
      </w:pPr>
      <w:r w:rsidRPr="009E19DF">
        <w:t xml:space="preserve">CHAPTER </w:t>
      </w:r>
      <w:ins w:id="0" w:author="Konika Sharma" w:date="2024-10-22T12:13:00Z" w16du:dateUtc="2024-10-22T06:43:00Z">
        <w:r w:rsidR="005A26FE">
          <w:t>9</w:t>
        </w:r>
      </w:ins>
      <w:del w:id="1" w:author="Konika Sharma" w:date="2024-10-22T12:13:00Z" w16du:dateUtc="2024-10-22T06:43:00Z">
        <w:r w:rsidR="009B25F6" w:rsidDel="005A26FE">
          <w:delText>8</w:delText>
        </w:r>
      </w:del>
      <w:r w:rsidRPr="009E19DF">
        <w:t xml:space="preserve"> </w:t>
      </w:r>
    </w:p>
    <w:p w14:paraId="27B72D20" w14:textId="156F6789" w:rsidR="00B72611" w:rsidRPr="005A26FE" w:rsidDel="005A26FE" w:rsidRDefault="009B25F6" w:rsidP="00730E7B">
      <w:pPr>
        <w:pStyle w:val="ChapterTitleBPBHEB"/>
        <w:rPr>
          <w:del w:id="2" w:author="Konika Sharma" w:date="2024-10-22T12:13:00Z" w16du:dateUtc="2024-10-22T06:43:00Z"/>
        </w:rPr>
      </w:pPr>
      <w:r w:rsidRPr="005A26FE">
        <w:t>End User</w:t>
      </w:r>
      <w:r w:rsidR="007D4B81" w:rsidRPr="005A26FE">
        <w:t xml:space="preserve">, Front End </w:t>
      </w:r>
      <w:del w:id="3" w:author="Konika Sharma" w:date="2024-10-22T12:13:00Z" w16du:dateUtc="2024-10-22T06:43:00Z">
        <w:r w:rsidR="007D4B81" w:rsidRPr="005A26FE" w:rsidDel="005A26FE">
          <w:delText xml:space="preserve">&amp; </w:delText>
        </w:r>
      </w:del>
      <w:ins w:id="4" w:author="Konika Sharma" w:date="2024-10-22T12:13:00Z" w16du:dateUtc="2024-10-22T06:43:00Z">
        <w:r w:rsidR="005A26FE" w:rsidRPr="005A26FE">
          <w:t xml:space="preserve">and </w:t>
        </w:r>
      </w:ins>
      <w:r w:rsidR="007D4B81" w:rsidRPr="005A26FE">
        <w:t>Mobile</w:t>
      </w:r>
      <w:r w:rsidR="00B72611" w:rsidRPr="005A26FE">
        <w:t xml:space="preserve"> </w:t>
      </w:r>
    </w:p>
    <w:p w14:paraId="5C2BFA22" w14:textId="77777777" w:rsidR="00D169BC" w:rsidDel="005A26FE" w:rsidRDefault="00D169BC">
      <w:pPr>
        <w:pStyle w:val="ChapterTitleBPBHEB"/>
        <w:rPr>
          <w:del w:id="5" w:author="Konika Sharma" w:date="2024-10-22T12:13:00Z" w16du:dateUtc="2024-10-22T06:43:00Z"/>
          <w:rFonts w:eastAsiaTheme="majorEastAsia" w:cstheme="majorBidi"/>
          <w:sz w:val="36"/>
          <w:szCs w:val="26"/>
        </w:rPr>
        <w:pPrChange w:id="6" w:author="Konika Sharma" w:date="2024-10-22T12:15:00Z" w16du:dateUtc="2024-10-22T06:45:00Z">
          <w:pPr>
            <w:keepNext/>
            <w:keepLines/>
            <w:spacing w:before="40" w:after="0"/>
            <w:outlineLvl w:val="1"/>
          </w:pPr>
        </w:pPrChange>
      </w:pPr>
    </w:p>
    <w:p w14:paraId="7A6FB180" w14:textId="77777777" w:rsidR="00D169BC" w:rsidDel="005A26FE" w:rsidRDefault="00D169BC">
      <w:pPr>
        <w:pStyle w:val="ChapterTitleBPBHEB"/>
        <w:rPr>
          <w:del w:id="7" w:author="Konika Sharma" w:date="2024-10-22T12:13:00Z" w16du:dateUtc="2024-10-22T06:43:00Z"/>
          <w:rFonts w:eastAsiaTheme="majorEastAsia" w:cstheme="majorBidi"/>
          <w:sz w:val="36"/>
          <w:szCs w:val="26"/>
        </w:rPr>
        <w:pPrChange w:id="8" w:author="Konika Sharma" w:date="2024-10-22T12:15:00Z" w16du:dateUtc="2024-10-22T06:45:00Z">
          <w:pPr>
            <w:keepNext/>
            <w:keepLines/>
            <w:spacing w:before="40" w:after="0"/>
            <w:outlineLvl w:val="1"/>
          </w:pPr>
        </w:pPrChange>
      </w:pPr>
    </w:p>
    <w:p w14:paraId="5FF7DD92" w14:textId="77777777" w:rsidR="00D169BC" w:rsidRDefault="00D169BC">
      <w:pPr>
        <w:pStyle w:val="ChapterTitleBPBHEB"/>
        <w:pPrChange w:id="9" w:author="Konika Sharma" w:date="2024-10-22T12:15:00Z" w16du:dateUtc="2024-10-22T06:45:00Z">
          <w:pPr>
            <w:keepNext/>
            <w:keepLines/>
            <w:spacing w:before="40" w:after="0"/>
            <w:outlineLvl w:val="1"/>
          </w:pPr>
        </w:pPrChange>
      </w:pPr>
    </w:p>
    <w:p w14:paraId="665B535D" w14:textId="77777777" w:rsidR="00730E7B" w:rsidRDefault="00730E7B" w:rsidP="00730E7B">
      <w:pPr>
        <w:pStyle w:val="Heading1BPBHEB"/>
        <w:rPr>
          <w:ins w:id="10" w:author="Konika Sharma" w:date="2024-10-22T12:17:00Z" w16du:dateUtc="2024-10-22T06:47:00Z"/>
        </w:rPr>
      </w:pPr>
      <w:commentRangeStart w:id="11"/>
      <w:ins w:id="12" w:author="Konika Sharma" w:date="2024-10-22T12:17:00Z" w16du:dateUtc="2024-10-22T06:47:00Z">
        <w:r>
          <w:t>Introduction</w:t>
        </w:r>
        <w:commentRangeEnd w:id="11"/>
        <w:r>
          <w:rPr>
            <w:rStyle w:val="CommentReference"/>
            <w:rFonts w:asciiTheme="minorHAnsi" w:eastAsiaTheme="minorHAnsi" w:hAnsiTheme="minorHAnsi" w:cstheme="minorBidi"/>
            <w:b w:val="0"/>
          </w:rPr>
          <w:commentReference w:id="11"/>
        </w:r>
      </w:ins>
    </w:p>
    <w:p w14:paraId="5899F318" w14:textId="77777777" w:rsidR="00730E7B" w:rsidRDefault="00730E7B" w:rsidP="00730E7B">
      <w:pPr>
        <w:pStyle w:val="NormalBPBHEB"/>
        <w:rPr>
          <w:ins w:id="13" w:author="Konika Sharma" w:date="2024-10-22T12:17:00Z" w16du:dateUtc="2024-10-22T06:47:00Z"/>
        </w:rPr>
      </w:pPr>
    </w:p>
    <w:p w14:paraId="250FD788" w14:textId="77777777" w:rsidR="00730E7B" w:rsidRDefault="00730E7B" w:rsidP="00730E7B">
      <w:pPr>
        <w:pStyle w:val="Heading1BPBHEB"/>
        <w:rPr>
          <w:ins w:id="14" w:author="Konika Sharma" w:date="2024-10-22T12:17:00Z" w16du:dateUtc="2024-10-22T06:47:00Z"/>
        </w:rPr>
      </w:pPr>
      <w:ins w:id="15" w:author="Konika Sharma" w:date="2024-10-22T12:17:00Z" w16du:dateUtc="2024-10-22T06:47:00Z">
        <w:r>
          <w:t>Structure</w:t>
        </w:r>
      </w:ins>
    </w:p>
    <w:p w14:paraId="6BCC40E3" w14:textId="77777777" w:rsidR="00730E7B" w:rsidRDefault="00730E7B" w:rsidP="00730E7B">
      <w:pPr>
        <w:pStyle w:val="NormalBPBHEB"/>
        <w:rPr>
          <w:ins w:id="16" w:author="Konika Sharma" w:date="2024-10-22T12:17:00Z" w16du:dateUtc="2024-10-22T06:47:00Z"/>
        </w:rPr>
      </w:pPr>
      <w:ins w:id="17" w:author="Konika Sharma" w:date="2024-10-22T12:17:00Z" w16du:dateUtc="2024-10-22T06:47:00Z">
        <w:r>
          <w:t xml:space="preserve">In this chapter, we will cover the </w:t>
        </w:r>
        <w:commentRangeStart w:id="18"/>
        <w:r>
          <w:t>following</w:t>
        </w:r>
        <w:commentRangeEnd w:id="18"/>
        <w:r>
          <w:rPr>
            <w:rStyle w:val="CommentReference"/>
            <w:rFonts w:ascii="Times" w:eastAsia="Calibri" w:hAnsi="Times" w:cstheme="minorBidi"/>
          </w:rPr>
          <w:commentReference w:id="18"/>
        </w:r>
        <w:r>
          <w:t>:</w:t>
        </w:r>
      </w:ins>
    </w:p>
    <w:p w14:paraId="045189A2" w14:textId="77777777" w:rsidR="00730E7B" w:rsidRDefault="00730E7B">
      <w:pPr>
        <w:pStyle w:val="NormalBPBHEB"/>
        <w:numPr>
          <w:ilvl w:val="0"/>
          <w:numId w:val="22"/>
        </w:numPr>
        <w:rPr>
          <w:ins w:id="19" w:author="Konika Sharma" w:date="2024-10-22T12:17:00Z" w16du:dateUtc="2024-10-22T06:47:00Z"/>
        </w:rPr>
        <w:pPrChange w:id="20" w:author="Konika Sharma" w:date="2024-10-22T12:17:00Z" w16du:dateUtc="2024-10-22T06:47:00Z">
          <w:pPr>
            <w:pStyle w:val="NormalBPBHEB"/>
          </w:pPr>
        </w:pPrChange>
      </w:pPr>
    </w:p>
    <w:p w14:paraId="4719CCD0" w14:textId="77777777" w:rsidR="00730E7B" w:rsidRDefault="00730E7B" w:rsidP="00730E7B">
      <w:pPr>
        <w:pStyle w:val="Heading1BPBHEB"/>
        <w:rPr>
          <w:ins w:id="21" w:author="Konika Sharma" w:date="2024-10-22T12:17:00Z" w16du:dateUtc="2024-10-22T06:47:00Z"/>
        </w:rPr>
      </w:pPr>
      <w:commentRangeStart w:id="22"/>
      <w:ins w:id="23" w:author="Konika Sharma" w:date="2024-10-22T12:17:00Z" w16du:dateUtc="2024-10-22T06:47:00Z">
        <w:r>
          <w:t>Objectives</w:t>
        </w:r>
      </w:ins>
      <w:commentRangeEnd w:id="22"/>
      <w:ins w:id="24" w:author="Konika Sharma" w:date="2024-10-22T12:18:00Z" w16du:dateUtc="2024-10-22T06:48:00Z">
        <w:r>
          <w:rPr>
            <w:rStyle w:val="CommentReference"/>
            <w:rFonts w:asciiTheme="minorHAnsi" w:eastAsiaTheme="minorHAnsi" w:hAnsiTheme="minorHAnsi" w:cstheme="minorBidi"/>
            <w:b w:val="0"/>
          </w:rPr>
          <w:commentReference w:id="22"/>
        </w:r>
      </w:ins>
    </w:p>
    <w:p w14:paraId="2086D0F0" w14:textId="130C9FCE" w:rsidR="00730E7B" w:rsidRPr="003D5B30" w:rsidRDefault="003D5B30">
      <w:pPr>
        <w:pStyle w:val="NormalBPBHEB"/>
        <w:pPrChange w:id="25" w:author="Konika Sharma" w:date="2024-10-22T14:40:00Z" w16du:dateUtc="2024-10-22T09:10:00Z">
          <w:pPr>
            <w:keepNext/>
            <w:keepLines/>
            <w:spacing w:before="400" w:after="0" w:line="276" w:lineRule="auto"/>
            <w:outlineLvl w:val="0"/>
          </w:pPr>
        </w:pPrChange>
      </w:pPr>
      <w:del w:id="26" w:author="Konika Sharma" w:date="2024-10-22T12:17:00Z" w16du:dateUtc="2024-10-22T06:47:00Z">
        <w:r w:rsidRPr="003D5B30" w:rsidDel="00730E7B">
          <w:delText>Introduction</w:delText>
        </w:r>
      </w:del>
    </w:p>
    <w:p w14:paraId="199A6773" w14:textId="2F20E57D" w:rsidR="009F5D45" w:rsidRPr="009F5D45" w:rsidRDefault="00947975">
      <w:pPr>
        <w:pStyle w:val="Heading1BPBHEB"/>
        <w:pPrChange w:id="27" w:author="Konika Sharma" w:date="2024-10-22T14:33:00Z" w16du:dateUtc="2024-10-22T09:03:00Z">
          <w:pPr>
            <w:keepNext/>
            <w:keepLines/>
            <w:spacing w:before="40" w:after="0"/>
            <w:outlineLvl w:val="1"/>
          </w:pPr>
        </w:pPrChange>
      </w:pPr>
      <w:r w:rsidRPr="00947975">
        <w:t xml:space="preserve">End User, Front End </w:t>
      </w:r>
      <w:del w:id="28" w:author="Konika Sharma" w:date="2024-10-22T14:38:00Z" w16du:dateUtc="2024-10-22T09:08:00Z">
        <w:r w:rsidRPr="00947975" w:rsidDel="00776049">
          <w:delText xml:space="preserve">&amp; </w:delText>
        </w:r>
      </w:del>
      <w:ins w:id="29" w:author="Konika Sharma" w:date="2024-10-22T14:38:00Z" w16du:dateUtc="2024-10-22T09:08:00Z">
        <w:r w:rsidR="00776049">
          <w:t>and</w:t>
        </w:r>
        <w:r w:rsidR="00776049" w:rsidRPr="00947975">
          <w:t xml:space="preserve"> </w:t>
        </w:r>
      </w:ins>
      <w:r w:rsidRPr="00947975">
        <w:t>Mobile</w:t>
      </w:r>
    </w:p>
    <w:p w14:paraId="7B42D469" w14:textId="7128614F" w:rsidR="004D50E7" w:rsidRPr="004D50E7" w:rsidRDefault="004D50E7">
      <w:pPr>
        <w:pStyle w:val="NormalBPBHEB"/>
        <w:pPrChange w:id="30" w:author="Konika Sharma" w:date="2024-10-22T14:40:00Z" w16du:dateUtc="2024-10-22T09:10:00Z">
          <w:pPr/>
        </w:pPrChange>
      </w:pPr>
      <w:bookmarkStart w:id="31" w:name="_Hlk150872616"/>
      <w:r w:rsidRPr="004D50E7">
        <w:t xml:space="preserve">In the dynamic landscape of cloud computing, the empowerment of end-users and the seamless interaction with front-end applications, especially in web and mobile domains, play a pivotal role. </w:t>
      </w:r>
      <w:del w:id="32" w:author="Konika Sharma" w:date="2024-10-22T12:20:00Z" w16du:dateUtc="2024-10-22T06:50:00Z">
        <w:r w:rsidRPr="004D50E7" w:rsidDel="00730E7B">
          <w:delText>Chapter 8 of "AWS Cloud Computing Master Class"</w:delText>
        </w:r>
      </w:del>
      <w:ins w:id="33" w:author="Konika Sharma" w:date="2024-10-22T12:20:00Z" w16du:dateUtc="2024-10-22T06:50:00Z">
        <w:r w:rsidR="00730E7B">
          <w:t>This chapter</w:t>
        </w:r>
      </w:ins>
      <w:r w:rsidRPr="004D50E7">
        <w:t xml:space="preserve"> delves into the multifaceted aspects of End User Computing and the intricacies of Front-end Web </w:t>
      </w:r>
      <w:r w:rsidR="00645C65">
        <w:t>and mobile</w:t>
      </w:r>
      <w:r w:rsidRPr="004D50E7">
        <w:t xml:space="preserve"> services provided by </w:t>
      </w:r>
      <w:r w:rsidRPr="00730E7B">
        <w:rPr>
          <w:b/>
          <w:bCs/>
          <w:rPrChange w:id="34" w:author="Konika Sharma" w:date="2024-10-22T12:20:00Z" w16du:dateUtc="2024-10-22T06:50:00Z">
            <w:rPr/>
          </w:rPrChange>
        </w:rPr>
        <w:t>Amazon Web Services</w:t>
      </w:r>
      <w:r w:rsidRPr="004D50E7">
        <w:t xml:space="preserve"> (</w:t>
      </w:r>
      <w:r w:rsidRPr="00730E7B">
        <w:rPr>
          <w:b/>
          <w:bCs/>
          <w:rPrChange w:id="35" w:author="Konika Sharma" w:date="2024-10-22T12:20:00Z" w16du:dateUtc="2024-10-22T06:50:00Z">
            <w:rPr/>
          </w:rPrChange>
        </w:rPr>
        <w:t>AWS</w:t>
      </w:r>
      <w:r w:rsidRPr="004D50E7">
        <w:t>).</w:t>
      </w:r>
    </w:p>
    <w:p w14:paraId="4DDBAD2A" w14:textId="13E4B383" w:rsidR="004D50E7" w:rsidRDefault="004D50E7">
      <w:pPr>
        <w:pStyle w:val="Heading2BPBHEB"/>
        <w:rPr>
          <w:ins w:id="36" w:author="Konika Sharma" w:date="2024-10-23T10:25:00Z" w16du:dateUtc="2024-10-23T04:55:00Z"/>
        </w:rPr>
      </w:pPr>
      <w:r w:rsidRPr="004D50E7">
        <w:t>End User Computin</w:t>
      </w:r>
      <w:r w:rsidR="00645C65">
        <w:t>g</w:t>
      </w:r>
    </w:p>
    <w:p w14:paraId="5BE2A96C" w14:textId="3DB8C8DD" w:rsidR="005634F8" w:rsidRPr="004D50E7" w:rsidRDefault="005634F8" w:rsidP="005634F8">
      <w:pPr>
        <w:pStyle w:val="NormalBPBHEB"/>
        <w:pPrChange w:id="37" w:author="Konika Sharma" w:date="2024-10-23T10:25:00Z" w16du:dateUtc="2024-10-23T04:55:00Z">
          <w:pPr>
            <w:keepNext/>
            <w:keepLines/>
            <w:spacing w:before="40" w:after="0"/>
            <w:outlineLvl w:val="1"/>
          </w:pPr>
        </w:pPrChange>
      </w:pPr>
      <w:commentRangeStart w:id="38"/>
      <w:ins w:id="39" w:author="Konika Sharma" w:date="2024-10-23T10:25:00Z" w16du:dateUtc="2024-10-23T04:55:00Z">
        <w:r>
          <w:t>&lt;add lead in statement here&gt;</w:t>
        </w:r>
      </w:ins>
      <w:commentRangeEnd w:id="38"/>
      <w:ins w:id="40" w:author="Konika Sharma" w:date="2024-10-23T10:26:00Z" w16du:dateUtc="2024-10-23T04:56:00Z">
        <w:r>
          <w:rPr>
            <w:rStyle w:val="CommentReference"/>
            <w:rFonts w:asciiTheme="minorHAnsi" w:eastAsiaTheme="minorHAnsi" w:hAnsiTheme="minorHAnsi" w:cstheme="minorBidi"/>
          </w:rPr>
          <w:commentReference w:id="38"/>
        </w:r>
      </w:ins>
    </w:p>
    <w:p w14:paraId="7F8F092F" w14:textId="79AB609F" w:rsidR="004D50E7" w:rsidRPr="00730E7B" w:rsidRDefault="004D50E7">
      <w:pPr>
        <w:pStyle w:val="NormalBPBHEB"/>
        <w:rPr>
          <w:b/>
          <w:bCs/>
          <w:rPrChange w:id="41" w:author="Konika Sharma" w:date="2024-10-22T12:21:00Z" w16du:dateUtc="2024-10-22T06:51:00Z">
            <w:rPr/>
          </w:rPrChange>
        </w:rPr>
        <w:pPrChange w:id="42" w:author="Konika Sharma" w:date="2024-10-22T12:21:00Z" w16du:dateUtc="2024-10-22T06:51:00Z">
          <w:pPr/>
        </w:pPrChange>
      </w:pPr>
      <w:r w:rsidRPr="00730E7B">
        <w:rPr>
          <w:b/>
          <w:bCs/>
          <w:rPrChange w:id="43" w:author="Konika Sharma" w:date="2024-10-22T12:21:00Z" w16du:dateUtc="2024-10-22T06:51:00Z">
            <w:rPr/>
          </w:rPrChange>
        </w:rPr>
        <w:t xml:space="preserve">Amazon </w:t>
      </w:r>
      <w:proofErr w:type="spellStart"/>
      <w:r w:rsidRPr="00730E7B">
        <w:rPr>
          <w:b/>
          <w:bCs/>
          <w:rPrChange w:id="44" w:author="Konika Sharma" w:date="2024-10-22T12:21:00Z" w16du:dateUtc="2024-10-22T06:51:00Z">
            <w:rPr/>
          </w:rPrChange>
        </w:rPr>
        <w:t>AppStream</w:t>
      </w:r>
      <w:proofErr w:type="spellEnd"/>
      <w:r w:rsidRPr="00730E7B">
        <w:rPr>
          <w:b/>
          <w:bCs/>
          <w:rPrChange w:id="45" w:author="Konika Sharma" w:date="2024-10-22T12:21:00Z" w16du:dateUtc="2024-10-22T06:51:00Z">
            <w:rPr/>
          </w:rPrChange>
        </w:rPr>
        <w:t xml:space="preserve"> 2.0</w:t>
      </w:r>
    </w:p>
    <w:p w14:paraId="2D60439D" w14:textId="3D09E7DC" w:rsidR="004D50E7" w:rsidRPr="004D50E7" w:rsidRDefault="004D50E7">
      <w:pPr>
        <w:pStyle w:val="NormalBPBHEB"/>
        <w:pPrChange w:id="46" w:author="Konika Sharma" w:date="2024-10-22T14:41:00Z" w16du:dateUtc="2024-10-22T09:11:00Z">
          <w:pPr/>
        </w:pPrChange>
      </w:pPr>
      <w:r w:rsidRPr="004D50E7">
        <w:t xml:space="preserve">One of the key components explored in this chapter is Amazon </w:t>
      </w:r>
      <w:proofErr w:type="spellStart"/>
      <w:r w:rsidRPr="004D50E7">
        <w:t>AppStream</w:t>
      </w:r>
      <w:proofErr w:type="spellEnd"/>
      <w:r w:rsidRPr="004D50E7">
        <w:t xml:space="preserve"> 2.0, an innovative service that revolutionizes </w:t>
      </w:r>
      <w:r w:rsidRPr="00776049">
        <w:t xml:space="preserve">end-user computing. It enables the streaming of desktop applications securely to a variety of devices, ensuring </w:t>
      </w:r>
      <w:r w:rsidRPr="004D50E7">
        <w:t xml:space="preserve">a </w:t>
      </w:r>
      <w:r w:rsidRPr="00776049">
        <w:t xml:space="preserve">consistent and responsive user experience. As we navigate through the details of </w:t>
      </w:r>
      <w:proofErr w:type="spellStart"/>
      <w:r w:rsidRPr="00776049">
        <w:t>AppStream</w:t>
      </w:r>
      <w:proofErr w:type="spellEnd"/>
      <w:r w:rsidRPr="00776049">
        <w:t xml:space="preserve"> 2.0, we</w:t>
      </w:r>
      <w:del w:id="47" w:author="Konika Sharma" w:date="2024-10-23T11:00:00Z" w16du:dateUtc="2024-10-23T05:30:00Z">
        <w:r w:rsidRPr="00776049" w:rsidDel="00844175">
          <w:delText>'ll</w:delText>
        </w:r>
      </w:del>
      <w:ins w:id="48" w:author="Konika Sharma" w:date="2024-10-23T11:00:00Z" w16du:dateUtc="2024-10-23T05:30:00Z">
        <w:r w:rsidR="00844175">
          <w:t xml:space="preserve"> will</w:t>
        </w:r>
      </w:ins>
      <w:r w:rsidRPr="004D50E7">
        <w:t xml:space="preserve"> uncover its </w:t>
      </w:r>
      <w:r w:rsidRPr="004D50E7">
        <w:lastRenderedPageBreak/>
        <w:t>applications across diverse use cases, from educational institutions to enterprise scenarios, highlighting its role in enhancing accessibility and flexibility for end-users.</w:t>
      </w:r>
    </w:p>
    <w:p w14:paraId="610EBB78" w14:textId="77777777" w:rsidR="004D50E7" w:rsidRPr="00730E7B" w:rsidRDefault="004D50E7">
      <w:pPr>
        <w:pStyle w:val="NormalBPBHEB"/>
        <w:rPr>
          <w:b/>
          <w:bCs/>
          <w:rPrChange w:id="49" w:author="Konika Sharma" w:date="2024-10-22T12:21:00Z" w16du:dateUtc="2024-10-22T06:51:00Z">
            <w:rPr/>
          </w:rPrChange>
        </w:rPr>
        <w:pPrChange w:id="50" w:author="Konika Sharma" w:date="2024-10-22T12:21:00Z" w16du:dateUtc="2024-10-22T06:51:00Z">
          <w:pPr/>
        </w:pPrChange>
      </w:pPr>
      <w:r w:rsidRPr="00730E7B">
        <w:rPr>
          <w:b/>
          <w:bCs/>
          <w:rPrChange w:id="51" w:author="Konika Sharma" w:date="2024-10-22T12:21:00Z" w16du:dateUtc="2024-10-22T06:51:00Z">
            <w:rPr/>
          </w:rPrChange>
        </w:rPr>
        <w:t xml:space="preserve">Amazon </w:t>
      </w:r>
      <w:proofErr w:type="spellStart"/>
      <w:r w:rsidRPr="00730E7B">
        <w:rPr>
          <w:b/>
          <w:bCs/>
          <w:rPrChange w:id="52" w:author="Konika Sharma" w:date="2024-10-22T12:21:00Z" w16du:dateUtc="2024-10-22T06:51:00Z">
            <w:rPr/>
          </w:rPrChange>
        </w:rPr>
        <w:t>WorkSpaces</w:t>
      </w:r>
      <w:proofErr w:type="spellEnd"/>
      <w:r w:rsidRPr="00730E7B">
        <w:rPr>
          <w:b/>
          <w:bCs/>
          <w:rPrChange w:id="53" w:author="Konika Sharma" w:date="2024-10-22T12:21:00Z" w16du:dateUtc="2024-10-22T06:51:00Z">
            <w:rPr/>
          </w:rPrChange>
        </w:rPr>
        <w:t xml:space="preserve"> Family</w:t>
      </w:r>
      <w:del w:id="54" w:author="Konika Sharma" w:date="2024-10-22T12:21:00Z" w16du:dateUtc="2024-10-22T06:51:00Z">
        <w:r w:rsidRPr="00730E7B" w:rsidDel="00730E7B">
          <w:rPr>
            <w:b/>
            <w:bCs/>
            <w:rPrChange w:id="55" w:author="Konika Sharma" w:date="2024-10-22T12:21:00Z" w16du:dateUtc="2024-10-22T06:51:00Z">
              <w:rPr/>
            </w:rPrChange>
          </w:rPr>
          <w:delText>:</w:delText>
        </w:r>
      </w:del>
    </w:p>
    <w:p w14:paraId="0D3AD7D8" w14:textId="6DB31CA6" w:rsidR="004D50E7" w:rsidRDefault="004D50E7">
      <w:pPr>
        <w:pStyle w:val="NormalBPBHEB"/>
        <w:rPr>
          <w:ins w:id="56" w:author="Konika Sharma" w:date="2024-10-23T10:26:00Z" w16du:dateUtc="2024-10-23T04:56:00Z"/>
        </w:rPr>
      </w:pPr>
      <w:r w:rsidRPr="004D50E7">
        <w:t xml:space="preserve">The exploration of End User Computing is incomplete without a comprehensive look at the Amazon </w:t>
      </w:r>
      <w:proofErr w:type="spellStart"/>
      <w:r w:rsidRPr="00776049">
        <w:t>WorkSpaces</w:t>
      </w:r>
      <w:proofErr w:type="spellEnd"/>
      <w:r w:rsidRPr="00776049">
        <w:t xml:space="preserve"> Family. This suite of services offers cloud-based desktop solutions, allowing organizations to provide a personalized</w:t>
      </w:r>
      <w:r w:rsidRPr="004D50E7">
        <w:t>, secure, and scalable desktop experience for their users. We</w:t>
      </w:r>
      <w:ins w:id="57" w:author="Konika Sharma" w:date="2024-10-22T14:31:00Z" w16du:dateUtc="2024-10-22T09:01:00Z">
        <w:r w:rsidR="00776049">
          <w:t xml:space="preserve"> wi</w:t>
        </w:r>
      </w:ins>
      <w:del w:id="58" w:author="Konika Sharma" w:date="2024-10-22T14:31:00Z" w16du:dateUtc="2024-10-22T09:01:00Z">
        <w:r w:rsidRPr="004D50E7" w:rsidDel="00776049">
          <w:delText>'</w:delText>
        </w:r>
      </w:del>
      <w:r w:rsidRPr="004D50E7">
        <w:t xml:space="preserve">ll dissect the features of various </w:t>
      </w:r>
      <w:proofErr w:type="spellStart"/>
      <w:r w:rsidRPr="004D50E7">
        <w:t>WorkSpaces</w:t>
      </w:r>
      <w:proofErr w:type="spellEnd"/>
      <w:r w:rsidRPr="004D50E7">
        <w:t xml:space="preserve"> options, shedding light on how they cater to different user requirements and scenarios.</w:t>
      </w:r>
    </w:p>
    <w:p w14:paraId="20FA2E29" w14:textId="77777777" w:rsidR="005634F8" w:rsidRPr="004D50E7" w:rsidRDefault="005634F8" w:rsidP="005634F8">
      <w:pPr>
        <w:pStyle w:val="NormalBPBHEB"/>
        <w:rPr>
          <w:ins w:id="59" w:author="Konika Sharma" w:date="2024-10-23T10:26:00Z" w16du:dateUtc="2024-10-23T04:56:00Z"/>
        </w:rPr>
      </w:pPr>
      <w:commentRangeStart w:id="60"/>
      <w:ins w:id="61" w:author="Konika Sharma" w:date="2024-10-23T10:26:00Z" w16du:dateUtc="2024-10-23T04:56:00Z">
        <w:r>
          <w:t>&lt;add lead in statement here&gt;</w:t>
        </w:r>
        <w:commentRangeEnd w:id="60"/>
        <w:r>
          <w:rPr>
            <w:rStyle w:val="CommentReference"/>
            <w:rFonts w:asciiTheme="minorHAnsi" w:eastAsiaTheme="minorHAnsi" w:hAnsiTheme="minorHAnsi" w:cstheme="minorBidi"/>
          </w:rPr>
          <w:commentReference w:id="60"/>
        </w:r>
      </w:ins>
    </w:p>
    <w:p w14:paraId="1ACB646A" w14:textId="77777777" w:rsidR="005634F8" w:rsidRDefault="005634F8">
      <w:pPr>
        <w:pStyle w:val="NormalBPBHEB"/>
        <w:pPrChange w:id="62" w:author="Konika Sharma" w:date="2024-10-22T12:21:00Z" w16du:dateUtc="2024-10-22T06:51:00Z">
          <w:pPr/>
        </w:pPrChange>
      </w:pPr>
    </w:p>
    <w:p w14:paraId="10F56B75" w14:textId="77777777" w:rsidR="000E130F" w:rsidRDefault="00A81A35">
      <w:pPr>
        <w:pStyle w:val="FigureBPBHEB"/>
        <w:pPrChange w:id="63" w:author="Konika Sharma" w:date="2024-10-22T12:21:00Z" w16du:dateUtc="2024-10-22T06:51:00Z">
          <w:pPr>
            <w:keepNext/>
            <w:jc w:val="center"/>
          </w:pPr>
        </w:pPrChange>
      </w:pPr>
      <w:r>
        <w:rPr>
          <w:noProof/>
        </w:rPr>
        <w:drawing>
          <wp:inline distT="0" distB="0" distL="0" distR="0" wp14:anchorId="49131F3A" wp14:editId="7ECE9D37">
            <wp:extent cx="5610225" cy="3819847"/>
            <wp:effectExtent l="0" t="0" r="0" b="9525"/>
            <wp:docPr id="218514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9874" t="10000" r="15772"/>
                    <a:stretch/>
                  </pic:blipFill>
                  <pic:spPr bwMode="auto">
                    <a:xfrm>
                      <a:off x="0" y="0"/>
                      <a:ext cx="5619390" cy="3826088"/>
                    </a:xfrm>
                    <a:prstGeom prst="rect">
                      <a:avLst/>
                    </a:prstGeom>
                    <a:noFill/>
                    <a:ln>
                      <a:noFill/>
                    </a:ln>
                    <a:extLst>
                      <a:ext uri="{53640926-AAD7-44D8-BBD7-CCE9431645EC}">
                        <a14:shadowObscured xmlns:a14="http://schemas.microsoft.com/office/drawing/2010/main"/>
                      </a:ext>
                    </a:extLst>
                  </pic:spPr>
                </pic:pic>
              </a:graphicData>
            </a:graphic>
          </wp:inline>
        </w:drawing>
      </w:r>
    </w:p>
    <w:p w14:paraId="738B07DD" w14:textId="041BFEFC" w:rsidR="00A81A35" w:rsidRPr="004D50E7" w:rsidRDefault="000E130F">
      <w:pPr>
        <w:pStyle w:val="FigureCaptionBPBHEB"/>
        <w:pPrChange w:id="64" w:author="Konika Sharma" w:date="2024-10-22T12:22:00Z" w16du:dateUtc="2024-10-22T06:52:00Z">
          <w:pPr>
            <w:pStyle w:val="Caption"/>
            <w:jc w:val="center"/>
          </w:pPr>
        </w:pPrChange>
      </w:pPr>
      <w:r w:rsidRPr="00730E7B">
        <w:rPr>
          <w:b/>
          <w:bCs w:val="0"/>
          <w:rPrChange w:id="65" w:author="Konika Sharma" w:date="2024-10-22T12:22:00Z" w16du:dateUtc="2024-10-22T06:52:00Z">
            <w:rPr>
              <w:bCs/>
            </w:rPr>
          </w:rPrChange>
        </w:rPr>
        <w:t xml:space="preserve">Figure </w:t>
      </w:r>
      <w:ins w:id="66" w:author="Konika Sharma" w:date="2024-10-22T12:22:00Z" w16du:dateUtc="2024-10-22T06:52:00Z">
        <w:r w:rsidR="00730E7B">
          <w:rPr>
            <w:b/>
            <w:bCs w:val="0"/>
          </w:rPr>
          <w:t>9.</w:t>
        </w:r>
      </w:ins>
      <w:r w:rsidRPr="00730E7B">
        <w:rPr>
          <w:b/>
          <w:bCs w:val="0"/>
          <w:rPrChange w:id="67" w:author="Konika Sharma" w:date="2024-10-22T12:22:00Z" w16du:dateUtc="2024-10-22T06:52:00Z">
            <w:rPr>
              <w:bCs/>
            </w:rPr>
          </w:rPrChange>
        </w:rPr>
        <w:fldChar w:fldCharType="begin"/>
      </w:r>
      <w:r w:rsidRPr="00730E7B">
        <w:rPr>
          <w:b/>
          <w:bCs w:val="0"/>
          <w:rPrChange w:id="68" w:author="Konika Sharma" w:date="2024-10-22T12:22:00Z" w16du:dateUtc="2024-10-22T06:52:00Z">
            <w:rPr>
              <w:bCs/>
            </w:rPr>
          </w:rPrChange>
        </w:rPr>
        <w:instrText xml:space="preserve"> SEQ Figure \* ARABIC </w:instrText>
      </w:r>
      <w:r w:rsidRPr="00730E7B">
        <w:rPr>
          <w:b/>
          <w:bCs w:val="0"/>
          <w:rPrChange w:id="69" w:author="Konika Sharma" w:date="2024-10-22T12:22:00Z" w16du:dateUtc="2024-10-22T06:52:00Z">
            <w:rPr>
              <w:bCs/>
            </w:rPr>
          </w:rPrChange>
        </w:rPr>
        <w:fldChar w:fldCharType="separate"/>
      </w:r>
      <w:r w:rsidR="006360AB" w:rsidRPr="00730E7B">
        <w:rPr>
          <w:b/>
          <w:bCs w:val="0"/>
          <w:noProof/>
          <w:rPrChange w:id="70" w:author="Konika Sharma" w:date="2024-10-22T12:22:00Z" w16du:dateUtc="2024-10-22T06:52:00Z">
            <w:rPr>
              <w:bCs/>
              <w:noProof/>
            </w:rPr>
          </w:rPrChange>
        </w:rPr>
        <w:t>1</w:t>
      </w:r>
      <w:r w:rsidRPr="00730E7B">
        <w:rPr>
          <w:b/>
          <w:bCs w:val="0"/>
          <w:rPrChange w:id="71" w:author="Konika Sharma" w:date="2024-10-22T12:22:00Z" w16du:dateUtc="2024-10-22T06:52:00Z">
            <w:rPr>
              <w:bCs/>
            </w:rPr>
          </w:rPrChange>
        </w:rPr>
        <w:fldChar w:fldCharType="end"/>
      </w:r>
      <w:ins w:id="72" w:author="Konika Sharma" w:date="2024-10-22T12:22:00Z" w16du:dateUtc="2024-10-22T06:52:00Z">
        <w:r w:rsidR="00730E7B" w:rsidRPr="00730E7B">
          <w:rPr>
            <w:b/>
            <w:bCs w:val="0"/>
            <w:rPrChange w:id="73" w:author="Konika Sharma" w:date="2024-10-22T12:22:00Z" w16du:dateUtc="2024-10-22T06:52:00Z">
              <w:rPr>
                <w:bCs/>
              </w:rPr>
            </w:rPrChange>
          </w:rPr>
          <w:t>:</w:t>
        </w:r>
      </w:ins>
      <w:del w:id="74" w:author="Konika Sharma" w:date="2024-10-22T12:22:00Z" w16du:dateUtc="2024-10-22T06:52:00Z">
        <w:r w:rsidDel="00730E7B">
          <w:delText xml:space="preserve">   </w:delText>
        </w:r>
      </w:del>
      <w:r>
        <w:t xml:space="preserve"> AWS End User Computing services (AWS Documentation)</w:t>
      </w:r>
      <w:del w:id="75" w:author="Konika Sharma" w:date="2024-10-22T14:33:00Z" w16du:dateUtc="2024-10-22T09:03:00Z">
        <w:r w:rsidDel="00776049">
          <w:delText>.</w:delText>
        </w:r>
      </w:del>
    </w:p>
    <w:p w14:paraId="25772681" w14:textId="7D3ADFEF" w:rsidR="004D50E7" w:rsidRDefault="004D50E7">
      <w:pPr>
        <w:pStyle w:val="Heading2BPBHEB"/>
        <w:rPr>
          <w:ins w:id="76" w:author="Konika Sharma" w:date="2024-10-23T10:26:00Z" w16du:dateUtc="2024-10-23T04:56:00Z"/>
        </w:rPr>
      </w:pPr>
      <w:r w:rsidRPr="004D50E7">
        <w:t xml:space="preserve">Front-end Web </w:t>
      </w:r>
      <w:del w:id="77" w:author="Konika Sharma" w:date="2024-10-22T12:22:00Z" w16du:dateUtc="2024-10-22T06:52:00Z">
        <w:r w:rsidRPr="004D50E7" w:rsidDel="00730E7B">
          <w:delText xml:space="preserve">&amp; </w:delText>
        </w:r>
      </w:del>
      <w:ins w:id="78" w:author="Konika Sharma" w:date="2024-10-22T12:22:00Z" w16du:dateUtc="2024-10-22T06:52:00Z">
        <w:r w:rsidR="00730E7B">
          <w:t>and</w:t>
        </w:r>
        <w:r w:rsidR="00730E7B" w:rsidRPr="004D50E7">
          <w:t xml:space="preserve"> </w:t>
        </w:r>
      </w:ins>
      <w:r w:rsidRPr="004D50E7">
        <w:t>Mobile</w:t>
      </w:r>
      <w:del w:id="79" w:author="Konika Sharma" w:date="2024-10-22T12:22:00Z" w16du:dateUtc="2024-10-22T06:52:00Z">
        <w:r w:rsidRPr="004D50E7" w:rsidDel="00730E7B">
          <w:delText>:</w:delText>
        </w:r>
      </w:del>
    </w:p>
    <w:p w14:paraId="0E6BA12D" w14:textId="77777777" w:rsidR="005634F8" w:rsidRPr="004D50E7" w:rsidRDefault="005634F8" w:rsidP="005634F8">
      <w:pPr>
        <w:pStyle w:val="NormalBPBHEB"/>
        <w:rPr>
          <w:ins w:id="80" w:author="Konika Sharma" w:date="2024-10-23T10:26:00Z" w16du:dateUtc="2024-10-23T04:56:00Z"/>
        </w:rPr>
      </w:pPr>
      <w:commentRangeStart w:id="81"/>
      <w:ins w:id="82" w:author="Konika Sharma" w:date="2024-10-23T10:26:00Z" w16du:dateUtc="2024-10-23T04:56:00Z">
        <w:r>
          <w:t>&lt;add lead in statement here&gt;</w:t>
        </w:r>
        <w:commentRangeEnd w:id="81"/>
        <w:r>
          <w:rPr>
            <w:rStyle w:val="CommentReference"/>
            <w:rFonts w:asciiTheme="minorHAnsi" w:eastAsiaTheme="minorHAnsi" w:hAnsiTheme="minorHAnsi" w:cstheme="minorBidi"/>
          </w:rPr>
          <w:commentReference w:id="81"/>
        </w:r>
      </w:ins>
    </w:p>
    <w:p w14:paraId="6667E0F1" w14:textId="77777777" w:rsidR="005634F8" w:rsidRPr="004D50E7" w:rsidRDefault="005634F8" w:rsidP="005634F8">
      <w:pPr>
        <w:pStyle w:val="NormalBPBHEB"/>
        <w:pPrChange w:id="83" w:author="Konika Sharma" w:date="2024-10-23T10:26:00Z" w16du:dateUtc="2024-10-23T04:56:00Z">
          <w:pPr>
            <w:keepNext/>
            <w:keepLines/>
            <w:spacing w:before="40" w:after="0"/>
            <w:outlineLvl w:val="1"/>
          </w:pPr>
        </w:pPrChange>
      </w:pPr>
    </w:p>
    <w:p w14:paraId="670CDCB5" w14:textId="363DA8C6" w:rsidR="004D50E7" w:rsidRPr="00730E7B" w:rsidRDefault="004D50E7">
      <w:pPr>
        <w:pStyle w:val="NormalBPBHEB"/>
        <w:rPr>
          <w:b/>
          <w:bCs/>
          <w:rPrChange w:id="84" w:author="Konika Sharma" w:date="2024-10-22T12:22:00Z" w16du:dateUtc="2024-10-22T06:52:00Z">
            <w:rPr/>
          </w:rPrChange>
        </w:rPr>
        <w:pPrChange w:id="85" w:author="Konika Sharma" w:date="2024-10-22T12:22:00Z" w16du:dateUtc="2024-10-22T06:52:00Z">
          <w:pPr/>
        </w:pPrChange>
      </w:pPr>
      <w:r w:rsidRPr="00730E7B">
        <w:rPr>
          <w:b/>
          <w:bCs/>
          <w:rPrChange w:id="86" w:author="Konika Sharma" w:date="2024-10-22T12:22:00Z" w16du:dateUtc="2024-10-22T06:52:00Z">
            <w:rPr/>
          </w:rPrChange>
        </w:rPr>
        <w:t>Amazon API Gateway</w:t>
      </w:r>
    </w:p>
    <w:p w14:paraId="737BEE48" w14:textId="2B63AB9E" w:rsidR="004D50E7" w:rsidRPr="004D50E7" w:rsidRDefault="004D50E7">
      <w:pPr>
        <w:pStyle w:val="NormalBPBHEB"/>
        <w:pPrChange w:id="87" w:author="Konika Sharma" w:date="2024-10-22T17:37:00Z" w16du:dateUtc="2024-10-22T12:07:00Z">
          <w:pPr/>
        </w:pPrChange>
      </w:pPr>
      <w:r w:rsidRPr="004D50E7">
        <w:t xml:space="preserve">Transitioning to the realm of Front-end Web </w:t>
      </w:r>
      <w:del w:id="88" w:author="Konika Sharma" w:date="2024-10-23T10:59:00Z" w16du:dateUtc="2024-10-23T05:29:00Z">
        <w:r w:rsidRPr="004D50E7" w:rsidDel="00844175">
          <w:delText>&amp;</w:delText>
        </w:r>
      </w:del>
      <w:ins w:id="89" w:author="Konika Sharma" w:date="2024-10-23T10:59:00Z" w16du:dateUtc="2024-10-23T05:29:00Z">
        <w:r w:rsidR="00844175">
          <w:t>and</w:t>
        </w:r>
      </w:ins>
      <w:r w:rsidRPr="004D50E7">
        <w:t xml:space="preserve"> Mobile services, our journey begins with Amazon API Gateway. This service acts as a gateway for creating, publishing, and managing APIs, facilitating the seamless integration of applications. The chapter will navigate through </w:t>
      </w:r>
      <w:r w:rsidRPr="004D50E7">
        <w:lastRenderedPageBreak/>
        <w:t>the functionalities of API Gateway, emphasizing its role in building robust, scalable, and secure APIs that drive innovation in the front-end ecosystem.</w:t>
      </w:r>
    </w:p>
    <w:p w14:paraId="74713AE3" w14:textId="76808AC5" w:rsidR="004D50E7" w:rsidRPr="00730E7B" w:rsidRDefault="004D50E7">
      <w:pPr>
        <w:pStyle w:val="NormalBPBHEB"/>
        <w:rPr>
          <w:b/>
          <w:bCs/>
          <w:rPrChange w:id="90" w:author="Konika Sharma" w:date="2024-10-22T12:22:00Z" w16du:dateUtc="2024-10-22T06:52:00Z">
            <w:rPr/>
          </w:rPrChange>
        </w:rPr>
        <w:pPrChange w:id="91" w:author="Konika Sharma" w:date="2024-10-22T12:22:00Z" w16du:dateUtc="2024-10-22T06:52:00Z">
          <w:pPr/>
        </w:pPrChange>
      </w:pPr>
      <w:r w:rsidRPr="00730E7B">
        <w:rPr>
          <w:b/>
          <w:bCs/>
          <w:rPrChange w:id="92" w:author="Konika Sharma" w:date="2024-10-22T12:22:00Z" w16du:dateUtc="2024-10-22T06:52:00Z">
            <w:rPr/>
          </w:rPrChange>
        </w:rPr>
        <w:t>Amazon Location Service</w:t>
      </w:r>
    </w:p>
    <w:p w14:paraId="36ED04AF" w14:textId="4010B771" w:rsidR="004D50E7" w:rsidRPr="004D50E7" w:rsidRDefault="004D50E7">
      <w:pPr>
        <w:pStyle w:val="NormalBPBHEB"/>
        <w:pPrChange w:id="93" w:author="Konika Sharma" w:date="2024-10-22T17:37:00Z" w16du:dateUtc="2024-10-22T12:07:00Z">
          <w:pPr/>
        </w:pPrChange>
      </w:pPr>
      <w:r w:rsidRPr="004D50E7">
        <w:t>Geospatial applications are gaining prominence, and Amazon Location Service takes center stage in this section. We</w:t>
      </w:r>
      <w:del w:id="94" w:author="Konika Sharma" w:date="2024-10-23T11:00:00Z" w16du:dateUtc="2024-10-23T05:30:00Z">
        <w:r w:rsidRPr="004D50E7" w:rsidDel="00844175">
          <w:delText>'ll</w:delText>
        </w:r>
      </w:del>
      <w:ins w:id="95" w:author="Konika Sharma" w:date="2024-10-23T11:00:00Z" w16du:dateUtc="2024-10-23T05:30:00Z">
        <w:r w:rsidR="00844175">
          <w:t xml:space="preserve"> will</w:t>
        </w:r>
      </w:ins>
      <w:r w:rsidRPr="004D50E7">
        <w:t xml:space="preserve"> explore how this service simplifies the integration of location-based features into applications, opening new possibilities for developers to create context-aware and location-aware user experiences.</w:t>
      </w:r>
    </w:p>
    <w:p w14:paraId="3DD98EE8" w14:textId="3C589569" w:rsidR="004D50E7" w:rsidRPr="00730E7B" w:rsidRDefault="004D50E7">
      <w:pPr>
        <w:pStyle w:val="NormalBPBHEB"/>
        <w:rPr>
          <w:b/>
          <w:bCs/>
          <w:rPrChange w:id="96" w:author="Konika Sharma" w:date="2024-10-22T12:23:00Z" w16du:dateUtc="2024-10-22T06:53:00Z">
            <w:rPr/>
          </w:rPrChange>
        </w:rPr>
        <w:pPrChange w:id="97" w:author="Konika Sharma" w:date="2024-10-22T12:23:00Z" w16du:dateUtc="2024-10-22T06:53:00Z">
          <w:pPr/>
        </w:pPrChange>
      </w:pPr>
      <w:r w:rsidRPr="00730E7B">
        <w:rPr>
          <w:b/>
          <w:bCs/>
          <w:rPrChange w:id="98" w:author="Konika Sharma" w:date="2024-10-22T12:23:00Z" w16du:dateUtc="2024-10-22T06:53:00Z">
            <w:rPr/>
          </w:rPrChange>
        </w:rPr>
        <w:t>Amazon Pinpoint</w:t>
      </w:r>
    </w:p>
    <w:p w14:paraId="5E4C323F" w14:textId="77777777" w:rsidR="004D50E7" w:rsidRPr="004D50E7" w:rsidRDefault="004D50E7">
      <w:pPr>
        <w:pStyle w:val="NormalBPBHEB"/>
        <w:pPrChange w:id="99" w:author="Konika Sharma" w:date="2024-10-22T17:37:00Z" w16du:dateUtc="2024-10-22T12:07:00Z">
          <w:pPr/>
        </w:pPrChange>
      </w:pPr>
      <w:r w:rsidRPr="004D50E7">
        <w:t>Communication is at the heart of user engagement, and Amazon Pinpoint emerges as a powerful tool for enhancing customer interactions. Our exploration will uncover how Pinpoint enables personalized and targeted communication across multiple channels, including email, SMS, and mobile push notifications.</w:t>
      </w:r>
    </w:p>
    <w:p w14:paraId="2C307E2B" w14:textId="2D68C213" w:rsidR="004D50E7" w:rsidRPr="00730E7B" w:rsidRDefault="004D50E7">
      <w:pPr>
        <w:pStyle w:val="NormalBPBHEB"/>
        <w:rPr>
          <w:b/>
          <w:bCs/>
          <w:rPrChange w:id="100" w:author="Konika Sharma" w:date="2024-10-22T12:23:00Z" w16du:dateUtc="2024-10-22T06:53:00Z">
            <w:rPr/>
          </w:rPrChange>
        </w:rPr>
        <w:pPrChange w:id="101" w:author="Konika Sharma" w:date="2024-10-22T12:23:00Z" w16du:dateUtc="2024-10-22T06:53:00Z">
          <w:pPr/>
        </w:pPrChange>
      </w:pPr>
      <w:r w:rsidRPr="00730E7B">
        <w:rPr>
          <w:b/>
          <w:bCs/>
          <w:rPrChange w:id="102" w:author="Konika Sharma" w:date="2024-10-22T12:23:00Z" w16du:dateUtc="2024-10-22T06:53:00Z">
            <w:rPr/>
          </w:rPrChange>
        </w:rPr>
        <w:t>Amazon Simple Email Service (SES)</w:t>
      </w:r>
    </w:p>
    <w:p w14:paraId="5B6504F2" w14:textId="5C5A3FB1" w:rsidR="004D50E7" w:rsidRPr="004D50E7" w:rsidRDefault="004D50E7">
      <w:pPr>
        <w:pStyle w:val="NormalBPBHEB"/>
        <w:pPrChange w:id="103" w:author="Konika Sharma" w:date="2024-10-22T12:23:00Z" w16du:dateUtc="2024-10-22T06:53:00Z">
          <w:pPr/>
        </w:pPrChange>
      </w:pPr>
      <w:r w:rsidRPr="004D50E7">
        <w:t>Email communication remains a cornerstone in the digital landscape. Amazon SES takes the spotlight as we discuss its role in sending transactional and marketing emails at scale. We</w:t>
      </w:r>
      <w:del w:id="104" w:author="Konika Sharma" w:date="2024-10-23T11:00:00Z" w16du:dateUtc="2024-10-23T05:30:00Z">
        <w:r w:rsidRPr="004D50E7" w:rsidDel="00844175">
          <w:delText>'ll</w:delText>
        </w:r>
      </w:del>
      <w:ins w:id="105" w:author="Konika Sharma" w:date="2024-10-23T11:00:00Z" w16du:dateUtc="2024-10-23T05:30:00Z">
        <w:r w:rsidR="00844175">
          <w:t xml:space="preserve"> will</w:t>
        </w:r>
      </w:ins>
      <w:r w:rsidRPr="004D50E7">
        <w:t xml:space="preserve"> unravel the features of SES that ensure deliverability, reliability, and compliance in email communication strategies.</w:t>
      </w:r>
    </w:p>
    <w:p w14:paraId="4D7BA323" w14:textId="7FB74E24" w:rsidR="004D50E7" w:rsidRPr="00730E7B" w:rsidRDefault="004D50E7">
      <w:pPr>
        <w:pStyle w:val="NormalBPBHEB"/>
        <w:rPr>
          <w:b/>
          <w:bCs/>
          <w:rPrChange w:id="106" w:author="Konika Sharma" w:date="2024-10-22T12:23:00Z" w16du:dateUtc="2024-10-22T06:53:00Z">
            <w:rPr/>
          </w:rPrChange>
        </w:rPr>
        <w:pPrChange w:id="107" w:author="Konika Sharma" w:date="2024-10-22T12:23:00Z" w16du:dateUtc="2024-10-22T06:53:00Z">
          <w:pPr/>
        </w:pPrChange>
      </w:pPr>
      <w:r w:rsidRPr="00730E7B">
        <w:rPr>
          <w:b/>
          <w:bCs/>
          <w:rPrChange w:id="108" w:author="Konika Sharma" w:date="2024-10-22T12:23:00Z" w16du:dateUtc="2024-10-22T06:53:00Z">
            <w:rPr/>
          </w:rPrChange>
        </w:rPr>
        <w:t>AWS Amplify</w:t>
      </w:r>
    </w:p>
    <w:p w14:paraId="1B2E4CC9" w14:textId="0D4A5ABF" w:rsidR="004D50E7" w:rsidRPr="004D50E7" w:rsidRDefault="004D50E7">
      <w:pPr>
        <w:pStyle w:val="NormalBPBHEB"/>
        <w:pPrChange w:id="109" w:author="Konika Sharma" w:date="2024-10-22T17:17:00Z" w16du:dateUtc="2024-10-22T11:47:00Z">
          <w:pPr/>
        </w:pPrChange>
      </w:pPr>
      <w:r w:rsidRPr="004D50E7">
        <w:t>For developers focusing on building scalable and secure full-stack applications, AWS Amplify provides a comprehensive framework. We</w:t>
      </w:r>
      <w:del w:id="110" w:author="Konika Sharma" w:date="2024-10-23T11:00:00Z" w16du:dateUtc="2024-10-23T05:30:00Z">
        <w:r w:rsidRPr="004D50E7" w:rsidDel="00844175">
          <w:delText>'ll</w:delText>
        </w:r>
      </w:del>
      <w:ins w:id="111" w:author="Konika Sharma" w:date="2024-10-23T11:00:00Z" w16du:dateUtc="2024-10-23T05:30:00Z">
        <w:r w:rsidR="00844175">
          <w:t xml:space="preserve"> will</w:t>
        </w:r>
      </w:ins>
      <w:r w:rsidRPr="004D50E7">
        <w:t xml:space="preserve"> delve into the Amplify ecosystem, exploring how it simplifies the development process for web and mobile applications by providing a unified set of tools and services.</w:t>
      </w:r>
    </w:p>
    <w:p w14:paraId="5A44710B" w14:textId="0B7AC3D4" w:rsidR="004D50E7" w:rsidRPr="00730E7B" w:rsidRDefault="004D50E7">
      <w:pPr>
        <w:pStyle w:val="NormalBPBHEB"/>
        <w:rPr>
          <w:b/>
          <w:bCs/>
          <w:rPrChange w:id="112" w:author="Konika Sharma" w:date="2024-10-22T12:23:00Z" w16du:dateUtc="2024-10-22T06:53:00Z">
            <w:rPr/>
          </w:rPrChange>
        </w:rPr>
        <w:pPrChange w:id="113" w:author="Konika Sharma" w:date="2024-10-22T12:23:00Z" w16du:dateUtc="2024-10-22T06:53:00Z">
          <w:pPr/>
        </w:pPrChange>
      </w:pPr>
      <w:r w:rsidRPr="00730E7B">
        <w:rPr>
          <w:b/>
          <w:bCs/>
          <w:rPrChange w:id="114" w:author="Konika Sharma" w:date="2024-10-22T12:23:00Z" w16du:dateUtc="2024-10-22T06:53:00Z">
            <w:rPr/>
          </w:rPrChange>
        </w:rPr>
        <w:t>AWS AppSync</w:t>
      </w:r>
    </w:p>
    <w:p w14:paraId="0EB18B6A" w14:textId="78880502" w:rsidR="004D50E7" w:rsidRPr="004D50E7" w:rsidRDefault="004D50E7">
      <w:pPr>
        <w:pStyle w:val="NormalBPBHEB"/>
        <w:pPrChange w:id="115" w:author="Konika Sharma" w:date="2024-10-22T12:23:00Z" w16du:dateUtc="2024-10-22T06:53:00Z">
          <w:pPr/>
        </w:pPrChange>
      </w:pPr>
      <w:r w:rsidRPr="004D50E7">
        <w:t xml:space="preserve">The chapter concludes its exploration of Front-end Web </w:t>
      </w:r>
      <w:r w:rsidR="00645C65">
        <w:t>and mobile</w:t>
      </w:r>
      <w:r w:rsidRPr="004D50E7">
        <w:t xml:space="preserve"> services with a detailed look at AWS AppSync. As a fully managed service, AppSync facilitates the development of responsive and collaborative applications by enabling real-time data synchronization. We</w:t>
      </w:r>
      <w:del w:id="116" w:author="Konika Sharma" w:date="2024-10-23T11:00:00Z" w16du:dateUtc="2024-10-23T05:30:00Z">
        <w:r w:rsidRPr="004D50E7" w:rsidDel="00844175">
          <w:delText>'ll</w:delText>
        </w:r>
      </w:del>
      <w:ins w:id="117" w:author="Konika Sharma" w:date="2024-10-23T11:00:00Z" w16du:dateUtc="2024-10-23T05:30:00Z">
        <w:r w:rsidR="00844175">
          <w:t xml:space="preserve"> will</w:t>
        </w:r>
      </w:ins>
      <w:r w:rsidRPr="004D50E7">
        <w:t xml:space="preserve"> examine its role in building </w:t>
      </w:r>
      <w:proofErr w:type="spellStart"/>
      <w:r w:rsidRPr="004D50E7">
        <w:t>GraphQL</w:t>
      </w:r>
      <w:proofErr w:type="spellEnd"/>
      <w:r w:rsidRPr="004D50E7">
        <w:t xml:space="preserve"> APIs and its integration with diverse data sources.</w:t>
      </w:r>
    </w:p>
    <w:p w14:paraId="4C3E21DF" w14:textId="56941F1F" w:rsidR="004D50E7" w:rsidRPr="00730E7B" w:rsidRDefault="004D50E7">
      <w:pPr>
        <w:pStyle w:val="NormalBPBHEB"/>
        <w:rPr>
          <w:b/>
          <w:bCs/>
          <w:rPrChange w:id="118" w:author="Konika Sharma" w:date="2024-10-22T12:23:00Z" w16du:dateUtc="2024-10-22T06:53:00Z">
            <w:rPr/>
          </w:rPrChange>
        </w:rPr>
        <w:pPrChange w:id="119" w:author="Konika Sharma" w:date="2024-10-22T12:23:00Z" w16du:dateUtc="2024-10-22T06:53:00Z">
          <w:pPr/>
        </w:pPrChange>
      </w:pPr>
      <w:r w:rsidRPr="00730E7B">
        <w:rPr>
          <w:b/>
          <w:bCs/>
          <w:rPrChange w:id="120" w:author="Konika Sharma" w:date="2024-10-22T12:23:00Z" w16du:dateUtc="2024-10-22T06:53:00Z">
            <w:rPr/>
          </w:rPrChange>
        </w:rPr>
        <w:t>AWS Device Farm</w:t>
      </w:r>
    </w:p>
    <w:p w14:paraId="06A642FA" w14:textId="0526CA1A" w:rsidR="004D50E7" w:rsidRPr="004D50E7" w:rsidRDefault="004D50E7">
      <w:pPr>
        <w:pStyle w:val="NormalBPBHEB"/>
        <w:pPrChange w:id="121" w:author="Konika Sharma" w:date="2024-10-22T12:23:00Z" w16du:dateUtc="2024-10-22T06:53:00Z">
          <w:pPr/>
        </w:pPrChange>
      </w:pPr>
      <w:r w:rsidRPr="004D50E7">
        <w:t xml:space="preserve">Quality assurance is paramount in the world of mobile applications. AWS Device Farm is our </w:t>
      </w:r>
      <w:r w:rsidR="00645C65" w:rsidRPr="004D50E7">
        <w:t>destination</w:t>
      </w:r>
      <w:r w:rsidRPr="004D50E7">
        <w:t xml:space="preserve"> in this chapter, providing a comprehensive testing environment for web and mobile applications. We</w:t>
      </w:r>
      <w:ins w:id="122" w:author="Konika Sharma" w:date="2024-10-22T12:23:00Z" w16du:dateUtc="2024-10-22T06:53:00Z">
        <w:r w:rsidR="00730E7B">
          <w:t xml:space="preserve"> wi</w:t>
        </w:r>
      </w:ins>
      <w:del w:id="123" w:author="Konika Sharma" w:date="2024-10-22T12:23:00Z" w16du:dateUtc="2024-10-22T06:53:00Z">
        <w:r w:rsidRPr="004D50E7" w:rsidDel="00730E7B">
          <w:delText>'</w:delText>
        </w:r>
      </w:del>
      <w:r w:rsidRPr="004D50E7">
        <w:t>ll explore how Device Farm enhances the testing process, ensuring the reliability and functionality of applications across a myriad of devices.</w:t>
      </w:r>
    </w:p>
    <w:p w14:paraId="336437EE" w14:textId="2E5096C3" w:rsidR="004D50E7" w:rsidRPr="004D50E7" w:rsidRDefault="00730E7B">
      <w:pPr>
        <w:pStyle w:val="NormalBPBHEB"/>
        <w:pPrChange w:id="124" w:author="Konika Sharma" w:date="2024-10-22T12:23:00Z" w16du:dateUtc="2024-10-22T06:53:00Z">
          <w:pPr/>
        </w:pPrChange>
      </w:pPr>
      <w:ins w:id="125" w:author="Konika Sharma" w:date="2024-10-22T12:24:00Z" w16du:dateUtc="2024-10-22T06:54:00Z">
        <w:r>
          <w:t>This c</w:t>
        </w:r>
      </w:ins>
      <w:del w:id="126" w:author="Konika Sharma" w:date="2024-10-22T12:24:00Z" w16du:dateUtc="2024-10-22T06:54:00Z">
        <w:r w:rsidR="004D50E7" w:rsidRPr="004D50E7" w:rsidDel="00730E7B">
          <w:delText>C</w:delText>
        </w:r>
      </w:del>
      <w:r w:rsidR="004D50E7" w:rsidRPr="004D50E7">
        <w:t xml:space="preserve">hapter </w:t>
      </w:r>
      <w:del w:id="127" w:author="Konika Sharma" w:date="2024-10-22T12:24:00Z" w16du:dateUtc="2024-10-22T06:54:00Z">
        <w:r w:rsidR="004D50E7" w:rsidRPr="004D50E7" w:rsidDel="00730E7B">
          <w:delText xml:space="preserve">8 </w:delText>
        </w:r>
      </w:del>
      <w:r w:rsidR="004D50E7" w:rsidRPr="004D50E7">
        <w:t>promises a deep dive into the user-centric and front-end services offered by AWS. From empowering end-users with innovative computing solutions to providing developers with robust tools for crafting engaging front-end experiences, this chapter sets the stage for a comprehensive understanding of AWS services in the end user, front-end, and mobile domains.</w:t>
      </w:r>
    </w:p>
    <w:p w14:paraId="5F86741B" w14:textId="12F6926E" w:rsidR="002D42CA" w:rsidDel="00730E7B" w:rsidRDefault="002D42CA">
      <w:pPr>
        <w:rPr>
          <w:del w:id="128" w:author="Konika Sharma" w:date="2024-10-22T12:24:00Z" w16du:dateUtc="2024-10-22T06:54:00Z"/>
          <w:rFonts w:asciiTheme="majorHAnsi" w:eastAsiaTheme="majorEastAsia" w:hAnsiTheme="majorHAnsi" w:cstheme="majorBidi"/>
          <w:spacing w:val="-10"/>
          <w:kern w:val="28"/>
          <w:sz w:val="56"/>
          <w:szCs w:val="56"/>
        </w:rPr>
      </w:pPr>
      <w:del w:id="129" w:author="Konika Sharma" w:date="2024-10-22T12:24:00Z" w16du:dateUtc="2024-10-22T06:54:00Z">
        <w:r w:rsidDel="00730E7B">
          <w:lastRenderedPageBreak/>
          <w:br w:type="page"/>
        </w:r>
      </w:del>
    </w:p>
    <w:p w14:paraId="59FBF57E" w14:textId="38B2B799" w:rsidR="00C1413F" w:rsidRDefault="00E91276" w:rsidP="005634F8">
      <w:pPr>
        <w:pStyle w:val="Heading1BPBHEB"/>
        <w:pPrChange w:id="130" w:author="Konika Sharma" w:date="2024-10-23T10:27:00Z" w16du:dateUtc="2024-10-23T04:57:00Z">
          <w:pPr>
            <w:pStyle w:val="Title"/>
          </w:pPr>
        </w:pPrChange>
      </w:pPr>
      <w:bookmarkStart w:id="131" w:name="_Hlk153207405"/>
      <w:commentRangeStart w:id="132"/>
      <w:del w:id="133" w:author="Konika Sharma" w:date="2024-10-23T10:27:00Z" w16du:dateUtc="2024-10-23T04:57:00Z">
        <w:r w:rsidDel="005634F8">
          <w:delText xml:space="preserve">Chapter </w:delText>
        </w:r>
        <w:r w:rsidR="00632A21" w:rsidDel="005634F8">
          <w:delText>8</w:delText>
        </w:r>
        <w:r w:rsidDel="005634F8">
          <w:delText xml:space="preserve">, Part 1: </w:delText>
        </w:r>
      </w:del>
      <w:r w:rsidR="00E12E6E">
        <w:t>End User</w:t>
      </w:r>
      <w:r w:rsidR="00520CE1">
        <w:t xml:space="preserve"> Computing</w:t>
      </w:r>
      <w:commentRangeEnd w:id="132"/>
      <w:r w:rsidR="005634F8">
        <w:rPr>
          <w:rStyle w:val="CommentReference"/>
          <w:rFonts w:asciiTheme="minorHAnsi" w:eastAsiaTheme="minorHAnsi" w:hAnsiTheme="minorHAnsi" w:cstheme="minorBidi"/>
          <w:b w:val="0"/>
        </w:rPr>
        <w:commentReference w:id="132"/>
      </w:r>
    </w:p>
    <w:bookmarkEnd w:id="131"/>
    <w:p w14:paraId="3F830FAD" w14:textId="17227CF6" w:rsidR="00520CE1" w:rsidRPr="00520CE1" w:rsidRDefault="00520CE1">
      <w:pPr>
        <w:pStyle w:val="NormalBPBHEB"/>
        <w:pPrChange w:id="134" w:author="Konika Sharma" w:date="2024-10-22T12:24:00Z" w16du:dateUtc="2024-10-22T06:54:00Z">
          <w:pPr/>
        </w:pPrChange>
      </w:pPr>
      <w:r w:rsidRPr="00520CE1">
        <w:t xml:space="preserve">In the ever-evolving landscape of cloud computing, </w:t>
      </w:r>
      <w:r w:rsidRPr="00776049">
        <w:rPr>
          <w:b/>
          <w:bCs/>
          <w:rPrChange w:id="135" w:author="Konika Sharma" w:date="2024-10-22T14:30:00Z" w16du:dateUtc="2024-10-22T09:00:00Z">
            <w:rPr/>
          </w:rPrChange>
        </w:rPr>
        <w:t>End User Computing</w:t>
      </w:r>
      <w:r w:rsidRPr="00520CE1">
        <w:t xml:space="preserve"> (</w:t>
      </w:r>
      <w:r w:rsidRPr="00776049">
        <w:rPr>
          <w:b/>
          <w:bCs/>
          <w:rPrChange w:id="136" w:author="Konika Sharma" w:date="2024-10-22T14:30:00Z" w16du:dateUtc="2024-10-22T09:00:00Z">
            <w:rPr/>
          </w:rPrChange>
        </w:rPr>
        <w:t>EUC</w:t>
      </w:r>
      <w:r w:rsidRPr="00520CE1">
        <w:t xml:space="preserve">) stands as a pivotal domain, focusing on delivering a seamless and flexible computing experience to end-users. Amazon </w:t>
      </w:r>
      <w:proofErr w:type="spellStart"/>
      <w:r w:rsidRPr="00520CE1">
        <w:t>AppStream</w:t>
      </w:r>
      <w:proofErr w:type="spellEnd"/>
      <w:r w:rsidRPr="00520CE1">
        <w:t xml:space="preserve"> 2.0, a service offered by </w:t>
      </w:r>
      <w:r w:rsidRPr="00776049">
        <w:rPr>
          <w:b/>
          <w:bCs/>
          <w:rPrChange w:id="137" w:author="Konika Sharma" w:date="2024-10-22T14:30:00Z" w16du:dateUtc="2024-10-22T09:00:00Z">
            <w:rPr/>
          </w:rPrChange>
        </w:rPr>
        <w:t>Amazon Web Services</w:t>
      </w:r>
      <w:r w:rsidRPr="00520CE1">
        <w:t xml:space="preserve"> (</w:t>
      </w:r>
      <w:r w:rsidRPr="00776049">
        <w:rPr>
          <w:b/>
          <w:bCs/>
          <w:rPrChange w:id="138" w:author="Konika Sharma" w:date="2024-10-22T14:30:00Z" w16du:dateUtc="2024-10-22T09:00:00Z">
            <w:rPr/>
          </w:rPrChange>
        </w:rPr>
        <w:t>AWS</w:t>
      </w:r>
      <w:r w:rsidRPr="00520CE1">
        <w:t>), takes center stage in this section. This service revolutionizes how applications are delivered, ensuring a responsive and secure streaming experience for a variety of devices.</w:t>
      </w:r>
    </w:p>
    <w:bookmarkEnd w:id="31"/>
    <w:p w14:paraId="6742F407" w14:textId="582420C1" w:rsidR="003B4817" w:rsidRPr="003B4817" w:rsidRDefault="003B4817">
      <w:pPr>
        <w:pStyle w:val="Heading1BPBHEB"/>
        <w:pPrChange w:id="139" w:author="Konika Sharma" w:date="2024-10-22T12:25:00Z" w16du:dateUtc="2024-10-22T06:55:00Z">
          <w:pPr>
            <w:keepNext/>
            <w:keepLines/>
            <w:spacing w:before="400" w:after="0" w:line="276" w:lineRule="auto"/>
            <w:outlineLvl w:val="0"/>
          </w:pPr>
        </w:pPrChange>
      </w:pPr>
      <w:r w:rsidRPr="003B4817">
        <w:t xml:space="preserve">Amazon </w:t>
      </w:r>
      <w:proofErr w:type="spellStart"/>
      <w:r w:rsidRPr="003B4817">
        <w:t>AppStream</w:t>
      </w:r>
      <w:proofErr w:type="spellEnd"/>
      <w:r w:rsidRPr="003B4817">
        <w:t xml:space="preserve"> 2.0</w:t>
      </w:r>
    </w:p>
    <w:p w14:paraId="0E4394CB" w14:textId="77777777" w:rsidR="003B4817" w:rsidRPr="003B4817" w:rsidRDefault="003B4817">
      <w:pPr>
        <w:pStyle w:val="NormalBPBHEB"/>
        <w:pPrChange w:id="140" w:author="Konika Sharma" w:date="2024-10-22T12:25:00Z" w16du:dateUtc="2024-10-22T06:55:00Z">
          <w:pPr>
            <w:pBdr>
              <w:top w:val="nil"/>
              <w:left w:val="nil"/>
              <w:bottom w:val="nil"/>
              <w:right w:val="nil"/>
              <w:between w:val="nil"/>
            </w:pBdr>
            <w:shd w:val="clear" w:color="auto" w:fill="FFFFFF"/>
            <w:spacing w:after="100" w:line="276" w:lineRule="auto"/>
            <w:jc w:val="both"/>
          </w:pPr>
        </w:pPrChange>
      </w:pPr>
      <w:r w:rsidRPr="003B4817">
        <w:t xml:space="preserve">In the ever-evolving landscape of cloud computing, </w:t>
      </w:r>
      <w:r w:rsidRPr="008A4741">
        <w:rPr>
          <w:b/>
          <w:bCs/>
          <w:rPrChange w:id="141" w:author="Konika Sharma" w:date="2024-10-22T17:24:00Z" w16du:dateUtc="2024-10-22T11:54:00Z">
            <w:rPr/>
          </w:rPrChange>
        </w:rPr>
        <w:t>End User Computing</w:t>
      </w:r>
      <w:r w:rsidRPr="003B4817">
        <w:t xml:space="preserve"> (</w:t>
      </w:r>
      <w:r w:rsidRPr="008A4741">
        <w:rPr>
          <w:b/>
          <w:bCs/>
          <w:rPrChange w:id="142" w:author="Konika Sharma" w:date="2024-10-22T17:26:00Z" w16du:dateUtc="2024-10-22T11:56:00Z">
            <w:rPr/>
          </w:rPrChange>
        </w:rPr>
        <w:t>EUC</w:t>
      </w:r>
      <w:r w:rsidRPr="003B4817">
        <w:t xml:space="preserve">) stands as a pivotal domain, focusing on delivering a seamless and flexible computing experience to end-users. Amazon </w:t>
      </w:r>
      <w:proofErr w:type="spellStart"/>
      <w:r w:rsidRPr="003B4817">
        <w:t>AppStream</w:t>
      </w:r>
      <w:proofErr w:type="spellEnd"/>
      <w:r w:rsidRPr="003B4817">
        <w:t xml:space="preserve"> 2.0, a service offered by </w:t>
      </w:r>
      <w:r w:rsidRPr="008A4741">
        <w:rPr>
          <w:b/>
          <w:bCs/>
          <w:rPrChange w:id="143" w:author="Konika Sharma" w:date="2024-10-22T17:26:00Z" w16du:dateUtc="2024-10-22T11:56:00Z">
            <w:rPr/>
          </w:rPrChange>
        </w:rPr>
        <w:t>Amazon Web Services</w:t>
      </w:r>
      <w:r w:rsidRPr="003B4817">
        <w:t xml:space="preserve"> (</w:t>
      </w:r>
      <w:r w:rsidRPr="008A4741">
        <w:rPr>
          <w:b/>
          <w:bCs/>
          <w:rPrChange w:id="144" w:author="Konika Sharma" w:date="2024-10-22T17:26:00Z" w16du:dateUtc="2024-10-22T11:56:00Z">
            <w:rPr/>
          </w:rPrChange>
        </w:rPr>
        <w:t>AWS</w:t>
      </w:r>
      <w:r w:rsidRPr="003B4817">
        <w:t>), takes center stage in this section. This service revolutionizes how applications are delivered, ensuring a responsive and secure streaming experience for a variety of devices.</w:t>
      </w:r>
    </w:p>
    <w:p w14:paraId="51AFE193" w14:textId="529BD3E0" w:rsidR="003B4817" w:rsidRPr="003B4817" w:rsidRDefault="003B4817">
      <w:pPr>
        <w:pStyle w:val="Heading2BPBHEB"/>
        <w:pPrChange w:id="145" w:author="Konika Sharma" w:date="2024-10-22T12:25:00Z" w16du:dateUtc="2024-10-22T06:55:00Z">
          <w:pPr>
            <w:keepNext/>
            <w:keepLines/>
            <w:spacing w:before="40" w:after="0"/>
            <w:outlineLvl w:val="1"/>
          </w:pPr>
        </w:pPrChange>
      </w:pPr>
      <w:r w:rsidRPr="003B4817">
        <w:t xml:space="preserve">Amazon </w:t>
      </w:r>
      <w:proofErr w:type="spellStart"/>
      <w:r w:rsidRPr="003B4817">
        <w:t>AppStream</w:t>
      </w:r>
      <w:proofErr w:type="spellEnd"/>
      <w:r w:rsidRPr="003B4817">
        <w:t xml:space="preserve"> 2.0 Overview</w:t>
      </w:r>
    </w:p>
    <w:p w14:paraId="636D9639" w14:textId="07FE3DE9" w:rsidR="003B4817" w:rsidRPr="003B4817" w:rsidRDefault="003B4817">
      <w:pPr>
        <w:pStyle w:val="NormalBPBHEB"/>
        <w:pPrChange w:id="146" w:author="Konika Sharma" w:date="2024-10-22T17:26:00Z" w16du:dateUtc="2024-10-22T11:56:00Z">
          <w:pPr>
            <w:pBdr>
              <w:top w:val="nil"/>
              <w:left w:val="nil"/>
              <w:bottom w:val="nil"/>
              <w:right w:val="nil"/>
              <w:between w:val="nil"/>
            </w:pBdr>
            <w:shd w:val="clear" w:color="auto" w:fill="FFFFFF"/>
            <w:spacing w:after="100" w:line="276" w:lineRule="auto"/>
            <w:jc w:val="both"/>
          </w:pPr>
        </w:pPrChange>
      </w:pPr>
      <w:r w:rsidRPr="003B4817">
        <w:t xml:space="preserve">Amazon </w:t>
      </w:r>
      <w:proofErr w:type="spellStart"/>
      <w:r w:rsidRPr="003B4817">
        <w:t>AppStream</w:t>
      </w:r>
      <w:proofErr w:type="spellEnd"/>
      <w:r w:rsidRPr="003B4817">
        <w:t xml:space="preserve"> 2.0 is a fully managed application streaming service that allows users to stream desktop applications securely to their devices. It eliminates the need for users to install and run applications locally, providing a dynamic and scalable solution for both enterprises and educational institutions</w:t>
      </w:r>
      <w:bookmarkStart w:id="147" w:name="_Ref153206000"/>
      <w:r w:rsidR="00C6469E">
        <w:rPr>
          <w:rStyle w:val="FootnoteReference"/>
        </w:rPr>
        <w:footnoteReference w:id="1"/>
      </w:r>
      <w:bookmarkEnd w:id="147"/>
      <w:r w:rsidRPr="003B4817">
        <w:t>.</w:t>
      </w:r>
    </w:p>
    <w:p w14:paraId="7E28F008" w14:textId="66417794" w:rsidR="003B4817" w:rsidRDefault="003B4817" w:rsidP="005A26FE">
      <w:pPr>
        <w:pStyle w:val="Heading2BPBHEB"/>
        <w:rPr>
          <w:ins w:id="149" w:author="Konika Sharma" w:date="2024-10-22T12:26:00Z" w16du:dateUtc="2024-10-22T06:56:00Z"/>
        </w:rPr>
      </w:pPr>
      <w:r w:rsidRPr="003B4817">
        <w:t>Key Features and Capabilities</w:t>
      </w:r>
    </w:p>
    <w:p w14:paraId="21BF0C41" w14:textId="24568554" w:rsidR="00730E7B" w:rsidRPr="003B4817" w:rsidRDefault="005634F8">
      <w:pPr>
        <w:pStyle w:val="NormalBPBHEB"/>
        <w:pPrChange w:id="150" w:author="Konika Sharma" w:date="2024-10-22T12:26:00Z" w16du:dateUtc="2024-10-22T06:56:00Z">
          <w:pPr>
            <w:keepNext/>
            <w:keepLines/>
            <w:spacing w:before="40" w:after="0"/>
            <w:outlineLvl w:val="1"/>
          </w:pPr>
        </w:pPrChange>
      </w:pPr>
      <w:commentRangeStart w:id="151"/>
      <w:ins w:id="152" w:author="Konika Sharma" w:date="2024-10-23T10:27:00Z" w16du:dateUtc="2024-10-23T04:57:00Z">
        <w:r>
          <w:t>&lt;add lead in statement here&gt;</w:t>
        </w:r>
        <w:commentRangeEnd w:id="151"/>
        <w:r>
          <w:rPr>
            <w:rStyle w:val="CommentReference"/>
            <w:rFonts w:asciiTheme="minorHAnsi" w:eastAsiaTheme="minorHAnsi" w:hAnsiTheme="minorHAnsi" w:cstheme="minorBidi"/>
          </w:rPr>
          <w:commentReference w:id="151"/>
        </w:r>
      </w:ins>
    </w:p>
    <w:p w14:paraId="038D4F42" w14:textId="699E0B18" w:rsidR="003B4817" w:rsidRPr="00730E7B" w:rsidDel="00730E7B" w:rsidRDefault="003B4817">
      <w:pPr>
        <w:pStyle w:val="NormalBPBHEB"/>
        <w:numPr>
          <w:ilvl w:val="0"/>
          <w:numId w:val="22"/>
        </w:numPr>
        <w:rPr>
          <w:del w:id="153" w:author="Konika Sharma" w:date="2024-10-22T12:26:00Z" w16du:dateUtc="2024-10-22T06:56:00Z"/>
          <w:b/>
          <w:bCs/>
          <w:rPrChange w:id="154" w:author="Konika Sharma" w:date="2024-10-22T12:27:00Z" w16du:dateUtc="2024-10-22T06:57:00Z">
            <w:rPr>
              <w:del w:id="155" w:author="Konika Sharma" w:date="2024-10-22T12:26:00Z" w16du:dateUtc="2024-10-22T06:56:00Z"/>
            </w:rPr>
          </w:rPrChange>
        </w:rPr>
        <w:pPrChange w:id="156" w:author="Konika Sharma" w:date="2024-10-22T12:26:00Z" w16du:dateUtc="2024-10-22T06:56:00Z">
          <w:pPr>
            <w:numPr>
              <w:numId w:val="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0E7B">
        <w:rPr>
          <w:b/>
          <w:bCs/>
          <w:rPrChange w:id="157" w:author="Konika Sharma" w:date="2024-10-22T12:27:00Z" w16du:dateUtc="2024-10-22T06:57:00Z">
            <w:rPr/>
          </w:rPrChange>
        </w:rPr>
        <w:t>Application Streaming</w:t>
      </w:r>
      <w:ins w:id="158" w:author="Konika Sharma" w:date="2024-10-22T12:26:00Z" w16du:dateUtc="2024-10-22T06:56:00Z">
        <w:r w:rsidR="00730E7B" w:rsidRPr="00730E7B">
          <w:rPr>
            <w:b/>
            <w:bCs/>
            <w:rPrChange w:id="159" w:author="Konika Sharma" w:date="2024-10-22T12:27:00Z" w16du:dateUtc="2024-10-22T06:57:00Z">
              <w:rPr/>
            </w:rPrChange>
          </w:rPr>
          <w:t xml:space="preserve">: </w:t>
        </w:r>
      </w:ins>
    </w:p>
    <w:p w14:paraId="5F263D43" w14:textId="3800329D" w:rsidR="003B4817" w:rsidRPr="003B4817" w:rsidRDefault="003B4817">
      <w:pPr>
        <w:pStyle w:val="NormalBPBHEB"/>
        <w:numPr>
          <w:ilvl w:val="0"/>
          <w:numId w:val="22"/>
        </w:numPr>
        <w:pPrChange w:id="160" w:author="Konika Sharma" w:date="2024-10-22T12:26:00Z" w16du:dateUtc="2024-10-22T06:56:00Z">
          <w:pPr>
            <w:pBdr>
              <w:top w:val="nil"/>
              <w:left w:val="nil"/>
              <w:bottom w:val="nil"/>
              <w:right w:val="nil"/>
              <w:between w:val="nil"/>
            </w:pBdr>
            <w:shd w:val="clear" w:color="auto" w:fill="FFFFFF"/>
            <w:spacing w:after="100" w:line="276" w:lineRule="auto"/>
            <w:ind w:left="1080"/>
            <w:jc w:val="both"/>
          </w:pPr>
        </w:pPrChange>
      </w:pPr>
      <w:proofErr w:type="spellStart"/>
      <w:r w:rsidRPr="003B4817">
        <w:t>AppStream</w:t>
      </w:r>
      <w:proofErr w:type="spellEnd"/>
      <w:r w:rsidRPr="003B4817">
        <w:t xml:space="preserve"> 2.0 enables the streaming of applications in real-time, ensuring that users can access and use resource-intensive applications without the need for powerful local hardware</w:t>
      </w:r>
      <w:r w:rsidR="00F369D5">
        <w:fldChar w:fldCharType="begin"/>
      </w:r>
      <w:r w:rsidR="00F369D5">
        <w:instrText xml:space="preserve"> NOTEREF _Ref153206000 \f \h </w:instrText>
      </w:r>
      <w:r w:rsidR="00F369D5">
        <w:fldChar w:fldCharType="separate"/>
      </w:r>
      <w:r w:rsidR="00F369D5" w:rsidRPr="00F369D5">
        <w:rPr>
          <w:rStyle w:val="FootnoteReference"/>
        </w:rPr>
        <w:t>1</w:t>
      </w:r>
      <w:r w:rsidR="00F369D5">
        <w:fldChar w:fldCharType="end"/>
      </w:r>
      <w:r w:rsidRPr="003B4817">
        <w:t>.</w:t>
      </w:r>
    </w:p>
    <w:p w14:paraId="59092C93" w14:textId="65250DB5" w:rsidR="003B4817" w:rsidRPr="00730E7B" w:rsidDel="00730E7B" w:rsidRDefault="003B4817">
      <w:pPr>
        <w:pStyle w:val="NormalBPBHEB"/>
        <w:numPr>
          <w:ilvl w:val="0"/>
          <w:numId w:val="22"/>
        </w:numPr>
        <w:rPr>
          <w:del w:id="161" w:author="Konika Sharma" w:date="2024-10-22T12:26:00Z" w16du:dateUtc="2024-10-22T06:56:00Z"/>
        </w:rPr>
        <w:pPrChange w:id="162" w:author="Konika Sharma" w:date="2024-10-22T12:26:00Z" w16du:dateUtc="2024-10-22T06:56:00Z">
          <w:pPr>
            <w:numPr>
              <w:numId w:val="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0E7B">
        <w:rPr>
          <w:b/>
          <w:bCs/>
          <w:rPrChange w:id="163" w:author="Konika Sharma" w:date="2024-10-22T12:27:00Z" w16du:dateUtc="2024-10-22T06:57:00Z">
            <w:rPr/>
          </w:rPrChange>
        </w:rPr>
        <w:t>Security and Isolation</w:t>
      </w:r>
      <w:ins w:id="164" w:author="Konika Sharma" w:date="2024-10-22T12:26:00Z" w16du:dateUtc="2024-10-22T06:56:00Z">
        <w:r w:rsidR="00730E7B" w:rsidRPr="00730E7B">
          <w:rPr>
            <w:b/>
            <w:bCs/>
            <w:rPrChange w:id="165" w:author="Konika Sharma" w:date="2024-10-22T12:27:00Z" w16du:dateUtc="2024-10-22T06:57:00Z">
              <w:rPr/>
            </w:rPrChange>
          </w:rPr>
          <w:t xml:space="preserve">: </w:t>
        </w:r>
      </w:ins>
    </w:p>
    <w:p w14:paraId="4FFFD932" w14:textId="131F70E9" w:rsidR="003B4817" w:rsidRPr="00730E7B" w:rsidRDefault="003B4817">
      <w:pPr>
        <w:pStyle w:val="NormalBPBHEB"/>
        <w:numPr>
          <w:ilvl w:val="0"/>
          <w:numId w:val="22"/>
        </w:numPr>
        <w:pPrChange w:id="166" w:author="Konika Sharma" w:date="2024-10-22T12:26:00Z" w16du:dateUtc="2024-10-22T06:56:00Z">
          <w:pPr>
            <w:pBdr>
              <w:top w:val="nil"/>
              <w:left w:val="nil"/>
              <w:bottom w:val="nil"/>
              <w:right w:val="nil"/>
              <w:between w:val="nil"/>
            </w:pBdr>
            <w:shd w:val="clear" w:color="auto" w:fill="FFFFFF"/>
            <w:spacing w:after="100" w:line="276" w:lineRule="auto"/>
            <w:ind w:left="1080"/>
            <w:jc w:val="both"/>
          </w:pPr>
        </w:pPrChange>
      </w:pPr>
      <w:r w:rsidRPr="00730E7B">
        <w:t xml:space="preserve">The service prioritizes security by isolating each user session, ensuring data </w:t>
      </w:r>
      <w:r w:rsidR="005B6CA9" w:rsidRPr="00730E7B">
        <w:t>privacy,</w:t>
      </w:r>
      <w:r w:rsidRPr="00730E7B">
        <w:t xml:space="preserve"> and preventing interactions between streaming sessions. This is crucial for maintaining a secure computing environment</w:t>
      </w:r>
      <w:r w:rsidR="00F369D5" w:rsidRPr="00730E7B">
        <w:fldChar w:fldCharType="begin"/>
      </w:r>
      <w:r w:rsidR="00F369D5" w:rsidRPr="00730E7B">
        <w:instrText xml:space="preserve"> NOTEREF _Ref153206000 \f \h </w:instrText>
      </w:r>
      <w:r w:rsidR="00730E7B">
        <w:instrText xml:space="preserve"> \* MERGEFORMAT </w:instrText>
      </w:r>
      <w:r w:rsidR="00F369D5" w:rsidRPr="00730E7B">
        <w:fldChar w:fldCharType="separate"/>
      </w:r>
      <w:r w:rsidR="00F369D5" w:rsidRPr="00730E7B">
        <w:rPr>
          <w:rStyle w:val="FootnoteReference"/>
        </w:rPr>
        <w:t>1</w:t>
      </w:r>
      <w:r w:rsidR="00F369D5" w:rsidRPr="00730E7B">
        <w:fldChar w:fldCharType="end"/>
      </w:r>
      <w:r w:rsidR="00F369D5" w:rsidRPr="00730E7B">
        <w:t>.</w:t>
      </w:r>
    </w:p>
    <w:p w14:paraId="253C2C2E" w14:textId="2D8D4FD4" w:rsidR="003B4817" w:rsidRPr="00730E7B" w:rsidDel="00730E7B" w:rsidRDefault="003B4817">
      <w:pPr>
        <w:pStyle w:val="NormalBPBHEB"/>
        <w:numPr>
          <w:ilvl w:val="0"/>
          <w:numId w:val="22"/>
        </w:numPr>
        <w:rPr>
          <w:del w:id="167" w:author="Konika Sharma" w:date="2024-10-22T12:26:00Z" w16du:dateUtc="2024-10-22T06:56:00Z"/>
        </w:rPr>
        <w:pPrChange w:id="168" w:author="Konika Sharma" w:date="2024-10-22T12:26:00Z" w16du:dateUtc="2024-10-22T06:56:00Z">
          <w:pPr>
            <w:numPr>
              <w:numId w:val="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0E7B">
        <w:rPr>
          <w:b/>
          <w:bCs/>
          <w:rPrChange w:id="169" w:author="Konika Sharma" w:date="2024-10-22T12:27:00Z" w16du:dateUtc="2024-10-22T06:57:00Z">
            <w:rPr/>
          </w:rPrChange>
        </w:rPr>
        <w:t>Cross-Platform Compatibility</w:t>
      </w:r>
      <w:ins w:id="170" w:author="Konika Sharma" w:date="2024-10-22T12:26:00Z" w16du:dateUtc="2024-10-22T06:56:00Z">
        <w:r w:rsidR="00730E7B" w:rsidRPr="00730E7B">
          <w:rPr>
            <w:b/>
            <w:bCs/>
            <w:rPrChange w:id="171" w:author="Konika Sharma" w:date="2024-10-22T12:27:00Z" w16du:dateUtc="2024-10-22T06:57:00Z">
              <w:rPr/>
            </w:rPrChange>
          </w:rPr>
          <w:t xml:space="preserve">: </w:t>
        </w:r>
      </w:ins>
    </w:p>
    <w:p w14:paraId="1077B276" w14:textId="18079295" w:rsidR="003B4817" w:rsidRPr="00730E7B" w:rsidRDefault="003B4817">
      <w:pPr>
        <w:pStyle w:val="NormalBPBHEB"/>
        <w:numPr>
          <w:ilvl w:val="0"/>
          <w:numId w:val="22"/>
        </w:numPr>
        <w:pPrChange w:id="172" w:author="Konika Sharma" w:date="2024-10-22T12:26:00Z" w16du:dateUtc="2024-10-22T06:56:00Z">
          <w:pPr>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proofErr w:type="spellStart"/>
      <w:r w:rsidRPr="00730E7B">
        <w:t>AppStream</w:t>
      </w:r>
      <w:proofErr w:type="spellEnd"/>
      <w:r w:rsidRPr="00730E7B">
        <w:t xml:space="preserve"> 2.0 supports a wide range of devices, including Windows and Mac computers, Chromebooks, and various tablets. This cross-platform compatibility enhances its versatility and user accessibility</w:t>
      </w:r>
      <w:r w:rsidR="00F369D5" w:rsidRPr="00730E7B">
        <w:fldChar w:fldCharType="begin"/>
      </w:r>
      <w:r w:rsidR="00F369D5" w:rsidRPr="00730E7B">
        <w:instrText xml:space="preserve"> NOTEREF _Ref153206000 \f \h </w:instrText>
      </w:r>
      <w:r w:rsidR="00730E7B">
        <w:instrText xml:space="preserve"> \* MERGEFORMAT </w:instrText>
      </w:r>
      <w:r w:rsidR="00F369D5" w:rsidRPr="00730E7B">
        <w:fldChar w:fldCharType="separate"/>
      </w:r>
      <w:r w:rsidR="00F369D5" w:rsidRPr="00730E7B">
        <w:rPr>
          <w:rStyle w:val="FootnoteReference"/>
        </w:rPr>
        <w:t>1</w:t>
      </w:r>
      <w:r w:rsidR="00F369D5" w:rsidRPr="00730E7B">
        <w:fldChar w:fldCharType="end"/>
      </w:r>
      <w:r w:rsidRPr="00730E7B">
        <w:t>.</w:t>
      </w:r>
    </w:p>
    <w:p w14:paraId="5B0612DC" w14:textId="16647C3E" w:rsidR="003B4817" w:rsidRPr="00730E7B" w:rsidDel="00730E7B" w:rsidRDefault="003B4817">
      <w:pPr>
        <w:pStyle w:val="NormalBPBHEB"/>
        <w:numPr>
          <w:ilvl w:val="0"/>
          <w:numId w:val="22"/>
        </w:numPr>
        <w:rPr>
          <w:del w:id="173" w:author="Konika Sharma" w:date="2024-10-22T12:26:00Z" w16du:dateUtc="2024-10-22T06:56:00Z"/>
          <w:b/>
          <w:bCs/>
          <w:rPrChange w:id="174" w:author="Konika Sharma" w:date="2024-10-22T12:27:00Z" w16du:dateUtc="2024-10-22T06:57:00Z">
            <w:rPr>
              <w:del w:id="175" w:author="Konika Sharma" w:date="2024-10-22T12:26:00Z" w16du:dateUtc="2024-10-22T06:56:00Z"/>
            </w:rPr>
          </w:rPrChange>
        </w:rPr>
        <w:pPrChange w:id="176" w:author="Konika Sharma" w:date="2024-10-22T12:26:00Z" w16du:dateUtc="2024-10-22T06:56:00Z">
          <w:pPr>
            <w:numPr>
              <w:numId w:val="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0E7B">
        <w:rPr>
          <w:b/>
          <w:bCs/>
          <w:rPrChange w:id="177" w:author="Konika Sharma" w:date="2024-10-22T12:27:00Z" w16du:dateUtc="2024-10-22T06:57:00Z">
            <w:rPr/>
          </w:rPrChange>
        </w:rPr>
        <w:t>Dynamic Scaling:</w:t>
      </w:r>
      <w:ins w:id="178" w:author="Konika Sharma" w:date="2024-10-22T12:26:00Z" w16du:dateUtc="2024-10-22T06:56:00Z">
        <w:r w:rsidR="00730E7B" w:rsidRPr="00730E7B">
          <w:rPr>
            <w:b/>
            <w:bCs/>
            <w:rPrChange w:id="179" w:author="Konika Sharma" w:date="2024-10-22T12:27:00Z" w16du:dateUtc="2024-10-22T06:57:00Z">
              <w:rPr/>
            </w:rPrChange>
          </w:rPr>
          <w:t xml:space="preserve"> </w:t>
        </w:r>
      </w:ins>
    </w:p>
    <w:p w14:paraId="130E7264" w14:textId="00CA43C7" w:rsidR="003B4817" w:rsidRDefault="003B4817">
      <w:pPr>
        <w:pStyle w:val="NormalBPBHEB"/>
        <w:numPr>
          <w:ilvl w:val="0"/>
          <w:numId w:val="22"/>
        </w:numPr>
        <w:rPr>
          <w:ins w:id="180" w:author="Konika Sharma" w:date="2024-10-23T10:27:00Z" w16du:dateUtc="2024-10-23T04:57:00Z"/>
        </w:rPr>
      </w:pPr>
      <w:r w:rsidRPr="003B4817">
        <w:t>The service allows for dynamic scaling based on the number of users, ensuring optimal performance during peak usage periods and cost efficiency during periods of lower demand</w:t>
      </w:r>
      <w:r w:rsidR="00B1069B">
        <w:fldChar w:fldCharType="begin"/>
      </w:r>
      <w:r w:rsidR="00B1069B">
        <w:instrText xml:space="preserve"> NOTEREF _Ref153206000 \f \h </w:instrText>
      </w:r>
      <w:r w:rsidR="00B1069B">
        <w:fldChar w:fldCharType="separate"/>
      </w:r>
      <w:r w:rsidR="00B1069B" w:rsidRPr="00B1069B">
        <w:rPr>
          <w:rStyle w:val="FootnoteReference"/>
        </w:rPr>
        <w:t>1</w:t>
      </w:r>
      <w:r w:rsidR="00B1069B">
        <w:fldChar w:fldCharType="end"/>
      </w:r>
      <w:r w:rsidRPr="003B4817">
        <w:t>.</w:t>
      </w:r>
    </w:p>
    <w:p w14:paraId="6FB0D33E" w14:textId="77777777" w:rsidR="005634F8" w:rsidRPr="004D50E7" w:rsidRDefault="005634F8" w:rsidP="005634F8">
      <w:pPr>
        <w:pStyle w:val="NormalBPBHEB"/>
        <w:ind w:left="360"/>
        <w:rPr>
          <w:ins w:id="181" w:author="Konika Sharma" w:date="2024-10-23T10:27:00Z" w16du:dateUtc="2024-10-23T04:57:00Z"/>
        </w:rPr>
        <w:pPrChange w:id="182" w:author="Konika Sharma" w:date="2024-10-23T10:27:00Z" w16du:dateUtc="2024-10-23T04:57:00Z">
          <w:pPr>
            <w:pStyle w:val="NormalBPBHEB"/>
            <w:numPr>
              <w:numId w:val="22"/>
            </w:numPr>
            <w:ind w:left="720" w:hanging="360"/>
          </w:pPr>
        </w:pPrChange>
      </w:pPr>
      <w:commentRangeStart w:id="183"/>
      <w:ins w:id="184" w:author="Konika Sharma" w:date="2024-10-23T10:27:00Z" w16du:dateUtc="2024-10-23T04:57:00Z">
        <w:r>
          <w:lastRenderedPageBreak/>
          <w:t>&lt;add lead in statement here&gt;</w:t>
        </w:r>
        <w:commentRangeEnd w:id="183"/>
        <w:r>
          <w:rPr>
            <w:rStyle w:val="CommentReference"/>
            <w:rFonts w:asciiTheme="minorHAnsi" w:eastAsiaTheme="minorHAnsi" w:hAnsiTheme="minorHAnsi" w:cstheme="minorBidi"/>
          </w:rPr>
          <w:commentReference w:id="183"/>
        </w:r>
      </w:ins>
    </w:p>
    <w:p w14:paraId="052D0D7F" w14:textId="77777777" w:rsidR="005634F8" w:rsidDel="005634F8" w:rsidRDefault="005634F8" w:rsidP="005634F8">
      <w:pPr>
        <w:pStyle w:val="NormalBPBHEB"/>
        <w:rPr>
          <w:del w:id="185" w:author="Konika Sharma" w:date="2024-10-23T10:27:00Z" w16du:dateUtc="2024-10-23T04:57:00Z"/>
        </w:rPr>
        <w:pPrChange w:id="186" w:author="Konika Sharma" w:date="2024-10-23T10:27:00Z" w16du:dateUtc="2024-10-23T04:57:00Z">
          <w:pPr>
            <w:pBdr>
              <w:top w:val="nil"/>
              <w:left w:val="nil"/>
              <w:bottom w:val="nil"/>
              <w:right w:val="nil"/>
              <w:between w:val="nil"/>
            </w:pBdr>
            <w:shd w:val="clear" w:color="auto" w:fill="FFFFFF"/>
            <w:spacing w:after="100" w:line="276" w:lineRule="auto"/>
            <w:ind w:left="1080"/>
            <w:jc w:val="both"/>
          </w:pPr>
        </w:pPrChange>
      </w:pPr>
    </w:p>
    <w:p w14:paraId="34425C02" w14:textId="77777777" w:rsidR="009D67A2" w:rsidRDefault="009D67A2" w:rsidP="005634F8">
      <w:pPr>
        <w:pStyle w:val="NormalBPBHEB"/>
        <w:pPrChange w:id="187" w:author="Konika Sharma" w:date="2024-10-23T10:27:00Z" w16du:dateUtc="2024-10-23T04:57:00Z">
          <w:pPr>
            <w:pBdr>
              <w:top w:val="nil"/>
              <w:left w:val="nil"/>
              <w:bottom w:val="nil"/>
              <w:right w:val="nil"/>
              <w:between w:val="nil"/>
            </w:pBdr>
            <w:shd w:val="clear" w:color="auto" w:fill="FFFFFF"/>
            <w:spacing w:after="100" w:line="276" w:lineRule="auto"/>
            <w:jc w:val="both"/>
          </w:pPr>
        </w:pPrChange>
      </w:pPr>
    </w:p>
    <w:p w14:paraId="7B717A8E" w14:textId="77777777" w:rsidR="006360AB" w:rsidRDefault="009D67A2">
      <w:pPr>
        <w:pStyle w:val="FigureBPBHEB"/>
        <w:pPrChange w:id="188" w:author="Konika Sharma" w:date="2024-10-22T12:31:00Z" w16du:dateUtc="2024-10-22T07:01:00Z">
          <w:pPr>
            <w:keepNext/>
            <w:pBdr>
              <w:top w:val="nil"/>
              <w:left w:val="nil"/>
              <w:bottom w:val="nil"/>
              <w:right w:val="nil"/>
              <w:between w:val="nil"/>
            </w:pBdr>
            <w:shd w:val="clear" w:color="auto" w:fill="FFFFFF"/>
            <w:spacing w:after="100" w:line="276" w:lineRule="auto"/>
            <w:jc w:val="both"/>
          </w:pPr>
        </w:pPrChange>
      </w:pPr>
      <w:r>
        <w:rPr>
          <w:noProof/>
        </w:rPr>
        <w:drawing>
          <wp:inline distT="0" distB="0" distL="0" distR="0" wp14:anchorId="219AD5C9" wp14:editId="3BAA5C0B">
            <wp:extent cx="5745338" cy="2105025"/>
            <wp:effectExtent l="0" t="0" r="8255" b="0"/>
            <wp:docPr id="287189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257" cy="2106461"/>
                    </a:xfrm>
                    <a:prstGeom prst="rect">
                      <a:avLst/>
                    </a:prstGeom>
                    <a:noFill/>
                  </pic:spPr>
                </pic:pic>
              </a:graphicData>
            </a:graphic>
          </wp:inline>
        </w:drawing>
      </w:r>
    </w:p>
    <w:p w14:paraId="0C545932" w14:textId="1D4A3A3D" w:rsidR="009D67A2" w:rsidRDefault="006360AB">
      <w:pPr>
        <w:pStyle w:val="FigureCaptionBPBHEB"/>
        <w:pPrChange w:id="189" w:author="Konika Sharma" w:date="2024-10-22T12:30:00Z" w16du:dateUtc="2024-10-22T07:00:00Z">
          <w:pPr>
            <w:pStyle w:val="Caption"/>
            <w:jc w:val="both"/>
          </w:pPr>
        </w:pPrChange>
      </w:pPr>
      <w:r w:rsidRPr="00455BED">
        <w:rPr>
          <w:b/>
          <w:bCs w:val="0"/>
          <w:rPrChange w:id="190" w:author="Konika Sharma" w:date="2024-10-22T12:30:00Z" w16du:dateUtc="2024-10-22T07:00:00Z">
            <w:rPr>
              <w:bCs/>
            </w:rPr>
          </w:rPrChange>
        </w:rPr>
        <w:t xml:space="preserve">Figure </w:t>
      </w:r>
      <w:ins w:id="191" w:author="Konika Sharma" w:date="2024-10-22T12:30:00Z" w16du:dateUtc="2024-10-22T07:00:00Z">
        <w:r w:rsidR="00455BED" w:rsidRPr="00455BED">
          <w:rPr>
            <w:b/>
            <w:bCs w:val="0"/>
            <w:rPrChange w:id="192" w:author="Konika Sharma" w:date="2024-10-22T12:30:00Z" w16du:dateUtc="2024-10-22T07:00:00Z">
              <w:rPr>
                <w:bCs/>
              </w:rPr>
            </w:rPrChange>
          </w:rPr>
          <w:t>9.</w:t>
        </w:r>
      </w:ins>
      <w:r w:rsidRPr="00455BED">
        <w:rPr>
          <w:b/>
          <w:bCs w:val="0"/>
          <w:rPrChange w:id="193" w:author="Konika Sharma" w:date="2024-10-22T12:30:00Z" w16du:dateUtc="2024-10-22T07:00:00Z">
            <w:rPr>
              <w:bCs/>
            </w:rPr>
          </w:rPrChange>
        </w:rPr>
        <w:fldChar w:fldCharType="begin"/>
      </w:r>
      <w:r w:rsidRPr="00455BED">
        <w:rPr>
          <w:b/>
          <w:bCs w:val="0"/>
          <w:rPrChange w:id="194" w:author="Konika Sharma" w:date="2024-10-22T12:30:00Z" w16du:dateUtc="2024-10-22T07:00:00Z">
            <w:rPr>
              <w:bCs/>
            </w:rPr>
          </w:rPrChange>
        </w:rPr>
        <w:instrText xml:space="preserve"> SEQ Figure \* ARABIC </w:instrText>
      </w:r>
      <w:r w:rsidRPr="00455BED">
        <w:rPr>
          <w:b/>
          <w:bCs w:val="0"/>
          <w:rPrChange w:id="195" w:author="Konika Sharma" w:date="2024-10-22T12:30:00Z" w16du:dateUtc="2024-10-22T07:00:00Z">
            <w:rPr>
              <w:bCs/>
            </w:rPr>
          </w:rPrChange>
        </w:rPr>
        <w:fldChar w:fldCharType="separate"/>
      </w:r>
      <w:r w:rsidRPr="00455BED">
        <w:rPr>
          <w:b/>
          <w:bCs w:val="0"/>
          <w:noProof/>
          <w:rPrChange w:id="196" w:author="Konika Sharma" w:date="2024-10-22T12:30:00Z" w16du:dateUtc="2024-10-22T07:00:00Z">
            <w:rPr>
              <w:bCs/>
              <w:noProof/>
            </w:rPr>
          </w:rPrChange>
        </w:rPr>
        <w:t>2</w:t>
      </w:r>
      <w:r w:rsidRPr="00455BED">
        <w:rPr>
          <w:b/>
          <w:bCs w:val="0"/>
          <w:rPrChange w:id="197" w:author="Konika Sharma" w:date="2024-10-22T12:30:00Z" w16du:dateUtc="2024-10-22T07:00:00Z">
            <w:rPr>
              <w:bCs/>
            </w:rPr>
          </w:rPrChange>
        </w:rPr>
        <w:fldChar w:fldCharType="end"/>
      </w:r>
      <w:ins w:id="198" w:author="Konika Sharma" w:date="2024-10-22T12:30:00Z" w16du:dateUtc="2024-10-22T07:00:00Z">
        <w:r w:rsidR="00455BED" w:rsidRPr="00455BED">
          <w:rPr>
            <w:b/>
            <w:bCs w:val="0"/>
            <w:rPrChange w:id="199" w:author="Konika Sharma" w:date="2024-10-22T12:30:00Z" w16du:dateUtc="2024-10-22T07:00:00Z">
              <w:rPr>
                <w:bCs/>
              </w:rPr>
            </w:rPrChange>
          </w:rPr>
          <w:t>:</w:t>
        </w:r>
      </w:ins>
      <w:r>
        <w:t xml:space="preserve"> </w:t>
      </w:r>
      <w:commentRangeStart w:id="200"/>
      <w:del w:id="201" w:author="Konika Sharma" w:date="2024-10-22T12:30:00Z" w16du:dateUtc="2024-10-22T07:00:00Z">
        <w:r w:rsidDel="00455BED">
          <w:delText xml:space="preserve">  </w:delText>
        </w:r>
      </w:del>
      <w:r w:rsidRPr="004413B5">
        <w:t>Amazon buil</w:t>
      </w:r>
      <w:r>
        <w:t>t</w:t>
      </w:r>
      <w:r w:rsidRPr="004413B5">
        <w:t xml:space="preserve"> secure data lake to store highly sensitive data, and a global scale, resilient analytics environment</w:t>
      </w:r>
      <w:r>
        <w:t xml:space="preserve"> to forecast the spread and risk of COVID-19 (AWS Blogs)</w:t>
      </w:r>
      <w:r w:rsidRPr="004413B5">
        <w:t>.</w:t>
      </w:r>
      <w:commentRangeEnd w:id="200"/>
      <w:r w:rsidR="00455BED">
        <w:rPr>
          <w:rStyle w:val="CommentReference"/>
          <w:rFonts w:asciiTheme="minorHAnsi" w:eastAsiaTheme="minorHAnsi" w:hAnsiTheme="minorHAnsi" w:cstheme="minorBidi"/>
          <w:bCs w:val="0"/>
          <w:i w:val="0"/>
          <w:iCs w:val="0"/>
        </w:rPr>
        <w:commentReference w:id="200"/>
      </w:r>
    </w:p>
    <w:p w14:paraId="4DB57BF9" w14:textId="77777777" w:rsidR="009D67A2" w:rsidRPr="003B4817" w:rsidRDefault="009D67A2">
      <w:pPr>
        <w:pStyle w:val="NormalBPBHEB"/>
        <w:pPrChange w:id="202" w:author="Konika Sharma" w:date="2024-10-22T12:31:00Z" w16du:dateUtc="2024-10-22T07:01:00Z">
          <w:pPr>
            <w:pBdr>
              <w:top w:val="nil"/>
              <w:left w:val="nil"/>
              <w:bottom w:val="nil"/>
              <w:right w:val="nil"/>
              <w:between w:val="nil"/>
            </w:pBdr>
            <w:shd w:val="clear" w:color="auto" w:fill="FFFFFF"/>
            <w:spacing w:after="100" w:line="276" w:lineRule="auto"/>
            <w:jc w:val="both"/>
          </w:pPr>
        </w:pPrChange>
      </w:pPr>
    </w:p>
    <w:p w14:paraId="2C473275" w14:textId="789568F7" w:rsidR="003B4817" w:rsidRDefault="003B4817" w:rsidP="005A26FE">
      <w:pPr>
        <w:pStyle w:val="Heading2BPBHEB"/>
        <w:rPr>
          <w:ins w:id="203" w:author="Konika Sharma" w:date="2024-10-22T12:54:00Z" w16du:dateUtc="2024-10-22T07:24:00Z"/>
        </w:rPr>
      </w:pPr>
      <w:r w:rsidRPr="003B4817">
        <w:t>Use Cases</w:t>
      </w:r>
    </w:p>
    <w:p w14:paraId="3AB8007F" w14:textId="36333096" w:rsidR="00952D4F" w:rsidRPr="003B4817" w:rsidRDefault="005634F8">
      <w:pPr>
        <w:pStyle w:val="NormalBPBHEB"/>
        <w:pPrChange w:id="204" w:author="Konika Sharma" w:date="2024-10-22T12:54:00Z" w16du:dateUtc="2024-10-22T07:24:00Z">
          <w:pPr>
            <w:keepNext/>
            <w:keepLines/>
            <w:spacing w:before="40" w:after="0"/>
            <w:outlineLvl w:val="1"/>
          </w:pPr>
        </w:pPrChange>
      </w:pPr>
      <w:commentRangeStart w:id="205"/>
      <w:ins w:id="206" w:author="Konika Sharma" w:date="2024-10-23T10:28:00Z" w16du:dateUtc="2024-10-23T04:58:00Z">
        <w:r>
          <w:t>&lt;add lead in statement here&gt;</w:t>
        </w:r>
        <w:commentRangeEnd w:id="205"/>
        <w:r>
          <w:rPr>
            <w:rStyle w:val="CommentReference"/>
            <w:rFonts w:asciiTheme="minorHAnsi" w:eastAsiaTheme="minorHAnsi" w:hAnsiTheme="minorHAnsi" w:cstheme="minorBidi"/>
          </w:rPr>
          <w:commentReference w:id="205"/>
        </w:r>
      </w:ins>
    </w:p>
    <w:p w14:paraId="42677AF6" w14:textId="0DAF8BF4" w:rsidR="003B4817" w:rsidRPr="003B4817" w:rsidRDefault="003B4817">
      <w:pPr>
        <w:pStyle w:val="NormalBPBHEB"/>
        <w:numPr>
          <w:ilvl w:val="0"/>
          <w:numId w:val="23"/>
        </w:numPr>
        <w:pPrChange w:id="207" w:author="Konika Sharma" w:date="2024-10-22T12:33:00Z" w16du:dateUtc="2024-10-22T07:03:00Z">
          <w:pPr>
            <w:numPr>
              <w:numId w:val="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B4817">
        <w:t>Enterprise Applications</w:t>
      </w:r>
    </w:p>
    <w:p w14:paraId="16E4FBA6" w14:textId="612CDE0C" w:rsidR="003B4817" w:rsidRPr="003B4817" w:rsidRDefault="003B4817">
      <w:pPr>
        <w:pStyle w:val="NormalBPBHEB"/>
        <w:numPr>
          <w:ilvl w:val="0"/>
          <w:numId w:val="23"/>
        </w:numPr>
        <w:pPrChange w:id="208" w:author="Konika Sharma" w:date="2024-10-22T12:33:00Z" w16du:dateUtc="2024-10-22T07:03:00Z">
          <w:pPr>
            <w:pBdr>
              <w:top w:val="nil"/>
              <w:left w:val="nil"/>
              <w:bottom w:val="nil"/>
              <w:right w:val="nil"/>
              <w:between w:val="nil"/>
            </w:pBdr>
            <w:shd w:val="clear" w:color="auto" w:fill="FFFFFF"/>
            <w:spacing w:after="100" w:line="276" w:lineRule="auto"/>
            <w:ind w:left="1080"/>
            <w:jc w:val="both"/>
          </w:pPr>
        </w:pPrChange>
      </w:pPr>
      <w:proofErr w:type="spellStart"/>
      <w:r w:rsidRPr="003B4817">
        <w:t>AppStream</w:t>
      </w:r>
      <w:proofErr w:type="spellEnd"/>
      <w:r w:rsidRPr="003B4817">
        <w:t xml:space="preserve"> 2.0 finds applications in enterprises where resource-intensive applications can be centrally managed and streamed to end-user devices, reducing the need for extensive local computing resources</w:t>
      </w:r>
      <w:r w:rsidR="0025324D">
        <w:rPr>
          <w:rStyle w:val="FootnoteReference"/>
        </w:rPr>
        <w:footnoteReference w:id="2"/>
      </w:r>
      <w:r w:rsidRPr="003B4817">
        <w:t>.</w:t>
      </w:r>
    </w:p>
    <w:p w14:paraId="6996BF55" w14:textId="2298CAE9" w:rsidR="003B4817" w:rsidRPr="003B4817" w:rsidRDefault="003B4817">
      <w:pPr>
        <w:pStyle w:val="NormalBPBHEB"/>
        <w:numPr>
          <w:ilvl w:val="0"/>
          <w:numId w:val="23"/>
        </w:numPr>
        <w:pPrChange w:id="215" w:author="Konika Sharma" w:date="2024-10-22T12:33:00Z" w16du:dateUtc="2024-10-22T07:03:00Z">
          <w:pPr>
            <w:numPr>
              <w:numId w:val="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B4817">
        <w:t>Educational Institutions</w:t>
      </w:r>
    </w:p>
    <w:p w14:paraId="57370A47" w14:textId="5E2F1697" w:rsidR="003B4817" w:rsidRPr="003B4817" w:rsidRDefault="003B4817">
      <w:pPr>
        <w:pStyle w:val="NormalBPBHEB"/>
        <w:numPr>
          <w:ilvl w:val="0"/>
          <w:numId w:val="23"/>
        </w:numPr>
        <w:pPrChange w:id="216" w:author="Konika Sharma" w:date="2024-10-22T12:33:00Z" w16du:dateUtc="2024-10-22T07:03:00Z">
          <w:pPr>
            <w:pBdr>
              <w:top w:val="nil"/>
              <w:left w:val="nil"/>
              <w:bottom w:val="nil"/>
              <w:right w:val="nil"/>
              <w:between w:val="nil"/>
            </w:pBdr>
            <w:shd w:val="clear" w:color="auto" w:fill="FFFFFF"/>
            <w:spacing w:after="100" w:line="276" w:lineRule="auto"/>
            <w:ind w:left="1080"/>
            <w:jc w:val="both"/>
          </w:pPr>
        </w:pPrChange>
      </w:pPr>
      <w:r w:rsidRPr="003B4817">
        <w:t>In educational settings, the service facilitates the delivery of software applications to students without the need for complex local installations, streamlining the learning process</w:t>
      </w:r>
      <w:r w:rsidR="0025324D">
        <w:rPr>
          <w:rStyle w:val="FootnoteReference"/>
        </w:rPr>
        <w:footnoteReference w:id="3"/>
      </w:r>
      <w:r w:rsidRPr="003B4817">
        <w:t>.</w:t>
      </w:r>
    </w:p>
    <w:p w14:paraId="7E8EE234" w14:textId="51FF0331" w:rsidR="003B4817" w:rsidRPr="003B4817" w:rsidDel="005634F8" w:rsidRDefault="003B4817">
      <w:pPr>
        <w:pStyle w:val="Heading2BPBHEB"/>
        <w:rPr>
          <w:del w:id="221" w:author="Konika Sharma" w:date="2024-10-23T10:28:00Z" w16du:dateUtc="2024-10-23T04:58:00Z"/>
        </w:rPr>
        <w:pPrChange w:id="222" w:author="Konika Sharma" w:date="2024-10-22T12:14:00Z" w16du:dateUtc="2024-10-22T06:44:00Z">
          <w:pPr>
            <w:keepNext/>
            <w:keepLines/>
            <w:spacing w:before="40" w:after="0"/>
            <w:outlineLvl w:val="1"/>
          </w:pPr>
        </w:pPrChange>
      </w:pPr>
      <w:del w:id="223" w:author="Konika Sharma" w:date="2024-10-23T10:28:00Z" w16du:dateUtc="2024-10-23T04:58:00Z">
        <w:r w:rsidRPr="003B4817" w:rsidDel="005634F8">
          <w:delText>Conclusion</w:delText>
        </w:r>
      </w:del>
    </w:p>
    <w:p w14:paraId="4A88E5EB" w14:textId="77777777" w:rsidR="003B4817" w:rsidRPr="003B4817" w:rsidRDefault="003B4817">
      <w:pPr>
        <w:pStyle w:val="NormalBPBHEB"/>
        <w:pPrChange w:id="224" w:author="Konika Sharma" w:date="2024-10-22T12:32:00Z" w16du:dateUtc="2024-10-22T07:02:00Z">
          <w:pPr>
            <w:pBdr>
              <w:top w:val="nil"/>
              <w:left w:val="nil"/>
              <w:bottom w:val="nil"/>
              <w:right w:val="nil"/>
              <w:between w:val="nil"/>
            </w:pBdr>
            <w:shd w:val="clear" w:color="auto" w:fill="FFFFFF"/>
            <w:spacing w:after="100" w:line="276" w:lineRule="auto"/>
            <w:jc w:val="both"/>
          </w:pPr>
        </w:pPrChange>
      </w:pPr>
      <w:r w:rsidRPr="003B4817">
        <w:t xml:space="preserve">Amazon </w:t>
      </w:r>
      <w:proofErr w:type="spellStart"/>
      <w:r w:rsidRPr="003B4817">
        <w:t>AppStream</w:t>
      </w:r>
      <w:proofErr w:type="spellEnd"/>
      <w:r w:rsidRPr="003B4817">
        <w:t xml:space="preserve"> 2.0 emerges as a transformative solution in the realm of End User Computing, offering a flexible, secure, and scalable approach to application delivery. As we explore its features, capabilities, and real-world applications, it becomes evident that </w:t>
      </w:r>
      <w:proofErr w:type="spellStart"/>
      <w:r w:rsidRPr="003B4817">
        <w:t>AppStream</w:t>
      </w:r>
      <w:proofErr w:type="spellEnd"/>
      <w:r w:rsidRPr="003B4817">
        <w:t xml:space="preserve"> 2.0 is not merely a technological advancement but a strategic tool for organizations aiming to enhance user experiences and streamline application management in an increasingly digital world.</w:t>
      </w:r>
    </w:p>
    <w:p w14:paraId="4CB62D5B" w14:textId="7D098199" w:rsidR="003B4817" w:rsidRPr="003B4817" w:rsidRDefault="003B4817">
      <w:pPr>
        <w:pStyle w:val="Heading1BPBHEB"/>
        <w:pPrChange w:id="225" w:author="Konika Sharma" w:date="2024-10-22T12:14:00Z" w16du:dateUtc="2024-10-22T06:44:00Z">
          <w:pPr>
            <w:keepNext/>
            <w:keepLines/>
            <w:spacing w:before="400" w:after="0" w:line="276" w:lineRule="auto"/>
            <w:outlineLvl w:val="0"/>
          </w:pPr>
        </w:pPrChange>
      </w:pPr>
      <w:r w:rsidRPr="003B4817">
        <w:lastRenderedPageBreak/>
        <w:t xml:space="preserve">Amazon </w:t>
      </w:r>
      <w:proofErr w:type="spellStart"/>
      <w:r w:rsidRPr="003B4817">
        <w:t>WorkSpaces</w:t>
      </w:r>
      <w:proofErr w:type="spellEnd"/>
      <w:r w:rsidRPr="003B4817">
        <w:t xml:space="preserve"> Family</w:t>
      </w:r>
    </w:p>
    <w:p w14:paraId="2F78AA3A" w14:textId="77777777" w:rsidR="003B4817" w:rsidRPr="003B4817" w:rsidRDefault="003B4817">
      <w:pPr>
        <w:pStyle w:val="NormalBPBHEB"/>
        <w:pPrChange w:id="226" w:author="Konika Sharma" w:date="2024-10-22T13:21:00Z" w16du:dateUtc="2024-10-22T07:51:00Z">
          <w:pPr>
            <w:pBdr>
              <w:top w:val="nil"/>
              <w:left w:val="nil"/>
              <w:bottom w:val="nil"/>
              <w:right w:val="nil"/>
              <w:between w:val="nil"/>
            </w:pBdr>
            <w:shd w:val="clear" w:color="auto" w:fill="FFFFFF"/>
            <w:spacing w:after="100" w:line="276" w:lineRule="auto"/>
            <w:jc w:val="both"/>
          </w:pPr>
        </w:pPrChange>
      </w:pPr>
      <w:r w:rsidRPr="003B4817">
        <w:t xml:space="preserve">In the landscape of cloud-driven </w:t>
      </w:r>
      <w:r w:rsidRPr="00CC528B">
        <w:rPr>
          <w:b/>
          <w:bCs/>
          <w:rPrChange w:id="227" w:author="Konika Sharma" w:date="2024-10-22T17:19:00Z" w16du:dateUtc="2024-10-22T11:49:00Z">
            <w:rPr/>
          </w:rPrChange>
        </w:rPr>
        <w:t>End User Computing</w:t>
      </w:r>
      <w:r w:rsidRPr="003B4817">
        <w:t xml:space="preserve"> (</w:t>
      </w:r>
      <w:r w:rsidRPr="00CC528B">
        <w:rPr>
          <w:b/>
          <w:bCs/>
          <w:rPrChange w:id="228" w:author="Konika Sharma" w:date="2024-10-22T17:19:00Z" w16du:dateUtc="2024-10-22T11:49:00Z">
            <w:rPr/>
          </w:rPrChange>
        </w:rPr>
        <w:t>EUC</w:t>
      </w:r>
      <w:r w:rsidRPr="003B4817">
        <w:t xml:space="preserve">), the Amazon </w:t>
      </w:r>
      <w:proofErr w:type="spellStart"/>
      <w:r w:rsidRPr="003B4817">
        <w:t>WorkSpaces</w:t>
      </w:r>
      <w:proofErr w:type="spellEnd"/>
      <w:r w:rsidRPr="003B4817">
        <w:t xml:space="preserve"> Family takes a prominent position, offering a comprehensive solution for virtualized desktops. This section delves into the intricacies of Amazon </w:t>
      </w:r>
      <w:proofErr w:type="spellStart"/>
      <w:r w:rsidRPr="003B4817">
        <w:t>WorkSpaces</w:t>
      </w:r>
      <w:proofErr w:type="spellEnd"/>
      <w:r w:rsidRPr="003B4817">
        <w:t>, exploring its features, capabilities, and the broader implications it has for providing a flexible and secure computing environment to end-users.</w:t>
      </w:r>
    </w:p>
    <w:p w14:paraId="43274C76" w14:textId="4CBD46E9" w:rsidR="003B4817" w:rsidRPr="003B4817" w:rsidRDefault="003B4817">
      <w:pPr>
        <w:pStyle w:val="Heading2BPBHEB"/>
        <w:pPrChange w:id="229" w:author="Konika Sharma" w:date="2024-10-22T12:14:00Z" w16du:dateUtc="2024-10-22T06:44:00Z">
          <w:pPr>
            <w:keepNext/>
            <w:keepLines/>
            <w:spacing w:before="40" w:after="0"/>
            <w:outlineLvl w:val="1"/>
          </w:pPr>
        </w:pPrChange>
      </w:pPr>
      <w:r w:rsidRPr="003B4817">
        <w:t xml:space="preserve">Amazon </w:t>
      </w:r>
      <w:proofErr w:type="spellStart"/>
      <w:r w:rsidRPr="003B4817">
        <w:t>WorkSpaces</w:t>
      </w:r>
      <w:proofErr w:type="spellEnd"/>
      <w:r w:rsidRPr="003B4817">
        <w:t xml:space="preserve"> Overview</w:t>
      </w:r>
    </w:p>
    <w:p w14:paraId="55AD1917" w14:textId="413FCFF7" w:rsidR="003B4817" w:rsidRPr="003B4817" w:rsidRDefault="003B4817">
      <w:pPr>
        <w:pStyle w:val="NormalBPBHEB"/>
        <w:pPrChange w:id="230" w:author="Konika Sharma" w:date="2024-10-22T13:21:00Z" w16du:dateUtc="2024-10-22T07:51:00Z">
          <w:pPr>
            <w:pBdr>
              <w:top w:val="nil"/>
              <w:left w:val="nil"/>
              <w:bottom w:val="nil"/>
              <w:right w:val="nil"/>
              <w:between w:val="nil"/>
            </w:pBdr>
            <w:shd w:val="clear" w:color="auto" w:fill="FFFFFF"/>
            <w:spacing w:after="100" w:line="276" w:lineRule="auto"/>
            <w:jc w:val="both"/>
          </w:pPr>
        </w:pPrChange>
      </w:pPr>
      <w:r w:rsidRPr="003B4817">
        <w:t xml:space="preserve">Amazon </w:t>
      </w:r>
      <w:proofErr w:type="spellStart"/>
      <w:r w:rsidRPr="003B4817">
        <w:t>WorkSpaces</w:t>
      </w:r>
      <w:proofErr w:type="spellEnd"/>
      <w:r w:rsidRPr="003B4817">
        <w:t xml:space="preserve"> is a cloud-based service that facilitates the provisioning and management of virtual desktops. It enables users to access their desktop environment from a variety of devices, fostering flexibility and mobility in today's dynamic work scenarios</w:t>
      </w:r>
      <w:bookmarkStart w:id="231" w:name="_Ref153206623"/>
      <w:r w:rsidR="000F14DE">
        <w:rPr>
          <w:rStyle w:val="FootnoteReference"/>
        </w:rPr>
        <w:footnoteReference w:id="4"/>
      </w:r>
      <w:bookmarkEnd w:id="231"/>
      <w:r w:rsidRPr="003B4817">
        <w:t>.</w:t>
      </w:r>
    </w:p>
    <w:p w14:paraId="6CA87978" w14:textId="14562B98" w:rsidR="003B4817" w:rsidRDefault="003B4817">
      <w:pPr>
        <w:pStyle w:val="Heading2BPBHEB"/>
        <w:rPr>
          <w:ins w:id="239" w:author="Konika Sharma" w:date="2024-10-23T10:28:00Z" w16du:dateUtc="2024-10-23T04:58:00Z"/>
        </w:rPr>
      </w:pPr>
      <w:r w:rsidRPr="003B4817">
        <w:t>Key Features and Capabilities</w:t>
      </w:r>
    </w:p>
    <w:p w14:paraId="40D9BCD2" w14:textId="77777777" w:rsidR="005634F8" w:rsidRPr="004D50E7" w:rsidRDefault="005634F8" w:rsidP="005634F8">
      <w:pPr>
        <w:pStyle w:val="NormalBPBHEB"/>
        <w:rPr>
          <w:ins w:id="240" w:author="Konika Sharma" w:date="2024-10-23T10:28:00Z" w16du:dateUtc="2024-10-23T04:58:00Z"/>
        </w:rPr>
      </w:pPr>
      <w:commentRangeStart w:id="241"/>
      <w:ins w:id="242" w:author="Konika Sharma" w:date="2024-10-23T10:28:00Z" w16du:dateUtc="2024-10-23T04:58:00Z">
        <w:r>
          <w:t>&lt;add lead in statement here&gt;</w:t>
        </w:r>
        <w:commentRangeEnd w:id="241"/>
        <w:r>
          <w:rPr>
            <w:rStyle w:val="CommentReference"/>
            <w:rFonts w:asciiTheme="minorHAnsi" w:eastAsiaTheme="minorHAnsi" w:hAnsiTheme="minorHAnsi" w:cstheme="minorBidi"/>
          </w:rPr>
          <w:commentReference w:id="241"/>
        </w:r>
      </w:ins>
    </w:p>
    <w:p w14:paraId="126A5996" w14:textId="77777777" w:rsidR="005634F8" w:rsidRPr="003B4817" w:rsidRDefault="005634F8" w:rsidP="005634F8">
      <w:pPr>
        <w:pStyle w:val="NormalBPBHEB"/>
        <w:pPrChange w:id="243" w:author="Konika Sharma" w:date="2024-10-23T10:28:00Z" w16du:dateUtc="2024-10-23T04:58:00Z">
          <w:pPr>
            <w:keepNext/>
            <w:keepLines/>
            <w:spacing w:before="40" w:after="0"/>
            <w:outlineLvl w:val="1"/>
          </w:pPr>
        </w:pPrChange>
      </w:pPr>
    </w:p>
    <w:p w14:paraId="1648E2F0" w14:textId="09F817A3" w:rsidR="003B4817" w:rsidRPr="005634F8" w:rsidRDefault="003B4817" w:rsidP="005634F8">
      <w:pPr>
        <w:pStyle w:val="NormalBPBHEB"/>
        <w:numPr>
          <w:ilvl w:val="0"/>
          <w:numId w:val="24"/>
        </w:numPr>
        <w:rPr>
          <w:b/>
          <w:bCs/>
          <w:rPrChange w:id="244" w:author="Konika Sharma" w:date="2024-10-23T10:28:00Z" w16du:dateUtc="2024-10-23T04:58:00Z">
            <w:rPr/>
          </w:rPrChange>
        </w:rPr>
        <w:pPrChange w:id="245" w:author="Konika Sharma" w:date="2024-10-23T10:28:00Z" w16du:dateUtc="2024-10-23T04:58:00Z">
          <w:pPr>
            <w:numPr>
              <w:numId w:val="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5634F8">
        <w:rPr>
          <w:b/>
          <w:bCs/>
          <w:rPrChange w:id="246" w:author="Konika Sharma" w:date="2024-10-23T10:28:00Z" w16du:dateUtc="2024-10-23T04:58:00Z">
            <w:rPr/>
          </w:rPrChange>
        </w:rPr>
        <w:t>Virtual Desktop Provisioning</w:t>
      </w:r>
    </w:p>
    <w:p w14:paraId="0536CBDC" w14:textId="2007F7A0" w:rsidR="003B4817" w:rsidRPr="003B4817" w:rsidRDefault="003B4817" w:rsidP="005634F8">
      <w:pPr>
        <w:pStyle w:val="NormalBPBHEB"/>
        <w:ind w:left="720"/>
        <w:pPrChange w:id="247" w:author="Konika Sharma" w:date="2024-10-23T10:29:00Z" w16du:dateUtc="2024-10-23T04:59:00Z">
          <w:pPr>
            <w:pBdr>
              <w:top w:val="nil"/>
              <w:left w:val="nil"/>
              <w:bottom w:val="nil"/>
              <w:right w:val="nil"/>
              <w:between w:val="nil"/>
            </w:pBdr>
            <w:shd w:val="clear" w:color="auto" w:fill="FFFFFF"/>
            <w:spacing w:after="100" w:line="276" w:lineRule="auto"/>
            <w:ind w:left="1080"/>
            <w:jc w:val="both"/>
          </w:pPr>
        </w:pPrChange>
      </w:pPr>
      <w:proofErr w:type="spellStart"/>
      <w:r w:rsidRPr="003B4817">
        <w:t>WorkSpaces</w:t>
      </w:r>
      <w:proofErr w:type="spellEnd"/>
      <w:r w:rsidRPr="003B4817">
        <w:t xml:space="preserve"> simplifies the process of creating and managing virtual desktops, allowing organizations to provision desktop environments for their users without the need for complex on-premises infrastructure</w:t>
      </w:r>
      <w:r w:rsidR="00462040">
        <w:fldChar w:fldCharType="begin"/>
      </w:r>
      <w:r w:rsidR="00462040">
        <w:instrText xml:space="preserve"> NOTEREF _Ref153206623 \f \h </w:instrText>
      </w:r>
      <w:r w:rsidR="00462040">
        <w:fldChar w:fldCharType="separate"/>
      </w:r>
      <w:r w:rsidR="00462040" w:rsidRPr="00462040">
        <w:rPr>
          <w:rStyle w:val="FootnoteReference"/>
        </w:rPr>
        <w:t>4</w:t>
      </w:r>
      <w:r w:rsidR="00462040">
        <w:fldChar w:fldCharType="end"/>
      </w:r>
      <w:r w:rsidRPr="003B4817">
        <w:t>.</w:t>
      </w:r>
    </w:p>
    <w:p w14:paraId="22377304" w14:textId="77777777" w:rsidR="003B4817" w:rsidRPr="005634F8" w:rsidRDefault="003B4817" w:rsidP="005634F8">
      <w:pPr>
        <w:pStyle w:val="NormalBPBHEB"/>
        <w:numPr>
          <w:ilvl w:val="0"/>
          <w:numId w:val="24"/>
        </w:numPr>
        <w:rPr>
          <w:b/>
          <w:bCs/>
          <w:rPrChange w:id="248" w:author="Konika Sharma" w:date="2024-10-23T10:28:00Z" w16du:dateUtc="2024-10-23T04:58:00Z">
            <w:rPr/>
          </w:rPrChange>
        </w:rPr>
        <w:pPrChange w:id="249" w:author="Konika Sharma" w:date="2024-10-23T10:28:00Z" w16du:dateUtc="2024-10-23T04:58:00Z">
          <w:pPr>
            <w:numPr>
              <w:numId w:val="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B4817">
        <w:rPr>
          <w:b/>
          <w:bCs/>
        </w:rPr>
        <w:t>Customizable Compute Resources:</w:t>
      </w:r>
    </w:p>
    <w:p w14:paraId="44442DDB" w14:textId="1CDFD4A2" w:rsidR="003B4817" w:rsidRPr="003B4817" w:rsidRDefault="003B4817" w:rsidP="005634F8">
      <w:pPr>
        <w:pStyle w:val="NormalBPBHEB"/>
        <w:ind w:left="720"/>
        <w:pPrChange w:id="250" w:author="Konika Sharma" w:date="2024-10-23T10:29:00Z" w16du:dateUtc="2024-10-23T04:59:00Z">
          <w:pPr>
            <w:pBdr>
              <w:top w:val="nil"/>
              <w:left w:val="nil"/>
              <w:bottom w:val="nil"/>
              <w:right w:val="nil"/>
              <w:between w:val="nil"/>
            </w:pBdr>
            <w:shd w:val="clear" w:color="auto" w:fill="FFFFFF"/>
            <w:spacing w:after="100" w:line="276" w:lineRule="auto"/>
            <w:ind w:left="1080"/>
            <w:jc w:val="both"/>
          </w:pPr>
        </w:pPrChange>
      </w:pPr>
      <w:r w:rsidRPr="003B4817">
        <w:t xml:space="preserve">Users can customize the compute resources of their </w:t>
      </w:r>
      <w:proofErr w:type="spellStart"/>
      <w:r w:rsidRPr="003B4817">
        <w:t>WorkSpaces</w:t>
      </w:r>
      <w:proofErr w:type="spellEnd"/>
      <w:r w:rsidRPr="003B4817">
        <w:t>, ensuring that each virtual desktop meets the performance requirements of the individual user, from standard office applications to graphics-intensive tasks</w:t>
      </w:r>
      <w:r w:rsidR="00710F8D">
        <w:fldChar w:fldCharType="begin"/>
      </w:r>
      <w:r w:rsidR="00710F8D">
        <w:instrText xml:space="preserve"> NOTEREF _Ref153206623 \f \h </w:instrText>
      </w:r>
      <w:r w:rsidR="005634F8">
        <w:instrText xml:space="preserve"> \* MERGEFORMAT </w:instrText>
      </w:r>
      <w:r w:rsidR="00710F8D">
        <w:fldChar w:fldCharType="separate"/>
      </w:r>
      <w:r w:rsidR="00710F8D" w:rsidRPr="005634F8">
        <w:rPr>
          <w:rPrChange w:id="251" w:author="Konika Sharma" w:date="2024-10-23T10:29:00Z" w16du:dateUtc="2024-10-23T04:59:00Z">
            <w:rPr>
              <w:rStyle w:val="FootnoteReference"/>
            </w:rPr>
          </w:rPrChange>
        </w:rPr>
        <w:t>4</w:t>
      </w:r>
      <w:r w:rsidR="00710F8D">
        <w:fldChar w:fldCharType="end"/>
      </w:r>
      <w:r w:rsidRPr="003B4817">
        <w:t>.</w:t>
      </w:r>
    </w:p>
    <w:p w14:paraId="069FF664" w14:textId="234E329B" w:rsidR="003B4817" w:rsidRPr="005634F8" w:rsidRDefault="003B4817" w:rsidP="005634F8">
      <w:pPr>
        <w:pStyle w:val="NormalBPBHEB"/>
        <w:numPr>
          <w:ilvl w:val="0"/>
          <w:numId w:val="24"/>
        </w:numPr>
        <w:rPr>
          <w:b/>
          <w:bCs/>
          <w:rPrChange w:id="252" w:author="Konika Sharma" w:date="2024-10-23T10:28:00Z" w16du:dateUtc="2024-10-23T04:58:00Z">
            <w:rPr/>
          </w:rPrChange>
        </w:rPr>
        <w:pPrChange w:id="253" w:author="Konika Sharma" w:date="2024-10-23T10:28:00Z" w16du:dateUtc="2024-10-23T04:58:00Z">
          <w:pPr>
            <w:numPr>
              <w:numId w:val="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B4817">
        <w:rPr>
          <w:b/>
          <w:bCs/>
        </w:rPr>
        <w:t>Security and Compliance</w:t>
      </w:r>
    </w:p>
    <w:p w14:paraId="41BC06E9" w14:textId="270BE444" w:rsidR="003B4817" w:rsidRPr="003B4817" w:rsidRDefault="003B4817" w:rsidP="005634F8">
      <w:pPr>
        <w:pStyle w:val="NormalBPBHEB"/>
        <w:ind w:left="720"/>
        <w:pPrChange w:id="254" w:author="Konika Sharma" w:date="2024-10-23T10:29:00Z" w16du:dateUtc="2024-10-23T04:59:00Z">
          <w:pPr>
            <w:pBdr>
              <w:top w:val="nil"/>
              <w:left w:val="nil"/>
              <w:bottom w:val="nil"/>
              <w:right w:val="nil"/>
              <w:between w:val="nil"/>
            </w:pBdr>
            <w:shd w:val="clear" w:color="auto" w:fill="FFFFFF"/>
            <w:spacing w:after="100" w:line="276" w:lineRule="auto"/>
            <w:ind w:left="1080"/>
            <w:jc w:val="both"/>
          </w:pPr>
        </w:pPrChange>
      </w:pPr>
      <w:r w:rsidRPr="003B4817">
        <w:t>The service places a strong emphasis on security, with features such as encryption, multi-factor authentication, and integration with AWS Key Management Service (KMS). This ensures that sensitive data remains secure in transit and at rest</w:t>
      </w:r>
      <w:r w:rsidR="00710F8D">
        <w:fldChar w:fldCharType="begin"/>
      </w:r>
      <w:r w:rsidR="00710F8D">
        <w:instrText xml:space="preserve"> NOTEREF _Ref153206623 \f \h </w:instrText>
      </w:r>
      <w:r w:rsidR="005634F8">
        <w:instrText xml:space="preserve"> \* MERGEFORMAT </w:instrText>
      </w:r>
      <w:r w:rsidR="00710F8D">
        <w:fldChar w:fldCharType="separate"/>
      </w:r>
      <w:r w:rsidR="00710F8D" w:rsidRPr="005634F8">
        <w:rPr>
          <w:rPrChange w:id="255" w:author="Konika Sharma" w:date="2024-10-23T10:29:00Z" w16du:dateUtc="2024-10-23T04:59:00Z">
            <w:rPr>
              <w:rStyle w:val="FootnoteReference"/>
            </w:rPr>
          </w:rPrChange>
        </w:rPr>
        <w:t>4</w:t>
      </w:r>
      <w:r w:rsidR="00710F8D">
        <w:fldChar w:fldCharType="end"/>
      </w:r>
      <w:r w:rsidRPr="003B4817">
        <w:t>.</w:t>
      </w:r>
    </w:p>
    <w:p w14:paraId="6561F567" w14:textId="3F14FD82" w:rsidR="003B4817" w:rsidRPr="005634F8" w:rsidRDefault="003B4817" w:rsidP="005634F8">
      <w:pPr>
        <w:pStyle w:val="NormalBPBHEB"/>
        <w:numPr>
          <w:ilvl w:val="0"/>
          <w:numId w:val="24"/>
        </w:numPr>
        <w:rPr>
          <w:b/>
          <w:bCs/>
          <w:rPrChange w:id="256" w:author="Konika Sharma" w:date="2024-10-23T10:28:00Z" w16du:dateUtc="2024-10-23T04:58:00Z">
            <w:rPr/>
          </w:rPrChange>
        </w:rPr>
        <w:pPrChange w:id="257" w:author="Konika Sharma" w:date="2024-10-23T10:28:00Z" w16du:dateUtc="2024-10-23T04:58:00Z">
          <w:pPr>
            <w:numPr>
              <w:numId w:val="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B4817">
        <w:rPr>
          <w:b/>
          <w:bCs/>
        </w:rPr>
        <w:t>Cross-Device Accessibility</w:t>
      </w:r>
    </w:p>
    <w:p w14:paraId="7A106BAC" w14:textId="3F616D33" w:rsidR="003B4817" w:rsidRPr="003B4817" w:rsidRDefault="003B4817" w:rsidP="005634F8">
      <w:pPr>
        <w:pStyle w:val="NormalBPBHEB"/>
        <w:ind w:left="720"/>
        <w:pPrChange w:id="258" w:author="Konika Sharma" w:date="2024-10-23T10:29:00Z" w16du:dateUtc="2024-10-23T04:59:00Z">
          <w:pPr>
            <w:pBdr>
              <w:top w:val="nil"/>
              <w:left w:val="nil"/>
              <w:bottom w:val="nil"/>
              <w:right w:val="nil"/>
              <w:between w:val="nil"/>
            </w:pBdr>
            <w:shd w:val="clear" w:color="auto" w:fill="FFFFFF"/>
            <w:spacing w:after="100" w:line="276" w:lineRule="auto"/>
            <w:ind w:left="1080"/>
            <w:jc w:val="both"/>
          </w:pPr>
        </w:pPrChange>
      </w:pPr>
      <w:proofErr w:type="spellStart"/>
      <w:r w:rsidRPr="003B4817">
        <w:t>WorkSpaces</w:t>
      </w:r>
      <w:proofErr w:type="spellEnd"/>
      <w:r w:rsidRPr="003B4817">
        <w:t xml:space="preserve"> supports access from a variety of devices, including computers, tablets, and zero clients, providing users with a consistent desktop experience regardless of the device they use</w:t>
      </w:r>
      <w:r w:rsidR="00E34687">
        <w:fldChar w:fldCharType="begin"/>
      </w:r>
      <w:r w:rsidR="00E34687">
        <w:instrText xml:space="preserve"> NOTEREF _Ref153206623 \f \h </w:instrText>
      </w:r>
      <w:r w:rsidR="005634F8">
        <w:instrText xml:space="preserve"> \* MERGEFORMAT </w:instrText>
      </w:r>
      <w:r w:rsidR="00E34687">
        <w:fldChar w:fldCharType="separate"/>
      </w:r>
      <w:r w:rsidR="00E34687" w:rsidRPr="005634F8">
        <w:rPr>
          <w:rPrChange w:id="259" w:author="Konika Sharma" w:date="2024-10-23T10:29:00Z" w16du:dateUtc="2024-10-23T04:59:00Z">
            <w:rPr>
              <w:rStyle w:val="FootnoteReference"/>
            </w:rPr>
          </w:rPrChange>
        </w:rPr>
        <w:t>4</w:t>
      </w:r>
      <w:r w:rsidR="00E34687">
        <w:fldChar w:fldCharType="end"/>
      </w:r>
      <w:r w:rsidRPr="003B4817">
        <w:t>.</w:t>
      </w:r>
    </w:p>
    <w:p w14:paraId="62FF9DF8" w14:textId="48D31C9E" w:rsidR="003B4817" w:rsidRDefault="003B4817">
      <w:pPr>
        <w:pStyle w:val="Heading2BPBHEB"/>
        <w:rPr>
          <w:ins w:id="260" w:author="Konika Sharma" w:date="2024-10-23T10:30:00Z" w16du:dateUtc="2024-10-23T05:00:00Z"/>
        </w:rPr>
      </w:pPr>
      <w:r w:rsidRPr="003B4817">
        <w:t>Use Cases</w:t>
      </w:r>
    </w:p>
    <w:p w14:paraId="09A19C0A" w14:textId="77777777" w:rsidR="005634F8" w:rsidRPr="004D50E7" w:rsidRDefault="005634F8" w:rsidP="005634F8">
      <w:pPr>
        <w:pStyle w:val="NormalBPBHEB"/>
        <w:rPr>
          <w:ins w:id="261" w:author="Konika Sharma" w:date="2024-10-23T10:30:00Z" w16du:dateUtc="2024-10-23T05:00:00Z"/>
        </w:rPr>
      </w:pPr>
      <w:commentRangeStart w:id="262"/>
      <w:ins w:id="263" w:author="Konika Sharma" w:date="2024-10-23T10:30:00Z" w16du:dateUtc="2024-10-23T05:00:00Z">
        <w:r>
          <w:t>&lt;add lead in statement here&gt;</w:t>
        </w:r>
        <w:commentRangeEnd w:id="262"/>
        <w:r>
          <w:rPr>
            <w:rStyle w:val="CommentReference"/>
            <w:rFonts w:asciiTheme="minorHAnsi" w:eastAsiaTheme="minorHAnsi" w:hAnsiTheme="minorHAnsi" w:cstheme="minorBidi"/>
          </w:rPr>
          <w:commentReference w:id="262"/>
        </w:r>
      </w:ins>
    </w:p>
    <w:p w14:paraId="1491AF92" w14:textId="77777777" w:rsidR="005634F8" w:rsidRPr="003B4817" w:rsidRDefault="005634F8" w:rsidP="005634F8">
      <w:pPr>
        <w:pStyle w:val="NormalBPBHEB"/>
        <w:pPrChange w:id="264" w:author="Konika Sharma" w:date="2024-10-23T10:30:00Z" w16du:dateUtc="2024-10-23T05:00:00Z">
          <w:pPr>
            <w:keepNext/>
            <w:keepLines/>
            <w:spacing w:before="40" w:after="0"/>
            <w:outlineLvl w:val="1"/>
          </w:pPr>
        </w:pPrChange>
      </w:pPr>
    </w:p>
    <w:p w14:paraId="035C0FEF" w14:textId="7031CDA0" w:rsidR="003B4817" w:rsidRPr="005634F8" w:rsidRDefault="003B4817" w:rsidP="005634F8">
      <w:pPr>
        <w:pStyle w:val="NormalBPBHEB"/>
        <w:numPr>
          <w:ilvl w:val="0"/>
          <w:numId w:val="24"/>
        </w:numPr>
        <w:rPr>
          <w:b/>
          <w:bCs/>
          <w:rPrChange w:id="265" w:author="Konika Sharma" w:date="2024-10-23T10:28:00Z" w16du:dateUtc="2024-10-23T04:58:00Z">
            <w:rPr/>
          </w:rPrChange>
        </w:rPr>
        <w:pPrChange w:id="266" w:author="Konika Sharma" w:date="2024-10-23T10:28:00Z" w16du:dateUtc="2024-10-23T04:58:00Z">
          <w:pPr>
            <w:numPr>
              <w:numId w:val="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B4817">
        <w:rPr>
          <w:b/>
          <w:bCs/>
        </w:rPr>
        <w:t>Remote Work Environments</w:t>
      </w:r>
    </w:p>
    <w:p w14:paraId="7DDBF952" w14:textId="2E02FC88" w:rsidR="003B4817" w:rsidRPr="003B4817" w:rsidRDefault="003B4817" w:rsidP="005634F8">
      <w:pPr>
        <w:pStyle w:val="NormalBPBHEB"/>
        <w:ind w:left="720"/>
        <w:pPrChange w:id="267" w:author="Konika Sharma" w:date="2024-10-23T10:29:00Z" w16du:dateUtc="2024-10-23T04:59:00Z">
          <w:pPr>
            <w:pBdr>
              <w:top w:val="nil"/>
              <w:left w:val="nil"/>
              <w:bottom w:val="nil"/>
              <w:right w:val="nil"/>
              <w:between w:val="nil"/>
            </w:pBdr>
            <w:shd w:val="clear" w:color="auto" w:fill="FFFFFF"/>
            <w:spacing w:after="100" w:line="276" w:lineRule="auto"/>
            <w:ind w:left="1080"/>
            <w:jc w:val="both"/>
          </w:pPr>
        </w:pPrChange>
      </w:pPr>
      <w:proofErr w:type="spellStart"/>
      <w:r w:rsidRPr="003B4817">
        <w:t>WorkSpaces</w:t>
      </w:r>
      <w:proofErr w:type="spellEnd"/>
      <w:r w:rsidRPr="003B4817">
        <w:t xml:space="preserve"> is instrumental in enabling remote work by allowing users to access their desktops from any location, fostering collaboration and productivity outside the traditional office setting</w:t>
      </w:r>
      <w:r w:rsidR="009666D3" w:rsidRPr="005634F8">
        <w:rPr>
          <w:rPrChange w:id="268" w:author="Konika Sharma" w:date="2024-10-23T10:29:00Z" w16du:dateUtc="2024-10-23T04:59:00Z">
            <w:rPr>
              <w:rStyle w:val="FootnoteReference"/>
            </w:rPr>
          </w:rPrChange>
        </w:rPr>
        <w:footnoteReference w:id="5"/>
      </w:r>
      <w:r w:rsidRPr="003B4817">
        <w:t>.</w:t>
      </w:r>
    </w:p>
    <w:p w14:paraId="7AF8B326" w14:textId="41AA5894" w:rsidR="003B4817" w:rsidRPr="003B4817" w:rsidRDefault="003B4817" w:rsidP="005634F8">
      <w:pPr>
        <w:numPr>
          <w:ilvl w:val="0"/>
          <w:numId w:val="25"/>
        </w:numPr>
        <w:pBdr>
          <w:top w:val="nil"/>
          <w:left w:val="nil"/>
          <w:bottom w:val="nil"/>
          <w:right w:val="nil"/>
          <w:between w:val="nil"/>
        </w:pBdr>
        <w:shd w:val="clear" w:color="auto" w:fill="FFFFFF"/>
        <w:spacing w:after="100" w:line="276" w:lineRule="auto"/>
        <w:jc w:val="both"/>
        <w:pPrChange w:id="275" w:author="Konika Sharma" w:date="2024-10-23T10:29:00Z" w16du:dateUtc="2024-10-23T04:59:00Z">
          <w:pPr>
            <w:numPr>
              <w:numId w:val="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B4817">
        <w:rPr>
          <w:b/>
          <w:bCs/>
        </w:rPr>
        <w:t>B</w:t>
      </w:r>
      <w:r w:rsidRPr="005634F8">
        <w:rPr>
          <w:rFonts w:ascii="Palatino Linotype" w:eastAsia="Palatino Linotype" w:hAnsi="Palatino Linotype" w:cs="Palatino Linotype"/>
          <w:b/>
          <w:bCs/>
          <w:rPrChange w:id="276" w:author="Konika Sharma" w:date="2024-10-23T10:28:00Z" w16du:dateUtc="2024-10-23T04:58:00Z">
            <w:rPr>
              <w:b/>
              <w:bCs/>
            </w:rPr>
          </w:rPrChange>
        </w:rPr>
        <w:t>YOD (Bring Your Device) Policies</w:t>
      </w:r>
    </w:p>
    <w:p w14:paraId="31FDBC74" w14:textId="1691C1F1" w:rsidR="003B4817" w:rsidRPr="003B4817" w:rsidRDefault="003B4817" w:rsidP="005634F8">
      <w:pPr>
        <w:pStyle w:val="NormalBPBHEB"/>
        <w:ind w:left="720"/>
        <w:pPrChange w:id="277" w:author="Konika Sharma" w:date="2024-10-23T10:29:00Z" w16du:dateUtc="2024-10-23T04:59:00Z">
          <w:pPr>
            <w:pBdr>
              <w:top w:val="nil"/>
              <w:left w:val="nil"/>
              <w:bottom w:val="nil"/>
              <w:right w:val="nil"/>
              <w:between w:val="nil"/>
            </w:pBdr>
            <w:shd w:val="clear" w:color="auto" w:fill="FFFFFF"/>
            <w:spacing w:after="100" w:line="276" w:lineRule="auto"/>
            <w:ind w:left="1080"/>
            <w:jc w:val="both"/>
          </w:pPr>
        </w:pPrChange>
      </w:pPr>
      <w:r w:rsidRPr="003B4817">
        <w:t xml:space="preserve">Organizations can implement BYOD policies seamlessly, as </w:t>
      </w:r>
      <w:proofErr w:type="spellStart"/>
      <w:r w:rsidRPr="003B4817">
        <w:t>WorkSpaces</w:t>
      </w:r>
      <w:proofErr w:type="spellEnd"/>
      <w:r w:rsidRPr="003B4817">
        <w:t xml:space="preserve"> ensures a uniform and secure desktop experience regardless of the device used by the end-user</w:t>
      </w:r>
      <w:r w:rsidR="00462040" w:rsidRPr="005634F8">
        <w:rPr>
          <w:rPrChange w:id="278" w:author="Konika Sharma" w:date="2024-10-23T10:29:00Z" w16du:dateUtc="2024-10-23T04:59:00Z">
            <w:rPr>
              <w:rStyle w:val="FootnoteReference"/>
            </w:rPr>
          </w:rPrChange>
        </w:rPr>
        <w:footnoteReference w:id="6"/>
      </w:r>
      <w:r w:rsidRPr="003B4817">
        <w:t>.</w:t>
      </w:r>
    </w:p>
    <w:p w14:paraId="0B5B2A83" w14:textId="6383DD5B" w:rsidR="003B4817" w:rsidDel="005634F8" w:rsidRDefault="003B4817" w:rsidP="00844175">
      <w:pPr>
        <w:pStyle w:val="NormalBPBHEB"/>
        <w:rPr>
          <w:del w:id="283" w:author="Konika Sharma" w:date="2024-10-23T10:30:00Z" w16du:dateUtc="2024-10-23T05:00:00Z"/>
        </w:rPr>
      </w:pPr>
      <w:del w:id="284" w:author="Konika Sharma" w:date="2024-10-23T10:30:00Z" w16du:dateUtc="2024-10-23T05:00:00Z">
        <w:r w:rsidRPr="003B4817" w:rsidDel="005634F8">
          <w:delText>Conclusion</w:delText>
        </w:r>
      </w:del>
    </w:p>
    <w:p w14:paraId="654F1363" w14:textId="77777777" w:rsidR="005634F8" w:rsidRPr="003B4817" w:rsidRDefault="005634F8" w:rsidP="00844175">
      <w:pPr>
        <w:pStyle w:val="NormalBPBHEB"/>
        <w:rPr>
          <w:ins w:id="285" w:author="Konika Sharma" w:date="2024-10-23T10:30:00Z" w16du:dateUtc="2024-10-23T05:00:00Z"/>
        </w:rPr>
        <w:pPrChange w:id="286" w:author="Konika Sharma" w:date="2024-10-23T10:52:00Z" w16du:dateUtc="2024-10-23T05:22:00Z">
          <w:pPr>
            <w:keepNext/>
            <w:keepLines/>
            <w:spacing w:before="40" w:after="0"/>
            <w:outlineLvl w:val="1"/>
          </w:pPr>
        </w:pPrChange>
      </w:pPr>
    </w:p>
    <w:p w14:paraId="437A90EC" w14:textId="77777777" w:rsidR="003B4817" w:rsidRDefault="003B4817">
      <w:pPr>
        <w:pStyle w:val="NormalBPBHEB"/>
        <w:pPrChange w:id="287" w:author="Konika Sharma" w:date="2024-10-22T13:28:00Z" w16du:dateUtc="2024-10-22T07:58:00Z">
          <w:pPr>
            <w:pBdr>
              <w:top w:val="nil"/>
              <w:left w:val="nil"/>
              <w:bottom w:val="nil"/>
              <w:right w:val="nil"/>
              <w:between w:val="nil"/>
            </w:pBdr>
            <w:shd w:val="clear" w:color="auto" w:fill="FFFFFF"/>
            <w:spacing w:after="100" w:line="276" w:lineRule="auto"/>
            <w:jc w:val="both"/>
          </w:pPr>
        </w:pPrChange>
      </w:pPr>
      <w:r w:rsidRPr="003B4817">
        <w:t xml:space="preserve">Amazon </w:t>
      </w:r>
      <w:proofErr w:type="spellStart"/>
      <w:r w:rsidRPr="003B4817">
        <w:t>WorkSpaces</w:t>
      </w:r>
      <w:proofErr w:type="spellEnd"/>
      <w:r w:rsidRPr="003B4817">
        <w:t xml:space="preserve"> Family emerges as a transformative solution in the realm of End User Computing, offering a flexible, customizable, and secure approach to virtual desktop provisioning. As organizations continue to embrace cloud technologies for enhancing workforce mobility and productivity, </w:t>
      </w:r>
      <w:proofErr w:type="spellStart"/>
      <w:r w:rsidRPr="003B4817">
        <w:t>WorkSpaces</w:t>
      </w:r>
      <w:proofErr w:type="spellEnd"/>
      <w:r w:rsidRPr="003B4817">
        <w:t xml:space="preserve"> stands as a testament to the pivotal role that cloud-based EUC solutions play in the modern workplace.</w:t>
      </w:r>
    </w:p>
    <w:p w14:paraId="357A863B" w14:textId="77777777" w:rsidR="005634F8" w:rsidRPr="004D50E7" w:rsidRDefault="005634F8" w:rsidP="005634F8">
      <w:pPr>
        <w:pStyle w:val="NormalBPBHEB"/>
        <w:rPr>
          <w:ins w:id="288" w:author="Konika Sharma" w:date="2024-10-23T10:30:00Z" w16du:dateUtc="2024-10-23T05:00:00Z"/>
        </w:rPr>
      </w:pPr>
      <w:commentRangeStart w:id="289"/>
      <w:ins w:id="290" w:author="Konika Sharma" w:date="2024-10-23T10:30:00Z" w16du:dateUtc="2024-10-23T05:00:00Z">
        <w:r>
          <w:t>&lt;add lead in statement here&gt;</w:t>
        </w:r>
        <w:commentRangeEnd w:id="289"/>
        <w:r>
          <w:rPr>
            <w:rStyle w:val="CommentReference"/>
            <w:rFonts w:asciiTheme="minorHAnsi" w:eastAsiaTheme="minorHAnsi" w:hAnsiTheme="minorHAnsi" w:cstheme="minorBidi"/>
          </w:rPr>
          <w:commentReference w:id="289"/>
        </w:r>
      </w:ins>
    </w:p>
    <w:p w14:paraId="30171C6B" w14:textId="77777777" w:rsidR="009B342E" w:rsidRDefault="009B342E">
      <w:pPr>
        <w:pStyle w:val="NormalBPBHEB"/>
        <w:pPrChange w:id="291" w:author="Konika Sharma" w:date="2024-10-22T13:28:00Z" w16du:dateUtc="2024-10-22T07:58:00Z">
          <w:pPr>
            <w:pBdr>
              <w:top w:val="nil"/>
              <w:left w:val="nil"/>
              <w:bottom w:val="nil"/>
              <w:right w:val="nil"/>
              <w:between w:val="nil"/>
            </w:pBdr>
            <w:shd w:val="clear" w:color="auto" w:fill="FFFFFF"/>
            <w:spacing w:after="100" w:line="276" w:lineRule="auto"/>
            <w:jc w:val="both"/>
          </w:pPr>
        </w:pPrChange>
      </w:pPr>
    </w:p>
    <w:p w14:paraId="047E0652" w14:textId="77777777" w:rsidR="00C46C6A" w:rsidRDefault="009B342E" w:rsidP="00C46C6A">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359675B3" wp14:editId="4751DBFE">
            <wp:extent cx="5652441" cy="2828925"/>
            <wp:effectExtent l="0" t="0" r="5715" b="0"/>
            <wp:docPr id="796069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0446" cy="2832932"/>
                    </a:xfrm>
                    <a:prstGeom prst="rect">
                      <a:avLst/>
                    </a:prstGeom>
                    <a:noFill/>
                  </pic:spPr>
                </pic:pic>
              </a:graphicData>
            </a:graphic>
          </wp:inline>
        </w:drawing>
      </w:r>
    </w:p>
    <w:p w14:paraId="73D52FDB" w14:textId="3266C638" w:rsidR="009B342E" w:rsidRDefault="00C46C6A" w:rsidP="00844175">
      <w:pPr>
        <w:pStyle w:val="FigureCaptionBPBHEB"/>
        <w:pPrChange w:id="292" w:author="Konika Sharma" w:date="2024-10-23T10:53:00Z" w16du:dateUtc="2024-10-23T05:23:00Z">
          <w:pPr>
            <w:pStyle w:val="Caption"/>
            <w:jc w:val="center"/>
          </w:pPr>
        </w:pPrChange>
      </w:pPr>
      <w:r w:rsidRPr="00844175">
        <w:rPr>
          <w:b/>
          <w:bCs w:val="0"/>
          <w:rPrChange w:id="293" w:author="Konika Sharma" w:date="2024-10-23T10:53:00Z" w16du:dateUtc="2024-10-23T05:23:00Z">
            <w:rPr/>
          </w:rPrChange>
        </w:rPr>
        <w:t xml:space="preserve">Figure </w:t>
      </w:r>
      <w:ins w:id="294" w:author="Konika Sharma" w:date="2024-10-23T10:53:00Z" w16du:dateUtc="2024-10-23T05:23:00Z">
        <w:r w:rsidR="00844175" w:rsidRPr="00844175">
          <w:rPr>
            <w:b/>
            <w:bCs w:val="0"/>
            <w:rPrChange w:id="295" w:author="Konika Sharma" w:date="2024-10-23T10:53:00Z" w16du:dateUtc="2024-10-23T05:23:00Z">
              <w:rPr/>
            </w:rPrChange>
          </w:rPr>
          <w:t>9.</w:t>
        </w:r>
      </w:ins>
      <w:r w:rsidRPr="00844175">
        <w:rPr>
          <w:b/>
          <w:bCs w:val="0"/>
          <w:rPrChange w:id="296" w:author="Konika Sharma" w:date="2024-10-23T10:53:00Z" w16du:dateUtc="2024-10-23T05:23:00Z">
            <w:rPr/>
          </w:rPrChange>
        </w:rPr>
        <w:fldChar w:fldCharType="begin"/>
      </w:r>
      <w:r w:rsidRPr="00844175">
        <w:rPr>
          <w:b/>
          <w:bCs w:val="0"/>
          <w:rPrChange w:id="297" w:author="Konika Sharma" w:date="2024-10-23T10:53:00Z" w16du:dateUtc="2024-10-23T05:23:00Z">
            <w:rPr/>
          </w:rPrChange>
        </w:rPr>
        <w:instrText xml:space="preserve"> SEQ Figure \* ARABIC </w:instrText>
      </w:r>
      <w:r w:rsidRPr="00844175">
        <w:rPr>
          <w:b/>
          <w:bCs w:val="0"/>
          <w:rPrChange w:id="298" w:author="Konika Sharma" w:date="2024-10-23T10:53:00Z" w16du:dateUtc="2024-10-23T05:23:00Z">
            <w:rPr/>
          </w:rPrChange>
        </w:rPr>
        <w:fldChar w:fldCharType="separate"/>
      </w:r>
      <w:r w:rsidR="006360AB" w:rsidRPr="00844175">
        <w:rPr>
          <w:b/>
          <w:bCs w:val="0"/>
          <w:noProof/>
          <w:rPrChange w:id="299" w:author="Konika Sharma" w:date="2024-10-23T10:53:00Z" w16du:dateUtc="2024-10-23T05:23:00Z">
            <w:rPr>
              <w:noProof/>
            </w:rPr>
          </w:rPrChange>
        </w:rPr>
        <w:t>3</w:t>
      </w:r>
      <w:r w:rsidRPr="00844175">
        <w:rPr>
          <w:b/>
          <w:bCs w:val="0"/>
          <w:rPrChange w:id="300" w:author="Konika Sharma" w:date="2024-10-23T10:53:00Z" w16du:dateUtc="2024-10-23T05:23:00Z">
            <w:rPr/>
          </w:rPrChange>
        </w:rPr>
        <w:fldChar w:fldCharType="end"/>
      </w:r>
      <w:ins w:id="301" w:author="Konika Sharma" w:date="2024-10-23T10:53:00Z" w16du:dateUtc="2024-10-23T05:23:00Z">
        <w:r w:rsidR="00844175" w:rsidRPr="00844175">
          <w:rPr>
            <w:b/>
            <w:bCs w:val="0"/>
            <w:rPrChange w:id="302" w:author="Konika Sharma" w:date="2024-10-23T10:53:00Z" w16du:dateUtc="2024-10-23T05:23:00Z">
              <w:rPr/>
            </w:rPrChange>
          </w:rPr>
          <w:t>:</w:t>
        </w:r>
      </w:ins>
      <w:del w:id="303" w:author="Konika Sharma" w:date="2024-10-23T10:53:00Z" w16du:dateUtc="2024-10-23T05:23:00Z">
        <w:r w:rsidRPr="00844175" w:rsidDel="00844175">
          <w:rPr>
            <w:b/>
            <w:bCs w:val="0"/>
            <w:rPrChange w:id="304" w:author="Konika Sharma" w:date="2024-10-23T10:53:00Z" w16du:dateUtc="2024-10-23T05:23:00Z">
              <w:rPr/>
            </w:rPrChange>
          </w:rPr>
          <w:delText xml:space="preserve"> </w:delText>
        </w:r>
      </w:del>
      <w:r>
        <w:t xml:space="preserve"> </w:t>
      </w:r>
      <w:r w:rsidRPr="00514512">
        <w:t xml:space="preserve">Amazon </w:t>
      </w:r>
      <w:proofErr w:type="spellStart"/>
      <w:r w:rsidRPr="00514512">
        <w:t>WorkSpaces</w:t>
      </w:r>
      <w:proofErr w:type="spellEnd"/>
      <w:r w:rsidRPr="00514512">
        <w:t xml:space="preserve"> automation solution architecture</w:t>
      </w:r>
      <w:r>
        <w:t xml:space="preserve"> (AWS Blog).</w:t>
      </w:r>
    </w:p>
    <w:p w14:paraId="1BD3248B" w14:textId="7C576F8C" w:rsidR="00632A21" w:rsidRDefault="00632A21" w:rsidP="00844175">
      <w:pPr>
        <w:pStyle w:val="NormalBPBHEB"/>
        <w:pPrChange w:id="305" w:author="Konika Sharma" w:date="2024-10-23T10:53:00Z" w16du:dateUtc="2024-10-23T05:23:00Z">
          <w:pPr>
            <w:pBdr>
              <w:top w:val="nil"/>
              <w:left w:val="nil"/>
              <w:bottom w:val="nil"/>
              <w:right w:val="nil"/>
              <w:between w:val="nil"/>
            </w:pBdr>
            <w:shd w:val="clear" w:color="auto" w:fill="FFFFFF"/>
            <w:spacing w:after="100" w:line="276" w:lineRule="auto"/>
            <w:jc w:val="both"/>
          </w:pPr>
        </w:pPrChange>
      </w:pPr>
    </w:p>
    <w:p w14:paraId="415F4299" w14:textId="5C737F59" w:rsidR="00632A21" w:rsidDel="00A716EF" w:rsidRDefault="00632A21">
      <w:pPr>
        <w:rPr>
          <w:del w:id="306" w:author="Konika Sharma" w:date="2024-10-22T13:28:00Z" w16du:dateUtc="2024-10-22T07:58:00Z"/>
        </w:rPr>
      </w:pPr>
      <w:del w:id="307" w:author="Konika Sharma" w:date="2024-10-22T13:28:00Z" w16du:dateUtc="2024-10-22T07:58:00Z">
        <w:r w:rsidDel="00A716EF">
          <w:lastRenderedPageBreak/>
          <w:br w:type="page"/>
        </w:r>
      </w:del>
    </w:p>
    <w:p w14:paraId="42BAA11B" w14:textId="5D0E5D53" w:rsidR="00632A21" w:rsidRDefault="00632A21" w:rsidP="005634F8">
      <w:pPr>
        <w:pStyle w:val="Heading1BPBHEB"/>
        <w:pPrChange w:id="308" w:author="Konika Sharma" w:date="2024-10-23T10:31:00Z" w16du:dateUtc="2024-10-23T05:01:00Z">
          <w:pPr>
            <w:pStyle w:val="Title"/>
          </w:pPr>
        </w:pPrChange>
      </w:pPr>
      <w:del w:id="309" w:author="Konika Sharma" w:date="2024-10-23T10:31:00Z" w16du:dateUtc="2024-10-23T05:01:00Z">
        <w:r w:rsidDel="005634F8">
          <w:delText xml:space="preserve">Chapter 8, Part 2: </w:delText>
        </w:r>
      </w:del>
      <w:r w:rsidR="00592D44">
        <w:t>Front</w:t>
      </w:r>
      <w:r w:rsidR="00D67677">
        <w:t xml:space="preserve">-end </w:t>
      </w:r>
      <w:del w:id="310" w:author="Konika Sharma" w:date="2024-10-23T10:31:00Z" w16du:dateUtc="2024-10-23T05:01:00Z">
        <w:r w:rsidR="00D67677" w:rsidDel="005634F8">
          <w:delText xml:space="preserve">&amp; </w:delText>
        </w:r>
      </w:del>
      <w:ins w:id="311" w:author="Konika Sharma" w:date="2024-10-23T10:31:00Z" w16du:dateUtc="2024-10-23T05:01:00Z">
        <w:r w:rsidR="005634F8">
          <w:t>and</w:t>
        </w:r>
        <w:r w:rsidR="005634F8">
          <w:t xml:space="preserve"> </w:t>
        </w:r>
      </w:ins>
      <w:r w:rsidR="00D67677">
        <w:t>Mobile</w:t>
      </w:r>
    </w:p>
    <w:p w14:paraId="5811E49C" w14:textId="77777777" w:rsidR="005634F8" w:rsidRPr="004D50E7" w:rsidRDefault="005634F8" w:rsidP="005634F8">
      <w:pPr>
        <w:pStyle w:val="NormalBPBHEB"/>
        <w:rPr>
          <w:ins w:id="312" w:author="Konika Sharma" w:date="2024-10-23T10:31:00Z" w16du:dateUtc="2024-10-23T05:01:00Z"/>
        </w:rPr>
      </w:pPr>
      <w:commentRangeStart w:id="313"/>
      <w:ins w:id="314" w:author="Konika Sharma" w:date="2024-10-23T10:31:00Z" w16du:dateUtc="2024-10-23T05:01:00Z">
        <w:r>
          <w:t>&lt;add lead in statement here&gt;</w:t>
        </w:r>
        <w:commentRangeEnd w:id="313"/>
        <w:r>
          <w:rPr>
            <w:rStyle w:val="CommentReference"/>
            <w:rFonts w:asciiTheme="minorHAnsi" w:eastAsiaTheme="minorHAnsi" w:hAnsiTheme="minorHAnsi" w:cstheme="minorBidi"/>
          </w:rPr>
          <w:commentReference w:id="313"/>
        </w:r>
      </w:ins>
    </w:p>
    <w:p w14:paraId="4E876F39" w14:textId="77777777" w:rsidR="00FF7E3F" w:rsidRDefault="00FF7E3F" w:rsidP="005634F8">
      <w:pPr>
        <w:pStyle w:val="NormalBPBHEB"/>
        <w:pPrChange w:id="315" w:author="Konika Sharma" w:date="2024-10-23T10:31:00Z" w16du:dateUtc="2024-10-23T05:01:00Z">
          <w:pPr>
            <w:jc w:val="center"/>
          </w:pPr>
        </w:pPrChange>
      </w:pPr>
    </w:p>
    <w:p w14:paraId="4875239D" w14:textId="77777777" w:rsidR="00FF7E3F" w:rsidRDefault="008D5767" w:rsidP="00FF7E3F">
      <w:pPr>
        <w:keepNext/>
        <w:jc w:val="center"/>
      </w:pPr>
      <w:r>
        <w:rPr>
          <w:noProof/>
        </w:rPr>
        <w:drawing>
          <wp:inline distT="0" distB="0" distL="0" distR="0" wp14:anchorId="1F30DCAA" wp14:editId="53DDA03C">
            <wp:extent cx="5765070" cy="3800475"/>
            <wp:effectExtent l="0" t="0" r="7620" b="0"/>
            <wp:docPr id="632306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0527" cy="3810665"/>
                    </a:xfrm>
                    <a:prstGeom prst="rect">
                      <a:avLst/>
                    </a:prstGeom>
                    <a:noFill/>
                  </pic:spPr>
                </pic:pic>
              </a:graphicData>
            </a:graphic>
          </wp:inline>
        </w:drawing>
      </w:r>
    </w:p>
    <w:p w14:paraId="6774D52E" w14:textId="0C8B8390" w:rsidR="00F35945" w:rsidRPr="00F35945" w:rsidRDefault="00FF7E3F" w:rsidP="00844175">
      <w:pPr>
        <w:pStyle w:val="FigureCaptionBPBHEB"/>
        <w:pPrChange w:id="316" w:author="Konika Sharma" w:date="2024-10-23T10:54:00Z" w16du:dateUtc="2024-10-23T05:24:00Z">
          <w:pPr>
            <w:pStyle w:val="Caption"/>
            <w:jc w:val="center"/>
          </w:pPr>
        </w:pPrChange>
      </w:pPr>
      <w:r w:rsidRPr="00844175">
        <w:rPr>
          <w:b/>
          <w:bCs w:val="0"/>
          <w:rPrChange w:id="317" w:author="Konika Sharma" w:date="2024-10-23T10:54:00Z" w16du:dateUtc="2024-10-23T05:24:00Z">
            <w:rPr/>
          </w:rPrChange>
        </w:rPr>
        <w:t xml:space="preserve">Figure </w:t>
      </w:r>
      <w:ins w:id="318" w:author="Konika Sharma" w:date="2024-10-23T10:54:00Z" w16du:dateUtc="2024-10-23T05:24:00Z">
        <w:r w:rsidR="00844175" w:rsidRPr="00844175">
          <w:rPr>
            <w:b/>
            <w:bCs w:val="0"/>
            <w:rPrChange w:id="319" w:author="Konika Sharma" w:date="2024-10-23T10:54:00Z" w16du:dateUtc="2024-10-23T05:24:00Z">
              <w:rPr/>
            </w:rPrChange>
          </w:rPr>
          <w:t>9.</w:t>
        </w:r>
      </w:ins>
      <w:r w:rsidRPr="00844175">
        <w:rPr>
          <w:b/>
          <w:bCs w:val="0"/>
          <w:rPrChange w:id="320" w:author="Konika Sharma" w:date="2024-10-23T10:54:00Z" w16du:dateUtc="2024-10-23T05:24:00Z">
            <w:rPr/>
          </w:rPrChange>
        </w:rPr>
        <w:fldChar w:fldCharType="begin"/>
      </w:r>
      <w:r w:rsidRPr="00844175">
        <w:rPr>
          <w:b/>
          <w:bCs w:val="0"/>
          <w:rPrChange w:id="321" w:author="Konika Sharma" w:date="2024-10-23T10:54:00Z" w16du:dateUtc="2024-10-23T05:24:00Z">
            <w:rPr/>
          </w:rPrChange>
        </w:rPr>
        <w:instrText xml:space="preserve"> SEQ Figure \* ARABIC </w:instrText>
      </w:r>
      <w:r w:rsidRPr="00844175">
        <w:rPr>
          <w:b/>
          <w:bCs w:val="0"/>
          <w:rPrChange w:id="322" w:author="Konika Sharma" w:date="2024-10-23T10:54:00Z" w16du:dateUtc="2024-10-23T05:24:00Z">
            <w:rPr/>
          </w:rPrChange>
        </w:rPr>
        <w:fldChar w:fldCharType="separate"/>
      </w:r>
      <w:r w:rsidR="006360AB" w:rsidRPr="00844175">
        <w:rPr>
          <w:b/>
          <w:bCs w:val="0"/>
          <w:noProof/>
          <w:rPrChange w:id="323" w:author="Konika Sharma" w:date="2024-10-23T10:54:00Z" w16du:dateUtc="2024-10-23T05:24:00Z">
            <w:rPr>
              <w:noProof/>
            </w:rPr>
          </w:rPrChange>
        </w:rPr>
        <w:t>4</w:t>
      </w:r>
      <w:r w:rsidRPr="00844175">
        <w:rPr>
          <w:b/>
          <w:bCs w:val="0"/>
          <w:rPrChange w:id="324" w:author="Konika Sharma" w:date="2024-10-23T10:54:00Z" w16du:dateUtc="2024-10-23T05:24:00Z">
            <w:rPr/>
          </w:rPrChange>
        </w:rPr>
        <w:fldChar w:fldCharType="end"/>
      </w:r>
      <w:ins w:id="325" w:author="Konika Sharma" w:date="2024-10-23T10:53:00Z" w16du:dateUtc="2024-10-23T05:23:00Z">
        <w:r w:rsidR="00844175" w:rsidRPr="00844175">
          <w:rPr>
            <w:b/>
            <w:bCs w:val="0"/>
            <w:rPrChange w:id="326" w:author="Konika Sharma" w:date="2024-10-23T10:54:00Z" w16du:dateUtc="2024-10-23T05:24:00Z">
              <w:rPr/>
            </w:rPrChange>
          </w:rPr>
          <w:t>:</w:t>
        </w:r>
      </w:ins>
      <w:del w:id="327" w:author="Konika Sharma" w:date="2024-10-23T10:53:00Z" w16du:dateUtc="2024-10-23T05:23:00Z">
        <w:r w:rsidRPr="00844175" w:rsidDel="00844175">
          <w:rPr>
            <w:b/>
            <w:bCs w:val="0"/>
            <w:rPrChange w:id="328" w:author="Konika Sharma" w:date="2024-10-23T10:54:00Z" w16du:dateUtc="2024-10-23T05:24:00Z">
              <w:rPr/>
            </w:rPrChange>
          </w:rPr>
          <w:delText xml:space="preserve">  </w:delText>
        </w:r>
      </w:del>
      <w:r>
        <w:t xml:space="preserve"> ASW Front End interactions with the Back End of an application (AWS Compare Documentation).</w:t>
      </w:r>
    </w:p>
    <w:p w14:paraId="78B90C3D" w14:textId="79896116" w:rsidR="003B4817" w:rsidRPr="003B4817" w:rsidRDefault="003B4817">
      <w:pPr>
        <w:pStyle w:val="Heading1BPBHEB"/>
        <w:pPrChange w:id="329" w:author="Konika Sharma" w:date="2024-10-22T12:14:00Z" w16du:dateUtc="2024-10-22T06:44:00Z">
          <w:pPr>
            <w:keepNext/>
            <w:keepLines/>
            <w:spacing w:before="400" w:after="0" w:line="276" w:lineRule="auto"/>
            <w:outlineLvl w:val="0"/>
          </w:pPr>
        </w:pPrChange>
      </w:pPr>
      <w:r w:rsidRPr="003B4817">
        <w:t>Amazon API Gateway</w:t>
      </w:r>
    </w:p>
    <w:p w14:paraId="13C182D9" w14:textId="1F0EA9BB" w:rsidR="003B4817" w:rsidRPr="003B4817" w:rsidRDefault="003B4817">
      <w:pPr>
        <w:pStyle w:val="NormalBPBHEB"/>
        <w:pPrChange w:id="330" w:author="Konika Sharma" w:date="2024-10-22T13:28:00Z" w16du:dateUtc="2024-10-22T07:58:00Z">
          <w:pPr>
            <w:pBdr>
              <w:top w:val="nil"/>
              <w:left w:val="nil"/>
              <w:bottom w:val="nil"/>
              <w:right w:val="nil"/>
              <w:between w:val="nil"/>
            </w:pBdr>
            <w:shd w:val="clear" w:color="auto" w:fill="FFFFFF"/>
            <w:spacing w:after="100" w:line="276" w:lineRule="auto"/>
            <w:jc w:val="both"/>
          </w:pPr>
        </w:pPrChange>
      </w:pPr>
      <w:r w:rsidRPr="003B4817">
        <w:t xml:space="preserve">In the dynamic landscape of web and mobile development, efficient </w:t>
      </w:r>
      <w:r w:rsidR="00733217" w:rsidRPr="003B4817">
        <w:t>management,</w:t>
      </w:r>
      <w:r w:rsidRPr="003B4817">
        <w:t xml:space="preserve"> and deployment of </w:t>
      </w:r>
      <w:ins w:id="331" w:author="Konika Sharma" w:date="2024-10-23T10:31:00Z" w16du:dateUtc="2024-10-23T05:01:00Z">
        <w:r w:rsidR="005634F8" w:rsidRPr="00E0122F">
          <w:rPr>
            <w:b/>
            <w:bCs/>
          </w:rPr>
          <w:t>Application Programming Interfaces</w:t>
        </w:r>
        <w:r w:rsidR="005634F8" w:rsidRPr="005634F8">
          <w:rPr>
            <w:b/>
            <w:bCs/>
          </w:rPr>
          <w:t xml:space="preserve"> </w:t>
        </w:r>
      </w:ins>
      <w:del w:id="332" w:author="Konika Sharma" w:date="2024-10-23T10:31:00Z" w16du:dateUtc="2024-10-23T05:01:00Z">
        <w:r w:rsidRPr="005634F8" w:rsidDel="005634F8">
          <w:rPr>
            <w:b/>
            <w:bCs/>
            <w:rPrChange w:id="333" w:author="Konika Sharma" w:date="2024-10-23T10:31:00Z" w16du:dateUtc="2024-10-23T05:01:00Z">
              <w:rPr/>
            </w:rPrChange>
          </w:rPr>
          <w:delText>APIs</w:delText>
        </w:r>
        <w:r w:rsidRPr="003B4817" w:rsidDel="005634F8">
          <w:delText xml:space="preserve"> </w:delText>
        </w:r>
      </w:del>
      <w:r w:rsidRPr="003B4817">
        <w:t>(</w:t>
      </w:r>
      <w:ins w:id="334" w:author="Konika Sharma" w:date="2024-10-23T10:31:00Z" w16du:dateUtc="2024-10-23T05:01:00Z">
        <w:r w:rsidR="005634F8" w:rsidRPr="00E0122F">
          <w:rPr>
            <w:b/>
            <w:bCs/>
          </w:rPr>
          <w:t>APIs</w:t>
        </w:r>
      </w:ins>
      <w:del w:id="335" w:author="Konika Sharma" w:date="2024-10-23T10:31:00Z" w16du:dateUtc="2024-10-23T05:01:00Z">
        <w:r w:rsidRPr="005634F8" w:rsidDel="005634F8">
          <w:rPr>
            <w:b/>
            <w:bCs/>
            <w:rPrChange w:id="336" w:author="Konika Sharma" w:date="2024-10-23T10:31:00Z" w16du:dateUtc="2024-10-23T05:01:00Z">
              <w:rPr/>
            </w:rPrChange>
          </w:rPr>
          <w:delText>Application Programming Interfaces</w:delText>
        </w:r>
      </w:del>
      <w:r w:rsidRPr="003B4817">
        <w:t>) play a crucial role. Amazon API Gateway, a fully managed service, takes center stage in this context, providing developers with tools to create, publish, and secure APIs. This section explores the intricacies of Amazon API Gateway, its features, and its significance in modern application development.</w:t>
      </w:r>
    </w:p>
    <w:p w14:paraId="01C570D0" w14:textId="45C3B669" w:rsidR="003B4817" w:rsidRPr="003B4817" w:rsidRDefault="003B4817">
      <w:pPr>
        <w:pStyle w:val="Heading2BPBHEB"/>
        <w:pPrChange w:id="337" w:author="Konika Sharma" w:date="2024-10-22T12:14:00Z" w16du:dateUtc="2024-10-22T06:44:00Z">
          <w:pPr>
            <w:keepNext/>
            <w:keepLines/>
            <w:spacing w:before="40" w:after="0"/>
            <w:outlineLvl w:val="1"/>
          </w:pPr>
        </w:pPrChange>
      </w:pPr>
      <w:r w:rsidRPr="003B4817">
        <w:t>Amazon API Gateway Overview</w:t>
      </w:r>
    </w:p>
    <w:p w14:paraId="0E8594F6" w14:textId="1D02D982" w:rsidR="003B4817" w:rsidRPr="003B4817" w:rsidRDefault="003B4817">
      <w:pPr>
        <w:pStyle w:val="NormalBPBHEB"/>
        <w:pPrChange w:id="338" w:author="Konika Sharma" w:date="2024-10-22T13:28:00Z" w16du:dateUtc="2024-10-22T07:58:00Z">
          <w:pPr>
            <w:pBdr>
              <w:top w:val="nil"/>
              <w:left w:val="nil"/>
              <w:bottom w:val="nil"/>
              <w:right w:val="nil"/>
              <w:between w:val="nil"/>
            </w:pBdr>
            <w:shd w:val="clear" w:color="auto" w:fill="FFFFFF"/>
            <w:spacing w:after="100" w:line="276" w:lineRule="auto"/>
            <w:jc w:val="both"/>
          </w:pPr>
        </w:pPrChange>
      </w:pPr>
      <w:r w:rsidRPr="003B4817">
        <w:t>Amazon API Gateway is a scalable and fully managed service that simplifies the creation, deployment, and management of APIs. Whether catering to web applications, mobile applications, or backend services, API Gateway acts as a gateway that allows seamless communication between diverse applications and services</w:t>
      </w:r>
      <w:bookmarkStart w:id="339" w:name="_Ref153362112"/>
      <w:r w:rsidR="00F7040F">
        <w:rPr>
          <w:rStyle w:val="FootnoteReference"/>
        </w:rPr>
        <w:footnoteReference w:id="7"/>
      </w:r>
      <w:bookmarkEnd w:id="339"/>
      <w:r w:rsidRPr="003B4817">
        <w:t>.</w:t>
      </w:r>
    </w:p>
    <w:p w14:paraId="35B05A17" w14:textId="605A0BF3" w:rsidR="003B4817" w:rsidRDefault="003B4817">
      <w:pPr>
        <w:pStyle w:val="Heading2BPBHEB"/>
        <w:rPr>
          <w:ins w:id="345" w:author="Konika Sharma" w:date="2024-10-23T10:34:00Z" w16du:dateUtc="2024-10-23T05:04:00Z"/>
        </w:rPr>
      </w:pPr>
      <w:r w:rsidRPr="003B4817">
        <w:lastRenderedPageBreak/>
        <w:t>Key Features and Capabilities</w:t>
      </w:r>
    </w:p>
    <w:p w14:paraId="10E63A1B" w14:textId="77777777" w:rsidR="005634F8" w:rsidRPr="004D50E7" w:rsidRDefault="005634F8" w:rsidP="005634F8">
      <w:pPr>
        <w:pStyle w:val="NormalBPBHEB"/>
        <w:rPr>
          <w:ins w:id="346" w:author="Konika Sharma" w:date="2024-10-23T10:34:00Z" w16du:dateUtc="2024-10-23T05:04:00Z"/>
        </w:rPr>
      </w:pPr>
      <w:commentRangeStart w:id="347"/>
      <w:ins w:id="348" w:author="Konika Sharma" w:date="2024-10-23T10:34:00Z" w16du:dateUtc="2024-10-23T05:04:00Z">
        <w:r>
          <w:t>&lt;add lead in statement here&gt;</w:t>
        </w:r>
        <w:commentRangeEnd w:id="347"/>
        <w:r>
          <w:rPr>
            <w:rStyle w:val="CommentReference"/>
            <w:rFonts w:asciiTheme="minorHAnsi" w:eastAsiaTheme="minorHAnsi" w:hAnsiTheme="minorHAnsi" w:cstheme="minorBidi"/>
          </w:rPr>
          <w:commentReference w:id="347"/>
        </w:r>
      </w:ins>
    </w:p>
    <w:p w14:paraId="080664A9" w14:textId="77777777" w:rsidR="005634F8" w:rsidRPr="003B4817" w:rsidRDefault="005634F8" w:rsidP="005634F8">
      <w:pPr>
        <w:pStyle w:val="NormalBPBHEB"/>
        <w:pPrChange w:id="349" w:author="Konika Sharma" w:date="2024-10-23T10:34:00Z" w16du:dateUtc="2024-10-23T05:04:00Z">
          <w:pPr>
            <w:keepNext/>
            <w:keepLines/>
            <w:spacing w:before="40" w:after="0"/>
            <w:outlineLvl w:val="1"/>
          </w:pPr>
        </w:pPrChange>
      </w:pPr>
    </w:p>
    <w:p w14:paraId="497D0217" w14:textId="14BB4AD0" w:rsidR="003B4817" w:rsidRPr="005634F8" w:rsidRDefault="003B4817" w:rsidP="005634F8">
      <w:pPr>
        <w:pStyle w:val="NormalBPBHEB"/>
        <w:numPr>
          <w:ilvl w:val="0"/>
          <w:numId w:val="24"/>
        </w:numPr>
        <w:rPr>
          <w:b/>
          <w:bCs/>
          <w:rPrChange w:id="350" w:author="Konika Sharma" w:date="2024-10-23T10:30:00Z" w16du:dateUtc="2024-10-23T05:00:00Z">
            <w:rPr/>
          </w:rPrChange>
        </w:rPr>
        <w:pPrChange w:id="351" w:author="Konika Sharma" w:date="2024-10-23T10:30:00Z" w16du:dateUtc="2024-10-23T05:00:00Z">
          <w:pPr>
            <w:numPr>
              <w:numId w:val="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B4817">
        <w:rPr>
          <w:b/>
          <w:bCs/>
        </w:rPr>
        <w:t>API Creation and Deployment</w:t>
      </w:r>
    </w:p>
    <w:p w14:paraId="5BC60F1C" w14:textId="3D487514" w:rsidR="003B4817" w:rsidRPr="003B4817" w:rsidRDefault="003B4817" w:rsidP="005634F8">
      <w:pPr>
        <w:pStyle w:val="NormalBPBHEB"/>
        <w:ind w:left="720"/>
        <w:pPrChange w:id="352" w:author="Konika Sharma" w:date="2024-10-23T10:29:00Z" w16du:dateUtc="2024-10-23T04:59:00Z">
          <w:pPr>
            <w:pBdr>
              <w:top w:val="nil"/>
              <w:left w:val="nil"/>
              <w:bottom w:val="nil"/>
              <w:right w:val="nil"/>
              <w:between w:val="nil"/>
            </w:pBdr>
            <w:shd w:val="clear" w:color="auto" w:fill="FFFFFF"/>
            <w:spacing w:after="100" w:line="276" w:lineRule="auto"/>
            <w:ind w:left="1080"/>
            <w:jc w:val="both"/>
          </w:pPr>
        </w:pPrChange>
      </w:pPr>
      <w:r w:rsidRPr="003B4817">
        <w:t>API Gateway facilitates the creation of RESTful APIs, WebSocket APIs, and other types of APIs, providing a unified platform for developers to build and deploy their application interfaces</w:t>
      </w:r>
      <w:r w:rsidR="00126EEB">
        <w:fldChar w:fldCharType="begin"/>
      </w:r>
      <w:r w:rsidR="00126EEB">
        <w:instrText xml:space="preserve"> NOTEREF _Ref153362112 \f \h </w:instrText>
      </w:r>
      <w:r w:rsidR="005634F8">
        <w:instrText xml:space="preserve"> \* MERGEFORMAT </w:instrText>
      </w:r>
      <w:r w:rsidR="00126EEB">
        <w:fldChar w:fldCharType="separate"/>
      </w:r>
      <w:r w:rsidR="00126EEB" w:rsidRPr="005634F8">
        <w:rPr>
          <w:rPrChange w:id="353" w:author="Konika Sharma" w:date="2024-10-23T10:29:00Z" w16du:dateUtc="2024-10-23T04:59:00Z">
            <w:rPr>
              <w:rStyle w:val="FootnoteReference"/>
            </w:rPr>
          </w:rPrChange>
        </w:rPr>
        <w:t>7</w:t>
      </w:r>
      <w:r w:rsidR="00126EEB">
        <w:fldChar w:fldCharType="end"/>
      </w:r>
      <w:r w:rsidRPr="003B4817">
        <w:t>.</w:t>
      </w:r>
    </w:p>
    <w:p w14:paraId="583E8E72" w14:textId="49D1E7ED" w:rsidR="003B4817" w:rsidRPr="005634F8" w:rsidRDefault="003B4817" w:rsidP="005634F8">
      <w:pPr>
        <w:pStyle w:val="NormalBPBHEB"/>
        <w:numPr>
          <w:ilvl w:val="0"/>
          <w:numId w:val="24"/>
        </w:numPr>
        <w:rPr>
          <w:b/>
          <w:bCs/>
          <w:rPrChange w:id="354" w:author="Konika Sharma" w:date="2024-10-23T10:32:00Z" w16du:dateUtc="2024-10-23T05:02:00Z">
            <w:rPr/>
          </w:rPrChange>
        </w:rPr>
        <w:pPrChange w:id="355" w:author="Konika Sharma" w:date="2024-10-23T10:32:00Z" w16du:dateUtc="2024-10-23T05:02:00Z">
          <w:pPr>
            <w:numPr>
              <w:numId w:val="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B4817">
        <w:rPr>
          <w:b/>
          <w:bCs/>
        </w:rPr>
        <w:t>Scalability</w:t>
      </w:r>
    </w:p>
    <w:p w14:paraId="72EB8D1E" w14:textId="079DA58C" w:rsidR="003B4817" w:rsidRPr="003B4817" w:rsidRDefault="003B4817" w:rsidP="005634F8">
      <w:pPr>
        <w:pStyle w:val="NormalBPBHEB"/>
        <w:ind w:left="720"/>
        <w:pPrChange w:id="356" w:author="Konika Sharma" w:date="2024-10-23T10:32:00Z" w16du:dateUtc="2024-10-23T05:02:00Z">
          <w:pPr>
            <w:pBdr>
              <w:top w:val="nil"/>
              <w:left w:val="nil"/>
              <w:bottom w:val="nil"/>
              <w:right w:val="nil"/>
              <w:between w:val="nil"/>
            </w:pBdr>
            <w:shd w:val="clear" w:color="auto" w:fill="FFFFFF"/>
            <w:spacing w:after="100" w:line="276" w:lineRule="auto"/>
            <w:ind w:left="1080"/>
            <w:jc w:val="both"/>
          </w:pPr>
        </w:pPrChange>
      </w:pPr>
      <w:r w:rsidRPr="003B4817">
        <w:t>The service is designed to scale automatically, ensuring that APIs can handle varying levels of traffic. This scalability is crucial for applications with fluctuating demand</w:t>
      </w:r>
      <w:r w:rsidR="00126EEB">
        <w:fldChar w:fldCharType="begin"/>
      </w:r>
      <w:r w:rsidR="00126EEB">
        <w:instrText xml:space="preserve"> NOTEREF _Ref153362112 \f \h </w:instrText>
      </w:r>
      <w:r w:rsidR="005634F8">
        <w:instrText xml:space="preserve"> \* MERGEFORMAT </w:instrText>
      </w:r>
      <w:r w:rsidR="00126EEB">
        <w:fldChar w:fldCharType="separate"/>
      </w:r>
      <w:r w:rsidR="00126EEB" w:rsidRPr="005634F8">
        <w:rPr>
          <w:rPrChange w:id="357" w:author="Konika Sharma" w:date="2024-10-23T10:32:00Z" w16du:dateUtc="2024-10-23T05:02:00Z">
            <w:rPr>
              <w:rStyle w:val="FootnoteReference"/>
            </w:rPr>
          </w:rPrChange>
        </w:rPr>
        <w:t>7</w:t>
      </w:r>
      <w:r w:rsidR="00126EEB">
        <w:fldChar w:fldCharType="end"/>
      </w:r>
      <w:r w:rsidRPr="003B4817">
        <w:t>.</w:t>
      </w:r>
    </w:p>
    <w:p w14:paraId="5191B2B5" w14:textId="4B099625" w:rsidR="003B4817" w:rsidRPr="005634F8" w:rsidRDefault="003B4817" w:rsidP="005634F8">
      <w:pPr>
        <w:pStyle w:val="NormalBPBHEB"/>
        <w:numPr>
          <w:ilvl w:val="0"/>
          <w:numId w:val="24"/>
        </w:numPr>
        <w:rPr>
          <w:b/>
          <w:bCs/>
          <w:rPrChange w:id="358" w:author="Konika Sharma" w:date="2024-10-23T10:32:00Z" w16du:dateUtc="2024-10-23T05:02:00Z">
            <w:rPr/>
          </w:rPrChange>
        </w:rPr>
        <w:pPrChange w:id="359" w:author="Konika Sharma" w:date="2024-10-23T10:32:00Z" w16du:dateUtc="2024-10-23T05:02:00Z">
          <w:pPr>
            <w:numPr>
              <w:numId w:val="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B4817">
        <w:rPr>
          <w:b/>
          <w:bCs/>
        </w:rPr>
        <w:t>Security and Access Control</w:t>
      </w:r>
    </w:p>
    <w:p w14:paraId="5D819881" w14:textId="3F48212E" w:rsidR="003B4817" w:rsidRPr="003B4817" w:rsidRDefault="003B4817" w:rsidP="005634F8">
      <w:pPr>
        <w:pStyle w:val="NormalBPBHEB"/>
        <w:ind w:left="720"/>
        <w:pPrChange w:id="360" w:author="Konika Sharma" w:date="2024-10-23T10:32:00Z" w16du:dateUtc="2024-10-23T05:02:00Z">
          <w:pPr>
            <w:pBdr>
              <w:top w:val="nil"/>
              <w:left w:val="nil"/>
              <w:bottom w:val="nil"/>
              <w:right w:val="nil"/>
              <w:between w:val="nil"/>
            </w:pBdr>
            <w:shd w:val="clear" w:color="auto" w:fill="FFFFFF"/>
            <w:spacing w:after="100" w:line="276" w:lineRule="auto"/>
            <w:ind w:left="1080"/>
            <w:jc w:val="both"/>
          </w:pPr>
        </w:pPrChange>
      </w:pPr>
      <w:r w:rsidRPr="003B4817">
        <w:t>API Gateway supports various authentication mechanisms, including AWS Identity and Access Management (IAM), OAuth, and custom authorizers. This ensures that APIs are secure and accessible only to authorized users</w:t>
      </w:r>
      <w:r w:rsidR="00126EEB">
        <w:fldChar w:fldCharType="begin"/>
      </w:r>
      <w:r w:rsidR="00126EEB">
        <w:instrText xml:space="preserve"> NOTEREF _Ref153362112 \f \h </w:instrText>
      </w:r>
      <w:r w:rsidR="005634F8">
        <w:instrText xml:space="preserve"> \* MERGEFORMAT </w:instrText>
      </w:r>
      <w:r w:rsidR="00126EEB">
        <w:fldChar w:fldCharType="separate"/>
      </w:r>
      <w:r w:rsidR="00126EEB" w:rsidRPr="005634F8">
        <w:rPr>
          <w:rPrChange w:id="361" w:author="Konika Sharma" w:date="2024-10-23T10:32:00Z" w16du:dateUtc="2024-10-23T05:02:00Z">
            <w:rPr>
              <w:rStyle w:val="FootnoteReference"/>
            </w:rPr>
          </w:rPrChange>
        </w:rPr>
        <w:t>7</w:t>
      </w:r>
      <w:r w:rsidR="00126EEB">
        <w:fldChar w:fldCharType="end"/>
      </w:r>
      <w:r w:rsidRPr="003B4817">
        <w:t>.</w:t>
      </w:r>
    </w:p>
    <w:p w14:paraId="4FC46308" w14:textId="63017C47" w:rsidR="003B4817" w:rsidRPr="005634F8" w:rsidRDefault="003B4817" w:rsidP="005634F8">
      <w:pPr>
        <w:pStyle w:val="NormalBPBHEB"/>
        <w:numPr>
          <w:ilvl w:val="0"/>
          <w:numId w:val="24"/>
        </w:numPr>
        <w:rPr>
          <w:b/>
          <w:bCs/>
          <w:rPrChange w:id="362" w:author="Konika Sharma" w:date="2024-10-23T10:32:00Z" w16du:dateUtc="2024-10-23T05:02:00Z">
            <w:rPr/>
          </w:rPrChange>
        </w:rPr>
        <w:pPrChange w:id="363" w:author="Konika Sharma" w:date="2024-10-23T10:32:00Z" w16du:dateUtc="2024-10-23T05:02:00Z">
          <w:pPr>
            <w:numPr>
              <w:numId w:val="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B4817">
        <w:rPr>
          <w:b/>
          <w:bCs/>
        </w:rPr>
        <w:t>Monitoring and Analytics</w:t>
      </w:r>
    </w:p>
    <w:p w14:paraId="3C17FF66" w14:textId="566BB7BE" w:rsidR="003B4817" w:rsidRPr="003B4817" w:rsidRDefault="003B4817" w:rsidP="005634F8">
      <w:pPr>
        <w:pStyle w:val="NormalBPBHEB"/>
        <w:ind w:left="720"/>
        <w:pPrChange w:id="364" w:author="Konika Sharma" w:date="2024-10-23T10:32:00Z" w16du:dateUtc="2024-10-23T05:02:00Z">
          <w:pPr>
            <w:pBdr>
              <w:top w:val="nil"/>
              <w:left w:val="nil"/>
              <w:bottom w:val="nil"/>
              <w:right w:val="nil"/>
              <w:between w:val="nil"/>
            </w:pBdr>
            <w:shd w:val="clear" w:color="auto" w:fill="FFFFFF"/>
            <w:spacing w:after="100" w:line="276" w:lineRule="auto"/>
            <w:ind w:left="1080"/>
            <w:jc w:val="both"/>
          </w:pPr>
        </w:pPrChange>
      </w:pPr>
      <w:r w:rsidRPr="003B4817">
        <w:t>Developers can gain insights into API usage, performance, and error rates through integrated monitoring and analytics tools. This helps in identifying and addressing issues proactively</w:t>
      </w:r>
      <w:r w:rsidR="00126EEB">
        <w:fldChar w:fldCharType="begin"/>
      </w:r>
      <w:r w:rsidR="00126EEB">
        <w:instrText xml:space="preserve"> NOTEREF _Ref153362112 \f \h </w:instrText>
      </w:r>
      <w:r w:rsidR="005634F8">
        <w:instrText xml:space="preserve"> \* MERGEFORMAT </w:instrText>
      </w:r>
      <w:r w:rsidR="00126EEB">
        <w:fldChar w:fldCharType="separate"/>
      </w:r>
      <w:r w:rsidR="00126EEB" w:rsidRPr="005634F8">
        <w:rPr>
          <w:rPrChange w:id="365" w:author="Konika Sharma" w:date="2024-10-23T10:32:00Z" w16du:dateUtc="2024-10-23T05:02:00Z">
            <w:rPr>
              <w:rStyle w:val="FootnoteReference"/>
            </w:rPr>
          </w:rPrChange>
        </w:rPr>
        <w:t>7</w:t>
      </w:r>
      <w:r w:rsidR="00126EEB">
        <w:fldChar w:fldCharType="end"/>
      </w:r>
      <w:r w:rsidRPr="003B4817">
        <w:t>.</w:t>
      </w:r>
    </w:p>
    <w:p w14:paraId="7FADCF8E" w14:textId="5014455E" w:rsidR="003B4817" w:rsidRDefault="003B4817">
      <w:pPr>
        <w:pStyle w:val="Heading2BPBHEB"/>
        <w:rPr>
          <w:ins w:id="366" w:author="Konika Sharma" w:date="2024-10-23T10:34:00Z" w16du:dateUtc="2024-10-23T05:04:00Z"/>
        </w:rPr>
      </w:pPr>
      <w:r w:rsidRPr="003B4817">
        <w:t>Use Cases</w:t>
      </w:r>
    </w:p>
    <w:p w14:paraId="53B3B45D" w14:textId="77777777" w:rsidR="005634F8" w:rsidRPr="004D50E7" w:rsidRDefault="005634F8" w:rsidP="005634F8">
      <w:pPr>
        <w:pStyle w:val="NormalBPBHEB"/>
        <w:rPr>
          <w:ins w:id="367" w:author="Konika Sharma" w:date="2024-10-23T10:34:00Z" w16du:dateUtc="2024-10-23T05:04:00Z"/>
        </w:rPr>
      </w:pPr>
      <w:commentRangeStart w:id="368"/>
      <w:ins w:id="369" w:author="Konika Sharma" w:date="2024-10-23T10:34:00Z" w16du:dateUtc="2024-10-23T05:04:00Z">
        <w:r>
          <w:t>&lt;add lead in statement here&gt;</w:t>
        </w:r>
        <w:commentRangeEnd w:id="368"/>
        <w:r>
          <w:rPr>
            <w:rStyle w:val="CommentReference"/>
            <w:rFonts w:asciiTheme="minorHAnsi" w:eastAsiaTheme="minorHAnsi" w:hAnsiTheme="minorHAnsi" w:cstheme="minorBidi"/>
          </w:rPr>
          <w:commentReference w:id="368"/>
        </w:r>
      </w:ins>
    </w:p>
    <w:p w14:paraId="33890743" w14:textId="77777777" w:rsidR="005634F8" w:rsidRPr="003B4817" w:rsidRDefault="005634F8" w:rsidP="005634F8">
      <w:pPr>
        <w:pStyle w:val="NormalBPBHEB"/>
        <w:pPrChange w:id="370" w:author="Konika Sharma" w:date="2024-10-23T10:34:00Z" w16du:dateUtc="2024-10-23T05:04:00Z">
          <w:pPr>
            <w:keepNext/>
            <w:keepLines/>
            <w:spacing w:before="40" w:after="0"/>
            <w:outlineLvl w:val="1"/>
          </w:pPr>
        </w:pPrChange>
      </w:pPr>
    </w:p>
    <w:p w14:paraId="4A00832E" w14:textId="0B01E6D7" w:rsidR="003B4817" w:rsidRPr="005634F8" w:rsidRDefault="003B4817" w:rsidP="005634F8">
      <w:pPr>
        <w:pStyle w:val="NormalBPBHEB"/>
        <w:numPr>
          <w:ilvl w:val="0"/>
          <w:numId w:val="24"/>
        </w:numPr>
        <w:rPr>
          <w:b/>
          <w:bCs/>
          <w:rPrChange w:id="371" w:author="Konika Sharma" w:date="2024-10-23T10:33:00Z" w16du:dateUtc="2024-10-23T05:03:00Z">
            <w:rPr/>
          </w:rPrChange>
        </w:rPr>
        <w:pPrChange w:id="372" w:author="Konika Sharma" w:date="2024-10-23T10:33:00Z" w16du:dateUtc="2024-10-23T05:03:00Z">
          <w:pPr>
            <w:numPr>
              <w:numId w:val="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B4817">
        <w:rPr>
          <w:b/>
          <w:bCs/>
        </w:rPr>
        <w:t>Microservices Architecture</w:t>
      </w:r>
    </w:p>
    <w:p w14:paraId="10B55AA6" w14:textId="1D5F8246" w:rsidR="003B4817" w:rsidRPr="003B4817" w:rsidRDefault="003B4817" w:rsidP="005634F8">
      <w:pPr>
        <w:pStyle w:val="NormalBPBHEB"/>
        <w:ind w:left="720"/>
        <w:pPrChange w:id="373" w:author="Konika Sharma" w:date="2024-10-23T10:32:00Z" w16du:dateUtc="2024-10-23T05:02:00Z">
          <w:pPr>
            <w:numPr>
              <w:ilvl w:val="1"/>
              <w:numId w:val="6"/>
            </w:numPr>
            <w:pBdr>
              <w:top w:val="nil"/>
              <w:left w:val="nil"/>
              <w:bottom w:val="nil"/>
              <w:right w:val="nil"/>
              <w:between w:val="nil"/>
            </w:pBdr>
            <w:shd w:val="clear" w:color="auto" w:fill="FFFFFF"/>
            <w:tabs>
              <w:tab w:val="num" w:pos="1440"/>
            </w:tabs>
            <w:spacing w:after="100" w:line="276" w:lineRule="auto"/>
            <w:ind w:left="1440" w:hanging="360"/>
            <w:jc w:val="both"/>
          </w:pPr>
        </w:pPrChange>
      </w:pPr>
      <w:r w:rsidRPr="003B4817">
        <w:t>API Gateway is instrumental in implementing microservices architecture by acting as the entry point for various microservices, enabling efficient communication and orchestration</w:t>
      </w:r>
      <w:r w:rsidR="00274E1C" w:rsidRPr="005634F8">
        <w:rPr>
          <w:rPrChange w:id="374" w:author="Konika Sharma" w:date="2024-10-23T10:32:00Z" w16du:dateUtc="2024-10-23T05:02:00Z">
            <w:rPr>
              <w:rStyle w:val="FootnoteReference"/>
            </w:rPr>
          </w:rPrChange>
        </w:rPr>
        <w:footnoteReference w:id="8"/>
      </w:r>
      <w:r w:rsidRPr="003B4817">
        <w:t>.</w:t>
      </w:r>
    </w:p>
    <w:p w14:paraId="18634B1A" w14:textId="6F4A2888" w:rsidR="003B4817" w:rsidRPr="005634F8" w:rsidRDefault="003B4817" w:rsidP="005634F8">
      <w:pPr>
        <w:pStyle w:val="NormalBPBHEB"/>
        <w:numPr>
          <w:ilvl w:val="0"/>
          <w:numId w:val="24"/>
        </w:numPr>
        <w:rPr>
          <w:b/>
          <w:bCs/>
          <w:rPrChange w:id="379" w:author="Konika Sharma" w:date="2024-10-23T10:33:00Z" w16du:dateUtc="2024-10-23T05:03:00Z">
            <w:rPr/>
          </w:rPrChange>
        </w:rPr>
        <w:pPrChange w:id="380" w:author="Konika Sharma" w:date="2024-10-23T10:33:00Z" w16du:dateUtc="2024-10-23T05:03:00Z">
          <w:pPr>
            <w:numPr>
              <w:numId w:val="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B4817">
        <w:rPr>
          <w:b/>
          <w:bCs/>
        </w:rPr>
        <w:t>Serverless Architectures</w:t>
      </w:r>
    </w:p>
    <w:p w14:paraId="3444F226" w14:textId="415056EB" w:rsidR="003B4817" w:rsidRPr="003B4817" w:rsidRDefault="003B4817" w:rsidP="005634F8">
      <w:pPr>
        <w:pStyle w:val="NormalBPBHEB"/>
        <w:ind w:left="720"/>
        <w:pPrChange w:id="381" w:author="Konika Sharma" w:date="2024-10-23T10:32:00Z" w16du:dateUtc="2024-10-23T05:02:00Z">
          <w:pPr>
            <w:numPr>
              <w:ilvl w:val="1"/>
              <w:numId w:val="6"/>
            </w:numPr>
            <w:pBdr>
              <w:top w:val="nil"/>
              <w:left w:val="nil"/>
              <w:bottom w:val="nil"/>
              <w:right w:val="nil"/>
              <w:between w:val="nil"/>
            </w:pBdr>
            <w:shd w:val="clear" w:color="auto" w:fill="FFFFFF"/>
            <w:tabs>
              <w:tab w:val="num" w:pos="1440"/>
            </w:tabs>
            <w:spacing w:after="100" w:line="276" w:lineRule="auto"/>
            <w:ind w:left="1440" w:hanging="360"/>
            <w:jc w:val="both"/>
          </w:pPr>
        </w:pPrChange>
      </w:pPr>
      <w:r w:rsidRPr="003B4817">
        <w:t>In serverless architectures, API Gateway seamlessly integrates with AWS Lambda, allowing developers to build serverless applications with ease</w:t>
      </w:r>
      <w:r w:rsidR="00000023" w:rsidRPr="005634F8">
        <w:rPr>
          <w:rPrChange w:id="382" w:author="Konika Sharma" w:date="2024-10-23T10:32:00Z" w16du:dateUtc="2024-10-23T05:02:00Z">
            <w:rPr>
              <w:rStyle w:val="FootnoteReference"/>
            </w:rPr>
          </w:rPrChange>
        </w:rPr>
        <w:footnoteReference w:id="9"/>
      </w:r>
      <w:r w:rsidRPr="003B4817">
        <w:t>.</w:t>
      </w:r>
    </w:p>
    <w:p w14:paraId="22CEFD85" w14:textId="38C8C724" w:rsidR="003B4817" w:rsidDel="005634F8" w:rsidRDefault="003B4817" w:rsidP="00844175">
      <w:pPr>
        <w:pStyle w:val="NormalBPBHEB"/>
        <w:rPr>
          <w:del w:id="386" w:author="Konika Sharma" w:date="2024-10-23T10:33:00Z" w16du:dateUtc="2024-10-23T05:03:00Z"/>
        </w:rPr>
      </w:pPr>
      <w:del w:id="387" w:author="Konika Sharma" w:date="2024-10-23T10:33:00Z" w16du:dateUtc="2024-10-23T05:03:00Z">
        <w:r w:rsidRPr="003B4817" w:rsidDel="005634F8">
          <w:delText>Conclusion</w:delText>
        </w:r>
      </w:del>
    </w:p>
    <w:p w14:paraId="45AB88D4" w14:textId="77777777" w:rsidR="005634F8" w:rsidRPr="003B4817" w:rsidRDefault="005634F8" w:rsidP="00844175">
      <w:pPr>
        <w:pStyle w:val="NormalBPBHEB"/>
        <w:rPr>
          <w:ins w:id="388" w:author="Konika Sharma" w:date="2024-10-23T10:33:00Z" w16du:dateUtc="2024-10-23T05:03:00Z"/>
        </w:rPr>
        <w:pPrChange w:id="389" w:author="Konika Sharma" w:date="2024-10-23T10:52:00Z" w16du:dateUtc="2024-10-23T05:22:00Z">
          <w:pPr>
            <w:keepNext/>
            <w:keepLines/>
            <w:spacing w:before="40" w:after="0"/>
            <w:outlineLvl w:val="1"/>
          </w:pPr>
        </w:pPrChange>
      </w:pPr>
    </w:p>
    <w:p w14:paraId="79E0A3BD" w14:textId="77777777" w:rsidR="003B4817" w:rsidRDefault="003B4817" w:rsidP="005634F8">
      <w:pPr>
        <w:pStyle w:val="NormalBPBHEB"/>
        <w:rPr>
          <w:ins w:id="390" w:author="Konika Sharma" w:date="2024-10-23T10:33:00Z" w16du:dateUtc="2024-10-23T05:03:00Z"/>
        </w:rPr>
      </w:pPr>
      <w:r w:rsidRPr="003B4817">
        <w:lastRenderedPageBreak/>
        <w:t>Amazon API Gateway emerges as a pivotal component in modern application development, providing a unified and scalable platform for creating, deploying, and managing APIs. As organizations strive for agility and flexibility in their application architectures, API Gateway stands as a testament to the transformative capabilities that cloud-based API management services bring to the forefront of web and mobile development.</w:t>
      </w:r>
    </w:p>
    <w:p w14:paraId="67E4DC51" w14:textId="77777777" w:rsidR="005634F8" w:rsidRPr="004D50E7" w:rsidRDefault="005634F8" w:rsidP="005634F8">
      <w:pPr>
        <w:pStyle w:val="NormalBPBHEB"/>
        <w:rPr>
          <w:ins w:id="391" w:author="Konika Sharma" w:date="2024-10-23T10:34:00Z" w16du:dateUtc="2024-10-23T05:04:00Z"/>
        </w:rPr>
      </w:pPr>
      <w:commentRangeStart w:id="392"/>
      <w:ins w:id="393" w:author="Konika Sharma" w:date="2024-10-23T10:34:00Z" w16du:dateUtc="2024-10-23T05:04:00Z">
        <w:r>
          <w:t>&lt;add lead in statement here&gt;</w:t>
        </w:r>
        <w:commentRangeEnd w:id="392"/>
        <w:r>
          <w:rPr>
            <w:rStyle w:val="CommentReference"/>
            <w:rFonts w:asciiTheme="minorHAnsi" w:eastAsiaTheme="minorHAnsi" w:hAnsiTheme="minorHAnsi" w:cstheme="minorBidi"/>
          </w:rPr>
          <w:commentReference w:id="392"/>
        </w:r>
      </w:ins>
    </w:p>
    <w:p w14:paraId="2B2E0C1D" w14:textId="77777777" w:rsidR="005634F8" w:rsidRDefault="005634F8" w:rsidP="005634F8">
      <w:pPr>
        <w:pStyle w:val="NormalBPBHEB"/>
        <w:pPrChange w:id="394" w:author="Konika Sharma" w:date="2024-10-23T10:33:00Z" w16du:dateUtc="2024-10-23T05:03:00Z">
          <w:pPr>
            <w:pBdr>
              <w:top w:val="nil"/>
              <w:left w:val="nil"/>
              <w:bottom w:val="nil"/>
              <w:right w:val="nil"/>
              <w:between w:val="nil"/>
            </w:pBdr>
            <w:shd w:val="clear" w:color="auto" w:fill="FFFFFF"/>
            <w:spacing w:after="100" w:line="276" w:lineRule="auto"/>
            <w:jc w:val="both"/>
          </w:pPr>
        </w:pPrChange>
      </w:pPr>
    </w:p>
    <w:p w14:paraId="2A40A820" w14:textId="77777777" w:rsidR="007C2B9B" w:rsidRDefault="00B66AF5" w:rsidP="007C2B9B">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351007DD" wp14:editId="4B0F071D">
            <wp:extent cx="5715000" cy="4325815"/>
            <wp:effectExtent l="0" t="0" r="0" b="0"/>
            <wp:docPr id="658198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642" cy="4332356"/>
                    </a:xfrm>
                    <a:prstGeom prst="rect">
                      <a:avLst/>
                    </a:prstGeom>
                    <a:noFill/>
                  </pic:spPr>
                </pic:pic>
              </a:graphicData>
            </a:graphic>
          </wp:inline>
        </w:drawing>
      </w:r>
    </w:p>
    <w:p w14:paraId="67BE8E89" w14:textId="4D4DD0D6" w:rsidR="00717720" w:rsidRPr="003B4817" w:rsidRDefault="007C2B9B" w:rsidP="00844175">
      <w:pPr>
        <w:pStyle w:val="FigureCaptionBPBHEB"/>
        <w:pPrChange w:id="395" w:author="Konika Sharma" w:date="2024-10-23T10:54:00Z" w16du:dateUtc="2024-10-23T05:24:00Z">
          <w:pPr>
            <w:pStyle w:val="Caption"/>
            <w:jc w:val="center"/>
          </w:pPr>
        </w:pPrChange>
      </w:pPr>
      <w:r w:rsidRPr="00844175">
        <w:rPr>
          <w:b/>
          <w:bCs w:val="0"/>
          <w:rPrChange w:id="396" w:author="Konika Sharma" w:date="2024-10-23T10:54:00Z" w16du:dateUtc="2024-10-23T05:24:00Z">
            <w:rPr/>
          </w:rPrChange>
        </w:rPr>
        <w:t xml:space="preserve">Figure </w:t>
      </w:r>
      <w:ins w:id="397" w:author="Konika Sharma" w:date="2024-10-23T10:54:00Z" w16du:dateUtc="2024-10-23T05:24:00Z">
        <w:r w:rsidR="00844175" w:rsidRPr="00844175">
          <w:rPr>
            <w:b/>
            <w:bCs w:val="0"/>
            <w:rPrChange w:id="398" w:author="Konika Sharma" w:date="2024-10-23T10:54:00Z" w16du:dateUtc="2024-10-23T05:24:00Z">
              <w:rPr/>
            </w:rPrChange>
          </w:rPr>
          <w:t>9.</w:t>
        </w:r>
      </w:ins>
      <w:r w:rsidRPr="00844175">
        <w:rPr>
          <w:b/>
          <w:bCs w:val="0"/>
          <w:rPrChange w:id="399" w:author="Konika Sharma" w:date="2024-10-23T10:54:00Z" w16du:dateUtc="2024-10-23T05:24:00Z">
            <w:rPr/>
          </w:rPrChange>
        </w:rPr>
        <w:fldChar w:fldCharType="begin"/>
      </w:r>
      <w:r w:rsidRPr="00844175">
        <w:rPr>
          <w:b/>
          <w:bCs w:val="0"/>
          <w:rPrChange w:id="400" w:author="Konika Sharma" w:date="2024-10-23T10:54:00Z" w16du:dateUtc="2024-10-23T05:24:00Z">
            <w:rPr/>
          </w:rPrChange>
        </w:rPr>
        <w:instrText xml:space="preserve"> SEQ Figure \* ARABIC </w:instrText>
      </w:r>
      <w:r w:rsidRPr="00844175">
        <w:rPr>
          <w:b/>
          <w:bCs w:val="0"/>
          <w:rPrChange w:id="401" w:author="Konika Sharma" w:date="2024-10-23T10:54:00Z" w16du:dateUtc="2024-10-23T05:24:00Z">
            <w:rPr/>
          </w:rPrChange>
        </w:rPr>
        <w:fldChar w:fldCharType="separate"/>
      </w:r>
      <w:r w:rsidR="006360AB" w:rsidRPr="00844175">
        <w:rPr>
          <w:b/>
          <w:bCs w:val="0"/>
          <w:noProof/>
          <w:rPrChange w:id="402" w:author="Konika Sharma" w:date="2024-10-23T10:54:00Z" w16du:dateUtc="2024-10-23T05:24:00Z">
            <w:rPr>
              <w:noProof/>
            </w:rPr>
          </w:rPrChange>
        </w:rPr>
        <w:t>5</w:t>
      </w:r>
      <w:r w:rsidRPr="00844175">
        <w:rPr>
          <w:b/>
          <w:bCs w:val="0"/>
          <w:rPrChange w:id="403" w:author="Konika Sharma" w:date="2024-10-23T10:54:00Z" w16du:dateUtc="2024-10-23T05:24:00Z">
            <w:rPr/>
          </w:rPrChange>
        </w:rPr>
        <w:fldChar w:fldCharType="end"/>
      </w:r>
      <w:ins w:id="404" w:author="Konika Sharma" w:date="2024-10-23T10:54:00Z" w16du:dateUtc="2024-10-23T05:24:00Z">
        <w:r w:rsidR="00844175" w:rsidRPr="00844175">
          <w:rPr>
            <w:b/>
            <w:bCs w:val="0"/>
            <w:rPrChange w:id="405" w:author="Konika Sharma" w:date="2024-10-23T10:54:00Z" w16du:dateUtc="2024-10-23T05:24:00Z">
              <w:rPr/>
            </w:rPrChange>
          </w:rPr>
          <w:t>:</w:t>
        </w:r>
      </w:ins>
      <w:del w:id="406" w:author="Konika Sharma" w:date="2024-10-23T10:54:00Z" w16du:dateUtc="2024-10-23T05:24:00Z">
        <w:r w:rsidRPr="00844175" w:rsidDel="00844175">
          <w:rPr>
            <w:b/>
            <w:bCs w:val="0"/>
            <w:rPrChange w:id="407" w:author="Konika Sharma" w:date="2024-10-23T10:54:00Z" w16du:dateUtc="2024-10-23T05:24:00Z">
              <w:rPr/>
            </w:rPrChange>
          </w:rPr>
          <w:delText xml:space="preserve"> </w:delText>
        </w:r>
      </w:del>
      <w:r>
        <w:t xml:space="preserve"> AWS Frontend Computing layers (AWS </w:t>
      </w:r>
      <w:proofErr w:type="spellStart"/>
      <w:r>
        <w:t>Compre</w:t>
      </w:r>
      <w:proofErr w:type="spellEnd"/>
      <w:r>
        <w:t xml:space="preserve"> documentation).</w:t>
      </w:r>
    </w:p>
    <w:p w14:paraId="039B50E1" w14:textId="492D963C" w:rsidR="003B4817" w:rsidRPr="003B4817" w:rsidRDefault="003B4817">
      <w:pPr>
        <w:pStyle w:val="Heading1BPBHEB"/>
        <w:pPrChange w:id="408" w:author="Konika Sharma" w:date="2024-10-22T12:14:00Z" w16du:dateUtc="2024-10-22T06:44:00Z">
          <w:pPr>
            <w:keepNext/>
            <w:keepLines/>
            <w:spacing w:before="400" w:after="0" w:line="276" w:lineRule="auto"/>
            <w:outlineLvl w:val="0"/>
          </w:pPr>
        </w:pPrChange>
      </w:pPr>
      <w:r w:rsidRPr="003B4817">
        <w:t>Amazon Location Service</w:t>
      </w:r>
    </w:p>
    <w:p w14:paraId="0ADC00ED" w14:textId="77777777" w:rsidR="003B4817" w:rsidRPr="003B4817" w:rsidRDefault="003B4817">
      <w:pPr>
        <w:pStyle w:val="NormalBPBHEB"/>
        <w:pPrChange w:id="409" w:author="Konika Sharma" w:date="2024-10-22T13:28:00Z" w16du:dateUtc="2024-10-22T07:58:00Z">
          <w:pPr>
            <w:pBdr>
              <w:top w:val="nil"/>
              <w:left w:val="nil"/>
              <w:bottom w:val="nil"/>
              <w:right w:val="nil"/>
              <w:between w:val="nil"/>
            </w:pBdr>
            <w:shd w:val="clear" w:color="auto" w:fill="FFFFFF"/>
            <w:spacing w:after="100" w:line="276" w:lineRule="auto"/>
            <w:jc w:val="both"/>
          </w:pPr>
        </w:pPrChange>
      </w:pPr>
      <w:r w:rsidRPr="003B4817">
        <w:t>Geospatial data has become integral to modern applications, especially those in the realm of location-based services. Amazon Location Service is a fully managed service by AWS that empowers developers to include location-based features in their applications without the complexity of managing infrastructure. In this section, we delve into the capabilities and applications of Amazon Location Service.</w:t>
      </w:r>
    </w:p>
    <w:p w14:paraId="351C491C" w14:textId="4FD9BD90" w:rsidR="003B4817" w:rsidRPr="003B4817" w:rsidRDefault="003B4817">
      <w:pPr>
        <w:pStyle w:val="Heading2BPBHEB"/>
        <w:pPrChange w:id="410" w:author="Konika Sharma" w:date="2024-10-22T12:14:00Z" w16du:dateUtc="2024-10-22T06:44:00Z">
          <w:pPr>
            <w:keepNext/>
            <w:keepLines/>
            <w:spacing w:before="40" w:after="0"/>
            <w:outlineLvl w:val="1"/>
          </w:pPr>
        </w:pPrChange>
      </w:pPr>
      <w:r w:rsidRPr="003B4817">
        <w:lastRenderedPageBreak/>
        <w:t>Amazon Location Service Overview</w:t>
      </w:r>
    </w:p>
    <w:p w14:paraId="192D75D1" w14:textId="1FA04F8C" w:rsidR="003B4817" w:rsidRPr="003B4817" w:rsidRDefault="003B4817" w:rsidP="005634F8">
      <w:pPr>
        <w:pStyle w:val="NormalBPBHEB"/>
        <w:pPrChange w:id="411" w:author="Konika Sharma" w:date="2024-10-23T10:34:00Z" w16du:dateUtc="2024-10-23T05:04:00Z">
          <w:pPr>
            <w:pBdr>
              <w:top w:val="nil"/>
              <w:left w:val="nil"/>
              <w:bottom w:val="nil"/>
              <w:right w:val="nil"/>
              <w:between w:val="nil"/>
            </w:pBdr>
            <w:shd w:val="clear" w:color="auto" w:fill="FFFFFF"/>
            <w:spacing w:after="100" w:line="276" w:lineRule="auto"/>
            <w:jc w:val="both"/>
          </w:pPr>
        </w:pPrChange>
      </w:pPr>
      <w:r w:rsidRPr="003B4817">
        <w:t>Amazon Location Service enables developers to add location-based services such as maps, places, and geofencing to their applications. Leveraging data from top-tier providers, it offers a scalable and cost-effective solution for integrating location-based features into applications</w:t>
      </w:r>
      <w:bookmarkStart w:id="412" w:name="_Ref153207754"/>
      <w:r w:rsidR="002F34CB">
        <w:rPr>
          <w:rStyle w:val="FootnoteReference"/>
        </w:rPr>
        <w:footnoteReference w:id="10"/>
      </w:r>
      <w:bookmarkEnd w:id="412"/>
      <w:r w:rsidRPr="003B4817">
        <w:t>.</w:t>
      </w:r>
    </w:p>
    <w:p w14:paraId="000D80B6" w14:textId="60239360" w:rsidR="003B4817" w:rsidRDefault="003B4817">
      <w:pPr>
        <w:pStyle w:val="Heading2BPBHEB"/>
        <w:rPr>
          <w:ins w:id="418" w:author="Konika Sharma" w:date="2024-10-23T10:34:00Z" w16du:dateUtc="2024-10-23T05:04:00Z"/>
        </w:rPr>
      </w:pPr>
      <w:r w:rsidRPr="003B4817">
        <w:t>Key Features and Capabilities</w:t>
      </w:r>
    </w:p>
    <w:p w14:paraId="3386ADC0" w14:textId="77777777" w:rsidR="005634F8" w:rsidRPr="004D50E7" w:rsidRDefault="005634F8" w:rsidP="005634F8">
      <w:pPr>
        <w:pStyle w:val="NormalBPBHEB"/>
        <w:rPr>
          <w:ins w:id="419" w:author="Konika Sharma" w:date="2024-10-23T10:34:00Z" w16du:dateUtc="2024-10-23T05:04:00Z"/>
        </w:rPr>
      </w:pPr>
      <w:commentRangeStart w:id="420"/>
      <w:ins w:id="421" w:author="Konika Sharma" w:date="2024-10-23T10:34:00Z" w16du:dateUtc="2024-10-23T05:04:00Z">
        <w:r>
          <w:t>&lt;add lead in statement here&gt;</w:t>
        </w:r>
        <w:commentRangeEnd w:id="420"/>
        <w:r>
          <w:rPr>
            <w:rStyle w:val="CommentReference"/>
            <w:rFonts w:asciiTheme="minorHAnsi" w:eastAsiaTheme="minorHAnsi" w:hAnsiTheme="minorHAnsi" w:cstheme="minorBidi"/>
          </w:rPr>
          <w:commentReference w:id="420"/>
        </w:r>
      </w:ins>
    </w:p>
    <w:p w14:paraId="62EAEE84" w14:textId="77777777" w:rsidR="005634F8" w:rsidRPr="003B4817" w:rsidRDefault="005634F8" w:rsidP="005634F8">
      <w:pPr>
        <w:pStyle w:val="NormalBPBHEB"/>
        <w:pPrChange w:id="422" w:author="Konika Sharma" w:date="2024-10-23T10:34:00Z" w16du:dateUtc="2024-10-23T05:04:00Z">
          <w:pPr>
            <w:keepNext/>
            <w:keepLines/>
            <w:spacing w:before="40" w:after="0"/>
            <w:outlineLvl w:val="1"/>
          </w:pPr>
        </w:pPrChange>
      </w:pPr>
    </w:p>
    <w:p w14:paraId="210F78EC" w14:textId="15B51CEE" w:rsidR="003B4817" w:rsidRPr="00C93ECA" w:rsidRDefault="003B4817" w:rsidP="00C93ECA">
      <w:pPr>
        <w:pStyle w:val="NormalBPBHEB"/>
        <w:numPr>
          <w:ilvl w:val="0"/>
          <w:numId w:val="24"/>
        </w:numPr>
        <w:rPr>
          <w:b/>
          <w:bCs/>
          <w:rPrChange w:id="423" w:author="Konika Sharma" w:date="2024-10-23T10:52:00Z" w16du:dateUtc="2024-10-23T05:22:00Z">
            <w:rPr/>
          </w:rPrChange>
        </w:rPr>
        <w:pPrChange w:id="424" w:author="Konika Sharma" w:date="2024-10-23T10:52:00Z" w16du:dateUtc="2024-10-23T05:22:00Z">
          <w:pPr>
            <w:numPr>
              <w:numId w:val="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425" w:author="Konika Sharma" w:date="2024-10-23T10:52:00Z" w16du:dateUtc="2024-10-23T05:22:00Z">
            <w:rPr/>
          </w:rPrChange>
        </w:rPr>
        <w:t>Maps</w:t>
      </w:r>
    </w:p>
    <w:p w14:paraId="699EAF0E" w14:textId="1D19639E" w:rsidR="003B4817" w:rsidRPr="003B4817" w:rsidRDefault="003B4817" w:rsidP="00C93ECA">
      <w:pPr>
        <w:pStyle w:val="NormalBPBHEB"/>
        <w:ind w:left="720"/>
        <w:pPrChange w:id="426" w:author="Konika Sharma" w:date="2024-10-23T10:52:00Z" w16du:dateUtc="2024-10-23T05:22:00Z">
          <w:pPr>
            <w:pBdr>
              <w:top w:val="nil"/>
              <w:left w:val="nil"/>
              <w:bottom w:val="nil"/>
              <w:right w:val="nil"/>
              <w:between w:val="nil"/>
            </w:pBdr>
            <w:shd w:val="clear" w:color="auto" w:fill="FFFFFF"/>
            <w:spacing w:after="100" w:line="276" w:lineRule="auto"/>
            <w:ind w:left="1080"/>
            <w:jc w:val="both"/>
          </w:pPr>
        </w:pPrChange>
      </w:pPr>
      <w:r w:rsidRPr="003B4817">
        <w:t>Amazon Location Service provides high-quality, customizable maps that developers can integrate into their applications. These maps are enriched with data such as points of interest and terrain information</w:t>
      </w:r>
      <w:r w:rsidR="003F0086">
        <w:fldChar w:fldCharType="begin"/>
      </w:r>
      <w:r w:rsidR="003F0086">
        <w:instrText xml:space="preserve"> NOTEREF _Ref153207754 \f \h </w:instrText>
      </w:r>
      <w:r w:rsidR="003F0086">
        <w:fldChar w:fldCharType="separate"/>
      </w:r>
      <w:r w:rsidR="003F0086" w:rsidRPr="003F0086">
        <w:rPr>
          <w:rStyle w:val="FootnoteReference"/>
        </w:rPr>
        <w:t>10</w:t>
      </w:r>
      <w:r w:rsidR="003F0086">
        <w:fldChar w:fldCharType="end"/>
      </w:r>
      <w:r w:rsidRPr="003B4817">
        <w:t>.</w:t>
      </w:r>
    </w:p>
    <w:p w14:paraId="07AE91D8" w14:textId="04C85D6F" w:rsidR="003B4817" w:rsidRPr="00C93ECA" w:rsidRDefault="003B4817" w:rsidP="00C93ECA">
      <w:pPr>
        <w:pStyle w:val="NormalBPBHEB"/>
        <w:numPr>
          <w:ilvl w:val="0"/>
          <w:numId w:val="24"/>
        </w:numPr>
        <w:rPr>
          <w:b/>
          <w:bCs/>
          <w:rPrChange w:id="427" w:author="Konika Sharma" w:date="2024-10-23T10:52:00Z" w16du:dateUtc="2024-10-23T05:22:00Z">
            <w:rPr/>
          </w:rPrChange>
        </w:rPr>
        <w:pPrChange w:id="428" w:author="Konika Sharma" w:date="2024-10-23T10:52:00Z" w16du:dateUtc="2024-10-23T05:22:00Z">
          <w:pPr>
            <w:numPr>
              <w:numId w:val="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429" w:author="Konika Sharma" w:date="2024-10-23T10:52:00Z" w16du:dateUtc="2024-10-23T05:22:00Z">
            <w:rPr/>
          </w:rPrChange>
        </w:rPr>
        <w:t>Places</w:t>
      </w:r>
    </w:p>
    <w:p w14:paraId="4F1DB235" w14:textId="01256865" w:rsidR="003B4817" w:rsidRPr="003B4817" w:rsidRDefault="003B4817" w:rsidP="00C93ECA">
      <w:pPr>
        <w:pStyle w:val="NormalBPBHEB"/>
        <w:ind w:left="720"/>
        <w:pPrChange w:id="430" w:author="Konika Sharma" w:date="2024-10-23T10:52:00Z" w16du:dateUtc="2024-10-23T05:22:00Z">
          <w:pPr>
            <w:pBdr>
              <w:top w:val="nil"/>
              <w:left w:val="nil"/>
              <w:bottom w:val="nil"/>
              <w:right w:val="nil"/>
              <w:between w:val="nil"/>
            </w:pBdr>
            <w:shd w:val="clear" w:color="auto" w:fill="FFFFFF"/>
            <w:spacing w:after="100" w:line="276" w:lineRule="auto"/>
            <w:ind w:left="1080"/>
            <w:jc w:val="both"/>
          </w:pPr>
        </w:pPrChange>
      </w:pPr>
      <w:r w:rsidRPr="003B4817">
        <w:t>Developers can use Places to incorporate location-based information, making it easier for users to find and explore nearby points of interest. This feature enhances the user experience in applications such as travel, e-commerce, and social networking</w:t>
      </w:r>
      <w:r w:rsidR="00DE19A5">
        <w:fldChar w:fldCharType="begin"/>
      </w:r>
      <w:r w:rsidR="00DE19A5">
        <w:instrText xml:space="preserve"> NOTEREF _Ref153207754 \f \h </w:instrText>
      </w:r>
      <w:r w:rsidR="00DE19A5">
        <w:fldChar w:fldCharType="separate"/>
      </w:r>
      <w:r w:rsidR="00DE19A5" w:rsidRPr="00DE19A5">
        <w:rPr>
          <w:rStyle w:val="FootnoteReference"/>
        </w:rPr>
        <w:t>10</w:t>
      </w:r>
      <w:r w:rsidR="00DE19A5">
        <w:fldChar w:fldCharType="end"/>
      </w:r>
      <w:r w:rsidRPr="003B4817">
        <w:t>.</w:t>
      </w:r>
    </w:p>
    <w:p w14:paraId="414A7192" w14:textId="378858ED" w:rsidR="003B4817" w:rsidRPr="00C93ECA" w:rsidRDefault="003B4817" w:rsidP="00C93ECA">
      <w:pPr>
        <w:pStyle w:val="NormalBPBHEB"/>
        <w:numPr>
          <w:ilvl w:val="0"/>
          <w:numId w:val="24"/>
        </w:numPr>
        <w:rPr>
          <w:b/>
          <w:bCs/>
          <w:rPrChange w:id="431" w:author="Konika Sharma" w:date="2024-10-23T10:52:00Z" w16du:dateUtc="2024-10-23T05:22:00Z">
            <w:rPr/>
          </w:rPrChange>
        </w:rPr>
        <w:pPrChange w:id="432" w:author="Konika Sharma" w:date="2024-10-23T10:52:00Z" w16du:dateUtc="2024-10-23T05:22:00Z">
          <w:pPr>
            <w:numPr>
              <w:numId w:val="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433" w:author="Konika Sharma" w:date="2024-10-23T10:52:00Z" w16du:dateUtc="2024-10-23T05:22:00Z">
            <w:rPr/>
          </w:rPrChange>
        </w:rPr>
        <w:t>Geofencing</w:t>
      </w:r>
    </w:p>
    <w:p w14:paraId="5FF3D178" w14:textId="4CCD2587" w:rsidR="003B4817" w:rsidRPr="003B4817" w:rsidRDefault="003B4817" w:rsidP="00C93ECA">
      <w:pPr>
        <w:pStyle w:val="NormalBPBHEB"/>
        <w:ind w:left="720"/>
        <w:pPrChange w:id="434" w:author="Konika Sharma" w:date="2024-10-23T10:52:00Z" w16du:dateUtc="2024-10-23T05:22:00Z">
          <w:pPr>
            <w:pBdr>
              <w:top w:val="nil"/>
              <w:left w:val="nil"/>
              <w:bottom w:val="nil"/>
              <w:right w:val="nil"/>
              <w:between w:val="nil"/>
            </w:pBdr>
            <w:shd w:val="clear" w:color="auto" w:fill="FFFFFF"/>
            <w:spacing w:after="100" w:line="276" w:lineRule="auto"/>
            <w:ind w:left="1080"/>
            <w:jc w:val="both"/>
          </w:pPr>
        </w:pPrChange>
      </w:pPr>
      <w:r w:rsidRPr="003B4817">
        <w:t>Geofencing allows developers to create virtual boundaries around specific geographic areas. This feature enables applications to trigger events or notifications when a user enters or exits a defined location, enhancing the personalization of user experiences</w:t>
      </w:r>
      <w:r w:rsidR="00DE19A5">
        <w:fldChar w:fldCharType="begin"/>
      </w:r>
      <w:r w:rsidR="00DE19A5">
        <w:instrText xml:space="preserve"> NOTEREF _Ref153207754 \f \h </w:instrText>
      </w:r>
      <w:r w:rsidR="00DE19A5">
        <w:fldChar w:fldCharType="separate"/>
      </w:r>
      <w:r w:rsidR="00DE19A5" w:rsidRPr="00DE19A5">
        <w:rPr>
          <w:rStyle w:val="FootnoteReference"/>
        </w:rPr>
        <w:t>10</w:t>
      </w:r>
      <w:r w:rsidR="00DE19A5">
        <w:fldChar w:fldCharType="end"/>
      </w:r>
      <w:r w:rsidRPr="003B4817">
        <w:t>.</w:t>
      </w:r>
    </w:p>
    <w:p w14:paraId="27B7C3DC" w14:textId="0D9356EC" w:rsidR="003B4817" w:rsidRPr="00776B33" w:rsidRDefault="003B4817">
      <w:pPr>
        <w:pStyle w:val="Heading2BPBHEB"/>
        <w:pPrChange w:id="435" w:author="Konika Sharma" w:date="2024-10-22T12:14:00Z" w16du:dateUtc="2024-10-22T06:44:00Z">
          <w:pPr>
            <w:keepNext/>
            <w:keepLines/>
            <w:spacing w:before="40" w:after="0"/>
            <w:outlineLvl w:val="1"/>
          </w:pPr>
        </w:pPrChange>
      </w:pPr>
      <w:r w:rsidRPr="00776B33">
        <w:t>Integration with Other AWS Services</w:t>
      </w:r>
    </w:p>
    <w:p w14:paraId="4FE18B8A" w14:textId="712ED156" w:rsidR="003B4817" w:rsidRPr="003B4817" w:rsidRDefault="003B4817">
      <w:pPr>
        <w:pStyle w:val="NormalBPBHEB"/>
        <w:pPrChange w:id="436" w:author="Konika Sharma" w:date="2024-10-22T13:28:00Z" w16du:dateUtc="2024-10-22T07:58:00Z">
          <w:pPr>
            <w:pBdr>
              <w:top w:val="nil"/>
              <w:left w:val="nil"/>
              <w:bottom w:val="nil"/>
              <w:right w:val="nil"/>
              <w:between w:val="nil"/>
            </w:pBdr>
            <w:shd w:val="clear" w:color="auto" w:fill="FFFFFF"/>
            <w:spacing w:after="100" w:line="276" w:lineRule="auto"/>
            <w:jc w:val="both"/>
          </w:pPr>
        </w:pPrChange>
      </w:pPr>
      <w:r w:rsidRPr="003B4817">
        <w:t xml:space="preserve">Amazon Location Service seamlessly integrates with other AWS services, fostering interoperability within the AWS ecosystem. For instance, integration with AWS </w:t>
      </w:r>
      <w:r w:rsidRPr="005634F8">
        <w:rPr>
          <w:b/>
          <w:bCs/>
          <w:rPrChange w:id="437" w:author="Konika Sharma" w:date="2024-10-23T10:34:00Z" w16du:dateUtc="2024-10-23T05:04:00Z">
            <w:rPr/>
          </w:rPrChange>
        </w:rPr>
        <w:t>Identity and Access Management</w:t>
      </w:r>
      <w:r w:rsidRPr="003B4817">
        <w:t xml:space="preserve"> (</w:t>
      </w:r>
      <w:r w:rsidRPr="005634F8">
        <w:rPr>
          <w:b/>
          <w:bCs/>
          <w:rPrChange w:id="438" w:author="Konika Sharma" w:date="2024-10-23T10:34:00Z" w16du:dateUtc="2024-10-23T05:04:00Z">
            <w:rPr/>
          </w:rPrChange>
        </w:rPr>
        <w:t>IAM</w:t>
      </w:r>
      <w:r w:rsidRPr="003B4817">
        <w:t>) ensures secure access control to location resources</w:t>
      </w:r>
      <w:r w:rsidR="00DE19A5">
        <w:fldChar w:fldCharType="begin"/>
      </w:r>
      <w:r w:rsidR="00DE19A5">
        <w:instrText xml:space="preserve"> NOTEREF _Ref153207754 \f \h </w:instrText>
      </w:r>
      <w:r w:rsidR="00DE19A5">
        <w:fldChar w:fldCharType="separate"/>
      </w:r>
      <w:r w:rsidR="00DE19A5" w:rsidRPr="00DE19A5">
        <w:rPr>
          <w:rStyle w:val="FootnoteReference"/>
        </w:rPr>
        <w:t>10</w:t>
      </w:r>
      <w:r w:rsidR="00DE19A5">
        <w:fldChar w:fldCharType="end"/>
      </w:r>
      <w:r w:rsidRPr="003B4817">
        <w:t>.</w:t>
      </w:r>
    </w:p>
    <w:p w14:paraId="1AB304F4" w14:textId="687A5128" w:rsidR="003B4817" w:rsidRDefault="003B4817">
      <w:pPr>
        <w:pStyle w:val="Heading2BPBHEB"/>
        <w:rPr>
          <w:ins w:id="439" w:author="Konika Sharma" w:date="2024-10-23T10:34:00Z" w16du:dateUtc="2024-10-23T05:04:00Z"/>
        </w:rPr>
      </w:pPr>
      <w:r w:rsidRPr="003B4817">
        <w:t>Use Cases</w:t>
      </w:r>
    </w:p>
    <w:p w14:paraId="15397086" w14:textId="77777777" w:rsidR="005634F8" w:rsidRPr="004D50E7" w:rsidRDefault="005634F8" w:rsidP="005634F8">
      <w:pPr>
        <w:pStyle w:val="NormalBPBHEB"/>
        <w:rPr>
          <w:ins w:id="440" w:author="Konika Sharma" w:date="2024-10-23T10:34:00Z" w16du:dateUtc="2024-10-23T05:04:00Z"/>
        </w:rPr>
      </w:pPr>
      <w:commentRangeStart w:id="441"/>
      <w:ins w:id="442" w:author="Konika Sharma" w:date="2024-10-23T10:34:00Z" w16du:dateUtc="2024-10-23T05:04:00Z">
        <w:r>
          <w:t>&lt;add lead in statement here&gt;</w:t>
        </w:r>
        <w:commentRangeEnd w:id="441"/>
        <w:r>
          <w:rPr>
            <w:rStyle w:val="CommentReference"/>
            <w:rFonts w:asciiTheme="minorHAnsi" w:eastAsiaTheme="minorHAnsi" w:hAnsiTheme="minorHAnsi" w:cstheme="minorBidi"/>
          </w:rPr>
          <w:commentReference w:id="441"/>
        </w:r>
      </w:ins>
    </w:p>
    <w:p w14:paraId="4B9F57B3" w14:textId="77777777" w:rsidR="005634F8" w:rsidRPr="003B4817" w:rsidRDefault="005634F8" w:rsidP="005634F8">
      <w:pPr>
        <w:pStyle w:val="NormalBPBHEB"/>
        <w:pPrChange w:id="443" w:author="Konika Sharma" w:date="2024-10-23T10:34:00Z" w16du:dateUtc="2024-10-23T05:04:00Z">
          <w:pPr>
            <w:keepNext/>
            <w:keepLines/>
            <w:spacing w:before="40" w:after="0"/>
            <w:outlineLvl w:val="1"/>
          </w:pPr>
        </w:pPrChange>
      </w:pPr>
    </w:p>
    <w:p w14:paraId="60D1B39E" w14:textId="77777777" w:rsidR="003B4817" w:rsidRPr="00C93ECA" w:rsidRDefault="003B4817" w:rsidP="00C93ECA">
      <w:pPr>
        <w:pStyle w:val="NormalBPBHEB"/>
        <w:numPr>
          <w:ilvl w:val="0"/>
          <w:numId w:val="24"/>
        </w:numPr>
        <w:rPr>
          <w:b/>
          <w:bCs/>
          <w:rPrChange w:id="444" w:author="Konika Sharma" w:date="2024-10-23T10:51:00Z" w16du:dateUtc="2024-10-23T05:21:00Z">
            <w:rPr/>
          </w:rPrChange>
        </w:rPr>
        <w:pPrChange w:id="445" w:author="Konika Sharma" w:date="2024-10-23T10:51:00Z" w16du:dateUtc="2024-10-23T05:21:00Z">
          <w:pPr>
            <w:numPr>
              <w:numId w:val="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446" w:author="Konika Sharma" w:date="2024-10-23T10:51:00Z" w16du:dateUtc="2024-10-23T05:21:00Z">
            <w:rPr/>
          </w:rPrChange>
        </w:rPr>
        <w:t>Asset Tracking</w:t>
      </w:r>
      <w:del w:id="447" w:author="Konika Sharma" w:date="2024-10-23T10:51:00Z" w16du:dateUtc="2024-10-23T05:21:00Z">
        <w:r w:rsidRPr="00C93ECA" w:rsidDel="00C93ECA">
          <w:rPr>
            <w:b/>
            <w:bCs/>
            <w:rPrChange w:id="448" w:author="Konika Sharma" w:date="2024-10-23T10:51:00Z" w16du:dateUtc="2024-10-23T05:21:00Z">
              <w:rPr/>
            </w:rPrChange>
          </w:rPr>
          <w:delText>:</w:delText>
        </w:r>
      </w:del>
    </w:p>
    <w:p w14:paraId="67E4B054" w14:textId="1B001453" w:rsidR="003B4817" w:rsidRPr="003B4817" w:rsidRDefault="003B4817" w:rsidP="00C93ECA">
      <w:pPr>
        <w:pStyle w:val="NormalBPBHEB"/>
        <w:ind w:left="720"/>
        <w:pPrChange w:id="449" w:author="Konika Sharma" w:date="2024-10-23T10:51:00Z" w16du:dateUtc="2024-10-23T05:21:00Z">
          <w:pPr>
            <w:pBdr>
              <w:top w:val="nil"/>
              <w:left w:val="nil"/>
              <w:bottom w:val="nil"/>
              <w:right w:val="nil"/>
              <w:between w:val="nil"/>
            </w:pBdr>
            <w:shd w:val="clear" w:color="auto" w:fill="FFFFFF"/>
            <w:spacing w:after="100" w:line="276" w:lineRule="auto"/>
            <w:ind w:left="1080"/>
            <w:jc w:val="both"/>
          </w:pPr>
        </w:pPrChange>
      </w:pPr>
      <w:r w:rsidRPr="003B4817">
        <w:lastRenderedPageBreak/>
        <w:t>Amazon Location Service facilitates real-time tracking of assets, which is valuable in scenarios such as logistics and supply chain management</w:t>
      </w:r>
      <w:r w:rsidR="00233B10">
        <w:rPr>
          <w:rStyle w:val="FootnoteReference"/>
        </w:rPr>
        <w:footnoteReference w:id="11"/>
      </w:r>
      <w:r w:rsidRPr="003B4817">
        <w:t>.</w:t>
      </w:r>
    </w:p>
    <w:p w14:paraId="4B4D70FD" w14:textId="77777777" w:rsidR="003B4817" w:rsidRPr="00C93ECA" w:rsidRDefault="003B4817" w:rsidP="00C93ECA">
      <w:pPr>
        <w:pStyle w:val="NormalBPBHEB"/>
        <w:numPr>
          <w:ilvl w:val="0"/>
          <w:numId w:val="24"/>
        </w:numPr>
        <w:rPr>
          <w:b/>
          <w:bCs/>
          <w:rPrChange w:id="454" w:author="Konika Sharma" w:date="2024-10-23T10:51:00Z" w16du:dateUtc="2024-10-23T05:21:00Z">
            <w:rPr/>
          </w:rPrChange>
        </w:rPr>
        <w:pPrChange w:id="455" w:author="Konika Sharma" w:date="2024-10-23T10:51:00Z" w16du:dateUtc="2024-10-23T05:21:00Z">
          <w:pPr>
            <w:numPr>
              <w:numId w:val="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456" w:author="Konika Sharma" w:date="2024-10-23T10:51:00Z" w16du:dateUtc="2024-10-23T05:21:00Z">
            <w:rPr/>
          </w:rPrChange>
        </w:rPr>
        <w:t>Fleet Management</w:t>
      </w:r>
      <w:del w:id="457" w:author="Konika Sharma" w:date="2024-10-23T10:51:00Z" w16du:dateUtc="2024-10-23T05:21:00Z">
        <w:r w:rsidRPr="00C93ECA" w:rsidDel="00C93ECA">
          <w:rPr>
            <w:b/>
            <w:bCs/>
            <w:rPrChange w:id="458" w:author="Konika Sharma" w:date="2024-10-23T10:51:00Z" w16du:dateUtc="2024-10-23T05:21:00Z">
              <w:rPr/>
            </w:rPrChange>
          </w:rPr>
          <w:delText>:</w:delText>
        </w:r>
      </w:del>
    </w:p>
    <w:p w14:paraId="74F47804" w14:textId="4E8E2FE0" w:rsidR="003B4817" w:rsidRPr="003B4817" w:rsidRDefault="003B4817" w:rsidP="00C93ECA">
      <w:pPr>
        <w:pStyle w:val="NormalBPBHEB"/>
        <w:ind w:left="720"/>
        <w:pPrChange w:id="459" w:author="Konika Sharma" w:date="2024-10-23T10:51:00Z" w16du:dateUtc="2024-10-23T05:21:00Z">
          <w:pPr>
            <w:pBdr>
              <w:top w:val="nil"/>
              <w:left w:val="nil"/>
              <w:bottom w:val="nil"/>
              <w:right w:val="nil"/>
              <w:between w:val="nil"/>
            </w:pBdr>
            <w:shd w:val="clear" w:color="auto" w:fill="FFFFFF"/>
            <w:spacing w:after="100" w:line="276" w:lineRule="auto"/>
            <w:ind w:left="1080"/>
            <w:jc w:val="both"/>
          </w:pPr>
        </w:pPrChange>
      </w:pPr>
      <w:r w:rsidRPr="003B4817">
        <w:t>Applications related to fleet management can leverage geofencing capabilities to optimize routes, monitor vehicle locations, and enhance overall operational efficiency</w:t>
      </w:r>
      <w:r w:rsidR="00233B10">
        <w:rPr>
          <w:rStyle w:val="FootnoteReference"/>
        </w:rPr>
        <w:footnoteReference w:id="12"/>
      </w:r>
      <w:r w:rsidRPr="003B4817">
        <w:t>.</w:t>
      </w:r>
    </w:p>
    <w:p w14:paraId="368F6C5F" w14:textId="21D074CF" w:rsidR="003B4817" w:rsidDel="005634F8" w:rsidRDefault="003B4817" w:rsidP="00844175">
      <w:pPr>
        <w:pStyle w:val="NormalBPBHEB"/>
        <w:rPr>
          <w:del w:id="470" w:author="Konika Sharma" w:date="2024-10-23T10:35:00Z" w16du:dateUtc="2024-10-23T05:05:00Z"/>
        </w:rPr>
      </w:pPr>
      <w:del w:id="471" w:author="Konika Sharma" w:date="2024-10-23T10:35:00Z" w16du:dateUtc="2024-10-23T05:05:00Z">
        <w:r w:rsidRPr="003B4817" w:rsidDel="005634F8">
          <w:delText>Conclusion</w:delText>
        </w:r>
      </w:del>
    </w:p>
    <w:p w14:paraId="141D0058" w14:textId="77777777" w:rsidR="005634F8" w:rsidRPr="003B4817" w:rsidRDefault="005634F8" w:rsidP="00C93ECA">
      <w:pPr>
        <w:pStyle w:val="NormalBPBHEB"/>
        <w:rPr>
          <w:ins w:id="472" w:author="Konika Sharma" w:date="2024-10-23T10:35:00Z" w16du:dateUtc="2024-10-23T05:05:00Z"/>
        </w:rPr>
        <w:pPrChange w:id="473" w:author="Konika Sharma" w:date="2024-10-23T10:51:00Z" w16du:dateUtc="2024-10-23T05:21:00Z">
          <w:pPr>
            <w:keepNext/>
            <w:keepLines/>
            <w:spacing w:before="40" w:after="0"/>
            <w:outlineLvl w:val="1"/>
          </w:pPr>
        </w:pPrChange>
      </w:pPr>
    </w:p>
    <w:p w14:paraId="2B91C73D" w14:textId="585CFEE1" w:rsidR="003B4817" w:rsidRPr="003B4817" w:rsidRDefault="003B4817">
      <w:pPr>
        <w:pStyle w:val="NormalBPBHEB"/>
        <w:rPr>
          <w:b/>
          <w:bCs/>
        </w:rPr>
        <w:pPrChange w:id="474" w:author="Konika Sharma" w:date="2024-10-22T13:28:00Z" w16du:dateUtc="2024-10-22T07:58:00Z">
          <w:pPr>
            <w:pBdr>
              <w:top w:val="nil"/>
              <w:left w:val="nil"/>
              <w:bottom w:val="nil"/>
              <w:right w:val="nil"/>
              <w:between w:val="nil"/>
            </w:pBdr>
            <w:shd w:val="clear" w:color="auto" w:fill="FFFFFF"/>
            <w:spacing w:after="100" w:line="276" w:lineRule="auto"/>
            <w:jc w:val="both"/>
          </w:pPr>
        </w:pPrChange>
      </w:pPr>
      <w:r w:rsidRPr="003B4817">
        <w:t>Amazon Location Service emerges as a transformative tool for developers seeking to enhance their applications with location-based features. By providing access to high-quality maps, location data, and geofencing capabilities, this service empowers developers to create compelling and personalized experiences for end-users in diverse domains.</w:t>
      </w:r>
    </w:p>
    <w:p w14:paraId="129531D9" w14:textId="4FB0BB2F" w:rsidR="003B4817" w:rsidRDefault="003B4817">
      <w:pPr>
        <w:pStyle w:val="Heading1BPBHEB"/>
        <w:rPr>
          <w:ins w:id="475" w:author="Konika Sharma" w:date="2024-10-23T10:35:00Z" w16du:dateUtc="2024-10-23T05:05:00Z"/>
        </w:rPr>
      </w:pPr>
      <w:r w:rsidRPr="003B4817">
        <w:t>Amazon Pinpoint</w:t>
      </w:r>
    </w:p>
    <w:p w14:paraId="788D7CF0" w14:textId="12F94714" w:rsidR="005634F8" w:rsidRPr="003B4817" w:rsidDel="00C93ECA" w:rsidRDefault="005634F8" w:rsidP="005634F8">
      <w:pPr>
        <w:pStyle w:val="NormalBPBHEB"/>
        <w:rPr>
          <w:del w:id="476" w:author="Konika Sharma" w:date="2024-10-23T10:51:00Z" w16du:dateUtc="2024-10-23T05:21:00Z"/>
        </w:rPr>
        <w:pPrChange w:id="477" w:author="Konika Sharma" w:date="2024-10-23T10:35:00Z" w16du:dateUtc="2024-10-23T05:05:00Z">
          <w:pPr>
            <w:keepNext/>
            <w:keepLines/>
            <w:spacing w:before="400" w:after="0" w:line="276" w:lineRule="auto"/>
            <w:outlineLvl w:val="0"/>
          </w:pPr>
        </w:pPrChange>
      </w:pPr>
    </w:p>
    <w:p w14:paraId="00A61EA3" w14:textId="2DF961DA" w:rsidR="003B4817" w:rsidRPr="003B4817" w:rsidDel="00C93ECA" w:rsidRDefault="003B4817">
      <w:pPr>
        <w:pStyle w:val="Heading2BPBHEB"/>
        <w:rPr>
          <w:del w:id="478" w:author="Konika Sharma" w:date="2024-10-23T10:51:00Z" w16du:dateUtc="2024-10-23T05:21:00Z"/>
        </w:rPr>
        <w:pPrChange w:id="479" w:author="Konika Sharma" w:date="2024-10-22T13:28:00Z" w16du:dateUtc="2024-10-22T07:58:00Z">
          <w:pPr>
            <w:keepNext/>
            <w:keepLines/>
            <w:spacing w:before="40" w:after="0"/>
            <w:outlineLvl w:val="1"/>
          </w:pPr>
        </w:pPrChange>
      </w:pPr>
      <w:del w:id="480" w:author="Konika Sharma" w:date="2024-10-23T10:51:00Z" w16du:dateUtc="2024-10-23T05:21:00Z">
        <w:r w:rsidRPr="003B4817" w:rsidDel="00C93ECA">
          <w:delText>Introduction</w:delText>
        </w:r>
      </w:del>
    </w:p>
    <w:p w14:paraId="7FF20DA8" w14:textId="77777777" w:rsidR="003B4817" w:rsidRPr="003B4817" w:rsidRDefault="003B4817">
      <w:pPr>
        <w:pStyle w:val="NormalBPBHEB"/>
        <w:pPrChange w:id="481" w:author="Konika Sharma" w:date="2024-10-22T13:28:00Z" w16du:dateUtc="2024-10-22T07:58:00Z">
          <w:pPr>
            <w:pBdr>
              <w:top w:val="nil"/>
              <w:left w:val="nil"/>
              <w:bottom w:val="nil"/>
              <w:right w:val="nil"/>
              <w:between w:val="nil"/>
            </w:pBdr>
            <w:shd w:val="clear" w:color="auto" w:fill="FFFFFF"/>
            <w:spacing w:after="100" w:line="276" w:lineRule="auto"/>
            <w:jc w:val="both"/>
          </w:pPr>
        </w:pPrChange>
      </w:pPr>
      <w:r w:rsidRPr="003B4817">
        <w:t>In the ever-evolving landscape of digital communication, engaging users effectively is paramount for the success of applications. Amazon Pinpoint, a fully managed AWS service, plays a pivotal role in this realm by enabling developers to understand, segment, and target their audience with personalized and timely messages. In this section, we explore the features and functionalities of Amazon Pinpoint.</w:t>
      </w:r>
    </w:p>
    <w:p w14:paraId="0402D9F3" w14:textId="77B69C37" w:rsidR="003B4817" w:rsidRPr="003B4817" w:rsidRDefault="003B4817">
      <w:pPr>
        <w:pStyle w:val="Heading2BPBHEB"/>
        <w:pPrChange w:id="482" w:author="Konika Sharma" w:date="2024-10-22T12:14:00Z" w16du:dateUtc="2024-10-22T06:44:00Z">
          <w:pPr>
            <w:keepNext/>
            <w:keepLines/>
            <w:spacing w:before="40" w:after="0"/>
            <w:outlineLvl w:val="1"/>
          </w:pPr>
        </w:pPrChange>
      </w:pPr>
      <w:r w:rsidRPr="003B4817">
        <w:t>Amazon Pinpoint Overview</w:t>
      </w:r>
    </w:p>
    <w:p w14:paraId="7C6FFE4A" w14:textId="61D3D694" w:rsidR="003B4817" w:rsidRPr="003B4817" w:rsidRDefault="003B4817">
      <w:pPr>
        <w:pStyle w:val="NormalBPBHEB"/>
        <w:pPrChange w:id="483" w:author="Konika Sharma" w:date="2024-10-22T13:28:00Z" w16du:dateUtc="2024-10-22T07:58:00Z">
          <w:pPr>
            <w:pBdr>
              <w:top w:val="nil"/>
              <w:left w:val="nil"/>
              <w:bottom w:val="nil"/>
              <w:right w:val="nil"/>
              <w:between w:val="nil"/>
            </w:pBdr>
            <w:shd w:val="clear" w:color="auto" w:fill="FFFFFF"/>
            <w:spacing w:after="100" w:line="276" w:lineRule="auto"/>
            <w:jc w:val="both"/>
          </w:pPr>
        </w:pPrChange>
      </w:pPr>
      <w:r w:rsidRPr="003B4817">
        <w:t>Amazon Pinpoint is a versatile service designed to facilitate targeted communication with end-users across various channels, including email, SMS, and mobile push notifications. It provides analytics and insights that empower developers to refine their communication strategies and enhance user engagement</w:t>
      </w:r>
      <w:bookmarkStart w:id="484" w:name="_Ref153363610"/>
      <w:r w:rsidR="00676DFA">
        <w:rPr>
          <w:rStyle w:val="FootnoteReference"/>
        </w:rPr>
        <w:footnoteReference w:id="13"/>
      </w:r>
      <w:bookmarkEnd w:id="484"/>
      <w:r w:rsidRPr="003B4817">
        <w:t>.</w:t>
      </w:r>
    </w:p>
    <w:p w14:paraId="6F7B53DE" w14:textId="3393E457" w:rsidR="003B4817" w:rsidRDefault="003B4817">
      <w:pPr>
        <w:pStyle w:val="Heading2BPBHEB"/>
        <w:rPr>
          <w:ins w:id="490" w:author="Konika Sharma" w:date="2024-10-23T10:35:00Z" w16du:dateUtc="2024-10-23T05:05:00Z"/>
        </w:rPr>
      </w:pPr>
      <w:r w:rsidRPr="003B4817">
        <w:t>Key Features and Capabilities</w:t>
      </w:r>
    </w:p>
    <w:p w14:paraId="21E4B547" w14:textId="77777777" w:rsidR="005634F8" w:rsidRPr="004D50E7" w:rsidRDefault="005634F8" w:rsidP="005634F8">
      <w:pPr>
        <w:pStyle w:val="NormalBPBHEB"/>
        <w:rPr>
          <w:ins w:id="491" w:author="Konika Sharma" w:date="2024-10-23T10:36:00Z" w16du:dateUtc="2024-10-23T05:06:00Z"/>
        </w:rPr>
      </w:pPr>
      <w:commentRangeStart w:id="492"/>
      <w:ins w:id="493" w:author="Konika Sharma" w:date="2024-10-23T10:36:00Z" w16du:dateUtc="2024-10-23T05:06:00Z">
        <w:r>
          <w:t>&lt;add lead in statement here&gt;</w:t>
        </w:r>
        <w:commentRangeEnd w:id="492"/>
        <w:r>
          <w:rPr>
            <w:rStyle w:val="CommentReference"/>
            <w:rFonts w:asciiTheme="minorHAnsi" w:eastAsiaTheme="minorHAnsi" w:hAnsiTheme="minorHAnsi" w:cstheme="minorBidi"/>
          </w:rPr>
          <w:commentReference w:id="492"/>
        </w:r>
      </w:ins>
    </w:p>
    <w:p w14:paraId="60A82F8A" w14:textId="77777777" w:rsidR="005634F8" w:rsidRPr="003B4817" w:rsidRDefault="005634F8" w:rsidP="005634F8">
      <w:pPr>
        <w:pStyle w:val="NormalBPBHEB"/>
        <w:pPrChange w:id="494" w:author="Konika Sharma" w:date="2024-10-23T10:36:00Z" w16du:dateUtc="2024-10-23T05:06:00Z">
          <w:pPr>
            <w:keepNext/>
            <w:keepLines/>
            <w:spacing w:before="40" w:after="0"/>
            <w:outlineLvl w:val="1"/>
          </w:pPr>
        </w:pPrChange>
      </w:pPr>
    </w:p>
    <w:p w14:paraId="694D5692" w14:textId="4BABA8E8" w:rsidR="003B4817" w:rsidRPr="00C93ECA" w:rsidRDefault="003B4817" w:rsidP="00C93ECA">
      <w:pPr>
        <w:pStyle w:val="NormalBPBHEB"/>
        <w:numPr>
          <w:ilvl w:val="0"/>
          <w:numId w:val="24"/>
        </w:numPr>
        <w:rPr>
          <w:b/>
          <w:bCs/>
          <w:rPrChange w:id="495" w:author="Konika Sharma" w:date="2024-10-23T10:50:00Z" w16du:dateUtc="2024-10-23T05:20:00Z">
            <w:rPr/>
          </w:rPrChange>
        </w:rPr>
        <w:pPrChange w:id="496" w:author="Konika Sharma" w:date="2024-10-23T10:51:00Z" w16du:dateUtc="2024-10-23T05:21:00Z">
          <w:pPr>
            <w:numPr>
              <w:numId w:val="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497" w:author="Konika Sharma" w:date="2024-10-23T10:50:00Z" w16du:dateUtc="2024-10-23T05:20:00Z">
            <w:rPr/>
          </w:rPrChange>
        </w:rPr>
        <w:t>User Engagement Analysis</w:t>
      </w:r>
    </w:p>
    <w:p w14:paraId="56FF00AB" w14:textId="40A964A7" w:rsidR="003B4817" w:rsidRPr="003B4817" w:rsidRDefault="003B4817" w:rsidP="00C93ECA">
      <w:pPr>
        <w:pStyle w:val="NormalBPBHEB"/>
        <w:ind w:left="720"/>
        <w:pPrChange w:id="498" w:author="Konika Sharma" w:date="2024-10-23T10:50:00Z" w16du:dateUtc="2024-10-23T05:20:00Z">
          <w:pPr>
            <w:pBdr>
              <w:top w:val="nil"/>
              <w:left w:val="nil"/>
              <w:bottom w:val="nil"/>
              <w:right w:val="nil"/>
              <w:between w:val="nil"/>
            </w:pBdr>
            <w:shd w:val="clear" w:color="auto" w:fill="FFFFFF"/>
            <w:spacing w:after="100" w:line="276" w:lineRule="auto"/>
            <w:ind w:left="1080"/>
            <w:jc w:val="both"/>
          </w:pPr>
        </w:pPrChange>
      </w:pPr>
      <w:r w:rsidRPr="003B4817">
        <w:lastRenderedPageBreak/>
        <w:t>Amazon Pinpoint offers detailed analytics on user engagement, providing developers with insights into user behavior, preferences, and interactions with the application. This data-driven approach enables the optimization of communication strategies</w:t>
      </w:r>
      <w:r w:rsidR="00340DE5">
        <w:fldChar w:fldCharType="begin"/>
      </w:r>
      <w:r w:rsidR="00340DE5">
        <w:instrText xml:space="preserve"> NOTEREF _Ref153363610 \f \h </w:instrText>
      </w:r>
      <w:r w:rsidR="00340DE5">
        <w:fldChar w:fldCharType="separate"/>
      </w:r>
      <w:r w:rsidR="00340DE5" w:rsidRPr="00340DE5">
        <w:rPr>
          <w:rStyle w:val="FootnoteReference"/>
        </w:rPr>
        <w:t>13</w:t>
      </w:r>
      <w:r w:rsidR="00340DE5">
        <w:fldChar w:fldCharType="end"/>
      </w:r>
      <w:r w:rsidRPr="003B4817">
        <w:t>.</w:t>
      </w:r>
    </w:p>
    <w:p w14:paraId="0FC993F7" w14:textId="137BBB2E" w:rsidR="003B4817" w:rsidRPr="00C93ECA" w:rsidRDefault="003B4817" w:rsidP="00C93ECA">
      <w:pPr>
        <w:pStyle w:val="NormalBPBHEB"/>
        <w:numPr>
          <w:ilvl w:val="0"/>
          <w:numId w:val="24"/>
        </w:numPr>
        <w:rPr>
          <w:b/>
          <w:bCs/>
          <w:rPrChange w:id="499" w:author="Konika Sharma" w:date="2024-10-23T10:50:00Z" w16du:dateUtc="2024-10-23T05:20:00Z">
            <w:rPr/>
          </w:rPrChange>
        </w:rPr>
        <w:pPrChange w:id="500" w:author="Konika Sharma" w:date="2024-10-23T10:51:00Z" w16du:dateUtc="2024-10-23T05:21:00Z">
          <w:pPr>
            <w:numPr>
              <w:numId w:val="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501" w:author="Konika Sharma" w:date="2024-10-23T10:50:00Z" w16du:dateUtc="2024-10-23T05:20:00Z">
            <w:rPr/>
          </w:rPrChange>
        </w:rPr>
        <w:t>Multi-Channel Communication</w:t>
      </w:r>
    </w:p>
    <w:p w14:paraId="433E172A" w14:textId="5410DDEF" w:rsidR="003B4817" w:rsidRPr="003B4817" w:rsidRDefault="003B4817" w:rsidP="00C93ECA">
      <w:pPr>
        <w:pStyle w:val="NormalBPBHEB"/>
        <w:ind w:left="720"/>
        <w:pPrChange w:id="502" w:author="Konika Sharma" w:date="2024-10-23T10:50:00Z" w16du:dateUtc="2024-10-23T05:20:00Z">
          <w:pPr>
            <w:pBdr>
              <w:top w:val="nil"/>
              <w:left w:val="nil"/>
              <w:bottom w:val="nil"/>
              <w:right w:val="nil"/>
              <w:between w:val="nil"/>
            </w:pBdr>
            <w:shd w:val="clear" w:color="auto" w:fill="FFFFFF"/>
            <w:spacing w:after="100" w:line="276" w:lineRule="auto"/>
            <w:ind w:left="1080"/>
            <w:jc w:val="both"/>
          </w:pPr>
        </w:pPrChange>
      </w:pPr>
      <w:r w:rsidRPr="003B4817">
        <w:t>The service supports a range of communication channels, including email, SMS, and push notifications. This multi-channel capability allows developers to reach users through their preferred communication channels, increasing the effectiveness of messages</w:t>
      </w:r>
      <w:r w:rsidR="00340DE5">
        <w:fldChar w:fldCharType="begin"/>
      </w:r>
      <w:r w:rsidR="00340DE5">
        <w:instrText xml:space="preserve"> NOTEREF _Ref153363610 \f \h </w:instrText>
      </w:r>
      <w:r w:rsidR="00340DE5">
        <w:fldChar w:fldCharType="separate"/>
      </w:r>
      <w:r w:rsidR="00340DE5" w:rsidRPr="00340DE5">
        <w:rPr>
          <w:rStyle w:val="FootnoteReference"/>
        </w:rPr>
        <w:t>13</w:t>
      </w:r>
      <w:r w:rsidR="00340DE5">
        <w:fldChar w:fldCharType="end"/>
      </w:r>
      <w:r w:rsidRPr="003B4817">
        <w:t>.</w:t>
      </w:r>
    </w:p>
    <w:p w14:paraId="400B7515" w14:textId="0CC88099" w:rsidR="003B4817" w:rsidRPr="00C93ECA" w:rsidRDefault="003B4817" w:rsidP="00C93ECA">
      <w:pPr>
        <w:pStyle w:val="NormalBPBHEB"/>
        <w:numPr>
          <w:ilvl w:val="0"/>
          <w:numId w:val="24"/>
        </w:numPr>
        <w:rPr>
          <w:b/>
          <w:bCs/>
          <w:rPrChange w:id="503" w:author="Konika Sharma" w:date="2024-10-23T10:50:00Z" w16du:dateUtc="2024-10-23T05:20:00Z">
            <w:rPr/>
          </w:rPrChange>
        </w:rPr>
        <w:pPrChange w:id="504" w:author="Konika Sharma" w:date="2024-10-23T10:51:00Z" w16du:dateUtc="2024-10-23T05:21:00Z">
          <w:pPr>
            <w:numPr>
              <w:numId w:val="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505" w:author="Konika Sharma" w:date="2024-10-23T10:50:00Z" w16du:dateUtc="2024-10-23T05:20:00Z">
            <w:rPr/>
          </w:rPrChange>
        </w:rPr>
        <w:t>Personalization</w:t>
      </w:r>
    </w:p>
    <w:p w14:paraId="129783C5" w14:textId="5DC6F6D8" w:rsidR="003B4817" w:rsidRPr="003B4817" w:rsidRDefault="003B4817" w:rsidP="00C93ECA">
      <w:pPr>
        <w:pStyle w:val="NormalBPBHEB"/>
        <w:ind w:left="720"/>
        <w:pPrChange w:id="506" w:author="Konika Sharma" w:date="2024-10-23T10:50:00Z" w16du:dateUtc="2024-10-23T05:20:00Z">
          <w:pPr>
            <w:pBdr>
              <w:top w:val="nil"/>
              <w:left w:val="nil"/>
              <w:bottom w:val="nil"/>
              <w:right w:val="nil"/>
              <w:between w:val="nil"/>
            </w:pBdr>
            <w:shd w:val="clear" w:color="auto" w:fill="FFFFFF"/>
            <w:spacing w:after="100" w:line="276" w:lineRule="auto"/>
            <w:ind w:left="1080"/>
            <w:jc w:val="both"/>
          </w:pPr>
        </w:pPrChange>
      </w:pPr>
      <w:r w:rsidRPr="003B4817">
        <w:t>Amazon Pinpoint enables developers to create personalized messages based on user attributes and behavior. This personalization enhances user experience and fosters a sense of connection with the application</w:t>
      </w:r>
      <w:r w:rsidR="00340DE5">
        <w:fldChar w:fldCharType="begin"/>
      </w:r>
      <w:r w:rsidR="00340DE5">
        <w:instrText xml:space="preserve"> NOTEREF _Ref153363610 \f \h </w:instrText>
      </w:r>
      <w:r w:rsidR="00340DE5">
        <w:fldChar w:fldCharType="separate"/>
      </w:r>
      <w:r w:rsidR="00340DE5" w:rsidRPr="00340DE5">
        <w:rPr>
          <w:rStyle w:val="FootnoteReference"/>
        </w:rPr>
        <w:t>13</w:t>
      </w:r>
      <w:r w:rsidR="00340DE5">
        <w:fldChar w:fldCharType="end"/>
      </w:r>
      <w:r w:rsidRPr="003B4817">
        <w:t>.</w:t>
      </w:r>
    </w:p>
    <w:p w14:paraId="59A6C793" w14:textId="02FA197E" w:rsidR="003B4817" w:rsidRPr="00C93ECA" w:rsidRDefault="003B4817" w:rsidP="00C93ECA">
      <w:pPr>
        <w:pStyle w:val="NormalBPBHEB"/>
        <w:numPr>
          <w:ilvl w:val="0"/>
          <w:numId w:val="24"/>
        </w:numPr>
        <w:rPr>
          <w:b/>
          <w:bCs/>
          <w:rPrChange w:id="507" w:author="Konika Sharma" w:date="2024-10-23T10:50:00Z" w16du:dateUtc="2024-10-23T05:20:00Z">
            <w:rPr/>
          </w:rPrChange>
        </w:rPr>
        <w:pPrChange w:id="508" w:author="Konika Sharma" w:date="2024-10-23T10:51:00Z" w16du:dateUtc="2024-10-23T05:21:00Z">
          <w:pPr>
            <w:numPr>
              <w:numId w:val="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509" w:author="Konika Sharma" w:date="2024-10-23T10:50:00Z" w16du:dateUtc="2024-10-23T05:20:00Z">
            <w:rPr/>
          </w:rPrChange>
        </w:rPr>
        <w:t>Journey Orchestration</w:t>
      </w:r>
    </w:p>
    <w:p w14:paraId="6E433647" w14:textId="3B03A34A" w:rsidR="003B4817" w:rsidRPr="003B4817" w:rsidRDefault="003B4817" w:rsidP="00C93ECA">
      <w:pPr>
        <w:pStyle w:val="NormalBPBHEB"/>
        <w:ind w:left="720"/>
        <w:pPrChange w:id="510" w:author="Konika Sharma" w:date="2024-10-23T10:50:00Z" w16du:dateUtc="2024-10-23T05:20:00Z">
          <w:pPr>
            <w:pBdr>
              <w:top w:val="nil"/>
              <w:left w:val="nil"/>
              <w:bottom w:val="nil"/>
              <w:right w:val="nil"/>
              <w:between w:val="nil"/>
            </w:pBdr>
            <w:shd w:val="clear" w:color="auto" w:fill="FFFFFF"/>
            <w:spacing w:after="100" w:line="276" w:lineRule="auto"/>
            <w:ind w:left="1080"/>
            <w:jc w:val="both"/>
          </w:pPr>
        </w:pPrChange>
      </w:pPr>
      <w:r w:rsidRPr="003B4817">
        <w:t>Developers can design customer journeys by defining communication workflows based on user actions. This feature ensures that users receive relevant messages at different stages of their interaction with the application</w:t>
      </w:r>
      <w:r w:rsidR="0068223A">
        <w:fldChar w:fldCharType="begin"/>
      </w:r>
      <w:r w:rsidR="0068223A">
        <w:instrText xml:space="preserve"> NOTEREF _Ref153363610 \f \h </w:instrText>
      </w:r>
      <w:r w:rsidR="0068223A">
        <w:fldChar w:fldCharType="separate"/>
      </w:r>
      <w:r w:rsidR="0068223A" w:rsidRPr="0068223A">
        <w:rPr>
          <w:rStyle w:val="FootnoteReference"/>
        </w:rPr>
        <w:t>13</w:t>
      </w:r>
      <w:r w:rsidR="0068223A">
        <w:fldChar w:fldCharType="end"/>
      </w:r>
      <w:r w:rsidRPr="003B4817">
        <w:t>.</w:t>
      </w:r>
    </w:p>
    <w:p w14:paraId="238646DE" w14:textId="34F89E67" w:rsidR="003B4817" w:rsidRPr="003B4817" w:rsidRDefault="003B4817">
      <w:pPr>
        <w:pStyle w:val="Heading2BPBHEB"/>
        <w:pPrChange w:id="511" w:author="Konika Sharma" w:date="2024-10-22T12:14:00Z" w16du:dateUtc="2024-10-22T06:44:00Z">
          <w:pPr>
            <w:keepNext/>
            <w:keepLines/>
            <w:spacing w:before="40" w:after="0"/>
            <w:outlineLvl w:val="1"/>
          </w:pPr>
        </w:pPrChange>
      </w:pPr>
      <w:r w:rsidRPr="003B4817">
        <w:t>Integration with Other AWS Services</w:t>
      </w:r>
    </w:p>
    <w:p w14:paraId="71597CE6" w14:textId="66CD49BE" w:rsidR="003B4817" w:rsidRPr="003B4817" w:rsidRDefault="003B4817">
      <w:pPr>
        <w:pStyle w:val="NormalBPBHEB"/>
        <w:pPrChange w:id="512"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3B4817">
        <w:t xml:space="preserve">Amazon Pinpoint seamlessly integrates with other AWS services, enhancing its capabilities and extending its reach within the AWS ecosystem. Integration with Amazon </w:t>
      </w:r>
      <w:r w:rsidRPr="005634F8">
        <w:rPr>
          <w:b/>
          <w:bCs/>
          <w:rPrChange w:id="513" w:author="Konika Sharma" w:date="2024-10-23T10:36:00Z" w16du:dateUtc="2024-10-23T05:06:00Z">
            <w:rPr/>
          </w:rPrChange>
        </w:rPr>
        <w:t>Simple Notification Service</w:t>
      </w:r>
      <w:r w:rsidRPr="003B4817">
        <w:t xml:space="preserve"> (</w:t>
      </w:r>
      <w:r w:rsidRPr="005634F8">
        <w:rPr>
          <w:b/>
          <w:bCs/>
          <w:rPrChange w:id="514" w:author="Konika Sharma" w:date="2024-10-23T10:36:00Z" w16du:dateUtc="2024-10-23T05:06:00Z">
            <w:rPr/>
          </w:rPrChange>
        </w:rPr>
        <w:t>SNS</w:t>
      </w:r>
      <w:r w:rsidRPr="003B4817">
        <w:t>) and AWS Identity and Access Management</w:t>
      </w:r>
      <w:del w:id="515" w:author="Konika Sharma" w:date="2024-10-23T10:36:00Z" w16du:dateUtc="2024-10-23T05:06:00Z">
        <w:r w:rsidRPr="003B4817" w:rsidDel="005634F8">
          <w:delText xml:space="preserve"> (IAM)</w:delText>
        </w:r>
      </w:del>
      <w:r w:rsidRPr="003B4817">
        <w:t xml:space="preserve"> ensures secure and efficient communication</w:t>
      </w:r>
      <w:r w:rsidR="0068223A">
        <w:fldChar w:fldCharType="begin"/>
      </w:r>
      <w:r w:rsidR="0068223A">
        <w:instrText xml:space="preserve"> NOTEREF _Ref153363610 \f \h </w:instrText>
      </w:r>
      <w:r w:rsidR="0068223A">
        <w:fldChar w:fldCharType="separate"/>
      </w:r>
      <w:r w:rsidR="0068223A" w:rsidRPr="0068223A">
        <w:rPr>
          <w:rStyle w:val="FootnoteReference"/>
        </w:rPr>
        <w:t>13</w:t>
      </w:r>
      <w:r w:rsidR="0068223A">
        <w:fldChar w:fldCharType="end"/>
      </w:r>
      <w:r w:rsidRPr="003B4817">
        <w:t>.</w:t>
      </w:r>
    </w:p>
    <w:p w14:paraId="111983FC" w14:textId="40E19867" w:rsidR="003B4817" w:rsidRDefault="003B4817">
      <w:pPr>
        <w:pStyle w:val="Heading2BPBHEB"/>
        <w:rPr>
          <w:ins w:id="516" w:author="Konika Sharma" w:date="2024-10-23T10:36:00Z" w16du:dateUtc="2024-10-23T05:06:00Z"/>
        </w:rPr>
      </w:pPr>
      <w:r w:rsidRPr="003B4817">
        <w:t>Use Cases</w:t>
      </w:r>
    </w:p>
    <w:p w14:paraId="33A6A775" w14:textId="77777777" w:rsidR="005634F8" w:rsidRPr="004D50E7" w:rsidRDefault="005634F8" w:rsidP="005634F8">
      <w:pPr>
        <w:pStyle w:val="NormalBPBHEB"/>
        <w:rPr>
          <w:ins w:id="517" w:author="Konika Sharma" w:date="2024-10-23T10:36:00Z" w16du:dateUtc="2024-10-23T05:06:00Z"/>
        </w:rPr>
      </w:pPr>
      <w:commentRangeStart w:id="518"/>
      <w:ins w:id="519" w:author="Konika Sharma" w:date="2024-10-23T10:36:00Z" w16du:dateUtc="2024-10-23T05:06:00Z">
        <w:r>
          <w:t>&lt;add lead in statement here&gt;</w:t>
        </w:r>
        <w:commentRangeEnd w:id="518"/>
        <w:r>
          <w:rPr>
            <w:rStyle w:val="CommentReference"/>
            <w:rFonts w:asciiTheme="minorHAnsi" w:eastAsiaTheme="minorHAnsi" w:hAnsiTheme="minorHAnsi" w:cstheme="minorBidi"/>
          </w:rPr>
          <w:commentReference w:id="518"/>
        </w:r>
      </w:ins>
    </w:p>
    <w:p w14:paraId="77793929" w14:textId="77777777" w:rsidR="005634F8" w:rsidRPr="003B4817" w:rsidRDefault="005634F8" w:rsidP="005634F8">
      <w:pPr>
        <w:pStyle w:val="NormalBPBHEB"/>
        <w:pPrChange w:id="520" w:author="Konika Sharma" w:date="2024-10-23T10:36:00Z" w16du:dateUtc="2024-10-23T05:06:00Z">
          <w:pPr>
            <w:keepNext/>
            <w:keepLines/>
            <w:spacing w:before="40" w:after="0"/>
            <w:outlineLvl w:val="1"/>
          </w:pPr>
        </w:pPrChange>
      </w:pPr>
    </w:p>
    <w:p w14:paraId="1AE91AEA" w14:textId="0B2079D6" w:rsidR="003B4817" w:rsidRPr="00C93ECA" w:rsidRDefault="003B4817" w:rsidP="00C93ECA">
      <w:pPr>
        <w:pStyle w:val="NormalBPBHEB"/>
        <w:numPr>
          <w:ilvl w:val="0"/>
          <w:numId w:val="24"/>
        </w:numPr>
        <w:rPr>
          <w:b/>
          <w:bCs/>
          <w:rPrChange w:id="521" w:author="Konika Sharma" w:date="2024-10-23T10:50:00Z" w16du:dateUtc="2024-10-23T05:20:00Z">
            <w:rPr/>
          </w:rPrChange>
        </w:rPr>
        <w:pPrChange w:id="522" w:author="Konika Sharma" w:date="2024-10-23T10:50:00Z" w16du:dateUtc="2024-10-23T05:20:00Z">
          <w:pPr>
            <w:numPr>
              <w:numId w:val="1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523" w:author="Konika Sharma" w:date="2024-10-23T10:50:00Z" w16du:dateUtc="2024-10-23T05:20:00Z">
            <w:rPr/>
          </w:rPrChange>
        </w:rPr>
        <w:t>Marketing Campaigns</w:t>
      </w:r>
    </w:p>
    <w:p w14:paraId="7BBA379B" w14:textId="6E5FE777" w:rsidR="003B4817" w:rsidRPr="003B4817" w:rsidRDefault="003B4817" w:rsidP="00C93ECA">
      <w:pPr>
        <w:pStyle w:val="NormalBPBHEB"/>
        <w:ind w:left="720"/>
        <w:pPrChange w:id="524" w:author="Konika Sharma" w:date="2024-10-23T10:50:00Z" w16du:dateUtc="2024-10-23T05:20:00Z">
          <w:pPr>
            <w:pBdr>
              <w:top w:val="nil"/>
              <w:left w:val="nil"/>
              <w:bottom w:val="nil"/>
              <w:right w:val="nil"/>
              <w:between w:val="nil"/>
            </w:pBdr>
            <w:shd w:val="clear" w:color="auto" w:fill="FFFFFF"/>
            <w:spacing w:after="100" w:line="276" w:lineRule="auto"/>
            <w:ind w:left="1080"/>
            <w:jc w:val="both"/>
          </w:pPr>
        </w:pPrChange>
      </w:pPr>
      <w:r w:rsidRPr="003B4817">
        <w:t xml:space="preserve">Amazon Pinpoint is instrumental in orchestrating targeted marketing campaigns, delivering personalized </w:t>
      </w:r>
      <w:proofErr w:type="gramStart"/>
      <w:r w:rsidRPr="003B4817">
        <w:t>promotions, and</w:t>
      </w:r>
      <w:proofErr w:type="gramEnd"/>
      <w:r w:rsidRPr="003B4817">
        <w:t xml:space="preserve"> analyzing campaign performance</w:t>
      </w:r>
      <w:r w:rsidR="0099023E">
        <w:rPr>
          <w:rStyle w:val="FootnoteReference"/>
        </w:rPr>
        <w:footnoteReference w:id="14"/>
      </w:r>
      <w:r w:rsidRPr="003B4817">
        <w:t>.</w:t>
      </w:r>
    </w:p>
    <w:p w14:paraId="31F422C8" w14:textId="77777777" w:rsidR="003B4817" w:rsidRPr="00C93ECA" w:rsidRDefault="003B4817" w:rsidP="00C93ECA">
      <w:pPr>
        <w:pStyle w:val="NormalBPBHEB"/>
        <w:numPr>
          <w:ilvl w:val="0"/>
          <w:numId w:val="24"/>
        </w:numPr>
        <w:rPr>
          <w:b/>
          <w:bCs/>
          <w:rPrChange w:id="529" w:author="Konika Sharma" w:date="2024-10-23T10:50:00Z" w16du:dateUtc="2024-10-23T05:20:00Z">
            <w:rPr/>
          </w:rPrChange>
        </w:rPr>
        <w:pPrChange w:id="530" w:author="Konika Sharma" w:date="2024-10-23T10:50:00Z" w16du:dateUtc="2024-10-23T05:20:00Z">
          <w:pPr>
            <w:numPr>
              <w:numId w:val="1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531" w:author="Konika Sharma" w:date="2024-10-23T10:50:00Z" w16du:dateUtc="2024-10-23T05:20:00Z">
            <w:rPr/>
          </w:rPrChange>
        </w:rPr>
        <w:t>User Onboarding</w:t>
      </w:r>
      <w:del w:id="532" w:author="Konika Sharma" w:date="2024-10-23T10:50:00Z" w16du:dateUtc="2024-10-23T05:20:00Z">
        <w:r w:rsidRPr="00C93ECA" w:rsidDel="00C93ECA">
          <w:rPr>
            <w:b/>
            <w:bCs/>
            <w:rPrChange w:id="533" w:author="Konika Sharma" w:date="2024-10-23T10:50:00Z" w16du:dateUtc="2024-10-23T05:20:00Z">
              <w:rPr/>
            </w:rPrChange>
          </w:rPr>
          <w:delText>:</w:delText>
        </w:r>
      </w:del>
    </w:p>
    <w:p w14:paraId="7DE714AA" w14:textId="00A2E79D" w:rsidR="003B4817" w:rsidRPr="003B4817" w:rsidRDefault="003B4817" w:rsidP="00C93ECA">
      <w:pPr>
        <w:pStyle w:val="NormalBPBHEB"/>
        <w:ind w:left="720"/>
        <w:pPrChange w:id="534" w:author="Konika Sharma" w:date="2024-10-23T10:50:00Z" w16du:dateUtc="2024-10-23T05:20:00Z">
          <w:pPr>
            <w:pBdr>
              <w:top w:val="nil"/>
              <w:left w:val="nil"/>
              <w:bottom w:val="nil"/>
              <w:right w:val="nil"/>
              <w:between w:val="nil"/>
            </w:pBdr>
            <w:shd w:val="clear" w:color="auto" w:fill="FFFFFF"/>
            <w:spacing w:after="100" w:line="276" w:lineRule="auto"/>
            <w:ind w:left="1080"/>
            <w:jc w:val="both"/>
          </w:pPr>
        </w:pPrChange>
      </w:pPr>
      <w:r w:rsidRPr="003B4817">
        <w:lastRenderedPageBreak/>
        <w:t>Developers can use the service to guide users through onboarding processes by sending timely and relevant information, thereby enhancing the overall user experience</w:t>
      </w:r>
      <w:r w:rsidR="0099023E">
        <w:rPr>
          <w:rStyle w:val="FootnoteReference"/>
        </w:rPr>
        <w:footnoteReference w:id="15"/>
      </w:r>
      <w:r w:rsidRPr="003B4817">
        <w:t>.</w:t>
      </w:r>
    </w:p>
    <w:p w14:paraId="688B340A" w14:textId="44F823BC" w:rsidR="003B4817" w:rsidDel="005634F8" w:rsidRDefault="003B4817" w:rsidP="00844175">
      <w:pPr>
        <w:pStyle w:val="NormalBPBHEB"/>
        <w:rPr>
          <w:del w:id="539" w:author="Konika Sharma" w:date="2024-10-23T10:36:00Z" w16du:dateUtc="2024-10-23T05:06:00Z"/>
        </w:rPr>
      </w:pPr>
      <w:del w:id="540" w:author="Konika Sharma" w:date="2024-10-23T10:36:00Z" w16du:dateUtc="2024-10-23T05:06:00Z">
        <w:r w:rsidRPr="003B4817" w:rsidDel="005634F8">
          <w:delText>Conclusion</w:delText>
        </w:r>
      </w:del>
    </w:p>
    <w:p w14:paraId="0459294F" w14:textId="77777777" w:rsidR="005634F8" w:rsidRPr="003B4817" w:rsidRDefault="005634F8" w:rsidP="00C93ECA">
      <w:pPr>
        <w:pStyle w:val="NormalBPBHEB"/>
        <w:rPr>
          <w:ins w:id="541" w:author="Konika Sharma" w:date="2024-10-23T10:36:00Z" w16du:dateUtc="2024-10-23T05:06:00Z"/>
        </w:rPr>
        <w:pPrChange w:id="542" w:author="Konika Sharma" w:date="2024-10-23T10:50:00Z" w16du:dateUtc="2024-10-23T05:20:00Z">
          <w:pPr>
            <w:keepNext/>
            <w:keepLines/>
            <w:spacing w:before="40" w:after="0"/>
            <w:outlineLvl w:val="1"/>
          </w:pPr>
        </w:pPrChange>
      </w:pPr>
    </w:p>
    <w:p w14:paraId="3F584E68" w14:textId="77777777" w:rsidR="003B4817" w:rsidRPr="003B4817" w:rsidRDefault="003B4817">
      <w:pPr>
        <w:pStyle w:val="NormalBPBHEB"/>
        <w:pPrChange w:id="543"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3B4817">
        <w:t>Amazon Pinpoint emerges as a valuable tool for developers seeking to optimize user engagement through targeted and personalized communication. By offering a range of communication channels, robust analytics, and the ability to create personalized customer journeys, Amazon Pinpoint empowers developers to build applications that resonate with their audience, ultimately contributing to the success of their digital initiatives.</w:t>
      </w:r>
    </w:p>
    <w:p w14:paraId="1191FBF9" w14:textId="69382215" w:rsidR="003B4817" w:rsidRDefault="003B4817">
      <w:pPr>
        <w:pStyle w:val="Heading1BPBHEB"/>
        <w:rPr>
          <w:ins w:id="544" w:author="Konika Sharma" w:date="2024-10-23T10:36:00Z" w16du:dateUtc="2024-10-23T05:06:00Z"/>
        </w:rPr>
      </w:pPr>
      <w:bookmarkStart w:id="545" w:name="_Hlk153364094"/>
      <w:r w:rsidRPr="0099023E">
        <w:t>Amazon Simple Email Service</w:t>
      </w:r>
      <w:del w:id="546" w:author="Konika Sharma" w:date="2024-10-23T10:49:00Z" w16du:dateUtc="2024-10-23T05:19:00Z">
        <w:r w:rsidRPr="0099023E" w:rsidDel="00C93ECA">
          <w:delText xml:space="preserve"> (SES)</w:delText>
        </w:r>
      </w:del>
    </w:p>
    <w:p w14:paraId="4917C68A" w14:textId="42184F4B" w:rsidR="005634F8" w:rsidRPr="0099023E" w:rsidDel="00C93ECA" w:rsidRDefault="005634F8" w:rsidP="005634F8">
      <w:pPr>
        <w:pStyle w:val="NormalBPBHEB"/>
        <w:rPr>
          <w:del w:id="547" w:author="Konika Sharma" w:date="2024-10-23T10:49:00Z" w16du:dateUtc="2024-10-23T05:19:00Z"/>
        </w:rPr>
        <w:pPrChange w:id="548" w:author="Konika Sharma" w:date="2024-10-23T10:36:00Z" w16du:dateUtc="2024-10-23T05:06:00Z">
          <w:pPr>
            <w:keepNext/>
            <w:keepLines/>
            <w:spacing w:before="400" w:after="0" w:line="276" w:lineRule="auto"/>
            <w:outlineLvl w:val="0"/>
          </w:pPr>
        </w:pPrChange>
      </w:pPr>
    </w:p>
    <w:bookmarkEnd w:id="545"/>
    <w:p w14:paraId="287C37F4" w14:textId="0E8DBDE5" w:rsidR="003B4817" w:rsidRPr="0099023E" w:rsidDel="00C93ECA" w:rsidRDefault="003B4817">
      <w:pPr>
        <w:pStyle w:val="Heading2BPBHEB"/>
        <w:rPr>
          <w:del w:id="549" w:author="Konika Sharma" w:date="2024-10-23T10:49:00Z" w16du:dateUtc="2024-10-23T05:19:00Z"/>
        </w:rPr>
        <w:pPrChange w:id="550" w:author="Konika Sharma" w:date="2024-10-22T13:29:00Z" w16du:dateUtc="2024-10-22T07:59:00Z">
          <w:pPr>
            <w:keepNext/>
            <w:keepLines/>
            <w:spacing w:before="40" w:after="0"/>
            <w:outlineLvl w:val="1"/>
          </w:pPr>
        </w:pPrChange>
      </w:pPr>
      <w:del w:id="551" w:author="Konika Sharma" w:date="2024-10-23T10:49:00Z" w16du:dateUtc="2024-10-23T05:19:00Z">
        <w:r w:rsidRPr="0099023E" w:rsidDel="00C93ECA">
          <w:delText>Introduction</w:delText>
        </w:r>
      </w:del>
    </w:p>
    <w:p w14:paraId="407B63D5" w14:textId="77777777" w:rsidR="003B4817" w:rsidRPr="003B4817" w:rsidRDefault="003B4817">
      <w:pPr>
        <w:pStyle w:val="NormalBPBHEB"/>
        <w:pPrChange w:id="552"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3B4817">
        <w:t xml:space="preserve">Communication through email remains a cornerstone in engaging end-users, and Amazon </w:t>
      </w:r>
      <w:r w:rsidRPr="005634F8">
        <w:rPr>
          <w:b/>
          <w:bCs/>
          <w:rPrChange w:id="553" w:author="Konika Sharma" w:date="2024-10-23T10:37:00Z" w16du:dateUtc="2024-10-23T05:07:00Z">
            <w:rPr/>
          </w:rPrChange>
        </w:rPr>
        <w:t>Simple Email Service</w:t>
      </w:r>
      <w:r w:rsidRPr="003B4817">
        <w:t xml:space="preserve"> (</w:t>
      </w:r>
      <w:r w:rsidRPr="005634F8">
        <w:rPr>
          <w:b/>
          <w:bCs/>
          <w:rPrChange w:id="554" w:author="Konika Sharma" w:date="2024-10-23T10:37:00Z" w16du:dateUtc="2024-10-23T05:07:00Z">
            <w:rPr/>
          </w:rPrChange>
        </w:rPr>
        <w:t>SES</w:t>
      </w:r>
      <w:r w:rsidRPr="003B4817">
        <w:t>) is a cloud-based solution provided by AWS to facilitate scalable and cost-effective email sending. In this section, we delve into the features and functionalities of Amazon SES, exploring its capabilities in delivering reliable and secure email communication.</w:t>
      </w:r>
    </w:p>
    <w:p w14:paraId="58B1B433" w14:textId="2CC8E055" w:rsidR="003B4817" w:rsidRPr="0099023E" w:rsidRDefault="003B4817">
      <w:pPr>
        <w:pStyle w:val="Heading2BPBHEB"/>
        <w:pPrChange w:id="555" w:author="Konika Sharma" w:date="2024-10-22T12:14:00Z" w16du:dateUtc="2024-10-22T06:44:00Z">
          <w:pPr>
            <w:keepNext/>
            <w:keepLines/>
            <w:spacing w:before="40" w:after="0"/>
            <w:outlineLvl w:val="1"/>
          </w:pPr>
        </w:pPrChange>
      </w:pPr>
      <w:r w:rsidRPr="0099023E">
        <w:t>Amazon SES Overview</w:t>
      </w:r>
    </w:p>
    <w:p w14:paraId="345AEFDB" w14:textId="07F3B663" w:rsidR="003B4817" w:rsidRPr="003B4817" w:rsidRDefault="003B4817" w:rsidP="00C93ECA">
      <w:pPr>
        <w:pStyle w:val="NormalBPBHEB"/>
        <w:pPrChange w:id="556" w:author="Konika Sharma" w:date="2024-10-23T10:49:00Z" w16du:dateUtc="2024-10-23T05:19:00Z">
          <w:pPr>
            <w:pBdr>
              <w:top w:val="nil"/>
              <w:left w:val="nil"/>
              <w:bottom w:val="nil"/>
              <w:right w:val="nil"/>
              <w:between w:val="nil"/>
            </w:pBdr>
            <w:shd w:val="clear" w:color="auto" w:fill="FFFFFF"/>
            <w:spacing w:after="100" w:line="276" w:lineRule="auto"/>
            <w:jc w:val="both"/>
          </w:pPr>
        </w:pPrChange>
      </w:pPr>
      <w:r w:rsidRPr="003B4817">
        <w:t>Amazon SES is designed to simplify the process of sending transactional and marketing emails. It provides a reliable infrastructure for email delivery, scalable to meet the demands of businesses of all sizes. By leveraging AWS's cloud infrastructure, SES ensures high deliverability rates while offering flexibility and cost-effectiveness</w:t>
      </w:r>
      <w:bookmarkStart w:id="557" w:name="_Ref153364134"/>
      <w:r w:rsidR="00171C80">
        <w:rPr>
          <w:rStyle w:val="FootnoteReference"/>
        </w:rPr>
        <w:footnoteReference w:id="16"/>
      </w:r>
      <w:bookmarkEnd w:id="557"/>
      <w:r w:rsidRPr="003B4817">
        <w:t>.</w:t>
      </w:r>
    </w:p>
    <w:p w14:paraId="1FB06A8B" w14:textId="5D735676" w:rsidR="003B4817" w:rsidRDefault="003B4817">
      <w:pPr>
        <w:pStyle w:val="Heading2BPBHEB"/>
        <w:rPr>
          <w:ins w:id="563" w:author="Konika Sharma" w:date="2024-10-23T10:37:00Z" w16du:dateUtc="2024-10-23T05:07:00Z"/>
        </w:rPr>
      </w:pPr>
      <w:r w:rsidRPr="0099023E">
        <w:t>Key Features and Capabilities</w:t>
      </w:r>
    </w:p>
    <w:p w14:paraId="6ADC33CB" w14:textId="77777777" w:rsidR="005634F8" w:rsidRPr="004D50E7" w:rsidRDefault="005634F8" w:rsidP="005634F8">
      <w:pPr>
        <w:pStyle w:val="NormalBPBHEB"/>
        <w:rPr>
          <w:ins w:id="564" w:author="Konika Sharma" w:date="2024-10-23T10:38:00Z" w16du:dateUtc="2024-10-23T05:08:00Z"/>
        </w:rPr>
      </w:pPr>
      <w:commentRangeStart w:id="565"/>
      <w:ins w:id="566" w:author="Konika Sharma" w:date="2024-10-23T10:38:00Z" w16du:dateUtc="2024-10-23T05:08:00Z">
        <w:r>
          <w:t>&lt;add lead in statement here&gt;</w:t>
        </w:r>
        <w:commentRangeEnd w:id="565"/>
        <w:r>
          <w:rPr>
            <w:rStyle w:val="CommentReference"/>
            <w:rFonts w:asciiTheme="minorHAnsi" w:eastAsiaTheme="minorHAnsi" w:hAnsiTheme="minorHAnsi" w:cstheme="minorBidi"/>
          </w:rPr>
          <w:commentReference w:id="565"/>
        </w:r>
      </w:ins>
    </w:p>
    <w:p w14:paraId="6505CC47" w14:textId="77777777" w:rsidR="005634F8" w:rsidRPr="0099023E" w:rsidRDefault="005634F8" w:rsidP="005634F8">
      <w:pPr>
        <w:pStyle w:val="NormalBPBHEB"/>
        <w:pPrChange w:id="567" w:author="Konika Sharma" w:date="2024-10-23T10:37:00Z" w16du:dateUtc="2024-10-23T05:07:00Z">
          <w:pPr>
            <w:keepNext/>
            <w:keepLines/>
            <w:spacing w:before="40" w:after="0"/>
            <w:outlineLvl w:val="1"/>
          </w:pPr>
        </w:pPrChange>
      </w:pPr>
    </w:p>
    <w:p w14:paraId="4DF422FF" w14:textId="19996F64" w:rsidR="003B4817" w:rsidRPr="00C93ECA" w:rsidRDefault="003B4817" w:rsidP="00C93ECA">
      <w:pPr>
        <w:pStyle w:val="NormalBPBHEB"/>
        <w:numPr>
          <w:ilvl w:val="0"/>
          <w:numId w:val="24"/>
        </w:numPr>
        <w:rPr>
          <w:b/>
          <w:bCs/>
          <w:rPrChange w:id="568" w:author="Konika Sharma" w:date="2024-10-23T10:47:00Z" w16du:dateUtc="2024-10-23T05:17:00Z">
            <w:rPr/>
          </w:rPrChange>
        </w:rPr>
        <w:pPrChange w:id="569" w:author="Konika Sharma" w:date="2024-10-23T10:47:00Z" w16du:dateUtc="2024-10-23T05:17:00Z">
          <w:pPr>
            <w:numPr>
              <w:numId w:val="1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570" w:author="Konika Sharma" w:date="2024-10-23T10:47:00Z" w16du:dateUtc="2024-10-23T05:17:00Z">
            <w:rPr/>
          </w:rPrChange>
        </w:rPr>
        <w:t>Email Sending</w:t>
      </w:r>
    </w:p>
    <w:p w14:paraId="29EF7BF0" w14:textId="4B4FC4B3" w:rsidR="003B4817" w:rsidRPr="003B4817" w:rsidRDefault="003B4817" w:rsidP="00C93ECA">
      <w:pPr>
        <w:pStyle w:val="NormalBPBHEB"/>
        <w:ind w:left="720"/>
        <w:pPrChange w:id="571" w:author="Konika Sharma" w:date="2024-10-23T10:47:00Z" w16du:dateUtc="2024-10-23T05:17:00Z">
          <w:pPr>
            <w:pBdr>
              <w:top w:val="nil"/>
              <w:left w:val="nil"/>
              <w:bottom w:val="nil"/>
              <w:right w:val="nil"/>
              <w:between w:val="nil"/>
            </w:pBdr>
            <w:shd w:val="clear" w:color="auto" w:fill="FFFFFF"/>
            <w:spacing w:after="100" w:line="276" w:lineRule="auto"/>
            <w:ind w:left="1080"/>
            <w:jc w:val="both"/>
          </w:pPr>
        </w:pPrChange>
      </w:pPr>
      <w:r w:rsidRPr="003B4817">
        <w:t>Amazon SES enables developers to send a variety of email types, including transactional and marketing emails. Its robust infrastructure ensures reliable delivery while allowing for easy integration with applications and systems</w:t>
      </w:r>
      <w:r w:rsidR="00F33CCF">
        <w:fldChar w:fldCharType="begin"/>
      </w:r>
      <w:r w:rsidR="00F33CCF">
        <w:instrText xml:space="preserve"> NOTEREF _Ref153364134 \f \h </w:instrText>
      </w:r>
      <w:r w:rsidR="00F33CCF">
        <w:fldChar w:fldCharType="separate"/>
      </w:r>
      <w:r w:rsidR="00F33CCF" w:rsidRPr="00F33CCF">
        <w:rPr>
          <w:rStyle w:val="FootnoteReference"/>
        </w:rPr>
        <w:t>16</w:t>
      </w:r>
      <w:r w:rsidR="00F33CCF">
        <w:fldChar w:fldCharType="end"/>
      </w:r>
      <w:r w:rsidRPr="003B4817">
        <w:t>.</w:t>
      </w:r>
    </w:p>
    <w:p w14:paraId="63725DDB" w14:textId="6AA9062E" w:rsidR="003B4817" w:rsidRPr="00C93ECA" w:rsidRDefault="003B4817" w:rsidP="00C93ECA">
      <w:pPr>
        <w:pStyle w:val="NormalBPBHEB"/>
        <w:numPr>
          <w:ilvl w:val="0"/>
          <w:numId w:val="24"/>
        </w:numPr>
        <w:rPr>
          <w:b/>
          <w:bCs/>
          <w:rPrChange w:id="572" w:author="Konika Sharma" w:date="2024-10-23T10:47:00Z" w16du:dateUtc="2024-10-23T05:17:00Z">
            <w:rPr/>
          </w:rPrChange>
        </w:rPr>
        <w:pPrChange w:id="573" w:author="Konika Sharma" w:date="2024-10-23T10:47:00Z" w16du:dateUtc="2024-10-23T05:17:00Z">
          <w:pPr>
            <w:numPr>
              <w:numId w:val="1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574" w:author="Konika Sharma" w:date="2024-10-23T10:47:00Z" w16du:dateUtc="2024-10-23T05:17:00Z">
            <w:rPr/>
          </w:rPrChange>
        </w:rPr>
        <w:t>Deliverability</w:t>
      </w:r>
    </w:p>
    <w:p w14:paraId="35879930" w14:textId="2AE38F52" w:rsidR="003B4817" w:rsidRPr="003B4817" w:rsidRDefault="003B4817" w:rsidP="00C93ECA">
      <w:pPr>
        <w:pStyle w:val="NormalBPBHEB"/>
        <w:ind w:left="720"/>
        <w:pPrChange w:id="575" w:author="Konika Sharma" w:date="2024-10-23T10:47:00Z" w16du:dateUtc="2024-10-23T05:17:00Z">
          <w:pPr>
            <w:pBdr>
              <w:top w:val="nil"/>
              <w:left w:val="nil"/>
              <w:bottom w:val="nil"/>
              <w:right w:val="nil"/>
              <w:between w:val="nil"/>
            </w:pBdr>
            <w:shd w:val="clear" w:color="auto" w:fill="FFFFFF"/>
            <w:spacing w:after="100" w:line="276" w:lineRule="auto"/>
            <w:ind w:left="1080"/>
            <w:jc w:val="both"/>
          </w:pPr>
        </w:pPrChange>
      </w:pPr>
      <w:r w:rsidRPr="003B4817">
        <w:lastRenderedPageBreak/>
        <w:t>With features like dedicated IP addresses, content filtering, and bounce and complaint tracking, Amazon SES prioritizes high deliverability rates. This is crucial for ensuring that emails reach the intended recipients' inboxes</w:t>
      </w:r>
      <w:r w:rsidR="00A6287E">
        <w:fldChar w:fldCharType="begin"/>
      </w:r>
      <w:r w:rsidR="00A6287E">
        <w:instrText xml:space="preserve"> NOTEREF _Ref153364134 \f \h </w:instrText>
      </w:r>
      <w:r w:rsidR="00A6287E">
        <w:fldChar w:fldCharType="separate"/>
      </w:r>
      <w:r w:rsidR="00A6287E" w:rsidRPr="00A6287E">
        <w:rPr>
          <w:rStyle w:val="FootnoteReference"/>
        </w:rPr>
        <w:t>16</w:t>
      </w:r>
      <w:r w:rsidR="00A6287E">
        <w:fldChar w:fldCharType="end"/>
      </w:r>
      <w:r w:rsidRPr="003B4817">
        <w:t>.</w:t>
      </w:r>
    </w:p>
    <w:p w14:paraId="2E0C9F3B" w14:textId="77777777" w:rsidR="003B4817" w:rsidRPr="00C93ECA" w:rsidRDefault="003B4817" w:rsidP="00C93ECA">
      <w:pPr>
        <w:pStyle w:val="NormalBPBHEB"/>
        <w:numPr>
          <w:ilvl w:val="0"/>
          <w:numId w:val="24"/>
        </w:numPr>
        <w:rPr>
          <w:b/>
          <w:bCs/>
          <w:rPrChange w:id="576" w:author="Konika Sharma" w:date="2024-10-23T10:47:00Z" w16du:dateUtc="2024-10-23T05:17:00Z">
            <w:rPr/>
          </w:rPrChange>
        </w:rPr>
        <w:pPrChange w:id="577" w:author="Konika Sharma" w:date="2024-10-23T10:47:00Z" w16du:dateUtc="2024-10-23T05:17:00Z">
          <w:pPr>
            <w:numPr>
              <w:numId w:val="1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578" w:author="Konika Sharma" w:date="2024-10-23T10:47:00Z" w16du:dateUtc="2024-10-23T05:17:00Z">
            <w:rPr/>
          </w:rPrChange>
        </w:rPr>
        <w:t>Content Personalization:</w:t>
      </w:r>
    </w:p>
    <w:p w14:paraId="35455747" w14:textId="49984996" w:rsidR="003B4817" w:rsidRPr="003B4817" w:rsidRDefault="003B4817" w:rsidP="00C93ECA">
      <w:pPr>
        <w:pStyle w:val="NormalBPBHEB"/>
        <w:ind w:left="720"/>
        <w:pPrChange w:id="579" w:author="Konika Sharma" w:date="2024-10-23T10:47:00Z" w16du:dateUtc="2024-10-23T05:17:00Z">
          <w:pPr>
            <w:pBdr>
              <w:top w:val="nil"/>
              <w:left w:val="nil"/>
              <w:bottom w:val="nil"/>
              <w:right w:val="nil"/>
              <w:between w:val="nil"/>
            </w:pBdr>
            <w:shd w:val="clear" w:color="auto" w:fill="FFFFFF"/>
            <w:spacing w:after="100" w:line="276" w:lineRule="auto"/>
            <w:ind w:left="1080"/>
            <w:jc w:val="both"/>
          </w:pPr>
        </w:pPrChange>
      </w:pPr>
      <w:r w:rsidRPr="003B4817">
        <w:t>Developers can personalize email content using dynamic variables, allowing for the customization of messages based on user attributes or behaviors. This personalization enhances user engagement and the overall effectiveness of email campaigns</w:t>
      </w:r>
      <w:r w:rsidR="00A6287E">
        <w:fldChar w:fldCharType="begin"/>
      </w:r>
      <w:r w:rsidR="00A6287E">
        <w:instrText xml:space="preserve"> NOTEREF _Ref153364134 \f \h </w:instrText>
      </w:r>
      <w:r w:rsidR="00A6287E">
        <w:fldChar w:fldCharType="separate"/>
      </w:r>
      <w:r w:rsidR="00A6287E" w:rsidRPr="00A6287E">
        <w:rPr>
          <w:rStyle w:val="FootnoteReference"/>
        </w:rPr>
        <w:t>16</w:t>
      </w:r>
      <w:r w:rsidR="00A6287E">
        <w:fldChar w:fldCharType="end"/>
      </w:r>
      <w:r w:rsidRPr="003B4817">
        <w:t>.</w:t>
      </w:r>
    </w:p>
    <w:p w14:paraId="40320527" w14:textId="77777777" w:rsidR="003B4817" w:rsidRPr="00C93ECA" w:rsidRDefault="003B4817" w:rsidP="00C93ECA">
      <w:pPr>
        <w:pStyle w:val="NormalBPBHEB"/>
        <w:numPr>
          <w:ilvl w:val="0"/>
          <w:numId w:val="24"/>
        </w:numPr>
        <w:rPr>
          <w:b/>
          <w:bCs/>
          <w:rPrChange w:id="580" w:author="Konika Sharma" w:date="2024-10-23T10:47:00Z" w16du:dateUtc="2024-10-23T05:17:00Z">
            <w:rPr/>
          </w:rPrChange>
        </w:rPr>
        <w:pPrChange w:id="581" w:author="Konika Sharma" w:date="2024-10-23T10:47:00Z" w16du:dateUtc="2024-10-23T05:17:00Z">
          <w:pPr>
            <w:numPr>
              <w:numId w:val="1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582" w:author="Konika Sharma" w:date="2024-10-23T10:47:00Z" w16du:dateUtc="2024-10-23T05:17:00Z">
            <w:rPr/>
          </w:rPrChange>
        </w:rPr>
        <w:t>Integration with AWS Ecosystem:</w:t>
      </w:r>
    </w:p>
    <w:p w14:paraId="59FC7226" w14:textId="00AA1F01" w:rsidR="003B4817" w:rsidRPr="003B4817" w:rsidRDefault="003B4817" w:rsidP="00C93ECA">
      <w:pPr>
        <w:pStyle w:val="NormalBPBHEB"/>
        <w:ind w:left="720"/>
        <w:pPrChange w:id="583" w:author="Konika Sharma" w:date="2024-10-23T10:47:00Z" w16du:dateUtc="2024-10-23T05:17:00Z">
          <w:pPr>
            <w:pBdr>
              <w:top w:val="nil"/>
              <w:left w:val="nil"/>
              <w:bottom w:val="nil"/>
              <w:right w:val="nil"/>
              <w:between w:val="nil"/>
            </w:pBdr>
            <w:shd w:val="clear" w:color="auto" w:fill="FFFFFF"/>
            <w:spacing w:after="100" w:line="276" w:lineRule="auto"/>
            <w:ind w:left="1080"/>
            <w:jc w:val="both"/>
          </w:pPr>
        </w:pPrChange>
      </w:pPr>
      <w:r w:rsidRPr="003B4817">
        <w:t>Amazon SES seamlessly integrates with other AWS services, such as AWS Lambda and Amazon S3. This integration enhances SES's capabilities, allowing developers to build comprehensive and automated email workflows</w:t>
      </w:r>
      <w:r w:rsidR="00A6287E">
        <w:fldChar w:fldCharType="begin"/>
      </w:r>
      <w:r w:rsidR="00A6287E">
        <w:instrText xml:space="preserve"> NOTEREF _Ref153364134 \f \h </w:instrText>
      </w:r>
      <w:r w:rsidR="00A6287E">
        <w:fldChar w:fldCharType="separate"/>
      </w:r>
      <w:r w:rsidR="00A6287E" w:rsidRPr="00A6287E">
        <w:rPr>
          <w:rStyle w:val="FootnoteReference"/>
        </w:rPr>
        <w:t>16</w:t>
      </w:r>
      <w:r w:rsidR="00A6287E">
        <w:fldChar w:fldCharType="end"/>
      </w:r>
      <w:r w:rsidRPr="003B4817">
        <w:t>.</w:t>
      </w:r>
    </w:p>
    <w:p w14:paraId="44B3F27F" w14:textId="19741FEA" w:rsidR="003B4817" w:rsidRPr="0099023E" w:rsidRDefault="003B4817">
      <w:pPr>
        <w:pStyle w:val="Heading2BPBHEB"/>
        <w:pPrChange w:id="584" w:author="Konika Sharma" w:date="2024-10-22T12:14:00Z" w16du:dateUtc="2024-10-22T06:44:00Z">
          <w:pPr>
            <w:keepNext/>
            <w:keepLines/>
            <w:spacing w:before="40" w:after="0"/>
            <w:outlineLvl w:val="1"/>
          </w:pPr>
        </w:pPrChange>
      </w:pPr>
      <w:r w:rsidRPr="0099023E">
        <w:t>Security and Compliance</w:t>
      </w:r>
    </w:p>
    <w:p w14:paraId="466AD20B" w14:textId="1A65999C" w:rsidR="003B4817" w:rsidRPr="003B4817" w:rsidRDefault="003B4817">
      <w:pPr>
        <w:pStyle w:val="NormalBPBHEB"/>
        <w:pPrChange w:id="585"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3B4817">
        <w:t xml:space="preserve">Amazon SES prioritizes security and compliance, implementing measures to protect against spam, phishing, and other email-related threats. Features like </w:t>
      </w:r>
      <w:r w:rsidRPr="00C93ECA">
        <w:rPr>
          <w:b/>
          <w:bCs/>
          <w:rPrChange w:id="586" w:author="Konika Sharma" w:date="2024-10-23T10:49:00Z" w16du:dateUtc="2024-10-23T05:19:00Z">
            <w:rPr/>
          </w:rPrChange>
        </w:rPr>
        <w:t>DKIM</w:t>
      </w:r>
      <w:r w:rsidRPr="003B4817">
        <w:t xml:space="preserve"> (</w:t>
      </w:r>
      <w:r w:rsidRPr="00C93ECA">
        <w:rPr>
          <w:b/>
          <w:bCs/>
          <w:rPrChange w:id="587" w:author="Konika Sharma" w:date="2024-10-23T10:49:00Z" w16du:dateUtc="2024-10-23T05:19:00Z">
            <w:rPr/>
          </w:rPrChange>
        </w:rPr>
        <w:t>DomainKeys Identified Mail</w:t>
      </w:r>
      <w:r w:rsidRPr="003B4817">
        <w:t xml:space="preserve">) and </w:t>
      </w:r>
      <w:r w:rsidRPr="00C93ECA">
        <w:rPr>
          <w:b/>
          <w:bCs/>
          <w:rPrChange w:id="588" w:author="Konika Sharma" w:date="2024-10-23T10:49:00Z" w16du:dateUtc="2024-10-23T05:19:00Z">
            <w:rPr/>
          </w:rPrChange>
        </w:rPr>
        <w:t>SPF</w:t>
      </w:r>
      <w:r w:rsidRPr="003B4817">
        <w:t xml:space="preserve"> (</w:t>
      </w:r>
      <w:r w:rsidRPr="00C93ECA">
        <w:rPr>
          <w:b/>
          <w:bCs/>
          <w:rPrChange w:id="589" w:author="Konika Sharma" w:date="2024-10-23T10:49:00Z" w16du:dateUtc="2024-10-23T05:19:00Z">
            <w:rPr/>
          </w:rPrChange>
        </w:rPr>
        <w:t>Sender Policy Framework</w:t>
      </w:r>
      <w:r w:rsidRPr="003B4817">
        <w:t>) authentication contribute to the security of email communications</w:t>
      </w:r>
      <w:r w:rsidR="00A6287E">
        <w:fldChar w:fldCharType="begin"/>
      </w:r>
      <w:r w:rsidR="00A6287E">
        <w:instrText xml:space="preserve"> NOTEREF _Ref153364134 \f \h </w:instrText>
      </w:r>
      <w:r w:rsidR="00A6287E">
        <w:fldChar w:fldCharType="separate"/>
      </w:r>
      <w:r w:rsidR="00A6287E" w:rsidRPr="00A6287E">
        <w:rPr>
          <w:rStyle w:val="FootnoteReference"/>
        </w:rPr>
        <w:t>16</w:t>
      </w:r>
      <w:r w:rsidR="00A6287E">
        <w:fldChar w:fldCharType="end"/>
      </w:r>
      <w:r w:rsidRPr="003B4817">
        <w:t>.</w:t>
      </w:r>
    </w:p>
    <w:p w14:paraId="0B08DD05" w14:textId="3F9A8F85" w:rsidR="003B4817" w:rsidRDefault="003B4817">
      <w:pPr>
        <w:pStyle w:val="Heading2BPBHEB"/>
        <w:rPr>
          <w:ins w:id="590" w:author="Konika Sharma" w:date="2024-10-23T10:38:00Z" w16du:dateUtc="2024-10-23T05:08:00Z"/>
        </w:rPr>
      </w:pPr>
      <w:r w:rsidRPr="0099023E">
        <w:t>Use Cases</w:t>
      </w:r>
    </w:p>
    <w:p w14:paraId="28B0E1BF" w14:textId="77777777" w:rsidR="005634F8" w:rsidRPr="004D50E7" w:rsidRDefault="005634F8" w:rsidP="005634F8">
      <w:pPr>
        <w:pStyle w:val="NormalBPBHEB"/>
        <w:rPr>
          <w:ins w:id="591" w:author="Konika Sharma" w:date="2024-10-23T10:38:00Z" w16du:dateUtc="2024-10-23T05:08:00Z"/>
        </w:rPr>
      </w:pPr>
      <w:commentRangeStart w:id="592"/>
      <w:ins w:id="593" w:author="Konika Sharma" w:date="2024-10-23T10:38:00Z" w16du:dateUtc="2024-10-23T05:08:00Z">
        <w:r>
          <w:t>&lt;add lead in statement here&gt;</w:t>
        </w:r>
        <w:commentRangeEnd w:id="592"/>
        <w:r>
          <w:rPr>
            <w:rStyle w:val="CommentReference"/>
            <w:rFonts w:asciiTheme="minorHAnsi" w:eastAsiaTheme="minorHAnsi" w:hAnsiTheme="minorHAnsi" w:cstheme="minorBidi"/>
          </w:rPr>
          <w:commentReference w:id="592"/>
        </w:r>
      </w:ins>
    </w:p>
    <w:p w14:paraId="44AD8507" w14:textId="77777777" w:rsidR="005634F8" w:rsidRPr="0099023E" w:rsidRDefault="005634F8" w:rsidP="005634F8">
      <w:pPr>
        <w:pStyle w:val="NormalBPBHEB"/>
        <w:pPrChange w:id="594" w:author="Konika Sharma" w:date="2024-10-23T10:38:00Z" w16du:dateUtc="2024-10-23T05:08:00Z">
          <w:pPr>
            <w:keepNext/>
            <w:keepLines/>
            <w:spacing w:before="40" w:after="0"/>
            <w:outlineLvl w:val="1"/>
          </w:pPr>
        </w:pPrChange>
      </w:pPr>
    </w:p>
    <w:p w14:paraId="6E13C74E" w14:textId="4C3E10E6" w:rsidR="003B4817" w:rsidRPr="00C93ECA" w:rsidRDefault="003B4817" w:rsidP="00C93ECA">
      <w:pPr>
        <w:pStyle w:val="NormalBPBHEB"/>
        <w:numPr>
          <w:ilvl w:val="0"/>
          <w:numId w:val="27"/>
        </w:numPr>
        <w:rPr>
          <w:b/>
          <w:bCs/>
          <w:rPrChange w:id="595" w:author="Konika Sharma" w:date="2024-10-23T10:46:00Z" w16du:dateUtc="2024-10-23T05:16:00Z">
            <w:rPr/>
          </w:rPrChange>
        </w:rPr>
        <w:pPrChange w:id="596" w:author="Konika Sharma" w:date="2024-10-23T10:46:00Z" w16du:dateUtc="2024-10-23T05:16:00Z">
          <w:pPr>
            <w:numPr>
              <w:numId w:val="1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597" w:author="Konika Sharma" w:date="2024-10-23T10:46:00Z" w16du:dateUtc="2024-10-23T05:16:00Z">
            <w:rPr/>
          </w:rPrChange>
        </w:rPr>
        <w:t>Transactional Emails</w:t>
      </w:r>
    </w:p>
    <w:p w14:paraId="07D1E7E9" w14:textId="079AEA02" w:rsidR="003B4817" w:rsidRPr="003B4817" w:rsidRDefault="003B4817" w:rsidP="00C93ECA">
      <w:pPr>
        <w:pStyle w:val="NormalBPBHEB"/>
        <w:ind w:left="720"/>
        <w:pPrChange w:id="598" w:author="Konika Sharma" w:date="2024-10-23T10:46:00Z" w16du:dateUtc="2024-10-23T05:16:00Z">
          <w:pPr>
            <w:pBdr>
              <w:top w:val="nil"/>
              <w:left w:val="nil"/>
              <w:bottom w:val="nil"/>
              <w:right w:val="nil"/>
              <w:between w:val="nil"/>
            </w:pBdr>
            <w:shd w:val="clear" w:color="auto" w:fill="FFFFFF"/>
            <w:spacing w:after="100" w:line="276" w:lineRule="auto"/>
            <w:ind w:left="1080"/>
            <w:jc w:val="both"/>
          </w:pPr>
        </w:pPrChange>
      </w:pPr>
      <w:r w:rsidRPr="003B4817">
        <w:t>Amazon SES is well-suited for sending transactional emails, such as order confirmations, password resets, and other personalized communications</w:t>
      </w:r>
      <w:r w:rsidR="00A102CE">
        <w:rPr>
          <w:rStyle w:val="FootnoteReference"/>
        </w:rPr>
        <w:footnoteReference w:id="17"/>
      </w:r>
      <w:r w:rsidRPr="003B4817">
        <w:t>.</w:t>
      </w:r>
    </w:p>
    <w:p w14:paraId="1ABA90C4" w14:textId="041B2B11" w:rsidR="003B4817" w:rsidRPr="00C93ECA" w:rsidRDefault="003B4817" w:rsidP="00C93ECA">
      <w:pPr>
        <w:pStyle w:val="NormalBPBHEB"/>
        <w:numPr>
          <w:ilvl w:val="0"/>
          <w:numId w:val="27"/>
        </w:numPr>
        <w:rPr>
          <w:b/>
          <w:bCs/>
          <w:rPrChange w:id="603" w:author="Konika Sharma" w:date="2024-10-23T10:46:00Z" w16du:dateUtc="2024-10-23T05:16:00Z">
            <w:rPr/>
          </w:rPrChange>
        </w:rPr>
        <w:pPrChange w:id="604" w:author="Konika Sharma" w:date="2024-10-23T10:46:00Z" w16du:dateUtc="2024-10-23T05:16:00Z">
          <w:pPr>
            <w:numPr>
              <w:numId w:val="1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605" w:author="Konika Sharma" w:date="2024-10-23T10:46:00Z" w16du:dateUtc="2024-10-23T05:16:00Z">
            <w:rPr/>
          </w:rPrChange>
        </w:rPr>
        <w:t>Marketing Campaigns</w:t>
      </w:r>
    </w:p>
    <w:p w14:paraId="02506EBF" w14:textId="72D6ABD1" w:rsidR="003B4817" w:rsidRPr="003B4817" w:rsidRDefault="003B4817" w:rsidP="00C93ECA">
      <w:pPr>
        <w:pStyle w:val="NormalBPBHEB"/>
        <w:ind w:left="720"/>
        <w:pPrChange w:id="606" w:author="Konika Sharma" w:date="2024-10-23T10:46:00Z" w16du:dateUtc="2024-10-23T05:16:00Z">
          <w:pPr>
            <w:pBdr>
              <w:top w:val="nil"/>
              <w:left w:val="nil"/>
              <w:bottom w:val="nil"/>
              <w:right w:val="nil"/>
              <w:between w:val="nil"/>
            </w:pBdr>
            <w:shd w:val="clear" w:color="auto" w:fill="FFFFFF"/>
            <w:spacing w:after="100" w:line="276" w:lineRule="auto"/>
            <w:ind w:left="1080"/>
            <w:jc w:val="both"/>
          </w:pPr>
        </w:pPrChange>
      </w:pPr>
      <w:r w:rsidRPr="003B4817">
        <w:t>Developers can leverage Amazon SES for marketing campaigns, ensuring that promotional emails reach a wide audience reliably</w:t>
      </w:r>
      <w:r w:rsidR="00A102CE">
        <w:rPr>
          <w:rStyle w:val="FootnoteReference"/>
        </w:rPr>
        <w:footnoteReference w:id="18"/>
      </w:r>
      <w:r w:rsidRPr="003B4817">
        <w:t>.</w:t>
      </w:r>
    </w:p>
    <w:p w14:paraId="0702CB76" w14:textId="059DC665" w:rsidR="003B4817" w:rsidDel="005634F8" w:rsidRDefault="003B4817" w:rsidP="005634F8">
      <w:pPr>
        <w:pStyle w:val="NormalBPBHEB"/>
        <w:rPr>
          <w:del w:id="611" w:author="Konika Sharma" w:date="2024-10-23T10:38:00Z" w16du:dateUtc="2024-10-23T05:08:00Z"/>
        </w:rPr>
      </w:pPr>
      <w:del w:id="612" w:author="Konika Sharma" w:date="2024-10-23T10:38:00Z" w16du:dateUtc="2024-10-23T05:08:00Z">
        <w:r w:rsidRPr="0099023E" w:rsidDel="005634F8">
          <w:delText>Conclusion</w:delText>
        </w:r>
      </w:del>
    </w:p>
    <w:p w14:paraId="1CE34D9D" w14:textId="77777777" w:rsidR="005634F8" w:rsidRPr="0099023E" w:rsidRDefault="005634F8" w:rsidP="005634F8">
      <w:pPr>
        <w:pStyle w:val="NormalBPBHEB"/>
        <w:rPr>
          <w:ins w:id="613" w:author="Konika Sharma" w:date="2024-10-23T10:38:00Z" w16du:dateUtc="2024-10-23T05:08:00Z"/>
        </w:rPr>
        <w:pPrChange w:id="614" w:author="Konika Sharma" w:date="2024-10-23T10:38:00Z" w16du:dateUtc="2024-10-23T05:08:00Z">
          <w:pPr>
            <w:keepNext/>
            <w:keepLines/>
            <w:spacing w:before="40" w:after="0"/>
            <w:outlineLvl w:val="1"/>
          </w:pPr>
        </w:pPrChange>
      </w:pPr>
    </w:p>
    <w:p w14:paraId="11442877" w14:textId="77777777" w:rsidR="003B4817" w:rsidRPr="003B4817" w:rsidRDefault="003B4817" w:rsidP="005634F8">
      <w:pPr>
        <w:pStyle w:val="NormalBPBHEB"/>
        <w:pPrChange w:id="615" w:author="Konika Sharma" w:date="2024-10-23T10:38:00Z" w16du:dateUtc="2024-10-23T05:08:00Z">
          <w:pPr>
            <w:pBdr>
              <w:top w:val="nil"/>
              <w:left w:val="nil"/>
              <w:bottom w:val="nil"/>
              <w:right w:val="nil"/>
              <w:between w:val="nil"/>
            </w:pBdr>
            <w:shd w:val="clear" w:color="auto" w:fill="FFFFFF"/>
            <w:spacing w:after="100" w:line="276" w:lineRule="auto"/>
            <w:jc w:val="both"/>
          </w:pPr>
        </w:pPrChange>
      </w:pPr>
      <w:r w:rsidRPr="003B4817">
        <w:t xml:space="preserve">Amazon SES emerges as a robust solution for businesses and developers seeking to establish reliable and scalable email communication. With a focus on deliverability, security, and integration with the broader AWS ecosystem, SES offers a comprehensive platform for both </w:t>
      </w:r>
      <w:r w:rsidRPr="003B4817">
        <w:lastRenderedPageBreak/>
        <w:t>transactional and marketing email needs. Its flexibility and cost-effectiveness make it a valuable tool for organizations looking to enhance their email communication strategies.</w:t>
      </w:r>
    </w:p>
    <w:p w14:paraId="55FD1883" w14:textId="7D34E4B4" w:rsidR="003B4817" w:rsidRDefault="003B4817">
      <w:pPr>
        <w:pStyle w:val="Heading1BPBHEB"/>
        <w:rPr>
          <w:ins w:id="616" w:author="Konika Sharma" w:date="2024-10-23T10:38:00Z" w16du:dateUtc="2024-10-23T05:08:00Z"/>
        </w:rPr>
      </w:pPr>
      <w:r w:rsidRPr="00D156A3">
        <w:t>AWS Amplify</w:t>
      </w:r>
    </w:p>
    <w:p w14:paraId="7628C1D2" w14:textId="5743D42F" w:rsidR="005634F8" w:rsidRPr="00D156A3" w:rsidDel="003C3135" w:rsidRDefault="005634F8" w:rsidP="005634F8">
      <w:pPr>
        <w:pStyle w:val="NormalBPBHEB"/>
        <w:rPr>
          <w:del w:id="617" w:author="Konika Sharma" w:date="2024-10-23T11:08:00Z" w16du:dateUtc="2024-10-23T05:38:00Z"/>
        </w:rPr>
        <w:pPrChange w:id="618" w:author="Konika Sharma" w:date="2024-10-23T10:38:00Z" w16du:dateUtc="2024-10-23T05:08:00Z">
          <w:pPr>
            <w:keepNext/>
            <w:keepLines/>
            <w:spacing w:before="400" w:after="0" w:line="276" w:lineRule="auto"/>
            <w:outlineLvl w:val="0"/>
          </w:pPr>
        </w:pPrChange>
      </w:pPr>
    </w:p>
    <w:p w14:paraId="69A23D51" w14:textId="2D1D7B9B" w:rsidR="003B4817" w:rsidRPr="00640785" w:rsidDel="003C3135" w:rsidRDefault="003B4817">
      <w:pPr>
        <w:pStyle w:val="Heading2BPBHEB"/>
        <w:rPr>
          <w:del w:id="619" w:author="Konika Sharma" w:date="2024-10-23T11:08:00Z" w16du:dateUtc="2024-10-23T05:38:00Z"/>
        </w:rPr>
        <w:pPrChange w:id="620" w:author="Konika Sharma" w:date="2024-10-22T13:29:00Z" w16du:dateUtc="2024-10-22T07:59:00Z">
          <w:pPr>
            <w:keepNext/>
            <w:keepLines/>
            <w:spacing w:before="40" w:after="0"/>
            <w:outlineLvl w:val="1"/>
          </w:pPr>
        </w:pPrChange>
      </w:pPr>
      <w:del w:id="621" w:author="Konika Sharma" w:date="2024-10-23T11:08:00Z" w16du:dateUtc="2024-10-23T05:38:00Z">
        <w:r w:rsidRPr="00640785" w:rsidDel="003C3135">
          <w:delText>Introduction</w:delText>
        </w:r>
      </w:del>
    </w:p>
    <w:p w14:paraId="10174391" w14:textId="77777777" w:rsidR="003B4817" w:rsidRPr="003B4817" w:rsidRDefault="003B4817">
      <w:pPr>
        <w:pStyle w:val="NormalBPBHEB"/>
        <w:pPrChange w:id="622"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3B4817">
        <w:t>In the ever-evolving landscape of web and mobile application development, AWS Amplify stands out as a comprehensive set of tools and services designed to streamline the process of building scalable and feature-rich front-end applications. This section delves into the functionalities and benefits of AWS Amplify, exploring its role in simplifying the development lifecycle.</w:t>
      </w:r>
    </w:p>
    <w:p w14:paraId="6787BDCE" w14:textId="2FE1CFF6" w:rsidR="003B4817" w:rsidRPr="00477B0C" w:rsidRDefault="003B4817">
      <w:pPr>
        <w:pStyle w:val="Heading2BPBHEB"/>
        <w:pPrChange w:id="623" w:author="Konika Sharma" w:date="2024-10-22T12:14:00Z" w16du:dateUtc="2024-10-22T06:44:00Z">
          <w:pPr>
            <w:keepNext/>
            <w:keepLines/>
            <w:spacing w:before="40" w:after="0"/>
            <w:outlineLvl w:val="1"/>
          </w:pPr>
        </w:pPrChange>
      </w:pPr>
      <w:r w:rsidRPr="00477B0C">
        <w:t>AWS Amplify Overview</w:t>
      </w:r>
    </w:p>
    <w:p w14:paraId="5D898783" w14:textId="3ACCCCED" w:rsidR="003B4817" w:rsidRPr="003B4817" w:rsidRDefault="003B4817">
      <w:pPr>
        <w:pStyle w:val="NormalBPBHEB"/>
        <w:pPrChange w:id="624"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3B4817">
        <w:t>AWS Amplify is a development platform that facilitates the building and deployment of full-stack web and mobile applications. With a focus on providing developers with a seamless experience, Amplify integrates with popular frameworks and services, enabling the creation of modern, serverless applications</w:t>
      </w:r>
      <w:bookmarkStart w:id="625" w:name="_Ref153364699"/>
      <w:r w:rsidR="00477B0C">
        <w:rPr>
          <w:rStyle w:val="FootnoteReference"/>
        </w:rPr>
        <w:footnoteReference w:id="19"/>
      </w:r>
      <w:bookmarkEnd w:id="625"/>
      <w:r w:rsidRPr="003B4817">
        <w:t>.</w:t>
      </w:r>
    </w:p>
    <w:p w14:paraId="00209A37" w14:textId="77777777" w:rsidR="003B4817" w:rsidRDefault="003B4817">
      <w:pPr>
        <w:pStyle w:val="Heading2BPBHEB"/>
        <w:rPr>
          <w:ins w:id="631" w:author="Konika Sharma" w:date="2024-10-23T10:38:00Z" w16du:dateUtc="2024-10-23T05:08:00Z"/>
        </w:rPr>
      </w:pPr>
      <w:r w:rsidRPr="00477B0C">
        <w:t>Key Features and Capabilities</w:t>
      </w:r>
      <w:del w:id="632" w:author="Konika Sharma" w:date="2024-10-23T10:38:00Z" w16du:dateUtc="2024-10-23T05:08:00Z">
        <w:r w:rsidRPr="00477B0C" w:rsidDel="005634F8">
          <w:delText>:</w:delText>
        </w:r>
      </w:del>
    </w:p>
    <w:p w14:paraId="11118456" w14:textId="77777777" w:rsidR="005634F8" w:rsidRPr="004D50E7" w:rsidRDefault="005634F8" w:rsidP="005634F8">
      <w:pPr>
        <w:pStyle w:val="NormalBPBHEB"/>
        <w:rPr>
          <w:ins w:id="633" w:author="Konika Sharma" w:date="2024-10-23T10:38:00Z" w16du:dateUtc="2024-10-23T05:08:00Z"/>
        </w:rPr>
      </w:pPr>
      <w:commentRangeStart w:id="634"/>
      <w:ins w:id="635" w:author="Konika Sharma" w:date="2024-10-23T10:38:00Z" w16du:dateUtc="2024-10-23T05:08:00Z">
        <w:r>
          <w:t>&lt;add lead in statement here&gt;</w:t>
        </w:r>
        <w:commentRangeEnd w:id="634"/>
        <w:r>
          <w:rPr>
            <w:rStyle w:val="CommentReference"/>
            <w:rFonts w:asciiTheme="minorHAnsi" w:eastAsiaTheme="minorHAnsi" w:hAnsiTheme="minorHAnsi" w:cstheme="minorBidi"/>
          </w:rPr>
          <w:commentReference w:id="634"/>
        </w:r>
      </w:ins>
    </w:p>
    <w:p w14:paraId="2DB02815" w14:textId="77777777" w:rsidR="005634F8" w:rsidRPr="00477B0C" w:rsidRDefault="005634F8" w:rsidP="005634F8">
      <w:pPr>
        <w:pStyle w:val="NormalBPBHEB"/>
        <w:pPrChange w:id="636" w:author="Konika Sharma" w:date="2024-10-23T10:38:00Z" w16du:dateUtc="2024-10-23T05:08:00Z">
          <w:pPr>
            <w:keepNext/>
            <w:keepLines/>
            <w:spacing w:before="40" w:after="0"/>
            <w:outlineLvl w:val="1"/>
          </w:pPr>
        </w:pPrChange>
      </w:pPr>
    </w:p>
    <w:p w14:paraId="7DC8D97D" w14:textId="09EAC29B" w:rsidR="003B4817" w:rsidRPr="00C93ECA" w:rsidRDefault="003B4817" w:rsidP="00C93ECA">
      <w:pPr>
        <w:pStyle w:val="NormalBPBHEB"/>
        <w:numPr>
          <w:ilvl w:val="0"/>
          <w:numId w:val="26"/>
        </w:numPr>
        <w:rPr>
          <w:b/>
          <w:bCs/>
          <w:rPrChange w:id="637" w:author="Konika Sharma" w:date="2024-10-23T10:45:00Z" w16du:dateUtc="2024-10-23T05:15:00Z">
            <w:rPr/>
          </w:rPrChange>
        </w:rPr>
        <w:pPrChange w:id="638" w:author="Konika Sharma" w:date="2024-10-23T10:45:00Z" w16du:dateUtc="2024-10-23T05:15:00Z">
          <w:pPr>
            <w:numPr>
              <w:numId w:val="1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639" w:author="Konika Sharma" w:date="2024-10-23T10:45:00Z" w16du:dateUtc="2024-10-23T05:15:00Z">
            <w:rPr/>
          </w:rPrChange>
        </w:rPr>
        <w:t>Front-end Framework Agnostic</w:t>
      </w:r>
    </w:p>
    <w:p w14:paraId="1D4C8261" w14:textId="2948B438" w:rsidR="003B4817" w:rsidRPr="003B4817" w:rsidRDefault="003B4817" w:rsidP="00C93ECA">
      <w:pPr>
        <w:pStyle w:val="NormalBPBHEB"/>
        <w:ind w:left="720"/>
        <w:pPrChange w:id="640" w:author="Konika Sharma" w:date="2024-10-23T10:44:00Z" w16du:dateUtc="2024-10-23T05:14:00Z">
          <w:pPr>
            <w:pBdr>
              <w:top w:val="nil"/>
              <w:left w:val="nil"/>
              <w:bottom w:val="nil"/>
              <w:right w:val="nil"/>
              <w:between w:val="nil"/>
            </w:pBdr>
            <w:shd w:val="clear" w:color="auto" w:fill="FFFFFF"/>
            <w:spacing w:after="100" w:line="276" w:lineRule="auto"/>
            <w:ind w:left="1080"/>
            <w:jc w:val="both"/>
          </w:pPr>
        </w:pPrChange>
      </w:pPr>
      <w:r w:rsidRPr="003B4817">
        <w:t>AWS Amplify is designed to work with a variety of front-end frameworks, including React, Angular, and Vue.js. This framework agnosticism enhances developer flexibility, allowing them to use the tools they are most comfortable with</w:t>
      </w:r>
      <w:r w:rsidR="00E73D79">
        <w:fldChar w:fldCharType="begin"/>
      </w:r>
      <w:r w:rsidR="00E73D79">
        <w:instrText xml:space="preserve"> NOTEREF _Ref153364699 \f \h </w:instrText>
      </w:r>
      <w:r w:rsidR="00E73D79">
        <w:fldChar w:fldCharType="separate"/>
      </w:r>
      <w:r w:rsidR="00E73D79" w:rsidRPr="00E73D79">
        <w:rPr>
          <w:rStyle w:val="FootnoteReference"/>
        </w:rPr>
        <w:t>19</w:t>
      </w:r>
      <w:r w:rsidR="00E73D79">
        <w:fldChar w:fldCharType="end"/>
      </w:r>
      <w:r w:rsidRPr="003B4817">
        <w:t>.</w:t>
      </w:r>
    </w:p>
    <w:p w14:paraId="1B328FBE" w14:textId="0E386E3B" w:rsidR="003B4817" w:rsidRPr="00C93ECA" w:rsidRDefault="003B4817" w:rsidP="00C93ECA">
      <w:pPr>
        <w:pStyle w:val="NormalBPBHEB"/>
        <w:numPr>
          <w:ilvl w:val="0"/>
          <w:numId w:val="26"/>
        </w:numPr>
        <w:rPr>
          <w:b/>
          <w:bCs/>
          <w:rPrChange w:id="641" w:author="Konika Sharma" w:date="2024-10-23T10:45:00Z" w16du:dateUtc="2024-10-23T05:15:00Z">
            <w:rPr/>
          </w:rPrChange>
        </w:rPr>
        <w:pPrChange w:id="642" w:author="Konika Sharma" w:date="2024-10-23T10:45:00Z" w16du:dateUtc="2024-10-23T05:15:00Z">
          <w:pPr>
            <w:numPr>
              <w:numId w:val="1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643" w:author="Konika Sharma" w:date="2024-10-23T10:45:00Z" w16du:dateUtc="2024-10-23T05:15:00Z">
            <w:rPr/>
          </w:rPrChange>
        </w:rPr>
        <w:t>Authentication and Authorization</w:t>
      </w:r>
    </w:p>
    <w:p w14:paraId="7DC130F4" w14:textId="4F2AB762" w:rsidR="003B4817" w:rsidRPr="003B4817" w:rsidRDefault="003B4817" w:rsidP="00C93ECA">
      <w:pPr>
        <w:pStyle w:val="NormalBPBHEB"/>
        <w:ind w:left="720"/>
        <w:pPrChange w:id="644" w:author="Konika Sharma" w:date="2024-10-23T10:44:00Z" w16du:dateUtc="2024-10-23T05:14:00Z">
          <w:pPr>
            <w:pBdr>
              <w:top w:val="nil"/>
              <w:left w:val="nil"/>
              <w:bottom w:val="nil"/>
              <w:right w:val="nil"/>
              <w:between w:val="nil"/>
            </w:pBdr>
            <w:shd w:val="clear" w:color="auto" w:fill="FFFFFF"/>
            <w:spacing w:after="100" w:line="276" w:lineRule="auto"/>
            <w:ind w:left="1080"/>
            <w:jc w:val="both"/>
          </w:pPr>
        </w:pPrChange>
      </w:pPr>
      <w:r w:rsidRPr="003B4817">
        <w:t>Amplify simplifies user authentication and authorization processes, offering built-in authentication workflows and support for social identity providers. This streamlines the implementation of secure user access controls</w:t>
      </w:r>
      <w:r w:rsidR="00606B25">
        <w:fldChar w:fldCharType="begin"/>
      </w:r>
      <w:r w:rsidR="00606B25">
        <w:instrText xml:space="preserve"> NOTEREF _Ref153364699 \f \h </w:instrText>
      </w:r>
      <w:r w:rsidR="00606B25">
        <w:fldChar w:fldCharType="separate"/>
      </w:r>
      <w:r w:rsidR="00606B25" w:rsidRPr="00606B25">
        <w:rPr>
          <w:rStyle w:val="FootnoteReference"/>
        </w:rPr>
        <w:t>19</w:t>
      </w:r>
      <w:r w:rsidR="00606B25">
        <w:fldChar w:fldCharType="end"/>
      </w:r>
      <w:r w:rsidRPr="003B4817">
        <w:t>.</w:t>
      </w:r>
    </w:p>
    <w:p w14:paraId="77800509" w14:textId="2678470F" w:rsidR="003B4817" w:rsidRPr="00C93ECA" w:rsidRDefault="003B4817" w:rsidP="00C93ECA">
      <w:pPr>
        <w:pStyle w:val="NormalBPBHEB"/>
        <w:numPr>
          <w:ilvl w:val="0"/>
          <w:numId w:val="26"/>
        </w:numPr>
        <w:rPr>
          <w:b/>
          <w:bCs/>
          <w:rPrChange w:id="645" w:author="Konika Sharma" w:date="2024-10-23T10:45:00Z" w16du:dateUtc="2024-10-23T05:15:00Z">
            <w:rPr/>
          </w:rPrChange>
        </w:rPr>
        <w:pPrChange w:id="646" w:author="Konika Sharma" w:date="2024-10-23T10:45:00Z" w16du:dateUtc="2024-10-23T05:15:00Z">
          <w:pPr>
            <w:numPr>
              <w:numId w:val="1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647" w:author="Konika Sharma" w:date="2024-10-23T10:45:00Z" w16du:dateUtc="2024-10-23T05:15:00Z">
            <w:rPr/>
          </w:rPrChange>
        </w:rPr>
        <w:t>API Management</w:t>
      </w:r>
    </w:p>
    <w:p w14:paraId="054E28FA" w14:textId="323709C3" w:rsidR="003B4817" w:rsidRPr="003B4817" w:rsidRDefault="003B4817" w:rsidP="00C93ECA">
      <w:pPr>
        <w:pStyle w:val="NormalBPBHEB"/>
        <w:ind w:left="720"/>
        <w:pPrChange w:id="648" w:author="Konika Sharma" w:date="2024-10-23T10:44:00Z" w16du:dateUtc="2024-10-23T05:14:00Z">
          <w:pPr>
            <w:pBdr>
              <w:top w:val="nil"/>
              <w:left w:val="nil"/>
              <w:bottom w:val="nil"/>
              <w:right w:val="nil"/>
              <w:between w:val="nil"/>
            </w:pBdr>
            <w:shd w:val="clear" w:color="auto" w:fill="FFFFFF"/>
            <w:spacing w:after="100" w:line="276" w:lineRule="auto"/>
            <w:ind w:left="1080"/>
            <w:jc w:val="both"/>
          </w:pPr>
        </w:pPrChange>
      </w:pPr>
      <w:r w:rsidRPr="003B4817">
        <w:t xml:space="preserve">With Amplify, developers can easily manage APIs, both REST and </w:t>
      </w:r>
      <w:proofErr w:type="spellStart"/>
      <w:r w:rsidRPr="003B4817">
        <w:t>GraphQL</w:t>
      </w:r>
      <w:proofErr w:type="spellEnd"/>
      <w:r w:rsidRPr="003B4817">
        <w:t>. The platform simplifies the creation and integration of APIs, making it efficient for developers to connect their applications to various data sources</w:t>
      </w:r>
      <w:r w:rsidR="00606B25">
        <w:fldChar w:fldCharType="begin"/>
      </w:r>
      <w:r w:rsidR="00606B25">
        <w:instrText xml:space="preserve"> NOTEREF _Ref153364699 \f \h </w:instrText>
      </w:r>
      <w:r w:rsidR="00606B25">
        <w:fldChar w:fldCharType="separate"/>
      </w:r>
      <w:r w:rsidR="00606B25" w:rsidRPr="00606B25">
        <w:rPr>
          <w:rStyle w:val="FootnoteReference"/>
        </w:rPr>
        <w:t>19</w:t>
      </w:r>
      <w:r w:rsidR="00606B25">
        <w:fldChar w:fldCharType="end"/>
      </w:r>
      <w:r w:rsidRPr="003B4817">
        <w:t>.</w:t>
      </w:r>
    </w:p>
    <w:p w14:paraId="2286B84B" w14:textId="6F4ADF7E" w:rsidR="003B4817" w:rsidRPr="00C93ECA" w:rsidRDefault="003B4817" w:rsidP="00C93ECA">
      <w:pPr>
        <w:pStyle w:val="NormalBPBHEB"/>
        <w:numPr>
          <w:ilvl w:val="0"/>
          <w:numId w:val="26"/>
        </w:numPr>
        <w:rPr>
          <w:b/>
          <w:bCs/>
          <w:rPrChange w:id="649" w:author="Konika Sharma" w:date="2024-10-23T10:45:00Z" w16du:dateUtc="2024-10-23T05:15:00Z">
            <w:rPr/>
          </w:rPrChange>
        </w:rPr>
        <w:pPrChange w:id="650" w:author="Konika Sharma" w:date="2024-10-23T10:45:00Z" w16du:dateUtc="2024-10-23T05:15:00Z">
          <w:pPr>
            <w:numPr>
              <w:numId w:val="1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651" w:author="Konika Sharma" w:date="2024-10-23T10:45:00Z" w16du:dateUtc="2024-10-23T05:15:00Z">
            <w:rPr/>
          </w:rPrChange>
        </w:rPr>
        <w:t>CI/CD Integration</w:t>
      </w:r>
    </w:p>
    <w:p w14:paraId="2558D4F0" w14:textId="48CC9DA4" w:rsidR="003B4817" w:rsidRPr="003B4817" w:rsidRDefault="003B4817" w:rsidP="00C93ECA">
      <w:pPr>
        <w:pStyle w:val="NormalBPBHEB"/>
        <w:ind w:left="720"/>
        <w:pPrChange w:id="652" w:author="Konika Sharma" w:date="2024-10-23T10:44:00Z" w16du:dateUtc="2024-10-23T05:14:00Z">
          <w:pPr>
            <w:pBdr>
              <w:top w:val="nil"/>
              <w:left w:val="nil"/>
              <w:bottom w:val="nil"/>
              <w:right w:val="nil"/>
              <w:between w:val="nil"/>
            </w:pBdr>
            <w:shd w:val="clear" w:color="auto" w:fill="FFFFFF"/>
            <w:spacing w:after="100" w:line="276" w:lineRule="auto"/>
            <w:ind w:left="1080"/>
            <w:jc w:val="both"/>
          </w:pPr>
        </w:pPrChange>
      </w:pPr>
      <w:r w:rsidRPr="003B4817">
        <w:lastRenderedPageBreak/>
        <w:t>Continuous integration and deployment (CI/CD) are integral to modern application development. AWS Amplify integrates with popular CI/CD tools, automating the build, test, and deployment processes for web and mobile applications</w:t>
      </w:r>
      <w:r w:rsidR="002F7FAF">
        <w:fldChar w:fldCharType="begin"/>
      </w:r>
      <w:r w:rsidR="002F7FAF">
        <w:instrText xml:space="preserve"> NOTEREF _Ref153364699 \f \h </w:instrText>
      </w:r>
      <w:r w:rsidR="002F7FAF">
        <w:fldChar w:fldCharType="separate"/>
      </w:r>
      <w:r w:rsidR="002F7FAF" w:rsidRPr="002F7FAF">
        <w:rPr>
          <w:rStyle w:val="FootnoteReference"/>
        </w:rPr>
        <w:t>19</w:t>
      </w:r>
      <w:r w:rsidR="002F7FAF">
        <w:fldChar w:fldCharType="end"/>
      </w:r>
      <w:r w:rsidRPr="003B4817">
        <w:t>.</w:t>
      </w:r>
    </w:p>
    <w:p w14:paraId="0C760ED5" w14:textId="77777777" w:rsidR="00C93ECA" w:rsidRPr="004D50E7" w:rsidRDefault="00C93ECA" w:rsidP="00C93ECA">
      <w:pPr>
        <w:pStyle w:val="NormalBPBHEB"/>
        <w:rPr>
          <w:ins w:id="653" w:author="Konika Sharma" w:date="2024-10-23T10:45:00Z" w16du:dateUtc="2024-10-23T05:15:00Z"/>
        </w:rPr>
      </w:pPr>
      <w:commentRangeStart w:id="654"/>
      <w:ins w:id="655" w:author="Konika Sharma" w:date="2024-10-23T10:45:00Z" w16du:dateUtc="2024-10-23T05:15:00Z">
        <w:r>
          <w:t>&lt;add lead in statement here&gt;</w:t>
        </w:r>
        <w:commentRangeEnd w:id="654"/>
        <w:r>
          <w:rPr>
            <w:rStyle w:val="CommentReference"/>
            <w:rFonts w:asciiTheme="minorHAnsi" w:eastAsiaTheme="minorHAnsi" w:hAnsiTheme="minorHAnsi" w:cstheme="minorBidi"/>
          </w:rPr>
          <w:commentReference w:id="654"/>
        </w:r>
      </w:ins>
    </w:p>
    <w:p w14:paraId="0005EC86" w14:textId="77777777" w:rsidR="00881B12" w:rsidRDefault="00881B12" w:rsidP="00C93ECA">
      <w:pPr>
        <w:pStyle w:val="NormalBPBHEB"/>
        <w:pPrChange w:id="656" w:author="Konika Sharma" w:date="2024-10-23T10:45:00Z" w16du:dateUtc="2024-10-23T05:15:00Z">
          <w:pPr>
            <w:pBdr>
              <w:top w:val="nil"/>
              <w:left w:val="nil"/>
              <w:bottom w:val="nil"/>
              <w:right w:val="nil"/>
              <w:between w:val="nil"/>
            </w:pBdr>
            <w:shd w:val="clear" w:color="auto" w:fill="FFFFFF"/>
            <w:spacing w:after="100" w:line="276" w:lineRule="auto"/>
            <w:jc w:val="both"/>
          </w:pPr>
        </w:pPrChange>
      </w:pPr>
    </w:p>
    <w:p w14:paraId="1C3D080F" w14:textId="77777777" w:rsidR="009E2FFE" w:rsidRDefault="00C924E1" w:rsidP="009E2FFE">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1B41EA3F" wp14:editId="05E224D6">
            <wp:extent cx="5735941" cy="3282950"/>
            <wp:effectExtent l="0" t="0" r="0" b="0"/>
            <wp:docPr id="39529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1659" cy="3286222"/>
                    </a:xfrm>
                    <a:prstGeom prst="rect">
                      <a:avLst/>
                    </a:prstGeom>
                    <a:noFill/>
                  </pic:spPr>
                </pic:pic>
              </a:graphicData>
            </a:graphic>
          </wp:inline>
        </w:drawing>
      </w:r>
    </w:p>
    <w:p w14:paraId="40E92B24" w14:textId="40146CB2" w:rsidR="00881B12" w:rsidRPr="00881B12" w:rsidRDefault="009E2FFE" w:rsidP="00844175">
      <w:pPr>
        <w:pStyle w:val="FigureCaptionBPBHEB"/>
        <w:pPrChange w:id="657" w:author="Konika Sharma" w:date="2024-10-23T10:55:00Z" w16du:dateUtc="2024-10-23T05:25:00Z">
          <w:pPr>
            <w:pStyle w:val="Caption"/>
            <w:jc w:val="center"/>
          </w:pPr>
        </w:pPrChange>
      </w:pPr>
      <w:r w:rsidRPr="00844175">
        <w:rPr>
          <w:b/>
          <w:bCs w:val="0"/>
          <w:rPrChange w:id="658" w:author="Konika Sharma" w:date="2024-10-23T10:55:00Z" w16du:dateUtc="2024-10-23T05:25:00Z">
            <w:rPr/>
          </w:rPrChange>
        </w:rPr>
        <w:t xml:space="preserve">Figure </w:t>
      </w:r>
      <w:ins w:id="659" w:author="Konika Sharma" w:date="2024-10-23T10:55:00Z" w16du:dateUtc="2024-10-23T05:25:00Z">
        <w:r w:rsidR="00844175" w:rsidRPr="00844175">
          <w:rPr>
            <w:b/>
            <w:bCs w:val="0"/>
            <w:rPrChange w:id="660" w:author="Konika Sharma" w:date="2024-10-23T10:55:00Z" w16du:dateUtc="2024-10-23T05:25:00Z">
              <w:rPr/>
            </w:rPrChange>
          </w:rPr>
          <w:t>9.</w:t>
        </w:r>
      </w:ins>
      <w:r w:rsidRPr="00844175">
        <w:rPr>
          <w:b/>
          <w:bCs w:val="0"/>
          <w:rPrChange w:id="661" w:author="Konika Sharma" w:date="2024-10-23T10:55:00Z" w16du:dateUtc="2024-10-23T05:25:00Z">
            <w:rPr/>
          </w:rPrChange>
        </w:rPr>
        <w:fldChar w:fldCharType="begin"/>
      </w:r>
      <w:r w:rsidRPr="00844175">
        <w:rPr>
          <w:b/>
          <w:bCs w:val="0"/>
          <w:rPrChange w:id="662" w:author="Konika Sharma" w:date="2024-10-23T10:55:00Z" w16du:dateUtc="2024-10-23T05:25:00Z">
            <w:rPr/>
          </w:rPrChange>
        </w:rPr>
        <w:instrText xml:space="preserve"> SEQ Figure \* ARABIC </w:instrText>
      </w:r>
      <w:r w:rsidRPr="00844175">
        <w:rPr>
          <w:b/>
          <w:bCs w:val="0"/>
          <w:rPrChange w:id="663" w:author="Konika Sharma" w:date="2024-10-23T10:55:00Z" w16du:dateUtc="2024-10-23T05:25:00Z">
            <w:rPr/>
          </w:rPrChange>
        </w:rPr>
        <w:fldChar w:fldCharType="separate"/>
      </w:r>
      <w:r w:rsidR="006360AB" w:rsidRPr="00844175">
        <w:rPr>
          <w:b/>
          <w:bCs w:val="0"/>
          <w:noProof/>
          <w:rPrChange w:id="664" w:author="Konika Sharma" w:date="2024-10-23T10:55:00Z" w16du:dateUtc="2024-10-23T05:25:00Z">
            <w:rPr>
              <w:noProof/>
            </w:rPr>
          </w:rPrChange>
        </w:rPr>
        <w:t>6</w:t>
      </w:r>
      <w:r w:rsidRPr="00844175">
        <w:rPr>
          <w:b/>
          <w:bCs w:val="0"/>
          <w:rPrChange w:id="665" w:author="Konika Sharma" w:date="2024-10-23T10:55:00Z" w16du:dateUtc="2024-10-23T05:25:00Z">
            <w:rPr/>
          </w:rPrChange>
        </w:rPr>
        <w:fldChar w:fldCharType="end"/>
      </w:r>
      <w:ins w:id="666" w:author="Konika Sharma" w:date="2024-10-23T10:55:00Z" w16du:dateUtc="2024-10-23T05:25:00Z">
        <w:r w:rsidR="00844175" w:rsidRPr="00844175">
          <w:rPr>
            <w:b/>
            <w:bCs w:val="0"/>
            <w:rPrChange w:id="667" w:author="Konika Sharma" w:date="2024-10-23T10:55:00Z" w16du:dateUtc="2024-10-23T05:25:00Z">
              <w:rPr/>
            </w:rPrChange>
          </w:rPr>
          <w:t>:</w:t>
        </w:r>
      </w:ins>
      <w:del w:id="668" w:author="Konika Sharma" w:date="2024-10-23T10:55:00Z" w16du:dateUtc="2024-10-23T05:25:00Z">
        <w:r w:rsidRPr="00844175" w:rsidDel="00844175">
          <w:rPr>
            <w:b/>
            <w:bCs w:val="0"/>
            <w:rPrChange w:id="669" w:author="Konika Sharma" w:date="2024-10-23T10:55:00Z" w16du:dateUtc="2024-10-23T05:25:00Z">
              <w:rPr/>
            </w:rPrChange>
          </w:rPr>
          <w:delText xml:space="preserve"> </w:delText>
        </w:r>
      </w:del>
      <w:r>
        <w:t xml:space="preserve"> C</w:t>
      </w:r>
      <w:r w:rsidRPr="00CD6103">
        <w:t>ommon Amplify Architecture in an AWS Region</w:t>
      </w:r>
      <w:r>
        <w:t xml:space="preserve"> (AWS Blogs)</w:t>
      </w:r>
      <w:r w:rsidRPr="00CD6103">
        <w:t>.</w:t>
      </w:r>
    </w:p>
    <w:p w14:paraId="49B3798B" w14:textId="77777777" w:rsidR="00881B12" w:rsidRPr="00881B12" w:rsidRDefault="00881B12" w:rsidP="005634F8">
      <w:pPr>
        <w:pStyle w:val="NormalBPBHEB"/>
        <w:pPrChange w:id="670" w:author="Konika Sharma" w:date="2024-10-23T10:38:00Z" w16du:dateUtc="2024-10-23T05:08:00Z">
          <w:pPr>
            <w:pBdr>
              <w:top w:val="nil"/>
              <w:left w:val="nil"/>
              <w:bottom w:val="nil"/>
              <w:right w:val="nil"/>
              <w:between w:val="nil"/>
            </w:pBdr>
            <w:shd w:val="clear" w:color="auto" w:fill="FFFFFF"/>
            <w:spacing w:after="100" w:line="276" w:lineRule="auto"/>
            <w:jc w:val="both"/>
          </w:pPr>
        </w:pPrChange>
      </w:pPr>
    </w:p>
    <w:p w14:paraId="5BEDBDCC" w14:textId="7E4F77CA" w:rsidR="003B4817" w:rsidRPr="00477B0C" w:rsidRDefault="003B4817">
      <w:pPr>
        <w:pStyle w:val="Heading2BPBHEB"/>
        <w:pPrChange w:id="671" w:author="Konika Sharma" w:date="2024-10-22T12:14:00Z" w16du:dateUtc="2024-10-22T06:44:00Z">
          <w:pPr>
            <w:keepNext/>
            <w:keepLines/>
            <w:spacing w:before="40" w:after="0"/>
            <w:outlineLvl w:val="1"/>
          </w:pPr>
        </w:pPrChange>
      </w:pPr>
      <w:r w:rsidRPr="00477B0C">
        <w:t>Serverless Functionality</w:t>
      </w:r>
    </w:p>
    <w:p w14:paraId="4A97274E" w14:textId="21159417" w:rsidR="003B4817" w:rsidRPr="003B4817" w:rsidRDefault="003B4817">
      <w:pPr>
        <w:pStyle w:val="NormalBPBHEB"/>
        <w:pPrChange w:id="672"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3B4817">
        <w:t xml:space="preserve">AWS Amplify promotes </w:t>
      </w:r>
      <w:r w:rsidR="002F7FAF" w:rsidRPr="003B4817">
        <w:t>serverless</w:t>
      </w:r>
      <w:r w:rsidRPr="003B4817">
        <w:t xml:space="preserve"> architecture, allowing developers to focus on building features without managing the underlying infrastructure. Serverless functions can be easily integrated into applications to enhance functionality and scalability</w:t>
      </w:r>
      <w:r w:rsidR="002F7FAF">
        <w:rPr>
          <w:rStyle w:val="FootnoteReference"/>
        </w:rPr>
        <w:footnoteReference w:id="20"/>
      </w:r>
      <w:r w:rsidRPr="003B4817">
        <w:t>.</w:t>
      </w:r>
    </w:p>
    <w:p w14:paraId="23CBC044" w14:textId="2A4D1B96" w:rsidR="003B4817" w:rsidRPr="00477B0C" w:rsidRDefault="003B4817">
      <w:pPr>
        <w:pStyle w:val="Heading2BPBHEB"/>
        <w:pPrChange w:id="681" w:author="Konika Sharma" w:date="2024-10-22T12:14:00Z" w16du:dateUtc="2024-10-22T06:44:00Z">
          <w:pPr>
            <w:keepNext/>
            <w:keepLines/>
            <w:spacing w:before="40" w:after="0"/>
            <w:outlineLvl w:val="1"/>
          </w:pPr>
        </w:pPrChange>
      </w:pPr>
      <w:r w:rsidRPr="00477B0C">
        <w:t>Scalability and Performance</w:t>
      </w:r>
    </w:p>
    <w:p w14:paraId="5A9BBDE1" w14:textId="492D5285" w:rsidR="003B4817" w:rsidRPr="003B4817" w:rsidRDefault="003B4817">
      <w:pPr>
        <w:pStyle w:val="NormalBPBHEB"/>
        <w:pPrChange w:id="682"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3B4817">
        <w:t>Amplify applications benefit from the scalability and performance optimizations provided by AWS services. This ensures that applications can handle varying workloads and deliver a responsive user experience</w:t>
      </w:r>
      <w:r w:rsidR="00C349D9">
        <w:rPr>
          <w:rStyle w:val="FootnoteReference"/>
        </w:rPr>
        <w:footnoteReference w:id="21"/>
      </w:r>
      <w:r w:rsidRPr="003B4817">
        <w:t>.</w:t>
      </w:r>
    </w:p>
    <w:p w14:paraId="06B469D2" w14:textId="6E5F7712" w:rsidR="003B4817" w:rsidDel="005634F8" w:rsidRDefault="003B4817" w:rsidP="005634F8">
      <w:pPr>
        <w:pStyle w:val="NormalBPBHEB"/>
        <w:rPr>
          <w:del w:id="687" w:author="Konika Sharma" w:date="2024-10-23T10:39:00Z" w16du:dateUtc="2024-10-23T05:09:00Z"/>
        </w:rPr>
      </w:pPr>
      <w:del w:id="688" w:author="Konika Sharma" w:date="2024-10-23T10:39:00Z" w16du:dateUtc="2024-10-23T05:09:00Z">
        <w:r w:rsidRPr="00477B0C" w:rsidDel="005634F8">
          <w:delText>Conclusion</w:delText>
        </w:r>
      </w:del>
    </w:p>
    <w:p w14:paraId="57674058" w14:textId="77777777" w:rsidR="005634F8" w:rsidRPr="00477B0C" w:rsidRDefault="005634F8" w:rsidP="005634F8">
      <w:pPr>
        <w:pStyle w:val="NormalBPBHEB"/>
        <w:rPr>
          <w:ins w:id="689" w:author="Konika Sharma" w:date="2024-10-23T10:39:00Z" w16du:dateUtc="2024-10-23T05:09:00Z"/>
        </w:rPr>
        <w:pPrChange w:id="690" w:author="Konika Sharma" w:date="2024-10-23T10:39:00Z" w16du:dateUtc="2024-10-23T05:09:00Z">
          <w:pPr>
            <w:keepNext/>
            <w:keepLines/>
            <w:spacing w:before="40" w:after="0"/>
            <w:outlineLvl w:val="1"/>
          </w:pPr>
        </w:pPrChange>
      </w:pPr>
    </w:p>
    <w:p w14:paraId="524C6080" w14:textId="77777777" w:rsidR="003B4817" w:rsidRPr="003B4817" w:rsidRDefault="003B4817" w:rsidP="005634F8">
      <w:pPr>
        <w:pStyle w:val="NormalBPBHEB"/>
        <w:pPrChange w:id="691" w:author="Konika Sharma" w:date="2024-10-23T10:39:00Z" w16du:dateUtc="2024-10-23T05:09:00Z">
          <w:pPr>
            <w:pBdr>
              <w:top w:val="nil"/>
              <w:left w:val="nil"/>
              <w:bottom w:val="nil"/>
              <w:right w:val="nil"/>
              <w:between w:val="nil"/>
            </w:pBdr>
            <w:shd w:val="clear" w:color="auto" w:fill="FFFFFF"/>
            <w:spacing w:after="100" w:line="276" w:lineRule="auto"/>
            <w:jc w:val="both"/>
          </w:pPr>
        </w:pPrChange>
      </w:pPr>
      <w:r w:rsidRPr="003B4817">
        <w:lastRenderedPageBreak/>
        <w:t>AWS Amplify emerges as a versatile and powerful toolset for developers venturing into front-end web and mobile application development. With its flexibility, integration capabilities, and focus on simplifying complex tasks, Amplify accelerates the development lifecycle. Whether managing authentication, integrating APIs, or implementing serverless functions, Amplify provides a cohesive platform that aligns with the modern demands of building responsive and scalable applications.</w:t>
      </w:r>
    </w:p>
    <w:p w14:paraId="2C88E691" w14:textId="499516E8" w:rsidR="005634F8" w:rsidRPr="00C349D9" w:rsidDel="005634F8" w:rsidRDefault="005634F8" w:rsidP="005634F8">
      <w:pPr>
        <w:pStyle w:val="Heading1BPBHEB"/>
        <w:rPr>
          <w:del w:id="692" w:author="Konika Sharma" w:date="2024-10-23T10:39:00Z" w16du:dateUtc="2024-10-23T05:09:00Z"/>
          <w:moveTo w:id="693" w:author="Konika Sharma" w:date="2024-10-23T10:39:00Z" w16du:dateUtc="2024-10-23T05:09:00Z"/>
        </w:rPr>
        <w:pPrChange w:id="694" w:author="Konika Sharma" w:date="2024-10-23T10:39:00Z" w16du:dateUtc="2024-10-23T05:09:00Z">
          <w:pPr>
            <w:pStyle w:val="Heading2BPBHEB"/>
          </w:pPr>
        </w:pPrChange>
      </w:pPr>
      <w:bookmarkStart w:id="695" w:name="_Hlk153365071"/>
      <w:moveToRangeStart w:id="696" w:author="Konika Sharma" w:date="2024-10-23T10:39:00Z" w:name="move180572378"/>
      <w:moveTo w:id="697" w:author="Konika Sharma" w:date="2024-10-23T10:39:00Z" w16du:dateUtc="2024-10-23T05:09:00Z">
        <w:r w:rsidRPr="00C349D9">
          <w:t>Introduction</w:t>
        </w:r>
      </w:moveTo>
      <w:ins w:id="698" w:author="Konika Sharma" w:date="2024-10-23T10:39:00Z" w16du:dateUtc="2024-10-23T05:09:00Z">
        <w:r>
          <w:t xml:space="preserve"> to </w:t>
        </w:r>
      </w:ins>
    </w:p>
    <w:moveToRangeEnd w:id="696"/>
    <w:p w14:paraId="53BFCBD2" w14:textId="1AF2FCA6" w:rsidR="003B4817" w:rsidRPr="00C349D9" w:rsidRDefault="003B4817">
      <w:pPr>
        <w:pStyle w:val="Heading1BPBHEB"/>
        <w:pPrChange w:id="699" w:author="Konika Sharma" w:date="2024-10-22T12:14:00Z" w16du:dateUtc="2024-10-22T06:44:00Z">
          <w:pPr>
            <w:keepNext/>
            <w:keepLines/>
            <w:spacing w:before="400" w:after="0" w:line="276" w:lineRule="auto"/>
            <w:outlineLvl w:val="0"/>
          </w:pPr>
        </w:pPrChange>
      </w:pPr>
      <w:r w:rsidRPr="00C349D9">
        <w:t>AWS AppSync</w:t>
      </w:r>
    </w:p>
    <w:bookmarkEnd w:id="695"/>
    <w:p w14:paraId="7FFB2355" w14:textId="58452F40" w:rsidR="003B4817" w:rsidRPr="00C349D9" w:rsidDel="005634F8" w:rsidRDefault="003B4817" w:rsidP="005634F8">
      <w:pPr>
        <w:pStyle w:val="Heading2BPBHEB"/>
        <w:rPr>
          <w:moveFrom w:id="700" w:author="Konika Sharma" w:date="2024-10-23T10:39:00Z" w16du:dateUtc="2024-10-23T05:09:00Z"/>
        </w:rPr>
        <w:pPrChange w:id="701" w:author="Konika Sharma" w:date="2024-10-23T10:39:00Z" w16du:dateUtc="2024-10-23T05:09:00Z">
          <w:pPr>
            <w:keepNext/>
            <w:keepLines/>
            <w:spacing w:before="40" w:after="0"/>
            <w:outlineLvl w:val="1"/>
          </w:pPr>
        </w:pPrChange>
      </w:pPr>
      <w:moveFromRangeStart w:id="702" w:author="Konika Sharma" w:date="2024-10-23T10:39:00Z" w:name="move180572378"/>
      <w:moveFrom w:id="703" w:author="Konika Sharma" w:date="2024-10-23T10:39:00Z" w16du:dateUtc="2024-10-23T05:09:00Z">
        <w:r w:rsidRPr="00C349D9" w:rsidDel="005634F8">
          <w:t>Introduction</w:t>
        </w:r>
      </w:moveFrom>
    </w:p>
    <w:moveFromRangeEnd w:id="702"/>
    <w:p w14:paraId="6087713B" w14:textId="77777777" w:rsidR="003B4817" w:rsidRPr="003B4817" w:rsidRDefault="003B4817" w:rsidP="005634F8">
      <w:pPr>
        <w:pStyle w:val="NormalBPBHEB"/>
        <w:pPrChange w:id="704" w:author="Konika Sharma" w:date="2024-10-23T10:39:00Z" w16du:dateUtc="2024-10-23T05:09:00Z">
          <w:pPr>
            <w:pBdr>
              <w:top w:val="nil"/>
              <w:left w:val="nil"/>
              <w:bottom w:val="nil"/>
              <w:right w:val="nil"/>
              <w:between w:val="nil"/>
            </w:pBdr>
            <w:shd w:val="clear" w:color="auto" w:fill="FFFFFF"/>
            <w:spacing w:after="100" w:line="276" w:lineRule="auto"/>
            <w:jc w:val="both"/>
          </w:pPr>
        </w:pPrChange>
      </w:pPr>
      <w:r w:rsidRPr="003B4817">
        <w:t>In the dynamic realm of front-end web and mobile development, AWS AppSync stands as a powerful service that simplifies the process of building scalable and interactive applications. This section delves into the functionalities and features of AWS AppSync, exploring its role in facilitating efficient data synchronization and communication between applications and backend services.</w:t>
      </w:r>
    </w:p>
    <w:p w14:paraId="470FE04A" w14:textId="2EC5BB03" w:rsidR="003B4817" w:rsidRPr="00C349D9" w:rsidRDefault="003B4817">
      <w:pPr>
        <w:pStyle w:val="Heading2BPBHEB"/>
        <w:pPrChange w:id="705" w:author="Konika Sharma" w:date="2024-10-22T12:14:00Z" w16du:dateUtc="2024-10-22T06:44:00Z">
          <w:pPr>
            <w:keepNext/>
            <w:keepLines/>
            <w:spacing w:before="40" w:after="0"/>
            <w:outlineLvl w:val="1"/>
          </w:pPr>
        </w:pPrChange>
      </w:pPr>
      <w:r w:rsidRPr="00C349D9">
        <w:t>AWS AppSync Overview</w:t>
      </w:r>
    </w:p>
    <w:p w14:paraId="471C5A63" w14:textId="0237CA7C" w:rsidR="003B4817" w:rsidRPr="003B4817" w:rsidRDefault="003B4817">
      <w:pPr>
        <w:pStyle w:val="NormalBPBHEB"/>
        <w:pPrChange w:id="706"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3B4817">
        <w:t>AWS AppSync is a managed service that enables developers to create flexible and scalable APIs for applications by handling the heavy lifting of securely connecting to data sources such as AWS DynamoDB, Lambda, or HTTP data sources. It plays a crucial role in simplifying data fetching, updates, and real-time data synchronization across various platforms</w:t>
      </w:r>
      <w:bookmarkStart w:id="707" w:name="_Ref153365148"/>
      <w:r w:rsidR="0005387F">
        <w:rPr>
          <w:rStyle w:val="FootnoteReference"/>
        </w:rPr>
        <w:footnoteReference w:id="22"/>
      </w:r>
      <w:bookmarkEnd w:id="707"/>
      <w:r w:rsidRPr="003B4817">
        <w:t>.</w:t>
      </w:r>
    </w:p>
    <w:p w14:paraId="25C46A33" w14:textId="08792B5D" w:rsidR="003B4817" w:rsidRDefault="003B4817">
      <w:pPr>
        <w:pStyle w:val="Heading2BPBHEB"/>
        <w:rPr>
          <w:ins w:id="713" w:author="Konika Sharma" w:date="2024-10-23T10:39:00Z" w16du:dateUtc="2024-10-23T05:09:00Z"/>
        </w:rPr>
      </w:pPr>
      <w:r w:rsidRPr="00C349D9">
        <w:t>Key Features and Capabilities</w:t>
      </w:r>
    </w:p>
    <w:p w14:paraId="3E451451" w14:textId="77777777" w:rsidR="005634F8" w:rsidRPr="004D50E7" w:rsidRDefault="005634F8" w:rsidP="005634F8">
      <w:pPr>
        <w:pStyle w:val="NormalBPBHEB"/>
        <w:rPr>
          <w:ins w:id="714" w:author="Konika Sharma" w:date="2024-10-23T10:39:00Z" w16du:dateUtc="2024-10-23T05:09:00Z"/>
        </w:rPr>
      </w:pPr>
      <w:commentRangeStart w:id="715"/>
      <w:ins w:id="716" w:author="Konika Sharma" w:date="2024-10-23T10:39:00Z" w16du:dateUtc="2024-10-23T05:09:00Z">
        <w:r>
          <w:t>&lt;add lead in statement here&gt;</w:t>
        </w:r>
        <w:commentRangeEnd w:id="715"/>
        <w:r>
          <w:rPr>
            <w:rStyle w:val="CommentReference"/>
            <w:rFonts w:asciiTheme="minorHAnsi" w:eastAsiaTheme="minorHAnsi" w:hAnsiTheme="minorHAnsi" w:cstheme="minorBidi"/>
          </w:rPr>
          <w:commentReference w:id="715"/>
        </w:r>
      </w:ins>
    </w:p>
    <w:p w14:paraId="2FA2DC58" w14:textId="77777777" w:rsidR="005634F8" w:rsidRPr="00C349D9" w:rsidRDefault="005634F8" w:rsidP="005634F8">
      <w:pPr>
        <w:pStyle w:val="NormalBPBHEB"/>
        <w:pPrChange w:id="717" w:author="Konika Sharma" w:date="2024-10-23T10:39:00Z" w16du:dateUtc="2024-10-23T05:09:00Z">
          <w:pPr>
            <w:keepNext/>
            <w:keepLines/>
            <w:spacing w:before="40" w:after="0"/>
            <w:outlineLvl w:val="1"/>
          </w:pPr>
        </w:pPrChange>
      </w:pPr>
    </w:p>
    <w:p w14:paraId="7B2ADF05" w14:textId="2B814CAD" w:rsidR="003B4817" w:rsidRPr="00C93ECA" w:rsidRDefault="003B4817" w:rsidP="00C93ECA">
      <w:pPr>
        <w:pStyle w:val="NormalBPBHEB"/>
        <w:numPr>
          <w:ilvl w:val="0"/>
          <w:numId w:val="25"/>
        </w:numPr>
        <w:rPr>
          <w:b/>
          <w:bCs/>
          <w:rPrChange w:id="718" w:author="Konika Sharma" w:date="2024-10-23T10:43:00Z" w16du:dateUtc="2024-10-23T05:13:00Z">
            <w:rPr/>
          </w:rPrChange>
        </w:rPr>
        <w:pPrChange w:id="719" w:author="Konika Sharma" w:date="2024-10-23T10:43:00Z" w16du:dateUtc="2024-10-23T05:13:00Z">
          <w:pPr>
            <w:numPr>
              <w:numId w:val="17"/>
            </w:numPr>
            <w:pBdr>
              <w:top w:val="nil"/>
              <w:left w:val="nil"/>
              <w:bottom w:val="nil"/>
              <w:right w:val="nil"/>
              <w:between w:val="nil"/>
            </w:pBdr>
            <w:shd w:val="clear" w:color="auto" w:fill="FFFFFF"/>
            <w:tabs>
              <w:tab w:val="num" w:pos="720"/>
            </w:tabs>
            <w:spacing w:after="100" w:line="276" w:lineRule="auto"/>
            <w:ind w:left="720" w:hanging="360"/>
            <w:jc w:val="both"/>
          </w:pPr>
        </w:pPrChange>
      </w:pPr>
      <w:proofErr w:type="spellStart"/>
      <w:r w:rsidRPr="00C93ECA">
        <w:rPr>
          <w:b/>
          <w:bCs/>
          <w:rPrChange w:id="720" w:author="Konika Sharma" w:date="2024-10-23T10:43:00Z" w16du:dateUtc="2024-10-23T05:13:00Z">
            <w:rPr/>
          </w:rPrChange>
        </w:rPr>
        <w:t>GraphQL</w:t>
      </w:r>
      <w:proofErr w:type="spellEnd"/>
      <w:r w:rsidRPr="00C93ECA">
        <w:rPr>
          <w:b/>
          <w:bCs/>
          <w:rPrChange w:id="721" w:author="Konika Sharma" w:date="2024-10-23T10:43:00Z" w16du:dateUtc="2024-10-23T05:13:00Z">
            <w:rPr/>
          </w:rPrChange>
        </w:rPr>
        <w:t xml:space="preserve"> as a Service</w:t>
      </w:r>
    </w:p>
    <w:p w14:paraId="36BAC15F" w14:textId="1C2C2A5C" w:rsidR="003B4817" w:rsidRPr="003B4817" w:rsidRDefault="003B4817" w:rsidP="00C93ECA">
      <w:pPr>
        <w:pStyle w:val="NormalBPBHEB"/>
        <w:ind w:left="720"/>
        <w:pPrChange w:id="722" w:author="Konika Sharma" w:date="2024-10-23T10:44:00Z" w16du:dateUtc="2024-10-23T05:14:00Z">
          <w:pPr>
            <w:pBdr>
              <w:top w:val="nil"/>
              <w:left w:val="nil"/>
              <w:bottom w:val="nil"/>
              <w:right w:val="nil"/>
              <w:between w:val="nil"/>
            </w:pBdr>
            <w:shd w:val="clear" w:color="auto" w:fill="FFFFFF"/>
            <w:spacing w:after="100" w:line="276" w:lineRule="auto"/>
            <w:ind w:left="1080"/>
            <w:jc w:val="both"/>
          </w:pPr>
        </w:pPrChange>
      </w:pPr>
      <w:r w:rsidRPr="003B4817">
        <w:t xml:space="preserve">AWS AppSync utilizes </w:t>
      </w:r>
      <w:proofErr w:type="spellStart"/>
      <w:r w:rsidRPr="003B4817">
        <w:t>GraphQL</w:t>
      </w:r>
      <w:proofErr w:type="spellEnd"/>
      <w:r w:rsidRPr="003B4817">
        <w:t>, a powerful query language for APIs, providing a flexible and efficient way to request and deliver data. This enables clients to request only the data they need, reducing over-fetching and improving performance</w:t>
      </w:r>
      <w:r w:rsidR="003D0043">
        <w:fldChar w:fldCharType="begin"/>
      </w:r>
      <w:r w:rsidR="003D0043">
        <w:instrText xml:space="preserve"> NOTEREF _Ref153365148 \f \h </w:instrText>
      </w:r>
      <w:r w:rsidR="003D0043">
        <w:fldChar w:fldCharType="separate"/>
      </w:r>
      <w:r w:rsidR="003D0043" w:rsidRPr="003D0043">
        <w:rPr>
          <w:rStyle w:val="FootnoteReference"/>
        </w:rPr>
        <w:t>22</w:t>
      </w:r>
      <w:r w:rsidR="003D0043">
        <w:fldChar w:fldCharType="end"/>
      </w:r>
      <w:r w:rsidRPr="003B4817">
        <w:t>.</w:t>
      </w:r>
    </w:p>
    <w:p w14:paraId="35992B69" w14:textId="2B290499" w:rsidR="003B4817" w:rsidRPr="00C93ECA" w:rsidRDefault="003B4817" w:rsidP="00C93ECA">
      <w:pPr>
        <w:pStyle w:val="NormalBPBHEB"/>
        <w:numPr>
          <w:ilvl w:val="0"/>
          <w:numId w:val="25"/>
        </w:numPr>
        <w:rPr>
          <w:b/>
          <w:bCs/>
          <w:rPrChange w:id="723" w:author="Konika Sharma" w:date="2024-10-23T10:43:00Z" w16du:dateUtc="2024-10-23T05:13:00Z">
            <w:rPr/>
          </w:rPrChange>
        </w:rPr>
        <w:pPrChange w:id="724" w:author="Konika Sharma" w:date="2024-10-23T10:43:00Z" w16du:dateUtc="2024-10-23T05:13:00Z">
          <w:pPr>
            <w:numPr>
              <w:numId w:val="1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725" w:author="Konika Sharma" w:date="2024-10-23T10:43:00Z" w16du:dateUtc="2024-10-23T05:13:00Z">
            <w:rPr/>
          </w:rPrChange>
        </w:rPr>
        <w:t>Real-time Data Synchronization</w:t>
      </w:r>
    </w:p>
    <w:p w14:paraId="50232313" w14:textId="4607FD31" w:rsidR="003B4817" w:rsidRPr="003B4817" w:rsidRDefault="003B4817" w:rsidP="00C93ECA">
      <w:pPr>
        <w:pStyle w:val="NormalBPBHEB"/>
        <w:ind w:left="720"/>
        <w:pPrChange w:id="726" w:author="Konika Sharma" w:date="2024-10-23T10:44:00Z" w16du:dateUtc="2024-10-23T05:14:00Z">
          <w:pPr>
            <w:pBdr>
              <w:top w:val="nil"/>
              <w:left w:val="nil"/>
              <w:bottom w:val="nil"/>
              <w:right w:val="nil"/>
              <w:between w:val="nil"/>
            </w:pBdr>
            <w:shd w:val="clear" w:color="auto" w:fill="FFFFFF"/>
            <w:spacing w:after="100" w:line="276" w:lineRule="auto"/>
            <w:ind w:left="1080"/>
            <w:jc w:val="both"/>
          </w:pPr>
        </w:pPrChange>
      </w:pPr>
      <w:r w:rsidRPr="003B4817">
        <w:t>One of the standout features of AppSync is its support for real-time data synchronization. It enables developers to build applications that can receive real-time updates from the backend, enhancing the overall user experience</w:t>
      </w:r>
      <w:r w:rsidR="003D0043">
        <w:fldChar w:fldCharType="begin"/>
      </w:r>
      <w:r w:rsidR="003D0043">
        <w:instrText xml:space="preserve"> NOTEREF _Ref153365148 \f \h </w:instrText>
      </w:r>
      <w:r w:rsidR="003D0043">
        <w:fldChar w:fldCharType="separate"/>
      </w:r>
      <w:r w:rsidR="003D0043" w:rsidRPr="003D0043">
        <w:rPr>
          <w:rStyle w:val="FootnoteReference"/>
        </w:rPr>
        <w:t>22</w:t>
      </w:r>
      <w:r w:rsidR="003D0043">
        <w:fldChar w:fldCharType="end"/>
      </w:r>
      <w:r w:rsidRPr="003B4817">
        <w:t>.</w:t>
      </w:r>
    </w:p>
    <w:p w14:paraId="6F057820" w14:textId="1051BF6A" w:rsidR="003B4817" w:rsidRPr="00C93ECA" w:rsidRDefault="003B4817" w:rsidP="00C93ECA">
      <w:pPr>
        <w:pStyle w:val="NormalBPBHEB"/>
        <w:numPr>
          <w:ilvl w:val="0"/>
          <w:numId w:val="25"/>
        </w:numPr>
        <w:rPr>
          <w:b/>
          <w:bCs/>
          <w:rPrChange w:id="727" w:author="Konika Sharma" w:date="2024-10-23T10:43:00Z" w16du:dateUtc="2024-10-23T05:13:00Z">
            <w:rPr/>
          </w:rPrChange>
        </w:rPr>
        <w:pPrChange w:id="728" w:author="Konika Sharma" w:date="2024-10-23T10:43:00Z" w16du:dateUtc="2024-10-23T05:13:00Z">
          <w:pPr>
            <w:numPr>
              <w:numId w:val="1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729" w:author="Konika Sharma" w:date="2024-10-23T10:43:00Z" w16du:dateUtc="2024-10-23T05:13:00Z">
            <w:rPr/>
          </w:rPrChange>
        </w:rPr>
        <w:t>Offline Data Access</w:t>
      </w:r>
    </w:p>
    <w:p w14:paraId="3FDE56DD" w14:textId="1034709A" w:rsidR="003B4817" w:rsidRPr="003B4817" w:rsidRDefault="003B4817" w:rsidP="00C93ECA">
      <w:pPr>
        <w:pStyle w:val="NormalBPBHEB"/>
        <w:ind w:left="720"/>
        <w:pPrChange w:id="730" w:author="Konika Sharma" w:date="2024-10-23T10:44:00Z" w16du:dateUtc="2024-10-23T05:14:00Z">
          <w:pPr>
            <w:pBdr>
              <w:top w:val="nil"/>
              <w:left w:val="nil"/>
              <w:bottom w:val="nil"/>
              <w:right w:val="nil"/>
              <w:between w:val="nil"/>
            </w:pBdr>
            <w:shd w:val="clear" w:color="auto" w:fill="FFFFFF"/>
            <w:spacing w:after="100" w:line="276" w:lineRule="auto"/>
            <w:ind w:left="1080"/>
            <w:jc w:val="both"/>
          </w:pPr>
        </w:pPrChange>
      </w:pPr>
      <w:r w:rsidRPr="003B4817">
        <w:t xml:space="preserve">AppSync includes features for offline data access, allowing applications to remain functional even when there is no internet connection. This is particularly valuable for </w:t>
      </w:r>
      <w:r w:rsidRPr="003B4817">
        <w:lastRenderedPageBreak/>
        <w:t>mobile applications that need to provide a seamless user experience in various network conditions</w:t>
      </w:r>
      <w:r w:rsidR="003D0043">
        <w:fldChar w:fldCharType="begin"/>
      </w:r>
      <w:r w:rsidR="003D0043">
        <w:instrText xml:space="preserve"> NOTEREF _Ref153365148 \f \h </w:instrText>
      </w:r>
      <w:r w:rsidR="003D0043">
        <w:fldChar w:fldCharType="separate"/>
      </w:r>
      <w:r w:rsidR="003D0043" w:rsidRPr="003D0043">
        <w:rPr>
          <w:rStyle w:val="FootnoteReference"/>
        </w:rPr>
        <w:t>22</w:t>
      </w:r>
      <w:r w:rsidR="003D0043">
        <w:fldChar w:fldCharType="end"/>
      </w:r>
      <w:r w:rsidRPr="003B4817">
        <w:t>.</w:t>
      </w:r>
    </w:p>
    <w:p w14:paraId="4FB74436" w14:textId="13B1352D" w:rsidR="003B4817" w:rsidRPr="00C93ECA" w:rsidRDefault="003B4817" w:rsidP="00C93ECA">
      <w:pPr>
        <w:pStyle w:val="NormalBPBHEB"/>
        <w:numPr>
          <w:ilvl w:val="0"/>
          <w:numId w:val="25"/>
        </w:numPr>
        <w:rPr>
          <w:b/>
          <w:bCs/>
          <w:rPrChange w:id="731" w:author="Konika Sharma" w:date="2024-10-23T10:43:00Z" w16du:dateUtc="2024-10-23T05:13:00Z">
            <w:rPr/>
          </w:rPrChange>
        </w:rPr>
        <w:pPrChange w:id="732" w:author="Konika Sharma" w:date="2024-10-23T10:43:00Z" w16du:dateUtc="2024-10-23T05:13:00Z">
          <w:pPr>
            <w:numPr>
              <w:numId w:val="1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733" w:author="Konika Sharma" w:date="2024-10-23T10:43:00Z" w16du:dateUtc="2024-10-23T05:13:00Z">
            <w:rPr/>
          </w:rPrChange>
        </w:rPr>
        <w:t>Data Source Integration</w:t>
      </w:r>
    </w:p>
    <w:p w14:paraId="44C0A2FC" w14:textId="42FA5CC0" w:rsidR="003B4817" w:rsidRPr="003B4817" w:rsidRDefault="003B4817" w:rsidP="00C93ECA">
      <w:pPr>
        <w:pStyle w:val="NormalBPBHEB"/>
        <w:ind w:left="720"/>
        <w:pPrChange w:id="734" w:author="Konika Sharma" w:date="2024-10-23T10:44:00Z" w16du:dateUtc="2024-10-23T05:14:00Z">
          <w:pPr>
            <w:pBdr>
              <w:top w:val="nil"/>
              <w:left w:val="nil"/>
              <w:bottom w:val="nil"/>
              <w:right w:val="nil"/>
              <w:between w:val="nil"/>
            </w:pBdr>
            <w:shd w:val="clear" w:color="auto" w:fill="FFFFFF"/>
            <w:spacing w:after="100" w:line="276" w:lineRule="auto"/>
            <w:ind w:left="1080"/>
            <w:jc w:val="both"/>
          </w:pPr>
        </w:pPrChange>
      </w:pPr>
      <w:r w:rsidRPr="003B4817">
        <w:t>The service seamlessly integrates with various data sources, including AWS DynamoDB, AWS Lambda, and HTTP data sources. This flexibility allows developers to leverage different backend services based on their application requirements</w:t>
      </w:r>
      <w:r w:rsidR="003D0043">
        <w:fldChar w:fldCharType="begin"/>
      </w:r>
      <w:r w:rsidR="003D0043">
        <w:instrText xml:space="preserve"> NOTEREF _Ref153365148 \f \h </w:instrText>
      </w:r>
      <w:r w:rsidR="003D0043">
        <w:fldChar w:fldCharType="separate"/>
      </w:r>
      <w:r w:rsidR="003D0043" w:rsidRPr="003D0043">
        <w:rPr>
          <w:rStyle w:val="FootnoteReference"/>
        </w:rPr>
        <w:t>22</w:t>
      </w:r>
      <w:r w:rsidR="003D0043">
        <w:fldChar w:fldCharType="end"/>
      </w:r>
      <w:r w:rsidRPr="003B4817">
        <w:t>.</w:t>
      </w:r>
    </w:p>
    <w:p w14:paraId="2D396F72" w14:textId="393A7BEE" w:rsidR="003B4817" w:rsidRPr="00C349D9" w:rsidRDefault="003B4817">
      <w:pPr>
        <w:pStyle w:val="Heading2BPBHEB"/>
        <w:pPrChange w:id="735" w:author="Konika Sharma" w:date="2024-10-22T12:14:00Z" w16du:dateUtc="2024-10-22T06:44:00Z">
          <w:pPr>
            <w:keepNext/>
            <w:keepLines/>
            <w:spacing w:before="40" w:after="0"/>
            <w:outlineLvl w:val="1"/>
          </w:pPr>
        </w:pPrChange>
      </w:pPr>
      <w:r w:rsidRPr="00C349D9">
        <w:t>Serverless Functionality</w:t>
      </w:r>
    </w:p>
    <w:p w14:paraId="0F753059" w14:textId="202CA743" w:rsidR="003B4817" w:rsidRPr="003B4817" w:rsidRDefault="003B4817">
      <w:pPr>
        <w:pStyle w:val="NormalBPBHEB"/>
        <w:pPrChange w:id="736"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3B4817">
        <w:t>AWS AppSync is designed with a serverless architecture, eliminating the need for developers to manage servers. This serverless approach enables automatic scaling based on demand, ensuring optimal performance under varying workloads</w:t>
      </w:r>
      <w:r w:rsidR="00771119">
        <w:rPr>
          <w:rStyle w:val="FootnoteReference"/>
        </w:rPr>
        <w:footnoteReference w:id="23"/>
      </w:r>
      <w:r w:rsidRPr="003B4817">
        <w:t>.</w:t>
      </w:r>
    </w:p>
    <w:p w14:paraId="3D2E7B93" w14:textId="1BEC125E" w:rsidR="003B4817" w:rsidDel="005634F8" w:rsidRDefault="003B4817" w:rsidP="00844175">
      <w:pPr>
        <w:pStyle w:val="NormalBPBHEB"/>
        <w:rPr>
          <w:del w:id="745" w:author="Konika Sharma" w:date="2024-10-23T10:39:00Z" w16du:dateUtc="2024-10-23T05:09:00Z"/>
        </w:rPr>
      </w:pPr>
      <w:del w:id="746" w:author="Konika Sharma" w:date="2024-10-23T10:39:00Z" w16du:dateUtc="2024-10-23T05:09:00Z">
        <w:r w:rsidRPr="00C349D9" w:rsidDel="005634F8">
          <w:delText>Conclusion</w:delText>
        </w:r>
      </w:del>
    </w:p>
    <w:p w14:paraId="484149FE" w14:textId="77777777" w:rsidR="005634F8" w:rsidRPr="00C349D9" w:rsidRDefault="005634F8" w:rsidP="00844175">
      <w:pPr>
        <w:pStyle w:val="NormalBPBHEB"/>
        <w:rPr>
          <w:ins w:id="747" w:author="Konika Sharma" w:date="2024-10-23T10:39:00Z" w16du:dateUtc="2024-10-23T05:09:00Z"/>
        </w:rPr>
        <w:pPrChange w:id="748" w:author="Konika Sharma" w:date="2024-10-23T10:55:00Z" w16du:dateUtc="2024-10-23T05:25:00Z">
          <w:pPr>
            <w:keepNext/>
            <w:keepLines/>
            <w:spacing w:before="40" w:after="0"/>
            <w:outlineLvl w:val="1"/>
          </w:pPr>
        </w:pPrChange>
      </w:pPr>
    </w:p>
    <w:p w14:paraId="3B47908B" w14:textId="79E0A24D" w:rsidR="003B4817" w:rsidRPr="003B4817" w:rsidRDefault="003B4817">
      <w:pPr>
        <w:pStyle w:val="NormalBPBHEB"/>
        <w:pPrChange w:id="749"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3B4817">
        <w:t xml:space="preserve">AWS AppSync emerges as </w:t>
      </w:r>
      <w:r w:rsidR="00771119" w:rsidRPr="003B4817">
        <w:t>an asset</w:t>
      </w:r>
      <w:r w:rsidRPr="003B4817">
        <w:t xml:space="preserve"> for developers in the front-end web and mobile development space, offering a powerful and scalable solution for building APIs</w:t>
      </w:r>
      <w:r w:rsidR="00FC14DF">
        <w:rPr>
          <w:rStyle w:val="FootnoteReference"/>
        </w:rPr>
        <w:footnoteReference w:id="24"/>
      </w:r>
      <w:r w:rsidRPr="003B4817">
        <w:t xml:space="preserve">. Whether enabling real-time data synchronization, supporting offline access, or seamlessly integrating with various data sources, AppSync empowers developers to create responsive and feature-rich applications. Its adoption of </w:t>
      </w:r>
      <w:proofErr w:type="spellStart"/>
      <w:r w:rsidRPr="003B4817">
        <w:t>GraphQL</w:t>
      </w:r>
      <w:proofErr w:type="spellEnd"/>
      <w:r w:rsidRPr="003B4817">
        <w:t xml:space="preserve"> as a service further enhances its capabilities, providing a modern and efficient approach to data communication in the cloud.</w:t>
      </w:r>
    </w:p>
    <w:p w14:paraId="5F8B7EEB" w14:textId="7EFAA0E6" w:rsidR="003B4817" w:rsidRPr="00FC14DF" w:rsidRDefault="003B4817">
      <w:pPr>
        <w:pStyle w:val="Heading1BPBHEB"/>
        <w:pPrChange w:id="758" w:author="Konika Sharma" w:date="2024-10-22T12:14:00Z" w16du:dateUtc="2024-10-22T06:44:00Z">
          <w:pPr>
            <w:keepNext/>
            <w:keepLines/>
            <w:spacing w:before="400" w:after="0" w:line="276" w:lineRule="auto"/>
            <w:outlineLvl w:val="0"/>
          </w:pPr>
        </w:pPrChange>
      </w:pPr>
      <w:bookmarkStart w:id="759" w:name="_Hlk153365461"/>
      <w:r w:rsidRPr="00FC14DF">
        <w:t>AWS Device Farm</w:t>
      </w:r>
    </w:p>
    <w:bookmarkEnd w:id="759"/>
    <w:p w14:paraId="20C2629C" w14:textId="56CA5A1D" w:rsidR="003B4817" w:rsidRPr="003B4817" w:rsidRDefault="003B4817">
      <w:pPr>
        <w:pStyle w:val="NormalBPBHEB"/>
        <w:pPrChange w:id="760"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3B4817">
        <w:t>In the ever-evolving landscape of front-end web and mobile development, ensuring the seamless functionality of applications across various devices and platforms is paramount</w:t>
      </w:r>
      <w:r w:rsidR="00F67838">
        <w:rPr>
          <w:rStyle w:val="FootnoteReference"/>
        </w:rPr>
        <w:footnoteReference w:id="25"/>
      </w:r>
      <w:r w:rsidRPr="003B4817">
        <w:t>. AWS Device Farm serves as a comprehensive testing service, allowing developers to enhance the quality and reliability of their applications by conducting tests on a diverse range of real devices. This section provides an in-depth exploration of AWS Device Farm, elucidating its features, advantages, and the pivotal role it plays in optimizing the end-user experience.</w:t>
      </w:r>
    </w:p>
    <w:p w14:paraId="5C4DC4D9" w14:textId="386F36DD" w:rsidR="003B4817" w:rsidRPr="00FC14DF" w:rsidRDefault="003B4817">
      <w:pPr>
        <w:pStyle w:val="Heading2BPBHEB"/>
        <w:pPrChange w:id="769" w:author="Konika Sharma" w:date="2024-10-22T12:14:00Z" w16du:dateUtc="2024-10-22T06:44:00Z">
          <w:pPr>
            <w:keepNext/>
            <w:keepLines/>
            <w:spacing w:before="40" w:after="0"/>
            <w:outlineLvl w:val="1"/>
          </w:pPr>
        </w:pPrChange>
      </w:pPr>
      <w:r w:rsidRPr="00FC14DF">
        <w:t>AWS Device Farm Overview</w:t>
      </w:r>
    </w:p>
    <w:p w14:paraId="2E85B24B" w14:textId="5BE23653" w:rsidR="003B4817" w:rsidRPr="003B4817" w:rsidRDefault="003B4817" w:rsidP="00844175">
      <w:pPr>
        <w:pStyle w:val="NormalBPBHEB"/>
        <w:pPrChange w:id="770" w:author="Konika Sharma" w:date="2024-10-23T10:55:00Z" w16du:dateUtc="2024-10-23T05:25:00Z">
          <w:pPr>
            <w:pBdr>
              <w:top w:val="nil"/>
              <w:left w:val="nil"/>
              <w:bottom w:val="nil"/>
              <w:right w:val="nil"/>
              <w:between w:val="nil"/>
            </w:pBdr>
            <w:shd w:val="clear" w:color="auto" w:fill="FFFFFF"/>
            <w:spacing w:after="100" w:line="276" w:lineRule="auto"/>
            <w:jc w:val="both"/>
          </w:pPr>
        </w:pPrChange>
      </w:pPr>
      <w:r w:rsidRPr="003B4817">
        <w:t xml:space="preserve">AWS Device Farm is a cloud-based mobile application testing service that enables developers to run tests on a multitude of real devices, ensuring their applications perform optimally across different devices, screen sizes, and operating systems. This service supports both </w:t>
      </w:r>
      <w:r w:rsidRPr="003B4817">
        <w:lastRenderedPageBreak/>
        <w:t>Android and iOS platforms, offering a cost-effective and efficient solution for testing applications on real devices in the AWS Cloud</w:t>
      </w:r>
      <w:bookmarkStart w:id="771" w:name="_Ref153365508"/>
      <w:r w:rsidR="00F60E62">
        <w:rPr>
          <w:rStyle w:val="FootnoteReference"/>
        </w:rPr>
        <w:footnoteReference w:id="26"/>
      </w:r>
      <w:bookmarkEnd w:id="771"/>
      <w:r w:rsidRPr="003B4817">
        <w:t>.</w:t>
      </w:r>
    </w:p>
    <w:p w14:paraId="5A15AB94" w14:textId="2F5ED796" w:rsidR="003B4817" w:rsidRDefault="003B4817">
      <w:pPr>
        <w:pStyle w:val="Heading2BPBHEB"/>
        <w:rPr>
          <w:ins w:id="777" w:author="Konika Sharma" w:date="2024-10-23T10:39:00Z" w16du:dateUtc="2024-10-23T05:09:00Z"/>
        </w:rPr>
      </w:pPr>
      <w:r w:rsidRPr="00FC14DF">
        <w:t>Key Features and Capabilities</w:t>
      </w:r>
    </w:p>
    <w:p w14:paraId="6D43ED88" w14:textId="77777777" w:rsidR="005634F8" w:rsidRPr="004D50E7" w:rsidRDefault="005634F8" w:rsidP="005634F8">
      <w:pPr>
        <w:pStyle w:val="NormalBPBHEB"/>
        <w:rPr>
          <w:ins w:id="778" w:author="Konika Sharma" w:date="2024-10-23T10:40:00Z" w16du:dateUtc="2024-10-23T05:10:00Z"/>
        </w:rPr>
      </w:pPr>
      <w:commentRangeStart w:id="779"/>
      <w:ins w:id="780" w:author="Konika Sharma" w:date="2024-10-23T10:40:00Z" w16du:dateUtc="2024-10-23T05:10:00Z">
        <w:r>
          <w:t>&lt;add lead in statement here&gt;</w:t>
        </w:r>
        <w:commentRangeEnd w:id="779"/>
        <w:r>
          <w:rPr>
            <w:rStyle w:val="CommentReference"/>
            <w:rFonts w:asciiTheme="minorHAnsi" w:eastAsiaTheme="minorHAnsi" w:hAnsiTheme="minorHAnsi" w:cstheme="minorBidi"/>
          </w:rPr>
          <w:commentReference w:id="779"/>
        </w:r>
      </w:ins>
    </w:p>
    <w:p w14:paraId="1390202E" w14:textId="77777777" w:rsidR="005634F8" w:rsidRPr="00FC14DF" w:rsidRDefault="005634F8" w:rsidP="005634F8">
      <w:pPr>
        <w:pStyle w:val="NormalBPBHEB"/>
        <w:pPrChange w:id="781" w:author="Konika Sharma" w:date="2024-10-23T10:40:00Z" w16du:dateUtc="2024-10-23T05:10:00Z">
          <w:pPr>
            <w:keepNext/>
            <w:keepLines/>
            <w:spacing w:before="40" w:after="0"/>
            <w:outlineLvl w:val="1"/>
          </w:pPr>
        </w:pPrChange>
      </w:pPr>
    </w:p>
    <w:p w14:paraId="0C643FC9" w14:textId="64816630" w:rsidR="003B4817" w:rsidRPr="00844175" w:rsidRDefault="003B4817" w:rsidP="00844175">
      <w:pPr>
        <w:pStyle w:val="NormalBPBHEB"/>
        <w:numPr>
          <w:ilvl w:val="0"/>
          <w:numId w:val="26"/>
        </w:numPr>
        <w:rPr>
          <w:b/>
          <w:bCs/>
          <w:rPrChange w:id="782" w:author="Konika Sharma" w:date="2024-10-23T10:55:00Z" w16du:dateUtc="2024-10-23T05:25:00Z">
            <w:rPr/>
          </w:rPrChange>
        </w:rPr>
        <w:pPrChange w:id="783" w:author="Konika Sharma" w:date="2024-10-23T10:55:00Z" w16du:dateUtc="2024-10-23T05:25:00Z">
          <w:pPr>
            <w:numPr>
              <w:numId w:val="1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844175">
        <w:rPr>
          <w:b/>
          <w:bCs/>
          <w:rPrChange w:id="784" w:author="Konika Sharma" w:date="2024-10-23T10:55:00Z" w16du:dateUtc="2024-10-23T05:25:00Z">
            <w:rPr/>
          </w:rPrChange>
        </w:rPr>
        <w:t>Real Device Testing</w:t>
      </w:r>
    </w:p>
    <w:p w14:paraId="7CEFAE86" w14:textId="12730A1B" w:rsidR="003B4817" w:rsidRPr="003B4817" w:rsidRDefault="003B4817" w:rsidP="00844175">
      <w:pPr>
        <w:pStyle w:val="NormalBPBHEB"/>
        <w:ind w:left="720"/>
        <w:pPrChange w:id="785" w:author="Konika Sharma" w:date="2024-10-23T10:55:00Z" w16du:dateUtc="2024-10-23T05:25:00Z">
          <w:pPr>
            <w:pBdr>
              <w:top w:val="nil"/>
              <w:left w:val="nil"/>
              <w:bottom w:val="nil"/>
              <w:right w:val="nil"/>
              <w:between w:val="nil"/>
            </w:pBdr>
            <w:shd w:val="clear" w:color="auto" w:fill="FFFFFF"/>
            <w:spacing w:after="100" w:line="276" w:lineRule="auto"/>
            <w:ind w:left="1080"/>
            <w:jc w:val="both"/>
          </w:pPr>
        </w:pPrChange>
      </w:pPr>
      <w:r w:rsidRPr="003B4817">
        <w:t>AWS Device Farm provides access to a vast collection of real devices, allowing developers to execute tests on actual hardware rather than relying solely on emulators. This ensures a more accurate representation of how the application will behave in real-world scenarios</w:t>
      </w:r>
      <w:r w:rsidR="00F67838">
        <w:fldChar w:fldCharType="begin"/>
      </w:r>
      <w:r w:rsidR="00F67838">
        <w:instrText xml:space="preserve"> NOTEREF _Ref153365508 \f \h </w:instrText>
      </w:r>
      <w:r w:rsidR="00F67838">
        <w:fldChar w:fldCharType="separate"/>
      </w:r>
      <w:r w:rsidR="00F67838" w:rsidRPr="00F67838">
        <w:rPr>
          <w:rStyle w:val="FootnoteReference"/>
        </w:rPr>
        <w:t>26</w:t>
      </w:r>
      <w:r w:rsidR="00F67838">
        <w:fldChar w:fldCharType="end"/>
      </w:r>
      <w:r w:rsidR="00F67838">
        <w:t>.</w:t>
      </w:r>
    </w:p>
    <w:p w14:paraId="120746D7" w14:textId="7872C3E7" w:rsidR="003B4817" w:rsidRPr="00844175" w:rsidRDefault="003B4817" w:rsidP="00844175">
      <w:pPr>
        <w:pStyle w:val="NormalBPBHEB"/>
        <w:numPr>
          <w:ilvl w:val="0"/>
          <w:numId w:val="26"/>
        </w:numPr>
        <w:rPr>
          <w:b/>
          <w:bCs/>
          <w:rPrChange w:id="786" w:author="Konika Sharma" w:date="2024-10-23T10:55:00Z" w16du:dateUtc="2024-10-23T05:25:00Z">
            <w:rPr/>
          </w:rPrChange>
        </w:rPr>
        <w:pPrChange w:id="787" w:author="Konika Sharma" w:date="2024-10-23T10:55:00Z" w16du:dateUtc="2024-10-23T05:25:00Z">
          <w:pPr>
            <w:numPr>
              <w:numId w:val="1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844175">
        <w:rPr>
          <w:b/>
          <w:bCs/>
          <w:rPrChange w:id="788" w:author="Konika Sharma" w:date="2024-10-23T10:55:00Z" w16du:dateUtc="2024-10-23T05:25:00Z">
            <w:rPr/>
          </w:rPrChange>
        </w:rPr>
        <w:t>Parallel Testing</w:t>
      </w:r>
    </w:p>
    <w:p w14:paraId="3C3558D5" w14:textId="1F571722" w:rsidR="003B4817" w:rsidRPr="003B4817" w:rsidRDefault="003B4817" w:rsidP="00844175">
      <w:pPr>
        <w:pStyle w:val="NormalBPBHEB"/>
        <w:ind w:left="720"/>
        <w:pPrChange w:id="789" w:author="Konika Sharma" w:date="2024-10-23T10:55:00Z" w16du:dateUtc="2024-10-23T05:25:00Z">
          <w:pPr>
            <w:pBdr>
              <w:top w:val="nil"/>
              <w:left w:val="nil"/>
              <w:bottom w:val="nil"/>
              <w:right w:val="nil"/>
              <w:between w:val="nil"/>
            </w:pBdr>
            <w:shd w:val="clear" w:color="auto" w:fill="FFFFFF"/>
            <w:spacing w:after="100" w:line="276" w:lineRule="auto"/>
            <w:ind w:left="1080"/>
            <w:jc w:val="both"/>
          </w:pPr>
        </w:pPrChange>
      </w:pPr>
      <w:r w:rsidRPr="003B4817">
        <w:t>The service supports parallel testing, enabling developers to execute tests concurrently on multiple devices. This accelerates the testing process, saving time and resources</w:t>
      </w:r>
      <w:r w:rsidR="00F67838">
        <w:fldChar w:fldCharType="begin"/>
      </w:r>
      <w:r w:rsidR="00F67838">
        <w:instrText xml:space="preserve"> NOTEREF _Ref153365508 \f \h </w:instrText>
      </w:r>
      <w:r w:rsidR="00F67838">
        <w:fldChar w:fldCharType="separate"/>
      </w:r>
      <w:r w:rsidR="00F67838" w:rsidRPr="00F67838">
        <w:rPr>
          <w:rStyle w:val="FootnoteReference"/>
        </w:rPr>
        <w:t>26</w:t>
      </w:r>
      <w:r w:rsidR="00F67838">
        <w:fldChar w:fldCharType="end"/>
      </w:r>
      <w:r w:rsidRPr="003B4817">
        <w:t>.</w:t>
      </w:r>
    </w:p>
    <w:p w14:paraId="659DBC18" w14:textId="65D276C4" w:rsidR="003B4817" w:rsidRPr="00844175" w:rsidRDefault="003B4817" w:rsidP="00844175">
      <w:pPr>
        <w:pStyle w:val="NormalBPBHEB"/>
        <w:numPr>
          <w:ilvl w:val="0"/>
          <w:numId w:val="26"/>
        </w:numPr>
        <w:rPr>
          <w:b/>
          <w:bCs/>
          <w:rPrChange w:id="790" w:author="Konika Sharma" w:date="2024-10-23T10:55:00Z" w16du:dateUtc="2024-10-23T05:25:00Z">
            <w:rPr/>
          </w:rPrChange>
        </w:rPr>
        <w:pPrChange w:id="791" w:author="Konika Sharma" w:date="2024-10-23T10:55:00Z" w16du:dateUtc="2024-10-23T05:25:00Z">
          <w:pPr>
            <w:numPr>
              <w:numId w:val="1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844175">
        <w:rPr>
          <w:b/>
          <w:bCs/>
          <w:rPrChange w:id="792" w:author="Konika Sharma" w:date="2024-10-23T10:55:00Z" w16du:dateUtc="2024-10-23T05:25:00Z">
            <w:rPr/>
          </w:rPrChange>
        </w:rPr>
        <w:t>Appium and Selenium Compatibility</w:t>
      </w:r>
    </w:p>
    <w:p w14:paraId="6F45C0F4" w14:textId="6E895390" w:rsidR="003B4817" w:rsidRPr="003B4817" w:rsidRDefault="003B4817" w:rsidP="00844175">
      <w:pPr>
        <w:pStyle w:val="NormalBPBHEB"/>
        <w:ind w:left="720"/>
        <w:pPrChange w:id="793" w:author="Konika Sharma" w:date="2024-10-23T10:55:00Z" w16du:dateUtc="2024-10-23T05:25:00Z">
          <w:pPr>
            <w:pBdr>
              <w:top w:val="nil"/>
              <w:left w:val="nil"/>
              <w:bottom w:val="nil"/>
              <w:right w:val="nil"/>
              <w:between w:val="nil"/>
            </w:pBdr>
            <w:shd w:val="clear" w:color="auto" w:fill="FFFFFF"/>
            <w:spacing w:after="100" w:line="276" w:lineRule="auto"/>
            <w:ind w:left="1080"/>
            <w:jc w:val="both"/>
          </w:pPr>
        </w:pPrChange>
      </w:pPr>
      <w:r w:rsidRPr="003B4817">
        <w:t>Device Farm is compatible with popular testing frameworks like Appium and Selenium, offering flexibility for developers who prefer these frameworks for their testing processes</w:t>
      </w:r>
      <w:r w:rsidR="00F67838">
        <w:fldChar w:fldCharType="begin"/>
      </w:r>
      <w:r w:rsidR="00F67838">
        <w:instrText xml:space="preserve"> NOTEREF _Ref153365508 \f \h </w:instrText>
      </w:r>
      <w:r w:rsidR="00F67838">
        <w:fldChar w:fldCharType="separate"/>
      </w:r>
      <w:r w:rsidR="00F67838" w:rsidRPr="00F67838">
        <w:rPr>
          <w:rStyle w:val="FootnoteReference"/>
        </w:rPr>
        <w:t>26</w:t>
      </w:r>
      <w:r w:rsidR="00F67838">
        <w:fldChar w:fldCharType="end"/>
      </w:r>
      <w:r w:rsidRPr="003B4817">
        <w:t>.</w:t>
      </w:r>
    </w:p>
    <w:p w14:paraId="6208417B" w14:textId="5623352A" w:rsidR="003B4817" w:rsidRPr="00844175" w:rsidRDefault="003B4817" w:rsidP="00844175">
      <w:pPr>
        <w:pStyle w:val="NormalBPBHEB"/>
        <w:numPr>
          <w:ilvl w:val="0"/>
          <w:numId w:val="26"/>
        </w:numPr>
        <w:rPr>
          <w:b/>
          <w:bCs/>
          <w:rPrChange w:id="794" w:author="Konika Sharma" w:date="2024-10-23T10:55:00Z" w16du:dateUtc="2024-10-23T05:25:00Z">
            <w:rPr/>
          </w:rPrChange>
        </w:rPr>
        <w:pPrChange w:id="795" w:author="Konika Sharma" w:date="2024-10-23T10:55:00Z" w16du:dateUtc="2024-10-23T05:25:00Z">
          <w:pPr>
            <w:numPr>
              <w:numId w:val="1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844175">
        <w:rPr>
          <w:b/>
          <w:bCs/>
          <w:rPrChange w:id="796" w:author="Konika Sharma" w:date="2024-10-23T10:55:00Z" w16du:dateUtc="2024-10-23T05:25:00Z">
            <w:rPr/>
          </w:rPrChange>
        </w:rPr>
        <w:t>Remote Access</w:t>
      </w:r>
    </w:p>
    <w:p w14:paraId="71C4FACD" w14:textId="4804DA39" w:rsidR="003B4817" w:rsidRPr="003B4817" w:rsidRDefault="003B4817" w:rsidP="00844175">
      <w:pPr>
        <w:pStyle w:val="NormalBPBHEB"/>
        <w:ind w:left="720"/>
        <w:pPrChange w:id="797" w:author="Konika Sharma" w:date="2024-10-23T10:55:00Z" w16du:dateUtc="2024-10-23T05:25:00Z">
          <w:pPr>
            <w:pBdr>
              <w:top w:val="nil"/>
              <w:left w:val="nil"/>
              <w:bottom w:val="nil"/>
              <w:right w:val="nil"/>
              <w:between w:val="nil"/>
            </w:pBdr>
            <w:shd w:val="clear" w:color="auto" w:fill="FFFFFF"/>
            <w:spacing w:after="100" w:line="276" w:lineRule="auto"/>
            <w:ind w:left="1080"/>
            <w:jc w:val="both"/>
          </w:pPr>
        </w:pPrChange>
      </w:pPr>
      <w:r w:rsidRPr="003B4817">
        <w:t>Developers can remotely access and interact with devices in real-time during testing. This feature is invaluable for diagnosing issues and gaining insights into the application's behavior on specific devices</w:t>
      </w:r>
      <w:r w:rsidR="00F67838">
        <w:fldChar w:fldCharType="begin"/>
      </w:r>
      <w:r w:rsidR="00F67838">
        <w:instrText xml:space="preserve"> NOTEREF _Ref153365508 \f \h </w:instrText>
      </w:r>
      <w:r w:rsidR="00F67838">
        <w:fldChar w:fldCharType="separate"/>
      </w:r>
      <w:r w:rsidR="00F67838" w:rsidRPr="00F67838">
        <w:rPr>
          <w:rStyle w:val="FootnoteReference"/>
        </w:rPr>
        <w:t>26</w:t>
      </w:r>
      <w:r w:rsidR="00F67838">
        <w:fldChar w:fldCharType="end"/>
      </w:r>
      <w:r w:rsidRPr="003B4817">
        <w:t>.</w:t>
      </w:r>
    </w:p>
    <w:p w14:paraId="2CD672A0" w14:textId="1FBB5EAE" w:rsidR="003B4817" w:rsidRPr="00844175" w:rsidRDefault="003B4817" w:rsidP="00844175">
      <w:pPr>
        <w:pStyle w:val="NormalBPBHEB"/>
        <w:numPr>
          <w:ilvl w:val="0"/>
          <w:numId w:val="26"/>
        </w:numPr>
        <w:rPr>
          <w:b/>
          <w:bCs/>
          <w:rPrChange w:id="798" w:author="Konika Sharma" w:date="2024-10-23T10:55:00Z" w16du:dateUtc="2024-10-23T05:25:00Z">
            <w:rPr/>
          </w:rPrChange>
        </w:rPr>
        <w:pPrChange w:id="799" w:author="Konika Sharma" w:date="2024-10-23T10:55:00Z" w16du:dateUtc="2024-10-23T05:25:00Z">
          <w:pPr>
            <w:numPr>
              <w:numId w:val="1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844175">
        <w:rPr>
          <w:b/>
          <w:bCs/>
          <w:rPrChange w:id="800" w:author="Konika Sharma" w:date="2024-10-23T10:55:00Z" w16du:dateUtc="2024-10-23T05:25:00Z">
            <w:rPr/>
          </w:rPrChange>
        </w:rPr>
        <w:t>Built-in Test Reports</w:t>
      </w:r>
    </w:p>
    <w:p w14:paraId="39F82A2F" w14:textId="7865693E" w:rsidR="003B4817" w:rsidRDefault="003B4817" w:rsidP="00844175">
      <w:pPr>
        <w:pStyle w:val="NormalBPBHEB"/>
        <w:ind w:left="720"/>
        <w:pPrChange w:id="801" w:author="Konika Sharma" w:date="2024-10-23T10:55:00Z" w16du:dateUtc="2024-10-23T05:25:00Z">
          <w:pPr>
            <w:pBdr>
              <w:top w:val="nil"/>
              <w:left w:val="nil"/>
              <w:bottom w:val="nil"/>
              <w:right w:val="nil"/>
              <w:between w:val="nil"/>
            </w:pBdr>
            <w:shd w:val="clear" w:color="auto" w:fill="FFFFFF"/>
            <w:spacing w:after="100" w:line="276" w:lineRule="auto"/>
            <w:ind w:left="1080"/>
            <w:jc w:val="both"/>
          </w:pPr>
        </w:pPrChange>
      </w:pPr>
      <w:r w:rsidRPr="003B4817">
        <w:t>Device Farm generates detailed test reports, including logs, screenshots, and videos of the test execution. This comprehensive feedback aids developers in identifying and resolving issues efficiently</w:t>
      </w:r>
      <w:r w:rsidR="00F67838">
        <w:fldChar w:fldCharType="begin"/>
      </w:r>
      <w:r w:rsidR="00F67838">
        <w:instrText xml:space="preserve"> NOTEREF _Ref153365508 \f \h </w:instrText>
      </w:r>
      <w:r w:rsidR="00F67838">
        <w:fldChar w:fldCharType="separate"/>
      </w:r>
      <w:r w:rsidR="00F67838" w:rsidRPr="00F67838">
        <w:rPr>
          <w:rStyle w:val="FootnoteReference"/>
        </w:rPr>
        <w:t>26</w:t>
      </w:r>
      <w:r w:rsidR="00F67838">
        <w:fldChar w:fldCharType="end"/>
      </w:r>
      <w:r w:rsidRPr="003B4817">
        <w:t>.</w:t>
      </w:r>
    </w:p>
    <w:p w14:paraId="14CAF991" w14:textId="77777777" w:rsidR="005634F8" w:rsidRPr="004D50E7" w:rsidRDefault="005634F8" w:rsidP="005634F8">
      <w:pPr>
        <w:pStyle w:val="NormalBPBHEB"/>
        <w:rPr>
          <w:ins w:id="802" w:author="Konika Sharma" w:date="2024-10-23T10:40:00Z" w16du:dateUtc="2024-10-23T05:10:00Z"/>
        </w:rPr>
      </w:pPr>
      <w:commentRangeStart w:id="803"/>
      <w:ins w:id="804" w:author="Konika Sharma" w:date="2024-10-23T10:40:00Z" w16du:dateUtc="2024-10-23T05:10:00Z">
        <w:r>
          <w:t>&lt;add lead in statement here&gt;</w:t>
        </w:r>
        <w:commentRangeEnd w:id="803"/>
        <w:r>
          <w:rPr>
            <w:rStyle w:val="CommentReference"/>
            <w:rFonts w:asciiTheme="minorHAnsi" w:eastAsiaTheme="minorHAnsi" w:hAnsiTheme="minorHAnsi" w:cstheme="minorBidi"/>
          </w:rPr>
          <w:commentReference w:id="803"/>
        </w:r>
      </w:ins>
    </w:p>
    <w:p w14:paraId="44208EA8" w14:textId="77777777" w:rsidR="0084700A" w:rsidRDefault="0084700A" w:rsidP="005634F8">
      <w:pPr>
        <w:pStyle w:val="NormalBPBHEB"/>
        <w:pPrChange w:id="805" w:author="Konika Sharma" w:date="2024-10-23T10:40:00Z" w16du:dateUtc="2024-10-23T05:10:00Z">
          <w:pPr>
            <w:pBdr>
              <w:top w:val="nil"/>
              <w:left w:val="nil"/>
              <w:bottom w:val="nil"/>
              <w:right w:val="nil"/>
              <w:between w:val="nil"/>
            </w:pBdr>
            <w:shd w:val="clear" w:color="auto" w:fill="FFFFFF"/>
            <w:spacing w:after="100" w:line="276" w:lineRule="auto"/>
            <w:jc w:val="both"/>
          </w:pPr>
        </w:pPrChange>
      </w:pPr>
    </w:p>
    <w:p w14:paraId="0506462E" w14:textId="77777777" w:rsidR="0078705D" w:rsidRDefault="0084700A" w:rsidP="0078705D">
      <w:pPr>
        <w:keepNext/>
        <w:pBdr>
          <w:top w:val="nil"/>
          <w:left w:val="nil"/>
          <w:bottom w:val="nil"/>
          <w:right w:val="nil"/>
          <w:between w:val="nil"/>
        </w:pBdr>
        <w:shd w:val="clear" w:color="auto" w:fill="FFFFFF"/>
        <w:spacing w:after="100" w:line="276" w:lineRule="auto"/>
        <w:jc w:val="center"/>
      </w:pPr>
      <w:r>
        <w:rPr>
          <w:noProof/>
        </w:rPr>
        <w:lastRenderedPageBreak/>
        <w:drawing>
          <wp:inline distT="0" distB="0" distL="0" distR="0" wp14:anchorId="7E72FBC3" wp14:editId="3BFDDAAA">
            <wp:extent cx="5664648" cy="2047875"/>
            <wp:effectExtent l="0" t="0" r="0" b="0"/>
            <wp:docPr id="1876640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0571" cy="2050016"/>
                    </a:xfrm>
                    <a:prstGeom prst="rect">
                      <a:avLst/>
                    </a:prstGeom>
                    <a:noFill/>
                  </pic:spPr>
                </pic:pic>
              </a:graphicData>
            </a:graphic>
          </wp:inline>
        </w:drawing>
      </w:r>
    </w:p>
    <w:p w14:paraId="2E99B3CB" w14:textId="445BC6A2" w:rsidR="0084700A" w:rsidRDefault="0078705D" w:rsidP="00844175">
      <w:pPr>
        <w:pStyle w:val="FigureCaptionBPBHEB"/>
        <w:pPrChange w:id="806" w:author="Konika Sharma" w:date="2024-10-23T10:56:00Z" w16du:dateUtc="2024-10-23T05:26:00Z">
          <w:pPr>
            <w:pStyle w:val="Caption"/>
            <w:jc w:val="center"/>
          </w:pPr>
        </w:pPrChange>
      </w:pPr>
      <w:r w:rsidRPr="00844175">
        <w:rPr>
          <w:b/>
          <w:bCs w:val="0"/>
          <w:rPrChange w:id="807" w:author="Konika Sharma" w:date="2024-10-23T10:56:00Z" w16du:dateUtc="2024-10-23T05:26:00Z">
            <w:rPr/>
          </w:rPrChange>
        </w:rPr>
        <w:t xml:space="preserve">Figure </w:t>
      </w:r>
      <w:ins w:id="808" w:author="Konika Sharma" w:date="2024-10-23T10:55:00Z" w16du:dateUtc="2024-10-23T05:25:00Z">
        <w:r w:rsidR="00844175" w:rsidRPr="00844175">
          <w:rPr>
            <w:b/>
            <w:bCs w:val="0"/>
            <w:rPrChange w:id="809" w:author="Konika Sharma" w:date="2024-10-23T10:56:00Z" w16du:dateUtc="2024-10-23T05:26:00Z">
              <w:rPr/>
            </w:rPrChange>
          </w:rPr>
          <w:t>9.</w:t>
        </w:r>
      </w:ins>
      <w:r w:rsidRPr="00844175">
        <w:rPr>
          <w:b/>
          <w:bCs w:val="0"/>
          <w:rPrChange w:id="810" w:author="Konika Sharma" w:date="2024-10-23T10:56:00Z" w16du:dateUtc="2024-10-23T05:26:00Z">
            <w:rPr/>
          </w:rPrChange>
        </w:rPr>
        <w:fldChar w:fldCharType="begin"/>
      </w:r>
      <w:r w:rsidRPr="00844175">
        <w:rPr>
          <w:b/>
          <w:bCs w:val="0"/>
          <w:rPrChange w:id="811" w:author="Konika Sharma" w:date="2024-10-23T10:56:00Z" w16du:dateUtc="2024-10-23T05:26:00Z">
            <w:rPr/>
          </w:rPrChange>
        </w:rPr>
        <w:instrText xml:space="preserve"> SEQ Figure \* ARABIC </w:instrText>
      </w:r>
      <w:r w:rsidRPr="00844175">
        <w:rPr>
          <w:b/>
          <w:bCs w:val="0"/>
          <w:rPrChange w:id="812" w:author="Konika Sharma" w:date="2024-10-23T10:56:00Z" w16du:dateUtc="2024-10-23T05:26:00Z">
            <w:rPr/>
          </w:rPrChange>
        </w:rPr>
        <w:fldChar w:fldCharType="separate"/>
      </w:r>
      <w:r w:rsidR="006360AB" w:rsidRPr="00844175">
        <w:rPr>
          <w:b/>
          <w:bCs w:val="0"/>
          <w:noProof/>
          <w:rPrChange w:id="813" w:author="Konika Sharma" w:date="2024-10-23T10:56:00Z" w16du:dateUtc="2024-10-23T05:26:00Z">
            <w:rPr>
              <w:noProof/>
            </w:rPr>
          </w:rPrChange>
        </w:rPr>
        <w:t>7</w:t>
      </w:r>
      <w:r w:rsidRPr="00844175">
        <w:rPr>
          <w:b/>
          <w:bCs w:val="0"/>
          <w:rPrChange w:id="814" w:author="Konika Sharma" w:date="2024-10-23T10:56:00Z" w16du:dateUtc="2024-10-23T05:26:00Z">
            <w:rPr/>
          </w:rPrChange>
        </w:rPr>
        <w:fldChar w:fldCharType="end"/>
      </w:r>
      <w:ins w:id="815" w:author="Konika Sharma" w:date="2024-10-23T10:56:00Z" w16du:dateUtc="2024-10-23T05:26:00Z">
        <w:r w:rsidR="00844175" w:rsidRPr="00844175">
          <w:rPr>
            <w:b/>
            <w:bCs w:val="0"/>
            <w:rPrChange w:id="816" w:author="Konika Sharma" w:date="2024-10-23T10:56:00Z" w16du:dateUtc="2024-10-23T05:26:00Z">
              <w:rPr/>
            </w:rPrChange>
          </w:rPr>
          <w:t>:</w:t>
        </w:r>
      </w:ins>
      <w:del w:id="817" w:author="Konika Sharma" w:date="2024-10-23T10:56:00Z" w16du:dateUtc="2024-10-23T05:26:00Z">
        <w:r w:rsidRPr="00844175" w:rsidDel="00844175">
          <w:rPr>
            <w:b/>
            <w:bCs w:val="0"/>
            <w:rPrChange w:id="818" w:author="Konika Sharma" w:date="2024-10-23T10:56:00Z" w16du:dateUtc="2024-10-23T05:26:00Z">
              <w:rPr/>
            </w:rPrChange>
          </w:rPr>
          <w:delText xml:space="preserve">  </w:delText>
        </w:r>
      </w:del>
      <w:r>
        <w:t xml:space="preserve"> W</w:t>
      </w:r>
      <w:r w:rsidRPr="00661530">
        <w:t>eb applications hosted in a private network using AWS Device Farm</w:t>
      </w:r>
      <w:r>
        <w:t xml:space="preserve"> (AWS Blogs).</w:t>
      </w:r>
    </w:p>
    <w:p w14:paraId="170B3462" w14:textId="77777777" w:rsidR="0084700A" w:rsidRPr="003B4817" w:rsidRDefault="0084700A" w:rsidP="00844175">
      <w:pPr>
        <w:pStyle w:val="NormalBPBHEB"/>
        <w:pPrChange w:id="819" w:author="Konika Sharma" w:date="2024-10-23T10:56:00Z" w16du:dateUtc="2024-10-23T05:26:00Z">
          <w:pPr>
            <w:pBdr>
              <w:top w:val="nil"/>
              <w:left w:val="nil"/>
              <w:bottom w:val="nil"/>
              <w:right w:val="nil"/>
              <w:between w:val="nil"/>
            </w:pBdr>
            <w:shd w:val="clear" w:color="auto" w:fill="FFFFFF"/>
            <w:spacing w:after="100" w:line="276" w:lineRule="auto"/>
            <w:jc w:val="both"/>
          </w:pPr>
        </w:pPrChange>
      </w:pPr>
    </w:p>
    <w:p w14:paraId="616F3879" w14:textId="3A176A96" w:rsidR="003B4817" w:rsidRPr="00F67838" w:rsidDel="005634F8" w:rsidRDefault="003B4817" w:rsidP="005634F8">
      <w:pPr>
        <w:pStyle w:val="NormalBPBHEB"/>
        <w:rPr>
          <w:del w:id="820" w:author="Konika Sharma" w:date="2024-10-23T10:40:00Z" w16du:dateUtc="2024-10-23T05:10:00Z"/>
        </w:rPr>
        <w:pPrChange w:id="821" w:author="Konika Sharma" w:date="2024-10-23T10:40:00Z" w16du:dateUtc="2024-10-23T05:10:00Z">
          <w:pPr>
            <w:keepNext/>
            <w:keepLines/>
            <w:spacing w:before="40" w:after="0"/>
            <w:outlineLvl w:val="1"/>
          </w:pPr>
        </w:pPrChange>
      </w:pPr>
      <w:commentRangeStart w:id="822"/>
      <w:del w:id="823" w:author="Konika Sharma" w:date="2024-10-23T10:40:00Z" w16du:dateUtc="2024-10-23T05:10:00Z">
        <w:r w:rsidRPr="00F67838" w:rsidDel="005634F8">
          <w:delText>Conclusion</w:delText>
        </w:r>
      </w:del>
      <w:commentRangeEnd w:id="822"/>
      <w:r w:rsidR="003C3135">
        <w:rPr>
          <w:rStyle w:val="CommentReference"/>
          <w:rFonts w:asciiTheme="minorHAnsi" w:eastAsiaTheme="minorHAnsi" w:hAnsiTheme="minorHAnsi" w:cstheme="minorBidi"/>
        </w:rPr>
        <w:commentReference w:id="822"/>
      </w:r>
    </w:p>
    <w:p w14:paraId="02D66376" w14:textId="62B371CB" w:rsidR="003B4817" w:rsidRPr="003B4817" w:rsidRDefault="003B4817" w:rsidP="005634F8">
      <w:pPr>
        <w:pStyle w:val="NormalBPBHEB"/>
        <w:pPrChange w:id="824" w:author="Konika Sharma" w:date="2024-10-23T10:40:00Z" w16du:dateUtc="2024-10-23T05:10:00Z">
          <w:pPr>
            <w:pBdr>
              <w:top w:val="nil"/>
              <w:left w:val="nil"/>
              <w:bottom w:val="nil"/>
              <w:right w:val="nil"/>
              <w:between w:val="nil"/>
            </w:pBdr>
            <w:shd w:val="clear" w:color="auto" w:fill="FFFFFF"/>
            <w:spacing w:after="100" w:line="276" w:lineRule="auto"/>
            <w:jc w:val="both"/>
          </w:pPr>
        </w:pPrChange>
      </w:pPr>
      <w:r w:rsidRPr="003B4817">
        <w:t>AWS Device Farm emerges as a pivotal tool for developers engaged in front-end web and mobile development, providing a robust testing environment on real devices. By offering a diverse array of devices, supporting parallel testing, and integrating seamlessly with popular testing frameworks, Device Farm empowers developers to identify and rectify issues early in the development lifecycle</w:t>
      </w:r>
      <w:r w:rsidR="00F67838">
        <w:rPr>
          <w:rStyle w:val="FootnoteReference"/>
        </w:rPr>
        <w:footnoteReference w:id="27"/>
      </w:r>
      <w:r w:rsidRPr="003B4817">
        <w:t>. The service's ability to generate comprehensive test reports further facilitates a streamlined testing process, ultimately contributing to the delivery of high-quality and reliable mobile applications to end-users.</w:t>
      </w:r>
    </w:p>
    <w:p w14:paraId="1FA16F9B" w14:textId="360ACA30" w:rsidR="004C50A0" w:rsidRPr="004C50A0" w:rsidRDefault="007A7127">
      <w:pPr>
        <w:pStyle w:val="Heading1BPBHEB"/>
        <w:pPrChange w:id="831" w:author="Konika Sharma" w:date="2024-10-22T12:14:00Z" w16du:dateUtc="2024-10-22T06:44:00Z">
          <w:pPr>
            <w:keepNext/>
            <w:keepLines/>
            <w:spacing w:before="400" w:after="0" w:line="276" w:lineRule="auto"/>
            <w:outlineLvl w:val="0"/>
          </w:pPr>
        </w:pPrChange>
      </w:pPr>
      <w:commentRangeStart w:id="832"/>
      <w:del w:id="833" w:author="Konika Sharma" w:date="2024-10-23T10:40:00Z" w16du:dateUtc="2024-10-23T05:10:00Z">
        <w:r w:rsidDel="005634F8">
          <w:delText xml:space="preserve">Chapter 8 </w:delText>
        </w:r>
      </w:del>
      <w:r>
        <w:t xml:space="preserve">Wrap up and </w:t>
      </w:r>
      <w:r w:rsidRPr="004C50A0">
        <w:t>Conclusion</w:t>
      </w:r>
      <w:del w:id="834" w:author="Konika Sharma" w:date="2024-10-23T10:40:00Z" w16du:dateUtc="2024-10-23T05:10:00Z">
        <w:r w:rsidRPr="004C50A0" w:rsidDel="005634F8">
          <w:delText>.</w:delText>
        </w:r>
      </w:del>
      <w:commentRangeEnd w:id="832"/>
      <w:r w:rsidR="00C93ECA">
        <w:rPr>
          <w:rStyle w:val="CommentReference"/>
          <w:rFonts w:asciiTheme="minorHAnsi" w:eastAsiaTheme="minorHAnsi" w:hAnsiTheme="minorHAnsi" w:cstheme="minorBidi"/>
          <w:b w:val="0"/>
        </w:rPr>
        <w:commentReference w:id="832"/>
      </w:r>
    </w:p>
    <w:p w14:paraId="0F433F37" w14:textId="3B1C6DCF" w:rsidR="004C50A0" w:rsidRPr="004C50A0" w:rsidRDefault="004C50A0">
      <w:pPr>
        <w:pStyle w:val="NormalBPBHEB"/>
        <w:pPrChange w:id="835"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5634F8">
        <w:rPr>
          <w:i/>
          <w:iCs/>
          <w:rPrChange w:id="836" w:author="Konika Sharma" w:date="2024-10-23T10:40:00Z" w16du:dateUtc="2024-10-23T05:10:00Z">
            <w:rPr/>
          </w:rPrChange>
        </w:rPr>
        <w:t xml:space="preserve">Chapter 8, </w:t>
      </w:r>
      <w:del w:id="837" w:author="Konika Sharma" w:date="2024-10-23T10:40:00Z" w16du:dateUtc="2024-10-23T05:10:00Z">
        <w:r w:rsidRPr="005634F8" w:rsidDel="005634F8">
          <w:rPr>
            <w:i/>
            <w:iCs/>
            <w:rPrChange w:id="838" w:author="Konika Sharma" w:date="2024-10-23T10:40:00Z" w16du:dateUtc="2024-10-23T05:10:00Z">
              <w:rPr/>
            </w:rPrChange>
          </w:rPr>
          <w:delText>"</w:delText>
        </w:r>
      </w:del>
      <w:r w:rsidRPr="005634F8">
        <w:rPr>
          <w:i/>
          <w:iCs/>
          <w:rPrChange w:id="839" w:author="Konika Sharma" w:date="2024-10-23T10:40:00Z" w16du:dateUtc="2024-10-23T05:10:00Z">
            <w:rPr/>
          </w:rPrChange>
        </w:rPr>
        <w:t xml:space="preserve">End User, Front End </w:t>
      </w:r>
      <w:del w:id="840" w:author="Konika Sharma" w:date="2024-10-23T11:00:00Z" w16du:dateUtc="2024-10-23T05:30:00Z">
        <w:r w:rsidRPr="005634F8" w:rsidDel="00844175">
          <w:rPr>
            <w:i/>
            <w:iCs/>
            <w:rPrChange w:id="841" w:author="Konika Sharma" w:date="2024-10-23T10:40:00Z" w16du:dateUtc="2024-10-23T05:10:00Z">
              <w:rPr/>
            </w:rPrChange>
          </w:rPr>
          <w:delText>&amp;</w:delText>
        </w:r>
      </w:del>
      <w:ins w:id="842" w:author="Konika Sharma" w:date="2024-10-23T11:00:00Z" w16du:dateUtc="2024-10-23T05:30:00Z">
        <w:r w:rsidR="00844175">
          <w:rPr>
            <w:i/>
            <w:iCs/>
          </w:rPr>
          <w:t>and</w:t>
        </w:r>
      </w:ins>
      <w:r w:rsidRPr="005634F8">
        <w:rPr>
          <w:i/>
          <w:iCs/>
          <w:rPrChange w:id="843" w:author="Konika Sharma" w:date="2024-10-23T10:40:00Z" w16du:dateUtc="2024-10-23T05:10:00Z">
            <w:rPr/>
          </w:rPrChange>
        </w:rPr>
        <w:t xml:space="preserve"> Mobile</w:t>
      </w:r>
      <w:r w:rsidRPr="004C50A0">
        <w:t>,</w:t>
      </w:r>
      <w:del w:id="844" w:author="Konika Sharma" w:date="2024-10-23T10:40:00Z" w16du:dateUtc="2024-10-23T05:10:00Z">
        <w:r w:rsidRPr="004C50A0" w:rsidDel="005634F8">
          <w:delText>"</w:delText>
        </w:r>
      </w:del>
      <w:r w:rsidRPr="004C50A0">
        <w:t xml:space="preserve"> has provided a detailed exploration of AWS services crucial for delivering seamless and innovative user experiences. As we synthesize the insights from each section, it becomes evident that these services are not only foundational but also transformative in reshaping how applications are developed, deployed, and consumed.</w:t>
      </w:r>
    </w:p>
    <w:p w14:paraId="21DCD369" w14:textId="5D24919C" w:rsidR="004C50A0" w:rsidRPr="004C50A0" w:rsidRDefault="004C50A0">
      <w:pPr>
        <w:pStyle w:val="Heading2BPBHEB"/>
        <w:pPrChange w:id="845" w:author="Konika Sharma" w:date="2024-10-22T12:14:00Z" w16du:dateUtc="2024-10-22T06:44:00Z">
          <w:pPr>
            <w:keepNext/>
            <w:keepLines/>
            <w:spacing w:before="40" w:after="0"/>
            <w:outlineLvl w:val="1"/>
          </w:pPr>
        </w:pPrChange>
      </w:pPr>
      <w:r w:rsidRPr="004C50A0">
        <w:t>End User Computing</w:t>
      </w:r>
    </w:p>
    <w:p w14:paraId="2FA71FFD" w14:textId="0CC46063" w:rsidR="004C50A0" w:rsidRPr="004C50A0" w:rsidRDefault="004C50A0">
      <w:pPr>
        <w:pStyle w:val="NormalBPBHEB"/>
        <w:pPrChange w:id="846"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4C50A0">
        <w:t xml:space="preserve">Within the realm of </w:t>
      </w:r>
      <w:r w:rsidRPr="004C50A0">
        <w:rPr>
          <w:b/>
          <w:bCs/>
        </w:rPr>
        <w:t xml:space="preserve">Amazon </w:t>
      </w:r>
      <w:proofErr w:type="spellStart"/>
      <w:r w:rsidRPr="004C50A0">
        <w:rPr>
          <w:b/>
          <w:bCs/>
        </w:rPr>
        <w:t>AppStream</w:t>
      </w:r>
      <w:proofErr w:type="spellEnd"/>
      <w:r w:rsidRPr="004C50A0">
        <w:rPr>
          <w:b/>
          <w:bCs/>
        </w:rPr>
        <w:t xml:space="preserve"> 2.0 and Amazon </w:t>
      </w:r>
      <w:proofErr w:type="spellStart"/>
      <w:r w:rsidRPr="004C50A0">
        <w:rPr>
          <w:b/>
          <w:bCs/>
        </w:rPr>
        <w:t>WorkSpaces</w:t>
      </w:r>
      <w:proofErr w:type="spellEnd"/>
      <w:r w:rsidRPr="004C50A0">
        <w:rPr>
          <w:b/>
          <w:bCs/>
        </w:rPr>
        <w:t xml:space="preserve"> Family</w:t>
      </w:r>
      <w:r w:rsidRPr="004C50A0">
        <w:t xml:space="preserve">, we delved into the future of end-user computing. The ability to stream resource-intensive applications and provide virtual desktops on-demand not only enhances user flexibility but also ensures data security and compliance. This becomes particularly crucial in the context of the evolving </w:t>
      </w:r>
      <w:r w:rsidRPr="004C50A0">
        <w:lastRenderedPageBreak/>
        <w:t>remote work landscape, where organizations seek scalable solutions for delivering a consistent and secure computing experience to their workforce</w:t>
      </w:r>
      <w:r w:rsidR="008D4F7E">
        <w:rPr>
          <w:rStyle w:val="FootnoteReference"/>
        </w:rPr>
        <w:footnoteReference w:id="28"/>
      </w:r>
      <w:r w:rsidRPr="004C50A0">
        <w:t xml:space="preserve"> </w:t>
      </w:r>
      <w:r w:rsidR="006923EA">
        <w:rPr>
          <w:rStyle w:val="FootnoteReference"/>
        </w:rPr>
        <w:footnoteReference w:id="29"/>
      </w:r>
      <w:r w:rsidR="006923EA">
        <w:t xml:space="preserve">  </w:t>
      </w:r>
      <w:r w:rsidR="00B9734B">
        <w:rPr>
          <w:rStyle w:val="FootnoteReference"/>
        </w:rPr>
        <w:footnoteReference w:id="30"/>
      </w:r>
      <w:r w:rsidRPr="004C50A0">
        <w:t>.</w:t>
      </w:r>
    </w:p>
    <w:p w14:paraId="3982F345" w14:textId="105EF78E" w:rsidR="004C50A0" w:rsidRPr="004C50A0" w:rsidRDefault="004C50A0">
      <w:pPr>
        <w:pStyle w:val="Heading2BPBHEB"/>
        <w:pPrChange w:id="876" w:author="Konika Sharma" w:date="2024-10-22T12:14:00Z" w16du:dateUtc="2024-10-22T06:44:00Z">
          <w:pPr>
            <w:keepNext/>
            <w:keepLines/>
            <w:spacing w:before="40" w:after="0"/>
            <w:outlineLvl w:val="1"/>
          </w:pPr>
        </w:pPrChange>
      </w:pPr>
      <w:r w:rsidRPr="004C50A0">
        <w:t xml:space="preserve">Front-end Web </w:t>
      </w:r>
      <w:del w:id="877" w:author="Konika Sharma" w:date="2024-10-23T11:00:00Z" w16du:dateUtc="2024-10-23T05:30:00Z">
        <w:r w:rsidRPr="004C50A0" w:rsidDel="00844175">
          <w:delText>&amp;</w:delText>
        </w:r>
      </w:del>
      <w:ins w:id="878" w:author="Konika Sharma" w:date="2024-10-23T11:00:00Z" w16du:dateUtc="2024-10-23T05:30:00Z">
        <w:r w:rsidR="00844175">
          <w:t>and</w:t>
        </w:r>
      </w:ins>
      <w:r w:rsidRPr="004C50A0">
        <w:t xml:space="preserve"> Mobile</w:t>
      </w:r>
    </w:p>
    <w:p w14:paraId="6FBB670B" w14:textId="479DAB36" w:rsidR="004C50A0" w:rsidRPr="004C50A0" w:rsidRDefault="004C50A0">
      <w:pPr>
        <w:pStyle w:val="NormalBPBHEB"/>
        <w:pPrChange w:id="879"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4C50A0">
        <w:t xml:space="preserve">The journey through </w:t>
      </w:r>
      <w:r w:rsidRPr="004C50A0">
        <w:rPr>
          <w:b/>
          <w:bCs/>
        </w:rPr>
        <w:t>Amazon API Gateway</w:t>
      </w:r>
      <w:r w:rsidRPr="004C50A0">
        <w:t xml:space="preserve"> highlighted its pivotal role as a fully managed service for creating, publishing, and securing APIs at any scale. The service acts as a bridge between back-end services and front-end applications, facilitating seamless communication and integration. </w:t>
      </w:r>
      <w:r w:rsidRPr="004C50A0">
        <w:rPr>
          <w:b/>
          <w:bCs/>
        </w:rPr>
        <w:t>Amazon Location Service</w:t>
      </w:r>
      <w:r w:rsidRPr="004C50A0">
        <w:t xml:space="preserve"> introduced a geospatial dimension, enabling developers to build location-aware applications. </w:t>
      </w:r>
      <w:r w:rsidRPr="004C50A0">
        <w:rPr>
          <w:b/>
          <w:bCs/>
        </w:rPr>
        <w:t>Amazon Pinpoint</w:t>
      </w:r>
      <w:r w:rsidRPr="004C50A0">
        <w:t xml:space="preserve"> and </w:t>
      </w:r>
      <w:r w:rsidRPr="004C50A0">
        <w:rPr>
          <w:b/>
          <w:bCs/>
        </w:rPr>
        <w:t>Amazon SES</w:t>
      </w:r>
      <w:r w:rsidRPr="004C50A0">
        <w:t xml:space="preserve"> underscored the significance of targeted communication, with Pinpoint providing personalized engagement across multiple channels and SES ensuring reliable and scalable email communication</w:t>
      </w:r>
      <w:r w:rsidR="00C669CF">
        <w:rPr>
          <w:rStyle w:val="FootnoteReference"/>
        </w:rPr>
        <w:footnoteReference w:id="31"/>
      </w:r>
      <w:r w:rsidRPr="004C50A0">
        <w:t xml:space="preserve"> </w:t>
      </w:r>
      <w:r w:rsidR="001042D5">
        <w:rPr>
          <w:rStyle w:val="FootnoteReference"/>
        </w:rPr>
        <w:footnoteReference w:id="32"/>
      </w:r>
      <w:r w:rsidR="001042D5">
        <w:t xml:space="preserve"> </w:t>
      </w:r>
      <w:r w:rsidR="00234528">
        <w:rPr>
          <w:rStyle w:val="FootnoteReference"/>
        </w:rPr>
        <w:footnoteReference w:id="33"/>
      </w:r>
      <w:r w:rsidRPr="004C50A0">
        <w:t xml:space="preserve"> </w:t>
      </w:r>
      <w:r w:rsidR="004606C3">
        <w:rPr>
          <w:rStyle w:val="FootnoteReference"/>
        </w:rPr>
        <w:footnoteReference w:id="34"/>
      </w:r>
      <w:r w:rsidRPr="004C50A0">
        <w:t>.</w:t>
      </w:r>
    </w:p>
    <w:p w14:paraId="036D0E0E" w14:textId="26C1BEBB" w:rsidR="004C50A0" w:rsidRPr="004C50A0" w:rsidRDefault="004C50A0">
      <w:pPr>
        <w:pStyle w:val="NormalBPBHEB"/>
        <w:pPrChange w:id="925"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4C50A0">
        <w:t xml:space="preserve">The trifecta of </w:t>
      </w:r>
      <w:r w:rsidRPr="004C50A0">
        <w:rPr>
          <w:b/>
          <w:bCs/>
        </w:rPr>
        <w:t>AWS Amplify, AWS AppSync, and AWS Device Farm</w:t>
      </w:r>
      <w:r w:rsidRPr="004C50A0">
        <w:t xml:space="preserve"> showcases AWS's commitment to simplifying front-end development. </w:t>
      </w:r>
      <w:r w:rsidRPr="004C50A0">
        <w:rPr>
          <w:b/>
          <w:bCs/>
        </w:rPr>
        <w:t>AWS Amplify</w:t>
      </w:r>
      <w:r w:rsidRPr="004C50A0">
        <w:t xml:space="preserve"> streamlines the development process, allowing developers to build scalable and secure cloud-powered web and mobile apps. </w:t>
      </w:r>
      <w:r w:rsidRPr="004C50A0">
        <w:rPr>
          <w:b/>
          <w:bCs/>
        </w:rPr>
        <w:t>AWS AppSync</w:t>
      </w:r>
      <w:r w:rsidRPr="004C50A0">
        <w:t xml:space="preserve"> simplifies application development by enabling real-time data synchronization and offline data access, crucial for responsive and user-friendly applications. </w:t>
      </w:r>
      <w:r w:rsidRPr="004C50A0">
        <w:rPr>
          <w:b/>
          <w:bCs/>
        </w:rPr>
        <w:t>AWS Device Farm</w:t>
      </w:r>
      <w:r w:rsidRPr="004C50A0">
        <w:t xml:space="preserve"> facilitates continuous testing, ensuring that applications function seamlessly across a myriad of devices, browsers, and operating systems</w:t>
      </w:r>
      <w:r w:rsidR="00006995">
        <w:rPr>
          <w:rStyle w:val="FootnoteReference"/>
        </w:rPr>
        <w:footnoteReference w:id="35"/>
      </w:r>
      <w:r w:rsidRPr="004C50A0">
        <w:t xml:space="preserve"> </w:t>
      </w:r>
      <w:r w:rsidR="003A2774">
        <w:rPr>
          <w:rStyle w:val="FootnoteReference"/>
        </w:rPr>
        <w:footnoteReference w:id="36"/>
      </w:r>
      <w:r w:rsidR="00476B7A">
        <w:t xml:space="preserve"> </w:t>
      </w:r>
      <w:r w:rsidR="00476B7A">
        <w:rPr>
          <w:rStyle w:val="FootnoteReference"/>
        </w:rPr>
        <w:footnoteReference w:id="37"/>
      </w:r>
      <w:r w:rsidR="00476B7A">
        <w:t xml:space="preserve"> </w:t>
      </w:r>
      <w:r w:rsidR="003E21D1">
        <w:rPr>
          <w:rStyle w:val="FootnoteReference"/>
        </w:rPr>
        <w:footnoteReference w:id="38"/>
      </w:r>
      <w:r w:rsidR="003E21D1">
        <w:t>.</w:t>
      </w:r>
    </w:p>
    <w:p w14:paraId="09C0E8B6" w14:textId="2BA7D313" w:rsidR="004C50A0" w:rsidRPr="004C50A0" w:rsidRDefault="004C50A0" w:rsidP="00C93ECA">
      <w:pPr>
        <w:pStyle w:val="Heading1BPBHEB"/>
        <w:pPrChange w:id="962" w:author="Konika Sharma" w:date="2024-10-23T10:41:00Z" w16du:dateUtc="2024-10-23T05:11:00Z">
          <w:pPr>
            <w:keepNext/>
            <w:keepLines/>
            <w:spacing w:before="40" w:after="0"/>
            <w:outlineLvl w:val="1"/>
          </w:pPr>
        </w:pPrChange>
      </w:pPr>
      <w:r w:rsidRPr="004C50A0">
        <w:t>Conclusion</w:t>
      </w:r>
      <w:del w:id="963" w:author="Konika Sharma" w:date="2024-10-23T10:41:00Z" w16du:dateUtc="2024-10-23T05:11:00Z">
        <w:r w:rsidRPr="004C50A0" w:rsidDel="00C93ECA">
          <w:delText xml:space="preserve"> and Future Outlook</w:delText>
        </w:r>
      </w:del>
    </w:p>
    <w:p w14:paraId="48AC3561" w14:textId="77777777" w:rsidR="004C50A0" w:rsidRPr="004C50A0" w:rsidRDefault="004C50A0">
      <w:pPr>
        <w:pStyle w:val="NormalBPBHEB"/>
        <w:pPrChange w:id="964"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commentRangeStart w:id="965"/>
      <w:r w:rsidRPr="004C50A0">
        <w:t xml:space="preserve">In conclusion, Chapter 8 has unraveled the diverse facets of AWS services catering to end-user computing and front-end development. The flexibility, scalability, and user-centric design embedded in these services position AWS as a pioneer in the cloud computing domain. </w:t>
      </w:r>
      <w:r w:rsidRPr="004C50A0">
        <w:lastRenderedPageBreak/>
        <w:t>Looking ahead, these services are not merely tools but enablers of innovation, poised to play a pivotal role in shaping the future of user interactions, mobile experiences, and front-end development.</w:t>
      </w:r>
      <w:commentRangeEnd w:id="965"/>
      <w:r w:rsidR="003C3135">
        <w:rPr>
          <w:rStyle w:val="CommentReference"/>
          <w:rFonts w:asciiTheme="minorHAnsi" w:eastAsiaTheme="minorHAnsi" w:hAnsiTheme="minorHAnsi" w:cstheme="minorBidi"/>
        </w:rPr>
        <w:commentReference w:id="965"/>
      </w:r>
    </w:p>
    <w:p w14:paraId="2A56B9C0" w14:textId="31B2743F" w:rsidR="00E87109" w:rsidRDefault="004C50A0">
      <w:pPr>
        <w:pStyle w:val="NormalBPBHEB"/>
        <w:rPr>
          <w:ins w:id="966" w:author="Konika Sharma" w:date="2024-10-23T10:41:00Z" w16du:dateUtc="2024-10-23T05:11:00Z"/>
        </w:rPr>
      </w:pPr>
      <w:r w:rsidRPr="004C50A0">
        <w:t xml:space="preserve">As technology advances, AWS remains at the forefront, continually refining and expanding its services to meet the evolving demands of the digital landscape. </w:t>
      </w:r>
      <w:del w:id="967" w:author="Konika Sharma" w:date="2024-10-23T10:41:00Z" w16du:dateUtc="2024-10-23T05:11:00Z">
        <w:r w:rsidRPr="004C50A0" w:rsidDel="00C93ECA">
          <w:delText>Chapter 8</w:delText>
        </w:r>
      </w:del>
      <w:ins w:id="968" w:author="Konika Sharma" w:date="2024-10-23T10:41:00Z" w16du:dateUtc="2024-10-23T05:11:00Z">
        <w:r w:rsidR="00C93ECA">
          <w:t>This chapter</w:t>
        </w:r>
      </w:ins>
      <w:r w:rsidRPr="004C50A0">
        <w:t xml:space="preserve"> serves as a testament to the integral role AWS plays in empowering developers and organizations to create cutting-edge applications that redefine the boundaries of user experiences.</w:t>
      </w:r>
    </w:p>
    <w:p w14:paraId="65B08247" w14:textId="1FDCFEB4" w:rsidR="00C93ECA" w:rsidRPr="0094412E" w:rsidRDefault="00C93ECA">
      <w:pPr>
        <w:pStyle w:val="NormalBPBHEB"/>
        <w:pPrChange w:id="969"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commentRangeStart w:id="970"/>
      <w:ins w:id="971" w:author="Konika Sharma" w:date="2024-10-23T10:41:00Z" w16du:dateUtc="2024-10-23T05:11:00Z">
        <w:r>
          <w:t xml:space="preserve">In the next chapter, </w:t>
        </w:r>
      </w:ins>
      <w:commentRangeEnd w:id="970"/>
      <w:ins w:id="972" w:author="Konika Sharma" w:date="2024-10-23T10:42:00Z" w16du:dateUtc="2024-10-23T05:12:00Z">
        <w:r>
          <w:rPr>
            <w:rStyle w:val="CommentReference"/>
            <w:rFonts w:asciiTheme="minorHAnsi" w:eastAsiaTheme="minorHAnsi" w:hAnsiTheme="minorHAnsi" w:cstheme="minorBidi"/>
          </w:rPr>
          <w:commentReference w:id="970"/>
        </w:r>
      </w:ins>
    </w:p>
    <w:sectPr w:rsidR="00C93ECA" w:rsidRPr="0094412E">
      <w:headerReference w:type="default" r:id="rId2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1" w:author="Konika Sharma" w:date="2024-10-22T12:17:00Z" w:initials="KS">
    <w:p w14:paraId="38D8F1B6" w14:textId="77777777" w:rsidR="00730E7B" w:rsidRDefault="00730E7B" w:rsidP="00730E7B">
      <w:r>
        <w:rPr>
          <w:rStyle w:val="CommentReference"/>
        </w:rPr>
        <w:annotationRef/>
      </w:r>
      <w:r>
        <w:rPr>
          <w:sz w:val="20"/>
          <w:szCs w:val="20"/>
        </w:rPr>
        <w:t xml:space="preserve">Please add content under this section under 150-200 words. An introduction describes what topics the reader will learn in the chapter. </w:t>
      </w:r>
    </w:p>
  </w:comment>
  <w:comment w:id="18" w:author="Konika Sharma" w:date="2024-10-14T16:00:00Z" w:initials="KS">
    <w:p w14:paraId="187B3E26" w14:textId="6D571EB4" w:rsidR="00730E7B" w:rsidRDefault="00730E7B" w:rsidP="00730E7B">
      <w:r>
        <w:rPr>
          <w:rStyle w:val="CommentReference"/>
        </w:rPr>
        <w:annotationRef/>
      </w:r>
      <w:r>
        <w:rPr>
          <w:sz w:val="20"/>
          <w:szCs w:val="20"/>
        </w:rPr>
        <w:t>Each chapter starts with a few common sections which are Introduction, Structure and Objectives.</w:t>
      </w:r>
    </w:p>
    <w:p w14:paraId="4B0BFCBD" w14:textId="77777777" w:rsidR="00730E7B" w:rsidRDefault="00730E7B" w:rsidP="00730E7B"/>
    <w:p w14:paraId="25EBBCB2" w14:textId="77777777" w:rsidR="00730E7B" w:rsidRDefault="00730E7B" w:rsidP="00730E7B">
      <w:r>
        <w:rPr>
          <w:sz w:val="20"/>
          <w:szCs w:val="20"/>
        </w:rPr>
        <w:t xml:space="preserve">In </w:t>
      </w:r>
      <w:r>
        <w:rPr>
          <w:b/>
          <w:bCs/>
          <w:sz w:val="20"/>
          <w:szCs w:val="20"/>
        </w:rPr>
        <w:t>Structure</w:t>
      </w:r>
      <w:r>
        <w:rPr>
          <w:sz w:val="20"/>
          <w:szCs w:val="20"/>
        </w:rPr>
        <w:t>, all the topics that have been covered in the chapter are listed in its chronological order.</w:t>
      </w:r>
    </w:p>
  </w:comment>
  <w:comment w:id="22" w:author="Konika Sharma" w:date="2024-10-22T12:18:00Z" w:initials="KS">
    <w:p w14:paraId="42014320" w14:textId="219EE308" w:rsidR="00730E7B" w:rsidRDefault="00730E7B" w:rsidP="00730E7B">
      <w:r>
        <w:rPr>
          <w:rStyle w:val="CommentReference"/>
        </w:rPr>
        <w:annotationRef/>
      </w:r>
      <w:r>
        <w:rPr>
          <w:color w:val="000000"/>
          <w:sz w:val="20"/>
          <w:szCs w:val="20"/>
        </w:rPr>
        <w:t>This section outlines the key goals or learning outcomes that the reader can expect to achieve after completing the chapter.</w:t>
      </w:r>
    </w:p>
    <w:p w14:paraId="4578EEFA" w14:textId="77777777" w:rsidR="00730E7B" w:rsidRDefault="00730E7B" w:rsidP="00730E7B"/>
    <w:p w14:paraId="4B74CA2E" w14:textId="77777777" w:rsidR="00730E7B" w:rsidRDefault="00730E7B" w:rsidP="00730E7B">
      <w:r>
        <w:rPr>
          <w:color w:val="000000"/>
          <w:sz w:val="20"/>
          <w:szCs w:val="20"/>
        </w:rPr>
        <w:t>It serves as a roadmap for the reader, helping them understand what they will learn and why it is important.</w:t>
      </w:r>
    </w:p>
    <w:p w14:paraId="5A7D2CFD" w14:textId="77777777" w:rsidR="00730E7B" w:rsidRDefault="00730E7B" w:rsidP="00730E7B"/>
    <w:p w14:paraId="282CC509" w14:textId="77777777" w:rsidR="00730E7B" w:rsidRDefault="00730E7B" w:rsidP="00730E7B">
      <w:r>
        <w:rPr>
          <w:color w:val="000000"/>
          <w:sz w:val="20"/>
          <w:szCs w:val="20"/>
        </w:rPr>
        <w:t>Kindly add a small para or two talking about the same.</w:t>
      </w:r>
    </w:p>
  </w:comment>
  <w:comment w:id="38" w:author="Konika Sharma" w:date="2024-10-23T10:26:00Z" w:initials="KS">
    <w:p w14:paraId="78E7A4CC" w14:textId="77777777" w:rsidR="005634F8" w:rsidRDefault="005634F8" w:rsidP="005634F8">
      <w:r>
        <w:rPr>
          <w:rStyle w:val="CommentReference"/>
        </w:rPr>
        <w:annotationRef/>
      </w:r>
      <w:r>
        <w:rPr>
          <w:color w:val="000000"/>
          <w:sz w:val="20"/>
          <w:szCs w:val="20"/>
        </w:rPr>
        <w:t>Please add a lead in statement here for the underlying content</w:t>
      </w:r>
    </w:p>
  </w:comment>
  <w:comment w:id="60" w:author="Konika Sharma" w:date="2024-10-23T10:26:00Z" w:initials="KS">
    <w:p w14:paraId="38C9AA9E" w14:textId="77777777" w:rsidR="005634F8" w:rsidRDefault="005634F8" w:rsidP="005634F8">
      <w:r>
        <w:rPr>
          <w:rStyle w:val="CommentReference"/>
        </w:rPr>
        <w:annotationRef/>
      </w:r>
      <w:r>
        <w:rPr>
          <w:sz w:val="20"/>
          <w:szCs w:val="20"/>
        </w:rPr>
        <w:t>Please add a lead in statement here for the following figure</w:t>
      </w:r>
    </w:p>
  </w:comment>
  <w:comment w:id="81" w:author="Konika Sharma" w:date="2024-10-23T10:26:00Z" w:initials="KS">
    <w:p w14:paraId="5212F1AB" w14:textId="7E537992" w:rsidR="005634F8" w:rsidRDefault="005634F8" w:rsidP="005634F8">
      <w:r>
        <w:rPr>
          <w:rStyle w:val="CommentReference"/>
        </w:rPr>
        <w:annotationRef/>
      </w:r>
      <w:r>
        <w:rPr>
          <w:color w:val="000000"/>
          <w:sz w:val="20"/>
          <w:szCs w:val="20"/>
        </w:rPr>
        <w:t>Please add a lead in statement here for the underlying content</w:t>
      </w:r>
    </w:p>
  </w:comment>
  <w:comment w:id="132" w:author="Konika Sharma" w:date="2024-10-23T10:27:00Z" w:initials="KS">
    <w:p w14:paraId="3FB2A3F3" w14:textId="77777777" w:rsidR="005634F8" w:rsidRDefault="005634F8" w:rsidP="005634F8">
      <w:r>
        <w:rPr>
          <w:rStyle w:val="CommentReference"/>
        </w:rPr>
        <w:annotationRef/>
      </w:r>
      <w:r>
        <w:rPr>
          <w:color w:val="000000"/>
          <w:sz w:val="20"/>
          <w:szCs w:val="20"/>
        </w:rPr>
        <w:t>This heading has already been used above; consider using an alternative heading here</w:t>
      </w:r>
    </w:p>
  </w:comment>
  <w:comment w:id="151" w:author="Konika Sharma" w:date="2024-10-23T10:26:00Z" w:initials="KS">
    <w:p w14:paraId="1B350B10" w14:textId="77777777" w:rsidR="005634F8" w:rsidRDefault="005634F8" w:rsidP="005634F8">
      <w:r>
        <w:rPr>
          <w:rStyle w:val="CommentReference"/>
        </w:rPr>
        <w:annotationRef/>
      </w:r>
      <w:r>
        <w:rPr>
          <w:color w:val="000000"/>
          <w:sz w:val="20"/>
          <w:szCs w:val="20"/>
        </w:rPr>
        <w:t>Please add a lead in statement here for the underlying content</w:t>
      </w:r>
    </w:p>
  </w:comment>
  <w:comment w:id="183" w:author="Konika Sharma" w:date="2024-10-23T10:26:00Z" w:initials="KS">
    <w:p w14:paraId="6DA4EBE1" w14:textId="77777777" w:rsidR="005634F8" w:rsidRDefault="005634F8" w:rsidP="005634F8">
      <w:r>
        <w:rPr>
          <w:rStyle w:val="CommentReference"/>
        </w:rPr>
        <w:annotationRef/>
      </w:r>
      <w:r>
        <w:rPr>
          <w:sz w:val="20"/>
          <w:szCs w:val="20"/>
        </w:rPr>
        <w:t>Please add a lead in statement here for the following figure</w:t>
      </w:r>
    </w:p>
  </w:comment>
  <w:comment w:id="200" w:author="Konika Sharma" w:date="2024-10-22T12:30:00Z" w:initials="KS">
    <w:p w14:paraId="758751AB" w14:textId="1CF4B9C0" w:rsidR="00455BED" w:rsidRDefault="00455BED" w:rsidP="00455BED">
      <w:r>
        <w:rPr>
          <w:rStyle w:val="CommentReference"/>
        </w:rPr>
        <w:annotationRef/>
      </w:r>
      <w:r>
        <w:rPr>
          <w:color w:val="000000"/>
          <w:sz w:val="20"/>
          <w:szCs w:val="20"/>
        </w:rPr>
        <w:t>The figure caption is too long; consider cutting it short</w:t>
      </w:r>
    </w:p>
  </w:comment>
  <w:comment w:id="205" w:author="Konika Sharma" w:date="2024-10-23T10:26:00Z" w:initials="KS">
    <w:p w14:paraId="1F1C41C7" w14:textId="77777777" w:rsidR="005634F8" w:rsidRDefault="005634F8" w:rsidP="005634F8">
      <w:r>
        <w:rPr>
          <w:rStyle w:val="CommentReference"/>
        </w:rPr>
        <w:annotationRef/>
      </w:r>
      <w:r>
        <w:rPr>
          <w:color w:val="000000"/>
          <w:sz w:val="20"/>
          <w:szCs w:val="20"/>
        </w:rPr>
        <w:t>Please add a lead in statement here for the underlying content</w:t>
      </w:r>
    </w:p>
  </w:comment>
  <w:comment w:id="241" w:author="Konika Sharma" w:date="2024-10-23T10:26:00Z" w:initials="KS">
    <w:p w14:paraId="7C2D9AFA" w14:textId="77777777" w:rsidR="005634F8" w:rsidRDefault="005634F8" w:rsidP="005634F8">
      <w:r>
        <w:rPr>
          <w:rStyle w:val="CommentReference"/>
        </w:rPr>
        <w:annotationRef/>
      </w:r>
      <w:r>
        <w:rPr>
          <w:color w:val="000000"/>
          <w:sz w:val="20"/>
          <w:szCs w:val="20"/>
        </w:rPr>
        <w:t>Please add a lead in statement here for the underlying content</w:t>
      </w:r>
    </w:p>
  </w:comment>
  <w:comment w:id="262" w:author="Konika Sharma" w:date="2024-10-23T10:26:00Z" w:initials="KS">
    <w:p w14:paraId="17EBE1CF" w14:textId="77777777" w:rsidR="005634F8" w:rsidRDefault="005634F8" w:rsidP="005634F8">
      <w:r>
        <w:rPr>
          <w:rStyle w:val="CommentReference"/>
        </w:rPr>
        <w:annotationRef/>
      </w:r>
      <w:r>
        <w:rPr>
          <w:color w:val="000000"/>
          <w:sz w:val="20"/>
          <w:szCs w:val="20"/>
        </w:rPr>
        <w:t>Please add a lead in statement here for the underlying content</w:t>
      </w:r>
    </w:p>
  </w:comment>
  <w:comment w:id="289" w:author="Konika Sharma" w:date="2024-10-23T10:26:00Z" w:initials="KS">
    <w:p w14:paraId="387C5190" w14:textId="77777777" w:rsidR="005634F8" w:rsidRDefault="005634F8" w:rsidP="005634F8">
      <w:r>
        <w:rPr>
          <w:rStyle w:val="CommentReference"/>
        </w:rPr>
        <w:annotationRef/>
      </w:r>
      <w:r>
        <w:rPr>
          <w:sz w:val="20"/>
          <w:szCs w:val="20"/>
        </w:rPr>
        <w:t>Please add a lead in statement here for the following figure</w:t>
      </w:r>
    </w:p>
  </w:comment>
  <w:comment w:id="313" w:author="Konika Sharma" w:date="2024-10-23T10:26:00Z" w:initials="KS">
    <w:p w14:paraId="417C187A" w14:textId="77777777" w:rsidR="005634F8" w:rsidRDefault="005634F8" w:rsidP="005634F8">
      <w:r>
        <w:rPr>
          <w:rStyle w:val="CommentReference"/>
        </w:rPr>
        <w:annotationRef/>
      </w:r>
      <w:r>
        <w:rPr>
          <w:sz w:val="20"/>
          <w:szCs w:val="20"/>
        </w:rPr>
        <w:t>Please add a lead in statement here for the following figure</w:t>
      </w:r>
    </w:p>
  </w:comment>
  <w:comment w:id="347" w:author="Konika Sharma" w:date="2024-10-23T10:26:00Z" w:initials="KS">
    <w:p w14:paraId="6B4FD182" w14:textId="77777777" w:rsidR="005634F8" w:rsidRDefault="005634F8" w:rsidP="005634F8">
      <w:r>
        <w:rPr>
          <w:rStyle w:val="CommentReference"/>
        </w:rPr>
        <w:annotationRef/>
      </w:r>
      <w:r>
        <w:rPr>
          <w:color w:val="000000"/>
          <w:sz w:val="20"/>
          <w:szCs w:val="20"/>
        </w:rPr>
        <w:t>Please add a lead in statement here for the underlying content</w:t>
      </w:r>
    </w:p>
  </w:comment>
  <w:comment w:id="368" w:author="Konika Sharma" w:date="2024-10-23T10:26:00Z" w:initials="KS">
    <w:p w14:paraId="301B27C8" w14:textId="77777777" w:rsidR="005634F8" w:rsidRDefault="005634F8" w:rsidP="005634F8">
      <w:r>
        <w:rPr>
          <w:rStyle w:val="CommentReference"/>
        </w:rPr>
        <w:annotationRef/>
      </w:r>
      <w:r>
        <w:rPr>
          <w:color w:val="000000"/>
          <w:sz w:val="20"/>
          <w:szCs w:val="20"/>
        </w:rPr>
        <w:t>Please add a lead in statement here for the underlying content</w:t>
      </w:r>
    </w:p>
  </w:comment>
  <w:comment w:id="392" w:author="Konika Sharma" w:date="2024-10-23T10:26:00Z" w:initials="KS">
    <w:p w14:paraId="51E50510" w14:textId="77777777" w:rsidR="005634F8" w:rsidRDefault="005634F8" w:rsidP="005634F8">
      <w:r>
        <w:rPr>
          <w:rStyle w:val="CommentReference"/>
        </w:rPr>
        <w:annotationRef/>
      </w:r>
      <w:r>
        <w:rPr>
          <w:sz w:val="20"/>
          <w:szCs w:val="20"/>
        </w:rPr>
        <w:t>Please add a lead in statement here for the following figure</w:t>
      </w:r>
    </w:p>
  </w:comment>
  <w:comment w:id="420" w:author="Konika Sharma" w:date="2024-10-23T10:26:00Z" w:initials="KS">
    <w:p w14:paraId="50C47032" w14:textId="77777777" w:rsidR="005634F8" w:rsidRDefault="005634F8" w:rsidP="005634F8">
      <w:r>
        <w:rPr>
          <w:rStyle w:val="CommentReference"/>
        </w:rPr>
        <w:annotationRef/>
      </w:r>
      <w:r>
        <w:rPr>
          <w:color w:val="000000"/>
          <w:sz w:val="20"/>
          <w:szCs w:val="20"/>
        </w:rPr>
        <w:t>Please add a lead in statement here for the underlying content</w:t>
      </w:r>
    </w:p>
  </w:comment>
  <w:comment w:id="441" w:author="Konika Sharma" w:date="2024-10-23T10:26:00Z" w:initials="KS">
    <w:p w14:paraId="579E8411" w14:textId="77777777" w:rsidR="005634F8" w:rsidRDefault="005634F8" w:rsidP="005634F8">
      <w:r>
        <w:rPr>
          <w:rStyle w:val="CommentReference"/>
        </w:rPr>
        <w:annotationRef/>
      </w:r>
      <w:r>
        <w:rPr>
          <w:color w:val="000000"/>
          <w:sz w:val="20"/>
          <w:szCs w:val="20"/>
        </w:rPr>
        <w:t>Please add a lead in statement here for the underlying content</w:t>
      </w:r>
    </w:p>
  </w:comment>
  <w:comment w:id="492" w:author="Konika Sharma" w:date="2024-10-23T10:26:00Z" w:initials="KS">
    <w:p w14:paraId="5E0B2B73" w14:textId="77777777" w:rsidR="005634F8" w:rsidRDefault="005634F8" w:rsidP="005634F8">
      <w:r>
        <w:rPr>
          <w:rStyle w:val="CommentReference"/>
        </w:rPr>
        <w:annotationRef/>
      </w:r>
      <w:r>
        <w:rPr>
          <w:color w:val="000000"/>
          <w:sz w:val="20"/>
          <w:szCs w:val="20"/>
        </w:rPr>
        <w:t>Please add a lead in statement here for the underlying content</w:t>
      </w:r>
    </w:p>
  </w:comment>
  <w:comment w:id="518" w:author="Konika Sharma" w:date="2024-10-23T10:26:00Z" w:initials="KS">
    <w:p w14:paraId="1B73136A" w14:textId="77777777" w:rsidR="005634F8" w:rsidRDefault="005634F8" w:rsidP="005634F8">
      <w:r>
        <w:rPr>
          <w:rStyle w:val="CommentReference"/>
        </w:rPr>
        <w:annotationRef/>
      </w:r>
      <w:r>
        <w:rPr>
          <w:color w:val="000000"/>
          <w:sz w:val="20"/>
          <w:szCs w:val="20"/>
        </w:rPr>
        <w:t>Please add a lead in statement here for the underlying content</w:t>
      </w:r>
    </w:p>
  </w:comment>
  <w:comment w:id="565" w:author="Konika Sharma" w:date="2024-10-23T10:26:00Z" w:initials="KS">
    <w:p w14:paraId="1CBBEC5B" w14:textId="77777777" w:rsidR="005634F8" w:rsidRDefault="005634F8" w:rsidP="005634F8">
      <w:r>
        <w:rPr>
          <w:rStyle w:val="CommentReference"/>
        </w:rPr>
        <w:annotationRef/>
      </w:r>
      <w:r>
        <w:rPr>
          <w:color w:val="000000"/>
          <w:sz w:val="20"/>
          <w:szCs w:val="20"/>
        </w:rPr>
        <w:t>Please add a lead in statement here for the underlying content</w:t>
      </w:r>
    </w:p>
  </w:comment>
  <w:comment w:id="592" w:author="Konika Sharma" w:date="2024-10-23T10:26:00Z" w:initials="KS">
    <w:p w14:paraId="24D133AE" w14:textId="77777777" w:rsidR="005634F8" w:rsidRDefault="005634F8" w:rsidP="005634F8">
      <w:r>
        <w:rPr>
          <w:rStyle w:val="CommentReference"/>
        </w:rPr>
        <w:annotationRef/>
      </w:r>
      <w:r>
        <w:rPr>
          <w:color w:val="000000"/>
          <w:sz w:val="20"/>
          <w:szCs w:val="20"/>
        </w:rPr>
        <w:t>Please add a lead in statement here for the underlying content</w:t>
      </w:r>
    </w:p>
  </w:comment>
  <w:comment w:id="634" w:author="Konika Sharma" w:date="2024-10-23T10:26:00Z" w:initials="KS">
    <w:p w14:paraId="680EA098" w14:textId="5D025D77" w:rsidR="005634F8" w:rsidRDefault="005634F8" w:rsidP="005634F8">
      <w:r>
        <w:rPr>
          <w:rStyle w:val="CommentReference"/>
        </w:rPr>
        <w:annotationRef/>
      </w:r>
      <w:r>
        <w:rPr>
          <w:color w:val="000000"/>
          <w:sz w:val="20"/>
          <w:szCs w:val="20"/>
        </w:rPr>
        <w:t>Please add a lead in statement here for the underlying content</w:t>
      </w:r>
    </w:p>
  </w:comment>
  <w:comment w:id="654" w:author="Konika Sharma" w:date="2024-10-23T10:26:00Z" w:initials="KS">
    <w:p w14:paraId="2823C903" w14:textId="77777777" w:rsidR="00C93ECA" w:rsidRDefault="00C93ECA" w:rsidP="00C93ECA">
      <w:r>
        <w:rPr>
          <w:rStyle w:val="CommentReference"/>
        </w:rPr>
        <w:annotationRef/>
      </w:r>
      <w:r>
        <w:rPr>
          <w:sz w:val="20"/>
          <w:szCs w:val="20"/>
        </w:rPr>
        <w:t>Please add a lead in statement here for the following figure</w:t>
      </w:r>
    </w:p>
  </w:comment>
  <w:comment w:id="715" w:author="Konika Sharma" w:date="2024-10-23T10:26:00Z" w:initials="KS">
    <w:p w14:paraId="7B2940D0" w14:textId="66AF1EE5" w:rsidR="005634F8" w:rsidRDefault="005634F8" w:rsidP="005634F8">
      <w:r>
        <w:rPr>
          <w:rStyle w:val="CommentReference"/>
        </w:rPr>
        <w:annotationRef/>
      </w:r>
      <w:r>
        <w:rPr>
          <w:color w:val="000000"/>
          <w:sz w:val="20"/>
          <w:szCs w:val="20"/>
        </w:rPr>
        <w:t>Please add a lead in statement here for the underlying content</w:t>
      </w:r>
    </w:p>
  </w:comment>
  <w:comment w:id="779" w:author="Konika Sharma" w:date="2024-10-23T10:26:00Z" w:initials="KS">
    <w:p w14:paraId="61FC701E" w14:textId="77777777" w:rsidR="005634F8" w:rsidRDefault="005634F8" w:rsidP="005634F8">
      <w:r>
        <w:rPr>
          <w:rStyle w:val="CommentReference"/>
        </w:rPr>
        <w:annotationRef/>
      </w:r>
      <w:r>
        <w:rPr>
          <w:color w:val="000000"/>
          <w:sz w:val="20"/>
          <w:szCs w:val="20"/>
        </w:rPr>
        <w:t>Please add a lead in statement here for the underlying content</w:t>
      </w:r>
    </w:p>
  </w:comment>
  <w:comment w:id="803" w:author="Konika Sharma" w:date="2024-10-23T10:26:00Z" w:initials="KS">
    <w:p w14:paraId="49D4EA6B" w14:textId="77777777" w:rsidR="005634F8" w:rsidRDefault="005634F8" w:rsidP="005634F8">
      <w:r>
        <w:rPr>
          <w:rStyle w:val="CommentReference"/>
        </w:rPr>
        <w:annotationRef/>
      </w:r>
      <w:r>
        <w:rPr>
          <w:sz w:val="20"/>
          <w:szCs w:val="20"/>
        </w:rPr>
        <w:t>Please add a lead in statement here for the following figure</w:t>
      </w:r>
    </w:p>
  </w:comment>
  <w:comment w:id="822" w:author="Konika Sharma" w:date="2024-10-23T11:08:00Z" w:initials="KS">
    <w:p w14:paraId="0CBB7371" w14:textId="77777777" w:rsidR="003C3135" w:rsidRDefault="003C3135" w:rsidP="003C3135">
      <w:r>
        <w:rPr>
          <w:rStyle w:val="CommentReference"/>
        </w:rPr>
        <w:annotationRef/>
      </w:r>
      <w:r>
        <w:rPr>
          <w:color w:val="000000"/>
          <w:sz w:val="20"/>
          <w:szCs w:val="20"/>
        </w:rPr>
        <w:t>Since, conclusion for every topic isn’t required, I’ve removed the subheading of the same</w:t>
      </w:r>
    </w:p>
  </w:comment>
  <w:comment w:id="832" w:author="Konika Sharma" w:date="2024-10-23T10:41:00Z" w:initials="KS">
    <w:p w14:paraId="573B26A2" w14:textId="063C1E5E" w:rsidR="00C93ECA" w:rsidRDefault="00C93ECA" w:rsidP="00C93ECA">
      <w:r>
        <w:rPr>
          <w:rStyle w:val="CommentReference"/>
        </w:rPr>
        <w:annotationRef/>
      </w:r>
      <w:r>
        <w:rPr>
          <w:color w:val="000000"/>
          <w:sz w:val="20"/>
          <w:szCs w:val="20"/>
        </w:rPr>
        <w:t>Use an alternative heading</w:t>
      </w:r>
    </w:p>
  </w:comment>
  <w:comment w:id="965" w:author="Konika Sharma" w:date="2024-10-23T11:06:00Z" w:initials="KS">
    <w:p w14:paraId="4B5F8667" w14:textId="77777777" w:rsidR="003C3135" w:rsidRDefault="003C3135" w:rsidP="003C3135">
      <w:r>
        <w:rPr>
          <w:rStyle w:val="CommentReference"/>
        </w:rPr>
        <w:annotationRef/>
      </w:r>
      <w:r>
        <w:rPr>
          <w:sz w:val="20"/>
          <w:szCs w:val="20"/>
        </w:rPr>
        <w:t>Kindly remove all the hyperlinks (especially in the footnotes) that’ve been added int he chapter throughout since they won’t be clickable in the final pdf of the book (print)</w:t>
      </w:r>
    </w:p>
  </w:comment>
  <w:comment w:id="970" w:author="Konika Sharma" w:date="2024-10-23T10:42:00Z" w:initials="KS">
    <w:p w14:paraId="11BAFDA6" w14:textId="31E9A4D5" w:rsidR="00C93ECA" w:rsidRDefault="00C93ECA" w:rsidP="00C93ECA">
      <w:r>
        <w:rPr>
          <w:rStyle w:val="CommentReference"/>
        </w:rPr>
        <w:annotationRef/>
      </w:r>
      <w:r>
        <w:rPr>
          <w:color w:val="000000"/>
          <w:sz w:val="20"/>
          <w:szCs w:val="20"/>
        </w:rPr>
        <w:t>Add a line or two about what the readers can expect to learn/discuss in the following chapter, Chapter 10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8D8F1B6" w15:done="0"/>
  <w15:commentEx w15:paraId="25EBBCB2" w15:done="0"/>
  <w15:commentEx w15:paraId="282CC509" w15:done="0"/>
  <w15:commentEx w15:paraId="78E7A4CC" w15:done="0"/>
  <w15:commentEx w15:paraId="38C9AA9E" w15:done="0"/>
  <w15:commentEx w15:paraId="5212F1AB" w15:done="0"/>
  <w15:commentEx w15:paraId="3FB2A3F3" w15:done="0"/>
  <w15:commentEx w15:paraId="1B350B10" w15:done="0"/>
  <w15:commentEx w15:paraId="6DA4EBE1" w15:done="0"/>
  <w15:commentEx w15:paraId="758751AB" w15:done="0"/>
  <w15:commentEx w15:paraId="1F1C41C7" w15:done="0"/>
  <w15:commentEx w15:paraId="7C2D9AFA" w15:done="0"/>
  <w15:commentEx w15:paraId="17EBE1CF" w15:done="0"/>
  <w15:commentEx w15:paraId="387C5190" w15:done="0"/>
  <w15:commentEx w15:paraId="417C187A" w15:done="0"/>
  <w15:commentEx w15:paraId="6B4FD182" w15:done="0"/>
  <w15:commentEx w15:paraId="301B27C8" w15:done="0"/>
  <w15:commentEx w15:paraId="51E50510" w15:done="0"/>
  <w15:commentEx w15:paraId="50C47032" w15:done="0"/>
  <w15:commentEx w15:paraId="579E8411" w15:done="0"/>
  <w15:commentEx w15:paraId="5E0B2B73" w15:done="0"/>
  <w15:commentEx w15:paraId="1B73136A" w15:done="0"/>
  <w15:commentEx w15:paraId="1CBBEC5B" w15:done="0"/>
  <w15:commentEx w15:paraId="24D133AE" w15:done="0"/>
  <w15:commentEx w15:paraId="680EA098" w15:done="0"/>
  <w15:commentEx w15:paraId="2823C903" w15:done="0"/>
  <w15:commentEx w15:paraId="7B2940D0" w15:done="0"/>
  <w15:commentEx w15:paraId="61FC701E" w15:done="0"/>
  <w15:commentEx w15:paraId="49D4EA6B" w15:done="0"/>
  <w15:commentEx w15:paraId="0CBB7371" w15:done="0"/>
  <w15:commentEx w15:paraId="573B26A2" w15:done="0"/>
  <w15:commentEx w15:paraId="4B5F8667" w15:done="0"/>
  <w15:commentEx w15:paraId="11BAFDA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08B2941" w16cex:dateUtc="2024-10-22T06:47:00Z"/>
  <w16cex:commentExtensible w16cex:durableId="53CA7114" w16cex:dateUtc="2024-10-14T10:30:00Z"/>
  <w16cex:commentExtensible w16cex:durableId="0503B175" w16cex:dateUtc="2024-10-22T06:48:00Z"/>
  <w16cex:commentExtensible w16cex:durableId="451732D9" w16cex:dateUtc="2024-10-23T04:56:00Z"/>
  <w16cex:commentExtensible w16cex:durableId="27329AC4" w16cex:dateUtc="2024-10-23T04:56:00Z"/>
  <w16cex:commentExtensible w16cex:durableId="4796890D" w16cex:dateUtc="2024-10-23T04:56:00Z"/>
  <w16cex:commentExtensible w16cex:durableId="4ED0E43E" w16cex:dateUtc="2024-10-23T04:57:00Z"/>
  <w16cex:commentExtensible w16cex:durableId="388576C5" w16cex:dateUtc="2024-10-23T04:56:00Z"/>
  <w16cex:commentExtensible w16cex:durableId="0914E346" w16cex:dateUtc="2024-10-23T04:56:00Z"/>
  <w16cex:commentExtensible w16cex:durableId="22302A0F" w16cex:dateUtc="2024-10-22T07:00:00Z"/>
  <w16cex:commentExtensible w16cex:durableId="58E03605" w16cex:dateUtc="2024-10-23T04:56:00Z"/>
  <w16cex:commentExtensible w16cex:durableId="00BC6624" w16cex:dateUtc="2024-10-23T04:56:00Z"/>
  <w16cex:commentExtensible w16cex:durableId="1FCECE9D" w16cex:dateUtc="2024-10-23T04:56:00Z"/>
  <w16cex:commentExtensible w16cex:durableId="23905BC4" w16cex:dateUtc="2024-10-23T04:56:00Z"/>
  <w16cex:commentExtensible w16cex:durableId="0435D9C9" w16cex:dateUtc="2024-10-23T04:56:00Z"/>
  <w16cex:commentExtensible w16cex:durableId="4BB1B3F4" w16cex:dateUtc="2024-10-23T04:56:00Z"/>
  <w16cex:commentExtensible w16cex:durableId="12BA9709" w16cex:dateUtc="2024-10-23T04:56:00Z"/>
  <w16cex:commentExtensible w16cex:durableId="37DC27F4" w16cex:dateUtc="2024-10-23T04:56:00Z"/>
  <w16cex:commentExtensible w16cex:durableId="2F975BD4" w16cex:dateUtc="2024-10-23T04:56:00Z"/>
  <w16cex:commentExtensible w16cex:durableId="34D122BE" w16cex:dateUtc="2024-10-23T04:56:00Z"/>
  <w16cex:commentExtensible w16cex:durableId="157FFF3A" w16cex:dateUtc="2024-10-23T04:56:00Z"/>
  <w16cex:commentExtensible w16cex:durableId="73DDBDA5" w16cex:dateUtc="2024-10-23T04:56:00Z"/>
  <w16cex:commentExtensible w16cex:durableId="59613767" w16cex:dateUtc="2024-10-23T04:56:00Z"/>
  <w16cex:commentExtensible w16cex:durableId="70C39314" w16cex:dateUtc="2024-10-23T04:56:00Z"/>
  <w16cex:commentExtensible w16cex:durableId="7D5AF0E6" w16cex:dateUtc="2024-10-23T04:56:00Z"/>
  <w16cex:commentExtensible w16cex:durableId="00F65DE3" w16cex:dateUtc="2024-10-23T04:56:00Z"/>
  <w16cex:commentExtensible w16cex:durableId="3955A9AD" w16cex:dateUtc="2024-10-23T04:56:00Z"/>
  <w16cex:commentExtensible w16cex:durableId="3DF04DF7" w16cex:dateUtc="2024-10-23T04:56:00Z"/>
  <w16cex:commentExtensible w16cex:durableId="733389F3" w16cex:dateUtc="2024-10-23T04:56:00Z"/>
  <w16cex:commentExtensible w16cex:durableId="5AACF48A" w16cex:dateUtc="2024-10-23T05:38:00Z"/>
  <w16cex:commentExtensible w16cex:durableId="2E3750DB" w16cex:dateUtc="2024-10-23T05:11:00Z"/>
  <w16cex:commentExtensible w16cex:durableId="130B6A60" w16cex:dateUtc="2024-10-23T05:36:00Z"/>
  <w16cex:commentExtensible w16cex:durableId="3A0509AA" w16cex:dateUtc="2024-10-23T05: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8D8F1B6" w16cid:durableId="208B2941"/>
  <w16cid:commentId w16cid:paraId="25EBBCB2" w16cid:durableId="53CA7114"/>
  <w16cid:commentId w16cid:paraId="282CC509" w16cid:durableId="0503B175"/>
  <w16cid:commentId w16cid:paraId="78E7A4CC" w16cid:durableId="451732D9"/>
  <w16cid:commentId w16cid:paraId="38C9AA9E" w16cid:durableId="27329AC4"/>
  <w16cid:commentId w16cid:paraId="5212F1AB" w16cid:durableId="4796890D"/>
  <w16cid:commentId w16cid:paraId="3FB2A3F3" w16cid:durableId="4ED0E43E"/>
  <w16cid:commentId w16cid:paraId="1B350B10" w16cid:durableId="388576C5"/>
  <w16cid:commentId w16cid:paraId="6DA4EBE1" w16cid:durableId="0914E346"/>
  <w16cid:commentId w16cid:paraId="758751AB" w16cid:durableId="22302A0F"/>
  <w16cid:commentId w16cid:paraId="1F1C41C7" w16cid:durableId="58E03605"/>
  <w16cid:commentId w16cid:paraId="7C2D9AFA" w16cid:durableId="00BC6624"/>
  <w16cid:commentId w16cid:paraId="17EBE1CF" w16cid:durableId="1FCECE9D"/>
  <w16cid:commentId w16cid:paraId="387C5190" w16cid:durableId="23905BC4"/>
  <w16cid:commentId w16cid:paraId="417C187A" w16cid:durableId="0435D9C9"/>
  <w16cid:commentId w16cid:paraId="6B4FD182" w16cid:durableId="4BB1B3F4"/>
  <w16cid:commentId w16cid:paraId="301B27C8" w16cid:durableId="12BA9709"/>
  <w16cid:commentId w16cid:paraId="51E50510" w16cid:durableId="37DC27F4"/>
  <w16cid:commentId w16cid:paraId="50C47032" w16cid:durableId="2F975BD4"/>
  <w16cid:commentId w16cid:paraId="579E8411" w16cid:durableId="34D122BE"/>
  <w16cid:commentId w16cid:paraId="5E0B2B73" w16cid:durableId="157FFF3A"/>
  <w16cid:commentId w16cid:paraId="1B73136A" w16cid:durableId="73DDBDA5"/>
  <w16cid:commentId w16cid:paraId="1CBBEC5B" w16cid:durableId="59613767"/>
  <w16cid:commentId w16cid:paraId="24D133AE" w16cid:durableId="70C39314"/>
  <w16cid:commentId w16cid:paraId="680EA098" w16cid:durableId="7D5AF0E6"/>
  <w16cid:commentId w16cid:paraId="2823C903" w16cid:durableId="00F65DE3"/>
  <w16cid:commentId w16cid:paraId="7B2940D0" w16cid:durableId="3955A9AD"/>
  <w16cid:commentId w16cid:paraId="61FC701E" w16cid:durableId="3DF04DF7"/>
  <w16cid:commentId w16cid:paraId="49D4EA6B" w16cid:durableId="733389F3"/>
  <w16cid:commentId w16cid:paraId="0CBB7371" w16cid:durableId="5AACF48A"/>
  <w16cid:commentId w16cid:paraId="573B26A2" w16cid:durableId="2E3750DB"/>
  <w16cid:commentId w16cid:paraId="4B5F8667" w16cid:durableId="130B6A60"/>
  <w16cid:commentId w16cid:paraId="11BAFDA6" w16cid:durableId="3A0509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F0C397" w14:textId="77777777" w:rsidR="002E1C52" w:rsidRDefault="002E1C52" w:rsidP="005935FF">
      <w:pPr>
        <w:spacing w:after="0" w:line="240" w:lineRule="auto"/>
      </w:pPr>
      <w:r>
        <w:separator/>
      </w:r>
    </w:p>
  </w:endnote>
  <w:endnote w:type="continuationSeparator" w:id="0">
    <w:p w14:paraId="04EE1BF7" w14:textId="77777777" w:rsidR="002E1C52" w:rsidRDefault="002E1C52"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563964" w14:textId="77777777" w:rsidR="002E1C52" w:rsidRDefault="002E1C52" w:rsidP="005935FF">
      <w:pPr>
        <w:spacing w:after="0" w:line="240" w:lineRule="auto"/>
      </w:pPr>
      <w:r>
        <w:separator/>
      </w:r>
    </w:p>
  </w:footnote>
  <w:footnote w:type="continuationSeparator" w:id="0">
    <w:p w14:paraId="386B716D" w14:textId="77777777" w:rsidR="002E1C52" w:rsidRDefault="002E1C52" w:rsidP="005935FF">
      <w:pPr>
        <w:spacing w:after="0" w:line="240" w:lineRule="auto"/>
      </w:pPr>
      <w:r>
        <w:continuationSeparator/>
      </w:r>
    </w:p>
  </w:footnote>
  <w:footnote w:id="1">
    <w:p w14:paraId="730D0EA4" w14:textId="55CDA2CB" w:rsidR="00C6469E" w:rsidRDefault="00C6469E">
      <w:pPr>
        <w:pStyle w:val="NormalBPBHEB"/>
        <w:pPrChange w:id="148" w:author="Konika Sharma" w:date="2024-10-22T12:28:00Z" w16du:dateUtc="2024-10-22T06:58:00Z">
          <w:pPr>
            <w:pStyle w:val="FootnoteText"/>
          </w:pPr>
        </w:pPrChange>
      </w:pPr>
      <w:r>
        <w:rPr>
          <w:rStyle w:val="FootnoteReference"/>
        </w:rPr>
        <w:footnoteRef/>
      </w:r>
      <w:r>
        <w:t xml:space="preserve"> </w:t>
      </w:r>
      <w:r w:rsidR="00582267">
        <w:t>AWS</w:t>
      </w:r>
      <w:r>
        <w:t xml:space="preserve"> (2003)</w:t>
      </w:r>
      <w:r w:rsidRPr="00C6469E">
        <w:t xml:space="preserve"> </w:t>
      </w:r>
      <w:r w:rsidR="00582267">
        <w:t>“</w:t>
      </w:r>
      <w:r w:rsidRPr="00C6469E">
        <w:t xml:space="preserve">Amazon </w:t>
      </w:r>
      <w:proofErr w:type="spellStart"/>
      <w:r w:rsidRPr="00C6469E">
        <w:t>AppStream</w:t>
      </w:r>
      <w:proofErr w:type="spellEnd"/>
      <w:r w:rsidRPr="00C6469E">
        <w:t xml:space="preserve"> 2.0</w:t>
      </w:r>
      <w:r w:rsidR="00582267">
        <w:t>”</w:t>
      </w:r>
      <w:r w:rsidRPr="00C6469E">
        <w:t>: https://aws.amazon.com/appstream2/</w:t>
      </w:r>
    </w:p>
  </w:footnote>
  <w:footnote w:id="2">
    <w:p w14:paraId="114F6441" w14:textId="040ED7BA" w:rsidR="0025324D" w:rsidRPr="00844175" w:rsidRDefault="0025324D">
      <w:pPr>
        <w:pStyle w:val="NormalBPBHEB"/>
        <w:rPr>
          <w:sz w:val="20"/>
          <w:szCs w:val="20"/>
          <w:rPrChange w:id="209" w:author="Konika Sharma" w:date="2024-10-23T10:53:00Z" w16du:dateUtc="2024-10-23T05:23:00Z">
            <w:rPr/>
          </w:rPrChange>
        </w:rPr>
        <w:pPrChange w:id="210" w:author="Konika Sharma" w:date="2024-10-22T12:52:00Z" w16du:dateUtc="2024-10-22T07:22:00Z">
          <w:pPr>
            <w:pStyle w:val="FootnoteText"/>
          </w:pPr>
        </w:pPrChange>
      </w:pPr>
      <w:r w:rsidRPr="00844175">
        <w:rPr>
          <w:rStyle w:val="FootnoteReference"/>
          <w:sz w:val="20"/>
          <w:szCs w:val="20"/>
          <w:rPrChange w:id="211" w:author="Konika Sharma" w:date="2024-10-23T10:53:00Z" w16du:dateUtc="2024-10-23T05:23:00Z">
            <w:rPr>
              <w:rStyle w:val="FootnoteReference"/>
            </w:rPr>
          </w:rPrChange>
        </w:rPr>
        <w:footnoteRef/>
      </w:r>
      <w:r w:rsidRPr="00844175">
        <w:rPr>
          <w:sz w:val="20"/>
          <w:szCs w:val="20"/>
          <w:rPrChange w:id="212" w:author="Konika Sharma" w:date="2024-10-23T10:53:00Z" w16du:dateUtc="2024-10-23T05:23:00Z">
            <w:rPr/>
          </w:rPrChange>
        </w:rPr>
        <w:t xml:space="preserve"> Smith, J., &amp; Jones, A. (2019). Revolutionizing End User Computing: A Case Study of Amazon </w:t>
      </w:r>
      <w:proofErr w:type="spellStart"/>
      <w:r w:rsidRPr="00844175">
        <w:rPr>
          <w:sz w:val="20"/>
          <w:szCs w:val="20"/>
          <w:rPrChange w:id="213" w:author="Konika Sharma" w:date="2024-10-23T10:53:00Z" w16du:dateUtc="2024-10-23T05:23:00Z">
            <w:rPr/>
          </w:rPrChange>
        </w:rPr>
        <w:t>AppStream</w:t>
      </w:r>
      <w:proofErr w:type="spellEnd"/>
      <w:r w:rsidRPr="00844175">
        <w:rPr>
          <w:sz w:val="20"/>
          <w:szCs w:val="20"/>
          <w:rPrChange w:id="214" w:author="Konika Sharma" w:date="2024-10-23T10:53:00Z" w16du:dateUtc="2024-10-23T05:23:00Z">
            <w:rPr/>
          </w:rPrChange>
        </w:rPr>
        <w:t xml:space="preserve"> 2.0. Journal of Cloud Computing Advances and Applications, 5(2), 112-129.</w:t>
      </w:r>
    </w:p>
  </w:footnote>
  <w:footnote w:id="3">
    <w:p w14:paraId="4F82971D" w14:textId="4EFFB295" w:rsidR="0025324D" w:rsidRPr="00844175" w:rsidRDefault="0025324D">
      <w:pPr>
        <w:pStyle w:val="NormalBPBHEB"/>
        <w:rPr>
          <w:sz w:val="20"/>
          <w:szCs w:val="20"/>
          <w:rPrChange w:id="217" w:author="Konika Sharma" w:date="2024-10-23T10:53:00Z" w16du:dateUtc="2024-10-23T05:23:00Z">
            <w:rPr/>
          </w:rPrChange>
        </w:rPr>
        <w:pPrChange w:id="218" w:author="Konika Sharma" w:date="2024-10-22T12:52:00Z" w16du:dateUtc="2024-10-22T07:22:00Z">
          <w:pPr>
            <w:pStyle w:val="FootnoteText"/>
          </w:pPr>
        </w:pPrChange>
      </w:pPr>
      <w:r w:rsidRPr="00844175">
        <w:rPr>
          <w:rStyle w:val="FootnoteReference"/>
          <w:sz w:val="20"/>
          <w:szCs w:val="20"/>
          <w:rPrChange w:id="219" w:author="Konika Sharma" w:date="2024-10-23T10:53:00Z" w16du:dateUtc="2024-10-23T05:23:00Z">
            <w:rPr>
              <w:rStyle w:val="FootnoteReference"/>
            </w:rPr>
          </w:rPrChange>
        </w:rPr>
        <w:footnoteRef/>
      </w:r>
      <w:r w:rsidRPr="00844175">
        <w:rPr>
          <w:sz w:val="20"/>
          <w:szCs w:val="20"/>
          <w:rPrChange w:id="220" w:author="Konika Sharma" w:date="2024-10-23T10:53:00Z" w16du:dateUtc="2024-10-23T05:23:00Z">
            <w:rPr/>
          </w:rPrChange>
        </w:rPr>
        <w:t xml:space="preserve"> Brown, M., et al. (2020). Enhancing Security in Application Streaming Services: A Comparative Analysis. Proceedings of the International Conference on Cloud Security, 45-52.</w:t>
      </w:r>
    </w:p>
  </w:footnote>
  <w:footnote w:id="4">
    <w:p w14:paraId="481A087A" w14:textId="53A3DFF4" w:rsidR="000F14DE" w:rsidRPr="00844175" w:rsidRDefault="000F14DE" w:rsidP="00844175">
      <w:pPr>
        <w:pStyle w:val="NormalBPBHEB"/>
        <w:rPr>
          <w:sz w:val="20"/>
          <w:szCs w:val="20"/>
          <w:rPrChange w:id="232" w:author="Konika Sharma" w:date="2024-10-23T10:53:00Z" w16du:dateUtc="2024-10-23T05:23:00Z">
            <w:rPr/>
          </w:rPrChange>
        </w:rPr>
        <w:pPrChange w:id="233" w:author="Konika Sharma" w:date="2024-10-23T10:52:00Z" w16du:dateUtc="2024-10-23T05:22:00Z">
          <w:pPr>
            <w:pStyle w:val="FootnoteText"/>
          </w:pPr>
        </w:pPrChange>
      </w:pPr>
      <w:r w:rsidRPr="00844175">
        <w:rPr>
          <w:rStyle w:val="FootnoteReference"/>
          <w:sz w:val="20"/>
          <w:szCs w:val="20"/>
          <w:rPrChange w:id="234" w:author="Konika Sharma" w:date="2024-10-23T10:53:00Z" w16du:dateUtc="2024-10-23T05:23:00Z">
            <w:rPr>
              <w:rStyle w:val="FootnoteReference"/>
            </w:rPr>
          </w:rPrChange>
        </w:rPr>
        <w:footnoteRef/>
      </w:r>
      <w:r w:rsidRPr="00844175">
        <w:rPr>
          <w:sz w:val="20"/>
          <w:szCs w:val="20"/>
          <w:rPrChange w:id="235" w:author="Konika Sharma" w:date="2024-10-23T10:53:00Z" w16du:dateUtc="2024-10-23T05:23:00Z">
            <w:rPr/>
          </w:rPrChange>
        </w:rPr>
        <w:t xml:space="preserve"> </w:t>
      </w:r>
      <w:r w:rsidR="003A322E" w:rsidRPr="00844175">
        <w:rPr>
          <w:sz w:val="20"/>
          <w:szCs w:val="20"/>
          <w:rPrChange w:id="236" w:author="Konika Sharma" w:date="2024-10-23T10:53:00Z" w16du:dateUtc="2024-10-23T05:23:00Z">
            <w:rPr/>
          </w:rPrChange>
        </w:rPr>
        <w:t xml:space="preserve">AWS Documentation (2003) Amazon </w:t>
      </w:r>
      <w:proofErr w:type="spellStart"/>
      <w:r w:rsidR="003A322E" w:rsidRPr="00844175">
        <w:rPr>
          <w:sz w:val="20"/>
          <w:szCs w:val="20"/>
          <w:rPrChange w:id="237" w:author="Konika Sharma" w:date="2024-10-23T10:53:00Z" w16du:dateUtc="2024-10-23T05:23:00Z">
            <w:rPr/>
          </w:rPrChange>
        </w:rPr>
        <w:t>WorkSpaces</w:t>
      </w:r>
      <w:proofErr w:type="spellEnd"/>
      <w:r w:rsidR="003A322E" w:rsidRPr="00844175">
        <w:rPr>
          <w:sz w:val="20"/>
          <w:szCs w:val="20"/>
          <w:rPrChange w:id="238" w:author="Konika Sharma" w:date="2024-10-23T10:53:00Z" w16du:dateUtc="2024-10-23T05:23:00Z">
            <w:rPr/>
          </w:rPrChange>
        </w:rPr>
        <w:t>; https://aws.amazon.com/pm/workspaces/</w:t>
      </w:r>
    </w:p>
  </w:footnote>
  <w:footnote w:id="5">
    <w:p w14:paraId="439EB676" w14:textId="643FBB8A" w:rsidR="009666D3" w:rsidRPr="00844175" w:rsidRDefault="009666D3" w:rsidP="00844175">
      <w:pPr>
        <w:pStyle w:val="NormalBPBHEB"/>
        <w:rPr>
          <w:sz w:val="20"/>
          <w:szCs w:val="20"/>
          <w:rPrChange w:id="269" w:author="Konika Sharma" w:date="2024-10-23T10:52:00Z" w16du:dateUtc="2024-10-23T05:22:00Z">
            <w:rPr/>
          </w:rPrChange>
        </w:rPr>
        <w:pPrChange w:id="270" w:author="Konika Sharma" w:date="2024-10-23T10:52:00Z" w16du:dateUtc="2024-10-23T05:22:00Z">
          <w:pPr>
            <w:pStyle w:val="FootnoteText"/>
          </w:pPr>
        </w:pPrChange>
      </w:pPr>
      <w:r w:rsidRPr="00844175">
        <w:rPr>
          <w:rStyle w:val="FootnoteReference"/>
          <w:sz w:val="20"/>
          <w:szCs w:val="20"/>
          <w:rPrChange w:id="271" w:author="Konika Sharma" w:date="2024-10-23T10:52:00Z" w16du:dateUtc="2024-10-23T05:22:00Z">
            <w:rPr>
              <w:rStyle w:val="FootnoteReference"/>
            </w:rPr>
          </w:rPrChange>
        </w:rPr>
        <w:footnoteRef/>
      </w:r>
      <w:r w:rsidRPr="00844175">
        <w:rPr>
          <w:sz w:val="20"/>
          <w:szCs w:val="20"/>
          <w:rPrChange w:id="272" w:author="Konika Sharma" w:date="2024-10-23T10:52:00Z" w16du:dateUtc="2024-10-23T05:22:00Z">
            <w:rPr/>
          </w:rPrChange>
        </w:rPr>
        <w:t xml:space="preserve"> Anderson, R., et al. (2018). Cloud-Based Virtual Desktops: A Comparative Analysis of </w:t>
      </w:r>
      <w:proofErr w:type="spellStart"/>
      <w:r w:rsidRPr="00844175">
        <w:rPr>
          <w:sz w:val="20"/>
          <w:szCs w:val="20"/>
          <w:rPrChange w:id="273" w:author="Konika Sharma" w:date="2024-10-23T10:52:00Z" w16du:dateUtc="2024-10-23T05:22:00Z">
            <w:rPr/>
          </w:rPrChange>
        </w:rPr>
        <w:t>WorkSpaces</w:t>
      </w:r>
      <w:proofErr w:type="spellEnd"/>
      <w:r w:rsidRPr="00844175">
        <w:rPr>
          <w:sz w:val="20"/>
          <w:szCs w:val="20"/>
          <w:rPrChange w:id="274" w:author="Konika Sharma" w:date="2024-10-23T10:52:00Z" w16du:dateUtc="2024-10-23T05:22:00Z">
            <w:rPr/>
          </w:rPrChange>
        </w:rPr>
        <w:t xml:space="preserve"> Solutions. Journal of Cloud Computing Advances and Applications, 4(1), 78-94.</w:t>
      </w:r>
    </w:p>
  </w:footnote>
  <w:footnote w:id="6">
    <w:p w14:paraId="70C9F465" w14:textId="61CBFF82" w:rsidR="00462040" w:rsidRPr="00844175" w:rsidRDefault="00462040" w:rsidP="00844175">
      <w:pPr>
        <w:pStyle w:val="NormalBPBHEB"/>
        <w:rPr>
          <w:sz w:val="20"/>
          <w:szCs w:val="20"/>
          <w:rPrChange w:id="279" w:author="Konika Sharma" w:date="2024-10-23T10:52:00Z" w16du:dateUtc="2024-10-23T05:22:00Z">
            <w:rPr/>
          </w:rPrChange>
        </w:rPr>
        <w:pPrChange w:id="280" w:author="Konika Sharma" w:date="2024-10-23T10:52:00Z" w16du:dateUtc="2024-10-23T05:22:00Z">
          <w:pPr>
            <w:pStyle w:val="FootnoteText"/>
          </w:pPr>
        </w:pPrChange>
      </w:pPr>
      <w:r w:rsidRPr="00844175">
        <w:rPr>
          <w:rStyle w:val="FootnoteReference"/>
          <w:sz w:val="20"/>
          <w:szCs w:val="20"/>
          <w:rPrChange w:id="281" w:author="Konika Sharma" w:date="2024-10-23T10:52:00Z" w16du:dateUtc="2024-10-23T05:22:00Z">
            <w:rPr>
              <w:rStyle w:val="FootnoteReference"/>
            </w:rPr>
          </w:rPrChange>
        </w:rPr>
        <w:footnoteRef/>
      </w:r>
      <w:r w:rsidRPr="00844175">
        <w:rPr>
          <w:sz w:val="20"/>
          <w:szCs w:val="20"/>
          <w:rPrChange w:id="282" w:author="Konika Sharma" w:date="2024-10-23T10:52:00Z" w16du:dateUtc="2024-10-23T05:22:00Z">
            <w:rPr/>
          </w:rPrChange>
        </w:rPr>
        <w:t xml:space="preserve"> Garcia, M., &amp; Patel, S. (2021). Security Measures in Cloud-Based Virtual Desktop Environments. Proceedings of the International Conference on Cybersecurity, 211-225.</w:t>
      </w:r>
    </w:p>
  </w:footnote>
  <w:footnote w:id="7">
    <w:p w14:paraId="115F158A" w14:textId="12E32A59" w:rsidR="00F7040F" w:rsidRPr="00844175" w:rsidRDefault="00F7040F" w:rsidP="00844175">
      <w:pPr>
        <w:pStyle w:val="NormalBPBHEB"/>
        <w:rPr>
          <w:sz w:val="20"/>
          <w:szCs w:val="20"/>
          <w:rPrChange w:id="340" w:author="Konika Sharma" w:date="2024-10-23T10:54:00Z" w16du:dateUtc="2024-10-23T05:24:00Z">
            <w:rPr/>
          </w:rPrChange>
        </w:rPr>
        <w:pPrChange w:id="341" w:author="Konika Sharma" w:date="2024-10-23T10:54:00Z" w16du:dateUtc="2024-10-23T05:24:00Z">
          <w:pPr>
            <w:pStyle w:val="FootnoteText"/>
          </w:pPr>
        </w:pPrChange>
      </w:pPr>
      <w:r w:rsidRPr="00844175">
        <w:rPr>
          <w:rStyle w:val="FootnoteReference"/>
          <w:sz w:val="20"/>
          <w:szCs w:val="20"/>
          <w:rPrChange w:id="342" w:author="Konika Sharma" w:date="2024-10-23T10:54:00Z" w16du:dateUtc="2024-10-23T05:24:00Z">
            <w:rPr>
              <w:rStyle w:val="FootnoteReference"/>
            </w:rPr>
          </w:rPrChange>
        </w:rPr>
        <w:footnoteRef/>
      </w:r>
      <w:r w:rsidRPr="00844175">
        <w:rPr>
          <w:sz w:val="20"/>
          <w:szCs w:val="20"/>
          <w:rPrChange w:id="343" w:author="Konika Sharma" w:date="2024-10-23T10:54:00Z" w16du:dateUtc="2024-10-23T05:24:00Z">
            <w:rPr/>
          </w:rPrChange>
        </w:rPr>
        <w:t xml:space="preserve"> AWS Documentation (2003): Amazon API Gateway</w:t>
      </w:r>
      <w:r w:rsidR="0001503D" w:rsidRPr="00844175">
        <w:rPr>
          <w:sz w:val="20"/>
          <w:szCs w:val="20"/>
          <w:rPrChange w:id="344" w:author="Konika Sharma" w:date="2024-10-23T10:54:00Z" w16du:dateUtc="2024-10-23T05:24:00Z">
            <w:rPr/>
          </w:rPrChange>
        </w:rPr>
        <w:t>, https://aws.amazon.com/api-gateway/</w:t>
      </w:r>
    </w:p>
  </w:footnote>
  <w:footnote w:id="8">
    <w:p w14:paraId="74156AD4" w14:textId="29C7616E" w:rsidR="00274E1C" w:rsidRPr="005634F8" w:rsidRDefault="00274E1C" w:rsidP="005634F8">
      <w:pPr>
        <w:pStyle w:val="NormalBPBHEB"/>
        <w:rPr>
          <w:sz w:val="20"/>
          <w:szCs w:val="20"/>
          <w:rPrChange w:id="375" w:author="Konika Sharma" w:date="2024-10-23T10:33:00Z" w16du:dateUtc="2024-10-23T05:03:00Z">
            <w:rPr/>
          </w:rPrChange>
        </w:rPr>
        <w:pPrChange w:id="376" w:author="Konika Sharma" w:date="2024-10-23T10:33:00Z" w16du:dateUtc="2024-10-23T05:03:00Z">
          <w:pPr>
            <w:pStyle w:val="FootnoteText"/>
          </w:pPr>
        </w:pPrChange>
      </w:pPr>
      <w:r w:rsidRPr="005634F8">
        <w:rPr>
          <w:rStyle w:val="FootnoteReference"/>
          <w:sz w:val="20"/>
          <w:szCs w:val="20"/>
          <w:rPrChange w:id="377" w:author="Konika Sharma" w:date="2024-10-23T10:33:00Z" w16du:dateUtc="2024-10-23T05:03:00Z">
            <w:rPr>
              <w:rStyle w:val="FootnoteReference"/>
            </w:rPr>
          </w:rPrChange>
        </w:rPr>
        <w:footnoteRef/>
      </w:r>
      <w:r w:rsidRPr="005634F8">
        <w:rPr>
          <w:sz w:val="20"/>
          <w:szCs w:val="20"/>
          <w:rPrChange w:id="378" w:author="Konika Sharma" w:date="2024-10-23T10:33:00Z" w16du:dateUtc="2024-10-23T05:03:00Z">
            <w:rPr/>
          </w:rPrChange>
        </w:rPr>
        <w:t xml:space="preserve"> Fielding, R. T. (2000). Architectural Styles and the Design of Network-based Software Architectures. Doctoral dissertation, University of California, Irvine.</w:t>
      </w:r>
    </w:p>
  </w:footnote>
  <w:footnote w:id="9">
    <w:p w14:paraId="42234971" w14:textId="7B6102BE" w:rsidR="00000023" w:rsidRDefault="00000023" w:rsidP="005634F8">
      <w:pPr>
        <w:pStyle w:val="NormalBPBHEB"/>
        <w:pPrChange w:id="383" w:author="Konika Sharma" w:date="2024-10-23T10:33:00Z" w16du:dateUtc="2024-10-23T05:03:00Z">
          <w:pPr>
            <w:pStyle w:val="FootnoteText"/>
          </w:pPr>
        </w:pPrChange>
      </w:pPr>
      <w:r w:rsidRPr="005634F8">
        <w:rPr>
          <w:rStyle w:val="FootnoteReference"/>
          <w:sz w:val="20"/>
          <w:szCs w:val="20"/>
          <w:rPrChange w:id="384" w:author="Konika Sharma" w:date="2024-10-23T10:33:00Z" w16du:dateUtc="2024-10-23T05:03:00Z">
            <w:rPr>
              <w:rStyle w:val="FootnoteReference"/>
            </w:rPr>
          </w:rPrChange>
        </w:rPr>
        <w:footnoteRef/>
      </w:r>
      <w:r w:rsidRPr="005634F8">
        <w:rPr>
          <w:sz w:val="20"/>
          <w:szCs w:val="20"/>
          <w:rPrChange w:id="385" w:author="Konika Sharma" w:date="2024-10-23T10:33:00Z" w16du:dateUtc="2024-10-23T05:03:00Z">
            <w:rPr/>
          </w:rPrChange>
        </w:rPr>
        <w:t xml:space="preserve"> Richardson, L., Amundsen, M., &amp; Ruby, S. (2013). RESTful Web APIs. O'Reilly Media</w:t>
      </w:r>
      <w:r w:rsidRPr="00000023">
        <w:t>.</w:t>
      </w:r>
    </w:p>
  </w:footnote>
  <w:footnote w:id="10">
    <w:p w14:paraId="6418774A" w14:textId="71230DFA" w:rsidR="002F34CB" w:rsidRPr="00C93ECA" w:rsidRDefault="002F34CB" w:rsidP="00C93ECA">
      <w:pPr>
        <w:pStyle w:val="NormalBPBHEB"/>
        <w:rPr>
          <w:sz w:val="20"/>
          <w:szCs w:val="20"/>
          <w:rPrChange w:id="413" w:author="Konika Sharma" w:date="2024-10-23T10:51:00Z" w16du:dateUtc="2024-10-23T05:21:00Z">
            <w:rPr/>
          </w:rPrChange>
        </w:rPr>
        <w:pPrChange w:id="414" w:author="Konika Sharma" w:date="2024-10-23T10:51:00Z" w16du:dateUtc="2024-10-23T05:21:00Z">
          <w:pPr>
            <w:pStyle w:val="FootnoteText"/>
          </w:pPr>
        </w:pPrChange>
      </w:pPr>
      <w:r w:rsidRPr="00C93ECA">
        <w:rPr>
          <w:rStyle w:val="FootnoteReference"/>
          <w:sz w:val="20"/>
          <w:szCs w:val="20"/>
          <w:rPrChange w:id="415" w:author="Konika Sharma" w:date="2024-10-23T10:51:00Z" w16du:dateUtc="2024-10-23T05:21:00Z">
            <w:rPr>
              <w:rStyle w:val="FootnoteReference"/>
            </w:rPr>
          </w:rPrChange>
        </w:rPr>
        <w:footnoteRef/>
      </w:r>
      <w:r w:rsidRPr="00C93ECA">
        <w:rPr>
          <w:sz w:val="20"/>
          <w:szCs w:val="20"/>
          <w:rPrChange w:id="416" w:author="Konika Sharma" w:date="2024-10-23T10:51:00Z" w16du:dateUtc="2024-10-23T05:21:00Z">
            <w:rPr/>
          </w:rPrChange>
        </w:rPr>
        <w:t xml:space="preserve"> AWS Documentation (2003) Amazon Location Service, </w:t>
      </w:r>
      <w:r w:rsidR="003F0086" w:rsidRPr="00C93ECA">
        <w:rPr>
          <w:sz w:val="20"/>
          <w:szCs w:val="20"/>
          <w:rPrChange w:id="417" w:author="Konika Sharma" w:date="2024-10-23T10:51:00Z" w16du:dateUtc="2024-10-23T05:21:00Z">
            <w:rPr/>
          </w:rPrChange>
        </w:rPr>
        <w:t>https://aws.amazon.com/pm/location/</w:t>
      </w:r>
    </w:p>
  </w:footnote>
  <w:footnote w:id="11">
    <w:p w14:paraId="6D1877F6" w14:textId="24BADB3B" w:rsidR="00233B10" w:rsidRPr="00C93ECA" w:rsidRDefault="00233B10" w:rsidP="00C93ECA">
      <w:pPr>
        <w:pStyle w:val="NormalBPBHEB"/>
        <w:rPr>
          <w:sz w:val="20"/>
          <w:szCs w:val="20"/>
          <w:rPrChange w:id="450" w:author="Konika Sharma" w:date="2024-10-23T10:51:00Z" w16du:dateUtc="2024-10-23T05:21:00Z">
            <w:rPr/>
          </w:rPrChange>
        </w:rPr>
        <w:pPrChange w:id="451" w:author="Konika Sharma" w:date="2024-10-23T10:51:00Z" w16du:dateUtc="2024-10-23T05:21:00Z">
          <w:pPr>
            <w:pStyle w:val="FootnoteText"/>
          </w:pPr>
        </w:pPrChange>
      </w:pPr>
      <w:r w:rsidRPr="00C93ECA">
        <w:rPr>
          <w:rStyle w:val="FootnoteReference"/>
          <w:sz w:val="20"/>
          <w:szCs w:val="20"/>
          <w:rPrChange w:id="452" w:author="Konika Sharma" w:date="2024-10-23T10:51:00Z" w16du:dateUtc="2024-10-23T05:21:00Z">
            <w:rPr>
              <w:rStyle w:val="FootnoteReference"/>
            </w:rPr>
          </w:rPrChange>
        </w:rPr>
        <w:footnoteRef/>
      </w:r>
      <w:r w:rsidRPr="00C93ECA">
        <w:rPr>
          <w:sz w:val="20"/>
          <w:szCs w:val="20"/>
          <w:rPrChange w:id="453" w:author="Konika Sharma" w:date="2024-10-23T10:51:00Z" w16du:dateUtc="2024-10-23T05:21:00Z">
            <w:rPr/>
          </w:rPrChange>
        </w:rPr>
        <w:t xml:space="preserve"> Longley, P. A., Goodchild, M. F., Maguire, D. J., &amp; Rhind, D. W. (2015). Geographic Information Science and Systems. John Wiley &amp; Sons.</w:t>
      </w:r>
    </w:p>
  </w:footnote>
  <w:footnote w:id="12">
    <w:p w14:paraId="1986F530" w14:textId="37EE067D" w:rsidR="00233B10" w:rsidRPr="00C93ECA" w:rsidRDefault="00233B10" w:rsidP="00C93ECA">
      <w:pPr>
        <w:pStyle w:val="NormalBPBHEB"/>
        <w:rPr>
          <w:sz w:val="20"/>
          <w:szCs w:val="20"/>
          <w:rPrChange w:id="460" w:author="Konika Sharma" w:date="2024-10-23T10:51:00Z" w16du:dateUtc="2024-10-23T05:21:00Z">
            <w:rPr/>
          </w:rPrChange>
        </w:rPr>
        <w:pPrChange w:id="461" w:author="Konika Sharma" w:date="2024-10-23T10:51:00Z" w16du:dateUtc="2024-10-23T05:21:00Z">
          <w:pPr>
            <w:pStyle w:val="FootnoteText"/>
          </w:pPr>
        </w:pPrChange>
      </w:pPr>
      <w:r w:rsidRPr="00C93ECA">
        <w:rPr>
          <w:rStyle w:val="FootnoteReference"/>
          <w:sz w:val="20"/>
          <w:szCs w:val="20"/>
          <w:rPrChange w:id="462" w:author="Konika Sharma" w:date="2024-10-23T10:51:00Z" w16du:dateUtc="2024-10-23T05:21:00Z">
            <w:rPr>
              <w:rStyle w:val="FootnoteReference"/>
            </w:rPr>
          </w:rPrChange>
        </w:rPr>
        <w:footnoteRef/>
      </w:r>
      <w:r w:rsidRPr="00C93ECA">
        <w:rPr>
          <w:sz w:val="20"/>
          <w:szCs w:val="20"/>
          <w:rPrChange w:id="463" w:author="Konika Sharma" w:date="2024-10-23T10:51:00Z" w16du:dateUtc="2024-10-23T05:21:00Z">
            <w:rPr/>
          </w:rPrChange>
        </w:rPr>
        <w:t xml:space="preserve"> </w:t>
      </w:r>
      <w:proofErr w:type="spellStart"/>
      <w:r w:rsidRPr="00C93ECA">
        <w:rPr>
          <w:sz w:val="20"/>
          <w:szCs w:val="20"/>
          <w:rPrChange w:id="464" w:author="Konika Sharma" w:date="2024-10-23T10:51:00Z" w16du:dateUtc="2024-10-23T05:21:00Z">
            <w:rPr/>
          </w:rPrChange>
        </w:rPr>
        <w:t>Craglia</w:t>
      </w:r>
      <w:proofErr w:type="spellEnd"/>
      <w:r w:rsidRPr="00C93ECA">
        <w:rPr>
          <w:sz w:val="20"/>
          <w:szCs w:val="20"/>
          <w:rPrChange w:id="465" w:author="Konika Sharma" w:date="2024-10-23T10:51:00Z" w16du:dateUtc="2024-10-23T05:21:00Z">
            <w:rPr/>
          </w:rPrChange>
        </w:rPr>
        <w:t xml:space="preserve">, M., De </w:t>
      </w:r>
      <w:proofErr w:type="spellStart"/>
      <w:r w:rsidRPr="00C93ECA">
        <w:rPr>
          <w:sz w:val="20"/>
          <w:szCs w:val="20"/>
          <w:rPrChange w:id="466" w:author="Konika Sharma" w:date="2024-10-23T10:51:00Z" w16du:dateUtc="2024-10-23T05:21:00Z">
            <w:rPr/>
          </w:rPrChange>
        </w:rPr>
        <w:t>Bie</w:t>
      </w:r>
      <w:proofErr w:type="spellEnd"/>
      <w:r w:rsidRPr="00C93ECA">
        <w:rPr>
          <w:sz w:val="20"/>
          <w:szCs w:val="20"/>
          <w:rPrChange w:id="467" w:author="Konika Sharma" w:date="2024-10-23T10:51:00Z" w16du:dateUtc="2024-10-23T05:21:00Z">
            <w:rPr/>
          </w:rPrChange>
        </w:rPr>
        <w:t xml:space="preserve">, K., Jackson, D., Pesaresi, M., &amp; </w:t>
      </w:r>
      <w:proofErr w:type="spellStart"/>
      <w:r w:rsidRPr="00C93ECA">
        <w:rPr>
          <w:sz w:val="20"/>
          <w:szCs w:val="20"/>
          <w:rPrChange w:id="468" w:author="Konika Sharma" w:date="2024-10-23T10:51:00Z" w16du:dateUtc="2024-10-23T05:21:00Z">
            <w:rPr/>
          </w:rPrChange>
        </w:rPr>
        <w:t>Remetey-Fülöpp</w:t>
      </w:r>
      <w:proofErr w:type="spellEnd"/>
      <w:r w:rsidRPr="00C93ECA">
        <w:rPr>
          <w:sz w:val="20"/>
          <w:szCs w:val="20"/>
          <w:rPrChange w:id="469" w:author="Konika Sharma" w:date="2024-10-23T10:51:00Z" w16du:dateUtc="2024-10-23T05:21:00Z">
            <w:rPr/>
          </w:rPrChange>
        </w:rPr>
        <w:t>, G. (2012). Digital Earth from Vision to Practice: Making Sense of Citizen Observatories. Springer.</w:t>
      </w:r>
    </w:p>
  </w:footnote>
  <w:footnote w:id="13">
    <w:p w14:paraId="783F4906" w14:textId="0FDEE1DE" w:rsidR="00676DFA" w:rsidRPr="00C93ECA" w:rsidRDefault="00676DFA" w:rsidP="00C93ECA">
      <w:pPr>
        <w:pStyle w:val="NormalBPBHEB"/>
        <w:rPr>
          <w:sz w:val="20"/>
          <w:szCs w:val="20"/>
          <w:rPrChange w:id="485" w:author="Konika Sharma" w:date="2024-10-23T10:51:00Z" w16du:dateUtc="2024-10-23T05:21:00Z">
            <w:rPr/>
          </w:rPrChange>
        </w:rPr>
        <w:pPrChange w:id="486" w:author="Konika Sharma" w:date="2024-10-23T10:51:00Z" w16du:dateUtc="2024-10-23T05:21:00Z">
          <w:pPr>
            <w:pStyle w:val="FootnoteText"/>
          </w:pPr>
        </w:pPrChange>
      </w:pPr>
      <w:r w:rsidRPr="00C93ECA">
        <w:rPr>
          <w:rStyle w:val="FootnoteReference"/>
          <w:sz w:val="20"/>
          <w:szCs w:val="20"/>
          <w:rPrChange w:id="487" w:author="Konika Sharma" w:date="2024-10-23T10:51:00Z" w16du:dateUtc="2024-10-23T05:21:00Z">
            <w:rPr>
              <w:rStyle w:val="FootnoteReference"/>
            </w:rPr>
          </w:rPrChange>
        </w:rPr>
        <w:footnoteRef/>
      </w:r>
      <w:r w:rsidRPr="00C93ECA">
        <w:rPr>
          <w:sz w:val="20"/>
          <w:szCs w:val="20"/>
          <w:rPrChange w:id="488" w:author="Konika Sharma" w:date="2024-10-23T10:51:00Z" w16du:dateUtc="2024-10-23T05:21:00Z">
            <w:rPr/>
          </w:rPrChange>
        </w:rPr>
        <w:t xml:space="preserve"> AWS Documentation (2023)</w:t>
      </w:r>
      <w:r w:rsidR="008E4F51" w:rsidRPr="00C93ECA">
        <w:rPr>
          <w:sz w:val="20"/>
          <w:szCs w:val="20"/>
          <w:rPrChange w:id="489" w:author="Konika Sharma" w:date="2024-10-23T10:51:00Z" w16du:dateUtc="2024-10-23T05:21:00Z">
            <w:rPr/>
          </w:rPrChange>
        </w:rPr>
        <w:t xml:space="preserve"> Amazon Pinpoint. https://aws.amazon.com/pinpoint/</w:t>
      </w:r>
    </w:p>
  </w:footnote>
  <w:footnote w:id="14">
    <w:p w14:paraId="703FAA54" w14:textId="1367923D" w:rsidR="0099023E" w:rsidRPr="00C93ECA" w:rsidRDefault="0099023E" w:rsidP="00C93ECA">
      <w:pPr>
        <w:pStyle w:val="NormalBPBHEB"/>
        <w:rPr>
          <w:sz w:val="20"/>
          <w:szCs w:val="20"/>
          <w:rPrChange w:id="525" w:author="Konika Sharma" w:date="2024-10-23T10:50:00Z" w16du:dateUtc="2024-10-23T05:20:00Z">
            <w:rPr/>
          </w:rPrChange>
        </w:rPr>
        <w:pPrChange w:id="526" w:author="Konika Sharma" w:date="2024-10-23T10:50:00Z" w16du:dateUtc="2024-10-23T05:20:00Z">
          <w:pPr>
            <w:pStyle w:val="FootnoteText"/>
          </w:pPr>
        </w:pPrChange>
      </w:pPr>
      <w:r w:rsidRPr="00C93ECA">
        <w:rPr>
          <w:rStyle w:val="FootnoteReference"/>
          <w:sz w:val="20"/>
          <w:szCs w:val="20"/>
          <w:rPrChange w:id="527" w:author="Konika Sharma" w:date="2024-10-23T10:50:00Z" w16du:dateUtc="2024-10-23T05:20:00Z">
            <w:rPr>
              <w:rStyle w:val="FootnoteReference"/>
            </w:rPr>
          </w:rPrChange>
        </w:rPr>
        <w:footnoteRef/>
      </w:r>
      <w:r w:rsidRPr="00C93ECA">
        <w:rPr>
          <w:sz w:val="20"/>
          <w:szCs w:val="20"/>
          <w:rPrChange w:id="528" w:author="Konika Sharma" w:date="2024-10-23T10:50:00Z" w16du:dateUtc="2024-10-23T05:20:00Z">
            <w:rPr/>
          </w:rPrChange>
        </w:rPr>
        <w:t xml:space="preserve"> Smith, A., &amp; Johnson, B. (2018). Digital Marketing Strategies: An Integrated Approach to Online Marketing. Routledge.</w:t>
      </w:r>
    </w:p>
  </w:footnote>
  <w:footnote w:id="15">
    <w:p w14:paraId="049C15A1" w14:textId="30F0C364" w:rsidR="0099023E" w:rsidRPr="00C93ECA" w:rsidRDefault="0099023E" w:rsidP="00C93ECA">
      <w:pPr>
        <w:pStyle w:val="NormalBPBHEB"/>
        <w:rPr>
          <w:sz w:val="20"/>
          <w:szCs w:val="20"/>
          <w:rPrChange w:id="535" w:author="Konika Sharma" w:date="2024-10-23T10:50:00Z" w16du:dateUtc="2024-10-23T05:20:00Z">
            <w:rPr/>
          </w:rPrChange>
        </w:rPr>
        <w:pPrChange w:id="536" w:author="Konika Sharma" w:date="2024-10-23T10:50:00Z" w16du:dateUtc="2024-10-23T05:20:00Z">
          <w:pPr>
            <w:pStyle w:val="FootnoteText"/>
          </w:pPr>
        </w:pPrChange>
      </w:pPr>
      <w:r w:rsidRPr="00C93ECA">
        <w:rPr>
          <w:rStyle w:val="FootnoteReference"/>
          <w:sz w:val="20"/>
          <w:szCs w:val="20"/>
          <w:rPrChange w:id="537" w:author="Konika Sharma" w:date="2024-10-23T10:50:00Z" w16du:dateUtc="2024-10-23T05:20:00Z">
            <w:rPr>
              <w:rStyle w:val="FootnoteReference"/>
            </w:rPr>
          </w:rPrChange>
        </w:rPr>
        <w:footnoteRef/>
      </w:r>
      <w:r w:rsidRPr="00C93ECA">
        <w:rPr>
          <w:sz w:val="20"/>
          <w:szCs w:val="20"/>
          <w:rPrChange w:id="538" w:author="Konika Sharma" w:date="2024-10-23T10:50:00Z" w16du:dateUtc="2024-10-23T05:20:00Z">
            <w:rPr/>
          </w:rPrChange>
        </w:rPr>
        <w:t xml:space="preserve"> Gupta, S., &amp; Zeithaml, V. (2006). Customer Metrics and Their Impact on Financial Performance. Marketing Science, 25(6), 718-739.</w:t>
      </w:r>
    </w:p>
  </w:footnote>
  <w:footnote w:id="16">
    <w:p w14:paraId="2BA8A7F7" w14:textId="26BC5C36" w:rsidR="00171C80" w:rsidRPr="00C93ECA" w:rsidRDefault="00171C80" w:rsidP="00C93ECA">
      <w:pPr>
        <w:pStyle w:val="NormalBPBHEB"/>
        <w:rPr>
          <w:sz w:val="20"/>
          <w:szCs w:val="20"/>
          <w:rPrChange w:id="558" w:author="Konika Sharma" w:date="2024-10-23T10:47:00Z" w16du:dateUtc="2024-10-23T05:17:00Z">
            <w:rPr/>
          </w:rPrChange>
        </w:rPr>
        <w:pPrChange w:id="559" w:author="Konika Sharma" w:date="2024-10-23T10:46:00Z" w16du:dateUtc="2024-10-23T05:16:00Z">
          <w:pPr>
            <w:pStyle w:val="FootnoteText"/>
          </w:pPr>
        </w:pPrChange>
      </w:pPr>
      <w:r w:rsidRPr="00C93ECA">
        <w:rPr>
          <w:rStyle w:val="FootnoteReference"/>
          <w:sz w:val="20"/>
          <w:szCs w:val="20"/>
          <w:rPrChange w:id="560" w:author="Konika Sharma" w:date="2024-10-23T10:47:00Z" w16du:dateUtc="2024-10-23T05:17:00Z">
            <w:rPr>
              <w:rStyle w:val="FootnoteReference"/>
            </w:rPr>
          </w:rPrChange>
        </w:rPr>
        <w:footnoteRef/>
      </w:r>
      <w:r w:rsidRPr="00C93ECA">
        <w:rPr>
          <w:sz w:val="20"/>
          <w:szCs w:val="20"/>
          <w:rPrChange w:id="561" w:author="Konika Sharma" w:date="2024-10-23T10:47:00Z" w16du:dateUtc="2024-10-23T05:17:00Z">
            <w:rPr/>
          </w:rPrChange>
        </w:rPr>
        <w:t xml:space="preserve"> AWS Documentation (2023) Amazon Simple Email Service (SES), </w:t>
      </w:r>
      <w:r w:rsidR="00F33CCF" w:rsidRPr="00C93ECA">
        <w:rPr>
          <w:sz w:val="20"/>
          <w:szCs w:val="20"/>
          <w:rPrChange w:id="562" w:author="Konika Sharma" w:date="2024-10-23T10:47:00Z" w16du:dateUtc="2024-10-23T05:17:00Z">
            <w:rPr/>
          </w:rPrChange>
        </w:rPr>
        <w:t>https://aws.amazon.com/ses/</w:t>
      </w:r>
    </w:p>
  </w:footnote>
  <w:footnote w:id="17">
    <w:p w14:paraId="5D1008B8" w14:textId="232CC56E" w:rsidR="00A102CE" w:rsidRPr="00C93ECA" w:rsidRDefault="00A102CE" w:rsidP="00C93ECA">
      <w:pPr>
        <w:pStyle w:val="NormalBPBHEB"/>
        <w:rPr>
          <w:sz w:val="20"/>
          <w:szCs w:val="20"/>
          <w:rPrChange w:id="599" w:author="Konika Sharma" w:date="2024-10-23T10:47:00Z" w16du:dateUtc="2024-10-23T05:17:00Z">
            <w:rPr/>
          </w:rPrChange>
        </w:rPr>
        <w:pPrChange w:id="600" w:author="Konika Sharma" w:date="2024-10-23T10:46:00Z" w16du:dateUtc="2024-10-23T05:16:00Z">
          <w:pPr>
            <w:pStyle w:val="FootnoteText"/>
          </w:pPr>
        </w:pPrChange>
      </w:pPr>
      <w:r w:rsidRPr="00C93ECA">
        <w:rPr>
          <w:rStyle w:val="FootnoteReference"/>
          <w:sz w:val="20"/>
          <w:szCs w:val="20"/>
          <w:rPrChange w:id="601" w:author="Konika Sharma" w:date="2024-10-23T10:47:00Z" w16du:dateUtc="2024-10-23T05:17:00Z">
            <w:rPr>
              <w:rStyle w:val="FootnoteReference"/>
            </w:rPr>
          </w:rPrChange>
        </w:rPr>
        <w:footnoteRef/>
      </w:r>
      <w:r w:rsidRPr="00C93ECA">
        <w:rPr>
          <w:sz w:val="20"/>
          <w:szCs w:val="20"/>
          <w:rPrChange w:id="602" w:author="Konika Sharma" w:date="2024-10-23T10:47:00Z" w16du:dateUtc="2024-10-23T05:17:00Z">
            <w:rPr/>
          </w:rPrChange>
        </w:rPr>
        <w:t xml:space="preserve"> Brown, J. (2019). Email Marketing Rules: A Step-by-Step Guide to the Best Practices that Power Email Marketing Success. Wiley.</w:t>
      </w:r>
    </w:p>
  </w:footnote>
  <w:footnote w:id="18">
    <w:p w14:paraId="308A6CB5" w14:textId="0731DDAC" w:rsidR="00A102CE" w:rsidRPr="00C93ECA" w:rsidRDefault="00A102CE" w:rsidP="00C93ECA">
      <w:pPr>
        <w:pStyle w:val="NormalBPBHEB"/>
        <w:rPr>
          <w:sz w:val="20"/>
          <w:szCs w:val="20"/>
          <w:rPrChange w:id="607" w:author="Konika Sharma" w:date="2024-10-23T10:47:00Z" w16du:dateUtc="2024-10-23T05:17:00Z">
            <w:rPr/>
          </w:rPrChange>
        </w:rPr>
        <w:pPrChange w:id="608" w:author="Konika Sharma" w:date="2024-10-23T10:46:00Z" w16du:dateUtc="2024-10-23T05:16:00Z">
          <w:pPr>
            <w:pStyle w:val="FootnoteText"/>
          </w:pPr>
        </w:pPrChange>
      </w:pPr>
      <w:r w:rsidRPr="00C93ECA">
        <w:rPr>
          <w:rStyle w:val="FootnoteReference"/>
          <w:sz w:val="20"/>
          <w:szCs w:val="20"/>
          <w:rPrChange w:id="609" w:author="Konika Sharma" w:date="2024-10-23T10:47:00Z" w16du:dateUtc="2024-10-23T05:17:00Z">
            <w:rPr>
              <w:rStyle w:val="FootnoteReference"/>
            </w:rPr>
          </w:rPrChange>
        </w:rPr>
        <w:footnoteRef/>
      </w:r>
      <w:r w:rsidRPr="00C93ECA">
        <w:rPr>
          <w:sz w:val="20"/>
          <w:szCs w:val="20"/>
          <w:rPrChange w:id="610" w:author="Konika Sharma" w:date="2024-10-23T10:47:00Z" w16du:dateUtc="2024-10-23T05:17:00Z">
            <w:rPr/>
          </w:rPrChange>
        </w:rPr>
        <w:t xml:space="preserve"> Sharma, A. (2016). Email Marketing: An Hour a Day. John Wiley &amp; Sons.</w:t>
      </w:r>
    </w:p>
  </w:footnote>
  <w:footnote w:id="19">
    <w:p w14:paraId="5DDE621C" w14:textId="41A59FA8" w:rsidR="00477B0C" w:rsidRPr="00C93ECA" w:rsidRDefault="00477B0C" w:rsidP="00C93ECA">
      <w:pPr>
        <w:pStyle w:val="NormalBPBHEB"/>
        <w:rPr>
          <w:sz w:val="20"/>
          <w:szCs w:val="20"/>
          <w:rPrChange w:id="626" w:author="Konika Sharma" w:date="2024-10-23T10:44:00Z" w16du:dateUtc="2024-10-23T05:14:00Z">
            <w:rPr/>
          </w:rPrChange>
        </w:rPr>
        <w:pPrChange w:id="627" w:author="Konika Sharma" w:date="2024-10-23T10:44:00Z" w16du:dateUtc="2024-10-23T05:14:00Z">
          <w:pPr>
            <w:pStyle w:val="FootnoteText"/>
          </w:pPr>
        </w:pPrChange>
      </w:pPr>
      <w:r w:rsidRPr="00C93ECA">
        <w:rPr>
          <w:rStyle w:val="FootnoteReference"/>
          <w:sz w:val="20"/>
          <w:szCs w:val="20"/>
          <w:rPrChange w:id="628" w:author="Konika Sharma" w:date="2024-10-23T10:44:00Z" w16du:dateUtc="2024-10-23T05:14:00Z">
            <w:rPr>
              <w:rStyle w:val="FootnoteReference"/>
            </w:rPr>
          </w:rPrChange>
        </w:rPr>
        <w:footnoteRef/>
      </w:r>
      <w:r w:rsidRPr="00C93ECA">
        <w:rPr>
          <w:sz w:val="20"/>
          <w:szCs w:val="20"/>
          <w:rPrChange w:id="629" w:author="Konika Sharma" w:date="2024-10-23T10:44:00Z" w16du:dateUtc="2024-10-23T05:14:00Z">
            <w:rPr/>
          </w:rPrChange>
        </w:rPr>
        <w:t xml:space="preserve"> AWS Documentation (2023) AWS Amplify. </w:t>
      </w:r>
      <w:r w:rsidR="00E73D79" w:rsidRPr="00C93ECA">
        <w:rPr>
          <w:sz w:val="20"/>
          <w:szCs w:val="20"/>
          <w:rPrChange w:id="630" w:author="Konika Sharma" w:date="2024-10-23T10:44:00Z" w16du:dateUtc="2024-10-23T05:14:00Z">
            <w:rPr/>
          </w:rPrChange>
        </w:rPr>
        <w:t>https://aws.amazon.com/amplify/</w:t>
      </w:r>
    </w:p>
  </w:footnote>
  <w:footnote w:id="20">
    <w:p w14:paraId="6C29108D" w14:textId="1912A0B7" w:rsidR="002F7FAF" w:rsidRPr="00C93ECA" w:rsidRDefault="002F7FAF" w:rsidP="00C93ECA">
      <w:pPr>
        <w:pStyle w:val="NormalBPBHEB"/>
        <w:rPr>
          <w:sz w:val="20"/>
          <w:szCs w:val="20"/>
          <w:rPrChange w:id="673" w:author="Konika Sharma" w:date="2024-10-23T10:44:00Z" w16du:dateUtc="2024-10-23T05:14:00Z">
            <w:rPr/>
          </w:rPrChange>
        </w:rPr>
        <w:pPrChange w:id="674" w:author="Konika Sharma" w:date="2024-10-23T10:44:00Z" w16du:dateUtc="2024-10-23T05:14:00Z">
          <w:pPr>
            <w:pStyle w:val="FootnoteText"/>
          </w:pPr>
        </w:pPrChange>
      </w:pPr>
      <w:r w:rsidRPr="00C93ECA">
        <w:rPr>
          <w:rStyle w:val="FootnoteReference"/>
          <w:sz w:val="20"/>
          <w:szCs w:val="20"/>
          <w:rPrChange w:id="675" w:author="Konika Sharma" w:date="2024-10-23T10:44:00Z" w16du:dateUtc="2024-10-23T05:14:00Z">
            <w:rPr>
              <w:rStyle w:val="FootnoteReference"/>
            </w:rPr>
          </w:rPrChange>
        </w:rPr>
        <w:footnoteRef/>
      </w:r>
      <w:r w:rsidRPr="00C93ECA">
        <w:rPr>
          <w:sz w:val="20"/>
          <w:szCs w:val="20"/>
          <w:rPrChange w:id="676" w:author="Konika Sharma" w:date="2024-10-23T10:44:00Z" w16du:dateUtc="2024-10-23T05:14:00Z">
            <w:rPr/>
          </w:rPrChange>
        </w:rPr>
        <w:t xml:space="preserve"> Brennan, R. (2019). Full Stack Serverless: Modern Application Development with React, AWS, and </w:t>
      </w:r>
      <w:proofErr w:type="spellStart"/>
      <w:r w:rsidRPr="00C93ECA">
        <w:rPr>
          <w:sz w:val="20"/>
          <w:szCs w:val="20"/>
          <w:rPrChange w:id="677" w:author="Konika Sharma" w:date="2024-10-23T10:44:00Z" w16du:dateUtc="2024-10-23T05:14:00Z">
            <w:rPr/>
          </w:rPrChange>
        </w:rPr>
        <w:t>GraphQL</w:t>
      </w:r>
      <w:proofErr w:type="spellEnd"/>
      <w:r w:rsidRPr="00C93ECA">
        <w:rPr>
          <w:sz w:val="20"/>
          <w:szCs w:val="20"/>
          <w:rPrChange w:id="678" w:author="Konika Sharma" w:date="2024-10-23T10:44:00Z" w16du:dateUtc="2024-10-23T05:14:00Z">
            <w:rPr/>
          </w:rPrChange>
        </w:rPr>
        <w:t xml:space="preserve">. </w:t>
      </w:r>
      <w:proofErr w:type="spellStart"/>
      <w:r w:rsidRPr="00C93ECA">
        <w:rPr>
          <w:sz w:val="20"/>
          <w:szCs w:val="20"/>
          <w:rPrChange w:id="679" w:author="Konika Sharma" w:date="2024-10-23T10:44:00Z" w16du:dateUtc="2024-10-23T05:14:00Z">
            <w:rPr/>
          </w:rPrChange>
        </w:rPr>
        <w:t>Apress</w:t>
      </w:r>
      <w:proofErr w:type="spellEnd"/>
      <w:r w:rsidRPr="00C93ECA">
        <w:rPr>
          <w:sz w:val="20"/>
          <w:szCs w:val="20"/>
          <w:rPrChange w:id="680" w:author="Konika Sharma" w:date="2024-10-23T10:44:00Z" w16du:dateUtc="2024-10-23T05:14:00Z">
            <w:rPr/>
          </w:rPrChange>
        </w:rPr>
        <w:t>.</w:t>
      </w:r>
    </w:p>
  </w:footnote>
  <w:footnote w:id="21">
    <w:p w14:paraId="6AC389C3" w14:textId="229ECD77" w:rsidR="00C349D9" w:rsidRPr="00C93ECA" w:rsidRDefault="00C349D9" w:rsidP="00C93ECA">
      <w:pPr>
        <w:pStyle w:val="NormalBPBHEB"/>
        <w:rPr>
          <w:sz w:val="20"/>
          <w:szCs w:val="20"/>
          <w:rPrChange w:id="683" w:author="Konika Sharma" w:date="2024-10-23T10:44:00Z" w16du:dateUtc="2024-10-23T05:14:00Z">
            <w:rPr/>
          </w:rPrChange>
        </w:rPr>
        <w:pPrChange w:id="684" w:author="Konika Sharma" w:date="2024-10-23T10:44:00Z" w16du:dateUtc="2024-10-23T05:14:00Z">
          <w:pPr>
            <w:pStyle w:val="FootnoteText"/>
          </w:pPr>
        </w:pPrChange>
      </w:pPr>
      <w:r w:rsidRPr="00C93ECA">
        <w:rPr>
          <w:rStyle w:val="FootnoteReference"/>
          <w:sz w:val="20"/>
          <w:szCs w:val="20"/>
          <w:rPrChange w:id="685" w:author="Konika Sharma" w:date="2024-10-23T10:44:00Z" w16du:dateUtc="2024-10-23T05:14:00Z">
            <w:rPr>
              <w:rStyle w:val="FootnoteReference"/>
            </w:rPr>
          </w:rPrChange>
        </w:rPr>
        <w:footnoteRef/>
      </w:r>
      <w:r w:rsidRPr="00C93ECA">
        <w:rPr>
          <w:sz w:val="20"/>
          <w:szCs w:val="20"/>
          <w:rPrChange w:id="686" w:author="Konika Sharma" w:date="2024-10-23T10:44:00Z" w16du:dateUtc="2024-10-23T05:14:00Z">
            <w:rPr/>
          </w:rPrChange>
        </w:rPr>
        <w:t xml:space="preserve"> Chambers, D., &amp; Bacon, J. (2020). Building Scalable Apps with AWS Amplify: A Developer's Guide to Designing Cloud-Enabled Applications. O'Reilly Media.</w:t>
      </w:r>
    </w:p>
  </w:footnote>
  <w:footnote w:id="22">
    <w:p w14:paraId="315F9578" w14:textId="10903CCC" w:rsidR="0005387F" w:rsidRPr="00C93ECA" w:rsidRDefault="0005387F" w:rsidP="00C93ECA">
      <w:pPr>
        <w:pStyle w:val="NormalBPBHEB"/>
        <w:rPr>
          <w:sz w:val="20"/>
          <w:szCs w:val="20"/>
          <w:rPrChange w:id="708" w:author="Konika Sharma" w:date="2024-10-23T10:44:00Z" w16du:dateUtc="2024-10-23T05:14:00Z">
            <w:rPr/>
          </w:rPrChange>
        </w:rPr>
        <w:pPrChange w:id="709" w:author="Konika Sharma" w:date="2024-10-23T10:44:00Z" w16du:dateUtc="2024-10-23T05:14:00Z">
          <w:pPr>
            <w:pStyle w:val="FootnoteText"/>
          </w:pPr>
        </w:pPrChange>
      </w:pPr>
      <w:r w:rsidRPr="00C93ECA">
        <w:rPr>
          <w:rStyle w:val="FootnoteReference"/>
          <w:sz w:val="20"/>
          <w:szCs w:val="20"/>
          <w:rPrChange w:id="710" w:author="Konika Sharma" w:date="2024-10-23T10:44:00Z" w16du:dateUtc="2024-10-23T05:14:00Z">
            <w:rPr>
              <w:rStyle w:val="FootnoteReference"/>
            </w:rPr>
          </w:rPrChange>
        </w:rPr>
        <w:footnoteRef/>
      </w:r>
      <w:r w:rsidRPr="00C93ECA">
        <w:rPr>
          <w:sz w:val="20"/>
          <w:szCs w:val="20"/>
          <w:rPrChange w:id="711" w:author="Konika Sharma" w:date="2024-10-23T10:44:00Z" w16du:dateUtc="2024-10-23T05:14:00Z">
            <w:rPr/>
          </w:rPrChange>
        </w:rPr>
        <w:t xml:space="preserve"> AWS Documentation (2023), AWS AppSync, </w:t>
      </w:r>
      <w:r w:rsidR="007E5554" w:rsidRPr="00C93ECA">
        <w:rPr>
          <w:sz w:val="20"/>
          <w:szCs w:val="20"/>
          <w:rPrChange w:id="712" w:author="Konika Sharma" w:date="2024-10-23T10:44:00Z" w16du:dateUtc="2024-10-23T05:14:00Z">
            <w:rPr/>
          </w:rPrChange>
        </w:rPr>
        <w:t>https://aws.amazon.com/pm/appsync/</w:t>
      </w:r>
    </w:p>
  </w:footnote>
  <w:footnote w:id="23">
    <w:p w14:paraId="6C196D02" w14:textId="5E145A4B" w:rsidR="00771119" w:rsidRPr="005634F8" w:rsidRDefault="00771119" w:rsidP="005634F8">
      <w:pPr>
        <w:pStyle w:val="NormalBPBHEB"/>
        <w:rPr>
          <w:sz w:val="20"/>
          <w:szCs w:val="20"/>
          <w:rPrChange w:id="737" w:author="Konika Sharma" w:date="2024-10-23T10:40:00Z" w16du:dateUtc="2024-10-23T05:10:00Z">
            <w:rPr/>
          </w:rPrChange>
        </w:rPr>
        <w:pPrChange w:id="738" w:author="Konika Sharma" w:date="2024-10-23T10:40:00Z" w16du:dateUtc="2024-10-23T05:10:00Z">
          <w:pPr>
            <w:pStyle w:val="FootnoteText"/>
          </w:pPr>
        </w:pPrChange>
      </w:pPr>
      <w:r w:rsidRPr="005634F8">
        <w:rPr>
          <w:rStyle w:val="FootnoteReference"/>
          <w:sz w:val="20"/>
          <w:szCs w:val="20"/>
          <w:rPrChange w:id="739" w:author="Konika Sharma" w:date="2024-10-23T10:40:00Z" w16du:dateUtc="2024-10-23T05:10:00Z">
            <w:rPr>
              <w:rStyle w:val="FootnoteReference"/>
            </w:rPr>
          </w:rPrChange>
        </w:rPr>
        <w:footnoteRef/>
      </w:r>
      <w:r w:rsidRPr="005634F8">
        <w:rPr>
          <w:sz w:val="20"/>
          <w:szCs w:val="20"/>
          <w:rPrChange w:id="740" w:author="Konika Sharma" w:date="2024-10-23T10:40:00Z" w16du:dateUtc="2024-10-23T05:10:00Z">
            <w:rPr/>
          </w:rPrChange>
        </w:rPr>
        <w:t xml:space="preserve"> Raj, R., &amp; </w:t>
      </w:r>
      <w:proofErr w:type="spellStart"/>
      <w:r w:rsidRPr="005634F8">
        <w:rPr>
          <w:sz w:val="20"/>
          <w:szCs w:val="20"/>
          <w:rPrChange w:id="741" w:author="Konika Sharma" w:date="2024-10-23T10:40:00Z" w16du:dateUtc="2024-10-23T05:10:00Z">
            <w:rPr/>
          </w:rPrChange>
        </w:rPr>
        <w:t>Breskim</w:t>
      </w:r>
      <w:proofErr w:type="spellEnd"/>
      <w:r w:rsidRPr="005634F8">
        <w:rPr>
          <w:sz w:val="20"/>
          <w:szCs w:val="20"/>
          <w:rPrChange w:id="742" w:author="Konika Sharma" w:date="2024-10-23T10:40:00Z" w16du:dateUtc="2024-10-23T05:10:00Z">
            <w:rPr/>
          </w:rPrChange>
        </w:rPr>
        <w:t xml:space="preserve">, A. (2018). Hands-On Full Stack Development with AWS AppSync and React. </w:t>
      </w:r>
      <w:proofErr w:type="spellStart"/>
      <w:r w:rsidRPr="005634F8">
        <w:rPr>
          <w:sz w:val="20"/>
          <w:szCs w:val="20"/>
          <w:rPrChange w:id="743" w:author="Konika Sharma" w:date="2024-10-23T10:40:00Z" w16du:dateUtc="2024-10-23T05:10:00Z">
            <w:rPr/>
          </w:rPrChange>
        </w:rPr>
        <w:t>Packt</w:t>
      </w:r>
      <w:proofErr w:type="spellEnd"/>
      <w:r w:rsidRPr="005634F8">
        <w:rPr>
          <w:sz w:val="20"/>
          <w:szCs w:val="20"/>
          <w:rPrChange w:id="744" w:author="Konika Sharma" w:date="2024-10-23T10:40:00Z" w16du:dateUtc="2024-10-23T05:10:00Z">
            <w:rPr/>
          </w:rPrChange>
        </w:rPr>
        <w:t xml:space="preserve"> Publishing.</w:t>
      </w:r>
    </w:p>
  </w:footnote>
  <w:footnote w:id="24">
    <w:p w14:paraId="39BF6E5E" w14:textId="7DBFDBD7" w:rsidR="00FC14DF" w:rsidRPr="005634F8" w:rsidRDefault="00FC14DF" w:rsidP="005634F8">
      <w:pPr>
        <w:pStyle w:val="NormalBPBHEB"/>
        <w:rPr>
          <w:sz w:val="20"/>
          <w:szCs w:val="20"/>
          <w:rPrChange w:id="750" w:author="Konika Sharma" w:date="2024-10-23T10:40:00Z" w16du:dateUtc="2024-10-23T05:10:00Z">
            <w:rPr/>
          </w:rPrChange>
        </w:rPr>
        <w:pPrChange w:id="751" w:author="Konika Sharma" w:date="2024-10-23T10:40:00Z" w16du:dateUtc="2024-10-23T05:10:00Z">
          <w:pPr>
            <w:pStyle w:val="FootnoteText"/>
          </w:pPr>
        </w:pPrChange>
      </w:pPr>
      <w:r w:rsidRPr="005634F8">
        <w:rPr>
          <w:rStyle w:val="FootnoteReference"/>
          <w:sz w:val="20"/>
          <w:szCs w:val="20"/>
          <w:rPrChange w:id="752" w:author="Konika Sharma" w:date="2024-10-23T10:40:00Z" w16du:dateUtc="2024-10-23T05:10:00Z">
            <w:rPr>
              <w:rStyle w:val="FootnoteReference"/>
            </w:rPr>
          </w:rPrChange>
        </w:rPr>
        <w:footnoteRef/>
      </w:r>
      <w:r w:rsidRPr="005634F8">
        <w:rPr>
          <w:sz w:val="20"/>
          <w:szCs w:val="20"/>
          <w:rPrChange w:id="753" w:author="Konika Sharma" w:date="2024-10-23T10:40:00Z" w16du:dateUtc="2024-10-23T05:10:00Z">
            <w:rPr/>
          </w:rPrChange>
        </w:rPr>
        <w:t xml:space="preserve"> Johnson, E. (2019). Mastering AWS AppSync: Build Scalable and High-Performing </w:t>
      </w:r>
      <w:proofErr w:type="spellStart"/>
      <w:r w:rsidRPr="005634F8">
        <w:rPr>
          <w:sz w:val="20"/>
          <w:szCs w:val="20"/>
          <w:rPrChange w:id="754" w:author="Konika Sharma" w:date="2024-10-23T10:40:00Z" w16du:dateUtc="2024-10-23T05:10:00Z">
            <w:rPr/>
          </w:rPrChange>
        </w:rPr>
        <w:t>GraphQL</w:t>
      </w:r>
      <w:proofErr w:type="spellEnd"/>
      <w:r w:rsidRPr="005634F8">
        <w:rPr>
          <w:sz w:val="20"/>
          <w:szCs w:val="20"/>
          <w:rPrChange w:id="755" w:author="Konika Sharma" w:date="2024-10-23T10:40:00Z" w16du:dateUtc="2024-10-23T05:10:00Z">
            <w:rPr/>
          </w:rPrChange>
        </w:rPr>
        <w:t xml:space="preserve"> APIs for Your Applications. </w:t>
      </w:r>
      <w:proofErr w:type="spellStart"/>
      <w:r w:rsidRPr="005634F8">
        <w:rPr>
          <w:sz w:val="20"/>
          <w:szCs w:val="20"/>
          <w:rPrChange w:id="756" w:author="Konika Sharma" w:date="2024-10-23T10:40:00Z" w16du:dateUtc="2024-10-23T05:10:00Z">
            <w:rPr/>
          </w:rPrChange>
        </w:rPr>
        <w:t>Packt</w:t>
      </w:r>
      <w:proofErr w:type="spellEnd"/>
      <w:r w:rsidRPr="005634F8">
        <w:rPr>
          <w:sz w:val="20"/>
          <w:szCs w:val="20"/>
          <w:rPrChange w:id="757" w:author="Konika Sharma" w:date="2024-10-23T10:40:00Z" w16du:dateUtc="2024-10-23T05:10:00Z">
            <w:rPr/>
          </w:rPrChange>
        </w:rPr>
        <w:t xml:space="preserve"> Publishing.</w:t>
      </w:r>
    </w:p>
  </w:footnote>
  <w:footnote w:id="25">
    <w:p w14:paraId="2BEFF3F6" w14:textId="6B09334C" w:rsidR="00F67838" w:rsidRPr="005634F8" w:rsidRDefault="00F67838" w:rsidP="005634F8">
      <w:pPr>
        <w:pStyle w:val="NormalBPBHEB"/>
        <w:rPr>
          <w:sz w:val="20"/>
          <w:szCs w:val="20"/>
          <w:rPrChange w:id="761" w:author="Konika Sharma" w:date="2024-10-23T10:40:00Z" w16du:dateUtc="2024-10-23T05:10:00Z">
            <w:rPr/>
          </w:rPrChange>
        </w:rPr>
        <w:pPrChange w:id="762" w:author="Konika Sharma" w:date="2024-10-23T10:40:00Z" w16du:dateUtc="2024-10-23T05:10:00Z">
          <w:pPr>
            <w:pStyle w:val="FootnoteText"/>
          </w:pPr>
        </w:pPrChange>
      </w:pPr>
      <w:r w:rsidRPr="005634F8">
        <w:rPr>
          <w:rStyle w:val="FootnoteReference"/>
          <w:sz w:val="20"/>
          <w:szCs w:val="20"/>
          <w:rPrChange w:id="763" w:author="Konika Sharma" w:date="2024-10-23T10:40:00Z" w16du:dateUtc="2024-10-23T05:10:00Z">
            <w:rPr>
              <w:rStyle w:val="FootnoteReference"/>
            </w:rPr>
          </w:rPrChange>
        </w:rPr>
        <w:footnoteRef/>
      </w:r>
      <w:r w:rsidRPr="005634F8">
        <w:rPr>
          <w:sz w:val="20"/>
          <w:szCs w:val="20"/>
          <w:rPrChange w:id="764" w:author="Konika Sharma" w:date="2024-10-23T10:40:00Z" w16du:dateUtc="2024-10-23T05:10:00Z">
            <w:rPr/>
          </w:rPrChange>
        </w:rPr>
        <w:t xml:space="preserve"> Srinivasan, V. (2019). </w:t>
      </w:r>
      <w:r w:rsidRPr="005634F8">
        <w:rPr>
          <w:i/>
          <w:iCs/>
          <w:sz w:val="20"/>
          <w:szCs w:val="20"/>
          <w:rPrChange w:id="765" w:author="Konika Sharma" w:date="2024-10-23T10:40:00Z" w16du:dateUtc="2024-10-23T05:10:00Z">
            <w:rPr>
              <w:i/>
              <w:iCs/>
            </w:rPr>
          </w:rPrChange>
        </w:rPr>
        <w:t>Mobile DevOps: Deliver Continuous Mobile Apps Faster and More Efficiently.</w:t>
      </w:r>
      <w:r w:rsidRPr="005634F8">
        <w:rPr>
          <w:sz w:val="20"/>
          <w:szCs w:val="20"/>
          <w:rPrChange w:id="766" w:author="Konika Sharma" w:date="2024-10-23T10:40:00Z" w16du:dateUtc="2024-10-23T05:10:00Z">
            <w:rPr/>
          </w:rPrChange>
        </w:rPr>
        <w:t xml:space="preserve"> </w:t>
      </w:r>
      <w:proofErr w:type="spellStart"/>
      <w:r w:rsidRPr="005634F8">
        <w:rPr>
          <w:sz w:val="20"/>
          <w:szCs w:val="20"/>
          <w:rPrChange w:id="767" w:author="Konika Sharma" w:date="2024-10-23T10:40:00Z" w16du:dateUtc="2024-10-23T05:10:00Z">
            <w:rPr/>
          </w:rPrChange>
        </w:rPr>
        <w:t>Apress</w:t>
      </w:r>
      <w:proofErr w:type="spellEnd"/>
      <w:r w:rsidRPr="005634F8">
        <w:rPr>
          <w:sz w:val="20"/>
          <w:szCs w:val="20"/>
          <w:rPrChange w:id="768" w:author="Konika Sharma" w:date="2024-10-23T10:40:00Z" w16du:dateUtc="2024-10-23T05:10:00Z">
            <w:rPr/>
          </w:rPrChange>
        </w:rPr>
        <w:t>.</w:t>
      </w:r>
    </w:p>
  </w:footnote>
  <w:footnote w:id="26">
    <w:p w14:paraId="104AF794" w14:textId="63437EA8" w:rsidR="00F60E62" w:rsidRPr="005634F8" w:rsidRDefault="00F60E62" w:rsidP="005634F8">
      <w:pPr>
        <w:pStyle w:val="NormalBPBHEB"/>
        <w:rPr>
          <w:sz w:val="20"/>
          <w:szCs w:val="20"/>
          <w:rPrChange w:id="772" w:author="Konika Sharma" w:date="2024-10-23T10:40:00Z" w16du:dateUtc="2024-10-23T05:10:00Z">
            <w:rPr/>
          </w:rPrChange>
        </w:rPr>
        <w:pPrChange w:id="773" w:author="Konika Sharma" w:date="2024-10-23T10:40:00Z" w16du:dateUtc="2024-10-23T05:10:00Z">
          <w:pPr>
            <w:pStyle w:val="FootnoteText"/>
          </w:pPr>
        </w:pPrChange>
      </w:pPr>
      <w:r w:rsidRPr="005634F8">
        <w:rPr>
          <w:rStyle w:val="FootnoteReference"/>
          <w:sz w:val="20"/>
          <w:szCs w:val="20"/>
          <w:rPrChange w:id="774" w:author="Konika Sharma" w:date="2024-10-23T10:40:00Z" w16du:dateUtc="2024-10-23T05:10:00Z">
            <w:rPr>
              <w:rStyle w:val="FootnoteReference"/>
            </w:rPr>
          </w:rPrChange>
        </w:rPr>
        <w:footnoteRef/>
      </w:r>
      <w:r w:rsidRPr="005634F8">
        <w:rPr>
          <w:sz w:val="20"/>
          <w:szCs w:val="20"/>
          <w:rPrChange w:id="775" w:author="Konika Sharma" w:date="2024-10-23T10:40:00Z" w16du:dateUtc="2024-10-23T05:10:00Z">
            <w:rPr/>
          </w:rPrChange>
        </w:rPr>
        <w:t xml:space="preserve"> AWS Documentation (2023). AWS Device Farm.</w:t>
      </w:r>
      <w:r w:rsidR="005B7C12" w:rsidRPr="005634F8">
        <w:rPr>
          <w:sz w:val="20"/>
          <w:szCs w:val="20"/>
          <w:rPrChange w:id="776" w:author="Konika Sharma" w:date="2024-10-23T10:40:00Z" w16du:dateUtc="2024-10-23T05:10:00Z">
            <w:rPr/>
          </w:rPrChange>
        </w:rPr>
        <w:t xml:space="preserve"> https://aws.amazon.com/device-farm/</w:t>
      </w:r>
    </w:p>
  </w:footnote>
  <w:footnote w:id="27">
    <w:p w14:paraId="19216A31" w14:textId="024EDCB0" w:rsidR="00F67838" w:rsidRPr="00C93ECA" w:rsidRDefault="00F67838" w:rsidP="00C93ECA">
      <w:pPr>
        <w:pStyle w:val="NormalBPBHEB"/>
        <w:rPr>
          <w:sz w:val="20"/>
          <w:szCs w:val="20"/>
          <w:rPrChange w:id="825" w:author="Konika Sharma" w:date="2024-10-23T10:43:00Z" w16du:dateUtc="2024-10-23T05:13:00Z">
            <w:rPr/>
          </w:rPrChange>
        </w:rPr>
        <w:pPrChange w:id="826" w:author="Konika Sharma" w:date="2024-10-23T10:43:00Z" w16du:dateUtc="2024-10-23T05:13:00Z">
          <w:pPr>
            <w:pStyle w:val="FootnoteText"/>
          </w:pPr>
        </w:pPrChange>
      </w:pPr>
      <w:r w:rsidRPr="00C93ECA">
        <w:rPr>
          <w:rStyle w:val="FootnoteReference"/>
          <w:sz w:val="20"/>
          <w:szCs w:val="20"/>
          <w:rPrChange w:id="827" w:author="Konika Sharma" w:date="2024-10-23T10:43:00Z" w16du:dateUtc="2024-10-23T05:13:00Z">
            <w:rPr>
              <w:rStyle w:val="FootnoteReference"/>
            </w:rPr>
          </w:rPrChange>
        </w:rPr>
        <w:footnoteRef/>
      </w:r>
      <w:r w:rsidRPr="00C93ECA">
        <w:rPr>
          <w:sz w:val="20"/>
          <w:szCs w:val="20"/>
          <w:rPrChange w:id="828" w:author="Konika Sharma" w:date="2024-10-23T10:43:00Z" w16du:dateUtc="2024-10-23T05:13:00Z">
            <w:rPr/>
          </w:rPrChange>
        </w:rPr>
        <w:t xml:space="preserve"> Bender, M., &amp; Karnowski, D. (2018). Continuous Delivery for Mobile with </w:t>
      </w:r>
      <w:proofErr w:type="spellStart"/>
      <w:r w:rsidRPr="00C93ECA">
        <w:rPr>
          <w:sz w:val="20"/>
          <w:szCs w:val="20"/>
          <w:rPrChange w:id="829" w:author="Konika Sharma" w:date="2024-10-23T10:43:00Z" w16du:dateUtc="2024-10-23T05:13:00Z">
            <w:rPr/>
          </w:rPrChange>
        </w:rPr>
        <w:t>fastlane</w:t>
      </w:r>
      <w:proofErr w:type="spellEnd"/>
      <w:r w:rsidRPr="00C93ECA">
        <w:rPr>
          <w:sz w:val="20"/>
          <w:szCs w:val="20"/>
          <w:rPrChange w:id="830" w:author="Konika Sharma" w:date="2024-10-23T10:43:00Z" w16du:dateUtc="2024-10-23T05:13:00Z">
            <w:rPr/>
          </w:rPrChange>
        </w:rPr>
        <w:t>: Automate your mobile development pipeline for faster, more reliable releases. O'Reilly Media.</w:t>
      </w:r>
    </w:p>
  </w:footnote>
  <w:footnote w:id="28">
    <w:p w14:paraId="2EB08A7E" w14:textId="2138C19B" w:rsidR="008D4F7E" w:rsidRPr="00C93ECA" w:rsidRDefault="008D4F7E" w:rsidP="00C93ECA">
      <w:pPr>
        <w:pStyle w:val="NormalBPBHEB"/>
        <w:rPr>
          <w:sz w:val="20"/>
          <w:szCs w:val="20"/>
          <w:rPrChange w:id="847" w:author="Konika Sharma" w:date="2024-10-23T10:43:00Z" w16du:dateUtc="2024-10-23T05:13:00Z">
            <w:rPr/>
          </w:rPrChange>
        </w:rPr>
        <w:pPrChange w:id="848" w:author="Konika Sharma" w:date="2024-10-23T10:43:00Z" w16du:dateUtc="2024-10-23T05:13:00Z">
          <w:pPr>
            <w:pStyle w:val="FootnoteText"/>
          </w:pPr>
        </w:pPrChange>
      </w:pPr>
      <w:r w:rsidRPr="00C93ECA">
        <w:rPr>
          <w:rStyle w:val="FootnoteReference"/>
          <w:sz w:val="20"/>
          <w:szCs w:val="20"/>
          <w:rPrChange w:id="849" w:author="Konika Sharma" w:date="2024-10-23T10:43:00Z" w16du:dateUtc="2024-10-23T05:13:00Z">
            <w:rPr>
              <w:rStyle w:val="FootnoteReference"/>
            </w:rPr>
          </w:rPrChange>
        </w:rPr>
        <w:footnoteRef/>
      </w:r>
      <w:r w:rsidRPr="00C93ECA">
        <w:rPr>
          <w:sz w:val="20"/>
          <w:szCs w:val="20"/>
          <w:rPrChange w:id="850" w:author="Konika Sharma" w:date="2024-10-23T10:43:00Z" w16du:dateUtc="2024-10-23T05:13:00Z">
            <w:rPr/>
          </w:rPrChange>
        </w:rPr>
        <w:t xml:space="preserve"> </w:t>
      </w:r>
      <w:r w:rsidR="005B22D0" w:rsidRPr="00C93ECA">
        <w:rPr>
          <w:sz w:val="20"/>
          <w:szCs w:val="20"/>
          <w:rPrChange w:id="851" w:author="Konika Sharma" w:date="2024-10-23T10:43:00Z" w16du:dateUtc="2024-10-23T05:13:00Z">
            <w:rPr/>
          </w:rPrChange>
        </w:rPr>
        <w:t xml:space="preserve">AWS. (2023). Amazon </w:t>
      </w:r>
      <w:proofErr w:type="spellStart"/>
      <w:r w:rsidR="005B22D0" w:rsidRPr="00C93ECA">
        <w:rPr>
          <w:sz w:val="20"/>
          <w:szCs w:val="20"/>
          <w:rPrChange w:id="852" w:author="Konika Sharma" w:date="2024-10-23T10:43:00Z" w16du:dateUtc="2024-10-23T05:13:00Z">
            <w:rPr/>
          </w:rPrChange>
        </w:rPr>
        <w:t>AppStream</w:t>
      </w:r>
      <w:proofErr w:type="spellEnd"/>
      <w:r w:rsidR="005B22D0" w:rsidRPr="00C93ECA">
        <w:rPr>
          <w:sz w:val="20"/>
          <w:szCs w:val="20"/>
          <w:rPrChange w:id="853" w:author="Konika Sharma" w:date="2024-10-23T10:43:00Z" w16du:dateUtc="2024-10-23T05:13:00Z">
            <w:rPr/>
          </w:rPrChange>
        </w:rPr>
        <w:t xml:space="preserve"> 2.0. </w:t>
      </w:r>
      <w:r w:rsidR="005B22D0" w:rsidRPr="00C93ECA">
        <w:rPr>
          <w:sz w:val="20"/>
          <w:szCs w:val="20"/>
          <w:rPrChange w:id="854" w:author="Konika Sharma" w:date="2024-10-23T10:43:00Z" w16du:dateUtc="2024-10-23T05:13:00Z">
            <w:rPr/>
          </w:rPrChange>
        </w:rPr>
        <w:fldChar w:fldCharType="begin"/>
      </w:r>
      <w:r w:rsidR="005B22D0" w:rsidRPr="00C93ECA">
        <w:rPr>
          <w:sz w:val="20"/>
          <w:szCs w:val="20"/>
          <w:rPrChange w:id="855" w:author="Konika Sharma" w:date="2024-10-23T10:43:00Z" w16du:dateUtc="2024-10-23T05:13:00Z">
            <w:rPr/>
          </w:rPrChange>
        </w:rPr>
        <w:instrText>HYPERLINK "https://aws.amazon.com/appstream2/" \t "_new"</w:instrText>
      </w:r>
      <w:r w:rsidR="005B22D0" w:rsidRPr="00C93ECA">
        <w:rPr>
          <w:sz w:val="20"/>
          <w:szCs w:val="20"/>
          <w:rPrChange w:id="856" w:author="Konika Sharma" w:date="2024-10-23T10:43:00Z" w16du:dateUtc="2024-10-23T05:13:00Z">
            <w:rPr/>
          </w:rPrChange>
        </w:rPr>
      </w:r>
      <w:r w:rsidR="005B22D0" w:rsidRPr="00C93ECA">
        <w:rPr>
          <w:sz w:val="20"/>
          <w:szCs w:val="20"/>
          <w:rPrChange w:id="857" w:author="Konika Sharma" w:date="2024-10-23T10:43:00Z" w16du:dateUtc="2024-10-23T05:13:00Z">
            <w:rPr/>
          </w:rPrChange>
        </w:rPr>
        <w:fldChar w:fldCharType="separate"/>
      </w:r>
      <w:r w:rsidR="005B22D0" w:rsidRPr="00C93ECA">
        <w:rPr>
          <w:rStyle w:val="Hyperlink"/>
          <w:sz w:val="20"/>
          <w:szCs w:val="20"/>
          <w:rPrChange w:id="858" w:author="Konika Sharma" w:date="2024-10-23T10:43:00Z" w16du:dateUtc="2024-10-23T05:13:00Z">
            <w:rPr>
              <w:rStyle w:val="Hyperlink"/>
            </w:rPr>
          </w:rPrChange>
        </w:rPr>
        <w:t>https://aws.amazon.com/appstream2/</w:t>
      </w:r>
      <w:r w:rsidR="005B22D0" w:rsidRPr="00C93ECA">
        <w:rPr>
          <w:rStyle w:val="Hyperlink"/>
          <w:sz w:val="20"/>
          <w:szCs w:val="20"/>
          <w:rPrChange w:id="859" w:author="Konika Sharma" w:date="2024-10-23T10:43:00Z" w16du:dateUtc="2024-10-23T05:13:00Z">
            <w:rPr>
              <w:rStyle w:val="Hyperlink"/>
            </w:rPr>
          </w:rPrChange>
        </w:rPr>
        <w:fldChar w:fldCharType="end"/>
      </w:r>
    </w:p>
  </w:footnote>
  <w:footnote w:id="29">
    <w:p w14:paraId="3F62D81D" w14:textId="19680BB0" w:rsidR="006923EA" w:rsidRPr="00C93ECA" w:rsidRDefault="006923EA" w:rsidP="00C93ECA">
      <w:pPr>
        <w:pStyle w:val="NormalBPBHEB"/>
        <w:rPr>
          <w:sz w:val="20"/>
          <w:szCs w:val="20"/>
          <w:rPrChange w:id="860" w:author="Konika Sharma" w:date="2024-10-23T10:43:00Z" w16du:dateUtc="2024-10-23T05:13:00Z">
            <w:rPr/>
          </w:rPrChange>
        </w:rPr>
        <w:pPrChange w:id="861" w:author="Konika Sharma" w:date="2024-10-23T10:43:00Z" w16du:dateUtc="2024-10-23T05:13:00Z">
          <w:pPr>
            <w:pStyle w:val="FootnoteText"/>
          </w:pPr>
        </w:pPrChange>
      </w:pPr>
      <w:r w:rsidRPr="00C93ECA">
        <w:rPr>
          <w:rStyle w:val="FootnoteReference"/>
          <w:sz w:val="20"/>
          <w:szCs w:val="20"/>
          <w:rPrChange w:id="862" w:author="Konika Sharma" w:date="2024-10-23T10:43:00Z" w16du:dateUtc="2024-10-23T05:13:00Z">
            <w:rPr>
              <w:rStyle w:val="FootnoteReference"/>
            </w:rPr>
          </w:rPrChange>
        </w:rPr>
        <w:footnoteRef/>
      </w:r>
      <w:r w:rsidRPr="00C93ECA">
        <w:rPr>
          <w:sz w:val="20"/>
          <w:szCs w:val="20"/>
          <w:rPrChange w:id="863" w:author="Konika Sharma" w:date="2024-10-23T10:43:00Z" w16du:dateUtc="2024-10-23T05:13:00Z">
            <w:rPr/>
          </w:rPrChange>
        </w:rPr>
        <w:t xml:space="preserve"> AWS. (2023). Amazon </w:t>
      </w:r>
      <w:proofErr w:type="spellStart"/>
      <w:r w:rsidRPr="00C93ECA">
        <w:rPr>
          <w:sz w:val="20"/>
          <w:szCs w:val="20"/>
          <w:rPrChange w:id="864" w:author="Konika Sharma" w:date="2024-10-23T10:43:00Z" w16du:dateUtc="2024-10-23T05:13:00Z">
            <w:rPr/>
          </w:rPrChange>
        </w:rPr>
        <w:t>WorkSpaces</w:t>
      </w:r>
      <w:proofErr w:type="spellEnd"/>
      <w:r w:rsidRPr="00C93ECA">
        <w:rPr>
          <w:sz w:val="20"/>
          <w:szCs w:val="20"/>
          <w:rPrChange w:id="865" w:author="Konika Sharma" w:date="2024-10-23T10:43:00Z" w16du:dateUtc="2024-10-23T05:13:00Z">
            <w:rPr/>
          </w:rPrChange>
        </w:rPr>
        <w:t xml:space="preserve">. </w:t>
      </w:r>
      <w:r w:rsidRPr="00C93ECA">
        <w:rPr>
          <w:sz w:val="20"/>
          <w:szCs w:val="20"/>
          <w:rPrChange w:id="866" w:author="Konika Sharma" w:date="2024-10-23T10:43:00Z" w16du:dateUtc="2024-10-23T05:13:00Z">
            <w:rPr/>
          </w:rPrChange>
        </w:rPr>
        <w:fldChar w:fldCharType="begin"/>
      </w:r>
      <w:r w:rsidRPr="00C93ECA">
        <w:rPr>
          <w:sz w:val="20"/>
          <w:szCs w:val="20"/>
          <w:rPrChange w:id="867" w:author="Konika Sharma" w:date="2024-10-23T10:43:00Z" w16du:dateUtc="2024-10-23T05:13:00Z">
            <w:rPr/>
          </w:rPrChange>
        </w:rPr>
        <w:instrText>HYPERLINK "https://aws.amazon.com/workspaces/" \t "_new"</w:instrText>
      </w:r>
      <w:r w:rsidRPr="00C93ECA">
        <w:rPr>
          <w:sz w:val="20"/>
          <w:szCs w:val="20"/>
          <w:rPrChange w:id="868" w:author="Konika Sharma" w:date="2024-10-23T10:43:00Z" w16du:dateUtc="2024-10-23T05:13:00Z">
            <w:rPr/>
          </w:rPrChange>
        </w:rPr>
      </w:r>
      <w:r w:rsidRPr="00C93ECA">
        <w:rPr>
          <w:sz w:val="20"/>
          <w:szCs w:val="20"/>
          <w:rPrChange w:id="869" w:author="Konika Sharma" w:date="2024-10-23T10:43:00Z" w16du:dateUtc="2024-10-23T05:13:00Z">
            <w:rPr/>
          </w:rPrChange>
        </w:rPr>
        <w:fldChar w:fldCharType="separate"/>
      </w:r>
      <w:r w:rsidRPr="00C93ECA">
        <w:rPr>
          <w:rStyle w:val="Hyperlink"/>
          <w:sz w:val="20"/>
          <w:szCs w:val="20"/>
          <w:rPrChange w:id="870" w:author="Konika Sharma" w:date="2024-10-23T10:43:00Z" w16du:dateUtc="2024-10-23T05:13:00Z">
            <w:rPr>
              <w:rStyle w:val="Hyperlink"/>
            </w:rPr>
          </w:rPrChange>
        </w:rPr>
        <w:t>https://aws.amazon.com/workspaces/</w:t>
      </w:r>
      <w:r w:rsidRPr="00C93ECA">
        <w:rPr>
          <w:rStyle w:val="Hyperlink"/>
          <w:sz w:val="20"/>
          <w:szCs w:val="20"/>
          <w:rPrChange w:id="871" w:author="Konika Sharma" w:date="2024-10-23T10:43:00Z" w16du:dateUtc="2024-10-23T05:13:00Z">
            <w:rPr>
              <w:rStyle w:val="Hyperlink"/>
            </w:rPr>
          </w:rPrChange>
        </w:rPr>
        <w:fldChar w:fldCharType="end"/>
      </w:r>
    </w:p>
  </w:footnote>
  <w:footnote w:id="30">
    <w:p w14:paraId="0F218AA3" w14:textId="653DB79E" w:rsidR="00B9734B" w:rsidRPr="00C93ECA" w:rsidRDefault="00B9734B" w:rsidP="00C93ECA">
      <w:pPr>
        <w:pStyle w:val="NormalBPBHEB"/>
        <w:rPr>
          <w:sz w:val="20"/>
          <w:szCs w:val="20"/>
          <w:rPrChange w:id="872" w:author="Konika Sharma" w:date="2024-10-23T10:43:00Z" w16du:dateUtc="2024-10-23T05:13:00Z">
            <w:rPr/>
          </w:rPrChange>
        </w:rPr>
        <w:pPrChange w:id="873" w:author="Konika Sharma" w:date="2024-10-23T10:43:00Z" w16du:dateUtc="2024-10-23T05:13:00Z">
          <w:pPr>
            <w:pStyle w:val="FootnoteText"/>
          </w:pPr>
        </w:pPrChange>
      </w:pPr>
      <w:r w:rsidRPr="00C93ECA">
        <w:rPr>
          <w:rStyle w:val="FootnoteReference"/>
          <w:sz w:val="20"/>
          <w:szCs w:val="20"/>
          <w:rPrChange w:id="874" w:author="Konika Sharma" w:date="2024-10-23T10:43:00Z" w16du:dateUtc="2024-10-23T05:13:00Z">
            <w:rPr>
              <w:rStyle w:val="FootnoteReference"/>
            </w:rPr>
          </w:rPrChange>
        </w:rPr>
        <w:footnoteRef/>
      </w:r>
      <w:r w:rsidRPr="00C93ECA">
        <w:rPr>
          <w:sz w:val="20"/>
          <w:szCs w:val="20"/>
          <w:rPrChange w:id="875" w:author="Konika Sharma" w:date="2024-10-23T10:43:00Z" w16du:dateUtc="2024-10-23T05:13:00Z">
            <w:rPr/>
          </w:rPrChange>
        </w:rPr>
        <w:t xml:space="preserve"> Smith, J., &amp; Jones, A. (2018). Cloud Computing Advances in Modern Business. Academic Press.</w:t>
      </w:r>
    </w:p>
  </w:footnote>
  <w:footnote w:id="31">
    <w:p w14:paraId="73238F53" w14:textId="1DB81860" w:rsidR="00C669CF" w:rsidRPr="00C93ECA" w:rsidRDefault="00C669CF" w:rsidP="00C93ECA">
      <w:pPr>
        <w:pStyle w:val="NormalBPBHEB"/>
        <w:rPr>
          <w:sz w:val="20"/>
          <w:szCs w:val="20"/>
          <w:rPrChange w:id="880" w:author="Konika Sharma" w:date="2024-10-23T10:43:00Z" w16du:dateUtc="2024-10-23T05:13:00Z">
            <w:rPr/>
          </w:rPrChange>
        </w:rPr>
        <w:pPrChange w:id="881" w:author="Konika Sharma" w:date="2024-10-23T10:43:00Z" w16du:dateUtc="2024-10-23T05:13:00Z">
          <w:pPr>
            <w:pStyle w:val="FootnoteText"/>
          </w:pPr>
        </w:pPrChange>
      </w:pPr>
      <w:r w:rsidRPr="00C93ECA">
        <w:rPr>
          <w:rStyle w:val="FootnoteReference"/>
          <w:sz w:val="20"/>
          <w:szCs w:val="20"/>
          <w:rPrChange w:id="882" w:author="Konika Sharma" w:date="2024-10-23T10:43:00Z" w16du:dateUtc="2024-10-23T05:13:00Z">
            <w:rPr>
              <w:rStyle w:val="FootnoteReference"/>
            </w:rPr>
          </w:rPrChange>
        </w:rPr>
        <w:footnoteRef/>
      </w:r>
      <w:r w:rsidRPr="00C93ECA">
        <w:rPr>
          <w:sz w:val="20"/>
          <w:szCs w:val="20"/>
          <w:rPrChange w:id="883" w:author="Konika Sharma" w:date="2024-10-23T10:43:00Z" w16du:dateUtc="2024-10-23T05:13:00Z">
            <w:rPr/>
          </w:rPrChange>
        </w:rPr>
        <w:t xml:space="preserve"> </w:t>
      </w:r>
      <w:r w:rsidR="00B9734B" w:rsidRPr="00C93ECA">
        <w:rPr>
          <w:sz w:val="20"/>
          <w:szCs w:val="20"/>
          <w:rPrChange w:id="884" w:author="Konika Sharma" w:date="2024-10-23T10:43:00Z" w16du:dateUtc="2024-10-23T05:13:00Z">
            <w:rPr/>
          </w:rPrChange>
        </w:rPr>
        <w:t>AWS. (2023). Amazon API Gateway</w:t>
      </w:r>
      <w:r w:rsidR="00B9734B" w:rsidRPr="00C93ECA">
        <w:rPr>
          <w:b/>
          <w:bCs/>
          <w:sz w:val="20"/>
          <w:szCs w:val="20"/>
          <w:rPrChange w:id="885" w:author="Konika Sharma" w:date="2024-10-23T10:43:00Z" w16du:dateUtc="2024-10-23T05:13:00Z">
            <w:rPr>
              <w:b/>
              <w:bCs/>
            </w:rPr>
          </w:rPrChange>
        </w:rPr>
        <w:t>.</w:t>
      </w:r>
      <w:r w:rsidR="00B9734B" w:rsidRPr="00C93ECA">
        <w:rPr>
          <w:sz w:val="20"/>
          <w:szCs w:val="20"/>
          <w:rPrChange w:id="886" w:author="Konika Sharma" w:date="2024-10-23T10:43:00Z" w16du:dateUtc="2024-10-23T05:13:00Z">
            <w:rPr/>
          </w:rPrChange>
        </w:rPr>
        <w:t xml:space="preserve"> </w:t>
      </w:r>
      <w:r w:rsidR="00B9734B" w:rsidRPr="00C93ECA">
        <w:rPr>
          <w:sz w:val="20"/>
          <w:szCs w:val="20"/>
          <w:rPrChange w:id="887" w:author="Konika Sharma" w:date="2024-10-23T10:43:00Z" w16du:dateUtc="2024-10-23T05:13:00Z">
            <w:rPr/>
          </w:rPrChange>
        </w:rPr>
        <w:fldChar w:fldCharType="begin"/>
      </w:r>
      <w:r w:rsidR="00B9734B" w:rsidRPr="00C93ECA">
        <w:rPr>
          <w:sz w:val="20"/>
          <w:szCs w:val="20"/>
          <w:rPrChange w:id="888" w:author="Konika Sharma" w:date="2024-10-23T10:43:00Z" w16du:dateUtc="2024-10-23T05:13:00Z">
            <w:rPr/>
          </w:rPrChange>
        </w:rPr>
        <w:instrText>HYPERLINK "https://aws.amazon.com/api-gateway/" \t "_new"</w:instrText>
      </w:r>
      <w:r w:rsidR="00B9734B" w:rsidRPr="00C93ECA">
        <w:rPr>
          <w:sz w:val="20"/>
          <w:szCs w:val="20"/>
          <w:rPrChange w:id="889" w:author="Konika Sharma" w:date="2024-10-23T10:43:00Z" w16du:dateUtc="2024-10-23T05:13:00Z">
            <w:rPr/>
          </w:rPrChange>
        </w:rPr>
      </w:r>
      <w:r w:rsidR="00B9734B" w:rsidRPr="00C93ECA">
        <w:rPr>
          <w:sz w:val="20"/>
          <w:szCs w:val="20"/>
          <w:rPrChange w:id="890" w:author="Konika Sharma" w:date="2024-10-23T10:43:00Z" w16du:dateUtc="2024-10-23T05:13:00Z">
            <w:rPr/>
          </w:rPrChange>
        </w:rPr>
        <w:fldChar w:fldCharType="separate"/>
      </w:r>
      <w:r w:rsidR="00B9734B" w:rsidRPr="00C93ECA">
        <w:rPr>
          <w:rStyle w:val="Hyperlink"/>
          <w:sz w:val="20"/>
          <w:szCs w:val="20"/>
          <w:rPrChange w:id="891" w:author="Konika Sharma" w:date="2024-10-23T10:43:00Z" w16du:dateUtc="2024-10-23T05:13:00Z">
            <w:rPr>
              <w:rStyle w:val="Hyperlink"/>
            </w:rPr>
          </w:rPrChange>
        </w:rPr>
        <w:t>https://aws.amazon.com/api-gateway/</w:t>
      </w:r>
      <w:r w:rsidR="00B9734B" w:rsidRPr="00C93ECA">
        <w:rPr>
          <w:rStyle w:val="Hyperlink"/>
          <w:sz w:val="20"/>
          <w:szCs w:val="20"/>
          <w:rPrChange w:id="892" w:author="Konika Sharma" w:date="2024-10-23T10:43:00Z" w16du:dateUtc="2024-10-23T05:13:00Z">
            <w:rPr>
              <w:rStyle w:val="Hyperlink"/>
            </w:rPr>
          </w:rPrChange>
        </w:rPr>
        <w:fldChar w:fldCharType="end"/>
      </w:r>
    </w:p>
  </w:footnote>
  <w:footnote w:id="32">
    <w:p w14:paraId="188B4355" w14:textId="3B279FB6" w:rsidR="001042D5" w:rsidRPr="00C93ECA" w:rsidRDefault="001042D5" w:rsidP="00C93ECA">
      <w:pPr>
        <w:pStyle w:val="NormalBPBHEB"/>
        <w:rPr>
          <w:sz w:val="20"/>
          <w:szCs w:val="20"/>
          <w:rPrChange w:id="893" w:author="Konika Sharma" w:date="2024-10-23T10:43:00Z" w16du:dateUtc="2024-10-23T05:13:00Z">
            <w:rPr/>
          </w:rPrChange>
        </w:rPr>
        <w:pPrChange w:id="894" w:author="Konika Sharma" w:date="2024-10-23T10:43:00Z" w16du:dateUtc="2024-10-23T05:13:00Z">
          <w:pPr>
            <w:pStyle w:val="FootnoteText"/>
          </w:pPr>
        </w:pPrChange>
      </w:pPr>
      <w:r w:rsidRPr="00C93ECA">
        <w:rPr>
          <w:rStyle w:val="FootnoteReference"/>
          <w:sz w:val="20"/>
          <w:szCs w:val="20"/>
          <w:rPrChange w:id="895" w:author="Konika Sharma" w:date="2024-10-23T10:43:00Z" w16du:dateUtc="2024-10-23T05:13:00Z">
            <w:rPr>
              <w:rStyle w:val="FootnoteReference"/>
            </w:rPr>
          </w:rPrChange>
        </w:rPr>
        <w:footnoteRef/>
      </w:r>
      <w:r w:rsidRPr="00C93ECA">
        <w:rPr>
          <w:sz w:val="20"/>
          <w:szCs w:val="20"/>
          <w:rPrChange w:id="896" w:author="Konika Sharma" w:date="2024-10-23T10:43:00Z" w16du:dateUtc="2024-10-23T05:13:00Z">
            <w:rPr/>
          </w:rPrChange>
        </w:rPr>
        <w:t xml:space="preserve"> AWS. (2023). Amazon Location Service. </w:t>
      </w:r>
      <w:r w:rsidRPr="00C93ECA">
        <w:rPr>
          <w:sz w:val="20"/>
          <w:szCs w:val="20"/>
          <w:rPrChange w:id="897" w:author="Konika Sharma" w:date="2024-10-23T10:43:00Z" w16du:dateUtc="2024-10-23T05:13:00Z">
            <w:rPr/>
          </w:rPrChange>
        </w:rPr>
        <w:fldChar w:fldCharType="begin"/>
      </w:r>
      <w:r w:rsidRPr="00C93ECA">
        <w:rPr>
          <w:sz w:val="20"/>
          <w:szCs w:val="20"/>
          <w:rPrChange w:id="898" w:author="Konika Sharma" w:date="2024-10-23T10:43:00Z" w16du:dateUtc="2024-10-23T05:13:00Z">
            <w:rPr/>
          </w:rPrChange>
        </w:rPr>
        <w:instrText>HYPERLINK "https://aws.amazon.com/location/" \t "_new"</w:instrText>
      </w:r>
      <w:r w:rsidRPr="00C93ECA">
        <w:rPr>
          <w:sz w:val="20"/>
          <w:szCs w:val="20"/>
          <w:rPrChange w:id="899" w:author="Konika Sharma" w:date="2024-10-23T10:43:00Z" w16du:dateUtc="2024-10-23T05:13:00Z">
            <w:rPr/>
          </w:rPrChange>
        </w:rPr>
      </w:r>
      <w:r w:rsidRPr="00C93ECA">
        <w:rPr>
          <w:sz w:val="20"/>
          <w:szCs w:val="20"/>
          <w:rPrChange w:id="900" w:author="Konika Sharma" w:date="2024-10-23T10:43:00Z" w16du:dateUtc="2024-10-23T05:13:00Z">
            <w:rPr/>
          </w:rPrChange>
        </w:rPr>
        <w:fldChar w:fldCharType="separate"/>
      </w:r>
      <w:r w:rsidRPr="00C93ECA">
        <w:rPr>
          <w:rStyle w:val="Hyperlink"/>
          <w:sz w:val="20"/>
          <w:szCs w:val="20"/>
          <w:rPrChange w:id="901" w:author="Konika Sharma" w:date="2024-10-23T10:43:00Z" w16du:dateUtc="2024-10-23T05:13:00Z">
            <w:rPr>
              <w:rStyle w:val="Hyperlink"/>
            </w:rPr>
          </w:rPrChange>
        </w:rPr>
        <w:t>https://aws.amazon.com/location/</w:t>
      </w:r>
      <w:r w:rsidRPr="00C93ECA">
        <w:rPr>
          <w:rStyle w:val="Hyperlink"/>
          <w:sz w:val="20"/>
          <w:szCs w:val="20"/>
          <w:rPrChange w:id="902" w:author="Konika Sharma" w:date="2024-10-23T10:43:00Z" w16du:dateUtc="2024-10-23T05:13:00Z">
            <w:rPr>
              <w:rStyle w:val="Hyperlink"/>
            </w:rPr>
          </w:rPrChange>
        </w:rPr>
        <w:fldChar w:fldCharType="end"/>
      </w:r>
    </w:p>
  </w:footnote>
  <w:footnote w:id="33">
    <w:p w14:paraId="35CFE451" w14:textId="0BC72BF8" w:rsidR="00234528" w:rsidRPr="00C93ECA" w:rsidRDefault="00234528" w:rsidP="00C93ECA">
      <w:pPr>
        <w:pStyle w:val="NormalBPBHEB"/>
        <w:rPr>
          <w:sz w:val="20"/>
          <w:szCs w:val="20"/>
          <w:rPrChange w:id="903" w:author="Konika Sharma" w:date="2024-10-23T10:43:00Z" w16du:dateUtc="2024-10-23T05:13:00Z">
            <w:rPr/>
          </w:rPrChange>
        </w:rPr>
        <w:pPrChange w:id="904" w:author="Konika Sharma" w:date="2024-10-23T10:43:00Z" w16du:dateUtc="2024-10-23T05:13:00Z">
          <w:pPr>
            <w:pStyle w:val="FootnoteText"/>
          </w:pPr>
        </w:pPrChange>
      </w:pPr>
      <w:r w:rsidRPr="00C93ECA">
        <w:rPr>
          <w:rStyle w:val="FootnoteReference"/>
          <w:sz w:val="20"/>
          <w:szCs w:val="20"/>
          <w:rPrChange w:id="905" w:author="Konika Sharma" w:date="2024-10-23T10:43:00Z" w16du:dateUtc="2024-10-23T05:13:00Z">
            <w:rPr>
              <w:rStyle w:val="FootnoteReference"/>
            </w:rPr>
          </w:rPrChange>
        </w:rPr>
        <w:footnoteRef/>
      </w:r>
      <w:r w:rsidRPr="00C93ECA">
        <w:rPr>
          <w:sz w:val="20"/>
          <w:szCs w:val="20"/>
          <w:rPrChange w:id="906" w:author="Konika Sharma" w:date="2024-10-23T10:43:00Z" w16du:dateUtc="2024-10-23T05:13:00Z">
            <w:rPr/>
          </w:rPrChange>
        </w:rPr>
        <w:t xml:space="preserve"> AWS. (2023). Amazon Pinpoint. </w:t>
      </w:r>
      <w:r w:rsidRPr="00C93ECA">
        <w:rPr>
          <w:sz w:val="20"/>
          <w:szCs w:val="20"/>
          <w:rPrChange w:id="907" w:author="Konika Sharma" w:date="2024-10-23T10:43:00Z" w16du:dateUtc="2024-10-23T05:13:00Z">
            <w:rPr/>
          </w:rPrChange>
        </w:rPr>
        <w:fldChar w:fldCharType="begin"/>
      </w:r>
      <w:r w:rsidRPr="00C93ECA">
        <w:rPr>
          <w:sz w:val="20"/>
          <w:szCs w:val="20"/>
          <w:rPrChange w:id="908" w:author="Konika Sharma" w:date="2024-10-23T10:43:00Z" w16du:dateUtc="2024-10-23T05:13:00Z">
            <w:rPr/>
          </w:rPrChange>
        </w:rPr>
        <w:instrText>HYPERLINK "https://aws.amazon.com/pinpoint/" \t "_new"</w:instrText>
      </w:r>
      <w:r w:rsidRPr="00C93ECA">
        <w:rPr>
          <w:sz w:val="20"/>
          <w:szCs w:val="20"/>
          <w:rPrChange w:id="909" w:author="Konika Sharma" w:date="2024-10-23T10:43:00Z" w16du:dateUtc="2024-10-23T05:13:00Z">
            <w:rPr/>
          </w:rPrChange>
        </w:rPr>
      </w:r>
      <w:r w:rsidRPr="00C93ECA">
        <w:rPr>
          <w:sz w:val="20"/>
          <w:szCs w:val="20"/>
          <w:rPrChange w:id="910" w:author="Konika Sharma" w:date="2024-10-23T10:43:00Z" w16du:dateUtc="2024-10-23T05:13:00Z">
            <w:rPr/>
          </w:rPrChange>
        </w:rPr>
        <w:fldChar w:fldCharType="separate"/>
      </w:r>
      <w:r w:rsidRPr="00C93ECA">
        <w:rPr>
          <w:rStyle w:val="Hyperlink"/>
          <w:sz w:val="20"/>
          <w:szCs w:val="20"/>
          <w:rPrChange w:id="911" w:author="Konika Sharma" w:date="2024-10-23T10:43:00Z" w16du:dateUtc="2024-10-23T05:13:00Z">
            <w:rPr>
              <w:rStyle w:val="Hyperlink"/>
            </w:rPr>
          </w:rPrChange>
        </w:rPr>
        <w:t>https://aws.amazon.com/pinpoint/</w:t>
      </w:r>
      <w:r w:rsidRPr="00C93ECA">
        <w:rPr>
          <w:rStyle w:val="Hyperlink"/>
          <w:sz w:val="20"/>
          <w:szCs w:val="20"/>
          <w:rPrChange w:id="912" w:author="Konika Sharma" w:date="2024-10-23T10:43:00Z" w16du:dateUtc="2024-10-23T05:13:00Z">
            <w:rPr>
              <w:rStyle w:val="Hyperlink"/>
            </w:rPr>
          </w:rPrChange>
        </w:rPr>
        <w:fldChar w:fldCharType="end"/>
      </w:r>
    </w:p>
  </w:footnote>
  <w:footnote w:id="34">
    <w:p w14:paraId="34F0B026" w14:textId="56411A0F" w:rsidR="004606C3" w:rsidRPr="00C93ECA" w:rsidRDefault="004606C3" w:rsidP="00C93ECA">
      <w:pPr>
        <w:pStyle w:val="NormalBPBHEB"/>
        <w:rPr>
          <w:sz w:val="20"/>
          <w:szCs w:val="20"/>
          <w:rPrChange w:id="913" w:author="Konika Sharma" w:date="2024-10-23T10:43:00Z" w16du:dateUtc="2024-10-23T05:13:00Z">
            <w:rPr/>
          </w:rPrChange>
        </w:rPr>
        <w:pPrChange w:id="914" w:author="Konika Sharma" w:date="2024-10-23T10:43:00Z" w16du:dateUtc="2024-10-23T05:13:00Z">
          <w:pPr>
            <w:pStyle w:val="FootnoteText"/>
          </w:pPr>
        </w:pPrChange>
      </w:pPr>
      <w:r w:rsidRPr="00C93ECA">
        <w:rPr>
          <w:rStyle w:val="FootnoteReference"/>
          <w:sz w:val="20"/>
          <w:szCs w:val="20"/>
          <w:rPrChange w:id="915" w:author="Konika Sharma" w:date="2024-10-23T10:43:00Z" w16du:dateUtc="2024-10-23T05:13:00Z">
            <w:rPr>
              <w:rStyle w:val="FootnoteReference"/>
            </w:rPr>
          </w:rPrChange>
        </w:rPr>
        <w:footnoteRef/>
      </w:r>
      <w:r w:rsidRPr="00C93ECA">
        <w:rPr>
          <w:sz w:val="20"/>
          <w:szCs w:val="20"/>
          <w:rPrChange w:id="916" w:author="Konika Sharma" w:date="2024-10-23T10:43:00Z" w16du:dateUtc="2024-10-23T05:13:00Z">
            <w:rPr/>
          </w:rPrChange>
        </w:rPr>
        <w:t xml:space="preserve"> AWS. (2023). Amazon Simple Email Service (SES). </w:t>
      </w:r>
      <w:r w:rsidRPr="00C93ECA">
        <w:rPr>
          <w:sz w:val="20"/>
          <w:szCs w:val="20"/>
          <w:rPrChange w:id="917" w:author="Konika Sharma" w:date="2024-10-23T10:43:00Z" w16du:dateUtc="2024-10-23T05:13:00Z">
            <w:rPr/>
          </w:rPrChange>
        </w:rPr>
        <w:fldChar w:fldCharType="begin"/>
      </w:r>
      <w:r w:rsidRPr="00C93ECA">
        <w:rPr>
          <w:sz w:val="20"/>
          <w:szCs w:val="20"/>
          <w:rPrChange w:id="918" w:author="Konika Sharma" w:date="2024-10-23T10:43:00Z" w16du:dateUtc="2024-10-23T05:13:00Z">
            <w:rPr/>
          </w:rPrChange>
        </w:rPr>
        <w:instrText>HYPERLINK "https://aws.amazon.com/ses/" \t "_new"</w:instrText>
      </w:r>
      <w:r w:rsidRPr="00C93ECA">
        <w:rPr>
          <w:sz w:val="20"/>
          <w:szCs w:val="20"/>
          <w:rPrChange w:id="919" w:author="Konika Sharma" w:date="2024-10-23T10:43:00Z" w16du:dateUtc="2024-10-23T05:13:00Z">
            <w:rPr/>
          </w:rPrChange>
        </w:rPr>
      </w:r>
      <w:r w:rsidRPr="00C93ECA">
        <w:rPr>
          <w:sz w:val="20"/>
          <w:szCs w:val="20"/>
          <w:rPrChange w:id="920" w:author="Konika Sharma" w:date="2024-10-23T10:43:00Z" w16du:dateUtc="2024-10-23T05:13:00Z">
            <w:rPr/>
          </w:rPrChange>
        </w:rPr>
        <w:fldChar w:fldCharType="separate"/>
      </w:r>
      <w:r w:rsidRPr="00C93ECA">
        <w:rPr>
          <w:rStyle w:val="Hyperlink"/>
          <w:sz w:val="20"/>
          <w:szCs w:val="20"/>
          <w:rPrChange w:id="921" w:author="Konika Sharma" w:date="2024-10-23T10:43:00Z" w16du:dateUtc="2024-10-23T05:13:00Z">
            <w:rPr>
              <w:rStyle w:val="Hyperlink"/>
            </w:rPr>
          </w:rPrChange>
        </w:rPr>
        <w:t>https:/</w:t>
      </w:r>
      <w:r w:rsidRPr="00C93ECA">
        <w:rPr>
          <w:rStyle w:val="Hyperlink"/>
          <w:sz w:val="20"/>
          <w:szCs w:val="20"/>
          <w:rPrChange w:id="922" w:author="Konika Sharma" w:date="2024-10-23T10:43:00Z" w16du:dateUtc="2024-10-23T05:13:00Z">
            <w:rPr>
              <w:rStyle w:val="Hyperlink"/>
            </w:rPr>
          </w:rPrChange>
        </w:rPr>
        <w:t>/</w:t>
      </w:r>
      <w:r w:rsidRPr="00C93ECA">
        <w:rPr>
          <w:rStyle w:val="Hyperlink"/>
          <w:sz w:val="20"/>
          <w:szCs w:val="20"/>
          <w:rPrChange w:id="923" w:author="Konika Sharma" w:date="2024-10-23T10:43:00Z" w16du:dateUtc="2024-10-23T05:13:00Z">
            <w:rPr>
              <w:rStyle w:val="Hyperlink"/>
            </w:rPr>
          </w:rPrChange>
        </w:rPr>
        <w:t>aws.amazon.com/ses/</w:t>
      </w:r>
      <w:r w:rsidRPr="00C93ECA">
        <w:rPr>
          <w:rStyle w:val="Hyperlink"/>
          <w:sz w:val="20"/>
          <w:szCs w:val="20"/>
          <w:rPrChange w:id="924" w:author="Konika Sharma" w:date="2024-10-23T10:43:00Z" w16du:dateUtc="2024-10-23T05:13:00Z">
            <w:rPr>
              <w:rStyle w:val="Hyperlink"/>
            </w:rPr>
          </w:rPrChange>
        </w:rPr>
        <w:fldChar w:fldCharType="end"/>
      </w:r>
    </w:p>
  </w:footnote>
  <w:footnote w:id="35">
    <w:p w14:paraId="69396B78" w14:textId="60C9780D" w:rsidR="00006995" w:rsidRPr="00C93ECA" w:rsidRDefault="00006995" w:rsidP="00C93ECA">
      <w:pPr>
        <w:pStyle w:val="NormalBPBHEB"/>
        <w:rPr>
          <w:sz w:val="20"/>
          <w:szCs w:val="20"/>
          <w:rPrChange w:id="926" w:author="Konika Sharma" w:date="2024-10-23T10:42:00Z" w16du:dateUtc="2024-10-23T05:12:00Z">
            <w:rPr/>
          </w:rPrChange>
        </w:rPr>
        <w:pPrChange w:id="927" w:author="Konika Sharma" w:date="2024-10-23T10:42:00Z" w16du:dateUtc="2024-10-23T05:12:00Z">
          <w:pPr>
            <w:pStyle w:val="FootnoteText"/>
          </w:pPr>
        </w:pPrChange>
      </w:pPr>
      <w:r w:rsidRPr="00C93ECA">
        <w:rPr>
          <w:rStyle w:val="FootnoteReference"/>
          <w:sz w:val="20"/>
          <w:szCs w:val="20"/>
          <w:rPrChange w:id="928" w:author="Konika Sharma" w:date="2024-10-23T10:42:00Z" w16du:dateUtc="2024-10-23T05:12:00Z">
            <w:rPr>
              <w:rStyle w:val="FootnoteReference"/>
            </w:rPr>
          </w:rPrChange>
        </w:rPr>
        <w:footnoteRef/>
      </w:r>
      <w:r w:rsidRPr="00C93ECA">
        <w:rPr>
          <w:sz w:val="20"/>
          <w:szCs w:val="20"/>
          <w:rPrChange w:id="929" w:author="Konika Sharma" w:date="2024-10-23T10:42:00Z" w16du:dateUtc="2024-10-23T05:12:00Z">
            <w:rPr/>
          </w:rPrChange>
        </w:rPr>
        <w:t xml:space="preserve"> AWS. (2023). AWS Amplify. </w:t>
      </w:r>
      <w:r w:rsidRPr="00C93ECA">
        <w:rPr>
          <w:sz w:val="20"/>
          <w:szCs w:val="20"/>
          <w:rPrChange w:id="930" w:author="Konika Sharma" w:date="2024-10-23T10:42:00Z" w16du:dateUtc="2024-10-23T05:12:00Z">
            <w:rPr/>
          </w:rPrChange>
        </w:rPr>
        <w:fldChar w:fldCharType="begin"/>
      </w:r>
      <w:r w:rsidRPr="00C93ECA">
        <w:rPr>
          <w:sz w:val="20"/>
          <w:szCs w:val="20"/>
          <w:rPrChange w:id="931" w:author="Konika Sharma" w:date="2024-10-23T10:42:00Z" w16du:dateUtc="2024-10-23T05:12:00Z">
            <w:rPr/>
          </w:rPrChange>
        </w:rPr>
        <w:instrText>HYPERLINK "https://aws.amazon.com/amplify/" \t "_new"</w:instrText>
      </w:r>
      <w:r w:rsidRPr="00C93ECA">
        <w:rPr>
          <w:sz w:val="20"/>
          <w:szCs w:val="20"/>
          <w:rPrChange w:id="932" w:author="Konika Sharma" w:date="2024-10-23T10:42:00Z" w16du:dateUtc="2024-10-23T05:12:00Z">
            <w:rPr/>
          </w:rPrChange>
        </w:rPr>
      </w:r>
      <w:r w:rsidRPr="00C93ECA">
        <w:rPr>
          <w:sz w:val="20"/>
          <w:szCs w:val="20"/>
          <w:rPrChange w:id="933" w:author="Konika Sharma" w:date="2024-10-23T10:42:00Z" w16du:dateUtc="2024-10-23T05:12:00Z">
            <w:rPr/>
          </w:rPrChange>
        </w:rPr>
        <w:fldChar w:fldCharType="separate"/>
      </w:r>
      <w:r w:rsidRPr="00C93ECA">
        <w:rPr>
          <w:rStyle w:val="Hyperlink"/>
          <w:sz w:val="20"/>
          <w:szCs w:val="20"/>
          <w:rPrChange w:id="934" w:author="Konika Sharma" w:date="2024-10-23T10:42:00Z" w16du:dateUtc="2024-10-23T05:12:00Z">
            <w:rPr>
              <w:rStyle w:val="Hyperlink"/>
            </w:rPr>
          </w:rPrChange>
        </w:rPr>
        <w:t>https://aws.amazon.com/amplify/</w:t>
      </w:r>
      <w:r w:rsidRPr="00C93ECA">
        <w:rPr>
          <w:rStyle w:val="Hyperlink"/>
          <w:sz w:val="20"/>
          <w:szCs w:val="20"/>
          <w:rPrChange w:id="935" w:author="Konika Sharma" w:date="2024-10-23T10:42:00Z" w16du:dateUtc="2024-10-23T05:12:00Z">
            <w:rPr>
              <w:rStyle w:val="Hyperlink"/>
            </w:rPr>
          </w:rPrChange>
        </w:rPr>
        <w:fldChar w:fldCharType="end"/>
      </w:r>
    </w:p>
  </w:footnote>
  <w:footnote w:id="36">
    <w:p w14:paraId="6216FD9F" w14:textId="59E24A71" w:rsidR="003A2774" w:rsidRPr="00C93ECA" w:rsidRDefault="003A2774" w:rsidP="00C93ECA">
      <w:pPr>
        <w:pStyle w:val="NormalBPBHEB"/>
        <w:rPr>
          <w:sz w:val="20"/>
          <w:szCs w:val="20"/>
          <w:rPrChange w:id="936" w:author="Konika Sharma" w:date="2024-10-23T10:42:00Z" w16du:dateUtc="2024-10-23T05:12:00Z">
            <w:rPr/>
          </w:rPrChange>
        </w:rPr>
        <w:pPrChange w:id="937" w:author="Konika Sharma" w:date="2024-10-23T10:42:00Z" w16du:dateUtc="2024-10-23T05:12:00Z">
          <w:pPr>
            <w:pStyle w:val="FootnoteText"/>
          </w:pPr>
        </w:pPrChange>
      </w:pPr>
      <w:r w:rsidRPr="00C93ECA">
        <w:rPr>
          <w:rStyle w:val="FootnoteReference"/>
          <w:sz w:val="20"/>
          <w:szCs w:val="20"/>
          <w:rPrChange w:id="938" w:author="Konika Sharma" w:date="2024-10-23T10:42:00Z" w16du:dateUtc="2024-10-23T05:12:00Z">
            <w:rPr>
              <w:rStyle w:val="FootnoteReference"/>
            </w:rPr>
          </w:rPrChange>
        </w:rPr>
        <w:footnoteRef/>
      </w:r>
      <w:r w:rsidRPr="00C93ECA">
        <w:rPr>
          <w:sz w:val="20"/>
          <w:szCs w:val="20"/>
          <w:rPrChange w:id="939" w:author="Konika Sharma" w:date="2024-10-23T10:42:00Z" w16du:dateUtc="2024-10-23T05:12:00Z">
            <w:rPr/>
          </w:rPrChange>
        </w:rPr>
        <w:t xml:space="preserve"> AWS. (2023). AWS AppSync. </w:t>
      </w:r>
      <w:r w:rsidRPr="00C93ECA">
        <w:rPr>
          <w:sz w:val="20"/>
          <w:szCs w:val="20"/>
          <w:rPrChange w:id="940" w:author="Konika Sharma" w:date="2024-10-23T10:42:00Z" w16du:dateUtc="2024-10-23T05:12:00Z">
            <w:rPr/>
          </w:rPrChange>
        </w:rPr>
        <w:fldChar w:fldCharType="begin"/>
      </w:r>
      <w:r w:rsidRPr="00C93ECA">
        <w:rPr>
          <w:sz w:val="20"/>
          <w:szCs w:val="20"/>
          <w:rPrChange w:id="941" w:author="Konika Sharma" w:date="2024-10-23T10:42:00Z" w16du:dateUtc="2024-10-23T05:12:00Z">
            <w:rPr/>
          </w:rPrChange>
        </w:rPr>
        <w:instrText>HYPERLINK "https://aws.amazon.com/appsync/" \t "_new"</w:instrText>
      </w:r>
      <w:r w:rsidRPr="00C93ECA">
        <w:rPr>
          <w:sz w:val="20"/>
          <w:szCs w:val="20"/>
          <w:rPrChange w:id="942" w:author="Konika Sharma" w:date="2024-10-23T10:42:00Z" w16du:dateUtc="2024-10-23T05:12:00Z">
            <w:rPr/>
          </w:rPrChange>
        </w:rPr>
      </w:r>
      <w:r w:rsidRPr="00C93ECA">
        <w:rPr>
          <w:sz w:val="20"/>
          <w:szCs w:val="20"/>
          <w:rPrChange w:id="943" w:author="Konika Sharma" w:date="2024-10-23T10:42:00Z" w16du:dateUtc="2024-10-23T05:12:00Z">
            <w:rPr/>
          </w:rPrChange>
        </w:rPr>
        <w:fldChar w:fldCharType="separate"/>
      </w:r>
      <w:r w:rsidRPr="00C93ECA">
        <w:rPr>
          <w:rStyle w:val="Hyperlink"/>
          <w:sz w:val="20"/>
          <w:szCs w:val="20"/>
          <w:rPrChange w:id="944" w:author="Konika Sharma" w:date="2024-10-23T10:42:00Z" w16du:dateUtc="2024-10-23T05:12:00Z">
            <w:rPr>
              <w:rStyle w:val="Hyperlink"/>
            </w:rPr>
          </w:rPrChange>
        </w:rPr>
        <w:t>https://aws.amazon.com/appsync/</w:t>
      </w:r>
      <w:r w:rsidRPr="00C93ECA">
        <w:rPr>
          <w:rStyle w:val="Hyperlink"/>
          <w:sz w:val="20"/>
          <w:szCs w:val="20"/>
          <w:rPrChange w:id="945" w:author="Konika Sharma" w:date="2024-10-23T10:42:00Z" w16du:dateUtc="2024-10-23T05:12:00Z">
            <w:rPr>
              <w:rStyle w:val="Hyperlink"/>
            </w:rPr>
          </w:rPrChange>
        </w:rPr>
        <w:fldChar w:fldCharType="end"/>
      </w:r>
    </w:p>
  </w:footnote>
  <w:footnote w:id="37">
    <w:p w14:paraId="0D81EA55" w14:textId="4F9A72E7" w:rsidR="00476B7A" w:rsidRPr="00C93ECA" w:rsidRDefault="00476B7A" w:rsidP="00C93ECA">
      <w:pPr>
        <w:pStyle w:val="NormalBPBHEB"/>
        <w:rPr>
          <w:sz w:val="20"/>
          <w:szCs w:val="20"/>
          <w:rPrChange w:id="946" w:author="Konika Sharma" w:date="2024-10-23T10:42:00Z" w16du:dateUtc="2024-10-23T05:12:00Z">
            <w:rPr/>
          </w:rPrChange>
        </w:rPr>
        <w:pPrChange w:id="947" w:author="Konika Sharma" w:date="2024-10-23T10:42:00Z" w16du:dateUtc="2024-10-23T05:12:00Z">
          <w:pPr>
            <w:pStyle w:val="FootnoteText"/>
          </w:pPr>
        </w:pPrChange>
      </w:pPr>
      <w:r w:rsidRPr="00C93ECA">
        <w:rPr>
          <w:rStyle w:val="FootnoteReference"/>
          <w:sz w:val="20"/>
          <w:szCs w:val="20"/>
          <w:rPrChange w:id="948" w:author="Konika Sharma" w:date="2024-10-23T10:42:00Z" w16du:dateUtc="2024-10-23T05:12:00Z">
            <w:rPr>
              <w:rStyle w:val="FootnoteReference"/>
            </w:rPr>
          </w:rPrChange>
        </w:rPr>
        <w:footnoteRef/>
      </w:r>
      <w:r w:rsidRPr="00C93ECA">
        <w:rPr>
          <w:sz w:val="20"/>
          <w:szCs w:val="20"/>
          <w:rPrChange w:id="949" w:author="Konika Sharma" w:date="2024-10-23T10:42:00Z" w16du:dateUtc="2024-10-23T05:12:00Z">
            <w:rPr/>
          </w:rPrChange>
        </w:rPr>
        <w:t xml:space="preserve"> AWS. (2023). AWS Device Farm. </w:t>
      </w:r>
      <w:r w:rsidRPr="00C93ECA">
        <w:rPr>
          <w:sz w:val="20"/>
          <w:szCs w:val="20"/>
          <w:rPrChange w:id="950" w:author="Konika Sharma" w:date="2024-10-23T10:42:00Z" w16du:dateUtc="2024-10-23T05:12:00Z">
            <w:rPr/>
          </w:rPrChange>
        </w:rPr>
        <w:fldChar w:fldCharType="begin"/>
      </w:r>
      <w:r w:rsidRPr="00C93ECA">
        <w:rPr>
          <w:sz w:val="20"/>
          <w:szCs w:val="20"/>
          <w:rPrChange w:id="951" w:author="Konika Sharma" w:date="2024-10-23T10:42:00Z" w16du:dateUtc="2024-10-23T05:12:00Z">
            <w:rPr/>
          </w:rPrChange>
        </w:rPr>
        <w:instrText>HYPERLINK "https://aws.amazon.com/device-farm/" \t "_new"</w:instrText>
      </w:r>
      <w:r w:rsidRPr="00C93ECA">
        <w:rPr>
          <w:sz w:val="20"/>
          <w:szCs w:val="20"/>
          <w:rPrChange w:id="952" w:author="Konika Sharma" w:date="2024-10-23T10:42:00Z" w16du:dateUtc="2024-10-23T05:12:00Z">
            <w:rPr/>
          </w:rPrChange>
        </w:rPr>
      </w:r>
      <w:r w:rsidRPr="00C93ECA">
        <w:rPr>
          <w:sz w:val="20"/>
          <w:szCs w:val="20"/>
          <w:rPrChange w:id="953" w:author="Konika Sharma" w:date="2024-10-23T10:42:00Z" w16du:dateUtc="2024-10-23T05:12:00Z">
            <w:rPr/>
          </w:rPrChange>
        </w:rPr>
        <w:fldChar w:fldCharType="separate"/>
      </w:r>
      <w:r w:rsidRPr="00C93ECA">
        <w:rPr>
          <w:rStyle w:val="Hyperlink"/>
          <w:sz w:val="20"/>
          <w:szCs w:val="20"/>
          <w:rPrChange w:id="954" w:author="Konika Sharma" w:date="2024-10-23T10:42:00Z" w16du:dateUtc="2024-10-23T05:12:00Z">
            <w:rPr>
              <w:rStyle w:val="Hyperlink"/>
            </w:rPr>
          </w:rPrChange>
        </w:rPr>
        <w:t>https://aws.amazon.com/device-farm/</w:t>
      </w:r>
      <w:r w:rsidRPr="00C93ECA">
        <w:rPr>
          <w:rStyle w:val="Hyperlink"/>
          <w:sz w:val="20"/>
          <w:szCs w:val="20"/>
          <w:rPrChange w:id="955" w:author="Konika Sharma" w:date="2024-10-23T10:42:00Z" w16du:dateUtc="2024-10-23T05:12:00Z">
            <w:rPr>
              <w:rStyle w:val="Hyperlink"/>
            </w:rPr>
          </w:rPrChange>
        </w:rPr>
        <w:fldChar w:fldCharType="end"/>
      </w:r>
    </w:p>
  </w:footnote>
  <w:footnote w:id="38">
    <w:p w14:paraId="388CFE5F" w14:textId="17450B04" w:rsidR="003E21D1" w:rsidRPr="00C93ECA" w:rsidRDefault="003E21D1" w:rsidP="00C93ECA">
      <w:pPr>
        <w:pStyle w:val="NormalBPBHEB"/>
        <w:rPr>
          <w:sz w:val="20"/>
          <w:szCs w:val="20"/>
          <w:rPrChange w:id="956" w:author="Konika Sharma" w:date="2024-10-23T10:42:00Z" w16du:dateUtc="2024-10-23T05:12:00Z">
            <w:rPr/>
          </w:rPrChange>
        </w:rPr>
        <w:pPrChange w:id="957" w:author="Konika Sharma" w:date="2024-10-23T10:42:00Z" w16du:dateUtc="2024-10-23T05:12:00Z">
          <w:pPr>
            <w:pStyle w:val="FootnoteText"/>
          </w:pPr>
        </w:pPrChange>
      </w:pPr>
      <w:r w:rsidRPr="00C93ECA">
        <w:rPr>
          <w:rStyle w:val="FootnoteReference"/>
          <w:sz w:val="20"/>
          <w:szCs w:val="20"/>
          <w:rPrChange w:id="958" w:author="Konika Sharma" w:date="2024-10-23T10:42:00Z" w16du:dateUtc="2024-10-23T05:12:00Z">
            <w:rPr>
              <w:rStyle w:val="FootnoteReference"/>
            </w:rPr>
          </w:rPrChange>
        </w:rPr>
        <w:footnoteRef/>
      </w:r>
      <w:r w:rsidRPr="00C93ECA">
        <w:rPr>
          <w:sz w:val="20"/>
          <w:szCs w:val="20"/>
          <w:rPrChange w:id="959" w:author="Konika Sharma" w:date="2024-10-23T10:42:00Z" w16du:dateUtc="2024-10-23T05:12:00Z">
            <w:rPr/>
          </w:rPrChange>
        </w:rPr>
        <w:t xml:space="preserve"> Chen, L., &amp; Wang, Y. (2020). </w:t>
      </w:r>
      <w:r w:rsidRPr="00C93ECA">
        <w:rPr>
          <w:i/>
          <w:iCs/>
          <w:sz w:val="20"/>
          <w:szCs w:val="20"/>
          <w:rPrChange w:id="960" w:author="Konika Sharma" w:date="2024-10-23T10:42:00Z" w16du:dateUtc="2024-10-23T05:12:00Z">
            <w:rPr>
              <w:i/>
              <w:iCs/>
            </w:rPr>
          </w:rPrChange>
        </w:rPr>
        <w:t>Mobile Application Development in the Cloud Era.</w:t>
      </w:r>
      <w:r w:rsidRPr="00C93ECA">
        <w:rPr>
          <w:sz w:val="20"/>
          <w:szCs w:val="20"/>
          <w:rPrChange w:id="961" w:author="Konika Sharma" w:date="2024-10-23T10:42:00Z" w16du:dateUtc="2024-10-23T05:12:00Z">
            <w:rPr/>
          </w:rPrChange>
        </w:rPr>
        <w:t xml:space="preserve"> IEEE Transactions on Cloud Computing, 8(3), 456-467.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">
                  <v:group id="Group 1324798426" o:spid="_x0000_s1027" style="position:absolute;left:27980;top:35847;width:50959;height:3905" coordsize="50958,39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">
                    <v:rect id="Rectangle 2049449810" o:spid="_x0000_s1028" style="position:absolute;width:50958;height:39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&#13;&#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&#13;&#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799A4E97"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7977F7">
      <w:rPr>
        <w:rFonts w:ascii="Cambria" w:eastAsia="Cambria" w:hAnsi="Cambria" w:cs="Cambria"/>
        <w:color w:val="000000"/>
      </w:rPr>
      <w:t>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B3D0B"/>
    <w:multiLevelType w:val="multilevel"/>
    <w:tmpl w:val="0C5C62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52E5E"/>
    <w:multiLevelType w:val="multilevel"/>
    <w:tmpl w:val="EB5A68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B0662"/>
    <w:multiLevelType w:val="multilevel"/>
    <w:tmpl w:val="096496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906EB"/>
    <w:multiLevelType w:val="hybridMultilevel"/>
    <w:tmpl w:val="8B501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4827CF"/>
    <w:multiLevelType w:val="multilevel"/>
    <w:tmpl w:val="C29431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855879"/>
    <w:multiLevelType w:val="multilevel"/>
    <w:tmpl w:val="D58E67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FC5002"/>
    <w:multiLevelType w:val="multilevel"/>
    <w:tmpl w:val="3BB4E9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7E56F0"/>
    <w:multiLevelType w:val="multilevel"/>
    <w:tmpl w:val="10281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8501DA"/>
    <w:multiLevelType w:val="multilevel"/>
    <w:tmpl w:val="6E3C8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61375C"/>
    <w:multiLevelType w:val="hybridMultilevel"/>
    <w:tmpl w:val="1C2E8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B486C65"/>
    <w:multiLevelType w:val="multilevel"/>
    <w:tmpl w:val="3A18F6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686F1C"/>
    <w:multiLevelType w:val="multilevel"/>
    <w:tmpl w:val="72B05E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922B8F"/>
    <w:multiLevelType w:val="multilevel"/>
    <w:tmpl w:val="844E15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A317F1"/>
    <w:multiLevelType w:val="multilevel"/>
    <w:tmpl w:val="585C2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6D5F9A"/>
    <w:multiLevelType w:val="hybridMultilevel"/>
    <w:tmpl w:val="E8860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9460ADC"/>
    <w:multiLevelType w:val="multilevel"/>
    <w:tmpl w:val="9FB0A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F7132E"/>
    <w:multiLevelType w:val="multilevel"/>
    <w:tmpl w:val="E09A1D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E51024"/>
    <w:multiLevelType w:val="multilevel"/>
    <w:tmpl w:val="F35A7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386A5C"/>
    <w:multiLevelType w:val="hybridMultilevel"/>
    <w:tmpl w:val="25523B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623A3F"/>
    <w:multiLevelType w:val="multilevel"/>
    <w:tmpl w:val="859079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BF2EFB"/>
    <w:multiLevelType w:val="hybridMultilevel"/>
    <w:tmpl w:val="10E0B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8392E57"/>
    <w:multiLevelType w:val="multilevel"/>
    <w:tmpl w:val="1B6C68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181B74"/>
    <w:multiLevelType w:val="multilevel"/>
    <w:tmpl w:val="DE32DCC0"/>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B435DC"/>
    <w:multiLevelType w:val="hybridMultilevel"/>
    <w:tmpl w:val="F8D22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2480801"/>
    <w:multiLevelType w:val="multilevel"/>
    <w:tmpl w:val="77043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480F05"/>
    <w:multiLevelType w:val="multilevel"/>
    <w:tmpl w:val="C4661C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FD177A"/>
    <w:multiLevelType w:val="multilevel"/>
    <w:tmpl w:val="D2EE8B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8947395">
    <w:abstractNumId w:val="1"/>
  </w:num>
  <w:num w:numId="2" w16cid:durableId="1927495672">
    <w:abstractNumId w:val="11"/>
  </w:num>
  <w:num w:numId="3" w16cid:durableId="2077891430">
    <w:abstractNumId w:val="6"/>
  </w:num>
  <w:num w:numId="4" w16cid:durableId="1841235265">
    <w:abstractNumId w:val="16"/>
  </w:num>
  <w:num w:numId="5" w16cid:durableId="1208569860">
    <w:abstractNumId w:val="2"/>
  </w:num>
  <w:num w:numId="6" w16cid:durableId="1982227040">
    <w:abstractNumId w:val="21"/>
  </w:num>
  <w:num w:numId="7" w16cid:durableId="326175723">
    <w:abstractNumId w:val="5"/>
  </w:num>
  <w:num w:numId="8" w16cid:durableId="1355813712">
    <w:abstractNumId w:val="19"/>
  </w:num>
  <w:num w:numId="9" w16cid:durableId="1978025295">
    <w:abstractNumId w:val="4"/>
  </w:num>
  <w:num w:numId="10" w16cid:durableId="528420770">
    <w:abstractNumId w:val="10"/>
  </w:num>
  <w:num w:numId="11" w16cid:durableId="1964341571">
    <w:abstractNumId w:val="24"/>
  </w:num>
  <w:num w:numId="12" w16cid:durableId="1280334122">
    <w:abstractNumId w:val="17"/>
  </w:num>
  <w:num w:numId="13" w16cid:durableId="200243340">
    <w:abstractNumId w:val="25"/>
  </w:num>
  <w:num w:numId="14" w16cid:durableId="1376344946">
    <w:abstractNumId w:val="13"/>
  </w:num>
  <w:num w:numId="15" w16cid:durableId="361635286">
    <w:abstractNumId w:val="0"/>
  </w:num>
  <w:num w:numId="16" w16cid:durableId="1625039681">
    <w:abstractNumId w:val="15"/>
  </w:num>
  <w:num w:numId="17" w16cid:durableId="607201002">
    <w:abstractNumId w:val="12"/>
  </w:num>
  <w:num w:numId="18" w16cid:durableId="1314749383">
    <w:abstractNumId w:val="8"/>
  </w:num>
  <w:num w:numId="19" w16cid:durableId="372311257">
    <w:abstractNumId w:val="26"/>
  </w:num>
  <w:num w:numId="20" w16cid:durableId="1338120503">
    <w:abstractNumId w:val="7"/>
  </w:num>
  <w:num w:numId="21" w16cid:durableId="1960061753">
    <w:abstractNumId w:val="18"/>
  </w:num>
  <w:num w:numId="22" w16cid:durableId="295598865">
    <w:abstractNumId w:val="3"/>
  </w:num>
  <w:num w:numId="23" w16cid:durableId="1271861991">
    <w:abstractNumId w:val="14"/>
  </w:num>
  <w:num w:numId="24" w16cid:durableId="2144154349">
    <w:abstractNumId w:val="20"/>
  </w:num>
  <w:num w:numId="25" w16cid:durableId="1745569382">
    <w:abstractNumId w:val="22"/>
  </w:num>
  <w:num w:numId="26" w16cid:durableId="652754221">
    <w:abstractNumId w:val="9"/>
  </w:num>
  <w:num w:numId="27" w16cid:durableId="44068613">
    <w:abstractNumId w:val="23"/>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onika Sharma">
    <w15:presenceInfo w15:providerId="None" w15:userId="Konika Shar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023"/>
    <w:rsid w:val="00003767"/>
    <w:rsid w:val="0000613A"/>
    <w:rsid w:val="00006995"/>
    <w:rsid w:val="000072A7"/>
    <w:rsid w:val="000100ED"/>
    <w:rsid w:val="000110DF"/>
    <w:rsid w:val="00011185"/>
    <w:rsid w:val="0001503D"/>
    <w:rsid w:val="00017008"/>
    <w:rsid w:val="0002124C"/>
    <w:rsid w:val="00030538"/>
    <w:rsid w:val="00030B1E"/>
    <w:rsid w:val="00030BB4"/>
    <w:rsid w:val="0003241D"/>
    <w:rsid w:val="000400D5"/>
    <w:rsid w:val="000436B4"/>
    <w:rsid w:val="00044F54"/>
    <w:rsid w:val="000451A5"/>
    <w:rsid w:val="00052C2C"/>
    <w:rsid w:val="0005387F"/>
    <w:rsid w:val="00056C62"/>
    <w:rsid w:val="00063A78"/>
    <w:rsid w:val="00065DFB"/>
    <w:rsid w:val="00067DCE"/>
    <w:rsid w:val="00070CAB"/>
    <w:rsid w:val="00071C4E"/>
    <w:rsid w:val="00072715"/>
    <w:rsid w:val="000736FD"/>
    <w:rsid w:val="000754B8"/>
    <w:rsid w:val="000760BB"/>
    <w:rsid w:val="000761FF"/>
    <w:rsid w:val="00081A29"/>
    <w:rsid w:val="00084FEF"/>
    <w:rsid w:val="00084FF7"/>
    <w:rsid w:val="00086395"/>
    <w:rsid w:val="00087144"/>
    <w:rsid w:val="00087744"/>
    <w:rsid w:val="00091D7D"/>
    <w:rsid w:val="000921D1"/>
    <w:rsid w:val="000923FF"/>
    <w:rsid w:val="000958FD"/>
    <w:rsid w:val="000A061E"/>
    <w:rsid w:val="000A067E"/>
    <w:rsid w:val="000A1F5A"/>
    <w:rsid w:val="000A22F8"/>
    <w:rsid w:val="000A64D2"/>
    <w:rsid w:val="000A6FC3"/>
    <w:rsid w:val="000A7598"/>
    <w:rsid w:val="000B2164"/>
    <w:rsid w:val="000B26D8"/>
    <w:rsid w:val="000B3F94"/>
    <w:rsid w:val="000B52D4"/>
    <w:rsid w:val="000C3886"/>
    <w:rsid w:val="000C4008"/>
    <w:rsid w:val="000C5218"/>
    <w:rsid w:val="000C6524"/>
    <w:rsid w:val="000E008F"/>
    <w:rsid w:val="000E07E1"/>
    <w:rsid w:val="000E0E0C"/>
    <w:rsid w:val="000E130F"/>
    <w:rsid w:val="000E1DF5"/>
    <w:rsid w:val="000E3CDB"/>
    <w:rsid w:val="000E42E2"/>
    <w:rsid w:val="000E4B0E"/>
    <w:rsid w:val="000F0C23"/>
    <w:rsid w:val="000F14DE"/>
    <w:rsid w:val="000F363F"/>
    <w:rsid w:val="000F394B"/>
    <w:rsid w:val="000F4A3D"/>
    <w:rsid w:val="00102D55"/>
    <w:rsid w:val="001042D5"/>
    <w:rsid w:val="00105AD3"/>
    <w:rsid w:val="00106C44"/>
    <w:rsid w:val="0011237F"/>
    <w:rsid w:val="00113F92"/>
    <w:rsid w:val="001148EB"/>
    <w:rsid w:val="00126EC4"/>
    <w:rsid w:val="00126EEB"/>
    <w:rsid w:val="00127E61"/>
    <w:rsid w:val="00130CC3"/>
    <w:rsid w:val="001347CC"/>
    <w:rsid w:val="001351C7"/>
    <w:rsid w:val="001368FB"/>
    <w:rsid w:val="00143CEC"/>
    <w:rsid w:val="00143E85"/>
    <w:rsid w:val="0014564F"/>
    <w:rsid w:val="00150779"/>
    <w:rsid w:val="00150842"/>
    <w:rsid w:val="001531E8"/>
    <w:rsid w:val="0015445A"/>
    <w:rsid w:val="00161170"/>
    <w:rsid w:val="00162EA6"/>
    <w:rsid w:val="00166046"/>
    <w:rsid w:val="00167099"/>
    <w:rsid w:val="00170BB9"/>
    <w:rsid w:val="00170D10"/>
    <w:rsid w:val="00171C80"/>
    <w:rsid w:val="00172F2B"/>
    <w:rsid w:val="00180AC9"/>
    <w:rsid w:val="00181E3B"/>
    <w:rsid w:val="00181E96"/>
    <w:rsid w:val="00181FFB"/>
    <w:rsid w:val="00183837"/>
    <w:rsid w:val="00184745"/>
    <w:rsid w:val="00184F7C"/>
    <w:rsid w:val="001926E1"/>
    <w:rsid w:val="001950B5"/>
    <w:rsid w:val="00195151"/>
    <w:rsid w:val="001965A1"/>
    <w:rsid w:val="0019696B"/>
    <w:rsid w:val="001A17D7"/>
    <w:rsid w:val="001A4B4D"/>
    <w:rsid w:val="001B0CC2"/>
    <w:rsid w:val="001B2213"/>
    <w:rsid w:val="001B3AC8"/>
    <w:rsid w:val="001B7FAF"/>
    <w:rsid w:val="001C0B97"/>
    <w:rsid w:val="001C1661"/>
    <w:rsid w:val="001C1B82"/>
    <w:rsid w:val="001C2BFF"/>
    <w:rsid w:val="001C54D0"/>
    <w:rsid w:val="001C72CE"/>
    <w:rsid w:val="001C7FEA"/>
    <w:rsid w:val="001D3C5F"/>
    <w:rsid w:val="001D424E"/>
    <w:rsid w:val="001D4C56"/>
    <w:rsid w:val="001D5266"/>
    <w:rsid w:val="001D6DDC"/>
    <w:rsid w:val="001E0C50"/>
    <w:rsid w:val="001E255B"/>
    <w:rsid w:val="001E709C"/>
    <w:rsid w:val="001F11C7"/>
    <w:rsid w:val="001F33C9"/>
    <w:rsid w:val="001F55AB"/>
    <w:rsid w:val="001F6BF7"/>
    <w:rsid w:val="002030E3"/>
    <w:rsid w:val="0020494D"/>
    <w:rsid w:val="0021172B"/>
    <w:rsid w:val="002157B9"/>
    <w:rsid w:val="00215A1A"/>
    <w:rsid w:val="00216598"/>
    <w:rsid w:val="00216B4D"/>
    <w:rsid w:val="00220C28"/>
    <w:rsid w:val="002240A1"/>
    <w:rsid w:val="00224D11"/>
    <w:rsid w:val="00225EC4"/>
    <w:rsid w:val="00226554"/>
    <w:rsid w:val="00226EE9"/>
    <w:rsid w:val="00230108"/>
    <w:rsid w:val="00230239"/>
    <w:rsid w:val="0023194B"/>
    <w:rsid w:val="00233B10"/>
    <w:rsid w:val="00234528"/>
    <w:rsid w:val="002349B9"/>
    <w:rsid w:val="00235F15"/>
    <w:rsid w:val="00236DC3"/>
    <w:rsid w:val="00237FDC"/>
    <w:rsid w:val="002452C9"/>
    <w:rsid w:val="002469B4"/>
    <w:rsid w:val="0025319A"/>
    <w:rsid w:val="0025324D"/>
    <w:rsid w:val="00256B63"/>
    <w:rsid w:val="00257528"/>
    <w:rsid w:val="00257D23"/>
    <w:rsid w:val="00263629"/>
    <w:rsid w:val="00263889"/>
    <w:rsid w:val="00263A36"/>
    <w:rsid w:val="00263DCE"/>
    <w:rsid w:val="002676E3"/>
    <w:rsid w:val="0027043E"/>
    <w:rsid w:val="00270C88"/>
    <w:rsid w:val="00271800"/>
    <w:rsid w:val="00271BC1"/>
    <w:rsid w:val="00273F68"/>
    <w:rsid w:val="00274E1C"/>
    <w:rsid w:val="00277876"/>
    <w:rsid w:val="00281B5B"/>
    <w:rsid w:val="00282223"/>
    <w:rsid w:val="0028623A"/>
    <w:rsid w:val="0028660D"/>
    <w:rsid w:val="00290ADB"/>
    <w:rsid w:val="002945E7"/>
    <w:rsid w:val="00294923"/>
    <w:rsid w:val="002A32F7"/>
    <w:rsid w:val="002A3A71"/>
    <w:rsid w:val="002A5B0F"/>
    <w:rsid w:val="002B2883"/>
    <w:rsid w:val="002B35D0"/>
    <w:rsid w:val="002B4D26"/>
    <w:rsid w:val="002B6102"/>
    <w:rsid w:val="002B61FE"/>
    <w:rsid w:val="002C02AB"/>
    <w:rsid w:val="002C0D08"/>
    <w:rsid w:val="002C1EA5"/>
    <w:rsid w:val="002C64FB"/>
    <w:rsid w:val="002C761F"/>
    <w:rsid w:val="002D1AAE"/>
    <w:rsid w:val="002D42CA"/>
    <w:rsid w:val="002D633A"/>
    <w:rsid w:val="002E0E0E"/>
    <w:rsid w:val="002E1A1E"/>
    <w:rsid w:val="002E1C52"/>
    <w:rsid w:val="002E7609"/>
    <w:rsid w:val="002E7FE1"/>
    <w:rsid w:val="002F019D"/>
    <w:rsid w:val="002F0A2A"/>
    <w:rsid w:val="002F0C99"/>
    <w:rsid w:val="002F34CB"/>
    <w:rsid w:val="002F372B"/>
    <w:rsid w:val="002F3D7D"/>
    <w:rsid w:val="002F4EEA"/>
    <w:rsid w:val="002F7FAF"/>
    <w:rsid w:val="00300ACE"/>
    <w:rsid w:val="00306B77"/>
    <w:rsid w:val="00310A36"/>
    <w:rsid w:val="003120E2"/>
    <w:rsid w:val="0031210A"/>
    <w:rsid w:val="00313CCD"/>
    <w:rsid w:val="00314A47"/>
    <w:rsid w:val="0031502B"/>
    <w:rsid w:val="0031601E"/>
    <w:rsid w:val="00322FB1"/>
    <w:rsid w:val="00331BBC"/>
    <w:rsid w:val="00332601"/>
    <w:rsid w:val="003331E5"/>
    <w:rsid w:val="003337EE"/>
    <w:rsid w:val="003366B9"/>
    <w:rsid w:val="00337407"/>
    <w:rsid w:val="00340DE5"/>
    <w:rsid w:val="003419E3"/>
    <w:rsid w:val="00342D4C"/>
    <w:rsid w:val="00344002"/>
    <w:rsid w:val="00344462"/>
    <w:rsid w:val="00345228"/>
    <w:rsid w:val="00351237"/>
    <w:rsid w:val="00353CCB"/>
    <w:rsid w:val="00354367"/>
    <w:rsid w:val="00355E7B"/>
    <w:rsid w:val="00357438"/>
    <w:rsid w:val="00360711"/>
    <w:rsid w:val="00362D4F"/>
    <w:rsid w:val="00364180"/>
    <w:rsid w:val="00365ECC"/>
    <w:rsid w:val="00374314"/>
    <w:rsid w:val="00374A1E"/>
    <w:rsid w:val="00374C8D"/>
    <w:rsid w:val="00385FF5"/>
    <w:rsid w:val="003937E1"/>
    <w:rsid w:val="00395756"/>
    <w:rsid w:val="00396C39"/>
    <w:rsid w:val="003A1E9D"/>
    <w:rsid w:val="003A20F5"/>
    <w:rsid w:val="003A2774"/>
    <w:rsid w:val="003A2FA6"/>
    <w:rsid w:val="003A322E"/>
    <w:rsid w:val="003A61A2"/>
    <w:rsid w:val="003B24E3"/>
    <w:rsid w:val="003B4817"/>
    <w:rsid w:val="003B508C"/>
    <w:rsid w:val="003B639D"/>
    <w:rsid w:val="003B7564"/>
    <w:rsid w:val="003C29E6"/>
    <w:rsid w:val="003C3135"/>
    <w:rsid w:val="003C4078"/>
    <w:rsid w:val="003C4DD8"/>
    <w:rsid w:val="003C5C8A"/>
    <w:rsid w:val="003C6A7B"/>
    <w:rsid w:val="003C79A9"/>
    <w:rsid w:val="003D0043"/>
    <w:rsid w:val="003D03B7"/>
    <w:rsid w:val="003D211C"/>
    <w:rsid w:val="003D5B30"/>
    <w:rsid w:val="003D6FDC"/>
    <w:rsid w:val="003E19C0"/>
    <w:rsid w:val="003E21D1"/>
    <w:rsid w:val="003E47ED"/>
    <w:rsid w:val="003E5DD8"/>
    <w:rsid w:val="003E5F1C"/>
    <w:rsid w:val="003E6459"/>
    <w:rsid w:val="003E6DE9"/>
    <w:rsid w:val="003E762E"/>
    <w:rsid w:val="003F0086"/>
    <w:rsid w:val="003F0506"/>
    <w:rsid w:val="003F0A61"/>
    <w:rsid w:val="003F1653"/>
    <w:rsid w:val="003F3348"/>
    <w:rsid w:val="003F419B"/>
    <w:rsid w:val="003F46D5"/>
    <w:rsid w:val="003F69E1"/>
    <w:rsid w:val="003F6FE9"/>
    <w:rsid w:val="003F789B"/>
    <w:rsid w:val="004008EB"/>
    <w:rsid w:val="00403E8B"/>
    <w:rsid w:val="00404AC7"/>
    <w:rsid w:val="00405A33"/>
    <w:rsid w:val="0040635E"/>
    <w:rsid w:val="00406584"/>
    <w:rsid w:val="004073DF"/>
    <w:rsid w:val="004146A6"/>
    <w:rsid w:val="00415C2B"/>
    <w:rsid w:val="00423768"/>
    <w:rsid w:val="0042556D"/>
    <w:rsid w:val="004273A6"/>
    <w:rsid w:val="00430FDA"/>
    <w:rsid w:val="00437BA1"/>
    <w:rsid w:val="004433F7"/>
    <w:rsid w:val="00447A46"/>
    <w:rsid w:val="004512EC"/>
    <w:rsid w:val="00452F34"/>
    <w:rsid w:val="0045397C"/>
    <w:rsid w:val="00455BED"/>
    <w:rsid w:val="00455CEB"/>
    <w:rsid w:val="004606C3"/>
    <w:rsid w:val="004618E2"/>
    <w:rsid w:val="00462040"/>
    <w:rsid w:val="004623B8"/>
    <w:rsid w:val="00465660"/>
    <w:rsid w:val="004704F6"/>
    <w:rsid w:val="00470BA1"/>
    <w:rsid w:val="00470D03"/>
    <w:rsid w:val="004711C0"/>
    <w:rsid w:val="00471746"/>
    <w:rsid w:val="00471A42"/>
    <w:rsid w:val="00475827"/>
    <w:rsid w:val="004769F5"/>
    <w:rsid w:val="00476B7A"/>
    <w:rsid w:val="00477B0C"/>
    <w:rsid w:val="00481029"/>
    <w:rsid w:val="00485C39"/>
    <w:rsid w:val="00485EDE"/>
    <w:rsid w:val="0048676D"/>
    <w:rsid w:val="00486D7A"/>
    <w:rsid w:val="004919B6"/>
    <w:rsid w:val="0049359E"/>
    <w:rsid w:val="004945D8"/>
    <w:rsid w:val="00494C00"/>
    <w:rsid w:val="00494F66"/>
    <w:rsid w:val="004953DD"/>
    <w:rsid w:val="00495541"/>
    <w:rsid w:val="00496204"/>
    <w:rsid w:val="00497417"/>
    <w:rsid w:val="004A19B0"/>
    <w:rsid w:val="004A2285"/>
    <w:rsid w:val="004A30F4"/>
    <w:rsid w:val="004A3B50"/>
    <w:rsid w:val="004A4384"/>
    <w:rsid w:val="004A5B10"/>
    <w:rsid w:val="004A5E99"/>
    <w:rsid w:val="004A5F4B"/>
    <w:rsid w:val="004B442A"/>
    <w:rsid w:val="004B4798"/>
    <w:rsid w:val="004C2B8E"/>
    <w:rsid w:val="004C492B"/>
    <w:rsid w:val="004C50A0"/>
    <w:rsid w:val="004C6348"/>
    <w:rsid w:val="004C75B0"/>
    <w:rsid w:val="004D00FA"/>
    <w:rsid w:val="004D2213"/>
    <w:rsid w:val="004D22A9"/>
    <w:rsid w:val="004D2B5D"/>
    <w:rsid w:val="004D50E7"/>
    <w:rsid w:val="004D52CB"/>
    <w:rsid w:val="004D7121"/>
    <w:rsid w:val="004D7726"/>
    <w:rsid w:val="004E011C"/>
    <w:rsid w:val="004E3C9A"/>
    <w:rsid w:val="004E7B43"/>
    <w:rsid w:val="004F14EA"/>
    <w:rsid w:val="004F2B2B"/>
    <w:rsid w:val="004F3E0F"/>
    <w:rsid w:val="004F3E49"/>
    <w:rsid w:val="004F6D71"/>
    <w:rsid w:val="005000D7"/>
    <w:rsid w:val="00500653"/>
    <w:rsid w:val="005026A3"/>
    <w:rsid w:val="005052ED"/>
    <w:rsid w:val="005062CB"/>
    <w:rsid w:val="00506522"/>
    <w:rsid w:val="00507460"/>
    <w:rsid w:val="00507F81"/>
    <w:rsid w:val="0051055A"/>
    <w:rsid w:val="00513669"/>
    <w:rsid w:val="00517B4A"/>
    <w:rsid w:val="00520CE1"/>
    <w:rsid w:val="00525D5B"/>
    <w:rsid w:val="00530337"/>
    <w:rsid w:val="00532E64"/>
    <w:rsid w:val="00534D6C"/>
    <w:rsid w:val="00534F68"/>
    <w:rsid w:val="00535809"/>
    <w:rsid w:val="00535F92"/>
    <w:rsid w:val="00540875"/>
    <w:rsid w:val="00543DC8"/>
    <w:rsid w:val="00545BF4"/>
    <w:rsid w:val="00546C7A"/>
    <w:rsid w:val="005506D0"/>
    <w:rsid w:val="00552147"/>
    <w:rsid w:val="005553A4"/>
    <w:rsid w:val="0056102A"/>
    <w:rsid w:val="005634F8"/>
    <w:rsid w:val="00565722"/>
    <w:rsid w:val="005672CA"/>
    <w:rsid w:val="005711DE"/>
    <w:rsid w:val="00572CA7"/>
    <w:rsid w:val="00577A39"/>
    <w:rsid w:val="00577D97"/>
    <w:rsid w:val="00580775"/>
    <w:rsid w:val="00582267"/>
    <w:rsid w:val="005836E4"/>
    <w:rsid w:val="005850F8"/>
    <w:rsid w:val="0058576D"/>
    <w:rsid w:val="00592D44"/>
    <w:rsid w:val="005935FF"/>
    <w:rsid w:val="00593ED1"/>
    <w:rsid w:val="005947BA"/>
    <w:rsid w:val="005952D9"/>
    <w:rsid w:val="00595E5D"/>
    <w:rsid w:val="00596338"/>
    <w:rsid w:val="005A0C9D"/>
    <w:rsid w:val="005A193F"/>
    <w:rsid w:val="005A1FB0"/>
    <w:rsid w:val="005A26FE"/>
    <w:rsid w:val="005A6767"/>
    <w:rsid w:val="005B22D0"/>
    <w:rsid w:val="005B4D58"/>
    <w:rsid w:val="005B6CA9"/>
    <w:rsid w:val="005B7775"/>
    <w:rsid w:val="005B7C12"/>
    <w:rsid w:val="005C12AC"/>
    <w:rsid w:val="005D0ECE"/>
    <w:rsid w:val="005D2391"/>
    <w:rsid w:val="005D2436"/>
    <w:rsid w:val="005D5849"/>
    <w:rsid w:val="005E167D"/>
    <w:rsid w:val="005E44FC"/>
    <w:rsid w:val="005E60F4"/>
    <w:rsid w:val="005E789B"/>
    <w:rsid w:val="005F4F4B"/>
    <w:rsid w:val="005F5335"/>
    <w:rsid w:val="005F6ED2"/>
    <w:rsid w:val="00602768"/>
    <w:rsid w:val="00604B5B"/>
    <w:rsid w:val="00604B7D"/>
    <w:rsid w:val="00606B25"/>
    <w:rsid w:val="006120DA"/>
    <w:rsid w:val="0061419B"/>
    <w:rsid w:val="00616800"/>
    <w:rsid w:val="00617906"/>
    <w:rsid w:val="00624418"/>
    <w:rsid w:val="00624570"/>
    <w:rsid w:val="00631166"/>
    <w:rsid w:val="00632A21"/>
    <w:rsid w:val="00634F6B"/>
    <w:rsid w:val="00635C50"/>
    <w:rsid w:val="00635F96"/>
    <w:rsid w:val="006360AB"/>
    <w:rsid w:val="0063633B"/>
    <w:rsid w:val="00637D2F"/>
    <w:rsid w:val="00640785"/>
    <w:rsid w:val="00641B8A"/>
    <w:rsid w:val="00643A96"/>
    <w:rsid w:val="00645B5D"/>
    <w:rsid w:val="00645C65"/>
    <w:rsid w:val="006478B7"/>
    <w:rsid w:val="00650C11"/>
    <w:rsid w:val="00653D3A"/>
    <w:rsid w:val="00653FDB"/>
    <w:rsid w:val="00654F94"/>
    <w:rsid w:val="0066417E"/>
    <w:rsid w:val="0066418A"/>
    <w:rsid w:val="0067225A"/>
    <w:rsid w:val="006752D3"/>
    <w:rsid w:val="00676DFA"/>
    <w:rsid w:val="0068223A"/>
    <w:rsid w:val="0068504A"/>
    <w:rsid w:val="0068706B"/>
    <w:rsid w:val="006872FE"/>
    <w:rsid w:val="006912BA"/>
    <w:rsid w:val="00692336"/>
    <w:rsid w:val="006923EA"/>
    <w:rsid w:val="00693151"/>
    <w:rsid w:val="00694B22"/>
    <w:rsid w:val="00695188"/>
    <w:rsid w:val="006955E7"/>
    <w:rsid w:val="006A31A5"/>
    <w:rsid w:val="006A3D69"/>
    <w:rsid w:val="006A6D44"/>
    <w:rsid w:val="006B052F"/>
    <w:rsid w:val="006B3276"/>
    <w:rsid w:val="006B54C1"/>
    <w:rsid w:val="006B6C72"/>
    <w:rsid w:val="006C05C4"/>
    <w:rsid w:val="006C11E1"/>
    <w:rsid w:val="006C25CB"/>
    <w:rsid w:val="006C5412"/>
    <w:rsid w:val="006C62E7"/>
    <w:rsid w:val="006C70DA"/>
    <w:rsid w:val="006D5831"/>
    <w:rsid w:val="006E4083"/>
    <w:rsid w:val="006E51E8"/>
    <w:rsid w:val="006F0623"/>
    <w:rsid w:val="006F164A"/>
    <w:rsid w:val="006F304C"/>
    <w:rsid w:val="006F3A0E"/>
    <w:rsid w:val="006F5920"/>
    <w:rsid w:val="007027C4"/>
    <w:rsid w:val="007030DC"/>
    <w:rsid w:val="00710F8D"/>
    <w:rsid w:val="007114C0"/>
    <w:rsid w:val="00712299"/>
    <w:rsid w:val="00713E4B"/>
    <w:rsid w:val="00714F60"/>
    <w:rsid w:val="00717720"/>
    <w:rsid w:val="00717F4C"/>
    <w:rsid w:val="00720C3B"/>
    <w:rsid w:val="00723C33"/>
    <w:rsid w:val="00724932"/>
    <w:rsid w:val="00726BCB"/>
    <w:rsid w:val="00726C35"/>
    <w:rsid w:val="007300A7"/>
    <w:rsid w:val="00730E7B"/>
    <w:rsid w:val="00730E7C"/>
    <w:rsid w:val="00733217"/>
    <w:rsid w:val="00737068"/>
    <w:rsid w:val="007407CB"/>
    <w:rsid w:val="00740AAD"/>
    <w:rsid w:val="0074309D"/>
    <w:rsid w:val="007474D6"/>
    <w:rsid w:val="00754372"/>
    <w:rsid w:val="00754517"/>
    <w:rsid w:val="00756019"/>
    <w:rsid w:val="007600C1"/>
    <w:rsid w:val="00762A78"/>
    <w:rsid w:val="00763F00"/>
    <w:rsid w:val="00771119"/>
    <w:rsid w:val="00772035"/>
    <w:rsid w:val="00774BFB"/>
    <w:rsid w:val="00775874"/>
    <w:rsid w:val="00776049"/>
    <w:rsid w:val="00776B33"/>
    <w:rsid w:val="00777FAB"/>
    <w:rsid w:val="00780849"/>
    <w:rsid w:val="00783B8B"/>
    <w:rsid w:val="00785096"/>
    <w:rsid w:val="00786E08"/>
    <w:rsid w:val="0078705D"/>
    <w:rsid w:val="007935F1"/>
    <w:rsid w:val="00793A56"/>
    <w:rsid w:val="007942F0"/>
    <w:rsid w:val="0079768A"/>
    <w:rsid w:val="007977F7"/>
    <w:rsid w:val="007A3F42"/>
    <w:rsid w:val="007A4B7F"/>
    <w:rsid w:val="007A4EF4"/>
    <w:rsid w:val="007A5C3E"/>
    <w:rsid w:val="007A5CF3"/>
    <w:rsid w:val="007A7127"/>
    <w:rsid w:val="007B4032"/>
    <w:rsid w:val="007B7F41"/>
    <w:rsid w:val="007C1E34"/>
    <w:rsid w:val="007C2B9B"/>
    <w:rsid w:val="007C3D1C"/>
    <w:rsid w:val="007D185F"/>
    <w:rsid w:val="007D1E45"/>
    <w:rsid w:val="007D4B81"/>
    <w:rsid w:val="007E15B2"/>
    <w:rsid w:val="007E1935"/>
    <w:rsid w:val="007E2FB6"/>
    <w:rsid w:val="007E4631"/>
    <w:rsid w:val="007E5554"/>
    <w:rsid w:val="007E6C21"/>
    <w:rsid w:val="007F4507"/>
    <w:rsid w:val="007F6B54"/>
    <w:rsid w:val="00801D74"/>
    <w:rsid w:val="00805D0D"/>
    <w:rsid w:val="00810E7E"/>
    <w:rsid w:val="00814128"/>
    <w:rsid w:val="00815B2E"/>
    <w:rsid w:val="00817872"/>
    <w:rsid w:val="00822725"/>
    <w:rsid w:val="00822C2C"/>
    <w:rsid w:val="00822E57"/>
    <w:rsid w:val="008232A9"/>
    <w:rsid w:val="0082481A"/>
    <w:rsid w:val="008259DB"/>
    <w:rsid w:val="008266DA"/>
    <w:rsid w:val="008305A3"/>
    <w:rsid w:val="008310DB"/>
    <w:rsid w:val="008338D2"/>
    <w:rsid w:val="00834CE5"/>
    <w:rsid w:val="008353AC"/>
    <w:rsid w:val="0083691A"/>
    <w:rsid w:val="008369FB"/>
    <w:rsid w:val="00840666"/>
    <w:rsid w:val="0084214F"/>
    <w:rsid w:val="008430A5"/>
    <w:rsid w:val="00843A21"/>
    <w:rsid w:val="00844175"/>
    <w:rsid w:val="008458F4"/>
    <w:rsid w:val="0084700A"/>
    <w:rsid w:val="0085041F"/>
    <w:rsid w:val="008505D1"/>
    <w:rsid w:val="008516E8"/>
    <w:rsid w:val="00851CBF"/>
    <w:rsid w:val="008546BD"/>
    <w:rsid w:val="008550B3"/>
    <w:rsid w:val="00855ECE"/>
    <w:rsid w:val="008565DE"/>
    <w:rsid w:val="0085737D"/>
    <w:rsid w:val="0086010D"/>
    <w:rsid w:val="00862C76"/>
    <w:rsid w:val="00863BA1"/>
    <w:rsid w:val="0086720E"/>
    <w:rsid w:val="008703EC"/>
    <w:rsid w:val="00872CCD"/>
    <w:rsid w:val="00873DCF"/>
    <w:rsid w:val="00881B12"/>
    <w:rsid w:val="008830F7"/>
    <w:rsid w:val="00884260"/>
    <w:rsid w:val="00887AAB"/>
    <w:rsid w:val="008950CD"/>
    <w:rsid w:val="0089522B"/>
    <w:rsid w:val="008A4741"/>
    <w:rsid w:val="008A4EDE"/>
    <w:rsid w:val="008B1D80"/>
    <w:rsid w:val="008B1FBA"/>
    <w:rsid w:val="008B2A84"/>
    <w:rsid w:val="008B3919"/>
    <w:rsid w:val="008B5829"/>
    <w:rsid w:val="008C68C0"/>
    <w:rsid w:val="008C71AF"/>
    <w:rsid w:val="008C73B1"/>
    <w:rsid w:val="008D064C"/>
    <w:rsid w:val="008D2317"/>
    <w:rsid w:val="008D3E3B"/>
    <w:rsid w:val="008D4F7E"/>
    <w:rsid w:val="008D5767"/>
    <w:rsid w:val="008E169A"/>
    <w:rsid w:val="008E1DC8"/>
    <w:rsid w:val="008E265C"/>
    <w:rsid w:val="008E4F51"/>
    <w:rsid w:val="008E5C36"/>
    <w:rsid w:val="008E6A20"/>
    <w:rsid w:val="008F1AE7"/>
    <w:rsid w:val="008F24BD"/>
    <w:rsid w:val="008F2D69"/>
    <w:rsid w:val="008F4B59"/>
    <w:rsid w:val="008F6634"/>
    <w:rsid w:val="008F6977"/>
    <w:rsid w:val="00900001"/>
    <w:rsid w:val="00900F03"/>
    <w:rsid w:val="00903499"/>
    <w:rsid w:val="00903532"/>
    <w:rsid w:val="00903708"/>
    <w:rsid w:val="009044F7"/>
    <w:rsid w:val="0090593E"/>
    <w:rsid w:val="00906929"/>
    <w:rsid w:val="00906BE7"/>
    <w:rsid w:val="00916597"/>
    <w:rsid w:val="00920751"/>
    <w:rsid w:val="0092349E"/>
    <w:rsid w:val="00923D9F"/>
    <w:rsid w:val="00926D72"/>
    <w:rsid w:val="00927CC5"/>
    <w:rsid w:val="00927F20"/>
    <w:rsid w:val="009304A7"/>
    <w:rsid w:val="00931D4F"/>
    <w:rsid w:val="009326B9"/>
    <w:rsid w:val="009344A2"/>
    <w:rsid w:val="00936DBE"/>
    <w:rsid w:val="00936DE7"/>
    <w:rsid w:val="009375EB"/>
    <w:rsid w:val="00941688"/>
    <w:rsid w:val="00941BFC"/>
    <w:rsid w:val="009423F6"/>
    <w:rsid w:val="009433B5"/>
    <w:rsid w:val="0094412E"/>
    <w:rsid w:val="00945066"/>
    <w:rsid w:val="00947975"/>
    <w:rsid w:val="00952D4F"/>
    <w:rsid w:val="009530CA"/>
    <w:rsid w:val="00954304"/>
    <w:rsid w:val="00955A57"/>
    <w:rsid w:val="00956150"/>
    <w:rsid w:val="00960D6F"/>
    <w:rsid w:val="00961512"/>
    <w:rsid w:val="0096252F"/>
    <w:rsid w:val="00962E4E"/>
    <w:rsid w:val="00964720"/>
    <w:rsid w:val="009658CC"/>
    <w:rsid w:val="00965AB3"/>
    <w:rsid w:val="009666D3"/>
    <w:rsid w:val="00970856"/>
    <w:rsid w:val="009709D3"/>
    <w:rsid w:val="00971EE3"/>
    <w:rsid w:val="00972DC4"/>
    <w:rsid w:val="00977893"/>
    <w:rsid w:val="00984443"/>
    <w:rsid w:val="00984627"/>
    <w:rsid w:val="00985FF2"/>
    <w:rsid w:val="0098653D"/>
    <w:rsid w:val="00987FE7"/>
    <w:rsid w:val="0099023E"/>
    <w:rsid w:val="00990A56"/>
    <w:rsid w:val="00992B43"/>
    <w:rsid w:val="00995582"/>
    <w:rsid w:val="00995D0D"/>
    <w:rsid w:val="00995EED"/>
    <w:rsid w:val="00996F43"/>
    <w:rsid w:val="009A22AF"/>
    <w:rsid w:val="009A3B49"/>
    <w:rsid w:val="009A4DB6"/>
    <w:rsid w:val="009A5186"/>
    <w:rsid w:val="009A51A8"/>
    <w:rsid w:val="009A5AEC"/>
    <w:rsid w:val="009B25F6"/>
    <w:rsid w:val="009B342E"/>
    <w:rsid w:val="009B64A7"/>
    <w:rsid w:val="009B728D"/>
    <w:rsid w:val="009B7431"/>
    <w:rsid w:val="009C077A"/>
    <w:rsid w:val="009C1454"/>
    <w:rsid w:val="009C2FBA"/>
    <w:rsid w:val="009C35FC"/>
    <w:rsid w:val="009C3984"/>
    <w:rsid w:val="009C5555"/>
    <w:rsid w:val="009C6054"/>
    <w:rsid w:val="009C706E"/>
    <w:rsid w:val="009C756A"/>
    <w:rsid w:val="009C76BA"/>
    <w:rsid w:val="009C780B"/>
    <w:rsid w:val="009C7A0F"/>
    <w:rsid w:val="009D0FD1"/>
    <w:rsid w:val="009D1BE8"/>
    <w:rsid w:val="009D636F"/>
    <w:rsid w:val="009D67A2"/>
    <w:rsid w:val="009E18A6"/>
    <w:rsid w:val="009E19DF"/>
    <w:rsid w:val="009E2FFE"/>
    <w:rsid w:val="009E33FA"/>
    <w:rsid w:val="009E40EF"/>
    <w:rsid w:val="009F0465"/>
    <w:rsid w:val="009F0EB1"/>
    <w:rsid w:val="009F200A"/>
    <w:rsid w:val="009F299D"/>
    <w:rsid w:val="009F4145"/>
    <w:rsid w:val="009F5D45"/>
    <w:rsid w:val="009F7795"/>
    <w:rsid w:val="00A0582A"/>
    <w:rsid w:val="00A06411"/>
    <w:rsid w:val="00A102CE"/>
    <w:rsid w:val="00A1086B"/>
    <w:rsid w:val="00A12BF2"/>
    <w:rsid w:val="00A15294"/>
    <w:rsid w:val="00A15655"/>
    <w:rsid w:val="00A15A28"/>
    <w:rsid w:val="00A169D1"/>
    <w:rsid w:val="00A208D3"/>
    <w:rsid w:val="00A21DDB"/>
    <w:rsid w:val="00A23BC2"/>
    <w:rsid w:val="00A32421"/>
    <w:rsid w:val="00A33D01"/>
    <w:rsid w:val="00A3465D"/>
    <w:rsid w:val="00A35DE6"/>
    <w:rsid w:val="00A37A49"/>
    <w:rsid w:val="00A412BE"/>
    <w:rsid w:val="00A45079"/>
    <w:rsid w:val="00A4537E"/>
    <w:rsid w:val="00A45FFC"/>
    <w:rsid w:val="00A47357"/>
    <w:rsid w:val="00A52362"/>
    <w:rsid w:val="00A52AE7"/>
    <w:rsid w:val="00A52E64"/>
    <w:rsid w:val="00A54A29"/>
    <w:rsid w:val="00A56C3C"/>
    <w:rsid w:val="00A56DA6"/>
    <w:rsid w:val="00A5715B"/>
    <w:rsid w:val="00A606E8"/>
    <w:rsid w:val="00A6287E"/>
    <w:rsid w:val="00A6349C"/>
    <w:rsid w:val="00A642AD"/>
    <w:rsid w:val="00A66E30"/>
    <w:rsid w:val="00A7162B"/>
    <w:rsid w:val="00A716EF"/>
    <w:rsid w:val="00A71D26"/>
    <w:rsid w:val="00A75245"/>
    <w:rsid w:val="00A801FB"/>
    <w:rsid w:val="00A804E0"/>
    <w:rsid w:val="00A815DD"/>
    <w:rsid w:val="00A81A35"/>
    <w:rsid w:val="00A830FE"/>
    <w:rsid w:val="00A904A3"/>
    <w:rsid w:val="00AA2E53"/>
    <w:rsid w:val="00AA423C"/>
    <w:rsid w:val="00AA52E0"/>
    <w:rsid w:val="00AA66A6"/>
    <w:rsid w:val="00AA6D24"/>
    <w:rsid w:val="00AA7468"/>
    <w:rsid w:val="00AB156D"/>
    <w:rsid w:val="00AB5F29"/>
    <w:rsid w:val="00AB6A59"/>
    <w:rsid w:val="00AC0946"/>
    <w:rsid w:val="00AC38B0"/>
    <w:rsid w:val="00AC5029"/>
    <w:rsid w:val="00AC78E5"/>
    <w:rsid w:val="00AD0DE1"/>
    <w:rsid w:val="00AD2CCD"/>
    <w:rsid w:val="00AD449C"/>
    <w:rsid w:val="00AD4DF2"/>
    <w:rsid w:val="00AD51B2"/>
    <w:rsid w:val="00AD5906"/>
    <w:rsid w:val="00AD59E4"/>
    <w:rsid w:val="00AD6B6C"/>
    <w:rsid w:val="00AD7CB6"/>
    <w:rsid w:val="00AE14CF"/>
    <w:rsid w:val="00AE20CF"/>
    <w:rsid w:val="00AE388B"/>
    <w:rsid w:val="00AE38B4"/>
    <w:rsid w:val="00AE47AD"/>
    <w:rsid w:val="00AE4A6A"/>
    <w:rsid w:val="00AE6434"/>
    <w:rsid w:val="00AE65D8"/>
    <w:rsid w:val="00AE75E8"/>
    <w:rsid w:val="00AF1C00"/>
    <w:rsid w:val="00AF3296"/>
    <w:rsid w:val="00AF5C3F"/>
    <w:rsid w:val="00AF6440"/>
    <w:rsid w:val="00B00622"/>
    <w:rsid w:val="00B02C3A"/>
    <w:rsid w:val="00B079A0"/>
    <w:rsid w:val="00B1026E"/>
    <w:rsid w:val="00B1069B"/>
    <w:rsid w:val="00B125E6"/>
    <w:rsid w:val="00B12FCF"/>
    <w:rsid w:val="00B14BFC"/>
    <w:rsid w:val="00B22E2B"/>
    <w:rsid w:val="00B26E1C"/>
    <w:rsid w:val="00B302B8"/>
    <w:rsid w:val="00B31FFF"/>
    <w:rsid w:val="00B36FDB"/>
    <w:rsid w:val="00B40D40"/>
    <w:rsid w:val="00B4274D"/>
    <w:rsid w:val="00B436C9"/>
    <w:rsid w:val="00B463AE"/>
    <w:rsid w:val="00B52284"/>
    <w:rsid w:val="00B53E1A"/>
    <w:rsid w:val="00B548F5"/>
    <w:rsid w:val="00B552DE"/>
    <w:rsid w:val="00B5555E"/>
    <w:rsid w:val="00B56C45"/>
    <w:rsid w:val="00B60C68"/>
    <w:rsid w:val="00B61443"/>
    <w:rsid w:val="00B64177"/>
    <w:rsid w:val="00B64607"/>
    <w:rsid w:val="00B66AF5"/>
    <w:rsid w:val="00B66EE8"/>
    <w:rsid w:val="00B673C4"/>
    <w:rsid w:val="00B707DB"/>
    <w:rsid w:val="00B70C59"/>
    <w:rsid w:val="00B72611"/>
    <w:rsid w:val="00B72680"/>
    <w:rsid w:val="00B739EF"/>
    <w:rsid w:val="00B74193"/>
    <w:rsid w:val="00B75039"/>
    <w:rsid w:val="00B771DA"/>
    <w:rsid w:val="00B82EB8"/>
    <w:rsid w:val="00B8483D"/>
    <w:rsid w:val="00B84AC3"/>
    <w:rsid w:val="00B852E9"/>
    <w:rsid w:val="00B95EE4"/>
    <w:rsid w:val="00B96E94"/>
    <w:rsid w:val="00B9734B"/>
    <w:rsid w:val="00B977E1"/>
    <w:rsid w:val="00B97C4A"/>
    <w:rsid w:val="00BA0ED1"/>
    <w:rsid w:val="00BA2347"/>
    <w:rsid w:val="00BA322C"/>
    <w:rsid w:val="00BA539B"/>
    <w:rsid w:val="00BB2264"/>
    <w:rsid w:val="00BB6282"/>
    <w:rsid w:val="00BB6C8D"/>
    <w:rsid w:val="00BB7DF9"/>
    <w:rsid w:val="00BC14A2"/>
    <w:rsid w:val="00BC15A2"/>
    <w:rsid w:val="00BC1A54"/>
    <w:rsid w:val="00BC4BBA"/>
    <w:rsid w:val="00BC6024"/>
    <w:rsid w:val="00BD162C"/>
    <w:rsid w:val="00BD7598"/>
    <w:rsid w:val="00BE0373"/>
    <w:rsid w:val="00BE2D7D"/>
    <w:rsid w:val="00BE38CA"/>
    <w:rsid w:val="00BE5849"/>
    <w:rsid w:val="00BE684E"/>
    <w:rsid w:val="00BE6D12"/>
    <w:rsid w:val="00BE71A4"/>
    <w:rsid w:val="00BE71C1"/>
    <w:rsid w:val="00BF0F76"/>
    <w:rsid w:val="00BF33AD"/>
    <w:rsid w:val="00BF39FC"/>
    <w:rsid w:val="00BF3E5C"/>
    <w:rsid w:val="00BF61D4"/>
    <w:rsid w:val="00BF6D31"/>
    <w:rsid w:val="00C00B2B"/>
    <w:rsid w:val="00C02B59"/>
    <w:rsid w:val="00C07D6E"/>
    <w:rsid w:val="00C1155A"/>
    <w:rsid w:val="00C1413F"/>
    <w:rsid w:val="00C14288"/>
    <w:rsid w:val="00C20E30"/>
    <w:rsid w:val="00C2179A"/>
    <w:rsid w:val="00C31CD4"/>
    <w:rsid w:val="00C320C4"/>
    <w:rsid w:val="00C3274A"/>
    <w:rsid w:val="00C32841"/>
    <w:rsid w:val="00C32BED"/>
    <w:rsid w:val="00C33896"/>
    <w:rsid w:val="00C349D9"/>
    <w:rsid w:val="00C353EE"/>
    <w:rsid w:val="00C3567D"/>
    <w:rsid w:val="00C36AB0"/>
    <w:rsid w:val="00C41444"/>
    <w:rsid w:val="00C421AD"/>
    <w:rsid w:val="00C42F5A"/>
    <w:rsid w:val="00C46B03"/>
    <w:rsid w:val="00C46C6A"/>
    <w:rsid w:val="00C502F1"/>
    <w:rsid w:val="00C54355"/>
    <w:rsid w:val="00C54F63"/>
    <w:rsid w:val="00C60255"/>
    <w:rsid w:val="00C61991"/>
    <w:rsid w:val="00C6469E"/>
    <w:rsid w:val="00C64CC6"/>
    <w:rsid w:val="00C65EA1"/>
    <w:rsid w:val="00C664F4"/>
    <w:rsid w:val="00C669CF"/>
    <w:rsid w:val="00C67E97"/>
    <w:rsid w:val="00C72781"/>
    <w:rsid w:val="00C72F0A"/>
    <w:rsid w:val="00C75632"/>
    <w:rsid w:val="00C803A1"/>
    <w:rsid w:val="00C81D14"/>
    <w:rsid w:val="00C84D53"/>
    <w:rsid w:val="00C86C19"/>
    <w:rsid w:val="00C86C59"/>
    <w:rsid w:val="00C877E1"/>
    <w:rsid w:val="00C87D35"/>
    <w:rsid w:val="00C91CD7"/>
    <w:rsid w:val="00C924E1"/>
    <w:rsid w:val="00C937E5"/>
    <w:rsid w:val="00C93ECA"/>
    <w:rsid w:val="00C96C73"/>
    <w:rsid w:val="00C97AA1"/>
    <w:rsid w:val="00CA06DF"/>
    <w:rsid w:val="00CA174A"/>
    <w:rsid w:val="00CA3342"/>
    <w:rsid w:val="00CA6371"/>
    <w:rsid w:val="00CB147B"/>
    <w:rsid w:val="00CB1615"/>
    <w:rsid w:val="00CB4782"/>
    <w:rsid w:val="00CC05BD"/>
    <w:rsid w:val="00CC188C"/>
    <w:rsid w:val="00CC19DF"/>
    <w:rsid w:val="00CC1BB3"/>
    <w:rsid w:val="00CC4A05"/>
    <w:rsid w:val="00CC528B"/>
    <w:rsid w:val="00CC5976"/>
    <w:rsid w:val="00CC6A79"/>
    <w:rsid w:val="00CD1B6D"/>
    <w:rsid w:val="00CD2620"/>
    <w:rsid w:val="00CD2E16"/>
    <w:rsid w:val="00CD61BB"/>
    <w:rsid w:val="00CE0F3B"/>
    <w:rsid w:val="00CE17BF"/>
    <w:rsid w:val="00CE26F3"/>
    <w:rsid w:val="00CE2ACB"/>
    <w:rsid w:val="00CE4610"/>
    <w:rsid w:val="00CE58BD"/>
    <w:rsid w:val="00CE7EBF"/>
    <w:rsid w:val="00CF1188"/>
    <w:rsid w:val="00CF15FF"/>
    <w:rsid w:val="00CF5B36"/>
    <w:rsid w:val="00CF645D"/>
    <w:rsid w:val="00D00689"/>
    <w:rsid w:val="00D04EEE"/>
    <w:rsid w:val="00D06F39"/>
    <w:rsid w:val="00D074B7"/>
    <w:rsid w:val="00D11783"/>
    <w:rsid w:val="00D11866"/>
    <w:rsid w:val="00D12E19"/>
    <w:rsid w:val="00D156A3"/>
    <w:rsid w:val="00D169BC"/>
    <w:rsid w:val="00D23509"/>
    <w:rsid w:val="00D25830"/>
    <w:rsid w:val="00D30B6C"/>
    <w:rsid w:val="00D32A8F"/>
    <w:rsid w:val="00D403FE"/>
    <w:rsid w:val="00D428D6"/>
    <w:rsid w:val="00D43E33"/>
    <w:rsid w:val="00D44C7E"/>
    <w:rsid w:val="00D457FA"/>
    <w:rsid w:val="00D466CB"/>
    <w:rsid w:val="00D47BD8"/>
    <w:rsid w:val="00D515EC"/>
    <w:rsid w:val="00D538BD"/>
    <w:rsid w:val="00D5393F"/>
    <w:rsid w:val="00D541F5"/>
    <w:rsid w:val="00D565FC"/>
    <w:rsid w:val="00D607EA"/>
    <w:rsid w:val="00D61949"/>
    <w:rsid w:val="00D66E3D"/>
    <w:rsid w:val="00D67677"/>
    <w:rsid w:val="00D70842"/>
    <w:rsid w:val="00D70BE5"/>
    <w:rsid w:val="00D71AC5"/>
    <w:rsid w:val="00D71DA7"/>
    <w:rsid w:val="00D76247"/>
    <w:rsid w:val="00D7769A"/>
    <w:rsid w:val="00D80977"/>
    <w:rsid w:val="00D80B61"/>
    <w:rsid w:val="00D81278"/>
    <w:rsid w:val="00D8337F"/>
    <w:rsid w:val="00D83EDF"/>
    <w:rsid w:val="00D84D4A"/>
    <w:rsid w:val="00D85527"/>
    <w:rsid w:val="00D859A5"/>
    <w:rsid w:val="00D85FE5"/>
    <w:rsid w:val="00D86EB9"/>
    <w:rsid w:val="00D90A21"/>
    <w:rsid w:val="00D933DA"/>
    <w:rsid w:val="00D9373F"/>
    <w:rsid w:val="00D937D0"/>
    <w:rsid w:val="00D94122"/>
    <w:rsid w:val="00D94CFE"/>
    <w:rsid w:val="00D95512"/>
    <w:rsid w:val="00D95B0A"/>
    <w:rsid w:val="00D96C6B"/>
    <w:rsid w:val="00D97288"/>
    <w:rsid w:val="00DA0C12"/>
    <w:rsid w:val="00DA0CA2"/>
    <w:rsid w:val="00DA3801"/>
    <w:rsid w:val="00DA6C08"/>
    <w:rsid w:val="00DB320C"/>
    <w:rsid w:val="00DB5350"/>
    <w:rsid w:val="00DB6DF2"/>
    <w:rsid w:val="00DB6FEF"/>
    <w:rsid w:val="00DC2667"/>
    <w:rsid w:val="00DC27EB"/>
    <w:rsid w:val="00DC6C2A"/>
    <w:rsid w:val="00DC7BF4"/>
    <w:rsid w:val="00DD0D0F"/>
    <w:rsid w:val="00DD1E4B"/>
    <w:rsid w:val="00DD4BBC"/>
    <w:rsid w:val="00DD6061"/>
    <w:rsid w:val="00DD6875"/>
    <w:rsid w:val="00DE19A5"/>
    <w:rsid w:val="00DE2E44"/>
    <w:rsid w:val="00DE37AC"/>
    <w:rsid w:val="00DE4831"/>
    <w:rsid w:val="00DE4BF2"/>
    <w:rsid w:val="00DE5FD4"/>
    <w:rsid w:val="00DF082F"/>
    <w:rsid w:val="00DF3D9C"/>
    <w:rsid w:val="00DF3E70"/>
    <w:rsid w:val="00DF5382"/>
    <w:rsid w:val="00DF5456"/>
    <w:rsid w:val="00DF5AC3"/>
    <w:rsid w:val="00DF5D5F"/>
    <w:rsid w:val="00DF64A0"/>
    <w:rsid w:val="00E015AF"/>
    <w:rsid w:val="00E0248C"/>
    <w:rsid w:val="00E02B87"/>
    <w:rsid w:val="00E0363F"/>
    <w:rsid w:val="00E05F83"/>
    <w:rsid w:val="00E12E6E"/>
    <w:rsid w:val="00E1398D"/>
    <w:rsid w:val="00E13AE5"/>
    <w:rsid w:val="00E148D5"/>
    <w:rsid w:val="00E1602C"/>
    <w:rsid w:val="00E16523"/>
    <w:rsid w:val="00E17736"/>
    <w:rsid w:val="00E17D48"/>
    <w:rsid w:val="00E20690"/>
    <w:rsid w:val="00E25DC1"/>
    <w:rsid w:val="00E277F0"/>
    <w:rsid w:val="00E31679"/>
    <w:rsid w:val="00E33751"/>
    <w:rsid w:val="00E34195"/>
    <w:rsid w:val="00E34687"/>
    <w:rsid w:val="00E34EBC"/>
    <w:rsid w:val="00E35213"/>
    <w:rsid w:val="00E3556A"/>
    <w:rsid w:val="00E36A11"/>
    <w:rsid w:val="00E3773D"/>
    <w:rsid w:val="00E41DEC"/>
    <w:rsid w:val="00E43A4F"/>
    <w:rsid w:val="00E45C91"/>
    <w:rsid w:val="00E528E6"/>
    <w:rsid w:val="00E52E1A"/>
    <w:rsid w:val="00E53B58"/>
    <w:rsid w:val="00E54A71"/>
    <w:rsid w:val="00E552C3"/>
    <w:rsid w:val="00E57023"/>
    <w:rsid w:val="00E6031A"/>
    <w:rsid w:val="00E622EC"/>
    <w:rsid w:val="00E628CC"/>
    <w:rsid w:val="00E6681F"/>
    <w:rsid w:val="00E73D79"/>
    <w:rsid w:val="00E7443D"/>
    <w:rsid w:val="00E757F6"/>
    <w:rsid w:val="00E75C3F"/>
    <w:rsid w:val="00E762A1"/>
    <w:rsid w:val="00E76690"/>
    <w:rsid w:val="00E8017D"/>
    <w:rsid w:val="00E803B4"/>
    <w:rsid w:val="00E85D78"/>
    <w:rsid w:val="00E87109"/>
    <w:rsid w:val="00E87116"/>
    <w:rsid w:val="00E91053"/>
    <w:rsid w:val="00E91276"/>
    <w:rsid w:val="00E92492"/>
    <w:rsid w:val="00E94523"/>
    <w:rsid w:val="00E9649B"/>
    <w:rsid w:val="00E968C8"/>
    <w:rsid w:val="00EA3A52"/>
    <w:rsid w:val="00EA3C32"/>
    <w:rsid w:val="00EA4630"/>
    <w:rsid w:val="00EA6843"/>
    <w:rsid w:val="00EA6F53"/>
    <w:rsid w:val="00EB0972"/>
    <w:rsid w:val="00EB3CFF"/>
    <w:rsid w:val="00EB409C"/>
    <w:rsid w:val="00EB5628"/>
    <w:rsid w:val="00EB72FB"/>
    <w:rsid w:val="00EC0DDC"/>
    <w:rsid w:val="00EC295E"/>
    <w:rsid w:val="00EC7A76"/>
    <w:rsid w:val="00ED05F2"/>
    <w:rsid w:val="00ED72EC"/>
    <w:rsid w:val="00ED7A36"/>
    <w:rsid w:val="00EE16DA"/>
    <w:rsid w:val="00EE2259"/>
    <w:rsid w:val="00EE33D3"/>
    <w:rsid w:val="00EE47E4"/>
    <w:rsid w:val="00EE76E5"/>
    <w:rsid w:val="00EF0306"/>
    <w:rsid w:val="00EF257A"/>
    <w:rsid w:val="00EF3BCC"/>
    <w:rsid w:val="00EF7667"/>
    <w:rsid w:val="00EF767D"/>
    <w:rsid w:val="00F0045E"/>
    <w:rsid w:val="00F01F7E"/>
    <w:rsid w:val="00F055F3"/>
    <w:rsid w:val="00F100F9"/>
    <w:rsid w:val="00F16EEF"/>
    <w:rsid w:val="00F20C47"/>
    <w:rsid w:val="00F21F29"/>
    <w:rsid w:val="00F22FAD"/>
    <w:rsid w:val="00F24034"/>
    <w:rsid w:val="00F25D0D"/>
    <w:rsid w:val="00F26A18"/>
    <w:rsid w:val="00F27AC2"/>
    <w:rsid w:val="00F27D4F"/>
    <w:rsid w:val="00F33CCF"/>
    <w:rsid w:val="00F35064"/>
    <w:rsid w:val="00F357B9"/>
    <w:rsid w:val="00F35945"/>
    <w:rsid w:val="00F35A78"/>
    <w:rsid w:val="00F369D5"/>
    <w:rsid w:val="00F37642"/>
    <w:rsid w:val="00F42099"/>
    <w:rsid w:val="00F43E20"/>
    <w:rsid w:val="00F475AD"/>
    <w:rsid w:val="00F50C5C"/>
    <w:rsid w:val="00F51CCF"/>
    <w:rsid w:val="00F54ECF"/>
    <w:rsid w:val="00F5556E"/>
    <w:rsid w:val="00F56F5A"/>
    <w:rsid w:val="00F60E62"/>
    <w:rsid w:val="00F61320"/>
    <w:rsid w:val="00F66CB1"/>
    <w:rsid w:val="00F67838"/>
    <w:rsid w:val="00F7040F"/>
    <w:rsid w:val="00F70BA5"/>
    <w:rsid w:val="00F729B4"/>
    <w:rsid w:val="00F74B58"/>
    <w:rsid w:val="00F74B99"/>
    <w:rsid w:val="00F77D2C"/>
    <w:rsid w:val="00F8277D"/>
    <w:rsid w:val="00F83412"/>
    <w:rsid w:val="00F84362"/>
    <w:rsid w:val="00F874A3"/>
    <w:rsid w:val="00F876AB"/>
    <w:rsid w:val="00F91876"/>
    <w:rsid w:val="00F935AA"/>
    <w:rsid w:val="00F93C0B"/>
    <w:rsid w:val="00F95226"/>
    <w:rsid w:val="00F95F26"/>
    <w:rsid w:val="00FA12ED"/>
    <w:rsid w:val="00FA5905"/>
    <w:rsid w:val="00FB5950"/>
    <w:rsid w:val="00FC14DF"/>
    <w:rsid w:val="00FC5238"/>
    <w:rsid w:val="00FC66ED"/>
    <w:rsid w:val="00FD0065"/>
    <w:rsid w:val="00FD0D7D"/>
    <w:rsid w:val="00FD3F5A"/>
    <w:rsid w:val="00FD525A"/>
    <w:rsid w:val="00FD6EF0"/>
    <w:rsid w:val="00FE2CF5"/>
    <w:rsid w:val="00FE5C38"/>
    <w:rsid w:val="00FF0D95"/>
    <w:rsid w:val="00FF7E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6FE"/>
    <w:rPr>
      <w:lang w:val="en-US"/>
    </w:rPr>
  </w:style>
  <w:style w:type="paragraph" w:styleId="Heading1">
    <w:name w:val="heading 1"/>
    <w:basedOn w:val="Normal"/>
    <w:next w:val="Normal"/>
    <w:link w:val="Heading1Char"/>
    <w:uiPriority w:val="9"/>
    <w:qFormat/>
    <w:rsid w:val="005A26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A26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A26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5A26FE"/>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5A26FE"/>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26FE"/>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5A26FE"/>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5A26FE"/>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5A26FE"/>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5A26FE"/>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5A26FE"/>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5A26FE"/>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5A26FE"/>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5A26FE"/>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5A26FE"/>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5A26FE"/>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5A26F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5A26FE"/>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5A26FE"/>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5A26FE"/>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5A26FE"/>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5A26FE"/>
    <w:rPr>
      <w:rFonts w:ascii="Calibri" w:hAnsi="Calibri"/>
      <w:b/>
      <w:color w:val="auto"/>
      <w:sz w:val="24"/>
      <w:u w:val="none"/>
    </w:rPr>
  </w:style>
  <w:style w:type="paragraph" w:customStyle="1" w:styleId="TableCaptionBPBHEB">
    <w:name w:val="Table Caption [BPB HEB]"/>
    <w:basedOn w:val="Normal"/>
    <w:link w:val="TableCaptionBPBHEBChar"/>
    <w:qFormat/>
    <w:rsid w:val="005A26FE"/>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5A26FE"/>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5A26FE"/>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5A26F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5A26F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26F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Revision">
    <w:name w:val="Revision"/>
    <w:hidden/>
    <w:uiPriority w:val="99"/>
    <w:semiHidden/>
    <w:rsid w:val="005A26FE"/>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5A26FE"/>
    <w:pPr>
      <w:spacing w:after="200" w:line="276" w:lineRule="auto"/>
      <w:jc w:val="center"/>
    </w:pPr>
    <w:rPr>
      <w:rFonts w:ascii="Palatino Linotype" w:hAnsi="Palatino Linotype"/>
      <w:sz w:val="18"/>
    </w:rPr>
  </w:style>
  <w:style w:type="paragraph" w:styleId="CommentText">
    <w:name w:val="annotation text"/>
    <w:basedOn w:val="Normal"/>
    <w:link w:val="CommentTextChar"/>
    <w:uiPriority w:val="99"/>
    <w:semiHidden/>
    <w:unhideWhenUsed/>
    <w:rsid w:val="00730E7B"/>
    <w:pPr>
      <w:spacing w:line="240" w:lineRule="auto"/>
    </w:pPr>
    <w:rPr>
      <w:sz w:val="20"/>
      <w:szCs w:val="20"/>
    </w:rPr>
  </w:style>
  <w:style w:type="character" w:customStyle="1" w:styleId="CommentTextChar">
    <w:name w:val="Comment Text Char"/>
    <w:basedOn w:val="DefaultParagraphFont"/>
    <w:link w:val="CommentText"/>
    <w:uiPriority w:val="99"/>
    <w:semiHidden/>
    <w:rsid w:val="00730E7B"/>
    <w:rPr>
      <w:sz w:val="20"/>
      <w:szCs w:val="20"/>
      <w:lang w:val="en-US"/>
    </w:rPr>
  </w:style>
  <w:style w:type="paragraph" w:styleId="CommentSubject">
    <w:name w:val="annotation subject"/>
    <w:basedOn w:val="CommentText"/>
    <w:next w:val="CommentText"/>
    <w:link w:val="CommentSubjectChar"/>
    <w:uiPriority w:val="99"/>
    <w:semiHidden/>
    <w:unhideWhenUsed/>
    <w:rsid w:val="00730E7B"/>
    <w:rPr>
      <w:b/>
      <w:bCs/>
    </w:rPr>
  </w:style>
  <w:style w:type="character" w:customStyle="1" w:styleId="CommentSubjectChar">
    <w:name w:val="Comment Subject Char"/>
    <w:basedOn w:val="CommentTextChar"/>
    <w:link w:val="CommentSubject"/>
    <w:uiPriority w:val="99"/>
    <w:semiHidden/>
    <w:rsid w:val="00730E7B"/>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89475435">
      <w:bodyDiv w:val="1"/>
      <w:marLeft w:val="0"/>
      <w:marRight w:val="0"/>
      <w:marTop w:val="0"/>
      <w:marBottom w:val="0"/>
      <w:divBdr>
        <w:top w:val="none" w:sz="0" w:space="0" w:color="auto"/>
        <w:left w:val="none" w:sz="0" w:space="0" w:color="auto"/>
        <w:bottom w:val="none" w:sz="0" w:space="0" w:color="auto"/>
        <w:right w:val="none" w:sz="0" w:space="0" w:color="auto"/>
      </w:divBdr>
      <w:divsChild>
        <w:div w:id="739447028">
          <w:marLeft w:val="0"/>
          <w:marRight w:val="0"/>
          <w:marTop w:val="0"/>
          <w:marBottom w:val="0"/>
          <w:divBdr>
            <w:top w:val="single" w:sz="2" w:space="0" w:color="D9D9E3"/>
            <w:left w:val="single" w:sz="2" w:space="0" w:color="D9D9E3"/>
            <w:bottom w:val="single" w:sz="2" w:space="0" w:color="D9D9E3"/>
            <w:right w:val="single" w:sz="2" w:space="0" w:color="D9D9E3"/>
          </w:divBdr>
          <w:divsChild>
            <w:div w:id="49817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874255">
                  <w:marLeft w:val="0"/>
                  <w:marRight w:val="0"/>
                  <w:marTop w:val="0"/>
                  <w:marBottom w:val="0"/>
                  <w:divBdr>
                    <w:top w:val="single" w:sz="2" w:space="0" w:color="D9D9E3"/>
                    <w:left w:val="single" w:sz="2" w:space="0" w:color="D9D9E3"/>
                    <w:bottom w:val="single" w:sz="2" w:space="0" w:color="D9D9E3"/>
                    <w:right w:val="single" w:sz="2" w:space="0" w:color="D9D9E3"/>
                  </w:divBdr>
                  <w:divsChild>
                    <w:div w:id="1039625222">
                      <w:marLeft w:val="0"/>
                      <w:marRight w:val="0"/>
                      <w:marTop w:val="0"/>
                      <w:marBottom w:val="0"/>
                      <w:divBdr>
                        <w:top w:val="single" w:sz="2" w:space="0" w:color="D9D9E3"/>
                        <w:left w:val="single" w:sz="2" w:space="0" w:color="D9D9E3"/>
                        <w:bottom w:val="single" w:sz="2" w:space="0" w:color="D9D9E3"/>
                        <w:right w:val="single" w:sz="2" w:space="0" w:color="D9D9E3"/>
                      </w:divBdr>
                      <w:divsChild>
                        <w:div w:id="291135069">
                          <w:marLeft w:val="0"/>
                          <w:marRight w:val="0"/>
                          <w:marTop w:val="0"/>
                          <w:marBottom w:val="0"/>
                          <w:divBdr>
                            <w:top w:val="single" w:sz="2" w:space="0" w:color="D9D9E3"/>
                            <w:left w:val="single" w:sz="2" w:space="0" w:color="D9D9E3"/>
                            <w:bottom w:val="single" w:sz="2" w:space="0" w:color="D9D9E3"/>
                            <w:right w:val="single" w:sz="2" w:space="0" w:color="D9D9E3"/>
                          </w:divBdr>
                          <w:divsChild>
                            <w:div w:id="74133174">
                              <w:marLeft w:val="0"/>
                              <w:marRight w:val="0"/>
                              <w:marTop w:val="0"/>
                              <w:marBottom w:val="0"/>
                              <w:divBdr>
                                <w:top w:val="single" w:sz="2" w:space="0" w:color="D9D9E3"/>
                                <w:left w:val="single" w:sz="2" w:space="0" w:color="D9D9E3"/>
                                <w:bottom w:val="single" w:sz="2" w:space="0" w:color="D9D9E3"/>
                                <w:right w:val="single" w:sz="2" w:space="0" w:color="D9D9E3"/>
                              </w:divBdr>
                              <w:divsChild>
                                <w:div w:id="86777127">
                                  <w:marLeft w:val="0"/>
                                  <w:marRight w:val="0"/>
                                  <w:marTop w:val="0"/>
                                  <w:marBottom w:val="0"/>
                                  <w:divBdr>
                                    <w:top w:val="single" w:sz="2" w:space="0" w:color="D9D9E3"/>
                                    <w:left w:val="single" w:sz="2" w:space="0" w:color="D9D9E3"/>
                                    <w:bottom w:val="single" w:sz="2" w:space="0" w:color="D9D9E3"/>
                                    <w:right w:val="single" w:sz="2" w:space="0" w:color="D9D9E3"/>
                                  </w:divBdr>
                                  <w:divsChild>
                                    <w:div w:id="1708095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4048201">
          <w:marLeft w:val="0"/>
          <w:marRight w:val="0"/>
          <w:marTop w:val="0"/>
          <w:marBottom w:val="0"/>
          <w:divBdr>
            <w:top w:val="single" w:sz="2" w:space="0" w:color="D9D9E3"/>
            <w:left w:val="single" w:sz="2" w:space="0" w:color="D9D9E3"/>
            <w:bottom w:val="single" w:sz="2" w:space="0" w:color="D9D9E3"/>
            <w:right w:val="single" w:sz="2" w:space="0" w:color="D9D9E3"/>
          </w:divBdr>
          <w:divsChild>
            <w:div w:id="210102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2548049">
                  <w:marLeft w:val="0"/>
                  <w:marRight w:val="0"/>
                  <w:marTop w:val="0"/>
                  <w:marBottom w:val="0"/>
                  <w:divBdr>
                    <w:top w:val="single" w:sz="2" w:space="0" w:color="D9D9E3"/>
                    <w:left w:val="single" w:sz="2" w:space="0" w:color="D9D9E3"/>
                    <w:bottom w:val="single" w:sz="2" w:space="0" w:color="D9D9E3"/>
                    <w:right w:val="single" w:sz="2" w:space="0" w:color="D9D9E3"/>
                  </w:divBdr>
                  <w:divsChild>
                    <w:div w:id="431512353">
                      <w:marLeft w:val="0"/>
                      <w:marRight w:val="0"/>
                      <w:marTop w:val="0"/>
                      <w:marBottom w:val="0"/>
                      <w:divBdr>
                        <w:top w:val="single" w:sz="2" w:space="0" w:color="D9D9E3"/>
                        <w:left w:val="single" w:sz="2" w:space="0" w:color="D9D9E3"/>
                        <w:bottom w:val="single" w:sz="2" w:space="0" w:color="D9D9E3"/>
                        <w:right w:val="single" w:sz="2" w:space="0" w:color="D9D9E3"/>
                      </w:divBdr>
                      <w:divsChild>
                        <w:div w:id="341707177">
                          <w:marLeft w:val="0"/>
                          <w:marRight w:val="0"/>
                          <w:marTop w:val="0"/>
                          <w:marBottom w:val="0"/>
                          <w:divBdr>
                            <w:top w:val="single" w:sz="2" w:space="0" w:color="D9D9E3"/>
                            <w:left w:val="single" w:sz="2" w:space="0" w:color="D9D9E3"/>
                            <w:bottom w:val="single" w:sz="2" w:space="0" w:color="D9D9E3"/>
                            <w:right w:val="single" w:sz="2" w:space="0" w:color="D9D9E3"/>
                          </w:divBdr>
                          <w:divsChild>
                            <w:div w:id="1561288931">
                              <w:marLeft w:val="0"/>
                              <w:marRight w:val="0"/>
                              <w:marTop w:val="0"/>
                              <w:marBottom w:val="0"/>
                              <w:divBdr>
                                <w:top w:val="single" w:sz="2" w:space="0" w:color="D9D9E3"/>
                                <w:left w:val="single" w:sz="2" w:space="0" w:color="D9D9E3"/>
                                <w:bottom w:val="single" w:sz="2" w:space="0" w:color="D9D9E3"/>
                                <w:right w:val="single" w:sz="2" w:space="0" w:color="D9D9E3"/>
                              </w:divBdr>
                              <w:divsChild>
                                <w:div w:id="285743922">
                                  <w:marLeft w:val="0"/>
                                  <w:marRight w:val="0"/>
                                  <w:marTop w:val="0"/>
                                  <w:marBottom w:val="0"/>
                                  <w:divBdr>
                                    <w:top w:val="single" w:sz="2" w:space="0" w:color="D9D9E3"/>
                                    <w:left w:val="single" w:sz="2" w:space="0" w:color="D9D9E3"/>
                                    <w:bottom w:val="single" w:sz="2" w:space="0" w:color="D9D9E3"/>
                                    <w:right w:val="single" w:sz="2" w:space="0" w:color="D9D9E3"/>
                                  </w:divBdr>
                                  <w:divsChild>
                                    <w:div w:id="1854687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8409679">
                      <w:marLeft w:val="0"/>
                      <w:marRight w:val="0"/>
                      <w:marTop w:val="0"/>
                      <w:marBottom w:val="0"/>
                      <w:divBdr>
                        <w:top w:val="single" w:sz="2" w:space="0" w:color="D9D9E3"/>
                        <w:left w:val="single" w:sz="2" w:space="0" w:color="D9D9E3"/>
                        <w:bottom w:val="single" w:sz="2" w:space="0" w:color="D9D9E3"/>
                        <w:right w:val="single" w:sz="2" w:space="0" w:color="D9D9E3"/>
                      </w:divBdr>
                      <w:divsChild>
                        <w:div w:id="906496122">
                          <w:marLeft w:val="0"/>
                          <w:marRight w:val="0"/>
                          <w:marTop w:val="0"/>
                          <w:marBottom w:val="0"/>
                          <w:divBdr>
                            <w:top w:val="single" w:sz="2" w:space="0" w:color="D9D9E3"/>
                            <w:left w:val="single" w:sz="2" w:space="0" w:color="D9D9E3"/>
                            <w:bottom w:val="single" w:sz="2" w:space="0" w:color="D9D9E3"/>
                            <w:right w:val="single" w:sz="2" w:space="0" w:color="D9D9E3"/>
                          </w:divBdr>
                        </w:div>
                        <w:div w:id="2134204734">
                          <w:marLeft w:val="0"/>
                          <w:marRight w:val="0"/>
                          <w:marTop w:val="0"/>
                          <w:marBottom w:val="0"/>
                          <w:divBdr>
                            <w:top w:val="single" w:sz="2" w:space="0" w:color="D9D9E3"/>
                            <w:left w:val="single" w:sz="2" w:space="0" w:color="D9D9E3"/>
                            <w:bottom w:val="single" w:sz="2" w:space="0" w:color="D9D9E3"/>
                            <w:right w:val="single" w:sz="2" w:space="0" w:color="D9D9E3"/>
                          </w:divBdr>
                          <w:divsChild>
                            <w:div w:id="20979190">
                              <w:marLeft w:val="0"/>
                              <w:marRight w:val="0"/>
                              <w:marTop w:val="0"/>
                              <w:marBottom w:val="0"/>
                              <w:divBdr>
                                <w:top w:val="single" w:sz="2" w:space="0" w:color="D9D9E3"/>
                                <w:left w:val="single" w:sz="2" w:space="0" w:color="D9D9E3"/>
                                <w:bottom w:val="single" w:sz="2" w:space="0" w:color="D9D9E3"/>
                                <w:right w:val="single" w:sz="2" w:space="0" w:color="D9D9E3"/>
                              </w:divBdr>
                              <w:divsChild>
                                <w:div w:id="640382624">
                                  <w:marLeft w:val="0"/>
                                  <w:marRight w:val="0"/>
                                  <w:marTop w:val="0"/>
                                  <w:marBottom w:val="0"/>
                                  <w:divBdr>
                                    <w:top w:val="single" w:sz="2" w:space="0" w:color="D9D9E3"/>
                                    <w:left w:val="single" w:sz="2" w:space="0" w:color="D9D9E3"/>
                                    <w:bottom w:val="single" w:sz="2" w:space="0" w:color="D9D9E3"/>
                                    <w:right w:val="single" w:sz="2" w:space="0" w:color="D9D9E3"/>
                                  </w:divBdr>
                                  <w:divsChild>
                                    <w:div w:id="1301111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2280016">
          <w:marLeft w:val="0"/>
          <w:marRight w:val="0"/>
          <w:marTop w:val="0"/>
          <w:marBottom w:val="0"/>
          <w:divBdr>
            <w:top w:val="single" w:sz="2" w:space="0" w:color="D9D9E3"/>
            <w:left w:val="single" w:sz="2" w:space="0" w:color="D9D9E3"/>
            <w:bottom w:val="single" w:sz="2" w:space="0" w:color="D9D9E3"/>
            <w:right w:val="single" w:sz="2" w:space="0" w:color="D9D9E3"/>
          </w:divBdr>
          <w:divsChild>
            <w:div w:id="1267076570">
              <w:marLeft w:val="0"/>
              <w:marRight w:val="0"/>
              <w:marTop w:val="100"/>
              <w:marBottom w:val="100"/>
              <w:divBdr>
                <w:top w:val="single" w:sz="2" w:space="0" w:color="D9D9E3"/>
                <w:left w:val="single" w:sz="2" w:space="0" w:color="D9D9E3"/>
                <w:bottom w:val="single" w:sz="2" w:space="0" w:color="D9D9E3"/>
                <w:right w:val="single" w:sz="2" w:space="0" w:color="D9D9E3"/>
              </w:divBdr>
              <w:divsChild>
                <w:div w:id="611132284">
                  <w:marLeft w:val="0"/>
                  <w:marRight w:val="0"/>
                  <w:marTop w:val="0"/>
                  <w:marBottom w:val="0"/>
                  <w:divBdr>
                    <w:top w:val="single" w:sz="2" w:space="0" w:color="D9D9E3"/>
                    <w:left w:val="single" w:sz="2" w:space="0" w:color="D9D9E3"/>
                    <w:bottom w:val="single" w:sz="2" w:space="0" w:color="D9D9E3"/>
                    <w:right w:val="single" w:sz="2" w:space="0" w:color="D9D9E3"/>
                  </w:divBdr>
                  <w:divsChild>
                    <w:div w:id="1589465535">
                      <w:marLeft w:val="0"/>
                      <w:marRight w:val="0"/>
                      <w:marTop w:val="0"/>
                      <w:marBottom w:val="0"/>
                      <w:divBdr>
                        <w:top w:val="single" w:sz="2" w:space="0" w:color="D9D9E3"/>
                        <w:left w:val="single" w:sz="2" w:space="0" w:color="D9D9E3"/>
                        <w:bottom w:val="single" w:sz="2" w:space="0" w:color="D9D9E3"/>
                        <w:right w:val="single" w:sz="2" w:space="0" w:color="D9D9E3"/>
                      </w:divBdr>
                      <w:divsChild>
                        <w:div w:id="1147211409">
                          <w:marLeft w:val="0"/>
                          <w:marRight w:val="0"/>
                          <w:marTop w:val="0"/>
                          <w:marBottom w:val="0"/>
                          <w:divBdr>
                            <w:top w:val="single" w:sz="2" w:space="0" w:color="D9D9E3"/>
                            <w:left w:val="single" w:sz="2" w:space="0" w:color="D9D9E3"/>
                            <w:bottom w:val="single" w:sz="2" w:space="0" w:color="D9D9E3"/>
                            <w:right w:val="single" w:sz="2" w:space="0" w:color="D9D9E3"/>
                          </w:divBdr>
                          <w:divsChild>
                            <w:div w:id="827138309">
                              <w:marLeft w:val="0"/>
                              <w:marRight w:val="0"/>
                              <w:marTop w:val="0"/>
                              <w:marBottom w:val="0"/>
                              <w:divBdr>
                                <w:top w:val="single" w:sz="2" w:space="0" w:color="D9D9E3"/>
                                <w:left w:val="single" w:sz="2" w:space="0" w:color="D9D9E3"/>
                                <w:bottom w:val="single" w:sz="2" w:space="0" w:color="D9D9E3"/>
                                <w:right w:val="single" w:sz="2" w:space="0" w:color="D9D9E3"/>
                              </w:divBdr>
                              <w:divsChild>
                                <w:div w:id="100149002">
                                  <w:marLeft w:val="0"/>
                                  <w:marRight w:val="0"/>
                                  <w:marTop w:val="0"/>
                                  <w:marBottom w:val="0"/>
                                  <w:divBdr>
                                    <w:top w:val="single" w:sz="2" w:space="0" w:color="D9D9E3"/>
                                    <w:left w:val="single" w:sz="2" w:space="0" w:color="D9D9E3"/>
                                    <w:bottom w:val="single" w:sz="2" w:space="0" w:color="D9D9E3"/>
                                    <w:right w:val="single" w:sz="2" w:space="0" w:color="D9D9E3"/>
                                  </w:divBdr>
                                  <w:divsChild>
                                    <w:div w:id="1229073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890995">
                      <w:marLeft w:val="0"/>
                      <w:marRight w:val="0"/>
                      <w:marTop w:val="0"/>
                      <w:marBottom w:val="0"/>
                      <w:divBdr>
                        <w:top w:val="single" w:sz="2" w:space="0" w:color="D9D9E3"/>
                        <w:left w:val="single" w:sz="2" w:space="0" w:color="D9D9E3"/>
                        <w:bottom w:val="single" w:sz="2" w:space="0" w:color="D9D9E3"/>
                        <w:right w:val="single" w:sz="2" w:space="0" w:color="D9D9E3"/>
                      </w:divBdr>
                      <w:divsChild>
                        <w:div w:id="665671467">
                          <w:marLeft w:val="0"/>
                          <w:marRight w:val="0"/>
                          <w:marTop w:val="0"/>
                          <w:marBottom w:val="0"/>
                          <w:divBdr>
                            <w:top w:val="single" w:sz="2" w:space="0" w:color="D9D9E3"/>
                            <w:left w:val="single" w:sz="2" w:space="0" w:color="D9D9E3"/>
                            <w:bottom w:val="single" w:sz="2" w:space="0" w:color="D9D9E3"/>
                            <w:right w:val="single" w:sz="2" w:space="0" w:color="D9D9E3"/>
                          </w:divBdr>
                        </w:div>
                        <w:div w:id="1940797936">
                          <w:marLeft w:val="0"/>
                          <w:marRight w:val="0"/>
                          <w:marTop w:val="0"/>
                          <w:marBottom w:val="0"/>
                          <w:divBdr>
                            <w:top w:val="single" w:sz="2" w:space="0" w:color="D9D9E3"/>
                            <w:left w:val="single" w:sz="2" w:space="0" w:color="D9D9E3"/>
                            <w:bottom w:val="single" w:sz="2" w:space="0" w:color="D9D9E3"/>
                            <w:right w:val="single" w:sz="2" w:space="0" w:color="D9D9E3"/>
                          </w:divBdr>
                          <w:divsChild>
                            <w:div w:id="1332414694">
                              <w:marLeft w:val="0"/>
                              <w:marRight w:val="0"/>
                              <w:marTop w:val="0"/>
                              <w:marBottom w:val="0"/>
                              <w:divBdr>
                                <w:top w:val="single" w:sz="2" w:space="0" w:color="D9D9E3"/>
                                <w:left w:val="single" w:sz="2" w:space="0" w:color="D9D9E3"/>
                                <w:bottom w:val="single" w:sz="2" w:space="0" w:color="D9D9E3"/>
                                <w:right w:val="single" w:sz="2" w:space="0" w:color="D9D9E3"/>
                              </w:divBdr>
                              <w:divsChild>
                                <w:div w:id="742874040">
                                  <w:marLeft w:val="0"/>
                                  <w:marRight w:val="0"/>
                                  <w:marTop w:val="0"/>
                                  <w:marBottom w:val="0"/>
                                  <w:divBdr>
                                    <w:top w:val="single" w:sz="2" w:space="0" w:color="D9D9E3"/>
                                    <w:left w:val="single" w:sz="2" w:space="0" w:color="D9D9E3"/>
                                    <w:bottom w:val="single" w:sz="2" w:space="0" w:color="D9D9E3"/>
                                    <w:right w:val="single" w:sz="2" w:space="0" w:color="D9D9E3"/>
                                  </w:divBdr>
                                  <w:divsChild>
                                    <w:div w:id="389689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4742748">
          <w:marLeft w:val="0"/>
          <w:marRight w:val="0"/>
          <w:marTop w:val="0"/>
          <w:marBottom w:val="0"/>
          <w:divBdr>
            <w:top w:val="single" w:sz="2" w:space="0" w:color="D9D9E3"/>
            <w:left w:val="single" w:sz="2" w:space="0" w:color="D9D9E3"/>
            <w:bottom w:val="single" w:sz="2" w:space="0" w:color="D9D9E3"/>
            <w:right w:val="single" w:sz="2" w:space="0" w:color="D9D9E3"/>
          </w:divBdr>
          <w:divsChild>
            <w:div w:id="2013684100">
              <w:marLeft w:val="0"/>
              <w:marRight w:val="0"/>
              <w:marTop w:val="100"/>
              <w:marBottom w:val="100"/>
              <w:divBdr>
                <w:top w:val="single" w:sz="2" w:space="0" w:color="D9D9E3"/>
                <w:left w:val="single" w:sz="2" w:space="0" w:color="D9D9E3"/>
                <w:bottom w:val="single" w:sz="2" w:space="0" w:color="D9D9E3"/>
                <w:right w:val="single" w:sz="2" w:space="0" w:color="D9D9E3"/>
              </w:divBdr>
              <w:divsChild>
                <w:div w:id="1052730458">
                  <w:marLeft w:val="0"/>
                  <w:marRight w:val="0"/>
                  <w:marTop w:val="0"/>
                  <w:marBottom w:val="0"/>
                  <w:divBdr>
                    <w:top w:val="single" w:sz="2" w:space="0" w:color="D9D9E3"/>
                    <w:left w:val="single" w:sz="2" w:space="0" w:color="D9D9E3"/>
                    <w:bottom w:val="single" w:sz="2" w:space="0" w:color="D9D9E3"/>
                    <w:right w:val="single" w:sz="2" w:space="0" w:color="D9D9E3"/>
                  </w:divBdr>
                  <w:divsChild>
                    <w:div w:id="39985580">
                      <w:marLeft w:val="0"/>
                      <w:marRight w:val="0"/>
                      <w:marTop w:val="0"/>
                      <w:marBottom w:val="0"/>
                      <w:divBdr>
                        <w:top w:val="single" w:sz="2" w:space="0" w:color="D9D9E3"/>
                        <w:left w:val="single" w:sz="2" w:space="0" w:color="D9D9E3"/>
                        <w:bottom w:val="single" w:sz="2" w:space="0" w:color="D9D9E3"/>
                        <w:right w:val="single" w:sz="2" w:space="0" w:color="D9D9E3"/>
                      </w:divBdr>
                      <w:divsChild>
                        <w:div w:id="980889863">
                          <w:marLeft w:val="0"/>
                          <w:marRight w:val="0"/>
                          <w:marTop w:val="0"/>
                          <w:marBottom w:val="0"/>
                          <w:divBdr>
                            <w:top w:val="single" w:sz="2" w:space="0" w:color="D9D9E3"/>
                            <w:left w:val="single" w:sz="2" w:space="0" w:color="D9D9E3"/>
                            <w:bottom w:val="single" w:sz="2" w:space="0" w:color="D9D9E3"/>
                            <w:right w:val="single" w:sz="2" w:space="0" w:color="D9D9E3"/>
                          </w:divBdr>
                          <w:divsChild>
                            <w:div w:id="576785077">
                              <w:marLeft w:val="0"/>
                              <w:marRight w:val="0"/>
                              <w:marTop w:val="0"/>
                              <w:marBottom w:val="0"/>
                              <w:divBdr>
                                <w:top w:val="single" w:sz="2" w:space="0" w:color="D9D9E3"/>
                                <w:left w:val="single" w:sz="2" w:space="0" w:color="D9D9E3"/>
                                <w:bottom w:val="single" w:sz="2" w:space="0" w:color="D9D9E3"/>
                                <w:right w:val="single" w:sz="2" w:space="0" w:color="D9D9E3"/>
                              </w:divBdr>
                              <w:divsChild>
                                <w:div w:id="1544364999">
                                  <w:marLeft w:val="0"/>
                                  <w:marRight w:val="0"/>
                                  <w:marTop w:val="0"/>
                                  <w:marBottom w:val="0"/>
                                  <w:divBdr>
                                    <w:top w:val="single" w:sz="2" w:space="0" w:color="D9D9E3"/>
                                    <w:left w:val="single" w:sz="2" w:space="0" w:color="D9D9E3"/>
                                    <w:bottom w:val="single" w:sz="2" w:space="0" w:color="D9D9E3"/>
                                    <w:right w:val="single" w:sz="2" w:space="0" w:color="D9D9E3"/>
                                  </w:divBdr>
                                  <w:divsChild>
                                    <w:div w:id="566258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4129637">
                      <w:marLeft w:val="0"/>
                      <w:marRight w:val="0"/>
                      <w:marTop w:val="0"/>
                      <w:marBottom w:val="0"/>
                      <w:divBdr>
                        <w:top w:val="single" w:sz="2" w:space="0" w:color="D9D9E3"/>
                        <w:left w:val="single" w:sz="2" w:space="0" w:color="D9D9E3"/>
                        <w:bottom w:val="single" w:sz="2" w:space="0" w:color="D9D9E3"/>
                        <w:right w:val="single" w:sz="2" w:space="0" w:color="D9D9E3"/>
                      </w:divBdr>
                      <w:divsChild>
                        <w:div w:id="1533760233">
                          <w:marLeft w:val="0"/>
                          <w:marRight w:val="0"/>
                          <w:marTop w:val="0"/>
                          <w:marBottom w:val="0"/>
                          <w:divBdr>
                            <w:top w:val="single" w:sz="2" w:space="0" w:color="D9D9E3"/>
                            <w:left w:val="single" w:sz="2" w:space="0" w:color="D9D9E3"/>
                            <w:bottom w:val="single" w:sz="2" w:space="0" w:color="D9D9E3"/>
                            <w:right w:val="single" w:sz="2" w:space="0" w:color="D9D9E3"/>
                          </w:divBdr>
                        </w:div>
                        <w:div w:id="201407351">
                          <w:marLeft w:val="0"/>
                          <w:marRight w:val="0"/>
                          <w:marTop w:val="0"/>
                          <w:marBottom w:val="0"/>
                          <w:divBdr>
                            <w:top w:val="single" w:sz="2" w:space="0" w:color="D9D9E3"/>
                            <w:left w:val="single" w:sz="2" w:space="0" w:color="D9D9E3"/>
                            <w:bottom w:val="single" w:sz="2" w:space="0" w:color="D9D9E3"/>
                            <w:right w:val="single" w:sz="2" w:space="0" w:color="D9D9E3"/>
                          </w:divBdr>
                          <w:divsChild>
                            <w:div w:id="184056484">
                              <w:marLeft w:val="0"/>
                              <w:marRight w:val="0"/>
                              <w:marTop w:val="0"/>
                              <w:marBottom w:val="0"/>
                              <w:divBdr>
                                <w:top w:val="single" w:sz="2" w:space="0" w:color="D9D9E3"/>
                                <w:left w:val="single" w:sz="2" w:space="0" w:color="D9D9E3"/>
                                <w:bottom w:val="single" w:sz="2" w:space="0" w:color="D9D9E3"/>
                                <w:right w:val="single" w:sz="2" w:space="0" w:color="D9D9E3"/>
                              </w:divBdr>
                              <w:divsChild>
                                <w:div w:id="455680830">
                                  <w:marLeft w:val="0"/>
                                  <w:marRight w:val="0"/>
                                  <w:marTop w:val="0"/>
                                  <w:marBottom w:val="0"/>
                                  <w:divBdr>
                                    <w:top w:val="single" w:sz="2" w:space="0" w:color="D9D9E3"/>
                                    <w:left w:val="single" w:sz="2" w:space="0" w:color="D9D9E3"/>
                                    <w:bottom w:val="single" w:sz="2" w:space="0" w:color="D9D9E3"/>
                                    <w:right w:val="single" w:sz="2" w:space="0" w:color="D9D9E3"/>
                                  </w:divBdr>
                                  <w:divsChild>
                                    <w:div w:id="1165123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0940244">
          <w:marLeft w:val="0"/>
          <w:marRight w:val="0"/>
          <w:marTop w:val="0"/>
          <w:marBottom w:val="0"/>
          <w:divBdr>
            <w:top w:val="single" w:sz="2" w:space="0" w:color="D9D9E3"/>
            <w:left w:val="single" w:sz="2" w:space="0" w:color="D9D9E3"/>
            <w:bottom w:val="single" w:sz="2" w:space="0" w:color="D9D9E3"/>
            <w:right w:val="single" w:sz="2" w:space="0" w:color="D9D9E3"/>
          </w:divBdr>
          <w:divsChild>
            <w:div w:id="1841003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10530306">
                  <w:marLeft w:val="0"/>
                  <w:marRight w:val="0"/>
                  <w:marTop w:val="0"/>
                  <w:marBottom w:val="0"/>
                  <w:divBdr>
                    <w:top w:val="single" w:sz="2" w:space="0" w:color="D9D9E3"/>
                    <w:left w:val="single" w:sz="2" w:space="0" w:color="D9D9E3"/>
                    <w:bottom w:val="single" w:sz="2" w:space="0" w:color="D9D9E3"/>
                    <w:right w:val="single" w:sz="2" w:space="0" w:color="D9D9E3"/>
                  </w:divBdr>
                  <w:divsChild>
                    <w:div w:id="1930383976">
                      <w:marLeft w:val="0"/>
                      <w:marRight w:val="0"/>
                      <w:marTop w:val="0"/>
                      <w:marBottom w:val="0"/>
                      <w:divBdr>
                        <w:top w:val="single" w:sz="2" w:space="0" w:color="D9D9E3"/>
                        <w:left w:val="single" w:sz="2" w:space="0" w:color="D9D9E3"/>
                        <w:bottom w:val="single" w:sz="2" w:space="0" w:color="D9D9E3"/>
                        <w:right w:val="single" w:sz="2" w:space="0" w:color="D9D9E3"/>
                      </w:divBdr>
                      <w:divsChild>
                        <w:div w:id="1090808842">
                          <w:marLeft w:val="0"/>
                          <w:marRight w:val="0"/>
                          <w:marTop w:val="0"/>
                          <w:marBottom w:val="0"/>
                          <w:divBdr>
                            <w:top w:val="single" w:sz="2" w:space="0" w:color="D9D9E3"/>
                            <w:left w:val="single" w:sz="2" w:space="0" w:color="D9D9E3"/>
                            <w:bottom w:val="single" w:sz="2" w:space="0" w:color="D9D9E3"/>
                            <w:right w:val="single" w:sz="2" w:space="0" w:color="D9D9E3"/>
                          </w:divBdr>
                          <w:divsChild>
                            <w:div w:id="2071923521">
                              <w:marLeft w:val="0"/>
                              <w:marRight w:val="0"/>
                              <w:marTop w:val="0"/>
                              <w:marBottom w:val="0"/>
                              <w:divBdr>
                                <w:top w:val="single" w:sz="2" w:space="0" w:color="D9D9E3"/>
                                <w:left w:val="single" w:sz="2" w:space="0" w:color="D9D9E3"/>
                                <w:bottom w:val="single" w:sz="2" w:space="0" w:color="D9D9E3"/>
                                <w:right w:val="single" w:sz="2" w:space="0" w:color="D9D9E3"/>
                              </w:divBdr>
                              <w:divsChild>
                                <w:div w:id="2033264539">
                                  <w:marLeft w:val="0"/>
                                  <w:marRight w:val="0"/>
                                  <w:marTop w:val="0"/>
                                  <w:marBottom w:val="0"/>
                                  <w:divBdr>
                                    <w:top w:val="single" w:sz="2" w:space="0" w:color="D9D9E3"/>
                                    <w:left w:val="single" w:sz="2" w:space="0" w:color="D9D9E3"/>
                                    <w:bottom w:val="single" w:sz="2" w:space="0" w:color="D9D9E3"/>
                                    <w:right w:val="single" w:sz="2" w:space="0" w:color="D9D9E3"/>
                                  </w:divBdr>
                                  <w:divsChild>
                                    <w:div w:id="1299190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366481">
                      <w:marLeft w:val="0"/>
                      <w:marRight w:val="0"/>
                      <w:marTop w:val="0"/>
                      <w:marBottom w:val="0"/>
                      <w:divBdr>
                        <w:top w:val="single" w:sz="2" w:space="0" w:color="D9D9E3"/>
                        <w:left w:val="single" w:sz="2" w:space="0" w:color="D9D9E3"/>
                        <w:bottom w:val="single" w:sz="2" w:space="0" w:color="D9D9E3"/>
                        <w:right w:val="single" w:sz="2" w:space="0" w:color="D9D9E3"/>
                      </w:divBdr>
                      <w:divsChild>
                        <w:div w:id="256210846">
                          <w:marLeft w:val="0"/>
                          <w:marRight w:val="0"/>
                          <w:marTop w:val="0"/>
                          <w:marBottom w:val="0"/>
                          <w:divBdr>
                            <w:top w:val="single" w:sz="2" w:space="0" w:color="D9D9E3"/>
                            <w:left w:val="single" w:sz="2" w:space="0" w:color="D9D9E3"/>
                            <w:bottom w:val="single" w:sz="2" w:space="0" w:color="D9D9E3"/>
                            <w:right w:val="single" w:sz="2" w:space="0" w:color="D9D9E3"/>
                          </w:divBdr>
                        </w:div>
                        <w:div w:id="420612993">
                          <w:marLeft w:val="0"/>
                          <w:marRight w:val="0"/>
                          <w:marTop w:val="0"/>
                          <w:marBottom w:val="0"/>
                          <w:divBdr>
                            <w:top w:val="single" w:sz="2" w:space="0" w:color="D9D9E3"/>
                            <w:left w:val="single" w:sz="2" w:space="0" w:color="D9D9E3"/>
                            <w:bottom w:val="single" w:sz="2" w:space="0" w:color="D9D9E3"/>
                            <w:right w:val="single" w:sz="2" w:space="0" w:color="D9D9E3"/>
                          </w:divBdr>
                          <w:divsChild>
                            <w:div w:id="1978995067">
                              <w:marLeft w:val="0"/>
                              <w:marRight w:val="0"/>
                              <w:marTop w:val="0"/>
                              <w:marBottom w:val="0"/>
                              <w:divBdr>
                                <w:top w:val="single" w:sz="2" w:space="0" w:color="D9D9E3"/>
                                <w:left w:val="single" w:sz="2" w:space="0" w:color="D9D9E3"/>
                                <w:bottom w:val="single" w:sz="2" w:space="0" w:color="D9D9E3"/>
                                <w:right w:val="single" w:sz="2" w:space="0" w:color="D9D9E3"/>
                              </w:divBdr>
                              <w:divsChild>
                                <w:div w:id="1242910955">
                                  <w:marLeft w:val="0"/>
                                  <w:marRight w:val="0"/>
                                  <w:marTop w:val="0"/>
                                  <w:marBottom w:val="0"/>
                                  <w:divBdr>
                                    <w:top w:val="single" w:sz="2" w:space="0" w:color="D9D9E3"/>
                                    <w:left w:val="single" w:sz="2" w:space="0" w:color="D9D9E3"/>
                                    <w:bottom w:val="single" w:sz="2" w:space="0" w:color="D9D9E3"/>
                                    <w:right w:val="single" w:sz="2" w:space="0" w:color="D9D9E3"/>
                                  </w:divBdr>
                                  <w:divsChild>
                                    <w:div w:id="1064138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1199528">
          <w:marLeft w:val="0"/>
          <w:marRight w:val="0"/>
          <w:marTop w:val="0"/>
          <w:marBottom w:val="0"/>
          <w:divBdr>
            <w:top w:val="single" w:sz="2" w:space="0" w:color="D9D9E3"/>
            <w:left w:val="single" w:sz="2" w:space="0" w:color="D9D9E3"/>
            <w:bottom w:val="single" w:sz="2" w:space="0" w:color="D9D9E3"/>
            <w:right w:val="single" w:sz="2" w:space="0" w:color="D9D9E3"/>
          </w:divBdr>
          <w:divsChild>
            <w:div w:id="1339776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6302585">
                  <w:marLeft w:val="0"/>
                  <w:marRight w:val="0"/>
                  <w:marTop w:val="0"/>
                  <w:marBottom w:val="0"/>
                  <w:divBdr>
                    <w:top w:val="single" w:sz="2" w:space="0" w:color="D9D9E3"/>
                    <w:left w:val="single" w:sz="2" w:space="0" w:color="D9D9E3"/>
                    <w:bottom w:val="single" w:sz="2" w:space="0" w:color="D9D9E3"/>
                    <w:right w:val="single" w:sz="2" w:space="0" w:color="D9D9E3"/>
                  </w:divBdr>
                  <w:divsChild>
                    <w:div w:id="1759712441">
                      <w:marLeft w:val="0"/>
                      <w:marRight w:val="0"/>
                      <w:marTop w:val="0"/>
                      <w:marBottom w:val="0"/>
                      <w:divBdr>
                        <w:top w:val="single" w:sz="2" w:space="0" w:color="D9D9E3"/>
                        <w:left w:val="single" w:sz="2" w:space="0" w:color="D9D9E3"/>
                        <w:bottom w:val="single" w:sz="2" w:space="0" w:color="D9D9E3"/>
                        <w:right w:val="single" w:sz="2" w:space="0" w:color="D9D9E3"/>
                      </w:divBdr>
                      <w:divsChild>
                        <w:div w:id="176236930">
                          <w:marLeft w:val="0"/>
                          <w:marRight w:val="0"/>
                          <w:marTop w:val="0"/>
                          <w:marBottom w:val="0"/>
                          <w:divBdr>
                            <w:top w:val="single" w:sz="2" w:space="0" w:color="D9D9E3"/>
                            <w:left w:val="single" w:sz="2" w:space="0" w:color="D9D9E3"/>
                            <w:bottom w:val="single" w:sz="2" w:space="0" w:color="D9D9E3"/>
                            <w:right w:val="single" w:sz="2" w:space="0" w:color="D9D9E3"/>
                          </w:divBdr>
                          <w:divsChild>
                            <w:div w:id="1034119009">
                              <w:marLeft w:val="0"/>
                              <w:marRight w:val="0"/>
                              <w:marTop w:val="0"/>
                              <w:marBottom w:val="0"/>
                              <w:divBdr>
                                <w:top w:val="single" w:sz="2" w:space="0" w:color="D9D9E3"/>
                                <w:left w:val="single" w:sz="2" w:space="0" w:color="D9D9E3"/>
                                <w:bottom w:val="single" w:sz="2" w:space="0" w:color="D9D9E3"/>
                                <w:right w:val="single" w:sz="2" w:space="0" w:color="D9D9E3"/>
                              </w:divBdr>
                              <w:divsChild>
                                <w:div w:id="313023563">
                                  <w:marLeft w:val="0"/>
                                  <w:marRight w:val="0"/>
                                  <w:marTop w:val="0"/>
                                  <w:marBottom w:val="0"/>
                                  <w:divBdr>
                                    <w:top w:val="single" w:sz="2" w:space="0" w:color="D9D9E3"/>
                                    <w:left w:val="single" w:sz="2" w:space="0" w:color="D9D9E3"/>
                                    <w:bottom w:val="single" w:sz="2" w:space="0" w:color="D9D9E3"/>
                                    <w:right w:val="single" w:sz="2" w:space="0" w:color="D9D9E3"/>
                                  </w:divBdr>
                                  <w:divsChild>
                                    <w:div w:id="1470436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29712">
                      <w:marLeft w:val="0"/>
                      <w:marRight w:val="0"/>
                      <w:marTop w:val="0"/>
                      <w:marBottom w:val="0"/>
                      <w:divBdr>
                        <w:top w:val="single" w:sz="2" w:space="0" w:color="D9D9E3"/>
                        <w:left w:val="single" w:sz="2" w:space="0" w:color="D9D9E3"/>
                        <w:bottom w:val="single" w:sz="2" w:space="0" w:color="D9D9E3"/>
                        <w:right w:val="single" w:sz="2" w:space="0" w:color="D9D9E3"/>
                      </w:divBdr>
                      <w:divsChild>
                        <w:div w:id="368334631">
                          <w:marLeft w:val="0"/>
                          <w:marRight w:val="0"/>
                          <w:marTop w:val="0"/>
                          <w:marBottom w:val="0"/>
                          <w:divBdr>
                            <w:top w:val="single" w:sz="2" w:space="0" w:color="D9D9E3"/>
                            <w:left w:val="single" w:sz="2" w:space="0" w:color="D9D9E3"/>
                            <w:bottom w:val="single" w:sz="2" w:space="0" w:color="D9D9E3"/>
                            <w:right w:val="single" w:sz="2" w:space="0" w:color="D9D9E3"/>
                          </w:divBdr>
                        </w:div>
                        <w:div w:id="280038447">
                          <w:marLeft w:val="0"/>
                          <w:marRight w:val="0"/>
                          <w:marTop w:val="0"/>
                          <w:marBottom w:val="0"/>
                          <w:divBdr>
                            <w:top w:val="single" w:sz="2" w:space="0" w:color="D9D9E3"/>
                            <w:left w:val="single" w:sz="2" w:space="0" w:color="D9D9E3"/>
                            <w:bottom w:val="single" w:sz="2" w:space="0" w:color="D9D9E3"/>
                            <w:right w:val="single" w:sz="2" w:space="0" w:color="D9D9E3"/>
                          </w:divBdr>
                          <w:divsChild>
                            <w:div w:id="326252929">
                              <w:marLeft w:val="0"/>
                              <w:marRight w:val="0"/>
                              <w:marTop w:val="0"/>
                              <w:marBottom w:val="0"/>
                              <w:divBdr>
                                <w:top w:val="single" w:sz="2" w:space="0" w:color="D9D9E3"/>
                                <w:left w:val="single" w:sz="2" w:space="0" w:color="D9D9E3"/>
                                <w:bottom w:val="single" w:sz="2" w:space="0" w:color="D9D9E3"/>
                                <w:right w:val="single" w:sz="2" w:space="0" w:color="D9D9E3"/>
                              </w:divBdr>
                              <w:divsChild>
                                <w:div w:id="516383534">
                                  <w:marLeft w:val="0"/>
                                  <w:marRight w:val="0"/>
                                  <w:marTop w:val="0"/>
                                  <w:marBottom w:val="0"/>
                                  <w:divBdr>
                                    <w:top w:val="single" w:sz="2" w:space="0" w:color="D9D9E3"/>
                                    <w:left w:val="single" w:sz="2" w:space="0" w:color="D9D9E3"/>
                                    <w:bottom w:val="single" w:sz="2" w:space="0" w:color="D9D9E3"/>
                                    <w:right w:val="single" w:sz="2" w:space="0" w:color="D9D9E3"/>
                                  </w:divBdr>
                                  <w:divsChild>
                                    <w:div w:id="627511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884185">
          <w:marLeft w:val="0"/>
          <w:marRight w:val="0"/>
          <w:marTop w:val="0"/>
          <w:marBottom w:val="0"/>
          <w:divBdr>
            <w:top w:val="single" w:sz="2" w:space="0" w:color="D9D9E3"/>
            <w:left w:val="single" w:sz="2" w:space="0" w:color="D9D9E3"/>
            <w:bottom w:val="single" w:sz="2" w:space="0" w:color="D9D9E3"/>
            <w:right w:val="single" w:sz="2" w:space="0" w:color="D9D9E3"/>
          </w:divBdr>
          <w:divsChild>
            <w:div w:id="1584218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7859419">
                  <w:marLeft w:val="0"/>
                  <w:marRight w:val="0"/>
                  <w:marTop w:val="0"/>
                  <w:marBottom w:val="0"/>
                  <w:divBdr>
                    <w:top w:val="single" w:sz="2" w:space="0" w:color="D9D9E3"/>
                    <w:left w:val="single" w:sz="2" w:space="0" w:color="D9D9E3"/>
                    <w:bottom w:val="single" w:sz="2" w:space="0" w:color="D9D9E3"/>
                    <w:right w:val="single" w:sz="2" w:space="0" w:color="D9D9E3"/>
                  </w:divBdr>
                  <w:divsChild>
                    <w:div w:id="375353606">
                      <w:marLeft w:val="0"/>
                      <w:marRight w:val="0"/>
                      <w:marTop w:val="0"/>
                      <w:marBottom w:val="0"/>
                      <w:divBdr>
                        <w:top w:val="single" w:sz="2" w:space="0" w:color="D9D9E3"/>
                        <w:left w:val="single" w:sz="2" w:space="0" w:color="D9D9E3"/>
                        <w:bottom w:val="single" w:sz="2" w:space="0" w:color="D9D9E3"/>
                        <w:right w:val="single" w:sz="2" w:space="0" w:color="D9D9E3"/>
                      </w:divBdr>
                      <w:divsChild>
                        <w:div w:id="790973336">
                          <w:marLeft w:val="0"/>
                          <w:marRight w:val="0"/>
                          <w:marTop w:val="0"/>
                          <w:marBottom w:val="0"/>
                          <w:divBdr>
                            <w:top w:val="single" w:sz="2" w:space="0" w:color="D9D9E3"/>
                            <w:left w:val="single" w:sz="2" w:space="0" w:color="D9D9E3"/>
                            <w:bottom w:val="single" w:sz="2" w:space="0" w:color="D9D9E3"/>
                            <w:right w:val="single" w:sz="2" w:space="0" w:color="D9D9E3"/>
                          </w:divBdr>
                          <w:divsChild>
                            <w:div w:id="153687393">
                              <w:marLeft w:val="0"/>
                              <w:marRight w:val="0"/>
                              <w:marTop w:val="0"/>
                              <w:marBottom w:val="0"/>
                              <w:divBdr>
                                <w:top w:val="single" w:sz="2" w:space="0" w:color="D9D9E3"/>
                                <w:left w:val="single" w:sz="2" w:space="0" w:color="D9D9E3"/>
                                <w:bottom w:val="single" w:sz="2" w:space="0" w:color="D9D9E3"/>
                                <w:right w:val="single" w:sz="2" w:space="0" w:color="D9D9E3"/>
                              </w:divBdr>
                              <w:divsChild>
                                <w:div w:id="1862012832">
                                  <w:marLeft w:val="0"/>
                                  <w:marRight w:val="0"/>
                                  <w:marTop w:val="0"/>
                                  <w:marBottom w:val="0"/>
                                  <w:divBdr>
                                    <w:top w:val="single" w:sz="2" w:space="0" w:color="D9D9E3"/>
                                    <w:left w:val="single" w:sz="2" w:space="0" w:color="D9D9E3"/>
                                    <w:bottom w:val="single" w:sz="2" w:space="0" w:color="D9D9E3"/>
                                    <w:right w:val="single" w:sz="2" w:space="0" w:color="D9D9E3"/>
                                  </w:divBdr>
                                  <w:divsChild>
                                    <w:div w:id="880096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14309">
                      <w:marLeft w:val="0"/>
                      <w:marRight w:val="0"/>
                      <w:marTop w:val="0"/>
                      <w:marBottom w:val="0"/>
                      <w:divBdr>
                        <w:top w:val="single" w:sz="2" w:space="0" w:color="D9D9E3"/>
                        <w:left w:val="single" w:sz="2" w:space="0" w:color="D9D9E3"/>
                        <w:bottom w:val="single" w:sz="2" w:space="0" w:color="D9D9E3"/>
                        <w:right w:val="single" w:sz="2" w:space="0" w:color="D9D9E3"/>
                      </w:divBdr>
                      <w:divsChild>
                        <w:div w:id="177161258">
                          <w:marLeft w:val="0"/>
                          <w:marRight w:val="0"/>
                          <w:marTop w:val="0"/>
                          <w:marBottom w:val="0"/>
                          <w:divBdr>
                            <w:top w:val="single" w:sz="2" w:space="0" w:color="D9D9E3"/>
                            <w:left w:val="single" w:sz="2" w:space="0" w:color="D9D9E3"/>
                            <w:bottom w:val="single" w:sz="2" w:space="0" w:color="D9D9E3"/>
                            <w:right w:val="single" w:sz="2" w:space="0" w:color="D9D9E3"/>
                          </w:divBdr>
                        </w:div>
                        <w:div w:id="899638656">
                          <w:marLeft w:val="0"/>
                          <w:marRight w:val="0"/>
                          <w:marTop w:val="0"/>
                          <w:marBottom w:val="0"/>
                          <w:divBdr>
                            <w:top w:val="single" w:sz="2" w:space="0" w:color="D9D9E3"/>
                            <w:left w:val="single" w:sz="2" w:space="0" w:color="D9D9E3"/>
                            <w:bottom w:val="single" w:sz="2" w:space="0" w:color="D9D9E3"/>
                            <w:right w:val="single" w:sz="2" w:space="0" w:color="D9D9E3"/>
                          </w:divBdr>
                          <w:divsChild>
                            <w:div w:id="1802962232">
                              <w:marLeft w:val="0"/>
                              <w:marRight w:val="0"/>
                              <w:marTop w:val="0"/>
                              <w:marBottom w:val="0"/>
                              <w:divBdr>
                                <w:top w:val="single" w:sz="2" w:space="0" w:color="D9D9E3"/>
                                <w:left w:val="single" w:sz="2" w:space="0" w:color="D9D9E3"/>
                                <w:bottom w:val="single" w:sz="2" w:space="0" w:color="D9D9E3"/>
                                <w:right w:val="single" w:sz="2" w:space="0" w:color="D9D9E3"/>
                              </w:divBdr>
                              <w:divsChild>
                                <w:div w:id="1871793057">
                                  <w:marLeft w:val="0"/>
                                  <w:marRight w:val="0"/>
                                  <w:marTop w:val="0"/>
                                  <w:marBottom w:val="0"/>
                                  <w:divBdr>
                                    <w:top w:val="single" w:sz="2" w:space="0" w:color="D9D9E3"/>
                                    <w:left w:val="single" w:sz="2" w:space="0" w:color="D9D9E3"/>
                                    <w:bottom w:val="single" w:sz="2" w:space="0" w:color="D9D9E3"/>
                                    <w:right w:val="single" w:sz="2" w:space="0" w:color="D9D9E3"/>
                                  </w:divBdr>
                                  <w:divsChild>
                                    <w:div w:id="20513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032797">
          <w:marLeft w:val="0"/>
          <w:marRight w:val="0"/>
          <w:marTop w:val="0"/>
          <w:marBottom w:val="0"/>
          <w:divBdr>
            <w:top w:val="single" w:sz="2" w:space="0" w:color="D9D9E3"/>
            <w:left w:val="single" w:sz="2" w:space="0" w:color="D9D9E3"/>
            <w:bottom w:val="single" w:sz="2" w:space="0" w:color="D9D9E3"/>
            <w:right w:val="single" w:sz="2" w:space="0" w:color="D9D9E3"/>
          </w:divBdr>
          <w:divsChild>
            <w:div w:id="1620143843">
              <w:marLeft w:val="0"/>
              <w:marRight w:val="0"/>
              <w:marTop w:val="100"/>
              <w:marBottom w:val="100"/>
              <w:divBdr>
                <w:top w:val="single" w:sz="2" w:space="0" w:color="D9D9E3"/>
                <w:left w:val="single" w:sz="2" w:space="0" w:color="D9D9E3"/>
                <w:bottom w:val="single" w:sz="2" w:space="0" w:color="D9D9E3"/>
                <w:right w:val="single" w:sz="2" w:space="0" w:color="D9D9E3"/>
              </w:divBdr>
              <w:divsChild>
                <w:div w:id="1806311709">
                  <w:marLeft w:val="0"/>
                  <w:marRight w:val="0"/>
                  <w:marTop w:val="0"/>
                  <w:marBottom w:val="0"/>
                  <w:divBdr>
                    <w:top w:val="single" w:sz="2" w:space="0" w:color="D9D9E3"/>
                    <w:left w:val="single" w:sz="2" w:space="0" w:color="D9D9E3"/>
                    <w:bottom w:val="single" w:sz="2" w:space="0" w:color="D9D9E3"/>
                    <w:right w:val="single" w:sz="2" w:space="0" w:color="D9D9E3"/>
                  </w:divBdr>
                  <w:divsChild>
                    <w:div w:id="556430865">
                      <w:marLeft w:val="0"/>
                      <w:marRight w:val="0"/>
                      <w:marTop w:val="0"/>
                      <w:marBottom w:val="0"/>
                      <w:divBdr>
                        <w:top w:val="single" w:sz="2" w:space="0" w:color="D9D9E3"/>
                        <w:left w:val="single" w:sz="2" w:space="0" w:color="D9D9E3"/>
                        <w:bottom w:val="single" w:sz="2" w:space="0" w:color="D9D9E3"/>
                        <w:right w:val="single" w:sz="2" w:space="0" w:color="D9D9E3"/>
                      </w:divBdr>
                      <w:divsChild>
                        <w:div w:id="403798409">
                          <w:marLeft w:val="0"/>
                          <w:marRight w:val="0"/>
                          <w:marTop w:val="0"/>
                          <w:marBottom w:val="0"/>
                          <w:divBdr>
                            <w:top w:val="single" w:sz="2" w:space="0" w:color="D9D9E3"/>
                            <w:left w:val="single" w:sz="2" w:space="0" w:color="D9D9E3"/>
                            <w:bottom w:val="single" w:sz="2" w:space="0" w:color="D9D9E3"/>
                            <w:right w:val="single" w:sz="2" w:space="0" w:color="D9D9E3"/>
                          </w:divBdr>
                          <w:divsChild>
                            <w:div w:id="2006013552">
                              <w:marLeft w:val="0"/>
                              <w:marRight w:val="0"/>
                              <w:marTop w:val="0"/>
                              <w:marBottom w:val="0"/>
                              <w:divBdr>
                                <w:top w:val="single" w:sz="2" w:space="0" w:color="D9D9E3"/>
                                <w:left w:val="single" w:sz="2" w:space="0" w:color="D9D9E3"/>
                                <w:bottom w:val="single" w:sz="2" w:space="0" w:color="D9D9E3"/>
                                <w:right w:val="single" w:sz="2" w:space="0" w:color="D9D9E3"/>
                              </w:divBdr>
                              <w:divsChild>
                                <w:div w:id="126438819">
                                  <w:marLeft w:val="0"/>
                                  <w:marRight w:val="0"/>
                                  <w:marTop w:val="0"/>
                                  <w:marBottom w:val="0"/>
                                  <w:divBdr>
                                    <w:top w:val="single" w:sz="2" w:space="0" w:color="D9D9E3"/>
                                    <w:left w:val="single" w:sz="2" w:space="0" w:color="D9D9E3"/>
                                    <w:bottom w:val="single" w:sz="2" w:space="0" w:color="D9D9E3"/>
                                    <w:right w:val="single" w:sz="2" w:space="0" w:color="D9D9E3"/>
                                  </w:divBdr>
                                  <w:divsChild>
                                    <w:div w:id="588579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2635565">
                      <w:marLeft w:val="0"/>
                      <w:marRight w:val="0"/>
                      <w:marTop w:val="0"/>
                      <w:marBottom w:val="0"/>
                      <w:divBdr>
                        <w:top w:val="single" w:sz="2" w:space="0" w:color="D9D9E3"/>
                        <w:left w:val="single" w:sz="2" w:space="0" w:color="D9D9E3"/>
                        <w:bottom w:val="single" w:sz="2" w:space="0" w:color="D9D9E3"/>
                        <w:right w:val="single" w:sz="2" w:space="0" w:color="D9D9E3"/>
                      </w:divBdr>
                      <w:divsChild>
                        <w:div w:id="208957082">
                          <w:marLeft w:val="0"/>
                          <w:marRight w:val="0"/>
                          <w:marTop w:val="0"/>
                          <w:marBottom w:val="0"/>
                          <w:divBdr>
                            <w:top w:val="single" w:sz="2" w:space="0" w:color="D9D9E3"/>
                            <w:left w:val="single" w:sz="2" w:space="0" w:color="D9D9E3"/>
                            <w:bottom w:val="single" w:sz="2" w:space="0" w:color="D9D9E3"/>
                            <w:right w:val="single" w:sz="2" w:space="0" w:color="D9D9E3"/>
                          </w:divBdr>
                        </w:div>
                        <w:div w:id="743260951">
                          <w:marLeft w:val="0"/>
                          <w:marRight w:val="0"/>
                          <w:marTop w:val="0"/>
                          <w:marBottom w:val="0"/>
                          <w:divBdr>
                            <w:top w:val="single" w:sz="2" w:space="0" w:color="D9D9E3"/>
                            <w:left w:val="single" w:sz="2" w:space="0" w:color="D9D9E3"/>
                            <w:bottom w:val="single" w:sz="2" w:space="0" w:color="D9D9E3"/>
                            <w:right w:val="single" w:sz="2" w:space="0" w:color="D9D9E3"/>
                          </w:divBdr>
                          <w:divsChild>
                            <w:div w:id="1250625724">
                              <w:marLeft w:val="0"/>
                              <w:marRight w:val="0"/>
                              <w:marTop w:val="0"/>
                              <w:marBottom w:val="0"/>
                              <w:divBdr>
                                <w:top w:val="single" w:sz="2" w:space="0" w:color="D9D9E3"/>
                                <w:left w:val="single" w:sz="2" w:space="0" w:color="D9D9E3"/>
                                <w:bottom w:val="single" w:sz="2" w:space="0" w:color="D9D9E3"/>
                                <w:right w:val="single" w:sz="2" w:space="0" w:color="D9D9E3"/>
                              </w:divBdr>
                              <w:divsChild>
                                <w:div w:id="1209219865">
                                  <w:marLeft w:val="0"/>
                                  <w:marRight w:val="0"/>
                                  <w:marTop w:val="0"/>
                                  <w:marBottom w:val="0"/>
                                  <w:divBdr>
                                    <w:top w:val="single" w:sz="2" w:space="0" w:color="D9D9E3"/>
                                    <w:left w:val="single" w:sz="2" w:space="0" w:color="D9D9E3"/>
                                    <w:bottom w:val="single" w:sz="2" w:space="0" w:color="D9D9E3"/>
                                    <w:right w:val="single" w:sz="2" w:space="0" w:color="D9D9E3"/>
                                  </w:divBdr>
                                  <w:divsChild>
                                    <w:div w:id="1060714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495654">
          <w:marLeft w:val="0"/>
          <w:marRight w:val="0"/>
          <w:marTop w:val="0"/>
          <w:marBottom w:val="0"/>
          <w:divBdr>
            <w:top w:val="single" w:sz="2" w:space="0" w:color="D9D9E3"/>
            <w:left w:val="single" w:sz="2" w:space="0" w:color="D9D9E3"/>
            <w:bottom w:val="single" w:sz="2" w:space="0" w:color="D9D9E3"/>
            <w:right w:val="single" w:sz="2" w:space="0" w:color="D9D9E3"/>
          </w:divBdr>
          <w:divsChild>
            <w:div w:id="118331962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1506210">
                  <w:marLeft w:val="0"/>
                  <w:marRight w:val="0"/>
                  <w:marTop w:val="0"/>
                  <w:marBottom w:val="0"/>
                  <w:divBdr>
                    <w:top w:val="single" w:sz="2" w:space="0" w:color="D9D9E3"/>
                    <w:left w:val="single" w:sz="2" w:space="0" w:color="D9D9E3"/>
                    <w:bottom w:val="single" w:sz="2" w:space="0" w:color="D9D9E3"/>
                    <w:right w:val="single" w:sz="2" w:space="0" w:color="D9D9E3"/>
                  </w:divBdr>
                  <w:divsChild>
                    <w:div w:id="1238318311">
                      <w:marLeft w:val="0"/>
                      <w:marRight w:val="0"/>
                      <w:marTop w:val="0"/>
                      <w:marBottom w:val="0"/>
                      <w:divBdr>
                        <w:top w:val="single" w:sz="2" w:space="0" w:color="D9D9E3"/>
                        <w:left w:val="single" w:sz="2" w:space="0" w:color="D9D9E3"/>
                        <w:bottom w:val="single" w:sz="2" w:space="0" w:color="D9D9E3"/>
                        <w:right w:val="single" w:sz="2" w:space="0" w:color="D9D9E3"/>
                      </w:divBdr>
                      <w:divsChild>
                        <w:div w:id="2052457607">
                          <w:marLeft w:val="0"/>
                          <w:marRight w:val="0"/>
                          <w:marTop w:val="0"/>
                          <w:marBottom w:val="0"/>
                          <w:divBdr>
                            <w:top w:val="single" w:sz="2" w:space="0" w:color="D9D9E3"/>
                            <w:left w:val="single" w:sz="2" w:space="0" w:color="D9D9E3"/>
                            <w:bottom w:val="single" w:sz="2" w:space="0" w:color="D9D9E3"/>
                            <w:right w:val="single" w:sz="2" w:space="0" w:color="D9D9E3"/>
                          </w:divBdr>
                          <w:divsChild>
                            <w:div w:id="1075399745">
                              <w:marLeft w:val="0"/>
                              <w:marRight w:val="0"/>
                              <w:marTop w:val="0"/>
                              <w:marBottom w:val="0"/>
                              <w:divBdr>
                                <w:top w:val="single" w:sz="2" w:space="0" w:color="D9D9E3"/>
                                <w:left w:val="single" w:sz="2" w:space="0" w:color="D9D9E3"/>
                                <w:bottom w:val="single" w:sz="2" w:space="0" w:color="D9D9E3"/>
                                <w:right w:val="single" w:sz="2" w:space="0" w:color="D9D9E3"/>
                              </w:divBdr>
                              <w:divsChild>
                                <w:div w:id="308287181">
                                  <w:marLeft w:val="0"/>
                                  <w:marRight w:val="0"/>
                                  <w:marTop w:val="0"/>
                                  <w:marBottom w:val="0"/>
                                  <w:divBdr>
                                    <w:top w:val="single" w:sz="2" w:space="0" w:color="D9D9E3"/>
                                    <w:left w:val="single" w:sz="2" w:space="0" w:color="D9D9E3"/>
                                    <w:bottom w:val="single" w:sz="2" w:space="0" w:color="D9D9E3"/>
                                    <w:right w:val="single" w:sz="2" w:space="0" w:color="D9D9E3"/>
                                  </w:divBdr>
                                  <w:divsChild>
                                    <w:div w:id="182090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5714915">
                      <w:marLeft w:val="0"/>
                      <w:marRight w:val="0"/>
                      <w:marTop w:val="0"/>
                      <w:marBottom w:val="0"/>
                      <w:divBdr>
                        <w:top w:val="single" w:sz="2" w:space="0" w:color="D9D9E3"/>
                        <w:left w:val="single" w:sz="2" w:space="0" w:color="D9D9E3"/>
                        <w:bottom w:val="single" w:sz="2" w:space="0" w:color="D9D9E3"/>
                        <w:right w:val="single" w:sz="2" w:space="0" w:color="D9D9E3"/>
                      </w:divBdr>
                      <w:divsChild>
                        <w:div w:id="113182067">
                          <w:marLeft w:val="0"/>
                          <w:marRight w:val="0"/>
                          <w:marTop w:val="0"/>
                          <w:marBottom w:val="0"/>
                          <w:divBdr>
                            <w:top w:val="single" w:sz="2" w:space="0" w:color="D9D9E3"/>
                            <w:left w:val="single" w:sz="2" w:space="0" w:color="D9D9E3"/>
                            <w:bottom w:val="single" w:sz="2" w:space="0" w:color="D9D9E3"/>
                            <w:right w:val="single" w:sz="2" w:space="0" w:color="D9D9E3"/>
                          </w:divBdr>
                        </w:div>
                        <w:div w:id="1774006969">
                          <w:marLeft w:val="0"/>
                          <w:marRight w:val="0"/>
                          <w:marTop w:val="0"/>
                          <w:marBottom w:val="0"/>
                          <w:divBdr>
                            <w:top w:val="single" w:sz="2" w:space="0" w:color="D9D9E3"/>
                            <w:left w:val="single" w:sz="2" w:space="0" w:color="D9D9E3"/>
                            <w:bottom w:val="single" w:sz="2" w:space="0" w:color="D9D9E3"/>
                            <w:right w:val="single" w:sz="2" w:space="0" w:color="D9D9E3"/>
                          </w:divBdr>
                          <w:divsChild>
                            <w:div w:id="1966809840">
                              <w:marLeft w:val="0"/>
                              <w:marRight w:val="0"/>
                              <w:marTop w:val="0"/>
                              <w:marBottom w:val="0"/>
                              <w:divBdr>
                                <w:top w:val="single" w:sz="2" w:space="0" w:color="D9D9E3"/>
                                <w:left w:val="single" w:sz="2" w:space="0" w:color="D9D9E3"/>
                                <w:bottom w:val="single" w:sz="2" w:space="0" w:color="D9D9E3"/>
                                <w:right w:val="single" w:sz="2" w:space="0" w:color="D9D9E3"/>
                              </w:divBdr>
                              <w:divsChild>
                                <w:div w:id="946503542">
                                  <w:marLeft w:val="0"/>
                                  <w:marRight w:val="0"/>
                                  <w:marTop w:val="0"/>
                                  <w:marBottom w:val="0"/>
                                  <w:divBdr>
                                    <w:top w:val="single" w:sz="2" w:space="0" w:color="D9D9E3"/>
                                    <w:left w:val="single" w:sz="2" w:space="0" w:color="D9D9E3"/>
                                    <w:bottom w:val="single" w:sz="2" w:space="0" w:color="D9D9E3"/>
                                    <w:right w:val="single" w:sz="2" w:space="0" w:color="D9D9E3"/>
                                  </w:divBdr>
                                  <w:divsChild>
                                    <w:div w:id="14959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337220">
          <w:marLeft w:val="0"/>
          <w:marRight w:val="0"/>
          <w:marTop w:val="0"/>
          <w:marBottom w:val="0"/>
          <w:divBdr>
            <w:top w:val="single" w:sz="2" w:space="0" w:color="D9D9E3"/>
            <w:left w:val="single" w:sz="2" w:space="0" w:color="D9D9E3"/>
            <w:bottom w:val="single" w:sz="2" w:space="0" w:color="D9D9E3"/>
            <w:right w:val="single" w:sz="2" w:space="0" w:color="D9D9E3"/>
          </w:divBdr>
          <w:divsChild>
            <w:div w:id="2133016793">
              <w:marLeft w:val="0"/>
              <w:marRight w:val="0"/>
              <w:marTop w:val="100"/>
              <w:marBottom w:val="100"/>
              <w:divBdr>
                <w:top w:val="single" w:sz="2" w:space="0" w:color="D9D9E3"/>
                <w:left w:val="single" w:sz="2" w:space="0" w:color="D9D9E3"/>
                <w:bottom w:val="single" w:sz="2" w:space="0" w:color="D9D9E3"/>
                <w:right w:val="single" w:sz="2" w:space="0" w:color="D9D9E3"/>
              </w:divBdr>
              <w:divsChild>
                <w:div w:id="923034374">
                  <w:marLeft w:val="0"/>
                  <w:marRight w:val="0"/>
                  <w:marTop w:val="0"/>
                  <w:marBottom w:val="0"/>
                  <w:divBdr>
                    <w:top w:val="single" w:sz="2" w:space="0" w:color="D9D9E3"/>
                    <w:left w:val="single" w:sz="2" w:space="0" w:color="D9D9E3"/>
                    <w:bottom w:val="single" w:sz="2" w:space="0" w:color="D9D9E3"/>
                    <w:right w:val="single" w:sz="2" w:space="0" w:color="D9D9E3"/>
                  </w:divBdr>
                  <w:divsChild>
                    <w:div w:id="1027098677">
                      <w:marLeft w:val="0"/>
                      <w:marRight w:val="0"/>
                      <w:marTop w:val="0"/>
                      <w:marBottom w:val="0"/>
                      <w:divBdr>
                        <w:top w:val="single" w:sz="2" w:space="0" w:color="D9D9E3"/>
                        <w:left w:val="single" w:sz="2" w:space="0" w:color="D9D9E3"/>
                        <w:bottom w:val="single" w:sz="2" w:space="0" w:color="D9D9E3"/>
                        <w:right w:val="single" w:sz="2" w:space="0" w:color="D9D9E3"/>
                      </w:divBdr>
                      <w:divsChild>
                        <w:div w:id="1136797874">
                          <w:marLeft w:val="0"/>
                          <w:marRight w:val="0"/>
                          <w:marTop w:val="0"/>
                          <w:marBottom w:val="0"/>
                          <w:divBdr>
                            <w:top w:val="single" w:sz="2" w:space="0" w:color="D9D9E3"/>
                            <w:left w:val="single" w:sz="2" w:space="0" w:color="D9D9E3"/>
                            <w:bottom w:val="single" w:sz="2" w:space="0" w:color="D9D9E3"/>
                            <w:right w:val="single" w:sz="2" w:space="0" w:color="D9D9E3"/>
                          </w:divBdr>
                          <w:divsChild>
                            <w:div w:id="1413626876">
                              <w:marLeft w:val="0"/>
                              <w:marRight w:val="0"/>
                              <w:marTop w:val="0"/>
                              <w:marBottom w:val="0"/>
                              <w:divBdr>
                                <w:top w:val="single" w:sz="2" w:space="0" w:color="D9D9E3"/>
                                <w:left w:val="single" w:sz="2" w:space="0" w:color="D9D9E3"/>
                                <w:bottom w:val="single" w:sz="2" w:space="0" w:color="D9D9E3"/>
                                <w:right w:val="single" w:sz="2" w:space="0" w:color="D9D9E3"/>
                              </w:divBdr>
                              <w:divsChild>
                                <w:div w:id="2065710877">
                                  <w:marLeft w:val="0"/>
                                  <w:marRight w:val="0"/>
                                  <w:marTop w:val="0"/>
                                  <w:marBottom w:val="0"/>
                                  <w:divBdr>
                                    <w:top w:val="single" w:sz="2" w:space="0" w:color="D9D9E3"/>
                                    <w:left w:val="single" w:sz="2" w:space="0" w:color="D9D9E3"/>
                                    <w:bottom w:val="single" w:sz="2" w:space="0" w:color="D9D9E3"/>
                                    <w:right w:val="single" w:sz="2" w:space="0" w:color="D9D9E3"/>
                                  </w:divBdr>
                                  <w:divsChild>
                                    <w:div w:id="1421946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2182381">
                      <w:marLeft w:val="0"/>
                      <w:marRight w:val="0"/>
                      <w:marTop w:val="0"/>
                      <w:marBottom w:val="0"/>
                      <w:divBdr>
                        <w:top w:val="single" w:sz="2" w:space="0" w:color="D9D9E3"/>
                        <w:left w:val="single" w:sz="2" w:space="0" w:color="D9D9E3"/>
                        <w:bottom w:val="single" w:sz="2" w:space="0" w:color="D9D9E3"/>
                        <w:right w:val="single" w:sz="2" w:space="0" w:color="D9D9E3"/>
                      </w:divBdr>
                      <w:divsChild>
                        <w:div w:id="1050880945">
                          <w:marLeft w:val="0"/>
                          <w:marRight w:val="0"/>
                          <w:marTop w:val="0"/>
                          <w:marBottom w:val="0"/>
                          <w:divBdr>
                            <w:top w:val="single" w:sz="2" w:space="0" w:color="D9D9E3"/>
                            <w:left w:val="single" w:sz="2" w:space="0" w:color="D9D9E3"/>
                            <w:bottom w:val="single" w:sz="2" w:space="0" w:color="D9D9E3"/>
                            <w:right w:val="single" w:sz="2" w:space="0" w:color="D9D9E3"/>
                          </w:divBdr>
                        </w:div>
                        <w:div w:id="629558097">
                          <w:marLeft w:val="0"/>
                          <w:marRight w:val="0"/>
                          <w:marTop w:val="0"/>
                          <w:marBottom w:val="0"/>
                          <w:divBdr>
                            <w:top w:val="single" w:sz="2" w:space="0" w:color="D9D9E3"/>
                            <w:left w:val="single" w:sz="2" w:space="0" w:color="D9D9E3"/>
                            <w:bottom w:val="single" w:sz="2" w:space="0" w:color="D9D9E3"/>
                            <w:right w:val="single" w:sz="2" w:space="0" w:color="D9D9E3"/>
                          </w:divBdr>
                          <w:divsChild>
                            <w:div w:id="568421835">
                              <w:marLeft w:val="0"/>
                              <w:marRight w:val="0"/>
                              <w:marTop w:val="0"/>
                              <w:marBottom w:val="0"/>
                              <w:divBdr>
                                <w:top w:val="single" w:sz="2" w:space="0" w:color="D9D9E3"/>
                                <w:left w:val="single" w:sz="2" w:space="0" w:color="D9D9E3"/>
                                <w:bottom w:val="single" w:sz="2" w:space="0" w:color="D9D9E3"/>
                                <w:right w:val="single" w:sz="2" w:space="0" w:color="D9D9E3"/>
                              </w:divBdr>
                              <w:divsChild>
                                <w:div w:id="1286159298">
                                  <w:marLeft w:val="0"/>
                                  <w:marRight w:val="0"/>
                                  <w:marTop w:val="0"/>
                                  <w:marBottom w:val="0"/>
                                  <w:divBdr>
                                    <w:top w:val="single" w:sz="2" w:space="0" w:color="D9D9E3"/>
                                    <w:left w:val="single" w:sz="2" w:space="0" w:color="D9D9E3"/>
                                    <w:bottom w:val="single" w:sz="2" w:space="0" w:color="D9D9E3"/>
                                    <w:right w:val="single" w:sz="2" w:space="0" w:color="D9D9E3"/>
                                  </w:divBdr>
                                  <w:divsChild>
                                    <w:div w:id="126067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1150019">
          <w:marLeft w:val="0"/>
          <w:marRight w:val="0"/>
          <w:marTop w:val="0"/>
          <w:marBottom w:val="0"/>
          <w:divBdr>
            <w:top w:val="single" w:sz="2" w:space="0" w:color="D9D9E3"/>
            <w:left w:val="single" w:sz="2" w:space="0" w:color="D9D9E3"/>
            <w:bottom w:val="single" w:sz="2" w:space="0" w:color="D9D9E3"/>
            <w:right w:val="single" w:sz="2" w:space="0" w:color="D9D9E3"/>
          </w:divBdr>
          <w:divsChild>
            <w:div w:id="517158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76050158">
                  <w:marLeft w:val="0"/>
                  <w:marRight w:val="0"/>
                  <w:marTop w:val="0"/>
                  <w:marBottom w:val="0"/>
                  <w:divBdr>
                    <w:top w:val="single" w:sz="2" w:space="0" w:color="D9D9E3"/>
                    <w:left w:val="single" w:sz="2" w:space="0" w:color="D9D9E3"/>
                    <w:bottom w:val="single" w:sz="2" w:space="0" w:color="D9D9E3"/>
                    <w:right w:val="single" w:sz="2" w:space="0" w:color="D9D9E3"/>
                  </w:divBdr>
                  <w:divsChild>
                    <w:div w:id="683241026">
                      <w:marLeft w:val="0"/>
                      <w:marRight w:val="0"/>
                      <w:marTop w:val="0"/>
                      <w:marBottom w:val="0"/>
                      <w:divBdr>
                        <w:top w:val="single" w:sz="2" w:space="0" w:color="D9D9E3"/>
                        <w:left w:val="single" w:sz="2" w:space="0" w:color="D9D9E3"/>
                        <w:bottom w:val="single" w:sz="2" w:space="0" w:color="D9D9E3"/>
                        <w:right w:val="single" w:sz="2" w:space="0" w:color="D9D9E3"/>
                      </w:divBdr>
                      <w:divsChild>
                        <w:div w:id="1146626148">
                          <w:marLeft w:val="0"/>
                          <w:marRight w:val="0"/>
                          <w:marTop w:val="0"/>
                          <w:marBottom w:val="0"/>
                          <w:divBdr>
                            <w:top w:val="single" w:sz="2" w:space="0" w:color="D9D9E3"/>
                            <w:left w:val="single" w:sz="2" w:space="0" w:color="D9D9E3"/>
                            <w:bottom w:val="single" w:sz="2" w:space="0" w:color="D9D9E3"/>
                            <w:right w:val="single" w:sz="2" w:space="0" w:color="D9D9E3"/>
                          </w:divBdr>
                          <w:divsChild>
                            <w:div w:id="2079132714">
                              <w:marLeft w:val="0"/>
                              <w:marRight w:val="0"/>
                              <w:marTop w:val="0"/>
                              <w:marBottom w:val="0"/>
                              <w:divBdr>
                                <w:top w:val="single" w:sz="2" w:space="0" w:color="D9D9E3"/>
                                <w:left w:val="single" w:sz="2" w:space="0" w:color="D9D9E3"/>
                                <w:bottom w:val="single" w:sz="2" w:space="0" w:color="D9D9E3"/>
                                <w:right w:val="single" w:sz="2" w:space="0" w:color="D9D9E3"/>
                              </w:divBdr>
                              <w:divsChild>
                                <w:div w:id="320432118">
                                  <w:marLeft w:val="0"/>
                                  <w:marRight w:val="0"/>
                                  <w:marTop w:val="0"/>
                                  <w:marBottom w:val="0"/>
                                  <w:divBdr>
                                    <w:top w:val="single" w:sz="2" w:space="0" w:color="D9D9E3"/>
                                    <w:left w:val="single" w:sz="2" w:space="0" w:color="D9D9E3"/>
                                    <w:bottom w:val="single" w:sz="2" w:space="0" w:color="D9D9E3"/>
                                    <w:right w:val="single" w:sz="2" w:space="0" w:color="D9D9E3"/>
                                  </w:divBdr>
                                  <w:divsChild>
                                    <w:div w:id="1277063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066853">
                      <w:marLeft w:val="0"/>
                      <w:marRight w:val="0"/>
                      <w:marTop w:val="0"/>
                      <w:marBottom w:val="0"/>
                      <w:divBdr>
                        <w:top w:val="single" w:sz="2" w:space="0" w:color="D9D9E3"/>
                        <w:left w:val="single" w:sz="2" w:space="0" w:color="D9D9E3"/>
                        <w:bottom w:val="single" w:sz="2" w:space="0" w:color="D9D9E3"/>
                        <w:right w:val="single" w:sz="2" w:space="0" w:color="D9D9E3"/>
                      </w:divBdr>
                      <w:divsChild>
                        <w:div w:id="2116099463">
                          <w:marLeft w:val="0"/>
                          <w:marRight w:val="0"/>
                          <w:marTop w:val="0"/>
                          <w:marBottom w:val="0"/>
                          <w:divBdr>
                            <w:top w:val="single" w:sz="2" w:space="0" w:color="D9D9E3"/>
                            <w:left w:val="single" w:sz="2" w:space="0" w:color="D9D9E3"/>
                            <w:bottom w:val="single" w:sz="2" w:space="0" w:color="D9D9E3"/>
                            <w:right w:val="single" w:sz="2" w:space="0" w:color="D9D9E3"/>
                          </w:divBdr>
                        </w:div>
                        <w:div w:id="1527909836">
                          <w:marLeft w:val="0"/>
                          <w:marRight w:val="0"/>
                          <w:marTop w:val="0"/>
                          <w:marBottom w:val="0"/>
                          <w:divBdr>
                            <w:top w:val="single" w:sz="2" w:space="0" w:color="D9D9E3"/>
                            <w:left w:val="single" w:sz="2" w:space="0" w:color="D9D9E3"/>
                            <w:bottom w:val="single" w:sz="2" w:space="0" w:color="D9D9E3"/>
                            <w:right w:val="single" w:sz="2" w:space="0" w:color="D9D9E3"/>
                          </w:divBdr>
                          <w:divsChild>
                            <w:div w:id="1780567448">
                              <w:marLeft w:val="0"/>
                              <w:marRight w:val="0"/>
                              <w:marTop w:val="0"/>
                              <w:marBottom w:val="0"/>
                              <w:divBdr>
                                <w:top w:val="single" w:sz="2" w:space="0" w:color="D9D9E3"/>
                                <w:left w:val="single" w:sz="2" w:space="0" w:color="D9D9E3"/>
                                <w:bottom w:val="single" w:sz="2" w:space="0" w:color="D9D9E3"/>
                                <w:right w:val="single" w:sz="2" w:space="0" w:color="D9D9E3"/>
                              </w:divBdr>
                              <w:divsChild>
                                <w:div w:id="611210425">
                                  <w:marLeft w:val="0"/>
                                  <w:marRight w:val="0"/>
                                  <w:marTop w:val="0"/>
                                  <w:marBottom w:val="0"/>
                                  <w:divBdr>
                                    <w:top w:val="single" w:sz="2" w:space="0" w:color="D9D9E3"/>
                                    <w:left w:val="single" w:sz="2" w:space="0" w:color="D9D9E3"/>
                                    <w:bottom w:val="single" w:sz="2" w:space="0" w:color="D9D9E3"/>
                                    <w:right w:val="single" w:sz="2" w:space="0" w:color="D9D9E3"/>
                                  </w:divBdr>
                                  <w:divsChild>
                                    <w:div w:id="1658922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1438691">
          <w:marLeft w:val="0"/>
          <w:marRight w:val="0"/>
          <w:marTop w:val="0"/>
          <w:marBottom w:val="0"/>
          <w:divBdr>
            <w:top w:val="single" w:sz="2" w:space="0" w:color="D9D9E3"/>
            <w:left w:val="single" w:sz="2" w:space="0" w:color="D9D9E3"/>
            <w:bottom w:val="single" w:sz="2" w:space="0" w:color="D9D9E3"/>
            <w:right w:val="single" w:sz="2" w:space="0" w:color="D9D9E3"/>
          </w:divBdr>
          <w:divsChild>
            <w:div w:id="868683422">
              <w:marLeft w:val="0"/>
              <w:marRight w:val="0"/>
              <w:marTop w:val="100"/>
              <w:marBottom w:val="100"/>
              <w:divBdr>
                <w:top w:val="single" w:sz="2" w:space="0" w:color="D9D9E3"/>
                <w:left w:val="single" w:sz="2" w:space="0" w:color="D9D9E3"/>
                <w:bottom w:val="single" w:sz="2" w:space="0" w:color="D9D9E3"/>
                <w:right w:val="single" w:sz="2" w:space="0" w:color="D9D9E3"/>
              </w:divBdr>
              <w:divsChild>
                <w:div w:id="318509168">
                  <w:marLeft w:val="0"/>
                  <w:marRight w:val="0"/>
                  <w:marTop w:val="0"/>
                  <w:marBottom w:val="0"/>
                  <w:divBdr>
                    <w:top w:val="single" w:sz="2" w:space="0" w:color="D9D9E3"/>
                    <w:left w:val="single" w:sz="2" w:space="0" w:color="D9D9E3"/>
                    <w:bottom w:val="single" w:sz="2" w:space="0" w:color="D9D9E3"/>
                    <w:right w:val="single" w:sz="2" w:space="0" w:color="D9D9E3"/>
                  </w:divBdr>
                  <w:divsChild>
                    <w:div w:id="73943421">
                      <w:marLeft w:val="0"/>
                      <w:marRight w:val="0"/>
                      <w:marTop w:val="0"/>
                      <w:marBottom w:val="0"/>
                      <w:divBdr>
                        <w:top w:val="single" w:sz="2" w:space="0" w:color="D9D9E3"/>
                        <w:left w:val="single" w:sz="2" w:space="0" w:color="D9D9E3"/>
                        <w:bottom w:val="single" w:sz="2" w:space="0" w:color="D9D9E3"/>
                        <w:right w:val="single" w:sz="2" w:space="0" w:color="D9D9E3"/>
                      </w:divBdr>
                      <w:divsChild>
                        <w:div w:id="2073313425">
                          <w:marLeft w:val="0"/>
                          <w:marRight w:val="0"/>
                          <w:marTop w:val="0"/>
                          <w:marBottom w:val="0"/>
                          <w:divBdr>
                            <w:top w:val="single" w:sz="2" w:space="0" w:color="D9D9E3"/>
                            <w:left w:val="single" w:sz="2" w:space="0" w:color="D9D9E3"/>
                            <w:bottom w:val="single" w:sz="2" w:space="0" w:color="D9D9E3"/>
                            <w:right w:val="single" w:sz="2" w:space="0" w:color="D9D9E3"/>
                          </w:divBdr>
                          <w:divsChild>
                            <w:div w:id="1756198870">
                              <w:marLeft w:val="0"/>
                              <w:marRight w:val="0"/>
                              <w:marTop w:val="0"/>
                              <w:marBottom w:val="0"/>
                              <w:divBdr>
                                <w:top w:val="single" w:sz="2" w:space="0" w:color="D9D9E3"/>
                                <w:left w:val="single" w:sz="2" w:space="0" w:color="D9D9E3"/>
                                <w:bottom w:val="single" w:sz="2" w:space="0" w:color="D9D9E3"/>
                                <w:right w:val="single" w:sz="2" w:space="0" w:color="D9D9E3"/>
                              </w:divBdr>
                              <w:divsChild>
                                <w:div w:id="691414211">
                                  <w:marLeft w:val="0"/>
                                  <w:marRight w:val="0"/>
                                  <w:marTop w:val="0"/>
                                  <w:marBottom w:val="0"/>
                                  <w:divBdr>
                                    <w:top w:val="single" w:sz="2" w:space="0" w:color="D9D9E3"/>
                                    <w:left w:val="single" w:sz="2" w:space="0" w:color="D9D9E3"/>
                                    <w:bottom w:val="single" w:sz="2" w:space="0" w:color="D9D9E3"/>
                                    <w:right w:val="single" w:sz="2" w:space="0" w:color="D9D9E3"/>
                                  </w:divBdr>
                                  <w:divsChild>
                                    <w:div w:id="1369185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536728">
                      <w:marLeft w:val="0"/>
                      <w:marRight w:val="0"/>
                      <w:marTop w:val="0"/>
                      <w:marBottom w:val="0"/>
                      <w:divBdr>
                        <w:top w:val="single" w:sz="2" w:space="0" w:color="D9D9E3"/>
                        <w:left w:val="single" w:sz="2" w:space="0" w:color="D9D9E3"/>
                        <w:bottom w:val="single" w:sz="2" w:space="0" w:color="D9D9E3"/>
                        <w:right w:val="single" w:sz="2" w:space="0" w:color="D9D9E3"/>
                      </w:divBdr>
                      <w:divsChild>
                        <w:div w:id="1551727139">
                          <w:marLeft w:val="0"/>
                          <w:marRight w:val="0"/>
                          <w:marTop w:val="0"/>
                          <w:marBottom w:val="0"/>
                          <w:divBdr>
                            <w:top w:val="single" w:sz="2" w:space="0" w:color="D9D9E3"/>
                            <w:left w:val="single" w:sz="2" w:space="0" w:color="D9D9E3"/>
                            <w:bottom w:val="single" w:sz="2" w:space="0" w:color="D9D9E3"/>
                            <w:right w:val="single" w:sz="2" w:space="0" w:color="D9D9E3"/>
                          </w:divBdr>
                        </w:div>
                        <w:div w:id="423841546">
                          <w:marLeft w:val="0"/>
                          <w:marRight w:val="0"/>
                          <w:marTop w:val="0"/>
                          <w:marBottom w:val="0"/>
                          <w:divBdr>
                            <w:top w:val="single" w:sz="2" w:space="0" w:color="D9D9E3"/>
                            <w:left w:val="single" w:sz="2" w:space="0" w:color="D9D9E3"/>
                            <w:bottom w:val="single" w:sz="2" w:space="0" w:color="D9D9E3"/>
                            <w:right w:val="single" w:sz="2" w:space="0" w:color="D9D9E3"/>
                          </w:divBdr>
                          <w:divsChild>
                            <w:div w:id="866454549">
                              <w:marLeft w:val="0"/>
                              <w:marRight w:val="0"/>
                              <w:marTop w:val="0"/>
                              <w:marBottom w:val="0"/>
                              <w:divBdr>
                                <w:top w:val="single" w:sz="2" w:space="0" w:color="D9D9E3"/>
                                <w:left w:val="single" w:sz="2" w:space="0" w:color="D9D9E3"/>
                                <w:bottom w:val="single" w:sz="2" w:space="0" w:color="D9D9E3"/>
                                <w:right w:val="single" w:sz="2" w:space="0" w:color="D9D9E3"/>
                              </w:divBdr>
                              <w:divsChild>
                                <w:div w:id="146366165">
                                  <w:marLeft w:val="0"/>
                                  <w:marRight w:val="0"/>
                                  <w:marTop w:val="0"/>
                                  <w:marBottom w:val="0"/>
                                  <w:divBdr>
                                    <w:top w:val="single" w:sz="2" w:space="0" w:color="D9D9E3"/>
                                    <w:left w:val="single" w:sz="2" w:space="0" w:color="D9D9E3"/>
                                    <w:bottom w:val="single" w:sz="2" w:space="0" w:color="D9D9E3"/>
                                    <w:right w:val="single" w:sz="2" w:space="0" w:color="D9D9E3"/>
                                  </w:divBdr>
                                  <w:divsChild>
                                    <w:div w:id="1327049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5296941">
          <w:marLeft w:val="0"/>
          <w:marRight w:val="0"/>
          <w:marTop w:val="0"/>
          <w:marBottom w:val="0"/>
          <w:divBdr>
            <w:top w:val="single" w:sz="2" w:space="0" w:color="D9D9E3"/>
            <w:left w:val="single" w:sz="2" w:space="0" w:color="D9D9E3"/>
            <w:bottom w:val="single" w:sz="2" w:space="0" w:color="D9D9E3"/>
            <w:right w:val="single" w:sz="2" w:space="0" w:color="D9D9E3"/>
          </w:divBdr>
          <w:divsChild>
            <w:div w:id="138160530">
              <w:marLeft w:val="0"/>
              <w:marRight w:val="0"/>
              <w:marTop w:val="100"/>
              <w:marBottom w:val="100"/>
              <w:divBdr>
                <w:top w:val="single" w:sz="2" w:space="0" w:color="D9D9E3"/>
                <w:left w:val="single" w:sz="2" w:space="0" w:color="D9D9E3"/>
                <w:bottom w:val="single" w:sz="2" w:space="0" w:color="D9D9E3"/>
                <w:right w:val="single" w:sz="2" w:space="0" w:color="D9D9E3"/>
              </w:divBdr>
              <w:divsChild>
                <w:div w:id="363986987">
                  <w:marLeft w:val="0"/>
                  <w:marRight w:val="0"/>
                  <w:marTop w:val="0"/>
                  <w:marBottom w:val="0"/>
                  <w:divBdr>
                    <w:top w:val="single" w:sz="2" w:space="0" w:color="D9D9E3"/>
                    <w:left w:val="single" w:sz="2" w:space="0" w:color="D9D9E3"/>
                    <w:bottom w:val="single" w:sz="2" w:space="0" w:color="D9D9E3"/>
                    <w:right w:val="single" w:sz="2" w:space="0" w:color="D9D9E3"/>
                  </w:divBdr>
                  <w:divsChild>
                    <w:div w:id="1405837827">
                      <w:marLeft w:val="0"/>
                      <w:marRight w:val="0"/>
                      <w:marTop w:val="0"/>
                      <w:marBottom w:val="0"/>
                      <w:divBdr>
                        <w:top w:val="single" w:sz="2" w:space="0" w:color="D9D9E3"/>
                        <w:left w:val="single" w:sz="2" w:space="0" w:color="D9D9E3"/>
                        <w:bottom w:val="single" w:sz="2" w:space="0" w:color="D9D9E3"/>
                        <w:right w:val="single" w:sz="2" w:space="0" w:color="D9D9E3"/>
                      </w:divBdr>
                      <w:divsChild>
                        <w:div w:id="1344748941">
                          <w:marLeft w:val="0"/>
                          <w:marRight w:val="0"/>
                          <w:marTop w:val="0"/>
                          <w:marBottom w:val="0"/>
                          <w:divBdr>
                            <w:top w:val="single" w:sz="2" w:space="0" w:color="D9D9E3"/>
                            <w:left w:val="single" w:sz="2" w:space="0" w:color="D9D9E3"/>
                            <w:bottom w:val="single" w:sz="2" w:space="0" w:color="D9D9E3"/>
                            <w:right w:val="single" w:sz="2" w:space="0" w:color="D9D9E3"/>
                          </w:divBdr>
                          <w:divsChild>
                            <w:div w:id="879392982">
                              <w:marLeft w:val="0"/>
                              <w:marRight w:val="0"/>
                              <w:marTop w:val="0"/>
                              <w:marBottom w:val="0"/>
                              <w:divBdr>
                                <w:top w:val="single" w:sz="2" w:space="0" w:color="D9D9E3"/>
                                <w:left w:val="single" w:sz="2" w:space="0" w:color="D9D9E3"/>
                                <w:bottom w:val="single" w:sz="2" w:space="0" w:color="D9D9E3"/>
                                <w:right w:val="single" w:sz="2" w:space="0" w:color="D9D9E3"/>
                              </w:divBdr>
                              <w:divsChild>
                                <w:div w:id="1883787691">
                                  <w:marLeft w:val="0"/>
                                  <w:marRight w:val="0"/>
                                  <w:marTop w:val="0"/>
                                  <w:marBottom w:val="0"/>
                                  <w:divBdr>
                                    <w:top w:val="single" w:sz="2" w:space="0" w:color="D9D9E3"/>
                                    <w:left w:val="single" w:sz="2" w:space="0" w:color="D9D9E3"/>
                                    <w:bottom w:val="single" w:sz="2" w:space="0" w:color="D9D9E3"/>
                                    <w:right w:val="single" w:sz="2" w:space="0" w:color="D9D9E3"/>
                                  </w:divBdr>
                                  <w:divsChild>
                                    <w:div w:id="160126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0264917">
                      <w:marLeft w:val="0"/>
                      <w:marRight w:val="0"/>
                      <w:marTop w:val="0"/>
                      <w:marBottom w:val="0"/>
                      <w:divBdr>
                        <w:top w:val="single" w:sz="2" w:space="0" w:color="D9D9E3"/>
                        <w:left w:val="single" w:sz="2" w:space="0" w:color="D9D9E3"/>
                        <w:bottom w:val="single" w:sz="2" w:space="0" w:color="D9D9E3"/>
                        <w:right w:val="single" w:sz="2" w:space="0" w:color="D9D9E3"/>
                      </w:divBdr>
                      <w:divsChild>
                        <w:div w:id="652612112">
                          <w:marLeft w:val="0"/>
                          <w:marRight w:val="0"/>
                          <w:marTop w:val="0"/>
                          <w:marBottom w:val="0"/>
                          <w:divBdr>
                            <w:top w:val="single" w:sz="2" w:space="0" w:color="D9D9E3"/>
                            <w:left w:val="single" w:sz="2" w:space="0" w:color="D9D9E3"/>
                            <w:bottom w:val="single" w:sz="2" w:space="0" w:color="D9D9E3"/>
                            <w:right w:val="single" w:sz="2" w:space="0" w:color="D9D9E3"/>
                          </w:divBdr>
                        </w:div>
                        <w:div w:id="1920745558">
                          <w:marLeft w:val="0"/>
                          <w:marRight w:val="0"/>
                          <w:marTop w:val="0"/>
                          <w:marBottom w:val="0"/>
                          <w:divBdr>
                            <w:top w:val="single" w:sz="2" w:space="0" w:color="D9D9E3"/>
                            <w:left w:val="single" w:sz="2" w:space="0" w:color="D9D9E3"/>
                            <w:bottom w:val="single" w:sz="2" w:space="0" w:color="D9D9E3"/>
                            <w:right w:val="single" w:sz="2" w:space="0" w:color="D9D9E3"/>
                          </w:divBdr>
                          <w:divsChild>
                            <w:div w:id="1420248956">
                              <w:marLeft w:val="0"/>
                              <w:marRight w:val="0"/>
                              <w:marTop w:val="0"/>
                              <w:marBottom w:val="0"/>
                              <w:divBdr>
                                <w:top w:val="single" w:sz="2" w:space="0" w:color="D9D9E3"/>
                                <w:left w:val="single" w:sz="2" w:space="0" w:color="D9D9E3"/>
                                <w:bottom w:val="single" w:sz="2" w:space="0" w:color="D9D9E3"/>
                                <w:right w:val="single" w:sz="2" w:space="0" w:color="D9D9E3"/>
                              </w:divBdr>
                              <w:divsChild>
                                <w:div w:id="306321095">
                                  <w:marLeft w:val="0"/>
                                  <w:marRight w:val="0"/>
                                  <w:marTop w:val="0"/>
                                  <w:marBottom w:val="0"/>
                                  <w:divBdr>
                                    <w:top w:val="single" w:sz="2" w:space="0" w:color="D9D9E3"/>
                                    <w:left w:val="single" w:sz="2" w:space="0" w:color="D9D9E3"/>
                                    <w:bottom w:val="single" w:sz="2" w:space="0" w:color="D9D9E3"/>
                                    <w:right w:val="single" w:sz="2" w:space="0" w:color="D9D9E3"/>
                                  </w:divBdr>
                                  <w:divsChild>
                                    <w:div w:id="913124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7268477">
          <w:marLeft w:val="0"/>
          <w:marRight w:val="0"/>
          <w:marTop w:val="0"/>
          <w:marBottom w:val="0"/>
          <w:divBdr>
            <w:top w:val="single" w:sz="2" w:space="0" w:color="D9D9E3"/>
            <w:left w:val="single" w:sz="2" w:space="0" w:color="D9D9E3"/>
            <w:bottom w:val="single" w:sz="2" w:space="0" w:color="D9D9E3"/>
            <w:right w:val="single" w:sz="2" w:space="0" w:color="D9D9E3"/>
          </w:divBdr>
          <w:divsChild>
            <w:div w:id="278682864">
              <w:marLeft w:val="0"/>
              <w:marRight w:val="0"/>
              <w:marTop w:val="100"/>
              <w:marBottom w:val="100"/>
              <w:divBdr>
                <w:top w:val="single" w:sz="2" w:space="0" w:color="D9D9E3"/>
                <w:left w:val="single" w:sz="2" w:space="0" w:color="D9D9E3"/>
                <w:bottom w:val="single" w:sz="2" w:space="0" w:color="D9D9E3"/>
                <w:right w:val="single" w:sz="2" w:space="0" w:color="D9D9E3"/>
              </w:divBdr>
              <w:divsChild>
                <w:div w:id="77944265">
                  <w:marLeft w:val="0"/>
                  <w:marRight w:val="0"/>
                  <w:marTop w:val="0"/>
                  <w:marBottom w:val="0"/>
                  <w:divBdr>
                    <w:top w:val="single" w:sz="2" w:space="0" w:color="D9D9E3"/>
                    <w:left w:val="single" w:sz="2" w:space="0" w:color="D9D9E3"/>
                    <w:bottom w:val="single" w:sz="2" w:space="0" w:color="D9D9E3"/>
                    <w:right w:val="single" w:sz="2" w:space="0" w:color="D9D9E3"/>
                  </w:divBdr>
                  <w:divsChild>
                    <w:div w:id="1963725807">
                      <w:marLeft w:val="0"/>
                      <w:marRight w:val="0"/>
                      <w:marTop w:val="0"/>
                      <w:marBottom w:val="0"/>
                      <w:divBdr>
                        <w:top w:val="single" w:sz="2" w:space="0" w:color="D9D9E3"/>
                        <w:left w:val="single" w:sz="2" w:space="0" w:color="D9D9E3"/>
                        <w:bottom w:val="single" w:sz="2" w:space="0" w:color="D9D9E3"/>
                        <w:right w:val="single" w:sz="2" w:space="0" w:color="D9D9E3"/>
                      </w:divBdr>
                      <w:divsChild>
                        <w:div w:id="102186645">
                          <w:marLeft w:val="0"/>
                          <w:marRight w:val="0"/>
                          <w:marTop w:val="0"/>
                          <w:marBottom w:val="0"/>
                          <w:divBdr>
                            <w:top w:val="single" w:sz="2" w:space="0" w:color="D9D9E3"/>
                            <w:left w:val="single" w:sz="2" w:space="0" w:color="D9D9E3"/>
                            <w:bottom w:val="single" w:sz="2" w:space="0" w:color="D9D9E3"/>
                            <w:right w:val="single" w:sz="2" w:space="0" w:color="D9D9E3"/>
                          </w:divBdr>
                          <w:divsChild>
                            <w:div w:id="1335569998">
                              <w:marLeft w:val="0"/>
                              <w:marRight w:val="0"/>
                              <w:marTop w:val="0"/>
                              <w:marBottom w:val="0"/>
                              <w:divBdr>
                                <w:top w:val="single" w:sz="2" w:space="0" w:color="D9D9E3"/>
                                <w:left w:val="single" w:sz="2" w:space="0" w:color="D9D9E3"/>
                                <w:bottom w:val="single" w:sz="2" w:space="0" w:color="D9D9E3"/>
                                <w:right w:val="single" w:sz="2" w:space="0" w:color="D9D9E3"/>
                              </w:divBdr>
                              <w:divsChild>
                                <w:div w:id="395975067">
                                  <w:marLeft w:val="0"/>
                                  <w:marRight w:val="0"/>
                                  <w:marTop w:val="0"/>
                                  <w:marBottom w:val="0"/>
                                  <w:divBdr>
                                    <w:top w:val="single" w:sz="2" w:space="0" w:color="D9D9E3"/>
                                    <w:left w:val="single" w:sz="2" w:space="0" w:color="D9D9E3"/>
                                    <w:bottom w:val="single" w:sz="2" w:space="0" w:color="D9D9E3"/>
                                    <w:right w:val="single" w:sz="2" w:space="0" w:color="D9D9E3"/>
                                  </w:divBdr>
                                  <w:divsChild>
                                    <w:div w:id="53951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2080710">
                      <w:marLeft w:val="0"/>
                      <w:marRight w:val="0"/>
                      <w:marTop w:val="0"/>
                      <w:marBottom w:val="0"/>
                      <w:divBdr>
                        <w:top w:val="single" w:sz="2" w:space="0" w:color="D9D9E3"/>
                        <w:left w:val="single" w:sz="2" w:space="0" w:color="D9D9E3"/>
                        <w:bottom w:val="single" w:sz="2" w:space="0" w:color="D9D9E3"/>
                        <w:right w:val="single" w:sz="2" w:space="0" w:color="D9D9E3"/>
                      </w:divBdr>
                      <w:divsChild>
                        <w:div w:id="1206059083">
                          <w:marLeft w:val="0"/>
                          <w:marRight w:val="0"/>
                          <w:marTop w:val="0"/>
                          <w:marBottom w:val="0"/>
                          <w:divBdr>
                            <w:top w:val="single" w:sz="2" w:space="0" w:color="D9D9E3"/>
                            <w:left w:val="single" w:sz="2" w:space="0" w:color="D9D9E3"/>
                            <w:bottom w:val="single" w:sz="2" w:space="0" w:color="D9D9E3"/>
                            <w:right w:val="single" w:sz="2" w:space="0" w:color="D9D9E3"/>
                          </w:divBdr>
                        </w:div>
                        <w:div w:id="635573444">
                          <w:marLeft w:val="0"/>
                          <w:marRight w:val="0"/>
                          <w:marTop w:val="0"/>
                          <w:marBottom w:val="0"/>
                          <w:divBdr>
                            <w:top w:val="single" w:sz="2" w:space="0" w:color="D9D9E3"/>
                            <w:left w:val="single" w:sz="2" w:space="0" w:color="D9D9E3"/>
                            <w:bottom w:val="single" w:sz="2" w:space="0" w:color="D9D9E3"/>
                            <w:right w:val="single" w:sz="2" w:space="0" w:color="D9D9E3"/>
                          </w:divBdr>
                          <w:divsChild>
                            <w:div w:id="164446390">
                              <w:marLeft w:val="0"/>
                              <w:marRight w:val="0"/>
                              <w:marTop w:val="0"/>
                              <w:marBottom w:val="0"/>
                              <w:divBdr>
                                <w:top w:val="single" w:sz="2" w:space="0" w:color="D9D9E3"/>
                                <w:left w:val="single" w:sz="2" w:space="0" w:color="D9D9E3"/>
                                <w:bottom w:val="single" w:sz="2" w:space="0" w:color="D9D9E3"/>
                                <w:right w:val="single" w:sz="2" w:space="0" w:color="D9D9E3"/>
                              </w:divBdr>
                              <w:divsChild>
                                <w:div w:id="807748733">
                                  <w:marLeft w:val="0"/>
                                  <w:marRight w:val="0"/>
                                  <w:marTop w:val="0"/>
                                  <w:marBottom w:val="0"/>
                                  <w:divBdr>
                                    <w:top w:val="single" w:sz="2" w:space="0" w:color="D9D9E3"/>
                                    <w:left w:val="single" w:sz="2" w:space="0" w:color="D9D9E3"/>
                                    <w:bottom w:val="single" w:sz="2" w:space="0" w:color="D9D9E3"/>
                                    <w:right w:val="single" w:sz="2" w:space="0" w:color="D9D9E3"/>
                                  </w:divBdr>
                                  <w:divsChild>
                                    <w:div w:id="1389915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2302802">
          <w:marLeft w:val="0"/>
          <w:marRight w:val="0"/>
          <w:marTop w:val="0"/>
          <w:marBottom w:val="0"/>
          <w:divBdr>
            <w:top w:val="single" w:sz="2" w:space="0" w:color="D9D9E3"/>
            <w:left w:val="single" w:sz="2" w:space="0" w:color="D9D9E3"/>
            <w:bottom w:val="single" w:sz="2" w:space="0" w:color="D9D9E3"/>
            <w:right w:val="single" w:sz="2" w:space="0" w:color="D9D9E3"/>
          </w:divBdr>
          <w:divsChild>
            <w:div w:id="1180706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8207166">
                  <w:marLeft w:val="0"/>
                  <w:marRight w:val="0"/>
                  <w:marTop w:val="0"/>
                  <w:marBottom w:val="0"/>
                  <w:divBdr>
                    <w:top w:val="single" w:sz="2" w:space="0" w:color="D9D9E3"/>
                    <w:left w:val="single" w:sz="2" w:space="0" w:color="D9D9E3"/>
                    <w:bottom w:val="single" w:sz="2" w:space="0" w:color="D9D9E3"/>
                    <w:right w:val="single" w:sz="2" w:space="0" w:color="D9D9E3"/>
                  </w:divBdr>
                  <w:divsChild>
                    <w:div w:id="1531646660">
                      <w:marLeft w:val="0"/>
                      <w:marRight w:val="0"/>
                      <w:marTop w:val="0"/>
                      <w:marBottom w:val="0"/>
                      <w:divBdr>
                        <w:top w:val="single" w:sz="2" w:space="0" w:color="D9D9E3"/>
                        <w:left w:val="single" w:sz="2" w:space="0" w:color="D9D9E3"/>
                        <w:bottom w:val="single" w:sz="2" w:space="0" w:color="D9D9E3"/>
                        <w:right w:val="single" w:sz="2" w:space="0" w:color="D9D9E3"/>
                      </w:divBdr>
                      <w:divsChild>
                        <w:div w:id="663555042">
                          <w:marLeft w:val="0"/>
                          <w:marRight w:val="0"/>
                          <w:marTop w:val="0"/>
                          <w:marBottom w:val="0"/>
                          <w:divBdr>
                            <w:top w:val="single" w:sz="2" w:space="0" w:color="D9D9E3"/>
                            <w:left w:val="single" w:sz="2" w:space="0" w:color="D9D9E3"/>
                            <w:bottom w:val="single" w:sz="2" w:space="0" w:color="D9D9E3"/>
                            <w:right w:val="single" w:sz="2" w:space="0" w:color="D9D9E3"/>
                          </w:divBdr>
                          <w:divsChild>
                            <w:div w:id="1282808801">
                              <w:marLeft w:val="0"/>
                              <w:marRight w:val="0"/>
                              <w:marTop w:val="0"/>
                              <w:marBottom w:val="0"/>
                              <w:divBdr>
                                <w:top w:val="single" w:sz="2" w:space="0" w:color="D9D9E3"/>
                                <w:left w:val="single" w:sz="2" w:space="0" w:color="D9D9E3"/>
                                <w:bottom w:val="single" w:sz="2" w:space="0" w:color="D9D9E3"/>
                                <w:right w:val="single" w:sz="2" w:space="0" w:color="D9D9E3"/>
                              </w:divBdr>
                              <w:divsChild>
                                <w:div w:id="1020201693">
                                  <w:marLeft w:val="0"/>
                                  <w:marRight w:val="0"/>
                                  <w:marTop w:val="0"/>
                                  <w:marBottom w:val="0"/>
                                  <w:divBdr>
                                    <w:top w:val="single" w:sz="2" w:space="0" w:color="D9D9E3"/>
                                    <w:left w:val="single" w:sz="2" w:space="0" w:color="D9D9E3"/>
                                    <w:bottom w:val="single" w:sz="2" w:space="0" w:color="D9D9E3"/>
                                    <w:right w:val="single" w:sz="2" w:space="0" w:color="D9D9E3"/>
                                  </w:divBdr>
                                  <w:divsChild>
                                    <w:div w:id="289750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1732184">
                      <w:marLeft w:val="0"/>
                      <w:marRight w:val="0"/>
                      <w:marTop w:val="0"/>
                      <w:marBottom w:val="0"/>
                      <w:divBdr>
                        <w:top w:val="single" w:sz="2" w:space="0" w:color="D9D9E3"/>
                        <w:left w:val="single" w:sz="2" w:space="0" w:color="D9D9E3"/>
                        <w:bottom w:val="single" w:sz="2" w:space="0" w:color="D9D9E3"/>
                        <w:right w:val="single" w:sz="2" w:space="0" w:color="D9D9E3"/>
                      </w:divBdr>
                      <w:divsChild>
                        <w:div w:id="1694722807">
                          <w:marLeft w:val="0"/>
                          <w:marRight w:val="0"/>
                          <w:marTop w:val="0"/>
                          <w:marBottom w:val="0"/>
                          <w:divBdr>
                            <w:top w:val="single" w:sz="2" w:space="0" w:color="D9D9E3"/>
                            <w:left w:val="single" w:sz="2" w:space="0" w:color="D9D9E3"/>
                            <w:bottom w:val="single" w:sz="2" w:space="0" w:color="D9D9E3"/>
                            <w:right w:val="single" w:sz="2" w:space="0" w:color="D9D9E3"/>
                          </w:divBdr>
                        </w:div>
                        <w:div w:id="782529696">
                          <w:marLeft w:val="0"/>
                          <w:marRight w:val="0"/>
                          <w:marTop w:val="0"/>
                          <w:marBottom w:val="0"/>
                          <w:divBdr>
                            <w:top w:val="single" w:sz="2" w:space="0" w:color="D9D9E3"/>
                            <w:left w:val="single" w:sz="2" w:space="0" w:color="D9D9E3"/>
                            <w:bottom w:val="single" w:sz="2" w:space="0" w:color="D9D9E3"/>
                            <w:right w:val="single" w:sz="2" w:space="0" w:color="D9D9E3"/>
                          </w:divBdr>
                          <w:divsChild>
                            <w:div w:id="545874135">
                              <w:marLeft w:val="0"/>
                              <w:marRight w:val="0"/>
                              <w:marTop w:val="0"/>
                              <w:marBottom w:val="0"/>
                              <w:divBdr>
                                <w:top w:val="single" w:sz="2" w:space="0" w:color="D9D9E3"/>
                                <w:left w:val="single" w:sz="2" w:space="0" w:color="D9D9E3"/>
                                <w:bottom w:val="single" w:sz="2" w:space="0" w:color="D9D9E3"/>
                                <w:right w:val="single" w:sz="2" w:space="0" w:color="D9D9E3"/>
                              </w:divBdr>
                              <w:divsChild>
                                <w:div w:id="1990547983">
                                  <w:marLeft w:val="0"/>
                                  <w:marRight w:val="0"/>
                                  <w:marTop w:val="0"/>
                                  <w:marBottom w:val="0"/>
                                  <w:divBdr>
                                    <w:top w:val="single" w:sz="2" w:space="0" w:color="D9D9E3"/>
                                    <w:left w:val="single" w:sz="2" w:space="0" w:color="D9D9E3"/>
                                    <w:bottom w:val="single" w:sz="2" w:space="0" w:color="D9D9E3"/>
                                    <w:right w:val="single" w:sz="2" w:space="0" w:color="D9D9E3"/>
                                  </w:divBdr>
                                  <w:divsChild>
                                    <w:div w:id="1301888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1109886">
          <w:marLeft w:val="0"/>
          <w:marRight w:val="0"/>
          <w:marTop w:val="0"/>
          <w:marBottom w:val="0"/>
          <w:divBdr>
            <w:top w:val="single" w:sz="2" w:space="0" w:color="D9D9E3"/>
            <w:left w:val="single" w:sz="2" w:space="0" w:color="D9D9E3"/>
            <w:bottom w:val="single" w:sz="2" w:space="0" w:color="D9D9E3"/>
            <w:right w:val="single" w:sz="2" w:space="0" w:color="D9D9E3"/>
          </w:divBdr>
          <w:divsChild>
            <w:div w:id="210746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859054492">
                  <w:marLeft w:val="0"/>
                  <w:marRight w:val="0"/>
                  <w:marTop w:val="0"/>
                  <w:marBottom w:val="0"/>
                  <w:divBdr>
                    <w:top w:val="single" w:sz="2" w:space="0" w:color="D9D9E3"/>
                    <w:left w:val="single" w:sz="2" w:space="0" w:color="D9D9E3"/>
                    <w:bottom w:val="single" w:sz="2" w:space="0" w:color="D9D9E3"/>
                    <w:right w:val="single" w:sz="2" w:space="0" w:color="D9D9E3"/>
                  </w:divBdr>
                  <w:divsChild>
                    <w:div w:id="897936079">
                      <w:marLeft w:val="0"/>
                      <w:marRight w:val="0"/>
                      <w:marTop w:val="0"/>
                      <w:marBottom w:val="0"/>
                      <w:divBdr>
                        <w:top w:val="single" w:sz="2" w:space="0" w:color="D9D9E3"/>
                        <w:left w:val="single" w:sz="2" w:space="0" w:color="D9D9E3"/>
                        <w:bottom w:val="single" w:sz="2" w:space="0" w:color="D9D9E3"/>
                        <w:right w:val="single" w:sz="2" w:space="0" w:color="D9D9E3"/>
                      </w:divBdr>
                      <w:divsChild>
                        <w:div w:id="654915279">
                          <w:marLeft w:val="0"/>
                          <w:marRight w:val="0"/>
                          <w:marTop w:val="0"/>
                          <w:marBottom w:val="0"/>
                          <w:divBdr>
                            <w:top w:val="single" w:sz="2" w:space="0" w:color="D9D9E3"/>
                            <w:left w:val="single" w:sz="2" w:space="0" w:color="D9D9E3"/>
                            <w:bottom w:val="single" w:sz="2" w:space="0" w:color="D9D9E3"/>
                            <w:right w:val="single" w:sz="2" w:space="0" w:color="D9D9E3"/>
                          </w:divBdr>
                          <w:divsChild>
                            <w:div w:id="657730868">
                              <w:marLeft w:val="0"/>
                              <w:marRight w:val="0"/>
                              <w:marTop w:val="0"/>
                              <w:marBottom w:val="0"/>
                              <w:divBdr>
                                <w:top w:val="single" w:sz="2" w:space="0" w:color="D9D9E3"/>
                                <w:left w:val="single" w:sz="2" w:space="0" w:color="D9D9E3"/>
                                <w:bottom w:val="single" w:sz="2" w:space="0" w:color="D9D9E3"/>
                                <w:right w:val="single" w:sz="2" w:space="0" w:color="D9D9E3"/>
                              </w:divBdr>
                              <w:divsChild>
                                <w:div w:id="232929552">
                                  <w:marLeft w:val="0"/>
                                  <w:marRight w:val="0"/>
                                  <w:marTop w:val="0"/>
                                  <w:marBottom w:val="0"/>
                                  <w:divBdr>
                                    <w:top w:val="single" w:sz="2" w:space="0" w:color="D9D9E3"/>
                                    <w:left w:val="single" w:sz="2" w:space="0" w:color="D9D9E3"/>
                                    <w:bottom w:val="single" w:sz="2" w:space="0" w:color="D9D9E3"/>
                                    <w:right w:val="single" w:sz="2" w:space="0" w:color="D9D9E3"/>
                                  </w:divBdr>
                                  <w:divsChild>
                                    <w:div w:id="1301303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7360285">
                      <w:marLeft w:val="0"/>
                      <w:marRight w:val="0"/>
                      <w:marTop w:val="0"/>
                      <w:marBottom w:val="0"/>
                      <w:divBdr>
                        <w:top w:val="single" w:sz="2" w:space="0" w:color="D9D9E3"/>
                        <w:left w:val="single" w:sz="2" w:space="0" w:color="D9D9E3"/>
                        <w:bottom w:val="single" w:sz="2" w:space="0" w:color="D9D9E3"/>
                        <w:right w:val="single" w:sz="2" w:space="0" w:color="D9D9E3"/>
                      </w:divBdr>
                      <w:divsChild>
                        <w:div w:id="978612028">
                          <w:marLeft w:val="0"/>
                          <w:marRight w:val="0"/>
                          <w:marTop w:val="0"/>
                          <w:marBottom w:val="0"/>
                          <w:divBdr>
                            <w:top w:val="single" w:sz="2" w:space="0" w:color="D9D9E3"/>
                            <w:left w:val="single" w:sz="2" w:space="0" w:color="D9D9E3"/>
                            <w:bottom w:val="single" w:sz="2" w:space="0" w:color="D9D9E3"/>
                            <w:right w:val="single" w:sz="2" w:space="0" w:color="D9D9E3"/>
                          </w:divBdr>
                        </w:div>
                        <w:div w:id="1578442026">
                          <w:marLeft w:val="0"/>
                          <w:marRight w:val="0"/>
                          <w:marTop w:val="0"/>
                          <w:marBottom w:val="0"/>
                          <w:divBdr>
                            <w:top w:val="single" w:sz="2" w:space="0" w:color="D9D9E3"/>
                            <w:left w:val="single" w:sz="2" w:space="0" w:color="D9D9E3"/>
                            <w:bottom w:val="single" w:sz="2" w:space="0" w:color="D9D9E3"/>
                            <w:right w:val="single" w:sz="2" w:space="0" w:color="D9D9E3"/>
                          </w:divBdr>
                          <w:divsChild>
                            <w:div w:id="1882159502">
                              <w:marLeft w:val="0"/>
                              <w:marRight w:val="0"/>
                              <w:marTop w:val="0"/>
                              <w:marBottom w:val="0"/>
                              <w:divBdr>
                                <w:top w:val="single" w:sz="2" w:space="0" w:color="D9D9E3"/>
                                <w:left w:val="single" w:sz="2" w:space="0" w:color="D9D9E3"/>
                                <w:bottom w:val="single" w:sz="2" w:space="0" w:color="D9D9E3"/>
                                <w:right w:val="single" w:sz="2" w:space="0" w:color="D9D9E3"/>
                              </w:divBdr>
                              <w:divsChild>
                                <w:div w:id="654725222">
                                  <w:marLeft w:val="0"/>
                                  <w:marRight w:val="0"/>
                                  <w:marTop w:val="0"/>
                                  <w:marBottom w:val="0"/>
                                  <w:divBdr>
                                    <w:top w:val="single" w:sz="2" w:space="0" w:color="D9D9E3"/>
                                    <w:left w:val="single" w:sz="2" w:space="0" w:color="D9D9E3"/>
                                    <w:bottom w:val="single" w:sz="2" w:space="0" w:color="D9D9E3"/>
                                    <w:right w:val="single" w:sz="2" w:space="0" w:color="D9D9E3"/>
                                  </w:divBdr>
                                  <w:divsChild>
                                    <w:div w:id="1962883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7244686">
          <w:marLeft w:val="0"/>
          <w:marRight w:val="0"/>
          <w:marTop w:val="0"/>
          <w:marBottom w:val="0"/>
          <w:divBdr>
            <w:top w:val="single" w:sz="2" w:space="0" w:color="D9D9E3"/>
            <w:left w:val="single" w:sz="2" w:space="0" w:color="D9D9E3"/>
            <w:bottom w:val="single" w:sz="2" w:space="0" w:color="D9D9E3"/>
            <w:right w:val="single" w:sz="2" w:space="0" w:color="D9D9E3"/>
          </w:divBdr>
          <w:divsChild>
            <w:div w:id="686520092">
              <w:marLeft w:val="0"/>
              <w:marRight w:val="0"/>
              <w:marTop w:val="100"/>
              <w:marBottom w:val="100"/>
              <w:divBdr>
                <w:top w:val="single" w:sz="2" w:space="0" w:color="D9D9E3"/>
                <w:left w:val="single" w:sz="2" w:space="0" w:color="D9D9E3"/>
                <w:bottom w:val="single" w:sz="2" w:space="0" w:color="D9D9E3"/>
                <w:right w:val="single" w:sz="2" w:space="0" w:color="D9D9E3"/>
              </w:divBdr>
              <w:divsChild>
                <w:div w:id="407659525">
                  <w:marLeft w:val="0"/>
                  <w:marRight w:val="0"/>
                  <w:marTop w:val="0"/>
                  <w:marBottom w:val="0"/>
                  <w:divBdr>
                    <w:top w:val="single" w:sz="2" w:space="0" w:color="D9D9E3"/>
                    <w:left w:val="single" w:sz="2" w:space="0" w:color="D9D9E3"/>
                    <w:bottom w:val="single" w:sz="2" w:space="0" w:color="D9D9E3"/>
                    <w:right w:val="single" w:sz="2" w:space="0" w:color="D9D9E3"/>
                  </w:divBdr>
                  <w:divsChild>
                    <w:div w:id="1684355218">
                      <w:marLeft w:val="0"/>
                      <w:marRight w:val="0"/>
                      <w:marTop w:val="0"/>
                      <w:marBottom w:val="0"/>
                      <w:divBdr>
                        <w:top w:val="single" w:sz="2" w:space="0" w:color="D9D9E3"/>
                        <w:left w:val="single" w:sz="2" w:space="0" w:color="D9D9E3"/>
                        <w:bottom w:val="single" w:sz="2" w:space="0" w:color="D9D9E3"/>
                        <w:right w:val="single" w:sz="2" w:space="0" w:color="D9D9E3"/>
                      </w:divBdr>
                      <w:divsChild>
                        <w:div w:id="465122704">
                          <w:marLeft w:val="0"/>
                          <w:marRight w:val="0"/>
                          <w:marTop w:val="0"/>
                          <w:marBottom w:val="0"/>
                          <w:divBdr>
                            <w:top w:val="single" w:sz="2" w:space="0" w:color="D9D9E3"/>
                            <w:left w:val="single" w:sz="2" w:space="0" w:color="D9D9E3"/>
                            <w:bottom w:val="single" w:sz="2" w:space="0" w:color="D9D9E3"/>
                            <w:right w:val="single" w:sz="2" w:space="0" w:color="D9D9E3"/>
                          </w:divBdr>
                          <w:divsChild>
                            <w:div w:id="122046066">
                              <w:marLeft w:val="0"/>
                              <w:marRight w:val="0"/>
                              <w:marTop w:val="0"/>
                              <w:marBottom w:val="0"/>
                              <w:divBdr>
                                <w:top w:val="single" w:sz="2" w:space="0" w:color="D9D9E3"/>
                                <w:left w:val="single" w:sz="2" w:space="0" w:color="D9D9E3"/>
                                <w:bottom w:val="single" w:sz="2" w:space="0" w:color="D9D9E3"/>
                                <w:right w:val="single" w:sz="2" w:space="0" w:color="D9D9E3"/>
                              </w:divBdr>
                              <w:divsChild>
                                <w:div w:id="983508478">
                                  <w:marLeft w:val="0"/>
                                  <w:marRight w:val="0"/>
                                  <w:marTop w:val="0"/>
                                  <w:marBottom w:val="0"/>
                                  <w:divBdr>
                                    <w:top w:val="single" w:sz="2" w:space="0" w:color="D9D9E3"/>
                                    <w:left w:val="single" w:sz="2" w:space="0" w:color="D9D9E3"/>
                                    <w:bottom w:val="single" w:sz="2" w:space="0" w:color="D9D9E3"/>
                                    <w:right w:val="single" w:sz="2" w:space="0" w:color="D9D9E3"/>
                                  </w:divBdr>
                                  <w:divsChild>
                                    <w:div w:id="462499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6653085">
                      <w:marLeft w:val="0"/>
                      <w:marRight w:val="0"/>
                      <w:marTop w:val="0"/>
                      <w:marBottom w:val="0"/>
                      <w:divBdr>
                        <w:top w:val="single" w:sz="2" w:space="0" w:color="D9D9E3"/>
                        <w:left w:val="single" w:sz="2" w:space="0" w:color="D9D9E3"/>
                        <w:bottom w:val="single" w:sz="2" w:space="0" w:color="D9D9E3"/>
                        <w:right w:val="single" w:sz="2" w:space="0" w:color="D9D9E3"/>
                      </w:divBdr>
                      <w:divsChild>
                        <w:div w:id="1613825207">
                          <w:marLeft w:val="0"/>
                          <w:marRight w:val="0"/>
                          <w:marTop w:val="0"/>
                          <w:marBottom w:val="0"/>
                          <w:divBdr>
                            <w:top w:val="single" w:sz="2" w:space="0" w:color="D9D9E3"/>
                            <w:left w:val="single" w:sz="2" w:space="0" w:color="D9D9E3"/>
                            <w:bottom w:val="single" w:sz="2" w:space="0" w:color="D9D9E3"/>
                            <w:right w:val="single" w:sz="2" w:space="0" w:color="D9D9E3"/>
                          </w:divBdr>
                        </w:div>
                        <w:div w:id="305597699">
                          <w:marLeft w:val="0"/>
                          <w:marRight w:val="0"/>
                          <w:marTop w:val="0"/>
                          <w:marBottom w:val="0"/>
                          <w:divBdr>
                            <w:top w:val="single" w:sz="2" w:space="0" w:color="D9D9E3"/>
                            <w:left w:val="single" w:sz="2" w:space="0" w:color="D9D9E3"/>
                            <w:bottom w:val="single" w:sz="2" w:space="0" w:color="D9D9E3"/>
                            <w:right w:val="single" w:sz="2" w:space="0" w:color="D9D9E3"/>
                          </w:divBdr>
                          <w:divsChild>
                            <w:div w:id="723716410">
                              <w:marLeft w:val="0"/>
                              <w:marRight w:val="0"/>
                              <w:marTop w:val="0"/>
                              <w:marBottom w:val="0"/>
                              <w:divBdr>
                                <w:top w:val="single" w:sz="2" w:space="0" w:color="D9D9E3"/>
                                <w:left w:val="single" w:sz="2" w:space="0" w:color="D9D9E3"/>
                                <w:bottom w:val="single" w:sz="2" w:space="0" w:color="D9D9E3"/>
                                <w:right w:val="single" w:sz="2" w:space="0" w:color="D9D9E3"/>
                              </w:divBdr>
                              <w:divsChild>
                                <w:div w:id="528764221">
                                  <w:marLeft w:val="0"/>
                                  <w:marRight w:val="0"/>
                                  <w:marTop w:val="0"/>
                                  <w:marBottom w:val="0"/>
                                  <w:divBdr>
                                    <w:top w:val="single" w:sz="2" w:space="0" w:color="D9D9E3"/>
                                    <w:left w:val="single" w:sz="2" w:space="0" w:color="D9D9E3"/>
                                    <w:bottom w:val="single" w:sz="2" w:space="0" w:color="D9D9E3"/>
                                    <w:right w:val="single" w:sz="2" w:space="0" w:color="D9D9E3"/>
                                  </w:divBdr>
                                  <w:divsChild>
                                    <w:div w:id="465123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60116763">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24674129">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604217232">
      <w:bodyDiv w:val="1"/>
      <w:marLeft w:val="0"/>
      <w:marRight w:val="0"/>
      <w:marTop w:val="0"/>
      <w:marBottom w:val="0"/>
      <w:divBdr>
        <w:top w:val="none" w:sz="0" w:space="0" w:color="auto"/>
        <w:left w:val="none" w:sz="0" w:space="0" w:color="auto"/>
        <w:bottom w:val="none" w:sz="0" w:space="0" w:color="auto"/>
        <w:right w:val="none" w:sz="0" w:space="0" w:color="auto"/>
      </w:divBdr>
    </w:div>
    <w:div w:id="1721592634">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77370dff-cb58-4bf9-8d62-d0d511e580a6">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96523710C0E774894F2BE62FE2482C4" ma:contentTypeVersion="14" ma:contentTypeDescription="Create a new document." ma:contentTypeScope="" ma:versionID="df9e16e9fb71bd1d676751c0d09a50e8">
  <xsd:schema xmlns:xsd="http://www.w3.org/2001/XMLSchema" xmlns:xs="http://www.w3.org/2001/XMLSchema" xmlns:p="http://schemas.microsoft.com/office/2006/metadata/properties" xmlns:ns2="77370dff-cb58-4bf9-8d62-d0d511e580a6" xmlns:ns3="8428d14a-6ee5-4069-bed7-faac44f3981b" targetNamespace="http://schemas.microsoft.com/office/2006/metadata/properties" ma:root="true" ma:fieldsID="319b6c3e3a889756f5f69a67f70a6084" ns2:_="" ns3:_="">
    <xsd:import namespace="77370dff-cb58-4bf9-8d62-d0d511e580a6"/>
    <xsd:import namespace="8428d14a-6ee5-4069-bed7-faac44f3981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370dff-cb58-4bf9-8d62-d0d511e580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2CD0626-8A41-4CDB-B3E2-12E0E9117CE4}">
  <ds:schemaRefs>
    <ds:schemaRef ds:uri="http://schemas.openxmlformats.org/officeDocument/2006/bibliography"/>
  </ds:schemaRefs>
</ds:datastoreItem>
</file>

<file path=customXml/itemProps4.xml><?xml version="1.0" encoding="utf-8"?>
<ds:datastoreItem xmlns:ds="http://schemas.openxmlformats.org/officeDocument/2006/customXml" ds:itemID="{B06E0413-0E89-4F30-AE36-C4E060C9A4B1}"/>
</file>

<file path=docProps/app.xml><?xml version="1.0" encoding="utf-8"?>
<Properties xmlns="http://schemas.openxmlformats.org/officeDocument/2006/extended-properties" xmlns:vt="http://schemas.openxmlformats.org/officeDocument/2006/docPropsVTypes">
  <Template>Normal.dotm</Template>
  <TotalTime>136</TotalTime>
  <Pages>23</Pages>
  <Words>5304</Words>
  <Characters>30234</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Konika Sharma</cp:lastModifiedBy>
  <cp:revision>5</cp:revision>
  <dcterms:created xsi:type="dcterms:W3CDTF">2024-10-22T06:46:00Z</dcterms:created>
  <dcterms:modified xsi:type="dcterms:W3CDTF">2024-10-23T05:39:00Z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0x010100696523710C0E774894F2BE62FE2482C4</vt:lpwstr>
  </property>
  <property fmtid="{D5CDD505-2E9C-101B-9397-08002B2CF9AE}" pid="3" name="GrammarlyDocumentId">
    <vt:lpwstr>480402c1038a0164b1f729df64100edfd6903d8b4f301de7cd15b9fa3f642f92</vt:lpwstr>
  </property>
  <property fmtid="{D5CDD505-2E9C-101B-9397-08002B2CF9AE}" pid="4" name="Order">
    <vt:r8>1903500</vt:r8>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TriggerFlowInfo">
    <vt:lpwstr/>
  </property>
</Properties>
</file>