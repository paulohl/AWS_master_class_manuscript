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486E5DCF" w:rsidR="00B72611" w:rsidRPr="009E19DF" w:rsidRDefault="00B72611" w:rsidP="009E19DF">
      <w:pPr>
        <w:pStyle w:val="ChapterTitleNumberBPBHEB"/>
      </w:pPr>
      <w:r w:rsidRPr="009E19DF">
        <w:t xml:space="preserve">CHAPTER </w:t>
      </w:r>
      <w:r w:rsidR="005A26FE">
        <w:t>9</w:t>
      </w:r>
      <w:r w:rsidRPr="009E19DF">
        <w:t xml:space="preserve"> </w:t>
      </w:r>
    </w:p>
    <w:p w14:paraId="5FF7DD92" w14:textId="381747C4" w:rsidR="00D169BC" w:rsidRDefault="009B25F6" w:rsidP="00113B05">
      <w:pPr>
        <w:pStyle w:val="ChapterTitleBPBHEB"/>
      </w:pPr>
      <w:r w:rsidRPr="005A26FE">
        <w:t>End User</w:t>
      </w:r>
      <w:r w:rsidR="007D4B81" w:rsidRPr="005A26FE">
        <w:t xml:space="preserve">, Front End </w:t>
      </w:r>
      <w:r w:rsidR="005A26FE" w:rsidRPr="005A26FE">
        <w:t xml:space="preserve">and </w:t>
      </w:r>
      <w:r w:rsidR="007D4B81" w:rsidRPr="005A26FE">
        <w:t>Mobile</w:t>
      </w:r>
      <w:r w:rsidR="00B72611" w:rsidRPr="005A26FE">
        <w:t xml:space="preserve"> </w:t>
      </w:r>
    </w:p>
    <w:p w14:paraId="665B535D" w14:textId="77777777" w:rsidR="00730E7B" w:rsidRDefault="00730E7B" w:rsidP="00730E7B">
      <w:pPr>
        <w:pStyle w:val="Heading1BPBHEB"/>
      </w:pPr>
      <w:r>
        <w:t>Introduction</w:t>
      </w:r>
    </w:p>
    <w:p w14:paraId="5899F318" w14:textId="48F27876" w:rsidR="00730E7B" w:rsidDel="00536008" w:rsidRDefault="00730E7B" w:rsidP="00730E7B">
      <w:pPr>
        <w:pStyle w:val="NormalBPBHEB"/>
        <w:rPr>
          <w:del w:id="0" w:author="Konika Sharma" w:date="2024-10-29T10:17:00Z" w16du:dateUtc="2024-10-29T04:47:00Z"/>
        </w:rPr>
      </w:pPr>
    </w:p>
    <w:p w14:paraId="05100538" w14:textId="781B609D" w:rsidR="00D234B6" w:rsidRDefault="00DC7D96" w:rsidP="00536008">
      <w:pPr>
        <w:pStyle w:val="NormalBPBHEB"/>
      </w:pPr>
      <w:r w:rsidRPr="00DC7D96">
        <w:t xml:space="preserve">In the dynamic landscape of cloud computing, empowering end-users and enabling seamless front-end interactions is critical for modern applications, especially across web and mobile platforms. AWS provides a range of tools and services to facilitate this, enhancing both user experience and development agility. This chapter </w:t>
      </w:r>
      <w:r w:rsidR="009023CC">
        <w:t>navigates</w:t>
      </w:r>
      <w:r w:rsidRPr="00DC7D96">
        <w:t xml:space="preserve"> </w:t>
      </w:r>
      <w:r w:rsidR="009023CC">
        <w:t>through</w:t>
      </w:r>
      <w:r w:rsidRPr="00DC7D96">
        <w:t xml:space="preserve"> these essential AWS services, focusing on end-user computing, front-end web development, and mobile application integration, while exploring how they contribute to building powerful, user-centric applications.</w:t>
      </w:r>
    </w:p>
    <w:p w14:paraId="250FD788" w14:textId="77777777" w:rsidR="00730E7B" w:rsidRDefault="00730E7B" w:rsidP="00730E7B">
      <w:pPr>
        <w:pStyle w:val="Heading1BPBHEB"/>
      </w:pPr>
      <w:r>
        <w:t>Structure</w:t>
      </w:r>
    </w:p>
    <w:p w14:paraId="4DBB93B9" w14:textId="31711D6C" w:rsidR="00DB5D1A" w:rsidRDefault="00730E7B" w:rsidP="00DB5D1A">
      <w:pPr>
        <w:pStyle w:val="NormalBPBHEB"/>
        <w:rPr>
          <w:ins w:id="1" w:author="Konika Sharma" w:date="2024-10-29T10:38:00Z" w16du:dateUtc="2024-10-29T05:08:00Z"/>
        </w:rPr>
      </w:pPr>
      <w:r>
        <w:t>In this chapter, we will cover the following</w:t>
      </w:r>
      <w:r w:rsidR="00DB7024">
        <w:t xml:space="preserve">. </w:t>
      </w:r>
      <w:r w:rsidR="00DB5D1A" w:rsidRPr="00DB5D1A">
        <w:t>The chapter is organized into two primary sections:</w:t>
      </w:r>
    </w:p>
    <w:p w14:paraId="32E090B5" w14:textId="0BFB8793" w:rsidR="00437754" w:rsidRDefault="00437754" w:rsidP="00437754">
      <w:pPr>
        <w:pStyle w:val="NormalBPBHEB"/>
        <w:numPr>
          <w:ilvl w:val="0"/>
          <w:numId w:val="34"/>
        </w:numPr>
        <w:rPr>
          <w:ins w:id="2" w:author="Konika Sharma" w:date="2024-10-29T10:38:00Z" w16du:dateUtc="2024-10-29T05:08:00Z"/>
        </w:rPr>
        <w:pPrChange w:id="3" w:author="Konika Sharma" w:date="2024-10-29T10:40:00Z" w16du:dateUtc="2024-10-29T05:10:00Z">
          <w:pPr>
            <w:pStyle w:val="NormalBPBHEB"/>
          </w:pPr>
        </w:pPrChange>
      </w:pPr>
      <w:ins w:id="4" w:author="Konika Sharma" w:date="2024-10-29T10:38:00Z" w16du:dateUtc="2024-10-29T05:08:00Z">
        <w:r>
          <w:t>End User, Front End and Mobile</w:t>
        </w:r>
      </w:ins>
    </w:p>
    <w:p w14:paraId="3FC27E4F" w14:textId="4A894076" w:rsidR="00437754" w:rsidRPr="00437754" w:rsidDel="00437754" w:rsidRDefault="00437754" w:rsidP="00437754">
      <w:pPr>
        <w:pStyle w:val="NormalBPBHEB"/>
        <w:numPr>
          <w:ilvl w:val="0"/>
          <w:numId w:val="34"/>
        </w:numPr>
        <w:rPr>
          <w:del w:id="5" w:author="Konika Sharma" w:date="2024-10-29T10:40:00Z" w16du:dateUtc="2024-10-29T05:10:00Z"/>
        </w:rPr>
        <w:pPrChange w:id="6" w:author="Konika Sharma" w:date="2024-10-29T10:40:00Z" w16du:dateUtc="2024-10-29T05:10:00Z">
          <w:pPr>
            <w:pStyle w:val="NormalBPBHEB"/>
          </w:pPr>
        </w:pPrChange>
      </w:pPr>
    </w:p>
    <w:p w14:paraId="301F0630" w14:textId="77777777" w:rsidR="00DB5D1A" w:rsidRPr="00437754" w:rsidRDefault="00DB5D1A" w:rsidP="00437754">
      <w:pPr>
        <w:pStyle w:val="NormalBPBHEB"/>
        <w:numPr>
          <w:ilvl w:val="0"/>
          <w:numId w:val="34"/>
        </w:numPr>
        <w:pPrChange w:id="7" w:author="Konika Sharma" w:date="2024-10-29T10:40:00Z" w16du:dateUtc="2024-10-29T05:10:00Z">
          <w:pPr>
            <w:pStyle w:val="NormalBPBHEB"/>
          </w:pPr>
        </w:pPrChange>
      </w:pPr>
      <w:r w:rsidRPr="00437754">
        <w:rPr>
          <w:rPrChange w:id="8" w:author="Konika Sharma" w:date="2024-10-29T10:41:00Z" w16du:dateUtc="2024-10-29T05:11:00Z">
            <w:rPr>
              <w:b/>
              <w:bCs/>
            </w:rPr>
          </w:rPrChange>
        </w:rPr>
        <w:t>End User Computing</w:t>
      </w:r>
    </w:p>
    <w:p w14:paraId="313D1B15" w14:textId="77777777" w:rsidR="00DB5D1A" w:rsidRPr="00437754" w:rsidRDefault="00DB5D1A" w:rsidP="00437754">
      <w:pPr>
        <w:pStyle w:val="NormalBPBHEB"/>
        <w:numPr>
          <w:ilvl w:val="1"/>
          <w:numId w:val="34"/>
        </w:numPr>
        <w:pPrChange w:id="9" w:author="Konika Sharma" w:date="2024-10-29T10:41:00Z" w16du:dateUtc="2024-10-29T05:11:00Z">
          <w:pPr>
            <w:pStyle w:val="NormalBPBHEB"/>
            <w:numPr>
              <w:numId w:val="29"/>
            </w:numPr>
            <w:tabs>
              <w:tab w:val="num" w:pos="720"/>
            </w:tabs>
            <w:ind w:left="720" w:hanging="360"/>
          </w:pPr>
        </w:pPrChange>
      </w:pPr>
      <w:r w:rsidRPr="00437754">
        <w:rPr>
          <w:rPrChange w:id="10" w:author="Konika Sharma" w:date="2024-10-29T10:41:00Z" w16du:dateUtc="2024-10-29T05:11:00Z">
            <w:rPr>
              <w:b/>
              <w:bCs/>
            </w:rPr>
          </w:rPrChange>
        </w:rPr>
        <w:t xml:space="preserve">Amazon </w:t>
      </w:r>
      <w:proofErr w:type="spellStart"/>
      <w:r w:rsidRPr="00437754">
        <w:rPr>
          <w:rPrChange w:id="11" w:author="Konika Sharma" w:date="2024-10-29T10:41:00Z" w16du:dateUtc="2024-10-29T05:11:00Z">
            <w:rPr>
              <w:b/>
              <w:bCs/>
            </w:rPr>
          </w:rPrChange>
        </w:rPr>
        <w:t>AppStream</w:t>
      </w:r>
      <w:proofErr w:type="spellEnd"/>
      <w:r w:rsidRPr="00437754">
        <w:rPr>
          <w:rPrChange w:id="12" w:author="Konika Sharma" w:date="2024-10-29T10:41:00Z" w16du:dateUtc="2024-10-29T05:11:00Z">
            <w:rPr>
              <w:b/>
              <w:bCs/>
            </w:rPr>
          </w:rPrChange>
        </w:rPr>
        <w:t xml:space="preserve"> 2.0</w:t>
      </w:r>
    </w:p>
    <w:p w14:paraId="1044BE96" w14:textId="77777777" w:rsidR="00DB5D1A" w:rsidRPr="00437754" w:rsidRDefault="00DB5D1A" w:rsidP="00437754">
      <w:pPr>
        <w:pStyle w:val="NormalBPBHEB"/>
        <w:numPr>
          <w:ilvl w:val="1"/>
          <w:numId w:val="34"/>
        </w:numPr>
        <w:pPrChange w:id="13" w:author="Konika Sharma" w:date="2024-10-29T10:41:00Z" w16du:dateUtc="2024-10-29T05:11:00Z">
          <w:pPr>
            <w:pStyle w:val="NormalBPBHEB"/>
            <w:numPr>
              <w:numId w:val="29"/>
            </w:numPr>
            <w:tabs>
              <w:tab w:val="num" w:pos="720"/>
            </w:tabs>
            <w:ind w:left="720" w:hanging="360"/>
          </w:pPr>
        </w:pPrChange>
      </w:pPr>
      <w:r w:rsidRPr="00437754">
        <w:rPr>
          <w:rPrChange w:id="14" w:author="Konika Sharma" w:date="2024-10-29T10:41:00Z" w16du:dateUtc="2024-10-29T05:11:00Z">
            <w:rPr>
              <w:b/>
              <w:bCs/>
            </w:rPr>
          </w:rPrChange>
        </w:rPr>
        <w:t>Amazon WorkSpaces Family</w:t>
      </w:r>
    </w:p>
    <w:p w14:paraId="38503EAF" w14:textId="77777777" w:rsidR="00DB5D1A" w:rsidRPr="00437754" w:rsidRDefault="00DB5D1A" w:rsidP="00437754">
      <w:pPr>
        <w:pStyle w:val="NormalBPBHEB"/>
        <w:numPr>
          <w:ilvl w:val="0"/>
          <w:numId w:val="34"/>
        </w:numPr>
        <w:pPrChange w:id="15" w:author="Konika Sharma" w:date="2024-10-29T10:40:00Z" w16du:dateUtc="2024-10-29T05:10:00Z">
          <w:pPr>
            <w:pStyle w:val="NormalBPBHEB"/>
          </w:pPr>
        </w:pPrChange>
      </w:pPr>
      <w:r w:rsidRPr="00437754">
        <w:rPr>
          <w:rPrChange w:id="16" w:author="Konika Sharma" w:date="2024-10-29T10:41:00Z" w16du:dateUtc="2024-10-29T05:11:00Z">
            <w:rPr>
              <w:b/>
              <w:bCs/>
            </w:rPr>
          </w:rPrChange>
        </w:rPr>
        <w:t>Front-end Web &amp; Mobile</w:t>
      </w:r>
    </w:p>
    <w:p w14:paraId="79819045" w14:textId="77777777" w:rsidR="00DB5D1A" w:rsidRPr="00437754" w:rsidRDefault="00DB5D1A" w:rsidP="00437754">
      <w:pPr>
        <w:pStyle w:val="NormalBPBHEB"/>
        <w:numPr>
          <w:ilvl w:val="0"/>
          <w:numId w:val="35"/>
        </w:numPr>
        <w:pPrChange w:id="17" w:author="Konika Sharma" w:date="2024-10-29T10:41:00Z" w16du:dateUtc="2024-10-29T05:11:00Z">
          <w:pPr>
            <w:pStyle w:val="NormalBPBHEB"/>
            <w:numPr>
              <w:numId w:val="30"/>
            </w:numPr>
            <w:tabs>
              <w:tab w:val="num" w:pos="720"/>
            </w:tabs>
            <w:ind w:left="720" w:hanging="360"/>
          </w:pPr>
        </w:pPrChange>
      </w:pPr>
      <w:r w:rsidRPr="00437754">
        <w:rPr>
          <w:rPrChange w:id="18" w:author="Konika Sharma" w:date="2024-10-29T10:41:00Z" w16du:dateUtc="2024-10-29T05:11:00Z">
            <w:rPr>
              <w:b/>
              <w:bCs/>
            </w:rPr>
          </w:rPrChange>
        </w:rPr>
        <w:t>Amazon API Gateway</w:t>
      </w:r>
    </w:p>
    <w:p w14:paraId="7A8898F4" w14:textId="77777777" w:rsidR="00DB5D1A" w:rsidRPr="00437754" w:rsidRDefault="00DB5D1A" w:rsidP="00437754">
      <w:pPr>
        <w:pStyle w:val="NormalBPBHEB"/>
        <w:numPr>
          <w:ilvl w:val="0"/>
          <w:numId w:val="35"/>
        </w:numPr>
        <w:pPrChange w:id="19" w:author="Konika Sharma" w:date="2024-10-29T10:41:00Z" w16du:dateUtc="2024-10-29T05:11:00Z">
          <w:pPr>
            <w:pStyle w:val="NormalBPBHEB"/>
            <w:numPr>
              <w:numId w:val="30"/>
            </w:numPr>
            <w:tabs>
              <w:tab w:val="num" w:pos="720"/>
            </w:tabs>
            <w:ind w:left="720" w:hanging="360"/>
          </w:pPr>
        </w:pPrChange>
      </w:pPr>
      <w:r w:rsidRPr="00437754">
        <w:rPr>
          <w:rPrChange w:id="20" w:author="Konika Sharma" w:date="2024-10-29T10:41:00Z" w16du:dateUtc="2024-10-29T05:11:00Z">
            <w:rPr>
              <w:b/>
              <w:bCs/>
            </w:rPr>
          </w:rPrChange>
        </w:rPr>
        <w:t>Amazon Location Service</w:t>
      </w:r>
    </w:p>
    <w:p w14:paraId="6560CC70" w14:textId="77777777" w:rsidR="00DB5D1A" w:rsidRPr="00437754" w:rsidRDefault="00DB5D1A" w:rsidP="00437754">
      <w:pPr>
        <w:pStyle w:val="NormalBPBHEB"/>
        <w:numPr>
          <w:ilvl w:val="0"/>
          <w:numId w:val="35"/>
        </w:numPr>
        <w:pPrChange w:id="21" w:author="Konika Sharma" w:date="2024-10-29T10:41:00Z" w16du:dateUtc="2024-10-29T05:11:00Z">
          <w:pPr>
            <w:pStyle w:val="NormalBPBHEB"/>
            <w:numPr>
              <w:numId w:val="30"/>
            </w:numPr>
            <w:tabs>
              <w:tab w:val="num" w:pos="720"/>
            </w:tabs>
            <w:ind w:left="720" w:hanging="360"/>
          </w:pPr>
        </w:pPrChange>
      </w:pPr>
      <w:r w:rsidRPr="00437754">
        <w:rPr>
          <w:rPrChange w:id="22" w:author="Konika Sharma" w:date="2024-10-29T10:41:00Z" w16du:dateUtc="2024-10-29T05:11:00Z">
            <w:rPr>
              <w:b/>
              <w:bCs/>
            </w:rPr>
          </w:rPrChange>
        </w:rPr>
        <w:t>Amazon Pinpoint</w:t>
      </w:r>
    </w:p>
    <w:p w14:paraId="4D8FD202" w14:textId="77777777" w:rsidR="00DB5D1A" w:rsidRPr="00437754" w:rsidRDefault="00DB5D1A" w:rsidP="00437754">
      <w:pPr>
        <w:pStyle w:val="NormalBPBHEB"/>
        <w:numPr>
          <w:ilvl w:val="0"/>
          <w:numId w:val="35"/>
        </w:numPr>
        <w:pPrChange w:id="23" w:author="Konika Sharma" w:date="2024-10-29T10:41:00Z" w16du:dateUtc="2024-10-29T05:11:00Z">
          <w:pPr>
            <w:pStyle w:val="NormalBPBHEB"/>
            <w:numPr>
              <w:numId w:val="30"/>
            </w:numPr>
            <w:tabs>
              <w:tab w:val="num" w:pos="720"/>
            </w:tabs>
            <w:ind w:left="720" w:hanging="360"/>
          </w:pPr>
        </w:pPrChange>
      </w:pPr>
      <w:r w:rsidRPr="00437754">
        <w:rPr>
          <w:rPrChange w:id="24" w:author="Konika Sharma" w:date="2024-10-29T10:41:00Z" w16du:dateUtc="2024-10-29T05:11:00Z">
            <w:rPr>
              <w:b/>
              <w:bCs/>
            </w:rPr>
          </w:rPrChange>
        </w:rPr>
        <w:t>Amazon Simple Email Service (SES)</w:t>
      </w:r>
    </w:p>
    <w:p w14:paraId="21787118" w14:textId="77777777" w:rsidR="00DB5D1A" w:rsidRPr="00437754" w:rsidRDefault="00DB5D1A" w:rsidP="00437754">
      <w:pPr>
        <w:pStyle w:val="NormalBPBHEB"/>
        <w:numPr>
          <w:ilvl w:val="0"/>
          <w:numId w:val="35"/>
        </w:numPr>
        <w:pPrChange w:id="25" w:author="Konika Sharma" w:date="2024-10-29T10:41:00Z" w16du:dateUtc="2024-10-29T05:11:00Z">
          <w:pPr>
            <w:pStyle w:val="NormalBPBHEB"/>
            <w:numPr>
              <w:numId w:val="30"/>
            </w:numPr>
            <w:tabs>
              <w:tab w:val="num" w:pos="720"/>
            </w:tabs>
            <w:ind w:left="720" w:hanging="360"/>
          </w:pPr>
        </w:pPrChange>
      </w:pPr>
      <w:r w:rsidRPr="00437754">
        <w:rPr>
          <w:rPrChange w:id="26" w:author="Konika Sharma" w:date="2024-10-29T10:41:00Z" w16du:dateUtc="2024-10-29T05:11:00Z">
            <w:rPr>
              <w:b/>
              <w:bCs/>
            </w:rPr>
          </w:rPrChange>
        </w:rPr>
        <w:t>AWS Amplify</w:t>
      </w:r>
    </w:p>
    <w:p w14:paraId="24975B72" w14:textId="77777777" w:rsidR="00DB5D1A" w:rsidRPr="00437754" w:rsidRDefault="00DB5D1A" w:rsidP="00437754">
      <w:pPr>
        <w:pStyle w:val="NormalBPBHEB"/>
        <w:numPr>
          <w:ilvl w:val="0"/>
          <w:numId w:val="35"/>
        </w:numPr>
        <w:pPrChange w:id="27" w:author="Konika Sharma" w:date="2024-10-29T10:41:00Z" w16du:dateUtc="2024-10-29T05:11:00Z">
          <w:pPr>
            <w:pStyle w:val="NormalBPBHEB"/>
            <w:numPr>
              <w:numId w:val="30"/>
            </w:numPr>
            <w:tabs>
              <w:tab w:val="num" w:pos="720"/>
            </w:tabs>
            <w:ind w:left="720" w:hanging="360"/>
          </w:pPr>
        </w:pPrChange>
      </w:pPr>
      <w:r w:rsidRPr="00437754">
        <w:rPr>
          <w:rPrChange w:id="28" w:author="Konika Sharma" w:date="2024-10-29T10:41:00Z" w16du:dateUtc="2024-10-29T05:11:00Z">
            <w:rPr>
              <w:b/>
              <w:bCs/>
            </w:rPr>
          </w:rPrChange>
        </w:rPr>
        <w:t>AWS AppSync</w:t>
      </w:r>
    </w:p>
    <w:p w14:paraId="5D9BE0F4" w14:textId="77777777" w:rsidR="00DB5D1A" w:rsidRPr="00437754" w:rsidRDefault="00DB5D1A" w:rsidP="00437754">
      <w:pPr>
        <w:pStyle w:val="NormalBPBHEB"/>
        <w:numPr>
          <w:ilvl w:val="0"/>
          <w:numId w:val="35"/>
        </w:numPr>
        <w:pPrChange w:id="29" w:author="Konika Sharma" w:date="2024-10-29T10:41:00Z" w16du:dateUtc="2024-10-29T05:11:00Z">
          <w:pPr>
            <w:pStyle w:val="NormalBPBHEB"/>
            <w:numPr>
              <w:numId w:val="30"/>
            </w:numPr>
            <w:tabs>
              <w:tab w:val="num" w:pos="720"/>
            </w:tabs>
            <w:ind w:left="720" w:hanging="360"/>
          </w:pPr>
        </w:pPrChange>
      </w:pPr>
      <w:r w:rsidRPr="00437754">
        <w:rPr>
          <w:rPrChange w:id="30" w:author="Konika Sharma" w:date="2024-10-29T10:41:00Z" w16du:dateUtc="2024-10-29T05:11:00Z">
            <w:rPr>
              <w:b/>
              <w:bCs/>
            </w:rPr>
          </w:rPrChange>
        </w:rPr>
        <w:t>AWS Device Farm</w:t>
      </w:r>
    </w:p>
    <w:p w14:paraId="4719CCD0" w14:textId="77777777" w:rsidR="00730E7B" w:rsidRDefault="00730E7B" w:rsidP="00730E7B">
      <w:pPr>
        <w:pStyle w:val="Heading1BPBHEB"/>
      </w:pPr>
      <w:r>
        <w:lastRenderedPageBreak/>
        <w:t>Objectives</w:t>
      </w:r>
    </w:p>
    <w:p w14:paraId="11ABD874" w14:textId="77777777" w:rsidR="00D1559A" w:rsidRPr="00D1559A" w:rsidRDefault="00D1559A" w:rsidP="00D1559A">
      <w:pPr>
        <w:pStyle w:val="NormalBPBHEB"/>
      </w:pPr>
      <w:r w:rsidRPr="00D1559A">
        <w:t>By the end of this chapter, readers will be able to:</w:t>
      </w:r>
    </w:p>
    <w:p w14:paraId="089B89CC" w14:textId="77777777" w:rsidR="00D1559A" w:rsidRPr="00D1559A" w:rsidRDefault="00D1559A" w:rsidP="00D1559A">
      <w:pPr>
        <w:pStyle w:val="NormalBPBHEB"/>
        <w:numPr>
          <w:ilvl w:val="0"/>
          <w:numId w:val="28"/>
        </w:numPr>
      </w:pPr>
      <w:commentRangeStart w:id="31"/>
      <w:r w:rsidRPr="00D1559A">
        <w:t xml:space="preserve">Understand the concept of </w:t>
      </w:r>
      <w:r w:rsidRPr="00D1559A">
        <w:rPr>
          <w:i/>
          <w:iCs/>
        </w:rPr>
        <w:t>End User Computing</w:t>
      </w:r>
      <w:r w:rsidRPr="00D1559A">
        <w:t xml:space="preserve"> and how AWS services such as Amazon AppStream 2.0 and the Amazon WorkSpaces Family provide flexible, secure, and scalable computing environments.</w:t>
      </w:r>
    </w:p>
    <w:p w14:paraId="52021EAA" w14:textId="77777777" w:rsidR="00D1559A" w:rsidRPr="00D1559A" w:rsidRDefault="00D1559A" w:rsidP="00D1559A">
      <w:pPr>
        <w:pStyle w:val="NormalBPBHEB"/>
        <w:numPr>
          <w:ilvl w:val="0"/>
          <w:numId w:val="28"/>
        </w:numPr>
      </w:pPr>
      <w:r w:rsidRPr="00D1559A">
        <w:t xml:space="preserve">Grasp the role of </w:t>
      </w:r>
      <w:r w:rsidRPr="00D1559A">
        <w:rPr>
          <w:i/>
          <w:iCs/>
        </w:rPr>
        <w:t>Front-end Web &amp; Mobile services</w:t>
      </w:r>
      <w:r w:rsidRPr="00D1559A">
        <w:t xml:space="preserve"> in building responsive, scalable, and secure applications, covering AWS services like API Gateway, Location Service, Pinpoint, and SES.</w:t>
      </w:r>
    </w:p>
    <w:p w14:paraId="365F4B81" w14:textId="77777777" w:rsidR="00D1559A" w:rsidRPr="00D1559A" w:rsidRDefault="00D1559A" w:rsidP="00D1559A">
      <w:pPr>
        <w:pStyle w:val="NormalBPBHEB"/>
        <w:numPr>
          <w:ilvl w:val="0"/>
          <w:numId w:val="28"/>
        </w:numPr>
      </w:pPr>
      <w:r w:rsidRPr="00D1559A">
        <w:t>Learn how to leverage AWS Amplify and AWS AppSync to simplify web and mobile development by providing seamless tools for real-time data synchronization and API management.</w:t>
      </w:r>
    </w:p>
    <w:p w14:paraId="00E07559" w14:textId="77777777" w:rsidR="00D1559A" w:rsidRPr="00D1559A" w:rsidRDefault="00D1559A" w:rsidP="00D1559A">
      <w:pPr>
        <w:pStyle w:val="NormalBPBHEB"/>
        <w:numPr>
          <w:ilvl w:val="0"/>
          <w:numId w:val="28"/>
        </w:numPr>
      </w:pPr>
      <w:r w:rsidRPr="00D1559A">
        <w:t>Explore quality assurance best practices for mobile and web applications using AWS Device Farm, ensuring that applications function optimally across a wide range of devices.</w:t>
      </w:r>
      <w:commentRangeEnd w:id="31"/>
      <w:r w:rsidR="00437754">
        <w:rPr>
          <w:rStyle w:val="CommentReference"/>
          <w:rFonts w:asciiTheme="minorHAnsi" w:eastAsiaTheme="minorHAnsi" w:hAnsiTheme="minorHAnsi" w:cstheme="minorBidi"/>
        </w:rPr>
        <w:commentReference w:id="31"/>
      </w:r>
    </w:p>
    <w:p w14:paraId="3E0296DF" w14:textId="77777777" w:rsidR="00D1559A" w:rsidRPr="00D1559A" w:rsidRDefault="00D1559A" w:rsidP="00D1559A">
      <w:pPr>
        <w:pStyle w:val="NormalBPBHEB"/>
      </w:pPr>
      <w:r w:rsidRPr="00D1559A">
        <w:t>This chapter will equip readers with the knowledge to empower end-users, build secure APIs, integrate location-based services, streamline mobile development, and ensure top-quality testing and performance for web and mobile applications.</w:t>
      </w:r>
    </w:p>
    <w:p w14:paraId="199A6773" w14:textId="27A9DBB2" w:rsidR="009F5D45" w:rsidRPr="009F5D45" w:rsidRDefault="00947975" w:rsidP="004D193E">
      <w:pPr>
        <w:pStyle w:val="Heading1BPBHEB"/>
      </w:pPr>
      <w:r w:rsidRPr="00947975">
        <w:t xml:space="preserve">End User, Front End </w:t>
      </w:r>
      <w:r w:rsidR="00776049">
        <w:t>and</w:t>
      </w:r>
      <w:r w:rsidR="00776049" w:rsidRPr="00947975">
        <w:t xml:space="preserve"> </w:t>
      </w:r>
      <w:r w:rsidRPr="00947975">
        <w:t>Mobile</w:t>
      </w:r>
    </w:p>
    <w:p w14:paraId="7B42D469" w14:textId="7A5410C0" w:rsidR="004D50E7" w:rsidRPr="004D50E7" w:rsidRDefault="004D50E7" w:rsidP="004D193E">
      <w:pPr>
        <w:pStyle w:val="NormalBPBHEB"/>
      </w:pPr>
      <w:bookmarkStart w:id="32" w:name="_Hlk150872616"/>
      <w:r w:rsidRPr="004D50E7">
        <w:t xml:space="preserve">In the dynamic landscape of cloud computing, the empowerment of end-users and the seamless interaction with front-end applications, especially in web and mobile </w:t>
      </w:r>
      <w:r w:rsidR="00345FC7">
        <w:t>space,</w:t>
      </w:r>
      <w:r w:rsidRPr="004D50E7">
        <w:t xml:space="preserve"> </w:t>
      </w:r>
      <w:r w:rsidR="00A67822">
        <w:t xml:space="preserve">are </w:t>
      </w:r>
      <w:r w:rsidR="00C312B8">
        <w:t xml:space="preserve">important </w:t>
      </w:r>
      <w:r w:rsidR="00592821">
        <w:t>factors</w:t>
      </w:r>
      <w:r w:rsidRPr="004D50E7">
        <w:t xml:space="preserve"> . </w:t>
      </w:r>
      <w:r w:rsidR="00730E7B">
        <w:t>This chapter</w:t>
      </w:r>
      <w:r w:rsidRPr="004D50E7">
        <w:t xml:space="preserve"> </w:t>
      </w:r>
      <w:r w:rsidR="00F67E2C">
        <w:t>explores</w:t>
      </w:r>
      <w:r w:rsidRPr="004D50E7">
        <w:t xml:space="preserve">  the multifaceted aspects of End User Computing and the intricacies of Front-end Web </w:t>
      </w:r>
      <w:r w:rsidR="00645C65">
        <w:t>and mobile</w:t>
      </w:r>
      <w:r w:rsidRPr="004D50E7">
        <w:t xml:space="preserve"> services provided by </w:t>
      </w:r>
      <w:r w:rsidRPr="004D193E">
        <w:rPr>
          <w:b/>
          <w:bCs/>
        </w:rPr>
        <w:t>Amazon Web Services</w:t>
      </w:r>
      <w:r w:rsidRPr="004D50E7">
        <w:t xml:space="preserve"> (</w:t>
      </w:r>
      <w:r w:rsidRPr="004D193E">
        <w:rPr>
          <w:b/>
          <w:bCs/>
        </w:rPr>
        <w:t>AWS</w:t>
      </w:r>
      <w:r w:rsidRPr="004D50E7">
        <w:t>).</w:t>
      </w:r>
    </w:p>
    <w:p w14:paraId="4DDBAD2A" w14:textId="13E4B383" w:rsidR="004D50E7" w:rsidRDefault="004D50E7">
      <w:pPr>
        <w:pStyle w:val="Heading2BPBHEB"/>
      </w:pPr>
      <w:r w:rsidRPr="004D50E7">
        <w:t>End User Computin</w:t>
      </w:r>
      <w:r w:rsidR="00645C65">
        <w:t>g</w:t>
      </w:r>
    </w:p>
    <w:p w14:paraId="5BE2A96C" w14:textId="420A7A3D" w:rsidR="005634F8" w:rsidRPr="004D50E7" w:rsidRDefault="00BD02F6" w:rsidP="004D193E">
      <w:pPr>
        <w:pStyle w:val="NormalBPBHEB"/>
      </w:pPr>
      <w:r>
        <w:t>In today’s increasingly remote and digital-first world, the need for robust, flexible, and scalable end-user computing solutions has never been greater. AWS offers a suite of services that cater to these needs, enabling organizations to provide secure, high-performance access to applications and desktops, no matter where users are located. In this section, we will explore key AWS offerings in the realm of end-user computing and examine how these solutions drive productivity, security, and efficiency.</w:t>
      </w:r>
    </w:p>
    <w:p w14:paraId="7F8F092F" w14:textId="79AB609F" w:rsidR="004D50E7" w:rsidRPr="004D193E" w:rsidRDefault="004D50E7" w:rsidP="004D193E">
      <w:pPr>
        <w:pStyle w:val="NormalBPBHEB"/>
        <w:rPr>
          <w:b/>
          <w:bCs/>
        </w:rPr>
      </w:pPr>
      <w:r w:rsidRPr="004D193E">
        <w:rPr>
          <w:b/>
          <w:bCs/>
        </w:rPr>
        <w:t>Amazon AppStream 2.0</w:t>
      </w:r>
    </w:p>
    <w:p w14:paraId="2D60439D" w14:textId="3652FB7F" w:rsidR="004D50E7" w:rsidRPr="004D50E7" w:rsidRDefault="004D50E7" w:rsidP="004D193E">
      <w:pPr>
        <w:pStyle w:val="NormalBPBHEB"/>
      </w:pPr>
      <w:r w:rsidRPr="004D50E7">
        <w:t xml:space="preserve">One of the key components explored in this chapter is Amazon AppStream 2.0, an innovative service that </w:t>
      </w:r>
      <w:r w:rsidR="00592821">
        <w:t>transforms</w:t>
      </w:r>
      <w:r w:rsidR="00592821" w:rsidRPr="00776049">
        <w:t xml:space="preserve"> end</w:t>
      </w:r>
      <w:r w:rsidRPr="00776049">
        <w:t xml:space="preserve">-user computing. It enables the streaming of desktop applications securely to a variety of devices, ensuring </w:t>
      </w:r>
      <w:r w:rsidRPr="004D50E7">
        <w:t xml:space="preserve">a </w:t>
      </w:r>
      <w:r w:rsidRPr="00776049">
        <w:t xml:space="preserve">consistent and responsive user experience. As we </w:t>
      </w:r>
      <w:r w:rsidRPr="00776049">
        <w:lastRenderedPageBreak/>
        <w:t>navigate through the details of AppStream 2.0, we</w:t>
      </w:r>
      <w:r w:rsidR="00844175">
        <w:t xml:space="preserve"> will</w:t>
      </w:r>
      <w:r w:rsidRPr="004D50E7">
        <w:t xml:space="preserve"> uncover its applications across diverse use cases, from educational institutions to enterprise scenarios, highlighting its role in enhancing accessibility and flexibility for end-users.</w:t>
      </w:r>
    </w:p>
    <w:p w14:paraId="610EBB78" w14:textId="5459EF35" w:rsidR="004D50E7" w:rsidRPr="004D193E" w:rsidRDefault="004D50E7" w:rsidP="004D193E">
      <w:pPr>
        <w:pStyle w:val="NormalBPBHEB"/>
        <w:rPr>
          <w:b/>
          <w:bCs/>
        </w:rPr>
      </w:pPr>
      <w:r w:rsidRPr="004D193E">
        <w:rPr>
          <w:b/>
          <w:bCs/>
        </w:rPr>
        <w:t>Amazon WorkSpaces Family</w:t>
      </w:r>
    </w:p>
    <w:p w14:paraId="0D3AD7D8" w14:textId="1B5A9A72" w:rsidR="004D50E7" w:rsidRDefault="004D50E7">
      <w:pPr>
        <w:pStyle w:val="NormalBPBHEB"/>
      </w:pPr>
      <w:r w:rsidRPr="004D50E7">
        <w:t xml:space="preserve">The exploration of End User Computing is incomplete without a comprehensive look at the Amazon </w:t>
      </w:r>
      <w:r w:rsidRPr="00776049">
        <w:t>WorkSpaces Family. This suite of services offers cloud-based desktop solutions, allowing organizations to provide a personalized</w:t>
      </w:r>
      <w:r w:rsidRPr="004D50E7">
        <w:t>, secure, and scalable desktop experience for their users. We</w:t>
      </w:r>
      <w:r w:rsidR="00776049">
        <w:t xml:space="preserve"> wi</w:t>
      </w:r>
      <w:r w:rsidRPr="004D50E7">
        <w:t>ll dissect the features of various WorkSpaces options, shedding light on how they cater to different user requirements and scenarios.</w:t>
      </w:r>
    </w:p>
    <w:p w14:paraId="79B6F98F" w14:textId="02EDB753" w:rsidR="00E42DB4" w:rsidRPr="00E42DB4" w:rsidRDefault="00E42DB4" w:rsidP="00E42DB4">
      <w:pPr>
        <w:pStyle w:val="NormalBPBHEB"/>
        <w:rPr>
          <w:b/>
          <w:bCs/>
        </w:rPr>
      </w:pPr>
      <w:r>
        <w:t>In the</w:t>
      </w:r>
      <w:r w:rsidR="00377200">
        <w:t xml:space="preserve"> </w:t>
      </w:r>
      <w:r w:rsidR="00377200" w:rsidRPr="00437754">
        <w:rPr>
          <w:i/>
          <w:iCs/>
          <w:rPrChange w:id="33" w:author="Konika Sharma" w:date="2024-10-29T10:34:00Z" w16du:dateUtc="2024-10-29T05:04:00Z">
            <w:rPr/>
          </w:rPrChange>
        </w:rPr>
        <w:t>Figure 9</w:t>
      </w:r>
      <w:ins w:id="34" w:author="Konika Sharma" w:date="2024-10-29T10:34:00Z" w16du:dateUtc="2024-10-29T05:04:00Z">
        <w:r w:rsidR="00437754">
          <w:rPr>
            <w:i/>
            <w:iCs/>
          </w:rPr>
          <w:t>.</w:t>
        </w:r>
      </w:ins>
      <w:del w:id="35" w:author="Konika Sharma" w:date="2024-10-29T10:34:00Z" w16du:dateUtc="2024-10-29T05:04:00Z">
        <w:r w:rsidR="00377200" w:rsidRPr="00437754" w:rsidDel="00437754">
          <w:rPr>
            <w:i/>
            <w:iCs/>
            <w:rPrChange w:id="36" w:author="Konika Sharma" w:date="2024-10-29T10:34:00Z" w16du:dateUtc="2024-10-29T05:04:00Z">
              <w:rPr/>
            </w:rPrChange>
          </w:rPr>
          <w:delText>,</w:delText>
        </w:r>
      </w:del>
      <w:r w:rsidR="00377200" w:rsidRPr="00437754">
        <w:rPr>
          <w:i/>
          <w:iCs/>
          <w:rPrChange w:id="37" w:author="Konika Sharma" w:date="2024-10-29T10:34:00Z" w16du:dateUtc="2024-10-29T05:04:00Z">
            <w:rPr/>
          </w:rPrChange>
        </w:rPr>
        <w:t>1</w:t>
      </w:r>
      <w:ins w:id="38" w:author="Konika Sharma" w:date="2024-10-29T10:34:00Z" w16du:dateUtc="2024-10-29T05:04:00Z">
        <w:r w:rsidR="00437754">
          <w:rPr>
            <w:i/>
            <w:iCs/>
          </w:rPr>
          <w:t>,</w:t>
        </w:r>
      </w:ins>
      <w:r w:rsidR="00377200">
        <w:t xml:space="preserve"> below </w:t>
      </w:r>
      <w:r w:rsidR="00142F65">
        <w:t>you will find a high-level architecture showing</w:t>
      </w:r>
      <w:r w:rsidR="00142F65" w:rsidRPr="00142F65">
        <w:rPr>
          <w:rFonts w:ascii="Helvetica" w:eastAsia="Times New Roman" w:hAnsi="Helvetica" w:cs="Helvetica"/>
          <w:b/>
          <w:color w:val="333333"/>
          <w:sz w:val="21"/>
          <w:szCs w:val="21"/>
        </w:rPr>
        <w:t xml:space="preserve"> </w:t>
      </w:r>
      <w:r w:rsidR="00142F65" w:rsidRPr="00142F65">
        <w:t>We explain some common EUC technologies</w:t>
      </w:r>
      <w:r w:rsidR="00142F65">
        <w:t xml:space="preserve"> such as </w:t>
      </w:r>
      <w:r w:rsidR="00117CD4" w:rsidRPr="00451AA5">
        <w:rPr>
          <w:b/>
          <w:bCs/>
        </w:rPr>
        <w:t>virtual desktop infrastructure</w:t>
      </w:r>
      <w:r>
        <w:t xml:space="preserve"> </w:t>
      </w:r>
      <w:r w:rsidR="00117CD4">
        <w:t>(</w:t>
      </w:r>
      <w:r w:rsidRPr="00E42DB4">
        <w:rPr>
          <w:b/>
          <w:bCs/>
        </w:rPr>
        <w:t>VDI</w:t>
      </w:r>
      <w:r w:rsidR="00117CD4" w:rsidRPr="00451AA5">
        <w:t>)</w:t>
      </w:r>
      <w:r w:rsidR="00BF04F9" w:rsidRPr="00451AA5">
        <w:t>;</w:t>
      </w:r>
      <w:r w:rsidR="00BF04F9">
        <w:rPr>
          <w:b/>
          <w:bCs/>
        </w:rPr>
        <w:t xml:space="preserve"> </w:t>
      </w:r>
      <w:r w:rsidR="00BF04F9" w:rsidRPr="00AB71D8">
        <w:rPr>
          <w:b/>
          <w:bCs/>
        </w:rPr>
        <w:t>Desktop as a Service</w:t>
      </w:r>
      <w:r w:rsidR="00BF04F9">
        <w:t xml:space="preserve"> (</w:t>
      </w:r>
      <w:r w:rsidRPr="00E42DB4">
        <w:rPr>
          <w:b/>
          <w:bCs/>
        </w:rPr>
        <w:t>DaaS</w:t>
      </w:r>
      <w:proofErr w:type="gramStart"/>
      <w:r w:rsidR="00BF04F9" w:rsidRPr="00451AA5">
        <w:t>)</w:t>
      </w:r>
      <w:r w:rsidR="00BB50BA" w:rsidRPr="00451AA5">
        <w:t>,</w:t>
      </w:r>
      <w:r w:rsidR="00BB50BA">
        <w:rPr>
          <w:b/>
          <w:bCs/>
        </w:rPr>
        <w:t xml:space="preserve"> </w:t>
      </w:r>
      <w:r w:rsidR="00BF04F9">
        <w:rPr>
          <w:b/>
          <w:bCs/>
        </w:rPr>
        <w:t xml:space="preserve"> </w:t>
      </w:r>
      <w:r w:rsidR="00BB50BA" w:rsidRPr="00451AA5">
        <w:t>a</w:t>
      </w:r>
      <w:r w:rsidR="00AB71D8" w:rsidRPr="00451AA5">
        <w:t>n</w:t>
      </w:r>
      <w:r w:rsidR="00BB50BA" w:rsidRPr="00451AA5">
        <w:t>d</w:t>
      </w:r>
      <w:proofErr w:type="gramEnd"/>
      <w:r w:rsidR="00BB50BA">
        <w:rPr>
          <w:b/>
          <w:bCs/>
        </w:rPr>
        <w:t xml:space="preserve"> </w:t>
      </w:r>
      <w:r w:rsidR="00AB71D8">
        <w:rPr>
          <w:b/>
          <w:bCs/>
        </w:rPr>
        <w:t>a</w:t>
      </w:r>
      <w:r w:rsidRPr="00E42DB4">
        <w:rPr>
          <w:b/>
          <w:bCs/>
        </w:rPr>
        <w:t>pplication as a service</w:t>
      </w:r>
      <w:r w:rsidR="00AB71D8">
        <w:rPr>
          <w:b/>
          <w:bCs/>
        </w:rPr>
        <w:t>:</w:t>
      </w:r>
    </w:p>
    <w:p w14:paraId="10F56B75" w14:textId="77777777" w:rsidR="000E130F" w:rsidRDefault="00A81A35" w:rsidP="004D193E">
      <w:pPr>
        <w:pStyle w:val="FigureBPBHEB"/>
      </w:pPr>
      <w:r>
        <w:rPr>
          <w:noProof/>
        </w:rPr>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57EA1C47" w:rsidR="00A81A35" w:rsidRPr="004D50E7" w:rsidRDefault="000E130F" w:rsidP="004D193E">
      <w:pPr>
        <w:pStyle w:val="FigureCaptionBPBHEB"/>
      </w:pPr>
      <w:r w:rsidRPr="004D193E">
        <w:rPr>
          <w:b/>
          <w:bCs w:val="0"/>
        </w:rPr>
        <w:t xml:space="preserve">Figure </w:t>
      </w:r>
      <w:r w:rsidR="00730E7B">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1</w:t>
      </w:r>
      <w:r w:rsidRPr="004D193E">
        <w:rPr>
          <w:b/>
          <w:bCs w:val="0"/>
        </w:rPr>
        <w:fldChar w:fldCharType="end"/>
      </w:r>
      <w:r w:rsidR="00730E7B" w:rsidRPr="004D193E">
        <w:rPr>
          <w:b/>
          <w:bCs w:val="0"/>
        </w:rPr>
        <w:t>:</w:t>
      </w:r>
      <w:r>
        <w:t xml:space="preserve"> AWS End User Computing services (AWS Documentation)</w:t>
      </w:r>
    </w:p>
    <w:p w14:paraId="25772681" w14:textId="469C8F2E" w:rsidR="004D50E7" w:rsidRDefault="004D50E7">
      <w:pPr>
        <w:pStyle w:val="Heading2BPBHEB"/>
      </w:pPr>
      <w:r w:rsidRPr="004D50E7">
        <w:t xml:space="preserve">Front-end Web </w:t>
      </w:r>
      <w:r w:rsidR="00730E7B">
        <w:t>and</w:t>
      </w:r>
      <w:r w:rsidR="00730E7B" w:rsidRPr="004D50E7">
        <w:t xml:space="preserve"> </w:t>
      </w:r>
      <w:r w:rsidRPr="004D50E7">
        <w:t>Mobile</w:t>
      </w:r>
    </w:p>
    <w:p w14:paraId="0E6BA12D" w14:textId="249E664D" w:rsidR="005634F8" w:rsidRPr="004D50E7" w:rsidRDefault="00E510A4" w:rsidP="005634F8">
      <w:pPr>
        <w:pStyle w:val="NormalBPBHEB"/>
      </w:pPr>
      <w:r w:rsidRPr="00E510A4">
        <w:t xml:space="preserve">In an increasingly mobile and interconnected world, delivering high-quality, responsive, and engaging front-end web and mobile experiences is </w:t>
      </w:r>
      <w:r w:rsidR="00250565">
        <w:t>invaluable</w:t>
      </w:r>
      <w:r w:rsidRPr="00E510A4">
        <w:t>. AWS offers a rich portfolio of services that empower developers to build, manage, and scale applications with ease. In this section, we will explore key services that enable seamless integration, communication, and location-based functionality, all designed to optimize front-end application development</w:t>
      </w:r>
      <w:r w:rsidR="008C27D7">
        <w:t>.</w:t>
      </w:r>
    </w:p>
    <w:p w14:paraId="6667E0F1" w14:textId="77777777" w:rsidR="005634F8" w:rsidRPr="004D50E7" w:rsidRDefault="005634F8" w:rsidP="004D193E">
      <w:pPr>
        <w:pStyle w:val="NormalBPBHEB"/>
      </w:pPr>
    </w:p>
    <w:p w14:paraId="670CDCB5" w14:textId="363DA8C6" w:rsidR="004D50E7" w:rsidRPr="004D193E" w:rsidRDefault="004D50E7" w:rsidP="004D193E">
      <w:pPr>
        <w:pStyle w:val="NormalBPBHEB"/>
        <w:rPr>
          <w:b/>
          <w:bCs/>
        </w:rPr>
      </w:pPr>
      <w:r w:rsidRPr="004D193E">
        <w:rPr>
          <w:b/>
          <w:bCs/>
        </w:rPr>
        <w:lastRenderedPageBreak/>
        <w:t>Amazon API Gateway</w:t>
      </w:r>
    </w:p>
    <w:p w14:paraId="737BEE48" w14:textId="246EB65A" w:rsidR="004D50E7" w:rsidRPr="004D50E7" w:rsidRDefault="004D50E7" w:rsidP="004D193E">
      <w:pPr>
        <w:pStyle w:val="NormalBPBHEB"/>
      </w:pPr>
      <w:r w:rsidRPr="004D50E7">
        <w:t xml:space="preserve">Transitioning to the realm of Front-end Web </w:t>
      </w:r>
      <w:r w:rsidR="00844175">
        <w:t>and</w:t>
      </w:r>
      <w:r w:rsidRPr="004D50E7">
        <w:t xml:space="preserve"> Mobile services, our journey begins with Amazon API Gateway. This service acts as a gateway for creating, publishing, and managing APIs, facilitating the seamless integration of applications. The chapter will navigate through the functionalities of API Gateway, emphasizing its role in building robust, scalable, and secure APIs that drive innovation in the front-end ecosystem.</w:t>
      </w:r>
    </w:p>
    <w:p w14:paraId="74713AE3" w14:textId="76808AC5" w:rsidR="004D50E7" w:rsidRPr="004D193E" w:rsidRDefault="004D50E7" w:rsidP="004D193E">
      <w:pPr>
        <w:pStyle w:val="NormalBPBHEB"/>
        <w:rPr>
          <w:b/>
          <w:bCs/>
        </w:rPr>
      </w:pPr>
      <w:r w:rsidRPr="004D193E">
        <w:rPr>
          <w:b/>
          <w:bCs/>
        </w:rPr>
        <w:t>Amazon Location Service</w:t>
      </w:r>
    </w:p>
    <w:p w14:paraId="36ED04AF" w14:textId="5356E3A3" w:rsidR="004D50E7" w:rsidRPr="004D50E7" w:rsidRDefault="004D50E7" w:rsidP="004D193E">
      <w:pPr>
        <w:pStyle w:val="NormalBPBHEB"/>
      </w:pPr>
      <w:r w:rsidRPr="004D50E7">
        <w:t>Geospatial applications are gaining prominence, and Amazon Location Service takes center stage in this section. We</w:t>
      </w:r>
      <w:r w:rsidR="00844175">
        <w:t xml:space="preserve"> will</w:t>
      </w:r>
      <w:r w:rsidRPr="004D50E7">
        <w:t xml:space="preserve"> explore how this service simplifies the integration of location-based features into applications, opening new possibilities for developers to create context-aware and location-aware user experiences.</w:t>
      </w:r>
    </w:p>
    <w:p w14:paraId="3DD98EE8" w14:textId="3C589569" w:rsidR="004D50E7" w:rsidRPr="004D193E" w:rsidRDefault="004D50E7" w:rsidP="004D193E">
      <w:pPr>
        <w:pStyle w:val="NormalBPBHEB"/>
        <w:rPr>
          <w:b/>
          <w:bCs/>
        </w:rPr>
      </w:pPr>
      <w:r w:rsidRPr="004D193E">
        <w:rPr>
          <w:b/>
          <w:bCs/>
        </w:rPr>
        <w:t>Amazon Pinpoint</w:t>
      </w:r>
    </w:p>
    <w:p w14:paraId="5E4C323F" w14:textId="77777777" w:rsidR="004D50E7" w:rsidRPr="004D50E7" w:rsidRDefault="004D50E7" w:rsidP="004D193E">
      <w:pPr>
        <w:pStyle w:val="NormalBPBHEB"/>
      </w:pPr>
      <w:r w:rsidRPr="004D50E7">
        <w:t>Communication is at the heart of user engagement, and Amazon Pinpoint emerges as a powerful tool for enhancing customer interactions. Our exploration will uncover how Pinpoint enables personalized and targeted communication across multiple channels, including email, SMS, and mobile push notifications.</w:t>
      </w:r>
    </w:p>
    <w:p w14:paraId="2C307E2B" w14:textId="2D68C213" w:rsidR="004D50E7" w:rsidRPr="004D193E" w:rsidRDefault="004D50E7" w:rsidP="004D193E">
      <w:pPr>
        <w:pStyle w:val="NormalBPBHEB"/>
        <w:rPr>
          <w:b/>
          <w:bCs/>
        </w:rPr>
      </w:pPr>
      <w:r w:rsidRPr="004D193E">
        <w:rPr>
          <w:b/>
          <w:bCs/>
        </w:rPr>
        <w:t>Amazon Simple Email Service (SES)</w:t>
      </w:r>
    </w:p>
    <w:p w14:paraId="5B6504F2" w14:textId="34F0849C" w:rsidR="004D50E7" w:rsidRPr="004D50E7" w:rsidRDefault="004D50E7" w:rsidP="004D193E">
      <w:pPr>
        <w:pStyle w:val="NormalBPBHEB"/>
      </w:pPr>
      <w:r w:rsidRPr="004D50E7">
        <w:t>Email communication remains a cornerstone in the digital landscape. Amazon SES takes the spotlight as we discuss its role in sending transactional and marketing emails at scale. We</w:t>
      </w:r>
      <w:r w:rsidR="00844175">
        <w:t xml:space="preserve"> will</w:t>
      </w:r>
      <w:r w:rsidRPr="004D50E7">
        <w:t xml:space="preserve"> unravel the features of SES that ensure deliverability, reliability, and compliance in email communication strategies.</w:t>
      </w:r>
    </w:p>
    <w:p w14:paraId="4D7BA323" w14:textId="7FB74E24" w:rsidR="004D50E7" w:rsidRPr="004D193E" w:rsidRDefault="004D50E7" w:rsidP="004D193E">
      <w:pPr>
        <w:pStyle w:val="NormalBPBHEB"/>
        <w:rPr>
          <w:b/>
          <w:bCs/>
        </w:rPr>
      </w:pPr>
      <w:r w:rsidRPr="004D193E">
        <w:rPr>
          <w:b/>
          <w:bCs/>
        </w:rPr>
        <w:t>AWS Amplify</w:t>
      </w:r>
    </w:p>
    <w:p w14:paraId="1B2E4CC9" w14:textId="61133372" w:rsidR="004D50E7" w:rsidRPr="004D50E7" w:rsidRDefault="004D50E7" w:rsidP="004D193E">
      <w:pPr>
        <w:pStyle w:val="NormalBPBHEB"/>
      </w:pPr>
      <w:r w:rsidRPr="004D50E7">
        <w:t>For developers focusing on building scalable and secure full-stack applications, AWS Amplify provides a comprehensive framework. We</w:t>
      </w:r>
      <w:r w:rsidR="00844175">
        <w:t xml:space="preserve"> will</w:t>
      </w:r>
      <w:r w:rsidRPr="004D50E7">
        <w:t xml:space="preserve"> </w:t>
      </w:r>
      <w:r w:rsidR="00C15B21">
        <w:t>enter</w:t>
      </w:r>
      <w:r w:rsidRPr="004D50E7">
        <w:t xml:space="preserve"> the Amplify ecosystem, exploring how it simplifies the development process for web and mobile applications by providing a unified set of tools and services.</w:t>
      </w:r>
    </w:p>
    <w:p w14:paraId="5A44710B" w14:textId="0B7AC3D4" w:rsidR="004D50E7" w:rsidRPr="004D193E" w:rsidRDefault="004D50E7" w:rsidP="004D193E">
      <w:pPr>
        <w:pStyle w:val="NormalBPBHEB"/>
        <w:rPr>
          <w:b/>
          <w:bCs/>
        </w:rPr>
      </w:pPr>
      <w:r w:rsidRPr="004D193E">
        <w:rPr>
          <w:b/>
          <w:bCs/>
        </w:rPr>
        <w:t>AWS AppSync</w:t>
      </w:r>
    </w:p>
    <w:p w14:paraId="0EB18B6A" w14:textId="5D7EF75C" w:rsidR="004D50E7" w:rsidRPr="004D50E7" w:rsidRDefault="004D50E7" w:rsidP="004D193E">
      <w:pPr>
        <w:pStyle w:val="NormalBPBHEB"/>
      </w:pPr>
      <w:r w:rsidRPr="004D50E7">
        <w:t xml:space="preserve">The chapter concludes its exploration of Front-end Web </w:t>
      </w:r>
      <w:r w:rsidR="00645C65">
        <w:t>and mobile</w:t>
      </w:r>
      <w:r w:rsidRPr="004D50E7">
        <w:t xml:space="preserve"> services with a detailed look at AWS AppSync. As a fully managed service, AppSync facilitates the development of responsive and collaborative applications by enabling real-time data synchronization. We</w:t>
      </w:r>
      <w:r w:rsidR="00844175">
        <w:t xml:space="preserve"> will</w:t>
      </w:r>
      <w:r w:rsidRPr="004D50E7">
        <w:t xml:space="preserve"> examine its role in building GraphQL APIs and its integration with diverse data sources.</w:t>
      </w:r>
    </w:p>
    <w:p w14:paraId="4C3E21DF" w14:textId="56941F1F" w:rsidR="004D50E7" w:rsidRPr="004D193E" w:rsidRDefault="004D50E7" w:rsidP="004D193E">
      <w:pPr>
        <w:pStyle w:val="NormalBPBHEB"/>
        <w:rPr>
          <w:b/>
          <w:bCs/>
        </w:rPr>
      </w:pPr>
      <w:r w:rsidRPr="004D193E">
        <w:rPr>
          <w:b/>
          <w:bCs/>
        </w:rPr>
        <w:t>AWS Device Farm</w:t>
      </w:r>
    </w:p>
    <w:p w14:paraId="06A642FA" w14:textId="4F804464" w:rsidR="004D50E7" w:rsidRPr="004D50E7" w:rsidRDefault="004D50E7" w:rsidP="004D193E">
      <w:pPr>
        <w:pStyle w:val="NormalBPBHEB"/>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r w:rsidR="00730E7B">
        <w:t xml:space="preserve"> wi</w:t>
      </w:r>
      <w:r w:rsidRPr="004D50E7">
        <w:t>ll explore how Device Farm enhances the testing process, ensuring the reliability and functionality of applications across a myriad of devices.</w:t>
      </w:r>
    </w:p>
    <w:p w14:paraId="336437EE" w14:textId="5955790D" w:rsidR="004D50E7" w:rsidRPr="004D50E7" w:rsidRDefault="00730E7B" w:rsidP="004D193E">
      <w:pPr>
        <w:pStyle w:val="NormalBPBHEB"/>
      </w:pPr>
      <w:r>
        <w:lastRenderedPageBreak/>
        <w:t>This c</w:t>
      </w:r>
      <w:r w:rsidR="004D50E7" w:rsidRPr="004D50E7">
        <w:t xml:space="preserve">hapter 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w:t>
      </w:r>
      <w:r w:rsidR="0045275F">
        <w:t>segment.</w:t>
      </w:r>
    </w:p>
    <w:p w14:paraId="59FBF57E" w14:textId="3AA414B4" w:rsidR="00C1413F" w:rsidRDefault="00E12E6E" w:rsidP="004D193E">
      <w:pPr>
        <w:pStyle w:val="Heading1BPBHEB"/>
      </w:pPr>
      <w:bookmarkStart w:id="39" w:name="_Hlk153207405"/>
      <w:r>
        <w:t>End User</w:t>
      </w:r>
      <w:ins w:id="40" w:author="Konika Sharma" w:date="2024-10-29T10:39:00Z" w16du:dateUtc="2024-10-29T05:09:00Z">
        <w:r w:rsidR="00437754">
          <w:t xml:space="preserve"> Computing</w:t>
        </w:r>
      </w:ins>
    </w:p>
    <w:bookmarkEnd w:id="39"/>
    <w:p w14:paraId="3F830FAD" w14:textId="38A994E6" w:rsidR="00520CE1" w:rsidRPr="00520CE1" w:rsidRDefault="00520CE1" w:rsidP="004D193E">
      <w:pPr>
        <w:pStyle w:val="NormalBPBHEB"/>
      </w:pPr>
      <w:r w:rsidRPr="00520CE1">
        <w:t xml:space="preserve">In the ever-evolving landscape of cloud computing, </w:t>
      </w:r>
      <w:r w:rsidRPr="004D193E">
        <w:rPr>
          <w:b/>
          <w:bCs/>
        </w:rPr>
        <w:t>End User Computing</w:t>
      </w:r>
      <w:r w:rsidRPr="00520CE1">
        <w:t xml:space="preserve"> (</w:t>
      </w:r>
      <w:r w:rsidRPr="004D193E">
        <w:rPr>
          <w:b/>
          <w:bCs/>
        </w:rPr>
        <w:t>EUC</w:t>
      </w:r>
      <w:r w:rsidRPr="00520CE1">
        <w:t xml:space="preserve">) stands as </w:t>
      </w:r>
      <w:proofErr w:type="gramStart"/>
      <w:r w:rsidRPr="00520CE1">
        <w:t xml:space="preserve">a  </w:t>
      </w:r>
      <w:r w:rsidR="00592821">
        <w:t>relevant</w:t>
      </w:r>
      <w:proofErr w:type="gramEnd"/>
      <w:r w:rsidR="004C35AA">
        <w:t xml:space="preserve"> segment</w:t>
      </w:r>
      <w:r w:rsidRPr="00520CE1">
        <w:t xml:space="preserve">, focusing on delivering a seamless and flexible computing experience to end-users. Amazon AppStream 2.0, a service offered by </w:t>
      </w:r>
      <w:r w:rsidRPr="004D193E">
        <w:rPr>
          <w:b/>
          <w:bCs/>
        </w:rPr>
        <w:t>Amazon Web Services</w:t>
      </w:r>
      <w:r w:rsidRPr="00520CE1">
        <w:t xml:space="preserve"> (</w:t>
      </w:r>
      <w:r w:rsidRPr="004D193E">
        <w:rPr>
          <w:b/>
          <w:bCs/>
        </w:rPr>
        <w:t>AWS</w:t>
      </w:r>
      <w:r w:rsidRPr="00520CE1">
        <w:t xml:space="preserve">), takes center stage in this section. This service </w:t>
      </w:r>
      <w:r w:rsidR="00570F05">
        <w:t>disrupts</w:t>
      </w:r>
      <w:r w:rsidRPr="00520CE1">
        <w:t xml:space="preserve"> how applications are delivered, ensuring a responsive and secure streaming experience for a variety of devices.</w:t>
      </w:r>
    </w:p>
    <w:bookmarkEnd w:id="32"/>
    <w:p w14:paraId="6742F407" w14:textId="582420C1" w:rsidR="003B4817" w:rsidRPr="003B4817" w:rsidRDefault="003B4817" w:rsidP="004D193E">
      <w:pPr>
        <w:pStyle w:val="Heading1BPBHEB"/>
      </w:pPr>
      <w:r w:rsidRPr="003B4817">
        <w:t>Amazon AppStream 2.0</w:t>
      </w:r>
    </w:p>
    <w:p w14:paraId="0E4394CB" w14:textId="51A50FEA" w:rsidR="003B4817" w:rsidRPr="003B4817" w:rsidRDefault="003B4817" w:rsidP="004D193E">
      <w:pPr>
        <w:pStyle w:val="NormalBPBHEB"/>
      </w:pPr>
      <w:r w:rsidRPr="003B4817">
        <w:t xml:space="preserve">In the ever-evolving landscape of cloud computing, </w:t>
      </w:r>
      <w:r w:rsidRPr="004D193E">
        <w:rPr>
          <w:b/>
          <w:bCs/>
        </w:rPr>
        <w:t>End User Computing</w:t>
      </w:r>
      <w:r w:rsidRPr="003B4817">
        <w:t xml:space="preserve"> (</w:t>
      </w:r>
      <w:r w:rsidRPr="004D193E">
        <w:rPr>
          <w:b/>
          <w:bCs/>
        </w:rPr>
        <w:t>EUC</w:t>
      </w:r>
      <w:r w:rsidRPr="003B4817">
        <w:t>) stands as a</w:t>
      </w:r>
      <w:r w:rsidR="00CB3238">
        <w:t>n important</w:t>
      </w:r>
      <w:r w:rsidRPr="003B4817">
        <w:t xml:space="preserve"> </w:t>
      </w:r>
      <w:r w:rsidR="004C35AA">
        <w:t>area</w:t>
      </w:r>
      <w:r w:rsidRPr="003B4817">
        <w:t xml:space="preserve">, focusing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center stage in this section. This service </w:t>
      </w:r>
      <w:r w:rsidR="005D354C">
        <w:t>innovates</w:t>
      </w:r>
      <w:r w:rsidR="005D354C" w:rsidRPr="003B4817">
        <w:t xml:space="preserve"> how</w:t>
      </w:r>
      <w:r w:rsidRPr="003B4817">
        <w:t xml:space="preserve"> applications are delivered, ensuring a responsive and secure streaming experience for a variety of devices.</w:t>
      </w:r>
    </w:p>
    <w:p w14:paraId="51AFE193" w14:textId="529BD3E0" w:rsidR="003B4817" w:rsidRPr="003B4817" w:rsidRDefault="003B4817" w:rsidP="004D193E">
      <w:pPr>
        <w:pStyle w:val="Heading2BPBHEB"/>
      </w:pPr>
      <w:r w:rsidRPr="003B4817">
        <w:t>Amazon AppStream 2.0 Overview</w:t>
      </w:r>
    </w:p>
    <w:p w14:paraId="636D9639" w14:textId="1EE2313D" w:rsidR="003B4817" w:rsidRPr="003B4817" w:rsidRDefault="003B4817" w:rsidP="00437754">
      <w:pPr>
        <w:pStyle w:val="NormalBPBHEB"/>
      </w:pPr>
      <w:r w:rsidRPr="003B4817">
        <w:t>Amazon AppStream 2.0 is a fully managed application streaming service that allows users to stream desktop applications securely to their devices. It eliminates the need for users to install and run applications locally, providing a dynamic and scalable solution for both enterprises and educational institutions</w:t>
      </w:r>
      <w:bookmarkStart w:id="41" w:name="_Ref153206000"/>
      <w:sdt>
        <w:sdtPr>
          <w:id w:val="1198742914"/>
          <w:citation/>
        </w:sdtPr>
        <w:sdtContent>
          <w:r w:rsidR="00406AFA">
            <w:fldChar w:fldCharType="begin"/>
          </w:r>
          <w:r w:rsidR="00406AFA">
            <w:instrText xml:space="preserve"> CITATION Ama03 \l 1033 </w:instrText>
          </w:r>
          <w:r w:rsidR="00406AFA">
            <w:fldChar w:fldCharType="separate"/>
          </w:r>
          <w:r w:rsidR="00A901E9">
            <w:rPr>
              <w:noProof/>
            </w:rPr>
            <w:t xml:space="preserve"> </w:t>
          </w:r>
          <w:r w:rsidR="00A901E9" w:rsidRPr="00A901E9">
            <w:rPr>
              <w:noProof/>
            </w:rPr>
            <w:t>[1]</w:t>
          </w:r>
          <w:r w:rsidR="00406AFA">
            <w:fldChar w:fldCharType="end"/>
          </w:r>
        </w:sdtContent>
      </w:sdt>
      <w:bookmarkEnd w:id="41"/>
      <w:r w:rsidRPr="003B4817">
        <w:t>.</w:t>
      </w:r>
    </w:p>
    <w:p w14:paraId="7E28F008" w14:textId="66417794" w:rsidR="003B4817" w:rsidRDefault="003B4817" w:rsidP="005A26FE">
      <w:pPr>
        <w:pStyle w:val="Heading2BPBHEB"/>
      </w:pPr>
      <w:r w:rsidRPr="003B4817">
        <w:t>Key Features and Capabilities</w:t>
      </w:r>
    </w:p>
    <w:p w14:paraId="21BF0C41" w14:textId="0DA05062" w:rsidR="00730E7B" w:rsidRPr="003B4817" w:rsidRDefault="00825C3B" w:rsidP="004D193E">
      <w:pPr>
        <w:pStyle w:val="NormalBPBHEB"/>
      </w:pPr>
      <w:r w:rsidRPr="00825C3B">
        <w:t>Amazon AppStream 2.0 offers a wide array of powerful features that enhance its functionality and make it a versatile choice for businesses and educational institutions alike. Below, we explore some of the key features that allow AppStream 2.0 to deliver a seamless, secure, and scalable application streaming experience across various platforms and devices.</w:t>
      </w:r>
    </w:p>
    <w:p w14:paraId="5F263D43" w14:textId="139CD250" w:rsidR="003B4817" w:rsidRPr="003B4817" w:rsidRDefault="003B4817" w:rsidP="004D193E">
      <w:pPr>
        <w:pStyle w:val="NormalBPBHEB"/>
        <w:numPr>
          <w:ilvl w:val="0"/>
          <w:numId w:val="22"/>
        </w:numPr>
      </w:pPr>
      <w:r w:rsidRPr="004D193E">
        <w:rPr>
          <w:b/>
          <w:bCs/>
        </w:rPr>
        <w:t>Application Streaming</w:t>
      </w:r>
      <w:r w:rsidR="00730E7B" w:rsidRPr="004D193E">
        <w:rPr>
          <w:b/>
          <w:bCs/>
        </w:rPr>
        <w:t xml:space="preserve">: </w:t>
      </w:r>
      <w:r w:rsidRPr="003B4817">
        <w:t>AppStream 2.0 enables the streaming of applications in real-time, ensuring that users can access and use resource-intensive applications without the need for powerful local hardware.</w:t>
      </w:r>
    </w:p>
    <w:p w14:paraId="4FFFD932" w14:textId="76EDF89C" w:rsidR="003B4817" w:rsidRPr="00730E7B" w:rsidRDefault="003B4817" w:rsidP="004D193E">
      <w:pPr>
        <w:pStyle w:val="NormalBPBHEB"/>
        <w:numPr>
          <w:ilvl w:val="0"/>
          <w:numId w:val="22"/>
        </w:numPr>
      </w:pPr>
      <w:r w:rsidRPr="004D193E">
        <w:rPr>
          <w:b/>
          <w:bCs/>
        </w:rPr>
        <w:t>Security and Isolation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maintaining a secure computing environment</w:t>
      </w:r>
      <w:r w:rsidR="00F369D5" w:rsidRPr="00730E7B">
        <w:t>.</w:t>
      </w:r>
    </w:p>
    <w:p w14:paraId="1077B276" w14:textId="7C1EA6DD" w:rsidR="003B4817" w:rsidRPr="00730E7B" w:rsidRDefault="003B4817" w:rsidP="004D193E">
      <w:pPr>
        <w:pStyle w:val="NormalBPBHEB"/>
        <w:numPr>
          <w:ilvl w:val="0"/>
          <w:numId w:val="22"/>
        </w:numPr>
      </w:pPr>
      <w:r w:rsidRPr="004D193E">
        <w:rPr>
          <w:b/>
          <w:bCs/>
        </w:rPr>
        <w:lastRenderedPageBreak/>
        <w:t>Cross-Platform Compatibility</w:t>
      </w:r>
      <w:r w:rsidR="00730E7B" w:rsidRPr="004D193E">
        <w:rPr>
          <w:b/>
          <w:bCs/>
        </w:rPr>
        <w:t xml:space="preserve">: </w:t>
      </w:r>
      <w:r w:rsidRPr="00730E7B">
        <w:t>AppStream 2.0 supports a wide range of devices, including Windows and Mac computers, Chromebooks, and various tablets. This cross-platform compatibility enhances its versatility and user accessibility.</w:t>
      </w:r>
    </w:p>
    <w:p w14:paraId="130E7264" w14:textId="3EF478EE" w:rsidR="003B4817" w:rsidRDefault="003B4817">
      <w:pPr>
        <w:pStyle w:val="NormalBPBHEB"/>
        <w:numPr>
          <w:ilvl w:val="0"/>
          <w:numId w:val="22"/>
        </w:numPr>
      </w:pPr>
      <w:r w:rsidRPr="004D193E">
        <w:rPr>
          <w:b/>
          <w:bCs/>
        </w:rPr>
        <w:t>Dynamic Scaling:</w:t>
      </w:r>
      <w:r w:rsidR="00730E7B" w:rsidRPr="004D193E">
        <w:rPr>
          <w:b/>
          <w:bCs/>
        </w:rPr>
        <w:t xml:space="preserve"> </w:t>
      </w:r>
      <w:r w:rsidRPr="003B4817">
        <w:t>The service allows for dynamic scaling based on the number of users, ensuring optimal performance during peak usage periods and cost efficiency during periods of lower demand.</w:t>
      </w:r>
    </w:p>
    <w:p w14:paraId="19A3B365" w14:textId="17814CA3" w:rsidR="00F7739D" w:rsidRDefault="000378F1" w:rsidP="00451AA5">
      <w:pPr>
        <w:pStyle w:val="NormalBPBHEB"/>
      </w:pPr>
      <w:r w:rsidRPr="000378F1">
        <w:t xml:space="preserve">The significance of AWS’s cloud capabilities extends beyond traditional business applications. As demonstrated in </w:t>
      </w:r>
      <w:r w:rsidRPr="00437754">
        <w:rPr>
          <w:i/>
          <w:iCs/>
          <w:rPrChange w:id="42" w:author="Konika Sharma" w:date="2024-10-29T10:34:00Z" w16du:dateUtc="2024-10-29T05:04:00Z">
            <w:rPr/>
          </w:rPrChange>
        </w:rPr>
        <w:t>Figure 9.2</w:t>
      </w:r>
      <w:r w:rsidRPr="000378F1">
        <w:t>, AWS built a highly secure data lake and a global-scale analytics environment to assist in forecasting the spread and risk of COVID-19, exemplifying the scalability, resilience, and security of AWS services such as Amazon AppStream 2.0 in real-world crisis management.</w:t>
      </w:r>
    </w:p>
    <w:p w14:paraId="34425C02" w14:textId="77777777" w:rsidR="009D67A2" w:rsidRDefault="009D67A2" w:rsidP="004D193E">
      <w:pPr>
        <w:pStyle w:val="NormalBPBHEB"/>
      </w:pPr>
    </w:p>
    <w:p w14:paraId="7B717A8E" w14:textId="77777777" w:rsidR="006360AB" w:rsidRDefault="009D67A2" w:rsidP="004D193E">
      <w:pPr>
        <w:pStyle w:val="FigureBPBHEB"/>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4DB57BF9" w14:textId="502869FB" w:rsidR="009D67A2" w:rsidRPr="003B4817" w:rsidRDefault="006360AB" w:rsidP="00D6147A">
      <w:pPr>
        <w:pStyle w:val="FigureCaptionBPBHEB"/>
      </w:pPr>
      <w:r w:rsidRPr="004D193E">
        <w:rPr>
          <w:b/>
          <w:bCs w:val="0"/>
        </w:rPr>
        <w:t xml:space="preserve">Figure </w:t>
      </w:r>
      <w:r w:rsidR="00455BED" w:rsidRPr="004D193E">
        <w:rPr>
          <w:b/>
          <w:bCs w:val="0"/>
        </w:rPr>
        <w:t>9.</w:t>
      </w:r>
      <w:r w:rsidRPr="004D193E">
        <w:rPr>
          <w:b/>
        </w:rPr>
        <w:fldChar w:fldCharType="begin"/>
      </w:r>
      <w:r w:rsidRPr="004D193E">
        <w:rPr>
          <w:b/>
          <w:bCs w:val="0"/>
        </w:rPr>
        <w:instrText xml:space="preserve"> SEQ Figure \* ARABIC </w:instrText>
      </w:r>
      <w:r w:rsidRPr="004D193E">
        <w:rPr>
          <w:b/>
        </w:rPr>
        <w:fldChar w:fldCharType="separate"/>
      </w:r>
      <w:r w:rsidRPr="004D193E">
        <w:rPr>
          <w:b/>
          <w:bCs w:val="0"/>
          <w:noProof/>
        </w:rPr>
        <w:t>2</w:t>
      </w:r>
      <w:r w:rsidRPr="004D193E">
        <w:rPr>
          <w:b/>
        </w:rPr>
        <w:fldChar w:fldCharType="end"/>
      </w:r>
      <w:r w:rsidR="00455BED" w:rsidRPr="004D193E">
        <w:rPr>
          <w:b/>
          <w:bCs w:val="0"/>
        </w:rPr>
        <w:t>:</w:t>
      </w:r>
      <w:r>
        <w:t xml:space="preserve"> </w:t>
      </w:r>
      <w:r w:rsidRPr="004413B5">
        <w:t>Amazon buil</w:t>
      </w:r>
      <w:r>
        <w:t>t</w:t>
      </w:r>
      <w:r w:rsidRPr="004413B5">
        <w:t xml:space="preserve"> secure data lake </w:t>
      </w:r>
      <w:r w:rsidR="003841EF">
        <w:t>solutio</w:t>
      </w:r>
      <w:r w:rsidR="00614B65">
        <w:t>n for the</w:t>
      </w:r>
      <w:r>
        <w:t xml:space="preserve"> COVID-19 </w:t>
      </w:r>
      <w:r w:rsidR="00614B65">
        <w:t xml:space="preserve">spread risk study </w:t>
      </w:r>
      <w:r>
        <w:t>(AWS Blogs)</w:t>
      </w:r>
      <w:r w:rsidRPr="004413B5">
        <w:t>.</w:t>
      </w:r>
    </w:p>
    <w:p w14:paraId="2C473275" w14:textId="789568F7" w:rsidR="003B4817" w:rsidRDefault="003B4817" w:rsidP="005A26FE">
      <w:pPr>
        <w:pStyle w:val="Heading2BPBHEB"/>
      </w:pPr>
      <w:r w:rsidRPr="003B4817">
        <w:t>Use Cases</w:t>
      </w:r>
    </w:p>
    <w:p w14:paraId="1C68845E" w14:textId="3743D7D8" w:rsidR="003D3E2B" w:rsidRDefault="003D3E2B" w:rsidP="004D193E">
      <w:pPr>
        <w:pStyle w:val="NormalBPBHEB"/>
      </w:pPr>
      <w:r w:rsidRPr="003D3E2B">
        <w:t>Amazon AppStream 2.0 is widely adopted across diverse industries, providing tailored solutions that cater to both enterprise needs and educational institutions. Below are some of the key use cases where AppStream 2.0's secure, scalable, and dynamic capabilities bring significant value to organizations.</w:t>
      </w:r>
    </w:p>
    <w:p w14:paraId="42677AF6" w14:textId="0DAF8BF4" w:rsidR="003B4817" w:rsidRPr="00E71ABA" w:rsidRDefault="003B4817" w:rsidP="002F4AD8">
      <w:pPr>
        <w:pStyle w:val="NormalBPBHEB"/>
        <w:numPr>
          <w:ilvl w:val="0"/>
          <w:numId w:val="31"/>
        </w:numPr>
        <w:rPr>
          <w:rStyle w:val="Strong"/>
        </w:rPr>
      </w:pPr>
      <w:r w:rsidRPr="00E71ABA">
        <w:rPr>
          <w:rStyle w:val="Strong"/>
        </w:rPr>
        <w:t>Enterprise Applications</w:t>
      </w:r>
    </w:p>
    <w:p w14:paraId="16E4FBA6" w14:textId="480B24DB" w:rsidR="003B4817" w:rsidRPr="003B4817" w:rsidRDefault="003B4817" w:rsidP="002F4AD8">
      <w:pPr>
        <w:pStyle w:val="NormalBPBHEB"/>
        <w:ind w:left="360"/>
      </w:pPr>
      <w:r w:rsidRPr="003B4817">
        <w:t>AppStream 2.0 finds applications in enterprises where resource-intensive applications can be centrally managed and streamed to end-user devices, reducing the need for extensive local computing resources</w:t>
      </w:r>
      <w:sdt>
        <w:sdtPr>
          <w:id w:val="866414116"/>
          <w:citation/>
        </w:sdtPr>
        <w:sdtContent>
          <w:r w:rsidR="008F4FEC">
            <w:fldChar w:fldCharType="begin"/>
          </w:r>
          <w:r w:rsidR="008F4FEC">
            <w:instrText xml:space="preserve"> CITATION Smi19 \l 1033 </w:instrText>
          </w:r>
          <w:r w:rsidR="008F4FEC">
            <w:fldChar w:fldCharType="separate"/>
          </w:r>
          <w:r w:rsidR="00A901E9">
            <w:rPr>
              <w:noProof/>
            </w:rPr>
            <w:t xml:space="preserve"> </w:t>
          </w:r>
          <w:r w:rsidR="00A901E9" w:rsidRPr="00A901E9">
            <w:rPr>
              <w:noProof/>
            </w:rPr>
            <w:t>[2]</w:t>
          </w:r>
          <w:r w:rsidR="008F4FEC">
            <w:fldChar w:fldCharType="end"/>
          </w:r>
        </w:sdtContent>
      </w:sdt>
      <w:r w:rsidRPr="003B4817">
        <w:t>.</w:t>
      </w:r>
    </w:p>
    <w:p w14:paraId="6996BF55" w14:textId="2298CAE9" w:rsidR="003B4817" w:rsidRPr="00E71ABA" w:rsidRDefault="003B4817" w:rsidP="002F4AD8">
      <w:pPr>
        <w:pStyle w:val="NormalBPBHEB"/>
        <w:numPr>
          <w:ilvl w:val="0"/>
          <w:numId w:val="31"/>
        </w:numPr>
        <w:rPr>
          <w:rStyle w:val="Strong"/>
        </w:rPr>
      </w:pPr>
      <w:r w:rsidRPr="00E71ABA">
        <w:rPr>
          <w:rStyle w:val="Strong"/>
        </w:rPr>
        <w:t>Educational Institutions</w:t>
      </w:r>
    </w:p>
    <w:p w14:paraId="57370A47" w14:textId="36DFF17C" w:rsidR="003B4817" w:rsidRPr="003B4817" w:rsidRDefault="003B4817" w:rsidP="002F4AD8">
      <w:pPr>
        <w:pStyle w:val="NormalBPBHEB"/>
        <w:ind w:left="360"/>
      </w:pPr>
      <w:r w:rsidRPr="003B4817">
        <w:t>In educational settings, the service facilitates the delivery of software applications to students without the need for complex local installations, streamlining the learning process</w:t>
      </w:r>
      <w:sdt>
        <w:sdtPr>
          <w:id w:val="1733194117"/>
          <w:citation/>
        </w:sdtPr>
        <w:sdtContent>
          <w:r w:rsidR="00AE0FC9">
            <w:fldChar w:fldCharType="begin"/>
          </w:r>
          <w:r w:rsidR="00AE0FC9">
            <w:instrText xml:space="preserve"> CITATION Bro202 \l 1033 </w:instrText>
          </w:r>
          <w:r w:rsidR="00AE0FC9">
            <w:fldChar w:fldCharType="separate"/>
          </w:r>
          <w:r w:rsidR="00A901E9">
            <w:rPr>
              <w:noProof/>
            </w:rPr>
            <w:t xml:space="preserve"> </w:t>
          </w:r>
          <w:r w:rsidR="00A901E9" w:rsidRPr="00A901E9">
            <w:rPr>
              <w:noProof/>
            </w:rPr>
            <w:t>[3]</w:t>
          </w:r>
          <w:r w:rsidR="00AE0FC9">
            <w:fldChar w:fldCharType="end"/>
          </w:r>
        </w:sdtContent>
      </w:sdt>
      <w:r w:rsidRPr="003B4817">
        <w:t>.</w:t>
      </w:r>
    </w:p>
    <w:p w14:paraId="4A88E5EB" w14:textId="77777777" w:rsidR="003B4817" w:rsidRPr="003B4817" w:rsidRDefault="003B4817" w:rsidP="004D193E">
      <w:pPr>
        <w:pStyle w:val="NormalBPBHEB"/>
      </w:pPr>
      <w:r w:rsidRPr="003B4817">
        <w:lastRenderedPageBreak/>
        <w:t>Amazon AppStream 2.0 emerges as a transformative solution in the realm of End User Computing, offering a flexible, secure, and scalable approach to application delivery. As we explore its features, capabilities, and real-world applications, it becomes evident that AppStream 2.0 is not merely a technological advancement but a strategic tool for organizations aiming to enhance user experiences and streamline application management in an increasingly digital world.</w:t>
      </w:r>
    </w:p>
    <w:p w14:paraId="4CB62D5B" w14:textId="7D098199" w:rsidR="003B4817" w:rsidRPr="003B4817" w:rsidRDefault="003B4817" w:rsidP="004D193E">
      <w:pPr>
        <w:pStyle w:val="Heading1BPBHEB"/>
      </w:pPr>
      <w:r w:rsidRPr="003B4817">
        <w:t>Amazon WorkSpaces Family</w:t>
      </w:r>
    </w:p>
    <w:p w14:paraId="2F78AA3A" w14:textId="6CDF0EEB" w:rsidR="003B4817" w:rsidRPr="003B4817" w:rsidRDefault="003B4817" w:rsidP="004D193E">
      <w:pPr>
        <w:pStyle w:val="NormalBPBHEB"/>
      </w:pPr>
      <w:r w:rsidRPr="003B4817">
        <w:t xml:space="preserve">In the landscape of cloud-driven </w:t>
      </w:r>
      <w:r w:rsidRPr="004D193E">
        <w:rPr>
          <w:b/>
          <w:bCs/>
        </w:rPr>
        <w:t>End User Computing</w:t>
      </w:r>
      <w:r w:rsidRPr="003B4817">
        <w:t xml:space="preserve"> (</w:t>
      </w:r>
      <w:r w:rsidRPr="004D193E">
        <w:rPr>
          <w:b/>
          <w:bCs/>
        </w:rPr>
        <w:t>EUC</w:t>
      </w:r>
      <w:r w:rsidRPr="003B4817">
        <w:t xml:space="preserve">), the Amazon WorkSpaces Family takes a prominent position, offering a comprehensive solution for virtualized desktops. This section </w:t>
      </w:r>
      <w:r w:rsidR="008E4797">
        <w:t>explores</w:t>
      </w:r>
      <w:r w:rsidRPr="003B4817">
        <w:t xml:space="preserve">  the intricacies of Amazon WorkSpaces, exploring its features, capabilities, and the broader implications it has for providing a flexible and secure computing environment to end-users.</w:t>
      </w:r>
    </w:p>
    <w:p w14:paraId="43274C76" w14:textId="4CBD46E9" w:rsidR="003B4817" w:rsidRPr="003B4817" w:rsidRDefault="003B4817" w:rsidP="004D193E">
      <w:pPr>
        <w:pStyle w:val="Heading2BPBHEB"/>
      </w:pPr>
      <w:r w:rsidRPr="003B4817">
        <w:t>Amazon WorkSpaces Overview</w:t>
      </w:r>
    </w:p>
    <w:p w14:paraId="55AD1917" w14:textId="56F16C99" w:rsidR="003B4817" w:rsidRPr="003B4817" w:rsidRDefault="003B4817" w:rsidP="004D193E">
      <w:pPr>
        <w:pStyle w:val="NormalBPBHEB"/>
      </w:pPr>
      <w:r w:rsidRPr="003B4817">
        <w:t>Amazon WorkSpaces is a cloud-based service that facilitates the provisioning and management of virtual desktops. It enables users to access their desktop environment from a variety of devices, fostering flexibility and mobility in today's dynamic work scenarios</w:t>
      </w:r>
      <w:bookmarkStart w:id="43" w:name="_Ref153206623"/>
      <w:sdt>
        <w:sdtPr>
          <w:id w:val="1605849825"/>
          <w:citation/>
        </w:sdtPr>
        <w:sdtContent>
          <w:r w:rsidR="002419B7">
            <w:fldChar w:fldCharType="begin"/>
          </w:r>
          <w:r w:rsidR="002419B7">
            <w:instrText xml:space="preserve"> CITATION Services2003b \l 1033 </w:instrText>
          </w:r>
          <w:r w:rsidR="002419B7">
            <w:fldChar w:fldCharType="separate"/>
          </w:r>
          <w:r w:rsidR="00A901E9">
            <w:rPr>
              <w:noProof/>
            </w:rPr>
            <w:t xml:space="preserve"> </w:t>
          </w:r>
          <w:r w:rsidR="00A901E9" w:rsidRPr="00A901E9">
            <w:rPr>
              <w:noProof/>
            </w:rPr>
            <w:t>[4]</w:t>
          </w:r>
          <w:r w:rsidR="002419B7">
            <w:fldChar w:fldCharType="end"/>
          </w:r>
        </w:sdtContent>
      </w:sdt>
      <w:bookmarkEnd w:id="43"/>
      <w:r w:rsidRPr="003B4817">
        <w:t>.</w:t>
      </w:r>
    </w:p>
    <w:p w14:paraId="6CA87978" w14:textId="14562B98" w:rsidR="003B4817" w:rsidRDefault="003B4817">
      <w:pPr>
        <w:pStyle w:val="Heading2BPBHEB"/>
      </w:pPr>
      <w:r w:rsidRPr="003B4817">
        <w:t>Key Features and Capabilities</w:t>
      </w:r>
    </w:p>
    <w:p w14:paraId="40D9BCD2" w14:textId="360017FB" w:rsidR="005634F8" w:rsidRPr="004D50E7" w:rsidRDefault="00BA5071" w:rsidP="005634F8">
      <w:pPr>
        <w:pStyle w:val="NormalBPBHEB"/>
      </w:pPr>
      <w:r w:rsidRPr="00BA5071">
        <w:t>To better understand the transformative potential of Amazon WorkSpaces, let’s explore some of its core features that enhance usability, security, and performance for end users</w:t>
      </w:r>
      <w:r w:rsidR="00470305">
        <w:t xml:space="preserve"> </w:t>
      </w:r>
      <w:r w:rsidR="00461593">
        <w:t xml:space="preserve"> </w:t>
      </w:r>
      <w:sdt>
        <w:sdtPr>
          <w:id w:val="-425109890"/>
          <w:citation/>
        </w:sdtPr>
        <w:sdtContent>
          <w:r w:rsidR="00461593">
            <w:fldChar w:fldCharType="begin"/>
          </w:r>
          <w:r w:rsidR="00461593">
            <w:instrText xml:space="preserve"> CITATION Services2003b \l 1033 </w:instrText>
          </w:r>
          <w:r w:rsidR="00461593">
            <w:fldChar w:fldCharType="separate"/>
          </w:r>
          <w:r w:rsidR="00A901E9" w:rsidRPr="00A901E9">
            <w:rPr>
              <w:noProof/>
            </w:rPr>
            <w:t>[4]</w:t>
          </w:r>
          <w:r w:rsidR="00461593">
            <w:fldChar w:fldCharType="end"/>
          </w:r>
        </w:sdtContent>
      </w:sdt>
      <w:r w:rsidR="00470305">
        <w:t>:</w:t>
      </w:r>
    </w:p>
    <w:p w14:paraId="1648E2F0" w14:textId="09F817A3" w:rsidR="003B4817" w:rsidRPr="004D193E" w:rsidRDefault="003B4817" w:rsidP="004D193E">
      <w:pPr>
        <w:pStyle w:val="NormalBPBHEB"/>
        <w:numPr>
          <w:ilvl w:val="0"/>
          <w:numId w:val="24"/>
        </w:numPr>
        <w:rPr>
          <w:b/>
          <w:bCs/>
        </w:rPr>
      </w:pPr>
      <w:r w:rsidRPr="004D193E">
        <w:rPr>
          <w:b/>
          <w:bCs/>
        </w:rPr>
        <w:t>Virtual Desktop Provisioning</w:t>
      </w:r>
    </w:p>
    <w:p w14:paraId="0536CBDC" w14:textId="0122AD6F" w:rsidR="003B4817" w:rsidRPr="003B4817" w:rsidRDefault="003B4817" w:rsidP="004D193E">
      <w:pPr>
        <w:pStyle w:val="NormalBPBHEB"/>
        <w:ind w:left="720"/>
      </w:pPr>
      <w:r w:rsidRPr="003B4817">
        <w:t>WorkSpaces simplifies the process of creating and managing virtual desktops, allowing organizations to provision desktop environments for their users without the need for complex on-premises infrastructure</w:t>
      </w:r>
      <w:r w:rsidR="00461593">
        <w:t>.</w:t>
      </w:r>
    </w:p>
    <w:p w14:paraId="22377304" w14:textId="77777777" w:rsidR="003B4817" w:rsidRPr="004D193E" w:rsidRDefault="003B4817" w:rsidP="004D193E">
      <w:pPr>
        <w:pStyle w:val="NormalBPBHEB"/>
        <w:numPr>
          <w:ilvl w:val="0"/>
          <w:numId w:val="24"/>
        </w:numPr>
        <w:rPr>
          <w:b/>
          <w:bCs/>
        </w:rPr>
      </w:pPr>
      <w:r w:rsidRPr="003B4817">
        <w:rPr>
          <w:b/>
          <w:bCs/>
        </w:rPr>
        <w:t>Customizable Compute Resources:</w:t>
      </w:r>
    </w:p>
    <w:p w14:paraId="44442DDB" w14:textId="2018F435" w:rsidR="003B4817" w:rsidRPr="003B4817" w:rsidRDefault="003B4817" w:rsidP="004D193E">
      <w:pPr>
        <w:pStyle w:val="NormalBPBHEB"/>
        <w:ind w:left="720"/>
      </w:pPr>
      <w:r w:rsidRPr="003B4817">
        <w:t>Users can customize the compute resources of their WorkSpaces, ensuring that each virtual desktop meets the performance requirements of the individual user, from standard office applications to graphics-intensive tasks.</w:t>
      </w:r>
    </w:p>
    <w:p w14:paraId="069FF664" w14:textId="234E329B" w:rsidR="003B4817" w:rsidRPr="004D193E" w:rsidRDefault="003B4817" w:rsidP="004D193E">
      <w:pPr>
        <w:pStyle w:val="NormalBPBHEB"/>
        <w:numPr>
          <w:ilvl w:val="0"/>
          <w:numId w:val="24"/>
        </w:numPr>
        <w:rPr>
          <w:b/>
          <w:bCs/>
        </w:rPr>
      </w:pPr>
      <w:r w:rsidRPr="003B4817">
        <w:rPr>
          <w:b/>
          <w:bCs/>
        </w:rPr>
        <w:t>Security and Compliance</w:t>
      </w:r>
    </w:p>
    <w:p w14:paraId="41BC06E9" w14:textId="40D986EA" w:rsidR="003B4817" w:rsidRPr="003B4817" w:rsidRDefault="003B4817" w:rsidP="004D193E">
      <w:pPr>
        <w:pStyle w:val="NormalBPBHEB"/>
        <w:ind w:left="720"/>
      </w:pPr>
      <w:r w:rsidRPr="003B4817">
        <w:t>The service places a strong emphasis on security, with features such as encryption, multi-factor authentication, and integration with AWS Key Management Service (KMS). This ensures that sensitive data remains secure in transit and at rest.</w:t>
      </w:r>
    </w:p>
    <w:p w14:paraId="6561F567" w14:textId="3F14FD82" w:rsidR="003B4817" w:rsidRPr="004D193E" w:rsidRDefault="003B4817" w:rsidP="004D193E">
      <w:pPr>
        <w:pStyle w:val="NormalBPBHEB"/>
        <w:numPr>
          <w:ilvl w:val="0"/>
          <w:numId w:val="24"/>
        </w:numPr>
        <w:rPr>
          <w:b/>
          <w:bCs/>
        </w:rPr>
      </w:pPr>
      <w:r w:rsidRPr="003B4817">
        <w:rPr>
          <w:b/>
          <w:bCs/>
        </w:rPr>
        <w:t>Cross-Device Accessibility</w:t>
      </w:r>
    </w:p>
    <w:p w14:paraId="7A106BAC" w14:textId="2A4C3BF9" w:rsidR="003B4817" w:rsidRPr="003B4817" w:rsidRDefault="003B4817" w:rsidP="004D193E">
      <w:pPr>
        <w:pStyle w:val="NormalBPBHEB"/>
        <w:ind w:left="720"/>
      </w:pPr>
      <w:r w:rsidRPr="003B4817">
        <w:lastRenderedPageBreak/>
        <w:t>WorkSpaces supports access from a variety of devices, including computers, tablets, and zero clients, providing users with a consistent desktop experience regardless of the device they use</w:t>
      </w:r>
      <w:r w:rsidR="00461593">
        <w:t>.</w:t>
      </w:r>
    </w:p>
    <w:p w14:paraId="62FF9DF8" w14:textId="48D31C9E" w:rsidR="003B4817" w:rsidRDefault="003B4817">
      <w:pPr>
        <w:pStyle w:val="Heading2BPBHEB"/>
      </w:pPr>
      <w:r w:rsidRPr="003B4817">
        <w:t>Use Cases</w:t>
      </w:r>
    </w:p>
    <w:p w14:paraId="5277D5A0" w14:textId="0884BCF6" w:rsidR="00B063CB" w:rsidRDefault="00B063CB" w:rsidP="005634F8">
      <w:pPr>
        <w:pStyle w:val="NormalBPBHEB"/>
      </w:pPr>
      <w:r w:rsidRPr="00B063CB">
        <w:t>Amazon WorkSpaces is designed to address a range of practical scenarios in today’s workplace. Below are some key use cases where this service can make a significant impact.</w:t>
      </w:r>
    </w:p>
    <w:p w14:paraId="035C0FEF" w14:textId="7031CDA0" w:rsidR="003B4817" w:rsidRPr="004D193E" w:rsidRDefault="003B4817" w:rsidP="004D193E">
      <w:pPr>
        <w:pStyle w:val="NormalBPBHEB"/>
        <w:numPr>
          <w:ilvl w:val="0"/>
          <w:numId w:val="24"/>
        </w:numPr>
        <w:rPr>
          <w:b/>
          <w:bCs/>
        </w:rPr>
      </w:pPr>
      <w:r w:rsidRPr="003B4817">
        <w:rPr>
          <w:b/>
          <w:bCs/>
        </w:rPr>
        <w:t>Remote Work Environments</w:t>
      </w:r>
    </w:p>
    <w:p w14:paraId="7DDBF952" w14:textId="301DE832" w:rsidR="003B4817" w:rsidRPr="003B4817" w:rsidRDefault="003B4817" w:rsidP="004D193E">
      <w:pPr>
        <w:pStyle w:val="NormalBPBHEB"/>
        <w:ind w:left="720"/>
      </w:pPr>
      <w:r w:rsidRPr="003B4817">
        <w:t>WorkSpaces is instrumental in enabling remote work by allowing users to access their desktops from any location, fostering collaboration and productivity outside the traditional office setting</w:t>
      </w:r>
      <w:sdt>
        <w:sdtPr>
          <w:id w:val="1619265447"/>
          <w:citation/>
        </w:sdtPr>
        <w:sdtContent>
          <w:r w:rsidR="002419B7">
            <w:fldChar w:fldCharType="begin"/>
          </w:r>
          <w:r w:rsidR="002419B7">
            <w:instrText xml:space="preserve"> CITATION Anderson2018 \l 1033 </w:instrText>
          </w:r>
          <w:r w:rsidR="002419B7">
            <w:fldChar w:fldCharType="separate"/>
          </w:r>
          <w:r w:rsidR="00A901E9">
            <w:rPr>
              <w:noProof/>
            </w:rPr>
            <w:t xml:space="preserve"> </w:t>
          </w:r>
          <w:r w:rsidR="00A901E9" w:rsidRPr="00A901E9">
            <w:rPr>
              <w:noProof/>
            </w:rPr>
            <w:t>[5]</w:t>
          </w:r>
          <w:r w:rsidR="002419B7">
            <w:fldChar w:fldCharType="end"/>
          </w:r>
        </w:sdtContent>
      </w:sdt>
      <w:r w:rsidRPr="003B4817">
        <w:t>.</w:t>
      </w:r>
    </w:p>
    <w:p w14:paraId="7AF8B326" w14:textId="41AA5894" w:rsidR="003B4817" w:rsidRPr="003B4817" w:rsidRDefault="003B4817" w:rsidP="004D193E">
      <w:pPr>
        <w:numPr>
          <w:ilvl w:val="0"/>
          <w:numId w:val="25"/>
        </w:numPr>
        <w:pBdr>
          <w:top w:val="nil"/>
          <w:left w:val="nil"/>
          <w:bottom w:val="nil"/>
          <w:right w:val="nil"/>
          <w:between w:val="nil"/>
        </w:pBdr>
        <w:shd w:val="clear" w:color="auto" w:fill="FFFFFF"/>
        <w:spacing w:after="100" w:line="276" w:lineRule="auto"/>
        <w:jc w:val="both"/>
      </w:pPr>
      <w:r w:rsidRPr="003B4817">
        <w:rPr>
          <w:b/>
          <w:bCs/>
        </w:rPr>
        <w:t>B</w:t>
      </w:r>
      <w:r w:rsidRPr="004D193E">
        <w:rPr>
          <w:rFonts w:ascii="Palatino Linotype" w:eastAsia="Palatino Linotype" w:hAnsi="Palatino Linotype" w:cs="Palatino Linotype"/>
          <w:b/>
          <w:bCs/>
        </w:rPr>
        <w:t>YOD (Bring Your Device) Policies</w:t>
      </w:r>
    </w:p>
    <w:p w14:paraId="31FDBC74" w14:textId="29DDCAE7" w:rsidR="003B4817" w:rsidRPr="003B4817" w:rsidRDefault="003B4817" w:rsidP="004D193E">
      <w:pPr>
        <w:pStyle w:val="NormalBPBHEB"/>
        <w:ind w:left="720"/>
      </w:pPr>
      <w:r w:rsidRPr="003B4817">
        <w:t>Organizations can implement BYOD policies seamlessly, as WorkSpaces ensures a uniform and secure desktop experience regardless of the device used by the end-user</w:t>
      </w:r>
      <w:sdt>
        <w:sdtPr>
          <w:id w:val="718393631"/>
          <w:citation/>
        </w:sdtPr>
        <w:sdtContent>
          <w:r w:rsidR="00461593">
            <w:fldChar w:fldCharType="begin"/>
          </w:r>
          <w:r w:rsidR="00461593">
            <w:instrText xml:space="preserve"> CITATION Garcia2021 \l 1033 </w:instrText>
          </w:r>
          <w:r w:rsidR="00461593">
            <w:fldChar w:fldCharType="separate"/>
          </w:r>
          <w:r w:rsidR="00A901E9">
            <w:rPr>
              <w:noProof/>
            </w:rPr>
            <w:t xml:space="preserve"> </w:t>
          </w:r>
          <w:r w:rsidR="00A901E9" w:rsidRPr="00A901E9">
            <w:rPr>
              <w:noProof/>
            </w:rPr>
            <w:t>[6]</w:t>
          </w:r>
          <w:r w:rsidR="00461593">
            <w:fldChar w:fldCharType="end"/>
          </w:r>
        </w:sdtContent>
      </w:sdt>
      <w:r w:rsidRPr="003B4817">
        <w:t>.</w:t>
      </w:r>
    </w:p>
    <w:p w14:paraId="437A90EC" w14:textId="38E6BB81" w:rsidR="003B4817" w:rsidRDefault="003B4817" w:rsidP="004D193E">
      <w:pPr>
        <w:pStyle w:val="NormalBPBHEB"/>
      </w:pPr>
      <w:r w:rsidRPr="003B4817">
        <w:t xml:space="preserve">Amazon WorkSpaces Family emerges as a transformative solution in the realm of End User Computing, offering a flexible, customizable, and secure approach to virtual desktop provisioning. As organizations continue to embrace cloud technologies for enhancing workforce mobility and productivity, WorkSpaces stands as a testament to the </w:t>
      </w:r>
      <w:r w:rsidR="00D0687D">
        <w:t>differential</w:t>
      </w:r>
      <w:r w:rsidRPr="003B4817">
        <w:t xml:space="preserve"> role that cloud-based EUC solutions play in the modern workplace.</w:t>
      </w:r>
    </w:p>
    <w:p w14:paraId="6100B46B" w14:textId="6C92EB74" w:rsidR="008E4935" w:rsidRDefault="008E4935" w:rsidP="004D193E">
      <w:pPr>
        <w:pStyle w:val="NormalBPBHEB"/>
      </w:pPr>
      <w:r w:rsidRPr="008E4935">
        <w:t>The following illustration highlights the architecture of Amazon WorkSpaces’ automation solution, which streamlines virtual desktop deployment and management</w:t>
      </w:r>
      <w:r>
        <w:t>:</w:t>
      </w:r>
    </w:p>
    <w:p w14:paraId="357A863B" w14:textId="74E9B4DF" w:rsidR="005634F8" w:rsidRPr="004D50E7" w:rsidRDefault="005634F8" w:rsidP="005634F8">
      <w:pPr>
        <w:pStyle w:val="NormalBPBHEB"/>
      </w:pPr>
    </w:p>
    <w:p w14:paraId="30171C6B" w14:textId="77777777" w:rsidR="009B342E" w:rsidRDefault="009B342E" w:rsidP="004D193E">
      <w:pPr>
        <w:pStyle w:val="NormalBPBHEB"/>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r>
        <w:rPr>
          <w:noProof/>
        </w:rPr>
        <w:lastRenderedPageBreak/>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p>
    <w:p w14:paraId="1BD3248B" w14:textId="054A9718" w:rsidR="00632A21" w:rsidRDefault="00C46C6A" w:rsidP="00923C61">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3</w:t>
      </w:r>
      <w:r w:rsidRPr="004D193E">
        <w:rPr>
          <w:b/>
          <w:bCs w:val="0"/>
        </w:rPr>
        <w:fldChar w:fldCharType="end"/>
      </w:r>
      <w:r w:rsidR="00844175" w:rsidRPr="004D193E">
        <w:rPr>
          <w:b/>
          <w:bCs w:val="0"/>
        </w:rPr>
        <w:t>:</w:t>
      </w:r>
      <w:r>
        <w:t xml:space="preserve"> </w:t>
      </w:r>
      <w:r w:rsidRPr="00514512">
        <w:t>Amazon WorkSpaces automation solution architecture</w:t>
      </w:r>
      <w:r>
        <w:t xml:space="preserve"> (AWS Blog).</w:t>
      </w:r>
    </w:p>
    <w:p w14:paraId="030C7C7F" w14:textId="71D8FCFC" w:rsidR="0086207F" w:rsidRDefault="00592D44" w:rsidP="004D193E">
      <w:pPr>
        <w:pStyle w:val="Heading1BPBHEB"/>
      </w:pPr>
      <w:r>
        <w:t>Front</w:t>
      </w:r>
      <w:r w:rsidR="00D67677">
        <w:t xml:space="preserve">-end </w:t>
      </w:r>
      <w:r w:rsidR="005634F8">
        <w:t xml:space="preserve">and </w:t>
      </w:r>
      <w:r w:rsidR="00D67677">
        <w:t>Mobile</w:t>
      </w:r>
    </w:p>
    <w:p w14:paraId="14590940" w14:textId="2A7EBBD6" w:rsidR="000A5B07" w:rsidRDefault="002A495A" w:rsidP="004D193E">
      <w:pPr>
        <w:pStyle w:val="NormalBPBHEB"/>
      </w:pPr>
      <w:r w:rsidRPr="004C5339">
        <w:t xml:space="preserve">AWS provides a suite of robust services that empower developers to build, deploy, and manage front-end and mobile applications with efficiency and scalability. The following figure illustrates how AWS Front-End services interact with the </w:t>
      </w:r>
      <w:r w:rsidR="00D6147A">
        <w:t>b</w:t>
      </w:r>
      <w:r w:rsidR="00D6147A" w:rsidRPr="004C5339">
        <w:t>ack end</w:t>
      </w:r>
      <w:r w:rsidRPr="004C5339">
        <w:t>, showcasing the layered architecture that supports dynamic, user-centric applications.</w:t>
      </w:r>
    </w:p>
    <w:p w14:paraId="4875239D" w14:textId="77777777" w:rsidR="00FF7E3F" w:rsidRDefault="008D5767" w:rsidP="00FF7E3F">
      <w:pPr>
        <w:keepNext/>
        <w:jc w:val="center"/>
      </w:pPr>
      <w:r>
        <w:rPr>
          <w:noProof/>
        </w:rPr>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64B2D312" w:rsidR="00F35945" w:rsidRPr="00F35945" w:rsidRDefault="00FF7E3F"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ASW Front End interactions with the Back End of an application (AWS Compare Documentation).</w:t>
      </w:r>
    </w:p>
    <w:p w14:paraId="78B90C3D" w14:textId="79896116" w:rsidR="003B4817" w:rsidRPr="003B4817" w:rsidRDefault="003B4817" w:rsidP="004D193E">
      <w:pPr>
        <w:pStyle w:val="Heading1BPBHEB"/>
      </w:pPr>
      <w:r w:rsidRPr="003B4817">
        <w:lastRenderedPageBreak/>
        <w:t>Amazon API Gateway</w:t>
      </w:r>
    </w:p>
    <w:p w14:paraId="13C182D9" w14:textId="46192BFC" w:rsidR="003B4817" w:rsidRPr="003B4817" w:rsidRDefault="003B4817" w:rsidP="004D193E">
      <w:pPr>
        <w:pStyle w:val="NormalBPBHEB"/>
      </w:pPr>
      <w:r w:rsidRPr="003B4817">
        <w:t xml:space="preserve">In the dynamic landscape of web and mobile development, efficient </w:t>
      </w:r>
      <w:r w:rsidR="00733217" w:rsidRPr="003B4817">
        <w:t>management,</w:t>
      </w:r>
      <w:r w:rsidRPr="003B4817">
        <w:t xml:space="preserve"> and deployment of </w:t>
      </w:r>
      <w:r w:rsidR="005634F8" w:rsidRPr="00E0122F">
        <w:rPr>
          <w:b/>
          <w:bCs/>
        </w:rPr>
        <w:t>Application Programming Interfaces</w:t>
      </w:r>
      <w:r w:rsidR="005634F8" w:rsidRPr="005634F8">
        <w:rPr>
          <w:b/>
          <w:bCs/>
        </w:rPr>
        <w:t xml:space="preserve"> </w:t>
      </w:r>
      <w:r w:rsidRPr="003B4817">
        <w:t>(</w:t>
      </w:r>
      <w:r w:rsidR="005634F8" w:rsidRPr="00E0122F">
        <w:rPr>
          <w:b/>
          <w:bCs/>
        </w:rPr>
        <w:t>APIs</w:t>
      </w:r>
      <w:r w:rsidRPr="003B4817">
        <w:t xml:space="preserve">) play a </w:t>
      </w:r>
      <w:r w:rsidR="00046820">
        <w:t xml:space="preserve">fundamental </w:t>
      </w:r>
      <w:r w:rsidRPr="003B4817">
        <w:t>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5C3B669" w:rsidR="003B4817" w:rsidRPr="003B4817" w:rsidRDefault="003B4817" w:rsidP="004D193E">
      <w:pPr>
        <w:pStyle w:val="Heading2BPBHEB"/>
      </w:pPr>
      <w:r w:rsidRPr="003B4817">
        <w:t>Amazon API Gateway Overview</w:t>
      </w:r>
    </w:p>
    <w:p w14:paraId="0E8594F6" w14:textId="4AF0CACF" w:rsidR="003B4817" w:rsidRPr="003B4817" w:rsidRDefault="003B4817" w:rsidP="004D193E">
      <w:pPr>
        <w:pStyle w:val="NormalBPBHEB"/>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44" w:name="_Ref153362112"/>
      <w:sdt>
        <w:sdtPr>
          <w:id w:val="1892621433"/>
          <w:citation/>
        </w:sdtPr>
        <w:sdtContent>
          <w:r w:rsidR="003B6341">
            <w:fldChar w:fldCharType="begin"/>
          </w:r>
          <w:r w:rsidR="003B6341">
            <w:instrText xml:space="preserve"> CITATION Services2003a \l 1033 </w:instrText>
          </w:r>
          <w:r w:rsidR="003B6341">
            <w:fldChar w:fldCharType="separate"/>
          </w:r>
          <w:r w:rsidR="00A901E9">
            <w:rPr>
              <w:noProof/>
            </w:rPr>
            <w:t xml:space="preserve"> </w:t>
          </w:r>
          <w:r w:rsidR="00A901E9" w:rsidRPr="00A901E9">
            <w:rPr>
              <w:noProof/>
            </w:rPr>
            <w:t>[7]</w:t>
          </w:r>
          <w:r w:rsidR="003B6341">
            <w:fldChar w:fldCharType="end"/>
          </w:r>
        </w:sdtContent>
      </w:sdt>
      <w:bookmarkEnd w:id="44"/>
      <w:r w:rsidRPr="003B4817">
        <w:t>.</w:t>
      </w:r>
    </w:p>
    <w:p w14:paraId="35B05A17" w14:textId="605A0BF3" w:rsidR="003B4817" w:rsidRDefault="003B4817">
      <w:pPr>
        <w:pStyle w:val="Heading2BPBHEB"/>
      </w:pPr>
      <w:r w:rsidRPr="003B4817">
        <w:t>Key Features and Capabilities</w:t>
      </w:r>
    </w:p>
    <w:p w14:paraId="10E63A1B" w14:textId="656896ED" w:rsidR="005634F8" w:rsidRPr="004D50E7" w:rsidRDefault="000D3653" w:rsidP="005634F8">
      <w:pPr>
        <w:pStyle w:val="NormalBPBHEB"/>
      </w:pPr>
      <w:r w:rsidRPr="004C5339">
        <w:t>In the dynamic landscape of web and mobile development, efficient management, and deployment of Application Programming Interfaces (APIs)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r w:rsidR="00D6147A">
        <w:t xml:space="preserve"> </w:t>
      </w:r>
      <w:sdt>
        <w:sdtPr>
          <w:id w:val="-1317342213"/>
          <w:citation/>
        </w:sdtPr>
        <w:sdtContent>
          <w:r w:rsidR="003B6341">
            <w:fldChar w:fldCharType="begin"/>
          </w:r>
          <w:r w:rsidR="003B6341">
            <w:instrText xml:space="preserve"> CITATION Services2003a \l 1033 </w:instrText>
          </w:r>
          <w:r w:rsidR="003B6341">
            <w:fldChar w:fldCharType="separate"/>
          </w:r>
          <w:r w:rsidR="00A901E9" w:rsidRPr="00A901E9">
            <w:rPr>
              <w:noProof/>
            </w:rPr>
            <w:t>[7]</w:t>
          </w:r>
          <w:r w:rsidR="003B6341">
            <w:fldChar w:fldCharType="end"/>
          </w:r>
        </w:sdtContent>
      </w:sdt>
      <w:r w:rsidR="00D6147A">
        <w:t>.</w:t>
      </w:r>
    </w:p>
    <w:p w14:paraId="497D0217" w14:textId="14BB4AD0" w:rsidR="003B4817" w:rsidRPr="004D193E" w:rsidRDefault="003B4817" w:rsidP="004D193E">
      <w:pPr>
        <w:pStyle w:val="NormalBPBHEB"/>
        <w:numPr>
          <w:ilvl w:val="0"/>
          <w:numId w:val="24"/>
        </w:numPr>
        <w:rPr>
          <w:b/>
          <w:bCs/>
        </w:rPr>
      </w:pPr>
      <w:r w:rsidRPr="003B4817">
        <w:rPr>
          <w:b/>
          <w:bCs/>
        </w:rPr>
        <w:t>API Creation and Deployment</w:t>
      </w:r>
    </w:p>
    <w:p w14:paraId="5BC60F1C" w14:textId="0DB01ED8" w:rsidR="003B4817" w:rsidRPr="003B4817" w:rsidRDefault="003B4817" w:rsidP="004D193E">
      <w:pPr>
        <w:pStyle w:val="NormalBPBHEB"/>
        <w:ind w:left="720"/>
      </w:pPr>
      <w:r w:rsidRPr="003B4817">
        <w:t>API Gateway facilitates the creation of RESTful APIs, WebSocket APIs, and other types of APIs, providing a unified platform for developers to build and deploy their application interfaces.</w:t>
      </w:r>
    </w:p>
    <w:p w14:paraId="583E8E72" w14:textId="49D1E7ED" w:rsidR="003B4817" w:rsidRPr="004D193E" w:rsidRDefault="003B4817" w:rsidP="004D193E">
      <w:pPr>
        <w:pStyle w:val="NormalBPBHEB"/>
        <w:numPr>
          <w:ilvl w:val="0"/>
          <w:numId w:val="24"/>
        </w:numPr>
        <w:rPr>
          <w:b/>
          <w:bCs/>
        </w:rPr>
      </w:pPr>
      <w:r w:rsidRPr="003B4817">
        <w:rPr>
          <w:b/>
          <w:bCs/>
        </w:rPr>
        <w:t>Scalability</w:t>
      </w:r>
    </w:p>
    <w:p w14:paraId="72EB8D1E" w14:textId="4A1D52F4" w:rsidR="003B4817" w:rsidRPr="003B4817" w:rsidRDefault="003B4817" w:rsidP="004D193E">
      <w:pPr>
        <w:pStyle w:val="NormalBPBHEB"/>
        <w:ind w:left="720"/>
      </w:pPr>
      <w:r w:rsidRPr="003B4817">
        <w:t xml:space="preserve">The service is designed to scale automatically, ensuring that APIs can handle varying levels of traffic. This scalability is </w:t>
      </w:r>
      <w:r w:rsidR="00CF1E1A">
        <w:t xml:space="preserve">key </w:t>
      </w:r>
      <w:r w:rsidRPr="003B4817">
        <w:t xml:space="preserve"> for applications with fluctuating demand.</w:t>
      </w:r>
    </w:p>
    <w:p w14:paraId="5191B2B5" w14:textId="4B099625" w:rsidR="003B4817" w:rsidRPr="004D193E" w:rsidRDefault="003B4817" w:rsidP="004D193E">
      <w:pPr>
        <w:pStyle w:val="NormalBPBHEB"/>
        <w:numPr>
          <w:ilvl w:val="0"/>
          <w:numId w:val="24"/>
        </w:numPr>
        <w:rPr>
          <w:b/>
          <w:bCs/>
        </w:rPr>
      </w:pPr>
      <w:r w:rsidRPr="003B4817">
        <w:rPr>
          <w:b/>
          <w:bCs/>
        </w:rPr>
        <w:t>Security and Access Control</w:t>
      </w:r>
    </w:p>
    <w:p w14:paraId="5D819881" w14:textId="55CB2AD2" w:rsidR="003B4817" w:rsidRPr="003B4817" w:rsidRDefault="003B4817" w:rsidP="004D193E">
      <w:pPr>
        <w:pStyle w:val="NormalBPBHEB"/>
        <w:ind w:left="720"/>
      </w:pPr>
      <w:r w:rsidRPr="003B4817">
        <w:t>API Gateway supports various authentication mechanisms, including AWS Identity and Access Management (IAM), OAuth, and custom authorizers. This ensures that APIs are secure and accessible only to authorized users.</w:t>
      </w:r>
    </w:p>
    <w:p w14:paraId="4FC46308" w14:textId="63017C47" w:rsidR="003B4817" w:rsidRPr="004D193E" w:rsidRDefault="003B4817" w:rsidP="004D193E">
      <w:pPr>
        <w:pStyle w:val="NormalBPBHEB"/>
        <w:numPr>
          <w:ilvl w:val="0"/>
          <w:numId w:val="24"/>
        </w:numPr>
        <w:rPr>
          <w:b/>
          <w:bCs/>
        </w:rPr>
      </w:pPr>
      <w:r w:rsidRPr="003B4817">
        <w:rPr>
          <w:b/>
          <w:bCs/>
        </w:rPr>
        <w:t>Monitoring and Analytics</w:t>
      </w:r>
    </w:p>
    <w:p w14:paraId="3C17FF66" w14:textId="6E36ABF4" w:rsidR="003B4817" w:rsidRPr="003B4817" w:rsidRDefault="003B4817" w:rsidP="004D193E">
      <w:pPr>
        <w:pStyle w:val="NormalBPBHEB"/>
        <w:ind w:left="720"/>
      </w:pPr>
      <w:r w:rsidRPr="003B4817">
        <w:t>Developers can gain insights into API usage, performance, and error rates through integrated monitoring and analytics tools. This helps in identifying and addressing issues proactively.</w:t>
      </w:r>
    </w:p>
    <w:p w14:paraId="7FADCF8E" w14:textId="5014455E" w:rsidR="003B4817" w:rsidRDefault="003B4817">
      <w:pPr>
        <w:pStyle w:val="Heading2BPBHEB"/>
      </w:pPr>
      <w:r w:rsidRPr="003B4817">
        <w:lastRenderedPageBreak/>
        <w:t>Use Cases</w:t>
      </w:r>
    </w:p>
    <w:p w14:paraId="33890743" w14:textId="0FFCAA19" w:rsidR="005634F8" w:rsidRPr="003B4817" w:rsidRDefault="00735C9E" w:rsidP="004D193E">
      <w:pPr>
        <w:pStyle w:val="NormalBPBHEB"/>
      </w:pPr>
      <w:r>
        <w:rPr>
          <w:rFonts w:eastAsia="Times New Roman"/>
        </w:rPr>
        <w:t>The following scenarios highlight the versatility of Amazon API Gateway and its integral role in supporting modern application architectures.</w:t>
      </w:r>
    </w:p>
    <w:p w14:paraId="4A00832E" w14:textId="0B01E6D7" w:rsidR="003B4817" w:rsidRPr="004D193E" w:rsidRDefault="003B4817" w:rsidP="004D193E">
      <w:pPr>
        <w:pStyle w:val="NormalBPBHEB"/>
        <w:numPr>
          <w:ilvl w:val="0"/>
          <w:numId w:val="24"/>
        </w:numPr>
        <w:rPr>
          <w:b/>
          <w:bCs/>
        </w:rPr>
      </w:pPr>
      <w:r w:rsidRPr="003B4817">
        <w:rPr>
          <w:b/>
          <w:bCs/>
        </w:rPr>
        <w:t>Microservices Architecture</w:t>
      </w:r>
    </w:p>
    <w:p w14:paraId="10B55AA6" w14:textId="554F7E01" w:rsidR="003B4817" w:rsidRPr="003B4817" w:rsidRDefault="003B4817" w:rsidP="004D193E">
      <w:pPr>
        <w:pStyle w:val="NormalBPBHEB"/>
        <w:ind w:left="720"/>
      </w:pPr>
      <w:r w:rsidRPr="003B4817">
        <w:t>API Gateway is instrumental in implementing microservices architecture by acting as the entry point for various microservices, enabling efficient communication and orchestration</w:t>
      </w:r>
      <w:sdt>
        <w:sdtPr>
          <w:id w:val="1655176978"/>
          <w:citation/>
        </w:sdtPr>
        <w:sdtContent>
          <w:r w:rsidR="003E12B1">
            <w:fldChar w:fldCharType="begin"/>
          </w:r>
          <w:r w:rsidR="003E12B1">
            <w:instrText xml:space="preserve"> CITATION Fielding2000 \l 1033 </w:instrText>
          </w:r>
          <w:r w:rsidR="003E12B1">
            <w:fldChar w:fldCharType="separate"/>
          </w:r>
          <w:r w:rsidR="00A901E9">
            <w:rPr>
              <w:noProof/>
            </w:rPr>
            <w:t xml:space="preserve"> </w:t>
          </w:r>
          <w:r w:rsidR="00A901E9" w:rsidRPr="00A901E9">
            <w:rPr>
              <w:noProof/>
            </w:rPr>
            <w:t>[8]</w:t>
          </w:r>
          <w:r w:rsidR="003E12B1">
            <w:fldChar w:fldCharType="end"/>
          </w:r>
        </w:sdtContent>
      </w:sdt>
      <w:r w:rsidRPr="003B4817">
        <w:t>.</w:t>
      </w:r>
    </w:p>
    <w:p w14:paraId="18634B1A" w14:textId="6F4A2888" w:rsidR="003B4817" w:rsidRPr="004D193E" w:rsidRDefault="003B4817" w:rsidP="004D193E">
      <w:pPr>
        <w:pStyle w:val="NormalBPBHEB"/>
        <w:numPr>
          <w:ilvl w:val="0"/>
          <w:numId w:val="24"/>
        </w:numPr>
        <w:rPr>
          <w:b/>
          <w:bCs/>
        </w:rPr>
      </w:pPr>
      <w:r w:rsidRPr="003B4817">
        <w:rPr>
          <w:b/>
          <w:bCs/>
        </w:rPr>
        <w:t>Serverless Architectures</w:t>
      </w:r>
    </w:p>
    <w:p w14:paraId="3444F226" w14:textId="2420CF9B" w:rsidR="003B4817" w:rsidRPr="003B4817" w:rsidRDefault="003B4817" w:rsidP="004D193E">
      <w:pPr>
        <w:pStyle w:val="NormalBPBHEB"/>
        <w:ind w:left="720"/>
      </w:pPr>
      <w:r w:rsidRPr="003B4817">
        <w:t>In serverless architectures, API Gateway seamlessly integrates with AWS Lambda, allowing developers to build serverless applications with ease</w:t>
      </w:r>
      <w:sdt>
        <w:sdtPr>
          <w:id w:val="2109159846"/>
          <w:citation/>
        </w:sdtPr>
        <w:sdtContent>
          <w:r w:rsidR="003E12B1">
            <w:fldChar w:fldCharType="begin"/>
          </w:r>
          <w:r w:rsidR="003E12B1">
            <w:instrText xml:space="preserve"> CITATION Richardson2013 \l 1033 </w:instrText>
          </w:r>
          <w:r w:rsidR="003E12B1">
            <w:fldChar w:fldCharType="separate"/>
          </w:r>
          <w:r w:rsidR="00A901E9">
            <w:rPr>
              <w:noProof/>
            </w:rPr>
            <w:t xml:space="preserve"> </w:t>
          </w:r>
          <w:r w:rsidR="00A901E9" w:rsidRPr="00A901E9">
            <w:rPr>
              <w:noProof/>
            </w:rPr>
            <w:t>[9]</w:t>
          </w:r>
          <w:r w:rsidR="003E12B1">
            <w:fldChar w:fldCharType="end"/>
          </w:r>
        </w:sdtContent>
      </w:sdt>
      <w:r w:rsidRPr="003B4817">
        <w:t>.</w:t>
      </w:r>
    </w:p>
    <w:p w14:paraId="79E0A3BD" w14:textId="63BC8290" w:rsidR="003B4817" w:rsidRDefault="003B4817" w:rsidP="005634F8">
      <w:pPr>
        <w:pStyle w:val="NormalBPBHEB"/>
      </w:pPr>
      <w:r w:rsidRPr="003B4817">
        <w:t xml:space="preserve">Amazon API Gateway emerges as a </w:t>
      </w:r>
      <w:r w:rsidR="000E5FC4">
        <w:t>key</w:t>
      </w:r>
      <w:r w:rsidR="00B36F43">
        <w:t xml:space="preserve"> </w:t>
      </w:r>
      <w:r w:rsidRPr="003B4817">
        <w:t xml:space="preserve">component in modern application development, providing a unified and scalable platform for creating, deploying, and managing APIs. As organizations strive for agility and flexibility in their application architectures, API Gateway stands as a testament to the </w:t>
      </w:r>
      <w:r w:rsidR="00D94B58">
        <w:t>disrupting</w:t>
      </w:r>
      <w:r w:rsidRPr="003B4817">
        <w:t xml:space="preserve"> capabilities that cloud-based API management services bring to the forefront of web and mobile development.</w:t>
      </w:r>
    </w:p>
    <w:p w14:paraId="1A0B39E2" w14:textId="16FECB0A" w:rsidR="00B36F43" w:rsidRDefault="00B36F43" w:rsidP="005634F8">
      <w:pPr>
        <w:pStyle w:val="NormalBPBHEB"/>
      </w:pPr>
      <w:r w:rsidRPr="004C5339">
        <w:t>The following figure illustrates AWS Frontend Computing layers, detailing the architecture components that power efficient, responsive user experiences (AWS Compare Documentation</w:t>
      </w:r>
    </w:p>
    <w:p w14:paraId="2B2E0C1D" w14:textId="77777777" w:rsidR="005634F8" w:rsidRDefault="005634F8" w:rsidP="004D193E">
      <w:pPr>
        <w:pStyle w:val="NormalBPBHEB"/>
      </w:pPr>
    </w:p>
    <w:p w14:paraId="2A40A820" w14:textId="77777777" w:rsidR="007C2B9B" w:rsidRDefault="00B66AF5" w:rsidP="007C2B9B">
      <w:pPr>
        <w:keepNext/>
        <w:pBdr>
          <w:top w:val="nil"/>
          <w:left w:val="nil"/>
          <w:bottom w:val="nil"/>
          <w:right w:val="nil"/>
          <w:between w:val="nil"/>
        </w:pBdr>
        <w:shd w:val="clear" w:color="auto" w:fill="FFFFFF"/>
        <w:spacing w:after="100" w:line="276" w:lineRule="auto"/>
        <w:jc w:val="center"/>
      </w:pPr>
      <w:r>
        <w:rPr>
          <w:noProof/>
        </w:rPr>
        <w:lastRenderedPageBreak/>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136CF49C" w:rsidR="00717720" w:rsidRPr="003B4817" w:rsidRDefault="007C2B9B"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844175" w:rsidRPr="004D193E">
        <w:rPr>
          <w:b/>
          <w:bCs w:val="0"/>
        </w:rPr>
        <w:t>:</w:t>
      </w:r>
      <w:r>
        <w:t xml:space="preserve"> AWS Frontend Computing layers (AWS Compre documentation).</w:t>
      </w:r>
    </w:p>
    <w:p w14:paraId="039B50E1" w14:textId="492D963C" w:rsidR="003B4817" w:rsidRPr="003B4817" w:rsidRDefault="003B4817" w:rsidP="004D193E">
      <w:pPr>
        <w:pStyle w:val="Heading1BPBHEB"/>
      </w:pPr>
      <w:r w:rsidRPr="003B4817">
        <w:t>Amazon Location Service</w:t>
      </w:r>
    </w:p>
    <w:p w14:paraId="0ADC00ED" w14:textId="5824B234"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w:t>
      </w:r>
      <w:r w:rsidR="00923C61">
        <w:t>detail</w:t>
      </w:r>
      <w:r w:rsidRPr="003B4817">
        <w:t xml:space="preserve">  the capabilities and applications of Amazon Location Service.</w:t>
      </w:r>
    </w:p>
    <w:p w14:paraId="351C491C" w14:textId="4FD9BD90" w:rsidR="003B4817" w:rsidRPr="003B4817" w:rsidRDefault="003B4817" w:rsidP="004D193E">
      <w:pPr>
        <w:pStyle w:val="Heading2BPBHEB"/>
      </w:pPr>
      <w:r w:rsidRPr="003B4817">
        <w:t>Amazon Location Service Overview</w:t>
      </w:r>
    </w:p>
    <w:p w14:paraId="192D75D1" w14:textId="49CFCAE9"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45" w:name="_Ref153207754"/>
      <w:sdt>
        <w:sdtPr>
          <w:id w:val="1024210560"/>
          <w:citation/>
        </w:sdtPr>
        <w:sdtContent>
          <w:r w:rsidR="00982931">
            <w:fldChar w:fldCharType="begin"/>
          </w:r>
          <w:r w:rsidR="00982931">
            <w:instrText xml:space="preserve"> CITATION Services2003 \l 1033 </w:instrText>
          </w:r>
          <w:r w:rsidR="00982931">
            <w:fldChar w:fldCharType="separate"/>
          </w:r>
          <w:r w:rsidR="00A901E9">
            <w:rPr>
              <w:noProof/>
            </w:rPr>
            <w:t xml:space="preserve"> </w:t>
          </w:r>
          <w:r w:rsidR="00A901E9" w:rsidRPr="00A901E9">
            <w:rPr>
              <w:noProof/>
            </w:rPr>
            <w:t>[10]</w:t>
          </w:r>
          <w:r w:rsidR="00982931">
            <w:fldChar w:fldCharType="end"/>
          </w:r>
        </w:sdtContent>
      </w:sdt>
      <w:bookmarkEnd w:id="45"/>
      <w:r w:rsidRPr="003B4817">
        <w:t>.</w:t>
      </w:r>
    </w:p>
    <w:p w14:paraId="000D80B6" w14:textId="60239360" w:rsidR="003B4817" w:rsidRDefault="003B4817">
      <w:pPr>
        <w:pStyle w:val="Heading2BPBHEB"/>
      </w:pPr>
      <w:r w:rsidRPr="003B4817">
        <w:t>Key Features and Capabilities</w:t>
      </w:r>
    </w:p>
    <w:p w14:paraId="62EAEE84" w14:textId="412060F5" w:rsidR="005634F8" w:rsidRPr="003B4817" w:rsidRDefault="002F3D33" w:rsidP="004D193E">
      <w:pPr>
        <w:pStyle w:val="NormalBPBHEB"/>
      </w:pPr>
      <w:r w:rsidRPr="002F3D33">
        <w:t>The following features of Amazon Location Service provide developers with powerful tools to build engaging and responsive applications</w:t>
      </w:r>
      <w:r w:rsidR="00982931">
        <w:t xml:space="preserve"> </w:t>
      </w:r>
      <w:sdt>
        <w:sdtPr>
          <w:id w:val="-1482769059"/>
          <w:citation/>
        </w:sdtPr>
        <w:sdtContent>
          <w:r w:rsidR="00982931">
            <w:fldChar w:fldCharType="begin"/>
          </w:r>
          <w:r w:rsidR="00982931">
            <w:instrText xml:space="preserve"> CITATION Services2003 \l 1033 </w:instrText>
          </w:r>
          <w:r w:rsidR="00982931">
            <w:fldChar w:fldCharType="separate"/>
          </w:r>
          <w:r w:rsidR="00A901E9" w:rsidRPr="00A901E9">
            <w:rPr>
              <w:noProof/>
            </w:rPr>
            <w:t>[10]</w:t>
          </w:r>
          <w:r w:rsidR="00982931">
            <w:fldChar w:fldCharType="end"/>
          </w:r>
        </w:sdtContent>
      </w:sdt>
      <w:r>
        <w:t>.</w:t>
      </w:r>
    </w:p>
    <w:p w14:paraId="210F78EC" w14:textId="15B51CEE" w:rsidR="003B4817" w:rsidRPr="004D193E" w:rsidRDefault="003B4817" w:rsidP="004D193E">
      <w:pPr>
        <w:pStyle w:val="NormalBPBHEB"/>
        <w:numPr>
          <w:ilvl w:val="0"/>
          <w:numId w:val="24"/>
        </w:numPr>
        <w:rPr>
          <w:b/>
          <w:bCs/>
        </w:rPr>
      </w:pPr>
      <w:r w:rsidRPr="004D193E">
        <w:rPr>
          <w:b/>
          <w:bCs/>
        </w:rPr>
        <w:t>Maps</w:t>
      </w:r>
    </w:p>
    <w:p w14:paraId="699EAF0E" w14:textId="567C949E" w:rsidR="003B4817" w:rsidRPr="003B4817" w:rsidRDefault="003B4817" w:rsidP="004D193E">
      <w:pPr>
        <w:pStyle w:val="NormalBPBHEB"/>
        <w:ind w:left="720"/>
      </w:pPr>
      <w:r w:rsidRPr="003B4817">
        <w:lastRenderedPageBreak/>
        <w:t>Amazon Location Service provides high-quality, customizable maps that developers can integrate into their applications. These maps are enriched with data such as points of interest and terrain information.</w:t>
      </w:r>
    </w:p>
    <w:p w14:paraId="07AE91D8" w14:textId="04C85D6F" w:rsidR="003B4817" w:rsidRPr="004D193E" w:rsidRDefault="003B4817" w:rsidP="004D193E">
      <w:pPr>
        <w:pStyle w:val="NormalBPBHEB"/>
        <w:numPr>
          <w:ilvl w:val="0"/>
          <w:numId w:val="24"/>
        </w:numPr>
        <w:rPr>
          <w:b/>
          <w:bCs/>
        </w:rPr>
      </w:pPr>
      <w:r w:rsidRPr="004D193E">
        <w:rPr>
          <w:b/>
          <w:bCs/>
        </w:rPr>
        <w:t>Places</w:t>
      </w:r>
    </w:p>
    <w:p w14:paraId="4F1DB235" w14:textId="045E5488" w:rsidR="003B4817" w:rsidRPr="003B4817" w:rsidRDefault="003B4817" w:rsidP="004D193E">
      <w:pPr>
        <w:pStyle w:val="NormalBPBHEB"/>
        <w:ind w:left="720"/>
      </w:pPr>
      <w:r w:rsidRPr="003B4817">
        <w:t>Developers can use Places to incorporate location-based information, making it easier for users to find and explore nearby points of interest. This feature enhances the user experience in applications such as travel, e-commerce, and social networking.</w:t>
      </w:r>
    </w:p>
    <w:p w14:paraId="414A7192" w14:textId="378858ED" w:rsidR="003B4817" w:rsidRPr="004D193E" w:rsidRDefault="003B4817" w:rsidP="004D193E">
      <w:pPr>
        <w:pStyle w:val="NormalBPBHEB"/>
        <w:numPr>
          <w:ilvl w:val="0"/>
          <w:numId w:val="24"/>
        </w:numPr>
        <w:rPr>
          <w:b/>
          <w:bCs/>
        </w:rPr>
      </w:pPr>
      <w:r w:rsidRPr="004D193E">
        <w:rPr>
          <w:b/>
          <w:bCs/>
        </w:rPr>
        <w:t>Geofencing</w:t>
      </w:r>
    </w:p>
    <w:p w14:paraId="5FF3D178" w14:textId="31DDA4CC" w:rsidR="003B4817" w:rsidRPr="003B4817" w:rsidRDefault="003B4817" w:rsidP="004D193E">
      <w:pPr>
        <w:pStyle w:val="NormalBPBHEB"/>
        <w:ind w:left="720"/>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p>
    <w:p w14:paraId="27B7C3DC" w14:textId="0D9356EC" w:rsidR="003B4817" w:rsidRPr="00776B33" w:rsidRDefault="003B4817" w:rsidP="004D193E">
      <w:pPr>
        <w:pStyle w:val="Heading2BPBHEB"/>
      </w:pPr>
      <w:r w:rsidRPr="00776B33">
        <w:t>Integration with Other AWS Services</w:t>
      </w:r>
    </w:p>
    <w:p w14:paraId="4FE18B8A" w14:textId="1F07F337" w:rsidR="003B4817" w:rsidRPr="003B4817" w:rsidRDefault="003B4817" w:rsidP="004D193E">
      <w:pPr>
        <w:pStyle w:val="NormalBPBHEB"/>
      </w:pPr>
      <w:r w:rsidRPr="003B4817">
        <w:t xml:space="preserve">Amazon Location Service seamlessly integrates with other AWS services, fostering interoperability within the AWS ecosystem. For instance, integration with AWS </w:t>
      </w:r>
      <w:r w:rsidRPr="004D193E">
        <w:rPr>
          <w:b/>
          <w:bCs/>
        </w:rPr>
        <w:t>Identity and Access Management</w:t>
      </w:r>
      <w:r w:rsidRPr="003B4817">
        <w:t xml:space="preserve"> (</w:t>
      </w:r>
      <w:r w:rsidRPr="004D193E">
        <w:rPr>
          <w:b/>
          <w:bCs/>
        </w:rPr>
        <w:t>IAM</w:t>
      </w:r>
      <w:r w:rsidRPr="003B4817">
        <w:t>) ensures secure access control to location resources.</w:t>
      </w:r>
    </w:p>
    <w:p w14:paraId="1AB304F4" w14:textId="687A5128" w:rsidR="003B4817" w:rsidRDefault="003B4817">
      <w:pPr>
        <w:pStyle w:val="Heading2BPBHEB"/>
      </w:pPr>
      <w:r w:rsidRPr="003B4817">
        <w:t>Use Cases</w:t>
      </w:r>
    </w:p>
    <w:p w14:paraId="4B9F57B3" w14:textId="3F5356A7" w:rsidR="005634F8" w:rsidRPr="003B4817" w:rsidRDefault="00C023D9" w:rsidP="004D193E">
      <w:pPr>
        <w:pStyle w:val="NormalBPBHEB"/>
      </w:pPr>
      <w:r w:rsidRPr="00C023D9">
        <w:t>The following examples illustrate how Amazon Location Service can optimize operations and improve user interactions across different applications:</w:t>
      </w:r>
    </w:p>
    <w:p w14:paraId="60D1B39E" w14:textId="55F0D285" w:rsidR="003B4817" w:rsidRPr="004D193E" w:rsidRDefault="003B4817" w:rsidP="004D193E">
      <w:pPr>
        <w:pStyle w:val="NormalBPBHEB"/>
        <w:numPr>
          <w:ilvl w:val="0"/>
          <w:numId w:val="24"/>
        </w:numPr>
        <w:rPr>
          <w:b/>
          <w:bCs/>
        </w:rPr>
      </w:pPr>
      <w:r w:rsidRPr="004D193E">
        <w:rPr>
          <w:b/>
          <w:bCs/>
        </w:rPr>
        <w:t>Asset Tracking</w:t>
      </w:r>
    </w:p>
    <w:p w14:paraId="67E4B054" w14:textId="07C32864" w:rsidR="003B4817" w:rsidRPr="003B4817" w:rsidRDefault="003B4817" w:rsidP="004D193E">
      <w:pPr>
        <w:pStyle w:val="NormalBPBHEB"/>
        <w:ind w:left="720"/>
      </w:pPr>
      <w:r w:rsidRPr="003B4817">
        <w:t>Amazon Location Service facilitates real-time tracking of assets, which is valuable in scenarios such as logistics and supply chain management</w:t>
      </w:r>
      <w:sdt>
        <w:sdtPr>
          <w:id w:val="-222680678"/>
          <w:citation/>
        </w:sdtPr>
        <w:sdtContent>
          <w:r w:rsidR="00982931">
            <w:fldChar w:fldCharType="begin"/>
          </w:r>
          <w:r w:rsidR="00982931">
            <w:instrText xml:space="preserve"> CITATION Longley2015 \l 1033 </w:instrText>
          </w:r>
          <w:r w:rsidR="00982931">
            <w:fldChar w:fldCharType="separate"/>
          </w:r>
          <w:r w:rsidR="00A901E9">
            <w:rPr>
              <w:noProof/>
            </w:rPr>
            <w:t xml:space="preserve"> </w:t>
          </w:r>
          <w:r w:rsidR="00A901E9" w:rsidRPr="00A901E9">
            <w:rPr>
              <w:noProof/>
            </w:rPr>
            <w:t>[11]</w:t>
          </w:r>
          <w:r w:rsidR="00982931">
            <w:fldChar w:fldCharType="end"/>
          </w:r>
        </w:sdtContent>
      </w:sdt>
      <w:r w:rsidRPr="003B4817">
        <w:t>.</w:t>
      </w:r>
    </w:p>
    <w:p w14:paraId="4B4D70FD" w14:textId="12C92DF5" w:rsidR="003B4817" w:rsidRPr="004D193E" w:rsidRDefault="003B4817" w:rsidP="004D193E">
      <w:pPr>
        <w:pStyle w:val="NormalBPBHEB"/>
        <w:numPr>
          <w:ilvl w:val="0"/>
          <w:numId w:val="24"/>
        </w:numPr>
        <w:rPr>
          <w:b/>
          <w:bCs/>
        </w:rPr>
      </w:pPr>
      <w:r w:rsidRPr="004D193E">
        <w:rPr>
          <w:b/>
          <w:bCs/>
        </w:rPr>
        <w:t>Fleet Management</w:t>
      </w:r>
    </w:p>
    <w:p w14:paraId="74F47804" w14:textId="7123A9AA" w:rsidR="003B4817" w:rsidRPr="003B4817" w:rsidRDefault="003B4817" w:rsidP="004D193E">
      <w:pPr>
        <w:pStyle w:val="NormalBPBHEB"/>
        <w:ind w:left="720"/>
      </w:pPr>
      <w:r w:rsidRPr="003B4817">
        <w:t>Applications related to fleet management can leverage geofencing capabilities to optimize routes, monitor vehicle locations, and enhance overall operational efficiency</w:t>
      </w:r>
      <w:sdt>
        <w:sdtPr>
          <w:id w:val="320019374"/>
          <w:citation/>
        </w:sdtPr>
        <w:sdtContent>
          <w:r w:rsidR="00982931">
            <w:fldChar w:fldCharType="begin"/>
          </w:r>
          <w:r w:rsidR="00982931">
            <w:instrText xml:space="preserve"> CITATION Craglia2012 \l 1033 </w:instrText>
          </w:r>
          <w:r w:rsidR="00982931">
            <w:fldChar w:fldCharType="separate"/>
          </w:r>
          <w:r w:rsidR="00A901E9">
            <w:rPr>
              <w:noProof/>
            </w:rPr>
            <w:t xml:space="preserve"> </w:t>
          </w:r>
          <w:r w:rsidR="00A901E9" w:rsidRPr="00A901E9">
            <w:rPr>
              <w:noProof/>
            </w:rPr>
            <w:t>[12]</w:t>
          </w:r>
          <w:r w:rsidR="00982931">
            <w:fldChar w:fldCharType="end"/>
          </w:r>
        </w:sdtContent>
      </w:sdt>
      <w:r w:rsidRPr="003B4817">
        <w:t>.</w:t>
      </w:r>
    </w:p>
    <w:p w14:paraId="2B91C73D" w14:textId="50F92551" w:rsidR="003B4817" w:rsidRPr="003B4817" w:rsidRDefault="003B4817" w:rsidP="004D193E">
      <w:pPr>
        <w:pStyle w:val="NormalBPBHEB"/>
        <w:rPr>
          <w:b/>
          <w:bCs/>
        </w:rPr>
      </w:pPr>
      <w:r w:rsidRPr="003B4817">
        <w:t xml:space="preserve">Amazon Location Service emerges as a transformative tool for developers seeking to enhance their applications with location-based features. By providing access to high-quality maps, location data, and geofencing capabilities, this service empowers developers to create compelling and personalized experiences for end-users in diverse </w:t>
      </w:r>
      <w:r w:rsidR="004C35AA">
        <w:t>areas</w:t>
      </w:r>
      <w:r w:rsidRPr="003B4817">
        <w:t>.</w:t>
      </w:r>
    </w:p>
    <w:p w14:paraId="129531D9" w14:textId="4FB0BB2F" w:rsidR="003B4817" w:rsidRDefault="003B4817">
      <w:pPr>
        <w:pStyle w:val="Heading1BPBHEB"/>
      </w:pPr>
      <w:r w:rsidRPr="003B4817">
        <w:t>Amazon Pinpoint</w:t>
      </w:r>
    </w:p>
    <w:p w14:paraId="7FF20DA8" w14:textId="5EAA7600" w:rsidR="003B4817" w:rsidRPr="003B4817" w:rsidRDefault="003B4817" w:rsidP="004D193E">
      <w:pPr>
        <w:pStyle w:val="NormalBPBHEB"/>
      </w:pPr>
      <w:r w:rsidRPr="003B4817">
        <w:t xml:space="preserve">In the ever-evolving landscape of digital communication, engaging users </w:t>
      </w:r>
      <w:r w:rsidR="00851AA4">
        <w:t xml:space="preserve">successfully </w:t>
      </w:r>
      <w:r w:rsidRPr="003B4817">
        <w:t xml:space="preserve"> is paramount for the success of applications. Amazon Pinpoint, a fully managed AWS service, plays a </w:t>
      </w:r>
      <w:r w:rsidR="00960616">
        <w:t>key role in this area</w:t>
      </w:r>
      <w:r w:rsidRPr="003B4817">
        <w:t xml:space="preserve"> by enabling developers to understand, segment, and target their </w:t>
      </w:r>
      <w:r w:rsidRPr="003B4817">
        <w:lastRenderedPageBreak/>
        <w:t>audience with personalized and timely messages. In this section, we explore the features and functionalities of Amazon Pinpoint.</w:t>
      </w:r>
    </w:p>
    <w:p w14:paraId="0402D9F3" w14:textId="77B69C37" w:rsidR="003B4817" w:rsidRPr="003B4817" w:rsidRDefault="003B4817" w:rsidP="004D193E">
      <w:pPr>
        <w:pStyle w:val="Heading2BPBHEB"/>
      </w:pPr>
      <w:r w:rsidRPr="003B4817">
        <w:t>Amazon Pinpoint Overview</w:t>
      </w:r>
    </w:p>
    <w:p w14:paraId="7C6FFE4A" w14:textId="4021F907" w:rsidR="003B4817" w:rsidRPr="003B4817" w:rsidRDefault="003B4817" w:rsidP="004D193E">
      <w:pPr>
        <w:pStyle w:val="NormalBPBHEB"/>
      </w:pPr>
      <w:r w:rsidRPr="003B4817">
        <w:t>Amazon Pinpoint is a versatile service designed to facilitate targeted communication with end-users across various channels, including email, SMS, and mobile push notifications. It provides analytics and insights that empower developers to refine their communication strategies and enhance user engagement</w:t>
      </w:r>
      <w:bookmarkStart w:id="46" w:name="_Ref153363610"/>
      <w:sdt>
        <w:sdtPr>
          <w:id w:val="-1713186490"/>
          <w:citation/>
        </w:sdtPr>
        <w:sdtContent>
          <w:r w:rsidR="00947963">
            <w:fldChar w:fldCharType="begin"/>
          </w:r>
          <w:r w:rsidR="00947963">
            <w:instrText xml:space="preserve"> CITATION Services2023b \l 1033 </w:instrText>
          </w:r>
          <w:r w:rsidR="00947963">
            <w:fldChar w:fldCharType="separate"/>
          </w:r>
          <w:r w:rsidR="00A901E9">
            <w:rPr>
              <w:noProof/>
            </w:rPr>
            <w:t xml:space="preserve"> </w:t>
          </w:r>
          <w:r w:rsidR="00A901E9" w:rsidRPr="00A901E9">
            <w:rPr>
              <w:noProof/>
            </w:rPr>
            <w:t>[13]</w:t>
          </w:r>
          <w:r w:rsidR="00947963">
            <w:fldChar w:fldCharType="end"/>
          </w:r>
        </w:sdtContent>
      </w:sdt>
      <w:bookmarkEnd w:id="46"/>
      <w:r w:rsidRPr="003B4817">
        <w:t>.</w:t>
      </w:r>
    </w:p>
    <w:p w14:paraId="6F7B53DE" w14:textId="3393E457" w:rsidR="003B4817" w:rsidRDefault="003B4817">
      <w:pPr>
        <w:pStyle w:val="Heading2BPBHEB"/>
      </w:pPr>
      <w:r w:rsidRPr="003B4817">
        <w:t>Key Features and Capabilities</w:t>
      </w:r>
    </w:p>
    <w:p w14:paraId="60A82F8A" w14:textId="7841B890" w:rsidR="005634F8" w:rsidRPr="003B4817" w:rsidRDefault="00557ABC" w:rsidP="004D193E">
      <w:pPr>
        <w:pStyle w:val="NormalBPBHEB"/>
      </w:pPr>
      <w:r>
        <w:t xml:space="preserve"> </w:t>
      </w:r>
      <w:r w:rsidR="00CC20AB" w:rsidRPr="00CC20AB">
        <w:t>Below are the key features of Amazon Pinpoint that equip developers to build effective, multi-channel communication strategies:</w:t>
      </w:r>
      <w:r>
        <w:t xml:space="preserve"> </w:t>
      </w:r>
      <w:sdt>
        <w:sdtPr>
          <w:id w:val="-899363406"/>
          <w:citation/>
        </w:sdtPr>
        <w:sdtContent>
          <w:r w:rsidR="00947963">
            <w:fldChar w:fldCharType="begin"/>
          </w:r>
          <w:r w:rsidR="00947963">
            <w:instrText xml:space="preserve"> CITATION Services2023b \l 1033 </w:instrText>
          </w:r>
          <w:r w:rsidR="00947963">
            <w:fldChar w:fldCharType="separate"/>
          </w:r>
          <w:r w:rsidR="00A901E9" w:rsidRPr="00A901E9">
            <w:rPr>
              <w:noProof/>
            </w:rPr>
            <w:t>[13]</w:t>
          </w:r>
          <w:r w:rsidR="00947963">
            <w:fldChar w:fldCharType="end"/>
          </w:r>
        </w:sdtContent>
      </w:sdt>
      <w:r w:rsidR="00CC20AB">
        <w:t>.</w:t>
      </w:r>
    </w:p>
    <w:p w14:paraId="694D5692" w14:textId="4BABA8E8" w:rsidR="003B4817" w:rsidRPr="004D193E" w:rsidRDefault="003B4817" w:rsidP="004D193E">
      <w:pPr>
        <w:pStyle w:val="NormalBPBHEB"/>
        <w:numPr>
          <w:ilvl w:val="0"/>
          <w:numId w:val="24"/>
        </w:numPr>
        <w:rPr>
          <w:b/>
          <w:bCs/>
        </w:rPr>
      </w:pPr>
      <w:r w:rsidRPr="004D193E">
        <w:rPr>
          <w:b/>
          <w:bCs/>
        </w:rPr>
        <w:t>User Engagement Analysis</w:t>
      </w:r>
    </w:p>
    <w:p w14:paraId="56FF00AB" w14:textId="4826884A" w:rsidR="003B4817" w:rsidRPr="003B4817" w:rsidRDefault="003B4817" w:rsidP="004D193E">
      <w:pPr>
        <w:pStyle w:val="NormalBPBHEB"/>
        <w:ind w:left="720"/>
      </w:pPr>
      <w:r w:rsidRPr="003B4817">
        <w:t>Amazon Pinpoint offers detailed analytics on user engagement, providing developers with insights into user behavior, preferences, and interactions with the application. This data-driven approach enables the optimization of communication strategies.</w:t>
      </w:r>
    </w:p>
    <w:p w14:paraId="0FC993F7" w14:textId="137BBB2E" w:rsidR="003B4817" w:rsidRPr="004D193E" w:rsidRDefault="003B4817" w:rsidP="004D193E">
      <w:pPr>
        <w:pStyle w:val="NormalBPBHEB"/>
        <w:numPr>
          <w:ilvl w:val="0"/>
          <w:numId w:val="24"/>
        </w:numPr>
        <w:rPr>
          <w:b/>
          <w:bCs/>
        </w:rPr>
      </w:pPr>
      <w:r w:rsidRPr="004D193E">
        <w:rPr>
          <w:b/>
          <w:bCs/>
        </w:rPr>
        <w:t>Multi-Channel Communication</w:t>
      </w:r>
    </w:p>
    <w:p w14:paraId="433E172A" w14:textId="7593FB86" w:rsidR="003B4817" w:rsidRPr="003B4817" w:rsidRDefault="003B4817" w:rsidP="004D193E">
      <w:pPr>
        <w:pStyle w:val="NormalBPBHEB"/>
        <w:ind w:left="720"/>
      </w:pPr>
      <w:r w:rsidRPr="003B4817">
        <w:t>The service supports a range of communication channels, including email, SMS, and push notifications. This multi-channel capability allows developers to reach users through their preferred communication channels, increasing the eff</w:t>
      </w:r>
      <w:r w:rsidR="00D07C4B">
        <w:t>iciency</w:t>
      </w:r>
      <w:r w:rsidRPr="003B4817">
        <w:t xml:space="preserve"> of messages.</w:t>
      </w:r>
    </w:p>
    <w:p w14:paraId="400B7515" w14:textId="0CC88099" w:rsidR="003B4817" w:rsidRPr="004D193E" w:rsidRDefault="003B4817" w:rsidP="004D193E">
      <w:pPr>
        <w:pStyle w:val="NormalBPBHEB"/>
        <w:numPr>
          <w:ilvl w:val="0"/>
          <w:numId w:val="24"/>
        </w:numPr>
        <w:rPr>
          <w:b/>
          <w:bCs/>
        </w:rPr>
      </w:pPr>
      <w:r w:rsidRPr="004D193E">
        <w:rPr>
          <w:b/>
          <w:bCs/>
        </w:rPr>
        <w:t>Personalization</w:t>
      </w:r>
    </w:p>
    <w:p w14:paraId="129783C5" w14:textId="126E1402" w:rsidR="003B4817" w:rsidRPr="003B4817" w:rsidRDefault="003B4817" w:rsidP="004D193E">
      <w:pPr>
        <w:pStyle w:val="NormalBPBHEB"/>
        <w:ind w:left="720"/>
      </w:pPr>
      <w:r w:rsidRPr="003B4817">
        <w:t>Amazon Pinpoint enables developers to create personalized messages based on user attributes and behavior. This personalization enhances user experience and fosters a sense of connection with the application.</w:t>
      </w:r>
    </w:p>
    <w:p w14:paraId="59A6C793" w14:textId="02FA197E" w:rsidR="003B4817" w:rsidRPr="004D193E" w:rsidRDefault="003B4817" w:rsidP="004D193E">
      <w:pPr>
        <w:pStyle w:val="NormalBPBHEB"/>
        <w:numPr>
          <w:ilvl w:val="0"/>
          <w:numId w:val="24"/>
        </w:numPr>
        <w:rPr>
          <w:b/>
          <w:bCs/>
        </w:rPr>
      </w:pPr>
      <w:r w:rsidRPr="004D193E">
        <w:rPr>
          <w:b/>
          <w:bCs/>
        </w:rPr>
        <w:t>Journey Orchestration</w:t>
      </w:r>
    </w:p>
    <w:p w14:paraId="6E433647" w14:textId="24025C8E" w:rsidR="003B4817" w:rsidRPr="003B4817" w:rsidRDefault="003B4817" w:rsidP="004D193E">
      <w:pPr>
        <w:pStyle w:val="NormalBPBHEB"/>
        <w:ind w:left="720"/>
      </w:pPr>
      <w:r w:rsidRPr="003B4817">
        <w:t>Developers can design customer journeys by defining communication workflows based on user actions. This feature ensures that users receive relevant messages at different stages of their interaction with the application.</w:t>
      </w:r>
    </w:p>
    <w:p w14:paraId="238646DE" w14:textId="34F89E67" w:rsidR="003B4817" w:rsidRPr="003B4817" w:rsidRDefault="003B4817" w:rsidP="004D193E">
      <w:pPr>
        <w:pStyle w:val="Heading2BPBHEB"/>
      </w:pPr>
      <w:r w:rsidRPr="003B4817">
        <w:t>Integration with Other AWS Services</w:t>
      </w:r>
    </w:p>
    <w:p w14:paraId="71597CE6" w14:textId="02554697"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40E19867" w:rsidR="003B4817" w:rsidRDefault="003B4817">
      <w:pPr>
        <w:pStyle w:val="Heading2BPBHEB"/>
      </w:pPr>
      <w:r w:rsidRPr="003B4817">
        <w:lastRenderedPageBreak/>
        <w:t>Use Cases</w:t>
      </w:r>
    </w:p>
    <w:p w14:paraId="77793929" w14:textId="0A185C84" w:rsidR="005634F8" w:rsidRPr="003B4817" w:rsidRDefault="00803394" w:rsidP="004D193E">
      <w:pPr>
        <w:pStyle w:val="NormalBPBHEB"/>
      </w:pPr>
      <w:r w:rsidRPr="00803394">
        <w:t>Here are some practical ways organizations can use Amazon Pinpoint to drive user engagement:</w:t>
      </w:r>
    </w:p>
    <w:p w14:paraId="1AE91AEA" w14:textId="0B2079D6" w:rsidR="003B4817" w:rsidRPr="004D193E" w:rsidRDefault="003B4817" w:rsidP="004D193E">
      <w:pPr>
        <w:pStyle w:val="NormalBPBHEB"/>
        <w:numPr>
          <w:ilvl w:val="0"/>
          <w:numId w:val="24"/>
        </w:numPr>
        <w:rPr>
          <w:b/>
          <w:bCs/>
        </w:rPr>
      </w:pPr>
      <w:r w:rsidRPr="004D193E">
        <w:rPr>
          <w:b/>
          <w:bCs/>
        </w:rPr>
        <w:t>Marketing Campaigns</w:t>
      </w:r>
    </w:p>
    <w:p w14:paraId="7BBA379B" w14:textId="59AA8ABC" w:rsidR="003B4817" w:rsidRPr="003B4817" w:rsidRDefault="003B4817" w:rsidP="004D193E">
      <w:pPr>
        <w:pStyle w:val="NormalBPBHEB"/>
        <w:ind w:left="720"/>
      </w:pPr>
      <w:r w:rsidRPr="003B4817">
        <w:t>Amazon Pinpoint is instrumental in orchestrating targeted marketing campaigns, delivering personalized promotions, and analyzing campaign performance</w:t>
      </w:r>
      <w:sdt>
        <w:sdtPr>
          <w:id w:val="477196218"/>
          <w:citation/>
        </w:sdtPr>
        <w:sdtContent>
          <w:r w:rsidR="00557ABC">
            <w:fldChar w:fldCharType="begin"/>
          </w:r>
          <w:r w:rsidR="00557ABC">
            <w:instrText xml:space="preserve"> CITATION Smith2018a \l 1033 </w:instrText>
          </w:r>
          <w:r w:rsidR="00557ABC">
            <w:fldChar w:fldCharType="separate"/>
          </w:r>
          <w:r w:rsidR="00A901E9">
            <w:rPr>
              <w:noProof/>
            </w:rPr>
            <w:t xml:space="preserve"> </w:t>
          </w:r>
          <w:r w:rsidR="00A901E9" w:rsidRPr="00A901E9">
            <w:rPr>
              <w:noProof/>
            </w:rPr>
            <w:t>[14]</w:t>
          </w:r>
          <w:r w:rsidR="00557ABC">
            <w:fldChar w:fldCharType="end"/>
          </w:r>
        </w:sdtContent>
      </w:sdt>
      <w:r w:rsidRPr="003B4817">
        <w:t>.</w:t>
      </w:r>
    </w:p>
    <w:p w14:paraId="31F422C8" w14:textId="1C81B286" w:rsidR="003B4817" w:rsidRPr="004D193E" w:rsidRDefault="003B4817" w:rsidP="004D193E">
      <w:pPr>
        <w:pStyle w:val="NormalBPBHEB"/>
        <w:numPr>
          <w:ilvl w:val="0"/>
          <w:numId w:val="24"/>
        </w:numPr>
        <w:rPr>
          <w:b/>
          <w:bCs/>
        </w:rPr>
      </w:pPr>
      <w:r w:rsidRPr="004D193E">
        <w:rPr>
          <w:b/>
          <w:bCs/>
        </w:rPr>
        <w:t>User Onboarding</w:t>
      </w:r>
    </w:p>
    <w:p w14:paraId="7DE714AA" w14:textId="1F0C20B2" w:rsidR="003B4817" w:rsidRPr="003B4817" w:rsidRDefault="003B4817" w:rsidP="004D193E">
      <w:pPr>
        <w:pStyle w:val="NormalBPBHEB"/>
        <w:ind w:left="720"/>
      </w:pPr>
      <w:r w:rsidRPr="003B4817">
        <w:t>Developers can use the service to guide users through onboarding processes by sending timely and relevant information, thereby enhancing the overall user experience</w:t>
      </w:r>
      <w:sdt>
        <w:sdtPr>
          <w:id w:val="1300267947"/>
          <w:citation/>
        </w:sdtPr>
        <w:sdtContent>
          <w:r w:rsidR="00557ABC">
            <w:fldChar w:fldCharType="begin"/>
          </w:r>
          <w:r w:rsidR="00557ABC">
            <w:instrText xml:space="preserve"> CITATION Gupta2006 \l 1033 </w:instrText>
          </w:r>
          <w:r w:rsidR="00557ABC">
            <w:fldChar w:fldCharType="separate"/>
          </w:r>
          <w:r w:rsidR="00A901E9">
            <w:rPr>
              <w:noProof/>
            </w:rPr>
            <w:t xml:space="preserve"> </w:t>
          </w:r>
          <w:r w:rsidR="00A901E9" w:rsidRPr="00A901E9">
            <w:rPr>
              <w:noProof/>
            </w:rPr>
            <w:t>[15]</w:t>
          </w:r>
          <w:r w:rsidR="00557ABC">
            <w:fldChar w:fldCharType="end"/>
          </w:r>
        </w:sdtContent>
      </w:sdt>
      <w:r w:rsidRPr="003B4817">
        <w:t>.</w:t>
      </w:r>
    </w:p>
    <w:p w14:paraId="3F584E68" w14:textId="77777777" w:rsidR="003B4817" w:rsidRPr="003B4817" w:rsidRDefault="003B4817" w:rsidP="004D193E">
      <w:pPr>
        <w:pStyle w:val="NormalBPBHEB"/>
      </w:pPr>
      <w:r w:rsidRPr="003B4817">
        <w:t>Amazon Pinpoint emerges as a valuable tool for developers seeking to optimize user engagement through targeted and personalized communication. By offering a range of communication channels, robust analytics, and the ability to create personalized customer journeys, Amazon Pinpoint empowers developers to build applications that resonate with their audience, ultimately contributing to the success of their digital initiatives.</w:t>
      </w:r>
    </w:p>
    <w:p w14:paraId="1191FBF9" w14:textId="5073A2AB" w:rsidR="003B4817" w:rsidRDefault="003B4817">
      <w:pPr>
        <w:pStyle w:val="Heading1BPBHEB"/>
      </w:pPr>
      <w:bookmarkStart w:id="47" w:name="_Hlk153364094"/>
      <w:r w:rsidRPr="0099023E">
        <w:t>Amazon Simple Email Service</w:t>
      </w:r>
    </w:p>
    <w:bookmarkEnd w:id="47"/>
    <w:p w14:paraId="407B63D5" w14:textId="2B2111C7" w:rsidR="003B4817" w:rsidRPr="003B4817" w:rsidRDefault="003B4817" w:rsidP="004D193E">
      <w:pPr>
        <w:pStyle w:val="NormalBPBHEB"/>
      </w:pPr>
      <w:r w:rsidRPr="003B4817">
        <w:t xml:space="preserve">Communication through email remains a cornerstone in engaging end-users, and Amazon </w:t>
      </w:r>
      <w:r w:rsidRPr="004D193E">
        <w:rPr>
          <w:b/>
          <w:bCs/>
        </w:rPr>
        <w:t>Simple Email Service</w:t>
      </w:r>
      <w:r w:rsidRPr="003B4817">
        <w:t xml:space="preserve"> (</w:t>
      </w:r>
      <w:r w:rsidRPr="004D193E">
        <w:rPr>
          <w:b/>
          <w:bCs/>
        </w:rPr>
        <w:t>SES</w:t>
      </w:r>
      <w:r w:rsidRPr="003B4817">
        <w:t xml:space="preserve">) is a cloud-based solution provided by AWS to facilitate scalable and cost-effective email sending. In this section, we </w:t>
      </w:r>
      <w:r w:rsidR="005B1901">
        <w:t>explore</w:t>
      </w:r>
      <w:r w:rsidRPr="003B4817">
        <w:t xml:space="preserve">  the features and functionalities of Amazon SES, exploring its capabilities in delivering reliable and secure email communication.</w:t>
      </w:r>
    </w:p>
    <w:p w14:paraId="58B1B433" w14:textId="2CC8E055" w:rsidR="003B4817" w:rsidRPr="0099023E" w:rsidRDefault="003B4817" w:rsidP="004D193E">
      <w:pPr>
        <w:pStyle w:val="Heading2BPBHEB"/>
      </w:pPr>
      <w:r w:rsidRPr="0099023E">
        <w:t>Amazon SES Overview</w:t>
      </w:r>
    </w:p>
    <w:p w14:paraId="345AEFDB" w14:textId="67841228" w:rsidR="003B4817" w:rsidRPr="003B4817" w:rsidRDefault="003B4817" w:rsidP="004D193E">
      <w:pPr>
        <w:pStyle w:val="NormalBPBHEB"/>
      </w:pPr>
      <w:r w:rsidRPr="003B4817">
        <w:t xml:space="preserve">Amazon SES is designed to simplify the process of sending transactional and marketing emails. It provides a reliable infrastructure for email delivery, scalable to meet the demands of businesses of all sizes. By leveraging AWS's cloud infrastructure, SES ensures high deliverability rates while offering flexibility and </w:t>
      </w:r>
      <w:r w:rsidR="00666F2D">
        <w:t xml:space="preserve">better </w:t>
      </w:r>
      <w:r w:rsidRPr="003B4817">
        <w:t>cost</w:t>
      </w:r>
      <w:bookmarkStart w:id="48" w:name="_Ref153364134"/>
      <w:sdt>
        <w:sdtPr>
          <w:id w:val="-441685811"/>
          <w:citation/>
        </w:sdtPr>
        <w:sdtContent>
          <w:r w:rsidR="00393E5E">
            <w:fldChar w:fldCharType="begin"/>
          </w:r>
          <w:r w:rsidR="00393E5E">
            <w:instrText xml:space="preserve"> CITATION Services2023a \l 1033 </w:instrText>
          </w:r>
          <w:r w:rsidR="00393E5E">
            <w:fldChar w:fldCharType="separate"/>
          </w:r>
          <w:r w:rsidR="00A901E9">
            <w:rPr>
              <w:noProof/>
            </w:rPr>
            <w:t xml:space="preserve"> </w:t>
          </w:r>
          <w:r w:rsidR="00A901E9" w:rsidRPr="00A901E9">
            <w:rPr>
              <w:noProof/>
            </w:rPr>
            <w:t>[16]</w:t>
          </w:r>
          <w:r w:rsidR="00393E5E">
            <w:fldChar w:fldCharType="end"/>
          </w:r>
        </w:sdtContent>
      </w:sdt>
      <w:bookmarkEnd w:id="48"/>
      <w:r w:rsidRPr="003B4817">
        <w:t>.</w:t>
      </w:r>
    </w:p>
    <w:p w14:paraId="1FB06A8B" w14:textId="5D735676" w:rsidR="003B4817" w:rsidRDefault="003B4817">
      <w:pPr>
        <w:pStyle w:val="Heading2BPBHEB"/>
      </w:pPr>
      <w:r w:rsidRPr="0099023E">
        <w:t>Key Features and Capabilities</w:t>
      </w:r>
    </w:p>
    <w:p w14:paraId="6505CC47" w14:textId="7C4D50F9" w:rsidR="005634F8" w:rsidRPr="0099023E" w:rsidRDefault="00E92E1A" w:rsidP="004D193E">
      <w:pPr>
        <w:pStyle w:val="NormalBPBHEB"/>
      </w:pPr>
      <w:r w:rsidRPr="00E92E1A">
        <w:t>The following key features make Amazon SES an efficient choice for handling email communication needs</w:t>
      </w:r>
      <w:sdt>
        <w:sdtPr>
          <w:id w:val="-671790521"/>
          <w:citation/>
        </w:sdtPr>
        <w:sdtContent>
          <w:r w:rsidR="002E2BEC">
            <w:fldChar w:fldCharType="begin"/>
          </w:r>
          <w:r w:rsidR="002E2BEC">
            <w:instrText xml:space="preserve"> CITATION Services2023a \l 1033 </w:instrText>
          </w:r>
          <w:r w:rsidR="002E2BEC">
            <w:fldChar w:fldCharType="separate"/>
          </w:r>
          <w:r w:rsidR="00A901E9">
            <w:rPr>
              <w:noProof/>
            </w:rPr>
            <w:t xml:space="preserve"> </w:t>
          </w:r>
          <w:r w:rsidR="00A901E9" w:rsidRPr="00A901E9">
            <w:rPr>
              <w:noProof/>
            </w:rPr>
            <w:t>[16]</w:t>
          </w:r>
          <w:r w:rsidR="002E2BEC">
            <w:fldChar w:fldCharType="end"/>
          </w:r>
        </w:sdtContent>
      </w:sdt>
      <w:r>
        <w:t>:</w:t>
      </w:r>
    </w:p>
    <w:p w14:paraId="4DF422FF" w14:textId="19996F64" w:rsidR="003B4817" w:rsidRPr="004D193E" w:rsidRDefault="003B4817" w:rsidP="004D193E">
      <w:pPr>
        <w:pStyle w:val="NormalBPBHEB"/>
        <w:numPr>
          <w:ilvl w:val="0"/>
          <w:numId w:val="24"/>
        </w:numPr>
        <w:rPr>
          <w:b/>
          <w:bCs/>
        </w:rPr>
      </w:pPr>
      <w:r w:rsidRPr="004D193E">
        <w:rPr>
          <w:b/>
          <w:bCs/>
        </w:rPr>
        <w:t>Email Sending</w:t>
      </w:r>
    </w:p>
    <w:p w14:paraId="29EF7BF0" w14:textId="7410B7D1" w:rsidR="003B4817" w:rsidRPr="003B4817" w:rsidRDefault="003B4817" w:rsidP="004D193E">
      <w:pPr>
        <w:pStyle w:val="NormalBPBHEB"/>
        <w:ind w:left="720"/>
      </w:pPr>
      <w:r w:rsidRPr="003B4817">
        <w:t>Amazon SES enables developers to send a variety of email types, including transactional and marketing emails. Its robust infrastructure ensures reliable delivery while allowing for easy integration with applications and systems.</w:t>
      </w:r>
    </w:p>
    <w:p w14:paraId="63725DDB" w14:textId="6AA9062E" w:rsidR="003B4817" w:rsidRPr="004D193E" w:rsidRDefault="003B4817" w:rsidP="004D193E">
      <w:pPr>
        <w:pStyle w:val="NormalBPBHEB"/>
        <w:numPr>
          <w:ilvl w:val="0"/>
          <w:numId w:val="24"/>
        </w:numPr>
        <w:rPr>
          <w:b/>
          <w:bCs/>
        </w:rPr>
      </w:pPr>
      <w:r w:rsidRPr="004D193E">
        <w:rPr>
          <w:b/>
          <w:bCs/>
        </w:rPr>
        <w:lastRenderedPageBreak/>
        <w:t>Deliverability</w:t>
      </w:r>
    </w:p>
    <w:p w14:paraId="35879930" w14:textId="2E846EB0" w:rsidR="003B4817" w:rsidRPr="003B4817" w:rsidRDefault="003B4817" w:rsidP="004D193E">
      <w:pPr>
        <w:pStyle w:val="NormalBPBHEB"/>
        <w:ind w:left="720"/>
      </w:pP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2E0C9F3B" w14:textId="77777777" w:rsidR="003B4817" w:rsidRPr="004D193E" w:rsidRDefault="003B4817" w:rsidP="004D193E">
      <w:pPr>
        <w:pStyle w:val="NormalBPBHEB"/>
        <w:numPr>
          <w:ilvl w:val="0"/>
          <w:numId w:val="24"/>
        </w:numPr>
        <w:rPr>
          <w:b/>
          <w:bCs/>
        </w:rPr>
      </w:pPr>
      <w:r w:rsidRPr="004D193E">
        <w:rPr>
          <w:b/>
          <w:bCs/>
        </w:rPr>
        <w:t>Content Personalization:</w:t>
      </w:r>
    </w:p>
    <w:p w14:paraId="35455747" w14:textId="29971913" w:rsidR="003B4817" w:rsidRPr="003B4817" w:rsidRDefault="003B4817" w:rsidP="004D193E">
      <w:pPr>
        <w:pStyle w:val="NormalBPBHEB"/>
        <w:ind w:left="720"/>
      </w:pPr>
      <w:r w:rsidRPr="003B4817">
        <w:t xml:space="preserve">Developers can personalize email content using dynamic variables, allowing for the customization of messages based on user attributes or behaviors. This personalization enhances user engagement and the overall </w:t>
      </w:r>
      <w:r w:rsidR="00C348A0">
        <w:t>efficiency</w:t>
      </w:r>
      <w:r w:rsidRPr="003B4817">
        <w:t xml:space="preserve"> of email campaigns.</w:t>
      </w:r>
    </w:p>
    <w:p w14:paraId="40320527" w14:textId="77777777" w:rsidR="003B4817" w:rsidRPr="004D193E" w:rsidRDefault="003B4817" w:rsidP="004D193E">
      <w:pPr>
        <w:pStyle w:val="NormalBPBHEB"/>
        <w:numPr>
          <w:ilvl w:val="0"/>
          <w:numId w:val="24"/>
        </w:numPr>
        <w:rPr>
          <w:b/>
          <w:bCs/>
        </w:rPr>
      </w:pPr>
      <w:r w:rsidRPr="004D193E">
        <w:rPr>
          <w:b/>
          <w:bCs/>
        </w:rPr>
        <w:t>Integration with AWS Ecosystem:</w:t>
      </w:r>
    </w:p>
    <w:p w14:paraId="59FC7226" w14:textId="33ADD8B6" w:rsidR="003B4817" w:rsidRPr="003B4817" w:rsidRDefault="003B4817" w:rsidP="004D193E">
      <w:pPr>
        <w:pStyle w:val="NormalBPBHEB"/>
        <w:ind w:left="720"/>
      </w:pPr>
      <w:r w:rsidRPr="003B4817">
        <w:t>Amazon SES seamlessly integrates with other AWS services, such as AWS Lambda and Amazon S3. This integration enhances SES's capabilities, allowing developers to build comprehensive and automated email workflows.</w:t>
      </w:r>
    </w:p>
    <w:p w14:paraId="44B3F27F" w14:textId="19741FEA" w:rsidR="003B4817" w:rsidRPr="0099023E" w:rsidRDefault="003B4817" w:rsidP="004D193E">
      <w:pPr>
        <w:pStyle w:val="Heading2BPBHEB"/>
      </w:pPr>
      <w:r w:rsidRPr="0099023E">
        <w:t>Security and Compliance</w:t>
      </w:r>
    </w:p>
    <w:p w14:paraId="466AD20B" w14:textId="2F5F8287"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r w:rsidRPr="004D193E">
        <w:rPr>
          <w:b/>
          <w:bCs/>
        </w:rPr>
        <w:t>DKIM</w:t>
      </w:r>
      <w:r w:rsidRPr="003B4817">
        <w:t xml:space="preserve"> (</w:t>
      </w:r>
      <w:r w:rsidRPr="004D193E">
        <w:rPr>
          <w:b/>
          <w:bCs/>
        </w:rPr>
        <w:t>DomainKeys Identified Mail</w:t>
      </w:r>
      <w:r w:rsidRPr="003B4817">
        <w:t xml:space="preserve">) and </w:t>
      </w:r>
      <w:r w:rsidRPr="004D193E">
        <w:rPr>
          <w:b/>
          <w:bCs/>
        </w:rPr>
        <w:t>SPF</w:t>
      </w:r>
      <w:r w:rsidRPr="003B4817">
        <w:t xml:space="preserve"> (</w:t>
      </w:r>
      <w:r w:rsidRPr="004D193E">
        <w:rPr>
          <w:b/>
          <w:bCs/>
        </w:rPr>
        <w:t>Sender Policy Framework</w:t>
      </w:r>
      <w:r w:rsidRPr="003B4817">
        <w:t>) authentication contribute to the security of email communications.</w:t>
      </w:r>
    </w:p>
    <w:p w14:paraId="0B08DD05" w14:textId="3F9A8F85" w:rsidR="003B4817" w:rsidRDefault="003B4817">
      <w:pPr>
        <w:pStyle w:val="Heading2BPBHEB"/>
      </w:pPr>
      <w:r w:rsidRPr="0099023E">
        <w:t>Use Cases</w:t>
      </w:r>
    </w:p>
    <w:p w14:paraId="6613B936" w14:textId="77777777" w:rsidR="006D1E17" w:rsidRPr="006D1E17" w:rsidRDefault="006D1E17" w:rsidP="006D1E17">
      <w:pPr>
        <w:pStyle w:val="NormalBPBHEB"/>
      </w:pPr>
      <w:r w:rsidRPr="006D1E17">
        <w:t>Here are some common applications of Amazon SES that highlight its versatility:</w:t>
      </w:r>
    </w:p>
    <w:p w14:paraId="6E13C74E" w14:textId="4C3E10E6" w:rsidR="003B4817" w:rsidRPr="004D193E" w:rsidRDefault="003B4817" w:rsidP="004D193E">
      <w:pPr>
        <w:pStyle w:val="NormalBPBHEB"/>
        <w:numPr>
          <w:ilvl w:val="0"/>
          <w:numId w:val="27"/>
        </w:numPr>
        <w:rPr>
          <w:b/>
          <w:bCs/>
        </w:rPr>
      </w:pPr>
      <w:r w:rsidRPr="004D193E">
        <w:rPr>
          <w:b/>
          <w:bCs/>
        </w:rPr>
        <w:t>Transactional Emails</w:t>
      </w:r>
    </w:p>
    <w:p w14:paraId="07D1E7E9" w14:textId="5FF45F76" w:rsidR="003B4817" w:rsidRPr="003B4817" w:rsidRDefault="003B4817" w:rsidP="004D193E">
      <w:pPr>
        <w:pStyle w:val="NormalBPBHEB"/>
        <w:ind w:left="720"/>
      </w:pPr>
      <w:r w:rsidRPr="003B4817">
        <w:t>Amazon SES is well-suited for sending transactional emails, such as order confirmations, password resets, and other personalized communications</w:t>
      </w:r>
      <w:sdt>
        <w:sdtPr>
          <w:id w:val="-2092757280"/>
          <w:citation/>
        </w:sdtPr>
        <w:sdtContent>
          <w:r w:rsidR="006F5904">
            <w:fldChar w:fldCharType="begin"/>
          </w:r>
          <w:r w:rsidR="006F5904">
            <w:instrText xml:space="preserve"> CITATION Brown2019 \l 1033 </w:instrText>
          </w:r>
          <w:r w:rsidR="006F5904">
            <w:fldChar w:fldCharType="separate"/>
          </w:r>
          <w:r w:rsidR="00A901E9">
            <w:rPr>
              <w:noProof/>
            </w:rPr>
            <w:t xml:space="preserve"> </w:t>
          </w:r>
          <w:r w:rsidR="00A901E9" w:rsidRPr="00A901E9">
            <w:rPr>
              <w:noProof/>
            </w:rPr>
            <w:t>[17]</w:t>
          </w:r>
          <w:r w:rsidR="006F5904">
            <w:fldChar w:fldCharType="end"/>
          </w:r>
        </w:sdtContent>
      </w:sdt>
      <w:r w:rsidRPr="003B4817">
        <w:t>.</w:t>
      </w:r>
    </w:p>
    <w:p w14:paraId="1ABA90C4" w14:textId="041B2B11" w:rsidR="003B4817" w:rsidRPr="004D193E" w:rsidRDefault="003B4817" w:rsidP="004D193E">
      <w:pPr>
        <w:pStyle w:val="NormalBPBHEB"/>
        <w:numPr>
          <w:ilvl w:val="0"/>
          <w:numId w:val="27"/>
        </w:numPr>
        <w:rPr>
          <w:b/>
          <w:bCs/>
        </w:rPr>
      </w:pPr>
      <w:r w:rsidRPr="004D193E">
        <w:rPr>
          <w:b/>
          <w:bCs/>
        </w:rPr>
        <w:t>Marketing Campaigns</w:t>
      </w:r>
    </w:p>
    <w:p w14:paraId="02506EBF" w14:textId="78D1F090" w:rsidR="003B4817" w:rsidRPr="003B4817" w:rsidRDefault="003B4817" w:rsidP="004D193E">
      <w:pPr>
        <w:pStyle w:val="NormalBPBHEB"/>
        <w:ind w:left="720"/>
      </w:pPr>
      <w:r w:rsidRPr="003B4817">
        <w:t>Developers can leverage Amazon SES for marketing campaigns, ensuring that promotional emails reach a wide audience reliably</w:t>
      </w:r>
      <w:sdt>
        <w:sdtPr>
          <w:id w:val="418456202"/>
          <w:citation/>
        </w:sdtPr>
        <w:sdtContent>
          <w:r w:rsidR="006F5904">
            <w:fldChar w:fldCharType="begin"/>
          </w:r>
          <w:r w:rsidR="006F5904">
            <w:instrText xml:space="preserve"> CITATION Sharma2016 \l 1033 </w:instrText>
          </w:r>
          <w:r w:rsidR="006F5904">
            <w:fldChar w:fldCharType="separate"/>
          </w:r>
          <w:r w:rsidR="00A901E9">
            <w:rPr>
              <w:noProof/>
            </w:rPr>
            <w:t xml:space="preserve"> </w:t>
          </w:r>
          <w:r w:rsidR="00A901E9" w:rsidRPr="00A901E9">
            <w:rPr>
              <w:noProof/>
            </w:rPr>
            <w:t>[18]</w:t>
          </w:r>
          <w:r w:rsidR="006F5904">
            <w:fldChar w:fldCharType="end"/>
          </w:r>
        </w:sdtContent>
      </w:sdt>
      <w:r w:rsidRPr="003B4817">
        <w:t>.</w:t>
      </w:r>
    </w:p>
    <w:p w14:paraId="11442877" w14:textId="17399FDA" w:rsidR="003B4817" w:rsidRPr="003B4817" w:rsidRDefault="003B4817" w:rsidP="004D193E">
      <w:pPr>
        <w:pStyle w:val="NormalBPBHEB"/>
      </w:pPr>
      <w:r w:rsidRPr="003B4817">
        <w:t>Amazon SES emerges as a robust solution for businesses and developers seeking to establish reliable and scalable email communication. With a focus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7D34E4B4" w:rsidR="003B4817" w:rsidRDefault="003B4817">
      <w:pPr>
        <w:pStyle w:val="Heading1BPBHEB"/>
      </w:pPr>
      <w:r w:rsidRPr="00D156A3">
        <w:t>AWS Amplify</w:t>
      </w:r>
    </w:p>
    <w:p w14:paraId="10174391" w14:textId="18B61F47" w:rsidR="003B4817" w:rsidRPr="003B4817" w:rsidRDefault="003B4817" w:rsidP="004D193E">
      <w:pPr>
        <w:pStyle w:val="NormalBPBHEB"/>
      </w:pPr>
      <w:r w:rsidRPr="003B4817">
        <w:t xml:space="preserve">In the ever-evolving landscape of web and mobile application development, AWS Amplify stands out as a comprehensive set of tools and services designed to streamline the process of </w:t>
      </w:r>
      <w:r w:rsidRPr="003B4817">
        <w:lastRenderedPageBreak/>
        <w:t xml:space="preserve">building scalable and feature-rich front-end applications. This section </w:t>
      </w:r>
      <w:r w:rsidR="00D17DDD">
        <w:t>explores</w:t>
      </w:r>
      <w:r w:rsidRPr="003B4817">
        <w:t xml:space="preserve">  the functionalities and benefits of AWS Amplify, exploring its role in simplifying the development lifecycle.</w:t>
      </w:r>
    </w:p>
    <w:p w14:paraId="6787BDCE" w14:textId="2FE1CFF6" w:rsidR="003B4817" w:rsidRPr="00477B0C" w:rsidRDefault="003B4817" w:rsidP="004D193E">
      <w:pPr>
        <w:pStyle w:val="Heading2BPBHEB"/>
      </w:pPr>
      <w:r w:rsidRPr="00477B0C">
        <w:t>AWS Amplify Overview</w:t>
      </w:r>
    </w:p>
    <w:p w14:paraId="5D898783" w14:textId="561EB368" w:rsidR="003B4817" w:rsidRPr="003B4817" w:rsidRDefault="003B4817" w:rsidP="004D193E">
      <w:pPr>
        <w:pStyle w:val="NormalBPBHEB"/>
      </w:pPr>
      <w:r w:rsidRPr="003B4817">
        <w:t>AWS Amplify is a development platform that facilitates the building and deployment of full-stack web and mobile applications. With a focus on providing developers with a seamless experience, Amplify integrates with popular frameworks and services, enabling the creation of modern, serverless applications</w:t>
      </w:r>
      <w:bookmarkStart w:id="49" w:name="_Ref153364699"/>
      <w:sdt>
        <w:sdtPr>
          <w:id w:val="-1632234517"/>
          <w:citation/>
        </w:sdt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bookmarkEnd w:id="49"/>
      <w:r w:rsidRPr="003B4817">
        <w:t>.</w:t>
      </w:r>
    </w:p>
    <w:p w14:paraId="00209A37" w14:textId="4C06E704" w:rsidR="003B4817" w:rsidRDefault="003B4817">
      <w:pPr>
        <w:pStyle w:val="Heading2BPBHEB"/>
      </w:pPr>
      <w:r w:rsidRPr="00477B0C">
        <w:t>Key Features and Capabilities</w:t>
      </w:r>
    </w:p>
    <w:p w14:paraId="2DB02815" w14:textId="7C233CCB" w:rsidR="005634F8" w:rsidRPr="00477B0C" w:rsidRDefault="00400044" w:rsidP="004D193E">
      <w:pPr>
        <w:pStyle w:val="NormalBPBHEB"/>
      </w:pPr>
      <w:r w:rsidRPr="00400044">
        <w:t>The following features make AWS Amplify an invaluable tool for developers focused on building efficient and scalable applications</w:t>
      </w:r>
      <w:sdt>
        <w:sdtPr>
          <w:id w:val="-204952196"/>
          <w:citation/>
        </w:sdt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r>
        <w:t>:</w:t>
      </w:r>
    </w:p>
    <w:p w14:paraId="7DC8D97D" w14:textId="09EAC29B" w:rsidR="003B4817" w:rsidRPr="004D193E" w:rsidRDefault="003B4817" w:rsidP="004D193E">
      <w:pPr>
        <w:pStyle w:val="NormalBPBHEB"/>
        <w:numPr>
          <w:ilvl w:val="0"/>
          <w:numId w:val="26"/>
        </w:numPr>
        <w:rPr>
          <w:b/>
          <w:bCs/>
        </w:rPr>
      </w:pPr>
      <w:r w:rsidRPr="004D193E">
        <w:rPr>
          <w:b/>
          <w:bCs/>
        </w:rPr>
        <w:t>Front-end Framework Agnostic</w:t>
      </w:r>
    </w:p>
    <w:p w14:paraId="1D4C8261" w14:textId="2E578B48" w:rsidR="003B4817" w:rsidRPr="003B4817" w:rsidRDefault="003B4817" w:rsidP="004D193E">
      <w:pPr>
        <w:pStyle w:val="NormalBPBHEB"/>
        <w:ind w:left="720"/>
      </w:pPr>
      <w:r w:rsidRPr="003B4817">
        <w:t>AWS Amplify is designed to work with a variety of front-end frameworks, including React, Angular, and Vue.js. This framework agnosticism enhances developer flexibility, allowing them to use the tools they are most comfortable with.</w:t>
      </w:r>
    </w:p>
    <w:p w14:paraId="1B328FBE" w14:textId="0E386E3B" w:rsidR="003B4817" w:rsidRPr="004D193E" w:rsidRDefault="003B4817" w:rsidP="004D193E">
      <w:pPr>
        <w:pStyle w:val="NormalBPBHEB"/>
        <w:numPr>
          <w:ilvl w:val="0"/>
          <w:numId w:val="26"/>
        </w:numPr>
        <w:rPr>
          <w:b/>
          <w:bCs/>
        </w:rPr>
      </w:pPr>
      <w:r w:rsidRPr="004D193E">
        <w:rPr>
          <w:b/>
          <w:bCs/>
        </w:rPr>
        <w:t>Authentication and Authorization</w:t>
      </w:r>
    </w:p>
    <w:p w14:paraId="7DC130F4" w14:textId="6F8702D9" w:rsidR="003B4817" w:rsidRPr="003B4817" w:rsidRDefault="003B4817" w:rsidP="004D193E">
      <w:pPr>
        <w:pStyle w:val="NormalBPBHEB"/>
        <w:ind w:left="720"/>
      </w:pPr>
      <w:r w:rsidRPr="003B4817">
        <w:t>Amplify simplifies user authentication and authorization processes, offering built-in authentication workflows and support for social identity providers. This streamlines the implementation of secure user access controls.</w:t>
      </w:r>
    </w:p>
    <w:p w14:paraId="77800509" w14:textId="2678470F" w:rsidR="003B4817" w:rsidRPr="004D193E" w:rsidRDefault="003B4817" w:rsidP="004D193E">
      <w:pPr>
        <w:pStyle w:val="NormalBPBHEB"/>
        <w:numPr>
          <w:ilvl w:val="0"/>
          <w:numId w:val="26"/>
        </w:numPr>
        <w:rPr>
          <w:b/>
          <w:bCs/>
        </w:rPr>
      </w:pPr>
      <w:r w:rsidRPr="004D193E">
        <w:rPr>
          <w:b/>
          <w:bCs/>
        </w:rPr>
        <w:t>API Management</w:t>
      </w:r>
    </w:p>
    <w:p w14:paraId="054E28FA" w14:textId="298539CB" w:rsidR="003B4817" w:rsidRPr="003B4817" w:rsidRDefault="003B4817" w:rsidP="004D193E">
      <w:pPr>
        <w:pStyle w:val="NormalBPBHEB"/>
        <w:ind w:left="720"/>
      </w:pPr>
      <w:r w:rsidRPr="003B4817">
        <w:t>With Amplify, developers can easily manage APIs, both REST and GraphQL. The platform simplifies the creation and integration of APIs, making it efficient for developers to connect their applications to various data sources.</w:t>
      </w:r>
    </w:p>
    <w:p w14:paraId="2286B84B" w14:textId="6F4ADF7E" w:rsidR="003B4817" w:rsidRPr="004D193E" w:rsidRDefault="003B4817" w:rsidP="004D193E">
      <w:pPr>
        <w:pStyle w:val="NormalBPBHEB"/>
        <w:numPr>
          <w:ilvl w:val="0"/>
          <w:numId w:val="26"/>
        </w:numPr>
        <w:rPr>
          <w:b/>
          <w:bCs/>
        </w:rPr>
      </w:pPr>
      <w:r w:rsidRPr="004D193E">
        <w:rPr>
          <w:b/>
          <w:bCs/>
        </w:rPr>
        <w:t>CI/CD Integration</w:t>
      </w:r>
    </w:p>
    <w:p w14:paraId="2558D4F0" w14:textId="7706D711" w:rsidR="003B4817" w:rsidRPr="003B4817" w:rsidRDefault="003B4817" w:rsidP="004D193E">
      <w:pPr>
        <w:pStyle w:val="NormalBPBHEB"/>
        <w:ind w:left="720"/>
      </w:pPr>
      <w:r w:rsidRPr="003B4817">
        <w:t>Continuous integration and deployment (CI/CD) are integral to modern application development. AWS Amplify integrates with popular CI/CD tools, automating the build, test, and deployment processes for web and mobile applications.</w:t>
      </w:r>
    </w:p>
    <w:p w14:paraId="0005EC86" w14:textId="44BB1080" w:rsidR="00881B12" w:rsidRDefault="004C306F" w:rsidP="004D193E">
      <w:pPr>
        <w:pStyle w:val="NormalBPBHEB"/>
      </w:pPr>
      <w:r w:rsidRPr="004C306F">
        <w:t>Figure 9.6 illustrates the common Amplify architecture within an AWS Region, showcasing its integration capabilities and streamlined structure for deploying robust applications across AWS</w:t>
      </w:r>
      <w:r>
        <w:t>:</w:t>
      </w:r>
    </w:p>
    <w:p w14:paraId="1C3D080F" w14:textId="77777777" w:rsidR="009E2FFE" w:rsidRDefault="00C924E1" w:rsidP="009E2FFE">
      <w:pPr>
        <w:keepNext/>
        <w:pBdr>
          <w:top w:val="nil"/>
          <w:left w:val="nil"/>
          <w:bottom w:val="nil"/>
          <w:right w:val="nil"/>
          <w:between w:val="nil"/>
        </w:pBdr>
        <w:shd w:val="clear" w:color="auto" w:fill="FFFFFF"/>
        <w:spacing w:after="100" w:line="276" w:lineRule="auto"/>
        <w:jc w:val="center"/>
      </w:pPr>
      <w:r>
        <w:rPr>
          <w:noProof/>
        </w:rPr>
        <w:lastRenderedPageBreak/>
        <w:drawing>
          <wp:inline distT="0" distB="0" distL="0" distR="0" wp14:anchorId="1B41EA3F" wp14:editId="01DF412C">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3FD9632A" w:rsidR="00881B12" w:rsidRPr="00881B12" w:rsidRDefault="009E2FFE"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844175" w:rsidRPr="004D193E">
        <w:rPr>
          <w:b/>
          <w:bCs w:val="0"/>
        </w:rPr>
        <w:t>:</w:t>
      </w:r>
      <w:r>
        <w:t xml:space="preserve"> C</w:t>
      </w:r>
      <w:r w:rsidRPr="00CD6103">
        <w:t>ommon Amplify Architecture in an AWS Region</w:t>
      </w:r>
      <w:r>
        <w:t xml:space="preserve"> (AWS Blogs)</w:t>
      </w:r>
      <w:r w:rsidRPr="00CD6103">
        <w:t>.</w:t>
      </w:r>
    </w:p>
    <w:p w14:paraId="49B3798B" w14:textId="77777777" w:rsidR="00881B12" w:rsidRPr="00881B12" w:rsidRDefault="00881B12" w:rsidP="004D193E">
      <w:pPr>
        <w:pStyle w:val="NormalBPBHEB"/>
      </w:pPr>
    </w:p>
    <w:p w14:paraId="5BEDBDCC" w14:textId="7E4F77CA" w:rsidR="003B4817" w:rsidRPr="00477B0C" w:rsidRDefault="003B4817" w:rsidP="004D193E">
      <w:pPr>
        <w:pStyle w:val="Heading2BPBHEB"/>
      </w:pPr>
      <w:r w:rsidRPr="00477B0C">
        <w:t>Serverless Functionality</w:t>
      </w:r>
    </w:p>
    <w:p w14:paraId="4A97274E" w14:textId="2E8C642B"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Serverless functions can be easily integrated into applications to enhance functionality and scalability</w:t>
      </w:r>
      <w:sdt>
        <w:sdtPr>
          <w:id w:val="1149631606"/>
          <w:citation/>
        </w:sdtPr>
        <w:sdtContent>
          <w:r w:rsidR="00401D36">
            <w:fldChar w:fldCharType="begin"/>
          </w:r>
          <w:r w:rsidR="00401D36">
            <w:instrText xml:space="preserve"> CITATION Bre19 \l 1033 </w:instrText>
          </w:r>
          <w:r w:rsidR="00401D36">
            <w:fldChar w:fldCharType="separate"/>
          </w:r>
          <w:r w:rsidR="00A901E9">
            <w:rPr>
              <w:noProof/>
            </w:rPr>
            <w:t xml:space="preserve"> </w:t>
          </w:r>
          <w:r w:rsidR="00A901E9" w:rsidRPr="00A901E9">
            <w:rPr>
              <w:noProof/>
            </w:rPr>
            <w:t>[20]</w:t>
          </w:r>
          <w:r w:rsidR="00401D36">
            <w:fldChar w:fldCharType="end"/>
          </w:r>
        </w:sdtContent>
      </w:sdt>
      <w:r w:rsidRPr="003B4817">
        <w:t>.</w:t>
      </w:r>
    </w:p>
    <w:p w14:paraId="23CBC044" w14:textId="2A4D1B96" w:rsidR="003B4817" w:rsidRPr="00477B0C" w:rsidRDefault="003B4817" w:rsidP="004D193E">
      <w:pPr>
        <w:pStyle w:val="Heading2BPBHEB"/>
      </w:pPr>
      <w:r w:rsidRPr="00477B0C">
        <w:t>Scalability and Performance</w:t>
      </w:r>
    </w:p>
    <w:p w14:paraId="5A9BBDE1" w14:textId="09A217D3" w:rsidR="003B4817" w:rsidRPr="003B4817" w:rsidRDefault="003B4817" w:rsidP="004D193E">
      <w:pPr>
        <w:pStyle w:val="NormalBPBHEB"/>
      </w:pPr>
      <w:r w:rsidRPr="003B4817">
        <w:t>Amplify applications benefit from the scalability and performance optimizations provided by AWS services. This ensures that applications can handle varying workloads and deliver a responsive user experience</w:t>
      </w:r>
      <w:sdt>
        <w:sdtPr>
          <w:id w:val="-1097795136"/>
          <w:citation/>
        </w:sdtPr>
        <w:sdtContent>
          <w:r w:rsidR="00455E83">
            <w:fldChar w:fldCharType="begin"/>
          </w:r>
          <w:r w:rsidR="00455E83">
            <w:instrText xml:space="preserve"> CITATION Cha20 \l 1033 </w:instrText>
          </w:r>
          <w:r w:rsidR="00455E83">
            <w:fldChar w:fldCharType="separate"/>
          </w:r>
          <w:r w:rsidR="00A901E9">
            <w:rPr>
              <w:noProof/>
            </w:rPr>
            <w:t xml:space="preserve"> </w:t>
          </w:r>
          <w:r w:rsidR="00A901E9" w:rsidRPr="00A901E9">
            <w:rPr>
              <w:noProof/>
            </w:rPr>
            <w:t>[21]</w:t>
          </w:r>
          <w:r w:rsidR="00455E83">
            <w:fldChar w:fldCharType="end"/>
          </w:r>
        </w:sdtContent>
      </w:sdt>
      <w:r w:rsidRPr="003B4817">
        <w:t>.</w:t>
      </w:r>
    </w:p>
    <w:p w14:paraId="57674058" w14:textId="77777777" w:rsidR="005634F8" w:rsidRPr="00477B0C" w:rsidRDefault="005634F8" w:rsidP="004D193E">
      <w:pPr>
        <w:pStyle w:val="NormalBPBHEB"/>
      </w:pPr>
    </w:p>
    <w:p w14:paraId="524C6080" w14:textId="77777777" w:rsidR="003B4817" w:rsidRPr="003B4817" w:rsidRDefault="003B4817" w:rsidP="004D193E">
      <w:pPr>
        <w:pStyle w:val="NormalBPBHEB"/>
      </w:pPr>
      <w:r w:rsidRPr="003B4817">
        <w:t>AWS Amplify emerges as a versatile and powerful toolset for developers venturing into front-end web and mobile application development. With its flexibility, integration capabilities, and 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53BFCBD2" w14:textId="09F7B274" w:rsidR="003B4817" w:rsidRPr="00C349D9" w:rsidRDefault="005634F8" w:rsidP="004D193E">
      <w:pPr>
        <w:pStyle w:val="Heading1BPBHEB"/>
      </w:pPr>
      <w:bookmarkStart w:id="50" w:name="_Hlk153365071"/>
      <w:r w:rsidRPr="00C349D9">
        <w:t>Introduction</w:t>
      </w:r>
      <w:r>
        <w:t xml:space="preserve"> to </w:t>
      </w:r>
      <w:r w:rsidR="003B4817" w:rsidRPr="00C349D9">
        <w:t>AWS AppSync</w:t>
      </w:r>
    </w:p>
    <w:bookmarkEnd w:id="50"/>
    <w:p w14:paraId="6087713B" w14:textId="48459154" w:rsidR="003B4817" w:rsidRPr="003B4817" w:rsidRDefault="003B4817" w:rsidP="004D193E">
      <w:pPr>
        <w:pStyle w:val="NormalBPBHEB"/>
      </w:pPr>
      <w:r w:rsidRPr="003B4817">
        <w:t xml:space="preserve">In the dynamic realm of front-end web and mobile development, AWS AppSync stands as a powerful service that simplifies the process of building scalable and interactive applications. </w:t>
      </w:r>
      <w:r w:rsidRPr="003B4817">
        <w:lastRenderedPageBreak/>
        <w:t xml:space="preserve">This section </w:t>
      </w:r>
      <w:r w:rsidR="00F440C7">
        <w:t>explores</w:t>
      </w:r>
      <w:r w:rsidRPr="003B4817">
        <w:t xml:space="preserve"> the functionalities and features of AWS AppSync, exploring its role in facilitating efficient data synchronization and communication between applications and backend services.</w:t>
      </w:r>
    </w:p>
    <w:p w14:paraId="470FE04A" w14:textId="2EC5BB03" w:rsidR="003B4817" w:rsidRPr="00C349D9" w:rsidRDefault="003B4817" w:rsidP="004D193E">
      <w:pPr>
        <w:pStyle w:val="Heading2BPBHEB"/>
      </w:pPr>
      <w:r w:rsidRPr="00C349D9">
        <w:t>AWS AppSync Overview</w:t>
      </w:r>
    </w:p>
    <w:p w14:paraId="471C5A63" w14:textId="63425F2E" w:rsidR="003B4817" w:rsidRPr="003B4817" w:rsidRDefault="003B4817" w:rsidP="004D193E">
      <w:pPr>
        <w:pStyle w:val="NormalBPBHEB"/>
      </w:pPr>
      <w:r w:rsidRPr="003B4817">
        <w:t xml:space="preserve">AWS AppSync is a managed service that enables developers to create flexible and scalable APIs for applications by handling 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51" w:name="_Ref153365148"/>
      <w:sdt>
        <w:sdtPr>
          <w:id w:val="-151535562"/>
          <w:citation/>
        </w:sdt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bookmarkEnd w:id="51"/>
      <w:r w:rsidRPr="003B4817">
        <w:t>.</w:t>
      </w:r>
    </w:p>
    <w:p w14:paraId="25C46A33" w14:textId="08792B5D" w:rsidR="003B4817" w:rsidRDefault="003B4817">
      <w:pPr>
        <w:pStyle w:val="Heading2BPBHEB"/>
      </w:pPr>
      <w:r w:rsidRPr="00C349D9">
        <w:t>Key Features and Capabilities</w:t>
      </w:r>
    </w:p>
    <w:p w14:paraId="2FA2DC58" w14:textId="701F751D" w:rsidR="005634F8" w:rsidRPr="00C349D9" w:rsidRDefault="004036E1" w:rsidP="004D193E">
      <w:pPr>
        <w:pStyle w:val="NormalBPBHEB"/>
      </w:pPr>
      <w:r w:rsidRPr="004036E1">
        <w:t>The following key features showcase the extensive functionality AWS AppSync offers to developers building front-end applications</w:t>
      </w:r>
      <w:sdt>
        <w:sdtPr>
          <w:id w:val="135460525"/>
          <w:citation/>
        </w:sdt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r>
        <w:t>:</w:t>
      </w:r>
    </w:p>
    <w:p w14:paraId="7B2ADF05" w14:textId="2B814CAD" w:rsidR="003B4817" w:rsidRPr="004D193E" w:rsidRDefault="003B4817" w:rsidP="004D193E">
      <w:pPr>
        <w:pStyle w:val="NormalBPBHEB"/>
        <w:numPr>
          <w:ilvl w:val="0"/>
          <w:numId w:val="25"/>
        </w:numPr>
        <w:rPr>
          <w:b/>
          <w:bCs/>
        </w:rPr>
      </w:pPr>
      <w:r w:rsidRPr="004D193E">
        <w:rPr>
          <w:b/>
          <w:bCs/>
        </w:rPr>
        <w:t>GraphQL as a Service</w:t>
      </w:r>
    </w:p>
    <w:p w14:paraId="36BAC15F" w14:textId="582E2AEE" w:rsidR="003B4817" w:rsidRPr="003B4817" w:rsidRDefault="003B4817" w:rsidP="004D193E">
      <w:pPr>
        <w:pStyle w:val="NormalBPBHEB"/>
        <w:ind w:left="720"/>
      </w:pPr>
      <w:r w:rsidRPr="003B4817">
        <w:t>AWS AppSync utilizes GraphQL, a powerful query language for APIs, providing a flexible and efficient way to request and deliver data. This enables clients to request only the data they need, reducing over-fetching and improving performance.</w:t>
      </w:r>
    </w:p>
    <w:p w14:paraId="35992B69" w14:textId="2B290499" w:rsidR="003B4817" w:rsidRPr="004D193E" w:rsidRDefault="003B4817" w:rsidP="004D193E">
      <w:pPr>
        <w:pStyle w:val="NormalBPBHEB"/>
        <w:numPr>
          <w:ilvl w:val="0"/>
          <w:numId w:val="25"/>
        </w:numPr>
        <w:rPr>
          <w:b/>
          <w:bCs/>
        </w:rPr>
      </w:pPr>
      <w:r w:rsidRPr="004D193E">
        <w:rPr>
          <w:b/>
          <w:bCs/>
        </w:rPr>
        <w:t>Real-time Data Synchronization</w:t>
      </w:r>
    </w:p>
    <w:p w14:paraId="50232313" w14:textId="7E31C865" w:rsidR="003B4817" w:rsidRPr="003B4817" w:rsidRDefault="003B4817" w:rsidP="004D193E">
      <w:pPr>
        <w:pStyle w:val="NormalBPBHEB"/>
        <w:ind w:left="720"/>
      </w:pPr>
      <w:r w:rsidRPr="003B4817">
        <w:t>One of the standout features of AppSync is its support for real-time data synchronization. It enables developers to build applications that can receive real-time updates from the backend, enhancing the overall user experience.</w:t>
      </w:r>
    </w:p>
    <w:p w14:paraId="6F057820" w14:textId="1051BF6A" w:rsidR="003B4817" w:rsidRPr="004D193E" w:rsidRDefault="003B4817" w:rsidP="004D193E">
      <w:pPr>
        <w:pStyle w:val="NormalBPBHEB"/>
        <w:numPr>
          <w:ilvl w:val="0"/>
          <w:numId w:val="25"/>
        </w:numPr>
        <w:rPr>
          <w:b/>
          <w:bCs/>
        </w:rPr>
      </w:pPr>
      <w:r w:rsidRPr="004D193E">
        <w:rPr>
          <w:b/>
          <w:bCs/>
        </w:rPr>
        <w:t>Offline Data Access</w:t>
      </w:r>
    </w:p>
    <w:p w14:paraId="3FDE56DD" w14:textId="56E1C606" w:rsidR="003B4817" w:rsidRPr="003B4817" w:rsidRDefault="003B4817" w:rsidP="004D193E">
      <w:pPr>
        <w:pStyle w:val="NormalBPBHEB"/>
        <w:ind w:left="720"/>
      </w:pPr>
      <w:r w:rsidRPr="003B4817">
        <w:t>AppSync includes features for offline data access, allowing applications to remain functional even when there is no internet connection. This is particularly valuable for mobile applications that need to provide a seamless user experience in various network conditions.</w:t>
      </w:r>
    </w:p>
    <w:p w14:paraId="4FB74436" w14:textId="13B1352D" w:rsidR="003B4817" w:rsidRPr="004D193E" w:rsidRDefault="003B4817" w:rsidP="004D193E">
      <w:pPr>
        <w:pStyle w:val="NormalBPBHEB"/>
        <w:numPr>
          <w:ilvl w:val="0"/>
          <w:numId w:val="25"/>
        </w:numPr>
        <w:rPr>
          <w:b/>
          <w:bCs/>
        </w:rPr>
      </w:pPr>
      <w:r w:rsidRPr="004D193E">
        <w:rPr>
          <w:b/>
          <w:bCs/>
        </w:rPr>
        <w:t>Data Source Integration</w:t>
      </w:r>
    </w:p>
    <w:p w14:paraId="44C0A2FC" w14:textId="2E76AD6C" w:rsidR="003B4817" w:rsidRPr="003B4817" w:rsidRDefault="003B4817" w:rsidP="004D193E">
      <w:pPr>
        <w:pStyle w:val="NormalBPBHEB"/>
        <w:ind w:left="720"/>
      </w:pPr>
      <w:r w:rsidRPr="003B4817">
        <w:t>The service seamlessly integrates with various data sources, including AWS DynamoDB, AWS Lambda, and HTTP data sources. This flexibility allows developers to leverage different backend services based on their application requirements.</w:t>
      </w:r>
    </w:p>
    <w:p w14:paraId="2D396F72" w14:textId="393A7BEE" w:rsidR="003B4817" w:rsidRPr="00C349D9" w:rsidRDefault="003B4817" w:rsidP="004D193E">
      <w:pPr>
        <w:pStyle w:val="Heading2BPBHEB"/>
      </w:pPr>
      <w:r w:rsidRPr="00C349D9">
        <w:t>Serverless Functionality</w:t>
      </w:r>
    </w:p>
    <w:p w14:paraId="0F753059" w14:textId="036C7839" w:rsidR="003B4817" w:rsidRPr="003B4817" w:rsidRDefault="003B4817" w:rsidP="004D193E">
      <w:pPr>
        <w:pStyle w:val="NormalBPBHEB"/>
      </w:pPr>
      <w:r w:rsidRPr="003B4817">
        <w:t>AWS AppSync is designed with a serverless architecture, eliminating the need for developers to manage servers. This serverless approach enables automatic scaling based on demand, ensuring optimal performance under varying workloads</w:t>
      </w:r>
      <w:sdt>
        <w:sdtPr>
          <w:id w:val="1282838131"/>
          <w:citation/>
        </w:sdtPr>
        <w:sdtContent>
          <w:r w:rsidR="00AF46D8">
            <w:fldChar w:fldCharType="begin"/>
          </w:r>
          <w:r w:rsidR="00AF46D8">
            <w:instrText xml:space="preserve"> CITATION Raj2018 \l 1033 </w:instrText>
          </w:r>
          <w:r w:rsidR="00AF46D8">
            <w:fldChar w:fldCharType="separate"/>
          </w:r>
          <w:r w:rsidR="00A901E9">
            <w:rPr>
              <w:noProof/>
            </w:rPr>
            <w:t xml:space="preserve"> </w:t>
          </w:r>
          <w:r w:rsidR="00A901E9" w:rsidRPr="00A901E9">
            <w:rPr>
              <w:noProof/>
            </w:rPr>
            <w:t>[23]</w:t>
          </w:r>
          <w:r w:rsidR="00AF46D8">
            <w:fldChar w:fldCharType="end"/>
          </w:r>
        </w:sdtContent>
      </w:sdt>
      <w:r w:rsidRPr="003B4817">
        <w:t>.</w:t>
      </w:r>
    </w:p>
    <w:p w14:paraId="484149FE" w14:textId="77777777" w:rsidR="005634F8" w:rsidRPr="00C349D9" w:rsidRDefault="005634F8" w:rsidP="004D193E">
      <w:pPr>
        <w:pStyle w:val="NormalBPBHEB"/>
      </w:pPr>
    </w:p>
    <w:p w14:paraId="3B47908B" w14:textId="13A665EC" w:rsidR="003B4817" w:rsidRPr="003B4817" w:rsidRDefault="003B4817" w:rsidP="004D193E">
      <w:pPr>
        <w:pStyle w:val="NormalBPBHEB"/>
      </w:pPr>
      <w:r w:rsidRPr="003B4817">
        <w:lastRenderedPageBreak/>
        <w:t xml:space="preserve">AWS AppSync emerges as </w:t>
      </w:r>
      <w:r w:rsidR="00771119" w:rsidRPr="003B4817">
        <w:t>an asset</w:t>
      </w:r>
      <w:r w:rsidRPr="003B4817">
        <w:t xml:space="preserve"> for developers in the front-end web and mobile development space, offering a powerful and scalable solution for building APIs</w:t>
      </w:r>
      <w:sdt>
        <w:sdtPr>
          <w:id w:val="16896024"/>
          <w:citation/>
        </w:sdtPr>
        <w:sdtContent>
          <w:r w:rsidR="0054746F">
            <w:fldChar w:fldCharType="begin"/>
          </w:r>
          <w:r w:rsidR="0054746F">
            <w:instrText xml:space="preserve"> CITATION Johnson2019 \l 1033 </w:instrText>
          </w:r>
          <w:r w:rsidR="0054746F">
            <w:fldChar w:fldCharType="separate"/>
          </w:r>
          <w:r w:rsidR="00A901E9">
            <w:rPr>
              <w:noProof/>
            </w:rPr>
            <w:t xml:space="preserve"> </w:t>
          </w:r>
          <w:r w:rsidR="00A901E9" w:rsidRPr="00A901E9">
            <w:rPr>
              <w:noProof/>
            </w:rPr>
            <w:t>[24]</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rsidP="004D193E">
      <w:pPr>
        <w:pStyle w:val="Heading1BPBHEB"/>
      </w:pPr>
      <w:bookmarkStart w:id="52" w:name="_Hlk153365461"/>
      <w:r w:rsidRPr="00FC14DF">
        <w:t>AWS Device Farm</w:t>
      </w:r>
    </w:p>
    <w:bookmarkEnd w:id="52"/>
    <w:p w14:paraId="20C2629C" w14:textId="0A1E7B99"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Content>
          <w:r w:rsidR="00604E90">
            <w:fldChar w:fldCharType="begin"/>
          </w:r>
          <w:r w:rsidR="00604E90">
            <w:instrText xml:space="preserve"> CITATION Srinivasan2019 \l 1033 </w:instrText>
          </w:r>
          <w:r w:rsidR="00604E90">
            <w:fldChar w:fldCharType="separate"/>
          </w:r>
          <w:r w:rsidR="00A901E9">
            <w:rPr>
              <w:noProof/>
            </w:rPr>
            <w:t xml:space="preserve"> </w:t>
          </w:r>
          <w:r w:rsidR="00A901E9" w:rsidRPr="00A901E9">
            <w:rPr>
              <w:noProof/>
            </w:rPr>
            <w:t>[25]</w:t>
          </w:r>
          <w:r w:rsidR="00604E90">
            <w:fldChar w:fldCharType="end"/>
          </w:r>
        </w:sdtContent>
      </w:sdt>
      <w:r w:rsidRPr="003B4817">
        <w:t xml:space="preserve">.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CB3E5D">
        <w:t>important</w:t>
      </w:r>
      <w:r w:rsidRPr="003B4817">
        <w:t xml:space="preserve"> role it plays in optimizing the end-user experience.</w:t>
      </w:r>
    </w:p>
    <w:p w14:paraId="5C4DC4D9" w14:textId="386F36DD" w:rsidR="003B4817" w:rsidRPr="00FC14DF" w:rsidRDefault="003B4817" w:rsidP="004D193E">
      <w:pPr>
        <w:pStyle w:val="Heading2BPBHEB"/>
      </w:pPr>
      <w:r w:rsidRPr="00FC14DF">
        <w:t>AWS Device Farm Overview</w:t>
      </w:r>
    </w:p>
    <w:p w14:paraId="2E85B24B" w14:textId="3FA163EB" w:rsidR="003B4817" w:rsidRPr="003B4817" w:rsidRDefault="003B4817" w:rsidP="004D193E">
      <w:pPr>
        <w:pStyle w:val="NormalBPBHEB"/>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w:t>
      </w:r>
      <w:r w:rsidR="001F2900">
        <w:t>more</w:t>
      </w:r>
      <w:r w:rsidRPr="003B4817">
        <w:t xml:space="preserve"> efficient solution for testing applications on real devices in the AWS Cloud</w:t>
      </w:r>
      <w:bookmarkStart w:id="53" w:name="_Ref153365508"/>
      <w:sdt>
        <w:sdtPr>
          <w:id w:val="-985311232"/>
          <w:citation/>
        </w:sdtPr>
        <w:sdtContent>
          <w:r w:rsidR="0054746F">
            <w:fldChar w:fldCharType="begin"/>
          </w:r>
          <w:r w:rsidR="0054746F">
            <w:instrText xml:space="preserve"> CITATION Services2023 \l 1033 </w:instrText>
          </w:r>
          <w:r w:rsidR="0054746F">
            <w:fldChar w:fldCharType="separate"/>
          </w:r>
          <w:r w:rsidR="00A901E9">
            <w:rPr>
              <w:noProof/>
            </w:rPr>
            <w:t xml:space="preserve"> </w:t>
          </w:r>
          <w:r w:rsidR="00A901E9" w:rsidRPr="00A901E9">
            <w:rPr>
              <w:noProof/>
            </w:rPr>
            <w:t>[26]</w:t>
          </w:r>
          <w:r w:rsidR="0054746F">
            <w:fldChar w:fldCharType="end"/>
          </w:r>
        </w:sdtContent>
      </w:sdt>
      <w:bookmarkEnd w:id="53"/>
      <w:r w:rsidRPr="003B4817">
        <w:t>.</w:t>
      </w:r>
    </w:p>
    <w:p w14:paraId="5A15AB94" w14:textId="2F5ED796" w:rsidR="003B4817" w:rsidRDefault="003B4817">
      <w:pPr>
        <w:pStyle w:val="Heading2BPBHEB"/>
      </w:pPr>
      <w:r w:rsidRPr="00FC14DF">
        <w:t>Key Features and Capabilities</w:t>
      </w:r>
    </w:p>
    <w:p w14:paraId="6D43ED88" w14:textId="01C2065E" w:rsidR="005634F8" w:rsidRPr="004D50E7" w:rsidRDefault="00674943" w:rsidP="005634F8">
      <w:pPr>
        <w:pStyle w:val="NormalBPBHEB"/>
      </w:pPr>
      <w:r w:rsidRPr="00674943">
        <w:t>The following features underscore AWS Device Farm's extensive support for mobile application testing, showcasing how it optimizes testing accuracy and efficiency:</w:t>
      </w:r>
      <w:r>
        <w:t xml:space="preserve">    </w:t>
      </w:r>
      <w:sdt>
        <w:sdtPr>
          <w:id w:val="529153301"/>
          <w:citation/>
        </w:sdtPr>
        <w:sdtContent>
          <w:r w:rsidR="006E28FA">
            <w:fldChar w:fldCharType="begin"/>
          </w:r>
          <w:r w:rsidR="006E28FA">
            <w:instrText xml:space="preserve"> CITATION Services2023 \l 1033 </w:instrText>
          </w:r>
          <w:r w:rsidR="006E28FA">
            <w:fldChar w:fldCharType="separate"/>
          </w:r>
          <w:r w:rsidR="00A901E9" w:rsidRPr="00A901E9">
            <w:rPr>
              <w:noProof/>
            </w:rPr>
            <w:t>[26]</w:t>
          </w:r>
          <w:r w:rsidR="006E28FA">
            <w:fldChar w:fldCharType="end"/>
          </w:r>
        </w:sdtContent>
      </w:sdt>
    </w:p>
    <w:p w14:paraId="0C643FC9" w14:textId="64816630" w:rsidR="003B4817" w:rsidRPr="004D193E" w:rsidRDefault="003B4817" w:rsidP="004D193E">
      <w:pPr>
        <w:pStyle w:val="NormalBPBHEB"/>
        <w:numPr>
          <w:ilvl w:val="0"/>
          <w:numId w:val="26"/>
        </w:numPr>
        <w:rPr>
          <w:b/>
          <w:bCs/>
        </w:rPr>
      </w:pPr>
      <w:r w:rsidRPr="004D193E">
        <w:rPr>
          <w:b/>
          <w:bCs/>
        </w:rPr>
        <w:t>Real Device Testing</w:t>
      </w:r>
    </w:p>
    <w:p w14:paraId="7CEFAE86" w14:textId="144CA9DD" w:rsidR="003B4817" w:rsidRPr="003B4817" w:rsidRDefault="003B4817" w:rsidP="004D193E">
      <w:pPr>
        <w:pStyle w:val="NormalBPBHEB"/>
        <w:ind w:left="720"/>
      </w:pPr>
      <w:r w:rsidRPr="003B4817">
        <w:t>AWS Device Farm provides access to a vast collection of real devices, allowing developers to execute tests on actual hardware rather than relying solely on emulators. This ensures a more accurate representation of how the application will behave in real-world scenarios</w:t>
      </w:r>
      <w:r w:rsidR="00F67838">
        <w:t>.</w:t>
      </w:r>
    </w:p>
    <w:p w14:paraId="120746D7" w14:textId="7872C3E7" w:rsidR="003B4817" w:rsidRPr="004D193E" w:rsidRDefault="003B4817" w:rsidP="004D193E">
      <w:pPr>
        <w:pStyle w:val="NormalBPBHEB"/>
        <w:numPr>
          <w:ilvl w:val="0"/>
          <w:numId w:val="26"/>
        </w:numPr>
        <w:rPr>
          <w:b/>
          <w:bCs/>
        </w:rPr>
      </w:pPr>
      <w:r w:rsidRPr="004D193E">
        <w:rPr>
          <w:b/>
          <w:bCs/>
        </w:rPr>
        <w:t>Parallel Testing</w:t>
      </w:r>
    </w:p>
    <w:p w14:paraId="3C3558D5" w14:textId="5E74E4EE" w:rsidR="003B4817" w:rsidRPr="003B4817" w:rsidRDefault="003B4817" w:rsidP="004D193E">
      <w:pPr>
        <w:pStyle w:val="NormalBPBHEB"/>
        <w:ind w:left="720"/>
      </w:pPr>
      <w:r w:rsidRPr="003B4817">
        <w:t>The service supports parallel testing, enabling developers to execute tests concurrently on multiple devices. This accelerates the testing process, saving time and resources.</w:t>
      </w:r>
    </w:p>
    <w:p w14:paraId="659DBC18" w14:textId="65D276C4" w:rsidR="003B4817" w:rsidRPr="004D193E" w:rsidRDefault="003B4817" w:rsidP="004D193E">
      <w:pPr>
        <w:pStyle w:val="NormalBPBHEB"/>
        <w:numPr>
          <w:ilvl w:val="0"/>
          <w:numId w:val="26"/>
        </w:numPr>
        <w:rPr>
          <w:b/>
          <w:bCs/>
        </w:rPr>
      </w:pPr>
      <w:r w:rsidRPr="004D193E">
        <w:rPr>
          <w:b/>
          <w:bCs/>
        </w:rPr>
        <w:t>Appium and Selenium Compatibility</w:t>
      </w:r>
    </w:p>
    <w:p w14:paraId="6F45C0F4" w14:textId="5C1D4273" w:rsidR="003B4817" w:rsidRPr="003B4817" w:rsidRDefault="003B4817" w:rsidP="004D193E">
      <w:pPr>
        <w:pStyle w:val="NormalBPBHEB"/>
        <w:ind w:left="720"/>
      </w:pPr>
      <w:r w:rsidRPr="003B4817">
        <w:t>Device Farm is compatible with popular testing frameworks like Appium and Selenium, offering flexibility for developers who prefer these frameworks for their testing processes.</w:t>
      </w:r>
    </w:p>
    <w:p w14:paraId="6208417B" w14:textId="5623352A" w:rsidR="003B4817" w:rsidRPr="004D193E" w:rsidRDefault="003B4817" w:rsidP="004D193E">
      <w:pPr>
        <w:pStyle w:val="NormalBPBHEB"/>
        <w:numPr>
          <w:ilvl w:val="0"/>
          <w:numId w:val="26"/>
        </w:numPr>
        <w:rPr>
          <w:b/>
          <w:bCs/>
        </w:rPr>
      </w:pPr>
      <w:r w:rsidRPr="004D193E">
        <w:rPr>
          <w:b/>
          <w:bCs/>
        </w:rPr>
        <w:lastRenderedPageBreak/>
        <w:t>Remote Access</w:t>
      </w:r>
    </w:p>
    <w:p w14:paraId="71C4FACD" w14:textId="29380CB1" w:rsidR="003B4817" w:rsidRPr="003B4817" w:rsidRDefault="003B4817" w:rsidP="004D193E">
      <w:pPr>
        <w:pStyle w:val="NormalBPBHEB"/>
        <w:ind w:left="720"/>
      </w:pPr>
      <w:r w:rsidRPr="003B4817">
        <w:t xml:space="preserve">Developers can remotely access and interact with devices in real-time during testing. This feature is </w:t>
      </w:r>
      <w:r w:rsidR="00161173">
        <w:t>incomparabl</w:t>
      </w:r>
      <w:r w:rsidR="00665E72">
        <w:t>e</w:t>
      </w:r>
      <w:r w:rsidRPr="003B4817">
        <w:t xml:space="preserv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w:t>
      </w:r>
      <w:r w:rsidR="00F67838">
        <w:fldChar w:fldCharType="end"/>
      </w:r>
      <w:r w:rsidRPr="003B4817">
        <w:t>.</w:t>
      </w:r>
    </w:p>
    <w:p w14:paraId="2CD672A0" w14:textId="1FBB5EAE" w:rsidR="003B4817" w:rsidRPr="004D193E" w:rsidRDefault="003B4817" w:rsidP="004D193E">
      <w:pPr>
        <w:pStyle w:val="NormalBPBHEB"/>
        <w:numPr>
          <w:ilvl w:val="0"/>
          <w:numId w:val="26"/>
        </w:numPr>
        <w:rPr>
          <w:b/>
          <w:bCs/>
        </w:rPr>
      </w:pPr>
      <w:r w:rsidRPr="004D193E">
        <w:rPr>
          <w:b/>
          <w:bCs/>
        </w:rPr>
        <w:t>Built-in Test Reports</w:t>
      </w:r>
    </w:p>
    <w:p w14:paraId="39F82A2F" w14:textId="179809ED" w:rsidR="003B4817" w:rsidRDefault="003B4817" w:rsidP="004D193E">
      <w:pPr>
        <w:pStyle w:val="NormalBPBHEB"/>
        <w:ind w:left="720"/>
      </w:pPr>
      <w:r w:rsidRPr="003B4817">
        <w:t>Device Farm generates detailed test reports, including logs, screenshots, and videos of the test execution. This comprehensive feedback aids developers in identifying and resolving issues efficiently.</w:t>
      </w:r>
    </w:p>
    <w:p w14:paraId="44208EA8" w14:textId="5921FAA6" w:rsidR="0084700A" w:rsidRDefault="00A901E9" w:rsidP="004D193E">
      <w:pPr>
        <w:pStyle w:val="NormalBPBHEB"/>
      </w:pPr>
      <w:r w:rsidRPr="00A901E9">
        <w:rPr>
          <w:b/>
          <w:bCs/>
        </w:rPr>
        <w:t>Figure 9.7</w:t>
      </w:r>
      <w:r w:rsidRPr="00A901E9">
        <w:t xml:space="preserve"> illustrates an example of web applications hosted in a private network using AWS Device Farm, showcasing the practical application of this testing environment within secure configurations</w:t>
      </w:r>
      <w:r>
        <w:t>:</w:t>
      </w:r>
    </w:p>
    <w:p w14:paraId="0506462E" w14:textId="77777777" w:rsidR="0078705D" w:rsidRDefault="0084700A" w:rsidP="0078705D">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02CEAA0B" w:rsidR="0084700A" w:rsidRDefault="0078705D"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rsidR="00844175" w:rsidRPr="004D193E">
        <w:rPr>
          <w:b/>
          <w:bCs w:val="0"/>
        </w:rPr>
        <w:t>:</w:t>
      </w:r>
      <w:r>
        <w:t xml:space="preserve"> W</w:t>
      </w:r>
      <w:r w:rsidRPr="00661530">
        <w:t>eb applications hosted in a private network using AWS Device Farm</w:t>
      </w:r>
      <w:r>
        <w:t xml:space="preserve"> (AWS Blogs).</w:t>
      </w:r>
    </w:p>
    <w:p w14:paraId="170B3462" w14:textId="77777777" w:rsidR="0084700A" w:rsidRPr="003B4817" w:rsidRDefault="0084700A" w:rsidP="004D193E">
      <w:pPr>
        <w:pStyle w:val="NormalBPBHEB"/>
      </w:pPr>
    </w:p>
    <w:p w14:paraId="02D66376" w14:textId="59EEB16B" w:rsidR="003B4817" w:rsidRPr="003B4817" w:rsidRDefault="003B4817" w:rsidP="004D193E">
      <w:pPr>
        <w:pStyle w:val="NormalBPBHEB"/>
      </w:pPr>
      <w:r w:rsidRPr="003B4817">
        <w:t>AWS Device Farm emerges as</w:t>
      </w:r>
      <w:r w:rsidR="00281A38">
        <w:t xml:space="preserve"> an important</w:t>
      </w:r>
      <w:r w:rsidRPr="003B4817">
        <w:t xml:space="preserve"> tool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id w:val="967013557"/>
          <w:citation/>
        </w:sdtPr>
        <w:sdtContent>
          <w:r w:rsidR="00363F83">
            <w:fldChar w:fldCharType="begin"/>
          </w:r>
          <w:r w:rsidR="00363F83">
            <w:instrText xml:space="preserve"> CITATION Bender2018 \l 1033 </w:instrText>
          </w:r>
          <w:r w:rsidR="00363F83">
            <w:fldChar w:fldCharType="separate"/>
          </w:r>
          <w:r w:rsidR="00A901E9">
            <w:rPr>
              <w:noProof/>
            </w:rPr>
            <w:t xml:space="preserve"> </w:t>
          </w:r>
          <w:r w:rsidR="00A901E9" w:rsidRPr="00A901E9">
            <w:rPr>
              <w:noProof/>
            </w:rPr>
            <w:t>[27]</w:t>
          </w:r>
          <w:r w:rsidR="00363F83">
            <w:fldChar w:fldCharType="end"/>
          </w:r>
        </w:sdtContent>
      </w:sdt>
      <w:r w:rsidRPr="003B4817">
        <w:t>. The service's ability to generate comprehensive test reports further facilitates a streamlined testing process, ultimately contributing to the delivery of high-quality and reliable mobile applications to end-users.</w:t>
      </w:r>
    </w:p>
    <w:p w14:paraId="6F79A8A8" w14:textId="3AE5D5E3" w:rsidR="00536008" w:rsidRPr="00536008" w:rsidRDefault="00536008" w:rsidP="00536008">
      <w:pPr>
        <w:pStyle w:val="Heading1BPBHEB"/>
        <w:rPr>
          <w:ins w:id="54" w:author="Konika Sharma" w:date="2024-10-29T10:20:00Z" w16du:dateUtc="2024-10-29T04:50:00Z"/>
          <w:rPrChange w:id="55" w:author="Konika Sharma" w:date="2024-10-29T10:20:00Z" w16du:dateUtc="2024-10-29T04:50:00Z">
            <w:rPr>
              <w:ins w:id="56" w:author="Konika Sharma" w:date="2024-10-29T10:20:00Z" w16du:dateUtc="2024-10-29T04:50:00Z"/>
              <w:rStyle w:val="Strong"/>
              <w:rFonts w:eastAsia="Palatino Linotype"/>
            </w:rPr>
          </w:rPrChange>
        </w:rPr>
        <w:pPrChange w:id="57" w:author="Konika Sharma" w:date="2024-10-29T10:20:00Z" w16du:dateUtc="2024-10-29T04:50:00Z">
          <w:pPr/>
        </w:pPrChange>
      </w:pPr>
      <w:ins w:id="58" w:author="Konika Sharma" w:date="2024-10-29T10:20:00Z" w16du:dateUtc="2024-10-29T04:50:00Z">
        <w:r w:rsidRPr="00536008">
          <w:rPr>
            <w:rPrChange w:id="59" w:author="Konika Sharma" w:date="2024-10-29T10:20:00Z" w16du:dateUtc="2024-10-29T04:50:00Z">
              <w:rPr>
                <w:rStyle w:val="Strong"/>
                <w:rFonts w:eastAsia="Palatino Linotype"/>
              </w:rPr>
            </w:rPrChange>
          </w:rPr>
          <w:t>Reflecting on AWS for End-User, Front-End, and Mobile Development</w:t>
        </w:r>
      </w:ins>
    </w:p>
    <w:p w14:paraId="1FA16F9B" w14:textId="3CD39216" w:rsidR="004C50A0" w:rsidRPr="004C50A0" w:rsidDel="00536008" w:rsidRDefault="007A7127" w:rsidP="00536008">
      <w:pPr>
        <w:pStyle w:val="NormalBPBHEB"/>
        <w:rPr>
          <w:del w:id="60" w:author="Konika Sharma" w:date="2024-10-29T10:20:00Z" w16du:dateUtc="2024-10-29T04:50:00Z"/>
        </w:rPr>
        <w:pPrChange w:id="61" w:author="Konika Sharma" w:date="2024-10-29T10:20:00Z" w16du:dateUtc="2024-10-29T04:50:00Z">
          <w:pPr>
            <w:pStyle w:val="Heading1BPBHEB"/>
          </w:pPr>
        </w:pPrChange>
      </w:pPr>
      <w:del w:id="62" w:author="Konika Sharma" w:date="2024-10-29T10:20:00Z" w16du:dateUtc="2024-10-29T04:50:00Z">
        <w:r w:rsidDel="00536008">
          <w:delText>Wrap</w:delText>
        </w:r>
        <w:r w:rsidR="00EB37B1" w:rsidDel="00536008">
          <w:delText>ping</w:delText>
        </w:r>
        <w:r w:rsidDel="00536008">
          <w:delText xml:space="preserve"> up</w:delText>
        </w:r>
        <w:r w:rsidR="00EB37B1" w:rsidDel="00536008">
          <w:delText xml:space="preserve"> Chapter 9</w:delText>
        </w:r>
      </w:del>
    </w:p>
    <w:p w14:paraId="0F433F37" w14:textId="706B2458" w:rsidR="004C50A0" w:rsidRPr="004C50A0" w:rsidRDefault="004C50A0" w:rsidP="00536008">
      <w:pPr>
        <w:pStyle w:val="NormalBPBHEB"/>
      </w:pPr>
      <w:r w:rsidRPr="004D193E">
        <w:rPr>
          <w:i/>
          <w:iCs/>
        </w:rPr>
        <w:t xml:space="preserve">Chapter </w:t>
      </w:r>
      <w:r w:rsidR="00A04F75">
        <w:rPr>
          <w:i/>
          <w:iCs/>
        </w:rPr>
        <w:t>9</w:t>
      </w:r>
      <w:r w:rsidRPr="004D193E">
        <w:rPr>
          <w:i/>
          <w:iCs/>
        </w:rPr>
        <w:t xml:space="preserve">, End User, Front End </w:t>
      </w:r>
      <w:r w:rsidR="00844175">
        <w:rPr>
          <w:i/>
          <w:iCs/>
        </w:rPr>
        <w:t>and</w:t>
      </w:r>
      <w:r w:rsidRPr="004D193E">
        <w:rPr>
          <w:i/>
          <w:iCs/>
        </w:rPr>
        <w:t xml:space="preserve"> Mobile</w:t>
      </w:r>
      <w:r w:rsidRPr="004C50A0">
        <w:t xml:space="preserve">, has provided a detailed exploration of AWS services </w:t>
      </w:r>
      <w:r w:rsidR="00125FAB">
        <w:t>essential</w:t>
      </w:r>
      <w:r w:rsidRPr="004C50A0">
        <w:t xml:space="preserve"> for delivering seamless and innovative user experiences. As we synthesize the insights from each section, it becomes evident that these services are not only foundational </w:t>
      </w:r>
      <w:r w:rsidRPr="004C50A0">
        <w:lastRenderedPageBreak/>
        <w:t>but also transformative in reshaping how applications are developed, deployed, and consumed.</w:t>
      </w:r>
    </w:p>
    <w:p w14:paraId="21DCD369" w14:textId="5D24919C" w:rsidR="004C50A0" w:rsidRPr="004C50A0" w:rsidRDefault="004C50A0" w:rsidP="004D193E">
      <w:pPr>
        <w:pStyle w:val="Heading2BPBHEB"/>
      </w:pPr>
      <w:r w:rsidRPr="004C50A0">
        <w:t>End User Computing</w:t>
      </w:r>
    </w:p>
    <w:p w14:paraId="2FA71FFD" w14:textId="5D7B99CD" w:rsidR="004C50A0" w:rsidRPr="004C50A0" w:rsidRDefault="004C50A0" w:rsidP="004D193E">
      <w:pPr>
        <w:pStyle w:val="NormalBPBHEB"/>
      </w:pPr>
      <w:r w:rsidRPr="004C50A0">
        <w:t xml:space="preserve">Within the realm of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on-demand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context of the evolving remote work landscape, where organizations seek scalable solutions for delivering a consistent and secure computing experience to their workforce</w:t>
      </w:r>
      <w:sdt>
        <w:sdtPr>
          <w:id w:val="2046016554"/>
          <w:citation/>
        </w:sdtPr>
        <w:sdtContent>
          <w:r w:rsidR="00D566F6">
            <w:fldChar w:fldCharType="begin"/>
          </w:r>
          <w:r w:rsidR="00D566F6">
            <w:instrText xml:space="preserve"> CITATION Ama03 \l 1033 </w:instrText>
          </w:r>
          <w:r w:rsidR="00D566F6">
            <w:fldChar w:fldCharType="separate"/>
          </w:r>
          <w:r w:rsidR="00A901E9">
            <w:rPr>
              <w:noProof/>
            </w:rPr>
            <w:t xml:space="preserve"> </w:t>
          </w:r>
          <w:r w:rsidR="00A901E9" w:rsidRPr="00A901E9">
            <w:rPr>
              <w:noProof/>
            </w:rPr>
            <w:t>[1]</w:t>
          </w:r>
          <w:r w:rsidR="00D566F6">
            <w:fldChar w:fldCharType="end"/>
          </w:r>
        </w:sdtContent>
      </w:sdt>
      <w:r w:rsidR="00D566F6">
        <w:t xml:space="preserve"> </w:t>
      </w:r>
      <w:sdt>
        <w:sdtPr>
          <w:id w:val="-1706859873"/>
          <w:citation/>
        </w:sdtPr>
        <w:sdtContent>
          <w:r w:rsidR="00D566F6">
            <w:fldChar w:fldCharType="begin"/>
          </w:r>
          <w:r w:rsidR="00D566F6">
            <w:instrText xml:space="preserve"> CITATION Services2003b \l 1033 </w:instrText>
          </w:r>
          <w:r w:rsidR="00D566F6">
            <w:fldChar w:fldCharType="separate"/>
          </w:r>
          <w:r w:rsidR="00A901E9" w:rsidRPr="00A901E9">
            <w:rPr>
              <w:noProof/>
            </w:rPr>
            <w:t>[4]</w:t>
          </w:r>
          <w:r w:rsidR="00D566F6">
            <w:fldChar w:fldCharType="end"/>
          </w:r>
        </w:sdtContent>
      </w:sdt>
      <w:r w:rsidR="005D4976">
        <w:t xml:space="preserve"> </w:t>
      </w:r>
      <w:sdt>
        <w:sdtPr>
          <w:id w:val="25460104"/>
          <w:citation/>
        </w:sdtPr>
        <w:sdtContent>
          <w:r w:rsidR="005D4976">
            <w:fldChar w:fldCharType="begin"/>
          </w:r>
          <w:r w:rsidR="005D4976">
            <w:instrText xml:space="preserve"> CITATION Smith2018 \l 1033 </w:instrText>
          </w:r>
          <w:r w:rsidR="005D4976">
            <w:fldChar w:fldCharType="separate"/>
          </w:r>
          <w:r w:rsidR="00A901E9" w:rsidRPr="00A901E9">
            <w:rPr>
              <w:noProof/>
            </w:rPr>
            <w:t>[28]</w:t>
          </w:r>
          <w:r w:rsidR="005D4976">
            <w:fldChar w:fldCharType="end"/>
          </w:r>
        </w:sdtContent>
      </w:sdt>
      <w:r w:rsidRPr="004C50A0">
        <w:t>.</w:t>
      </w:r>
    </w:p>
    <w:p w14:paraId="3982F345" w14:textId="6852C5C2" w:rsidR="004C50A0" w:rsidRPr="004C50A0" w:rsidRDefault="004C50A0" w:rsidP="004D193E">
      <w:pPr>
        <w:pStyle w:val="Heading2BPBHEB"/>
      </w:pPr>
      <w:r w:rsidRPr="004C50A0">
        <w:t xml:space="preserve">Front-end Web </w:t>
      </w:r>
      <w:r w:rsidR="00844175">
        <w:t>and</w:t>
      </w:r>
      <w:r w:rsidRPr="004C50A0">
        <w:t xml:space="preserve"> Mobile</w:t>
      </w:r>
    </w:p>
    <w:p w14:paraId="6FBB670B" w14:textId="08EE7965"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its </w:t>
      </w:r>
      <w:r w:rsidR="00512E97">
        <w:t xml:space="preserve"> </w:t>
      </w:r>
      <w:r w:rsidR="005D354C">
        <w:t>defining</w:t>
      </w:r>
      <w:r w:rsidRPr="004C50A0">
        <w:t xml:space="preserve"> role as a fully managed service for creating, publishing, and securing APIs at any scale. The service acts as a bridge between back-end services and front-end applications, facilitating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sdt>
        <w:sdtPr>
          <w:id w:val="325562994"/>
          <w:citation/>
        </w:sdtPr>
        <w:sdtContent>
          <w:r w:rsidR="008B6C65">
            <w:fldChar w:fldCharType="begin"/>
          </w:r>
          <w:r w:rsidR="008B6C65">
            <w:instrText xml:space="preserve"> CITATION Services2003a \l 1033 </w:instrText>
          </w:r>
          <w:r w:rsidR="008B6C65">
            <w:fldChar w:fldCharType="separate"/>
          </w:r>
          <w:r w:rsidR="00A901E9">
            <w:rPr>
              <w:noProof/>
            </w:rPr>
            <w:t xml:space="preserve"> </w:t>
          </w:r>
          <w:r w:rsidR="00A901E9" w:rsidRPr="00A901E9">
            <w:rPr>
              <w:noProof/>
            </w:rPr>
            <w:t>[7]</w:t>
          </w:r>
          <w:r w:rsidR="008B6C65">
            <w:fldChar w:fldCharType="end"/>
          </w:r>
        </w:sdtContent>
      </w:sdt>
      <w:r w:rsidR="008B6C65">
        <w:t xml:space="preserve"> </w:t>
      </w:r>
      <w:sdt>
        <w:sdtPr>
          <w:id w:val="-1782187891"/>
          <w:citation/>
        </w:sdtPr>
        <w:sdtContent>
          <w:r w:rsidR="008B6C65">
            <w:fldChar w:fldCharType="begin"/>
          </w:r>
          <w:r w:rsidR="008B6C65">
            <w:instrText xml:space="preserve"> CITATION Services2003 \l 1033 </w:instrText>
          </w:r>
          <w:r w:rsidR="008B6C65">
            <w:fldChar w:fldCharType="separate"/>
          </w:r>
          <w:r w:rsidR="00A901E9" w:rsidRPr="00A901E9">
            <w:rPr>
              <w:noProof/>
            </w:rPr>
            <w:t>[10]</w:t>
          </w:r>
          <w:r w:rsidR="008B6C65">
            <w:fldChar w:fldCharType="end"/>
          </w:r>
        </w:sdtContent>
      </w:sdt>
      <w:r w:rsidR="00D566F6">
        <w:t xml:space="preserve"> </w:t>
      </w:r>
      <w:sdt>
        <w:sdtPr>
          <w:id w:val="249784265"/>
          <w:citation/>
        </w:sdtPr>
        <w:sdtContent>
          <w:r w:rsidR="00D566F6">
            <w:fldChar w:fldCharType="begin"/>
          </w:r>
          <w:r w:rsidR="00D566F6">
            <w:instrText xml:space="preserve"> CITATION Services2023b \l 1033 </w:instrText>
          </w:r>
          <w:r w:rsidR="00D566F6">
            <w:fldChar w:fldCharType="separate"/>
          </w:r>
          <w:r w:rsidR="00A901E9" w:rsidRPr="00A901E9">
            <w:rPr>
              <w:noProof/>
            </w:rPr>
            <w:t>[13]</w:t>
          </w:r>
          <w:r w:rsidR="00D566F6">
            <w:fldChar w:fldCharType="end"/>
          </w:r>
        </w:sdtContent>
      </w:sdt>
      <w:r w:rsidR="00D566F6">
        <w:t xml:space="preserve"> </w:t>
      </w:r>
      <w:sdt>
        <w:sdtPr>
          <w:id w:val="1370407862"/>
          <w:citation/>
        </w:sdtPr>
        <w:sdtContent>
          <w:r w:rsidR="00D566F6">
            <w:fldChar w:fldCharType="begin"/>
          </w:r>
          <w:r w:rsidR="00D566F6">
            <w:instrText xml:space="preserve"> CITATION Services2023a \l 1033 </w:instrText>
          </w:r>
          <w:r w:rsidR="00D566F6">
            <w:fldChar w:fldCharType="separate"/>
          </w:r>
          <w:r w:rsidR="00A901E9" w:rsidRPr="00A901E9">
            <w:rPr>
              <w:noProof/>
            </w:rPr>
            <w:t>[16]</w:t>
          </w:r>
          <w:r w:rsidR="00D566F6">
            <w:fldChar w:fldCharType="end"/>
          </w:r>
        </w:sdtContent>
      </w:sdt>
      <w:r w:rsidRPr="004C50A0">
        <w:t>.</w:t>
      </w:r>
    </w:p>
    <w:p w14:paraId="036D0E0E" w14:textId="65C7D4AE"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317418566"/>
          <w:citation/>
        </w:sdtPr>
        <w:sdtContent>
          <w:r w:rsidR="008775EC">
            <w:fldChar w:fldCharType="begin"/>
          </w:r>
          <w:r w:rsidR="008775EC">
            <w:instrText xml:space="preserve"> CITATION Services2023d \l 1033 </w:instrText>
          </w:r>
          <w:r w:rsidR="008775EC">
            <w:fldChar w:fldCharType="separate"/>
          </w:r>
          <w:r w:rsidR="00A901E9">
            <w:rPr>
              <w:noProof/>
            </w:rPr>
            <w:t xml:space="preserve"> </w:t>
          </w:r>
          <w:r w:rsidR="00A901E9" w:rsidRPr="00A901E9">
            <w:rPr>
              <w:noProof/>
            </w:rPr>
            <w:t>[29]</w:t>
          </w:r>
          <w:r w:rsidR="008775EC">
            <w:fldChar w:fldCharType="end"/>
          </w:r>
        </w:sdtContent>
      </w:sdt>
      <w:r w:rsidR="008775EC">
        <w:t xml:space="preserve"> </w:t>
      </w:r>
      <w:sdt>
        <w:sdtPr>
          <w:id w:val="814140630"/>
          <w:citation/>
        </w:sdtPr>
        <w:sdtContent>
          <w:r w:rsidR="00B43BD1">
            <w:fldChar w:fldCharType="begin"/>
          </w:r>
          <w:r w:rsidR="00B43BD1">
            <w:instrText xml:space="preserve"> CITATION Services2023e \l 1033 </w:instrText>
          </w:r>
          <w:r w:rsidR="00B43BD1">
            <w:fldChar w:fldCharType="separate"/>
          </w:r>
          <w:r w:rsidR="00A901E9" w:rsidRPr="00A901E9">
            <w:rPr>
              <w:noProof/>
            </w:rPr>
            <w:t>[22]</w:t>
          </w:r>
          <w:r w:rsidR="00B43BD1">
            <w:fldChar w:fldCharType="end"/>
          </w:r>
        </w:sdtContent>
      </w:sdt>
      <w:r w:rsidR="00B43BD1">
        <w:t xml:space="preserve"> </w:t>
      </w:r>
      <w:sdt>
        <w:sdtPr>
          <w:id w:val="-1700929005"/>
          <w:citation/>
        </w:sdtPr>
        <w:sdtContent>
          <w:r w:rsidR="00B43BD1">
            <w:fldChar w:fldCharType="begin"/>
          </w:r>
          <w:r w:rsidR="00B43BD1">
            <w:instrText xml:space="preserve"> CITATION Services2023 \l 1033 </w:instrText>
          </w:r>
          <w:r w:rsidR="00B43BD1">
            <w:fldChar w:fldCharType="separate"/>
          </w:r>
          <w:r w:rsidR="00A901E9" w:rsidRPr="00A901E9">
            <w:rPr>
              <w:noProof/>
            </w:rPr>
            <w:t>[26]</w:t>
          </w:r>
          <w:r w:rsidR="00B43BD1">
            <w:fldChar w:fldCharType="end"/>
          </w:r>
        </w:sdtContent>
      </w:sdt>
      <w:r w:rsidR="00B43BD1">
        <w:t xml:space="preserve"> </w:t>
      </w:r>
      <w:sdt>
        <w:sdtPr>
          <w:id w:val="1483654357"/>
          <w:citation/>
        </w:sdtPr>
        <w:sdtContent>
          <w:r w:rsidR="00C22A13">
            <w:fldChar w:fldCharType="begin"/>
          </w:r>
          <w:r w:rsidR="00C22A13">
            <w:instrText xml:space="preserve"> CITATION Chen2020 \l 1033 </w:instrText>
          </w:r>
          <w:r w:rsidR="00C22A13">
            <w:fldChar w:fldCharType="separate"/>
          </w:r>
          <w:r w:rsidR="00A901E9" w:rsidRPr="00A901E9">
            <w:rPr>
              <w:noProof/>
            </w:rPr>
            <w:t>[30]</w:t>
          </w:r>
          <w:r w:rsidR="00C22A13">
            <w:fldChar w:fldCharType="end"/>
          </w:r>
        </w:sdtContent>
      </w:sdt>
      <w:r w:rsidR="003E21D1">
        <w:t>.</w:t>
      </w:r>
    </w:p>
    <w:p w14:paraId="09C0E8B6" w14:textId="4A79A10E" w:rsidR="004C50A0" w:rsidRPr="004C50A0" w:rsidRDefault="004C50A0" w:rsidP="004D193E">
      <w:pPr>
        <w:pStyle w:val="Heading1BPBHEB"/>
      </w:pPr>
      <w:r w:rsidRPr="004C50A0">
        <w:t>Conclusion</w:t>
      </w:r>
    </w:p>
    <w:p w14:paraId="48AC3561" w14:textId="42BD697E" w:rsidR="004C50A0" w:rsidRPr="004C50A0" w:rsidRDefault="004C50A0" w:rsidP="004D193E">
      <w:pPr>
        <w:pStyle w:val="NormalBPBHEB"/>
      </w:pPr>
      <w:r w:rsidRPr="004C50A0">
        <w:t xml:space="preserve">In conclusion, </w:t>
      </w:r>
      <w:ins w:id="63" w:author="Konika Sharma" w:date="2024-10-29T10:20:00Z" w16du:dateUtc="2024-10-29T04:50:00Z">
        <w:r w:rsidR="00536008" w:rsidRPr="004D193E">
          <w:rPr>
            <w:i/>
            <w:iCs/>
          </w:rPr>
          <w:t xml:space="preserve">Chapter </w:t>
        </w:r>
        <w:r w:rsidR="00536008">
          <w:rPr>
            <w:i/>
            <w:iCs/>
          </w:rPr>
          <w:t>9</w:t>
        </w:r>
        <w:r w:rsidR="00536008" w:rsidRPr="004D193E">
          <w:rPr>
            <w:i/>
            <w:iCs/>
          </w:rPr>
          <w:t xml:space="preserve">, End User, Front End </w:t>
        </w:r>
        <w:r w:rsidR="00536008">
          <w:rPr>
            <w:i/>
            <w:iCs/>
          </w:rPr>
          <w:t>and</w:t>
        </w:r>
        <w:r w:rsidR="00536008" w:rsidRPr="004D193E">
          <w:rPr>
            <w:i/>
            <w:iCs/>
          </w:rPr>
          <w:t xml:space="preserve"> Mobile</w:t>
        </w:r>
        <w:r w:rsidR="00536008" w:rsidRPr="004C50A0">
          <w:t xml:space="preserve">, </w:t>
        </w:r>
      </w:ins>
      <w:del w:id="64" w:author="Konika Sharma" w:date="2024-10-29T10:20:00Z" w16du:dateUtc="2024-10-29T04:50:00Z">
        <w:r w:rsidRPr="004C50A0" w:rsidDel="00536008">
          <w:delText xml:space="preserve">Chapter 8 </w:delText>
        </w:r>
      </w:del>
      <w:r w:rsidRPr="004C50A0">
        <w:t xml:space="preserve">has unraveled the diverse facets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Looking ahead, these services are not merely tools but enablers of </w:t>
      </w:r>
      <w:proofErr w:type="gramStart"/>
      <w:r w:rsidRPr="004C50A0">
        <w:t xml:space="preserve">innovation, </w:t>
      </w:r>
      <w:r w:rsidR="00F35C51">
        <w:t xml:space="preserve"> playing</w:t>
      </w:r>
      <w:proofErr w:type="gramEnd"/>
      <w:r w:rsidRPr="004C50A0">
        <w:t xml:space="preserve"> a</w:t>
      </w:r>
      <w:r w:rsidR="00145F45">
        <w:t xml:space="preserve">n important </w:t>
      </w:r>
      <w:r w:rsidRPr="004C50A0">
        <w:t>role in shaping the future of user interactions, mobile experiences, and front-end development.</w:t>
      </w:r>
    </w:p>
    <w:p w14:paraId="2A56B9C0" w14:textId="37248069" w:rsidR="00E87109" w:rsidRDefault="004C50A0">
      <w:pPr>
        <w:pStyle w:val="NormalBPBHEB"/>
      </w:pPr>
      <w:r w:rsidRPr="004C50A0">
        <w:t xml:space="preserve">As technology advances, AWS remains at the forefront, continually refining and expanding its services to meet the evolving demands of the digital landscape. </w:t>
      </w:r>
      <w:r w:rsidR="00C93ECA">
        <w:t>This chapter</w:t>
      </w:r>
      <w:r w:rsidRPr="004C50A0">
        <w:t xml:space="preserve"> serves as a </w:t>
      </w:r>
      <w:r w:rsidRPr="004C50A0">
        <w:lastRenderedPageBreak/>
        <w:t>testament to the integral role AWS plays in empowering developers and organizations to create cutting-edge applications that redefine the boundaries of user experiences.</w:t>
      </w:r>
    </w:p>
    <w:p w14:paraId="0A3D7CEC" w14:textId="35276108" w:rsidR="00AB7580" w:rsidRDefault="00AB7580">
      <w:pPr>
        <w:pStyle w:val="NormalBPBHEB"/>
      </w:pPr>
      <w:r w:rsidRPr="00536008">
        <w:rPr>
          <w:rPrChange w:id="65" w:author="Konika Sharma" w:date="2024-10-29T10:21:00Z" w16du:dateUtc="2024-10-29T04:51:00Z">
            <w:rPr>
              <w:b/>
              <w:bCs/>
            </w:rPr>
          </w:rPrChange>
        </w:rPr>
        <w:t>In the next chapter</w:t>
      </w:r>
      <w:r w:rsidRPr="00536008">
        <w:t>, we</w:t>
      </w:r>
      <w:r w:rsidRPr="00AB7580">
        <w:t xml:space="preserve"> will shift our focus to DevOps and Infrastructure as Code (IaC), exploring the powerful tools and services AWS provides to streamline automation, configuration management, and deployment workflows, transforming how infrastructure is managed and maintained.</w:t>
      </w:r>
    </w:p>
    <w:sdt>
      <w:sdtPr>
        <w:rPr>
          <w:rFonts w:asciiTheme="minorHAnsi" w:eastAsiaTheme="minorHAnsi" w:hAnsiTheme="minorHAnsi" w:cstheme="minorBidi"/>
          <w:b w:val="0"/>
          <w:sz w:val="22"/>
          <w:szCs w:val="22"/>
        </w:rPr>
        <w:id w:val="1713460898"/>
        <w:docPartObj>
          <w:docPartGallery w:val="Bibliographies"/>
          <w:docPartUnique/>
        </w:docPartObj>
      </w:sdtPr>
      <w:sdtEndPr>
        <w:rPr>
          <w:rFonts w:ascii="Palatino Linotype" w:eastAsia="Palatino Linotype" w:hAnsi="Palatino Linotype" w:cs="Palatino Linotype"/>
        </w:rPr>
      </w:sdtEndPr>
      <w:sdtContent>
        <w:p w14:paraId="43D71EEC" w14:textId="0BBB7F57" w:rsidR="00932D0B" w:rsidRDefault="00932D0B" w:rsidP="0033047A">
          <w:pPr>
            <w:pStyle w:val="Heading1BPBHEB"/>
          </w:pPr>
          <w:r>
            <w:t>References</w:t>
          </w:r>
        </w:p>
        <w:sdt>
          <w:sdtPr>
            <w:id w:val="-573587230"/>
            <w:bibliography/>
          </w:sdtPr>
          <w:sdtContent>
            <w:p w14:paraId="52E5039B" w14:textId="77777777" w:rsidR="00A901E9" w:rsidRDefault="00932D0B" w:rsidP="00536008">
              <w:pPr>
                <w:pStyle w:val="NormalBPBHEB"/>
                <w:rPr>
                  <w:noProof/>
                </w:rPr>
                <w:pPrChange w:id="66" w:author="Konika Sharma" w:date="2024-10-29T10:21:00Z" w16du:dateUtc="2024-10-29T04:51:00Z">
                  <w:pPr/>
                </w:pPrChange>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A901E9" w14:paraId="6C452E1C" w14:textId="77777777">
                <w:trPr>
                  <w:divId w:val="1347445273"/>
                  <w:tblCellSpacing w:w="15" w:type="dxa"/>
                </w:trPr>
                <w:tc>
                  <w:tcPr>
                    <w:tcW w:w="50" w:type="pct"/>
                    <w:hideMark/>
                  </w:tcPr>
                  <w:p w14:paraId="7513C55C" w14:textId="222DD22E" w:rsidR="00A901E9" w:rsidRDefault="00A901E9" w:rsidP="00536008">
                    <w:pPr>
                      <w:pStyle w:val="NormalBPBHEB"/>
                      <w:rPr>
                        <w:noProof/>
                        <w:sz w:val="24"/>
                        <w:szCs w:val="24"/>
                      </w:rPr>
                      <w:pPrChange w:id="67" w:author="Konika Sharma" w:date="2024-10-29T10:21:00Z" w16du:dateUtc="2024-10-29T04:51:00Z">
                        <w:pPr>
                          <w:pStyle w:val="Bibliography"/>
                        </w:pPr>
                      </w:pPrChange>
                    </w:pPr>
                    <w:r>
                      <w:rPr>
                        <w:noProof/>
                      </w:rPr>
                      <w:t xml:space="preserve">[1] </w:t>
                    </w:r>
                  </w:p>
                </w:tc>
                <w:tc>
                  <w:tcPr>
                    <w:tcW w:w="0" w:type="auto"/>
                    <w:hideMark/>
                  </w:tcPr>
                  <w:p w14:paraId="12875143" w14:textId="77777777" w:rsidR="00A901E9" w:rsidRDefault="00A901E9" w:rsidP="00536008">
                    <w:pPr>
                      <w:pStyle w:val="NormalBPBHEB"/>
                      <w:rPr>
                        <w:noProof/>
                      </w:rPr>
                      <w:pPrChange w:id="68" w:author="Konika Sharma" w:date="2024-10-29T10:21:00Z" w16du:dateUtc="2024-10-29T04:51:00Z">
                        <w:pPr>
                          <w:pStyle w:val="Bibliography"/>
                        </w:pPr>
                      </w:pPrChange>
                    </w:pPr>
                    <w:r>
                      <w:rPr>
                        <w:noProof/>
                      </w:rPr>
                      <w:t>Amazon Web Services, "Amazon AppStream 2.0 Documentation," 2003.</w:t>
                    </w:r>
                  </w:p>
                </w:tc>
              </w:tr>
              <w:tr w:rsidR="00A901E9" w14:paraId="2460E259" w14:textId="77777777">
                <w:trPr>
                  <w:divId w:val="1347445273"/>
                  <w:tblCellSpacing w:w="15" w:type="dxa"/>
                </w:trPr>
                <w:tc>
                  <w:tcPr>
                    <w:tcW w:w="50" w:type="pct"/>
                    <w:hideMark/>
                  </w:tcPr>
                  <w:p w14:paraId="3506DFE9" w14:textId="77777777" w:rsidR="00A901E9" w:rsidRDefault="00A901E9" w:rsidP="00536008">
                    <w:pPr>
                      <w:pStyle w:val="NormalBPBHEB"/>
                      <w:rPr>
                        <w:noProof/>
                      </w:rPr>
                      <w:pPrChange w:id="69" w:author="Konika Sharma" w:date="2024-10-29T10:21:00Z" w16du:dateUtc="2024-10-29T04:51:00Z">
                        <w:pPr>
                          <w:pStyle w:val="Bibliography"/>
                        </w:pPr>
                      </w:pPrChange>
                    </w:pPr>
                    <w:r>
                      <w:rPr>
                        <w:noProof/>
                      </w:rPr>
                      <w:t xml:space="preserve">[2] </w:t>
                    </w:r>
                  </w:p>
                </w:tc>
                <w:tc>
                  <w:tcPr>
                    <w:tcW w:w="0" w:type="auto"/>
                    <w:hideMark/>
                  </w:tcPr>
                  <w:p w14:paraId="63C8AB4F" w14:textId="77777777" w:rsidR="00A901E9" w:rsidRDefault="00A901E9" w:rsidP="00536008">
                    <w:pPr>
                      <w:pStyle w:val="NormalBPBHEB"/>
                      <w:rPr>
                        <w:noProof/>
                      </w:rPr>
                      <w:pPrChange w:id="70" w:author="Konika Sharma" w:date="2024-10-29T10:21:00Z" w16du:dateUtc="2024-10-29T04:51:00Z">
                        <w:pPr>
                          <w:pStyle w:val="Bibliography"/>
                        </w:pPr>
                      </w:pPrChange>
                    </w:pPr>
                    <w:r>
                      <w:rPr>
                        <w:noProof/>
                      </w:rPr>
                      <w:t xml:space="preserve">J. Smith and A. Jones, "Revolutionizing End User Computing: A Case Study of Amazon AppStream 2.0.," </w:t>
                    </w:r>
                    <w:r>
                      <w:rPr>
                        <w:i/>
                        <w:iCs/>
                        <w:noProof/>
                      </w:rPr>
                      <w:t xml:space="preserve">Journal of Cloud Computing Advances and Applications, </w:t>
                    </w:r>
                    <w:r>
                      <w:rPr>
                        <w:noProof/>
                      </w:rPr>
                      <w:t xml:space="preserve">vol. 5, no. 2, pp. 112-129, 2019. </w:t>
                    </w:r>
                  </w:p>
                </w:tc>
              </w:tr>
              <w:tr w:rsidR="00A901E9" w14:paraId="70C5BC30" w14:textId="77777777">
                <w:trPr>
                  <w:divId w:val="1347445273"/>
                  <w:tblCellSpacing w:w="15" w:type="dxa"/>
                </w:trPr>
                <w:tc>
                  <w:tcPr>
                    <w:tcW w:w="50" w:type="pct"/>
                    <w:hideMark/>
                  </w:tcPr>
                  <w:p w14:paraId="33D83258" w14:textId="77777777" w:rsidR="00A901E9" w:rsidRDefault="00A901E9" w:rsidP="00536008">
                    <w:pPr>
                      <w:pStyle w:val="NormalBPBHEB"/>
                      <w:rPr>
                        <w:noProof/>
                      </w:rPr>
                      <w:pPrChange w:id="71" w:author="Konika Sharma" w:date="2024-10-29T10:21:00Z" w16du:dateUtc="2024-10-29T04:51:00Z">
                        <w:pPr>
                          <w:pStyle w:val="Bibliography"/>
                        </w:pPr>
                      </w:pPrChange>
                    </w:pPr>
                    <w:r>
                      <w:rPr>
                        <w:noProof/>
                      </w:rPr>
                      <w:t xml:space="preserve">[3] </w:t>
                    </w:r>
                  </w:p>
                </w:tc>
                <w:tc>
                  <w:tcPr>
                    <w:tcW w:w="0" w:type="auto"/>
                    <w:hideMark/>
                  </w:tcPr>
                  <w:p w14:paraId="081034C9" w14:textId="77777777" w:rsidR="00A901E9" w:rsidRDefault="00A901E9" w:rsidP="00536008">
                    <w:pPr>
                      <w:pStyle w:val="NormalBPBHEB"/>
                      <w:rPr>
                        <w:noProof/>
                      </w:rPr>
                      <w:pPrChange w:id="72" w:author="Konika Sharma" w:date="2024-10-29T10:21:00Z" w16du:dateUtc="2024-10-29T04:51:00Z">
                        <w:pPr>
                          <w:pStyle w:val="Bibliography"/>
                        </w:pPr>
                      </w:pPrChange>
                    </w:pPr>
                    <w:r>
                      <w:rPr>
                        <w:noProof/>
                      </w:rPr>
                      <w:t xml:space="preserve">M. e. a. Brown, "Enhancing Security in Application Streaming Services: A Comparative Analysis," in </w:t>
                    </w:r>
                    <w:r>
                      <w:rPr>
                        <w:i/>
                        <w:iCs/>
                        <w:noProof/>
                      </w:rPr>
                      <w:t>International Conference on Cloud Security</w:t>
                    </w:r>
                    <w:r>
                      <w:rPr>
                        <w:noProof/>
                      </w:rPr>
                      <w:t xml:space="preserve">, 2020. </w:t>
                    </w:r>
                  </w:p>
                </w:tc>
              </w:tr>
              <w:tr w:rsidR="00A901E9" w14:paraId="59F7934E" w14:textId="77777777">
                <w:trPr>
                  <w:divId w:val="1347445273"/>
                  <w:tblCellSpacing w:w="15" w:type="dxa"/>
                </w:trPr>
                <w:tc>
                  <w:tcPr>
                    <w:tcW w:w="50" w:type="pct"/>
                    <w:hideMark/>
                  </w:tcPr>
                  <w:p w14:paraId="6CD16DFA" w14:textId="77777777" w:rsidR="00A901E9" w:rsidRDefault="00A901E9" w:rsidP="00536008">
                    <w:pPr>
                      <w:pStyle w:val="NormalBPBHEB"/>
                      <w:rPr>
                        <w:noProof/>
                      </w:rPr>
                      <w:pPrChange w:id="73" w:author="Konika Sharma" w:date="2024-10-29T10:21:00Z" w16du:dateUtc="2024-10-29T04:51:00Z">
                        <w:pPr>
                          <w:pStyle w:val="Bibliography"/>
                        </w:pPr>
                      </w:pPrChange>
                    </w:pPr>
                    <w:r>
                      <w:rPr>
                        <w:noProof/>
                      </w:rPr>
                      <w:t xml:space="preserve">[4] </w:t>
                    </w:r>
                  </w:p>
                </w:tc>
                <w:tc>
                  <w:tcPr>
                    <w:tcW w:w="0" w:type="auto"/>
                    <w:hideMark/>
                  </w:tcPr>
                  <w:p w14:paraId="3975096E" w14:textId="77777777" w:rsidR="00A901E9" w:rsidRDefault="00A901E9" w:rsidP="00536008">
                    <w:pPr>
                      <w:pStyle w:val="NormalBPBHEB"/>
                      <w:rPr>
                        <w:noProof/>
                      </w:rPr>
                      <w:pPrChange w:id="74" w:author="Konika Sharma" w:date="2024-10-29T10:21:00Z" w16du:dateUtc="2024-10-29T04:51:00Z">
                        <w:pPr>
                          <w:pStyle w:val="Bibliography"/>
                        </w:pPr>
                      </w:pPrChange>
                    </w:pPr>
                    <w:r>
                      <w:rPr>
                        <w:noProof/>
                      </w:rPr>
                      <w:t>Amazon Web Services, "Amazon WorkSpaces Documentation," 2003.</w:t>
                    </w:r>
                  </w:p>
                </w:tc>
              </w:tr>
              <w:tr w:rsidR="00A901E9" w14:paraId="721B1553" w14:textId="77777777">
                <w:trPr>
                  <w:divId w:val="1347445273"/>
                  <w:tblCellSpacing w:w="15" w:type="dxa"/>
                </w:trPr>
                <w:tc>
                  <w:tcPr>
                    <w:tcW w:w="50" w:type="pct"/>
                    <w:hideMark/>
                  </w:tcPr>
                  <w:p w14:paraId="09DB0915" w14:textId="77777777" w:rsidR="00A901E9" w:rsidRDefault="00A901E9" w:rsidP="00536008">
                    <w:pPr>
                      <w:pStyle w:val="NormalBPBHEB"/>
                      <w:rPr>
                        <w:noProof/>
                      </w:rPr>
                      <w:pPrChange w:id="75" w:author="Konika Sharma" w:date="2024-10-29T10:21:00Z" w16du:dateUtc="2024-10-29T04:51:00Z">
                        <w:pPr>
                          <w:pStyle w:val="Bibliography"/>
                        </w:pPr>
                      </w:pPrChange>
                    </w:pPr>
                    <w:r>
                      <w:rPr>
                        <w:noProof/>
                      </w:rPr>
                      <w:t xml:space="preserve">[5] </w:t>
                    </w:r>
                  </w:p>
                </w:tc>
                <w:tc>
                  <w:tcPr>
                    <w:tcW w:w="0" w:type="auto"/>
                    <w:hideMark/>
                  </w:tcPr>
                  <w:p w14:paraId="32F813C4" w14:textId="77777777" w:rsidR="00A901E9" w:rsidRDefault="00A901E9" w:rsidP="00536008">
                    <w:pPr>
                      <w:pStyle w:val="NormalBPBHEB"/>
                      <w:rPr>
                        <w:noProof/>
                      </w:rPr>
                      <w:pPrChange w:id="76" w:author="Konika Sharma" w:date="2024-10-29T10:21:00Z" w16du:dateUtc="2024-10-29T04:51:00Z">
                        <w:pPr>
                          <w:pStyle w:val="Bibliography"/>
                        </w:pPr>
                      </w:pPrChange>
                    </w:pPr>
                    <w:r>
                      <w:rPr>
                        <w:noProof/>
                      </w:rPr>
                      <w:t xml:space="preserve">R. e. a. Anderson, "Cloud-Based Virtual Desktops: A Comparative Analysis of WorkSpaces Solutions," </w:t>
                    </w:r>
                    <w:r>
                      <w:rPr>
                        <w:i/>
                        <w:iCs/>
                        <w:noProof/>
                      </w:rPr>
                      <w:t xml:space="preserve">Journal of Cloud Computing Advances and Applications, </w:t>
                    </w:r>
                    <w:r>
                      <w:rPr>
                        <w:noProof/>
                      </w:rPr>
                      <w:t xml:space="preserve">vol. 4, p. 78–94, 2018. </w:t>
                    </w:r>
                  </w:p>
                </w:tc>
              </w:tr>
              <w:tr w:rsidR="00A901E9" w14:paraId="573086B0" w14:textId="77777777">
                <w:trPr>
                  <w:divId w:val="1347445273"/>
                  <w:tblCellSpacing w:w="15" w:type="dxa"/>
                </w:trPr>
                <w:tc>
                  <w:tcPr>
                    <w:tcW w:w="50" w:type="pct"/>
                    <w:hideMark/>
                  </w:tcPr>
                  <w:p w14:paraId="140E0A2A" w14:textId="77777777" w:rsidR="00A901E9" w:rsidRDefault="00A901E9" w:rsidP="00536008">
                    <w:pPr>
                      <w:pStyle w:val="NormalBPBHEB"/>
                      <w:rPr>
                        <w:noProof/>
                      </w:rPr>
                      <w:pPrChange w:id="77" w:author="Konika Sharma" w:date="2024-10-29T10:21:00Z" w16du:dateUtc="2024-10-29T04:51:00Z">
                        <w:pPr>
                          <w:pStyle w:val="Bibliography"/>
                        </w:pPr>
                      </w:pPrChange>
                    </w:pPr>
                    <w:r>
                      <w:rPr>
                        <w:noProof/>
                      </w:rPr>
                      <w:t xml:space="preserve">[6] </w:t>
                    </w:r>
                  </w:p>
                </w:tc>
                <w:tc>
                  <w:tcPr>
                    <w:tcW w:w="0" w:type="auto"/>
                    <w:hideMark/>
                  </w:tcPr>
                  <w:p w14:paraId="79A8AE38" w14:textId="77777777" w:rsidR="00A901E9" w:rsidRDefault="00A901E9" w:rsidP="00536008">
                    <w:pPr>
                      <w:pStyle w:val="NormalBPBHEB"/>
                      <w:rPr>
                        <w:noProof/>
                      </w:rPr>
                      <w:pPrChange w:id="78" w:author="Konika Sharma" w:date="2024-10-29T10:21:00Z" w16du:dateUtc="2024-10-29T04:51:00Z">
                        <w:pPr>
                          <w:pStyle w:val="Bibliography"/>
                        </w:pPr>
                      </w:pPrChange>
                    </w:pPr>
                    <w:r>
                      <w:rPr>
                        <w:noProof/>
                      </w:rPr>
                      <w:t xml:space="preserve">M. Garcia and S. Patel, "Security Measures in Cloud-Based Virtual Desktop Environments," 2021. </w:t>
                    </w:r>
                  </w:p>
                </w:tc>
              </w:tr>
              <w:tr w:rsidR="00A901E9" w14:paraId="66CF6E88" w14:textId="77777777">
                <w:trPr>
                  <w:divId w:val="1347445273"/>
                  <w:tblCellSpacing w:w="15" w:type="dxa"/>
                </w:trPr>
                <w:tc>
                  <w:tcPr>
                    <w:tcW w:w="50" w:type="pct"/>
                    <w:hideMark/>
                  </w:tcPr>
                  <w:p w14:paraId="7BAC00F3" w14:textId="77777777" w:rsidR="00A901E9" w:rsidRDefault="00A901E9" w:rsidP="00536008">
                    <w:pPr>
                      <w:pStyle w:val="NormalBPBHEB"/>
                      <w:rPr>
                        <w:noProof/>
                      </w:rPr>
                      <w:pPrChange w:id="79" w:author="Konika Sharma" w:date="2024-10-29T10:21:00Z" w16du:dateUtc="2024-10-29T04:51:00Z">
                        <w:pPr>
                          <w:pStyle w:val="Bibliography"/>
                        </w:pPr>
                      </w:pPrChange>
                    </w:pPr>
                    <w:r>
                      <w:rPr>
                        <w:noProof/>
                      </w:rPr>
                      <w:t xml:space="preserve">[7] </w:t>
                    </w:r>
                  </w:p>
                </w:tc>
                <w:tc>
                  <w:tcPr>
                    <w:tcW w:w="0" w:type="auto"/>
                    <w:hideMark/>
                  </w:tcPr>
                  <w:p w14:paraId="10AD6384" w14:textId="77777777" w:rsidR="00A901E9" w:rsidRDefault="00A901E9" w:rsidP="00536008">
                    <w:pPr>
                      <w:pStyle w:val="NormalBPBHEB"/>
                      <w:rPr>
                        <w:noProof/>
                      </w:rPr>
                      <w:pPrChange w:id="80" w:author="Konika Sharma" w:date="2024-10-29T10:21:00Z" w16du:dateUtc="2024-10-29T04:51:00Z">
                        <w:pPr>
                          <w:pStyle w:val="Bibliography"/>
                        </w:pPr>
                      </w:pPrChange>
                    </w:pPr>
                    <w:r>
                      <w:rPr>
                        <w:noProof/>
                      </w:rPr>
                      <w:t>Amazon Web Services, "Amazon API Gateway Documentation," 2003.</w:t>
                    </w:r>
                  </w:p>
                </w:tc>
              </w:tr>
              <w:tr w:rsidR="00A901E9" w14:paraId="36CA1D35" w14:textId="77777777">
                <w:trPr>
                  <w:divId w:val="1347445273"/>
                  <w:tblCellSpacing w:w="15" w:type="dxa"/>
                </w:trPr>
                <w:tc>
                  <w:tcPr>
                    <w:tcW w:w="50" w:type="pct"/>
                    <w:hideMark/>
                  </w:tcPr>
                  <w:p w14:paraId="3ED03E5C" w14:textId="77777777" w:rsidR="00A901E9" w:rsidRDefault="00A901E9" w:rsidP="00536008">
                    <w:pPr>
                      <w:pStyle w:val="NormalBPBHEB"/>
                      <w:rPr>
                        <w:noProof/>
                      </w:rPr>
                      <w:pPrChange w:id="81" w:author="Konika Sharma" w:date="2024-10-29T10:21:00Z" w16du:dateUtc="2024-10-29T04:51:00Z">
                        <w:pPr>
                          <w:pStyle w:val="Bibliography"/>
                        </w:pPr>
                      </w:pPrChange>
                    </w:pPr>
                    <w:r>
                      <w:rPr>
                        <w:noProof/>
                      </w:rPr>
                      <w:t xml:space="preserve">[8] </w:t>
                    </w:r>
                  </w:p>
                </w:tc>
                <w:tc>
                  <w:tcPr>
                    <w:tcW w:w="0" w:type="auto"/>
                    <w:hideMark/>
                  </w:tcPr>
                  <w:p w14:paraId="55F518ED" w14:textId="77777777" w:rsidR="00A901E9" w:rsidRDefault="00A901E9" w:rsidP="00536008">
                    <w:pPr>
                      <w:pStyle w:val="NormalBPBHEB"/>
                      <w:rPr>
                        <w:noProof/>
                      </w:rPr>
                      <w:pPrChange w:id="82" w:author="Konika Sharma" w:date="2024-10-29T10:21:00Z" w16du:dateUtc="2024-10-29T04:51:00Z">
                        <w:pPr>
                          <w:pStyle w:val="Bibliography"/>
                        </w:pPr>
                      </w:pPrChange>
                    </w:pPr>
                    <w:r>
                      <w:rPr>
                        <w:noProof/>
                      </w:rPr>
                      <w:t xml:space="preserve">R. T. Fielding, </w:t>
                    </w:r>
                    <w:r>
                      <w:rPr>
                        <w:i/>
                        <w:iCs/>
                        <w:noProof/>
                      </w:rPr>
                      <w:t xml:space="preserve">Architectural Styles and the Design of Network-based Software Architectures, </w:t>
                    </w:r>
                    <w:r>
                      <w:rPr>
                        <w:noProof/>
                      </w:rPr>
                      <w:t xml:space="preserve">Irvine, 2000. </w:t>
                    </w:r>
                  </w:p>
                </w:tc>
              </w:tr>
              <w:tr w:rsidR="00A901E9" w14:paraId="5DFD8CF5" w14:textId="77777777">
                <w:trPr>
                  <w:divId w:val="1347445273"/>
                  <w:tblCellSpacing w:w="15" w:type="dxa"/>
                </w:trPr>
                <w:tc>
                  <w:tcPr>
                    <w:tcW w:w="50" w:type="pct"/>
                    <w:hideMark/>
                  </w:tcPr>
                  <w:p w14:paraId="02CF3D52" w14:textId="77777777" w:rsidR="00A901E9" w:rsidRDefault="00A901E9" w:rsidP="00536008">
                    <w:pPr>
                      <w:pStyle w:val="NormalBPBHEB"/>
                      <w:rPr>
                        <w:noProof/>
                      </w:rPr>
                      <w:pPrChange w:id="83" w:author="Konika Sharma" w:date="2024-10-29T10:21:00Z" w16du:dateUtc="2024-10-29T04:51:00Z">
                        <w:pPr>
                          <w:pStyle w:val="Bibliography"/>
                        </w:pPr>
                      </w:pPrChange>
                    </w:pPr>
                    <w:r>
                      <w:rPr>
                        <w:noProof/>
                      </w:rPr>
                      <w:t xml:space="preserve">[9] </w:t>
                    </w:r>
                  </w:p>
                </w:tc>
                <w:tc>
                  <w:tcPr>
                    <w:tcW w:w="0" w:type="auto"/>
                    <w:hideMark/>
                  </w:tcPr>
                  <w:p w14:paraId="637015B4" w14:textId="77777777" w:rsidR="00A901E9" w:rsidRDefault="00A901E9" w:rsidP="00536008">
                    <w:pPr>
                      <w:pStyle w:val="NormalBPBHEB"/>
                      <w:rPr>
                        <w:noProof/>
                      </w:rPr>
                      <w:pPrChange w:id="84" w:author="Konika Sharma" w:date="2024-10-29T10:21:00Z" w16du:dateUtc="2024-10-29T04:51:00Z">
                        <w:pPr>
                          <w:pStyle w:val="Bibliography"/>
                        </w:pPr>
                      </w:pPrChange>
                    </w:pPr>
                    <w:r>
                      <w:rPr>
                        <w:noProof/>
                      </w:rPr>
                      <w:t xml:space="preserve">L. Richardson, M. Amundsen and S. Ruby, </w:t>
                    </w:r>
                    <w:r>
                      <w:rPr>
                        <w:i/>
                        <w:iCs/>
                        <w:noProof/>
                      </w:rPr>
                      <w:t xml:space="preserve">RESTful Web APIs, </w:t>
                    </w:r>
                    <w:r>
                      <w:rPr>
                        <w:noProof/>
                      </w:rPr>
                      <w:t xml:space="preserve">O'Reilly Media, 2013. </w:t>
                    </w:r>
                  </w:p>
                </w:tc>
              </w:tr>
              <w:tr w:rsidR="00A901E9" w14:paraId="3E5FF819" w14:textId="77777777">
                <w:trPr>
                  <w:divId w:val="1347445273"/>
                  <w:tblCellSpacing w:w="15" w:type="dxa"/>
                </w:trPr>
                <w:tc>
                  <w:tcPr>
                    <w:tcW w:w="50" w:type="pct"/>
                    <w:hideMark/>
                  </w:tcPr>
                  <w:p w14:paraId="6315796E" w14:textId="77777777" w:rsidR="00A901E9" w:rsidRDefault="00A901E9" w:rsidP="00536008">
                    <w:pPr>
                      <w:pStyle w:val="NormalBPBHEB"/>
                      <w:rPr>
                        <w:noProof/>
                      </w:rPr>
                      <w:pPrChange w:id="85" w:author="Konika Sharma" w:date="2024-10-29T10:21:00Z" w16du:dateUtc="2024-10-29T04:51:00Z">
                        <w:pPr>
                          <w:pStyle w:val="Bibliography"/>
                        </w:pPr>
                      </w:pPrChange>
                    </w:pPr>
                    <w:r>
                      <w:rPr>
                        <w:noProof/>
                      </w:rPr>
                      <w:t xml:space="preserve">[10] </w:t>
                    </w:r>
                  </w:p>
                </w:tc>
                <w:tc>
                  <w:tcPr>
                    <w:tcW w:w="0" w:type="auto"/>
                    <w:hideMark/>
                  </w:tcPr>
                  <w:p w14:paraId="49E0566A" w14:textId="77777777" w:rsidR="00A901E9" w:rsidRDefault="00A901E9" w:rsidP="00536008">
                    <w:pPr>
                      <w:pStyle w:val="NormalBPBHEB"/>
                      <w:rPr>
                        <w:noProof/>
                      </w:rPr>
                      <w:pPrChange w:id="86" w:author="Konika Sharma" w:date="2024-10-29T10:21:00Z" w16du:dateUtc="2024-10-29T04:51:00Z">
                        <w:pPr>
                          <w:pStyle w:val="Bibliography"/>
                        </w:pPr>
                      </w:pPrChange>
                    </w:pPr>
                    <w:r>
                      <w:rPr>
                        <w:noProof/>
                      </w:rPr>
                      <w:t>Amazon Web Services, "Amazon Location Service Documentation," 2003.</w:t>
                    </w:r>
                  </w:p>
                </w:tc>
              </w:tr>
              <w:tr w:rsidR="00A901E9" w14:paraId="2A0C4142" w14:textId="77777777">
                <w:trPr>
                  <w:divId w:val="1347445273"/>
                  <w:tblCellSpacing w:w="15" w:type="dxa"/>
                </w:trPr>
                <w:tc>
                  <w:tcPr>
                    <w:tcW w:w="50" w:type="pct"/>
                    <w:hideMark/>
                  </w:tcPr>
                  <w:p w14:paraId="02BDBDE3" w14:textId="77777777" w:rsidR="00A901E9" w:rsidRDefault="00A901E9" w:rsidP="00536008">
                    <w:pPr>
                      <w:pStyle w:val="NormalBPBHEB"/>
                      <w:rPr>
                        <w:noProof/>
                      </w:rPr>
                      <w:pPrChange w:id="87" w:author="Konika Sharma" w:date="2024-10-29T10:21:00Z" w16du:dateUtc="2024-10-29T04:51:00Z">
                        <w:pPr>
                          <w:pStyle w:val="Bibliography"/>
                        </w:pPr>
                      </w:pPrChange>
                    </w:pPr>
                    <w:r>
                      <w:rPr>
                        <w:noProof/>
                      </w:rPr>
                      <w:t xml:space="preserve">[11] </w:t>
                    </w:r>
                  </w:p>
                </w:tc>
                <w:tc>
                  <w:tcPr>
                    <w:tcW w:w="0" w:type="auto"/>
                    <w:hideMark/>
                  </w:tcPr>
                  <w:p w14:paraId="442A6908" w14:textId="77777777" w:rsidR="00A901E9" w:rsidRDefault="00A901E9" w:rsidP="00536008">
                    <w:pPr>
                      <w:pStyle w:val="NormalBPBHEB"/>
                      <w:rPr>
                        <w:noProof/>
                      </w:rPr>
                      <w:pPrChange w:id="88" w:author="Konika Sharma" w:date="2024-10-29T10:21:00Z" w16du:dateUtc="2024-10-29T04:51:00Z">
                        <w:pPr>
                          <w:pStyle w:val="Bibliography"/>
                        </w:pPr>
                      </w:pPrChange>
                    </w:pPr>
                    <w:r>
                      <w:rPr>
                        <w:noProof/>
                      </w:rPr>
                      <w:t xml:space="preserve">P. A. Longley, M. F. Goodchild, D. J. Maguire and D. W. Rhind, Geographic Information Science and Systems, John Wiley and Sons, 2015. </w:t>
                    </w:r>
                  </w:p>
                </w:tc>
              </w:tr>
              <w:tr w:rsidR="00A901E9" w14:paraId="0CDA42BE" w14:textId="77777777">
                <w:trPr>
                  <w:divId w:val="1347445273"/>
                  <w:tblCellSpacing w:w="15" w:type="dxa"/>
                </w:trPr>
                <w:tc>
                  <w:tcPr>
                    <w:tcW w:w="50" w:type="pct"/>
                    <w:hideMark/>
                  </w:tcPr>
                  <w:p w14:paraId="33305A4B" w14:textId="77777777" w:rsidR="00A901E9" w:rsidRDefault="00A901E9" w:rsidP="00536008">
                    <w:pPr>
                      <w:pStyle w:val="NormalBPBHEB"/>
                      <w:rPr>
                        <w:noProof/>
                      </w:rPr>
                      <w:pPrChange w:id="89" w:author="Konika Sharma" w:date="2024-10-29T10:21:00Z" w16du:dateUtc="2024-10-29T04:51:00Z">
                        <w:pPr>
                          <w:pStyle w:val="Bibliography"/>
                        </w:pPr>
                      </w:pPrChange>
                    </w:pPr>
                    <w:r>
                      <w:rPr>
                        <w:noProof/>
                      </w:rPr>
                      <w:t xml:space="preserve">[12] </w:t>
                    </w:r>
                  </w:p>
                </w:tc>
                <w:tc>
                  <w:tcPr>
                    <w:tcW w:w="0" w:type="auto"/>
                    <w:hideMark/>
                  </w:tcPr>
                  <w:p w14:paraId="6104B680" w14:textId="77777777" w:rsidR="00A901E9" w:rsidRDefault="00A901E9" w:rsidP="00536008">
                    <w:pPr>
                      <w:pStyle w:val="NormalBPBHEB"/>
                      <w:rPr>
                        <w:noProof/>
                      </w:rPr>
                      <w:pPrChange w:id="90" w:author="Konika Sharma" w:date="2024-10-29T10:21:00Z" w16du:dateUtc="2024-10-29T04:51:00Z">
                        <w:pPr>
                          <w:pStyle w:val="Bibliography"/>
                        </w:pPr>
                      </w:pPrChange>
                    </w:pPr>
                    <w:r>
                      <w:rPr>
                        <w:noProof/>
                      </w:rPr>
                      <w:t xml:space="preserve">M. Craglia, K. Bie, D. Jackson, M. Pesaresi and G. Remetey-Fülöpp, Digital Earth from Vision to Practice: Making Sense of Citizen Observatories, Springer, 2012. </w:t>
                    </w:r>
                  </w:p>
                </w:tc>
              </w:tr>
              <w:tr w:rsidR="00A901E9" w14:paraId="1413B027" w14:textId="77777777">
                <w:trPr>
                  <w:divId w:val="1347445273"/>
                  <w:tblCellSpacing w:w="15" w:type="dxa"/>
                </w:trPr>
                <w:tc>
                  <w:tcPr>
                    <w:tcW w:w="50" w:type="pct"/>
                    <w:hideMark/>
                  </w:tcPr>
                  <w:p w14:paraId="2C3F1844" w14:textId="77777777" w:rsidR="00A901E9" w:rsidRDefault="00A901E9" w:rsidP="00536008">
                    <w:pPr>
                      <w:pStyle w:val="NormalBPBHEB"/>
                      <w:rPr>
                        <w:noProof/>
                      </w:rPr>
                      <w:pPrChange w:id="91" w:author="Konika Sharma" w:date="2024-10-29T10:21:00Z" w16du:dateUtc="2024-10-29T04:51:00Z">
                        <w:pPr>
                          <w:pStyle w:val="Bibliography"/>
                        </w:pPr>
                      </w:pPrChange>
                    </w:pPr>
                    <w:r>
                      <w:rPr>
                        <w:noProof/>
                      </w:rPr>
                      <w:t xml:space="preserve">[13] </w:t>
                    </w:r>
                  </w:p>
                </w:tc>
                <w:tc>
                  <w:tcPr>
                    <w:tcW w:w="0" w:type="auto"/>
                    <w:hideMark/>
                  </w:tcPr>
                  <w:p w14:paraId="0B92A6BF" w14:textId="77777777" w:rsidR="00A901E9" w:rsidRDefault="00A901E9" w:rsidP="00536008">
                    <w:pPr>
                      <w:pStyle w:val="NormalBPBHEB"/>
                      <w:rPr>
                        <w:noProof/>
                      </w:rPr>
                      <w:pPrChange w:id="92" w:author="Konika Sharma" w:date="2024-10-29T10:21:00Z" w16du:dateUtc="2024-10-29T04:51:00Z">
                        <w:pPr>
                          <w:pStyle w:val="Bibliography"/>
                        </w:pPr>
                      </w:pPrChange>
                    </w:pPr>
                    <w:r>
                      <w:rPr>
                        <w:noProof/>
                      </w:rPr>
                      <w:t>Amazon Web Services, "Amazon Pinpoint Documentation," 2023.</w:t>
                    </w:r>
                  </w:p>
                </w:tc>
              </w:tr>
              <w:tr w:rsidR="00A901E9" w14:paraId="2332F148" w14:textId="77777777">
                <w:trPr>
                  <w:divId w:val="1347445273"/>
                  <w:tblCellSpacing w:w="15" w:type="dxa"/>
                </w:trPr>
                <w:tc>
                  <w:tcPr>
                    <w:tcW w:w="50" w:type="pct"/>
                    <w:hideMark/>
                  </w:tcPr>
                  <w:p w14:paraId="52597593" w14:textId="77777777" w:rsidR="00A901E9" w:rsidRDefault="00A901E9" w:rsidP="00536008">
                    <w:pPr>
                      <w:pStyle w:val="NormalBPBHEB"/>
                      <w:rPr>
                        <w:noProof/>
                      </w:rPr>
                      <w:pPrChange w:id="93" w:author="Konika Sharma" w:date="2024-10-29T10:21:00Z" w16du:dateUtc="2024-10-29T04:51:00Z">
                        <w:pPr>
                          <w:pStyle w:val="Bibliography"/>
                        </w:pPr>
                      </w:pPrChange>
                    </w:pPr>
                    <w:r>
                      <w:rPr>
                        <w:noProof/>
                      </w:rPr>
                      <w:lastRenderedPageBreak/>
                      <w:t xml:space="preserve">[14] </w:t>
                    </w:r>
                  </w:p>
                </w:tc>
                <w:tc>
                  <w:tcPr>
                    <w:tcW w:w="0" w:type="auto"/>
                    <w:hideMark/>
                  </w:tcPr>
                  <w:p w14:paraId="4D006517" w14:textId="77777777" w:rsidR="00A901E9" w:rsidRDefault="00A901E9" w:rsidP="00536008">
                    <w:pPr>
                      <w:pStyle w:val="NormalBPBHEB"/>
                      <w:rPr>
                        <w:noProof/>
                      </w:rPr>
                      <w:pPrChange w:id="94" w:author="Konika Sharma" w:date="2024-10-29T10:21:00Z" w16du:dateUtc="2024-10-29T04:51:00Z">
                        <w:pPr>
                          <w:pStyle w:val="Bibliography"/>
                        </w:pPr>
                      </w:pPrChange>
                    </w:pPr>
                    <w:r>
                      <w:rPr>
                        <w:noProof/>
                      </w:rPr>
                      <w:t xml:space="preserve">A. Smith and B. Johnson, Digital Marketing Strategies: An Integrated Approach to Online Marketing, Routledge, 2018. </w:t>
                    </w:r>
                  </w:p>
                </w:tc>
              </w:tr>
              <w:tr w:rsidR="00A901E9" w14:paraId="57CB6D7C" w14:textId="77777777">
                <w:trPr>
                  <w:divId w:val="1347445273"/>
                  <w:tblCellSpacing w:w="15" w:type="dxa"/>
                </w:trPr>
                <w:tc>
                  <w:tcPr>
                    <w:tcW w:w="50" w:type="pct"/>
                    <w:hideMark/>
                  </w:tcPr>
                  <w:p w14:paraId="745F2D65" w14:textId="77777777" w:rsidR="00A901E9" w:rsidRDefault="00A901E9" w:rsidP="00536008">
                    <w:pPr>
                      <w:pStyle w:val="NormalBPBHEB"/>
                      <w:rPr>
                        <w:noProof/>
                      </w:rPr>
                      <w:pPrChange w:id="95" w:author="Konika Sharma" w:date="2024-10-29T10:21:00Z" w16du:dateUtc="2024-10-29T04:51:00Z">
                        <w:pPr>
                          <w:pStyle w:val="Bibliography"/>
                        </w:pPr>
                      </w:pPrChange>
                    </w:pPr>
                    <w:r>
                      <w:rPr>
                        <w:noProof/>
                      </w:rPr>
                      <w:t xml:space="preserve">[15] </w:t>
                    </w:r>
                  </w:p>
                </w:tc>
                <w:tc>
                  <w:tcPr>
                    <w:tcW w:w="0" w:type="auto"/>
                    <w:hideMark/>
                  </w:tcPr>
                  <w:p w14:paraId="025D7E85" w14:textId="77777777" w:rsidR="00A901E9" w:rsidRDefault="00A901E9" w:rsidP="00536008">
                    <w:pPr>
                      <w:pStyle w:val="NormalBPBHEB"/>
                      <w:rPr>
                        <w:noProof/>
                      </w:rPr>
                      <w:pPrChange w:id="96" w:author="Konika Sharma" w:date="2024-10-29T10:21:00Z" w16du:dateUtc="2024-10-29T04:51:00Z">
                        <w:pPr>
                          <w:pStyle w:val="Bibliography"/>
                        </w:pPr>
                      </w:pPrChange>
                    </w:pPr>
                    <w:r>
                      <w:rPr>
                        <w:noProof/>
                      </w:rPr>
                      <w:t xml:space="preserve">S. Gupta and V. Zeithaml, "Customer Metrics and Their Impact on Financial Performance," </w:t>
                    </w:r>
                    <w:r>
                      <w:rPr>
                        <w:i/>
                        <w:iCs/>
                        <w:noProof/>
                      </w:rPr>
                      <w:t xml:space="preserve">Marketing Science, </w:t>
                    </w:r>
                    <w:r>
                      <w:rPr>
                        <w:noProof/>
                      </w:rPr>
                      <w:t xml:space="preserve">vol. 25, p. 718–739, 2006. </w:t>
                    </w:r>
                  </w:p>
                </w:tc>
              </w:tr>
              <w:tr w:rsidR="00A901E9" w14:paraId="04A82247" w14:textId="77777777">
                <w:trPr>
                  <w:divId w:val="1347445273"/>
                  <w:tblCellSpacing w:w="15" w:type="dxa"/>
                </w:trPr>
                <w:tc>
                  <w:tcPr>
                    <w:tcW w:w="50" w:type="pct"/>
                    <w:hideMark/>
                  </w:tcPr>
                  <w:p w14:paraId="32341E98" w14:textId="77777777" w:rsidR="00A901E9" w:rsidRDefault="00A901E9" w:rsidP="00536008">
                    <w:pPr>
                      <w:pStyle w:val="NormalBPBHEB"/>
                      <w:rPr>
                        <w:noProof/>
                      </w:rPr>
                      <w:pPrChange w:id="97" w:author="Konika Sharma" w:date="2024-10-29T10:21:00Z" w16du:dateUtc="2024-10-29T04:51:00Z">
                        <w:pPr>
                          <w:pStyle w:val="Bibliography"/>
                        </w:pPr>
                      </w:pPrChange>
                    </w:pPr>
                    <w:r>
                      <w:rPr>
                        <w:noProof/>
                      </w:rPr>
                      <w:t xml:space="preserve">[16] </w:t>
                    </w:r>
                  </w:p>
                </w:tc>
                <w:tc>
                  <w:tcPr>
                    <w:tcW w:w="0" w:type="auto"/>
                    <w:hideMark/>
                  </w:tcPr>
                  <w:p w14:paraId="148670F5" w14:textId="77777777" w:rsidR="00A901E9" w:rsidRDefault="00A901E9" w:rsidP="00536008">
                    <w:pPr>
                      <w:pStyle w:val="NormalBPBHEB"/>
                      <w:rPr>
                        <w:noProof/>
                      </w:rPr>
                      <w:pPrChange w:id="98" w:author="Konika Sharma" w:date="2024-10-29T10:21:00Z" w16du:dateUtc="2024-10-29T04:51:00Z">
                        <w:pPr>
                          <w:pStyle w:val="Bibliography"/>
                        </w:pPr>
                      </w:pPrChange>
                    </w:pPr>
                    <w:r>
                      <w:rPr>
                        <w:noProof/>
                      </w:rPr>
                      <w:t>Amazon Web Services, "Amazon Simple Email Service (SES) Documentation," 2023.</w:t>
                    </w:r>
                  </w:p>
                </w:tc>
              </w:tr>
              <w:tr w:rsidR="00A901E9" w14:paraId="30876D17" w14:textId="77777777">
                <w:trPr>
                  <w:divId w:val="1347445273"/>
                  <w:tblCellSpacing w:w="15" w:type="dxa"/>
                </w:trPr>
                <w:tc>
                  <w:tcPr>
                    <w:tcW w:w="50" w:type="pct"/>
                    <w:hideMark/>
                  </w:tcPr>
                  <w:p w14:paraId="4137A4E8" w14:textId="77777777" w:rsidR="00A901E9" w:rsidRDefault="00A901E9" w:rsidP="00536008">
                    <w:pPr>
                      <w:pStyle w:val="NormalBPBHEB"/>
                      <w:rPr>
                        <w:noProof/>
                      </w:rPr>
                      <w:pPrChange w:id="99" w:author="Konika Sharma" w:date="2024-10-29T10:21:00Z" w16du:dateUtc="2024-10-29T04:51:00Z">
                        <w:pPr>
                          <w:pStyle w:val="Bibliography"/>
                        </w:pPr>
                      </w:pPrChange>
                    </w:pPr>
                    <w:r>
                      <w:rPr>
                        <w:noProof/>
                      </w:rPr>
                      <w:t xml:space="preserve">[17] </w:t>
                    </w:r>
                  </w:p>
                </w:tc>
                <w:tc>
                  <w:tcPr>
                    <w:tcW w:w="0" w:type="auto"/>
                    <w:hideMark/>
                  </w:tcPr>
                  <w:p w14:paraId="0EBE2B15" w14:textId="77777777" w:rsidR="00A901E9" w:rsidRDefault="00A901E9" w:rsidP="00536008">
                    <w:pPr>
                      <w:pStyle w:val="NormalBPBHEB"/>
                      <w:rPr>
                        <w:noProof/>
                      </w:rPr>
                      <w:pPrChange w:id="100" w:author="Konika Sharma" w:date="2024-10-29T10:21:00Z" w16du:dateUtc="2024-10-29T04:51:00Z">
                        <w:pPr>
                          <w:pStyle w:val="Bibliography"/>
                        </w:pPr>
                      </w:pPrChange>
                    </w:pPr>
                    <w:r>
                      <w:rPr>
                        <w:noProof/>
                      </w:rPr>
                      <w:t xml:space="preserve">J. Brown, Email Marketing Rules: A Step-by-Step Guide to the Best Practices that Power Email Marketing Success, Wiley, 2019. </w:t>
                    </w:r>
                  </w:p>
                </w:tc>
              </w:tr>
              <w:tr w:rsidR="00A901E9" w14:paraId="7C169E51" w14:textId="77777777">
                <w:trPr>
                  <w:divId w:val="1347445273"/>
                  <w:tblCellSpacing w:w="15" w:type="dxa"/>
                </w:trPr>
                <w:tc>
                  <w:tcPr>
                    <w:tcW w:w="50" w:type="pct"/>
                    <w:hideMark/>
                  </w:tcPr>
                  <w:p w14:paraId="5670E87E" w14:textId="77777777" w:rsidR="00A901E9" w:rsidRDefault="00A901E9" w:rsidP="00536008">
                    <w:pPr>
                      <w:pStyle w:val="NormalBPBHEB"/>
                      <w:rPr>
                        <w:noProof/>
                      </w:rPr>
                      <w:pPrChange w:id="101" w:author="Konika Sharma" w:date="2024-10-29T10:21:00Z" w16du:dateUtc="2024-10-29T04:51:00Z">
                        <w:pPr>
                          <w:pStyle w:val="Bibliography"/>
                        </w:pPr>
                      </w:pPrChange>
                    </w:pPr>
                    <w:r>
                      <w:rPr>
                        <w:noProof/>
                      </w:rPr>
                      <w:t xml:space="preserve">[18] </w:t>
                    </w:r>
                  </w:p>
                </w:tc>
                <w:tc>
                  <w:tcPr>
                    <w:tcW w:w="0" w:type="auto"/>
                    <w:hideMark/>
                  </w:tcPr>
                  <w:p w14:paraId="4493FB25" w14:textId="77777777" w:rsidR="00A901E9" w:rsidRDefault="00A901E9" w:rsidP="00536008">
                    <w:pPr>
                      <w:pStyle w:val="NormalBPBHEB"/>
                      <w:rPr>
                        <w:noProof/>
                      </w:rPr>
                      <w:pPrChange w:id="102" w:author="Konika Sharma" w:date="2024-10-29T10:21:00Z" w16du:dateUtc="2024-10-29T04:51:00Z">
                        <w:pPr>
                          <w:pStyle w:val="Bibliography"/>
                        </w:pPr>
                      </w:pPrChange>
                    </w:pPr>
                    <w:r>
                      <w:rPr>
                        <w:noProof/>
                      </w:rPr>
                      <w:t xml:space="preserve">A. Sharma, Email Marketing: An Hour a Day, John Wiley and Sons, 2016. </w:t>
                    </w:r>
                  </w:p>
                </w:tc>
              </w:tr>
              <w:tr w:rsidR="00A901E9" w14:paraId="37C05C2E" w14:textId="77777777">
                <w:trPr>
                  <w:divId w:val="1347445273"/>
                  <w:tblCellSpacing w:w="15" w:type="dxa"/>
                </w:trPr>
                <w:tc>
                  <w:tcPr>
                    <w:tcW w:w="50" w:type="pct"/>
                    <w:hideMark/>
                  </w:tcPr>
                  <w:p w14:paraId="0AC48E81" w14:textId="77777777" w:rsidR="00A901E9" w:rsidRDefault="00A901E9" w:rsidP="00536008">
                    <w:pPr>
                      <w:pStyle w:val="NormalBPBHEB"/>
                      <w:rPr>
                        <w:noProof/>
                      </w:rPr>
                      <w:pPrChange w:id="103" w:author="Konika Sharma" w:date="2024-10-29T10:21:00Z" w16du:dateUtc="2024-10-29T04:51:00Z">
                        <w:pPr>
                          <w:pStyle w:val="Bibliography"/>
                        </w:pPr>
                      </w:pPrChange>
                    </w:pPr>
                    <w:r>
                      <w:rPr>
                        <w:noProof/>
                      </w:rPr>
                      <w:t xml:space="preserve">[19] </w:t>
                    </w:r>
                  </w:p>
                </w:tc>
                <w:tc>
                  <w:tcPr>
                    <w:tcW w:w="0" w:type="auto"/>
                    <w:hideMark/>
                  </w:tcPr>
                  <w:p w14:paraId="319B8EC1" w14:textId="77777777" w:rsidR="00A901E9" w:rsidRDefault="00A901E9" w:rsidP="00536008">
                    <w:pPr>
                      <w:pStyle w:val="NormalBPBHEB"/>
                      <w:rPr>
                        <w:noProof/>
                      </w:rPr>
                      <w:pPrChange w:id="104" w:author="Konika Sharma" w:date="2024-10-29T10:21:00Z" w16du:dateUtc="2024-10-29T04:51:00Z">
                        <w:pPr>
                          <w:pStyle w:val="Bibliography"/>
                        </w:pPr>
                      </w:pPrChange>
                    </w:pPr>
                    <w:r>
                      <w:rPr>
                        <w:noProof/>
                      </w:rPr>
                      <w:t>Amazon Web Services, "AWS Amplify Documentation," 2023.</w:t>
                    </w:r>
                  </w:p>
                </w:tc>
              </w:tr>
              <w:tr w:rsidR="00A901E9" w14:paraId="78C697F9" w14:textId="77777777">
                <w:trPr>
                  <w:divId w:val="1347445273"/>
                  <w:tblCellSpacing w:w="15" w:type="dxa"/>
                </w:trPr>
                <w:tc>
                  <w:tcPr>
                    <w:tcW w:w="50" w:type="pct"/>
                    <w:hideMark/>
                  </w:tcPr>
                  <w:p w14:paraId="699D10EC" w14:textId="77777777" w:rsidR="00A901E9" w:rsidRDefault="00A901E9" w:rsidP="00536008">
                    <w:pPr>
                      <w:pStyle w:val="NormalBPBHEB"/>
                      <w:rPr>
                        <w:noProof/>
                      </w:rPr>
                      <w:pPrChange w:id="105" w:author="Konika Sharma" w:date="2024-10-29T10:21:00Z" w16du:dateUtc="2024-10-29T04:51:00Z">
                        <w:pPr>
                          <w:pStyle w:val="Bibliography"/>
                        </w:pPr>
                      </w:pPrChange>
                    </w:pPr>
                    <w:r>
                      <w:rPr>
                        <w:noProof/>
                      </w:rPr>
                      <w:t xml:space="preserve">[20] </w:t>
                    </w:r>
                  </w:p>
                </w:tc>
                <w:tc>
                  <w:tcPr>
                    <w:tcW w:w="0" w:type="auto"/>
                    <w:hideMark/>
                  </w:tcPr>
                  <w:p w14:paraId="499F2120" w14:textId="77777777" w:rsidR="00A901E9" w:rsidRDefault="00A901E9" w:rsidP="00536008">
                    <w:pPr>
                      <w:pStyle w:val="NormalBPBHEB"/>
                      <w:rPr>
                        <w:noProof/>
                      </w:rPr>
                      <w:pPrChange w:id="106" w:author="Konika Sharma" w:date="2024-10-29T10:21:00Z" w16du:dateUtc="2024-10-29T04:51:00Z">
                        <w:pPr>
                          <w:pStyle w:val="Bibliography"/>
                        </w:pPr>
                      </w:pPrChange>
                    </w:pPr>
                    <w:r>
                      <w:rPr>
                        <w:noProof/>
                      </w:rPr>
                      <w:t xml:space="preserve">R. Brennan, Full Stack Serverless: Modern Application Development with React, AWS, and GraphQL, Apress., 2019. </w:t>
                    </w:r>
                  </w:p>
                </w:tc>
              </w:tr>
              <w:tr w:rsidR="00A901E9" w14:paraId="0F5A435B" w14:textId="77777777">
                <w:trPr>
                  <w:divId w:val="1347445273"/>
                  <w:tblCellSpacing w:w="15" w:type="dxa"/>
                </w:trPr>
                <w:tc>
                  <w:tcPr>
                    <w:tcW w:w="50" w:type="pct"/>
                    <w:hideMark/>
                  </w:tcPr>
                  <w:p w14:paraId="75C11301" w14:textId="77777777" w:rsidR="00A901E9" w:rsidRDefault="00A901E9" w:rsidP="00536008">
                    <w:pPr>
                      <w:pStyle w:val="NormalBPBHEB"/>
                      <w:rPr>
                        <w:noProof/>
                      </w:rPr>
                      <w:pPrChange w:id="107" w:author="Konika Sharma" w:date="2024-10-29T10:21:00Z" w16du:dateUtc="2024-10-29T04:51:00Z">
                        <w:pPr>
                          <w:pStyle w:val="Bibliography"/>
                        </w:pPr>
                      </w:pPrChange>
                    </w:pPr>
                    <w:r>
                      <w:rPr>
                        <w:noProof/>
                      </w:rPr>
                      <w:t xml:space="preserve">[21] </w:t>
                    </w:r>
                  </w:p>
                </w:tc>
                <w:tc>
                  <w:tcPr>
                    <w:tcW w:w="0" w:type="auto"/>
                    <w:hideMark/>
                  </w:tcPr>
                  <w:p w14:paraId="0B030EC5" w14:textId="77777777" w:rsidR="00A901E9" w:rsidRDefault="00A901E9" w:rsidP="00536008">
                    <w:pPr>
                      <w:pStyle w:val="NormalBPBHEB"/>
                      <w:rPr>
                        <w:noProof/>
                      </w:rPr>
                      <w:pPrChange w:id="108" w:author="Konika Sharma" w:date="2024-10-29T10:21:00Z" w16du:dateUtc="2024-10-29T04:51:00Z">
                        <w:pPr>
                          <w:pStyle w:val="Bibliography"/>
                        </w:pPr>
                      </w:pPrChange>
                    </w:pPr>
                    <w:r>
                      <w:rPr>
                        <w:noProof/>
                      </w:rPr>
                      <w:t xml:space="preserve">D. Chambers and J. Bacon, Building Scalable Apps with AWS Amplify: A Developer's Guide to Designing Cloud-Enabled Applications, O'Reilly Media, 2020. </w:t>
                    </w:r>
                  </w:p>
                </w:tc>
              </w:tr>
              <w:tr w:rsidR="00A901E9" w14:paraId="58417F2F" w14:textId="77777777">
                <w:trPr>
                  <w:divId w:val="1347445273"/>
                  <w:tblCellSpacing w:w="15" w:type="dxa"/>
                </w:trPr>
                <w:tc>
                  <w:tcPr>
                    <w:tcW w:w="50" w:type="pct"/>
                    <w:hideMark/>
                  </w:tcPr>
                  <w:p w14:paraId="14D6BED9" w14:textId="77777777" w:rsidR="00A901E9" w:rsidRDefault="00A901E9" w:rsidP="00536008">
                    <w:pPr>
                      <w:pStyle w:val="NormalBPBHEB"/>
                      <w:rPr>
                        <w:noProof/>
                      </w:rPr>
                      <w:pPrChange w:id="109" w:author="Konika Sharma" w:date="2024-10-29T10:21:00Z" w16du:dateUtc="2024-10-29T04:51:00Z">
                        <w:pPr>
                          <w:pStyle w:val="Bibliography"/>
                        </w:pPr>
                      </w:pPrChange>
                    </w:pPr>
                    <w:r>
                      <w:rPr>
                        <w:noProof/>
                      </w:rPr>
                      <w:t xml:space="preserve">[22] </w:t>
                    </w:r>
                  </w:p>
                </w:tc>
                <w:tc>
                  <w:tcPr>
                    <w:tcW w:w="0" w:type="auto"/>
                    <w:hideMark/>
                  </w:tcPr>
                  <w:p w14:paraId="0D643492" w14:textId="77777777" w:rsidR="00A901E9" w:rsidRDefault="00A901E9" w:rsidP="00536008">
                    <w:pPr>
                      <w:pStyle w:val="NormalBPBHEB"/>
                      <w:rPr>
                        <w:noProof/>
                      </w:rPr>
                      <w:pPrChange w:id="110" w:author="Konika Sharma" w:date="2024-10-29T10:21:00Z" w16du:dateUtc="2024-10-29T04:51:00Z">
                        <w:pPr>
                          <w:pStyle w:val="Bibliography"/>
                        </w:pPr>
                      </w:pPrChange>
                    </w:pPr>
                    <w:r>
                      <w:rPr>
                        <w:noProof/>
                      </w:rPr>
                      <w:t>Amazon Web Services, "AWS AppSync Documentation," 2023.</w:t>
                    </w:r>
                  </w:p>
                </w:tc>
              </w:tr>
              <w:tr w:rsidR="00A901E9" w14:paraId="5FEF9839" w14:textId="77777777">
                <w:trPr>
                  <w:divId w:val="1347445273"/>
                  <w:tblCellSpacing w:w="15" w:type="dxa"/>
                </w:trPr>
                <w:tc>
                  <w:tcPr>
                    <w:tcW w:w="50" w:type="pct"/>
                    <w:hideMark/>
                  </w:tcPr>
                  <w:p w14:paraId="63B9061D" w14:textId="77777777" w:rsidR="00A901E9" w:rsidRDefault="00A901E9" w:rsidP="00536008">
                    <w:pPr>
                      <w:pStyle w:val="NormalBPBHEB"/>
                      <w:rPr>
                        <w:noProof/>
                      </w:rPr>
                      <w:pPrChange w:id="111" w:author="Konika Sharma" w:date="2024-10-29T10:21:00Z" w16du:dateUtc="2024-10-29T04:51:00Z">
                        <w:pPr>
                          <w:pStyle w:val="Bibliography"/>
                        </w:pPr>
                      </w:pPrChange>
                    </w:pPr>
                    <w:r>
                      <w:rPr>
                        <w:noProof/>
                      </w:rPr>
                      <w:t xml:space="preserve">[23] </w:t>
                    </w:r>
                  </w:p>
                </w:tc>
                <w:tc>
                  <w:tcPr>
                    <w:tcW w:w="0" w:type="auto"/>
                    <w:hideMark/>
                  </w:tcPr>
                  <w:p w14:paraId="4C2C70C8" w14:textId="77777777" w:rsidR="00A901E9" w:rsidRDefault="00A901E9" w:rsidP="00536008">
                    <w:pPr>
                      <w:pStyle w:val="NormalBPBHEB"/>
                      <w:rPr>
                        <w:noProof/>
                      </w:rPr>
                      <w:pPrChange w:id="112" w:author="Konika Sharma" w:date="2024-10-29T10:21:00Z" w16du:dateUtc="2024-10-29T04:51:00Z">
                        <w:pPr>
                          <w:pStyle w:val="Bibliography"/>
                        </w:pPr>
                      </w:pPrChange>
                    </w:pPr>
                    <w:r>
                      <w:rPr>
                        <w:noProof/>
                      </w:rPr>
                      <w:t xml:space="preserve">R. Raj and A. Breskim, Hands-On Full Stack Development with AWS AppSync and React, Packt Publishing, 2018. </w:t>
                    </w:r>
                  </w:p>
                </w:tc>
              </w:tr>
              <w:tr w:rsidR="00A901E9" w14:paraId="12EDDAE3" w14:textId="77777777">
                <w:trPr>
                  <w:divId w:val="1347445273"/>
                  <w:tblCellSpacing w:w="15" w:type="dxa"/>
                </w:trPr>
                <w:tc>
                  <w:tcPr>
                    <w:tcW w:w="50" w:type="pct"/>
                    <w:hideMark/>
                  </w:tcPr>
                  <w:p w14:paraId="05AFAE4F" w14:textId="77777777" w:rsidR="00A901E9" w:rsidRDefault="00A901E9" w:rsidP="00536008">
                    <w:pPr>
                      <w:pStyle w:val="NormalBPBHEB"/>
                      <w:rPr>
                        <w:noProof/>
                      </w:rPr>
                      <w:pPrChange w:id="113" w:author="Konika Sharma" w:date="2024-10-29T10:21:00Z" w16du:dateUtc="2024-10-29T04:51:00Z">
                        <w:pPr>
                          <w:pStyle w:val="Bibliography"/>
                        </w:pPr>
                      </w:pPrChange>
                    </w:pPr>
                    <w:r>
                      <w:rPr>
                        <w:noProof/>
                      </w:rPr>
                      <w:t xml:space="preserve">[24] </w:t>
                    </w:r>
                  </w:p>
                </w:tc>
                <w:tc>
                  <w:tcPr>
                    <w:tcW w:w="0" w:type="auto"/>
                    <w:hideMark/>
                  </w:tcPr>
                  <w:p w14:paraId="3FBEB9E2" w14:textId="77777777" w:rsidR="00A901E9" w:rsidRDefault="00A901E9" w:rsidP="00536008">
                    <w:pPr>
                      <w:pStyle w:val="NormalBPBHEB"/>
                      <w:rPr>
                        <w:noProof/>
                      </w:rPr>
                      <w:pPrChange w:id="114" w:author="Konika Sharma" w:date="2024-10-29T10:21:00Z" w16du:dateUtc="2024-10-29T04:51:00Z">
                        <w:pPr>
                          <w:pStyle w:val="Bibliography"/>
                        </w:pPr>
                      </w:pPrChange>
                    </w:pPr>
                    <w:r>
                      <w:rPr>
                        <w:noProof/>
                      </w:rPr>
                      <w:t xml:space="preserve">E. Johnson, Mastering AWS AppSync: Build Scalable and High-Performing GraphQL APIs for Your Applications, Packt Publishing, 2019. </w:t>
                    </w:r>
                  </w:p>
                </w:tc>
              </w:tr>
              <w:tr w:rsidR="00A901E9" w14:paraId="11BAA372" w14:textId="77777777">
                <w:trPr>
                  <w:divId w:val="1347445273"/>
                  <w:tblCellSpacing w:w="15" w:type="dxa"/>
                </w:trPr>
                <w:tc>
                  <w:tcPr>
                    <w:tcW w:w="50" w:type="pct"/>
                    <w:hideMark/>
                  </w:tcPr>
                  <w:p w14:paraId="49F2EA64" w14:textId="77777777" w:rsidR="00A901E9" w:rsidRDefault="00A901E9" w:rsidP="00536008">
                    <w:pPr>
                      <w:pStyle w:val="NormalBPBHEB"/>
                      <w:rPr>
                        <w:noProof/>
                      </w:rPr>
                      <w:pPrChange w:id="115" w:author="Konika Sharma" w:date="2024-10-29T10:21:00Z" w16du:dateUtc="2024-10-29T04:51:00Z">
                        <w:pPr>
                          <w:pStyle w:val="Bibliography"/>
                        </w:pPr>
                      </w:pPrChange>
                    </w:pPr>
                    <w:r>
                      <w:rPr>
                        <w:noProof/>
                      </w:rPr>
                      <w:t xml:space="preserve">[25] </w:t>
                    </w:r>
                  </w:p>
                </w:tc>
                <w:tc>
                  <w:tcPr>
                    <w:tcW w:w="0" w:type="auto"/>
                    <w:hideMark/>
                  </w:tcPr>
                  <w:p w14:paraId="0716D373" w14:textId="77777777" w:rsidR="00A901E9" w:rsidRDefault="00A901E9" w:rsidP="00536008">
                    <w:pPr>
                      <w:pStyle w:val="NormalBPBHEB"/>
                      <w:rPr>
                        <w:noProof/>
                      </w:rPr>
                      <w:pPrChange w:id="116" w:author="Konika Sharma" w:date="2024-10-29T10:21:00Z" w16du:dateUtc="2024-10-29T04:51:00Z">
                        <w:pPr>
                          <w:pStyle w:val="Bibliography"/>
                        </w:pPr>
                      </w:pPrChange>
                    </w:pPr>
                    <w:r>
                      <w:rPr>
                        <w:noProof/>
                      </w:rPr>
                      <w:t xml:space="preserve">V. Srinivasan, Mobile DevOps: Deliver Continuous Mobile Apps Faster and More Efficiently, Apress, 2019. </w:t>
                    </w:r>
                  </w:p>
                </w:tc>
              </w:tr>
              <w:tr w:rsidR="00A901E9" w14:paraId="1C3F168F" w14:textId="77777777">
                <w:trPr>
                  <w:divId w:val="1347445273"/>
                  <w:tblCellSpacing w:w="15" w:type="dxa"/>
                </w:trPr>
                <w:tc>
                  <w:tcPr>
                    <w:tcW w:w="50" w:type="pct"/>
                    <w:hideMark/>
                  </w:tcPr>
                  <w:p w14:paraId="401CF686" w14:textId="77777777" w:rsidR="00A901E9" w:rsidRDefault="00A901E9" w:rsidP="00536008">
                    <w:pPr>
                      <w:pStyle w:val="NormalBPBHEB"/>
                      <w:rPr>
                        <w:noProof/>
                      </w:rPr>
                      <w:pPrChange w:id="117" w:author="Konika Sharma" w:date="2024-10-29T10:21:00Z" w16du:dateUtc="2024-10-29T04:51:00Z">
                        <w:pPr>
                          <w:pStyle w:val="Bibliography"/>
                        </w:pPr>
                      </w:pPrChange>
                    </w:pPr>
                    <w:r>
                      <w:rPr>
                        <w:noProof/>
                      </w:rPr>
                      <w:t xml:space="preserve">[26] </w:t>
                    </w:r>
                  </w:p>
                </w:tc>
                <w:tc>
                  <w:tcPr>
                    <w:tcW w:w="0" w:type="auto"/>
                    <w:hideMark/>
                  </w:tcPr>
                  <w:p w14:paraId="322A4FAB" w14:textId="77777777" w:rsidR="00A901E9" w:rsidRDefault="00A901E9" w:rsidP="00536008">
                    <w:pPr>
                      <w:pStyle w:val="NormalBPBHEB"/>
                      <w:rPr>
                        <w:noProof/>
                      </w:rPr>
                      <w:pPrChange w:id="118" w:author="Konika Sharma" w:date="2024-10-29T10:21:00Z" w16du:dateUtc="2024-10-29T04:51:00Z">
                        <w:pPr>
                          <w:pStyle w:val="Bibliography"/>
                        </w:pPr>
                      </w:pPrChange>
                    </w:pPr>
                    <w:r>
                      <w:rPr>
                        <w:noProof/>
                      </w:rPr>
                      <w:t>Amazon Web Services, "AWS Device Farm Documentation," 2023.</w:t>
                    </w:r>
                  </w:p>
                </w:tc>
              </w:tr>
              <w:tr w:rsidR="00A901E9" w14:paraId="7B299FC6" w14:textId="77777777">
                <w:trPr>
                  <w:divId w:val="1347445273"/>
                  <w:tblCellSpacing w:w="15" w:type="dxa"/>
                </w:trPr>
                <w:tc>
                  <w:tcPr>
                    <w:tcW w:w="50" w:type="pct"/>
                    <w:hideMark/>
                  </w:tcPr>
                  <w:p w14:paraId="3B5131B5" w14:textId="77777777" w:rsidR="00A901E9" w:rsidRDefault="00A901E9" w:rsidP="00536008">
                    <w:pPr>
                      <w:pStyle w:val="NormalBPBHEB"/>
                      <w:rPr>
                        <w:noProof/>
                      </w:rPr>
                      <w:pPrChange w:id="119" w:author="Konika Sharma" w:date="2024-10-29T10:21:00Z" w16du:dateUtc="2024-10-29T04:51:00Z">
                        <w:pPr>
                          <w:pStyle w:val="Bibliography"/>
                        </w:pPr>
                      </w:pPrChange>
                    </w:pPr>
                    <w:r>
                      <w:rPr>
                        <w:noProof/>
                      </w:rPr>
                      <w:t xml:space="preserve">[27] </w:t>
                    </w:r>
                  </w:p>
                </w:tc>
                <w:tc>
                  <w:tcPr>
                    <w:tcW w:w="0" w:type="auto"/>
                    <w:hideMark/>
                  </w:tcPr>
                  <w:p w14:paraId="34ECCAB7" w14:textId="77777777" w:rsidR="00A901E9" w:rsidRDefault="00A901E9" w:rsidP="00536008">
                    <w:pPr>
                      <w:pStyle w:val="NormalBPBHEB"/>
                      <w:rPr>
                        <w:noProof/>
                      </w:rPr>
                      <w:pPrChange w:id="120" w:author="Konika Sharma" w:date="2024-10-29T10:21:00Z" w16du:dateUtc="2024-10-29T04:51:00Z">
                        <w:pPr>
                          <w:pStyle w:val="Bibliography"/>
                        </w:pPr>
                      </w:pPrChange>
                    </w:pPr>
                    <w:r>
                      <w:rPr>
                        <w:noProof/>
                      </w:rPr>
                      <w:t xml:space="preserve">M. Bender and D. Karnowski, Continuous Delivery for Mobile with fastlane: Automate your mobile development pipeline for faster, more reliable releases, O'Reilly Media, 2018. </w:t>
                    </w:r>
                  </w:p>
                </w:tc>
              </w:tr>
              <w:tr w:rsidR="00A901E9" w14:paraId="6517DE16" w14:textId="77777777">
                <w:trPr>
                  <w:divId w:val="1347445273"/>
                  <w:tblCellSpacing w:w="15" w:type="dxa"/>
                </w:trPr>
                <w:tc>
                  <w:tcPr>
                    <w:tcW w:w="50" w:type="pct"/>
                    <w:hideMark/>
                  </w:tcPr>
                  <w:p w14:paraId="06E37235" w14:textId="77777777" w:rsidR="00A901E9" w:rsidRDefault="00A901E9" w:rsidP="00536008">
                    <w:pPr>
                      <w:pStyle w:val="NormalBPBHEB"/>
                      <w:rPr>
                        <w:noProof/>
                      </w:rPr>
                      <w:pPrChange w:id="121" w:author="Konika Sharma" w:date="2024-10-29T10:21:00Z" w16du:dateUtc="2024-10-29T04:51:00Z">
                        <w:pPr>
                          <w:pStyle w:val="Bibliography"/>
                        </w:pPr>
                      </w:pPrChange>
                    </w:pPr>
                    <w:r>
                      <w:rPr>
                        <w:noProof/>
                      </w:rPr>
                      <w:t xml:space="preserve">[28] </w:t>
                    </w:r>
                  </w:p>
                </w:tc>
                <w:tc>
                  <w:tcPr>
                    <w:tcW w:w="0" w:type="auto"/>
                    <w:hideMark/>
                  </w:tcPr>
                  <w:p w14:paraId="5EA117B8" w14:textId="77777777" w:rsidR="00A901E9" w:rsidRDefault="00A901E9" w:rsidP="00536008">
                    <w:pPr>
                      <w:pStyle w:val="NormalBPBHEB"/>
                      <w:rPr>
                        <w:noProof/>
                      </w:rPr>
                      <w:pPrChange w:id="122" w:author="Konika Sharma" w:date="2024-10-29T10:21:00Z" w16du:dateUtc="2024-10-29T04:51:00Z">
                        <w:pPr>
                          <w:pStyle w:val="Bibliography"/>
                        </w:pPr>
                      </w:pPrChange>
                    </w:pPr>
                    <w:r>
                      <w:rPr>
                        <w:noProof/>
                      </w:rPr>
                      <w:t xml:space="preserve">J. Smith and A. Jones, Cloud Computing Advances in Modern Business, Academic Press, 2018. </w:t>
                    </w:r>
                  </w:p>
                </w:tc>
              </w:tr>
              <w:tr w:rsidR="00A901E9" w14:paraId="070386A6" w14:textId="77777777">
                <w:trPr>
                  <w:divId w:val="1347445273"/>
                  <w:tblCellSpacing w:w="15" w:type="dxa"/>
                </w:trPr>
                <w:tc>
                  <w:tcPr>
                    <w:tcW w:w="50" w:type="pct"/>
                    <w:hideMark/>
                  </w:tcPr>
                  <w:p w14:paraId="5FAFCF93" w14:textId="77777777" w:rsidR="00A901E9" w:rsidRDefault="00A901E9" w:rsidP="00536008">
                    <w:pPr>
                      <w:pStyle w:val="NormalBPBHEB"/>
                      <w:rPr>
                        <w:noProof/>
                      </w:rPr>
                      <w:pPrChange w:id="123" w:author="Konika Sharma" w:date="2024-10-29T10:21:00Z" w16du:dateUtc="2024-10-29T04:51:00Z">
                        <w:pPr>
                          <w:pStyle w:val="Bibliography"/>
                        </w:pPr>
                      </w:pPrChange>
                    </w:pPr>
                    <w:r>
                      <w:rPr>
                        <w:noProof/>
                      </w:rPr>
                      <w:t xml:space="preserve">[29] </w:t>
                    </w:r>
                  </w:p>
                </w:tc>
                <w:tc>
                  <w:tcPr>
                    <w:tcW w:w="0" w:type="auto"/>
                    <w:hideMark/>
                  </w:tcPr>
                  <w:p w14:paraId="76BB3595" w14:textId="77777777" w:rsidR="00A901E9" w:rsidRDefault="00A901E9" w:rsidP="00536008">
                    <w:pPr>
                      <w:pStyle w:val="NormalBPBHEB"/>
                      <w:rPr>
                        <w:noProof/>
                      </w:rPr>
                      <w:pPrChange w:id="124" w:author="Konika Sharma" w:date="2024-10-29T10:21:00Z" w16du:dateUtc="2024-10-29T04:51:00Z">
                        <w:pPr>
                          <w:pStyle w:val="Bibliography"/>
                        </w:pPr>
                      </w:pPrChange>
                    </w:pPr>
                    <w:r>
                      <w:rPr>
                        <w:noProof/>
                      </w:rPr>
                      <w:t>Amazon Web Services, "Amazon Amplify Documentation," AWS Amplify, 2023.</w:t>
                    </w:r>
                  </w:p>
                </w:tc>
              </w:tr>
              <w:tr w:rsidR="00A901E9" w14:paraId="3ED19069" w14:textId="77777777">
                <w:trPr>
                  <w:divId w:val="1347445273"/>
                  <w:tblCellSpacing w:w="15" w:type="dxa"/>
                </w:trPr>
                <w:tc>
                  <w:tcPr>
                    <w:tcW w:w="50" w:type="pct"/>
                    <w:hideMark/>
                  </w:tcPr>
                  <w:p w14:paraId="2D5148FA" w14:textId="77777777" w:rsidR="00A901E9" w:rsidRDefault="00A901E9" w:rsidP="00536008">
                    <w:pPr>
                      <w:pStyle w:val="NormalBPBHEB"/>
                      <w:rPr>
                        <w:noProof/>
                      </w:rPr>
                      <w:pPrChange w:id="125" w:author="Konika Sharma" w:date="2024-10-29T10:21:00Z" w16du:dateUtc="2024-10-29T04:51:00Z">
                        <w:pPr>
                          <w:pStyle w:val="Bibliography"/>
                        </w:pPr>
                      </w:pPrChange>
                    </w:pPr>
                    <w:r>
                      <w:rPr>
                        <w:noProof/>
                      </w:rPr>
                      <w:t xml:space="preserve">[30] </w:t>
                    </w:r>
                  </w:p>
                </w:tc>
                <w:tc>
                  <w:tcPr>
                    <w:tcW w:w="0" w:type="auto"/>
                    <w:hideMark/>
                  </w:tcPr>
                  <w:p w14:paraId="22695AEA" w14:textId="77777777" w:rsidR="00A901E9" w:rsidRDefault="00A901E9" w:rsidP="00536008">
                    <w:pPr>
                      <w:pStyle w:val="NormalBPBHEB"/>
                      <w:rPr>
                        <w:noProof/>
                      </w:rPr>
                      <w:pPrChange w:id="126" w:author="Konika Sharma" w:date="2024-10-29T10:21:00Z" w16du:dateUtc="2024-10-29T04:51:00Z">
                        <w:pPr>
                          <w:pStyle w:val="Bibliography"/>
                        </w:pPr>
                      </w:pPrChange>
                    </w:pPr>
                    <w:r>
                      <w:rPr>
                        <w:noProof/>
                      </w:rPr>
                      <w:t xml:space="preserve">L. Chen and Y. Wang, "Mobile Application Development in the Cloud Era," </w:t>
                    </w:r>
                    <w:r>
                      <w:rPr>
                        <w:i/>
                        <w:iCs/>
                        <w:noProof/>
                      </w:rPr>
                      <w:t xml:space="preserve">IEEE Transactions on Cloud Computing, </w:t>
                    </w:r>
                    <w:r>
                      <w:rPr>
                        <w:noProof/>
                      </w:rPr>
                      <w:t xml:space="preserve">vol. 8, p. 456–467, 2020. </w:t>
                    </w:r>
                  </w:p>
                </w:tc>
              </w:tr>
            </w:tbl>
            <w:p w14:paraId="089DD7FA" w14:textId="77777777" w:rsidR="00A901E9" w:rsidRDefault="00A901E9" w:rsidP="00536008">
              <w:pPr>
                <w:pStyle w:val="NormalBPBHEB"/>
                <w:divId w:val="1347445273"/>
                <w:rPr>
                  <w:noProof/>
                </w:rPr>
                <w:pPrChange w:id="127" w:author="Konika Sharma" w:date="2024-10-29T10:21:00Z" w16du:dateUtc="2024-10-29T04:51:00Z">
                  <w:pPr>
                    <w:divId w:val="1347445273"/>
                  </w:pPr>
                </w:pPrChange>
              </w:pPr>
            </w:p>
            <w:p w14:paraId="2ECA2AE9" w14:textId="62345E2F" w:rsidR="00932D0B" w:rsidDel="00536008" w:rsidRDefault="00932D0B" w:rsidP="00536008">
              <w:pPr>
                <w:pStyle w:val="NormalBPBHEB"/>
                <w:rPr>
                  <w:del w:id="128" w:author="Konika Sharma" w:date="2024-10-29T10:21:00Z" w16du:dateUtc="2024-10-29T04:51:00Z"/>
                </w:rPr>
                <w:pPrChange w:id="129" w:author="Konika Sharma" w:date="2024-10-29T10:21:00Z" w16du:dateUtc="2024-10-29T04:51:00Z">
                  <w:pPr/>
                </w:pPrChange>
              </w:pPr>
              <w:r>
                <w:rPr>
                  <w:b/>
                  <w:bCs/>
                  <w:noProof/>
                </w:rPr>
                <w:fldChar w:fldCharType="end"/>
              </w:r>
            </w:p>
          </w:sdtContent>
        </w:sdt>
      </w:sdtContent>
    </w:sdt>
    <w:p w14:paraId="7D4C9E77" w14:textId="77777777" w:rsidR="004C32AE" w:rsidRPr="0094412E" w:rsidRDefault="004C32AE" w:rsidP="00536008">
      <w:pPr>
        <w:pStyle w:val="NormalBPBHEB"/>
      </w:pPr>
    </w:p>
    <w:sectPr w:rsidR="004C32AE" w:rsidRPr="0094412E">
      <w:head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1" w:author="Konika Sharma" w:date="2024-10-29T10:36:00Z" w:initials="KS">
    <w:p w14:paraId="7AEF7B71" w14:textId="77777777" w:rsidR="00437754" w:rsidRDefault="00437754" w:rsidP="00437754">
      <w:r>
        <w:rPr>
          <w:rStyle w:val="CommentReference"/>
        </w:rPr>
        <w:annotationRef/>
      </w:r>
      <w:r>
        <w:rPr>
          <w:rFonts w:asciiTheme="minorHAnsi" w:eastAsiaTheme="minorHAnsi" w:hAnsiTheme="minorHAnsi" w:cstheme="minorBidi"/>
          <w:color w:val="000000"/>
          <w:sz w:val="20"/>
          <w:szCs w:val="20"/>
          <w:lang w:val="en-US" w:eastAsia="en-US"/>
        </w:rPr>
        <w:t>Could you try putting it in paragraph form instead of pointers?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AEF7B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7EBAF5A" w16cex:dateUtc="2024-10-29T0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AEF7B71" w16cid:durableId="17EBAF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9CB58" w14:textId="77777777" w:rsidR="00630B16" w:rsidRDefault="00630B16" w:rsidP="005935FF">
      <w:r>
        <w:separator/>
      </w:r>
    </w:p>
  </w:endnote>
  <w:endnote w:type="continuationSeparator" w:id="0">
    <w:p w14:paraId="7D2ECBDC" w14:textId="77777777" w:rsidR="00630B16" w:rsidRDefault="00630B16" w:rsidP="005935FF">
      <w:r>
        <w:continuationSeparator/>
      </w:r>
    </w:p>
  </w:endnote>
  <w:endnote w:type="continuationNotice" w:id="1">
    <w:p w14:paraId="19CF05C0" w14:textId="77777777" w:rsidR="00630B16" w:rsidRDefault="00630B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DE4097" w14:textId="77777777" w:rsidR="00630B16" w:rsidRDefault="00630B16" w:rsidP="005935FF">
      <w:r>
        <w:separator/>
      </w:r>
    </w:p>
  </w:footnote>
  <w:footnote w:type="continuationSeparator" w:id="0">
    <w:p w14:paraId="0FAF6DE3" w14:textId="77777777" w:rsidR="00630B16" w:rsidRDefault="00630B16" w:rsidP="005935FF">
      <w:r>
        <w:continuationSeparator/>
      </w:r>
    </w:p>
  </w:footnote>
  <w:footnote w:type="continuationNotice" w:id="1">
    <w:p w14:paraId="11B41D49" w14:textId="77777777" w:rsidR="00630B16" w:rsidRDefault="00630B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">
                  <v:group id="Group 1324798426" o:spid="_x0000_s1027" style="position:absolute;left:27980;top:35847;width:50959;height:3905" coordsize="50958,3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">
                    <v:rect id="Rectangle 2049449810" o:spid="_x0000_s1028" style="position:absolute;width:50958;height:3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&#13;&#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&#13;&#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99A4E97"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977F7">
      <w:rPr>
        <w:rFonts w:ascii="Cambria" w:eastAsia="Cambria" w:hAnsi="Cambria" w:cs="Cambria"/>
        <w:color w:val="000000"/>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5C36B7"/>
    <w:multiLevelType w:val="hybridMultilevel"/>
    <w:tmpl w:val="9F4A5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40188"/>
    <w:multiLevelType w:val="hybridMultilevel"/>
    <w:tmpl w:val="D260491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9"/>
  </w:num>
  <w:num w:numId="7" w16cid:durableId="326175723">
    <w:abstractNumId w:val="6"/>
  </w:num>
  <w:num w:numId="8" w16cid:durableId="1355813712">
    <w:abstractNumId w:val="27"/>
  </w:num>
  <w:num w:numId="9" w16cid:durableId="1978025295">
    <w:abstractNumId w:val="5"/>
  </w:num>
  <w:num w:numId="10" w16cid:durableId="528420770">
    <w:abstractNumId w:val="12"/>
  </w:num>
  <w:num w:numId="11" w16cid:durableId="1964341571">
    <w:abstractNumId w:val="32"/>
  </w:num>
  <w:num w:numId="12" w16cid:durableId="1280334122">
    <w:abstractNumId w:val="21"/>
  </w:num>
  <w:num w:numId="13" w16cid:durableId="200243340">
    <w:abstractNumId w:val="33"/>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4"/>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8"/>
  </w:num>
  <w:num w:numId="25" w16cid:durableId="1745569382">
    <w:abstractNumId w:val="30"/>
  </w:num>
  <w:num w:numId="26" w16cid:durableId="652754221">
    <w:abstractNumId w:val="11"/>
  </w:num>
  <w:num w:numId="27" w16cid:durableId="44068613">
    <w:abstractNumId w:val="31"/>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 w:numId="34" w16cid:durableId="1580751533">
    <w:abstractNumId w:val="25"/>
  </w:num>
  <w:num w:numId="35" w16cid:durableId="1786264705">
    <w:abstractNumId w:val="2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onika Sharma">
    <w15:presenceInfo w15:providerId="None" w15:userId="Konika Sha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581"/>
    <w:rsid w:val="00003767"/>
    <w:rsid w:val="0000613A"/>
    <w:rsid w:val="00006995"/>
    <w:rsid w:val="000072A7"/>
    <w:rsid w:val="000100ED"/>
    <w:rsid w:val="000110DF"/>
    <w:rsid w:val="00011185"/>
    <w:rsid w:val="0001503D"/>
    <w:rsid w:val="00017008"/>
    <w:rsid w:val="0002124C"/>
    <w:rsid w:val="00022211"/>
    <w:rsid w:val="0003030F"/>
    <w:rsid w:val="00030538"/>
    <w:rsid w:val="00030B1E"/>
    <w:rsid w:val="00030BB4"/>
    <w:rsid w:val="00031D89"/>
    <w:rsid w:val="0003241D"/>
    <w:rsid w:val="00034A2D"/>
    <w:rsid w:val="000378F1"/>
    <w:rsid w:val="000400D5"/>
    <w:rsid w:val="000436B4"/>
    <w:rsid w:val="00044F54"/>
    <w:rsid w:val="000451A5"/>
    <w:rsid w:val="00046820"/>
    <w:rsid w:val="00052C2C"/>
    <w:rsid w:val="0005387F"/>
    <w:rsid w:val="00056C62"/>
    <w:rsid w:val="00063A78"/>
    <w:rsid w:val="00065DFB"/>
    <w:rsid w:val="00067A2E"/>
    <w:rsid w:val="00067DCE"/>
    <w:rsid w:val="00070CAB"/>
    <w:rsid w:val="00071C4E"/>
    <w:rsid w:val="00072715"/>
    <w:rsid w:val="000736FD"/>
    <w:rsid w:val="000754B8"/>
    <w:rsid w:val="000760BB"/>
    <w:rsid w:val="000761FF"/>
    <w:rsid w:val="00076DE2"/>
    <w:rsid w:val="00081A29"/>
    <w:rsid w:val="000837D4"/>
    <w:rsid w:val="00084FEF"/>
    <w:rsid w:val="00084FF7"/>
    <w:rsid w:val="00086395"/>
    <w:rsid w:val="00087144"/>
    <w:rsid w:val="00087744"/>
    <w:rsid w:val="00091D7D"/>
    <w:rsid w:val="000921C2"/>
    <w:rsid w:val="000921D1"/>
    <w:rsid w:val="000923FF"/>
    <w:rsid w:val="000958FD"/>
    <w:rsid w:val="000A061E"/>
    <w:rsid w:val="000A067E"/>
    <w:rsid w:val="000A1F5A"/>
    <w:rsid w:val="000A22F8"/>
    <w:rsid w:val="000A5B07"/>
    <w:rsid w:val="000A64D2"/>
    <w:rsid w:val="000A6FC3"/>
    <w:rsid w:val="000A7598"/>
    <w:rsid w:val="000B2164"/>
    <w:rsid w:val="000B26D8"/>
    <w:rsid w:val="000B3F94"/>
    <w:rsid w:val="000B52D4"/>
    <w:rsid w:val="000B547D"/>
    <w:rsid w:val="000C3886"/>
    <w:rsid w:val="000C4008"/>
    <w:rsid w:val="000C5218"/>
    <w:rsid w:val="000C6524"/>
    <w:rsid w:val="000C69FE"/>
    <w:rsid w:val="000D272A"/>
    <w:rsid w:val="000D275A"/>
    <w:rsid w:val="000D3653"/>
    <w:rsid w:val="000D5F73"/>
    <w:rsid w:val="000E008F"/>
    <w:rsid w:val="000E07E1"/>
    <w:rsid w:val="000E0E0C"/>
    <w:rsid w:val="000E130F"/>
    <w:rsid w:val="000E1DF5"/>
    <w:rsid w:val="000E2216"/>
    <w:rsid w:val="000E3CDB"/>
    <w:rsid w:val="000E42E2"/>
    <w:rsid w:val="000E4B0E"/>
    <w:rsid w:val="000E5FC4"/>
    <w:rsid w:val="000F0C23"/>
    <w:rsid w:val="000F14DE"/>
    <w:rsid w:val="000F363F"/>
    <w:rsid w:val="000F394B"/>
    <w:rsid w:val="000F46CF"/>
    <w:rsid w:val="000F4A3D"/>
    <w:rsid w:val="0010159A"/>
    <w:rsid w:val="00102D55"/>
    <w:rsid w:val="001037B5"/>
    <w:rsid w:val="001042D5"/>
    <w:rsid w:val="00105AD3"/>
    <w:rsid w:val="00106C44"/>
    <w:rsid w:val="0011237F"/>
    <w:rsid w:val="00113B05"/>
    <w:rsid w:val="00113F92"/>
    <w:rsid w:val="001148EB"/>
    <w:rsid w:val="00117CD4"/>
    <w:rsid w:val="00125FAB"/>
    <w:rsid w:val="00126EC4"/>
    <w:rsid w:val="00126EEB"/>
    <w:rsid w:val="00127E61"/>
    <w:rsid w:val="00130CC3"/>
    <w:rsid w:val="001318C2"/>
    <w:rsid w:val="00133365"/>
    <w:rsid w:val="001347CC"/>
    <w:rsid w:val="001351C7"/>
    <w:rsid w:val="001368FB"/>
    <w:rsid w:val="00142F65"/>
    <w:rsid w:val="00143CEC"/>
    <w:rsid w:val="00143E85"/>
    <w:rsid w:val="00143FBD"/>
    <w:rsid w:val="0014564F"/>
    <w:rsid w:val="00145F45"/>
    <w:rsid w:val="00150779"/>
    <w:rsid w:val="00150842"/>
    <w:rsid w:val="001531E8"/>
    <w:rsid w:val="0015445A"/>
    <w:rsid w:val="00161170"/>
    <w:rsid w:val="00161173"/>
    <w:rsid w:val="00162EA6"/>
    <w:rsid w:val="00166046"/>
    <w:rsid w:val="00167099"/>
    <w:rsid w:val="0016730E"/>
    <w:rsid w:val="00170BB9"/>
    <w:rsid w:val="00170D10"/>
    <w:rsid w:val="00171A11"/>
    <w:rsid w:val="00171C80"/>
    <w:rsid w:val="00172DC1"/>
    <w:rsid w:val="00172F2B"/>
    <w:rsid w:val="0017320D"/>
    <w:rsid w:val="00180AC9"/>
    <w:rsid w:val="00181E3B"/>
    <w:rsid w:val="00181E96"/>
    <w:rsid w:val="00181FFB"/>
    <w:rsid w:val="00183837"/>
    <w:rsid w:val="00184745"/>
    <w:rsid w:val="00184F7C"/>
    <w:rsid w:val="001926E1"/>
    <w:rsid w:val="001950B5"/>
    <w:rsid w:val="00195151"/>
    <w:rsid w:val="001965A1"/>
    <w:rsid w:val="0019696B"/>
    <w:rsid w:val="001A17D7"/>
    <w:rsid w:val="001A4B4D"/>
    <w:rsid w:val="001B0CC2"/>
    <w:rsid w:val="001B2213"/>
    <w:rsid w:val="001B3AC8"/>
    <w:rsid w:val="001B4549"/>
    <w:rsid w:val="001B7AF9"/>
    <w:rsid w:val="001B7FAF"/>
    <w:rsid w:val="001C011B"/>
    <w:rsid w:val="001C0B97"/>
    <w:rsid w:val="001C1661"/>
    <w:rsid w:val="001C1B82"/>
    <w:rsid w:val="001C2BFF"/>
    <w:rsid w:val="001C45B0"/>
    <w:rsid w:val="001C54D0"/>
    <w:rsid w:val="001C72CE"/>
    <w:rsid w:val="001C7FEA"/>
    <w:rsid w:val="001D3C5F"/>
    <w:rsid w:val="001D424E"/>
    <w:rsid w:val="001D4C56"/>
    <w:rsid w:val="001D5266"/>
    <w:rsid w:val="001D6DDC"/>
    <w:rsid w:val="001E0C50"/>
    <w:rsid w:val="001E255B"/>
    <w:rsid w:val="001E709C"/>
    <w:rsid w:val="001F11C7"/>
    <w:rsid w:val="001F2900"/>
    <w:rsid w:val="001F33C9"/>
    <w:rsid w:val="001F55AB"/>
    <w:rsid w:val="001F6BF7"/>
    <w:rsid w:val="00201C46"/>
    <w:rsid w:val="002030E3"/>
    <w:rsid w:val="0020494D"/>
    <w:rsid w:val="0021172B"/>
    <w:rsid w:val="002157B9"/>
    <w:rsid w:val="00215A1A"/>
    <w:rsid w:val="0021635E"/>
    <w:rsid w:val="00216598"/>
    <w:rsid w:val="00216B4D"/>
    <w:rsid w:val="00217475"/>
    <w:rsid w:val="00220C28"/>
    <w:rsid w:val="0022236F"/>
    <w:rsid w:val="002240A1"/>
    <w:rsid w:val="00224D11"/>
    <w:rsid w:val="002255DF"/>
    <w:rsid w:val="00225EC4"/>
    <w:rsid w:val="00226554"/>
    <w:rsid w:val="00226EE9"/>
    <w:rsid w:val="00230108"/>
    <w:rsid w:val="00230239"/>
    <w:rsid w:val="0023194B"/>
    <w:rsid w:val="00233B10"/>
    <w:rsid w:val="00234528"/>
    <w:rsid w:val="002349B9"/>
    <w:rsid w:val="00235F15"/>
    <w:rsid w:val="00236DC3"/>
    <w:rsid w:val="00237FDC"/>
    <w:rsid w:val="002419B7"/>
    <w:rsid w:val="002452C9"/>
    <w:rsid w:val="002469B4"/>
    <w:rsid w:val="00250565"/>
    <w:rsid w:val="00252791"/>
    <w:rsid w:val="0025319A"/>
    <w:rsid w:val="0025324D"/>
    <w:rsid w:val="00256B63"/>
    <w:rsid w:val="00257528"/>
    <w:rsid w:val="00257D23"/>
    <w:rsid w:val="00260DD5"/>
    <w:rsid w:val="002629F7"/>
    <w:rsid w:val="00263629"/>
    <w:rsid w:val="00263889"/>
    <w:rsid w:val="00263A36"/>
    <w:rsid w:val="00263DCE"/>
    <w:rsid w:val="002666CD"/>
    <w:rsid w:val="002676E3"/>
    <w:rsid w:val="00267779"/>
    <w:rsid w:val="0027043E"/>
    <w:rsid w:val="00270C88"/>
    <w:rsid w:val="00271800"/>
    <w:rsid w:val="00271BC1"/>
    <w:rsid w:val="00273F68"/>
    <w:rsid w:val="0027471C"/>
    <w:rsid w:val="00274E1C"/>
    <w:rsid w:val="00277876"/>
    <w:rsid w:val="00281A38"/>
    <w:rsid w:val="00281B5B"/>
    <w:rsid w:val="00282223"/>
    <w:rsid w:val="0028623A"/>
    <w:rsid w:val="0028660D"/>
    <w:rsid w:val="00290ADB"/>
    <w:rsid w:val="002945E7"/>
    <w:rsid w:val="00294923"/>
    <w:rsid w:val="002A32F7"/>
    <w:rsid w:val="002A3A71"/>
    <w:rsid w:val="002A495A"/>
    <w:rsid w:val="002A5B0F"/>
    <w:rsid w:val="002B2883"/>
    <w:rsid w:val="002B35D0"/>
    <w:rsid w:val="002B4D26"/>
    <w:rsid w:val="002B6102"/>
    <w:rsid w:val="002B61FE"/>
    <w:rsid w:val="002C02AB"/>
    <w:rsid w:val="002C0D08"/>
    <w:rsid w:val="002C1EA5"/>
    <w:rsid w:val="002C64FB"/>
    <w:rsid w:val="002C761F"/>
    <w:rsid w:val="002D1AAE"/>
    <w:rsid w:val="002D42CA"/>
    <w:rsid w:val="002D633A"/>
    <w:rsid w:val="002E0E0E"/>
    <w:rsid w:val="002E1A1E"/>
    <w:rsid w:val="002E1C52"/>
    <w:rsid w:val="002E2BEC"/>
    <w:rsid w:val="002E6D7C"/>
    <w:rsid w:val="002E7609"/>
    <w:rsid w:val="002E7FE1"/>
    <w:rsid w:val="002F019D"/>
    <w:rsid w:val="002F0A2A"/>
    <w:rsid w:val="002F0C99"/>
    <w:rsid w:val="002F34CB"/>
    <w:rsid w:val="002F372B"/>
    <w:rsid w:val="002F3D33"/>
    <w:rsid w:val="002F3D7D"/>
    <w:rsid w:val="002F4AD8"/>
    <w:rsid w:val="002F4EEA"/>
    <w:rsid w:val="002F7FAF"/>
    <w:rsid w:val="00300814"/>
    <w:rsid w:val="00300ACE"/>
    <w:rsid w:val="003045A4"/>
    <w:rsid w:val="00306B77"/>
    <w:rsid w:val="00310A36"/>
    <w:rsid w:val="003120E2"/>
    <w:rsid w:val="0031210A"/>
    <w:rsid w:val="00313CCD"/>
    <w:rsid w:val="00314A47"/>
    <w:rsid w:val="0031502B"/>
    <w:rsid w:val="0031601E"/>
    <w:rsid w:val="00322FB1"/>
    <w:rsid w:val="0033047A"/>
    <w:rsid w:val="003313F2"/>
    <w:rsid w:val="00331BBC"/>
    <w:rsid w:val="00332601"/>
    <w:rsid w:val="003331E5"/>
    <w:rsid w:val="003337EE"/>
    <w:rsid w:val="003366B9"/>
    <w:rsid w:val="00337407"/>
    <w:rsid w:val="00340DE5"/>
    <w:rsid w:val="003419E3"/>
    <w:rsid w:val="003421AE"/>
    <w:rsid w:val="00342D4C"/>
    <w:rsid w:val="00344002"/>
    <w:rsid w:val="00344462"/>
    <w:rsid w:val="00345228"/>
    <w:rsid w:val="00345FC7"/>
    <w:rsid w:val="00350C85"/>
    <w:rsid w:val="00351237"/>
    <w:rsid w:val="00352A59"/>
    <w:rsid w:val="00353CCB"/>
    <w:rsid w:val="00354367"/>
    <w:rsid w:val="00355E7B"/>
    <w:rsid w:val="00357438"/>
    <w:rsid w:val="00360711"/>
    <w:rsid w:val="00362D4F"/>
    <w:rsid w:val="00363F83"/>
    <w:rsid w:val="00364180"/>
    <w:rsid w:val="00365ECC"/>
    <w:rsid w:val="00374314"/>
    <w:rsid w:val="00374A1E"/>
    <w:rsid w:val="00374C8D"/>
    <w:rsid w:val="00377200"/>
    <w:rsid w:val="003841EF"/>
    <w:rsid w:val="003844F3"/>
    <w:rsid w:val="00384CFE"/>
    <w:rsid w:val="0038586A"/>
    <w:rsid w:val="00385FF5"/>
    <w:rsid w:val="003937E1"/>
    <w:rsid w:val="00393E5E"/>
    <w:rsid w:val="00395756"/>
    <w:rsid w:val="00396C39"/>
    <w:rsid w:val="003A1E9D"/>
    <w:rsid w:val="003A20F5"/>
    <w:rsid w:val="003A2774"/>
    <w:rsid w:val="003A2FA6"/>
    <w:rsid w:val="003A322E"/>
    <w:rsid w:val="003A61A2"/>
    <w:rsid w:val="003B24E3"/>
    <w:rsid w:val="003B4817"/>
    <w:rsid w:val="003B508C"/>
    <w:rsid w:val="003B6341"/>
    <w:rsid w:val="003B639D"/>
    <w:rsid w:val="003B7564"/>
    <w:rsid w:val="003C29E6"/>
    <w:rsid w:val="003C3135"/>
    <w:rsid w:val="003C4078"/>
    <w:rsid w:val="003C4DD8"/>
    <w:rsid w:val="003C5C8A"/>
    <w:rsid w:val="003C6A7B"/>
    <w:rsid w:val="003C79A9"/>
    <w:rsid w:val="003C7A8A"/>
    <w:rsid w:val="003D0043"/>
    <w:rsid w:val="003D03B7"/>
    <w:rsid w:val="003D211C"/>
    <w:rsid w:val="003D3363"/>
    <w:rsid w:val="003D3E2B"/>
    <w:rsid w:val="003D5B30"/>
    <w:rsid w:val="003D6FDC"/>
    <w:rsid w:val="003E0DAD"/>
    <w:rsid w:val="003E12B1"/>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146A6"/>
    <w:rsid w:val="0041495D"/>
    <w:rsid w:val="00415438"/>
    <w:rsid w:val="00415C2B"/>
    <w:rsid w:val="0041671A"/>
    <w:rsid w:val="00416A30"/>
    <w:rsid w:val="00422F2D"/>
    <w:rsid w:val="00423768"/>
    <w:rsid w:val="00424182"/>
    <w:rsid w:val="0042556D"/>
    <w:rsid w:val="0042620A"/>
    <w:rsid w:val="004273A6"/>
    <w:rsid w:val="00430FDA"/>
    <w:rsid w:val="004316E3"/>
    <w:rsid w:val="00437754"/>
    <w:rsid w:val="00437BA1"/>
    <w:rsid w:val="00441AD3"/>
    <w:rsid w:val="004433F7"/>
    <w:rsid w:val="00447A46"/>
    <w:rsid w:val="004505BB"/>
    <w:rsid w:val="004512EC"/>
    <w:rsid w:val="00451AA5"/>
    <w:rsid w:val="004522E5"/>
    <w:rsid w:val="004522E6"/>
    <w:rsid w:val="0045275F"/>
    <w:rsid w:val="00452F34"/>
    <w:rsid w:val="0045397C"/>
    <w:rsid w:val="00455BED"/>
    <w:rsid w:val="00455CEB"/>
    <w:rsid w:val="00455E83"/>
    <w:rsid w:val="004606C3"/>
    <w:rsid w:val="00461593"/>
    <w:rsid w:val="004618E2"/>
    <w:rsid w:val="00462040"/>
    <w:rsid w:val="004623B8"/>
    <w:rsid w:val="00465660"/>
    <w:rsid w:val="00470305"/>
    <w:rsid w:val="004704F6"/>
    <w:rsid w:val="00470BA1"/>
    <w:rsid w:val="00470D03"/>
    <w:rsid w:val="00470FE0"/>
    <w:rsid w:val="004711C0"/>
    <w:rsid w:val="00471746"/>
    <w:rsid w:val="00471A42"/>
    <w:rsid w:val="00474BEE"/>
    <w:rsid w:val="00475827"/>
    <w:rsid w:val="004769F5"/>
    <w:rsid w:val="00476B7A"/>
    <w:rsid w:val="00477B0C"/>
    <w:rsid w:val="00481029"/>
    <w:rsid w:val="00485C39"/>
    <w:rsid w:val="00485EDE"/>
    <w:rsid w:val="0048676D"/>
    <w:rsid w:val="00486D7A"/>
    <w:rsid w:val="004919B6"/>
    <w:rsid w:val="00491C41"/>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442A"/>
    <w:rsid w:val="004B4798"/>
    <w:rsid w:val="004B6A66"/>
    <w:rsid w:val="004C22F8"/>
    <w:rsid w:val="004C2B8E"/>
    <w:rsid w:val="004C306F"/>
    <w:rsid w:val="004C32AE"/>
    <w:rsid w:val="004C35AA"/>
    <w:rsid w:val="004C492B"/>
    <w:rsid w:val="004C50A0"/>
    <w:rsid w:val="004C5339"/>
    <w:rsid w:val="004C6348"/>
    <w:rsid w:val="004C75B0"/>
    <w:rsid w:val="004D00FA"/>
    <w:rsid w:val="004D193E"/>
    <w:rsid w:val="004D2213"/>
    <w:rsid w:val="004D22A9"/>
    <w:rsid w:val="004D2B5D"/>
    <w:rsid w:val="004D50E7"/>
    <w:rsid w:val="004D52CB"/>
    <w:rsid w:val="004D7121"/>
    <w:rsid w:val="004D7726"/>
    <w:rsid w:val="004E011C"/>
    <w:rsid w:val="004E0969"/>
    <w:rsid w:val="004E0B52"/>
    <w:rsid w:val="004E0CBF"/>
    <w:rsid w:val="004E3C9A"/>
    <w:rsid w:val="004E7B43"/>
    <w:rsid w:val="004F0B2A"/>
    <w:rsid w:val="004F14EA"/>
    <w:rsid w:val="004F2B2B"/>
    <w:rsid w:val="004F3E0F"/>
    <w:rsid w:val="004F3E49"/>
    <w:rsid w:val="004F6D71"/>
    <w:rsid w:val="005000D7"/>
    <w:rsid w:val="0050028B"/>
    <w:rsid w:val="00500653"/>
    <w:rsid w:val="005026A3"/>
    <w:rsid w:val="00504C0C"/>
    <w:rsid w:val="005052ED"/>
    <w:rsid w:val="005062CB"/>
    <w:rsid w:val="00506522"/>
    <w:rsid w:val="00507460"/>
    <w:rsid w:val="00507C8D"/>
    <w:rsid w:val="00507F81"/>
    <w:rsid w:val="0051055A"/>
    <w:rsid w:val="00512E97"/>
    <w:rsid w:val="00513669"/>
    <w:rsid w:val="00517B4A"/>
    <w:rsid w:val="00520CE1"/>
    <w:rsid w:val="00525D5B"/>
    <w:rsid w:val="00530337"/>
    <w:rsid w:val="005327A4"/>
    <w:rsid w:val="00532E64"/>
    <w:rsid w:val="00533A8B"/>
    <w:rsid w:val="00534D6C"/>
    <w:rsid w:val="00534F68"/>
    <w:rsid w:val="00535809"/>
    <w:rsid w:val="00535F92"/>
    <w:rsid w:val="00536008"/>
    <w:rsid w:val="005401A5"/>
    <w:rsid w:val="00540875"/>
    <w:rsid w:val="00543DC8"/>
    <w:rsid w:val="00545BF4"/>
    <w:rsid w:val="00546C7A"/>
    <w:rsid w:val="0054746F"/>
    <w:rsid w:val="0055034D"/>
    <w:rsid w:val="005506D0"/>
    <w:rsid w:val="00552147"/>
    <w:rsid w:val="005553A4"/>
    <w:rsid w:val="00557ABC"/>
    <w:rsid w:val="0056102A"/>
    <w:rsid w:val="005634F8"/>
    <w:rsid w:val="00565722"/>
    <w:rsid w:val="005672CA"/>
    <w:rsid w:val="00570F05"/>
    <w:rsid w:val="005711DE"/>
    <w:rsid w:val="00572CA7"/>
    <w:rsid w:val="0057602C"/>
    <w:rsid w:val="005777D0"/>
    <w:rsid w:val="00577A39"/>
    <w:rsid w:val="00577D97"/>
    <w:rsid w:val="00580775"/>
    <w:rsid w:val="00582267"/>
    <w:rsid w:val="005836E4"/>
    <w:rsid w:val="005850F8"/>
    <w:rsid w:val="0058576D"/>
    <w:rsid w:val="00592821"/>
    <w:rsid w:val="00592D44"/>
    <w:rsid w:val="005935FF"/>
    <w:rsid w:val="00593ED1"/>
    <w:rsid w:val="005947BA"/>
    <w:rsid w:val="005952D9"/>
    <w:rsid w:val="00595E5D"/>
    <w:rsid w:val="00596338"/>
    <w:rsid w:val="005964C3"/>
    <w:rsid w:val="00597491"/>
    <w:rsid w:val="005A0C9D"/>
    <w:rsid w:val="005A193F"/>
    <w:rsid w:val="005A1FB0"/>
    <w:rsid w:val="005A26FE"/>
    <w:rsid w:val="005A6767"/>
    <w:rsid w:val="005B1901"/>
    <w:rsid w:val="005B22D0"/>
    <w:rsid w:val="005B4104"/>
    <w:rsid w:val="005B4D58"/>
    <w:rsid w:val="005B5290"/>
    <w:rsid w:val="005B6CA9"/>
    <w:rsid w:val="005B7775"/>
    <w:rsid w:val="005B7C12"/>
    <w:rsid w:val="005C12AC"/>
    <w:rsid w:val="005D0ECE"/>
    <w:rsid w:val="005D1963"/>
    <w:rsid w:val="005D2391"/>
    <w:rsid w:val="005D2436"/>
    <w:rsid w:val="005D354C"/>
    <w:rsid w:val="005D4976"/>
    <w:rsid w:val="005D5849"/>
    <w:rsid w:val="005E167D"/>
    <w:rsid w:val="005E44FC"/>
    <w:rsid w:val="005E60F4"/>
    <w:rsid w:val="005E72D3"/>
    <w:rsid w:val="005E789B"/>
    <w:rsid w:val="005F4F4B"/>
    <w:rsid w:val="005F5335"/>
    <w:rsid w:val="005F6ED2"/>
    <w:rsid w:val="00602768"/>
    <w:rsid w:val="00604B5B"/>
    <w:rsid w:val="00604B7D"/>
    <w:rsid w:val="00604E90"/>
    <w:rsid w:val="00606B25"/>
    <w:rsid w:val="006120DA"/>
    <w:rsid w:val="0061419B"/>
    <w:rsid w:val="00614B65"/>
    <w:rsid w:val="00616800"/>
    <w:rsid w:val="00617906"/>
    <w:rsid w:val="00620453"/>
    <w:rsid w:val="00623D62"/>
    <w:rsid w:val="00624418"/>
    <w:rsid w:val="00624570"/>
    <w:rsid w:val="00630B16"/>
    <w:rsid w:val="00631166"/>
    <w:rsid w:val="00631781"/>
    <w:rsid w:val="00632419"/>
    <w:rsid w:val="00632A21"/>
    <w:rsid w:val="00634F6B"/>
    <w:rsid w:val="00635C50"/>
    <w:rsid w:val="00635F96"/>
    <w:rsid w:val="006360AB"/>
    <w:rsid w:val="0063633B"/>
    <w:rsid w:val="00637D2F"/>
    <w:rsid w:val="00640785"/>
    <w:rsid w:val="00641B8A"/>
    <w:rsid w:val="00643A96"/>
    <w:rsid w:val="00645B5D"/>
    <w:rsid w:val="00645C65"/>
    <w:rsid w:val="006478B7"/>
    <w:rsid w:val="00650C11"/>
    <w:rsid w:val="00653D3A"/>
    <w:rsid w:val="00653FDB"/>
    <w:rsid w:val="00654102"/>
    <w:rsid w:val="00654F94"/>
    <w:rsid w:val="0066417E"/>
    <w:rsid w:val="0066418A"/>
    <w:rsid w:val="00665E72"/>
    <w:rsid w:val="00666F2D"/>
    <w:rsid w:val="0067225A"/>
    <w:rsid w:val="00674943"/>
    <w:rsid w:val="006752D3"/>
    <w:rsid w:val="00676DFA"/>
    <w:rsid w:val="006775F0"/>
    <w:rsid w:val="0068223A"/>
    <w:rsid w:val="0068504A"/>
    <w:rsid w:val="0068706B"/>
    <w:rsid w:val="006872FE"/>
    <w:rsid w:val="006912BA"/>
    <w:rsid w:val="00692336"/>
    <w:rsid w:val="006923EA"/>
    <w:rsid w:val="00693151"/>
    <w:rsid w:val="00694B22"/>
    <w:rsid w:val="00695188"/>
    <w:rsid w:val="006955E7"/>
    <w:rsid w:val="006A31A5"/>
    <w:rsid w:val="006A3D69"/>
    <w:rsid w:val="006A514E"/>
    <w:rsid w:val="006A6D44"/>
    <w:rsid w:val="006B052F"/>
    <w:rsid w:val="006B2944"/>
    <w:rsid w:val="006B3276"/>
    <w:rsid w:val="006B347C"/>
    <w:rsid w:val="006B54C1"/>
    <w:rsid w:val="006B66BB"/>
    <w:rsid w:val="006B6C72"/>
    <w:rsid w:val="006B7738"/>
    <w:rsid w:val="006C05C4"/>
    <w:rsid w:val="006C0879"/>
    <w:rsid w:val="006C11E1"/>
    <w:rsid w:val="006C25CB"/>
    <w:rsid w:val="006C5412"/>
    <w:rsid w:val="006C62E7"/>
    <w:rsid w:val="006C70DA"/>
    <w:rsid w:val="006D1E17"/>
    <w:rsid w:val="006D4B72"/>
    <w:rsid w:val="006D4F16"/>
    <w:rsid w:val="006D5831"/>
    <w:rsid w:val="006E227C"/>
    <w:rsid w:val="006E28FA"/>
    <w:rsid w:val="006E4083"/>
    <w:rsid w:val="006E51E8"/>
    <w:rsid w:val="006F0623"/>
    <w:rsid w:val="006F164A"/>
    <w:rsid w:val="006F304C"/>
    <w:rsid w:val="006F3A0E"/>
    <w:rsid w:val="006F5904"/>
    <w:rsid w:val="006F5920"/>
    <w:rsid w:val="007027C4"/>
    <w:rsid w:val="007030DC"/>
    <w:rsid w:val="00704767"/>
    <w:rsid w:val="00710F8D"/>
    <w:rsid w:val="007114C0"/>
    <w:rsid w:val="00712299"/>
    <w:rsid w:val="007124C8"/>
    <w:rsid w:val="00712BFA"/>
    <w:rsid w:val="00713E4B"/>
    <w:rsid w:val="00714AD8"/>
    <w:rsid w:val="00714F60"/>
    <w:rsid w:val="00717720"/>
    <w:rsid w:val="00717F4C"/>
    <w:rsid w:val="00720C3B"/>
    <w:rsid w:val="00723C33"/>
    <w:rsid w:val="00724932"/>
    <w:rsid w:val="00726BCB"/>
    <w:rsid w:val="00726C35"/>
    <w:rsid w:val="007300A7"/>
    <w:rsid w:val="00730E7B"/>
    <w:rsid w:val="00730E7C"/>
    <w:rsid w:val="00733217"/>
    <w:rsid w:val="00735C9E"/>
    <w:rsid w:val="00737068"/>
    <w:rsid w:val="007407CB"/>
    <w:rsid w:val="00740AAD"/>
    <w:rsid w:val="0074309D"/>
    <w:rsid w:val="007451DA"/>
    <w:rsid w:val="007474D6"/>
    <w:rsid w:val="00747981"/>
    <w:rsid w:val="0075339C"/>
    <w:rsid w:val="00754372"/>
    <w:rsid w:val="00754517"/>
    <w:rsid w:val="00754FD1"/>
    <w:rsid w:val="00756019"/>
    <w:rsid w:val="007600C1"/>
    <w:rsid w:val="007612DA"/>
    <w:rsid w:val="00762A78"/>
    <w:rsid w:val="00763B9A"/>
    <w:rsid w:val="00763F00"/>
    <w:rsid w:val="007706D8"/>
    <w:rsid w:val="00771119"/>
    <w:rsid w:val="00772035"/>
    <w:rsid w:val="00774BFB"/>
    <w:rsid w:val="00775154"/>
    <w:rsid w:val="00775874"/>
    <w:rsid w:val="00776049"/>
    <w:rsid w:val="00776B33"/>
    <w:rsid w:val="00777E5A"/>
    <w:rsid w:val="00777FAB"/>
    <w:rsid w:val="00780849"/>
    <w:rsid w:val="0078176D"/>
    <w:rsid w:val="00783B8B"/>
    <w:rsid w:val="00785096"/>
    <w:rsid w:val="00785684"/>
    <w:rsid w:val="00786E08"/>
    <w:rsid w:val="0078705D"/>
    <w:rsid w:val="00792AB2"/>
    <w:rsid w:val="007935F1"/>
    <w:rsid w:val="00793A56"/>
    <w:rsid w:val="007942F0"/>
    <w:rsid w:val="0079768A"/>
    <w:rsid w:val="007977F7"/>
    <w:rsid w:val="007A3F42"/>
    <w:rsid w:val="007A4B7F"/>
    <w:rsid w:val="007A4EF4"/>
    <w:rsid w:val="007A5C3E"/>
    <w:rsid w:val="007A5CF3"/>
    <w:rsid w:val="007A7127"/>
    <w:rsid w:val="007B4032"/>
    <w:rsid w:val="007B5F6E"/>
    <w:rsid w:val="007B7F41"/>
    <w:rsid w:val="007C1E34"/>
    <w:rsid w:val="007C1ECF"/>
    <w:rsid w:val="007C2B9B"/>
    <w:rsid w:val="007C3D1C"/>
    <w:rsid w:val="007C6CB7"/>
    <w:rsid w:val="007D185F"/>
    <w:rsid w:val="007D1E45"/>
    <w:rsid w:val="007D4B81"/>
    <w:rsid w:val="007E15B2"/>
    <w:rsid w:val="007E1935"/>
    <w:rsid w:val="007E2FB6"/>
    <w:rsid w:val="007E4631"/>
    <w:rsid w:val="007E5554"/>
    <w:rsid w:val="007E5ED3"/>
    <w:rsid w:val="007E6C21"/>
    <w:rsid w:val="007F4507"/>
    <w:rsid w:val="007F6B54"/>
    <w:rsid w:val="007F6DAF"/>
    <w:rsid w:val="00801D74"/>
    <w:rsid w:val="00803394"/>
    <w:rsid w:val="00805D0D"/>
    <w:rsid w:val="00810E7E"/>
    <w:rsid w:val="00814128"/>
    <w:rsid w:val="00815B2E"/>
    <w:rsid w:val="00817872"/>
    <w:rsid w:val="00822725"/>
    <w:rsid w:val="00822C2C"/>
    <w:rsid w:val="00822E57"/>
    <w:rsid w:val="008232A9"/>
    <w:rsid w:val="0082481A"/>
    <w:rsid w:val="008259DB"/>
    <w:rsid w:val="00825C3B"/>
    <w:rsid w:val="008266DA"/>
    <w:rsid w:val="00826E6C"/>
    <w:rsid w:val="008305A3"/>
    <w:rsid w:val="008310DB"/>
    <w:rsid w:val="008338D2"/>
    <w:rsid w:val="00834CE5"/>
    <w:rsid w:val="008353AC"/>
    <w:rsid w:val="0083691A"/>
    <w:rsid w:val="008369FB"/>
    <w:rsid w:val="00840666"/>
    <w:rsid w:val="00841A47"/>
    <w:rsid w:val="0084214F"/>
    <w:rsid w:val="008430A5"/>
    <w:rsid w:val="00843A21"/>
    <w:rsid w:val="00844175"/>
    <w:rsid w:val="008458F4"/>
    <w:rsid w:val="00846902"/>
    <w:rsid w:val="0084700A"/>
    <w:rsid w:val="0085041F"/>
    <w:rsid w:val="008505D1"/>
    <w:rsid w:val="00851408"/>
    <w:rsid w:val="008516E8"/>
    <w:rsid w:val="00851AA4"/>
    <w:rsid w:val="00851CBF"/>
    <w:rsid w:val="008546BD"/>
    <w:rsid w:val="008550B3"/>
    <w:rsid w:val="00855ECE"/>
    <w:rsid w:val="008565DE"/>
    <w:rsid w:val="0085737D"/>
    <w:rsid w:val="0086010D"/>
    <w:rsid w:val="0086207F"/>
    <w:rsid w:val="00862C76"/>
    <w:rsid w:val="00863BA1"/>
    <w:rsid w:val="008652C8"/>
    <w:rsid w:val="008656A2"/>
    <w:rsid w:val="0086720E"/>
    <w:rsid w:val="008703EC"/>
    <w:rsid w:val="00872CCD"/>
    <w:rsid w:val="00873DCF"/>
    <w:rsid w:val="008775EC"/>
    <w:rsid w:val="00881B12"/>
    <w:rsid w:val="008830F7"/>
    <w:rsid w:val="00884260"/>
    <w:rsid w:val="00885CDB"/>
    <w:rsid w:val="008876D6"/>
    <w:rsid w:val="00887AAB"/>
    <w:rsid w:val="008950CD"/>
    <w:rsid w:val="0089522B"/>
    <w:rsid w:val="008A4741"/>
    <w:rsid w:val="008A4EDE"/>
    <w:rsid w:val="008A6235"/>
    <w:rsid w:val="008B1D80"/>
    <w:rsid w:val="008B1FBA"/>
    <w:rsid w:val="008B2A84"/>
    <w:rsid w:val="008B3919"/>
    <w:rsid w:val="008B5829"/>
    <w:rsid w:val="008B5E7F"/>
    <w:rsid w:val="008B6A2F"/>
    <w:rsid w:val="008B6C65"/>
    <w:rsid w:val="008C1B7D"/>
    <w:rsid w:val="008C27D7"/>
    <w:rsid w:val="008C2EBF"/>
    <w:rsid w:val="008C68C0"/>
    <w:rsid w:val="008C71AF"/>
    <w:rsid w:val="008C73B1"/>
    <w:rsid w:val="008D064C"/>
    <w:rsid w:val="008D0770"/>
    <w:rsid w:val="008D2317"/>
    <w:rsid w:val="008D3E3B"/>
    <w:rsid w:val="008D4F7E"/>
    <w:rsid w:val="008D5767"/>
    <w:rsid w:val="008D6B27"/>
    <w:rsid w:val="008D7E9F"/>
    <w:rsid w:val="008E169A"/>
    <w:rsid w:val="008E1DC8"/>
    <w:rsid w:val="008E265C"/>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F03"/>
    <w:rsid w:val="00901A72"/>
    <w:rsid w:val="009023CC"/>
    <w:rsid w:val="00903499"/>
    <w:rsid w:val="00903532"/>
    <w:rsid w:val="00903708"/>
    <w:rsid w:val="009044F7"/>
    <w:rsid w:val="0090593E"/>
    <w:rsid w:val="00906929"/>
    <w:rsid w:val="00906BE7"/>
    <w:rsid w:val="0091289E"/>
    <w:rsid w:val="00916597"/>
    <w:rsid w:val="00920751"/>
    <w:rsid w:val="00920FDF"/>
    <w:rsid w:val="0092349E"/>
    <w:rsid w:val="00923C61"/>
    <w:rsid w:val="00923D9F"/>
    <w:rsid w:val="00926D72"/>
    <w:rsid w:val="00927CC5"/>
    <w:rsid w:val="00927F20"/>
    <w:rsid w:val="009304A7"/>
    <w:rsid w:val="00931D4F"/>
    <w:rsid w:val="009326B9"/>
    <w:rsid w:val="00932D0B"/>
    <w:rsid w:val="009344A2"/>
    <w:rsid w:val="00936DBE"/>
    <w:rsid w:val="00936DE7"/>
    <w:rsid w:val="009375EB"/>
    <w:rsid w:val="00941688"/>
    <w:rsid w:val="00941BFC"/>
    <w:rsid w:val="009423F6"/>
    <w:rsid w:val="009433B5"/>
    <w:rsid w:val="0094412E"/>
    <w:rsid w:val="00945066"/>
    <w:rsid w:val="00947963"/>
    <w:rsid w:val="00947975"/>
    <w:rsid w:val="00950FF4"/>
    <w:rsid w:val="00952D4F"/>
    <w:rsid w:val="009530CA"/>
    <w:rsid w:val="00954304"/>
    <w:rsid w:val="00955A57"/>
    <w:rsid w:val="00956150"/>
    <w:rsid w:val="00960616"/>
    <w:rsid w:val="00960D6F"/>
    <w:rsid w:val="00961512"/>
    <w:rsid w:val="0096252F"/>
    <w:rsid w:val="00962E4E"/>
    <w:rsid w:val="00964720"/>
    <w:rsid w:val="009658CC"/>
    <w:rsid w:val="00965AB3"/>
    <w:rsid w:val="009666D3"/>
    <w:rsid w:val="009704B5"/>
    <w:rsid w:val="00970856"/>
    <w:rsid w:val="009709D3"/>
    <w:rsid w:val="00971EE3"/>
    <w:rsid w:val="00972DC4"/>
    <w:rsid w:val="00974A4B"/>
    <w:rsid w:val="009755C3"/>
    <w:rsid w:val="00976935"/>
    <w:rsid w:val="00977893"/>
    <w:rsid w:val="00982931"/>
    <w:rsid w:val="009839F5"/>
    <w:rsid w:val="00984443"/>
    <w:rsid w:val="00984627"/>
    <w:rsid w:val="0098592A"/>
    <w:rsid w:val="00985FF2"/>
    <w:rsid w:val="0098653D"/>
    <w:rsid w:val="00987FE7"/>
    <w:rsid w:val="0099023E"/>
    <w:rsid w:val="00990A56"/>
    <w:rsid w:val="00992B43"/>
    <w:rsid w:val="00994760"/>
    <w:rsid w:val="00995582"/>
    <w:rsid w:val="00995D0D"/>
    <w:rsid w:val="00995EED"/>
    <w:rsid w:val="00996F43"/>
    <w:rsid w:val="009A22AF"/>
    <w:rsid w:val="009A3B49"/>
    <w:rsid w:val="009A4DB6"/>
    <w:rsid w:val="009A5186"/>
    <w:rsid w:val="009A51A8"/>
    <w:rsid w:val="009A5AEC"/>
    <w:rsid w:val="009B25F6"/>
    <w:rsid w:val="009B342E"/>
    <w:rsid w:val="009B50BA"/>
    <w:rsid w:val="009B64A7"/>
    <w:rsid w:val="009B728D"/>
    <w:rsid w:val="009B7431"/>
    <w:rsid w:val="009C06DD"/>
    <w:rsid w:val="009C077A"/>
    <w:rsid w:val="009C1454"/>
    <w:rsid w:val="009C2FBA"/>
    <w:rsid w:val="009C35FC"/>
    <w:rsid w:val="009C3984"/>
    <w:rsid w:val="009C5555"/>
    <w:rsid w:val="009C6054"/>
    <w:rsid w:val="009C706E"/>
    <w:rsid w:val="009C756A"/>
    <w:rsid w:val="009C76BA"/>
    <w:rsid w:val="009C780B"/>
    <w:rsid w:val="009C7A0F"/>
    <w:rsid w:val="009D0F02"/>
    <w:rsid w:val="009D0FD1"/>
    <w:rsid w:val="009D1BE8"/>
    <w:rsid w:val="009D636F"/>
    <w:rsid w:val="009D67A2"/>
    <w:rsid w:val="009E18A6"/>
    <w:rsid w:val="009E19DF"/>
    <w:rsid w:val="009E2FFE"/>
    <w:rsid w:val="009E33FA"/>
    <w:rsid w:val="009E40EF"/>
    <w:rsid w:val="009E445D"/>
    <w:rsid w:val="009E5295"/>
    <w:rsid w:val="009E5B4D"/>
    <w:rsid w:val="009E7A95"/>
    <w:rsid w:val="009F0465"/>
    <w:rsid w:val="009F0EB1"/>
    <w:rsid w:val="009F200A"/>
    <w:rsid w:val="009F299D"/>
    <w:rsid w:val="009F4145"/>
    <w:rsid w:val="009F5D45"/>
    <w:rsid w:val="009F7795"/>
    <w:rsid w:val="00A01093"/>
    <w:rsid w:val="00A027AE"/>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3BC2"/>
    <w:rsid w:val="00A303F3"/>
    <w:rsid w:val="00A32421"/>
    <w:rsid w:val="00A32EA2"/>
    <w:rsid w:val="00A33006"/>
    <w:rsid w:val="00A33D01"/>
    <w:rsid w:val="00A3465D"/>
    <w:rsid w:val="00A35D0F"/>
    <w:rsid w:val="00A35DE6"/>
    <w:rsid w:val="00A37A49"/>
    <w:rsid w:val="00A40D7E"/>
    <w:rsid w:val="00A412BE"/>
    <w:rsid w:val="00A45079"/>
    <w:rsid w:val="00A4537E"/>
    <w:rsid w:val="00A45408"/>
    <w:rsid w:val="00A45FFC"/>
    <w:rsid w:val="00A46C9C"/>
    <w:rsid w:val="00A47357"/>
    <w:rsid w:val="00A52362"/>
    <w:rsid w:val="00A52AE7"/>
    <w:rsid w:val="00A52E64"/>
    <w:rsid w:val="00A54A29"/>
    <w:rsid w:val="00A56C3C"/>
    <w:rsid w:val="00A56DA6"/>
    <w:rsid w:val="00A5715B"/>
    <w:rsid w:val="00A6022B"/>
    <w:rsid w:val="00A606E8"/>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5DD"/>
    <w:rsid w:val="00A81A35"/>
    <w:rsid w:val="00A830FE"/>
    <w:rsid w:val="00A84A72"/>
    <w:rsid w:val="00A901E9"/>
    <w:rsid w:val="00A904A3"/>
    <w:rsid w:val="00A96632"/>
    <w:rsid w:val="00AA0C3A"/>
    <w:rsid w:val="00AA2E53"/>
    <w:rsid w:val="00AA423C"/>
    <w:rsid w:val="00AA52E0"/>
    <w:rsid w:val="00AA66A6"/>
    <w:rsid w:val="00AA6D24"/>
    <w:rsid w:val="00AA7468"/>
    <w:rsid w:val="00AB156D"/>
    <w:rsid w:val="00AB5F29"/>
    <w:rsid w:val="00AB6A59"/>
    <w:rsid w:val="00AB71D8"/>
    <w:rsid w:val="00AB7580"/>
    <w:rsid w:val="00AC0946"/>
    <w:rsid w:val="00AC38B0"/>
    <w:rsid w:val="00AC424D"/>
    <w:rsid w:val="00AC5029"/>
    <w:rsid w:val="00AC51F6"/>
    <w:rsid w:val="00AC7635"/>
    <w:rsid w:val="00AC78E5"/>
    <w:rsid w:val="00AD0DE1"/>
    <w:rsid w:val="00AD2CCD"/>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D7F"/>
    <w:rsid w:val="00AF46D8"/>
    <w:rsid w:val="00AF5C3F"/>
    <w:rsid w:val="00AF6440"/>
    <w:rsid w:val="00B00622"/>
    <w:rsid w:val="00B02889"/>
    <w:rsid w:val="00B02C3A"/>
    <w:rsid w:val="00B037C8"/>
    <w:rsid w:val="00B042D6"/>
    <w:rsid w:val="00B063CB"/>
    <w:rsid w:val="00B07652"/>
    <w:rsid w:val="00B079A0"/>
    <w:rsid w:val="00B1026E"/>
    <w:rsid w:val="00B1069B"/>
    <w:rsid w:val="00B125E6"/>
    <w:rsid w:val="00B12FCF"/>
    <w:rsid w:val="00B14BFC"/>
    <w:rsid w:val="00B15406"/>
    <w:rsid w:val="00B22E2B"/>
    <w:rsid w:val="00B2460A"/>
    <w:rsid w:val="00B26E1C"/>
    <w:rsid w:val="00B302B8"/>
    <w:rsid w:val="00B31FFF"/>
    <w:rsid w:val="00B332B9"/>
    <w:rsid w:val="00B36F43"/>
    <w:rsid w:val="00B36FDB"/>
    <w:rsid w:val="00B37962"/>
    <w:rsid w:val="00B40D40"/>
    <w:rsid w:val="00B4274D"/>
    <w:rsid w:val="00B436C9"/>
    <w:rsid w:val="00B43BD1"/>
    <w:rsid w:val="00B463AE"/>
    <w:rsid w:val="00B52284"/>
    <w:rsid w:val="00B53E1A"/>
    <w:rsid w:val="00B548F5"/>
    <w:rsid w:val="00B552DE"/>
    <w:rsid w:val="00B5555E"/>
    <w:rsid w:val="00B56C45"/>
    <w:rsid w:val="00B576D9"/>
    <w:rsid w:val="00B60C68"/>
    <w:rsid w:val="00B61443"/>
    <w:rsid w:val="00B64177"/>
    <w:rsid w:val="00B64607"/>
    <w:rsid w:val="00B66AF5"/>
    <w:rsid w:val="00B66EE8"/>
    <w:rsid w:val="00B673C4"/>
    <w:rsid w:val="00B67E02"/>
    <w:rsid w:val="00B707DB"/>
    <w:rsid w:val="00B70C59"/>
    <w:rsid w:val="00B72611"/>
    <w:rsid w:val="00B72680"/>
    <w:rsid w:val="00B739EF"/>
    <w:rsid w:val="00B74193"/>
    <w:rsid w:val="00B75039"/>
    <w:rsid w:val="00B771DA"/>
    <w:rsid w:val="00B82EB8"/>
    <w:rsid w:val="00B8483D"/>
    <w:rsid w:val="00B84AC3"/>
    <w:rsid w:val="00B852E9"/>
    <w:rsid w:val="00B95EE4"/>
    <w:rsid w:val="00B96E94"/>
    <w:rsid w:val="00B9734B"/>
    <w:rsid w:val="00B977E1"/>
    <w:rsid w:val="00B97C4A"/>
    <w:rsid w:val="00BA0ED1"/>
    <w:rsid w:val="00BA2347"/>
    <w:rsid w:val="00BA322C"/>
    <w:rsid w:val="00BA5071"/>
    <w:rsid w:val="00BA539B"/>
    <w:rsid w:val="00BA763B"/>
    <w:rsid w:val="00BB172E"/>
    <w:rsid w:val="00BB2264"/>
    <w:rsid w:val="00BB50BA"/>
    <w:rsid w:val="00BB6282"/>
    <w:rsid w:val="00BB6C8D"/>
    <w:rsid w:val="00BB7DF9"/>
    <w:rsid w:val="00BC14A2"/>
    <w:rsid w:val="00BC15A2"/>
    <w:rsid w:val="00BC1A54"/>
    <w:rsid w:val="00BC4BBA"/>
    <w:rsid w:val="00BC6024"/>
    <w:rsid w:val="00BD02F6"/>
    <w:rsid w:val="00BD162C"/>
    <w:rsid w:val="00BD7598"/>
    <w:rsid w:val="00BE0373"/>
    <w:rsid w:val="00BE2D7D"/>
    <w:rsid w:val="00BE38CA"/>
    <w:rsid w:val="00BE5849"/>
    <w:rsid w:val="00BE684E"/>
    <w:rsid w:val="00BE6D12"/>
    <w:rsid w:val="00BE71A4"/>
    <w:rsid w:val="00BE71C1"/>
    <w:rsid w:val="00BE745B"/>
    <w:rsid w:val="00BF04F9"/>
    <w:rsid w:val="00BF0F76"/>
    <w:rsid w:val="00BF33AD"/>
    <w:rsid w:val="00BF39FC"/>
    <w:rsid w:val="00BF3E5C"/>
    <w:rsid w:val="00BF61D4"/>
    <w:rsid w:val="00BF6D31"/>
    <w:rsid w:val="00C00B2B"/>
    <w:rsid w:val="00C023D9"/>
    <w:rsid w:val="00C02B59"/>
    <w:rsid w:val="00C03635"/>
    <w:rsid w:val="00C06A2C"/>
    <w:rsid w:val="00C07D6E"/>
    <w:rsid w:val="00C1155A"/>
    <w:rsid w:val="00C1413F"/>
    <w:rsid w:val="00C14288"/>
    <w:rsid w:val="00C15B21"/>
    <w:rsid w:val="00C20E30"/>
    <w:rsid w:val="00C2179A"/>
    <w:rsid w:val="00C22A13"/>
    <w:rsid w:val="00C22F32"/>
    <w:rsid w:val="00C265BE"/>
    <w:rsid w:val="00C312B8"/>
    <w:rsid w:val="00C31CD4"/>
    <w:rsid w:val="00C320C4"/>
    <w:rsid w:val="00C3274A"/>
    <w:rsid w:val="00C32841"/>
    <w:rsid w:val="00C32BED"/>
    <w:rsid w:val="00C32F62"/>
    <w:rsid w:val="00C33896"/>
    <w:rsid w:val="00C348A0"/>
    <w:rsid w:val="00C349D9"/>
    <w:rsid w:val="00C353EE"/>
    <w:rsid w:val="00C3567D"/>
    <w:rsid w:val="00C36AB0"/>
    <w:rsid w:val="00C41444"/>
    <w:rsid w:val="00C421AD"/>
    <w:rsid w:val="00C42F5A"/>
    <w:rsid w:val="00C46B03"/>
    <w:rsid w:val="00C46C6A"/>
    <w:rsid w:val="00C502F1"/>
    <w:rsid w:val="00C52B2B"/>
    <w:rsid w:val="00C54355"/>
    <w:rsid w:val="00C546F8"/>
    <w:rsid w:val="00C54F63"/>
    <w:rsid w:val="00C60255"/>
    <w:rsid w:val="00C61991"/>
    <w:rsid w:val="00C6469E"/>
    <w:rsid w:val="00C64CC6"/>
    <w:rsid w:val="00C65EA1"/>
    <w:rsid w:val="00C664F4"/>
    <w:rsid w:val="00C669CF"/>
    <w:rsid w:val="00C67E97"/>
    <w:rsid w:val="00C72781"/>
    <w:rsid w:val="00C72F0A"/>
    <w:rsid w:val="00C75632"/>
    <w:rsid w:val="00C803A1"/>
    <w:rsid w:val="00C805CA"/>
    <w:rsid w:val="00C80BA3"/>
    <w:rsid w:val="00C815F4"/>
    <w:rsid w:val="00C81D14"/>
    <w:rsid w:val="00C84D53"/>
    <w:rsid w:val="00C86C19"/>
    <w:rsid w:val="00C86C59"/>
    <w:rsid w:val="00C877E1"/>
    <w:rsid w:val="00C87D35"/>
    <w:rsid w:val="00C91915"/>
    <w:rsid w:val="00C91CD7"/>
    <w:rsid w:val="00C924E1"/>
    <w:rsid w:val="00C937E5"/>
    <w:rsid w:val="00C93ECA"/>
    <w:rsid w:val="00C96C73"/>
    <w:rsid w:val="00C97AA1"/>
    <w:rsid w:val="00CA06DF"/>
    <w:rsid w:val="00CA174A"/>
    <w:rsid w:val="00CA2292"/>
    <w:rsid w:val="00CA3342"/>
    <w:rsid w:val="00CA6371"/>
    <w:rsid w:val="00CB147B"/>
    <w:rsid w:val="00CB1615"/>
    <w:rsid w:val="00CB3238"/>
    <w:rsid w:val="00CB3AE4"/>
    <w:rsid w:val="00CB3E5D"/>
    <w:rsid w:val="00CB4782"/>
    <w:rsid w:val="00CB5F4F"/>
    <w:rsid w:val="00CB6762"/>
    <w:rsid w:val="00CC05BD"/>
    <w:rsid w:val="00CC0BDF"/>
    <w:rsid w:val="00CC188C"/>
    <w:rsid w:val="00CC19DF"/>
    <w:rsid w:val="00CC1BB3"/>
    <w:rsid w:val="00CC20AB"/>
    <w:rsid w:val="00CC4A05"/>
    <w:rsid w:val="00CC528B"/>
    <w:rsid w:val="00CC5976"/>
    <w:rsid w:val="00CC6A79"/>
    <w:rsid w:val="00CC7A2C"/>
    <w:rsid w:val="00CD1B6D"/>
    <w:rsid w:val="00CD2620"/>
    <w:rsid w:val="00CD2E16"/>
    <w:rsid w:val="00CD4A7C"/>
    <w:rsid w:val="00CD61BB"/>
    <w:rsid w:val="00CE0F3B"/>
    <w:rsid w:val="00CE17BF"/>
    <w:rsid w:val="00CE26F3"/>
    <w:rsid w:val="00CE2ACB"/>
    <w:rsid w:val="00CE4610"/>
    <w:rsid w:val="00CE58BD"/>
    <w:rsid w:val="00CE7EBF"/>
    <w:rsid w:val="00CF1188"/>
    <w:rsid w:val="00CF15FF"/>
    <w:rsid w:val="00CF1E1A"/>
    <w:rsid w:val="00CF5B36"/>
    <w:rsid w:val="00CF645D"/>
    <w:rsid w:val="00CF6ED6"/>
    <w:rsid w:val="00D00689"/>
    <w:rsid w:val="00D0255A"/>
    <w:rsid w:val="00D04EEE"/>
    <w:rsid w:val="00D0514D"/>
    <w:rsid w:val="00D0687D"/>
    <w:rsid w:val="00D06F39"/>
    <w:rsid w:val="00D074B7"/>
    <w:rsid w:val="00D07C4B"/>
    <w:rsid w:val="00D11783"/>
    <w:rsid w:val="00D11866"/>
    <w:rsid w:val="00D12E19"/>
    <w:rsid w:val="00D1559A"/>
    <w:rsid w:val="00D156A3"/>
    <w:rsid w:val="00D169BC"/>
    <w:rsid w:val="00D17DDD"/>
    <w:rsid w:val="00D229B7"/>
    <w:rsid w:val="00D234B6"/>
    <w:rsid w:val="00D23509"/>
    <w:rsid w:val="00D25830"/>
    <w:rsid w:val="00D30B6C"/>
    <w:rsid w:val="00D32A8F"/>
    <w:rsid w:val="00D34222"/>
    <w:rsid w:val="00D3534F"/>
    <w:rsid w:val="00D403FE"/>
    <w:rsid w:val="00D428D6"/>
    <w:rsid w:val="00D43E33"/>
    <w:rsid w:val="00D44C7E"/>
    <w:rsid w:val="00D457FA"/>
    <w:rsid w:val="00D459E7"/>
    <w:rsid w:val="00D466CB"/>
    <w:rsid w:val="00D47BD8"/>
    <w:rsid w:val="00D515EC"/>
    <w:rsid w:val="00D525ED"/>
    <w:rsid w:val="00D52F19"/>
    <w:rsid w:val="00D538BD"/>
    <w:rsid w:val="00D5393F"/>
    <w:rsid w:val="00D541F5"/>
    <w:rsid w:val="00D565FC"/>
    <w:rsid w:val="00D566F6"/>
    <w:rsid w:val="00D607EA"/>
    <w:rsid w:val="00D6147A"/>
    <w:rsid w:val="00D61949"/>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B0A"/>
    <w:rsid w:val="00D96C6B"/>
    <w:rsid w:val="00D97288"/>
    <w:rsid w:val="00DA0C12"/>
    <w:rsid w:val="00DA0CA2"/>
    <w:rsid w:val="00DA3801"/>
    <w:rsid w:val="00DA6C08"/>
    <w:rsid w:val="00DB320C"/>
    <w:rsid w:val="00DB5350"/>
    <w:rsid w:val="00DB5D1A"/>
    <w:rsid w:val="00DB6D3E"/>
    <w:rsid w:val="00DB6DF2"/>
    <w:rsid w:val="00DB6FEF"/>
    <w:rsid w:val="00DB7024"/>
    <w:rsid w:val="00DC2667"/>
    <w:rsid w:val="00DC27EB"/>
    <w:rsid w:val="00DC6C2A"/>
    <w:rsid w:val="00DC7BF4"/>
    <w:rsid w:val="00DC7D96"/>
    <w:rsid w:val="00DD0B7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883"/>
    <w:rsid w:val="00E02B87"/>
    <w:rsid w:val="00E0363F"/>
    <w:rsid w:val="00E05F83"/>
    <w:rsid w:val="00E106AA"/>
    <w:rsid w:val="00E12E6E"/>
    <w:rsid w:val="00E1398D"/>
    <w:rsid w:val="00E13AE5"/>
    <w:rsid w:val="00E148D5"/>
    <w:rsid w:val="00E1602C"/>
    <w:rsid w:val="00E16523"/>
    <w:rsid w:val="00E17736"/>
    <w:rsid w:val="00E17D48"/>
    <w:rsid w:val="00E20690"/>
    <w:rsid w:val="00E20728"/>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C91"/>
    <w:rsid w:val="00E510A4"/>
    <w:rsid w:val="00E528E6"/>
    <w:rsid w:val="00E52E1A"/>
    <w:rsid w:val="00E53B58"/>
    <w:rsid w:val="00E54A71"/>
    <w:rsid w:val="00E552C3"/>
    <w:rsid w:val="00E57023"/>
    <w:rsid w:val="00E6031A"/>
    <w:rsid w:val="00E622EC"/>
    <w:rsid w:val="00E628CC"/>
    <w:rsid w:val="00E6681F"/>
    <w:rsid w:val="00E71ABA"/>
    <w:rsid w:val="00E72A23"/>
    <w:rsid w:val="00E73D79"/>
    <w:rsid w:val="00E7443D"/>
    <w:rsid w:val="00E7519B"/>
    <w:rsid w:val="00E757F6"/>
    <w:rsid w:val="00E75C3F"/>
    <w:rsid w:val="00E762A1"/>
    <w:rsid w:val="00E76690"/>
    <w:rsid w:val="00E8017D"/>
    <w:rsid w:val="00E803B4"/>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EF9"/>
    <w:rsid w:val="00EA3A52"/>
    <w:rsid w:val="00EA3C32"/>
    <w:rsid w:val="00EA4630"/>
    <w:rsid w:val="00EA6843"/>
    <w:rsid w:val="00EA6F53"/>
    <w:rsid w:val="00EB0972"/>
    <w:rsid w:val="00EB37B1"/>
    <w:rsid w:val="00EB3CFF"/>
    <w:rsid w:val="00EB409C"/>
    <w:rsid w:val="00EB5628"/>
    <w:rsid w:val="00EB72FB"/>
    <w:rsid w:val="00EC0DDC"/>
    <w:rsid w:val="00EC295E"/>
    <w:rsid w:val="00EC5749"/>
    <w:rsid w:val="00EC6D39"/>
    <w:rsid w:val="00EC770C"/>
    <w:rsid w:val="00EC7A76"/>
    <w:rsid w:val="00ED05F2"/>
    <w:rsid w:val="00ED72EC"/>
    <w:rsid w:val="00ED7A36"/>
    <w:rsid w:val="00EE16DA"/>
    <w:rsid w:val="00EE2259"/>
    <w:rsid w:val="00EE33D3"/>
    <w:rsid w:val="00EE47E4"/>
    <w:rsid w:val="00EE76E5"/>
    <w:rsid w:val="00EF0306"/>
    <w:rsid w:val="00EF257A"/>
    <w:rsid w:val="00EF3BCC"/>
    <w:rsid w:val="00EF533A"/>
    <w:rsid w:val="00EF581C"/>
    <w:rsid w:val="00EF7667"/>
    <w:rsid w:val="00EF767D"/>
    <w:rsid w:val="00F0045E"/>
    <w:rsid w:val="00F01F7E"/>
    <w:rsid w:val="00F055F3"/>
    <w:rsid w:val="00F100F9"/>
    <w:rsid w:val="00F12A4C"/>
    <w:rsid w:val="00F16EEF"/>
    <w:rsid w:val="00F20C47"/>
    <w:rsid w:val="00F21F29"/>
    <w:rsid w:val="00F22FAD"/>
    <w:rsid w:val="00F24034"/>
    <w:rsid w:val="00F24601"/>
    <w:rsid w:val="00F25D0D"/>
    <w:rsid w:val="00F26A18"/>
    <w:rsid w:val="00F27AC2"/>
    <w:rsid w:val="00F27D4F"/>
    <w:rsid w:val="00F33CCF"/>
    <w:rsid w:val="00F35064"/>
    <w:rsid w:val="00F357B9"/>
    <w:rsid w:val="00F35945"/>
    <w:rsid w:val="00F35A78"/>
    <w:rsid w:val="00F35C51"/>
    <w:rsid w:val="00F369D5"/>
    <w:rsid w:val="00F37642"/>
    <w:rsid w:val="00F42099"/>
    <w:rsid w:val="00F43E20"/>
    <w:rsid w:val="00F440C7"/>
    <w:rsid w:val="00F475AD"/>
    <w:rsid w:val="00F50C5C"/>
    <w:rsid w:val="00F51CCF"/>
    <w:rsid w:val="00F54E05"/>
    <w:rsid w:val="00F54ECF"/>
    <w:rsid w:val="00F5556E"/>
    <w:rsid w:val="00F56F5A"/>
    <w:rsid w:val="00F56F85"/>
    <w:rsid w:val="00F60E62"/>
    <w:rsid w:val="00F60F26"/>
    <w:rsid w:val="00F61320"/>
    <w:rsid w:val="00F66CB1"/>
    <w:rsid w:val="00F67838"/>
    <w:rsid w:val="00F67E2C"/>
    <w:rsid w:val="00F7040F"/>
    <w:rsid w:val="00F70BA5"/>
    <w:rsid w:val="00F721A8"/>
    <w:rsid w:val="00F729B4"/>
    <w:rsid w:val="00F73E78"/>
    <w:rsid w:val="00F74B58"/>
    <w:rsid w:val="00F74B99"/>
    <w:rsid w:val="00F7739D"/>
    <w:rsid w:val="00F773AF"/>
    <w:rsid w:val="00F77D2C"/>
    <w:rsid w:val="00F8277D"/>
    <w:rsid w:val="00F83412"/>
    <w:rsid w:val="00F84362"/>
    <w:rsid w:val="00F85822"/>
    <w:rsid w:val="00F868F4"/>
    <w:rsid w:val="00F874A3"/>
    <w:rsid w:val="00F876AB"/>
    <w:rsid w:val="00F91876"/>
    <w:rsid w:val="00F935AA"/>
    <w:rsid w:val="00F93C0B"/>
    <w:rsid w:val="00F95226"/>
    <w:rsid w:val="00F95F26"/>
    <w:rsid w:val="00FA12ED"/>
    <w:rsid w:val="00FA1CAE"/>
    <w:rsid w:val="00FA5905"/>
    <w:rsid w:val="00FA6447"/>
    <w:rsid w:val="00FB2990"/>
    <w:rsid w:val="00FB5950"/>
    <w:rsid w:val="00FC14DF"/>
    <w:rsid w:val="00FC5238"/>
    <w:rsid w:val="00FC6016"/>
    <w:rsid w:val="00FC66ED"/>
    <w:rsid w:val="00FD0065"/>
    <w:rsid w:val="00FD0D7D"/>
    <w:rsid w:val="00FD1E7D"/>
    <w:rsid w:val="00FD3F5A"/>
    <w:rsid w:val="00FD42BB"/>
    <w:rsid w:val="00FD4306"/>
    <w:rsid w:val="00FD525A"/>
    <w:rsid w:val="00FD6B82"/>
    <w:rsid w:val="00FD6EF0"/>
    <w:rsid w:val="00FE2CF5"/>
    <w:rsid w:val="00FE5C38"/>
    <w:rsid w:val="00FF0D95"/>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00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5A26FE"/>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5A26F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5A26F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semiHidden/>
    <w:unhideWhenUsed/>
    <w:qFormat/>
    <w:rsid w:val="00AA52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pPr>
    <w:rPr>
      <w:rFonts w:ascii="Consolas" w:eastAsia="Arial" w:hAnsi="Consolas" w:cs="Arial"/>
      <w:sz w:val="20"/>
      <w:szCs w:val="20"/>
      <w:lang w:val="en-US" w:eastAsia="en-US"/>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line="276" w:lineRule="auto"/>
      <w:jc w:val="both"/>
    </w:pPr>
    <w:rPr>
      <w:rFonts w:ascii="Consolas" w:eastAsia="Palatino Linotype" w:hAnsi="Consolas" w:cs="Palatino Linotype"/>
      <w:b/>
      <w:sz w:val="20"/>
      <w:szCs w:val="20"/>
      <w:lang w:val="en-US" w:eastAsia="en-US"/>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sz w:val="22"/>
      <w:szCs w:val="22"/>
      <w:lang w:val="en-US" w:eastAsia="en-US"/>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sz w:val="22"/>
      <w:szCs w:val="22"/>
      <w:lang w:val="en-US" w:eastAsia="en-US"/>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rFonts w:asciiTheme="minorHAnsi" w:eastAsiaTheme="minorHAnsi" w:hAnsiTheme="minorHAnsi" w:cstheme="minorBidi"/>
      <w:sz w:val="18"/>
      <w:szCs w:val="22"/>
      <w:lang w:val="en-US" w:eastAsia="en-US"/>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pPr>
    <w:rPr>
      <w:lang w:val="en-US" w:eastAsia="en-US"/>
    </w:rPr>
  </w:style>
  <w:style w:type="paragraph" w:styleId="NormalWeb">
    <w:name w:val="Normal (Web)"/>
    <w:basedOn w:val="Normal"/>
    <w:uiPriority w:val="99"/>
    <w:semiHidden/>
    <w:unhideWhenUsed/>
    <w:rsid w:val="00A33D01"/>
    <w:pPr>
      <w:spacing w:before="100" w:beforeAutospacing="1" w:after="100" w:afterAutospacing="1"/>
    </w:p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pPr>
    <w:rPr>
      <w:rFonts w:asciiTheme="minorHAnsi" w:eastAsiaTheme="minorHAnsi" w:hAnsiTheme="minorHAnsi" w:cstheme="minorBidi"/>
      <w:i/>
      <w:iCs/>
      <w:color w:val="44546A" w:themeColor="text2"/>
      <w:sz w:val="18"/>
      <w:szCs w:val="18"/>
      <w:lang w:val="en-US" w:eastAsia="en-US"/>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eastAsiaTheme="minorHAnsi" w:hAnsi="Palatino Linotype" w:cstheme="minorBidi"/>
      <w:sz w:val="18"/>
      <w:szCs w:val="22"/>
      <w:lang w:val="en-US" w:eastAsia="en-US"/>
    </w:rPr>
  </w:style>
  <w:style w:type="paragraph" w:styleId="CommentText">
    <w:name w:val="annotation text"/>
    <w:basedOn w:val="Normal"/>
    <w:link w:val="CommentTextChar"/>
    <w:uiPriority w:val="99"/>
    <w:unhideWhenUsed/>
    <w:rsid w:val="00730E7B"/>
    <w:pPr>
      <w:spacing w:after="16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pPr>
      <w:spacing w:after="160" w:line="259" w:lineRule="auto"/>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2</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3</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25</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28</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14</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18</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9</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23</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11</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24</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15</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6</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8</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12</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30</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17</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27</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5</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29</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7</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19</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16</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10</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1</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22</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4</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26</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13</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20</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BB19610-415B-4073-ADCB-C5981B83E7B6}"/>
</file>

<file path=customXml/itemProps2.xml><?xml version="1.0" encoding="utf-8"?>
<ds:datastoreItem xmlns:ds="http://schemas.openxmlformats.org/officeDocument/2006/customXml" ds:itemID="{5A25539B-0D60-4FBE-97FF-99E864C7EE22}">
  <ds:schemaRefs>
    <ds:schemaRef ds:uri="http://schemas.openxmlformats.org/officeDocument/2006/bibliography"/>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6807</Words>
  <Characters>38806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Konika Sharma</cp:lastModifiedBy>
  <cp:revision>2</cp:revision>
  <dcterms:created xsi:type="dcterms:W3CDTF">2024-10-29T05:12:00Z</dcterms:created>
  <dcterms:modified xsi:type="dcterms:W3CDTF">2024-10-29T05:12:00Z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1903600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