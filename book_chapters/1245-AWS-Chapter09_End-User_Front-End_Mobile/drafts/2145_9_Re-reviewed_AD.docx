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9E19DF" w:rsidRDefault="00B72611" w:rsidP="009E19DF">
      <w:pPr>
        <w:pStyle w:val="ChapterTitleNumberBPBHEB"/>
      </w:pPr>
      <w:r w:rsidRPr="009E19DF">
        <w:t xml:space="preserve">CHAPTER </w:t>
      </w:r>
      <w:r w:rsidR="00384F1D">
        <w:t>9</w:t>
      </w:r>
    </w:p>
    <w:p w14:paraId="5FF7DD92" w14:textId="67CB8B3F" w:rsidR="00D169BC" w:rsidRDefault="009B25F6" w:rsidP="00113B05">
      <w:pPr>
        <w:pStyle w:val="ChapterTitleBPBHEB"/>
      </w:pPr>
      <w:commentRangeStart w:id="0"/>
      <w:r w:rsidRPr="005A26FE">
        <w:t>End User</w:t>
      </w:r>
      <w:r w:rsidR="007D4B81" w:rsidRPr="005A26FE">
        <w:t>, Front End</w:t>
      </w:r>
      <w:r w:rsidR="003663F8">
        <w:t>,</w:t>
      </w:r>
      <w:r w:rsidR="007D4B81" w:rsidRPr="005A26FE">
        <w:t xml:space="preserve"> </w:t>
      </w:r>
      <w:r w:rsidR="005A26FE" w:rsidRPr="005A26FE">
        <w:t xml:space="preserve">and </w:t>
      </w:r>
      <w:r w:rsidR="007D4B81" w:rsidRPr="005A26FE">
        <w:t>Mobile</w:t>
      </w:r>
      <w:r w:rsidR="00B72611" w:rsidRPr="005A26FE">
        <w:t xml:space="preserve"> </w:t>
      </w:r>
      <w:commentRangeEnd w:id="0"/>
      <w:r w:rsidR="005701FC">
        <w:rPr>
          <w:rStyle w:val="CommentReference"/>
          <w:rFonts w:asciiTheme="minorHAnsi" w:eastAsiaTheme="minorHAnsi" w:hAnsiTheme="minorHAnsi" w:cstheme="minorBidi"/>
          <w:b w:val="0"/>
          <w:color w:val="auto"/>
        </w:rPr>
        <w:commentReference w:id="0"/>
      </w:r>
    </w:p>
    <w:p w14:paraId="665B535D" w14:textId="77777777" w:rsidR="00730E7B" w:rsidRDefault="00730E7B" w:rsidP="00730E7B">
      <w:pPr>
        <w:pStyle w:val="Heading1BPBHEB"/>
      </w:pPr>
      <w:r>
        <w:t>Introduction</w:t>
      </w:r>
    </w:p>
    <w:p w14:paraId="05100538" w14:textId="038A5F03"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4829A7" w:rsidRPr="00DC7D96">
        <w:t>help with</w:t>
      </w:r>
      <w:r w:rsidRPr="00DC7D96">
        <w:t xml:space="preserve"> this, enhancing both user experience and development agility. This chapter </w:t>
      </w:r>
      <w:r w:rsidR="009023CC">
        <w:t>navigates</w:t>
      </w:r>
      <w:r w:rsidRPr="00DC7D96">
        <w:t xml:space="preserve"> </w:t>
      </w:r>
      <w:r w:rsidR="008A5CF6">
        <w:t>the essential AWS services, focusing on end-user computing, front-end web development, and mobile application integration,</w:t>
      </w:r>
      <w:r w:rsidRPr="00DC7D96">
        <w:t xml:space="preserve"> while exploring how they contribute to building </w:t>
      </w:r>
      <w:r w:rsidR="00C6077C">
        <w:t>robust</w:t>
      </w:r>
      <w:r w:rsidRPr="00DC7D96">
        <w:t>, user-centric applications.</w:t>
      </w:r>
    </w:p>
    <w:p w14:paraId="250FD788" w14:textId="77777777" w:rsidR="00730E7B" w:rsidRDefault="00730E7B" w:rsidP="00730E7B">
      <w:pPr>
        <w:pStyle w:val="Heading1BPBHEB"/>
      </w:pPr>
      <w:r>
        <w:t>Structure</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2E090B5" w14:textId="27252606" w:rsidR="00437754" w:rsidRDefault="00C6077C" w:rsidP="00D13371">
      <w:pPr>
        <w:pStyle w:val="NormalBPBHEB"/>
        <w:numPr>
          <w:ilvl w:val="0"/>
          <w:numId w:val="34"/>
        </w:numPr>
      </w:pPr>
      <w:r>
        <w:t>End-user</w:t>
      </w:r>
      <w:r w:rsidR="00066A1F">
        <w:t>, front end and mobile</w:t>
      </w:r>
    </w:p>
    <w:p w14:paraId="301F0630" w14:textId="02FD76AE" w:rsidR="00DB5D1A" w:rsidRPr="00437754" w:rsidRDefault="00C6077C" w:rsidP="00D13371">
      <w:pPr>
        <w:pStyle w:val="NormalBPBHEB"/>
        <w:numPr>
          <w:ilvl w:val="0"/>
          <w:numId w:val="34"/>
        </w:numPr>
      </w:pPr>
      <w:r>
        <w:t>End-user</w:t>
      </w:r>
      <w:r w:rsidR="00066A1F" w:rsidRPr="00D13371">
        <w:t xml:space="preserve"> computing</w:t>
      </w:r>
    </w:p>
    <w:p w14:paraId="38503EAF" w14:textId="522EBD88" w:rsidR="00DB5D1A" w:rsidRPr="00437754" w:rsidRDefault="00DB5D1A" w:rsidP="00D13371">
      <w:pPr>
        <w:pStyle w:val="NormalBPBHEB"/>
        <w:numPr>
          <w:ilvl w:val="0"/>
          <w:numId w:val="34"/>
        </w:numPr>
      </w:pPr>
      <w:r w:rsidRPr="00D13371">
        <w:t xml:space="preserve">Front-end </w:t>
      </w:r>
      <w:r w:rsidR="00066A1F" w:rsidRPr="00D13371">
        <w:t xml:space="preserve">web </w:t>
      </w:r>
      <w:ins w:id="1" w:author="Arya" w:date="2025-04-14T17:06:00Z" w16du:dateUtc="2025-04-14T11:36:00Z">
        <w:r w:rsidR="0076187C">
          <w:t>and</w:t>
        </w:r>
      </w:ins>
      <w:del w:id="2" w:author="Arya" w:date="2025-04-14T17:06:00Z" w16du:dateUtc="2025-04-14T11:36:00Z">
        <w:r w:rsidR="00066A1F" w:rsidRPr="00D13371" w:rsidDel="0076187C">
          <w:delText>&amp;</w:delText>
        </w:r>
      </w:del>
      <w:r w:rsidR="00066A1F" w:rsidRPr="00D13371">
        <w:t xml:space="preserve"> mobile</w:t>
      </w:r>
    </w:p>
    <w:p w14:paraId="4719CCD0" w14:textId="77777777" w:rsidR="00730E7B" w:rsidRDefault="00730E7B" w:rsidP="00730E7B">
      <w:pPr>
        <w:pStyle w:val="Heading1BPBHEB"/>
      </w:pPr>
      <w:r>
        <w:t>Objectives</w:t>
      </w:r>
    </w:p>
    <w:p w14:paraId="6E256BFE" w14:textId="366D29DD" w:rsidR="00947812" w:rsidRPr="00947812" w:rsidRDefault="00947812" w:rsidP="00947812">
      <w:pPr>
        <w:pStyle w:val="NormalBPBHEB"/>
      </w:pPr>
      <w:r w:rsidRPr="00947812">
        <w:t>I</w:t>
      </w:r>
      <w:r w:rsidR="005A6F04">
        <w:t>n this chapter</w:t>
      </w:r>
      <w:r w:rsidRPr="00947812">
        <w:t xml:space="preserve">, readers will explore how AWS empowers </w:t>
      </w:r>
      <w:r w:rsidR="00C6077C">
        <w:t>End-User Computing through services such as</w:t>
      </w:r>
      <w:r w:rsidRPr="00947812">
        <w:t xml:space="preserve"> Amazon AppStream 2.0 and Amazon WorkSpaces, providing flexible and secure computing environments. </w:t>
      </w:r>
      <w:r w:rsidR="000B16AB" w:rsidRPr="000B16AB">
        <w:rPr>
          <w:lang w:val="en-IN"/>
        </w:rPr>
        <w:t xml:space="preserve">This </w:t>
      </w:r>
      <w:r w:rsidR="002B627E">
        <w:rPr>
          <w:lang w:val="en-IN"/>
        </w:rPr>
        <w:t>course will examine front-end web and mobile services using AWS tools, including API Gateway, Location Service, Pinpoint, and SES, to build responsive, scalable, and secure applications</w:t>
      </w:r>
      <w:r w:rsidRPr="00947812">
        <w:t xml:space="preserve">. Additionally, the chapter will cover AWS Amplify and AppSync, </w:t>
      </w:r>
      <w:r w:rsidR="002B627E">
        <w:t>which simplify web and mobile development by providing</w:t>
      </w:r>
      <w:r w:rsidRPr="00947812">
        <w:t xml:space="preserve"> real-time data synchronization and API management. Quality assurance best practices</w:t>
      </w:r>
      <w:r w:rsidR="00077FA6">
        <w:t xml:space="preserve">, </w:t>
      </w:r>
      <w:r w:rsidR="00AA23D9">
        <w:t>using</w:t>
      </w:r>
      <w:r w:rsidR="00077FA6">
        <w:t xml:space="preserve"> AWS Device Farm, will ensure that applications perform optimally across a diverse range of </w:t>
      </w:r>
      <w:r w:rsidRPr="00947812">
        <w:t>devices</w:t>
      </w:r>
      <w:r w:rsidR="00077FA6">
        <w:t xml:space="preserve"> and platforms</w:t>
      </w:r>
      <w:r w:rsidRPr="00947812">
        <w:t>.</w:t>
      </w:r>
    </w:p>
    <w:p w14:paraId="3E0296DF" w14:textId="77777777" w:rsidR="00D1559A" w:rsidRPr="00D1559A" w:rsidRDefault="00D1559A" w:rsidP="00D1559A">
      <w:pPr>
        <w:pStyle w:val="NormalBPBHEB"/>
      </w:pPr>
      <w:r w:rsidRPr="00D1559A">
        <w:lastRenderedPageBreak/>
        <w:t>This chapter will equip readers with the knowledge to empower end-users, build secure APIs, integrate location-based services, streamline mobile development, and ensure top-quality testing and performance for web and mobile applications.</w:t>
      </w:r>
    </w:p>
    <w:p w14:paraId="199A6773" w14:textId="16DDF293" w:rsidR="009F5D45" w:rsidRPr="009F5D45" w:rsidRDefault="00077FA6" w:rsidP="004D193E">
      <w:pPr>
        <w:pStyle w:val="Heading1BPBHEB"/>
      </w:pPr>
      <w:r>
        <w:t>End-user</w:t>
      </w:r>
      <w:r w:rsidR="003466CC" w:rsidRPr="00947975">
        <w:t xml:space="preserve">, </w:t>
      </w:r>
      <w:r>
        <w:t>front-end,</w:t>
      </w:r>
      <w:r w:rsidR="003466CC" w:rsidRPr="00947975">
        <w:t xml:space="preserve"> </w:t>
      </w:r>
      <w:r w:rsidR="003466CC">
        <w:t>and</w:t>
      </w:r>
      <w:r w:rsidR="003466CC" w:rsidRPr="00947975">
        <w:t xml:space="preserve"> mobile</w:t>
      </w:r>
    </w:p>
    <w:p w14:paraId="7B42D469" w14:textId="1365ED67" w:rsidR="004D50E7" w:rsidRPr="004D50E7" w:rsidRDefault="004D50E7" w:rsidP="004D193E">
      <w:pPr>
        <w:pStyle w:val="NormalBPBHEB"/>
      </w:pPr>
      <w:bookmarkStart w:id="3" w:name="_Hlk150872616"/>
      <w:r w:rsidRPr="004D50E7">
        <w:t xml:space="preserve">In the dynamic landscape of cloud computing, </w:t>
      </w:r>
      <w:r w:rsidR="00077FA6">
        <w:t xml:space="preserve">empowering end-users and </w:t>
      </w:r>
      <w:r w:rsidR="00AA23D9">
        <w:t>helping</w:t>
      </w:r>
      <w:r w:rsidR="00077FA6">
        <w:t xml:space="preserve"> seamless interaction with front-end applications, particularly in the web and mobile spaces</w:t>
      </w:r>
      <w:r w:rsidR="00345FC7">
        <w:t>,</w:t>
      </w:r>
      <w:r w:rsidRPr="004D50E7">
        <w:t xml:space="preserve"> </w:t>
      </w:r>
      <w:r w:rsidR="00A67822">
        <w:t xml:space="preserve">are </w:t>
      </w:r>
      <w:r w:rsidR="00C70350">
        <w:t>key factors</w:t>
      </w:r>
      <w:r w:rsidR="00257283" w:rsidRPr="004D50E7">
        <w:t>.</w:t>
      </w:r>
      <w:r w:rsidRPr="004D50E7">
        <w:t xml:space="preserve"> </w:t>
      </w:r>
      <w:r w:rsidR="00730E7B">
        <w:t>This chapter</w:t>
      </w:r>
      <w:r w:rsidRPr="004D50E7">
        <w:t xml:space="preserve"> </w:t>
      </w:r>
      <w:r w:rsidR="00077FA6">
        <w:t>examines the multifaceted aspects of End-User</w:t>
      </w:r>
      <w:r w:rsidRPr="004D50E7">
        <w:t xml:space="preserve">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0448C323" w:rsidR="004D50E7" w:rsidRDefault="00C062A8">
      <w:pPr>
        <w:pStyle w:val="Heading2BPBHEB"/>
      </w:pPr>
      <w:r>
        <w:t>End-user</w:t>
      </w:r>
      <w:r w:rsidR="004D50E7" w:rsidRPr="004D50E7">
        <w:t xml:space="preserve"> </w:t>
      </w:r>
      <w:r w:rsidR="003466CC">
        <w:t>c</w:t>
      </w:r>
      <w:r w:rsidR="004D50E7" w:rsidRPr="004D50E7">
        <w:t>omputin</w:t>
      </w:r>
      <w:r w:rsidR="00645C65">
        <w:t>g</w:t>
      </w:r>
    </w:p>
    <w:p w14:paraId="5BE2A96C" w14:textId="372DB504" w:rsidR="005634F8" w:rsidRPr="004D50E7" w:rsidRDefault="00BD02F6" w:rsidP="004D193E">
      <w:pPr>
        <w:pStyle w:val="NormalBPBHEB"/>
      </w:pPr>
      <w:r>
        <w:t xml:space="preserve">In today’s increasingly remote and digital-first world, the need for robust, flexible, and scalable end-user computing solutions has never been greater. </w:t>
      </w:r>
      <w:r w:rsidR="003871BD" w:rsidRPr="003871BD">
        <w:rPr>
          <w:lang w:val="en-IN"/>
        </w:rPr>
        <w:t xml:space="preserve">AWS provides a comprehensive suite of services designed to meet organizational needs, </w:t>
      </w:r>
      <w:r w:rsidR="00DC6E40" w:rsidRPr="003871BD">
        <w:rPr>
          <w:lang w:val="en-IN"/>
        </w:rPr>
        <w:t>helping</w:t>
      </w:r>
      <w:r w:rsidR="003871BD" w:rsidRPr="003871BD">
        <w:rPr>
          <w:lang w:val="en-IN"/>
        </w:rPr>
        <w:t xml:space="preserve"> secure and high-performance access to applications and desktops regardless of user location.</w:t>
      </w:r>
      <w:r>
        <w:t xml:space="preserve"> In this section, we will explore key AWS offerings in the realm of end-user computing and examine how these solutions drive productivity, security, and efficiency.</w:t>
      </w:r>
    </w:p>
    <w:p w14:paraId="7F8F092F" w14:textId="79AB609F" w:rsidR="004D50E7" w:rsidRPr="004D193E" w:rsidRDefault="004D50E7" w:rsidP="00351D11">
      <w:pPr>
        <w:pStyle w:val="Heading2BPBHEB"/>
      </w:pPr>
      <w:r w:rsidRPr="004D193E">
        <w:t>Amazon AppStream 2.0</w:t>
      </w:r>
    </w:p>
    <w:p w14:paraId="2D60439D" w14:textId="3C8EA88C"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w:t>
      </w:r>
      <w:r w:rsidR="00C062A8">
        <w:t xml:space="preserve">secure streaming of desktop applications to various devices, ensuring a </w:t>
      </w:r>
      <w:r w:rsidR="00813025" w:rsidRPr="004D50E7">
        <w:t>consistent</w:t>
      </w:r>
      <w:r w:rsidRPr="00776049">
        <w:t xml:space="preserve">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77263DEC" w:rsidR="004D50E7" w:rsidRPr="004D193E" w:rsidRDefault="004D50E7" w:rsidP="00351D11">
      <w:pPr>
        <w:pStyle w:val="Heading2BPBHEB"/>
      </w:pPr>
      <w:r w:rsidRPr="004D193E">
        <w:t xml:space="preserve">Amazon WorkSpaces </w:t>
      </w:r>
      <w:r w:rsidR="00E61C87">
        <w:t>f</w:t>
      </w:r>
      <w:r w:rsidRPr="004D193E">
        <w:t>amily</w:t>
      </w:r>
    </w:p>
    <w:p w14:paraId="0D3AD7D8" w14:textId="566886B3" w:rsidR="004D50E7" w:rsidRDefault="004D50E7">
      <w:pPr>
        <w:pStyle w:val="NormalBPBHEB"/>
      </w:pPr>
      <w:r w:rsidRPr="004D50E7">
        <w:t xml:space="preserve">The exploration of End User Computing is incomplete without a comprehensive look at the Amazon </w:t>
      </w:r>
      <w:r w:rsidRPr="00776049">
        <w:t xml:space="preserve">WorkSpaces Family. This suite of services offers cloud-based desktop solutions, allowing organizations to provide </w:t>
      </w:r>
      <w:r w:rsidR="00813025" w:rsidRPr="00776049">
        <w:t>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34056CA7" w:rsidR="00E42DB4" w:rsidRPr="00E42DB4" w:rsidRDefault="00E42DB4" w:rsidP="00E42DB4">
      <w:pPr>
        <w:pStyle w:val="NormalBPBHEB"/>
        <w:rPr>
          <w:b/>
          <w:bCs/>
        </w:rPr>
      </w:pPr>
      <w:r>
        <w:t xml:space="preserve">In </w:t>
      </w:r>
      <w:r w:rsidR="00377200" w:rsidRPr="00D13371">
        <w:rPr>
          <w:i/>
          <w:iCs/>
        </w:rPr>
        <w:t xml:space="preserve">Figure </w:t>
      </w:r>
      <w:r w:rsidR="00384F1D">
        <w:rPr>
          <w:i/>
          <w:iCs/>
        </w:rPr>
        <w:t>9.</w:t>
      </w:r>
      <w:r w:rsidR="00377200" w:rsidRPr="00D13371">
        <w:rPr>
          <w:i/>
          <w:iCs/>
        </w:rPr>
        <w:t>1</w:t>
      </w:r>
      <w:r w:rsidR="00437754">
        <w:rPr>
          <w:i/>
          <w:iCs/>
        </w:rPr>
        <w:t>,</w:t>
      </w:r>
      <w:r w:rsidR="00377200">
        <w:t xml:space="preserve">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 xml:space="preserve">We explain </w:t>
      </w:r>
      <w:r w:rsidR="00C062A8">
        <w:t>standard</w:t>
      </w:r>
      <w:r w:rsidR="00C062A8" w:rsidRPr="00142F65">
        <w:t xml:space="preserve"> </w:t>
      </w:r>
      <w:r w:rsidR="00142F65" w:rsidRPr="00142F65">
        <w:t>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C062A8" w:rsidRPr="00451AA5">
        <w:t>)</w:t>
      </w:r>
      <w:r w:rsidR="00C062A8">
        <w:t>,</w:t>
      </w:r>
      <w:r w:rsidR="00C062A8">
        <w:rPr>
          <w:b/>
          <w:bCs/>
        </w:rPr>
        <w:t xml:space="preserve"> </w:t>
      </w:r>
      <w:r w:rsidR="00BF04F9" w:rsidRPr="00AB71D8">
        <w:rPr>
          <w:b/>
          <w:bCs/>
        </w:rPr>
        <w:t>Desktop as a Service</w:t>
      </w:r>
      <w:r w:rsidR="00BF04F9">
        <w:t xml:space="preserve"> (</w:t>
      </w:r>
      <w:r w:rsidRPr="00E42DB4">
        <w:rPr>
          <w:b/>
          <w:bCs/>
        </w:rPr>
        <w:t>DaaS</w:t>
      </w:r>
      <w:r w:rsidR="00257283" w:rsidRPr="00451AA5">
        <w:t>),</w:t>
      </w:r>
      <w:r w:rsidR="00257283">
        <w:rPr>
          <w:b/>
          <w:bCs/>
        </w:rPr>
        <w:t xml:space="preserve"> and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lastRenderedPageBreak/>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3BBC65BD" w:rsidR="00A81A35" w:rsidRPr="004D50E7" w:rsidRDefault="000E130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265879F" w:rsidR="004D50E7" w:rsidRDefault="004D50E7">
      <w:pPr>
        <w:pStyle w:val="Heading2BPBHEB"/>
      </w:pPr>
      <w:r w:rsidRPr="004D50E7">
        <w:t xml:space="preserve">Front-end </w:t>
      </w:r>
      <w:r w:rsidR="00E61C87">
        <w:t>w</w:t>
      </w:r>
      <w:r w:rsidRPr="004D50E7">
        <w:t xml:space="preserve">eb </w:t>
      </w:r>
      <w:r w:rsidR="00730E7B">
        <w:t>and</w:t>
      </w:r>
      <w:r w:rsidR="00730E7B" w:rsidRPr="004D50E7">
        <w:t xml:space="preserve"> </w:t>
      </w:r>
      <w:r w:rsidR="00E61C87">
        <w:t>m</w:t>
      </w:r>
      <w:r w:rsidRPr="004D50E7">
        <w:t>obile</w:t>
      </w:r>
    </w:p>
    <w:p w14:paraId="6667E0F1" w14:textId="670D413E" w:rsidR="005634F8" w:rsidRPr="004D50E7" w:rsidRDefault="00E510A4" w:rsidP="004D193E">
      <w:pPr>
        <w:pStyle w:val="NormalBPBHEB"/>
      </w:pPr>
      <w:r w:rsidRPr="00E510A4">
        <w:t xml:space="preserve">In an increasingly mobile and interconnected world, delivering high-quality, responsive, and engaging front-end web and mobile experiences is </w:t>
      </w:r>
      <w:r w:rsidR="00250565">
        <w:t>invaluable</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w:t>
      </w:r>
      <w:r w:rsidR="004F071F" w:rsidRPr="00E510A4">
        <w:t>improve</w:t>
      </w:r>
      <w:r w:rsidRPr="00E510A4">
        <w:t xml:space="preserve"> front-end application development</w:t>
      </w:r>
      <w:r w:rsidR="008C27D7">
        <w:t>.</w:t>
      </w:r>
    </w:p>
    <w:p w14:paraId="670CDCB5" w14:textId="75750F62" w:rsidR="004D50E7" w:rsidRPr="004D193E" w:rsidRDefault="004D50E7" w:rsidP="00351D11">
      <w:pPr>
        <w:pStyle w:val="Heading2BPBHEB"/>
      </w:pPr>
      <w:r w:rsidRPr="004D193E">
        <w:t xml:space="preserve">Amazon API </w:t>
      </w:r>
      <w:r w:rsidR="00225A1B">
        <w:t>g</w:t>
      </w:r>
      <w:r w:rsidRPr="004D193E">
        <w:t>ateway</w:t>
      </w:r>
    </w:p>
    <w:p w14:paraId="737BEE48" w14:textId="7058369F"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w:t>
      </w:r>
      <w:r w:rsidR="004F071F" w:rsidRPr="004D50E7">
        <w:t>helping</w:t>
      </w:r>
      <w:r w:rsidRPr="004D50E7">
        <w:t xml:space="preserve"> the seamless integration of applications. The chapter will navigate through the functionalities of API Gateway, emphasizing its role in building robust, scalable, and secure APIs that drive innovation in the front-end ecosystem.</w:t>
      </w:r>
    </w:p>
    <w:p w14:paraId="74713AE3" w14:textId="04D15226" w:rsidR="004D50E7" w:rsidRPr="004D193E" w:rsidRDefault="004D50E7" w:rsidP="00351D11">
      <w:pPr>
        <w:pStyle w:val="Heading2BPBHEB"/>
      </w:pPr>
      <w:r w:rsidRPr="004D193E">
        <w:t xml:space="preserve">Amazon </w:t>
      </w:r>
      <w:r w:rsidR="004E4B0E" w:rsidRPr="004D193E">
        <w:t>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0B1680BA" w:rsidR="004D50E7" w:rsidRPr="004D193E" w:rsidRDefault="004D50E7" w:rsidP="00351D11">
      <w:pPr>
        <w:pStyle w:val="Heading2BPBHEB"/>
      </w:pPr>
      <w:r w:rsidRPr="004D193E">
        <w:lastRenderedPageBreak/>
        <w:t xml:space="preserve">Amazon </w:t>
      </w:r>
      <w:r w:rsidR="00E81783">
        <w:t>p</w:t>
      </w:r>
      <w:r w:rsidRPr="004D193E">
        <w:t>inpoint</w:t>
      </w:r>
    </w:p>
    <w:p w14:paraId="5E4C323F" w14:textId="18C9CA90" w:rsidR="004D50E7" w:rsidRPr="004D50E7" w:rsidRDefault="00C80F58" w:rsidP="004D193E">
      <w:pPr>
        <w:pStyle w:val="NormalBPBHEB"/>
      </w:pPr>
      <w:r w:rsidRPr="00C80F58">
        <w:rPr>
          <w:lang w:val="en-IN"/>
        </w:rPr>
        <w:t>Communication is essential for user engagement, and Amazon Pinpoint serves as a tool for improving customer interactions.</w:t>
      </w:r>
      <w:r>
        <w:rPr>
          <w:lang w:val="en-IN"/>
        </w:rPr>
        <w:t xml:space="preserve"> </w:t>
      </w:r>
      <w:r w:rsidR="004D50E7" w:rsidRPr="004D50E7">
        <w:t>Our exploration will uncover how Pinpoint enables personalized and targeted communication across multiple channels, including email, SMS, and mobile push notifications.</w:t>
      </w:r>
    </w:p>
    <w:p w14:paraId="2C307E2B" w14:textId="63A0D707" w:rsidR="004D50E7" w:rsidRPr="00470F08" w:rsidRDefault="004D50E7" w:rsidP="00351D11">
      <w:pPr>
        <w:pStyle w:val="Heading2BPBHEB"/>
      </w:pPr>
      <w:r w:rsidRPr="004D193E">
        <w:t>Amazo</w:t>
      </w:r>
      <w:r w:rsidR="004C745E">
        <w:t>n</w:t>
      </w:r>
      <w:r w:rsidRPr="004D193E">
        <w:t xml:space="preserve"> </w:t>
      </w:r>
      <w:r w:rsidR="00470F08" w:rsidRPr="00470F08">
        <w:t xml:space="preserve">simple email service </w:t>
      </w:r>
    </w:p>
    <w:p w14:paraId="5B6504F2" w14:textId="04ED0E35" w:rsidR="004D50E7" w:rsidRPr="004D50E7" w:rsidRDefault="004D50E7" w:rsidP="004D193E">
      <w:pPr>
        <w:pStyle w:val="NormalBPBHEB"/>
      </w:pPr>
      <w:r w:rsidRPr="004D50E7">
        <w:t xml:space="preserve">Email communication </w:t>
      </w:r>
      <w:r w:rsidR="001123B7" w:rsidRPr="004D50E7">
        <w:t>is still</w:t>
      </w:r>
      <w:r w:rsidRPr="004D50E7">
        <w:t xml:space="preserve"> a cornerstone in the digital landscape. Amazon </w:t>
      </w:r>
      <w:r w:rsidR="00E81783" w:rsidRPr="00351D11">
        <w:rPr>
          <w:b/>
          <w:bCs/>
        </w:rPr>
        <w:t>Simple Email Service</w:t>
      </w:r>
      <w:r w:rsidR="00E81783">
        <w:t xml:space="preserve"> (</w:t>
      </w:r>
      <w:r w:rsidRPr="00351D11">
        <w:rPr>
          <w:b/>
          <w:bCs/>
        </w:rPr>
        <w:t>SES</w:t>
      </w:r>
      <w:r w:rsidR="00E81783">
        <w:t>)</w:t>
      </w:r>
      <w:r w:rsidRPr="004D50E7">
        <w:t xml:space="preserve"> takes </w:t>
      </w:r>
      <w:r w:rsidR="004C745E">
        <w:t xml:space="preserve">center stage as we discuss its role in sending transactional and marketing emails on a large </w:t>
      </w:r>
      <w:r w:rsidRPr="004D50E7">
        <w:t>scale. We</w:t>
      </w:r>
      <w:r w:rsidR="00844175">
        <w:t xml:space="preserve"> will</w:t>
      </w:r>
      <w:r w:rsidRPr="004D50E7">
        <w:t xml:space="preserve"> unravel the features of SES that ensure deliverability, reliability, and compliance in email communication strategies.</w:t>
      </w:r>
    </w:p>
    <w:p w14:paraId="4D7BA323" w14:textId="5456F689" w:rsidR="004D50E7" w:rsidRPr="004D193E" w:rsidRDefault="004D50E7" w:rsidP="00351D11">
      <w:pPr>
        <w:pStyle w:val="Heading2BPBHEB"/>
      </w:pPr>
      <w:r w:rsidRPr="004D193E">
        <w:t xml:space="preserve">AWS </w:t>
      </w:r>
      <w:r w:rsidR="004C745E">
        <w:t>Amplify</w:t>
      </w:r>
    </w:p>
    <w:p w14:paraId="1B2E4CC9" w14:textId="72F943A2" w:rsidR="004D50E7" w:rsidRPr="004D50E7" w:rsidRDefault="004D50E7" w:rsidP="004D193E">
      <w:pPr>
        <w:pStyle w:val="NormalBPBHEB"/>
      </w:pPr>
      <w:r w:rsidRPr="004D50E7">
        <w:t xml:space="preserve">For developers </w:t>
      </w:r>
      <w:r w:rsidR="004C745E">
        <w:t>building scalable and secure full-stack applications, AWS Amplify offers</w:t>
      </w:r>
      <w:r w:rsidRPr="004D50E7">
        <w:t xml:space="preserve">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351D11">
      <w:pPr>
        <w:pStyle w:val="Heading2BPBHEB"/>
      </w:pPr>
      <w:r w:rsidRPr="004D193E">
        <w:t>AWS AppSync</w:t>
      </w:r>
    </w:p>
    <w:p w14:paraId="0EB18B6A" w14:textId="7CCF68F2"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w:t>
      </w:r>
      <w:r w:rsidR="005C6DD2" w:rsidRPr="004D50E7">
        <w:t>helps</w:t>
      </w:r>
      <w:r w:rsidRPr="004D50E7">
        <w:t xml:space="preserve">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103966" w:rsidRDefault="004D50E7" w:rsidP="00351D11">
      <w:pPr>
        <w:pStyle w:val="Heading2BPBHEB"/>
      </w:pPr>
      <w:r w:rsidRPr="00103966">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6A70C290" w:rsidR="004D50E7" w:rsidRPr="004D50E7" w:rsidRDefault="00730E7B" w:rsidP="004D193E">
      <w:pPr>
        <w:pStyle w:val="NormalBPBHEB"/>
      </w:pPr>
      <w:r>
        <w:t>This c</w:t>
      </w:r>
      <w:r w:rsidR="004D50E7" w:rsidRPr="004D50E7">
        <w:t xml:space="preserve">hapter </w:t>
      </w:r>
      <w:r w:rsidR="00AC26CB">
        <w:t>provides a comprehensive examination of the user-centric and front-end services offered</w:t>
      </w:r>
      <w:r w:rsidR="004D50E7" w:rsidRPr="004D50E7">
        <w:t xml:space="preserve"> by AWS. From empowering end-users with innovative computing solutions to providing developers with robust tools for crafting engaging front-end experiences, this chapter sets the stage for a comprehensive understanding of AWS services </w:t>
      </w:r>
      <w:r w:rsidR="00A22BE9">
        <w:t>across the end-user, front-end, and mobile segments</w:t>
      </w:r>
      <w:r w:rsidR="0045275F">
        <w:t>.</w:t>
      </w:r>
    </w:p>
    <w:p w14:paraId="59FBF57E" w14:textId="343B8F55" w:rsidR="00C1413F" w:rsidRDefault="00567A30" w:rsidP="00351D11">
      <w:pPr>
        <w:pStyle w:val="Heading1BPBHEB"/>
      </w:pPr>
      <w:bookmarkStart w:id="4" w:name="_Hlk153207405"/>
      <w:commentRangeStart w:id="5"/>
      <w:commentRangeStart w:id="6"/>
      <w:r>
        <w:t>End-user</w:t>
      </w:r>
      <w:r w:rsidR="00437754">
        <w:t xml:space="preserve"> </w:t>
      </w:r>
      <w:r w:rsidR="00DF77D1">
        <w:t>c</w:t>
      </w:r>
      <w:r w:rsidR="00437754">
        <w:t>omputing</w:t>
      </w:r>
      <w:commentRangeEnd w:id="5"/>
      <w:r w:rsidR="00DF77D1">
        <w:rPr>
          <w:rStyle w:val="CommentReference"/>
          <w:rFonts w:asciiTheme="minorHAnsi" w:eastAsiaTheme="minorHAnsi" w:hAnsiTheme="minorHAnsi" w:cstheme="minorBidi"/>
          <w:b w:val="0"/>
        </w:rPr>
        <w:commentReference w:id="5"/>
      </w:r>
      <w:commentRangeEnd w:id="6"/>
      <w:r w:rsidR="0033382F">
        <w:rPr>
          <w:rStyle w:val="CommentReference"/>
          <w:rFonts w:asciiTheme="minorHAnsi" w:eastAsiaTheme="minorHAnsi" w:hAnsiTheme="minorHAnsi" w:cstheme="minorBidi"/>
          <w:b w:val="0"/>
        </w:rPr>
        <w:commentReference w:id="6"/>
      </w:r>
    </w:p>
    <w:p w14:paraId="78A60B1A" w14:textId="77CD9282" w:rsidR="00BE5301" w:rsidRDefault="00A22BE9" w:rsidP="00EE2F23">
      <w:pPr>
        <w:pStyle w:val="NormalBPBHEB"/>
      </w:pPr>
      <w:r w:rsidRPr="0051456A">
        <w:rPr>
          <w:b/>
          <w:bCs/>
          <w:rPrChange w:id="7" w:author="Arya" w:date="2025-04-14T16:21:00Z" w16du:dateUtc="2025-04-14T10:51:00Z">
            <w:rPr/>
          </w:rPrChange>
        </w:rPr>
        <w:t>End-user computing (EUC</w:t>
      </w:r>
      <w:r>
        <w:t xml:space="preserve">) refers to the technologies, policies, and processes that enable users to securely access the applications, desktops, and data they need, often from remote </w:t>
      </w:r>
      <w:r>
        <w:lastRenderedPageBreak/>
        <w:t xml:space="preserve">locations and on various devices </w:t>
      </w:r>
      <w:sdt>
        <w:sdtPr>
          <w:id w:val="926385241"/>
          <w:citation/>
        </w:sdtPr>
        <w:sdtContent>
          <w:r w:rsidR="0082257C">
            <w:fldChar w:fldCharType="begin"/>
          </w:r>
          <w:r w:rsidR="0082257C">
            <w:instrText xml:space="preserve"> CITATION AWS25 \l 1033 </w:instrText>
          </w:r>
          <w:r w:rsidR="0082257C">
            <w:fldChar w:fldCharType="separate"/>
          </w:r>
          <w:r w:rsidR="00A97F63" w:rsidRPr="00A97F63">
            <w:rPr>
              <w:noProof/>
            </w:rPr>
            <w:t>[1]</w:t>
          </w:r>
          <w:r w:rsidR="0082257C">
            <w:fldChar w:fldCharType="end"/>
          </w:r>
        </w:sdtContent>
      </w:sdt>
      <w:r w:rsidR="00BE5301" w:rsidRPr="006918E8">
        <w:t xml:space="preserve">. In modern IT environments, where remote and hybrid work </w:t>
      </w:r>
      <w:r w:rsidR="00567A30">
        <w:t>is increasingly common, EUC is crucial for maintaining</w:t>
      </w:r>
      <w:r w:rsidR="00BE5301" w:rsidRPr="006918E8">
        <w:t xml:space="preserve"> productivity and business continuity. By </w:t>
      </w:r>
      <w:r w:rsidR="00567A30">
        <w:t xml:space="preserve">providing employees with the ability to work from anywhere using laptops, tablets, or phones, a well-designed EUC strategy ensures that staff have immediate access to the digital tools they need, without compromising security or compliance [1] </w:t>
      </w:r>
      <w:sdt>
        <w:sdtPr>
          <w:id w:val="1889909203"/>
          <w:citation/>
        </w:sdtPr>
        <w:sdtContent>
          <w:r w:rsidR="001A58C5">
            <w:fldChar w:fldCharType="begin"/>
          </w:r>
          <w:r w:rsidR="001A58C5">
            <w:instrText xml:space="preserve"> CITATION AWS251 \l 1033 </w:instrText>
          </w:r>
          <w:r w:rsidR="001A58C5">
            <w:fldChar w:fldCharType="separate"/>
          </w:r>
          <w:r w:rsidR="00A97F63" w:rsidRPr="00A97F63">
            <w:rPr>
              <w:noProof/>
            </w:rPr>
            <w:t>[2]</w:t>
          </w:r>
          <w:r w:rsidR="001A58C5">
            <w:fldChar w:fldCharType="end"/>
          </w:r>
        </w:sdtContent>
      </w:sdt>
      <w:r w:rsidR="00BE5301" w:rsidRPr="006918E8">
        <w:t>. In essence, EUC empowers organizations to support flexible work styles (e.g.</w:t>
      </w:r>
      <w:r w:rsidR="00567A30">
        <w:t>,</w:t>
      </w:r>
      <w:r w:rsidR="00BE5301" w:rsidRPr="006918E8">
        <w:t xml:space="preserve"> work-from-home, bring-your-own-device) in a safe and scalable manner, making it a foundational </w:t>
      </w:r>
      <w:r w:rsidR="00B41050" w:rsidRPr="006918E8">
        <w:t>part</w:t>
      </w:r>
      <w:r w:rsidR="00BE5301" w:rsidRPr="006918E8">
        <w:t xml:space="preserve"> of cloud-era IT strategy.</w:t>
      </w:r>
    </w:p>
    <w:p w14:paraId="3977087F" w14:textId="77777777" w:rsidR="005E5867" w:rsidRDefault="00BE5301">
      <w:pPr>
        <w:pStyle w:val="Heading2BPBHEB"/>
        <w:rPr>
          <w:ins w:id="8" w:author="Arya" w:date="2025-04-14T16:23:00Z" w16du:dateUtc="2025-04-14T10:53:00Z"/>
        </w:rPr>
        <w:pPrChange w:id="9" w:author="Arya" w:date="2025-04-14T16:23:00Z" w16du:dateUtc="2025-04-14T10:53:00Z">
          <w:pPr>
            <w:pStyle w:val="NormalBPBHEB"/>
          </w:pPr>
        </w:pPrChange>
      </w:pPr>
      <w:r w:rsidRPr="005740C0">
        <w:t xml:space="preserve">AWS’s </w:t>
      </w:r>
      <w:ins w:id="10" w:author="Arya" w:date="2025-04-14T16:21:00Z" w16du:dateUtc="2025-04-14T10:51:00Z">
        <w:r w:rsidR="0051456A">
          <w:t>s</w:t>
        </w:r>
      </w:ins>
      <w:del w:id="11" w:author="Arya" w:date="2025-04-14T16:21:00Z" w16du:dateUtc="2025-04-14T10:51:00Z">
        <w:r w:rsidRPr="005740C0" w:rsidDel="0051456A">
          <w:delText>S</w:delText>
        </w:r>
      </w:del>
      <w:r w:rsidRPr="005740C0">
        <w:t xml:space="preserve">ecure, </w:t>
      </w:r>
      <w:ins w:id="12" w:author="Arya" w:date="2025-04-14T16:21:00Z" w16du:dateUtc="2025-04-14T10:51:00Z">
        <w:r w:rsidR="0051456A">
          <w:t>s</w:t>
        </w:r>
      </w:ins>
      <w:del w:id="13" w:author="Arya" w:date="2025-04-14T16:21:00Z" w16du:dateUtc="2025-04-14T10:51:00Z">
        <w:r w:rsidRPr="005740C0" w:rsidDel="0051456A">
          <w:delText>S</w:delText>
        </w:r>
      </w:del>
      <w:r w:rsidRPr="005740C0">
        <w:t xml:space="preserve">calable, and </w:t>
      </w:r>
      <w:ins w:id="14" w:author="Arya" w:date="2025-04-14T16:21:00Z" w16du:dateUtc="2025-04-14T10:51:00Z">
        <w:r w:rsidR="0051456A">
          <w:t>f</w:t>
        </w:r>
      </w:ins>
      <w:del w:id="15" w:author="Arya" w:date="2025-04-14T16:21:00Z" w16du:dateUtc="2025-04-14T10:51:00Z">
        <w:r w:rsidRPr="005740C0" w:rsidDel="0051456A">
          <w:delText>F</w:delText>
        </w:r>
      </w:del>
      <w:r w:rsidRPr="005740C0">
        <w:t xml:space="preserve">lexible EUC </w:t>
      </w:r>
      <w:ins w:id="16" w:author="Arya" w:date="2025-04-14T16:21:00Z" w16du:dateUtc="2025-04-14T10:51:00Z">
        <w:r w:rsidR="0051456A">
          <w:t>s</w:t>
        </w:r>
      </w:ins>
      <w:del w:id="17" w:author="Arya" w:date="2025-04-14T16:21:00Z" w16du:dateUtc="2025-04-14T10:51:00Z">
        <w:r w:rsidRPr="005740C0" w:rsidDel="0051456A">
          <w:delText>S</w:delText>
        </w:r>
      </w:del>
      <w:r w:rsidRPr="005740C0">
        <w:t>olutions</w:t>
      </w:r>
    </w:p>
    <w:p w14:paraId="1374FFA5" w14:textId="25F8162A" w:rsidR="00BE5301" w:rsidRPr="006918E8" w:rsidRDefault="00BE5301" w:rsidP="00BE571F">
      <w:pPr>
        <w:pStyle w:val="NormalBPBHEB"/>
      </w:pPr>
      <w:del w:id="18" w:author="Arya" w:date="2025-04-14T16:23:00Z" w16du:dateUtc="2025-04-14T10:53:00Z">
        <w:r w:rsidRPr="00BE571F" w:rsidDel="005E5867">
          <w:delText>:</w:delText>
        </w:r>
        <w:r w:rsidRPr="006918E8" w:rsidDel="005E5867">
          <w:delText xml:space="preserve"> </w:delText>
        </w:r>
      </w:del>
      <w:r w:rsidRPr="006918E8">
        <w:t xml:space="preserve">Cloud providers like AWS have </w:t>
      </w:r>
      <w:r w:rsidR="00567A30">
        <w:t>adopted EUC by offering fully managed services that deliver desktops and applications securely and elastically from the cloud</w:t>
      </w:r>
      <w:r w:rsidRPr="006918E8">
        <w:t xml:space="preserve">. AWS End User Computing services </w:t>
      </w:r>
      <w:r w:rsidR="00E60076">
        <w:t xml:space="preserve">enable organizations to quickly provision virtual desktops and stream applications to users on demand, with AWS handling </w:t>
      </w:r>
      <w:proofErr w:type="gramStart"/>
      <w:r w:rsidR="00E60076">
        <w:t xml:space="preserve">the </w:t>
      </w:r>
      <w:r w:rsidRPr="006918E8">
        <w:t>infrastructure</w:t>
      </w:r>
      <w:proofErr w:type="gramEnd"/>
      <w:r w:rsidRPr="006918E8">
        <w:t xml:space="preserve"> management. These services are built with security in mind—data </w:t>
      </w:r>
      <w:r w:rsidR="00567A30">
        <w:t>remains encrypted and centralized in AWS, rather than residing on user devices—and they can seamlessly scale from a few users to thousands as business needs evolve</w:t>
      </w:r>
      <w:r w:rsidR="00E60076">
        <w:t>.</w:t>
      </w:r>
      <w:r w:rsidRPr="006918E8">
        <w:t>​</w:t>
      </w:r>
      <w:r w:rsidR="00BF71D9">
        <w:t xml:space="preserve"> </w:t>
      </w:r>
      <w:sdt>
        <w:sdtPr>
          <w:id w:val="1776741587"/>
          <w:citation/>
        </w:sdtPr>
        <w:sdtContent>
          <w:r w:rsidR="00BF71D9">
            <w:fldChar w:fldCharType="begin"/>
          </w:r>
          <w:r w:rsidR="00BF71D9">
            <w:instrText xml:space="preserve"> CITATION Kam24 \l 1033 </w:instrText>
          </w:r>
          <w:r w:rsidR="00BF71D9">
            <w:fldChar w:fldCharType="separate"/>
          </w:r>
          <w:r w:rsidR="00A97F63" w:rsidRPr="00A97F63">
            <w:rPr>
              <w:noProof/>
            </w:rPr>
            <w:t>[3]</w:t>
          </w:r>
          <w:r w:rsidR="00BF71D9">
            <w:fldChar w:fldCharType="end"/>
          </w:r>
        </w:sdtContent>
      </w:sdt>
      <w:r w:rsidRPr="006918E8">
        <w:t xml:space="preserve">. Because AWS EUC solutions are device-agnostic and delivered over the </w:t>
      </w:r>
      <w:r w:rsidR="00245459">
        <w:t>Internet</w:t>
      </w:r>
      <w:r w:rsidRPr="006918E8">
        <w:t>, employees can work from any supported device or location, enjoying the same access to tools and information for maximum flexibility</w:t>
      </w:r>
      <w:r w:rsidR="00A22BE9">
        <w:t>.</w:t>
      </w:r>
      <w:r w:rsidRPr="006918E8">
        <w:t>​</w:t>
      </w:r>
      <w:r w:rsidR="00232B49">
        <w:t xml:space="preserve"> </w:t>
      </w:r>
      <w:sdt>
        <w:sdtPr>
          <w:id w:val="890928332"/>
          <w:citation/>
        </w:sdtPr>
        <w:sdtContent>
          <w:r w:rsidR="00232B49">
            <w:fldChar w:fldCharType="begin"/>
          </w:r>
          <w:r w:rsidR="00232B49">
            <w:instrText xml:space="preserve"> CITATION Kam24 \l 1033 </w:instrText>
          </w:r>
          <w:r w:rsidR="00232B49">
            <w:fldChar w:fldCharType="separate"/>
          </w:r>
          <w:r w:rsidR="00A97F63" w:rsidRPr="00A97F63">
            <w:rPr>
              <w:noProof/>
            </w:rPr>
            <w:t>[3]</w:t>
          </w:r>
          <w:r w:rsidR="00232B49">
            <w:fldChar w:fldCharType="end"/>
          </w:r>
        </w:sdtContent>
      </w:sdt>
      <w:r w:rsidRPr="006918E8">
        <w:t xml:space="preserve">. In short, AWS provides a robust platform to implement EUC, ensuring that end users </w:t>
      </w:r>
      <w:r w:rsidR="00437358">
        <w:t>receive a responsive, secure, and scalable experience</w:t>
      </w:r>
      <w:r w:rsidR="00E60076">
        <w:t>. At the same time,</w:t>
      </w:r>
      <w:r w:rsidR="00437358">
        <w:t xml:space="preserve"> IT maintains</w:t>
      </w:r>
      <w:r w:rsidRPr="006918E8">
        <w:t xml:space="preserve"> control and agility in managing those resources.</w:t>
      </w:r>
    </w:p>
    <w:p w14:paraId="2872DE87" w14:textId="77777777" w:rsidR="005E5867" w:rsidRDefault="00BE5301">
      <w:pPr>
        <w:pStyle w:val="Heading2BPBHEB"/>
        <w:rPr>
          <w:ins w:id="19" w:author="Arya" w:date="2025-04-14T16:23:00Z" w16du:dateUtc="2025-04-14T10:53:00Z"/>
        </w:rPr>
        <w:pPrChange w:id="20" w:author="Arya" w:date="2025-04-14T16:24:00Z" w16du:dateUtc="2025-04-14T10:54:00Z">
          <w:pPr>
            <w:pStyle w:val="NormalBPBHEB"/>
          </w:pPr>
        </w:pPrChange>
      </w:pPr>
      <w:r w:rsidRPr="00CA4D3B">
        <w:t xml:space="preserve">Key AWS EUC </w:t>
      </w:r>
      <w:ins w:id="21" w:author="Arya" w:date="2025-04-14T16:21:00Z" w16du:dateUtc="2025-04-14T10:51:00Z">
        <w:r w:rsidR="0051456A">
          <w:t>s</w:t>
        </w:r>
      </w:ins>
      <w:del w:id="22" w:author="Arya" w:date="2025-04-14T16:21:00Z" w16du:dateUtc="2025-04-14T10:51:00Z">
        <w:r w:rsidRPr="00CA4D3B" w:rsidDel="0051456A">
          <w:delText>S</w:delText>
        </w:r>
      </w:del>
      <w:r w:rsidRPr="00CA4D3B">
        <w:t>ervices</w:t>
      </w:r>
    </w:p>
    <w:p w14:paraId="0A8017EA" w14:textId="4B982FE9" w:rsidR="00BE5301" w:rsidRPr="00D63DD4" w:rsidRDefault="00BE5301" w:rsidP="00D63DD4">
      <w:pPr>
        <w:pStyle w:val="NormalBPBHEB"/>
        <w:rPr>
          <w:b/>
          <w:bCs/>
        </w:rPr>
      </w:pPr>
      <w:del w:id="23" w:author="Arya" w:date="2025-04-14T16:23:00Z" w16du:dateUtc="2025-04-14T10:53:00Z">
        <w:r w:rsidRPr="00D63DD4" w:rsidDel="005E5867">
          <w:rPr>
            <w:b/>
            <w:bCs/>
          </w:rPr>
          <w:delText xml:space="preserve">: </w:delText>
        </w:r>
      </w:del>
      <w:r w:rsidRPr="00BD3CB0">
        <w:t xml:space="preserve">AWS offers </w:t>
      </w:r>
      <w:r w:rsidR="003A59ED">
        <w:t>d</w:t>
      </w:r>
      <w:r w:rsidR="00EE4EAC">
        <w:t>ifferent</w:t>
      </w:r>
      <w:r w:rsidR="003A59ED" w:rsidRPr="00BD3CB0">
        <w:t xml:space="preserve"> </w:t>
      </w:r>
      <w:r w:rsidRPr="00BD3CB0">
        <w:t>specialized services to meet EUC needs, each addressing different aspects of end-user computing</w:t>
      </w:r>
      <w:r w:rsidRPr="00D63DD4">
        <w:rPr>
          <w:b/>
          <w:bCs/>
        </w:rPr>
        <w:t>:</w:t>
      </w:r>
    </w:p>
    <w:p w14:paraId="6D817A0A" w14:textId="3E4DDD7F" w:rsidR="00BE5301" w:rsidRPr="001A1863" w:rsidRDefault="00BE5301" w:rsidP="007B1C43">
      <w:pPr>
        <w:pStyle w:val="NormalBPBHEB"/>
        <w:numPr>
          <w:ilvl w:val="0"/>
          <w:numId w:val="22"/>
        </w:numPr>
      </w:pPr>
      <w:r w:rsidRPr="001A1863">
        <w:rPr>
          <w:b/>
          <w:bCs/>
        </w:rPr>
        <w:t>Amazon WorkSpaces</w:t>
      </w:r>
      <w:r w:rsidRPr="001A1863">
        <w:t xml:space="preserve"> – a fully managed </w:t>
      </w:r>
      <w:r w:rsidRPr="001A1863">
        <w:rPr>
          <w:b/>
          <w:bCs/>
        </w:rPr>
        <w:t>Desktop-as-a-Service (DaaS)</w:t>
      </w:r>
      <w:r w:rsidRPr="007B1C43">
        <w:t xml:space="preserve"> </w:t>
      </w:r>
      <w:r w:rsidRPr="001A1863">
        <w:t xml:space="preserve">solution that delivers persistent cloud-hosted desktops to users. With Amazon WorkSpaces, organizations can </w:t>
      </w:r>
      <w:r w:rsidR="002B42B1" w:rsidRPr="001A1863">
        <w:t>provide</w:t>
      </w:r>
      <w:r w:rsidRPr="001A1863">
        <w:t xml:space="preserve"> Windows or Linux virtual desktops that employees access from anywhere on any supported device without needing to deploy or maintain on-premises VDI infrastructure​</w:t>
      </w:r>
      <w:r w:rsidR="009F14FF" w:rsidRPr="001A1863">
        <w:t xml:space="preserve"> </w:t>
      </w:r>
      <w:sdt>
        <w:sdtPr>
          <w:id w:val="1984890620"/>
          <w:citation/>
        </w:sdtPr>
        <w:sdtContent>
          <w:r w:rsidR="009F14FF" w:rsidRPr="001A1863">
            <w:fldChar w:fldCharType="begin"/>
          </w:r>
          <w:r w:rsidR="009F14FF" w:rsidRPr="001A1863">
            <w:instrText xml:space="preserve"> CITATION Bel23 \l 1033 </w:instrText>
          </w:r>
          <w:r w:rsidR="009F14FF" w:rsidRPr="001A1863">
            <w:fldChar w:fldCharType="separate"/>
          </w:r>
          <w:r w:rsidR="00A97F63" w:rsidRPr="00A97F63">
            <w:rPr>
              <w:noProof/>
            </w:rPr>
            <w:t>[4]</w:t>
          </w:r>
          <w:r w:rsidR="009F14FF" w:rsidRPr="001A1863">
            <w:fldChar w:fldCharType="end"/>
          </w:r>
        </w:sdtContent>
      </w:sdt>
      <w:r w:rsidRPr="001A1863">
        <w:t xml:space="preserve">. This service provides </w:t>
      </w:r>
      <w:proofErr w:type="gramStart"/>
      <w:r w:rsidRPr="001A1863">
        <w:t>a secure</w:t>
      </w:r>
      <w:proofErr w:type="gramEnd"/>
      <w:r w:rsidR="00E60076">
        <w:t xml:space="preserve"> and reliable desktop experience over the cloud, eliminating</w:t>
      </w:r>
      <w:r w:rsidRPr="001A1863">
        <w:t xml:space="preserve"> the hassle of managing physical PCs for each user.</w:t>
      </w:r>
    </w:p>
    <w:p w14:paraId="22A9F258" w14:textId="64ECA85D" w:rsidR="00BE5301" w:rsidRPr="001A1863" w:rsidRDefault="00BE5301" w:rsidP="007B1C43">
      <w:pPr>
        <w:pStyle w:val="NormalBPBHEB"/>
        <w:numPr>
          <w:ilvl w:val="0"/>
          <w:numId w:val="22"/>
        </w:numPr>
      </w:pPr>
      <w:r w:rsidRPr="001D33ED">
        <w:rPr>
          <w:b/>
          <w:bCs/>
        </w:rPr>
        <w:t>Amazon AppStream 2.0</w:t>
      </w:r>
      <w:r w:rsidRPr="001A1863">
        <w:t xml:space="preserve"> – a fully managed </w:t>
      </w:r>
      <w:r w:rsidRPr="001D33ED">
        <w:rPr>
          <w:b/>
          <w:bCs/>
        </w:rPr>
        <w:t>application streaming</w:t>
      </w:r>
      <w:r w:rsidRPr="001A1863">
        <w:t xml:space="preserve"> service that </w:t>
      </w:r>
      <w:r w:rsidR="00A22BE9">
        <w:t>enables users to run desktop applications directly in a web browser, eliminating the need for local installations</w:t>
      </w:r>
      <w:r w:rsidRPr="001A1863">
        <w:t>. Applications are hosted on AWS</w:t>
      </w:r>
      <w:r w:rsidR="00A22BE9">
        <w:t>,</w:t>
      </w:r>
      <w:r w:rsidRPr="001A1863">
        <w:t xml:space="preserve"> and only the interactive streaming visuals are delivered to the user’s device​</w:t>
      </w:r>
      <w:r w:rsidR="008D6A06" w:rsidRPr="001A1863">
        <w:t xml:space="preserve"> </w:t>
      </w:r>
      <w:sdt>
        <w:sdtPr>
          <w:id w:val="-827138090"/>
          <w:citation/>
        </w:sdtPr>
        <w:sdtContent>
          <w:r w:rsidR="000D2E4A" w:rsidRPr="001A1863">
            <w:fldChar w:fldCharType="begin"/>
          </w:r>
          <w:r w:rsidR="000D2E4A" w:rsidRPr="001A1863">
            <w:instrText xml:space="preserve"> CITATION Kam24 \l 1033 </w:instrText>
          </w:r>
          <w:r w:rsidR="000D2E4A" w:rsidRPr="001A1863">
            <w:fldChar w:fldCharType="separate"/>
          </w:r>
          <w:r w:rsidR="00A97F63" w:rsidRPr="00A97F63">
            <w:rPr>
              <w:noProof/>
            </w:rPr>
            <w:t>[3]</w:t>
          </w:r>
          <w:r w:rsidR="000D2E4A" w:rsidRPr="001A1863">
            <w:fldChar w:fldCharType="end"/>
          </w:r>
        </w:sdtContent>
      </w:sdt>
      <w:r w:rsidRPr="001A1863">
        <w:t xml:space="preserve">is allows organizations to centrally manage complex or resource-intensive apps and securely stream them to any compatible device. Amazon AppStream 2.0 is ideal for delivering software to diverse user </w:t>
      </w:r>
      <w:r w:rsidRPr="001A1863">
        <w:lastRenderedPageBreak/>
        <w:t xml:space="preserve">environments (for example, 3D design tools </w:t>
      </w:r>
      <w:r w:rsidR="00437358">
        <w:t>for</w:t>
      </w:r>
      <w:r w:rsidR="00437358" w:rsidRPr="001A1863">
        <w:t xml:space="preserve"> </w:t>
      </w:r>
      <w:r w:rsidRPr="001A1863">
        <w:t xml:space="preserve">Chromebooks or Macs) and converting traditional software into a Software-as-a-Service </w:t>
      </w:r>
      <w:r w:rsidR="002A603F">
        <w:t>(SaaS) model without requiring rewriting</w:t>
      </w:r>
      <w:r w:rsidRPr="001A1863">
        <w:t>.</w:t>
      </w:r>
    </w:p>
    <w:p w14:paraId="2D2F809E" w14:textId="17ADA72F" w:rsidR="00BE5301" w:rsidRPr="001A1863" w:rsidRDefault="00BE5301" w:rsidP="007B1C43">
      <w:pPr>
        <w:pStyle w:val="NormalBPBHEB"/>
        <w:numPr>
          <w:ilvl w:val="0"/>
          <w:numId w:val="22"/>
        </w:numPr>
      </w:pPr>
      <w:r w:rsidRPr="001D33ED">
        <w:rPr>
          <w:b/>
          <w:bCs/>
        </w:rPr>
        <w:t>AWS WorkLink</w:t>
      </w:r>
      <w:r w:rsidRPr="001A1863">
        <w:t xml:space="preserve"> – a managed service for secure mobile access, providing one-click, </w:t>
      </w:r>
      <w:r w:rsidRPr="0022000D">
        <w:rPr>
          <w:b/>
          <w:bCs/>
        </w:rPr>
        <w:t>remote access to internal websites and web apps</w:t>
      </w:r>
      <w:r w:rsidRPr="001A1863">
        <w:t xml:space="preserve"> from employees’ smartphones without the need for a VPN. Amazon WorkLink renders internal web content in a secure container </w:t>
      </w:r>
      <w:r w:rsidR="00437358">
        <w:t>on AWS and streams it to the mobile device, ensuring that no sensitive corporate data is ever stored or cached on the phone's cloud</w:t>
      </w:r>
      <w:r w:rsidR="002A603F">
        <w:t>.</w:t>
      </w:r>
      <w:r w:rsidRPr="001A1863">
        <w:t xml:space="preserve"> This </w:t>
      </w:r>
      <w:r w:rsidR="002A603F">
        <w:t>provides field workers and remote staff with instant access to internal corporate portals or web-based tools, just as if they were on the company network while maintaining</w:t>
      </w:r>
      <w:r w:rsidRPr="001A1863">
        <w:t xml:space="preserve"> strong security isolation.</w:t>
      </w:r>
    </w:p>
    <w:p w14:paraId="12660943" w14:textId="43718680" w:rsidR="00BE5301" w:rsidRPr="007B44FE" w:rsidRDefault="00BE5301" w:rsidP="007B1C43">
      <w:pPr>
        <w:pStyle w:val="NormalBPBHEB"/>
      </w:pPr>
      <w:commentRangeStart w:id="24"/>
      <w:r w:rsidRPr="0022000D">
        <w:rPr>
          <w:b/>
          <w:bCs/>
        </w:rPr>
        <w:t xml:space="preserve">Common EUC </w:t>
      </w:r>
      <w:r w:rsidR="00E96C9F" w:rsidRPr="0022000D">
        <w:rPr>
          <w:b/>
          <w:bCs/>
        </w:rPr>
        <w:t>use cases</w:t>
      </w:r>
      <w:r w:rsidRPr="007B1C43">
        <w:t>:</w:t>
      </w:r>
      <w:r w:rsidRPr="007B44FE">
        <w:t xml:space="preserve"> The flexibility and security of cloud-based EUC make it applicable to a variety of scenarios across industries:</w:t>
      </w:r>
      <w:commentRangeEnd w:id="24"/>
      <w:r w:rsidR="004D1C1E">
        <w:rPr>
          <w:rStyle w:val="CommentReference"/>
          <w:rFonts w:asciiTheme="minorHAnsi" w:eastAsiaTheme="minorHAnsi" w:hAnsiTheme="minorHAnsi" w:cstheme="minorBidi"/>
        </w:rPr>
        <w:commentReference w:id="24"/>
      </w:r>
    </w:p>
    <w:p w14:paraId="14267D45" w14:textId="653D5E3B" w:rsidR="00BE5301" w:rsidRPr="000E0587" w:rsidRDefault="00BE5301" w:rsidP="007B1C43">
      <w:pPr>
        <w:pStyle w:val="NormalBPBHEB"/>
        <w:numPr>
          <w:ilvl w:val="0"/>
          <w:numId w:val="22"/>
        </w:numPr>
      </w:pPr>
      <w:r w:rsidRPr="008905AE">
        <w:rPr>
          <w:b/>
          <w:bCs/>
        </w:rPr>
        <w:t xml:space="preserve">Enterprise </w:t>
      </w:r>
      <w:ins w:id="25" w:author="Arya" w:date="2025-04-14T16:22:00Z" w16du:dateUtc="2025-04-14T10:52:00Z">
        <w:r w:rsidR="00E96C9F">
          <w:rPr>
            <w:b/>
            <w:bCs/>
          </w:rPr>
          <w:t>w</w:t>
        </w:r>
      </w:ins>
      <w:del w:id="26" w:author="Arya" w:date="2025-04-14T16:22:00Z" w16du:dateUtc="2025-04-14T10:52:00Z">
        <w:r w:rsidRPr="008905AE" w:rsidDel="00E96C9F">
          <w:rPr>
            <w:b/>
            <w:bCs/>
          </w:rPr>
          <w:delText>W</w:delText>
        </w:r>
      </w:del>
      <w:r w:rsidRPr="008905AE">
        <w:rPr>
          <w:b/>
          <w:bCs/>
        </w:rPr>
        <w:t>orkforce</w:t>
      </w:r>
      <w:r w:rsidRPr="007B1C43">
        <w:t>:</w:t>
      </w:r>
      <w:r w:rsidRPr="000E0587">
        <w:t xml:space="preserve"> Large companies use EUC services to support distributed teams and global offices. Instead of shipping laptops or </w:t>
      </w:r>
      <w:r w:rsidR="005B125D" w:rsidRPr="000E0587">
        <w:t>keeping</w:t>
      </w:r>
      <w:r w:rsidRPr="000E0587">
        <w:t xml:space="preserve"> regional data centers, an enterprise can onboard new employees or contractors in minutes by provisioning cloud desktops (via WorkSpaces) pre-loaded with corporate applications. This ensures all users get a consistent, secure environment without the hassle of managing physical hardware​</w:t>
      </w:r>
      <w:r w:rsidR="009B039E" w:rsidRPr="000E0587">
        <w:t xml:space="preserve"> </w:t>
      </w:r>
      <w:sdt>
        <w:sdtPr>
          <w:id w:val="-1309855808"/>
          <w:citation/>
        </w:sdtPr>
        <w:sdtContent>
          <w:r w:rsidR="009B039E" w:rsidRPr="000E0587">
            <w:fldChar w:fldCharType="begin"/>
          </w:r>
          <w:r w:rsidR="009B039E" w:rsidRPr="000E0587">
            <w:instrText xml:space="preserve"> CITATION Kam24 \l 1033 </w:instrText>
          </w:r>
          <w:r w:rsidR="009B039E" w:rsidRPr="000E0587">
            <w:fldChar w:fldCharType="separate"/>
          </w:r>
          <w:r w:rsidR="00A97F63" w:rsidRPr="00A97F63">
            <w:rPr>
              <w:noProof/>
            </w:rPr>
            <w:t>[3]</w:t>
          </w:r>
          <w:r w:rsidR="009B039E" w:rsidRPr="000E0587">
            <w:fldChar w:fldCharType="end"/>
          </w:r>
        </w:sdtContent>
      </w:sdt>
      <w:r w:rsidRPr="000E0587">
        <w:t>. EUC solutions also help when scaling up teams quickly or integrating acquisitions, as IT can deliver standardized work environments on demand.</w:t>
      </w:r>
    </w:p>
    <w:p w14:paraId="378C9160" w14:textId="630ED14E" w:rsidR="00BE5301" w:rsidRPr="000E0587" w:rsidRDefault="00BE5301" w:rsidP="007B1C43">
      <w:pPr>
        <w:pStyle w:val="NormalBPBHEB"/>
        <w:numPr>
          <w:ilvl w:val="0"/>
          <w:numId w:val="22"/>
        </w:numPr>
      </w:pPr>
      <w:r w:rsidRPr="008905AE">
        <w:rPr>
          <w:b/>
          <w:bCs/>
        </w:rPr>
        <w:t>Education</w:t>
      </w:r>
      <w:r w:rsidRPr="007B1C43">
        <w:t>:</w:t>
      </w:r>
      <w:r w:rsidRPr="000E0587">
        <w:t xml:space="preserve"> Schools and universities leverage EUC to provide students and faculty with access to specialized software and lab environments from anywhere. For example, Amazon AppStream 2.0 enables students to run high-performance applications (like engineering, graphic design, or STEM software) on low-cost devices through a browser, effectively turning any internet-connected computer into a powerful virtual lab​</w:t>
      </w:r>
      <w:r w:rsidR="0085606B" w:rsidRPr="000E0587">
        <w:t xml:space="preserve"> </w:t>
      </w:r>
      <w:sdt>
        <w:sdtPr>
          <w:id w:val="1702593170"/>
          <w:citation/>
        </w:sdtPr>
        <w:sdtContent>
          <w:r w:rsidR="0085606B" w:rsidRPr="000E0587">
            <w:fldChar w:fldCharType="begin"/>
          </w:r>
          <w:r w:rsidR="0085606B" w:rsidRPr="000E0587">
            <w:instrText xml:space="preserve"> CITATION McC23 \l 1033 </w:instrText>
          </w:r>
          <w:r w:rsidR="0085606B" w:rsidRPr="000E0587">
            <w:fldChar w:fldCharType="separate"/>
          </w:r>
          <w:r w:rsidR="00A97F63" w:rsidRPr="00A97F63">
            <w:rPr>
              <w:noProof/>
            </w:rPr>
            <w:t>[5]</w:t>
          </w:r>
          <w:r w:rsidR="0085606B" w:rsidRPr="000E0587">
            <w:fldChar w:fldCharType="end"/>
          </w:r>
        </w:sdtContent>
      </w:sdt>
      <w:r w:rsidRPr="000E0587">
        <w:t xml:space="preserve">. This is invaluable for remote learning programs, computer labs, or </w:t>
      </w:r>
      <w:r w:rsidR="009C5530">
        <w:t xml:space="preserve">Bring Your Device (BYOD) initiatives in education, as it ensures that </w:t>
      </w:r>
      <w:r w:rsidRPr="000E0587">
        <w:t>every student can use required applications without needing expensive workstations.</w:t>
      </w:r>
    </w:p>
    <w:p w14:paraId="7C17E9BB" w14:textId="09565B9B" w:rsidR="00BE5301" w:rsidRPr="000E0587" w:rsidRDefault="00BE5301" w:rsidP="007B1C43">
      <w:pPr>
        <w:pStyle w:val="NormalBPBHEB"/>
        <w:numPr>
          <w:ilvl w:val="0"/>
          <w:numId w:val="22"/>
        </w:numPr>
      </w:pPr>
      <w:r w:rsidRPr="008905AE">
        <w:rPr>
          <w:b/>
          <w:bCs/>
        </w:rPr>
        <w:t xml:space="preserve">Remote </w:t>
      </w:r>
      <w:ins w:id="27" w:author="Arya" w:date="2025-04-14T16:22:00Z" w16du:dateUtc="2025-04-14T10:52:00Z">
        <w:r w:rsidR="00E96C9F">
          <w:rPr>
            <w:b/>
            <w:bCs/>
          </w:rPr>
          <w:t>and</w:t>
        </w:r>
      </w:ins>
      <w:del w:id="28" w:author="Arya" w:date="2025-04-14T16:22:00Z" w16du:dateUtc="2025-04-14T10:52:00Z">
        <w:r w:rsidRPr="008905AE" w:rsidDel="00E96C9F">
          <w:rPr>
            <w:b/>
            <w:bCs/>
          </w:rPr>
          <w:delText>&amp;</w:delText>
        </w:r>
      </w:del>
      <w:r w:rsidRPr="008905AE">
        <w:rPr>
          <w:b/>
          <w:bCs/>
        </w:rPr>
        <w:t xml:space="preserve"> </w:t>
      </w:r>
      <w:ins w:id="29" w:author="Arya" w:date="2025-04-14T16:22:00Z" w16du:dateUtc="2025-04-14T10:52:00Z">
        <w:r w:rsidR="00E96C9F">
          <w:rPr>
            <w:b/>
            <w:bCs/>
          </w:rPr>
          <w:t>h</w:t>
        </w:r>
      </w:ins>
      <w:del w:id="30" w:author="Arya" w:date="2025-04-14T16:22:00Z" w16du:dateUtc="2025-04-14T10:52:00Z">
        <w:r w:rsidRPr="008905AE" w:rsidDel="00E96C9F">
          <w:rPr>
            <w:b/>
            <w:bCs/>
          </w:rPr>
          <w:delText>H</w:delText>
        </w:r>
      </w:del>
      <w:r w:rsidRPr="008905AE">
        <w:rPr>
          <w:b/>
          <w:bCs/>
        </w:rPr>
        <w:t xml:space="preserve">ybrid </w:t>
      </w:r>
      <w:ins w:id="31" w:author="Arya" w:date="2025-04-14T16:22:00Z" w16du:dateUtc="2025-04-14T10:52:00Z">
        <w:r w:rsidR="00E96C9F">
          <w:rPr>
            <w:b/>
            <w:bCs/>
          </w:rPr>
          <w:t>w</w:t>
        </w:r>
      </w:ins>
      <w:del w:id="32" w:author="Arya" w:date="2025-04-14T16:22:00Z" w16du:dateUtc="2025-04-14T10:52:00Z">
        <w:r w:rsidRPr="008905AE" w:rsidDel="00E96C9F">
          <w:rPr>
            <w:b/>
            <w:bCs/>
          </w:rPr>
          <w:delText>W</w:delText>
        </w:r>
      </w:del>
      <w:r w:rsidRPr="008905AE">
        <w:rPr>
          <w:b/>
          <w:bCs/>
        </w:rPr>
        <w:t>orkforce</w:t>
      </w:r>
      <w:r w:rsidRPr="007B1C43">
        <w:t>:</w:t>
      </w:r>
      <w:r w:rsidRPr="000E0587">
        <w:t xml:space="preserve"> In today’s remote work era, EUC solutions are </w:t>
      </w:r>
      <w:r w:rsidR="009C5530">
        <w:t>crucial for enabling employees to work from home or on the go while maintaining secure access to internal systems</w:t>
      </w:r>
      <w:r w:rsidRPr="000E0587">
        <w:t xml:space="preserve">. Organizations can rapidly set up virtual desktops for teleworkers and provide </w:t>
      </w:r>
      <w:r w:rsidR="002B42B1" w:rsidRPr="000E0587">
        <w:t>them with</w:t>
      </w:r>
      <w:r w:rsidRPr="000E0587">
        <w:t xml:space="preserve"> the same applications they would have in the office, all delivered through the cloud. AWS EUC services allow companies to </w:t>
      </w:r>
      <w:r w:rsidRPr="008905AE">
        <w:rPr>
          <w:b/>
          <w:bCs/>
        </w:rPr>
        <w:t>onboard remote workers</w:t>
      </w:r>
      <w:r w:rsidRPr="000E0587">
        <w:t xml:space="preserve"> quickly and give them the tools and data access needed to do their jobs effectively, all while keeping sensitive data within the secure cloud environment​</w:t>
      </w:r>
      <w:r w:rsidR="009018FF" w:rsidRPr="000E0587">
        <w:t xml:space="preserve"> </w:t>
      </w:r>
      <w:sdt>
        <w:sdtPr>
          <w:id w:val="2084257584"/>
          <w:citation/>
        </w:sdtPr>
        <w:sdtContent>
          <w:r w:rsidR="009018FF" w:rsidRPr="000E0587">
            <w:fldChar w:fldCharType="begin"/>
          </w:r>
          <w:r w:rsidR="009018FF" w:rsidRPr="000E0587">
            <w:instrText xml:space="preserve"> CITATION AWS25 \l 1033 </w:instrText>
          </w:r>
          <w:r w:rsidR="009018FF" w:rsidRPr="000E0587">
            <w:fldChar w:fldCharType="separate"/>
          </w:r>
          <w:r w:rsidR="00A97F63" w:rsidRPr="00A97F63">
            <w:rPr>
              <w:noProof/>
            </w:rPr>
            <w:t>[1]</w:t>
          </w:r>
          <w:r w:rsidR="009018FF" w:rsidRPr="000E0587">
            <w:fldChar w:fldCharType="end"/>
          </w:r>
        </w:sdtContent>
      </w:sdt>
      <w:r w:rsidRPr="000E0587">
        <w:t xml:space="preserve"> This capability proved critical for business continuity during events like the COVID-19 pandemic when hundreds of millions of people suddenly had to work from personal devices and locations outside the office</w:t>
      </w:r>
      <w:r w:rsidR="009C5530">
        <w:t>.</w:t>
      </w:r>
      <w:r w:rsidRPr="000E0587">
        <w:t>​</w:t>
      </w:r>
      <w:r w:rsidR="00282DF2" w:rsidRPr="000E0587">
        <w:t xml:space="preserve"> </w:t>
      </w:r>
      <w:sdt>
        <w:sdtPr>
          <w:id w:val="-110908224"/>
          <w:citation/>
        </w:sdtPr>
        <w:sdtContent>
          <w:r w:rsidR="00282DF2" w:rsidRPr="000E0587">
            <w:fldChar w:fldCharType="begin"/>
          </w:r>
          <w:r w:rsidR="00282DF2" w:rsidRPr="000E0587">
            <w:instrText xml:space="preserve"> CITATION AWS25 \l 1033 </w:instrText>
          </w:r>
          <w:r w:rsidR="00282DF2" w:rsidRPr="000E0587">
            <w:fldChar w:fldCharType="separate"/>
          </w:r>
          <w:r w:rsidR="00A97F63" w:rsidRPr="00A97F63">
            <w:rPr>
              <w:noProof/>
            </w:rPr>
            <w:t>[1]</w:t>
          </w:r>
          <w:r w:rsidR="00282DF2" w:rsidRPr="000E0587">
            <w:fldChar w:fldCharType="end"/>
          </w:r>
        </w:sdtContent>
      </w:sdt>
      <w:r w:rsidRPr="000E0587">
        <w:t xml:space="preserve">. Even in </w:t>
      </w:r>
      <w:r w:rsidR="0095033D">
        <w:t>regular</w:t>
      </w:r>
      <w:r w:rsidR="0095033D" w:rsidRPr="000E0587">
        <w:t xml:space="preserve"> </w:t>
      </w:r>
      <w:r w:rsidRPr="000E0587">
        <w:t xml:space="preserve">times, a remote or hybrid work policy backed by EUC </w:t>
      </w:r>
      <w:r w:rsidR="0095033D">
        <w:t xml:space="preserve">enables employees to be productive from </w:t>
      </w:r>
      <w:r w:rsidR="0095033D">
        <w:lastRenderedPageBreak/>
        <w:t>anywhere, while the organization maintains</w:t>
      </w:r>
      <w:r w:rsidRPr="000E0587">
        <w:t xml:space="preserve"> </w:t>
      </w:r>
      <w:r w:rsidR="0095033D">
        <w:t>complete</w:t>
      </w:r>
      <w:r w:rsidR="0095033D" w:rsidRPr="000E0587">
        <w:t xml:space="preserve"> </w:t>
      </w:r>
      <w:r w:rsidRPr="000E0587">
        <w:t>control over the work environment.</w:t>
      </w:r>
    </w:p>
    <w:p w14:paraId="3C6EA0DF" w14:textId="5350031B" w:rsidR="00BE5301" w:rsidRPr="000B5F54" w:rsidRDefault="00BE5301" w:rsidP="001705E3">
      <w:pPr>
        <w:pStyle w:val="NormalBPBHEB"/>
      </w:pPr>
      <w:r w:rsidRPr="000E0587">
        <w:rPr>
          <w:b/>
          <w:bCs/>
        </w:rPr>
        <w:t xml:space="preserve">Benefits of </w:t>
      </w:r>
      <w:r w:rsidR="00E96C9F" w:rsidRPr="000E0587">
        <w:rPr>
          <w:b/>
          <w:bCs/>
        </w:rPr>
        <w:t xml:space="preserve">cloud-based </w:t>
      </w:r>
      <w:r w:rsidRPr="000E0587">
        <w:rPr>
          <w:b/>
          <w:bCs/>
        </w:rPr>
        <w:t>EUC (</w:t>
      </w:r>
      <w:r w:rsidR="00E96C9F" w:rsidRPr="000E0587">
        <w:rPr>
          <w:b/>
          <w:bCs/>
        </w:rPr>
        <w:t>security, accessibility, and management</w:t>
      </w:r>
      <w:r w:rsidRPr="000E0587">
        <w:rPr>
          <w:b/>
          <w:bCs/>
        </w:rPr>
        <w:t>):</w:t>
      </w:r>
      <w:r w:rsidRPr="000B5F54">
        <w:t xml:space="preserve"> Adopting EUC in a cloud computing model yields </w:t>
      </w:r>
      <w:r w:rsidR="00EE4EAC">
        <w:t>different</w:t>
      </w:r>
      <w:r w:rsidR="00EE4EAC" w:rsidRPr="000B5F54">
        <w:t xml:space="preserve"> </w:t>
      </w:r>
      <w:r w:rsidR="00D250D0">
        <w:t>vital</w:t>
      </w:r>
      <w:r w:rsidR="00D250D0" w:rsidRPr="000B5F54">
        <w:t xml:space="preserve"> </w:t>
      </w:r>
      <w:r w:rsidRPr="000B5F54">
        <w:t>benefits for organizations and end users alike:</w:t>
      </w:r>
    </w:p>
    <w:p w14:paraId="4498D370" w14:textId="1903B599" w:rsidR="00BE5301" w:rsidRPr="006918E8" w:rsidRDefault="00BE5301" w:rsidP="001705E3">
      <w:pPr>
        <w:pStyle w:val="NormalBPBHEB"/>
        <w:numPr>
          <w:ilvl w:val="0"/>
          <w:numId w:val="22"/>
        </w:numPr>
      </w:pPr>
      <w:r w:rsidRPr="00DA1779">
        <w:rPr>
          <w:b/>
          <w:bCs/>
        </w:rPr>
        <w:t>Security</w:t>
      </w:r>
      <w:r w:rsidRPr="001705E3">
        <w:t>:</w:t>
      </w:r>
      <w:r w:rsidRPr="006918E8">
        <w:t xml:space="preserve"> Cloud EUC </w:t>
      </w:r>
      <w:r w:rsidR="006C1A4E">
        <w:t>significantly</w:t>
      </w:r>
      <w:r w:rsidR="006C1A4E" w:rsidRPr="006918E8">
        <w:t xml:space="preserve"> </w:t>
      </w:r>
      <w:r w:rsidR="00CB531B">
        <w:t>enhances data security by centralizing applications and information in the cloud</w:t>
      </w:r>
      <w:r w:rsidRPr="006918E8">
        <w:t xml:space="preserve"> rather than on endpoint devices. Only screen updates (</w:t>
      </w:r>
      <w:r w:rsidR="00CB531B">
        <w:t xml:space="preserve">in pixels) and user input travel between the cloud and the device, so no sensitive data is stored on laptops, tablets, or phones </w:t>
      </w:r>
      <w:sdt>
        <w:sdtPr>
          <w:id w:val="-1378926775"/>
          <w:citation/>
        </w:sdtPr>
        <w:sdtContent>
          <w:r w:rsidR="00DA1779">
            <w:fldChar w:fldCharType="begin"/>
          </w:r>
          <w:r w:rsidR="00DA1779">
            <w:instrText xml:space="preserve"> CITATION AWS25 \l 1033 </w:instrText>
          </w:r>
          <w:r w:rsidR="00DA1779">
            <w:fldChar w:fldCharType="separate"/>
          </w:r>
          <w:r w:rsidR="00A97F63" w:rsidRPr="00A97F63">
            <w:rPr>
              <w:noProof/>
            </w:rPr>
            <w:t>[1]</w:t>
          </w:r>
          <w:r w:rsidR="00DA1779">
            <w:fldChar w:fldCharType="end"/>
          </w:r>
        </w:sdtContent>
      </w:sdt>
      <w:r w:rsidRPr="006918E8">
        <w:t xml:space="preserve">. This reduces the risk of data loss or theft (for example, if a device is lost or stolen) and </w:t>
      </w:r>
      <w:r w:rsidR="00D81852">
        <w:t>enables IT to enforce security policies</w:t>
      </w:r>
      <w:r w:rsidR="006821AA">
        <w:t>, such as encryption, access control, and backups,</w:t>
      </w:r>
      <w:r w:rsidR="00D81852">
        <w:t xml:space="preserve"> in a single, centralized</w:t>
      </w:r>
      <w:r w:rsidRPr="006918E8">
        <w:t xml:space="preserve"> location.</w:t>
      </w:r>
    </w:p>
    <w:p w14:paraId="04277FBA" w14:textId="776B80B2" w:rsidR="00BE5301" w:rsidRPr="006918E8" w:rsidRDefault="00BE5301" w:rsidP="001705E3">
      <w:pPr>
        <w:pStyle w:val="NormalBPBHEB"/>
        <w:numPr>
          <w:ilvl w:val="0"/>
          <w:numId w:val="22"/>
        </w:numPr>
      </w:pPr>
      <w:r w:rsidRPr="00DE58FF">
        <w:rPr>
          <w:b/>
          <w:bCs/>
        </w:rPr>
        <w:t>Accessibility</w:t>
      </w:r>
      <w:r w:rsidRPr="001705E3">
        <w:t>:</w:t>
      </w:r>
      <w:r w:rsidRPr="006918E8">
        <w:t xml:space="preserve"> EUC </w:t>
      </w:r>
      <w:r w:rsidR="00D81852">
        <w:t>enhances accessibility by enabling authorized users to access</w:t>
      </w:r>
      <w:r w:rsidRPr="006918E8">
        <w:t xml:space="preserve"> their </w:t>
      </w:r>
      <w:r w:rsidR="00D81852">
        <w:t>desktops</w:t>
      </w:r>
      <w:r w:rsidR="00D81852" w:rsidRPr="006918E8">
        <w:t xml:space="preserve"> </w:t>
      </w:r>
      <w:r w:rsidRPr="006918E8">
        <w:t>or apps from virtually any location and on almost any device. Whether an employee is on a home PC, a tablet while traveling, or a shared computer, they can log into their cloud-hosted workspace and find the same applications and data ready to use​</w:t>
      </w:r>
      <w:r w:rsidR="00DE58FF">
        <w:t xml:space="preserve"> </w:t>
      </w:r>
      <w:sdt>
        <w:sdtPr>
          <w:id w:val="1911653215"/>
          <w:citation/>
        </w:sdtPr>
        <w:sdtContent>
          <w:r w:rsidR="00DE58FF">
            <w:fldChar w:fldCharType="begin"/>
          </w:r>
          <w:r w:rsidR="00DE58FF">
            <w:instrText xml:space="preserve"> CITATION AWS252 \l 1033 </w:instrText>
          </w:r>
          <w:r w:rsidR="00DE58FF">
            <w:fldChar w:fldCharType="separate"/>
          </w:r>
          <w:r w:rsidR="00A97F63" w:rsidRPr="00A97F63">
            <w:rPr>
              <w:noProof/>
            </w:rPr>
            <w:t>[6]</w:t>
          </w:r>
          <w:r w:rsidR="00DE58FF">
            <w:fldChar w:fldCharType="end"/>
          </w:r>
        </w:sdtContent>
      </w:sdt>
      <w:r w:rsidRPr="006918E8">
        <w:t xml:space="preserve">. This </w:t>
      </w:r>
      <w:del w:id="33" w:author="Arya" w:date="2025-04-14T16:22:00Z" w16du:dateUtc="2025-04-14T10:52:00Z">
        <w:r w:rsidRPr="006918E8" w:rsidDel="00B33D86">
          <w:delText>“</w:delText>
        </w:r>
      </w:del>
      <w:r w:rsidRPr="00B33D86">
        <w:rPr>
          <w:i/>
          <w:iCs/>
          <w:rPrChange w:id="34" w:author="Arya" w:date="2025-04-14T16:22:00Z" w16du:dateUtc="2025-04-14T10:52:00Z">
            <w:rPr/>
          </w:rPrChange>
        </w:rPr>
        <w:t>work from anywhere</w:t>
      </w:r>
      <w:del w:id="35" w:author="Arya" w:date="2025-04-14T16:22:00Z" w16du:dateUtc="2025-04-14T10:52:00Z">
        <w:r w:rsidRPr="006918E8" w:rsidDel="00B33D86">
          <w:delText>”</w:delText>
        </w:r>
      </w:del>
      <w:r w:rsidRPr="006918E8">
        <w:t xml:space="preserve"> capability not only boosts user productivity and </w:t>
      </w:r>
      <w:r w:rsidR="002B42B1" w:rsidRPr="006918E8">
        <w:t>flexibility but</w:t>
      </w:r>
      <w:r w:rsidRPr="006918E8">
        <w:t xml:space="preserve"> also ensures that work isn’t tied to a specific physical machine or office, making the organization more resilient and agile.</w:t>
      </w:r>
    </w:p>
    <w:p w14:paraId="5BC88BB0" w14:textId="493A6A42" w:rsidR="00BE5301" w:rsidRPr="006918E8" w:rsidRDefault="00BE5301" w:rsidP="001705E3">
      <w:pPr>
        <w:pStyle w:val="NormalBPBHEB"/>
        <w:numPr>
          <w:ilvl w:val="0"/>
          <w:numId w:val="22"/>
        </w:numPr>
      </w:pPr>
      <w:r w:rsidRPr="00E66EBC">
        <w:rPr>
          <w:b/>
          <w:bCs/>
        </w:rPr>
        <w:t xml:space="preserve">Simplified IT </w:t>
      </w:r>
      <w:ins w:id="36" w:author="Arya" w:date="2025-04-14T16:22:00Z" w16du:dateUtc="2025-04-14T10:52:00Z">
        <w:r w:rsidR="00B33D86">
          <w:rPr>
            <w:b/>
            <w:bCs/>
          </w:rPr>
          <w:t>m</w:t>
        </w:r>
      </w:ins>
      <w:del w:id="37" w:author="Arya" w:date="2025-04-14T16:22:00Z" w16du:dateUtc="2025-04-14T10:52:00Z">
        <w:r w:rsidRPr="00E66EBC" w:rsidDel="00B33D86">
          <w:rPr>
            <w:b/>
            <w:bCs/>
          </w:rPr>
          <w:delText>M</w:delText>
        </w:r>
      </w:del>
      <w:r w:rsidRPr="00E66EBC">
        <w:rPr>
          <w:b/>
          <w:bCs/>
        </w:rPr>
        <w:t>anagement</w:t>
      </w:r>
      <w:r w:rsidRPr="001705E3">
        <w:t>:</w:t>
      </w:r>
      <w:r w:rsidRPr="006918E8">
        <w:t xml:space="preserve"> From an IT perspective, cloud EUC streamlines the management of user computing environments. Instead of updating and troubleshooting hundreds of individual PCs, administrators can </w:t>
      </w:r>
      <w:r w:rsidR="005B125D" w:rsidRPr="006918E8">
        <w:t>keep</w:t>
      </w:r>
      <w:r w:rsidRPr="006918E8">
        <w:t xml:space="preserve"> a golden image or a set of applications in the cloud and deploy updates centrally. AWS EUC services allow apps and desktops to be managed in one place, reducing the complexity of software distribution, patching, and hardware refresh cycles​</w:t>
      </w:r>
      <w:r w:rsidR="00E66EBC">
        <w:t xml:space="preserve"> </w:t>
      </w:r>
      <w:sdt>
        <w:sdtPr>
          <w:id w:val="-953861630"/>
          <w:citation/>
        </w:sdtPr>
        <w:sdtContent>
          <w:r w:rsidR="00E66EBC">
            <w:fldChar w:fldCharType="begin"/>
          </w:r>
          <w:r w:rsidR="00E66EBC">
            <w:instrText xml:space="preserve"> CITATION AWS25 \l 1033 </w:instrText>
          </w:r>
          <w:r w:rsidR="00E66EBC">
            <w:fldChar w:fldCharType="separate"/>
          </w:r>
          <w:r w:rsidR="00A97F63" w:rsidRPr="00A97F63">
            <w:rPr>
              <w:noProof/>
            </w:rPr>
            <w:t>[1]</w:t>
          </w:r>
          <w:r w:rsidR="00E66EBC">
            <w:fldChar w:fldCharType="end"/>
          </w:r>
        </w:sdtContent>
      </w:sdt>
      <w:r w:rsidRPr="006918E8">
        <w:t xml:space="preserve">. Scaling up or down is also easier — new users can be added with a few clicks, and resources can be right-sized or turned off when not needed, </w:t>
      </w:r>
      <w:r w:rsidR="00D81852">
        <w:t>resulting in</w:t>
      </w:r>
      <w:r w:rsidRPr="006918E8">
        <w:t xml:space="preserve"> more efficient use of IT resources and lower costs over time.</w:t>
      </w:r>
    </w:p>
    <w:p w14:paraId="0588A072" w14:textId="5A102CBC" w:rsidR="00BE5301" w:rsidRDefault="00BE5301" w:rsidP="001705E3">
      <w:pPr>
        <w:pStyle w:val="NormalBPBHEB"/>
      </w:pPr>
      <w:r w:rsidRPr="006918E8">
        <w:t xml:space="preserve">In summary, </w:t>
      </w:r>
      <w:r w:rsidR="000420D6">
        <w:t xml:space="preserve">end-user computing </w:t>
      </w:r>
      <w:r w:rsidR="00D81852">
        <w:t xml:space="preserve">in the cloud is a </w:t>
      </w:r>
      <w:r w:rsidR="00D250D0">
        <w:t>game changer for organizations seeking</w:t>
      </w:r>
      <w:r w:rsidR="00D81852">
        <w:t xml:space="preserve"> to provide secure, anywhere access</w:t>
      </w:r>
      <w:r w:rsidRPr="006918E8">
        <w:t xml:space="preserve"> to work resources. AWS’s suite of EUC services exemplifies how the cloud can deliver desktops and applications as an on-demand utility – with robust security, global accessibility, and simplified management – ultimately empowering end users and IT departments alike. By </w:t>
      </w:r>
      <w:r w:rsidR="006821AA">
        <w:t>utilizing AWS EUC solutions, such as WorkSpaces, AppStream 2.0, and WorkLink, companies can enhance workforce agility and productivity while maintaining strict control over data and compliance in a cloud-first environment.</w:t>
      </w:r>
      <w:r w:rsidR="003F58B9">
        <w:t xml:space="preserve"> </w:t>
      </w:r>
      <w:sdt>
        <w:sdtPr>
          <w:id w:val="3874552"/>
          <w:citation/>
        </w:sdtPr>
        <w:sdtContent>
          <w:r w:rsidR="007E5F8F">
            <w:fldChar w:fldCharType="begin"/>
          </w:r>
          <w:r w:rsidR="007E5F8F">
            <w:instrText xml:space="preserve"> CITATION Kam24 \l 1033 </w:instrText>
          </w:r>
          <w:r w:rsidR="007E5F8F">
            <w:fldChar w:fldCharType="separate"/>
          </w:r>
          <w:r w:rsidR="00A97F63" w:rsidRPr="00A97F63">
            <w:rPr>
              <w:noProof/>
            </w:rPr>
            <w:t>[3]</w:t>
          </w:r>
          <w:r w:rsidR="007E5F8F">
            <w:fldChar w:fldCharType="end"/>
          </w:r>
        </w:sdtContent>
      </w:sdt>
      <w:r w:rsidRPr="006918E8">
        <w:t>.​</w:t>
      </w:r>
    </w:p>
    <w:bookmarkEnd w:id="3"/>
    <w:bookmarkEnd w:id="4"/>
    <w:p w14:paraId="6742F407" w14:textId="582420C1" w:rsidR="003B4817" w:rsidRPr="003B4817" w:rsidRDefault="003B4817" w:rsidP="00351D11">
      <w:pPr>
        <w:pStyle w:val="Heading2BPBHEB"/>
      </w:pPr>
      <w:r w:rsidRPr="003B4817">
        <w:t>Amazon AppStream 2.0</w:t>
      </w:r>
    </w:p>
    <w:p w14:paraId="0E4394CB" w14:textId="5C1D8441"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xml:space="preserve">) stands as </w:t>
      </w:r>
      <w:r w:rsidR="00C70350" w:rsidRPr="003B4817">
        <w:t>a</w:t>
      </w:r>
      <w:r w:rsidR="00C70350">
        <w:t xml:space="preserve"> critical 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w:t>
      </w:r>
      <w:r w:rsidRPr="003B4817">
        <w:lastRenderedPageBreak/>
        <w:t xml:space="preserve">center stage in this section. </w:t>
      </w:r>
      <w:r w:rsidR="00084EB2" w:rsidRPr="00084EB2">
        <w:rPr>
          <w:lang w:val="en-IN"/>
        </w:rPr>
        <w:t xml:space="preserve">This service </w:t>
      </w:r>
      <w:r w:rsidR="006821AA">
        <w:rPr>
          <w:lang w:val="en-IN"/>
        </w:rPr>
        <w:t>revolutionized application delivery, offering responsive and secure streaming across</w:t>
      </w:r>
      <w:r w:rsidR="00084EB2" w:rsidRPr="00084EB2">
        <w:rPr>
          <w:lang w:val="en-IN"/>
        </w:rPr>
        <w:t xml:space="preserve"> various devices.</w:t>
      </w:r>
    </w:p>
    <w:p w14:paraId="51AFE193" w14:textId="230F1AC7" w:rsidR="003B4817" w:rsidRPr="003B4817" w:rsidRDefault="003B4817" w:rsidP="004D193E">
      <w:pPr>
        <w:pStyle w:val="Heading2BPBHEB"/>
      </w:pPr>
      <w:r w:rsidRPr="003B4817">
        <w:t xml:space="preserve">Amazon AppStream 2.0 </w:t>
      </w:r>
      <w:r w:rsidR="008573D0">
        <w:t>o</w:t>
      </w:r>
      <w:r w:rsidRPr="003B4817">
        <w:t>verview</w:t>
      </w:r>
    </w:p>
    <w:p w14:paraId="636D9639" w14:textId="30D21316" w:rsidR="003B4817" w:rsidRPr="003B4817" w:rsidRDefault="003B4817" w:rsidP="00437754">
      <w:pPr>
        <w:pStyle w:val="NormalBPBHEB"/>
      </w:pPr>
      <w:r w:rsidRPr="003B4817">
        <w:t xml:space="preserve">Amazon AppStream 2.0 is a fully managed application streaming service that </w:t>
      </w:r>
      <w:r w:rsidR="00857378">
        <w:t xml:space="preserve">enables users </w:t>
      </w:r>
      <w:r w:rsidR="00D250D0">
        <w:t>to stream desktop applications to their devices securely</w:t>
      </w:r>
      <w:r w:rsidRPr="003B4817">
        <w:t xml:space="preserve">. It </w:t>
      </w:r>
      <w:r w:rsidR="005C6DD2" w:rsidRPr="003B4817">
        <w:t>cuts</w:t>
      </w:r>
      <w:r w:rsidRPr="003B4817">
        <w:t xml:space="preserve"> the need for users to install and run applications locally, providing a dynamic and scalable solution for both enterprises and educational institutions</w:t>
      </w:r>
      <w:bookmarkStart w:id="38" w:name="_Ref153206000"/>
      <w:r w:rsidR="00857378">
        <w:t>.</w:t>
      </w:r>
      <w:sdt>
        <w:sdtPr>
          <w:id w:val="1198742914"/>
          <w:citation/>
        </w:sdtPr>
        <w:sdtContent>
          <w:r w:rsidR="00406AFA">
            <w:fldChar w:fldCharType="begin"/>
          </w:r>
          <w:r w:rsidR="00406AFA">
            <w:instrText xml:space="preserve"> CITATION Ama03 \l 1033 </w:instrText>
          </w:r>
          <w:r w:rsidR="00406AFA">
            <w:fldChar w:fldCharType="separate"/>
          </w:r>
          <w:r w:rsidR="00A97F63">
            <w:rPr>
              <w:noProof/>
            </w:rPr>
            <w:t xml:space="preserve"> </w:t>
          </w:r>
          <w:r w:rsidR="00A97F63" w:rsidRPr="00A97F63">
            <w:rPr>
              <w:noProof/>
            </w:rPr>
            <w:t>[7]</w:t>
          </w:r>
          <w:r w:rsidR="00406AFA">
            <w:fldChar w:fldCharType="end"/>
          </w:r>
        </w:sdtContent>
      </w:sdt>
      <w:bookmarkEnd w:id="38"/>
      <w:r w:rsidRPr="003B4817">
        <w:t>.</w:t>
      </w:r>
    </w:p>
    <w:p w14:paraId="7E28F008" w14:textId="3E49A3E5" w:rsidR="003B4817" w:rsidRDefault="003B4817" w:rsidP="005A26FE">
      <w:pPr>
        <w:pStyle w:val="Heading2BPBHEB"/>
      </w:pPr>
      <w:r w:rsidRPr="003B4817">
        <w:t xml:space="preserve">Key </w:t>
      </w:r>
      <w:r w:rsidR="008573D0">
        <w:t>f</w:t>
      </w:r>
      <w:r w:rsidRPr="003B4817">
        <w:t xml:space="preserve">eatures and </w:t>
      </w:r>
      <w:r w:rsidR="008573D0">
        <w:t>c</w:t>
      </w:r>
      <w:r w:rsidRPr="003B4817">
        <w:t>apabilities</w:t>
      </w:r>
    </w:p>
    <w:p w14:paraId="21BF0C41" w14:textId="36C11C3D" w:rsidR="00730E7B" w:rsidRDefault="00825C3B" w:rsidP="004D193E">
      <w:pPr>
        <w:pStyle w:val="NormalBPBHEB"/>
      </w:pPr>
      <w:r w:rsidRPr="00825C3B">
        <w:t>Amazon AppStream 2.0 offers a wide array of powerful features that enhance its functionality</w:t>
      </w:r>
      <w:r w:rsidR="00857378">
        <w:t>, making</w:t>
      </w:r>
      <w:r w:rsidRPr="00825C3B">
        <w:t xml:space="preserve"> it a versatile choice for businesses and educational institutions alike. Below, we </w:t>
      </w:r>
      <w:r w:rsidR="00857378">
        <w:t>examine the key features that enable</w:t>
      </w:r>
      <w:r w:rsidRPr="00825C3B">
        <w:t xml:space="preserve"> AppStream 2.0 to deliver a seamless, secure, and scalable application streaming experience across various platforms and devices.</w:t>
      </w:r>
    </w:p>
    <w:p w14:paraId="56764C83" w14:textId="7164BEAE" w:rsidR="005C473B" w:rsidRPr="003B4817" w:rsidRDefault="005C473B" w:rsidP="004D193E">
      <w:pPr>
        <w:pStyle w:val="NormalBPBHEB"/>
      </w:pPr>
      <w:r w:rsidRPr="005C473B">
        <w:rPr>
          <w:lang w:val="en-IN"/>
        </w:rPr>
        <w:t xml:space="preserve">To fully understand the impact of </w:t>
      </w:r>
      <w:r w:rsidRPr="005C473B">
        <w:rPr>
          <w:b/>
          <w:bCs/>
          <w:lang w:val="en-IN"/>
        </w:rPr>
        <w:t xml:space="preserve">Amazon </w:t>
      </w:r>
      <w:proofErr w:type="spellStart"/>
      <w:r w:rsidRPr="005C473B">
        <w:rPr>
          <w:b/>
          <w:bCs/>
          <w:lang w:val="en-IN"/>
        </w:rPr>
        <w:t>AppStream</w:t>
      </w:r>
      <w:proofErr w:type="spellEnd"/>
      <w:r w:rsidRPr="005C473B">
        <w:rPr>
          <w:b/>
          <w:bCs/>
          <w:lang w:val="en-IN"/>
        </w:rPr>
        <w:t xml:space="preserve"> 2.0</w:t>
      </w:r>
      <w:r w:rsidRPr="005C473B">
        <w:rPr>
          <w:lang w:val="en-IN"/>
        </w:rPr>
        <w:t xml:space="preserve">, it is essential to explore the features that make it a powerful cloud-based application streaming solution. By leveraging AWS’s scalable infrastructure, </w:t>
      </w:r>
      <w:proofErr w:type="spellStart"/>
      <w:r w:rsidRPr="005C473B">
        <w:rPr>
          <w:lang w:val="en-IN"/>
        </w:rPr>
        <w:t>AppStream</w:t>
      </w:r>
      <w:proofErr w:type="spellEnd"/>
      <w:r w:rsidRPr="005C473B">
        <w:rPr>
          <w:lang w:val="en-IN"/>
        </w:rPr>
        <w:t xml:space="preserve"> 2.0 delivers high-performance applications to users regardless of their device or location. The following key capabilities illustrate how </w:t>
      </w:r>
      <w:proofErr w:type="spellStart"/>
      <w:r w:rsidRPr="005C473B">
        <w:rPr>
          <w:lang w:val="en-IN"/>
        </w:rPr>
        <w:t>AppStream</w:t>
      </w:r>
      <w:proofErr w:type="spellEnd"/>
      <w:r w:rsidRPr="005C473B">
        <w:rPr>
          <w:lang w:val="en-IN"/>
        </w:rPr>
        <w:t xml:space="preserve"> 2.0 enhances accessibility, security, and performance for businesses, educational institutions, and other organizations that require flexible, on-demand application streaming.</w:t>
      </w:r>
    </w:p>
    <w:p w14:paraId="5F263D43" w14:textId="7F5F142F" w:rsidR="003B4817" w:rsidRPr="003B4817" w:rsidRDefault="003B4817" w:rsidP="004D193E">
      <w:pPr>
        <w:pStyle w:val="NormalBPBHEB"/>
        <w:numPr>
          <w:ilvl w:val="0"/>
          <w:numId w:val="22"/>
        </w:numPr>
      </w:pPr>
      <w:commentRangeStart w:id="39"/>
      <w:commentRangeStart w:id="40"/>
      <w:commentRangeStart w:id="41"/>
      <w:r w:rsidRPr="004D193E">
        <w:rPr>
          <w:b/>
          <w:bCs/>
        </w:rPr>
        <w:t xml:space="preserve">Application </w:t>
      </w:r>
      <w:r w:rsidR="007D2CED">
        <w:rPr>
          <w:b/>
          <w:bCs/>
        </w:rPr>
        <w:t>s</w:t>
      </w:r>
      <w:r w:rsidRPr="004D193E">
        <w:rPr>
          <w:b/>
          <w:bCs/>
        </w:rPr>
        <w:t>treaming</w:t>
      </w:r>
      <w:commentRangeEnd w:id="39"/>
      <w:r w:rsidR="007D2CED">
        <w:rPr>
          <w:rStyle w:val="CommentReference"/>
          <w:rFonts w:asciiTheme="minorHAnsi" w:eastAsiaTheme="minorHAnsi" w:hAnsiTheme="minorHAnsi" w:cstheme="minorBidi"/>
        </w:rPr>
        <w:commentReference w:id="39"/>
      </w:r>
      <w:commentRangeEnd w:id="40"/>
      <w:r w:rsidR="00B6498A">
        <w:rPr>
          <w:rStyle w:val="CommentReference"/>
          <w:rFonts w:asciiTheme="minorHAnsi" w:eastAsiaTheme="minorHAnsi" w:hAnsiTheme="minorHAnsi" w:cstheme="minorBidi"/>
        </w:rPr>
        <w:commentReference w:id="40"/>
      </w:r>
      <w:commentRangeEnd w:id="41"/>
      <w:r w:rsidR="005E5867">
        <w:rPr>
          <w:rStyle w:val="CommentReference"/>
          <w:rFonts w:asciiTheme="minorHAnsi" w:eastAsiaTheme="minorHAnsi" w:hAnsiTheme="minorHAnsi" w:cstheme="minorBidi"/>
        </w:rPr>
        <w:commentReference w:id="41"/>
      </w:r>
      <w:r w:rsidR="00730E7B" w:rsidRPr="004D193E">
        <w:rPr>
          <w:b/>
          <w:bCs/>
        </w:rPr>
        <w:t xml:space="preserve">: </w:t>
      </w:r>
      <w:proofErr w:type="spellStart"/>
      <w:r w:rsidRPr="003B4817">
        <w:t>AppStream</w:t>
      </w:r>
      <w:proofErr w:type="spellEnd"/>
      <w:r w:rsidRPr="003B4817">
        <w:t xml:space="preserve"> 2.0 enables the </w:t>
      </w:r>
      <w:r w:rsidR="00857378">
        <w:t>real-time streaming of applications, ensuring that users can access and use resource-intensive applications without requiring</w:t>
      </w:r>
      <w:r w:rsidRPr="003B4817">
        <w:t xml:space="preserve"> powerful local hardware.</w:t>
      </w:r>
    </w:p>
    <w:p w14:paraId="4FFFD932" w14:textId="43253D7F" w:rsidR="003B4817" w:rsidRPr="00730E7B" w:rsidRDefault="003B4817" w:rsidP="004D193E">
      <w:pPr>
        <w:pStyle w:val="NormalBPBHEB"/>
        <w:numPr>
          <w:ilvl w:val="0"/>
          <w:numId w:val="22"/>
        </w:numPr>
      </w:pPr>
      <w:r w:rsidRPr="004D193E">
        <w:rPr>
          <w:b/>
          <w:bCs/>
        </w:rPr>
        <w:t xml:space="preserve">Security and </w:t>
      </w:r>
      <w:r w:rsidR="007D2CED">
        <w:rPr>
          <w:b/>
          <w:bCs/>
        </w:rPr>
        <w:t>i</w:t>
      </w:r>
      <w:r w:rsidRPr="004D193E">
        <w:rPr>
          <w:b/>
          <w:bCs/>
        </w:rPr>
        <w:t>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68D7DCFC" w:rsidR="003B4817" w:rsidRPr="00730E7B" w:rsidRDefault="003B4817" w:rsidP="004D193E">
      <w:pPr>
        <w:pStyle w:val="NormalBPBHEB"/>
        <w:numPr>
          <w:ilvl w:val="0"/>
          <w:numId w:val="22"/>
        </w:numPr>
      </w:pPr>
      <w:r w:rsidRPr="004D193E">
        <w:rPr>
          <w:b/>
          <w:bCs/>
        </w:rPr>
        <w:t>Cross-</w:t>
      </w:r>
      <w:r w:rsidR="007D2CED">
        <w:rPr>
          <w:b/>
          <w:bCs/>
        </w:rPr>
        <w:t>p</w:t>
      </w:r>
      <w:r w:rsidRPr="004D193E">
        <w:rPr>
          <w:b/>
          <w:bCs/>
        </w:rPr>
        <w:t xml:space="preserve">latform </w:t>
      </w:r>
      <w:r w:rsidR="007D2CED">
        <w:rPr>
          <w:b/>
          <w:bCs/>
        </w:rPr>
        <w:t>c</w:t>
      </w:r>
      <w:r w:rsidRPr="004D193E">
        <w:rPr>
          <w:b/>
          <w:bCs/>
        </w:rPr>
        <w:t>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53E81308"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w:t>
      </w:r>
      <w:r w:rsidR="00813025" w:rsidRPr="003B4817">
        <w:t>allows</w:t>
      </w:r>
      <w:r w:rsidRPr="003B4817">
        <w:t xml:space="preserve"> dynamic scaling based on the number of users, ensuring </w:t>
      </w:r>
      <w:r w:rsidR="005C6DD2" w:rsidRPr="003B4817">
        <w:t>best</w:t>
      </w:r>
      <w:r w:rsidRPr="003B4817">
        <w:t xml:space="preserve"> performance during peak usage periods and cost efficiency during periods of lower demand.</w:t>
      </w:r>
    </w:p>
    <w:p w14:paraId="19A3B365" w14:textId="6BFA019D" w:rsidR="00F7739D" w:rsidRDefault="000378F1" w:rsidP="00451AA5">
      <w:pPr>
        <w:pStyle w:val="NormalBPBHEB"/>
      </w:pPr>
      <w:r w:rsidRPr="000378F1">
        <w:t xml:space="preserve">The significance of AWS’s cloud capabilities extends beyond traditional business applications. As </w:t>
      </w:r>
      <w:r w:rsidR="00D24988">
        <w:t>shown</w:t>
      </w:r>
      <w:r w:rsidRPr="000378F1">
        <w:t xml:space="preserve"> in </w:t>
      </w:r>
      <w:r w:rsidRPr="00D13371">
        <w:rPr>
          <w:i/>
          <w:iCs/>
        </w:rPr>
        <w:t xml:space="preserve">Figure </w:t>
      </w:r>
      <w:r w:rsidR="00384F1D">
        <w:rPr>
          <w:i/>
          <w:iCs/>
        </w:rPr>
        <w:t>9.</w:t>
      </w:r>
      <w:r w:rsidRPr="00D13371">
        <w:rPr>
          <w:i/>
          <w:iCs/>
        </w:rPr>
        <w:t>2</w:t>
      </w:r>
      <w:r w:rsidRPr="000378F1">
        <w:t xml:space="preserve">, AWS built a highly secure data lake and a global-scale analytics environment to </w:t>
      </w:r>
      <w:r w:rsidR="001123B7" w:rsidRPr="000378F1">
        <w:t>help</w:t>
      </w:r>
      <w:r w:rsidRPr="000378F1">
        <w:t xml:space="preserve"> in forecasting the spread and risk of COVID-1</w:t>
      </w:r>
      <w:r w:rsidR="00291766">
        <w:t>10</w:t>
      </w:r>
      <w:r w:rsidRPr="000378F1">
        <w:t>,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lastRenderedPageBreak/>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56C97381" w:rsidR="009D67A2" w:rsidRPr="003B4817" w:rsidRDefault="006360AB" w:rsidP="00D6147A">
      <w:pPr>
        <w:pStyle w:val="FigureCaptionBPBHEB"/>
      </w:pPr>
      <w:commentRangeStart w:id="42"/>
      <w:commentRangeStart w:id="43"/>
      <w:r w:rsidRPr="004D193E">
        <w:rPr>
          <w:b/>
          <w:bCs w:val="0"/>
        </w:rPr>
        <w:t xml:space="preserve">Figure </w:t>
      </w:r>
      <w:r w:rsidR="00384F1D">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proofErr w:type="gramStart"/>
      <w:r w:rsidR="0069202D">
        <w:t>D</w:t>
      </w:r>
      <w:r w:rsidRPr="004413B5">
        <w:t>ata lake</w:t>
      </w:r>
      <w:proofErr w:type="gramEnd"/>
      <w:r w:rsidRPr="004413B5">
        <w:t xml:space="preserve"> </w:t>
      </w:r>
      <w:r w:rsidR="003841EF">
        <w:t>solutio</w:t>
      </w:r>
      <w:r w:rsidR="00614B65">
        <w:t>n for the</w:t>
      </w:r>
      <w:r>
        <w:t xml:space="preserve"> </w:t>
      </w:r>
      <w:r w:rsidR="00DE1FD1">
        <w:t>COVID-19</w:t>
      </w:r>
      <w:r w:rsidR="00614B65">
        <w:t xml:space="preserve"> risk study </w:t>
      </w:r>
      <w:r>
        <w:t>(AWS Blogs)</w:t>
      </w:r>
      <w:commentRangeEnd w:id="42"/>
      <w:r w:rsidR="002B4C3D">
        <w:rPr>
          <w:rStyle w:val="CommentReference"/>
          <w:rFonts w:asciiTheme="minorHAnsi" w:eastAsiaTheme="minorHAnsi" w:hAnsiTheme="minorHAnsi" w:cstheme="minorBidi"/>
          <w:bCs w:val="0"/>
          <w:i w:val="0"/>
          <w:iCs w:val="0"/>
        </w:rPr>
        <w:commentReference w:id="42"/>
      </w:r>
      <w:commentRangeEnd w:id="43"/>
      <w:r w:rsidR="009621CE">
        <w:rPr>
          <w:rStyle w:val="CommentReference"/>
          <w:rFonts w:asciiTheme="minorHAnsi" w:eastAsiaTheme="minorHAnsi" w:hAnsiTheme="minorHAnsi" w:cstheme="minorBidi"/>
          <w:bCs w:val="0"/>
          <w:i w:val="0"/>
          <w:iCs w:val="0"/>
        </w:rPr>
        <w:commentReference w:id="43"/>
      </w:r>
    </w:p>
    <w:p w14:paraId="2C473275" w14:textId="54B6F57D" w:rsidR="003B4817" w:rsidRDefault="003B4817" w:rsidP="00351D11">
      <w:pPr>
        <w:pStyle w:val="Heading3BPBHEB"/>
      </w:pPr>
      <w:r w:rsidRPr="003B4817">
        <w:t xml:space="preserve">Use </w:t>
      </w:r>
      <w:r w:rsidR="002B4C3D">
        <w:t>c</w:t>
      </w:r>
      <w:r w:rsidRPr="003B4817">
        <w:t>ases</w:t>
      </w:r>
    </w:p>
    <w:p w14:paraId="1C68845E" w14:textId="0E79B552" w:rsidR="003D3E2B" w:rsidRDefault="00E756AA" w:rsidP="004D193E">
      <w:pPr>
        <w:pStyle w:val="NormalBPBHEB"/>
      </w:pPr>
      <w:r w:rsidRPr="00E756AA">
        <w:t xml:space="preserve">Diverse industries and segments adopted Amazon AppStream 2.0, providing tailored solutions that cater to both enterprise needs and educational institutions. </w:t>
      </w:r>
      <w:ins w:id="44" w:author="Arya" w:date="2025-04-14T16:27:00Z" w16du:dateUtc="2025-04-14T10:57:00Z">
        <w:r w:rsidR="00572B90">
          <w:t xml:space="preserve">The </w:t>
        </w:r>
      </w:ins>
      <w:del w:id="45" w:author="Arya" w:date="2025-04-14T16:27:00Z" w16du:dateUtc="2025-04-14T10:57:00Z">
        <w:r w:rsidRPr="00E756AA" w:rsidDel="00572B90">
          <w:delText xml:space="preserve">Below are </w:delText>
        </w:r>
      </w:del>
      <w:r w:rsidRPr="00E756AA">
        <w:t xml:space="preserve">key </w:t>
      </w:r>
      <w:proofErr w:type="gramStart"/>
      <w:r w:rsidRPr="00E756AA">
        <w:t>use</w:t>
      </w:r>
      <w:proofErr w:type="gramEnd"/>
      <w:r w:rsidRPr="00E756AA">
        <w:t xml:space="preserve"> cases where AppStream 2.0's secure, scalable, and dynamic capabilities bring significant value to </w:t>
      </w:r>
      <w:r w:rsidR="00D47A48" w:rsidRPr="00E756AA">
        <w:t>organizations</w:t>
      </w:r>
      <w:ins w:id="46" w:author="Arya" w:date="2025-04-14T16:27:00Z" w16du:dateUtc="2025-04-14T10:57:00Z">
        <w:r w:rsidR="00572B90">
          <w:t xml:space="preserve"> are listed below:</w:t>
        </w:r>
      </w:ins>
      <w:del w:id="47" w:author="Arya" w:date="2025-04-14T16:27:00Z" w16du:dateUtc="2025-04-14T10:57:00Z">
        <w:r w:rsidR="00D47A48" w:rsidRPr="00E756AA" w:rsidDel="00572B90">
          <w:delText>.</w:delText>
        </w:r>
      </w:del>
    </w:p>
    <w:p w14:paraId="42677AF6" w14:textId="1D8A2002" w:rsidR="003B4817" w:rsidRPr="00E71ABA" w:rsidDel="00572B90" w:rsidRDefault="003B4817" w:rsidP="002F4AD8">
      <w:pPr>
        <w:pStyle w:val="NormalBPBHEB"/>
        <w:numPr>
          <w:ilvl w:val="0"/>
          <w:numId w:val="31"/>
        </w:numPr>
        <w:rPr>
          <w:del w:id="48" w:author="Arya" w:date="2025-04-14T16:27:00Z" w16du:dateUtc="2025-04-14T10:57:00Z"/>
          <w:rStyle w:val="Strong"/>
        </w:rPr>
      </w:pPr>
      <w:r w:rsidRPr="00E71ABA">
        <w:rPr>
          <w:rStyle w:val="Strong"/>
        </w:rPr>
        <w:t xml:space="preserve">Enterprise </w:t>
      </w:r>
      <w:r w:rsidR="002B4C3D">
        <w:rPr>
          <w:rStyle w:val="Strong"/>
        </w:rPr>
        <w:t>a</w:t>
      </w:r>
      <w:r w:rsidRPr="00E71ABA">
        <w:rPr>
          <w:rStyle w:val="Strong"/>
        </w:rPr>
        <w:t>pplications</w:t>
      </w:r>
      <w:ins w:id="49" w:author="Arya" w:date="2025-04-14T16:27:00Z" w16du:dateUtc="2025-04-14T10:57:00Z">
        <w:r w:rsidR="00572B90">
          <w:t xml:space="preserve">: </w:t>
        </w:r>
      </w:ins>
    </w:p>
    <w:p w14:paraId="16E4FBA6" w14:textId="50417F29" w:rsidR="003B4817" w:rsidRPr="003B4817" w:rsidRDefault="003B4817">
      <w:pPr>
        <w:pStyle w:val="NormalBPBHEB"/>
        <w:numPr>
          <w:ilvl w:val="0"/>
          <w:numId w:val="31"/>
        </w:numPr>
        <w:pPrChange w:id="50" w:author="Arya" w:date="2025-04-14T16:27:00Z" w16du:dateUtc="2025-04-14T10:57:00Z">
          <w:pPr>
            <w:pStyle w:val="NormalBPBHEB"/>
            <w:ind w:left="360"/>
          </w:pPr>
        </w:pPrChange>
      </w:pPr>
      <w:proofErr w:type="spellStart"/>
      <w:r w:rsidRPr="003B4817">
        <w:t>AppStream</w:t>
      </w:r>
      <w:proofErr w:type="spellEnd"/>
      <w:r w:rsidRPr="003B4817">
        <w:t xml:space="preserve"> 2.0 </w:t>
      </w:r>
      <w:r w:rsidR="00255324">
        <w:t xml:space="preserve">enables enterprises to manage and stream resource-intensive applications to end-user devices centrally, thereby </w:t>
      </w:r>
      <w:r w:rsidRPr="003B4817">
        <w:t>reducing the need for extensive local computing resources</w:t>
      </w:r>
      <w:r w:rsidR="00DE1FD1">
        <w:t>.</w:t>
      </w:r>
      <w:sdt>
        <w:sdtPr>
          <w:id w:val="866414116"/>
          <w:citation/>
        </w:sdtPr>
        <w:sdtContent>
          <w:r w:rsidR="008F4FEC">
            <w:fldChar w:fldCharType="begin"/>
          </w:r>
          <w:r w:rsidR="008F4FEC">
            <w:instrText xml:space="preserve"> CITATION Smi19 \l 1033 </w:instrText>
          </w:r>
          <w:r w:rsidR="008F4FEC">
            <w:fldChar w:fldCharType="separate"/>
          </w:r>
          <w:r w:rsidR="00A97F63">
            <w:rPr>
              <w:noProof/>
            </w:rPr>
            <w:t xml:space="preserve"> </w:t>
          </w:r>
          <w:r w:rsidR="00A97F63" w:rsidRPr="00A97F63">
            <w:rPr>
              <w:noProof/>
            </w:rPr>
            <w:t>[8]</w:t>
          </w:r>
          <w:r w:rsidR="008F4FEC">
            <w:fldChar w:fldCharType="end"/>
          </w:r>
        </w:sdtContent>
      </w:sdt>
      <w:r w:rsidRPr="003B4817">
        <w:t>.</w:t>
      </w:r>
    </w:p>
    <w:p w14:paraId="6996BF55" w14:textId="39B0A53B" w:rsidR="003B4817" w:rsidRPr="00E71ABA" w:rsidDel="00572B90" w:rsidRDefault="003B4817" w:rsidP="002F4AD8">
      <w:pPr>
        <w:pStyle w:val="NormalBPBHEB"/>
        <w:numPr>
          <w:ilvl w:val="0"/>
          <w:numId w:val="31"/>
        </w:numPr>
        <w:rPr>
          <w:del w:id="51" w:author="Arya" w:date="2025-04-14T16:27:00Z" w16du:dateUtc="2025-04-14T10:57:00Z"/>
          <w:rStyle w:val="Strong"/>
        </w:rPr>
      </w:pPr>
      <w:r w:rsidRPr="00E71ABA">
        <w:rPr>
          <w:rStyle w:val="Strong"/>
        </w:rPr>
        <w:t xml:space="preserve">Educational </w:t>
      </w:r>
      <w:r w:rsidR="002B4C3D">
        <w:rPr>
          <w:rStyle w:val="Strong"/>
        </w:rPr>
        <w:t>i</w:t>
      </w:r>
      <w:r w:rsidRPr="00E71ABA">
        <w:rPr>
          <w:rStyle w:val="Strong"/>
        </w:rPr>
        <w:t>nstitutions</w:t>
      </w:r>
      <w:ins w:id="52" w:author="Arya" w:date="2025-04-14T16:27:00Z" w16du:dateUtc="2025-04-14T10:57:00Z">
        <w:r w:rsidR="00572B90">
          <w:t xml:space="preserve">: </w:t>
        </w:r>
      </w:ins>
    </w:p>
    <w:p w14:paraId="57370A47" w14:textId="121C053F" w:rsidR="003B4817" w:rsidRPr="003B4817" w:rsidDel="0006076E" w:rsidRDefault="003B4817">
      <w:pPr>
        <w:pStyle w:val="NormalBPBHEB"/>
        <w:numPr>
          <w:ilvl w:val="0"/>
          <w:numId w:val="31"/>
        </w:numPr>
        <w:rPr>
          <w:del w:id="53" w:author="Arya" w:date="2025-04-14T16:27:00Z" w16du:dateUtc="2025-04-14T10:57:00Z"/>
        </w:rPr>
        <w:pPrChange w:id="54" w:author="Arya" w:date="2025-04-14T16:27:00Z" w16du:dateUtc="2025-04-14T10:57:00Z">
          <w:pPr>
            <w:pStyle w:val="NormalBPBHEB"/>
            <w:ind w:left="360"/>
          </w:pPr>
        </w:pPrChange>
      </w:pPr>
      <w:r w:rsidRPr="003B4817">
        <w:t xml:space="preserve">In educational settings, the service </w:t>
      </w:r>
      <w:r w:rsidR="009871E5" w:rsidRPr="003B4817">
        <w:t>helps</w:t>
      </w:r>
      <w:r w:rsidRPr="003B4817">
        <w:t xml:space="preserve"> the delivery of software applications to students without the need for complex local installations, streamlining the learning process</w:t>
      </w:r>
      <w:r w:rsidR="00DE1FD1">
        <w:t>.</w:t>
      </w:r>
      <w:sdt>
        <w:sdtPr>
          <w:id w:val="1733194117"/>
          <w:citation/>
        </w:sdtPr>
        <w:sdtContent>
          <w:r w:rsidR="00AE0FC9">
            <w:fldChar w:fldCharType="begin"/>
          </w:r>
          <w:r w:rsidR="00AE0FC9">
            <w:instrText xml:space="preserve"> CITATION Bro202 \l 1033 </w:instrText>
          </w:r>
          <w:r w:rsidR="00AE0FC9">
            <w:fldChar w:fldCharType="separate"/>
          </w:r>
          <w:r w:rsidR="00A97F63">
            <w:rPr>
              <w:noProof/>
            </w:rPr>
            <w:t xml:space="preserve"> </w:t>
          </w:r>
          <w:r w:rsidR="00A97F63" w:rsidRPr="00A97F63">
            <w:rPr>
              <w:noProof/>
            </w:rPr>
            <w:t>[9]</w:t>
          </w:r>
          <w:r w:rsidR="00AE0FC9">
            <w:fldChar w:fldCharType="end"/>
          </w:r>
        </w:sdtContent>
      </w:sdt>
      <w:r w:rsidRPr="003B4817">
        <w:t>.</w:t>
      </w:r>
      <w:ins w:id="55" w:author="Arya" w:date="2025-04-14T16:27:00Z" w16du:dateUtc="2025-04-14T10:57:00Z">
        <w:r w:rsidR="0006076E">
          <w:t xml:space="preserve"> </w:t>
        </w:r>
      </w:ins>
    </w:p>
    <w:p w14:paraId="4A88E5EB" w14:textId="41361D75" w:rsidR="003B4817" w:rsidRPr="003B4817" w:rsidRDefault="003B4817">
      <w:pPr>
        <w:pStyle w:val="NormalBPBHEB"/>
        <w:numPr>
          <w:ilvl w:val="0"/>
          <w:numId w:val="31"/>
        </w:numPr>
        <w:pPrChange w:id="56" w:author="Arya" w:date="2025-04-14T16:27:00Z" w16du:dateUtc="2025-04-14T10:57:00Z">
          <w:pPr>
            <w:pStyle w:val="NormalBPBHEB"/>
          </w:pPr>
        </w:pPrChange>
      </w:pPr>
      <w:r w:rsidRPr="003B4817">
        <w:t xml:space="preserve">Amazon </w:t>
      </w:r>
      <w:proofErr w:type="spellStart"/>
      <w:r w:rsidRPr="003B4817">
        <w:t>AppStream</w:t>
      </w:r>
      <w:proofErr w:type="spellEnd"/>
      <w:r w:rsidRPr="003B4817">
        <w:t xml:space="preserve"> 2.0 </w:t>
      </w:r>
      <w:r w:rsidR="00DE1FD1">
        <w:t>presents a transformative solution in the realm of End-User</w:t>
      </w:r>
      <w:r w:rsidRPr="003B4817">
        <w:t xml:space="preserve">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w:t>
      </w:r>
      <w:r w:rsidR="00813025" w:rsidRPr="003B4817">
        <w:t>experience</w:t>
      </w:r>
      <w:r w:rsidRPr="003B4817">
        <w:t xml:space="preserve"> and streamline application management in an increasingly digital world.</w:t>
      </w:r>
    </w:p>
    <w:p w14:paraId="4CB62D5B" w14:textId="17B6E493" w:rsidR="003B4817" w:rsidRPr="003B4817" w:rsidRDefault="003B4817" w:rsidP="00351D11">
      <w:pPr>
        <w:pStyle w:val="Heading2BPBHEB"/>
      </w:pPr>
      <w:r w:rsidRPr="003B4817">
        <w:t xml:space="preserve">Amazon WorkSpaces </w:t>
      </w:r>
      <w:r w:rsidR="00C1599F">
        <w:t>f</w:t>
      </w:r>
      <w:r w:rsidRPr="003B4817">
        <w:t>amily</w:t>
      </w:r>
    </w:p>
    <w:p w14:paraId="2F78AA3A" w14:textId="72455D30"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257283">
        <w:t>explores</w:t>
      </w:r>
      <w:r w:rsidR="00257283" w:rsidRPr="003B4817">
        <w:t xml:space="preserve"> the</w:t>
      </w:r>
      <w:r w:rsidRPr="003B4817">
        <w:t xml:space="preserve"> intricacies of Amazon WorkSpaces, exploring its features, capabilities, and the broader implications it has for providing a flexible and secure computing environment to end-users.</w:t>
      </w:r>
    </w:p>
    <w:p w14:paraId="43274C76" w14:textId="5E6BA1E9" w:rsidR="003B4817" w:rsidRPr="003B4817" w:rsidRDefault="003B4817" w:rsidP="004D193E">
      <w:pPr>
        <w:pStyle w:val="Heading2BPBHEB"/>
      </w:pPr>
      <w:r w:rsidRPr="003B4817">
        <w:lastRenderedPageBreak/>
        <w:t xml:space="preserve">Amazon WorkSpaces </w:t>
      </w:r>
      <w:proofErr w:type="gramStart"/>
      <w:r w:rsidR="00C1599F">
        <w:t>o</w:t>
      </w:r>
      <w:r w:rsidRPr="003B4817">
        <w:t>verview</w:t>
      </w:r>
      <w:proofErr w:type="gramEnd"/>
    </w:p>
    <w:p w14:paraId="55AD1917" w14:textId="73951E73" w:rsidR="003B4817" w:rsidRPr="003B4817" w:rsidRDefault="003B4817" w:rsidP="004D193E">
      <w:pPr>
        <w:pStyle w:val="NormalBPBHEB"/>
      </w:pPr>
      <w:r w:rsidRPr="003B4817">
        <w:t xml:space="preserve">Amazon WorkSpaces is a cloud-based service that </w:t>
      </w:r>
      <w:r w:rsidR="009871E5" w:rsidRPr="003B4817">
        <w:t>helps</w:t>
      </w:r>
      <w:r w:rsidRPr="003B4817">
        <w:t xml:space="preserve"> the provisioning and management of virtual desktops. It enables users to access their desktop environment from </w:t>
      </w:r>
      <w:bookmarkStart w:id="57" w:name="_Ref153206623"/>
      <w:r w:rsidR="00255324">
        <w:t>various devices, promoting flexibility and mobility in today's dynamic work environments</w:t>
      </w:r>
      <w:r w:rsidR="00DE1FD1">
        <w:t>.</w:t>
      </w:r>
      <w:sdt>
        <w:sdtPr>
          <w:id w:val="1605849825"/>
          <w:citation/>
        </w:sdtPr>
        <w:sdtContent>
          <w:r w:rsidR="002419B7">
            <w:fldChar w:fldCharType="begin"/>
          </w:r>
          <w:r w:rsidR="002419B7">
            <w:instrText xml:space="preserve"> CITATION Services2003b \l 1033 </w:instrText>
          </w:r>
          <w:r w:rsidR="002419B7">
            <w:fldChar w:fldCharType="separate"/>
          </w:r>
          <w:r w:rsidR="00A97F63">
            <w:rPr>
              <w:noProof/>
            </w:rPr>
            <w:t xml:space="preserve"> </w:t>
          </w:r>
          <w:r w:rsidR="00A97F63" w:rsidRPr="00A97F63">
            <w:rPr>
              <w:noProof/>
            </w:rPr>
            <w:t>[10]</w:t>
          </w:r>
          <w:r w:rsidR="002419B7">
            <w:fldChar w:fldCharType="end"/>
          </w:r>
        </w:sdtContent>
      </w:sdt>
      <w:bookmarkEnd w:id="57"/>
      <w:r w:rsidRPr="003B4817">
        <w:t>.</w:t>
      </w:r>
    </w:p>
    <w:p w14:paraId="6CA87978" w14:textId="497FE8C3" w:rsidR="003B4817" w:rsidRDefault="003B4817">
      <w:pPr>
        <w:pStyle w:val="Heading2BPBHEB"/>
      </w:pPr>
      <w:r w:rsidRPr="003B4817">
        <w:t xml:space="preserve">Key </w:t>
      </w:r>
      <w:r w:rsidR="00802F93">
        <w:t>f</w:t>
      </w:r>
      <w:r w:rsidRPr="003B4817">
        <w:t xml:space="preserve">eatures and </w:t>
      </w:r>
      <w:r w:rsidR="00802F93">
        <w:t>c</w:t>
      </w:r>
      <w:r w:rsidRPr="003B4817">
        <w:t>apabilities</w:t>
      </w:r>
    </w:p>
    <w:p w14:paraId="40D9BCD2" w14:textId="1E021708" w:rsidR="005634F8" w:rsidRPr="004D50E7" w:rsidRDefault="00BA5071" w:rsidP="005634F8">
      <w:pPr>
        <w:pStyle w:val="NormalBPBHEB"/>
      </w:pPr>
      <w:r w:rsidRPr="00BA5071">
        <w:t>To better understand the transformative potential of Amazon WorkSpaces, le</w:t>
      </w:r>
      <w:r w:rsidR="009E2ED3">
        <w:t xml:space="preserve">t us </w:t>
      </w:r>
      <w:r w:rsidR="00255324">
        <w:t>examine its core features that enhance usability, security, and performance for end-users</w:t>
      </w:r>
      <w:r w:rsidR="00F65AF4">
        <w:t>.</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7F63" w:rsidRPr="00A97F63">
            <w:rPr>
              <w:noProof/>
            </w:rPr>
            <w:t>[10]</w:t>
          </w:r>
          <w:r w:rsidR="00461593">
            <w:fldChar w:fldCharType="end"/>
          </w:r>
        </w:sdtContent>
      </w:sdt>
      <w:r w:rsidR="00470305">
        <w:t>:</w:t>
      </w:r>
    </w:p>
    <w:p w14:paraId="1648E2F0" w14:textId="26C169FD" w:rsidR="003B4817" w:rsidRPr="004D193E" w:rsidDel="001B0DC1" w:rsidRDefault="003B4817" w:rsidP="004D193E">
      <w:pPr>
        <w:pStyle w:val="NormalBPBHEB"/>
        <w:numPr>
          <w:ilvl w:val="0"/>
          <w:numId w:val="24"/>
        </w:numPr>
        <w:rPr>
          <w:del w:id="58" w:author="Arya" w:date="2025-04-14T16:28:00Z" w16du:dateUtc="2025-04-14T10:58:00Z"/>
          <w:b/>
          <w:bCs/>
        </w:rPr>
      </w:pPr>
      <w:r w:rsidRPr="004D193E">
        <w:rPr>
          <w:b/>
          <w:bCs/>
        </w:rPr>
        <w:t xml:space="preserve">Virtual </w:t>
      </w:r>
      <w:r w:rsidR="00C1599F">
        <w:rPr>
          <w:b/>
          <w:bCs/>
        </w:rPr>
        <w:t>d</w:t>
      </w:r>
      <w:r w:rsidRPr="004D193E">
        <w:rPr>
          <w:b/>
          <w:bCs/>
        </w:rPr>
        <w:t xml:space="preserve">esktop </w:t>
      </w:r>
      <w:r w:rsidR="00C1599F">
        <w:rPr>
          <w:b/>
          <w:bCs/>
        </w:rPr>
        <w:t>p</w:t>
      </w:r>
      <w:r w:rsidRPr="004D193E">
        <w:rPr>
          <w:b/>
          <w:bCs/>
        </w:rPr>
        <w:t>rovisioning</w:t>
      </w:r>
      <w:ins w:id="59" w:author="Arya" w:date="2025-04-14T16:28:00Z" w16du:dateUtc="2025-04-14T10:58:00Z">
        <w:r w:rsidR="001B0DC1">
          <w:t xml:space="preserve">: </w:t>
        </w:r>
      </w:ins>
    </w:p>
    <w:p w14:paraId="0536CBDC" w14:textId="0122AD6F" w:rsidR="003B4817" w:rsidRPr="003B4817" w:rsidRDefault="003B4817">
      <w:pPr>
        <w:pStyle w:val="NormalBPBHEB"/>
        <w:numPr>
          <w:ilvl w:val="0"/>
          <w:numId w:val="24"/>
        </w:numPr>
        <w:pPrChange w:id="60" w:author="Arya" w:date="2025-04-14T16:28:00Z" w16du:dateUtc="2025-04-14T10:58:00Z">
          <w:pPr>
            <w:pStyle w:val="NormalBPBHEB"/>
            <w:ind w:left="720"/>
          </w:pPr>
        </w:pPrChange>
      </w:pPr>
      <w:proofErr w:type="spellStart"/>
      <w:r w:rsidRPr="003B4817">
        <w:t>WorkSpaces</w:t>
      </w:r>
      <w:proofErr w:type="spellEnd"/>
      <w:r w:rsidRPr="003B4817">
        <w:t xml:space="preserve"> simplifies the process of creating and managing virtual desktops, allowing organizations to provision desktop environments for their users without the need for complex on-premises infrastructure</w:t>
      </w:r>
      <w:r w:rsidR="00461593">
        <w:t>.</w:t>
      </w:r>
    </w:p>
    <w:p w14:paraId="22377304" w14:textId="7478BEE3" w:rsidR="003B4817" w:rsidRPr="004D193E" w:rsidDel="001B0DC1" w:rsidRDefault="003B4817" w:rsidP="004D193E">
      <w:pPr>
        <w:pStyle w:val="NormalBPBHEB"/>
        <w:numPr>
          <w:ilvl w:val="0"/>
          <w:numId w:val="24"/>
        </w:numPr>
        <w:rPr>
          <w:del w:id="61" w:author="Arya" w:date="2025-04-14T16:28:00Z" w16du:dateUtc="2025-04-14T10:58:00Z"/>
          <w:b/>
          <w:bCs/>
        </w:rPr>
      </w:pPr>
      <w:r w:rsidRPr="003B4817">
        <w:rPr>
          <w:b/>
          <w:bCs/>
        </w:rPr>
        <w:t xml:space="preserve">Customizable </w:t>
      </w:r>
      <w:proofErr w:type="gramStart"/>
      <w:r w:rsidR="00C1599F">
        <w:rPr>
          <w:b/>
          <w:bCs/>
        </w:rPr>
        <w:t>c</w:t>
      </w:r>
      <w:r w:rsidRPr="003B4817">
        <w:rPr>
          <w:b/>
          <w:bCs/>
        </w:rPr>
        <w:t>ompute</w:t>
      </w:r>
      <w:proofErr w:type="gramEnd"/>
      <w:r w:rsidRPr="003B4817">
        <w:rPr>
          <w:b/>
          <w:bCs/>
        </w:rPr>
        <w:t xml:space="preserve"> </w:t>
      </w:r>
      <w:r w:rsidR="00C1599F">
        <w:rPr>
          <w:b/>
          <w:bCs/>
        </w:rPr>
        <w:t>r</w:t>
      </w:r>
      <w:r w:rsidRPr="003B4817">
        <w:rPr>
          <w:b/>
          <w:bCs/>
        </w:rPr>
        <w:t>esources:</w:t>
      </w:r>
      <w:ins w:id="62" w:author="Arya" w:date="2025-04-14T16:28:00Z" w16du:dateUtc="2025-04-14T10:58:00Z">
        <w:r w:rsidR="001B0DC1">
          <w:t xml:space="preserve"> </w:t>
        </w:r>
      </w:ins>
    </w:p>
    <w:p w14:paraId="44442DDB" w14:textId="2018F435" w:rsidR="003B4817" w:rsidRPr="003B4817" w:rsidRDefault="003B4817">
      <w:pPr>
        <w:pStyle w:val="NormalBPBHEB"/>
        <w:numPr>
          <w:ilvl w:val="0"/>
          <w:numId w:val="24"/>
        </w:numPr>
        <w:pPrChange w:id="63" w:author="Arya" w:date="2025-04-14T16:28:00Z" w16du:dateUtc="2025-04-14T10:58:00Z">
          <w:pPr>
            <w:pStyle w:val="NormalBPBHEB"/>
            <w:ind w:left="720"/>
          </w:pPr>
        </w:pPrChange>
      </w:pPr>
      <w:r w:rsidRPr="003B4817">
        <w:t xml:space="preserve">Users can customize the </w:t>
      </w:r>
      <w:proofErr w:type="gramStart"/>
      <w:r w:rsidRPr="003B4817">
        <w:t>compute</w:t>
      </w:r>
      <w:proofErr w:type="gramEnd"/>
      <w:r w:rsidRPr="003B4817">
        <w:t xml:space="preserve"> resources of their WorkSpaces, ensuring that each virtual desktop meets the performance requirements of the individual user, from standard office applications to graphics-intensive tasks.</w:t>
      </w:r>
    </w:p>
    <w:p w14:paraId="069FF664" w14:textId="730BE24F" w:rsidR="003B4817" w:rsidRPr="004D193E" w:rsidDel="001B0DC1" w:rsidRDefault="003B4817" w:rsidP="004D193E">
      <w:pPr>
        <w:pStyle w:val="NormalBPBHEB"/>
        <w:numPr>
          <w:ilvl w:val="0"/>
          <w:numId w:val="24"/>
        </w:numPr>
        <w:rPr>
          <w:del w:id="64" w:author="Arya" w:date="2025-04-14T16:28:00Z" w16du:dateUtc="2025-04-14T10:58:00Z"/>
          <w:b/>
          <w:bCs/>
        </w:rPr>
      </w:pPr>
      <w:r w:rsidRPr="003B4817">
        <w:rPr>
          <w:b/>
          <w:bCs/>
        </w:rPr>
        <w:t xml:space="preserve">Security and </w:t>
      </w:r>
      <w:r w:rsidR="009E2ED3">
        <w:rPr>
          <w:b/>
          <w:bCs/>
        </w:rPr>
        <w:t>c</w:t>
      </w:r>
      <w:r w:rsidRPr="003B4817">
        <w:rPr>
          <w:b/>
          <w:bCs/>
        </w:rPr>
        <w:t>ompliance</w:t>
      </w:r>
      <w:ins w:id="65" w:author="Arya" w:date="2025-04-14T16:28:00Z" w16du:dateUtc="2025-04-14T10:58:00Z">
        <w:r w:rsidR="001B0DC1">
          <w:t xml:space="preserve">: </w:t>
        </w:r>
      </w:ins>
    </w:p>
    <w:p w14:paraId="41BC06E9" w14:textId="4F3CAC34" w:rsidR="003B4817" w:rsidRPr="003B4817" w:rsidRDefault="003B4817">
      <w:pPr>
        <w:pStyle w:val="NormalBPBHEB"/>
        <w:numPr>
          <w:ilvl w:val="0"/>
          <w:numId w:val="24"/>
        </w:numPr>
        <w:pPrChange w:id="66" w:author="Arya" w:date="2025-04-14T16:28:00Z" w16du:dateUtc="2025-04-14T10:58:00Z">
          <w:pPr>
            <w:pStyle w:val="NormalBPBHEB"/>
            <w:ind w:left="720"/>
          </w:pPr>
        </w:pPrChange>
      </w:pPr>
      <w:r w:rsidRPr="003B4817">
        <w:t xml:space="preserve">The service places a strong emphasis on security, </w:t>
      </w:r>
      <w:r w:rsidR="00F65AF4">
        <w:t>featuring</w:t>
      </w:r>
      <w:r w:rsidRPr="003B4817">
        <w:t xml:space="preserve"> encryption, multi-factor authentication, and integration with AWS Key Management Service (KMS). This ensures that sensitive data </w:t>
      </w:r>
      <w:r w:rsidR="00C2383A" w:rsidRPr="003B4817">
        <w:t>stays</w:t>
      </w:r>
      <w:r w:rsidRPr="003B4817">
        <w:t xml:space="preserve"> secure in transit and at rest.</w:t>
      </w:r>
    </w:p>
    <w:p w14:paraId="6561F567" w14:textId="7DB96D84" w:rsidR="003B4817" w:rsidRPr="004D193E" w:rsidDel="001B0DC1" w:rsidRDefault="003B4817" w:rsidP="004D193E">
      <w:pPr>
        <w:pStyle w:val="NormalBPBHEB"/>
        <w:numPr>
          <w:ilvl w:val="0"/>
          <w:numId w:val="24"/>
        </w:numPr>
        <w:rPr>
          <w:del w:id="67" w:author="Arya" w:date="2025-04-14T16:28:00Z" w16du:dateUtc="2025-04-14T10:58:00Z"/>
          <w:b/>
          <w:bCs/>
        </w:rPr>
      </w:pPr>
      <w:r w:rsidRPr="003B4817">
        <w:rPr>
          <w:b/>
          <w:bCs/>
        </w:rPr>
        <w:t>Cross-</w:t>
      </w:r>
      <w:r w:rsidR="009E2ED3">
        <w:rPr>
          <w:b/>
          <w:bCs/>
        </w:rPr>
        <w:t>d</w:t>
      </w:r>
      <w:r w:rsidRPr="003B4817">
        <w:rPr>
          <w:b/>
          <w:bCs/>
        </w:rPr>
        <w:t xml:space="preserve">evice </w:t>
      </w:r>
      <w:r w:rsidR="009E2ED3">
        <w:rPr>
          <w:b/>
          <w:bCs/>
        </w:rPr>
        <w:t>a</w:t>
      </w:r>
      <w:r w:rsidRPr="003B4817">
        <w:rPr>
          <w:b/>
          <w:bCs/>
        </w:rPr>
        <w:t>ccessibility</w:t>
      </w:r>
      <w:ins w:id="68" w:author="Arya" w:date="2025-04-14T16:28:00Z" w16du:dateUtc="2025-04-14T10:58:00Z">
        <w:r w:rsidR="001B0DC1">
          <w:t xml:space="preserve">: </w:t>
        </w:r>
      </w:ins>
    </w:p>
    <w:p w14:paraId="7A106BAC" w14:textId="733DB645" w:rsidR="003B4817" w:rsidRPr="003B4817" w:rsidRDefault="003B4817">
      <w:pPr>
        <w:pStyle w:val="NormalBPBHEB"/>
        <w:numPr>
          <w:ilvl w:val="0"/>
          <w:numId w:val="24"/>
        </w:numPr>
        <w:pPrChange w:id="69" w:author="Arya" w:date="2025-04-14T16:28:00Z" w16du:dateUtc="2025-04-14T10:58:00Z">
          <w:pPr>
            <w:pStyle w:val="NormalBPBHEB"/>
            <w:ind w:left="720"/>
          </w:pPr>
        </w:pPrChange>
      </w:pPr>
      <w:proofErr w:type="spellStart"/>
      <w:r w:rsidRPr="003B4817">
        <w:t>WorkSpaces</w:t>
      </w:r>
      <w:proofErr w:type="spellEnd"/>
      <w:r w:rsidRPr="003B4817">
        <w:t xml:space="preserve"> supports access from a variety of devices, including computers, tablets, and zero clients, providing users with </w:t>
      </w:r>
      <w:proofErr w:type="gramStart"/>
      <w:r w:rsidR="00F65AF4">
        <w:t xml:space="preserve">a </w:t>
      </w:r>
      <w:r w:rsidR="00813025" w:rsidRPr="003B4817">
        <w:t>consistent</w:t>
      </w:r>
      <w:proofErr w:type="gramEnd"/>
      <w:r w:rsidRPr="003B4817">
        <w:t xml:space="preserve"> desktop experience regardless of the device they use</w:t>
      </w:r>
      <w:r w:rsidR="00461593">
        <w:t>.</w:t>
      </w:r>
    </w:p>
    <w:p w14:paraId="62FF9DF8" w14:textId="65153906" w:rsidR="003B4817" w:rsidRDefault="003B4817" w:rsidP="00351D11">
      <w:pPr>
        <w:pStyle w:val="Heading3BPBHEB"/>
      </w:pPr>
      <w:r w:rsidRPr="003B4817">
        <w:t xml:space="preserve">Use </w:t>
      </w:r>
      <w:r w:rsidR="00BA482F">
        <w:t>c</w:t>
      </w:r>
      <w:r w:rsidRPr="003B4817">
        <w:t>ases</w:t>
      </w:r>
    </w:p>
    <w:p w14:paraId="5277D5A0" w14:textId="280026D4" w:rsidR="00B063CB" w:rsidRDefault="001632AA" w:rsidP="005634F8">
      <w:pPr>
        <w:pStyle w:val="NormalBPBHEB"/>
      </w:pPr>
      <w:r w:rsidRPr="001632AA">
        <w:t>Amazon WorkSpaces addresses various workplace scenarios</w:t>
      </w:r>
      <w:r w:rsidR="00B063CB" w:rsidRPr="00B063CB">
        <w:t>. Below are key use cases where this service can make a significant impact.</w:t>
      </w:r>
    </w:p>
    <w:p w14:paraId="035C0FEF" w14:textId="6991355F" w:rsidR="003B4817" w:rsidRPr="004D193E" w:rsidDel="0045278F" w:rsidRDefault="003B4817" w:rsidP="004D193E">
      <w:pPr>
        <w:pStyle w:val="NormalBPBHEB"/>
        <w:numPr>
          <w:ilvl w:val="0"/>
          <w:numId w:val="24"/>
        </w:numPr>
        <w:rPr>
          <w:del w:id="70" w:author="Arya" w:date="2025-04-14T16:28:00Z" w16du:dateUtc="2025-04-14T10:58:00Z"/>
          <w:b/>
          <w:bCs/>
        </w:rPr>
      </w:pPr>
      <w:r w:rsidRPr="003B4817">
        <w:rPr>
          <w:b/>
          <w:bCs/>
        </w:rPr>
        <w:t xml:space="preserve">Remote </w:t>
      </w:r>
      <w:r w:rsidR="00BA482F">
        <w:rPr>
          <w:b/>
          <w:bCs/>
        </w:rPr>
        <w:t>w</w:t>
      </w:r>
      <w:r w:rsidRPr="003B4817">
        <w:rPr>
          <w:b/>
          <w:bCs/>
        </w:rPr>
        <w:t xml:space="preserve">ork </w:t>
      </w:r>
      <w:r w:rsidR="00BA482F">
        <w:rPr>
          <w:b/>
          <w:bCs/>
        </w:rPr>
        <w:t>e</w:t>
      </w:r>
      <w:r w:rsidRPr="003B4817">
        <w:rPr>
          <w:b/>
          <w:bCs/>
        </w:rPr>
        <w:t>nvironments</w:t>
      </w:r>
      <w:ins w:id="71" w:author="Arya" w:date="2025-04-14T16:28:00Z" w16du:dateUtc="2025-04-14T10:58:00Z">
        <w:r w:rsidR="0045278F">
          <w:t xml:space="preserve">: </w:t>
        </w:r>
      </w:ins>
    </w:p>
    <w:p w14:paraId="7DDBF952" w14:textId="0D98DEB1" w:rsidR="003B4817" w:rsidRPr="003B4817" w:rsidRDefault="003B4817">
      <w:pPr>
        <w:pStyle w:val="NormalBPBHEB"/>
        <w:numPr>
          <w:ilvl w:val="0"/>
          <w:numId w:val="24"/>
        </w:numPr>
        <w:pPrChange w:id="72" w:author="Arya" w:date="2025-04-14T16:28:00Z" w16du:dateUtc="2025-04-14T10:58:00Z">
          <w:pPr>
            <w:pStyle w:val="NormalBPBHEB"/>
            <w:ind w:left="720"/>
          </w:pPr>
        </w:pPrChange>
      </w:pPr>
      <w:proofErr w:type="spellStart"/>
      <w:r w:rsidRPr="003B4817">
        <w:t>WorkSpaces</w:t>
      </w:r>
      <w:proofErr w:type="spellEnd"/>
      <w:r w:rsidRPr="003B4817">
        <w:t xml:space="preserve"> is instrumental in enabling remote work by allowing users to access their desktops from any location, fostering collaboration and productivity outside the traditional office setting</w:t>
      </w:r>
      <w:r w:rsidR="00F65AF4">
        <w:t>.</w:t>
      </w:r>
      <w:sdt>
        <w:sdtPr>
          <w:id w:val="1619265447"/>
          <w:citation/>
        </w:sdtPr>
        <w:sdtContent>
          <w:r w:rsidR="002419B7">
            <w:fldChar w:fldCharType="begin"/>
          </w:r>
          <w:r w:rsidR="002419B7">
            <w:instrText xml:space="preserve"> CITATION Anderson2018 \l 1033 </w:instrText>
          </w:r>
          <w:r w:rsidR="002419B7">
            <w:fldChar w:fldCharType="separate"/>
          </w:r>
          <w:r w:rsidR="00A97F63">
            <w:rPr>
              <w:noProof/>
            </w:rPr>
            <w:t xml:space="preserve"> </w:t>
          </w:r>
          <w:r w:rsidR="00A97F63" w:rsidRPr="00A97F63">
            <w:rPr>
              <w:noProof/>
            </w:rPr>
            <w:t>[11]</w:t>
          </w:r>
          <w:r w:rsidR="002419B7">
            <w:fldChar w:fldCharType="end"/>
          </w:r>
        </w:sdtContent>
      </w:sdt>
      <w:r w:rsidRPr="003B4817">
        <w:t>.</w:t>
      </w:r>
    </w:p>
    <w:p w14:paraId="7AF8B326" w14:textId="5851C870" w:rsidR="003B4817" w:rsidRPr="003B4817" w:rsidDel="0045278F" w:rsidRDefault="003B4817" w:rsidP="004D193E">
      <w:pPr>
        <w:numPr>
          <w:ilvl w:val="0"/>
          <w:numId w:val="25"/>
        </w:numPr>
        <w:pBdr>
          <w:top w:val="nil"/>
          <w:left w:val="nil"/>
          <w:bottom w:val="nil"/>
          <w:right w:val="nil"/>
          <w:between w:val="nil"/>
        </w:pBdr>
        <w:shd w:val="clear" w:color="auto" w:fill="FFFFFF"/>
        <w:spacing w:after="100" w:line="276" w:lineRule="auto"/>
        <w:jc w:val="both"/>
        <w:rPr>
          <w:del w:id="73" w:author="Arya" w:date="2025-04-14T16:28:00Z" w16du:dateUtc="2025-04-14T10:58:00Z"/>
        </w:rPr>
      </w:pPr>
      <w:r w:rsidRPr="004D193E">
        <w:rPr>
          <w:rFonts w:ascii="Palatino Linotype" w:eastAsia="Palatino Linotype" w:hAnsi="Palatino Linotype" w:cs="Palatino Linotype"/>
          <w:b/>
          <w:bCs/>
        </w:rPr>
        <w:t xml:space="preserve">Bring </w:t>
      </w:r>
      <w:r w:rsidR="00BA482F">
        <w:rPr>
          <w:rFonts w:ascii="Palatino Linotype" w:eastAsia="Palatino Linotype" w:hAnsi="Palatino Linotype" w:cs="Palatino Linotype"/>
          <w:b/>
          <w:bCs/>
        </w:rPr>
        <w:t>y</w:t>
      </w:r>
      <w:r w:rsidRPr="004D193E">
        <w:rPr>
          <w:rFonts w:ascii="Palatino Linotype" w:eastAsia="Palatino Linotype" w:hAnsi="Palatino Linotype" w:cs="Palatino Linotype"/>
          <w:b/>
          <w:bCs/>
        </w:rPr>
        <w:t xml:space="preserve">our </w:t>
      </w:r>
      <w:r w:rsidR="00BA482F">
        <w:rPr>
          <w:rFonts w:ascii="Palatino Linotype" w:eastAsia="Palatino Linotype" w:hAnsi="Palatino Linotype" w:cs="Palatino Linotype"/>
          <w:b/>
          <w:bCs/>
        </w:rPr>
        <w:t>d</w:t>
      </w:r>
      <w:r w:rsidRPr="004D193E">
        <w:rPr>
          <w:rFonts w:ascii="Palatino Linotype" w:eastAsia="Palatino Linotype" w:hAnsi="Palatino Linotype" w:cs="Palatino Linotype"/>
          <w:b/>
          <w:bCs/>
        </w:rPr>
        <w:t>evice</w:t>
      </w:r>
      <w:r w:rsidR="00BA482F">
        <w:rPr>
          <w:rFonts w:ascii="Palatino Linotype" w:eastAsia="Palatino Linotype" w:hAnsi="Palatino Linotype" w:cs="Palatino Linotype"/>
          <w:b/>
          <w:bCs/>
        </w:rPr>
        <w:t xml:space="preserve"> p</w:t>
      </w:r>
      <w:r w:rsidRPr="004D193E">
        <w:rPr>
          <w:rFonts w:ascii="Palatino Linotype" w:eastAsia="Palatino Linotype" w:hAnsi="Palatino Linotype" w:cs="Palatino Linotype"/>
          <w:b/>
          <w:bCs/>
        </w:rPr>
        <w:t>olicies</w:t>
      </w:r>
      <w:ins w:id="74" w:author="Arya" w:date="2025-04-14T16:28:00Z" w16du:dateUtc="2025-04-14T10:58:00Z">
        <w:r w:rsidR="0045278F">
          <w:rPr>
            <w:rFonts w:ascii="Palatino Linotype" w:eastAsia="Palatino Linotype" w:hAnsi="Palatino Linotype" w:cs="Palatino Linotype"/>
            <w:b/>
            <w:bCs/>
          </w:rPr>
          <w:t xml:space="preserve">: </w:t>
        </w:r>
      </w:ins>
    </w:p>
    <w:p w14:paraId="31FDBC74" w14:textId="4E7F5DD8" w:rsidR="003B4817" w:rsidRPr="003B4817" w:rsidRDefault="003B4817">
      <w:pPr>
        <w:numPr>
          <w:ilvl w:val="0"/>
          <w:numId w:val="25"/>
        </w:numPr>
        <w:pBdr>
          <w:top w:val="nil"/>
          <w:left w:val="nil"/>
          <w:bottom w:val="nil"/>
          <w:right w:val="nil"/>
          <w:between w:val="nil"/>
        </w:pBdr>
        <w:shd w:val="clear" w:color="auto" w:fill="FFFFFF"/>
        <w:spacing w:after="100" w:line="276" w:lineRule="auto"/>
        <w:jc w:val="both"/>
        <w:pPrChange w:id="75" w:author="Arya" w:date="2025-04-14T16:28:00Z" w16du:dateUtc="2025-04-14T10:58:00Z">
          <w:pPr>
            <w:pStyle w:val="NormalBPBHEB"/>
            <w:ind w:left="720"/>
          </w:pPr>
        </w:pPrChange>
      </w:pPr>
      <w:r w:rsidRPr="003B4817">
        <w:t xml:space="preserve">Organizations can implement </w:t>
      </w:r>
      <w:r w:rsidR="00BA482F" w:rsidRPr="0045278F">
        <w:rPr>
          <w:b/>
          <w:bCs/>
        </w:rPr>
        <w:t>Bring Your Device</w:t>
      </w:r>
      <w:r w:rsidR="00BA482F">
        <w:t xml:space="preserve"> (</w:t>
      </w:r>
      <w:r w:rsidRPr="0045278F">
        <w:rPr>
          <w:b/>
          <w:bCs/>
        </w:rPr>
        <w:t>BYOD</w:t>
      </w:r>
      <w:r w:rsidR="00BA482F">
        <w:t>)</w:t>
      </w:r>
      <w:r w:rsidRPr="003B4817">
        <w:t xml:space="preserve">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7F63">
            <w:rPr>
              <w:noProof/>
            </w:rPr>
            <w:t xml:space="preserve"> </w:t>
          </w:r>
          <w:r w:rsidR="00A97F63" w:rsidRPr="00A97F63">
            <w:rPr>
              <w:noProof/>
            </w:rPr>
            <w:t>[12]</w:t>
          </w:r>
          <w:r w:rsidR="00461593">
            <w:fldChar w:fldCharType="end"/>
          </w:r>
        </w:sdtContent>
      </w:sdt>
      <w:r w:rsidRPr="003B4817">
        <w:t>.</w:t>
      </w:r>
    </w:p>
    <w:p w14:paraId="437A90EC" w14:textId="0334B59E" w:rsidR="003B4817" w:rsidRDefault="003B4817" w:rsidP="004D193E">
      <w:pPr>
        <w:pStyle w:val="NormalBPBHEB"/>
      </w:pPr>
      <w:r w:rsidRPr="003B4817">
        <w:t xml:space="preserve">Amazon WorkSpaces Family </w:t>
      </w:r>
      <w:r w:rsidR="00F65AF4">
        <w:t>presents a transformative solution in the realm of End-User</w:t>
      </w:r>
      <w:r w:rsidRPr="003B4817">
        <w:t xml:space="preserve"> Computing, offering a flexible, customizable, and secure approach to virtual desktop provisioning. As organizations continue to </w:t>
      </w:r>
      <w:r w:rsidR="001503CC">
        <w:t>adopt cloud technologies to enhance workforce mobility and productivity, WorkSpaces serves as a testament to the distinct</w:t>
      </w:r>
      <w:r w:rsidRPr="003B4817">
        <w:t xml:space="preserve"> role that cloud-based EUC solutions play in the modern workplace.</w:t>
      </w:r>
    </w:p>
    <w:p w14:paraId="357A863B" w14:textId="045ACCD1" w:rsidR="005634F8" w:rsidRPr="004D50E7" w:rsidRDefault="009621CE" w:rsidP="005634F8">
      <w:pPr>
        <w:pStyle w:val="NormalBPBHEB"/>
      </w:pPr>
      <w:r w:rsidRPr="00DA6991">
        <w:rPr>
          <w:i/>
          <w:iCs/>
        </w:rPr>
        <w:t>Figure 9.3 below</w:t>
      </w:r>
      <w:r w:rsidR="008E4935" w:rsidRPr="008E4935">
        <w:t xml:space="preserve"> highlights the architecture of Amazon WorkSpaces’ automation solution, which streamlines virtual desktop deployment and management</w:t>
      </w:r>
      <w:r w:rsidR="008E4935">
        <w:t>:</w:t>
      </w:r>
    </w:p>
    <w:p w14:paraId="047E0652" w14:textId="77777777" w:rsidR="00C46C6A" w:rsidRDefault="009B342E">
      <w:pPr>
        <w:pStyle w:val="FigureBPBHEB"/>
        <w:pPrChange w:id="76" w:author="Arya" w:date="2025-04-14T16:28:00Z" w16du:dateUtc="2025-04-14T10:58:00Z">
          <w:pPr>
            <w:keepNext/>
            <w:pBdr>
              <w:top w:val="nil"/>
              <w:left w:val="nil"/>
              <w:bottom w:val="nil"/>
              <w:right w:val="nil"/>
              <w:between w:val="nil"/>
            </w:pBdr>
            <w:shd w:val="clear" w:color="auto" w:fill="FFFFFF"/>
            <w:spacing w:after="100" w:line="276" w:lineRule="auto"/>
            <w:jc w:val="both"/>
          </w:pPr>
        </w:pPrChange>
      </w:pPr>
      <w:commentRangeStart w:id="77"/>
      <w:commentRangeStart w:id="78"/>
      <w:r>
        <w:rPr>
          <w:noProof/>
        </w:rPr>
        <w:lastRenderedPageBreak/>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commentRangeEnd w:id="77"/>
      <w:r w:rsidR="00392ED0">
        <w:rPr>
          <w:rStyle w:val="CommentReference"/>
          <w:rFonts w:asciiTheme="minorHAnsi" w:hAnsiTheme="minorHAnsi"/>
        </w:rPr>
        <w:commentReference w:id="77"/>
      </w:r>
      <w:commentRangeEnd w:id="78"/>
      <w:r w:rsidR="00184D42">
        <w:rPr>
          <w:rStyle w:val="CommentReference"/>
          <w:rFonts w:asciiTheme="minorHAnsi" w:hAnsiTheme="minorHAnsi"/>
        </w:rPr>
        <w:commentReference w:id="78"/>
      </w:r>
    </w:p>
    <w:p w14:paraId="1BD3248B" w14:textId="6B217F21" w:rsidR="00632A21" w:rsidRDefault="00C46C6A" w:rsidP="00923C61">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6D4E66C2" w:rsidR="0086207F" w:rsidRDefault="00592D44" w:rsidP="00351D11">
      <w:pPr>
        <w:pStyle w:val="Heading1BPBHEB"/>
      </w:pPr>
      <w:r>
        <w:t>Front</w:t>
      </w:r>
      <w:r w:rsidR="00D67677">
        <w:t xml:space="preserve">-end </w:t>
      </w:r>
      <w:r w:rsidR="00392ED0">
        <w:t>w</w:t>
      </w:r>
      <w:r w:rsidR="00AC30D4">
        <w:t xml:space="preserve">eb </w:t>
      </w:r>
      <w:r w:rsidR="005634F8">
        <w:t xml:space="preserve">and </w:t>
      </w:r>
      <w:r w:rsidR="00392ED0">
        <w:t>m</w:t>
      </w:r>
      <w:r w:rsidR="00D67677">
        <w:t>obile</w:t>
      </w:r>
    </w:p>
    <w:p w14:paraId="14590940" w14:textId="42318D63"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539CBB52" w14:textId="77777777" w:rsidR="000B007E" w:rsidRPr="000B007E" w:rsidRDefault="000B007E" w:rsidP="000B007E">
      <w:pPr>
        <w:keepNext/>
        <w:keepLines/>
        <w:spacing w:before="200" w:line="276" w:lineRule="auto"/>
        <w:jc w:val="both"/>
        <w:outlineLvl w:val="1"/>
        <w:rPr>
          <w:rFonts w:ascii="Palatino Linotype" w:eastAsia="Palatino Linotype" w:hAnsi="Palatino Linotype" w:cs="Palatino Linotype"/>
          <w:b/>
          <w:color w:val="2F5496" w:themeColor="accent1" w:themeShade="BF"/>
          <w:sz w:val="36"/>
          <w:szCs w:val="36"/>
          <w:lang w:val="en-US" w:eastAsia="en-US"/>
        </w:rPr>
      </w:pPr>
      <w:r w:rsidRPr="000B007E">
        <w:rPr>
          <w:rFonts w:ascii="Palatino Linotype" w:eastAsia="Palatino Linotype" w:hAnsi="Palatino Linotype" w:cs="Palatino Linotype"/>
          <w:b/>
          <w:color w:val="2F5496" w:themeColor="accent1" w:themeShade="BF"/>
          <w:sz w:val="36"/>
          <w:szCs w:val="36"/>
          <w:lang w:val="en-US" w:eastAsia="en-US"/>
        </w:rPr>
        <w:t>Amazon API gateway</w:t>
      </w:r>
    </w:p>
    <w:p w14:paraId="3ECB2150" w14:textId="77777777" w:rsidR="000B007E" w:rsidRPr="000B007E" w:rsidRDefault="000B007E" w:rsidP="000B007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sz w:val="22"/>
          <w:szCs w:val="22"/>
          <w:lang w:val="en-US" w:eastAsia="en-US"/>
        </w:rPr>
      </w:pPr>
      <w:r w:rsidRPr="000B007E">
        <w:rPr>
          <w:rFonts w:ascii="Palatino Linotype" w:eastAsia="Palatino Linotype" w:hAnsi="Palatino Linotype" w:cs="Palatino Linotype"/>
          <w:sz w:val="22"/>
          <w:szCs w:val="22"/>
          <w:lang w:val="en-US" w:eastAsia="en-US"/>
        </w:rPr>
        <w:t xml:space="preserve">In the dynamic landscape of web and mobile development, efficient management and deployment of </w:t>
      </w:r>
      <w:r w:rsidRPr="000B007E">
        <w:rPr>
          <w:rFonts w:ascii="Palatino Linotype" w:eastAsia="Palatino Linotype" w:hAnsi="Palatino Linotype" w:cs="Palatino Linotype"/>
          <w:b/>
          <w:bCs/>
          <w:sz w:val="22"/>
          <w:szCs w:val="22"/>
          <w:lang w:val="en-US" w:eastAsia="en-US"/>
        </w:rPr>
        <w:t xml:space="preserve">Application Programming Interfaces </w:t>
      </w:r>
      <w:r w:rsidRPr="000B007E">
        <w:rPr>
          <w:rFonts w:ascii="Palatino Linotype" w:eastAsia="Palatino Linotype" w:hAnsi="Palatino Linotype" w:cs="Palatino Linotype"/>
          <w:sz w:val="22"/>
          <w:szCs w:val="22"/>
          <w:lang w:val="en-US" w:eastAsia="en-US"/>
        </w:rPr>
        <w:t>(</w:t>
      </w:r>
      <w:r w:rsidRPr="000B007E">
        <w:rPr>
          <w:rFonts w:ascii="Palatino Linotype" w:eastAsia="Palatino Linotype" w:hAnsi="Palatino Linotype" w:cs="Palatino Linotype"/>
          <w:b/>
          <w:bCs/>
          <w:sz w:val="22"/>
          <w:szCs w:val="22"/>
          <w:lang w:val="en-US" w:eastAsia="en-US"/>
        </w:rPr>
        <w:t>APIs</w:t>
      </w:r>
      <w:r w:rsidRPr="000B007E">
        <w:rPr>
          <w:rFonts w:ascii="Palatino Linotype" w:eastAsia="Palatino Linotype" w:hAnsi="Palatino Linotype" w:cs="Palatino Linotype"/>
          <w:sz w:val="22"/>
          <w:szCs w:val="22"/>
          <w:lang w:val="en-US" w:eastAsia="en-US"/>
        </w:rPr>
        <w:t>) play a fundamental role. Amazon API Gateway, a fully managed service, takes center stage in this context, providing developers with tools to create, publish, and secure APIs. This section examines the intricacies of Amazon API Gateway, its key features, and its importance in modern application development.</w:t>
      </w:r>
    </w:p>
    <w:p w14:paraId="3442288D" w14:textId="77777777" w:rsidR="000B007E" w:rsidRDefault="000B007E" w:rsidP="004D193E">
      <w:pPr>
        <w:pStyle w:val="NormalBPBHEB"/>
      </w:pPr>
    </w:p>
    <w:p w14:paraId="4875239D" w14:textId="77777777" w:rsidR="00FF7E3F" w:rsidRDefault="008D5767">
      <w:pPr>
        <w:pStyle w:val="FigureBPBHEB"/>
        <w:pPrChange w:id="79" w:author="Arya" w:date="2025-04-14T16:29:00Z" w16du:dateUtc="2025-04-14T10:59:00Z">
          <w:pPr>
            <w:keepNext/>
            <w:jc w:val="center"/>
          </w:pPr>
        </w:pPrChange>
      </w:pPr>
      <w:r>
        <w:rPr>
          <w:noProof/>
        </w:rPr>
        <w:lastRenderedPageBreak/>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4830C973"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Front End </w:t>
      </w:r>
      <w:r w:rsidR="00C8426E">
        <w:t>and</w:t>
      </w:r>
      <w:r>
        <w:t xml:space="preserve"> Back End application</w:t>
      </w:r>
      <w:r w:rsidR="00C8426E">
        <w:t xml:space="preserve"> interactions</w:t>
      </w:r>
      <w:r>
        <w:t xml:space="preserve"> (AWS Compare Documentation).</w:t>
      </w:r>
    </w:p>
    <w:p w14:paraId="01C570D0" w14:textId="10CCA43E" w:rsidR="003B4817" w:rsidRPr="003B4817" w:rsidRDefault="003B4817" w:rsidP="004D193E">
      <w:pPr>
        <w:pStyle w:val="Heading2BPBHEB"/>
      </w:pPr>
      <w:r w:rsidRPr="003B4817">
        <w:t xml:space="preserve">Amazon API </w:t>
      </w:r>
      <w:r w:rsidR="00802F93">
        <w:t>g</w:t>
      </w:r>
      <w:r w:rsidRPr="003B4817">
        <w:t xml:space="preserve">ateway </w:t>
      </w:r>
      <w:r w:rsidR="00802F93">
        <w:t>o</w:t>
      </w:r>
      <w:r w:rsidRPr="003B4817">
        <w:t>verview</w:t>
      </w:r>
    </w:p>
    <w:p w14:paraId="0E8594F6" w14:textId="051AF686"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80" w:name="_Ref153362112"/>
      <w:r w:rsidR="001503CC">
        <w:t>.</w:t>
      </w:r>
      <w:sdt>
        <w:sdtPr>
          <w:id w:val="1892621433"/>
          <w:citation/>
        </w:sdtPr>
        <w:sdtContent>
          <w:r w:rsidR="003B6341">
            <w:fldChar w:fldCharType="begin"/>
          </w:r>
          <w:r w:rsidR="003B6341">
            <w:instrText xml:space="preserve"> CITATION Services2003a \l 1033 </w:instrText>
          </w:r>
          <w:r w:rsidR="003B6341">
            <w:fldChar w:fldCharType="separate"/>
          </w:r>
          <w:r w:rsidR="00A97F63">
            <w:rPr>
              <w:noProof/>
            </w:rPr>
            <w:t xml:space="preserve"> </w:t>
          </w:r>
          <w:r w:rsidR="00A97F63" w:rsidRPr="00A97F63">
            <w:rPr>
              <w:noProof/>
            </w:rPr>
            <w:t>[13]</w:t>
          </w:r>
          <w:r w:rsidR="003B6341">
            <w:fldChar w:fldCharType="end"/>
          </w:r>
        </w:sdtContent>
      </w:sdt>
      <w:bookmarkEnd w:id="80"/>
      <w:r w:rsidRPr="003B4817">
        <w:t>.</w:t>
      </w:r>
    </w:p>
    <w:p w14:paraId="35B05A17" w14:textId="31B88D01" w:rsidR="003B4817" w:rsidRDefault="003B4817">
      <w:pPr>
        <w:pStyle w:val="Heading2BPBHEB"/>
      </w:pPr>
      <w:r w:rsidRPr="003B4817">
        <w:t xml:space="preserve">Key </w:t>
      </w:r>
      <w:r w:rsidR="00802F93">
        <w:t>f</w:t>
      </w:r>
      <w:r w:rsidRPr="003B4817">
        <w:t xml:space="preserve">eatures and </w:t>
      </w:r>
      <w:r w:rsidR="00802F93">
        <w:t>c</w:t>
      </w:r>
      <w:r w:rsidRPr="003B4817">
        <w:t>apabilities</w:t>
      </w:r>
    </w:p>
    <w:p w14:paraId="10E63A1B" w14:textId="0F3F611C" w:rsidR="005634F8" w:rsidRPr="004D50E7" w:rsidRDefault="000D3653" w:rsidP="005634F8">
      <w:pPr>
        <w:pStyle w:val="NormalBPBHEB"/>
      </w:pPr>
      <w:r w:rsidRPr="004C5339">
        <w:t xml:space="preserve">In the dynamic landscape of web and mobile development, efficient management and deployment of </w:t>
      </w:r>
      <w:r w:rsidRPr="0045278F">
        <w:rPr>
          <w:b/>
          <w:bCs/>
          <w:rPrChange w:id="81" w:author="Arya" w:date="2025-04-14T16:29:00Z" w16du:dateUtc="2025-04-14T10:59:00Z">
            <w:rPr/>
          </w:rPrChange>
        </w:rPr>
        <w:t>Application Programming Interfaces (APIs)</w:t>
      </w:r>
      <w:r w:rsidRPr="004C5339">
        <w:t xml:space="preserve"> play a crucial role. Amazon API Gateway, a fully managed service, takes center stage in this context, providing developers with tools to create, publish, and secure APIs. This section </w:t>
      </w:r>
      <w:r w:rsidR="00255324">
        <w:t>examines the intricacies of Amazon API Gateway, its key features, and its importance</w:t>
      </w:r>
      <w:r w:rsidRPr="004C5339">
        <w:t xml:space="preserve"> in modern application development</w:t>
      </w:r>
      <w:r w:rsidR="001503CC">
        <w: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7F63" w:rsidRPr="00A97F63">
            <w:rPr>
              <w:noProof/>
            </w:rPr>
            <w:t>[13]</w:t>
          </w:r>
          <w:r w:rsidR="003B6341">
            <w:fldChar w:fldCharType="end"/>
          </w:r>
        </w:sdtContent>
      </w:sdt>
      <w:r w:rsidR="00D6147A">
        <w:t>.</w:t>
      </w:r>
    </w:p>
    <w:p w14:paraId="497D0217" w14:textId="6DE396A3" w:rsidR="003B4817" w:rsidRPr="004D193E" w:rsidDel="00152F45" w:rsidRDefault="003B4817" w:rsidP="004D193E">
      <w:pPr>
        <w:pStyle w:val="NormalBPBHEB"/>
        <w:numPr>
          <w:ilvl w:val="0"/>
          <w:numId w:val="24"/>
        </w:numPr>
        <w:rPr>
          <w:del w:id="82" w:author="Arya" w:date="2025-04-14T16:29:00Z" w16du:dateUtc="2025-04-14T10:59:00Z"/>
          <w:b/>
          <w:bCs/>
        </w:rPr>
      </w:pPr>
      <w:r w:rsidRPr="003B4817">
        <w:rPr>
          <w:b/>
          <w:bCs/>
        </w:rPr>
        <w:t xml:space="preserve">API </w:t>
      </w:r>
      <w:r w:rsidR="00422BEF">
        <w:rPr>
          <w:b/>
          <w:bCs/>
        </w:rPr>
        <w:t>c</w:t>
      </w:r>
      <w:r w:rsidRPr="003B4817">
        <w:rPr>
          <w:b/>
          <w:bCs/>
        </w:rPr>
        <w:t xml:space="preserve">reation and </w:t>
      </w:r>
      <w:r w:rsidR="00422BEF">
        <w:rPr>
          <w:b/>
          <w:bCs/>
        </w:rPr>
        <w:t>d</w:t>
      </w:r>
      <w:r w:rsidRPr="003B4817">
        <w:rPr>
          <w:b/>
          <w:bCs/>
        </w:rPr>
        <w:t>eployment</w:t>
      </w:r>
      <w:ins w:id="83" w:author="Arya" w:date="2025-04-14T16:29:00Z" w16du:dateUtc="2025-04-14T10:59:00Z">
        <w:r w:rsidR="00152F45">
          <w:t xml:space="preserve">: </w:t>
        </w:r>
      </w:ins>
    </w:p>
    <w:p w14:paraId="5BC60F1C" w14:textId="2DA97A98" w:rsidR="003B4817" w:rsidRPr="003B4817" w:rsidRDefault="003B4817">
      <w:pPr>
        <w:pStyle w:val="NormalBPBHEB"/>
        <w:numPr>
          <w:ilvl w:val="0"/>
          <w:numId w:val="24"/>
        </w:numPr>
        <w:pPrChange w:id="84" w:author="Arya" w:date="2025-04-14T16:29:00Z" w16du:dateUtc="2025-04-14T10:59:00Z">
          <w:pPr>
            <w:pStyle w:val="NormalBPBHEB"/>
            <w:ind w:left="720"/>
          </w:pPr>
        </w:pPrChange>
      </w:pPr>
      <w:r w:rsidRPr="003B4817">
        <w:t xml:space="preserve">API Gateway </w:t>
      </w:r>
      <w:r w:rsidR="00C2383A" w:rsidRPr="003B4817">
        <w:t>helps</w:t>
      </w:r>
      <w:r w:rsidRPr="003B4817">
        <w:t xml:space="preserve"> the creation of RESTful APIs, WebSocket APIs, and other types of APIs, providing a unified platform for developers to build and deploy their application interfaces.</w:t>
      </w:r>
    </w:p>
    <w:p w14:paraId="583E8E72" w14:textId="17C28337" w:rsidR="003B4817" w:rsidRPr="004D193E" w:rsidDel="00152F45" w:rsidRDefault="003B4817" w:rsidP="004D193E">
      <w:pPr>
        <w:pStyle w:val="NormalBPBHEB"/>
        <w:numPr>
          <w:ilvl w:val="0"/>
          <w:numId w:val="24"/>
        </w:numPr>
        <w:rPr>
          <w:del w:id="85" w:author="Arya" w:date="2025-04-14T16:29:00Z" w16du:dateUtc="2025-04-14T10:59:00Z"/>
          <w:b/>
          <w:bCs/>
        </w:rPr>
      </w:pPr>
      <w:r w:rsidRPr="003B4817">
        <w:rPr>
          <w:b/>
          <w:bCs/>
        </w:rPr>
        <w:t>Scalability</w:t>
      </w:r>
      <w:ins w:id="86" w:author="Arya" w:date="2025-04-14T16:29:00Z" w16du:dateUtc="2025-04-14T10:59:00Z">
        <w:r w:rsidR="00152F45">
          <w:t xml:space="preserve">: </w:t>
        </w:r>
      </w:ins>
    </w:p>
    <w:p w14:paraId="72EB8D1E" w14:textId="06DC4C25" w:rsidR="003B4817" w:rsidRPr="003B4817" w:rsidRDefault="009D5301">
      <w:pPr>
        <w:pStyle w:val="NormalBPBHEB"/>
        <w:numPr>
          <w:ilvl w:val="0"/>
          <w:numId w:val="24"/>
        </w:numPr>
        <w:pPrChange w:id="87" w:author="Arya" w:date="2025-04-14T16:29:00Z" w16du:dateUtc="2025-04-14T10:59:00Z">
          <w:pPr>
            <w:pStyle w:val="NormalBPBHEB"/>
            <w:ind w:left="720"/>
          </w:pPr>
        </w:pPrChange>
      </w:pPr>
      <w:r w:rsidRPr="009D5301">
        <w:t xml:space="preserve">The service scales automatically to </w:t>
      </w:r>
      <w:r w:rsidR="00D47A48" w:rsidRPr="009D5301">
        <w:t>manage</w:t>
      </w:r>
      <w:r w:rsidRPr="009D5301">
        <w:t xml:space="preserve"> different traffic levels. This scalability is key for applications with fluctuating </w:t>
      </w:r>
      <w:r w:rsidR="00D47A48" w:rsidRPr="009D5301">
        <w:t>demand.</w:t>
      </w:r>
    </w:p>
    <w:p w14:paraId="5191B2B5" w14:textId="0CAD3578" w:rsidR="003B4817" w:rsidRPr="004D193E" w:rsidDel="00152F45" w:rsidRDefault="003B4817" w:rsidP="004D193E">
      <w:pPr>
        <w:pStyle w:val="NormalBPBHEB"/>
        <w:numPr>
          <w:ilvl w:val="0"/>
          <w:numId w:val="24"/>
        </w:numPr>
        <w:rPr>
          <w:del w:id="88" w:author="Arya" w:date="2025-04-14T16:29:00Z" w16du:dateUtc="2025-04-14T10:59:00Z"/>
          <w:b/>
          <w:bCs/>
        </w:rPr>
      </w:pPr>
      <w:r w:rsidRPr="003B4817">
        <w:rPr>
          <w:b/>
          <w:bCs/>
        </w:rPr>
        <w:t xml:space="preserve">Security and </w:t>
      </w:r>
      <w:r w:rsidR="00422BEF">
        <w:rPr>
          <w:b/>
          <w:bCs/>
        </w:rPr>
        <w:t>a</w:t>
      </w:r>
      <w:r w:rsidRPr="003B4817">
        <w:rPr>
          <w:b/>
          <w:bCs/>
        </w:rPr>
        <w:t xml:space="preserve">ccess </w:t>
      </w:r>
      <w:r w:rsidR="00422BEF">
        <w:rPr>
          <w:b/>
          <w:bCs/>
        </w:rPr>
        <w:t>c</w:t>
      </w:r>
      <w:r w:rsidRPr="003B4817">
        <w:rPr>
          <w:b/>
          <w:bCs/>
        </w:rPr>
        <w:t>ontrol</w:t>
      </w:r>
      <w:ins w:id="89" w:author="Arya" w:date="2025-04-14T16:29:00Z" w16du:dateUtc="2025-04-14T10:59:00Z">
        <w:r w:rsidR="00152F45">
          <w:t xml:space="preserve">: </w:t>
        </w:r>
      </w:ins>
    </w:p>
    <w:p w14:paraId="5D819881" w14:textId="55CB2AD2" w:rsidR="003B4817" w:rsidRPr="003B4817" w:rsidRDefault="003B4817">
      <w:pPr>
        <w:pStyle w:val="NormalBPBHEB"/>
        <w:numPr>
          <w:ilvl w:val="0"/>
          <w:numId w:val="24"/>
        </w:numPr>
        <w:pPrChange w:id="90" w:author="Arya" w:date="2025-04-14T16:29:00Z" w16du:dateUtc="2025-04-14T10:59:00Z">
          <w:pPr>
            <w:pStyle w:val="NormalBPBHEB"/>
            <w:ind w:left="720"/>
          </w:pPr>
        </w:pPrChange>
      </w:pPr>
      <w:r w:rsidRPr="003B4817">
        <w:t>API Gateway supports various authentication mechanisms, including AWS</w:t>
      </w:r>
      <w:r w:rsidRPr="00152F45">
        <w:rPr>
          <w:b/>
          <w:bCs/>
        </w:rPr>
        <w:t xml:space="preserve"> Identity and Access Management</w:t>
      </w:r>
      <w:r w:rsidRPr="003B4817">
        <w:t xml:space="preserve"> (</w:t>
      </w:r>
      <w:r w:rsidRPr="00152F45">
        <w:rPr>
          <w:b/>
          <w:bCs/>
        </w:rPr>
        <w:t>IAM</w:t>
      </w:r>
      <w:r w:rsidRPr="003B4817">
        <w:t xml:space="preserve">), OAuth, and </w:t>
      </w:r>
      <w:r w:rsidRPr="003B4817">
        <w:lastRenderedPageBreak/>
        <w:t>custom authorizers. This ensures that APIs are secure and accessible only to authorized users.</w:t>
      </w:r>
    </w:p>
    <w:p w14:paraId="4FC46308" w14:textId="53C09A38" w:rsidR="003B4817" w:rsidRPr="004D193E" w:rsidDel="00152F45" w:rsidRDefault="003B4817" w:rsidP="004D193E">
      <w:pPr>
        <w:pStyle w:val="NormalBPBHEB"/>
        <w:numPr>
          <w:ilvl w:val="0"/>
          <w:numId w:val="24"/>
        </w:numPr>
        <w:rPr>
          <w:del w:id="91" w:author="Arya" w:date="2025-04-14T16:29:00Z" w16du:dateUtc="2025-04-14T10:59:00Z"/>
          <w:b/>
          <w:bCs/>
        </w:rPr>
      </w:pPr>
      <w:r w:rsidRPr="003B4817">
        <w:rPr>
          <w:b/>
          <w:bCs/>
        </w:rPr>
        <w:t xml:space="preserve">Monitoring and </w:t>
      </w:r>
      <w:r w:rsidR="002A778A">
        <w:rPr>
          <w:b/>
          <w:bCs/>
        </w:rPr>
        <w:t>a</w:t>
      </w:r>
      <w:r w:rsidRPr="003B4817">
        <w:rPr>
          <w:b/>
          <w:bCs/>
        </w:rPr>
        <w:t>nalytics</w:t>
      </w:r>
      <w:ins w:id="92" w:author="Arya" w:date="2025-04-14T16:29:00Z" w16du:dateUtc="2025-04-14T10:59:00Z">
        <w:r w:rsidR="00152F45">
          <w:t xml:space="preserve">: </w:t>
        </w:r>
      </w:ins>
    </w:p>
    <w:p w14:paraId="3C17FF66" w14:textId="3E6E4A9D" w:rsidR="003B4817" w:rsidRPr="003B4817" w:rsidRDefault="003B4817">
      <w:pPr>
        <w:pStyle w:val="NormalBPBHEB"/>
        <w:numPr>
          <w:ilvl w:val="0"/>
          <w:numId w:val="24"/>
        </w:numPr>
        <w:pPrChange w:id="93" w:author="Arya" w:date="2025-04-14T16:29:00Z" w16du:dateUtc="2025-04-14T10:59:00Z">
          <w:pPr>
            <w:pStyle w:val="NormalBPBHEB"/>
            <w:ind w:left="720"/>
          </w:pPr>
        </w:pPrChange>
      </w:pPr>
      <w:r w:rsidRPr="003B4817">
        <w:t xml:space="preserve">Developers can gain insights into API usage, performance, and error rates through integrated monitoring and analytics tools. This helps in </w:t>
      </w:r>
      <w:r w:rsidR="00C2383A" w:rsidRPr="003B4817">
        <w:t>finding</w:t>
      </w:r>
      <w:r w:rsidRPr="003B4817">
        <w:t xml:space="preserve"> and addressing issues proactively.</w:t>
      </w:r>
    </w:p>
    <w:p w14:paraId="7FADCF8E" w14:textId="07A20557" w:rsidR="003B4817" w:rsidRDefault="003B4817">
      <w:pPr>
        <w:pStyle w:val="Heading2BPBHEB"/>
      </w:pPr>
      <w:r w:rsidRPr="003B4817">
        <w:t xml:space="preserve">Use </w:t>
      </w:r>
      <w:r w:rsidR="002A778A">
        <w:t>c</w:t>
      </w:r>
      <w:r w:rsidRPr="003B4817">
        <w:t>ases</w:t>
      </w:r>
    </w:p>
    <w:p w14:paraId="33890743" w14:textId="6657489A"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ins w:id="94" w:author="Arya" w:date="2025-04-14T16:29:00Z" w16du:dateUtc="2025-04-14T10:59:00Z">
        <w:r w:rsidR="00152F45">
          <w:rPr>
            <w:rFonts w:eastAsia="Times New Roman"/>
          </w:rPr>
          <w:t>:</w:t>
        </w:r>
      </w:ins>
      <w:del w:id="95" w:author="Arya" w:date="2025-04-14T16:29:00Z" w16du:dateUtc="2025-04-14T10:59:00Z">
        <w:r w:rsidDel="00152F45">
          <w:rPr>
            <w:rFonts w:eastAsia="Times New Roman"/>
          </w:rPr>
          <w:delText>.</w:delText>
        </w:r>
      </w:del>
    </w:p>
    <w:p w14:paraId="4A00832E" w14:textId="5023B897" w:rsidR="003B4817" w:rsidRPr="004D193E" w:rsidDel="00152F45" w:rsidRDefault="003B4817" w:rsidP="004D193E">
      <w:pPr>
        <w:pStyle w:val="NormalBPBHEB"/>
        <w:numPr>
          <w:ilvl w:val="0"/>
          <w:numId w:val="24"/>
        </w:numPr>
        <w:rPr>
          <w:del w:id="96" w:author="Arya" w:date="2025-04-14T16:29:00Z" w16du:dateUtc="2025-04-14T10:59:00Z"/>
          <w:b/>
          <w:bCs/>
        </w:rPr>
      </w:pPr>
      <w:r w:rsidRPr="003B4817">
        <w:rPr>
          <w:b/>
          <w:bCs/>
        </w:rPr>
        <w:t xml:space="preserve">Microservices </w:t>
      </w:r>
      <w:r w:rsidR="002A778A">
        <w:rPr>
          <w:b/>
          <w:bCs/>
        </w:rPr>
        <w:t>a</w:t>
      </w:r>
      <w:r w:rsidRPr="003B4817">
        <w:rPr>
          <w:b/>
          <w:bCs/>
        </w:rPr>
        <w:t>rchitecture</w:t>
      </w:r>
      <w:ins w:id="97" w:author="Arya" w:date="2025-04-14T16:29:00Z" w16du:dateUtc="2025-04-14T10:59:00Z">
        <w:r w:rsidR="00152F45">
          <w:t xml:space="preserve">: </w:t>
        </w:r>
      </w:ins>
    </w:p>
    <w:p w14:paraId="10B55AA6" w14:textId="349D37C4" w:rsidR="003B4817" w:rsidRPr="003B4817" w:rsidRDefault="003B4817">
      <w:pPr>
        <w:pStyle w:val="NormalBPBHEB"/>
        <w:numPr>
          <w:ilvl w:val="0"/>
          <w:numId w:val="24"/>
        </w:numPr>
        <w:pPrChange w:id="98" w:author="Arya" w:date="2025-04-14T16:29:00Z" w16du:dateUtc="2025-04-14T10:59:00Z">
          <w:pPr>
            <w:pStyle w:val="NormalBPBHEB"/>
            <w:ind w:left="720"/>
          </w:pPr>
        </w:pPrChange>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7F63">
            <w:rPr>
              <w:noProof/>
            </w:rPr>
            <w:t xml:space="preserve"> </w:t>
          </w:r>
          <w:r w:rsidR="00A97F63" w:rsidRPr="00A97F63">
            <w:rPr>
              <w:noProof/>
            </w:rPr>
            <w:t>[14]</w:t>
          </w:r>
          <w:r w:rsidR="003E12B1">
            <w:fldChar w:fldCharType="end"/>
          </w:r>
        </w:sdtContent>
      </w:sdt>
      <w:r w:rsidRPr="003B4817">
        <w:t>.</w:t>
      </w:r>
    </w:p>
    <w:p w14:paraId="18634B1A" w14:textId="24867B82" w:rsidR="003B4817" w:rsidRPr="004D193E" w:rsidDel="00152F45" w:rsidRDefault="003B4817" w:rsidP="004D193E">
      <w:pPr>
        <w:pStyle w:val="NormalBPBHEB"/>
        <w:numPr>
          <w:ilvl w:val="0"/>
          <w:numId w:val="24"/>
        </w:numPr>
        <w:rPr>
          <w:del w:id="99" w:author="Arya" w:date="2025-04-14T16:29:00Z" w16du:dateUtc="2025-04-14T10:59:00Z"/>
          <w:b/>
          <w:bCs/>
        </w:rPr>
      </w:pPr>
      <w:r w:rsidRPr="003B4817">
        <w:rPr>
          <w:b/>
          <w:bCs/>
        </w:rPr>
        <w:t xml:space="preserve">Serverless </w:t>
      </w:r>
      <w:r w:rsidR="00813025">
        <w:rPr>
          <w:b/>
          <w:bCs/>
        </w:rPr>
        <w:t>a</w:t>
      </w:r>
      <w:r w:rsidR="00813025" w:rsidRPr="003B4817">
        <w:rPr>
          <w:b/>
          <w:bCs/>
        </w:rPr>
        <w:t>rchitecture</w:t>
      </w:r>
      <w:ins w:id="100" w:author="Arya" w:date="2025-04-14T16:29:00Z" w16du:dateUtc="2025-04-14T10:59:00Z">
        <w:r w:rsidR="00152F45">
          <w:t xml:space="preserve">: </w:t>
        </w:r>
      </w:ins>
    </w:p>
    <w:p w14:paraId="3444F226" w14:textId="2E6686A2" w:rsidR="003B4817" w:rsidRPr="003B4817" w:rsidRDefault="003B4817">
      <w:pPr>
        <w:pStyle w:val="NormalBPBHEB"/>
        <w:numPr>
          <w:ilvl w:val="0"/>
          <w:numId w:val="24"/>
        </w:numPr>
        <w:pPrChange w:id="101" w:author="Arya" w:date="2025-04-14T16:29:00Z" w16du:dateUtc="2025-04-14T10:59:00Z">
          <w:pPr>
            <w:pStyle w:val="NormalBPBHEB"/>
            <w:ind w:left="720"/>
          </w:pPr>
        </w:pPrChange>
      </w:pPr>
      <w:r w:rsidRPr="003B4817">
        <w:t xml:space="preserve">In serverless </w:t>
      </w:r>
      <w:proofErr w:type="gramStart"/>
      <w:r w:rsidRPr="003B4817">
        <w:t>architectures</w:t>
      </w:r>
      <w:proofErr w:type="gramEnd"/>
      <w:r w:rsidRPr="003B4817">
        <w:t>, API Gateway seamlessly integrates with AWS Lambda, allowing developers to build serverless applications with ease</w:t>
      </w:r>
      <w:r w:rsidR="00747E75">
        <w:t>.</w:t>
      </w:r>
      <w:sdt>
        <w:sdtPr>
          <w:id w:val="2109159846"/>
          <w:citation/>
        </w:sdtPr>
        <w:sdtContent>
          <w:r w:rsidR="003E12B1">
            <w:fldChar w:fldCharType="begin"/>
          </w:r>
          <w:r w:rsidR="003E12B1">
            <w:instrText xml:space="preserve"> CITATION Richardson2013 \l 1033 </w:instrText>
          </w:r>
          <w:r w:rsidR="003E12B1">
            <w:fldChar w:fldCharType="separate"/>
          </w:r>
          <w:r w:rsidR="00A97F63">
            <w:rPr>
              <w:noProof/>
            </w:rPr>
            <w:t xml:space="preserve"> </w:t>
          </w:r>
          <w:r w:rsidR="00A97F63" w:rsidRPr="00A97F63">
            <w:rPr>
              <w:noProof/>
            </w:rPr>
            <w:t>[15]</w:t>
          </w:r>
          <w:r w:rsidR="003E12B1">
            <w:fldChar w:fldCharType="end"/>
          </w:r>
        </w:sdtContent>
      </w:sdt>
      <w:r w:rsidRPr="003B4817">
        <w:t>.</w:t>
      </w:r>
    </w:p>
    <w:p w14:paraId="79E0A3BD" w14:textId="44A3A666" w:rsidR="003B4817" w:rsidRDefault="003B4817" w:rsidP="005634F8">
      <w:pPr>
        <w:pStyle w:val="NormalBPBHEB"/>
      </w:pPr>
      <w:r w:rsidRPr="003B4817">
        <w:t xml:space="preserve">Amazon API Gateway </w:t>
      </w:r>
      <w:r w:rsidR="00747E75">
        <w:t>plays a key role</w:t>
      </w:r>
      <w:r w:rsidRPr="003B4817">
        <w:t xml:space="preserve"> in modern application development, providing a unified and scalable platform for creating, deploying, and managing APIs. As organizations strive for agility and flexibility in their application architectures, API Gateway stands as a testament to the </w:t>
      </w:r>
      <w:r w:rsidR="00DC6E40">
        <w:t>innovative</w:t>
      </w:r>
      <w:r w:rsidRPr="003B4817">
        <w:t xml:space="preserve"> capabilities that cloud-based API management services bring to the forefront of web and mobile development.</w:t>
      </w:r>
    </w:p>
    <w:p w14:paraId="1A0B39E2" w14:textId="41EA9CA2"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r w:rsidR="00B47913">
        <w:t>):</w:t>
      </w:r>
    </w:p>
    <w:p w14:paraId="2B2E0C1D" w14:textId="77777777" w:rsidR="005634F8" w:rsidRDefault="005634F8" w:rsidP="004D193E">
      <w:pPr>
        <w:pStyle w:val="NormalBPBHEB"/>
      </w:pPr>
    </w:p>
    <w:p w14:paraId="2A40A820" w14:textId="77777777" w:rsidR="007C2B9B" w:rsidRDefault="00B66AF5" w:rsidP="00EB7BEB">
      <w:pPr>
        <w:pStyle w:val="FigureBPBHEB"/>
      </w:pPr>
      <w:r>
        <w:rPr>
          <w:noProof/>
        </w:rPr>
        <w:lastRenderedPageBreak/>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4BD2D178"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2357BE4B" w:rsidR="003B4817" w:rsidRPr="003B4817" w:rsidRDefault="003B4817" w:rsidP="00EB7BEB">
      <w:pPr>
        <w:pStyle w:val="Heading2BPBHEB"/>
      </w:pPr>
      <w:r w:rsidRPr="003B4817">
        <w:t xml:space="preserve">Amazon </w:t>
      </w:r>
      <w:r w:rsidR="00B47913">
        <w:t>l</w:t>
      </w:r>
      <w:r w:rsidRPr="003B4817">
        <w:t xml:space="preserve">ocation </w:t>
      </w:r>
      <w:r w:rsidR="00B47913">
        <w:t>s</w:t>
      </w:r>
      <w:r w:rsidRPr="003B4817">
        <w:t>ervice</w:t>
      </w:r>
    </w:p>
    <w:p w14:paraId="0ADC00ED" w14:textId="4E7F0B75"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w:t>
      </w:r>
      <w:r w:rsidR="00747E75">
        <w:t>provided by AWS that enables developers to incorporate location-based features into</w:t>
      </w:r>
      <w:r w:rsidRPr="003B4817">
        <w:t xml:space="preserve"> their applications without the complexity of managing infrastructure. In this section, we </w:t>
      </w:r>
      <w:r w:rsidR="00257283">
        <w:t>detail</w:t>
      </w:r>
      <w:r w:rsidR="00257283" w:rsidRPr="003B4817">
        <w:t xml:space="preserve"> the</w:t>
      </w:r>
      <w:r w:rsidRPr="003B4817">
        <w:t xml:space="preserve"> capabilities and applications of Amazon Location Service.</w:t>
      </w:r>
    </w:p>
    <w:p w14:paraId="351C491C" w14:textId="3E231D96" w:rsidR="003B4817" w:rsidRPr="003B4817" w:rsidRDefault="003B4817" w:rsidP="004D193E">
      <w:pPr>
        <w:pStyle w:val="Heading2BPBHEB"/>
      </w:pPr>
      <w:r w:rsidRPr="003B4817">
        <w:t xml:space="preserve">Amazon </w:t>
      </w:r>
      <w:r w:rsidR="00B47913">
        <w:t>l</w:t>
      </w:r>
      <w:r w:rsidRPr="003B4817">
        <w:t xml:space="preserve">ocation </w:t>
      </w:r>
      <w:r w:rsidR="00B47913">
        <w:t>s</w:t>
      </w:r>
      <w:r w:rsidRPr="003B4817">
        <w:t xml:space="preserve">ervice </w:t>
      </w:r>
      <w:r w:rsidR="00B47913">
        <w:t>o</w:t>
      </w:r>
      <w:r w:rsidRPr="003B4817">
        <w:t>verview</w:t>
      </w:r>
    </w:p>
    <w:p w14:paraId="192D75D1" w14:textId="3C7FC7D4"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102" w:name="_Ref153207754"/>
      <w:r w:rsidR="00747E75">
        <w:t>.</w:t>
      </w:r>
      <w:sdt>
        <w:sdtPr>
          <w:id w:val="1024210560"/>
          <w:citation/>
        </w:sdtPr>
        <w:sdtContent>
          <w:r w:rsidR="00982931">
            <w:fldChar w:fldCharType="begin"/>
          </w:r>
          <w:r w:rsidR="00982931">
            <w:instrText xml:space="preserve"> CITATION Services2003 \l 1033 </w:instrText>
          </w:r>
          <w:r w:rsidR="00982931">
            <w:fldChar w:fldCharType="separate"/>
          </w:r>
          <w:r w:rsidR="00A97F63">
            <w:rPr>
              <w:noProof/>
            </w:rPr>
            <w:t xml:space="preserve"> </w:t>
          </w:r>
          <w:r w:rsidR="00A97F63" w:rsidRPr="00A97F63">
            <w:rPr>
              <w:noProof/>
            </w:rPr>
            <w:t>[16]</w:t>
          </w:r>
          <w:r w:rsidR="00982931">
            <w:fldChar w:fldCharType="end"/>
          </w:r>
        </w:sdtContent>
      </w:sdt>
      <w:bookmarkEnd w:id="102"/>
      <w:r w:rsidRPr="003B4817">
        <w:t>.</w:t>
      </w:r>
    </w:p>
    <w:p w14:paraId="000D80B6" w14:textId="0E7316C7" w:rsidR="003B4817" w:rsidRDefault="003B4817">
      <w:pPr>
        <w:pStyle w:val="Heading2BPBHEB"/>
      </w:pPr>
      <w:r w:rsidRPr="003B4817">
        <w:t xml:space="preserve">Key </w:t>
      </w:r>
      <w:r w:rsidR="00B47913">
        <w:t>f</w:t>
      </w:r>
      <w:r w:rsidRPr="003B4817">
        <w:t xml:space="preserve">eatures and </w:t>
      </w:r>
      <w:r w:rsidR="00B47913">
        <w:t>c</w:t>
      </w:r>
      <w:r w:rsidRPr="003B4817">
        <w:t>apabilities</w:t>
      </w:r>
    </w:p>
    <w:p w14:paraId="62EAEE84" w14:textId="5817ECB3" w:rsidR="005634F8" w:rsidRPr="003B4817" w:rsidRDefault="002F3D33" w:rsidP="004D193E">
      <w:pPr>
        <w:pStyle w:val="NormalBPBHEB"/>
      </w:pPr>
      <w:r w:rsidRPr="002F3D33">
        <w:t>The following features of Amazon Location Service provide developers with powerful tools to build engaging and responsive applications</w:t>
      </w:r>
      <w:del w:id="103" w:author="Arya" w:date="2025-04-14T16:30:00Z" w16du:dateUtc="2025-04-14T11:00:00Z">
        <w:r w:rsidR="00747E75" w:rsidDel="009B247D">
          <w:delText>.</w:delText>
        </w:r>
      </w:del>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7F63" w:rsidRPr="00A97F63">
            <w:rPr>
              <w:noProof/>
            </w:rPr>
            <w:t>[16]</w:t>
          </w:r>
          <w:r w:rsidR="00982931">
            <w:fldChar w:fldCharType="end"/>
          </w:r>
        </w:sdtContent>
      </w:sdt>
      <w:r w:rsidR="00B47913">
        <w:t>:</w:t>
      </w:r>
    </w:p>
    <w:p w14:paraId="699EAF0E" w14:textId="3FA6C0B1" w:rsidR="003B4817" w:rsidRPr="003B4817" w:rsidRDefault="003B4817" w:rsidP="00EB7BEB">
      <w:pPr>
        <w:pStyle w:val="NormalBPBHEB"/>
        <w:numPr>
          <w:ilvl w:val="0"/>
          <w:numId w:val="24"/>
        </w:numPr>
      </w:pPr>
      <w:r w:rsidRPr="004D193E">
        <w:rPr>
          <w:b/>
          <w:bCs/>
        </w:rPr>
        <w:lastRenderedPageBreak/>
        <w:t>Maps</w:t>
      </w:r>
      <w:r w:rsidR="00B47913">
        <w:t xml:space="preserve">: </w:t>
      </w:r>
      <w:r w:rsidRPr="003B4817">
        <w:t xml:space="preserve">Amazon Location Service provides high-quality, customizable maps that developers can integrate into their applications. </w:t>
      </w:r>
      <w:r w:rsidR="00484690" w:rsidRPr="00B47913">
        <w:rPr>
          <w:lang w:val="en-IN"/>
        </w:rPr>
        <w:t>These maps include points of interest and terrain details</w:t>
      </w:r>
      <w:r w:rsidRPr="003B4817">
        <w:t>.</w:t>
      </w:r>
    </w:p>
    <w:p w14:paraId="4F1DB235" w14:textId="471FF59C" w:rsidR="003B4817" w:rsidRPr="003B4817" w:rsidRDefault="003B4817" w:rsidP="00EB7BEB">
      <w:pPr>
        <w:pStyle w:val="NormalBPBHEB"/>
        <w:numPr>
          <w:ilvl w:val="0"/>
          <w:numId w:val="24"/>
        </w:numPr>
      </w:pPr>
      <w:r w:rsidRPr="004D193E">
        <w:rPr>
          <w:b/>
          <w:bCs/>
        </w:rPr>
        <w:t>Places</w:t>
      </w:r>
      <w:r w:rsidR="00B47913">
        <w:t xml:space="preserve">: </w:t>
      </w: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5FF3D178" w14:textId="66C78A78" w:rsidR="003B4817" w:rsidRPr="003B4817" w:rsidRDefault="003B4817" w:rsidP="00EB7BEB">
      <w:pPr>
        <w:pStyle w:val="NormalBPBHEB"/>
        <w:numPr>
          <w:ilvl w:val="0"/>
          <w:numId w:val="24"/>
        </w:numPr>
      </w:pPr>
      <w:r w:rsidRPr="004D193E">
        <w:rPr>
          <w:b/>
          <w:bCs/>
        </w:rPr>
        <w:t>Geofencing</w:t>
      </w:r>
      <w:r w:rsidR="007442AC">
        <w:t xml:space="preserve">: </w:t>
      </w: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7F6EFE4" w:rsidR="003B4817" w:rsidRPr="00776B33" w:rsidRDefault="003B4817" w:rsidP="004D193E">
      <w:pPr>
        <w:pStyle w:val="Heading2BPBHEB"/>
      </w:pPr>
      <w:r w:rsidRPr="00776B33">
        <w:t xml:space="preserve">Integration with </w:t>
      </w:r>
      <w:r w:rsidR="008C33BE">
        <w:t>o</w:t>
      </w:r>
      <w:r w:rsidRPr="00776B33">
        <w:t xml:space="preserve">ther AWS </w:t>
      </w:r>
      <w:r w:rsidR="008C33BE">
        <w:t>s</w:t>
      </w:r>
      <w:r w:rsidRPr="00776B33">
        <w:t>ervices</w:t>
      </w:r>
    </w:p>
    <w:p w14:paraId="4FE18B8A" w14:textId="22515CCC" w:rsidR="003B4817" w:rsidRPr="003B4817" w:rsidRDefault="003B4817" w:rsidP="004D193E">
      <w:pPr>
        <w:pStyle w:val="NormalBPBHEB"/>
      </w:pPr>
      <w:r w:rsidRPr="003B4817">
        <w:t>Amazon Location Service seamlessly integrates with other AWS services, fostering interoperability within the AWS ecosystem. For instance, integration with AWS</w:t>
      </w:r>
      <w:r w:rsidR="00461CC0">
        <w:t xml:space="preserve"> </w:t>
      </w:r>
      <w:r w:rsidRPr="00136E39">
        <w:t>IAM</w:t>
      </w:r>
      <w:r w:rsidRPr="003B4817">
        <w:t xml:space="preserve"> ensures secure access control to location resources.</w:t>
      </w:r>
    </w:p>
    <w:p w14:paraId="1AB304F4" w14:textId="725E4162" w:rsidR="003B4817" w:rsidRDefault="003B4817" w:rsidP="00136E39">
      <w:pPr>
        <w:pStyle w:val="Heading3BPBHEB"/>
      </w:pPr>
      <w:r w:rsidRPr="003B4817">
        <w:t xml:space="preserve">Use </w:t>
      </w:r>
      <w:r w:rsidR="008C33BE">
        <w:t>c</w:t>
      </w:r>
      <w:r w:rsidRPr="003B4817">
        <w:t>ases</w:t>
      </w:r>
    </w:p>
    <w:p w14:paraId="4B9F57B3" w14:textId="085E9E46"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improve user interactions across different applications:</w:t>
      </w:r>
    </w:p>
    <w:p w14:paraId="67E4B054" w14:textId="6E6EFA92" w:rsidR="003B4817" w:rsidRPr="003B4817" w:rsidRDefault="003B4817" w:rsidP="00136E39">
      <w:pPr>
        <w:pStyle w:val="NormalBPBHEB"/>
        <w:numPr>
          <w:ilvl w:val="0"/>
          <w:numId w:val="24"/>
        </w:numPr>
      </w:pPr>
      <w:r w:rsidRPr="004D193E">
        <w:rPr>
          <w:b/>
          <w:bCs/>
        </w:rPr>
        <w:t xml:space="preserve">Asset </w:t>
      </w:r>
      <w:r w:rsidR="00445094">
        <w:rPr>
          <w:b/>
          <w:bCs/>
        </w:rPr>
        <w:t>t</w:t>
      </w:r>
      <w:r w:rsidRPr="004D193E">
        <w:rPr>
          <w:b/>
          <w:bCs/>
        </w:rPr>
        <w:t>racking</w:t>
      </w:r>
      <w:r w:rsidR="00445094">
        <w:t xml:space="preserve">: </w:t>
      </w:r>
      <w:r w:rsidRPr="003B4817">
        <w:t xml:space="preserve">Amazon Location Service </w:t>
      </w:r>
      <w:r w:rsidR="00813025" w:rsidRPr="003B4817">
        <w:t>helps with</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7F63">
            <w:rPr>
              <w:noProof/>
            </w:rPr>
            <w:t xml:space="preserve"> </w:t>
          </w:r>
          <w:r w:rsidR="00A97F63" w:rsidRPr="00A97F63">
            <w:rPr>
              <w:noProof/>
            </w:rPr>
            <w:t>[17]</w:t>
          </w:r>
          <w:r w:rsidR="00982931">
            <w:fldChar w:fldCharType="end"/>
          </w:r>
        </w:sdtContent>
      </w:sdt>
      <w:r w:rsidRPr="003B4817">
        <w:t>.</w:t>
      </w:r>
    </w:p>
    <w:p w14:paraId="74F47804" w14:textId="7BDEE17B" w:rsidR="003B4817" w:rsidRPr="003B4817" w:rsidRDefault="003B4817" w:rsidP="00136E39">
      <w:pPr>
        <w:pStyle w:val="NormalBPBHEB"/>
        <w:numPr>
          <w:ilvl w:val="0"/>
          <w:numId w:val="24"/>
        </w:numPr>
      </w:pPr>
      <w:r w:rsidRPr="004D193E">
        <w:rPr>
          <w:b/>
          <w:bCs/>
        </w:rPr>
        <w:t xml:space="preserve">Fleet </w:t>
      </w:r>
      <w:r w:rsidR="00445094">
        <w:rPr>
          <w:b/>
          <w:bCs/>
        </w:rPr>
        <w:t>m</w:t>
      </w:r>
      <w:r w:rsidRPr="004D193E">
        <w:rPr>
          <w:b/>
          <w:bCs/>
        </w:rPr>
        <w:t>anagement</w:t>
      </w:r>
      <w:r w:rsidR="00445094">
        <w:t xml:space="preserve">: </w:t>
      </w: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7F63">
            <w:rPr>
              <w:noProof/>
            </w:rPr>
            <w:t xml:space="preserve"> </w:t>
          </w:r>
          <w:r w:rsidR="00A97F63" w:rsidRPr="00A97F63">
            <w:rPr>
              <w:noProof/>
            </w:rPr>
            <w:t>[18]</w:t>
          </w:r>
          <w:r w:rsidR="00982931">
            <w:fldChar w:fldCharType="end"/>
          </w:r>
        </w:sdtContent>
      </w:sdt>
      <w:r w:rsidRPr="003B4817">
        <w:t>.</w:t>
      </w:r>
    </w:p>
    <w:p w14:paraId="2B91C73D" w14:textId="77166339"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w:t>
      </w:r>
      <w:r w:rsidR="00813025" w:rsidRPr="003B4817">
        <w:t>to be</w:t>
      </w:r>
      <w:r w:rsidRPr="003B4817">
        <w:t xml:space="preserve"> a transformative tool for developers </w:t>
      </w:r>
      <w:r w:rsidR="00BB3D9A" w:rsidRPr="003B4817">
        <w:t>looking</w:t>
      </w:r>
      <w:r w:rsidRPr="003B4817">
        <w:t xml:space="preserve"> to enhance their applications with location-based features. By providing access to high-quality maps, location data, and geofencing capabilities, this service </w:t>
      </w:r>
      <w:r w:rsidR="00A30994">
        <w:t>enables developers to create engaging and personalized experiences for end-users across</w:t>
      </w:r>
      <w:r w:rsidRPr="003B4817">
        <w:t xml:space="preserve"> diverse </w:t>
      </w:r>
      <w:r w:rsidR="004C35AA">
        <w:t>areas</w:t>
      </w:r>
      <w:r w:rsidRPr="003B4817">
        <w:t>.</w:t>
      </w:r>
    </w:p>
    <w:p w14:paraId="129531D9" w14:textId="5581C2FE" w:rsidR="003B4817" w:rsidRDefault="003B4817" w:rsidP="00136E39">
      <w:pPr>
        <w:pStyle w:val="Heading2BPBHEB"/>
      </w:pPr>
      <w:r w:rsidRPr="003B4817">
        <w:t xml:space="preserve">Amazon </w:t>
      </w:r>
      <w:r w:rsidR="00EA7497">
        <w:t>p</w:t>
      </w:r>
      <w:r w:rsidRPr="003B4817">
        <w:t>inpoint</w:t>
      </w:r>
    </w:p>
    <w:p w14:paraId="7FF20DA8" w14:textId="649D4EF5" w:rsidR="003B4817" w:rsidRPr="003B4817" w:rsidRDefault="003B4817" w:rsidP="004D193E">
      <w:pPr>
        <w:pStyle w:val="NormalBPBHEB"/>
      </w:pPr>
      <w:r w:rsidRPr="003B4817">
        <w:t xml:space="preserve">In the ever-evolving landscape of digital communication,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w:t>
      </w:r>
      <w:r w:rsidR="00573424" w:rsidRPr="003B4817">
        <w:t>prompt</w:t>
      </w:r>
      <w:r w:rsidRPr="003B4817">
        <w:t xml:space="preserve"> messages. In this section, we explore the features and functionalities of Amazon Pinpoint.</w:t>
      </w:r>
    </w:p>
    <w:p w14:paraId="0402D9F3" w14:textId="59DD920A" w:rsidR="003B4817" w:rsidRPr="003B4817" w:rsidRDefault="003B4817" w:rsidP="004D193E">
      <w:pPr>
        <w:pStyle w:val="Heading2BPBHEB"/>
      </w:pPr>
      <w:r w:rsidRPr="003B4817">
        <w:t xml:space="preserve">Amazon </w:t>
      </w:r>
      <w:r w:rsidR="00EA7497">
        <w:t>p</w:t>
      </w:r>
      <w:r w:rsidRPr="003B4817">
        <w:t xml:space="preserve">inpoint </w:t>
      </w:r>
      <w:r w:rsidR="00EA7497">
        <w:t>o</w:t>
      </w:r>
      <w:r w:rsidRPr="003B4817">
        <w:t>verview</w:t>
      </w:r>
    </w:p>
    <w:p w14:paraId="7C6FFE4A" w14:textId="584BF266" w:rsidR="003B4817" w:rsidRPr="003B4817" w:rsidRDefault="003B4817" w:rsidP="004D193E">
      <w:pPr>
        <w:pStyle w:val="NormalBPBHEB"/>
      </w:pPr>
      <w:r w:rsidRPr="003B4817">
        <w:t xml:space="preserve">Amazon Pinpoint is a versatile service designed to </w:t>
      </w:r>
      <w:r w:rsidR="00573424" w:rsidRPr="003B4817">
        <w:t>help</w:t>
      </w:r>
      <w:r w:rsidRPr="003B4817">
        <w:t xml:space="preserve"> targeted communication with end-users across various channels, including email, SMS, and mobile push notifications. It </w:t>
      </w:r>
      <w:r w:rsidRPr="003B4817">
        <w:lastRenderedPageBreak/>
        <w:t>provides analytics and insights that empower developers to refine their communication strategies and enhance user engagement</w:t>
      </w:r>
      <w:bookmarkStart w:id="104"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7F63">
            <w:rPr>
              <w:noProof/>
            </w:rPr>
            <w:t xml:space="preserve"> </w:t>
          </w:r>
          <w:r w:rsidR="00A97F63" w:rsidRPr="00A97F63">
            <w:rPr>
              <w:noProof/>
            </w:rPr>
            <w:t>[19]</w:t>
          </w:r>
          <w:r w:rsidR="00947963">
            <w:fldChar w:fldCharType="end"/>
          </w:r>
        </w:sdtContent>
      </w:sdt>
      <w:bookmarkEnd w:id="104"/>
      <w:r w:rsidRPr="003B4817">
        <w:t>.</w:t>
      </w:r>
    </w:p>
    <w:p w14:paraId="6F7B53DE" w14:textId="4AFBA20B" w:rsidR="003B4817" w:rsidRDefault="003B4817">
      <w:pPr>
        <w:pStyle w:val="Heading2BPBHEB"/>
      </w:pPr>
      <w:r w:rsidRPr="003B4817">
        <w:t xml:space="preserve">Key </w:t>
      </w:r>
      <w:r w:rsidR="00EA7497">
        <w:t>f</w:t>
      </w:r>
      <w:r w:rsidRPr="003B4817">
        <w:t xml:space="preserve">eatures and </w:t>
      </w:r>
      <w:r w:rsidR="00EA7497">
        <w:t>c</w:t>
      </w:r>
      <w:r w:rsidRPr="003B4817">
        <w:t>apabilities</w:t>
      </w:r>
    </w:p>
    <w:p w14:paraId="60A82F8A" w14:textId="6B998AFF"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7F63" w:rsidRPr="00A97F63">
            <w:rPr>
              <w:noProof/>
            </w:rPr>
            <w:t>[19]</w:t>
          </w:r>
          <w:r w:rsidR="00947963">
            <w:fldChar w:fldCharType="end"/>
          </w:r>
        </w:sdtContent>
      </w:sdt>
      <w:r w:rsidR="00CC20AB">
        <w:t>.</w:t>
      </w:r>
    </w:p>
    <w:p w14:paraId="56FF00AB" w14:textId="167FD20B" w:rsidR="003B4817" w:rsidRPr="003B4817" w:rsidRDefault="003B4817" w:rsidP="00831AD5">
      <w:pPr>
        <w:pStyle w:val="NormalBPBHEB"/>
        <w:numPr>
          <w:ilvl w:val="0"/>
          <w:numId w:val="24"/>
        </w:numPr>
      </w:pPr>
      <w:r w:rsidRPr="004D193E">
        <w:rPr>
          <w:b/>
          <w:bCs/>
        </w:rPr>
        <w:t xml:space="preserve">User </w:t>
      </w:r>
      <w:r w:rsidR="00EA7497">
        <w:rPr>
          <w:b/>
          <w:bCs/>
        </w:rPr>
        <w:t>e</w:t>
      </w:r>
      <w:r w:rsidRPr="004D193E">
        <w:rPr>
          <w:b/>
          <w:bCs/>
        </w:rPr>
        <w:t xml:space="preserve">ngagement </w:t>
      </w:r>
      <w:r w:rsidR="00EA7497">
        <w:rPr>
          <w:b/>
          <w:bCs/>
        </w:rPr>
        <w:t>a</w:t>
      </w:r>
      <w:r w:rsidRPr="004D193E">
        <w:rPr>
          <w:b/>
          <w:bCs/>
        </w:rPr>
        <w:t>nalysis</w:t>
      </w:r>
      <w:r w:rsidR="00EA7497">
        <w:t xml:space="preserve">: </w:t>
      </w:r>
      <w:r w:rsidRPr="003B4817">
        <w:t xml:space="preserve">Amazon Pinpoint </w:t>
      </w:r>
      <w:r w:rsidR="00C51A44">
        <w:t xml:space="preserve">provides detailed analytics on user engagement, offering developers </w:t>
      </w:r>
      <w:r w:rsidRPr="003B4817">
        <w:t>insights into user behavior, preferences, and interactions with the application. This data-driven approach enables the optimization of communication strategies.</w:t>
      </w:r>
    </w:p>
    <w:p w14:paraId="433E172A" w14:textId="3C88084A" w:rsidR="003B4817" w:rsidRPr="003B4817" w:rsidRDefault="003B4817" w:rsidP="00831AD5">
      <w:pPr>
        <w:pStyle w:val="NormalBPBHEB"/>
        <w:numPr>
          <w:ilvl w:val="0"/>
          <w:numId w:val="24"/>
        </w:numPr>
      </w:pPr>
      <w:r w:rsidRPr="004D193E">
        <w:rPr>
          <w:b/>
          <w:bCs/>
        </w:rPr>
        <w:t>Multi-</w:t>
      </w:r>
      <w:r w:rsidR="00EA7497">
        <w:rPr>
          <w:b/>
          <w:bCs/>
        </w:rPr>
        <w:t>c</w:t>
      </w:r>
      <w:r w:rsidRPr="004D193E">
        <w:rPr>
          <w:b/>
          <w:bCs/>
        </w:rPr>
        <w:t xml:space="preserve">hannel </w:t>
      </w:r>
      <w:r w:rsidR="00EA7497">
        <w:rPr>
          <w:b/>
          <w:bCs/>
        </w:rPr>
        <w:t>c</w:t>
      </w:r>
      <w:r w:rsidRPr="004D193E">
        <w:rPr>
          <w:b/>
          <w:bCs/>
        </w:rPr>
        <w:t>ommunication</w:t>
      </w:r>
      <w:r w:rsidR="00EA7497">
        <w:t xml:space="preserve">: </w:t>
      </w:r>
      <w:r w:rsidRPr="003B4817">
        <w:t xml:space="preserve">The service supports a range of communication channels, including email, SMS, and push notifications. This multi-channel capability </w:t>
      </w:r>
      <w:r w:rsidR="00061091">
        <w:t xml:space="preserve">enables developers to reach users through their preferred communication channels, thereby increasing the efficiency of their </w:t>
      </w:r>
      <w:r w:rsidRPr="003B4817">
        <w:t>messages.</w:t>
      </w:r>
    </w:p>
    <w:p w14:paraId="129783C5" w14:textId="040A30AC" w:rsidR="003B4817" w:rsidRPr="003B4817" w:rsidRDefault="003B4817" w:rsidP="00831AD5">
      <w:pPr>
        <w:pStyle w:val="NormalBPBHEB"/>
        <w:numPr>
          <w:ilvl w:val="0"/>
          <w:numId w:val="24"/>
        </w:numPr>
      </w:pPr>
      <w:r w:rsidRPr="004D193E">
        <w:rPr>
          <w:b/>
          <w:bCs/>
        </w:rPr>
        <w:t>Personalization</w:t>
      </w:r>
      <w:r w:rsidR="00EA7497">
        <w:t xml:space="preserve">: </w:t>
      </w:r>
      <w:r w:rsidRPr="003B4817">
        <w:t>Amazon Pinpoint enables developers to create personalized messages based on user attributes and behavior. This personalization enhances user experience and fosters a sense of connection with the application.</w:t>
      </w:r>
    </w:p>
    <w:p w14:paraId="6E433647" w14:textId="07059A47" w:rsidR="003B4817" w:rsidRPr="003B4817" w:rsidRDefault="003B4817" w:rsidP="00831AD5">
      <w:pPr>
        <w:pStyle w:val="NormalBPBHEB"/>
        <w:numPr>
          <w:ilvl w:val="0"/>
          <w:numId w:val="24"/>
        </w:numPr>
      </w:pPr>
      <w:r w:rsidRPr="004D193E">
        <w:rPr>
          <w:b/>
          <w:bCs/>
        </w:rPr>
        <w:t xml:space="preserve">Journey </w:t>
      </w:r>
      <w:r w:rsidR="009F11A0">
        <w:rPr>
          <w:b/>
          <w:bCs/>
        </w:rPr>
        <w:t>o</w:t>
      </w:r>
      <w:r w:rsidRPr="004D193E">
        <w:rPr>
          <w:b/>
          <w:bCs/>
        </w:rPr>
        <w:t>rchestration</w:t>
      </w:r>
      <w:r w:rsidR="009F11A0">
        <w:t xml:space="preserve">: </w:t>
      </w:r>
      <w:r w:rsidRPr="003B4817">
        <w:t>Developers can design customer journeys by defining communication workflows based on user actions</w:t>
      </w:r>
      <w:r w:rsidR="00061091">
        <w:t xml:space="preserve"> and interactions</w:t>
      </w:r>
      <w:r w:rsidRPr="003B4817">
        <w:t xml:space="preserve">. This feature ensures that users receive relevant messages at </w:t>
      </w:r>
      <w:r w:rsidR="00C70350" w:rsidRPr="003B4817">
        <w:t>distinct stages</w:t>
      </w:r>
      <w:r w:rsidRPr="003B4817">
        <w:t xml:space="preserve"> of their interaction with the application.</w:t>
      </w:r>
    </w:p>
    <w:p w14:paraId="238646DE" w14:textId="4F33077A" w:rsidR="003B4817" w:rsidRPr="003B4817" w:rsidRDefault="003B4817" w:rsidP="004D193E">
      <w:pPr>
        <w:pStyle w:val="Heading2BPBHEB"/>
      </w:pPr>
      <w:r w:rsidRPr="003B4817">
        <w:t xml:space="preserve">Integration with </w:t>
      </w:r>
      <w:r w:rsidR="00F4621A">
        <w:t>o</w:t>
      </w:r>
      <w:r w:rsidRPr="003B4817">
        <w:t xml:space="preserve">ther AWS </w:t>
      </w:r>
      <w:r w:rsidR="00F4621A">
        <w:t>s</w:t>
      </w:r>
      <w:r w:rsidRPr="003B4817">
        <w:t>ervices</w:t>
      </w:r>
    </w:p>
    <w:p w14:paraId="71597CE6" w14:textId="1E120206"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061091">
        <w:t>.</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73B2B134" w:rsidR="003B4817" w:rsidRDefault="003B4817" w:rsidP="00831AD5">
      <w:pPr>
        <w:pStyle w:val="Heading3BPBHEB"/>
      </w:pPr>
      <w:r w:rsidRPr="003B4817">
        <w:t xml:space="preserve">Use </w:t>
      </w:r>
      <w:r w:rsidR="00390B34">
        <w:t>c</w:t>
      </w:r>
      <w:r w:rsidRPr="003B4817">
        <w:t>ases</w:t>
      </w:r>
    </w:p>
    <w:p w14:paraId="77793929" w14:textId="349DCFAF" w:rsidR="005634F8" w:rsidRPr="003B4817" w:rsidRDefault="00803394" w:rsidP="004D193E">
      <w:pPr>
        <w:pStyle w:val="NormalBPBHEB"/>
      </w:pPr>
      <w:r w:rsidRPr="00803394">
        <w:t>Here are practical ways organizations can use Amazon Pinpoint to drive user engagement:</w:t>
      </w:r>
    </w:p>
    <w:p w14:paraId="7BBA379B" w14:textId="3D4A3A5C" w:rsidR="003B4817" w:rsidRPr="003B4817" w:rsidRDefault="003B4817" w:rsidP="00831AD5">
      <w:pPr>
        <w:pStyle w:val="NormalBPBHEB"/>
        <w:numPr>
          <w:ilvl w:val="0"/>
          <w:numId w:val="24"/>
        </w:numPr>
      </w:pPr>
      <w:r w:rsidRPr="004D193E">
        <w:rPr>
          <w:b/>
          <w:bCs/>
        </w:rPr>
        <w:t xml:space="preserve">Marketing </w:t>
      </w:r>
      <w:r w:rsidR="00390B34">
        <w:rPr>
          <w:b/>
          <w:bCs/>
        </w:rPr>
        <w:t>c</w:t>
      </w:r>
      <w:r w:rsidRPr="004D193E">
        <w:rPr>
          <w:b/>
          <w:bCs/>
        </w:rPr>
        <w:t>ampaigns</w:t>
      </w:r>
      <w:r w:rsidR="00390B34">
        <w:t xml:space="preserve">: </w:t>
      </w: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7F63">
            <w:rPr>
              <w:noProof/>
            </w:rPr>
            <w:t xml:space="preserve"> </w:t>
          </w:r>
          <w:r w:rsidR="00A97F63" w:rsidRPr="00A97F63">
            <w:rPr>
              <w:noProof/>
            </w:rPr>
            <w:t>[20]</w:t>
          </w:r>
          <w:r w:rsidR="00557ABC">
            <w:fldChar w:fldCharType="end"/>
          </w:r>
        </w:sdtContent>
      </w:sdt>
      <w:r w:rsidRPr="003B4817">
        <w:t>.</w:t>
      </w:r>
    </w:p>
    <w:p w14:paraId="7DE714AA" w14:textId="3B4EEDF2" w:rsidR="003B4817" w:rsidRPr="003B4817" w:rsidRDefault="003B4817" w:rsidP="00831AD5">
      <w:pPr>
        <w:pStyle w:val="NormalBPBHEB"/>
        <w:numPr>
          <w:ilvl w:val="0"/>
          <w:numId w:val="24"/>
        </w:numPr>
      </w:pPr>
      <w:r w:rsidRPr="004D193E">
        <w:rPr>
          <w:b/>
          <w:bCs/>
        </w:rPr>
        <w:t xml:space="preserve">User </w:t>
      </w:r>
      <w:r w:rsidR="00390B34">
        <w:rPr>
          <w:b/>
          <w:bCs/>
        </w:rPr>
        <w:t>o</w:t>
      </w:r>
      <w:r w:rsidRPr="004D193E">
        <w:rPr>
          <w:b/>
          <w:bCs/>
        </w:rPr>
        <w:t>nboarding</w:t>
      </w:r>
      <w:r w:rsidR="00390B34">
        <w:t xml:space="preserve">: </w:t>
      </w:r>
      <w:r w:rsidRPr="003B4817">
        <w:t xml:space="preserve">Developers can use the service to guide users through onboarding processes by sending </w:t>
      </w:r>
      <w:r w:rsidR="00573424" w:rsidRPr="003B4817">
        <w:t>prompt</w:t>
      </w:r>
      <w:r w:rsidRPr="003B4817">
        <w:t xml:space="preserve">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7F63">
            <w:rPr>
              <w:noProof/>
            </w:rPr>
            <w:t xml:space="preserve"> </w:t>
          </w:r>
          <w:r w:rsidR="00A97F63" w:rsidRPr="00A97F63">
            <w:rPr>
              <w:noProof/>
            </w:rPr>
            <w:t>[21]</w:t>
          </w:r>
          <w:r w:rsidR="00557ABC">
            <w:fldChar w:fldCharType="end"/>
          </w:r>
        </w:sdtContent>
      </w:sdt>
      <w:r w:rsidRPr="003B4817">
        <w:t>.</w:t>
      </w:r>
    </w:p>
    <w:p w14:paraId="3F584E68" w14:textId="357251AC" w:rsidR="003B4817" w:rsidRPr="003B4817" w:rsidRDefault="003B4817" w:rsidP="004D193E">
      <w:pPr>
        <w:pStyle w:val="NormalBPBHEB"/>
      </w:pPr>
      <w:r w:rsidRPr="003B4817">
        <w:t xml:space="preserve">Amazon Pinpoint </w:t>
      </w:r>
      <w:r w:rsidR="00573424" w:rsidRPr="003B4817">
        <w:t>appears</w:t>
      </w:r>
      <w:r w:rsidRPr="003B4817">
        <w:t xml:space="preserve"> </w:t>
      </w:r>
      <w:r w:rsidR="00C51A44">
        <w:t>to be a valuable tool for developers seeking to enhance</w:t>
      </w:r>
      <w:r w:rsidRPr="003B4817">
        <w:t xml:space="preserve"> user engagement through targeted and personalized communication. By offering a range of </w:t>
      </w:r>
      <w:r w:rsidRPr="003B4817">
        <w:lastRenderedPageBreak/>
        <w:t xml:space="preserve">communication channels, robust analytics, and the ability to create personalized customer 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5210A5D2" w:rsidR="003B4817" w:rsidRDefault="003B4817">
      <w:pPr>
        <w:pStyle w:val="Heading1BPBHEB"/>
      </w:pPr>
      <w:bookmarkStart w:id="105" w:name="_Hlk153364094"/>
      <w:r w:rsidRPr="0099023E">
        <w:t xml:space="preserve">Amazon </w:t>
      </w:r>
      <w:r w:rsidR="00362401">
        <w:t>s</w:t>
      </w:r>
      <w:r w:rsidRPr="0099023E">
        <w:t xml:space="preserve">imple </w:t>
      </w:r>
      <w:r w:rsidR="00362401">
        <w:t>e</w:t>
      </w:r>
      <w:r w:rsidRPr="0099023E">
        <w:t xml:space="preserve">mail </w:t>
      </w:r>
      <w:r w:rsidR="00362401">
        <w:t>s</w:t>
      </w:r>
      <w:r w:rsidRPr="0099023E">
        <w:t>ervice</w:t>
      </w:r>
    </w:p>
    <w:bookmarkEnd w:id="105"/>
    <w:p w14:paraId="407B63D5" w14:textId="77122328" w:rsidR="003B4817" w:rsidRPr="003B4817" w:rsidRDefault="003B4817" w:rsidP="004D193E">
      <w:pPr>
        <w:pStyle w:val="NormalBPBHEB"/>
      </w:pPr>
      <w:r w:rsidRPr="003B4817">
        <w:t xml:space="preserve">Communication through email </w:t>
      </w:r>
      <w:r w:rsidR="00573424" w:rsidRPr="003B4817">
        <w:t>stays</w:t>
      </w:r>
      <w:r w:rsidRPr="003B4817">
        <w:t xml:space="preserve"> a cornerstone in engaging end-users, and Amazon </w:t>
      </w:r>
      <w:r w:rsidRPr="00831AD5">
        <w:t>SES</w:t>
      </w:r>
      <w:r w:rsidRPr="003B4817">
        <w:t xml:space="preserve"> is a cloud-based solution provided by AWS to </w:t>
      </w:r>
      <w:r w:rsidR="00813025" w:rsidRPr="003B4817">
        <w:t>help with</w:t>
      </w:r>
      <w:r w:rsidRPr="003B4817">
        <w:t xml:space="preserve"> scalable and cost-effective email sending. In this section, we </w:t>
      </w:r>
      <w:r w:rsidR="00257283">
        <w:t>explore</w:t>
      </w:r>
      <w:r w:rsidR="00257283" w:rsidRPr="003B4817">
        <w:t xml:space="preserve"> the</w:t>
      </w:r>
      <w:r w:rsidRPr="003B4817">
        <w:t xml:space="preserve"> features and functionalities of Amazon SES, exploring its capabilities in delivering reliable and secure email communication.</w:t>
      </w:r>
    </w:p>
    <w:p w14:paraId="58B1B433" w14:textId="01708241" w:rsidR="003B4817" w:rsidRPr="0099023E" w:rsidRDefault="003B4817" w:rsidP="004D193E">
      <w:pPr>
        <w:pStyle w:val="Heading2BPBHEB"/>
      </w:pPr>
      <w:r w:rsidRPr="0099023E">
        <w:t xml:space="preserve">Amazon SES </w:t>
      </w:r>
      <w:r w:rsidR="00FA0282">
        <w:t>o</w:t>
      </w:r>
      <w:r w:rsidRPr="0099023E">
        <w:t>verview</w:t>
      </w:r>
    </w:p>
    <w:p w14:paraId="345AEFDB" w14:textId="019FF196"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106"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7F63">
            <w:rPr>
              <w:noProof/>
            </w:rPr>
            <w:t xml:space="preserve"> </w:t>
          </w:r>
          <w:r w:rsidR="00A97F63" w:rsidRPr="00A97F63">
            <w:rPr>
              <w:noProof/>
            </w:rPr>
            <w:t>[22]</w:t>
          </w:r>
          <w:r w:rsidR="00393E5E">
            <w:fldChar w:fldCharType="end"/>
          </w:r>
        </w:sdtContent>
      </w:sdt>
      <w:bookmarkEnd w:id="106"/>
      <w:r w:rsidR="003B4817" w:rsidRPr="003B4817">
        <w:t>.</w:t>
      </w:r>
    </w:p>
    <w:p w14:paraId="1FB06A8B" w14:textId="7561ADA1" w:rsidR="003B4817" w:rsidRDefault="003B4817">
      <w:pPr>
        <w:pStyle w:val="Heading2BPBHEB"/>
      </w:pPr>
      <w:r w:rsidRPr="0099023E">
        <w:t xml:space="preserve">Key </w:t>
      </w:r>
      <w:r w:rsidR="00D011EF">
        <w:t>f</w:t>
      </w:r>
      <w:r w:rsidRPr="0099023E">
        <w:t xml:space="preserve">eatures and </w:t>
      </w:r>
      <w:r w:rsidR="00D011EF">
        <w:t>c</w:t>
      </w:r>
      <w:r w:rsidRPr="0099023E">
        <w:t>apabilities</w:t>
      </w:r>
    </w:p>
    <w:p w14:paraId="6505CC47" w14:textId="6543E901"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7F63">
            <w:rPr>
              <w:noProof/>
            </w:rPr>
            <w:t xml:space="preserve"> </w:t>
          </w:r>
          <w:r w:rsidR="00A97F63" w:rsidRPr="00A97F63">
            <w:rPr>
              <w:noProof/>
            </w:rPr>
            <w:t>[22]</w:t>
          </w:r>
          <w:r w:rsidR="002E2BEC">
            <w:fldChar w:fldCharType="end"/>
          </w:r>
        </w:sdtContent>
      </w:sdt>
      <w:r>
        <w:t>:</w:t>
      </w:r>
    </w:p>
    <w:p w14:paraId="29EF7BF0" w14:textId="0048BDFF" w:rsidR="003B4817" w:rsidRPr="003B4817" w:rsidRDefault="003B4817" w:rsidP="00831AD5">
      <w:pPr>
        <w:pStyle w:val="NormalBPBHEB"/>
        <w:numPr>
          <w:ilvl w:val="0"/>
          <w:numId w:val="24"/>
        </w:numPr>
      </w:pPr>
      <w:r w:rsidRPr="004D193E">
        <w:rPr>
          <w:b/>
          <w:bCs/>
        </w:rPr>
        <w:t xml:space="preserve">Email </w:t>
      </w:r>
      <w:r w:rsidR="00D011EF">
        <w:rPr>
          <w:b/>
          <w:bCs/>
        </w:rPr>
        <w:t>s</w:t>
      </w:r>
      <w:r w:rsidRPr="004D193E">
        <w:rPr>
          <w:b/>
          <w:bCs/>
        </w:rPr>
        <w:t>ending</w:t>
      </w:r>
      <w:r w:rsidR="00D011EF">
        <w:t xml:space="preserve">: </w:t>
      </w:r>
      <w:r w:rsidRPr="003B4817">
        <w:t>Amazon SES enables developers to send a variety of email types, including transactional and marketing emails. Its robust infrastructure ensures reliable delivery while allowing for easy integration with applications and systems.</w:t>
      </w:r>
    </w:p>
    <w:p w14:paraId="35879930" w14:textId="59571079" w:rsidR="003B4817" w:rsidRPr="003B4817" w:rsidRDefault="003B4817" w:rsidP="00831AD5">
      <w:pPr>
        <w:pStyle w:val="NormalBPBHEB"/>
        <w:numPr>
          <w:ilvl w:val="0"/>
          <w:numId w:val="24"/>
        </w:numPr>
      </w:pPr>
      <w:r w:rsidRPr="004D193E">
        <w:rPr>
          <w:b/>
          <w:bCs/>
        </w:rPr>
        <w:t>Deliverability</w:t>
      </w:r>
      <w:r w:rsidR="00D011EF">
        <w:t xml:space="preserve">: </w:t>
      </w: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35455747" w14:textId="4955705B" w:rsidR="003B4817" w:rsidRPr="003B4817" w:rsidRDefault="003B4817" w:rsidP="00831AD5">
      <w:pPr>
        <w:pStyle w:val="NormalBPBHEB"/>
        <w:numPr>
          <w:ilvl w:val="0"/>
          <w:numId w:val="24"/>
        </w:numPr>
      </w:pPr>
      <w:r w:rsidRPr="004D193E">
        <w:rPr>
          <w:b/>
          <w:bCs/>
        </w:rPr>
        <w:t xml:space="preserve">Content </w:t>
      </w:r>
      <w:r w:rsidR="00D011EF">
        <w:rPr>
          <w:b/>
          <w:bCs/>
        </w:rPr>
        <w:t>p</w:t>
      </w:r>
      <w:r w:rsidRPr="004D193E">
        <w:rPr>
          <w:b/>
          <w:bCs/>
        </w:rPr>
        <w:t>ersonalization:</w:t>
      </w:r>
      <w:r w:rsidR="00D011EF">
        <w:t xml:space="preserve"> </w:t>
      </w: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59FC7226" w14:textId="301A6436" w:rsidR="003B4817" w:rsidRPr="003B4817" w:rsidRDefault="003B4817" w:rsidP="00831AD5">
      <w:pPr>
        <w:pStyle w:val="NormalBPBHEB"/>
        <w:numPr>
          <w:ilvl w:val="0"/>
          <w:numId w:val="24"/>
        </w:numPr>
      </w:pPr>
      <w:r w:rsidRPr="004D193E">
        <w:rPr>
          <w:b/>
          <w:bCs/>
        </w:rPr>
        <w:t xml:space="preserve">Integration with AWS </w:t>
      </w:r>
      <w:r w:rsidR="00D011EF">
        <w:rPr>
          <w:b/>
          <w:bCs/>
        </w:rPr>
        <w:t>e</w:t>
      </w:r>
      <w:r w:rsidRPr="004D193E">
        <w:rPr>
          <w:b/>
          <w:bCs/>
        </w:rPr>
        <w:t>cosystem:</w:t>
      </w:r>
      <w:r w:rsidR="00D011EF">
        <w:t xml:space="preserve"> </w:t>
      </w:r>
      <w:r w:rsidRPr="003B4817">
        <w:t>Amazon SES seamlessly integrates with other AWS services, such as AWS Lambda and Amazon S3. This integration enhances SES's capabilities, allowing developers to build compreh</w:t>
      </w:r>
      <w:r w:rsidR="00D011EF">
        <w:t>e</w:t>
      </w:r>
      <w:r w:rsidRPr="003B4817">
        <w:t>nsive and automated email workflows.</w:t>
      </w:r>
    </w:p>
    <w:p w14:paraId="44B3F27F" w14:textId="36B28343" w:rsidR="003B4817" w:rsidRPr="0099023E" w:rsidRDefault="003B4817" w:rsidP="004D193E">
      <w:pPr>
        <w:pStyle w:val="Heading2BPBHEB"/>
      </w:pPr>
      <w:r w:rsidRPr="0099023E">
        <w:t xml:space="preserve">Security and </w:t>
      </w:r>
      <w:r w:rsidR="00511617">
        <w:t>c</w:t>
      </w:r>
      <w:r w:rsidRPr="0099023E">
        <w:t>ompliance</w:t>
      </w:r>
    </w:p>
    <w:p w14:paraId="466AD20B" w14:textId="50F6232A"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DomainKeys Identified Mail</w:t>
      </w:r>
      <w:r w:rsidR="00511617">
        <w:rPr>
          <w:b/>
          <w:bCs/>
        </w:rPr>
        <w:t xml:space="preserve"> </w:t>
      </w:r>
      <w:r w:rsidR="00511617" w:rsidRPr="00831AD5">
        <w:lastRenderedPageBreak/>
        <w:t>(</w:t>
      </w:r>
      <w:r w:rsidR="00511617">
        <w:rPr>
          <w:b/>
          <w:bCs/>
        </w:rPr>
        <w:t>DKIM</w:t>
      </w:r>
      <w:r w:rsidRPr="003B4817">
        <w:t xml:space="preserve">) and </w:t>
      </w:r>
      <w:r w:rsidRPr="004D193E">
        <w:rPr>
          <w:b/>
          <w:bCs/>
        </w:rPr>
        <w:t>Sender Policy Framework</w:t>
      </w:r>
      <w:r w:rsidR="00511617">
        <w:rPr>
          <w:b/>
          <w:bCs/>
        </w:rPr>
        <w:t xml:space="preserve"> </w:t>
      </w:r>
      <w:r w:rsidR="00511617" w:rsidRPr="00831AD5">
        <w:t>(</w:t>
      </w:r>
      <w:r w:rsidR="00511617">
        <w:rPr>
          <w:b/>
          <w:bCs/>
        </w:rPr>
        <w:t>SPF</w:t>
      </w:r>
      <w:r w:rsidRPr="003B4817">
        <w:t>) authentication contribute to the security of email communications.</w:t>
      </w:r>
    </w:p>
    <w:p w14:paraId="0B08DD05" w14:textId="0DAFF3C7" w:rsidR="003B4817" w:rsidRDefault="003B4817" w:rsidP="00831AD5">
      <w:pPr>
        <w:pStyle w:val="Heading3BPBHEB"/>
      </w:pPr>
      <w:r w:rsidRPr="0099023E">
        <w:t xml:space="preserve">Use </w:t>
      </w:r>
      <w:r w:rsidR="00FD2404">
        <w:t>c</w:t>
      </w:r>
      <w:r w:rsidRPr="0099023E">
        <w:t>ases</w:t>
      </w:r>
    </w:p>
    <w:p w14:paraId="6613B936" w14:textId="7AB516ED" w:rsidR="006D1E17" w:rsidRPr="006D1E17" w:rsidRDefault="006D1E17" w:rsidP="006D1E17">
      <w:pPr>
        <w:pStyle w:val="NormalBPBHEB"/>
      </w:pPr>
      <w:r w:rsidRPr="006D1E17">
        <w:t>Here are common applications of Amazon SES that highlight its versatility:</w:t>
      </w:r>
    </w:p>
    <w:p w14:paraId="07D1E7E9" w14:textId="6C41E5AB" w:rsidR="003B4817" w:rsidRPr="003B4817" w:rsidRDefault="003B4817" w:rsidP="00831AD5">
      <w:pPr>
        <w:pStyle w:val="NormalBPBHEB"/>
        <w:numPr>
          <w:ilvl w:val="0"/>
          <w:numId w:val="27"/>
        </w:numPr>
      </w:pPr>
      <w:r w:rsidRPr="004D193E">
        <w:rPr>
          <w:b/>
          <w:bCs/>
        </w:rPr>
        <w:t xml:space="preserve">Transactional </w:t>
      </w:r>
      <w:r w:rsidR="00FD2404">
        <w:rPr>
          <w:b/>
          <w:bCs/>
        </w:rPr>
        <w:t>e</w:t>
      </w:r>
      <w:r w:rsidRPr="004D193E">
        <w:rPr>
          <w:b/>
          <w:bCs/>
        </w:rPr>
        <w:t>mails</w:t>
      </w:r>
      <w:r w:rsidR="00FD2404">
        <w:t xml:space="preserve">: </w:t>
      </w: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7F63">
            <w:rPr>
              <w:noProof/>
            </w:rPr>
            <w:t xml:space="preserve"> </w:t>
          </w:r>
          <w:r w:rsidR="00A97F63" w:rsidRPr="00A97F63">
            <w:rPr>
              <w:noProof/>
            </w:rPr>
            <w:t>[23]</w:t>
          </w:r>
          <w:r w:rsidR="006F5904">
            <w:fldChar w:fldCharType="end"/>
          </w:r>
        </w:sdtContent>
      </w:sdt>
      <w:r w:rsidRPr="003B4817">
        <w:t>.</w:t>
      </w:r>
    </w:p>
    <w:p w14:paraId="02506EBF" w14:textId="51A21910" w:rsidR="003B4817" w:rsidRPr="003B4817" w:rsidRDefault="003B4817" w:rsidP="00831AD5">
      <w:pPr>
        <w:pStyle w:val="NormalBPBHEB"/>
        <w:numPr>
          <w:ilvl w:val="0"/>
          <w:numId w:val="27"/>
        </w:numPr>
      </w:pPr>
      <w:r w:rsidRPr="004D193E">
        <w:rPr>
          <w:b/>
          <w:bCs/>
        </w:rPr>
        <w:t xml:space="preserve">Marketing </w:t>
      </w:r>
      <w:r w:rsidR="00FD2404">
        <w:rPr>
          <w:b/>
          <w:bCs/>
        </w:rPr>
        <w:t>c</w:t>
      </w:r>
      <w:r w:rsidRPr="004D193E">
        <w:rPr>
          <w:b/>
          <w:bCs/>
        </w:rPr>
        <w:t>ampaigns</w:t>
      </w:r>
      <w:r w:rsidR="00FD2404">
        <w:t xml:space="preserve">: </w:t>
      </w:r>
      <w:r w:rsidRPr="003B4817">
        <w:t xml:space="preserve">Developers can </w:t>
      </w:r>
      <w:r w:rsidR="00573424" w:rsidRPr="003B4817">
        <w:t>use</w:t>
      </w:r>
      <w:r w:rsidRPr="003B4817">
        <w:t xml:space="preserv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7F63">
            <w:rPr>
              <w:noProof/>
            </w:rPr>
            <w:t xml:space="preserve"> </w:t>
          </w:r>
          <w:r w:rsidR="00A97F63" w:rsidRPr="00A97F63">
            <w:rPr>
              <w:noProof/>
            </w:rPr>
            <w:t>[24]</w:t>
          </w:r>
          <w:r w:rsidR="006F5904">
            <w:fldChar w:fldCharType="end"/>
          </w:r>
        </w:sdtContent>
      </w:sdt>
      <w:r w:rsidRPr="003B4817">
        <w:t>.</w:t>
      </w:r>
    </w:p>
    <w:p w14:paraId="11442877" w14:textId="514D4277" w:rsidR="003B4817" w:rsidRPr="003B4817" w:rsidRDefault="003B4817" w:rsidP="004D193E">
      <w:pPr>
        <w:pStyle w:val="NormalBPBHEB"/>
      </w:pPr>
      <w:r w:rsidRPr="003B4817">
        <w:t xml:space="preserve">Amazon SES </w:t>
      </w:r>
      <w:r w:rsidR="00573424" w:rsidRPr="003B4817">
        <w:t>appears</w:t>
      </w:r>
      <w:r w:rsidRPr="003B4817">
        <w:t xml:space="preserve"> as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387AE4E1" w:rsidR="003B4817" w:rsidRDefault="003B4817" w:rsidP="00097B50">
      <w:pPr>
        <w:pStyle w:val="Heading2BPBHEB"/>
      </w:pPr>
      <w:r w:rsidRPr="00D156A3">
        <w:t xml:space="preserve">AWS </w:t>
      </w:r>
      <w:ins w:id="107" w:author="Arya" w:date="2025-04-14T16:31:00Z" w16du:dateUtc="2025-04-14T11:01:00Z">
        <w:r w:rsidR="00BC5EFE">
          <w:t>a</w:t>
        </w:r>
      </w:ins>
      <w:del w:id="108" w:author="Arya" w:date="2025-04-14T16:31:00Z" w16du:dateUtc="2025-04-14T11:01:00Z">
        <w:r w:rsidR="00097B50" w:rsidDel="00BC5EFE">
          <w:delText>A</w:delText>
        </w:r>
      </w:del>
      <w:r w:rsidRPr="00D156A3">
        <w:t>mplify</w:t>
      </w:r>
    </w:p>
    <w:p w14:paraId="10174391" w14:textId="371216B4"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257283">
        <w:t>explores</w:t>
      </w:r>
      <w:r w:rsidR="00257283" w:rsidRPr="003B4817">
        <w:t xml:space="preserve"> the</w:t>
      </w:r>
      <w:r w:rsidRPr="003B4817">
        <w:t xml:space="preserve"> functionalities and benefits of AWS Amplify, exploring its role in simplifying the development lifecycle.</w:t>
      </w:r>
    </w:p>
    <w:p w14:paraId="6787BDCE" w14:textId="083F8E2C" w:rsidR="003B4817" w:rsidRPr="00477B0C" w:rsidRDefault="003B4817" w:rsidP="004D193E">
      <w:pPr>
        <w:pStyle w:val="Heading2BPBHEB"/>
      </w:pPr>
      <w:r w:rsidRPr="00477B0C">
        <w:t xml:space="preserve">AWS </w:t>
      </w:r>
      <w:r w:rsidR="004B269D">
        <w:t>a</w:t>
      </w:r>
      <w:r w:rsidRPr="00477B0C">
        <w:t xml:space="preserve">mplify </w:t>
      </w:r>
      <w:r w:rsidR="004B269D">
        <w:t>o</w:t>
      </w:r>
      <w:r w:rsidRPr="00477B0C">
        <w:t>verview</w:t>
      </w:r>
    </w:p>
    <w:p w14:paraId="5D898783" w14:textId="2B036AA5" w:rsidR="003B4817" w:rsidRPr="003B4817" w:rsidRDefault="003B4817" w:rsidP="004D193E">
      <w:pPr>
        <w:pStyle w:val="NormalBPBHEB"/>
      </w:pPr>
      <w:r w:rsidRPr="003B4817">
        <w:t xml:space="preserve">AWS Amplify is a development platform that </w:t>
      </w:r>
      <w:r w:rsidR="00573424" w:rsidRPr="003B4817">
        <w:t>helps</w:t>
      </w:r>
      <w:r w:rsidRPr="003B4817">
        <w:t xml:space="preserve"> the building and deployment of full-stack web and mobile applications. With a focus on providing developers with </w:t>
      </w:r>
      <w:r w:rsidR="002571CB" w:rsidRPr="003B4817">
        <w:t>seamless</w:t>
      </w:r>
      <w:r w:rsidRPr="003B4817">
        <w:t xml:space="preserve"> experience, Amplify integrates with popular frameworks and services, enabling the creation of modern, serverless applications</w:t>
      </w:r>
      <w:bookmarkStart w:id="109" w:name="_Ref153364699"/>
      <w:r w:rsidR="00A30994">
        <w:t>.</w:t>
      </w:r>
      <w:sdt>
        <w:sdtPr>
          <w:id w:val="-1632234517"/>
          <w:citation/>
        </w:sdtPr>
        <w:sdtContent>
          <w:r w:rsidR="00267779">
            <w:fldChar w:fldCharType="begin"/>
          </w:r>
          <w:r w:rsidR="00267779">
            <w:instrText xml:space="preserve"> CITATION Services2023f \l 1033 </w:instrText>
          </w:r>
          <w:r w:rsidR="00267779">
            <w:fldChar w:fldCharType="separate"/>
          </w:r>
          <w:r w:rsidR="00A97F63">
            <w:rPr>
              <w:noProof/>
            </w:rPr>
            <w:t xml:space="preserve"> </w:t>
          </w:r>
          <w:r w:rsidR="00A97F63" w:rsidRPr="00A97F63">
            <w:rPr>
              <w:noProof/>
            </w:rPr>
            <w:t>[25]</w:t>
          </w:r>
          <w:r w:rsidR="00267779">
            <w:fldChar w:fldCharType="end"/>
          </w:r>
        </w:sdtContent>
      </w:sdt>
      <w:bookmarkEnd w:id="109"/>
      <w:r w:rsidRPr="003B4817">
        <w:t>.</w:t>
      </w:r>
    </w:p>
    <w:p w14:paraId="00209A37" w14:textId="28A2BF26" w:rsidR="003B4817" w:rsidRDefault="003B4817">
      <w:pPr>
        <w:pStyle w:val="Heading2BPBHEB"/>
      </w:pPr>
      <w:r w:rsidRPr="00477B0C">
        <w:t xml:space="preserve">Key </w:t>
      </w:r>
      <w:r w:rsidR="004B269D">
        <w:t>f</w:t>
      </w:r>
      <w:r w:rsidRPr="00477B0C">
        <w:t xml:space="preserve">eatures and </w:t>
      </w:r>
      <w:r w:rsidR="004B269D">
        <w:t>c</w:t>
      </w:r>
      <w:r w:rsidRPr="00477B0C">
        <w:t>apabilities</w:t>
      </w:r>
    </w:p>
    <w:p w14:paraId="2DB02815" w14:textId="10F3D6BC"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7F63">
            <w:rPr>
              <w:noProof/>
            </w:rPr>
            <w:t xml:space="preserve"> </w:t>
          </w:r>
          <w:r w:rsidR="00A97F63" w:rsidRPr="00A97F63">
            <w:rPr>
              <w:noProof/>
            </w:rPr>
            <w:t>[25]</w:t>
          </w:r>
          <w:r w:rsidR="00267779">
            <w:fldChar w:fldCharType="end"/>
          </w:r>
        </w:sdtContent>
      </w:sdt>
      <w:r>
        <w:t>:</w:t>
      </w:r>
    </w:p>
    <w:p w14:paraId="1D4C8261" w14:textId="1D1D9B15" w:rsidR="003B4817" w:rsidRPr="003B4817" w:rsidRDefault="003B4817" w:rsidP="00CE1EC9">
      <w:pPr>
        <w:pStyle w:val="NormalBPBHEB"/>
        <w:numPr>
          <w:ilvl w:val="0"/>
          <w:numId w:val="26"/>
        </w:numPr>
      </w:pPr>
      <w:r w:rsidRPr="004D193E">
        <w:rPr>
          <w:b/>
          <w:bCs/>
        </w:rPr>
        <w:t xml:space="preserve">Front-end </w:t>
      </w:r>
      <w:r w:rsidR="004B269D">
        <w:rPr>
          <w:b/>
          <w:bCs/>
        </w:rPr>
        <w:t>f</w:t>
      </w:r>
      <w:r w:rsidRPr="004D193E">
        <w:rPr>
          <w:b/>
          <w:bCs/>
        </w:rPr>
        <w:t xml:space="preserve">ramework </w:t>
      </w:r>
      <w:r w:rsidR="004B269D">
        <w:rPr>
          <w:b/>
          <w:bCs/>
        </w:rPr>
        <w:t>a</w:t>
      </w:r>
      <w:r w:rsidRPr="004D193E">
        <w:rPr>
          <w:b/>
          <w:bCs/>
        </w:rPr>
        <w:t>gnostic</w:t>
      </w:r>
      <w:r w:rsidR="004B269D">
        <w:t xml:space="preserve">: </w:t>
      </w:r>
      <w:r w:rsidR="0025151F"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7DC130F4" w14:textId="3A28FF01" w:rsidR="003B4817" w:rsidRPr="003B4817" w:rsidRDefault="003B4817" w:rsidP="00CE1EC9">
      <w:pPr>
        <w:pStyle w:val="NormalBPBHEB"/>
        <w:numPr>
          <w:ilvl w:val="0"/>
          <w:numId w:val="26"/>
        </w:numPr>
      </w:pPr>
      <w:r w:rsidRPr="004D193E">
        <w:rPr>
          <w:b/>
          <w:bCs/>
        </w:rPr>
        <w:t xml:space="preserve">Authentication and </w:t>
      </w:r>
      <w:r w:rsidR="004B269D">
        <w:rPr>
          <w:b/>
          <w:bCs/>
        </w:rPr>
        <w:t>a</w:t>
      </w:r>
      <w:r w:rsidRPr="004D193E">
        <w:rPr>
          <w:b/>
          <w:bCs/>
        </w:rPr>
        <w:t>uthorization</w:t>
      </w:r>
      <w:r w:rsidR="004B269D">
        <w:t xml:space="preserve">: </w:t>
      </w:r>
      <w:r w:rsidRPr="003B4817">
        <w:t>Amplify simplifies user authentication and authorization processes, offering built-in authentication workflows and support for social identity providers. This streamlines the implementation of secure user access controls.</w:t>
      </w:r>
    </w:p>
    <w:p w14:paraId="054E28FA" w14:textId="0A852745" w:rsidR="003B4817" w:rsidRPr="003B4817" w:rsidRDefault="003B4817" w:rsidP="00CE1EC9">
      <w:pPr>
        <w:pStyle w:val="NormalBPBHEB"/>
        <w:numPr>
          <w:ilvl w:val="0"/>
          <w:numId w:val="26"/>
        </w:numPr>
      </w:pPr>
      <w:r w:rsidRPr="004D193E">
        <w:rPr>
          <w:b/>
          <w:bCs/>
        </w:rPr>
        <w:lastRenderedPageBreak/>
        <w:t xml:space="preserve">API </w:t>
      </w:r>
      <w:r w:rsidR="004B269D">
        <w:rPr>
          <w:b/>
          <w:bCs/>
        </w:rPr>
        <w:t>m</w:t>
      </w:r>
      <w:r w:rsidRPr="004D193E">
        <w:rPr>
          <w:b/>
          <w:bCs/>
        </w:rPr>
        <w:t>anagement</w:t>
      </w:r>
      <w:r w:rsidR="004B269D">
        <w:t xml:space="preserve">: </w:t>
      </w:r>
      <w:r w:rsidRPr="003B4817">
        <w:t xml:space="preserve">With Amplify, developers can easily manage APIs, both REST and GraphQL. The platform </w:t>
      </w:r>
      <w:r w:rsidR="00A30994">
        <w:t xml:space="preserve">streamlines the creation and integration of APIs, enabling developers to efficiently </w:t>
      </w:r>
      <w:r w:rsidRPr="003B4817">
        <w:t>connect their applications to various data sources.</w:t>
      </w:r>
    </w:p>
    <w:p w14:paraId="2558D4F0" w14:textId="5EA35994" w:rsidR="003B4817" w:rsidRPr="003B4817" w:rsidRDefault="003B4817" w:rsidP="00CE1EC9">
      <w:pPr>
        <w:pStyle w:val="NormalBPBHEB"/>
        <w:numPr>
          <w:ilvl w:val="0"/>
          <w:numId w:val="26"/>
        </w:numPr>
      </w:pPr>
      <w:r w:rsidRPr="004D193E">
        <w:rPr>
          <w:b/>
          <w:bCs/>
        </w:rPr>
        <w:t xml:space="preserve">CI/CD </w:t>
      </w:r>
      <w:r w:rsidR="004B269D">
        <w:rPr>
          <w:b/>
          <w:bCs/>
        </w:rPr>
        <w:t>i</w:t>
      </w:r>
      <w:r w:rsidRPr="004D193E">
        <w:rPr>
          <w:b/>
          <w:bCs/>
        </w:rPr>
        <w:t>ntegration</w:t>
      </w:r>
      <w:r w:rsidR="004B269D">
        <w:t xml:space="preserve">: </w:t>
      </w:r>
      <w:r w:rsidRPr="003B4817">
        <w:t xml:space="preserve">Continuous integration and deployment (CI/CD) are integral to modern application development. AWS Amplify </w:t>
      </w:r>
      <w:r w:rsidR="002571CB" w:rsidRPr="003B4817">
        <w:t>integrates</w:t>
      </w:r>
      <w:r w:rsidRPr="003B4817">
        <w:t xml:space="preserve"> popular CI/CD tools, automating the build, test, and deployment processes for web and mobile applications.</w:t>
      </w:r>
    </w:p>
    <w:p w14:paraId="0005EC86" w14:textId="7797CD13" w:rsidR="00881B12" w:rsidRDefault="004C306F" w:rsidP="004D193E">
      <w:pPr>
        <w:pStyle w:val="NormalBPBHEB"/>
      </w:pPr>
      <w:r w:rsidRPr="00CE1EC9">
        <w:rPr>
          <w:i/>
          <w:iCs/>
        </w:rPr>
        <w:t xml:space="preserve">Figure </w:t>
      </w:r>
      <w:r w:rsidR="00384F1D" w:rsidRPr="00CE1EC9">
        <w:rPr>
          <w:i/>
          <w:iCs/>
        </w:rPr>
        <w:t>9.</w:t>
      </w:r>
      <w:r w:rsidRPr="00CE1EC9">
        <w:rPr>
          <w:i/>
          <w:iCs/>
        </w:rPr>
        <w:t>6</w:t>
      </w:r>
      <w:r w:rsidRPr="004C306F">
        <w:t xml:space="preserve"> illustrates the </w:t>
      </w:r>
      <w:r w:rsidR="00A30994">
        <w:t>typical</w:t>
      </w:r>
      <w:r w:rsidR="00A30994" w:rsidRPr="004C306F">
        <w:t xml:space="preserve"> </w:t>
      </w:r>
      <w:r w:rsidRPr="004C306F">
        <w:t xml:space="preserve">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rsidP="00CE1EC9">
      <w:pPr>
        <w:pStyle w:val="FigureBPBHEB"/>
      </w:pPr>
      <w:r>
        <w:rPr>
          <w:noProof/>
        </w:rPr>
        <w:drawing>
          <wp:inline distT="0" distB="0" distL="0" distR="0" wp14:anchorId="1B41EA3F" wp14:editId="4FC924F3">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2AB789D7"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p>
    <w:p w14:paraId="49B3798B" w14:textId="77777777" w:rsidR="00881B12" w:rsidRPr="00881B12" w:rsidRDefault="00881B12" w:rsidP="004D193E">
      <w:pPr>
        <w:pStyle w:val="NormalBPBHEB"/>
      </w:pPr>
    </w:p>
    <w:p w14:paraId="5BEDBDCC" w14:textId="5E2FC88F" w:rsidR="003B4817" w:rsidRPr="00477B0C" w:rsidRDefault="003B4817" w:rsidP="004D193E">
      <w:pPr>
        <w:pStyle w:val="Heading2BPBHEB"/>
      </w:pPr>
      <w:r w:rsidRPr="00477B0C">
        <w:t xml:space="preserve">Serverless </w:t>
      </w:r>
      <w:r w:rsidR="00221208">
        <w:t>f</w:t>
      </w:r>
      <w:r w:rsidRPr="00477B0C">
        <w:t>unctionality</w:t>
      </w:r>
    </w:p>
    <w:p w14:paraId="4A97274E" w14:textId="2C2AC159"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Serverless functions enhance application functionality and scalability</w:t>
      </w:r>
      <w:r w:rsidR="00A30994">
        <w:rPr>
          <w:lang w:val="en-IN"/>
        </w:rPr>
        <w:t>.</w:t>
      </w:r>
      <w:r w:rsidR="0034736B" w:rsidRPr="0034736B">
        <w:rPr>
          <w:lang w:val="en-IN"/>
        </w:rPr>
        <w:t xml:space="preserve"> </w:t>
      </w:r>
      <w:sdt>
        <w:sdtPr>
          <w:id w:val="1149631606"/>
          <w:citation/>
        </w:sdtPr>
        <w:sdtContent>
          <w:r w:rsidR="00401D36">
            <w:fldChar w:fldCharType="begin"/>
          </w:r>
          <w:r w:rsidR="00401D36">
            <w:instrText xml:space="preserve"> CITATION Bre19 \l 1033 </w:instrText>
          </w:r>
          <w:r w:rsidR="00401D36">
            <w:fldChar w:fldCharType="separate"/>
          </w:r>
          <w:r w:rsidR="00A97F63" w:rsidRPr="00A97F63">
            <w:rPr>
              <w:noProof/>
            </w:rPr>
            <w:t>[26]</w:t>
          </w:r>
          <w:r w:rsidR="00401D36">
            <w:fldChar w:fldCharType="end"/>
          </w:r>
        </w:sdtContent>
      </w:sdt>
      <w:r w:rsidRPr="003B4817">
        <w:t>.</w:t>
      </w:r>
    </w:p>
    <w:p w14:paraId="23CBC044" w14:textId="6FEDE50E" w:rsidR="003B4817" w:rsidRPr="00477B0C" w:rsidRDefault="003B4817" w:rsidP="004D193E">
      <w:pPr>
        <w:pStyle w:val="Heading2BPBHEB"/>
      </w:pPr>
      <w:r w:rsidRPr="00477B0C">
        <w:t xml:space="preserve">Scalability and </w:t>
      </w:r>
      <w:r w:rsidR="00221208">
        <w:t>p</w:t>
      </w:r>
      <w:r w:rsidRPr="00477B0C">
        <w:t>erformance</w:t>
      </w:r>
    </w:p>
    <w:p w14:paraId="5A9BBDE1" w14:textId="061615F1" w:rsidR="003B4817" w:rsidRPr="003B4817" w:rsidRDefault="003B4817" w:rsidP="004D193E">
      <w:pPr>
        <w:pStyle w:val="NormalBPBHEB"/>
      </w:pPr>
      <w:r w:rsidRPr="003B4817">
        <w:t xml:space="preserve">Amplify applications benefit from the scalability and performance optimizations provided by AWS services. This ensures that applications can </w:t>
      </w:r>
      <w:r w:rsidR="0034082E" w:rsidRPr="003B4817">
        <w:t>manage</w:t>
      </w:r>
      <w:r w:rsidRPr="003B4817">
        <w:t xml:space="preserve"> varying workloads and deliver a responsive user experience</w:t>
      </w:r>
      <w:r w:rsidR="00A30994">
        <w:t>.</w:t>
      </w:r>
      <w:sdt>
        <w:sdtPr>
          <w:id w:val="-1097795136"/>
          <w:citation/>
        </w:sdtPr>
        <w:sdtContent>
          <w:r w:rsidR="00455E83">
            <w:fldChar w:fldCharType="begin"/>
          </w:r>
          <w:r w:rsidR="00455E83">
            <w:instrText xml:space="preserve"> CITATION Cha20 \l 1033 </w:instrText>
          </w:r>
          <w:r w:rsidR="00455E83">
            <w:fldChar w:fldCharType="separate"/>
          </w:r>
          <w:r w:rsidR="00A97F63">
            <w:rPr>
              <w:noProof/>
            </w:rPr>
            <w:t xml:space="preserve"> </w:t>
          </w:r>
          <w:r w:rsidR="00A97F63" w:rsidRPr="00A97F63">
            <w:rPr>
              <w:noProof/>
            </w:rPr>
            <w:t>[27]</w:t>
          </w:r>
          <w:r w:rsidR="00455E83">
            <w:fldChar w:fldCharType="end"/>
          </w:r>
        </w:sdtContent>
      </w:sdt>
      <w:r w:rsidRPr="003B4817">
        <w:t>.</w:t>
      </w:r>
    </w:p>
    <w:p w14:paraId="524C6080" w14:textId="20EA41A9" w:rsidR="003B4817" w:rsidRPr="003B4817" w:rsidRDefault="003B4817" w:rsidP="004D193E">
      <w:pPr>
        <w:pStyle w:val="NormalBPBHEB"/>
      </w:pPr>
      <w:r w:rsidRPr="003B4817">
        <w:t xml:space="preserve">AWS Amplify </w:t>
      </w:r>
      <w:r w:rsidR="00297CE5" w:rsidRPr="003B4817">
        <w:t>appears</w:t>
      </w:r>
      <w:r w:rsidRPr="003B4817">
        <w:t xml:space="preserve"> as a versatile and powerful toolset for developers venturing into front-end web and mobile application development. With its flexibility, integration capabilities, and </w:t>
      </w:r>
      <w:r w:rsidRPr="003B4817">
        <w:lastRenderedPageBreak/>
        <w:t>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CE1EC9">
      <w:pPr>
        <w:pStyle w:val="Heading2BPBHEB"/>
      </w:pPr>
      <w:bookmarkStart w:id="110" w:name="_Hlk153365071"/>
      <w:r w:rsidRPr="00C349D9">
        <w:t>Introduction</w:t>
      </w:r>
      <w:r>
        <w:t xml:space="preserve"> to </w:t>
      </w:r>
      <w:r w:rsidR="003B4817" w:rsidRPr="00C349D9">
        <w:t>AWS AppSync</w:t>
      </w:r>
    </w:p>
    <w:bookmarkEnd w:id="110"/>
    <w:p w14:paraId="6087713B" w14:textId="26B25371"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A30994">
        <w:t>examines the functionalities and features of AWS AppSync, highlighting its role in facilitating</w:t>
      </w:r>
      <w:r w:rsidRPr="003B4817">
        <w:t xml:space="preserve"> efficient data synchronization and communication between applications and backend services.</w:t>
      </w:r>
    </w:p>
    <w:p w14:paraId="470FE04A" w14:textId="1479486B" w:rsidR="003B4817" w:rsidRPr="00C349D9" w:rsidRDefault="003B4817" w:rsidP="004D193E">
      <w:pPr>
        <w:pStyle w:val="Heading2BPBHEB"/>
      </w:pPr>
      <w:r w:rsidRPr="00C349D9">
        <w:t xml:space="preserve">AWS AppSync </w:t>
      </w:r>
      <w:r w:rsidR="004E0615">
        <w:t>o</w:t>
      </w:r>
      <w:r w:rsidRPr="00C349D9">
        <w:t>verview</w:t>
      </w:r>
    </w:p>
    <w:p w14:paraId="471C5A63" w14:textId="2EF36402" w:rsidR="003B4817" w:rsidRPr="003B4817" w:rsidRDefault="003B4817" w:rsidP="004D193E">
      <w:pPr>
        <w:pStyle w:val="NormalBPBHEB"/>
      </w:pPr>
      <w:r w:rsidRPr="003B4817">
        <w:t xml:space="preserve">AWS AppSync is a managed service that enables developers to create flexible and scalable APIs for applications by </w:t>
      </w:r>
      <w:r w:rsidR="0034082E" w:rsidRPr="003B4817">
        <w:t>managing</w:t>
      </w:r>
      <w:r w:rsidRPr="003B4817">
        <w:t xml:space="preserve">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11"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7F63">
            <w:rPr>
              <w:noProof/>
            </w:rPr>
            <w:t xml:space="preserve"> </w:t>
          </w:r>
          <w:r w:rsidR="00A97F63" w:rsidRPr="00A97F63">
            <w:rPr>
              <w:noProof/>
            </w:rPr>
            <w:t>[28]</w:t>
          </w:r>
          <w:r w:rsidR="005964C3">
            <w:fldChar w:fldCharType="end"/>
          </w:r>
        </w:sdtContent>
      </w:sdt>
      <w:bookmarkEnd w:id="111"/>
      <w:r w:rsidRPr="003B4817">
        <w:t>.</w:t>
      </w:r>
    </w:p>
    <w:p w14:paraId="25C46A33" w14:textId="0F43EB74" w:rsidR="003B4817" w:rsidRDefault="003B4817">
      <w:pPr>
        <w:pStyle w:val="Heading2BPBHEB"/>
      </w:pPr>
      <w:r w:rsidRPr="00C349D9">
        <w:t xml:space="preserve">Key </w:t>
      </w:r>
      <w:r w:rsidR="004E0615">
        <w:t>f</w:t>
      </w:r>
      <w:r w:rsidRPr="00C349D9">
        <w:t xml:space="preserve">eatures and </w:t>
      </w:r>
      <w:r w:rsidR="004E0615">
        <w:t>c</w:t>
      </w:r>
      <w:r w:rsidRPr="00C349D9">
        <w:t>apabilities</w:t>
      </w:r>
    </w:p>
    <w:p w14:paraId="2FA2DC58" w14:textId="1A316115" w:rsidR="005634F8" w:rsidRPr="00C349D9" w:rsidRDefault="004036E1" w:rsidP="004D193E">
      <w:pPr>
        <w:pStyle w:val="NormalBPBHEB"/>
      </w:pPr>
      <w:r w:rsidRPr="004036E1">
        <w:t xml:space="preserve">The following key features </w:t>
      </w:r>
      <w:r w:rsidR="008716E6" w:rsidRPr="004036E1">
        <w:t>highlight</w:t>
      </w:r>
      <w:r w:rsidRPr="004036E1">
        <w:t xml:space="preserv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7F63">
            <w:rPr>
              <w:noProof/>
            </w:rPr>
            <w:t xml:space="preserve"> </w:t>
          </w:r>
          <w:r w:rsidR="00A97F63" w:rsidRPr="00A97F63">
            <w:rPr>
              <w:noProof/>
            </w:rPr>
            <w:t>[28]</w:t>
          </w:r>
          <w:r w:rsidR="005964C3">
            <w:fldChar w:fldCharType="end"/>
          </w:r>
        </w:sdtContent>
      </w:sdt>
      <w:r>
        <w:t>:</w:t>
      </w:r>
    </w:p>
    <w:p w14:paraId="36BAC15F" w14:textId="543F2B6C" w:rsidR="003B4817" w:rsidRPr="003B4817" w:rsidRDefault="003B4817" w:rsidP="00CE1EC9">
      <w:pPr>
        <w:pStyle w:val="NormalBPBHEB"/>
        <w:numPr>
          <w:ilvl w:val="0"/>
          <w:numId w:val="25"/>
        </w:numPr>
      </w:pPr>
      <w:r w:rsidRPr="004D193E">
        <w:rPr>
          <w:b/>
          <w:bCs/>
        </w:rPr>
        <w:t xml:space="preserve">GraphQL as a </w:t>
      </w:r>
      <w:r w:rsidR="004E0615">
        <w:rPr>
          <w:b/>
          <w:bCs/>
        </w:rPr>
        <w:t>s</w:t>
      </w:r>
      <w:r w:rsidRPr="004D193E">
        <w:rPr>
          <w:b/>
          <w:bCs/>
        </w:rPr>
        <w:t>ervice</w:t>
      </w:r>
      <w:r w:rsidR="004E0615">
        <w:t xml:space="preserve">: </w:t>
      </w:r>
      <w:r w:rsidRPr="003B4817">
        <w:t>AWS AppSync utilizes GraphQL, a powerful query language for APIs, providing a flexible and efficient way to request and deliver data. This enables clients to request only the data they need, reducing over-fetching and improving performance.</w:t>
      </w:r>
    </w:p>
    <w:p w14:paraId="50232313" w14:textId="4118EF20" w:rsidR="003B4817" w:rsidRPr="003B4817" w:rsidRDefault="003B4817" w:rsidP="00CE1EC9">
      <w:pPr>
        <w:pStyle w:val="NormalBPBHEB"/>
        <w:numPr>
          <w:ilvl w:val="0"/>
          <w:numId w:val="25"/>
        </w:numPr>
      </w:pPr>
      <w:r w:rsidRPr="004D193E">
        <w:rPr>
          <w:b/>
          <w:bCs/>
        </w:rPr>
        <w:t xml:space="preserve">Real-time </w:t>
      </w:r>
      <w:r w:rsidR="004E0615">
        <w:rPr>
          <w:b/>
          <w:bCs/>
        </w:rPr>
        <w:t>d</w:t>
      </w:r>
      <w:r w:rsidRPr="004D193E">
        <w:rPr>
          <w:b/>
          <w:bCs/>
        </w:rPr>
        <w:t xml:space="preserve">ata </w:t>
      </w:r>
      <w:r w:rsidR="004E0615">
        <w:rPr>
          <w:b/>
          <w:bCs/>
        </w:rPr>
        <w:t>s</w:t>
      </w:r>
      <w:r w:rsidRPr="004D193E">
        <w:rPr>
          <w:b/>
          <w:bCs/>
        </w:rPr>
        <w:t>ynchronization</w:t>
      </w:r>
      <w:r w:rsidR="004E0615">
        <w:t xml:space="preserve">: </w:t>
      </w:r>
      <w:r w:rsidRPr="003B4817">
        <w:t>One of the standout features of AppSync is its support for real-time data synchronization. It enables developers to build applications that can receive real-time updates from the backend, enhancing the overall user experience.</w:t>
      </w:r>
    </w:p>
    <w:p w14:paraId="3FDE56DD" w14:textId="285B6989" w:rsidR="003B4817" w:rsidRPr="003B4817" w:rsidRDefault="003B4817" w:rsidP="00CE1EC9">
      <w:pPr>
        <w:pStyle w:val="NormalBPBHEB"/>
        <w:numPr>
          <w:ilvl w:val="0"/>
          <w:numId w:val="25"/>
        </w:numPr>
      </w:pPr>
      <w:r w:rsidRPr="004D193E">
        <w:rPr>
          <w:b/>
          <w:bCs/>
        </w:rPr>
        <w:t xml:space="preserve">Offline </w:t>
      </w:r>
      <w:r w:rsidR="004E0615">
        <w:rPr>
          <w:b/>
          <w:bCs/>
        </w:rPr>
        <w:t>d</w:t>
      </w:r>
      <w:r w:rsidRPr="004D193E">
        <w:rPr>
          <w:b/>
          <w:bCs/>
        </w:rPr>
        <w:t xml:space="preserve">ata </w:t>
      </w:r>
      <w:r w:rsidR="004E0615">
        <w:rPr>
          <w:b/>
          <w:bCs/>
        </w:rPr>
        <w:t>a</w:t>
      </w:r>
      <w:r w:rsidRPr="004D193E">
        <w:rPr>
          <w:b/>
          <w:bCs/>
        </w:rPr>
        <w:t>ccess</w:t>
      </w:r>
      <w:r w:rsidR="004E0615">
        <w:t xml:space="preserve">: </w:t>
      </w:r>
      <w:r w:rsidRPr="003B4817">
        <w:t xml:space="preserve">AppSync includes features for offline data access, allowing applications to </w:t>
      </w:r>
      <w:r w:rsidR="00297CE5" w:rsidRPr="003B4817">
        <w:t>still be</w:t>
      </w:r>
      <w:r w:rsidRPr="003B4817">
        <w:t xml:space="preserve"> functional even when there is no internet connection. This is particularly valuable for mobile applications that need to provide a seamless user experience in various network conditions.</w:t>
      </w:r>
    </w:p>
    <w:p w14:paraId="44C0A2FC" w14:textId="720AC59F" w:rsidR="003B4817" w:rsidRPr="003B4817" w:rsidRDefault="003B4817" w:rsidP="00CE1EC9">
      <w:pPr>
        <w:pStyle w:val="NormalBPBHEB"/>
        <w:numPr>
          <w:ilvl w:val="0"/>
          <w:numId w:val="25"/>
        </w:numPr>
      </w:pPr>
      <w:r w:rsidRPr="004D193E">
        <w:rPr>
          <w:b/>
          <w:bCs/>
        </w:rPr>
        <w:t xml:space="preserve">Data </w:t>
      </w:r>
      <w:r w:rsidR="004E0615">
        <w:rPr>
          <w:b/>
          <w:bCs/>
        </w:rPr>
        <w:t>s</w:t>
      </w:r>
      <w:r w:rsidRPr="004D193E">
        <w:rPr>
          <w:b/>
          <w:bCs/>
        </w:rPr>
        <w:t xml:space="preserve">ource </w:t>
      </w:r>
      <w:r w:rsidR="004E0615">
        <w:rPr>
          <w:b/>
          <w:bCs/>
        </w:rPr>
        <w:t>i</w:t>
      </w:r>
      <w:r w:rsidRPr="004D193E">
        <w:rPr>
          <w:b/>
          <w:bCs/>
        </w:rPr>
        <w:t>ntegration</w:t>
      </w:r>
      <w:r w:rsidR="004E0615">
        <w:t xml:space="preserve">: </w:t>
      </w: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224C638B" w:rsidR="003B4817" w:rsidRPr="00C349D9" w:rsidRDefault="003B4817" w:rsidP="004D193E">
      <w:pPr>
        <w:pStyle w:val="Heading2BPBHEB"/>
      </w:pPr>
      <w:r w:rsidRPr="00C349D9">
        <w:lastRenderedPageBreak/>
        <w:t xml:space="preserve">Serverless </w:t>
      </w:r>
      <w:r w:rsidR="004E0615">
        <w:t>f</w:t>
      </w:r>
      <w:r w:rsidRPr="00C349D9">
        <w:t>unctionality</w:t>
      </w:r>
    </w:p>
    <w:p w14:paraId="484149FE" w14:textId="43D62D89" w:rsidR="005634F8" w:rsidRPr="00C349D9" w:rsidRDefault="000469F7" w:rsidP="004D193E">
      <w:pPr>
        <w:pStyle w:val="NormalBPBHEB"/>
      </w:pPr>
      <w:r w:rsidRPr="000469F7">
        <w:rPr>
          <w:lang w:val="en-IN"/>
        </w:rPr>
        <w:t xml:space="preserve">AWS AppSync's serverless architecture </w:t>
      </w:r>
      <w:r w:rsidR="001F29C5">
        <w:rPr>
          <w:lang w:val="en-IN"/>
        </w:rPr>
        <w:t>eliminates the need for developers to manage servers</w:t>
      </w:r>
      <w:r w:rsidR="00D47A48" w:rsidRPr="000469F7">
        <w:rPr>
          <w:lang w:val="en-IN"/>
        </w:rPr>
        <w:t>.</w:t>
      </w:r>
      <w:r w:rsidR="003B4817" w:rsidRPr="003B4817">
        <w:t xml:space="preserve"> This serverless approach enables automatic scaling based on demand, ensuring </w:t>
      </w:r>
      <w:r w:rsidR="00297CE5" w:rsidRPr="003B4817">
        <w:t>best</w:t>
      </w:r>
      <w:r w:rsidR="003B4817" w:rsidRPr="003B4817">
        <w:t xml:space="preserve">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7F63">
            <w:rPr>
              <w:noProof/>
            </w:rPr>
            <w:t xml:space="preserve"> </w:t>
          </w:r>
          <w:r w:rsidR="00A97F63" w:rsidRPr="00A97F63">
            <w:rPr>
              <w:noProof/>
            </w:rPr>
            <w:t>[29]</w:t>
          </w:r>
          <w:r w:rsidR="00AF46D8">
            <w:fldChar w:fldCharType="end"/>
          </w:r>
        </w:sdtContent>
      </w:sdt>
      <w:r w:rsidR="003B4817" w:rsidRPr="003B4817">
        <w:t>.</w:t>
      </w:r>
    </w:p>
    <w:p w14:paraId="3B47908B" w14:textId="16F31565"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7F63">
            <w:rPr>
              <w:noProof/>
            </w:rPr>
            <w:t xml:space="preserve"> </w:t>
          </w:r>
          <w:r w:rsidR="00A97F63" w:rsidRPr="00A97F63">
            <w:rPr>
              <w:noProof/>
            </w:rPr>
            <w:t>[30]</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CE1EC9">
      <w:pPr>
        <w:pStyle w:val="Heading2BPBHEB"/>
      </w:pPr>
      <w:bookmarkStart w:id="112" w:name="_Hlk153365461"/>
      <w:r w:rsidRPr="00FC14DF">
        <w:t>AWS Device Farm</w:t>
      </w:r>
    </w:p>
    <w:bookmarkEnd w:id="112"/>
    <w:p w14:paraId="20C2629C" w14:textId="5CB2D35A"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7F63">
            <w:rPr>
              <w:noProof/>
            </w:rPr>
            <w:t xml:space="preserve"> </w:t>
          </w:r>
          <w:r w:rsidR="00A97F63" w:rsidRPr="00A97F63">
            <w:rPr>
              <w:noProof/>
            </w:rPr>
            <w:t>[31]</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5C4DC4D9" w14:textId="21C22157" w:rsidR="003B4817" w:rsidRPr="00FC14DF" w:rsidRDefault="003B4817" w:rsidP="004D193E">
      <w:pPr>
        <w:pStyle w:val="Heading2BPBHEB"/>
      </w:pPr>
      <w:r w:rsidRPr="00FC14DF">
        <w:t xml:space="preserve">AWS Device Farm </w:t>
      </w:r>
      <w:r w:rsidR="00C4304D">
        <w:t>o</w:t>
      </w:r>
      <w:r w:rsidRPr="00FC14DF">
        <w:t>verview</w:t>
      </w:r>
    </w:p>
    <w:p w14:paraId="2E85B24B" w14:textId="40FA1959"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113"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7F63">
            <w:rPr>
              <w:noProof/>
            </w:rPr>
            <w:t xml:space="preserve"> </w:t>
          </w:r>
          <w:r w:rsidR="00A97F63" w:rsidRPr="00A97F63">
            <w:rPr>
              <w:noProof/>
            </w:rPr>
            <w:t>[32]</w:t>
          </w:r>
          <w:r w:rsidR="0054746F">
            <w:fldChar w:fldCharType="end"/>
          </w:r>
        </w:sdtContent>
      </w:sdt>
      <w:bookmarkEnd w:id="113"/>
      <w:r w:rsidRPr="003B4817">
        <w:t>.</w:t>
      </w:r>
    </w:p>
    <w:p w14:paraId="5A15AB94" w14:textId="2E3BD241" w:rsidR="003B4817" w:rsidRDefault="003B4817">
      <w:pPr>
        <w:pStyle w:val="Heading2BPBHEB"/>
      </w:pPr>
      <w:r w:rsidRPr="00FC14DF">
        <w:t xml:space="preserve">Key </w:t>
      </w:r>
      <w:r w:rsidR="00C4304D">
        <w:t>f</w:t>
      </w:r>
      <w:r w:rsidRPr="00FC14DF">
        <w:t xml:space="preserve">eatures and </w:t>
      </w:r>
      <w:r w:rsidR="00C4304D">
        <w:t>c</w:t>
      </w:r>
      <w:r w:rsidRPr="00FC14DF">
        <w:t>apabilities</w:t>
      </w:r>
    </w:p>
    <w:p w14:paraId="6D43ED88" w14:textId="03CFC2C0"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7F63" w:rsidRPr="00A97F63">
            <w:rPr>
              <w:noProof/>
            </w:rPr>
            <w:t>[32]</w:t>
          </w:r>
          <w:r w:rsidR="006E28FA">
            <w:fldChar w:fldCharType="end"/>
          </w:r>
        </w:sdtContent>
      </w:sdt>
    </w:p>
    <w:p w14:paraId="7CEFAE86" w14:textId="593A3192" w:rsidR="003B4817" w:rsidRPr="003B4817" w:rsidRDefault="003B4817" w:rsidP="00CE1EC9">
      <w:pPr>
        <w:pStyle w:val="NormalBPBHEB"/>
        <w:numPr>
          <w:ilvl w:val="0"/>
          <w:numId w:val="26"/>
        </w:numPr>
      </w:pPr>
      <w:r w:rsidRPr="004D193E">
        <w:rPr>
          <w:b/>
          <w:bCs/>
        </w:rPr>
        <w:t xml:space="preserve">Real </w:t>
      </w:r>
      <w:r w:rsidR="00C4304D">
        <w:rPr>
          <w:b/>
          <w:bCs/>
        </w:rPr>
        <w:t>d</w:t>
      </w:r>
      <w:r w:rsidRPr="004D193E">
        <w:rPr>
          <w:b/>
          <w:bCs/>
        </w:rPr>
        <w:t xml:space="preserve">evice </w:t>
      </w:r>
      <w:r w:rsidR="00C4304D">
        <w:rPr>
          <w:b/>
          <w:bCs/>
        </w:rPr>
        <w:t>t</w:t>
      </w:r>
      <w:r w:rsidRPr="004D193E">
        <w:rPr>
          <w:b/>
          <w:bCs/>
        </w:rPr>
        <w:t>esting</w:t>
      </w:r>
      <w:r w:rsidR="00875940">
        <w:t xml:space="preserve">: </w:t>
      </w: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how the application will behave in real-world scenarios</w:t>
      </w:r>
      <w:r w:rsidR="00F67838">
        <w:t>.</w:t>
      </w:r>
    </w:p>
    <w:p w14:paraId="3C3558D5" w14:textId="1EBFB27A" w:rsidR="003B4817" w:rsidRPr="003B4817" w:rsidRDefault="003B4817" w:rsidP="00CE1EC9">
      <w:pPr>
        <w:pStyle w:val="NormalBPBHEB"/>
        <w:numPr>
          <w:ilvl w:val="0"/>
          <w:numId w:val="26"/>
        </w:numPr>
      </w:pPr>
      <w:r w:rsidRPr="004D193E">
        <w:rPr>
          <w:b/>
          <w:bCs/>
        </w:rPr>
        <w:t xml:space="preserve">Parallel </w:t>
      </w:r>
      <w:r w:rsidR="00C4304D">
        <w:rPr>
          <w:b/>
          <w:bCs/>
        </w:rPr>
        <w:t>t</w:t>
      </w:r>
      <w:r w:rsidRPr="004D193E">
        <w:rPr>
          <w:b/>
          <w:bCs/>
        </w:rPr>
        <w:t>esting</w:t>
      </w:r>
      <w:r w:rsidR="00875940">
        <w:t xml:space="preserve">: </w:t>
      </w:r>
      <w:r w:rsidRPr="003B4817">
        <w:t>The service supports parallel testing, enabling developers to execute tests concurrently on multiple devices. This accelerates the testing process, saving time and resources.</w:t>
      </w:r>
    </w:p>
    <w:p w14:paraId="6F45C0F4" w14:textId="490AB788" w:rsidR="003B4817" w:rsidRPr="003B4817" w:rsidRDefault="003B4817" w:rsidP="00CE1EC9">
      <w:pPr>
        <w:pStyle w:val="NormalBPBHEB"/>
        <w:numPr>
          <w:ilvl w:val="0"/>
          <w:numId w:val="26"/>
        </w:numPr>
      </w:pPr>
      <w:r w:rsidRPr="004D193E">
        <w:rPr>
          <w:b/>
          <w:bCs/>
        </w:rPr>
        <w:lastRenderedPageBreak/>
        <w:t xml:space="preserve">Appium and </w:t>
      </w:r>
      <w:r w:rsidR="006919B0">
        <w:rPr>
          <w:b/>
          <w:bCs/>
        </w:rPr>
        <w:t>Selenium</w:t>
      </w:r>
      <w:r w:rsidR="006919B0" w:rsidRPr="004D193E">
        <w:rPr>
          <w:b/>
          <w:bCs/>
        </w:rPr>
        <w:t xml:space="preserve"> </w:t>
      </w:r>
      <w:r w:rsidR="00875940">
        <w:rPr>
          <w:b/>
          <w:bCs/>
        </w:rPr>
        <w:t>c</w:t>
      </w:r>
      <w:r w:rsidRPr="004D193E">
        <w:rPr>
          <w:b/>
          <w:bCs/>
        </w:rPr>
        <w:t>ompatibility</w:t>
      </w:r>
      <w:r w:rsidR="00875940">
        <w:t xml:space="preserve">: </w:t>
      </w:r>
      <w:r w:rsidRPr="003B4817">
        <w:t>Device Farm is compatible with popular testing frameworks</w:t>
      </w:r>
      <w:r w:rsidR="00DA6991">
        <w:t>, including Appium and Selenium, providing</w:t>
      </w:r>
      <w:r w:rsidRPr="003B4817">
        <w:t xml:space="preserve"> flexibility for developers who prefer these frameworks for their testing processes.</w:t>
      </w:r>
    </w:p>
    <w:p w14:paraId="71C4FACD" w14:textId="3AB61D13" w:rsidR="003B4817" w:rsidRPr="003B4817" w:rsidRDefault="003B4817" w:rsidP="00CE1EC9">
      <w:pPr>
        <w:pStyle w:val="NormalBPBHEB"/>
        <w:numPr>
          <w:ilvl w:val="0"/>
          <w:numId w:val="26"/>
        </w:numPr>
      </w:pPr>
      <w:r w:rsidRPr="004D193E">
        <w:rPr>
          <w:b/>
          <w:bCs/>
        </w:rPr>
        <w:t xml:space="preserve">Remote </w:t>
      </w:r>
      <w:r w:rsidR="00875940">
        <w:rPr>
          <w:b/>
          <w:bCs/>
        </w:rPr>
        <w:t>a</w:t>
      </w:r>
      <w:r w:rsidRPr="004D193E">
        <w:rPr>
          <w:b/>
          <w:bCs/>
        </w:rPr>
        <w:t>ccess</w:t>
      </w:r>
      <w:r w:rsidR="00875940">
        <w:t xml:space="preserve">: </w:t>
      </w:r>
      <w:r w:rsidRPr="003B4817">
        <w:t xml:space="preserve">Developers can remotely access and interact with devices in </w:t>
      </w:r>
      <w:r w:rsidR="006919B0">
        <w:t>real time</w:t>
      </w:r>
      <w:r w:rsidRPr="003B4817">
        <w:t xml:space="preserve"> during testing. This feature is </w:t>
      </w:r>
      <w:r w:rsidR="00161173">
        <w:t>incomparabl</w:t>
      </w:r>
      <w:r w:rsidR="00665E72">
        <w:t>e</w:t>
      </w:r>
      <w:r w:rsidRPr="003B4817">
        <w:t xml:space="preserve"> for diagnosing issues and gaining insights into the application's behavior on specific devices.</w:t>
      </w:r>
    </w:p>
    <w:p w14:paraId="39F82A2F" w14:textId="1E2C0D2D" w:rsidR="003B4817" w:rsidRDefault="003B4817" w:rsidP="00CE1EC9">
      <w:pPr>
        <w:pStyle w:val="NormalBPBHEB"/>
        <w:numPr>
          <w:ilvl w:val="0"/>
          <w:numId w:val="26"/>
        </w:numPr>
      </w:pPr>
      <w:r w:rsidRPr="004D193E">
        <w:rPr>
          <w:b/>
          <w:bCs/>
        </w:rPr>
        <w:t xml:space="preserve">Built-in </w:t>
      </w:r>
      <w:r w:rsidR="00875940">
        <w:rPr>
          <w:b/>
          <w:bCs/>
        </w:rPr>
        <w:t>t</w:t>
      </w:r>
      <w:r w:rsidRPr="004D193E">
        <w:rPr>
          <w:b/>
          <w:bCs/>
        </w:rPr>
        <w:t xml:space="preserve">est </w:t>
      </w:r>
      <w:r w:rsidR="00875940">
        <w:rPr>
          <w:b/>
          <w:bCs/>
        </w:rPr>
        <w:t>r</w:t>
      </w:r>
      <w:r w:rsidRPr="004D193E">
        <w:rPr>
          <w:b/>
          <w:bCs/>
        </w:rPr>
        <w:t>eports</w:t>
      </w:r>
      <w:r w:rsidR="00875940">
        <w:t xml:space="preserve">: </w:t>
      </w: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4208EA8" w14:textId="0C5EDA44" w:rsidR="0084700A" w:rsidRDefault="00A901E9" w:rsidP="004D193E">
      <w:pPr>
        <w:pStyle w:val="NormalBPBHEB"/>
      </w:pPr>
      <w:r w:rsidRPr="00A0205D">
        <w:rPr>
          <w:i/>
          <w:iCs/>
        </w:rPr>
        <w:t xml:space="preserve">Figure </w:t>
      </w:r>
      <w:r w:rsidR="00291766" w:rsidRPr="00A0205D">
        <w:rPr>
          <w:i/>
          <w:iCs/>
        </w:rPr>
        <w:t>10</w:t>
      </w:r>
      <w:r w:rsidRPr="00A0205D">
        <w:rPr>
          <w:i/>
          <w:iCs/>
        </w:rPr>
        <w:t>.7</w:t>
      </w:r>
      <w:r w:rsidRPr="00A901E9">
        <w:t xml:space="preserve"> illustrates an example of web applications hosted in a private network using AWS Device Farm, </w:t>
      </w:r>
      <w:r w:rsidR="008716E6" w:rsidRPr="00A901E9">
        <w:t>highlighting</w:t>
      </w:r>
      <w:r w:rsidRPr="00A901E9">
        <w:t xml:space="preserve"> the practical application of this testing environment within secure configurations</w:t>
      </w:r>
      <w:r>
        <w:t>:</w:t>
      </w:r>
    </w:p>
    <w:p w14:paraId="0506462E" w14:textId="77777777" w:rsidR="0078705D" w:rsidRDefault="0084700A" w:rsidP="00A0205D">
      <w:pPr>
        <w:pStyle w:val="FigureBPBHEB"/>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5E1D764A" w:rsidR="0084700A" w:rsidRDefault="0078705D" w:rsidP="004D193E">
      <w:pPr>
        <w:pStyle w:val="FigureCaptionBPBHEB"/>
      </w:pPr>
      <w:commentRangeStart w:id="114"/>
      <w:commentRangeStart w:id="115"/>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using AWS Device Farm</w:t>
      </w:r>
      <w:r>
        <w:t xml:space="preserve"> (AWS Blogs</w:t>
      </w:r>
      <w:r w:rsidR="00875940">
        <w:t>)</w:t>
      </w:r>
      <w:commentRangeEnd w:id="114"/>
      <w:r w:rsidR="00875940">
        <w:rPr>
          <w:rStyle w:val="CommentReference"/>
          <w:rFonts w:asciiTheme="minorHAnsi" w:eastAsiaTheme="minorHAnsi" w:hAnsiTheme="minorHAnsi" w:cstheme="minorBidi"/>
          <w:bCs w:val="0"/>
          <w:i w:val="0"/>
          <w:iCs w:val="0"/>
        </w:rPr>
        <w:commentReference w:id="114"/>
      </w:r>
      <w:commentRangeEnd w:id="115"/>
      <w:r w:rsidR="00A34741">
        <w:rPr>
          <w:rStyle w:val="CommentReference"/>
          <w:rFonts w:asciiTheme="minorHAnsi" w:eastAsiaTheme="minorHAnsi" w:hAnsiTheme="minorHAnsi" w:cstheme="minorBidi"/>
          <w:bCs w:val="0"/>
          <w:i w:val="0"/>
          <w:iCs w:val="0"/>
        </w:rPr>
        <w:commentReference w:id="115"/>
      </w:r>
    </w:p>
    <w:p w14:paraId="170B3462" w14:textId="77777777" w:rsidR="0084700A" w:rsidRPr="003B4817" w:rsidRDefault="0084700A" w:rsidP="004D193E">
      <w:pPr>
        <w:pStyle w:val="NormalBPBHEB"/>
      </w:pPr>
    </w:p>
    <w:p w14:paraId="02D66376" w14:textId="0295EF1A" w:rsidR="003B4817" w:rsidRPr="003B4817" w:rsidRDefault="003B4817" w:rsidP="004D193E">
      <w:pPr>
        <w:pStyle w:val="NormalBPBHEB"/>
      </w:pPr>
      <w:r w:rsidRPr="003B4817">
        <w:t xml:space="preserve">AWS Device Farm </w:t>
      </w:r>
      <w:r w:rsidR="00395196" w:rsidRPr="003B4817">
        <w:t>appears</w:t>
      </w:r>
      <w:r w:rsidRPr="003B4817">
        <w:t xml:space="preserve"> </w:t>
      </w:r>
      <w:r w:rsidR="002571CB" w:rsidRPr="003B4817">
        <w:t>to be</w:t>
      </w:r>
      <w:r w:rsidR="00281A38">
        <w:t xml:space="preserve"> </w:t>
      </w:r>
      <w:r w:rsidR="00C70350">
        <w:t>a valuable tool</w:t>
      </w:r>
      <w:r w:rsidRPr="003B4817">
        <w:t xml:space="preserve">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7F63">
            <w:rPr>
              <w:noProof/>
            </w:rPr>
            <w:t xml:space="preserve"> </w:t>
          </w:r>
          <w:r w:rsidR="00A97F63" w:rsidRPr="00A97F63">
            <w:rPr>
              <w:noProof/>
            </w:rPr>
            <w:t>[33]</w:t>
          </w:r>
          <w:r w:rsidR="00363F83">
            <w:fldChar w:fldCharType="end"/>
          </w:r>
        </w:sdtContent>
      </w:sdt>
      <w:r w:rsidRPr="003B4817">
        <w:t xml:space="preserve">. The service's ability to generate comprehensive test reports further </w:t>
      </w:r>
      <w:r w:rsidR="00395196" w:rsidRPr="003B4817">
        <w:t>helps</w:t>
      </w:r>
      <w:r w:rsidRPr="003B4817">
        <w:t xml:space="preserve"> a streamlined testing process, </w:t>
      </w:r>
      <w:r w:rsidR="00FD5D25" w:rsidRPr="003B4817">
        <w:t>contributing</w:t>
      </w:r>
      <w:r w:rsidRPr="003B4817">
        <w:t xml:space="preserve"> to the delivery of high-quality and reliable mobile applications to end-users.</w:t>
      </w:r>
    </w:p>
    <w:p w14:paraId="6F79A8A8" w14:textId="0D252ABF" w:rsidR="00536008" w:rsidRPr="00D13371" w:rsidRDefault="00536008" w:rsidP="00D13371">
      <w:pPr>
        <w:pStyle w:val="Heading1BPBHEB"/>
      </w:pPr>
      <w:commentRangeStart w:id="116"/>
      <w:commentRangeStart w:id="117"/>
      <w:commentRangeStart w:id="118"/>
      <w:r w:rsidRPr="00D13371">
        <w:t xml:space="preserve">Reflecting on AWS for </w:t>
      </w:r>
      <w:r w:rsidR="00875940" w:rsidRPr="00D13371">
        <w:t>end-user, front-end, and mobile development</w:t>
      </w:r>
      <w:commentRangeEnd w:id="116"/>
      <w:r w:rsidR="00875940">
        <w:rPr>
          <w:rStyle w:val="CommentReference"/>
          <w:rFonts w:asciiTheme="minorHAnsi" w:eastAsiaTheme="minorHAnsi" w:hAnsiTheme="minorHAnsi" w:cstheme="minorBidi"/>
          <w:b w:val="0"/>
        </w:rPr>
        <w:commentReference w:id="116"/>
      </w:r>
      <w:commentRangeEnd w:id="117"/>
      <w:r w:rsidR="007F3462">
        <w:rPr>
          <w:rStyle w:val="CommentReference"/>
          <w:rFonts w:asciiTheme="minorHAnsi" w:eastAsiaTheme="minorHAnsi" w:hAnsiTheme="minorHAnsi" w:cstheme="minorBidi"/>
          <w:b w:val="0"/>
        </w:rPr>
        <w:commentReference w:id="117"/>
      </w:r>
      <w:commentRangeEnd w:id="118"/>
      <w:r w:rsidR="00BC5EFE">
        <w:rPr>
          <w:rStyle w:val="CommentReference"/>
          <w:rFonts w:asciiTheme="minorHAnsi" w:eastAsiaTheme="minorHAnsi" w:hAnsiTheme="minorHAnsi" w:cstheme="minorBidi"/>
          <w:b w:val="0"/>
        </w:rPr>
        <w:commentReference w:id="118"/>
      </w:r>
    </w:p>
    <w:p w14:paraId="0F433F37" w14:textId="10B291FE" w:rsidR="004C50A0" w:rsidRPr="004C50A0" w:rsidRDefault="004C50A0" w:rsidP="00536008">
      <w:pPr>
        <w:pStyle w:val="NormalBPBHEB"/>
      </w:pPr>
      <w:r w:rsidRPr="004D193E">
        <w:rPr>
          <w:i/>
          <w:iCs/>
        </w:rPr>
        <w:t xml:space="preserve">Chapter </w:t>
      </w:r>
      <w:r w:rsidR="00291766">
        <w:rPr>
          <w:i/>
          <w:iCs/>
        </w:rPr>
        <w:t>10</w:t>
      </w:r>
      <w:r w:rsidRPr="004D193E">
        <w:rPr>
          <w:i/>
          <w:iCs/>
        </w:rPr>
        <w:t>, End User, Front End</w:t>
      </w:r>
      <w:r w:rsidR="00DA6991">
        <w:rPr>
          <w:i/>
          <w:iCs/>
        </w:rPr>
        <w:t>,</w:t>
      </w:r>
      <w:r w:rsidRPr="004D193E">
        <w:rPr>
          <w:i/>
          <w:iCs/>
        </w:rPr>
        <w:t xml:space="preserve">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w:t>
      </w:r>
      <w:r w:rsidR="00FB2682" w:rsidRPr="00FB2682">
        <w:rPr>
          <w:lang w:val="en-IN"/>
        </w:rPr>
        <w:t>In summary, these services are vital in transforming application development, deployment, and usage</w:t>
      </w:r>
      <w:r w:rsidR="005F00A4" w:rsidRPr="005F00A4">
        <w:rPr>
          <w:lang w:val="en-IN"/>
        </w:rPr>
        <w:t>.</w:t>
      </w:r>
    </w:p>
    <w:p w14:paraId="21DCD369" w14:textId="04930007" w:rsidR="004C50A0" w:rsidRPr="004C50A0" w:rsidRDefault="004C50A0" w:rsidP="004D193E">
      <w:pPr>
        <w:pStyle w:val="Heading2BPBHEB"/>
      </w:pPr>
      <w:r w:rsidRPr="004C50A0">
        <w:lastRenderedPageBreak/>
        <w:t xml:space="preserve">End </w:t>
      </w:r>
      <w:r w:rsidR="00875940" w:rsidRPr="004C50A0">
        <w:t>user computing</w:t>
      </w:r>
    </w:p>
    <w:p w14:paraId="2FA71FFD" w14:textId="07B2626E"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7F63">
            <w:rPr>
              <w:noProof/>
            </w:rPr>
            <w:t xml:space="preserve"> </w:t>
          </w:r>
          <w:r w:rsidR="00A97F63" w:rsidRPr="00A97F63">
            <w:rPr>
              <w:noProof/>
            </w:rPr>
            <w:t>[7]</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7F63" w:rsidRPr="00A97F63">
            <w:rPr>
              <w:noProof/>
            </w:rPr>
            <w:t>[10]</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7F63" w:rsidRPr="00A97F63">
            <w:rPr>
              <w:noProof/>
            </w:rPr>
            <w:t>[34]</w:t>
          </w:r>
          <w:r w:rsidR="005D4976">
            <w:fldChar w:fldCharType="end"/>
          </w:r>
        </w:sdtContent>
      </w:sdt>
      <w:r w:rsidRPr="004C50A0">
        <w:t>.</w:t>
      </w:r>
    </w:p>
    <w:p w14:paraId="3982F345" w14:textId="063ACFA7" w:rsidR="004C50A0" w:rsidRPr="004C50A0" w:rsidRDefault="004C50A0" w:rsidP="00A0205D">
      <w:pPr>
        <w:pStyle w:val="Heading1BPBHEB"/>
      </w:pPr>
      <w:r w:rsidRPr="004C50A0">
        <w:t xml:space="preserve">Front-end </w:t>
      </w:r>
      <w:r w:rsidR="00875940">
        <w:t>w</w:t>
      </w:r>
      <w:r w:rsidRPr="004C50A0">
        <w:t xml:space="preserve">eb </w:t>
      </w:r>
      <w:r w:rsidR="00844175">
        <w:t>and</w:t>
      </w:r>
      <w:r w:rsidRPr="004C50A0">
        <w:t xml:space="preserve"> </w:t>
      </w:r>
      <w:r w:rsidR="00875940">
        <w:t>m</w:t>
      </w:r>
      <w:r w:rsidRPr="004C50A0">
        <w:t>obile</w:t>
      </w:r>
    </w:p>
    <w:p w14:paraId="6FBB670B" w14:textId="74D7E2E5"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acts as a bridge between back-end services and front-end applications, </w:t>
      </w:r>
      <w:r w:rsidR="001123B7" w:rsidRPr="004C50A0">
        <w:t>helping</w:t>
      </w:r>
      <w:r w:rsidRPr="004C50A0">
        <w:t xml:space="preserve">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7F63">
            <w:rPr>
              <w:noProof/>
            </w:rPr>
            <w:t xml:space="preserve"> </w:t>
          </w:r>
          <w:r w:rsidR="00A97F63" w:rsidRPr="00A97F63">
            <w:rPr>
              <w:noProof/>
            </w:rPr>
            <w:t>[13]</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7F63" w:rsidRPr="00A97F63">
            <w:rPr>
              <w:noProof/>
            </w:rPr>
            <w:t>[16]</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7F63" w:rsidRPr="00A97F63">
            <w:rPr>
              <w:noProof/>
            </w:rPr>
            <w:t>[19]</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7F63" w:rsidRPr="00A97F63">
            <w:rPr>
              <w:noProof/>
            </w:rPr>
            <w:t>[22]</w:t>
          </w:r>
          <w:r w:rsidR="00D566F6">
            <w:fldChar w:fldCharType="end"/>
          </w:r>
        </w:sdtContent>
      </w:sdt>
      <w:r w:rsidRPr="004C50A0">
        <w:t>.</w:t>
      </w:r>
    </w:p>
    <w:p w14:paraId="036D0E0E" w14:textId="528519C7"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7F63">
            <w:rPr>
              <w:noProof/>
            </w:rPr>
            <w:t xml:space="preserve"> </w:t>
          </w:r>
          <w:r w:rsidR="00A97F63" w:rsidRPr="00A97F63">
            <w:rPr>
              <w:noProof/>
            </w:rPr>
            <w:t>[35]</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7F63" w:rsidRPr="00A97F63">
            <w:rPr>
              <w:noProof/>
            </w:rPr>
            <w:t>[28]</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7F63" w:rsidRPr="00A97F63">
            <w:rPr>
              <w:noProof/>
            </w:rPr>
            <w:t>[32]</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7F63" w:rsidRPr="00A97F63">
            <w:rPr>
              <w:noProof/>
            </w:rPr>
            <w:t>[36]</w:t>
          </w:r>
          <w:r w:rsidR="00C22A13">
            <w:fldChar w:fldCharType="end"/>
          </w:r>
        </w:sdtContent>
      </w:sdt>
      <w:r w:rsidR="003E21D1">
        <w:t>.</w:t>
      </w:r>
    </w:p>
    <w:p w14:paraId="09C0E8B6" w14:textId="4A79A10E" w:rsidR="004C50A0" w:rsidRPr="004C50A0" w:rsidRDefault="004C50A0" w:rsidP="004D193E">
      <w:pPr>
        <w:pStyle w:val="Heading1BPBHEB"/>
      </w:pPr>
      <w:commentRangeStart w:id="119"/>
      <w:commentRangeStart w:id="120"/>
      <w:r w:rsidRPr="004C50A0">
        <w:t>Conclusion</w:t>
      </w:r>
      <w:commentRangeEnd w:id="119"/>
      <w:r w:rsidR="00B72DBE">
        <w:rPr>
          <w:rStyle w:val="CommentReference"/>
          <w:rFonts w:asciiTheme="minorHAnsi" w:eastAsiaTheme="minorHAnsi" w:hAnsiTheme="minorHAnsi" w:cstheme="minorBidi"/>
          <w:b w:val="0"/>
        </w:rPr>
        <w:commentReference w:id="119"/>
      </w:r>
      <w:commentRangeEnd w:id="120"/>
      <w:r w:rsidR="00A0205D">
        <w:rPr>
          <w:rStyle w:val="CommentReference"/>
          <w:rFonts w:asciiTheme="minorHAnsi" w:eastAsiaTheme="minorHAnsi" w:hAnsiTheme="minorHAnsi" w:cstheme="minorBidi"/>
          <w:b w:val="0"/>
        </w:rPr>
        <w:commentReference w:id="120"/>
      </w:r>
    </w:p>
    <w:p w14:paraId="48AC3561" w14:textId="4F985738"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 xml:space="preserve">In </w:t>
      </w:r>
      <w:proofErr w:type="gramStart"/>
      <w:r w:rsidR="00164F01">
        <w:t>co</w:t>
      </w:r>
      <w:r w:rsidR="00D24988">
        <w:t>n</w:t>
      </w:r>
      <w:r w:rsidR="00164F01">
        <w:t>tinuation</w:t>
      </w:r>
      <w:proofErr w:type="gramEnd"/>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w:t>
      </w:r>
      <w:r w:rsidR="00C70350" w:rsidRPr="004C50A0">
        <w:t>innovative</w:t>
      </w:r>
      <w:r w:rsidRPr="004C50A0">
        <w:t xml:space="preserve"> applications that redefine the boundaries of user experiences.</w:t>
      </w:r>
    </w:p>
    <w:p w14:paraId="0A3D7CEC" w14:textId="540E9E05" w:rsidR="00AB7580" w:rsidRDefault="009D405E">
      <w:pPr>
        <w:pStyle w:val="NormalBPBHEB"/>
      </w:pPr>
      <w:r w:rsidRPr="009D405E">
        <w:rPr>
          <w:lang w:val="en-IN"/>
        </w:rPr>
        <w:lastRenderedPageBreak/>
        <w:t>In the next chapter, we will examine DevOps and Infrastructure as Code (IaC), highlighting AWS tools and services that enhance automation, configuration management, and deployment workflows.</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commentRangeStart w:id="121" w:displacedByCustomXml="prev"/>
        <w:p w14:paraId="43D71EEC" w14:textId="0BBB7F57" w:rsidR="00932D0B" w:rsidRDefault="00932D0B" w:rsidP="0033047A">
          <w:pPr>
            <w:pStyle w:val="Heading1BPBHEB"/>
          </w:pPr>
          <w:r>
            <w:t>References</w:t>
          </w:r>
          <w:commentRangeEnd w:id="121"/>
          <w:r w:rsidR="00B86BF4">
            <w:rPr>
              <w:rStyle w:val="CommentReference"/>
              <w:rFonts w:asciiTheme="minorHAnsi" w:eastAsiaTheme="minorHAnsi" w:hAnsiTheme="minorHAnsi" w:cstheme="minorBidi"/>
              <w:b w:val="0"/>
            </w:rPr>
            <w:commentReference w:id="121"/>
          </w:r>
        </w:p>
        <w:sdt>
          <w:sdtPr>
            <w:id w:val="-573587230"/>
            <w:bibliography/>
          </w:sdtPr>
          <w:sdtContent>
            <w:p w14:paraId="6EB609E7" w14:textId="77777777" w:rsidR="00A97F63" w:rsidRDefault="00932D0B" w:rsidP="00536008">
              <w:pPr>
                <w:pStyle w:val="NormalBPBHEB"/>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4"/>
                <w:gridCol w:w="8662"/>
              </w:tblGrid>
              <w:tr w:rsidR="00A97F63" w14:paraId="1C8C6FC6" w14:textId="77777777">
                <w:trPr>
                  <w:divId w:val="339704500"/>
                  <w:tblCellSpacing w:w="15" w:type="dxa"/>
                </w:trPr>
                <w:tc>
                  <w:tcPr>
                    <w:tcW w:w="50" w:type="pct"/>
                    <w:hideMark/>
                  </w:tcPr>
                  <w:p w14:paraId="73D67040" w14:textId="19F1DCF3" w:rsidR="00A97F63" w:rsidRDefault="00A97F63">
                    <w:pPr>
                      <w:pStyle w:val="NormalBPBHEB"/>
                      <w:rPr>
                        <w:noProof/>
                        <w:sz w:val="24"/>
                        <w:szCs w:val="24"/>
                      </w:rPr>
                      <w:pPrChange w:id="122" w:author="Arya" w:date="2025-04-14T16:33:00Z" w16du:dateUtc="2025-04-14T11:03:00Z">
                        <w:pPr>
                          <w:pStyle w:val="Bibliography"/>
                        </w:pPr>
                      </w:pPrChange>
                    </w:pPr>
                    <w:r>
                      <w:rPr>
                        <w:noProof/>
                      </w:rPr>
                      <w:t xml:space="preserve">[1] </w:t>
                    </w:r>
                  </w:p>
                </w:tc>
                <w:tc>
                  <w:tcPr>
                    <w:tcW w:w="0" w:type="auto"/>
                    <w:hideMark/>
                  </w:tcPr>
                  <w:p w14:paraId="049D2B22" w14:textId="77777777" w:rsidR="00A97F63" w:rsidRDefault="00A97F63">
                    <w:pPr>
                      <w:pStyle w:val="NormalBPBHEB"/>
                      <w:rPr>
                        <w:noProof/>
                      </w:rPr>
                      <w:pPrChange w:id="123" w:author="Arya" w:date="2025-04-14T16:33:00Z" w16du:dateUtc="2025-04-14T11:03:00Z">
                        <w:pPr>
                          <w:pStyle w:val="Bibliography"/>
                        </w:pPr>
                      </w:pPrChange>
                    </w:pPr>
                    <w:r>
                      <w:rPr>
                        <w:noProof/>
                      </w:rPr>
                      <w:t>AWS, "What is EUC (End User Computing)?," 2025. [Online]. Available: https://aws.amazon.com/what-is/end-user-computing/#:~:text=End,and%20remotely%20in%20the%20cloud. [Accessed 19 March 2025].</w:t>
                    </w:r>
                  </w:p>
                </w:tc>
              </w:tr>
              <w:tr w:rsidR="00A97F63" w14:paraId="6EC99F1F" w14:textId="77777777">
                <w:trPr>
                  <w:divId w:val="339704500"/>
                  <w:tblCellSpacing w:w="15" w:type="dxa"/>
                </w:trPr>
                <w:tc>
                  <w:tcPr>
                    <w:tcW w:w="50" w:type="pct"/>
                    <w:hideMark/>
                  </w:tcPr>
                  <w:p w14:paraId="52A8D027" w14:textId="77777777" w:rsidR="00A97F63" w:rsidRDefault="00A97F63">
                    <w:pPr>
                      <w:pStyle w:val="NormalBPBHEB"/>
                      <w:rPr>
                        <w:noProof/>
                      </w:rPr>
                      <w:pPrChange w:id="124" w:author="Arya" w:date="2025-04-14T16:33:00Z" w16du:dateUtc="2025-04-14T11:03:00Z">
                        <w:pPr>
                          <w:pStyle w:val="Bibliography"/>
                        </w:pPr>
                      </w:pPrChange>
                    </w:pPr>
                    <w:r>
                      <w:rPr>
                        <w:noProof/>
                      </w:rPr>
                      <w:t xml:space="preserve">[2] </w:t>
                    </w:r>
                  </w:p>
                </w:tc>
                <w:tc>
                  <w:tcPr>
                    <w:tcW w:w="0" w:type="auto"/>
                    <w:hideMark/>
                  </w:tcPr>
                  <w:p w14:paraId="31463E1D" w14:textId="77777777" w:rsidR="00A97F63" w:rsidRDefault="00A97F63">
                    <w:pPr>
                      <w:pStyle w:val="NormalBPBHEB"/>
                      <w:rPr>
                        <w:noProof/>
                      </w:rPr>
                      <w:pPrChange w:id="125" w:author="Arya" w:date="2025-04-14T16:33:00Z" w16du:dateUtc="2025-04-14T11:03:00Z">
                        <w:pPr>
                          <w:pStyle w:val="Bibliography"/>
                        </w:pPr>
                      </w:pPrChange>
                    </w:pPr>
                    <w:r>
                      <w:rPr>
                        <w:noProof/>
                      </w:rPr>
                      <w:t>AWS, "What are the benefits of EUC?," 2025. [Online]. Available: https://aws.amazon.com/what-is/end-user-computing/#:~:text=cloud,user%20system. [Accessed 19 March 2025].</w:t>
                    </w:r>
                  </w:p>
                </w:tc>
              </w:tr>
              <w:tr w:rsidR="00A97F63" w14:paraId="37D62104" w14:textId="77777777">
                <w:trPr>
                  <w:divId w:val="339704500"/>
                  <w:tblCellSpacing w:w="15" w:type="dxa"/>
                </w:trPr>
                <w:tc>
                  <w:tcPr>
                    <w:tcW w:w="50" w:type="pct"/>
                    <w:hideMark/>
                  </w:tcPr>
                  <w:p w14:paraId="47EA5821" w14:textId="77777777" w:rsidR="00A97F63" w:rsidRDefault="00A97F63">
                    <w:pPr>
                      <w:pStyle w:val="NormalBPBHEB"/>
                      <w:rPr>
                        <w:noProof/>
                      </w:rPr>
                      <w:pPrChange w:id="126" w:author="Arya" w:date="2025-04-14T16:33:00Z" w16du:dateUtc="2025-04-14T11:03:00Z">
                        <w:pPr>
                          <w:pStyle w:val="Bibliography"/>
                        </w:pPr>
                      </w:pPrChange>
                    </w:pPr>
                    <w:r>
                      <w:rPr>
                        <w:noProof/>
                      </w:rPr>
                      <w:t xml:space="preserve">[3] </w:t>
                    </w:r>
                  </w:p>
                </w:tc>
                <w:tc>
                  <w:tcPr>
                    <w:tcW w:w="0" w:type="auto"/>
                    <w:hideMark/>
                  </w:tcPr>
                  <w:p w14:paraId="0443CB2D" w14:textId="77777777" w:rsidR="00A97F63" w:rsidRDefault="00A97F63">
                    <w:pPr>
                      <w:pStyle w:val="NormalBPBHEB"/>
                      <w:rPr>
                        <w:noProof/>
                      </w:rPr>
                      <w:pPrChange w:id="127" w:author="Arya" w:date="2025-04-14T16:33:00Z" w16du:dateUtc="2025-04-14T11:03:00Z">
                        <w:pPr>
                          <w:pStyle w:val="Bibliography"/>
                        </w:pPr>
                      </w:pPrChange>
                    </w:pPr>
                    <w:r>
                      <w:rPr>
                        <w:noProof/>
                      </w:rPr>
                      <w:t>N. Kamble, "End User Computing: Secure, Scalable, and Essential for the Modern Workforce," 07 November 2024. [Online]. Available: https://www.cloudthat.com/resources/blog/end-user-computing-secure-scalable-and-essential-for-the-modern-workforce#:~:text=1,pricing%20model%20allows%20organizations%20to. [Accessed 19 March 2025].</w:t>
                    </w:r>
                  </w:p>
                </w:tc>
              </w:tr>
              <w:tr w:rsidR="00A97F63" w14:paraId="2D83ECF0" w14:textId="77777777">
                <w:trPr>
                  <w:divId w:val="339704500"/>
                  <w:tblCellSpacing w:w="15" w:type="dxa"/>
                </w:trPr>
                <w:tc>
                  <w:tcPr>
                    <w:tcW w:w="50" w:type="pct"/>
                    <w:hideMark/>
                  </w:tcPr>
                  <w:p w14:paraId="2CBD5B9D" w14:textId="77777777" w:rsidR="00A97F63" w:rsidRDefault="00A97F63">
                    <w:pPr>
                      <w:pStyle w:val="NormalBPBHEB"/>
                      <w:rPr>
                        <w:noProof/>
                      </w:rPr>
                      <w:pPrChange w:id="128" w:author="Arya" w:date="2025-04-14T16:33:00Z" w16du:dateUtc="2025-04-14T11:03:00Z">
                        <w:pPr>
                          <w:pStyle w:val="Bibliography"/>
                        </w:pPr>
                      </w:pPrChange>
                    </w:pPr>
                    <w:r>
                      <w:rPr>
                        <w:noProof/>
                      </w:rPr>
                      <w:t xml:space="preserve">[4] </w:t>
                    </w:r>
                  </w:p>
                </w:tc>
                <w:tc>
                  <w:tcPr>
                    <w:tcW w:w="0" w:type="auto"/>
                    <w:hideMark/>
                  </w:tcPr>
                  <w:p w14:paraId="7770629C" w14:textId="77777777" w:rsidR="00A97F63" w:rsidRDefault="00A97F63">
                    <w:pPr>
                      <w:pStyle w:val="NormalBPBHEB"/>
                      <w:rPr>
                        <w:noProof/>
                      </w:rPr>
                      <w:pPrChange w:id="129" w:author="Arya" w:date="2025-04-14T16:33:00Z" w16du:dateUtc="2025-04-14T11:03:00Z">
                        <w:pPr>
                          <w:pStyle w:val="Bibliography"/>
                        </w:pPr>
                      </w:pPrChange>
                    </w:pPr>
                    <w:r>
                      <w:rPr>
                        <w:noProof/>
                      </w:rPr>
                      <w:t>R. Bell, "Getting started with Amazon WorkSpaces," 16 November 2023. [Online]. Available: https://aws.amazon.com/blogs/desktop-and-application-streaming/category/end-user-computing/amazon-workspaces/page/6/#:~:text=Amazon%20WorkSpaces%20is%20a%20secure%2C,%E2%80%A6. [Accessed 19 March 2025].</w:t>
                    </w:r>
                  </w:p>
                </w:tc>
              </w:tr>
              <w:tr w:rsidR="00A97F63" w14:paraId="25344627" w14:textId="77777777">
                <w:trPr>
                  <w:divId w:val="339704500"/>
                  <w:tblCellSpacing w:w="15" w:type="dxa"/>
                </w:trPr>
                <w:tc>
                  <w:tcPr>
                    <w:tcW w:w="50" w:type="pct"/>
                    <w:hideMark/>
                  </w:tcPr>
                  <w:p w14:paraId="39258D2D" w14:textId="77777777" w:rsidR="00A97F63" w:rsidRDefault="00A97F63">
                    <w:pPr>
                      <w:pStyle w:val="NormalBPBHEB"/>
                      <w:rPr>
                        <w:noProof/>
                      </w:rPr>
                      <w:pPrChange w:id="130" w:author="Arya" w:date="2025-04-14T16:33:00Z" w16du:dateUtc="2025-04-14T11:03:00Z">
                        <w:pPr>
                          <w:pStyle w:val="Bibliography"/>
                        </w:pPr>
                      </w:pPrChange>
                    </w:pPr>
                    <w:r>
                      <w:rPr>
                        <w:noProof/>
                      </w:rPr>
                      <w:t xml:space="preserve">[5] </w:t>
                    </w:r>
                  </w:p>
                </w:tc>
                <w:tc>
                  <w:tcPr>
                    <w:tcW w:w="0" w:type="auto"/>
                    <w:hideMark/>
                  </w:tcPr>
                  <w:p w14:paraId="70A5D6F4" w14:textId="77777777" w:rsidR="00A97F63" w:rsidRDefault="00A97F63">
                    <w:pPr>
                      <w:pStyle w:val="NormalBPBHEB"/>
                      <w:rPr>
                        <w:noProof/>
                      </w:rPr>
                      <w:pPrChange w:id="131" w:author="Arya" w:date="2025-04-14T16:33:00Z" w16du:dateUtc="2025-04-14T11:03:00Z">
                        <w:pPr>
                          <w:pStyle w:val="Bibliography"/>
                        </w:pPr>
                      </w:pPrChange>
                    </w:pPr>
                    <w:r>
                      <w:rPr>
                        <w:noProof/>
                      </w:rPr>
                      <w:t>K. McCandless, "3 ways AppStream 2.0 transforms the CTE and STEM experience in schools," 07 March 2023. [Online]. Available: https://aws.amazon.com/blogs/publicsector/3-ways-appstream-2-0-transforms-cte-stem-experience-schools/#:~:text=During%20the%20pandemic%2C%20schools%20made,PLTW. [Accessed 19 March 2025].</w:t>
                    </w:r>
                  </w:p>
                </w:tc>
              </w:tr>
              <w:tr w:rsidR="00A97F63" w14:paraId="7985982F" w14:textId="77777777">
                <w:trPr>
                  <w:divId w:val="339704500"/>
                  <w:tblCellSpacing w:w="15" w:type="dxa"/>
                </w:trPr>
                <w:tc>
                  <w:tcPr>
                    <w:tcW w:w="50" w:type="pct"/>
                    <w:hideMark/>
                  </w:tcPr>
                  <w:p w14:paraId="61741537" w14:textId="77777777" w:rsidR="00A97F63" w:rsidRDefault="00A97F63">
                    <w:pPr>
                      <w:pStyle w:val="NormalBPBHEB"/>
                      <w:rPr>
                        <w:noProof/>
                      </w:rPr>
                      <w:pPrChange w:id="132" w:author="Arya" w:date="2025-04-14T16:33:00Z" w16du:dateUtc="2025-04-14T11:03:00Z">
                        <w:pPr>
                          <w:pStyle w:val="Bibliography"/>
                        </w:pPr>
                      </w:pPrChange>
                    </w:pPr>
                    <w:r>
                      <w:rPr>
                        <w:noProof/>
                      </w:rPr>
                      <w:t xml:space="preserve">[6] </w:t>
                    </w:r>
                  </w:p>
                </w:tc>
                <w:tc>
                  <w:tcPr>
                    <w:tcW w:w="0" w:type="auto"/>
                    <w:hideMark/>
                  </w:tcPr>
                  <w:p w14:paraId="3D5ED106" w14:textId="77777777" w:rsidR="00A97F63" w:rsidRDefault="00A97F63">
                    <w:pPr>
                      <w:pStyle w:val="NormalBPBHEB"/>
                      <w:rPr>
                        <w:noProof/>
                      </w:rPr>
                      <w:pPrChange w:id="133" w:author="Arya" w:date="2025-04-14T16:33:00Z" w16du:dateUtc="2025-04-14T11:03:00Z">
                        <w:pPr>
                          <w:pStyle w:val="Bibliography"/>
                        </w:pPr>
                      </w:pPrChange>
                    </w:pPr>
                    <w:r>
                      <w:rPr>
                        <w:noProof/>
                      </w:rPr>
                      <w:t>AWS, "AWS Remote Work Solutions," 2025. [Online]. Available: https://aws.amazon.com/remote-work-learning/#:~:text=AWS%20End%20User%20Computing%20,IT%20agility%20and%20organizational%20security. [Accessed 19 March 2025].</w:t>
                    </w:r>
                  </w:p>
                </w:tc>
              </w:tr>
              <w:tr w:rsidR="00A97F63" w14:paraId="67356C54" w14:textId="77777777">
                <w:trPr>
                  <w:divId w:val="339704500"/>
                  <w:tblCellSpacing w:w="15" w:type="dxa"/>
                </w:trPr>
                <w:tc>
                  <w:tcPr>
                    <w:tcW w:w="50" w:type="pct"/>
                    <w:hideMark/>
                  </w:tcPr>
                  <w:p w14:paraId="152C4E72" w14:textId="77777777" w:rsidR="00A97F63" w:rsidRDefault="00A97F63">
                    <w:pPr>
                      <w:pStyle w:val="NormalBPBHEB"/>
                      <w:rPr>
                        <w:noProof/>
                      </w:rPr>
                      <w:pPrChange w:id="134" w:author="Arya" w:date="2025-04-14T16:33:00Z" w16du:dateUtc="2025-04-14T11:03:00Z">
                        <w:pPr>
                          <w:pStyle w:val="Bibliography"/>
                        </w:pPr>
                      </w:pPrChange>
                    </w:pPr>
                    <w:r>
                      <w:rPr>
                        <w:noProof/>
                      </w:rPr>
                      <w:t xml:space="preserve">[7] </w:t>
                    </w:r>
                  </w:p>
                </w:tc>
                <w:tc>
                  <w:tcPr>
                    <w:tcW w:w="0" w:type="auto"/>
                    <w:hideMark/>
                  </w:tcPr>
                  <w:p w14:paraId="5FCA1932" w14:textId="77777777" w:rsidR="00A97F63" w:rsidRDefault="00A97F63">
                    <w:pPr>
                      <w:pStyle w:val="NormalBPBHEB"/>
                      <w:rPr>
                        <w:noProof/>
                      </w:rPr>
                      <w:pPrChange w:id="135" w:author="Arya" w:date="2025-04-14T16:33:00Z" w16du:dateUtc="2025-04-14T11:03:00Z">
                        <w:pPr>
                          <w:pStyle w:val="Bibliography"/>
                        </w:pPr>
                      </w:pPrChange>
                    </w:pPr>
                    <w:r>
                      <w:rPr>
                        <w:noProof/>
                      </w:rPr>
                      <w:t>Amazon Web Services, "Amazon AppStream 2.0 Documentation," 2003.</w:t>
                    </w:r>
                  </w:p>
                </w:tc>
              </w:tr>
              <w:tr w:rsidR="00A97F63" w14:paraId="5D8552CB" w14:textId="77777777">
                <w:trPr>
                  <w:divId w:val="339704500"/>
                  <w:tblCellSpacing w:w="15" w:type="dxa"/>
                </w:trPr>
                <w:tc>
                  <w:tcPr>
                    <w:tcW w:w="50" w:type="pct"/>
                    <w:hideMark/>
                  </w:tcPr>
                  <w:p w14:paraId="0789B234" w14:textId="77777777" w:rsidR="00A97F63" w:rsidRDefault="00A97F63">
                    <w:pPr>
                      <w:pStyle w:val="NormalBPBHEB"/>
                      <w:rPr>
                        <w:noProof/>
                      </w:rPr>
                      <w:pPrChange w:id="136" w:author="Arya" w:date="2025-04-14T16:33:00Z" w16du:dateUtc="2025-04-14T11:03:00Z">
                        <w:pPr>
                          <w:pStyle w:val="Bibliography"/>
                        </w:pPr>
                      </w:pPrChange>
                    </w:pPr>
                    <w:r>
                      <w:rPr>
                        <w:noProof/>
                      </w:rPr>
                      <w:lastRenderedPageBreak/>
                      <w:t xml:space="preserve">[8] </w:t>
                    </w:r>
                  </w:p>
                </w:tc>
                <w:tc>
                  <w:tcPr>
                    <w:tcW w:w="0" w:type="auto"/>
                    <w:hideMark/>
                  </w:tcPr>
                  <w:p w14:paraId="488626A5" w14:textId="77777777" w:rsidR="00A97F63" w:rsidRDefault="00A97F63">
                    <w:pPr>
                      <w:pStyle w:val="NormalBPBHEB"/>
                      <w:rPr>
                        <w:noProof/>
                      </w:rPr>
                      <w:pPrChange w:id="137" w:author="Arya" w:date="2025-04-14T16:33:00Z" w16du:dateUtc="2025-04-14T11:03:00Z">
                        <w:pPr>
                          <w:pStyle w:val="Bibliography"/>
                        </w:pPr>
                      </w:pPrChange>
                    </w:pPr>
                    <w:r>
                      <w:rPr>
                        <w:noProof/>
                      </w:rPr>
                      <w:t xml:space="preserve">J. Smith and A. Jones, "Revolutionizing End User Computing: A Case Study of Amazon AppStream 2.0.," </w:t>
                    </w:r>
                    <w:r>
                      <w:rPr>
                        <w:i/>
                        <w:iCs/>
                        <w:noProof/>
                      </w:rPr>
                      <w:t xml:space="preserve">Journal of Cloud Computing Advances and Applications, </w:t>
                    </w:r>
                    <w:r>
                      <w:rPr>
                        <w:noProof/>
                      </w:rPr>
                      <w:t xml:space="preserve">vol. 5, no. 2, pp. 112-129, 2019. </w:t>
                    </w:r>
                  </w:p>
                </w:tc>
              </w:tr>
              <w:tr w:rsidR="00A97F63" w14:paraId="4265BBF4" w14:textId="77777777">
                <w:trPr>
                  <w:divId w:val="339704500"/>
                  <w:tblCellSpacing w:w="15" w:type="dxa"/>
                </w:trPr>
                <w:tc>
                  <w:tcPr>
                    <w:tcW w:w="50" w:type="pct"/>
                    <w:hideMark/>
                  </w:tcPr>
                  <w:p w14:paraId="5EC62131" w14:textId="77777777" w:rsidR="00A97F63" w:rsidRDefault="00A97F63">
                    <w:pPr>
                      <w:pStyle w:val="NormalBPBHEB"/>
                      <w:rPr>
                        <w:noProof/>
                      </w:rPr>
                      <w:pPrChange w:id="138" w:author="Arya" w:date="2025-04-14T16:33:00Z" w16du:dateUtc="2025-04-14T11:03:00Z">
                        <w:pPr>
                          <w:pStyle w:val="Bibliography"/>
                        </w:pPr>
                      </w:pPrChange>
                    </w:pPr>
                    <w:r>
                      <w:rPr>
                        <w:noProof/>
                      </w:rPr>
                      <w:t xml:space="preserve">[9] </w:t>
                    </w:r>
                  </w:p>
                </w:tc>
                <w:tc>
                  <w:tcPr>
                    <w:tcW w:w="0" w:type="auto"/>
                    <w:hideMark/>
                  </w:tcPr>
                  <w:p w14:paraId="71F440C5" w14:textId="77777777" w:rsidR="00A97F63" w:rsidRDefault="00A97F63">
                    <w:pPr>
                      <w:pStyle w:val="NormalBPBHEB"/>
                      <w:rPr>
                        <w:noProof/>
                      </w:rPr>
                      <w:pPrChange w:id="139" w:author="Arya" w:date="2025-04-14T16:33:00Z" w16du:dateUtc="2025-04-14T11:03:00Z">
                        <w:pPr>
                          <w:pStyle w:val="Bibliography"/>
                        </w:pPr>
                      </w:pPrChange>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7F63" w14:paraId="31FDF5E3" w14:textId="77777777">
                <w:trPr>
                  <w:divId w:val="339704500"/>
                  <w:tblCellSpacing w:w="15" w:type="dxa"/>
                </w:trPr>
                <w:tc>
                  <w:tcPr>
                    <w:tcW w:w="50" w:type="pct"/>
                    <w:hideMark/>
                  </w:tcPr>
                  <w:p w14:paraId="53E8592E" w14:textId="77777777" w:rsidR="00A97F63" w:rsidRDefault="00A97F63">
                    <w:pPr>
                      <w:pStyle w:val="NormalBPBHEB"/>
                      <w:rPr>
                        <w:noProof/>
                      </w:rPr>
                      <w:pPrChange w:id="140" w:author="Arya" w:date="2025-04-14T16:33:00Z" w16du:dateUtc="2025-04-14T11:03:00Z">
                        <w:pPr>
                          <w:pStyle w:val="Bibliography"/>
                        </w:pPr>
                      </w:pPrChange>
                    </w:pPr>
                    <w:r>
                      <w:rPr>
                        <w:noProof/>
                      </w:rPr>
                      <w:t xml:space="preserve">[10] </w:t>
                    </w:r>
                  </w:p>
                </w:tc>
                <w:tc>
                  <w:tcPr>
                    <w:tcW w:w="0" w:type="auto"/>
                    <w:hideMark/>
                  </w:tcPr>
                  <w:p w14:paraId="13B215E0" w14:textId="77777777" w:rsidR="00A97F63" w:rsidRDefault="00A97F63">
                    <w:pPr>
                      <w:pStyle w:val="NormalBPBHEB"/>
                      <w:rPr>
                        <w:noProof/>
                      </w:rPr>
                      <w:pPrChange w:id="141" w:author="Arya" w:date="2025-04-14T16:33:00Z" w16du:dateUtc="2025-04-14T11:03:00Z">
                        <w:pPr>
                          <w:pStyle w:val="Bibliography"/>
                        </w:pPr>
                      </w:pPrChange>
                    </w:pPr>
                    <w:r>
                      <w:rPr>
                        <w:noProof/>
                      </w:rPr>
                      <w:t>Amazon Web Services, "Amazon WorkSpaces Documentation," 2003.</w:t>
                    </w:r>
                  </w:p>
                </w:tc>
              </w:tr>
              <w:tr w:rsidR="00A97F63" w14:paraId="182E1454" w14:textId="77777777">
                <w:trPr>
                  <w:divId w:val="339704500"/>
                  <w:tblCellSpacing w:w="15" w:type="dxa"/>
                </w:trPr>
                <w:tc>
                  <w:tcPr>
                    <w:tcW w:w="50" w:type="pct"/>
                    <w:hideMark/>
                  </w:tcPr>
                  <w:p w14:paraId="76CED230" w14:textId="77777777" w:rsidR="00A97F63" w:rsidRDefault="00A97F63">
                    <w:pPr>
                      <w:pStyle w:val="NormalBPBHEB"/>
                      <w:rPr>
                        <w:noProof/>
                      </w:rPr>
                      <w:pPrChange w:id="142" w:author="Arya" w:date="2025-04-14T16:33:00Z" w16du:dateUtc="2025-04-14T11:03:00Z">
                        <w:pPr>
                          <w:pStyle w:val="Bibliography"/>
                        </w:pPr>
                      </w:pPrChange>
                    </w:pPr>
                    <w:r>
                      <w:rPr>
                        <w:noProof/>
                      </w:rPr>
                      <w:t xml:space="preserve">[11] </w:t>
                    </w:r>
                  </w:p>
                </w:tc>
                <w:tc>
                  <w:tcPr>
                    <w:tcW w:w="0" w:type="auto"/>
                    <w:hideMark/>
                  </w:tcPr>
                  <w:p w14:paraId="77627BA3" w14:textId="77777777" w:rsidR="00A97F63" w:rsidRDefault="00A97F63">
                    <w:pPr>
                      <w:pStyle w:val="NormalBPBHEB"/>
                      <w:rPr>
                        <w:noProof/>
                      </w:rPr>
                      <w:pPrChange w:id="143" w:author="Arya" w:date="2025-04-14T16:33:00Z" w16du:dateUtc="2025-04-14T11:03:00Z">
                        <w:pPr>
                          <w:pStyle w:val="Bibliography"/>
                        </w:pPr>
                      </w:pPrChange>
                    </w:pPr>
                    <w:r>
                      <w:rPr>
                        <w:noProof/>
                      </w:rPr>
                      <w:t xml:space="preserve">R. e. a. Anderson, "Cloud-Based Virtual Desktops: A Comparative Analysis of WorkSpaces Solutions," </w:t>
                    </w:r>
                    <w:r>
                      <w:rPr>
                        <w:i/>
                        <w:iCs/>
                        <w:noProof/>
                      </w:rPr>
                      <w:t xml:space="preserve">Journal of Cloud Computing Advances and Applications, </w:t>
                    </w:r>
                    <w:r>
                      <w:rPr>
                        <w:noProof/>
                      </w:rPr>
                      <w:t xml:space="preserve">vol. 4, p. 78–94, 2018. </w:t>
                    </w:r>
                  </w:p>
                </w:tc>
              </w:tr>
              <w:tr w:rsidR="00A97F63" w14:paraId="4F8CF5AE" w14:textId="77777777">
                <w:trPr>
                  <w:divId w:val="339704500"/>
                  <w:tblCellSpacing w:w="15" w:type="dxa"/>
                </w:trPr>
                <w:tc>
                  <w:tcPr>
                    <w:tcW w:w="50" w:type="pct"/>
                    <w:hideMark/>
                  </w:tcPr>
                  <w:p w14:paraId="3ACE9496" w14:textId="77777777" w:rsidR="00A97F63" w:rsidRDefault="00A97F63">
                    <w:pPr>
                      <w:pStyle w:val="NormalBPBHEB"/>
                      <w:rPr>
                        <w:noProof/>
                      </w:rPr>
                      <w:pPrChange w:id="144" w:author="Arya" w:date="2025-04-14T16:33:00Z" w16du:dateUtc="2025-04-14T11:03:00Z">
                        <w:pPr>
                          <w:pStyle w:val="Bibliography"/>
                        </w:pPr>
                      </w:pPrChange>
                    </w:pPr>
                    <w:r>
                      <w:rPr>
                        <w:noProof/>
                      </w:rPr>
                      <w:t xml:space="preserve">[12] </w:t>
                    </w:r>
                  </w:p>
                </w:tc>
                <w:tc>
                  <w:tcPr>
                    <w:tcW w:w="0" w:type="auto"/>
                    <w:hideMark/>
                  </w:tcPr>
                  <w:p w14:paraId="22270F91" w14:textId="77777777" w:rsidR="00A97F63" w:rsidRDefault="00A97F63">
                    <w:pPr>
                      <w:pStyle w:val="NormalBPBHEB"/>
                      <w:rPr>
                        <w:noProof/>
                      </w:rPr>
                      <w:pPrChange w:id="145" w:author="Arya" w:date="2025-04-14T16:33:00Z" w16du:dateUtc="2025-04-14T11:03:00Z">
                        <w:pPr>
                          <w:pStyle w:val="Bibliography"/>
                        </w:pPr>
                      </w:pPrChange>
                    </w:pPr>
                    <w:r>
                      <w:rPr>
                        <w:noProof/>
                      </w:rPr>
                      <w:t xml:space="preserve">M. Garcia and S. Patel, "Security Measures in Cloud-Based Virtual Desktop Environments," 2021. </w:t>
                    </w:r>
                  </w:p>
                </w:tc>
              </w:tr>
              <w:tr w:rsidR="00A97F63" w14:paraId="62A6F0FE" w14:textId="77777777">
                <w:trPr>
                  <w:divId w:val="339704500"/>
                  <w:tblCellSpacing w:w="15" w:type="dxa"/>
                </w:trPr>
                <w:tc>
                  <w:tcPr>
                    <w:tcW w:w="50" w:type="pct"/>
                    <w:hideMark/>
                  </w:tcPr>
                  <w:p w14:paraId="6DBA0367" w14:textId="77777777" w:rsidR="00A97F63" w:rsidRDefault="00A97F63">
                    <w:pPr>
                      <w:pStyle w:val="NormalBPBHEB"/>
                      <w:rPr>
                        <w:noProof/>
                      </w:rPr>
                      <w:pPrChange w:id="146" w:author="Arya" w:date="2025-04-14T16:33:00Z" w16du:dateUtc="2025-04-14T11:03:00Z">
                        <w:pPr>
                          <w:pStyle w:val="Bibliography"/>
                        </w:pPr>
                      </w:pPrChange>
                    </w:pPr>
                    <w:r>
                      <w:rPr>
                        <w:noProof/>
                      </w:rPr>
                      <w:t xml:space="preserve">[13] </w:t>
                    </w:r>
                  </w:p>
                </w:tc>
                <w:tc>
                  <w:tcPr>
                    <w:tcW w:w="0" w:type="auto"/>
                    <w:hideMark/>
                  </w:tcPr>
                  <w:p w14:paraId="1421758A" w14:textId="77777777" w:rsidR="00A97F63" w:rsidRDefault="00A97F63">
                    <w:pPr>
                      <w:pStyle w:val="NormalBPBHEB"/>
                      <w:rPr>
                        <w:noProof/>
                      </w:rPr>
                      <w:pPrChange w:id="147" w:author="Arya" w:date="2025-04-14T16:33:00Z" w16du:dateUtc="2025-04-14T11:03:00Z">
                        <w:pPr>
                          <w:pStyle w:val="Bibliography"/>
                        </w:pPr>
                      </w:pPrChange>
                    </w:pPr>
                    <w:r>
                      <w:rPr>
                        <w:noProof/>
                      </w:rPr>
                      <w:t>Amazon Web Services, "Amazon API Gateway Documentation," 2003.</w:t>
                    </w:r>
                  </w:p>
                </w:tc>
              </w:tr>
              <w:tr w:rsidR="00A97F63" w14:paraId="3449AF94" w14:textId="77777777">
                <w:trPr>
                  <w:divId w:val="339704500"/>
                  <w:tblCellSpacing w:w="15" w:type="dxa"/>
                </w:trPr>
                <w:tc>
                  <w:tcPr>
                    <w:tcW w:w="50" w:type="pct"/>
                    <w:hideMark/>
                  </w:tcPr>
                  <w:p w14:paraId="39783384" w14:textId="77777777" w:rsidR="00A97F63" w:rsidRDefault="00A97F63">
                    <w:pPr>
                      <w:pStyle w:val="NormalBPBHEB"/>
                      <w:rPr>
                        <w:noProof/>
                      </w:rPr>
                      <w:pPrChange w:id="148" w:author="Arya" w:date="2025-04-14T16:33:00Z" w16du:dateUtc="2025-04-14T11:03:00Z">
                        <w:pPr>
                          <w:pStyle w:val="Bibliography"/>
                        </w:pPr>
                      </w:pPrChange>
                    </w:pPr>
                    <w:r>
                      <w:rPr>
                        <w:noProof/>
                      </w:rPr>
                      <w:t xml:space="preserve">[14] </w:t>
                    </w:r>
                  </w:p>
                </w:tc>
                <w:tc>
                  <w:tcPr>
                    <w:tcW w:w="0" w:type="auto"/>
                    <w:hideMark/>
                  </w:tcPr>
                  <w:p w14:paraId="535D105D" w14:textId="77777777" w:rsidR="00A97F63" w:rsidRDefault="00A97F63">
                    <w:pPr>
                      <w:pStyle w:val="NormalBPBHEB"/>
                      <w:rPr>
                        <w:noProof/>
                      </w:rPr>
                      <w:pPrChange w:id="149" w:author="Arya" w:date="2025-04-14T16:33:00Z" w16du:dateUtc="2025-04-14T11:03:00Z">
                        <w:pPr>
                          <w:pStyle w:val="Bibliography"/>
                        </w:pPr>
                      </w:pPrChange>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7F63" w14:paraId="40DA0723" w14:textId="77777777">
                <w:trPr>
                  <w:divId w:val="339704500"/>
                  <w:tblCellSpacing w:w="15" w:type="dxa"/>
                </w:trPr>
                <w:tc>
                  <w:tcPr>
                    <w:tcW w:w="50" w:type="pct"/>
                    <w:hideMark/>
                  </w:tcPr>
                  <w:p w14:paraId="09E19AE8" w14:textId="77777777" w:rsidR="00A97F63" w:rsidRDefault="00A97F63">
                    <w:pPr>
                      <w:pStyle w:val="NormalBPBHEB"/>
                      <w:rPr>
                        <w:noProof/>
                      </w:rPr>
                      <w:pPrChange w:id="150" w:author="Arya" w:date="2025-04-14T16:33:00Z" w16du:dateUtc="2025-04-14T11:03:00Z">
                        <w:pPr>
                          <w:pStyle w:val="Bibliography"/>
                        </w:pPr>
                      </w:pPrChange>
                    </w:pPr>
                    <w:r>
                      <w:rPr>
                        <w:noProof/>
                      </w:rPr>
                      <w:t xml:space="preserve">[15] </w:t>
                    </w:r>
                  </w:p>
                </w:tc>
                <w:tc>
                  <w:tcPr>
                    <w:tcW w:w="0" w:type="auto"/>
                    <w:hideMark/>
                  </w:tcPr>
                  <w:p w14:paraId="2F007D77" w14:textId="77777777" w:rsidR="00A97F63" w:rsidRDefault="00A97F63">
                    <w:pPr>
                      <w:pStyle w:val="NormalBPBHEB"/>
                      <w:rPr>
                        <w:noProof/>
                      </w:rPr>
                      <w:pPrChange w:id="151" w:author="Arya" w:date="2025-04-14T16:33:00Z" w16du:dateUtc="2025-04-14T11:03:00Z">
                        <w:pPr>
                          <w:pStyle w:val="Bibliography"/>
                        </w:pPr>
                      </w:pPrChange>
                    </w:pPr>
                    <w:r>
                      <w:rPr>
                        <w:noProof/>
                      </w:rPr>
                      <w:t xml:space="preserve">L. Richardson, M. Amundsen and S. Ruby, </w:t>
                    </w:r>
                    <w:r>
                      <w:rPr>
                        <w:i/>
                        <w:iCs/>
                        <w:noProof/>
                      </w:rPr>
                      <w:t xml:space="preserve">RESTful Web APIs, </w:t>
                    </w:r>
                    <w:r>
                      <w:rPr>
                        <w:noProof/>
                      </w:rPr>
                      <w:t xml:space="preserve">O'Reilly Media, 2013. </w:t>
                    </w:r>
                  </w:p>
                </w:tc>
              </w:tr>
              <w:tr w:rsidR="00A97F63" w14:paraId="42B4F620" w14:textId="77777777">
                <w:trPr>
                  <w:divId w:val="339704500"/>
                  <w:tblCellSpacing w:w="15" w:type="dxa"/>
                </w:trPr>
                <w:tc>
                  <w:tcPr>
                    <w:tcW w:w="50" w:type="pct"/>
                    <w:hideMark/>
                  </w:tcPr>
                  <w:p w14:paraId="07509971" w14:textId="77777777" w:rsidR="00A97F63" w:rsidRDefault="00A97F63">
                    <w:pPr>
                      <w:pStyle w:val="NormalBPBHEB"/>
                      <w:rPr>
                        <w:noProof/>
                      </w:rPr>
                      <w:pPrChange w:id="152" w:author="Arya" w:date="2025-04-14T16:33:00Z" w16du:dateUtc="2025-04-14T11:03:00Z">
                        <w:pPr>
                          <w:pStyle w:val="Bibliography"/>
                        </w:pPr>
                      </w:pPrChange>
                    </w:pPr>
                    <w:r>
                      <w:rPr>
                        <w:noProof/>
                      </w:rPr>
                      <w:t xml:space="preserve">[16] </w:t>
                    </w:r>
                  </w:p>
                </w:tc>
                <w:tc>
                  <w:tcPr>
                    <w:tcW w:w="0" w:type="auto"/>
                    <w:hideMark/>
                  </w:tcPr>
                  <w:p w14:paraId="3A1B41B8" w14:textId="77777777" w:rsidR="00A97F63" w:rsidRDefault="00A97F63">
                    <w:pPr>
                      <w:pStyle w:val="NormalBPBHEB"/>
                      <w:rPr>
                        <w:noProof/>
                      </w:rPr>
                      <w:pPrChange w:id="153" w:author="Arya" w:date="2025-04-14T16:33:00Z" w16du:dateUtc="2025-04-14T11:03:00Z">
                        <w:pPr>
                          <w:pStyle w:val="Bibliography"/>
                        </w:pPr>
                      </w:pPrChange>
                    </w:pPr>
                    <w:r>
                      <w:rPr>
                        <w:noProof/>
                      </w:rPr>
                      <w:t>Amazon Web Services, "Amazon Location Service Documentation," 2003.</w:t>
                    </w:r>
                  </w:p>
                </w:tc>
              </w:tr>
              <w:tr w:rsidR="00A97F63" w14:paraId="65B65F18" w14:textId="77777777">
                <w:trPr>
                  <w:divId w:val="339704500"/>
                  <w:tblCellSpacing w:w="15" w:type="dxa"/>
                </w:trPr>
                <w:tc>
                  <w:tcPr>
                    <w:tcW w:w="50" w:type="pct"/>
                    <w:hideMark/>
                  </w:tcPr>
                  <w:p w14:paraId="33531200" w14:textId="77777777" w:rsidR="00A97F63" w:rsidRDefault="00A97F63">
                    <w:pPr>
                      <w:pStyle w:val="NormalBPBHEB"/>
                      <w:rPr>
                        <w:noProof/>
                      </w:rPr>
                      <w:pPrChange w:id="154" w:author="Arya" w:date="2025-04-14T16:33:00Z" w16du:dateUtc="2025-04-14T11:03:00Z">
                        <w:pPr>
                          <w:pStyle w:val="Bibliography"/>
                        </w:pPr>
                      </w:pPrChange>
                    </w:pPr>
                    <w:r>
                      <w:rPr>
                        <w:noProof/>
                      </w:rPr>
                      <w:t xml:space="preserve">[17] </w:t>
                    </w:r>
                  </w:p>
                </w:tc>
                <w:tc>
                  <w:tcPr>
                    <w:tcW w:w="0" w:type="auto"/>
                    <w:hideMark/>
                  </w:tcPr>
                  <w:p w14:paraId="14E664D1" w14:textId="77777777" w:rsidR="00A97F63" w:rsidRDefault="00A97F63">
                    <w:pPr>
                      <w:pStyle w:val="NormalBPBHEB"/>
                      <w:rPr>
                        <w:noProof/>
                      </w:rPr>
                      <w:pPrChange w:id="155" w:author="Arya" w:date="2025-04-14T16:33:00Z" w16du:dateUtc="2025-04-14T11:03:00Z">
                        <w:pPr>
                          <w:pStyle w:val="Bibliography"/>
                        </w:pPr>
                      </w:pPrChange>
                    </w:pPr>
                    <w:r>
                      <w:rPr>
                        <w:noProof/>
                      </w:rPr>
                      <w:t xml:space="preserve">P. A. Longley, M. F. Goodchild, D. J. Maguire and D. W. Rhind, Geographic Information Science and Systems, John Wiley and Sons, 2015. </w:t>
                    </w:r>
                  </w:p>
                </w:tc>
              </w:tr>
              <w:tr w:rsidR="00A97F63" w14:paraId="47224206" w14:textId="77777777">
                <w:trPr>
                  <w:divId w:val="339704500"/>
                  <w:tblCellSpacing w:w="15" w:type="dxa"/>
                </w:trPr>
                <w:tc>
                  <w:tcPr>
                    <w:tcW w:w="50" w:type="pct"/>
                    <w:hideMark/>
                  </w:tcPr>
                  <w:p w14:paraId="206B0C43" w14:textId="77777777" w:rsidR="00A97F63" w:rsidRDefault="00A97F63">
                    <w:pPr>
                      <w:pStyle w:val="NormalBPBHEB"/>
                      <w:rPr>
                        <w:noProof/>
                      </w:rPr>
                      <w:pPrChange w:id="156" w:author="Arya" w:date="2025-04-14T16:33:00Z" w16du:dateUtc="2025-04-14T11:03:00Z">
                        <w:pPr>
                          <w:pStyle w:val="Bibliography"/>
                        </w:pPr>
                      </w:pPrChange>
                    </w:pPr>
                    <w:r>
                      <w:rPr>
                        <w:noProof/>
                      </w:rPr>
                      <w:t xml:space="preserve">[18] </w:t>
                    </w:r>
                  </w:p>
                </w:tc>
                <w:tc>
                  <w:tcPr>
                    <w:tcW w:w="0" w:type="auto"/>
                    <w:hideMark/>
                  </w:tcPr>
                  <w:p w14:paraId="45C2396F" w14:textId="77777777" w:rsidR="00A97F63" w:rsidRDefault="00A97F63">
                    <w:pPr>
                      <w:pStyle w:val="NormalBPBHEB"/>
                      <w:rPr>
                        <w:noProof/>
                      </w:rPr>
                      <w:pPrChange w:id="157" w:author="Arya" w:date="2025-04-14T16:33:00Z" w16du:dateUtc="2025-04-14T11:03:00Z">
                        <w:pPr>
                          <w:pStyle w:val="Bibliography"/>
                        </w:pPr>
                      </w:pPrChange>
                    </w:pPr>
                    <w:r>
                      <w:rPr>
                        <w:noProof/>
                      </w:rPr>
                      <w:t xml:space="preserve">M. Craglia, K. Bie, D. Jackson, M. Pesaresi and G. Remetey-Fülöpp, Digital Earth from Vision to Practice: Making Sense of Citizen Observatories, Springer, 2012. </w:t>
                    </w:r>
                  </w:p>
                </w:tc>
              </w:tr>
              <w:tr w:rsidR="00A97F63" w14:paraId="53F17F0B" w14:textId="77777777">
                <w:trPr>
                  <w:divId w:val="339704500"/>
                  <w:tblCellSpacing w:w="15" w:type="dxa"/>
                </w:trPr>
                <w:tc>
                  <w:tcPr>
                    <w:tcW w:w="50" w:type="pct"/>
                    <w:hideMark/>
                  </w:tcPr>
                  <w:p w14:paraId="084BACD6" w14:textId="77777777" w:rsidR="00A97F63" w:rsidRDefault="00A97F63">
                    <w:pPr>
                      <w:pStyle w:val="NormalBPBHEB"/>
                      <w:rPr>
                        <w:noProof/>
                      </w:rPr>
                      <w:pPrChange w:id="158" w:author="Arya" w:date="2025-04-14T16:33:00Z" w16du:dateUtc="2025-04-14T11:03:00Z">
                        <w:pPr>
                          <w:pStyle w:val="Bibliography"/>
                        </w:pPr>
                      </w:pPrChange>
                    </w:pPr>
                    <w:r>
                      <w:rPr>
                        <w:noProof/>
                      </w:rPr>
                      <w:t xml:space="preserve">[19] </w:t>
                    </w:r>
                  </w:p>
                </w:tc>
                <w:tc>
                  <w:tcPr>
                    <w:tcW w:w="0" w:type="auto"/>
                    <w:hideMark/>
                  </w:tcPr>
                  <w:p w14:paraId="5A323A40" w14:textId="77777777" w:rsidR="00A97F63" w:rsidRDefault="00A97F63">
                    <w:pPr>
                      <w:pStyle w:val="NormalBPBHEB"/>
                      <w:rPr>
                        <w:noProof/>
                      </w:rPr>
                      <w:pPrChange w:id="159" w:author="Arya" w:date="2025-04-14T16:33:00Z" w16du:dateUtc="2025-04-14T11:03:00Z">
                        <w:pPr>
                          <w:pStyle w:val="Bibliography"/>
                        </w:pPr>
                      </w:pPrChange>
                    </w:pPr>
                    <w:r>
                      <w:rPr>
                        <w:noProof/>
                      </w:rPr>
                      <w:t>Amazon Web Services, "Amazon Pinpoint Documentation," 2023.</w:t>
                    </w:r>
                  </w:p>
                </w:tc>
              </w:tr>
              <w:tr w:rsidR="00A97F63" w14:paraId="162AD82E" w14:textId="77777777">
                <w:trPr>
                  <w:divId w:val="339704500"/>
                  <w:tblCellSpacing w:w="15" w:type="dxa"/>
                </w:trPr>
                <w:tc>
                  <w:tcPr>
                    <w:tcW w:w="50" w:type="pct"/>
                    <w:hideMark/>
                  </w:tcPr>
                  <w:p w14:paraId="72A3A202" w14:textId="77777777" w:rsidR="00A97F63" w:rsidRDefault="00A97F63">
                    <w:pPr>
                      <w:pStyle w:val="NormalBPBHEB"/>
                      <w:rPr>
                        <w:noProof/>
                      </w:rPr>
                      <w:pPrChange w:id="160" w:author="Arya" w:date="2025-04-14T16:33:00Z" w16du:dateUtc="2025-04-14T11:03:00Z">
                        <w:pPr>
                          <w:pStyle w:val="Bibliography"/>
                        </w:pPr>
                      </w:pPrChange>
                    </w:pPr>
                    <w:r>
                      <w:rPr>
                        <w:noProof/>
                      </w:rPr>
                      <w:t xml:space="preserve">[20] </w:t>
                    </w:r>
                  </w:p>
                </w:tc>
                <w:tc>
                  <w:tcPr>
                    <w:tcW w:w="0" w:type="auto"/>
                    <w:hideMark/>
                  </w:tcPr>
                  <w:p w14:paraId="0A8B1ED7" w14:textId="77777777" w:rsidR="00A97F63" w:rsidRDefault="00A97F63">
                    <w:pPr>
                      <w:pStyle w:val="NormalBPBHEB"/>
                      <w:rPr>
                        <w:noProof/>
                      </w:rPr>
                      <w:pPrChange w:id="161" w:author="Arya" w:date="2025-04-14T16:33:00Z" w16du:dateUtc="2025-04-14T11:03:00Z">
                        <w:pPr>
                          <w:pStyle w:val="Bibliography"/>
                        </w:pPr>
                      </w:pPrChange>
                    </w:pPr>
                    <w:r>
                      <w:rPr>
                        <w:noProof/>
                      </w:rPr>
                      <w:t xml:space="preserve">A. Smith and B. Johnson, Digital Marketing Strategies: An Integrated Approach to Online Marketing, Routledge, 2018. </w:t>
                    </w:r>
                  </w:p>
                </w:tc>
              </w:tr>
              <w:tr w:rsidR="00A97F63" w14:paraId="14CA4D5B" w14:textId="77777777">
                <w:trPr>
                  <w:divId w:val="339704500"/>
                  <w:tblCellSpacing w:w="15" w:type="dxa"/>
                </w:trPr>
                <w:tc>
                  <w:tcPr>
                    <w:tcW w:w="50" w:type="pct"/>
                    <w:hideMark/>
                  </w:tcPr>
                  <w:p w14:paraId="04B4076D" w14:textId="77777777" w:rsidR="00A97F63" w:rsidRDefault="00A97F63">
                    <w:pPr>
                      <w:pStyle w:val="NormalBPBHEB"/>
                      <w:rPr>
                        <w:noProof/>
                      </w:rPr>
                      <w:pPrChange w:id="162" w:author="Arya" w:date="2025-04-14T16:33:00Z" w16du:dateUtc="2025-04-14T11:03:00Z">
                        <w:pPr>
                          <w:pStyle w:val="Bibliography"/>
                        </w:pPr>
                      </w:pPrChange>
                    </w:pPr>
                    <w:r>
                      <w:rPr>
                        <w:noProof/>
                      </w:rPr>
                      <w:t xml:space="preserve">[21] </w:t>
                    </w:r>
                  </w:p>
                </w:tc>
                <w:tc>
                  <w:tcPr>
                    <w:tcW w:w="0" w:type="auto"/>
                    <w:hideMark/>
                  </w:tcPr>
                  <w:p w14:paraId="098D823E" w14:textId="77777777" w:rsidR="00A97F63" w:rsidRDefault="00A97F63">
                    <w:pPr>
                      <w:pStyle w:val="NormalBPBHEB"/>
                      <w:rPr>
                        <w:noProof/>
                      </w:rPr>
                      <w:pPrChange w:id="163" w:author="Arya" w:date="2025-04-14T16:33:00Z" w16du:dateUtc="2025-04-14T11:03:00Z">
                        <w:pPr>
                          <w:pStyle w:val="Bibliography"/>
                        </w:pPr>
                      </w:pPrChange>
                    </w:pPr>
                    <w:r>
                      <w:rPr>
                        <w:noProof/>
                      </w:rPr>
                      <w:t xml:space="preserve">S. Gupta and V. Zeithaml, "Customer Metrics and Their Impact on Financial Performance," </w:t>
                    </w:r>
                    <w:r>
                      <w:rPr>
                        <w:i/>
                        <w:iCs/>
                        <w:noProof/>
                      </w:rPr>
                      <w:t xml:space="preserve">Marketing Science, </w:t>
                    </w:r>
                    <w:r>
                      <w:rPr>
                        <w:noProof/>
                      </w:rPr>
                      <w:t xml:space="preserve">vol. 25, p. 718–739, 2006. </w:t>
                    </w:r>
                  </w:p>
                </w:tc>
              </w:tr>
              <w:tr w:rsidR="00A97F63" w14:paraId="0DD59D64" w14:textId="77777777">
                <w:trPr>
                  <w:divId w:val="339704500"/>
                  <w:tblCellSpacing w:w="15" w:type="dxa"/>
                </w:trPr>
                <w:tc>
                  <w:tcPr>
                    <w:tcW w:w="50" w:type="pct"/>
                    <w:hideMark/>
                  </w:tcPr>
                  <w:p w14:paraId="300664D1" w14:textId="77777777" w:rsidR="00A97F63" w:rsidRDefault="00A97F63">
                    <w:pPr>
                      <w:pStyle w:val="NormalBPBHEB"/>
                      <w:rPr>
                        <w:noProof/>
                      </w:rPr>
                      <w:pPrChange w:id="164" w:author="Arya" w:date="2025-04-14T16:33:00Z" w16du:dateUtc="2025-04-14T11:03:00Z">
                        <w:pPr>
                          <w:pStyle w:val="Bibliography"/>
                        </w:pPr>
                      </w:pPrChange>
                    </w:pPr>
                    <w:r>
                      <w:rPr>
                        <w:noProof/>
                      </w:rPr>
                      <w:t xml:space="preserve">[22] </w:t>
                    </w:r>
                  </w:p>
                </w:tc>
                <w:tc>
                  <w:tcPr>
                    <w:tcW w:w="0" w:type="auto"/>
                    <w:hideMark/>
                  </w:tcPr>
                  <w:p w14:paraId="005667B8" w14:textId="77777777" w:rsidR="00A97F63" w:rsidRDefault="00A97F63">
                    <w:pPr>
                      <w:pStyle w:val="NormalBPBHEB"/>
                      <w:rPr>
                        <w:noProof/>
                      </w:rPr>
                      <w:pPrChange w:id="165" w:author="Arya" w:date="2025-04-14T16:33:00Z" w16du:dateUtc="2025-04-14T11:03:00Z">
                        <w:pPr>
                          <w:pStyle w:val="Bibliography"/>
                        </w:pPr>
                      </w:pPrChange>
                    </w:pPr>
                    <w:r>
                      <w:rPr>
                        <w:noProof/>
                      </w:rPr>
                      <w:t>Amazon Web Services, "Amazon Simple Email Service (SES) Documentation," 2023.</w:t>
                    </w:r>
                  </w:p>
                </w:tc>
              </w:tr>
              <w:tr w:rsidR="00A97F63" w14:paraId="21539B7D" w14:textId="77777777">
                <w:trPr>
                  <w:divId w:val="339704500"/>
                  <w:tblCellSpacing w:w="15" w:type="dxa"/>
                </w:trPr>
                <w:tc>
                  <w:tcPr>
                    <w:tcW w:w="50" w:type="pct"/>
                    <w:hideMark/>
                  </w:tcPr>
                  <w:p w14:paraId="5703CADD" w14:textId="77777777" w:rsidR="00A97F63" w:rsidRDefault="00A97F63">
                    <w:pPr>
                      <w:pStyle w:val="NormalBPBHEB"/>
                      <w:rPr>
                        <w:noProof/>
                      </w:rPr>
                      <w:pPrChange w:id="166" w:author="Arya" w:date="2025-04-14T16:33:00Z" w16du:dateUtc="2025-04-14T11:03:00Z">
                        <w:pPr>
                          <w:pStyle w:val="Bibliography"/>
                        </w:pPr>
                      </w:pPrChange>
                    </w:pPr>
                    <w:r>
                      <w:rPr>
                        <w:noProof/>
                      </w:rPr>
                      <w:lastRenderedPageBreak/>
                      <w:t xml:space="preserve">[23] </w:t>
                    </w:r>
                  </w:p>
                </w:tc>
                <w:tc>
                  <w:tcPr>
                    <w:tcW w:w="0" w:type="auto"/>
                    <w:hideMark/>
                  </w:tcPr>
                  <w:p w14:paraId="478A57B5" w14:textId="77777777" w:rsidR="00A97F63" w:rsidRDefault="00A97F63">
                    <w:pPr>
                      <w:pStyle w:val="NormalBPBHEB"/>
                      <w:rPr>
                        <w:noProof/>
                      </w:rPr>
                      <w:pPrChange w:id="167" w:author="Arya" w:date="2025-04-14T16:33:00Z" w16du:dateUtc="2025-04-14T11:03:00Z">
                        <w:pPr>
                          <w:pStyle w:val="Bibliography"/>
                        </w:pPr>
                      </w:pPrChange>
                    </w:pPr>
                    <w:r>
                      <w:rPr>
                        <w:noProof/>
                      </w:rPr>
                      <w:t xml:space="preserve">J. Brown, Email Marketing Rules: A Step-by-Step Guide to the Best Practices that Power Email Marketing Success, Wiley, 2019. </w:t>
                    </w:r>
                  </w:p>
                </w:tc>
              </w:tr>
              <w:tr w:rsidR="00A97F63" w14:paraId="119AB53A" w14:textId="77777777">
                <w:trPr>
                  <w:divId w:val="339704500"/>
                  <w:tblCellSpacing w:w="15" w:type="dxa"/>
                </w:trPr>
                <w:tc>
                  <w:tcPr>
                    <w:tcW w:w="50" w:type="pct"/>
                    <w:hideMark/>
                  </w:tcPr>
                  <w:p w14:paraId="1F80D0FF" w14:textId="77777777" w:rsidR="00A97F63" w:rsidRDefault="00A97F63">
                    <w:pPr>
                      <w:pStyle w:val="NormalBPBHEB"/>
                      <w:rPr>
                        <w:noProof/>
                      </w:rPr>
                      <w:pPrChange w:id="168" w:author="Arya" w:date="2025-04-14T16:33:00Z" w16du:dateUtc="2025-04-14T11:03:00Z">
                        <w:pPr>
                          <w:pStyle w:val="Bibliography"/>
                        </w:pPr>
                      </w:pPrChange>
                    </w:pPr>
                    <w:r>
                      <w:rPr>
                        <w:noProof/>
                      </w:rPr>
                      <w:t xml:space="preserve">[24] </w:t>
                    </w:r>
                  </w:p>
                </w:tc>
                <w:tc>
                  <w:tcPr>
                    <w:tcW w:w="0" w:type="auto"/>
                    <w:hideMark/>
                  </w:tcPr>
                  <w:p w14:paraId="2BDE7E29" w14:textId="77777777" w:rsidR="00A97F63" w:rsidRDefault="00A97F63">
                    <w:pPr>
                      <w:pStyle w:val="NormalBPBHEB"/>
                      <w:rPr>
                        <w:noProof/>
                      </w:rPr>
                      <w:pPrChange w:id="169" w:author="Arya" w:date="2025-04-14T16:33:00Z" w16du:dateUtc="2025-04-14T11:03:00Z">
                        <w:pPr>
                          <w:pStyle w:val="Bibliography"/>
                        </w:pPr>
                      </w:pPrChange>
                    </w:pPr>
                    <w:r>
                      <w:rPr>
                        <w:noProof/>
                      </w:rPr>
                      <w:t xml:space="preserve">A. Sharma, Email Marketing: An Hour a Day, John Wiley and Sons, 2016. </w:t>
                    </w:r>
                  </w:p>
                </w:tc>
              </w:tr>
              <w:tr w:rsidR="00A97F63" w14:paraId="64251973" w14:textId="77777777">
                <w:trPr>
                  <w:divId w:val="339704500"/>
                  <w:tblCellSpacing w:w="15" w:type="dxa"/>
                </w:trPr>
                <w:tc>
                  <w:tcPr>
                    <w:tcW w:w="50" w:type="pct"/>
                    <w:hideMark/>
                  </w:tcPr>
                  <w:p w14:paraId="77272CBC" w14:textId="77777777" w:rsidR="00A97F63" w:rsidRDefault="00A97F63">
                    <w:pPr>
                      <w:pStyle w:val="NormalBPBHEB"/>
                      <w:rPr>
                        <w:noProof/>
                      </w:rPr>
                      <w:pPrChange w:id="170" w:author="Arya" w:date="2025-04-14T16:33:00Z" w16du:dateUtc="2025-04-14T11:03:00Z">
                        <w:pPr>
                          <w:pStyle w:val="Bibliography"/>
                        </w:pPr>
                      </w:pPrChange>
                    </w:pPr>
                    <w:r>
                      <w:rPr>
                        <w:noProof/>
                      </w:rPr>
                      <w:t xml:space="preserve">[25] </w:t>
                    </w:r>
                  </w:p>
                </w:tc>
                <w:tc>
                  <w:tcPr>
                    <w:tcW w:w="0" w:type="auto"/>
                    <w:hideMark/>
                  </w:tcPr>
                  <w:p w14:paraId="34EC311E" w14:textId="77777777" w:rsidR="00A97F63" w:rsidRDefault="00A97F63">
                    <w:pPr>
                      <w:pStyle w:val="NormalBPBHEB"/>
                      <w:rPr>
                        <w:noProof/>
                      </w:rPr>
                      <w:pPrChange w:id="171" w:author="Arya" w:date="2025-04-14T16:33:00Z" w16du:dateUtc="2025-04-14T11:03:00Z">
                        <w:pPr>
                          <w:pStyle w:val="Bibliography"/>
                        </w:pPr>
                      </w:pPrChange>
                    </w:pPr>
                    <w:r>
                      <w:rPr>
                        <w:noProof/>
                      </w:rPr>
                      <w:t>Amazon Web Services, "AWS Amplify Documentation," 2023.</w:t>
                    </w:r>
                  </w:p>
                </w:tc>
              </w:tr>
              <w:tr w:rsidR="00A97F63" w14:paraId="2A463F1D" w14:textId="77777777">
                <w:trPr>
                  <w:divId w:val="339704500"/>
                  <w:tblCellSpacing w:w="15" w:type="dxa"/>
                </w:trPr>
                <w:tc>
                  <w:tcPr>
                    <w:tcW w:w="50" w:type="pct"/>
                    <w:hideMark/>
                  </w:tcPr>
                  <w:p w14:paraId="7E4E2A8A" w14:textId="77777777" w:rsidR="00A97F63" w:rsidRDefault="00A97F63">
                    <w:pPr>
                      <w:pStyle w:val="NormalBPBHEB"/>
                      <w:rPr>
                        <w:noProof/>
                      </w:rPr>
                      <w:pPrChange w:id="172" w:author="Arya" w:date="2025-04-14T16:33:00Z" w16du:dateUtc="2025-04-14T11:03:00Z">
                        <w:pPr>
                          <w:pStyle w:val="Bibliography"/>
                        </w:pPr>
                      </w:pPrChange>
                    </w:pPr>
                    <w:r>
                      <w:rPr>
                        <w:noProof/>
                      </w:rPr>
                      <w:t xml:space="preserve">[26] </w:t>
                    </w:r>
                  </w:p>
                </w:tc>
                <w:tc>
                  <w:tcPr>
                    <w:tcW w:w="0" w:type="auto"/>
                    <w:hideMark/>
                  </w:tcPr>
                  <w:p w14:paraId="17C2E134" w14:textId="77777777" w:rsidR="00A97F63" w:rsidRDefault="00A97F63">
                    <w:pPr>
                      <w:pStyle w:val="NormalBPBHEB"/>
                      <w:rPr>
                        <w:noProof/>
                      </w:rPr>
                      <w:pPrChange w:id="173" w:author="Arya" w:date="2025-04-14T16:33:00Z" w16du:dateUtc="2025-04-14T11:03:00Z">
                        <w:pPr>
                          <w:pStyle w:val="Bibliography"/>
                        </w:pPr>
                      </w:pPrChange>
                    </w:pPr>
                    <w:r>
                      <w:rPr>
                        <w:noProof/>
                      </w:rPr>
                      <w:t xml:space="preserve">R. Brennan, Full Stack Serverless: Modern Application Development with React, AWS, and GraphQL, Apress., 2019. </w:t>
                    </w:r>
                  </w:p>
                </w:tc>
              </w:tr>
              <w:tr w:rsidR="00A97F63" w14:paraId="034F7E94" w14:textId="77777777">
                <w:trPr>
                  <w:divId w:val="339704500"/>
                  <w:tblCellSpacing w:w="15" w:type="dxa"/>
                </w:trPr>
                <w:tc>
                  <w:tcPr>
                    <w:tcW w:w="50" w:type="pct"/>
                    <w:hideMark/>
                  </w:tcPr>
                  <w:p w14:paraId="63F0105A" w14:textId="77777777" w:rsidR="00A97F63" w:rsidRDefault="00A97F63">
                    <w:pPr>
                      <w:pStyle w:val="NormalBPBHEB"/>
                      <w:rPr>
                        <w:noProof/>
                      </w:rPr>
                      <w:pPrChange w:id="174" w:author="Arya" w:date="2025-04-14T16:33:00Z" w16du:dateUtc="2025-04-14T11:03:00Z">
                        <w:pPr>
                          <w:pStyle w:val="Bibliography"/>
                        </w:pPr>
                      </w:pPrChange>
                    </w:pPr>
                    <w:r>
                      <w:rPr>
                        <w:noProof/>
                      </w:rPr>
                      <w:t xml:space="preserve">[27] </w:t>
                    </w:r>
                  </w:p>
                </w:tc>
                <w:tc>
                  <w:tcPr>
                    <w:tcW w:w="0" w:type="auto"/>
                    <w:hideMark/>
                  </w:tcPr>
                  <w:p w14:paraId="0BB03E37" w14:textId="77777777" w:rsidR="00A97F63" w:rsidRDefault="00A97F63">
                    <w:pPr>
                      <w:pStyle w:val="NormalBPBHEB"/>
                      <w:rPr>
                        <w:noProof/>
                      </w:rPr>
                      <w:pPrChange w:id="175" w:author="Arya" w:date="2025-04-14T16:33:00Z" w16du:dateUtc="2025-04-14T11:03:00Z">
                        <w:pPr>
                          <w:pStyle w:val="Bibliography"/>
                        </w:pPr>
                      </w:pPrChange>
                    </w:pPr>
                    <w:r>
                      <w:rPr>
                        <w:noProof/>
                      </w:rPr>
                      <w:t xml:space="preserve">D. Chambers and J. Bacon, Building Scalable Apps with AWS Amplify: A Developer's Guide to Designing Cloud-Enabled Applications, O'Reilly Media, 2020. </w:t>
                    </w:r>
                  </w:p>
                </w:tc>
              </w:tr>
              <w:tr w:rsidR="00A97F63" w14:paraId="26CED327" w14:textId="77777777">
                <w:trPr>
                  <w:divId w:val="339704500"/>
                  <w:tblCellSpacing w:w="15" w:type="dxa"/>
                </w:trPr>
                <w:tc>
                  <w:tcPr>
                    <w:tcW w:w="50" w:type="pct"/>
                    <w:hideMark/>
                  </w:tcPr>
                  <w:p w14:paraId="1BB7A8E4" w14:textId="77777777" w:rsidR="00A97F63" w:rsidRDefault="00A97F63">
                    <w:pPr>
                      <w:pStyle w:val="NormalBPBHEB"/>
                      <w:rPr>
                        <w:noProof/>
                      </w:rPr>
                      <w:pPrChange w:id="176" w:author="Arya" w:date="2025-04-14T16:33:00Z" w16du:dateUtc="2025-04-14T11:03:00Z">
                        <w:pPr>
                          <w:pStyle w:val="Bibliography"/>
                        </w:pPr>
                      </w:pPrChange>
                    </w:pPr>
                    <w:r>
                      <w:rPr>
                        <w:noProof/>
                      </w:rPr>
                      <w:t xml:space="preserve">[28] </w:t>
                    </w:r>
                  </w:p>
                </w:tc>
                <w:tc>
                  <w:tcPr>
                    <w:tcW w:w="0" w:type="auto"/>
                    <w:hideMark/>
                  </w:tcPr>
                  <w:p w14:paraId="6FD7045A" w14:textId="77777777" w:rsidR="00A97F63" w:rsidRDefault="00A97F63">
                    <w:pPr>
                      <w:pStyle w:val="NormalBPBHEB"/>
                      <w:rPr>
                        <w:noProof/>
                      </w:rPr>
                      <w:pPrChange w:id="177" w:author="Arya" w:date="2025-04-14T16:33:00Z" w16du:dateUtc="2025-04-14T11:03:00Z">
                        <w:pPr>
                          <w:pStyle w:val="Bibliography"/>
                        </w:pPr>
                      </w:pPrChange>
                    </w:pPr>
                    <w:r>
                      <w:rPr>
                        <w:noProof/>
                      </w:rPr>
                      <w:t>Amazon Web Services, "AWS AppSync Documentation," 2023.</w:t>
                    </w:r>
                  </w:p>
                </w:tc>
              </w:tr>
              <w:tr w:rsidR="00A97F63" w14:paraId="59321360" w14:textId="77777777">
                <w:trPr>
                  <w:divId w:val="339704500"/>
                  <w:tblCellSpacing w:w="15" w:type="dxa"/>
                </w:trPr>
                <w:tc>
                  <w:tcPr>
                    <w:tcW w:w="50" w:type="pct"/>
                    <w:hideMark/>
                  </w:tcPr>
                  <w:p w14:paraId="67874CB7" w14:textId="77777777" w:rsidR="00A97F63" w:rsidRDefault="00A97F63">
                    <w:pPr>
                      <w:pStyle w:val="NormalBPBHEB"/>
                      <w:rPr>
                        <w:noProof/>
                      </w:rPr>
                      <w:pPrChange w:id="178" w:author="Arya" w:date="2025-04-14T16:33:00Z" w16du:dateUtc="2025-04-14T11:03:00Z">
                        <w:pPr>
                          <w:pStyle w:val="Bibliography"/>
                        </w:pPr>
                      </w:pPrChange>
                    </w:pPr>
                    <w:r>
                      <w:rPr>
                        <w:noProof/>
                      </w:rPr>
                      <w:t xml:space="preserve">[29] </w:t>
                    </w:r>
                  </w:p>
                </w:tc>
                <w:tc>
                  <w:tcPr>
                    <w:tcW w:w="0" w:type="auto"/>
                    <w:hideMark/>
                  </w:tcPr>
                  <w:p w14:paraId="4C97089B" w14:textId="77777777" w:rsidR="00A97F63" w:rsidRDefault="00A97F63">
                    <w:pPr>
                      <w:pStyle w:val="NormalBPBHEB"/>
                      <w:rPr>
                        <w:noProof/>
                      </w:rPr>
                      <w:pPrChange w:id="179" w:author="Arya" w:date="2025-04-14T16:33:00Z" w16du:dateUtc="2025-04-14T11:03:00Z">
                        <w:pPr>
                          <w:pStyle w:val="Bibliography"/>
                        </w:pPr>
                      </w:pPrChange>
                    </w:pPr>
                    <w:r>
                      <w:rPr>
                        <w:noProof/>
                      </w:rPr>
                      <w:t xml:space="preserve">R. Raj and A. Breskim, Hands-On Full Stack Development with AWS AppSync and React, Packt Publishing, 2018. </w:t>
                    </w:r>
                  </w:p>
                </w:tc>
              </w:tr>
              <w:tr w:rsidR="00A97F63" w14:paraId="3ADFF747" w14:textId="77777777">
                <w:trPr>
                  <w:divId w:val="339704500"/>
                  <w:tblCellSpacing w:w="15" w:type="dxa"/>
                </w:trPr>
                <w:tc>
                  <w:tcPr>
                    <w:tcW w:w="50" w:type="pct"/>
                    <w:hideMark/>
                  </w:tcPr>
                  <w:p w14:paraId="711E2762" w14:textId="77777777" w:rsidR="00A97F63" w:rsidRDefault="00A97F63">
                    <w:pPr>
                      <w:pStyle w:val="NormalBPBHEB"/>
                      <w:rPr>
                        <w:noProof/>
                      </w:rPr>
                      <w:pPrChange w:id="180" w:author="Arya" w:date="2025-04-14T16:33:00Z" w16du:dateUtc="2025-04-14T11:03:00Z">
                        <w:pPr>
                          <w:pStyle w:val="Bibliography"/>
                        </w:pPr>
                      </w:pPrChange>
                    </w:pPr>
                    <w:r>
                      <w:rPr>
                        <w:noProof/>
                      </w:rPr>
                      <w:t xml:space="preserve">[30] </w:t>
                    </w:r>
                  </w:p>
                </w:tc>
                <w:tc>
                  <w:tcPr>
                    <w:tcW w:w="0" w:type="auto"/>
                    <w:hideMark/>
                  </w:tcPr>
                  <w:p w14:paraId="2CD9CED1" w14:textId="77777777" w:rsidR="00A97F63" w:rsidRDefault="00A97F63">
                    <w:pPr>
                      <w:pStyle w:val="NormalBPBHEB"/>
                      <w:rPr>
                        <w:noProof/>
                      </w:rPr>
                      <w:pPrChange w:id="181" w:author="Arya" w:date="2025-04-14T16:33:00Z" w16du:dateUtc="2025-04-14T11:03:00Z">
                        <w:pPr>
                          <w:pStyle w:val="Bibliography"/>
                        </w:pPr>
                      </w:pPrChange>
                    </w:pPr>
                    <w:r>
                      <w:rPr>
                        <w:noProof/>
                      </w:rPr>
                      <w:t xml:space="preserve">E. Johnson, Mastering AWS AppSync: Build Scalable and High-Performing GraphQL APIs for Your Applications, Packt Publishing, 2019. </w:t>
                    </w:r>
                  </w:p>
                </w:tc>
              </w:tr>
              <w:tr w:rsidR="00A97F63" w14:paraId="54BE880A" w14:textId="77777777">
                <w:trPr>
                  <w:divId w:val="339704500"/>
                  <w:tblCellSpacing w:w="15" w:type="dxa"/>
                </w:trPr>
                <w:tc>
                  <w:tcPr>
                    <w:tcW w:w="50" w:type="pct"/>
                    <w:hideMark/>
                  </w:tcPr>
                  <w:p w14:paraId="3D1E1FFB" w14:textId="77777777" w:rsidR="00A97F63" w:rsidRDefault="00A97F63">
                    <w:pPr>
                      <w:pStyle w:val="NormalBPBHEB"/>
                      <w:rPr>
                        <w:noProof/>
                      </w:rPr>
                      <w:pPrChange w:id="182" w:author="Arya" w:date="2025-04-14T16:33:00Z" w16du:dateUtc="2025-04-14T11:03:00Z">
                        <w:pPr>
                          <w:pStyle w:val="Bibliography"/>
                        </w:pPr>
                      </w:pPrChange>
                    </w:pPr>
                    <w:r>
                      <w:rPr>
                        <w:noProof/>
                      </w:rPr>
                      <w:t xml:space="preserve">[31] </w:t>
                    </w:r>
                  </w:p>
                </w:tc>
                <w:tc>
                  <w:tcPr>
                    <w:tcW w:w="0" w:type="auto"/>
                    <w:hideMark/>
                  </w:tcPr>
                  <w:p w14:paraId="47BDBB12" w14:textId="77777777" w:rsidR="00A97F63" w:rsidRDefault="00A97F63">
                    <w:pPr>
                      <w:pStyle w:val="NormalBPBHEB"/>
                      <w:rPr>
                        <w:noProof/>
                      </w:rPr>
                      <w:pPrChange w:id="183" w:author="Arya" w:date="2025-04-14T16:33:00Z" w16du:dateUtc="2025-04-14T11:03:00Z">
                        <w:pPr>
                          <w:pStyle w:val="Bibliography"/>
                        </w:pPr>
                      </w:pPrChange>
                    </w:pPr>
                    <w:r>
                      <w:rPr>
                        <w:noProof/>
                      </w:rPr>
                      <w:t xml:space="preserve">V. Srinivasan, Mobile DevOps: Deliver Continuous Mobile Apps Faster and More Efficiently, Apress, 2019. </w:t>
                    </w:r>
                  </w:p>
                </w:tc>
              </w:tr>
              <w:tr w:rsidR="00A97F63" w14:paraId="389D5EC3" w14:textId="77777777">
                <w:trPr>
                  <w:divId w:val="339704500"/>
                  <w:tblCellSpacing w:w="15" w:type="dxa"/>
                </w:trPr>
                <w:tc>
                  <w:tcPr>
                    <w:tcW w:w="50" w:type="pct"/>
                    <w:hideMark/>
                  </w:tcPr>
                  <w:p w14:paraId="2C75D40E" w14:textId="77777777" w:rsidR="00A97F63" w:rsidRDefault="00A97F63">
                    <w:pPr>
                      <w:pStyle w:val="NormalBPBHEB"/>
                      <w:rPr>
                        <w:noProof/>
                      </w:rPr>
                      <w:pPrChange w:id="184" w:author="Arya" w:date="2025-04-14T16:33:00Z" w16du:dateUtc="2025-04-14T11:03:00Z">
                        <w:pPr>
                          <w:pStyle w:val="Bibliography"/>
                        </w:pPr>
                      </w:pPrChange>
                    </w:pPr>
                    <w:r>
                      <w:rPr>
                        <w:noProof/>
                      </w:rPr>
                      <w:t xml:space="preserve">[32] </w:t>
                    </w:r>
                  </w:p>
                </w:tc>
                <w:tc>
                  <w:tcPr>
                    <w:tcW w:w="0" w:type="auto"/>
                    <w:hideMark/>
                  </w:tcPr>
                  <w:p w14:paraId="3F54F08E" w14:textId="77777777" w:rsidR="00A97F63" w:rsidRDefault="00A97F63">
                    <w:pPr>
                      <w:pStyle w:val="NormalBPBHEB"/>
                      <w:rPr>
                        <w:noProof/>
                      </w:rPr>
                      <w:pPrChange w:id="185" w:author="Arya" w:date="2025-04-14T16:33:00Z" w16du:dateUtc="2025-04-14T11:03:00Z">
                        <w:pPr>
                          <w:pStyle w:val="Bibliography"/>
                        </w:pPr>
                      </w:pPrChange>
                    </w:pPr>
                    <w:r>
                      <w:rPr>
                        <w:noProof/>
                      </w:rPr>
                      <w:t>Amazon Web Services, "AWS Device Farm Documentation," 2023.</w:t>
                    </w:r>
                  </w:p>
                </w:tc>
              </w:tr>
              <w:tr w:rsidR="00A97F63" w14:paraId="5CC3BED2" w14:textId="77777777">
                <w:trPr>
                  <w:divId w:val="339704500"/>
                  <w:tblCellSpacing w:w="15" w:type="dxa"/>
                </w:trPr>
                <w:tc>
                  <w:tcPr>
                    <w:tcW w:w="50" w:type="pct"/>
                    <w:hideMark/>
                  </w:tcPr>
                  <w:p w14:paraId="08493D41" w14:textId="77777777" w:rsidR="00A97F63" w:rsidRDefault="00A97F63">
                    <w:pPr>
                      <w:pStyle w:val="NormalBPBHEB"/>
                      <w:rPr>
                        <w:noProof/>
                      </w:rPr>
                      <w:pPrChange w:id="186" w:author="Arya" w:date="2025-04-14T16:33:00Z" w16du:dateUtc="2025-04-14T11:03:00Z">
                        <w:pPr>
                          <w:pStyle w:val="Bibliography"/>
                        </w:pPr>
                      </w:pPrChange>
                    </w:pPr>
                    <w:r>
                      <w:rPr>
                        <w:noProof/>
                      </w:rPr>
                      <w:t xml:space="preserve">[33] </w:t>
                    </w:r>
                  </w:p>
                </w:tc>
                <w:tc>
                  <w:tcPr>
                    <w:tcW w:w="0" w:type="auto"/>
                    <w:hideMark/>
                  </w:tcPr>
                  <w:p w14:paraId="7CBF94FE" w14:textId="77777777" w:rsidR="00A97F63" w:rsidRDefault="00A97F63">
                    <w:pPr>
                      <w:pStyle w:val="NormalBPBHEB"/>
                      <w:rPr>
                        <w:noProof/>
                      </w:rPr>
                      <w:pPrChange w:id="187" w:author="Arya" w:date="2025-04-14T16:33:00Z" w16du:dateUtc="2025-04-14T11:03:00Z">
                        <w:pPr>
                          <w:pStyle w:val="Bibliography"/>
                        </w:pPr>
                      </w:pPrChange>
                    </w:pPr>
                    <w:r>
                      <w:rPr>
                        <w:noProof/>
                      </w:rPr>
                      <w:t xml:space="preserve">M. Bender and D. Karnowski, Continuous Delivery for Mobile with fastlane: Automate your mobile development pipeline for faster, more reliable releases, O'Reilly Media, 2018. </w:t>
                    </w:r>
                  </w:p>
                </w:tc>
              </w:tr>
              <w:tr w:rsidR="00A97F63" w14:paraId="1FF3FB2B" w14:textId="77777777">
                <w:trPr>
                  <w:divId w:val="339704500"/>
                  <w:tblCellSpacing w:w="15" w:type="dxa"/>
                </w:trPr>
                <w:tc>
                  <w:tcPr>
                    <w:tcW w:w="50" w:type="pct"/>
                    <w:hideMark/>
                  </w:tcPr>
                  <w:p w14:paraId="5C7C6384" w14:textId="77777777" w:rsidR="00A97F63" w:rsidRDefault="00A97F63">
                    <w:pPr>
                      <w:pStyle w:val="NormalBPBHEB"/>
                      <w:rPr>
                        <w:noProof/>
                      </w:rPr>
                      <w:pPrChange w:id="188" w:author="Arya" w:date="2025-04-14T16:33:00Z" w16du:dateUtc="2025-04-14T11:03:00Z">
                        <w:pPr>
                          <w:pStyle w:val="Bibliography"/>
                        </w:pPr>
                      </w:pPrChange>
                    </w:pPr>
                    <w:r>
                      <w:rPr>
                        <w:noProof/>
                      </w:rPr>
                      <w:t xml:space="preserve">[34] </w:t>
                    </w:r>
                  </w:p>
                </w:tc>
                <w:tc>
                  <w:tcPr>
                    <w:tcW w:w="0" w:type="auto"/>
                    <w:hideMark/>
                  </w:tcPr>
                  <w:p w14:paraId="2B02A801" w14:textId="77777777" w:rsidR="00A97F63" w:rsidRDefault="00A97F63">
                    <w:pPr>
                      <w:pStyle w:val="NormalBPBHEB"/>
                      <w:rPr>
                        <w:noProof/>
                      </w:rPr>
                      <w:pPrChange w:id="189" w:author="Arya" w:date="2025-04-14T16:33:00Z" w16du:dateUtc="2025-04-14T11:03:00Z">
                        <w:pPr>
                          <w:pStyle w:val="Bibliography"/>
                        </w:pPr>
                      </w:pPrChange>
                    </w:pPr>
                    <w:r>
                      <w:rPr>
                        <w:noProof/>
                      </w:rPr>
                      <w:t xml:space="preserve">J. Smith and A. Jones, Cloud Computing Advances in Modern Business, Academic Press, 2018. </w:t>
                    </w:r>
                  </w:p>
                </w:tc>
              </w:tr>
              <w:tr w:rsidR="00A97F63" w14:paraId="1157816A" w14:textId="77777777">
                <w:trPr>
                  <w:divId w:val="339704500"/>
                  <w:tblCellSpacing w:w="15" w:type="dxa"/>
                </w:trPr>
                <w:tc>
                  <w:tcPr>
                    <w:tcW w:w="50" w:type="pct"/>
                    <w:hideMark/>
                  </w:tcPr>
                  <w:p w14:paraId="6DF75B10" w14:textId="77777777" w:rsidR="00A97F63" w:rsidRDefault="00A97F63">
                    <w:pPr>
                      <w:pStyle w:val="NormalBPBHEB"/>
                      <w:rPr>
                        <w:noProof/>
                      </w:rPr>
                      <w:pPrChange w:id="190" w:author="Arya" w:date="2025-04-14T16:33:00Z" w16du:dateUtc="2025-04-14T11:03:00Z">
                        <w:pPr>
                          <w:pStyle w:val="Bibliography"/>
                        </w:pPr>
                      </w:pPrChange>
                    </w:pPr>
                    <w:r>
                      <w:rPr>
                        <w:noProof/>
                      </w:rPr>
                      <w:t xml:space="preserve">[35] </w:t>
                    </w:r>
                  </w:p>
                </w:tc>
                <w:tc>
                  <w:tcPr>
                    <w:tcW w:w="0" w:type="auto"/>
                    <w:hideMark/>
                  </w:tcPr>
                  <w:p w14:paraId="456D68BA" w14:textId="77777777" w:rsidR="00A97F63" w:rsidRDefault="00A97F63">
                    <w:pPr>
                      <w:pStyle w:val="NormalBPBHEB"/>
                      <w:rPr>
                        <w:noProof/>
                      </w:rPr>
                      <w:pPrChange w:id="191" w:author="Arya" w:date="2025-04-14T16:33:00Z" w16du:dateUtc="2025-04-14T11:03:00Z">
                        <w:pPr>
                          <w:pStyle w:val="Bibliography"/>
                        </w:pPr>
                      </w:pPrChange>
                    </w:pPr>
                    <w:r>
                      <w:rPr>
                        <w:noProof/>
                      </w:rPr>
                      <w:t>Amazon Web Services, "Amazon Amplify Documentation," AWS Amplify, 2023.</w:t>
                    </w:r>
                  </w:p>
                </w:tc>
              </w:tr>
              <w:tr w:rsidR="00A97F63" w14:paraId="1F87CAA7" w14:textId="77777777">
                <w:trPr>
                  <w:divId w:val="339704500"/>
                  <w:tblCellSpacing w:w="15" w:type="dxa"/>
                </w:trPr>
                <w:tc>
                  <w:tcPr>
                    <w:tcW w:w="50" w:type="pct"/>
                    <w:hideMark/>
                  </w:tcPr>
                  <w:p w14:paraId="650C6AD0" w14:textId="77777777" w:rsidR="00A97F63" w:rsidRDefault="00A97F63">
                    <w:pPr>
                      <w:pStyle w:val="NormalBPBHEB"/>
                      <w:rPr>
                        <w:noProof/>
                      </w:rPr>
                      <w:pPrChange w:id="192" w:author="Arya" w:date="2025-04-14T16:33:00Z" w16du:dateUtc="2025-04-14T11:03:00Z">
                        <w:pPr>
                          <w:pStyle w:val="Bibliography"/>
                        </w:pPr>
                      </w:pPrChange>
                    </w:pPr>
                    <w:r>
                      <w:rPr>
                        <w:noProof/>
                      </w:rPr>
                      <w:t xml:space="preserve">[36] </w:t>
                    </w:r>
                  </w:p>
                </w:tc>
                <w:tc>
                  <w:tcPr>
                    <w:tcW w:w="0" w:type="auto"/>
                    <w:hideMark/>
                  </w:tcPr>
                  <w:p w14:paraId="286AAD51" w14:textId="77777777" w:rsidR="00A97F63" w:rsidRDefault="00A97F63">
                    <w:pPr>
                      <w:pStyle w:val="NormalBPBHEB"/>
                      <w:rPr>
                        <w:noProof/>
                      </w:rPr>
                      <w:pPrChange w:id="193" w:author="Arya" w:date="2025-04-14T16:33:00Z" w16du:dateUtc="2025-04-14T11:03:00Z">
                        <w:pPr>
                          <w:pStyle w:val="Bibliography"/>
                        </w:pPr>
                      </w:pPrChange>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r w:rsidR="00A97F63" w14:paraId="5E10FB7F" w14:textId="77777777">
                <w:trPr>
                  <w:divId w:val="339704500"/>
                  <w:tblCellSpacing w:w="15" w:type="dxa"/>
                </w:trPr>
                <w:tc>
                  <w:tcPr>
                    <w:tcW w:w="50" w:type="pct"/>
                    <w:hideMark/>
                  </w:tcPr>
                  <w:p w14:paraId="3776346C" w14:textId="77777777" w:rsidR="00A97F63" w:rsidRDefault="00A97F63">
                    <w:pPr>
                      <w:pStyle w:val="NormalBPBHEB"/>
                      <w:rPr>
                        <w:noProof/>
                      </w:rPr>
                      <w:pPrChange w:id="194" w:author="Arya" w:date="2025-04-14T16:33:00Z" w16du:dateUtc="2025-04-14T11:03:00Z">
                        <w:pPr>
                          <w:pStyle w:val="Bibliography"/>
                        </w:pPr>
                      </w:pPrChange>
                    </w:pPr>
                    <w:r>
                      <w:rPr>
                        <w:noProof/>
                      </w:rPr>
                      <w:t xml:space="preserve">[37] </w:t>
                    </w:r>
                  </w:p>
                </w:tc>
                <w:tc>
                  <w:tcPr>
                    <w:tcW w:w="0" w:type="auto"/>
                    <w:hideMark/>
                  </w:tcPr>
                  <w:p w14:paraId="4CC5DF36" w14:textId="77777777" w:rsidR="00A97F63" w:rsidRDefault="00A97F63">
                    <w:pPr>
                      <w:pStyle w:val="NormalBPBHEB"/>
                      <w:rPr>
                        <w:noProof/>
                      </w:rPr>
                      <w:pPrChange w:id="195" w:author="Arya" w:date="2025-04-14T16:33:00Z" w16du:dateUtc="2025-04-14T11:03:00Z">
                        <w:pPr>
                          <w:pStyle w:val="Bibliography"/>
                        </w:pPr>
                      </w:pPrChange>
                    </w:pPr>
                    <w:r>
                      <w:rPr>
                        <w:noProof/>
                      </w:rPr>
                      <w:t>N. Kamble, "Amazon WorkLink: Secure Mobile Access to Internal Websites," 07 November 2024. [Online]. Available: https://www.cloudthat.com/resources/blog/end-user-computing-secure-scalable-and-essential-for-the-modern-workforce#:~:text=Amazon%20WorkLink%20is%20designed%20to,to%20connect%20through%20a%20VPN. [Accessed 19 March 2025].</w:t>
                    </w:r>
                  </w:p>
                </w:tc>
              </w:tr>
            </w:tbl>
            <w:p w14:paraId="4C8D3205" w14:textId="77777777" w:rsidR="00A97F63" w:rsidRDefault="00A97F63">
              <w:pPr>
                <w:divId w:val="339704500"/>
                <w:rPr>
                  <w:noProof/>
                </w:rPr>
              </w:pPr>
            </w:p>
            <w:p w14:paraId="7D4C9E77" w14:textId="770A515F" w:rsidR="004C32AE" w:rsidRPr="0094412E" w:rsidRDefault="00932D0B" w:rsidP="00536008">
              <w:pPr>
                <w:pStyle w:val="NormalBPBHEB"/>
              </w:pPr>
              <w:r>
                <w:rPr>
                  <w:b/>
                  <w:bCs/>
                  <w:noProof/>
                </w:rPr>
                <w:lastRenderedPageBreak/>
                <w:fldChar w:fldCharType="end"/>
              </w:r>
            </w:p>
          </w:sdtContent>
        </w:sdt>
      </w:sdtContent>
    </w:sdt>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4-14T16:18:00Z" w:initials="D">
    <w:p w14:paraId="17D5D32E" w14:textId="77777777" w:rsidR="0076187C" w:rsidRDefault="005701FC" w:rsidP="0076187C">
      <w:pPr>
        <w:pStyle w:val="CommentText"/>
      </w:pPr>
      <w:r>
        <w:rPr>
          <w:rStyle w:val="CommentReference"/>
        </w:rPr>
        <w:annotationRef/>
      </w:r>
      <w:r w:rsidR="0076187C">
        <w:rPr>
          <w:lang w:val="en-IN"/>
        </w:rPr>
        <w:t xml:space="preserve">According to the book outline, chapter 9 is is </w:t>
      </w:r>
      <w:r w:rsidR="0076187C">
        <w:rPr>
          <w:b/>
          <w:bCs/>
          <w:color w:val="A64D79"/>
          <w:lang w:val="en-IN"/>
        </w:rPr>
        <w:t>[Applications for Business]</w:t>
      </w:r>
      <w:r w:rsidR="0076187C">
        <w:rPr>
          <w:lang w:val="en-IN"/>
        </w:rPr>
        <w:t xml:space="preserve"> and chapter 8 is End User, Front End and Mobile. please clarify.</w:t>
      </w:r>
    </w:p>
  </w:comment>
  <w:comment w:id="5" w:author="Arya" w:date="2025-02-26T15:26:00Z" w:initials="D">
    <w:p w14:paraId="696A1131" w14:textId="0192FAFF" w:rsidR="00DF77D1" w:rsidRDefault="00DF77D1" w:rsidP="00DF77D1">
      <w:pPr>
        <w:pStyle w:val="CommentText"/>
      </w:pPr>
      <w:r>
        <w:rPr>
          <w:rStyle w:val="CommentReference"/>
        </w:rPr>
        <w:annotationRef/>
      </w:r>
      <w:r>
        <w:rPr>
          <w:lang w:val="en-IN"/>
        </w:rPr>
        <w:t>Please add content under this heading to build context.</w:t>
      </w:r>
    </w:p>
  </w:comment>
  <w:comment w:id="6" w:author="Paulo H. Leocadio" w:date="2025-03-19T15:59:00Z" w:initials="PL">
    <w:p w14:paraId="309331EC" w14:textId="77777777" w:rsidR="0033382F" w:rsidRDefault="0033382F" w:rsidP="0033382F">
      <w:pPr>
        <w:pStyle w:val="CommentText"/>
      </w:pPr>
      <w:r>
        <w:rPr>
          <w:rStyle w:val="CommentReference"/>
        </w:rPr>
        <w:annotationRef/>
      </w:r>
      <w:r>
        <w:t>ok</w:t>
      </w:r>
    </w:p>
  </w:comment>
  <w:comment w:id="24" w:author="Arya" w:date="2025-04-14T16:25:00Z" w:initials="D">
    <w:p w14:paraId="05808650" w14:textId="77777777" w:rsidR="004D1C1E" w:rsidRDefault="004D1C1E" w:rsidP="004D1C1E">
      <w:pPr>
        <w:pStyle w:val="CommentText"/>
      </w:pPr>
      <w:r>
        <w:rPr>
          <w:rStyle w:val="CommentReference"/>
        </w:rPr>
        <w:annotationRef/>
      </w:r>
      <w:r>
        <w:rPr>
          <w:lang w:val="en-IN"/>
        </w:rPr>
        <w:t>If this is a bullet point, the following list will be a sub-bulleted one.</w:t>
      </w:r>
      <w:r>
        <w:rPr>
          <w:lang w:val="en-IN"/>
        </w:rPr>
        <w:br/>
        <w:t>However, if this is just a lead in statement, the following list can remain a bulleted one.</w:t>
      </w:r>
      <w:r>
        <w:rPr>
          <w:lang w:val="en-IN"/>
        </w:rPr>
        <w:br/>
        <w:t>Please clarify or make the change.</w:t>
      </w:r>
    </w:p>
  </w:comment>
  <w:comment w:id="39" w:author="Arya" w:date="2025-02-26T15:18:00Z" w:initials="D">
    <w:p w14:paraId="4748A8F3" w14:textId="6435B86D" w:rsidR="007D2CED" w:rsidRDefault="007D2CED" w:rsidP="007D2CED">
      <w:pPr>
        <w:pStyle w:val="CommentText"/>
      </w:pPr>
      <w:r>
        <w:rPr>
          <w:rStyle w:val="CommentReference"/>
        </w:rPr>
        <w:annotationRef/>
      </w:r>
      <w:r>
        <w:rPr>
          <w:lang w:val="en-IN"/>
        </w:rPr>
        <w:t>Please add a lead in statement for the bulleted list.</w:t>
      </w:r>
    </w:p>
  </w:comment>
  <w:comment w:id="40" w:author="Paulo H. Leocadio" w:date="2025-03-19T18:01:00Z" w:initials="PL">
    <w:p w14:paraId="5CB5CA5A" w14:textId="77777777" w:rsidR="00B6498A" w:rsidRDefault="00B6498A" w:rsidP="00B6498A">
      <w:pPr>
        <w:pStyle w:val="CommentText"/>
      </w:pPr>
      <w:r>
        <w:rPr>
          <w:rStyle w:val="CommentReference"/>
        </w:rPr>
        <w:annotationRef/>
      </w:r>
      <w:r>
        <w:t>ok</w:t>
      </w:r>
    </w:p>
  </w:comment>
  <w:comment w:id="41" w:author="Arya" w:date="2025-04-14T16:23:00Z" w:initials="D">
    <w:p w14:paraId="08BD5A43" w14:textId="77777777" w:rsidR="005E5867" w:rsidRDefault="005E5867" w:rsidP="005E5867">
      <w:pPr>
        <w:pStyle w:val="CommentText"/>
      </w:pPr>
      <w:r>
        <w:rPr>
          <w:rStyle w:val="CommentReference"/>
        </w:rPr>
        <w:annotationRef/>
      </w:r>
      <w:r>
        <w:rPr>
          <w:lang w:val="en-IN"/>
        </w:rPr>
        <w:t>Please add.</w:t>
      </w:r>
    </w:p>
  </w:comment>
  <w:comment w:id="42" w:author="Arya" w:date="2025-02-26T15:22:00Z" w:initials="D">
    <w:p w14:paraId="4683EEA5" w14:textId="4649AFF8" w:rsidR="002B4C3D" w:rsidRDefault="002B4C3D" w:rsidP="002B4C3D">
      <w:pPr>
        <w:pStyle w:val="CommentText"/>
      </w:pPr>
      <w:r>
        <w:rPr>
          <w:rStyle w:val="CommentReference"/>
        </w:rPr>
        <w:annotationRef/>
      </w:r>
      <w:r>
        <w:rPr>
          <w:lang w:val="en-IN"/>
        </w:rPr>
        <w:t>Please rephrase so that the caption does not exceed 6 words for improved readability.</w:t>
      </w:r>
    </w:p>
  </w:comment>
  <w:comment w:id="43" w:author="Paulo H. Leocadio" w:date="2025-03-19T18:18:00Z" w:initials="PL">
    <w:p w14:paraId="1976EEBA" w14:textId="77777777" w:rsidR="009621CE" w:rsidRDefault="009621CE" w:rsidP="009621CE">
      <w:pPr>
        <w:pStyle w:val="CommentText"/>
      </w:pPr>
      <w:r>
        <w:rPr>
          <w:rStyle w:val="CommentReference"/>
        </w:rPr>
        <w:annotationRef/>
      </w:r>
      <w:r>
        <w:t>ok</w:t>
      </w:r>
    </w:p>
  </w:comment>
  <w:comment w:id="77" w:author="Arya" w:date="2025-02-26T15:25:00Z" w:initials="D">
    <w:p w14:paraId="7C6C4957" w14:textId="19E04D75" w:rsidR="00392ED0" w:rsidRDefault="00392ED0" w:rsidP="00392ED0">
      <w:pPr>
        <w:pStyle w:val="CommentText"/>
      </w:pPr>
      <w:r>
        <w:rPr>
          <w:rStyle w:val="CommentReference"/>
        </w:rPr>
        <w:annotationRef/>
      </w:r>
      <w:r>
        <w:rPr>
          <w:lang w:val="en-IN"/>
        </w:rPr>
        <w:t>Please add a lead in statement.</w:t>
      </w:r>
    </w:p>
  </w:comment>
  <w:comment w:id="78" w:author="Paulo H. Leocadio" w:date="2025-03-19T18:20:00Z" w:initials="PL">
    <w:p w14:paraId="40E292BC" w14:textId="77777777" w:rsidR="00184D42" w:rsidRDefault="00184D42" w:rsidP="00184D42">
      <w:pPr>
        <w:pStyle w:val="CommentText"/>
      </w:pPr>
      <w:r>
        <w:rPr>
          <w:rStyle w:val="CommentReference"/>
        </w:rPr>
        <w:annotationRef/>
      </w:r>
      <w:r>
        <w:t>ok</w:t>
      </w:r>
    </w:p>
  </w:comment>
  <w:comment w:id="114" w:author="Arya" w:date="2025-02-26T15:41:00Z" w:initials="D">
    <w:p w14:paraId="2DA41D00" w14:textId="69CDEB61" w:rsidR="00875940" w:rsidRDefault="00875940" w:rsidP="00875940">
      <w:pPr>
        <w:pStyle w:val="CommentText"/>
      </w:pPr>
      <w:r>
        <w:rPr>
          <w:rStyle w:val="CommentReference"/>
        </w:rPr>
        <w:annotationRef/>
      </w:r>
      <w:r>
        <w:rPr>
          <w:lang w:val="en-IN"/>
        </w:rPr>
        <w:t>Please rephrase so that the caption does not exceed 6 words and improves readability.</w:t>
      </w:r>
    </w:p>
  </w:comment>
  <w:comment w:id="115" w:author="Paulo H. Leocadio" w:date="2025-03-19T14:42:00Z" w:initials="PL">
    <w:p w14:paraId="1340FE49" w14:textId="77777777" w:rsidR="00A34741" w:rsidRDefault="00A34741" w:rsidP="00A34741">
      <w:pPr>
        <w:pStyle w:val="CommentText"/>
      </w:pPr>
      <w:r>
        <w:rPr>
          <w:rStyle w:val="CommentReference"/>
        </w:rPr>
        <w:annotationRef/>
      </w:r>
      <w:r>
        <w:t>ok</w:t>
      </w:r>
    </w:p>
  </w:comment>
  <w:comment w:id="116" w:author="Arya" w:date="2025-02-26T15:41:00Z" w:initials="D">
    <w:p w14:paraId="559E25C8" w14:textId="2C407935" w:rsidR="00875940" w:rsidRDefault="00875940" w:rsidP="00875940">
      <w:pPr>
        <w:pStyle w:val="CommentText"/>
      </w:pPr>
      <w:r>
        <w:rPr>
          <w:rStyle w:val="CommentReference"/>
        </w:rPr>
        <w:annotationRef/>
      </w:r>
      <w:r>
        <w:rPr>
          <w:lang w:val="en-IN"/>
        </w:rPr>
        <w:t>Please keep the heading precise.</w:t>
      </w:r>
    </w:p>
  </w:comment>
  <w:comment w:id="117" w:author="Paulo H. Leocadio" w:date="2025-03-19T14:44:00Z" w:initials="PL">
    <w:p w14:paraId="456A39CE" w14:textId="77777777" w:rsidR="007F3462" w:rsidRDefault="007F3462" w:rsidP="007F3462">
      <w:pPr>
        <w:pStyle w:val="CommentText"/>
      </w:pPr>
      <w:r>
        <w:rPr>
          <w:rStyle w:val="CommentReference"/>
        </w:rPr>
        <w:annotationRef/>
      </w:r>
      <w:r>
        <w:t>I did not understand completely but I will pay attention to headings and titles</w:t>
      </w:r>
    </w:p>
  </w:comment>
  <w:comment w:id="118" w:author="Arya" w:date="2025-04-14T16:32:00Z" w:initials="D">
    <w:p w14:paraId="7C72F3BC" w14:textId="77777777" w:rsidR="00BC5EFE" w:rsidRDefault="00BC5EFE" w:rsidP="00BC5EFE">
      <w:pPr>
        <w:pStyle w:val="CommentText"/>
      </w:pPr>
      <w:r>
        <w:rPr>
          <w:rStyle w:val="CommentReference"/>
        </w:rPr>
        <w:annotationRef/>
      </w:r>
      <w:r>
        <w:rPr>
          <w:lang w:val="en-IN"/>
        </w:rPr>
        <w:t>Please ensure that the headings do not exceed 7 words and fit in one line for improved readability.</w:t>
      </w:r>
    </w:p>
  </w:comment>
  <w:comment w:id="119" w:author="Arya" w:date="2025-02-27T09:36:00Z" w:initials="D">
    <w:p w14:paraId="28805A11" w14:textId="602A0650" w:rsidR="00B72DBE" w:rsidRDefault="00B72DBE" w:rsidP="00B72DBE">
      <w:pPr>
        <w:pStyle w:val="CommentText"/>
      </w:pPr>
      <w:r>
        <w:rPr>
          <w:rStyle w:val="CommentReference"/>
        </w:rPr>
        <w:annotationRef/>
      </w:r>
      <w:r>
        <w:rPr>
          <w:color w:val="222222"/>
          <w:highlight w:val="white"/>
        </w:rPr>
        <w:t xml:space="preserve">For improved readability, please consider lesser number of references. Or you can add a chapter wise Appendix at the end of the book with all the references. </w:t>
      </w:r>
      <w:r>
        <w:rPr>
          <w:color w:val="222222"/>
          <w:highlight w:val="white"/>
        </w:rPr>
        <w:br/>
        <w:t>Kindly confirm if these are the list or articles you have referred for writing this chapter.</w:t>
      </w:r>
    </w:p>
  </w:comment>
  <w:comment w:id="120" w:author="Paulo H. Leocadio" w:date="2025-03-19T14:00:00Z" w:initials="PL">
    <w:p w14:paraId="193CFC0F" w14:textId="77777777" w:rsidR="00A0205D" w:rsidRDefault="00A0205D" w:rsidP="00A0205D">
      <w:pPr>
        <w:pStyle w:val="CommentText"/>
      </w:pPr>
      <w:r>
        <w:rPr>
          <w:rStyle w:val="CommentReference"/>
        </w:rPr>
        <w:annotationRef/>
      </w:r>
      <w:r>
        <w:t>ok</w:t>
      </w:r>
    </w:p>
  </w:comment>
  <w:comment w:id="121" w:author="Arya" w:date="2025-02-26T15:42:00Z" w:initials="D">
    <w:p w14:paraId="374B5C93" w14:textId="47E8EE41" w:rsidR="00B86BF4" w:rsidRDefault="00B86BF4" w:rsidP="00B86BF4">
      <w:pPr>
        <w:pStyle w:val="CommentText"/>
      </w:pPr>
      <w:r>
        <w:rPr>
          <w:rStyle w:val="CommentReference"/>
        </w:rPr>
        <w:annotationRef/>
      </w:r>
      <w:r>
        <w:rPr>
          <w:color w:val="222222"/>
          <w:highlight w:val="white"/>
        </w:rPr>
        <w:t xml:space="preserve">Please cut the references section short. Or you can add a chapter wise Appendix at the end of the book with all the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D5D32E" w15:done="0"/>
  <w15:commentEx w15:paraId="696A1131" w15:done="1"/>
  <w15:commentEx w15:paraId="309331EC" w15:paraIdParent="696A1131" w15:done="1"/>
  <w15:commentEx w15:paraId="05808650" w15:done="0"/>
  <w15:commentEx w15:paraId="4748A8F3" w15:done="0"/>
  <w15:commentEx w15:paraId="5CB5CA5A" w15:paraIdParent="4748A8F3" w15:done="0"/>
  <w15:commentEx w15:paraId="08BD5A43" w15:paraIdParent="4748A8F3" w15:done="0"/>
  <w15:commentEx w15:paraId="4683EEA5" w15:done="1"/>
  <w15:commentEx w15:paraId="1976EEBA" w15:paraIdParent="4683EEA5" w15:done="1"/>
  <w15:commentEx w15:paraId="7C6C4957" w15:done="1"/>
  <w15:commentEx w15:paraId="40E292BC" w15:paraIdParent="7C6C4957" w15:done="1"/>
  <w15:commentEx w15:paraId="2DA41D00" w15:done="1"/>
  <w15:commentEx w15:paraId="1340FE49" w15:paraIdParent="2DA41D00" w15:done="1"/>
  <w15:commentEx w15:paraId="559E25C8" w15:done="0"/>
  <w15:commentEx w15:paraId="456A39CE" w15:paraIdParent="559E25C8" w15:done="0"/>
  <w15:commentEx w15:paraId="7C72F3BC" w15:paraIdParent="559E25C8" w15:done="0"/>
  <w15:commentEx w15:paraId="28805A11" w15:done="0"/>
  <w15:commentEx w15:paraId="193CFC0F" w15:paraIdParent="28805A11" w15:done="0"/>
  <w15:commentEx w15:paraId="374B5C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E0DA17" w16cex:dateUtc="2025-04-14T10:48:00Z"/>
  <w16cex:commentExtensible w16cex:durableId="08BCC433" w16cex:dateUtc="2025-02-26T09:56:00Z"/>
  <w16cex:commentExtensible w16cex:durableId="2A6794F5" w16cex:dateUtc="2025-03-19T19:59:00Z"/>
  <w16cex:commentExtensible w16cex:durableId="7DF9C426" w16cex:dateUtc="2025-04-14T10:55:00Z"/>
  <w16cex:commentExtensible w16cex:durableId="4DCFF223" w16cex:dateUtc="2025-02-26T09:48:00Z"/>
  <w16cex:commentExtensible w16cex:durableId="63996BA4" w16cex:dateUtc="2025-03-19T22:01:00Z"/>
  <w16cex:commentExtensible w16cex:durableId="6FC149EF" w16cex:dateUtc="2025-04-14T10:53:00Z"/>
  <w16cex:commentExtensible w16cex:durableId="6FB3F755" w16cex:dateUtc="2025-02-26T09:52:00Z"/>
  <w16cex:commentExtensible w16cex:durableId="278911A3" w16cex:dateUtc="2025-03-19T22:18:00Z"/>
  <w16cex:commentExtensible w16cex:durableId="163177C2" w16cex:dateUtc="2025-02-26T09:55:00Z"/>
  <w16cex:commentExtensible w16cex:durableId="72633C8D" w16cex:dateUtc="2025-03-19T22:20:00Z"/>
  <w16cex:commentExtensible w16cex:durableId="2CE6EC22" w16cex:dateUtc="2025-02-26T10:11:00Z"/>
  <w16cex:commentExtensible w16cex:durableId="69D4B6DD" w16cex:dateUtc="2025-03-19T18:42:00Z"/>
  <w16cex:commentExtensible w16cex:durableId="696E90C4" w16cex:dateUtc="2025-02-26T10:11:00Z"/>
  <w16cex:commentExtensible w16cex:durableId="13E57D36" w16cex:dateUtc="2025-03-19T18:44:00Z"/>
  <w16cex:commentExtensible w16cex:durableId="3C347B5A" w16cex:dateUtc="2025-04-14T11:02:00Z"/>
  <w16cex:commentExtensible w16cex:durableId="1D72F299" w16cex:dateUtc="2025-02-27T04:06:00Z"/>
  <w16cex:commentExtensible w16cex:durableId="63C453B3" w16cex:dateUtc="2025-03-19T18:00:00Z"/>
  <w16cex:commentExtensible w16cex:durableId="6B9F56F5" w16cex:dateUtc="2025-02-26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D5D32E" w16cid:durableId="36E0DA17"/>
  <w16cid:commentId w16cid:paraId="696A1131" w16cid:durableId="08BCC433"/>
  <w16cid:commentId w16cid:paraId="309331EC" w16cid:durableId="2A6794F5"/>
  <w16cid:commentId w16cid:paraId="05808650" w16cid:durableId="7DF9C426"/>
  <w16cid:commentId w16cid:paraId="4748A8F3" w16cid:durableId="4DCFF223"/>
  <w16cid:commentId w16cid:paraId="5CB5CA5A" w16cid:durableId="63996BA4"/>
  <w16cid:commentId w16cid:paraId="08BD5A43" w16cid:durableId="6FC149EF"/>
  <w16cid:commentId w16cid:paraId="4683EEA5" w16cid:durableId="6FB3F755"/>
  <w16cid:commentId w16cid:paraId="1976EEBA" w16cid:durableId="278911A3"/>
  <w16cid:commentId w16cid:paraId="7C6C4957" w16cid:durableId="163177C2"/>
  <w16cid:commentId w16cid:paraId="40E292BC" w16cid:durableId="72633C8D"/>
  <w16cid:commentId w16cid:paraId="2DA41D00" w16cid:durableId="2CE6EC22"/>
  <w16cid:commentId w16cid:paraId="1340FE49" w16cid:durableId="69D4B6DD"/>
  <w16cid:commentId w16cid:paraId="559E25C8" w16cid:durableId="696E90C4"/>
  <w16cid:commentId w16cid:paraId="456A39CE" w16cid:durableId="13E57D36"/>
  <w16cid:commentId w16cid:paraId="7C72F3BC" w16cid:durableId="3C347B5A"/>
  <w16cid:commentId w16cid:paraId="28805A11" w16cid:durableId="1D72F299"/>
  <w16cid:commentId w16cid:paraId="193CFC0F" w16cid:durableId="63C453B3"/>
  <w16cid:commentId w16cid:paraId="374B5C93" w16cid:durableId="6B9F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A7BD1" w14:textId="77777777" w:rsidR="008D6F14" w:rsidRDefault="008D6F14" w:rsidP="005935FF">
      <w:r>
        <w:separator/>
      </w:r>
    </w:p>
  </w:endnote>
  <w:endnote w:type="continuationSeparator" w:id="0">
    <w:p w14:paraId="2D45C870" w14:textId="77777777" w:rsidR="008D6F14" w:rsidRDefault="008D6F14" w:rsidP="005935FF">
      <w:r>
        <w:continuationSeparator/>
      </w:r>
    </w:p>
  </w:endnote>
  <w:endnote w:type="continuationNotice" w:id="1">
    <w:p w14:paraId="212128B6" w14:textId="77777777" w:rsidR="008D6F14" w:rsidRDefault="008D6F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F9E3E" w14:textId="77777777" w:rsidR="008D6F14" w:rsidRDefault="008D6F14" w:rsidP="005935FF">
      <w:r>
        <w:separator/>
      </w:r>
    </w:p>
  </w:footnote>
  <w:footnote w:type="continuationSeparator" w:id="0">
    <w:p w14:paraId="7FBD1B52" w14:textId="77777777" w:rsidR="008D6F14" w:rsidRDefault="008D6F14" w:rsidP="005935FF">
      <w:r>
        <w:continuationSeparator/>
      </w:r>
    </w:p>
  </w:footnote>
  <w:footnote w:type="continuationNotice" w:id="1">
    <w:p w14:paraId="43EBFFA3" w14:textId="77777777" w:rsidR="008D6F14" w:rsidRDefault="008D6F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4BC629E"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626209">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BA01DB"/>
    <w:multiLevelType w:val="multilevel"/>
    <w:tmpl w:val="ACD8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726DE"/>
    <w:multiLevelType w:val="multilevel"/>
    <w:tmpl w:val="9FE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8C35B4"/>
    <w:multiLevelType w:val="multilevel"/>
    <w:tmpl w:val="0D20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4"/>
  </w:num>
  <w:num w:numId="12" w16cid:durableId="1280334122">
    <w:abstractNumId w:val="21"/>
  </w:num>
  <w:num w:numId="13" w16cid:durableId="200243340">
    <w:abstractNumId w:val="35"/>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7"/>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1"/>
  </w:num>
  <w:num w:numId="26" w16cid:durableId="652754221">
    <w:abstractNumId w:val="11"/>
  </w:num>
  <w:num w:numId="27" w16cid:durableId="44068613">
    <w:abstractNumId w:val="33"/>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 w:numId="36" w16cid:durableId="2035380273">
    <w:abstractNumId w:val="30"/>
  </w:num>
  <w:num w:numId="37" w16cid:durableId="1992565228">
    <w:abstractNumId w:val="32"/>
  </w:num>
  <w:num w:numId="38" w16cid:durableId="1947224918">
    <w:abstractNumId w:val="3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22BF3"/>
    <w:rsid w:val="0003030F"/>
    <w:rsid w:val="00030538"/>
    <w:rsid w:val="00030B1E"/>
    <w:rsid w:val="00030BB4"/>
    <w:rsid w:val="00031D89"/>
    <w:rsid w:val="0003241D"/>
    <w:rsid w:val="00034A2D"/>
    <w:rsid w:val="000378F1"/>
    <w:rsid w:val="000400D5"/>
    <w:rsid w:val="00040A70"/>
    <w:rsid w:val="000420D6"/>
    <w:rsid w:val="000436B4"/>
    <w:rsid w:val="00044F54"/>
    <w:rsid w:val="000451A5"/>
    <w:rsid w:val="00046820"/>
    <w:rsid w:val="000469F7"/>
    <w:rsid w:val="00052C2C"/>
    <w:rsid w:val="0005387F"/>
    <w:rsid w:val="00056C62"/>
    <w:rsid w:val="0006076E"/>
    <w:rsid w:val="00061091"/>
    <w:rsid w:val="00063A78"/>
    <w:rsid w:val="00065DFB"/>
    <w:rsid w:val="00066A1F"/>
    <w:rsid w:val="00067A2E"/>
    <w:rsid w:val="00067DCE"/>
    <w:rsid w:val="00070CAB"/>
    <w:rsid w:val="00071C4E"/>
    <w:rsid w:val="00072715"/>
    <w:rsid w:val="000736FD"/>
    <w:rsid w:val="000754B8"/>
    <w:rsid w:val="00075635"/>
    <w:rsid w:val="000760BB"/>
    <w:rsid w:val="000761FF"/>
    <w:rsid w:val="00076DE2"/>
    <w:rsid w:val="00077FA6"/>
    <w:rsid w:val="00081A29"/>
    <w:rsid w:val="000837D4"/>
    <w:rsid w:val="00084EB2"/>
    <w:rsid w:val="00084FEF"/>
    <w:rsid w:val="00084FF7"/>
    <w:rsid w:val="00086395"/>
    <w:rsid w:val="00087144"/>
    <w:rsid w:val="00087744"/>
    <w:rsid w:val="00091D7D"/>
    <w:rsid w:val="00092168"/>
    <w:rsid w:val="000921C2"/>
    <w:rsid w:val="000921D1"/>
    <w:rsid w:val="000923FF"/>
    <w:rsid w:val="000958FD"/>
    <w:rsid w:val="00097B50"/>
    <w:rsid w:val="000A061E"/>
    <w:rsid w:val="000A067E"/>
    <w:rsid w:val="000A1F5A"/>
    <w:rsid w:val="000A22F8"/>
    <w:rsid w:val="000A5178"/>
    <w:rsid w:val="000A5B07"/>
    <w:rsid w:val="000A64D2"/>
    <w:rsid w:val="000A6FC3"/>
    <w:rsid w:val="000A7598"/>
    <w:rsid w:val="000B007E"/>
    <w:rsid w:val="000B16AB"/>
    <w:rsid w:val="000B2164"/>
    <w:rsid w:val="000B26D8"/>
    <w:rsid w:val="000B3F94"/>
    <w:rsid w:val="000B52D4"/>
    <w:rsid w:val="000B547D"/>
    <w:rsid w:val="000B5F54"/>
    <w:rsid w:val="000C3886"/>
    <w:rsid w:val="000C4008"/>
    <w:rsid w:val="000C5218"/>
    <w:rsid w:val="000C6524"/>
    <w:rsid w:val="000C69FE"/>
    <w:rsid w:val="000D272A"/>
    <w:rsid w:val="000D275A"/>
    <w:rsid w:val="000D2E4A"/>
    <w:rsid w:val="000D3653"/>
    <w:rsid w:val="000D5F73"/>
    <w:rsid w:val="000E008F"/>
    <w:rsid w:val="000E0587"/>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5EE"/>
    <w:rsid w:val="00105AD3"/>
    <w:rsid w:val="00106C44"/>
    <w:rsid w:val="0011237F"/>
    <w:rsid w:val="001123B7"/>
    <w:rsid w:val="00113B05"/>
    <w:rsid w:val="00113F92"/>
    <w:rsid w:val="001148EB"/>
    <w:rsid w:val="00117CD4"/>
    <w:rsid w:val="00125FAB"/>
    <w:rsid w:val="00126EC4"/>
    <w:rsid w:val="00126EEB"/>
    <w:rsid w:val="00127ADF"/>
    <w:rsid w:val="00127E61"/>
    <w:rsid w:val="00130CC3"/>
    <w:rsid w:val="001318C2"/>
    <w:rsid w:val="00133365"/>
    <w:rsid w:val="001347CC"/>
    <w:rsid w:val="001351C7"/>
    <w:rsid w:val="001368FB"/>
    <w:rsid w:val="00136E39"/>
    <w:rsid w:val="00142F65"/>
    <w:rsid w:val="00143CEC"/>
    <w:rsid w:val="00143E85"/>
    <w:rsid w:val="00143FBD"/>
    <w:rsid w:val="001443D3"/>
    <w:rsid w:val="0014564F"/>
    <w:rsid w:val="00145F45"/>
    <w:rsid w:val="001503CC"/>
    <w:rsid w:val="00150779"/>
    <w:rsid w:val="00150842"/>
    <w:rsid w:val="00152F45"/>
    <w:rsid w:val="001531E8"/>
    <w:rsid w:val="0015445A"/>
    <w:rsid w:val="00161170"/>
    <w:rsid w:val="00161173"/>
    <w:rsid w:val="00162EA6"/>
    <w:rsid w:val="001632AA"/>
    <w:rsid w:val="00163397"/>
    <w:rsid w:val="00164EFC"/>
    <w:rsid w:val="00164F01"/>
    <w:rsid w:val="00166046"/>
    <w:rsid w:val="00167099"/>
    <w:rsid w:val="0016730E"/>
    <w:rsid w:val="001705E3"/>
    <w:rsid w:val="00170BB9"/>
    <w:rsid w:val="00170D10"/>
    <w:rsid w:val="00171A11"/>
    <w:rsid w:val="00171C80"/>
    <w:rsid w:val="00172DC1"/>
    <w:rsid w:val="00172F2B"/>
    <w:rsid w:val="0017320D"/>
    <w:rsid w:val="00180AC9"/>
    <w:rsid w:val="00181E3B"/>
    <w:rsid w:val="00181E96"/>
    <w:rsid w:val="00181FFB"/>
    <w:rsid w:val="00182448"/>
    <w:rsid w:val="00183837"/>
    <w:rsid w:val="00184745"/>
    <w:rsid w:val="00184D42"/>
    <w:rsid w:val="00184F7C"/>
    <w:rsid w:val="001926E1"/>
    <w:rsid w:val="001950B5"/>
    <w:rsid w:val="00195151"/>
    <w:rsid w:val="001965A1"/>
    <w:rsid w:val="0019696B"/>
    <w:rsid w:val="001A17D7"/>
    <w:rsid w:val="001A1863"/>
    <w:rsid w:val="001A4B4D"/>
    <w:rsid w:val="001A58C5"/>
    <w:rsid w:val="001B0984"/>
    <w:rsid w:val="001B0CC2"/>
    <w:rsid w:val="001B0DC1"/>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3ED"/>
    <w:rsid w:val="001D3C5F"/>
    <w:rsid w:val="001D424E"/>
    <w:rsid w:val="001D4C56"/>
    <w:rsid w:val="001D5058"/>
    <w:rsid w:val="001D5266"/>
    <w:rsid w:val="001D6DDC"/>
    <w:rsid w:val="001E0C50"/>
    <w:rsid w:val="001E255B"/>
    <w:rsid w:val="001E709C"/>
    <w:rsid w:val="001F11C7"/>
    <w:rsid w:val="001F2900"/>
    <w:rsid w:val="001F29C5"/>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00D"/>
    <w:rsid w:val="00220C28"/>
    <w:rsid w:val="00221208"/>
    <w:rsid w:val="0022236F"/>
    <w:rsid w:val="002240A1"/>
    <w:rsid w:val="00224D11"/>
    <w:rsid w:val="002255DF"/>
    <w:rsid w:val="00225A1B"/>
    <w:rsid w:val="00225EC4"/>
    <w:rsid w:val="00226554"/>
    <w:rsid w:val="00226EE9"/>
    <w:rsid w:val="00230108"/>
    <w:rsid w:val="00230239"/>
    <w:rsid w:val="0023194B"/>
    <w:rsid w:val="00232B49"/>
    <w:rsid w:val="00233B10"/>
    <w:rsid w:val="00234528"/>
    <w:rsid w:val="002349B9"/>
    <w:rsid w:val="00235F15"/>
    <w:rsid w:val="00236DC3"/>
    <w:rsid w:val="00237FDC"/>
    <w:rsid w:val="002419B7"/>
    <w:rsid w:val="00241C6B"/>
    <w:rsid w:val="002452C9"/>
    <w:rsid w:val="00245459"/>
    <w:rsid w:val="002469B4"/>
    <w:rsid w:val="00250565"/>
    <w:rsid w:val="0025151F"/>
    <w:rsid w:val="00252791"/>
    <w:rsid w:val="0025319A"/>
    <w:rsid w:val="0025324D"/>
    <w:rsid w:val="00255324"/>
    <w:rsid w:val="00255F85"/>
    <w:rsid w:val="00256B63"/>
    <w:rsid w:val="002571CB"/>
    <w:rsid w:val="00257283"/>
    <w:rsid w:val="00257528"/>
    <w:rsid w:val="00257D23"/>
    <w:rsid w:val="00260DD5"/>
    <w:rsid w:val="002629F7"/>
    <w:rsid w:val="00263629"/>
    <w:rsid w:val="00263889"/>
    <w:rsid w:val="00263A36"/>
    <w:rsid w:val="00263DCE"/>
    <w:rsid w:val="002643B5"/>
    <w:rsid w:val="002652AB"/>
    <w:rsid w:val="002666CD"/>
    <w:rsid w:val="002676E3"/>
    <w:rsid w:val="00267779"/>
    <w:rsid w:val="0027043E"/>
    <w:rsid w:val="00270C88"/>
    <w:rsid w:val="00271800"/>
    <w:rsid w:val="00271BC1"/>
    <w:rsid w:val="00273F68"/>
    <w:rsid w:val="0027471C"/>
    <w:rsid w:val="00274E1C"/>
    <w:rsid w:val="00277876"/>
    <w:rsid w:val="00280A94"/>
    <w:rsid w:val="00281A38"/>
    <w:rsid w:val="00281B5B"/>
    <w:rsid w:val="00282223"/>
    <w:rsid w:val="00282DF2"/>
    <w:rsid w:val="0028623A"/>
    <w:rsid w:val="0028660D"/>
    <w:rsid w:val="00290ADB"/>
    <w:rsid w:val="00291766"/>
    <w:rsid w:val="002945E7"/>
    <w:rsid w:val="00294923"/>
    <w:rsid w:val="00297CE5"/>
    <w:rsid w:val="002A32F7"/>
    <w:rsid w:val="002A3A71"/>
    <w:rsid w:val="002A495A"/>
    <w:rsid w:val="002A5B0F"/>
    <w:rsid w:val="002A603F"/>
    <w:rsid w:val="002A6515"/>
    <w:rsid w:val="002A778A"/>
    <w:rsid w:val="002B2883"/>
    <w:rsid w:val="002B35D0"/>
    <w:rsid w:val="002B42B1"/>
    <w:rsid w:val="002B4C3D"/>
    <w:rsid w:val="002B4D26"/>
    <w:rsid w:val="002B6102"/>
    <w:rsid w:val="002B61FE"/>
    <w:rsid w:val="002B627E"/>
    <w:rsid w:val="002C02AB"/>
    <w:rsid w:val="002C0D08"/>
    <w:rsid w:val="002C1EA5"/>
    <w:rsid w:val="002C2ADE"/>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382F"/>
    <w:rsid w:val="003366B9"/>
    <w:rsid w:val="00337407"/>
    <w:rsid w:val="0034082E"/>
    <w:rsid w:val="00340DE5"/>
    <w:rsid w:val="003419E3"/>
    <w:rsid w:val="003421AE"/>
    <w:rsid w:val="00342D4C"/>
    <w:rsid w:val="0034309A"/>
    <w:rsid w:val="00344002"/>
    <w:rsid w:val="00344462"/>
    <w:rsid w:val="00345228"/>
    <w:rsid w:val="00345FC7"/>
    <w:rsid w:val="003466CC"/>
    <w:rsid w:val="0034736B"/>
    <w:rsid w:val="00350C85"/>
    <w:rsid w:val="00351237"/>
    <w:rsid w:val="00351D11"/>
    <w:rsid w:val="00352A59"/>
    <w:rsid w:val="00353CCB"/>
    <w:rsid w:val="00354367"/>
    <w:rsid w:val="00355E7B"/>
    <w:rsid w:val="00357438"/>
    <w:rsid w:val="00360711"/>
    <w:rsid w:val="00362401"/>
    <w:rsid w:val="003626E0"/>
    <w:rsid w:val="00362D4F"/>
    <w:rsid w:val="00363F83"/>
    <w:rsid w:val="00364180"/>
    <w:rsid w:val="00365ECC"/>
    <w:rsid w:val="003663F8"/>
    <w:rsid w:val="00374314"/>
    <w:rsid w:val="00374A1E"/>
    <w:rsid w:val="00374C8D"/>
    <w:rsid w:val="00377200"/>
    <w:rsid w:val="003841EF"/>
    <w:rsid w:val="003844F3"/>
    <w:rsid w:val="00384CFE"/>
    <w:rsid w:val="00384F1D"/>
    <w:rsid w:val="0038586A"/>
    <w:rsid w:val="00385FF5"/>
    <w:rsid w:val="003871BD"/>
    <w:rsid w:val="00390B34"/>
    <w:rsid w:val="00392ED0"/>
    <w:rsid w:val="003937E1"/>
    <w:rsid w:val="00393E5E"/>
    <w:rsid w:val="00395196"/>
    <w:rsid w:val="00395756"/>
    <w:rsid w:val="00396C39"/>
    <w:rsid w:val="003A1E9D"/>
    <w:rsid w:val="003A20F5"/>
    <w:rsid w:val="003A2774"/>
    <w:rsid w:val="003A2FA6"/>
    <w:rsid w:val="003A322E"/>
    <w:rsid w:val="003A59ED"/>
    <w:rsid w:val="003A61A2"/>
    <w:rsid w:val="003B24E3"/>
    <w:rsid w:val="003B4817"/>
    <w:rsid w:val="003B508C"/>
    <w:rsid w:val="003B5986"/>
    <w:rsid w:val="003B6341"/>
    <w:rsid w:val="003B639D"/>
    <w:rsid w:val="003B7564"/>
    <w:rsid w:val="003C16FD"/>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1BC"/>
    <w:rsid w:val="003F0506"/>
    <w:rsid w:val="003F0A61"/>
    <w:rsid w:val="003F1653"/>
    <w:rsid w:val="003F3348"/>
    <w:rsid w:val="003F419B"/>
    <w:rsid w:val="003F46D5"/>
    <w:rsid w:val="003F58B9"/>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0948"/>
    <w:rsid w:val="004146A6"/>
    <w:rsid w:val="0041495D"/>
    <w:rsid w:val="00415438"/>
    <w:rsid w:val="00415C2B"/>
    <w:rsid w:val="0041671A"/>
    <w:rsid w:val="00416A30"/>
    <w:rsid w:val="00422BEF"/>
    <w:rsid w:val="00422F2D"/>
    <w:rsid w:val="00423768"/>
    <w:rsid w:val="00424182"/>
    <w:rsid w:val="0042556D"/>
    <w:rsid w:val="0042620A"/>
    <w:rsid w:val="004273A6"/>
    <w:rsid w:val="00430FDA"/>
    <w:rsid w:val="004316E3"/>
    <w:rsid w:val="00437358"/>
    <w:rsid w:val="00437754"/>
    <w:rsid w:val="00437BA1"/>
    <w:rsid w:val="00437E4F"/>
    <w:rsid w:val="00441AD3"/>
    <w:rsid w:val="004433F7"/>
    <w:rsid w:val="00445094"/>
    <w:rsid w:val="00447A46"/>
    <w:rsid w:val="004505BB"/>
    <w:rsid w:val="004512EC"/>
    <w:rsid w:val="004519A9"/>
    <w:rsid w:val="00451AA5"/>
    <w:rsid w:val="004522E5"/>
    <w:rsid w:val="004522E6"/>
    <w:rsid w:val="0045275F"/>
    <w:rsid w:val="0045278F"/>
    <w:rsid w:val="00452F34"/>
    <w:rsid w:val="0045397C"/>
    <w:rsid w:val="00455BED"/>
    <w:rsid w:val="00455CEB"/>
    <w:rsid w:val="00455E83"/>
    <w:rsid w:val="004606C3"/>
    <w:rsid w:val="00461593"/>
    <w:rsid w:val="004618E2"/>
    <w:rsid w:val="00461CC0"/>
    <w:rsid w:val="00462040"/>
    <w:rsid w:val="004623B8"/>
    <w:rsid w:val="00465660"/>
    <w:rsid w:val="00470305"/>
    <w:rsid w:val="004704F6"/>
    <w:rsid w:val="00470BA1"/>
    <w:rsid w:val="00470D03"/>
    <w:rsid w:val="00470F08"/>
    <w:rsid w:val="00470FE0"/>
    <w:rsid w:val="004711C0"/>
    <w:rsid w:val="00471746"/>
    <w:rsid w:val="00471A42"/>
    <w:rsid w:val="00474BEE"/>
    <w:rsid w:val="00475827"/>
    <w:rsid w:val="004769F5"/>
    <w:rsid w:val="00476B7A"/>
    <w:rsid w:val="00477B0C"/>
    <w:rsid w:val="00481029"/>
    <w:rsid w:val="004829A7"/>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269D"/>
    <w:rsid w:val="004B442A"/>
    <w:rsid w:val="004B4798"/>
    <w:rsid w:val="004B6A66"/>
    <w:rsid w:val="004C22F8"/>
    <w:rsid w:val="004C2B8E"/>
    <w:rsid w:val="004C306F"/>
    <w:rsid w:val="004C32AE"/>
    <w:rsid w:val="004C35AA"/>
    <w:rsid w:val="004C492B"/>
    <w:rsid w:val="004C50A0"/>
    <w:rsid w:val="004C5339"/>
    <w:rsid w:val="004C6348"/>
    <w:rsid w:val="004C745E"/>
    <w:rsid w:val="004C75B0"/>
    <w:rsid w:val="004D00FA"/>
    <w:rsid w:val="004D193E"/>
    <w:rsid w:val="004D1C1E"/>
    <w:rsid w:val="004D2213"/>
    <w:rsid w:val="004D22A9"/>
    <w:rsid w:val="004D2B5D"/>
    <w:rsid w:val="004D50E7"/>
    <w:rsid w:val="004D52CB"/>
    <w:rsid w:val="004D7121"/>
    <w:rsid w:val="004D7726"/>
    <w:rsid w:val="004E011C"/>
    <w:rsid w:val="004E0615"/>
    <w:rsid w:val="004E0969"/>
    <w:rsid w:val="004E0B52"/>
    <w:rsid w:val="004E0CBF"/>
    <w:rsid w:val="004E2612"/>
    <w:rsid w:val="004E3C9A"/>
    <w:rsid w:val="004E4B0E"/>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C0C"/>
    <w:rsid w:val="005052ED"/>
    <w:rsid w:val="005062CB"/>
    <w:rsid w:val="00506522"/>
    <w:rsid w:val="00507460"/>
    <w:rsid w:val="00507C8D"/>
    <w:rsid w:val="00507F81"/>
    <w:rsid w:val="0051055A"/>
    <w:rsid w:val="00511617"/>
    <w:rsid w:val="00511D00"/>
    <w:rsid w:val="00512E97"/>
    <w:rsid w:val="00513669"/>
    <w:rsid w:val="0051456A"/>
    <w:rsid w:val="00517B4A"/>
    <w:rsid w:val="00520CE1"/>
    <w:rsid w:val="00524EB6"/>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67A30"/>
    <w:rsid w:val="005701FC"/>
    <w:rsid w:val="00570F05"/>
    <w:rsid w:val="005711DE"/>
    <w:rsid w:val="00572B90"/>
    <w:rsid w:val="00572CA7"/>
    <w:rsid w:val="00573424"/>
    <w:rsid w:val="005740C0"/>
    <w:rsid w:val="0057602C"/>
    <w:rsid w:val="005777D0"/>
    <w:rsid w:val="00577A39"/>
    <w:rsid w:val="00577D97"/>
    <w:rsid w:val="00580775"/>
    <w:rsid w:val="0058189B"/>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A6F04"/>
    <w:rsid w:val="005A7296"/>
    <w:rsid w:val="005B125D"/>
    <w:rsid w:val="005B1901"/>
    <w:rsid w:val="005B22D0"/>
    <w:rsid w:val="005B4104"/>
    <w:rsid w:val="005B4D58"/>
    <w:rsid w:val="005B5290"/>
    <w:rsid w:val="005B6CA9"/>
    <w:rsid w:val="005B7775"/>
    <w:rsid w:val="005B7C12"/>
    <w:rsid w:val="005C12AC"/>
    <w:rsid w:val="005C473B"/>
    <w:rsid w:val="005C6DD2"/>
    <w:rsid w:val="005D0ECE"/>
    <w:rsid w:val="005D1963"/>
    <w:rsid w:val="005D2391"/>
    <w:rsid w:val="005D2436"/>
    <w:rsid w:val="005D354C"/>
    <w:rsid w:val="005D4976"/>
    <w:rsid w:val="005D5849"/>
    <w:rsid w:val="005E167D"/>
    <w:rsid w:val="005E44FC"/>
    <w:rsid w:val="005E5867"/>
    <w:rsid w:val="005E60F4"/>
    <w:rsid w:val="005E72D3"/>
    <w:rsid w:val="005E789B"/>
    <w:rsid w:val="005F00A4"/>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06E2"/>
    <w:rsid w:val="00623D62"/>
    <w:rsid w:val="00624418"/>
    <w:rsid w:val="00624570"/>
    <w:rsid w:val="00626209"/>
    <w:rsid w:val="00630B16"/>
    <w:rsid w:val="00631166"/>
    <w:rsid w:val="00631781"/>
    <w:rsid w:val="00632419"/>
    <w:rsid w:val="00632A21"/>
    <w:rsid w:val="00634F6B"/>
    <w:rsid w:val="00634FDA"/>
    <w:rsid w:val="00635C50"/>
    <w:rsid w:val="00635F96"/>
    <w:rsid w:val="006360AB"/>
    <w:rsid w:val="0063633B"/>
    <w:rsid w:val="00637D2F"/>
    <w:rsid w:val="00640785"/>
    <w:rsid w:val="00641B8A"/>
    <w:rsid w:val="00643A96"/>
    <w:rsid w:val="00645B5D"/>
    <w:rsid w:val="00645C65"/>
    <w:rsid w:val="006465FD"/>
    <w:rsid w:val="006478B7"/>
    <w:rsid w:val="00650C11"/>
    <w:rsid w:val="00653D3A"/>
    <w:rsid w:val="00653FDB"/>
    <w:rsid w:val="00654102"/>
    <w:rsid w:val="00654F94"/>
    <w:rsid w:val="0066417E"/>
    <w:rsid w:val="0066418A"/>
    <w:rsid w:val="00665AAB"/>
    <w:rsid w:val="00665E72"/>
    <w:rsid w:val="00666F2D"/>
    <w:rsid w:val="00671256"/>
    <w:rsid w:val="0067225A"/>
    <w:rsid w:val="00674943"/>
    <w:rsid w:val="006752D3"/>
    <w:rsid w:val="00676DFA"/>
    <w:rsid w:val="006775F0"/>
    <w:rsid w:val="006821AA"/>
    <w:rsid w:val="0068223A"/>
    <w:rsid w:val="0068504A"/>
    <w:rsid w:val="0068706B"/>
    <w:rsid w:val="006872FE"/>
    <w:rsid w:val="006912BA"/>
    <w:rsid w:val="006918E8"/>
    <w:rsid w:val="006919B0"/>
    <w:rsid w:val="0069202D"/>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1A4E"/>
    <w:rsid w:val="006C20EE"/>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6F5DD9"/>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37ADB"/>
    <w:rsid w:val="007407CB"/>
    <w:rsid w:val="00740AAD"/>
    <w:rsid w:val="0074309D"/>
    <w:rsid w:val="007442AC"/>
    <w:rsid w:val="007451DA"/>
    <w:rsid w:val="007474D6"/>
    <w:rsid w:val="00747981"/>
    <w:rsid w:val="00747E75"/>
    <w:rsid w:val="0075339C"/>
    <w:rsid w:val="00754372"/>
    <w:rsid w:val="00754517"/>
    <w:rsid w:val="00754FD1"/>
    <w:rsid w:val="00756019"/>
    <w:rsid w:val="007600C1"/>
    <w:rsid w:val="007612DA"/>
    <w:rsid w:val="0076187C"/>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1C43"/>
    <w:rsid w:val="007B4032"/>
    <w:rsid w:val="007B44FE"/>
    <w:rsid w:val="007B5F6E"/>
    <w:rsid w:val="007B7F41"/>
    <w:rsid w:val="007C0ACF"/>
    <w:rsid w:val="007C1E34"/>
    <w:rsid w:val="007C1ECF"/>
    <w:rsid w:val="007C2B9B"/>
    <w:rsid w:val="007C3D1C"/>
    <w:rsid w:val="007C6CB7"/>
    <w:rsid w:val="007D185F"/>
    <w:rsid w:val="007D1E45"/>
    <w:rsid w:val="007D2CED"/>
    <w:rsid w:val="007D4B81"/>
    <w:rsid w:val="007E15B2"/>
    <w:rsid w:val="007E1935"/>
    <w:rsid w:val="007E2FB6"/>
    <w:rsid w:val="007E4631"/>
    <w:rsid w:val="007E5554"/>
    <w:rsid w:val="007E5ED3"/>
    <w:rsid w:val="007E5F8F"/>
    <w:rsid w:val="007E6C21"/>
    <w:rsid w:val="007F3462"/>
    <w:rsid w:val="007F4507"/>
    <w:rsid w:val="007F6B54"/>
    <w:rsid w:val="007F6DAF"/>
    <w:rsid w:val="00801D74"/>
    <w:rsid w:val="00802F93"/>
    <w:rsid w:val="00803394"/>
    <w:rsid w:val="008045BC"/>
    <w:rsid w:val="00805D0D"/>
    <w:rsid w:val="00806615"/>
    <w:rsid w:val="00810E7E"/>
    <w:rsid w:val="00813025"/>
    <w:rsid w:val="00814128"/>
    <w:rsid w:val="00815B2E"/>
    <w:rsid w:val="00817872"/>
    <w:rsid w:val="0082257C"/>
    <w:rsid w:val="00822725"/>
    <w:rsid w:val="00822C2C"/>
    <w:rsid w:val="00822E57"/>
    <w:rsid w:val="008232A9"/>
    <w:rsid w:val="0082481A"/>
    <w:rsid w:val="008259DB"/>
    <w:rsid w:val="00825C3B"/>
    <w:rsid w:val="008266DA"/>
    <w:rsid w:val="00826E6C"/>
    <w:rsid w:val="008305A3"/>
    <w:rsid w:val="008310DB"/>
    <w:rsid w:val="00831AD5"/>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06B"/>
    <w:rsid w:val="008565DE"/>
    <w:rsid w:val="00857378"/>
    <w:rsid w:val="0085737D"/>
    <w:rsid w:val="008573D0"/>
    <w:rsid w:val="0086010D"/>
    <w:rsid w:val="0086207F"/>
    <w:rsid w:val="00862C76"/>
    <w:rsid w:val="00863BA1"/>
    <w:rsid w:val="008652C8"/>
    <w:rsid w:val="008656A2"/>
    <w:rsid w:val="00865F78"/>
    <w:rsid w:val="0086720E"/>
    <w:rsid w:val="008703EC"/>
    <w:rsid w:val="008716E6"/>
    <w:rsid w:val="00872CCD"/>
    <w:rsid w:val="00873DCF"/>
    <w:rsid w:val="00875402"/>
    <w:rsid w:val="00875940"/>
    <w:rsid w:val="008775EC"/>
    <w:rsid w:val="00881B12"/>
    <w:rsid w:val="008830F7"/>
    <w:rsid w:val="00884260"/>
    <w:rsid w:val="00885CDB"/>
    <w:rsid w:val="008876D6"/>
    <w:rsid w:val="00887AAB"/>
    <w:rsid w:val="008905AE"/>
    <w:rsid w:val="008950CD"/>
    <w:rsid w:val="0089522B"/>
    <w:rsid w:val="008A4741"/>
    <w:rsid w:val="008A4EDE"/>
    <w:rsid w:val="008A5CF6"/>
    <w:rsid w:val="008A6235"/>
    <w:rsid w:val="008B1D80"/>
    <w:rsid w:val="008B1FBA"/>
    <w:rsid w:val="008B2A84"/>
    <w:rsid w:val="008B3919"/>
    <w:rsid w:val="008B5829"/>
    <w:rsid w:val="008B5E7F"/>
    <w:rsid w:val="008B6A2F"/>
    <w:rsid w:val="008B6C65"/>
    <w:rsid w:val="008C1B7D"/>
    <w:rsid w:val="008C1D69"/>
    <w:rsid w:val="008C27D7"/>
    <w:rsid w:val="008C2EBF"/>
    <w:rsid w:val="008C33BE"/>
    <w:rsid w:val="008C68C0"/>
    <w:rsid w:val="008C71AF"/>
    <w:rsid w:val="008C73B1"/>
    <w:rsid w:val="008D064C"/>
    <w:rsid w:val="008D0770"/>
    <w:rsid w:val="008D2317"/>
    <w:rsid w:val="008D3E3B"/>
    <w:rsid w:val="008D4F7E"/>
    <w:rsid w:val="008D5767"/>
    <w:rsid w:val="008D6A06"/>
    <w:rsid w:val="008D6B27"/>
    <w:rsid w:val="008D6F14"/>
    <w:rsid w:val="008D7E9F"/>
    <w:rsid w:val="008E169A"/>
    <w:rsid w:val="008E1DC8"/>
    <w:rsid w:val="008E2252"/>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8FF"/>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08A8"/>
    <w:rsid w:val="00931D4F"/>
    <w:rsid w:val="009326B9"/>
    <w:rsid w:val="00932D0B"/>
    <w:rsid w:val="009344A2"/>
    <w:rsid w:val="00936DBE"/>
    <w:rsid w:val="00936DE7"/>
    <w:rsid w:val="009375EB"/>
    <w:rsid w:val="00941688"/>
    <w:rsid w:val="00941BFC"/>
    <w:rsid w:val="009423F6"/>
    <w:rsid w:val="009433B5"/>
    <w:rsid w:val="009437C7"/>
    <w:rsid w:val="0094412E"/>
    <w:rsid w:val="00945066"/>
    <w:rsid w:val="00947812"/>
    <w:rsid w:val="00947963"/>
    <w:rsid w:val="00947975"/>
    <w:rsid w:val="0095033D"/>
    <w:rsid w:val="00950FF4"/>
    <w:rsid w:val="00952D4F"/>
    <w:rsid w:val="009530CA"/>
    <w:rsid w:val="00954304"/>
    <w:rsid w:val="00955A57"/>
    <w:rsid w:val="00956150"/>
    <w:rsid w:val="00960616"/>
    <w:rsid w:val="00960D6F"/>
    <w:rsid w:val="00961512"/>
    <w:rsid w:val="009621CE"/>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1E5"/>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039E"/>
    <w:rsid w:val="009B247D"/>
    <w:rsid w:val="009B25F6"/>
    <w:rsid w:val="009B342E"/>
    <w:rsid w:val="009B50BA"/>
    <w:rsid w:val="009B64A7"/>
    <w:rsid w:val="009B728D"/>
    <w:rsid w:val="009B7431"/>
    <w:rsid w:val="009C06DD"/>
    <w:rsid w:val="009C077A"/>
    <w:rsid w:val="009C1454"/>
    <w:rsid w:val="009C2FBA"/>
    <w:rsid w:val="009C35FC"/>
    <w:rsid w:val="009C3984"/>
    <w:rsid w:val="009C5530"/>
    <w:rsid w:val="009C5555"/>
    <w:rsid w:val="009C6054"/>
    <w:rsid w:val="009C706E"/>
    <w:rsid w:val="009C756A"/>
    <w:rsid w:val="009C76BA"/>
    <w:rsid w:val="009C780B"/>
    <w:rsid w:val="009C7A0F"/>
    <w:rsid w:val="009D0F02"/>
    <w:rsid w:val="009D0FD1"/>
    <w:rsid w:val="009D1BE8"/>
    <w:rsid w:val="009D405E"/>
    <w:rsid w:val="009D5301"/>
    <w:rsid w:val="009D636F"/>
    <w:rsid w:val="009D67A2"/>
    <w:rsid w:val="009E18A6"/>
    <w:rsid w:val="009E19DF"/>
    <w:rsid w:val="009E2ED3"/>
    <w:rsid w:val="009E2FFE"/>
    <w:rsid w:val="009E33FA"/>
    <w:rsid w:val="009E40EF"/>
    <w:rsid w:val="009E445D"/>
    <w:rsid w:val="009E5295"/>
    <w:rsid w:val="009E5B4D"/>
    <w:rsid w:val="009E7A95"/>
    <w:rsid w:val="009F0465"/>
    <w:rsid w:val="009F0EB1"/>
    <w:rsid w:val="009F11A0"/>
    <w:rsid w:val="009F14FF"/>
    <w:rsid w:val="009F200A"/>
    <w:rsid w:val="009F299D"/>
    <w:rsid w:val="009F4145"/>
    <w:rsid w:val="009F5D45"/>
    <w:rsid w:val="009F7795"/>
    <w:rsid w:val="00A01093"/>
    <w:rsid w:val="00A0205D"/>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2BE9"/>
    <w:rsid w:val="00A23BC2"/>
    <w:rsid w:val="00A25C40"/>
    <w:rsid w:val="00A303F3"/>
    <w:rsid w:val="00A30994"/>
    <w:rsid w:val="00A32421"/>
    <w:rsid w:val="00A32EA2"/>
    <w:rsid w:val="00A33006"/>
    <w:rsid w:val="00A33D01"/>
    <w:rsid w:val="00A3465D"/>
    <w:rsid w:val="00A34741"/>
    <w:rsid w:val="00A35D0F"/>
    <w:rsid w:val="00A35DE6"/>
    <w:rsid w:val="00A37A49"/>
    <w:rsid w:val="00A40D7E"/>
    <w:rsid w:val="00A412AC"/>
    <w:rsid w:val="00A412BE"/>
    <w:rsid w:val="00A45079"/>
    <w:rsid w:val="00A4537E"/>
    <w:rsid w:val="00A45408"/>
    <w:rsid w:val="00A45FFC"/>
    <w:rsid w:val="00A46C9C"/>
    <w:rsid w:val="00A47357"/>
    <w:rsid w:val="00A52362"/>
    <w:rsid w:val="00A5250C"/>
    <w:rsid w:val="00A52AE7"/>
    <w:rsid w:val="00A52E64"/>
    <w:rsid w:val="00A54A29"/>
    <w:rsid w:val="00A56C3C"/>
    <w:rsid w:val="00A56DA6"/>
    <w:rsid w:val="00A5715B"/>
    <w:rsid w:val="00A6022B"/>
    <w:rsid w:val="00A606E8"/>
    <w:rsid w:val="00A60F85"/>
    <w:rsid w:val="00A62752"/>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1E60"/>
    <w:rsid w:val="00A830FE"/>
    <w:rsid w:val="00A84A72"/>
    <w:rsid w:val="00A901E9"/>
    <w:rsid w:val="00A904A3"/>
    <w:rsid w:val="00A905FF"/>
    <w:rsid w:val="00A96632"/>
    <w:rsid w:val="00A96A6B"/>
    <w:rsid w:val="00A97F63"/>
    <w:rsid w:val="00AA0C3A"/>
    <w:rsid w:val="00AA23D9"/>
    <w:rsid w:val="00AA2E53"/>
    <w:rsid w:val="00AA423C"/>
    <w:rsid w:val="00AA52E0"/>
    <w:rsid w:val="00AA66A6"/>
    <w:rsid w:val="00AA6D24"/>
    <w:rsid w:val="00AA7468"/>
    <w:rsid w:val="00AB156D"/>
    <w:rsid w:val="00AB5F29"/>
    <w:rsid w:val="00AB6A59"/>
    <w:rsid w:val="00AB71D8"/>
    <w:rsid w:val="00AB7580"/>
    <w:rsid w:val="00AC0946"/>
    <w:rsid w:val="00AC26CB"/>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3D86"/>
    <w:rsid w:val="00B36F43"/>
    <w:rsid w:val="00B36FDB"/>
    <w:rsid w:val="00B37962"/>
    <w:rsid w:val="00B40D40"/>
    <w:rsid w:val="00B41050"/>
    <w:rsid w:val="00B4274D"/>
    <w:rsid w:val="00B436C9"/>
    <w:rsid w:val="00B43BD1"/>
    <w:rsid w:val="00B463AE"/>
    <w:rsid w:val="00B47913"/>
    <w:rsid w:val="00B50635"/>
    <w:rsid w:val="00B52284"/>
    <w:rsid w:val="00B53E1A"/>
    <w:rsid w:val="00B548F5"/>
    <w:rsid w:val="00B552DE"/>
    <w:rsid w:val="00B5555E"/>
    <w:rsid w:val="00B56C45"/>
    <w:rsid w:val="00B576D9"/>
    <w:rsid w:val="00B60C68"/>
    <w:rsid w:val="00B61443"/>
    <w:rsid w:val="00B62B53"/>
    <w:rsid w:val="00B64177"/>
    <w:rsid w:val="00B64607"/>
    <w:rsid w:val="00B6498A"/>
    <w:rsid w:val="00B66AF5"/>
    <w:rsid w:val="00B66EE8"/>
    <w:rsid w:val="00B673C4"/>
    <w:rsid w:val="00B67E02"/>
    <w:rsid w:val="00B707DB"/>
    <w:rsid w:val="00B70C59"/>
    <w:rsid w:val="00B72611"/>
    <w:rsid w:val="00B72680"/>
    <w:rsid w:val="00B72DBE"/>
    <w:rsid w:val="00B739EF"/>
    <w:rsid w:val="00B74193"/>
    <w:rsid w:val="00B75039"/>
    <w:rsid w:val="00B75A67"/>
    <w:rsid w:val="00B771DA"/>
    <w:rsid w:val="00B82EB8"/>
    <w:rsid w:val="00B8483D"/>
    <w:rsid w:val="00B84AC3"/>
    <w:rsid w:val="00B852E9"/>
    <w:rsid w:val="00B86BF4"/>
    <w:rsid w:val="00B95EE4"/>
    <w:rsid w:val="00B96E94"/>
    <w:rsid w:val="00B9734B"/>
    <w:rsid w:val="00B977E1"/>
    <w:rsid w:val="00B97C4A"/>
    <w:rsid w:val="00BA0ED1"/>
    <w:rsid w:val="00BA2347"/>
    <w:rsid w:val="00BA322C"/>
    <w:rsid w:val="00BA482F"/>
    <w:rsid w:val="00BA5071"/>
    <w:rsid w:val="00BA539B"/>
    <w:rsid w:val="00BA763B"/>
    <w:rsid w:val="00BB172E"/>
    <w:rsid w:val="00BB2264"/>
    <w:rsid w:val="00BB2E47"/>
    <w:rsid w:val="00BB3D9A"/>
    <w:rsid w:val="00BB50BA"/>
    <w:rsid w:val="00BB6282"/>
    <w:rsid w:val="00BB6C8D"/>
    <w:rsid w:val="00BB7DF9"/>
    <w:rsid w:val="00BC14A2"/>
    <w:rsid w:val="00BC15A2"/>
    <w:rsid w:val="00BC1A54"/>
    <w:rsid w:val="00BC4BBA"/>
    <w:rsid w:val="00BC5EFE"/>
    <w:rsid w:val="00BC6024"/>
    <w:rsid w:val="00BD02F6"/>
    <w:rsid w:val="00BD162C"/>
    <w:rsid w:val="00BD3CB0"/>
    <w:rsid w:val="00BD7598"/>
    <w:rsid w:val="00BE0373"/>
    <w:rsid w:val="00BE2D7D"/>
    <w:rsid w:val="00BE38CA"/>
    <w:rsid w:val="00BE5301"/>
    <w:rsid w:val="00BE571F"/>
    <w:rsid w:val="00BE5849"/>
    <w:rsid w:val="00BE684E"/>
    <w:rsid w:val="00BE6D12"/>
    <w:rsid w:val="00BE71A4"/>
    <w:rsid w:val="00BE71C1"/>
    <w:rsid w:val="00BE745B"/>
    <w:rsid w:val="00BF04F9"/>
    <w:rsid w:val="00BF0F76"/>
    <w:rsid w:val="00BF33AD"/>
    <w:rsid w:val="00BF39FC"/>
    <w:rsid w:val="00BF3E5C"/>
    <w:rsid w:val="00BF61D4"/>
    <w:rsid w:val="00BF6D31"/>
    <w:rsid w:val="00BF71D9"/>
    <w:rsid w:val="00C00B2B"/>
    <w:rsid w:val="00C023D9"/>
    <w:rsid w:val="00C02B59"/>
    <w:rsid w:val="00C03635"/>
    <w:rsid w:val="00C062A8"/>
    <w:rsid w:val="00C06A2C"/>
    <w:rsid w:val="00C07D6E"/>
    <w:rsid w:val="00C1155A"/>
    <w:rsid w:val="00C1413F"/>
    <w:rsid w:val="00C14288"/>
    <w:rsid w:val="00C1599F"/>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1444"/>
    <w:rsid w:val="00C421AD"/>
    <w:rsid w:val="00C42F5A"/>
    <w:rsid w:val="00C4304D"/>
    <w:rsid w:val="00C46B03"/>
    <w:rsid w:val="00C46C6A"/>
    <w:rsid w:val="00C502F1"/>
    <w:rsid w:val="00C51A44"/>
    <w:rsid w:val="00C52B2B"/>
    <w:rsid w:val="00C54355"/>
    <w:rsid w:val="00C546F8"/>
    <w:rsid w:val="00C54F63"/>
    <w:rsid w:val="00C60255"/>
    <w:rsid w:val="00C6077C"/>
    <w:rsid w:val="00C61991"/>
    <w:rsid w:val="00C6469E"/>
    <w:rsid w:val="00C64CC6"/>
    <w:rsid w:val="00C65EA1"/>
    <w:rsid w:val="00C664F4"/>
    <w:rsid w:val="00C669CF"/>
    <w:rsid w:val="00C67E97"/>
    <w:rsid w:val="00C70350"/>
    <w:rsid w:val="00C72781"/>
    <w:rsid w:val="00C72F0A"/>
    <w:rsid w:val="00C75632"/>
    <w:rsid w:val="00C803A1"/>
    <w:rsid w:val="00C805CA"/>
    <w:rsid w:val="00C80BA3"/>
    <w:rsid w:val="00C80F58"/>
    <w:rsid w:val="00C815F4"/>
    <w:rsid w:val="00C81D14"/>
    <w:rsid w:val="00C8426E"/>
    <w:rsid w:val="00C84D53"/>
    <w:rsid w:val="00C86C19"/>
    <w:rsid w:val="00C86C59"/>
    <w:rsid w:val="00C877E1"/>
    <w:rsid w:val="00C87D35"/>
    <w:rsid w:val="00C91915"/>
    <w:rsid w:val="00C91CD7"/>
    <w:rsid w:val="00C924E1"/>
    <w:rsid w:val="00C937E5"/>
    <w:rsid w:val="00C93840"/>
    <w:rsid w:val="00C93ECA"/>
    <w:rsid w:val="00C96C73"/>
    <w:rsid w:val="00C97AA1"/>
    <w:rsid w:val="00CA06DF"/>
    <w:rsid w:val="00CA174A"/>
    <w:rsid w:val="00CA2292"/>
    <w:rsid w:val="00CA3342"/>
    <w:rsid w:val="00CA4D3B"/>
    <w:rsid w:val="00CA6371"/>
    <w:rsid w:val="00CB147B"/>
    <w:rsid w:val="00CB1615"/>
    <w:rsid w:val="00CB3238"/>
    <w:rsid w:val="00CB3AE4"/>
    <w:rsid w:val="00CB3E5D"/>
    <w:rsid w:val="00CB4782"/>
    <w:rsid w:val="00CB531B"/>
    <w:rsid w:val="00CB5F4F"/>
    <w:rsid w:val="00CB6762"/>
    <w:rsid w:val="00CC05BD"/>
    <w:rsid w:val="00CC0BDF"/>
    <w:rsid w:val="00CC188C"/>
    <w:rsid w:val="00CC19DF"/>
    <w:rsid w:val="00CC1BB3"/>
    <w:rsid w:val="00CC20AB"/>
    <w:rsid w:val="00CC4A05"/>
    <w:rsid w:val="00CC528B"/>
    <w:rsid w:val="00CC5976"/>
    <w:rsid w:val="00CC6A79"/>
    <w:rsid w:val="00CC7A2C"/>
    <w:rsid w:val="00CD108A"/>
    <w:rsid w:val="00CD1B6D"/>
    <w:rsid w:val="00CD2620"/>
    <w:rsid w:val="00CD2E16"/>
    <w:rsid w:val="00CD4A7C"/>
    <w:rsid w:val="00CD61BB"/>
    <w:rsid w:val="00CE0F3B"/>
    <w:rsid w:val="00CE17BF"/>
    <w:rsid w:val="00CE1EC9"/>
    <w:rsid w:val="00CE26F3"/>
    <w:rsid w:val="00CE2ACB"/>
    <w:rsid w:val="00CE4610"/>
    <w:rsid w:val="00CE58BD"/>
    <w:rsid w:val="00CE7EBF"/>
    <w:rsid w:val="00CF1188"/>
    <w:rsid w:val="00CF15FF"/>
    <w:rsid w:val="00CF1E1A"/>
    <w:rsid w:val="00CF5B36"/>
    <w:rsid w:val="00CF645D"/>
    <w:rsid w:val="00CF6ED6"/>
    <w:rsid w:val="00D00689"/>
    <w:rsid w:val="00D011EF"/>
    <w:rsid w:val="00D0255A"/>
    <w:rsid w:val="00D04EEE"/>
    <w:rsid w:val="00D0514D"/>
    <w:rsid w:val="00D0687D"/>
    <w:rsid w:val="00D06F39"/>
    <w:rsid w:val="00D0700F"/>
    <w:rsid w:val="00D074B7"/>
    <w:rsid w:val="00D07C4B"/>
    <w:rsid w:val="00D11783"/>
    <w:rsid w:val="00D11866"/>
    <w:rsid w:val="00D12E19"/>
    <w:rsid w:val="00D13371"/>
    <w:rsid w:val="00D1559A"/>
    <w:rsid w:val="00D156A3"/>
    <w:rsid w:val="00D169BC"/>
    <w:rsid w:val="00D17DDD"/>
    <w:rsid w:val="00D21744"/>
    <w:rsid w:val="00D229B7"/>
    <w:rsid w:val="00D234B6"/>
    <w:rsid w:val="00D23509"/>
    <w:rsid w:val="00D24988"/>
    <w:rsid w:val="00D250D0"/>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25ED"/>
    <w:rsid w:val="00D52F19"/>
    <w:rsid w:val="00D538BD"/>
    <w:rsid w:val="00D5393F"/>
    <w:rsid w:val="00D541F5"/>
    <w:rsid w:val="00D565FC"/>
    <w:rsid w:val="00D566F6"/>
    <w:rsid w:val="00D607EA"/>
    <w:rsid w:val="00D6147A"/>
    <w:rsid w:val="00D61949"/>
    <w:rsid w:val="00D6247B"/>
    <w:rsid w:val="00D63DD4"/>
    <w:rsid w:val="00D66E3D"/>
    <w:rsid w:val="00D67677"/>
    <w:rsid w:val="00D70842"/>
    <w:rsid w:val="00D70BE5"/>
    <w:rsid w:val="00D71AC5"/>
    <w:rsid w:val="00D71DA7"/>
    <w:rsid w:val="00D76247"/>
    <w:rsid w:val="00D7769A"/>
    <w:rsid w:val="00D80977"/>
    <w:rsid w:val="00D80B61"/>
    <w:rsid w:val="00D81278"/>
    <w:rsid w:val="00D81852"/>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1779"/>
    <w:rsid w:val="00DA3801"/>
    <w:rsid w:val="00DA6991"/>
    <w:rsid w:val="00DA6C08"/>
    <w:rsid w:val="00DB320C"/>
    <w:rsid w:val="00DB5350"/>
    <w:rsid w:val="00DB5D1A"/>
    <w:rsid w:val="00DB6D3E"/>
    <w:rsid w:val="00DB6DF2"/>
    <w:rsid w:val="00DB6FEF"/>
    <w:rsid w:val="00DB7024"/>
    <w:rsid w:val="00DC0994"/>
    <w:rsid w:val="00DC2667"/>
    <w:rsid w:val="00DC27EB"/>
    <w:rsid w:val="00DC6C2A"/>
    <w:rsid w:val="00DC6E40"/>
    <w:rsid w:val="00DC7BF4"/>
    <w:rsid w:val="00DC7D96"/>
    <w:rsid w:val="00DD0B74"/>
    <w:rsid w:val="00DD0D0F"/>
    <w:rsid w:val="00DD1E4B"/>
    <w:rsid w:val="00DD4BBC"/>
    <w:rsid w:val="00DD6061"/>
    <w:rsid w:val="00DD6875"/>
    <w:rsid w:val="00DE19A5"/>
    <w:rsid w:val="00DE1FD1"/>
    <w:rsid w:val="00DE2E44"/>
    <w:rsid w:val="00DE37AC"/>
    <w:rsid w:val="00DE4831"/>
    <w:rsid w:val="00DE4BF2"/>
    <w:rsid w:val="00DE58FF"/>
    <w:rsid w:val="00DE5FD4"/>
    <w:rsid w:val="00DF082F"/>
    <w:rsid w:val="00DF3D9C"/>
    <w:rsid w:val="00DF3E70"/>
    <w:rsid w:val="00DF5382"/>
    <w:rsid w:val="00DF5456"/>
    <w:rsid w:val="00DF5AC3"/>
    <w:rsid w:val="00DF5D5F"/>
    <w:rsid w:val="00DF64A0"/>
    <w:rsid w:val="00DF6EC3"/>
    <w:rsid w:val="00DF77D1"/>
    <w:rsid w:val="00E015AF"/>
    <w:rsid w:val="00E0248C"/>
    <w:rsid w:val="00E02883"/>
    <w:rsid w:val="00E02B87"/>
    <w:rsid w:val="00E0363F"/>
    <w:rsid w:val="00E05F83"/>
    <w:rsid w:val="00E07606"/>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076"/>
    <w:rsid w:val="00E6031A"/>
    <w:rsid w:val="00E61C87"/>
    <w:rsid w:val="00E622EC"/>
    <w:rsid w:val="00E628CC"/>
    <w:rsid w:val="00E6681F"/>
    <w:rsid w:val="00E66EBC"/>
    <w:rsid w:val="00E71ABA"/>
    <w:rsid w:val="00E72A23"/>
    <w:rsid w:val="00E73D79"/>
    <w:rsid w:val="00E7443D"/>
    <w:rsid w:val="00E7519B"/>
    <w:rsid w:val="00E756AA"/>
    <w:rsid w:val="00E757F6"/>
    <w:rsid w:val="00E75C3F"/>
    <w:rsid w:val="00E762A1"/>
    <w:rsid w:val="00E76690"/>
    <w:rsid w:val="00E8017D"/>
    <w:rsid w:val="00E803B4"/>
    <w:rsid w:val="00E81783"/>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C9F"/>
    <w:rsid w:val="00E96EF9"/>
    <w:rsid w:val="00EA3A52"/>
    <w:rsid w:val="00EA3C32"/>
    <w:rsid w:val="00EA3FC7"/>
    <w:rsid w:val="00EA4630"/>
    <w:rsid w:val="00EA6843"/>
    <w:rsid w:val="00EA6F53"/>
    <w:rsid w:val="00EA739D"/>
    <w:rsid w:val="00EA7497"/>
    <w:rsid w:val="00EB0972"/>
    <w:rsid w:val="00EB37B1"/>
    <w:rsid w:val="00EB3CFF"/>
    <w:rsid w:val="00EB409C"/>
    <w:rsid w:val="00EB5628"/>
    <w:rsid w:val="00EB72FB"/>
    <w:rsid w:val="00EB7BEB"/>
    <w:rsid w:val="00EC0DDC"/>
    <w:rsid w:val="00EC295E"/>
    <w:rsid w:val="00EC5749"/>
    <w:rsid w:val="00EC6633"/>
    <w:rsid w:val="00EC6D39"/>
    <w:rsid w:val="00EC770C"/>
    <w:rsid w:val="00EC7A76"/>
    <w:rsid w:val="00ED05F2"/>
    <w:rsid w:val="00ED4135"/>
    <w:rsid w:val="00ED72EC"/>
    <w:rsid w:val="00ED7A36"/>
    <w:rsid w:val="00EE16DA"/>
    <w:rsid w:val="00EE2259"/>
    <w:rsid w:val="00EE2F23"/>
    <w:rsid w:val="00EE33D3"/>
    <w:rsid w:val="00EE47E4"/>
    <w:rsid w:val="00EE4EAC"/>
    <w:rsid w:val="00EE76E5"/>
    <w:rsid w:val="00EF0306"/>
    <w:rsid w:val="00EF187D"/>
    <w:rsid w:val="00EF257A"/>
    <w:rsid w:val="00EF3BCC"/>
    <w:rsid w:val="00EF533A"/>
    <w:rsid w:val="00EF581C"/>
    <w:rsid w:val="00EF7667"/>
    <w:rsid w:val="00EF767D"/>
    <w:rsid w:val="00F0045E"/>
    <w:rsid w:val="00F01F7E"/>
    <w:rsid w:val="00F0203C"/>
    <w:rsid w:val="00F03D47"/>
    <w:rsid w:val="00F055F3"/>
    <w:rsid w:val="00F100F9"/>
    <w:rsid w:val="00F12A4C"/>
    <w:rsid w:val="00F16EEF"/>
    <w:rsid w:val="00F20C47"/>
    <w:rsid w:val="00F21F29"/>
    <w:rsid w:val="00F22FAD"/>
    <w:rsid w:val="00F24034"/>
    <w:rsid w:val="00F24601"/>
    <w:rsid w:val="00F25D0D"/>
    <w:rsid w:val="00F26A18"/>
    <w:rsid w:val="00F27AC2"/>
    <w:rsid w:val="00F27D4F"/>
    <w:rsid w:val="00F304D8"/>
    <w:rsid w:val="00F3218E"/>
    <w:rsid w:val="00F33CCF"/>
    <w:rsid w:val="00F35064"/>
    <w:rsid w:val="00F357B9"/>
    <w:rsid w:val="00F35945"/>
    <w:rsid w:val="00F35A78"/>
    <w:rsid w:val="00F35C51"/>
    <w:rsid w:val="00F369D5"/>
    <w:rsid w:val="00F37642"/>
    <w:rsid w:val="00F42099"/>
    <w:rsid w:val="00F43E20"/>
    <w:rsid w:val="00F440C7"/>
    <w:rsid w:val="00F4621A"/>
    <w:rsid w:val="00F475AD"/>
    <w:rsid w:val="00F50C5C"/>
    <w:rsid w:val="00F51CCF"/>
    <w:rsid w:val="00F54E05"/>
    <w:rsid w:val="00F54ECF"/>
    <w:rsid w:val="00F5556E"/>
    <w:rsid w:val="00F56F5A"/>
    <w:rsid w:val="00F56F85"/>
    <w:rsid w:val="00F60E62"/>
    <w:rsid w:val="00F60F26"/>
    <w:rsid w:val="00F61320"/>
    <w:rsid w:val="00F65AF4"/>
    <w:rsid w:val="00F669DF"/>
    <w:rsid w:val="00F66CB1"/>
    <w:rsid w:val="00F67838"/>
    <w:rsid w:val="00F67E2C"/>
    <w:rsid w:val="00F7040F"/>
    <w:rsid w:val="00F70BA5"/>
    <w:rsid w:val="00F721A8"/>
    <w:rsid w:val="00F729B4"/>
    <w:rsid w:val="00F73E78"/>
    <w:rsid w:val="00F74B58"/>
    <w:rsid w:val="00F74B99"/>
    <w:rsid w:val="00F75BED"/>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0282"/>
    <w:rsid w:val="00FA12ED"/>
    <w:rsid w:val="00FA1CAE"/>
    <w:rsid w:val="00FA5905"/>
    <w:rsid w:val="00FA6447"/>
    <w:rsid w:val="00FB2682"/>
    <w:rsid w:val="00FB2990"/>
    <w:rsid w:val="00FB4864"/>
    <w:rsid w:val="00FB5950"/>
    <w:rsid w:val="00FC14DF"/>
    <w:rsid w:val="00FC5238"/>
    <w:rsid w:val="00FC6016"/>
    <w:rsid w:val="00FC66ED"/>
    <w:rsid w:val="00FD0065"/>
    <w:rsid w:val="00FD0D7D"/>
    <w:rsid w:val="00FD1E7D"/>
    <w:rsid w:val="00FD2404"/>
    <w:rsid w:val="00FD3F5A"/>
    <w:rsid w:val="00FD42BB"/>
    <w:rsid w:val="00FD4306"/>
    <w:rsid w:val="00FD525A"/>
    <w:rsid w:val="00FD5D25"/>
    <w:rsid w:val="00FD6B82"/>
    <w:rsid w:val="00FD6EF0"/>
    <w:rsid w:val="00FE0DFB"/>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 w:type="paragraph" w:styleId="ListParagraph">
    <w:name w:val="List Paragraph"/>
    <w:basedOn w:val="Normal"/>
    <w:uiPriority w:val="34"/>
    <w:qFormat/>
    <w:rsid w:val="00CA4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5909535">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685778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38944270">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2392177">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79260245">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1267736">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2582677">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1752423">
      <w:bodyDiv w:val="1"/>
      <w:marLeft w:val="0"/>
      <w:marRight w:val="0"/>
      <w:marTop w:val="0"/>
      <w:marBottom w:val="0"/>
      <w:divBdr>
        <w:top w:val="none" w:sz="0" w:space="0" w:color="auto"/>
        <w:left w:val="none" w:sz="0" w:space="0" w:color="auto"/>
        <w:bottom w:val="none" w:sz="0" w:space="0" w:color="auto"/>
        <w:right w:val="none" w:sz="0" w:space="0" w:color="auto"/>
      </w:divBdr>
    </w:div>
    <w:div w:id="133910137">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36385778">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48140222">
      <w:bodyDiv w:val="1"/>
      <w:marLeft w:val="0"/>
      <w:marRight w:val="0"/>
      <w:marTop w:val="0"/>
      <w:marBottom w:val="0"/>
      <w:divBdr>
        <w:top w:val="none" w:sz="0" w:space="0" w:color="auto"/>
        <w:left w:val="none" w:sz="0" w:space="0" w:color="auto"/>
        <w:bottom w:val="none" w:sz="0" w:space="0" w:color="auto"/>
        <w:right w:val="none" w:sz="0" w:space="0" w:color="auto"/>
      </w:divBdr>
    </w:div>
    <w:div w:id="150408635">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744974">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67522930">
      <w:bodyDiv w:val="1"/>
      <w:marLeft w:val="0"/>
      <w:marRight w:val="0"/>
      <w:marTop w:val="0"/>
      <w:marBottom w:val="0"/>
      <w:divBdr>
        <w:top w:val="none" w:sz="0" w:space="0" w:color="auto"/>
        <w:left w:val="none" w:sz="0" w:space="0" w:color="auto"/>
        <w:bottom w:val="none" w:sz="0" w:space="0" w:color="auto"/>
        <w:right w:val="none" w:sz="0" w:space="0" w:color="auto"/>
      </w:divBdr>
      <w:divsChild>
        <w:div w:id="801924666">
          <w:marLeft w:val="0"/>
          <w:marRight w:val="0"/>
          <w:marTop w:val="0"/>
          <w:marBottom w:val="0"/>
          <w:divBdr>
            <w:top w:val="none" w:sz="0" w:space="0" w:color="auto"/>
            <w:left w:val="none" w:sz="0" w:space="0" w:color="auto"/>
            <w:bottom w:val="none" w:sz="0" w:space="0" w:color="auto"/>
            <w:right w:val="none" w:sz="0" w:space="0" w:color="auto"/>
          </w:divBdr>
        </w:div>
        <w:div w:id="1590313723">
          <w:marLeft w:val="0"/>
          <w:marRight w:val="0"/>
          <w:marTop w:val="0"/>
          <w:marBottom w:val="0"/>
          <w:divBdr>
            <w:top w:val="none" w:sz="0" w:space="0" w:color="auto"/>
            <w:left w:val="none" w:sz="0" w:space="0" w:color="auto"/>
            <w:bottom w:val="none" w:sz="0" w:space="0" w:color="auto"/>
            <w:right w:val="none" w:sz="0" w:space="0" w:color="auto"/>
          </w:divBdr>
        </w:div>
        <w:div w:id="810245210">
          <w:marLeft w:val="0"/>
          <w:marRight w:val="0"/>
          <w:marTop w:val="0"/>
          <w:marBottom w:val="0"/>
          <w:divBdr>
            <w:top w:val="none" w:sz="0" w:space="0" w:color="auto"/>
            <w:left w:val="none" w:sz="0" w:space="0" w:color="auto"/>
            <w:bottom w:val="none" w:sz="0" w:space="0" w:color="auto"/>
            <w:right w:val="none" w:sz="0" w:space="0" w:color="auto"/>
          </w:divBdr>
        </w:div>
        <w:div w:id="1930294">
          <w:marLeft w:val="0"/>
          <w:marRight w:val="0"/>
          <w:marTop w:val="0"/>
          <w:marBottom w:val="0"/>
          <w:divBdr>
            <w:top w:val="none" w:sz="0" w:space="0" w:color="auto"/>
            <w:left w:val="none" w:sz="0" w:space="0" w:color="auto"/>
            <w:bottom w:val="none" w:sz="0" w:space="0" w:color="auto"/>
            <w:right w:val="none" w:sz="0" w:space="0" w:color="auto"/>
          </w:divBdr>
        </w:div>
        <w:div w:id="2023774791">
          <w:marLeft w:val="0"/>
          <w:marRight w:val="0"/>
          <w:marTop w:val="0"/>
          <w:marBottom w:val="0"/>
          <w:divBdr>
            <w:top w:val="none" w:sz="0" w:space="0" w:color="auto"/>
            <w:left w:val="none" w:sz="0" w:space="0" w:color="auto"/>
            <w:bottom w:val="none" w:sz="0" w:space="0" w:color="auto"/>
            <w:right w:val="none" w:sz="0" w:space="0" w:color="auto"/>
          </w:divBdr>
        </w:div>
        <w:div w:id="27339862">
          <w:marLeft w:val="0"/>
          <w:marRight w:val="0"/>
          <w:marTop w:val="0"/>
          <w:marBottom w:val="0"/>
          <w:divBdr>
            <w:top w:val="none" w:sz="0" w:space="0" w:color="auto"/>
            <w:left w:val="none" w:sz="0" w:space="0" w:color="auto"/>
            <w:bottom w:val="none" w:sz="0" w:space="0" w:color="auto"/>
            <w:right w:val="none" w:sz="0" w:space="0" w:color="auto"/>
          </w:divBdr>
        </w:div>
        <w:div w:id="1680160050">
          <w:marLeft w:val="0"/>
          <w:marRight w:val="0"/>
          <w:marTop w:val="0"/>
          <w:marBottom w:val="0"/>
          <w:divBdr>
            <w:top w:val="none" w:sz="0" w:space="0" w:color="auto"/>
            <w:left w:val="none" w:sz="0" w:space="0" w:color="auto"/>
            <w:bottom w:val="none" w:sz="0" w:space="0" w:color="auto"/>
            <w:right w:val="none" w:sz="0" w:space="0" w:color="auto"/>
          </w:divBdr>
        </w:div>
        <w:div w:id="1166245630">
          <w:marLeft w:val="0"/>
          <w:marRight w:val="0"/>
          <w:marTop w:val="0"/>
          <w:marBottom w:val="0"/>
          <w:divBdr>
            <w:top w:val="none" w:sz="0" w:space="0" w:color="auto"/>
            <w:left w:val="none" w:sz="0" w:space="0" w:color="auto"/>
            <w:bottom w:val="none" w:sz="0" w:space="0" w:color="auto"/>
            <w:right w:val="none" w:sz="0" w:space="0" w:color="auto"/>
          </w:divBdr>
        </w:div>
        <w:div w:id="263850795">
          <w:marLeft w:val="0"/>
          <w:marRight w:val="0"/>
          <w:marTop w:val="0"/>
          <w:marBottom w:val="0"/>
          <w:divBdr>
            <w:top w:val="none" w:sz="0" w:space="0" w:color="auto"/>
            <w:left w:val="none" w:sz="0" w:space="0" w:color="auto"/>
            <w:bottom w:val="none" w:sz="0" w:space="0" w:color="auto"/>
            <w:right w:val="none" w:sz="0" w:space="0" w:color="auto"/>
          </w:divBdr>
        </w:div>
        <w:div w:id="126971851">
          <w:marLeft w:val="0"/>
          <w:marRight w:val="0"/>
          <w:marTop w:val="0"/>
          <w:marBottom w:val="0"/>
          <w:divBdr>
            <w:top w:val="none" w:sz="0" w:space="0" w:color="auto"/>
            <w:left w:val="none" w:sz="0" w:space="0" w:color="auto"/>
            <w:bottom w:val="none" w:sz="0" w:space="0" w:color="auto"/>
            <w:right w:val="none" w:sz="0" w:space="0" w:color="auto"/>
          </w:divBdr>
        </w:div>
        <w:div w:id="1637956243">
          <w:marLeft w:val="0"/>
          <w:marRight w:val="0"/>
          <w:marTop w:val="0"/>
          <w:marBottom w:val="0"/>
          <w:divBdr>
            <w:top w:val="none" w:sz="0" w:space="0" w:color="auto"/>
            <w:left w:val="none" w:sz="0" w:space="0" w:color="auto"/>
            <w:bottom w:val="none" w:sz="0" w:space="0" w:color="auto"/>
            <w:right w:val="none" w:sz="0" w:space="0" w:color="auto"/>
          </w:divBdr>
        </w:div>
        <w:div w:id="732974105">
          <w:marLeft w:val="0"/>
          <w:marRight w:val="0"/>
          <w:marTop w:val="0"/>
          <w:marBottom w:val="0"/>
          <w:divBdr>
            <w:top w:val="none" w:sz="0" w:space="0" w:color="auto"/>
            <w:left w:val="none" w:sz="0" w:space="0" w:color="auto"/>
            <w:bottom w:val="none" w:sz="0" w:space="0" w:color="auto"/>
            <w:right w:val="none" w:sz="0" w:space="0" w:color="auto"/>
          </w:divBdr>
        </w:div>
        <w:div w:id="70548715">
          <w:marLeft w:val="0"/>
          <w:marRight w:val="0"/>
          <w:marTop w:val="0"/>
          <w:marBottom w:val="0"/>
          <w:divBdr>
            <w:top w:val="none" w:sz="0" w:space="0" w:color="auto"/>
            <w:left w:val="none" w:sz="0" w:space="0" w:color="auto"/>
            <w:bottom w:val="none" w:sz="0" w:space="0" w:color="auto"/>
            <w:right w:val="none" w:sz="0" w:space="0" w:color="auto"/>
          </w:divBdr>
        </w:div>
        <w:div w:id="1786079093">
          <w:marLeft w:val="0"/>
          <w:marRight w:val="0"/>
          <w:marTop w:val="0"/>
          <w:marBottom w:val="0"/>
          <w:divBdr>
            <w:top w:val="none" w:sz="0" w:space="0" w:color="auto"/>
            <w:left w:val="none" w:sz="0" w:space="0" w:color="auto"/>
            <w:bottom w:val="none" w:sz="0" w:space="0" w:color="auto"/>
            <w:right w:val="none" w:sz="0" w:space="0" w:color="auto"/>
          </w:divBdr>
        </w:div>
        <w:div w:id="688217547">
          <w:marLeft w:val="0"/>
          <w:marRight w:val="0"/>
          <w:marTop w:val="0"/>
          <w:marBottom w:val="0"/>
          <w:divBdr>
            <w:top w:val="none" w:sz="0" w:space="0" w:color="auto"/>
            <w:left w:val="none" w:sz="0" w:space="0" w:color="auto"/>
            <w:bottom w:val="none" w:sz="0" w:space="0" w:color="auto"/>
            <w:right w:val="none" w:sz="0" w:space="0" w:color="auto"/>
          </w:divBdr>
        </w:div>
        <w:div w:id="1594974687">
          <w:marLeft w:val="0"/>
          <w:marRight w:val="0"/>
          <w:marTop w:val="0"/>
          <w:marBottom w:val="0"/>
          <w:divBdr>
            <w:top w:val="none" w:sz="0" w:space="0" w:color="auto"/>
            <w:left w:val="none" w:sz="0" w:space="0" w:color="auto"/>
            <w:bottom w:val="none" w:sz="0" w:space="0" w:color="auto"/>
            <w:right w:val="none" w:sz="0" w:space="0" w:color="auto"/>
          </w:divBdr>
        </w:div>
        <w:div w:id="1571496055">
          <w:marLeft w:val="0"/>
          <w:marRight w:val="0"/>
          <w:marTop w:val="0"/>
          <w:marBottom w:val="0"/>
          <w:divBdr>
            <w:top w:val="none" w:sz="0" w:space="0" w:color="auto"/>
            <w:left w:val="none" w:sz="0" w:space="0" w:color="auto"/>
            <w:bottom w:val="none" w:sz="0" w:space="0" w:color="auto"/>
            <w:right w:val="none" w:sz="0" w:space="0" w:color="auto"/>
          </w:divBdr>
        </w:div>
      </w:divsChild>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088758">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19720274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09851822">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543344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2421566">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84426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298845802">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0887435">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5282127">
      <w:bodyDiv w:val="1"/>
      <w:marLeft w:val="0"/>
      <w:marRight w:val="0"/>
      <w:marTop w:val="0"/>
      <w:marBottom w:val="0"/>
      <w:divBdr>
        <w:top w:val="none" w:sz="0" w:space="0" w:color="auto"/>
        <w:left w:val="none" w:sz="0" w:space="0" w:color="auto"/>
        <w:bottom w:val="none" w:sz="0" w:space="0" w:color="auto"/>
        <w:right w:val="none" w:sz="0" w:space="0" w:color="auto"/>
      </w:divBdr>
    </w:div>
    <w:div w:id="306320984">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19890520">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4261511">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39704500">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4964027">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58311605">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254727">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2604639">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3988580">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3285302">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0363574">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3520523">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3817388">
      <w:bodyDiv w:val="1"/>
      <w:marLeft w:val="0"/>
      <w:marRight w:val="0"/>
      <w:marTop w:val="0"/>
      <w:marBottom w:val="0"/>
      <w:divBdr>
        <w:top w:val="none" w:sz="0" w:space="0" w:color="auto"/>
        <w:left w:val="none" w:sz="0" w:space="0" w:color="auto"/>
        <w:bottom w:val="none" w:sz="0" w:space="0" w:color="auto"/>
        <w:right w:val="none" w:sz="0" w:space="0" w:color="auto"/>
      </w:divBdr>
    </w:div>
    <w:div w:id="464933960">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3277587">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7253496">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8779456">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1790421">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72473348">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09628168">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12633555">
      <w:bodyDiv w:val="1"/>
      <w:marLeft w:val="0"/>
      <w:marRight w:val="0"/>
      <w:marTop w:val="0"/>
      <w:marBottom w:val="0"/>
      <w:divBdr>
        <w:top w:val="none" w:sz="0" w:space="0" w:color="auto"/>
        <w:left w:val="none" w:sz="0" w:space="0" w:color="auto"/>
        <w:bottom w:val="none" w:sz="0" w:space="0" w:color="auto"/>
        <w:right w:val="none" w:sz="0" w:space="0" w:color="auto"/>
      </w:divBdr>
    </w:div>
    <w:div w:id="614403899">
      <w:bodyDiv w:val="1"/>
      <w:marLeft w:val="0"/>
      <w:marRight w:val="0"/>
      <w:marTop w:val="0"/>
      <w:marBottom w:val="0"/>
      <w:divBdr>
        <w:top w:val="none" w:sz="0" w:space="0" w:color="auto"/>
        <w:left w:val="none" w:sz="0" w:space="0" w:color="auto"/>
        <w:bottom w:val="none" w:sz="0" w:space="0" w:color="auto"/>
        <w:right w:val="none" w:sz="0" w:space="0" w:color="auto"/>
      </w:divBdr>
    </w:div>
    <w:div w:id="616180803">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43699253">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096351">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4988185">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5832524">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5932870">
      <w:bodyDiv w:val="1"/>
      <w:marLeft w:val="0"/>
      <w:marRight w:val="0"/>
      <w:marTop w:val="0"/>
      <w:marBottom w:val="0"/>
      <w:divBdr>
        <w:top w:val="none" w:sz="0" w:space="0" w:color="auto"/>
        <w:left w:val="none" w:sz="0" w:space="0" w:color="auto"/>
        <w:bottom w:val="none" w:sz="0" w:space="0" w:color="auto"/>
        <w:right w:val="none" w:sz="0" w:space="0" w:color="auto"/>
      </w:divBdr>
    </w:div>
    <w:div w:id="71646552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225584">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3232948">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1777483">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39471133">
      <w:bodyDiv w:val="1"/>
      <w:marLeft w:val="0"/>
      <w:marRight w:val="0"/>
      <w:marTop w:val="0"/>
      <w:marBottom w:val="0"/>
      <w:divBdr>
        <w:top w:val="none" w:sz="0" w:space="0" w:color="auto"/>
        <w:left w:val="none" w:sz="0" w:space="0" w:color="auto"/>
        <w:bottom w:val="none" w:sz="0" w:space="0" w:color="auto"/>
        <w:right w:val="none" w:sz="0" w:space="0" w:color="auto"/>
      </w:divBdr>
    </w:div>
    <w:div w:id="848985511">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895579786">
      <w:bodyDiv w:val="1"/>
      <w:marLeft w:val="0"/>
      <w:marRight w:val="0"/>
      <w:marTop w:val="0"/>
      <w:marBottom w:val="0"/>
      <w:divBdr>
        <w:top w:val="none" w:sz="0" w:space="0" w:color="auto"/>
        <w:left w:val="none" w:sz="0" w:space="0" w:color="auto"/>
        <w:bottom w:val="none" w:sz="0" w:space="0" w:color="auto"/>
        <w:right w:val="none" w:sz="0" w:space="0" w:color="auto"/>
      </w:divBdr>
    </w:div>
    <w:div w:id="898323390">
      <w:bodyDiv w:val="1"/>
      <w:marLeft w:val="0"/>
      <w:marRight w:val="0"/>
      <w:marTop w:val="0"/>
      <w:marBottom w:val="0"/>
      <w:divBdr>
        <w:top w:val="none" w:sz="0" w:space="0" w:color="auto"/>
        <w:left w:val="none" w:sz="0" w:space="0" w:color="auto"/>
        <w:bottom w:val="none" w:sz="0" w:space="0" w:color="auto"/>
        <w:right w:val="none" w:sz="0" w:space="0" w:color="auto"/>
      </w:divBdr>
    </w:div>
    <w:div w:id="89851398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0504802">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5574099">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6450253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139988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37387503">
      <w:bodyDiv w:val="1"/>
      <w:marLeft w:val="0"/>
      <w:marRight w:val="0"/>
      <w:marTop w:val="0"/>
      <w:marBottom w:val="0"/>
      <w:divBdr>
        <w:top w:val="none" w:sz="0" w:space="0" w:color="auto"/>
        <w:left w:val="none" w:sz="0" w:space="0" w:color="auto"/>
        <w:bottom w:val="none" w:sz="0" w:space="0" w:color="auto"/>
        <w:right w:val="none" w:sz="0" w:space="0" w:color="auto"/>
      </w:divBdr>
    </w:div>
    <w:div w:id="1038236019">
      <w:bodyDiv w:val="1"/>
      <w:marLeft w:val="0"/>
      <w:marRight w:val="0"/>
      <w:marTop w:val="0"/>
      <w:marBottom w:val="0"/>
      <w:divBdr>
        <w:top w:val="none" w:sz="0" w:space="0" w:color="auto"/>
        <w:left w:val="none" w:sz="0" w:space="0" w:color="auto"/>
        <w:bottom w:val="none" w:sz="0" w:space="0" w:color="auto"/>
        <w:right w:val="none" w:sz="0" w:space="0" w:color="auto"/>
      </w:divBdr>
    </w:div>
    <w:div w:id="1040203791">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032286">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49036634">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6949515">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07311910">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109610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74804596">
      <w:bodyDiv w:val="1"/>
      <w:marLeft w:val="0"/>
      <w:marRight w:val="0"/>
      <w:marTop w:val="0"/>
      <w:marBottom w:val="0"/>
      <w:divBdr>
        <w:top w:val="none" w:sz="0" w:space="0" w:color="auto"/>
        <w:left w:val="none" w:sz="0" w:space="0" w:color="auto"/>
        <w:bottom w:val="none" w:sz="0" w:space="0" w:color="auto"/>
        <w:right w:val="none" w:sz="0" w:space="0" w:color="auto"/>
      </w:divBdr>
    </w:div>
    <w:div w:id="1180464918">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0578946">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49853119">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78638560">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4753867">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3752171">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1759568">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361413">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19642700">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3256648">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69589098">
      <w:bodyDiv w:val="1"/>
      <w:marLeft w:val="0"/>
      <w:marRight w:val="0"/>
      <w:marTop w:val="0"/>
      <w:marBottom w:val="0"/>
      <w:divBdr>
        <w:top w:val="none" w:sz="0" w:space="0" w:color="auto"/>
        <w:left w:val="none" w:sz="0" w:space="0" w:color="auto"/>
        <w:bottom w:val="none" w:sz="0" w:space="0" w:color="auto"/>
        <w:right w:val="none" w:sz="0" w:space="0" w:color="auto"/>
      </w:divBdr>
    </w:div>
    <w:div w:id="1473671768">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728111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0971826">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6180757">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0580510">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8172727">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89272619">
      <w:bodyDiv w:val="1"/>
      <w:marLeft w:val="0"/>
      <w:marRight w:val="0"/>
      <w:marTop w:val="0"/>
      <w:marBottom w:val="0"/>
      <w:divBdr>
        <w:top w:val="none" w:sz="0" w:space="0" w:color="auto"/>
        <w:left w:val="none" w:sz="0" w:space="0" w:color="auto"/>
        <w:bottom w:val="none" w:sz="0" w:space="0" w:color="auto"/>
        <w:right w:val="none" w:sz="0" w:space="0" w:color="auto"/>
      </w:divBdr>
    </w:div>
    <w:div w:id="1593273480">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0063697">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6539952">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2665049">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1768905">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7977830">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0795002">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699040098">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1488478">
      <w:bodyDiv w:val="1"/>
      <w:marLeft w:val="0"/>
      <w:marRight w:val="0"/>
      <w:marTop w:val="0"/>
      <w:marBottom w:val="0"/>
      <w:divBdr>
        <w:top w:val="none" w:sz="0" w:space="0" w:color="auto"/>
        <w:left w:val="none" w:sz="0" w:space="0" w:color="auto"/>
        <w:bottom w:val="none" w:sz="0" w:space="0" w:color="auto"/>
        <w:right w:val="none" w:sz="0" w:space="0" w:color="auto"/>
      </w:divBdr>
    </w:div>
    <w:div w:id="1711608906">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33918475">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78140686">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0932297">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3887688">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1560737">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0050054">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0457739">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2865909">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08882783">
      <w:bodyDiv w:val="1"/>
      <w:marLeft w:val="0"/>
      <w:marRight w:val="0"/>
      <w:marTop w:val="0"/>
      <w:marBottom w:val="0"/>
      <w:divBdr>
        <w:top w:val="none" w:sz="0" w:space="0" w:color="auto"/>
        <w:left w:val="none" w:sz="0" w:space="0" w:color="auto"/>
        <w:bottom w:val="none" w:sz="0" w:space="0" w:color="auto"/>
        <w:right w:val="none" w:sz="0" w:space="0" w:color="auto"/>
      </w:divBdr>
    </w:div>
    <w:div w:id="1911235928">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2813737">
      <w:bodyDiv w:val="1"/>
      <w:marLeft w:val="0"/>
      <w:marRight w:val="0"/>
      <w:marTop w:val="0"/>
      <w:marBottom w:val="0"/>
      <w:divBdr>
        <w:top w:val="none" w:sz="0" w:space="0" w:color="auto"/>
        <w:left w:val="none" w:sz="0" w:space="0" w:color="auto"/>
        <w:bottom w:val="none" w:sz="0" w:space="0" w:color="auto"/>
        <w:right w:val="none" w:sz="0" w:space="0" w:color="auto"/>
      </w:divBdr>
    </w:div>
    <w:div w:id="1916042413">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3008637">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49506455">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78413275">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1999066037">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14986399">
      <w:bodyDiv w:val="1"/>
      <w:marLeft w:val="0"/>
      <w:marRight w:val="0"/>
      <w:marTop w:val="0"/>
      <w:marBottom w:val="0"/>
      <w:divBdr>
        <w:top w:val="none" w:sz="0" w:space="0" w:color="auto"/>
        <w:left w:val="none" w:sz="0" w:space="0" w:color="auto"/>
        <w:bottom w:val="none" w:sz="0" w:space="0" w:color="auto"/>
        <w:right w:val="none" w:sz="0" w:space="0" w:color="auto"/>
      </w:divBdr>
    </w:div>
    <w:div w:id="201872646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25550321">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231666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85757811">
      <w:bodyDiv w:val="1"/>
      <w:marLeft w:val="0"/>
      <w:marRight w:val="0"/>
      <w:marTop w:val="0"/>
      <w:marBottom w:val="0"/>
      <w:divBdr>
        <w:top w:val="none" w:sz="0" w:space="0" w:color="auto"/>
        <w:left w:val="none" w:sz="0" w:space="0" w:color="auto"/>
        <w:bottom w:val="none" w:sz="0" w:space="0" w:color="auto"/>
        <w:right w:val="none" w:sz="0" w:space="0" w:color="auto"/>
      </w:divBdr>
    </w:div>
    <w:div w:id="2088455932">
      <w:bodyDiv w:val="1"/>
      <w:marLeft w:val="0"/>
      <w:marRight w:val="0"/>
      <w:marTop w:val="0"/>
      <w:marBottom w:val="0"/>
      <w:divBdr>
        <w:top w:val="none" w:sz="0" w:space="0" w:color="auto"/>
        <w:left w:val="none" w:sz="0" w:space="0" w:color="auto"/>
        <w:bottom w:val="none" w:sz="0" w:space="0" w:color="auto"/>
        <w:right w:val="none" w:sz="0" w:space="0" w:color="auto"/>
      </w:divBdr>
    </w:div>
    <w:div w:id="2089376760">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1927221">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60929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3665191">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8</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9</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31</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34</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20</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24</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15</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29</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17</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30</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21</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12</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14</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18</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36</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23</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33</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11</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35</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13</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25</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22</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16</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7</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28</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10</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32</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19</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26</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27</b:RefOrder>
  </b:Source>
  <b:Source>
    <b:Tag>AWS25</b:Tag>
    <b:SourceType>DocumentFromInternetSite</b:SourceType>
    <b:Guid>{94FF8C58-B1E0-4A3D-9442-7A6CC816E23B}</b:Guid>
    <b:Title>What is EUC (End User Computing)?</b:Title>
    <b:Year>2025</b:Year>
    <b:YearAccessed>2025</b:YearAccessed>
    <b:MonthAccessed>March</b:MonthAccessed>
    <b:DayAccessed>19</b:DayAccessed>
    <b:URL>https://aws.amazon.com/what-is/end-user-computing/#:~:text=End,and%20remotely%20in%20the%20cloud</b:URL>
    <b:Author>
      <b:Author>
        <b:Corporate>AWS</b:Corporate>
      </b:Author>
    </b:Author>
    <b:InternetSiteTitle>Amazon Web Services</b:InternetSiteTitle>
    <b:RefOrder>1</b:RefOrder>
  </b:Source>
  <b:Source>
    <b:Tag>AWS251</b:Tag>
    <b:SourceType>DocumentFromInternetSite</b:SourceType>
    <b:Guid>{7EE440BA-31C8-4D0D-81CA-4838F1239679}</b:Guid>
    <b:Author>
      <b:Author>
        <b:Corporate>AWS</b:Corporate>
      </b:Author>
    </b:Author>
    <b:Title>What are the benefits of EUC?</b:Title>
    <b:Year>2025</b:Year>
    <b:YearAccessed>2025</b:YearAccessed>
    <b:MonthAccessed>March</b:MonthAccessed>
    <b:DayAccessed>19</b:DayAccessed>
    <b:URL>https://aws.amazon.com/what-is/end-user-computing/#:~:text=cloud,user%20system</b:URL>
    <b:InternetSiteTitle>Amazon Web Services</b:InternetSiteTitle>
    <b:RefOrder>2</b:RefOrder>
  </b:Source>
  <b:Source>
    <b:Tag>Kam24</b:Tag>
    <b:SourceType>DocumentFromInternetSite</b:SourceType>
    <b:Guid>{38B616CC-E496-44F1-9C15-53E739B54621}</b:Guid>
    <b:Author>
      <b:Author>
        <b:NameList>
          <b:Person>
            <b:Last>Kamble</b:Last>
            <b:First>N.</b:First>
          </b:Person>
        </b:NameList>
      </b:Author>
    </b:Author>
    <b:Title>End User Computing: Secure, Scalable, and Essential for the Modern Workforce</b:Title>
    <b:Year>2024</b:Year>
    <b:Month>November</b:Month>
    <b:Day>07</b:Day>
    <b:YearAccessed>2025</b:YearAccessed>
    <b:MonthAccessed>March</b:MonthAccessed>
    <b:DayAccessed>19</b:DayAccessed>
    <b:URL>https://www.cloudthat.com/resources/blog/end-user-computing-secure-scalable-and-essential-for-the-modern-workforce#:~:text=1,pricing%20model%20allows%20organizations%20to</b:URL>
    <b:InternetSiteTitle>CLOUDTHAT TECHNOLOGIES PRIVATE LIMITED</b:InternetSiteTitle>
    <b:RefOrder>3</b:RefOrder>
  </b:Source>
  <b:Source>
    <b:Tag>Bel23</b:Tag>
    <b:SourceType>DocumentFromInternetSite</b:SourceType>
    <b:Guid>{014A75C0-A924-4B29-B2EC-D62FE6E15BFF}</b:Guid>
    <b:Author>
      <b:Author>
        <b:NameList>
          <b:Person>
            <b:Last>Bell</b:Last>
            <b:First>R.</b:First>
          </b:Person>
        </b:NameList>
      </b:Author>
    </b:Author>
    <b:Title>Getting started with Amazon WorkSpaces</b:Title>
    <b:Year>2023</b:Year>
    <b:Month>November</b:Month>
    <b:Day>16</b:Day>
    <b:YearAccessed>2025</b:YearAccessed>
    <b:MonthAccessed>March</b:MonthAccessed>
    <b:DayAccessed>19</b:DayAccessed>
    <b:URL>https://aws.amazon.com/blogs/desktop-and-application-streaming/category/end-user-computing/amazon-workspaces/page/6/#:~:text=Amazon%20WorkSpaces%20is%20a%20secure%2C,%E2%80%A6</b:URL>
    <b:InternetSiteTitle>AWS Desktop and Application Streaming</b:InternetSiteTitle>
    <b:RefOrder>4</b:RefOrder>
  </b:Source>
  <b:Source>
    <b:Tag>Kam241</b:Tag>
    <b:SourceType>DocumentFromInternetSite</b:SourceType>
    <b:Guid>{8D199196-A825-4BCF-A26A-C86400237788}</b:Guid>
    <b:Author>
      <b:Author>
        <b:NameList>
          <b:Person>
            <b:Last>Kamble</b:Last>
            <b:First>N.</b:First>
          </b:Person>
        </b:NameList>
      </b:Author>
    </b:Author>
    <b:Title>Amazon WorkLink: Secure Mobile Access to Internal Websites</b:Title>
    <b:Year>2024</b:Year>
    <b:Month>November</b:Month>
    <b:Day>07</b:Day>
    <b:YearAccessed>2025</b:YearAccessed>
    <b:MonthAccessed>March</b:MonthAccessed>
    <b:DayAccessed>19</b:DayAccessed>
    <b:URL>https://www.cloudthat.com/resources/blog/end-user-computing-secure-scalable-and-essential-for-the-modern-workforce#:~:text=Amazon%20WorkLink%20is%20designed%20to,to%20connect%20through%20a%20VPN</b:URL>
    <b:InternetSiteTitle>CLOUDTHAT TECHNOLOGIES PRIVATE LIMITED</b:InternetSiteTitle>
    <b:RefOrder>37</b:RefOrder>
  </b:Source>
  <b:Source>
    <b:Tag>McC23</b:Tag>
    <b:SourceType>DocumentFromInternetSite</b:SourceType>
    <b:Guid>{F2649A10-B96C-428F-B224-B261890870B6}</b:Guid>
    <b:Author>
      <b:Author>
        <b:NameList>
          <b:Person>
            <b:Last>McCandless</b:Last>
            <b:First>K.</b:First>
          </b:Person>
        </b:NameList>
      </b:Author>
    </b:Author>
    <b:Title>3 ways AppStream 2.0 transforms the CTE and STEM experience in schools</b:Title>
    <b:Year>2023</b:Year>
    <b:Month>March</b:Month>
    <b:Day>07</b:Day>
    <b:YearAccessed>2025</b:YearAccessed>
    <b:MonthAccessed>March</b:MonthAccessed>
    <b:DayAccessed>19</b:DayAccessed>
    <b:URL>https://aws.amazon.com/blogs/publicsector/3-ways-appstream-2-0-transforms-cte-stem-experience-schools/#:~:text=During%20the%20pandemic%2C%20schools%20made,PLTW</b:URL>
    <b:InternetSiteTitle>AWS Public Sector Blog</b:InternetSiteTitle>
    <b:RefOrder>5</b:RefOrder>
  </b:Source>
  <b:Source>
    <b:Tag>AWS252</b:Tag>
    <b:SourceType>DocumentFromInternetSite</b:SourceType>
    <b:Guid>{991F7C4B-1D58-4301-836D-8B0F42DAD9CC}</b:Guid>
    <b:Author>
      <b:Author>
        <b:Corporate>AWS</b:Corporate>
      </b:Author>
    </b:Author>
    <b:Title>AWS Remote Work Solutions</b:Title>
    <b:Year>2025</b:Year>
    <b:YearAccessed>2025</b:YearAccessed>
    <b:MonthAccessed>March</b:MonthAccessed>
    <b:DayAccessed>19</b:DayAccessed>
    <b:URL>https://aws.amazon.com/remote-work-learning/#:~:text=AWS%20End%20User%20Computing%20,IT%20agility%20and%20organizational%20security</b:URL>
    <b:InternetSiteTitle>Amazon Web Services</b:InternetSiteTitle>
    <b:RefOrder>6</b:RefOrder>
  </b:Source>
</b:Sourc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08A2A3-61CE-4F0E-80B8-2FB10509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27</Pages>
  <Words>8323</Words>
  <Characters>47446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Arya</cp:lastModifiedBy>
  <cp:revision>262</cp:revision>
  <dcterms:created xsi:type="dcterms:W3CDTF">2024-10-29T05:12:00Z</dcterms:created>
  <dcterms:modified xsi:type="dcterms:W3CDTF">2025-04-14T11:36:00Z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