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E3CB4E1" w:rsidR="00B72611" w:rsidRPr="009E19DF" w:rsidRDefault="00B72611" w:rsidP="009E19DF">
      <w:pPr>
        <w:pStyle w:val="ChapterTitleNumberBPBHEB"/>
      </w:pPr>
      <w:r w:rsidRPr="009E19DF">
        <w:t xml:space="preserve">CHAPTER </w:t>
      </w:r>
      <w:r w:rsidR="00384F1D">
        <w:t>9</w:t>
      </w:r>
    </w:p>
    <w:p w14:paraId="5FF7DD92" w14:textId="381747C4" w:rsidR="00D169BC" w:rsidRDefault="009B25F6" w:rsidP="00113B05">
      <w:pPr>
        <w:pStyle w:val="ChapterTitleBPBHEB"/>
      </w:pPr>
      <w:r w:rsidRPr="005A26FE">
        <w:t>End User</w:t>
      </w:r>
      <w:r w:rsidR="007D4B81" w:rsidRPr="005A26FE">
        <w:t xml:space="preserve">, Front End </w:t>
      </w:r>
      <w:r w:rsidR="005A26FE" w:rsidRPr="005A26FE">
        <w:t xml:space="preserve">and </w:t>
      </w:r>
      <w:r w:rsidR="007D4B81" w:rsidRPr="005A26FE">
        <w:t>Mobile</w:t>
      </w:r>
      <w:r w:rsidR="00B72611" w:rsidRPr="005A26FE">
        <w:t xml:space="preserve"> </w:t>
      </w:r>
    </w:p>
    <w:p w14:paraId="665B535D" w14:textId="77777777" w:rsidR="00730E7B" w:rsidRDefault="00730E7B" w:rsidP="00730E7B">
      <w:pPr>
        <w:pStyle w:val="Heading1BPBHEB"/>
      </w:pPr>
      <w:r>
        <w:t>Introduction</w:t>
      </w:r>
    </w:p>
    <w:p w14:paraId="05100538" w14:textId="1383BCC7"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w:t>
      </w:r>
      <w:r w:rsidR="004F071F" w:rsidRPr="00DC7D96">
        <w:t>offers</w:t>
      </w:r>
      <w:r w:rsidRPr="00DC7D96">
        <w:t xml:space="preserve"> a range of tools and services to </w:t>
      </w:r>
      <w:r w:rsidR="001123B7" w:rsidRPr="00DC7D96">
        <w:t>help</w:t>
      </w:r>
      <w:r w:rsidRPr="00DC7D96">
        <w:t xml:space="preserve"> this, enhancing both user experience and development agility. This chapter </w:t>
      </w:r>
      <w:r w:rsidR="009023CC">
        <w:t>navigates</w:t>
      </w:r>
      <w:r w:rsidRPr="00DC7D96">
        <w:t xml:space="preserve"> </w:t>
      </w:r>
      <w:r w:rsidR="009023CC">
        <w:t>through</w:t>
      </w:r>
      <w:r w:rsidRPr="00DC7D96">
        <w:t xml:space="preserve"> these essential AWS services, focusing on end-user computing, front-end web development, and mobile application integration, while exploring how they contribute to building powerful, user-centric applications.</w:t>
      </w:r>
    </w:p>
    <w:p w14:paraId="250FD788" w14:textId="77777777" w:rsidR="00730E7B" w:rsidRDefault="00730E7B" w:rsidP="00730E7B">
      <w:pPr>
        <w:pStyle w:val="Heading1BPBHEB"/>
      </w:pPr>
      <w:r>
        <w:t>Structure</w:t>
      </w:r>
    </w:p>
    <w:p w14:paraId="4DBB93B9" w14:textId="04B68911" w:rsidR="00DB5D1A" w:rsidRDefault="0010417B" w:rsidP="00DB5D1A">
      <w:pPr>
        <w:pStyle w:val="NormalBPBHEB"/>
      </w:pPr>
      <w:r w:rsidRPr="0010417B">
        <w:rPr>
          <w:lang w:val="en-IN"/>
        </w:rPr>
        <w:t>In this chapter, we will cover the following. The chapter has two main sections</w:t>
      </w:r>
      <w:r w:rsidR="00DB5D1A" w:rsidRPr="00DB5D1A">
        <w:t>:</w:t>
      </w:r>
    </w:p>
    <w:p w14:paraId="32E090B5" w14:textId="02A3CF96" w:rsidR="00437754" w:rsidRDefault="00437754" w:rsidP="00D13371">
      <w:pPr>
        <w:pStyle w:val="NormalBPBHEB"/>
        <w:numPr>
          <w:ilvl w:val="0"/>
          <w:numId w:val="34"/>
        </w:numPr>
      </w:pPr>
      <w:r>
        <w:t xml:space="preserve">End </w:t>
      </w:r>
      <w:r w:rsidR="00066A1F">
        <w:t>user, front end and mobile</w:t>
      </w:r>
    </w:p>
    <w:p w14:paraId="301F0630" w14:textId="21D5EA41" w:rsidR="00DB5D1A" w:rsidRPr="00437754" w:rsidRDefault="00DB5D1A" w:rsidP="00D13371">
      <w:pPr>
        <w:pStyle w:val="NormalBPBHEB"/>
        <w:numPr>
          <w:ilvl w:val="0"/>
          <w:numId w:val="34"/>
        </w:numPr>
      </w:pPr>
      <w:r w:rsidRPr="00D13371">
        <w:t xml:space="preserve">End </w:t>
      </w:r>
      <w:r w:rsidR="00066A1F" w:rsidRPr="00D13371">
        <w:t>user computing</w:t>
      </w:r>
    </w:p>
    <w:p w14:paraId="313D1B15" w14:textId="00F256EC" w:rsidR="00DB5D1A" w:rsidRPr="00437754" w:rsidDel="00066A1F" w:rsidRDefault="00DB5D1A" w:rsidP="00D13371">
      <w:pPr>
        <w:pStyle w:val="NormalBPBHEB"/>
        <w:numPr>
          <w:ilvl w:val="1"/>
          <w:numId w:val="34"/>
        </w:numPr>
        <w:rPr>
          <w:del w:id="0" w:author="Arya" w:date="2025-02-26T15:14:00Z" w16du:dateUtc="2025-02-26T09:44:00Z"/>
        </w:rPr>
      </w:pPr>
      <w:del w:id="1" w:author="Arya" w:date="2025-02-26T15:14:00Z" w16du:dateUtc="2025-02-26T09:44:00Z">
        <w:r w:rsidRPr="00D13371" w:rsidDel="00066A1F">
          <w:delText>Amazon AppStream 2.0</w:delText>
        </w:r>
      </w:del>
    </w:p>
    <w:p w14:paraId="1044BE96" w14:textId="707874EA" w:rsidR="00DB5D1A" w:rsidRPr="00437754" w:rsidDel="00066A1F" w:rsidRDefault="00DB5D1A" w:rsidP="00D13371">
      <w:pPr>
        <w:pStyle w:val="NormalBPBHEB"/>
        <w:numPr>
          <w:ilvl w:val="1"/>
          <w:numId w:val="34"/>
        </w:numPr>
        <w:rPr>
          <w:del w:id="2" w:author="Arya" w:date="2025-02-26T15:14:00Z" w16du:dateUtc="2025-02-26T09:44:00Z"/>
        </w:rPr>
      </w:pPr>
      <w:del w:id="3" w:author="Arya" w:date="2025-02-26T15:14:00Z" w16du:dateUtc="2025-02-26T09:44:00Z">
        <w:r w:rsidRPr="00D13371" w:rsidDel="00066A1F">
          <w:delText>Amazon WorkSpaces Family</w:delText>
        </w:r>
      </w:del>
    </w:p>
    <w:p w14:paraId="38503EAF" w14:textId="358F74BB" w:rsidR="00DB5D1A" w:rsidRPr="00437754" w:rsidRDefault="00DB5D1A" w:rsidP="00D13371">
      <w:pPr>
        <w:pStyle w:val="NormalBPBHEB"/>
        <w:numPr>
          <w:ilvl w:val="0"/>
          <w:numId w:val="34"/>
        </w:numPr>
      </w:pPr>
      <w:r w:rsidRPr="00D13371">
        <w:t xml:space="preserve">Front-end </w:t>
      </w:r>
      <w:r w:rsidR="00066A1F" w:rsidRPr="00D13371">
        <w:t>web &amp; mobile</w:t>
      </w:r>
    </w:p>
    <w:p w14:paraId="79819045" w14:textId="6BB7E028" w:rsidR="00DB5D1A" w:rsidRPr="00437754" w:rsidDel="00066A1F" w:rsidRDefault="00DB5D1A" w:rsidP="00D13371">
      <w:pPr>
        <w:pStyle w:val="NormalBPBHEB"/>
        <w:numPr>
          <w:ilvl w:val="0"/>
          <w:numId w:val="35"/>
        </w:numPr>
        <w:rPr>
          <w:del w:id="4" w:author="Arya" w:date="2025-02-26T15:14:00Z" w16du:dateUtc="2025-02-26T09:44:00Z"/>
        </w:rPr>
      </w:pPr>
      <w:del w:id="5" w:author="Arya" w:date="2025-02-26T15:14:00Z" w16du:dateUtc="2025-02-26T09:44:00Z">
        <w:r w:rsidRPr="00D13371" w:rsidDel="00066A1F">
          <w:delText>Amazon API Gateway</w:delText>
        </w:r>
      </w:del>
    </w:p>
    <w:p w14:paraId="7A8898F4" w14:textId="3399A577" w:rsidR="00DB5D1A" w:rsidRPr="00437754" w:rsidDel="00066A1F" w:rsidRDefault="00DB5D1A" w:rsidP="00D13371">
      <w:pPr>
        <w:pStyle w:val="NormalBPBHEB"/>
        <w:numPr>
          <w:ilvl w:val="0"/>
          <w:numId w:val="35"/>
        </w:numPr>
        <w:rPr>
          <w:del w:id="6" w:author="Arya" w:date="2025-02-26T15:14:00Z" w16du:dateUtc="2025-02-26T09:44:00Z"/>
        </w:rPr>
      </w:pPr>
      <w:del w:id="7" w:author="Arya" w:date="2025-02-26T15:14:00Z" w16du:dateUtc="2025-02-26T09:44:00Z">
        <w:r w:rsidRPr="00D13371" w:rsidDel="00066A1F">
          <w:delText>Amazon Location Service</w:delText>
        </w:r>
      </w:del>
    </w:p>
    <w:p w14:paraId="6560CC70" w14:textId="0F8BD0C2" w:rsidR="00DB5D1A" w:rsidRPr="00437754" w:rsidDel="00066A1F" w:rsidRDefault="00DB5D1A" w:rsidP="00D13371">
      <w:pPr>
        <w:pStyle w:val="NormalBPBHEB"/>
        <w:numPr>
          <w:ilvl w:val="0"/>
          <w:numId w:val="35"/>
        </w:numPr>
        <w:rPr>
          <w:del w:id="8" w:author="Arya" w:date="2025-02-26T15:14:00Z" w16du:dateUtc="2025-02-26T09:44:00Z"/>
        </w:rPr>
      </w:pPr>
      <w:del w:id="9" w:author="Arya" w:date="2025-02-26T15:14:00Z" w16du:dateUtc="2025-02-26T09:44:00Z">
        <w:r w:rsidRPr="00D13371" w:rsidDel="00066A1F">
          <w:delText>Amazon Pinpoint</w:delText>
        </w:r>
      </w:del>
    </w:p>
    <w:p w14:paraId="4D8FD202" w14:textId="4C4B0848" w:rsidR="00DB5D1A" w:rsidRPr="00437754" w:rsidDel="00066A1F" w:rsidRDefault="00DB5D1A" w:rsidP="00D13371">
      <w:pPr>
        <w:pStyle w:val="NormalBPBHEB"/>
        <w:numPr>
          <w:ilvl w:val="0"/>
          <w:numId w:val="35"/>
        </w:numPr>
        <w:rPr>
          <w:del w:id="10" w:author="Arya" w:date="2025-02-26T15:14:00Z" w16du:dateUtc="2025-02-26T09:44:00Z"/>
        </w:rPr>
      </w:pPr>
      <w:del w:id="11" w:author="Arya" w:date="2025-02-26T15:14:00Z" w16du:dateUtc="2025-02-26T09:44:00Z">
        <w:r w:rsidRPr="00D13371" w:rsidDel="00066A1F">
          <w:delText>Amazon Simple Email Service (SES)</w:delText>
        </w:r>
      </w:del>
    </w:p>
    <w:p w14:paraId="21787118" w14:textId="3BE31ABF" w:rsidR="00DB5D1A" w:rsidRPr="00437754" w:rsidDel="00066A1F" w:rsidRDefault="00DB5D1A" w:rsidP="00D13371">
      <w:pPr>
        <w:pStyle w:val="NormalBPBHEB"/>
        <w:numPr>
          <w:ilvl w:val="0"/>
          <w:numId w:val="35"/>
        </w:numPr>
        <w:rPr>
          <w:del w:id="12" w:author="Arya" w:date="2025-02-26T15:14:00Z" w16du:dateUtc="2025-02-26T09:44:00Z"/>
        </w:rPr>
      </w:pPr>
      <w:del w:id="13" w:author="Arya" w:date="2025-02-26T15:14:00Z" w16du:dateUtc="2025-02-26T09:44:00Z">
        <w:r w:rsidRPr="00D13371" w:rsidDel="00066A1F">
          <w:delText>AWS Amplify</w:delText>
        </w:r>
      </w:del>
    </w:p>
    <w:p w14:paraId="24975B72" w14:textId="37D453C7" w:rsidR="00DB5D1A" w:rsidRPr="00437754" w:rsidDel="00066A1F" w:rsidRDefault="00DB5D1A" w:rsidP="00D13371">
      <w:pPr>
        <w:pStyle w:val="NormalBPBHEB"/>
        <w:numPr>
          <w:ilvl w:val="0"/>
          <w:numId w:val="35"/>
        </w:numPr>
        <w:rPr>
          <w:del w:id="14" w:author="Arya" w:date="2025-02-26T15:14:00Z" w16du:dateUtc="2025-02-26T09:44:00Z"/>
        </w:rPr>
      </w:pPr>
      <w:del w:id="15" w:author="Arya" w:date="2025-02-26T15:14:00Z" w16du:dateUtc="2025-02-26T09:44:00Z">
        <w:r w:rsidRPr="00D13371" w:rsidDel="00066A1F">
          <w:delText>AWS AppSync</w:delText>
        </w:r>
      </w:del>
    </w:p>
    <w:p w14:paraId="5D9BE0F4" w14:textId="4F8FF9A2" w:rsidR="00DB5D1A" w:rsidRPr="00437754" w:rsidDel="00066A1F" w:rsidRDefault="00DB5D1A" w:rsidP="00D13371">
      <w:pPr>
        <w:pStyle w:val="NormalBPBHEB"/>
        <w:numPr>
          <w:ilvl w:val="0"/>
          <w:numId w:val="35"/>
        </w:numPr>
        <w:rPr>
          <w:del w:id="16" w:author="Arya" w:date="2025-02-26T15:14:00Z" w16du:dateUtc="2025-02-26T09:44:00Z"/>
        </w:rPr>
      </w:pPr>
      <w:del w:id="17" w:author="Arya" w:date="2025-02-26T15:14:00Z" w16du:dateUtc="2025-02-26T09:44:00Z">
        <w:r w:rsidRPr="00D13371" w:rsidDel="00066A1F">
          <w:delText>AWS Device Farm</w:delText>
        </w:r>
      </w:del>
    </w:p>
    <w:p w14:paraId="4719CCD0" w14:textId="77777777" w:rsidR="00730E7B" w:rsidRDefault="00730E7B" w:rsidP="00730E7B">
      <w:pPr>
        <w:pStyle w:val="Heading1BPBHEB"/>
      </w:pPr>
      <w:r>
        <w:t>Objectives</w:t>
      </w:r>
    </w:p>
    <w:p w14:paraId="6E256BFE" w14:textId="5CB0D08E" w:rsidR="00947812" w:rsidRPr="00947812" w:rsidRDefault="00947812" w:rsidP="00947812">
      <w:pPr>
        <w:pStyle w:val="NormalBPBHEB"/>
      </w:pPr>
      <w:r w:rsidRPr="00947812">
        <w:t>I</w:t>
      </w:r>
      <w:ins w:id="18" w:author="Arya" w:date="2025-02-26T15:15:00Z" w16du:dateUtc="2025-02-26T09:45:00Z">
        <w:r w:rsidR="005A6F04">
          <w:t>n this chapter</w:t>
        </w:r>
      </w:ins>
      <w:del w:id="19" w:author="Arya" w:date="2025-02-26T15:15:00Z" w16du:dateUtc="2025-02-26T09:45:00Z">
        <w:r w:rsidRPr="00947812" w:rsidDel="005A6F04">
          <w:delText xml:space="preserve">n Chapter </w:delText>
        </w:r>
        <w:r w:rsidR="00291766" w:rsidDel="005A6F04">
          <w:delText>10</w:delText>
        </w:r>
      </w:del>
      <w:r w:rsidRPr="00947812">
        <w:t xml:space="preserve">, readers will explore how AWS empowers End User Computing through services like Amazon AppStream 2.0 and Amazon WorkSpaces, providing flexible and secure computing environments. </w:t>
      </w:r>
      <w:r w:rsidR="000B16AB" w:rsidRPr="000B16AB">
        <w:rPr>
          <w:lang w:val="en-IN"/>
        </w:rPr>
        <w:t>This will examine Front-end Web &amp; Mobile services using AWS tools like API Gateway, Location Service, Pinpoint, and SES to build responsive, scalable, and secure apps</w:t>
      </w:r>
      <w:r w:rsidRPr="00947812">
        <w:t>. Additionally, the chapter will cover AWS Amplify and AppSync, simplifying web and mobile development with real-time data synchronization and API management. Quality assurance best practices using AWS Device Farm will ensure applications perform optimally across diverse devices.</w:t>
      </w:r>
    </w:p>
    <w:p w14:paraId="3E0296DF" w14:textId="77777777" w:rsidR="00D1559A" w:rsidRPr="00D1559A" w:rsidRDefault="00D1559A" w:rsidP="00D1559A">
      <w:pPr>
        <w:pStyle w:val="NormalBPBHEB"/>
      </w:pPr>
      <w:r w:rsidRPr="00D1559A">
        <w:lastRenderedPageBreak/>
        <w:t>This chapter will equip readers with the knowledge to empower end-users, build secure APIs, integrate location-based services, streamline mobile development, and ensure top-quality testing and performance for web and mobile applications.</w:t>
      </w:r>
    </w:p>
    <w:p w14:paraId="199A6773" w14:textId="0805E05E" w:rsidR="009F5D45" w:rsidRPr="009F5D45" w:rsidRDefault="00947975" w:rsidP="004D193E">
      <w:pPr>
        <w:pStyle w:val="Heading1BPBHEB"/>
      </w:pPr>
      <w:r w:rsidRPr="00947975">
        <w:t xml:space="preserve">End </w:t>
      </w:r>
      <w:r w:rsidR="003466CC" w:rsidRPr="00947975">
        <w:t xml:space="preserve">user, front end </w:t>
      </w:r>
      <w:r w:rsidR="003466CC">
        <w:t>and</w:t>
      </w:r>
      <w:r w:rsidR="003466CC" w:rsidRPr="00947975">
        <w:t xml:space="preserve"> mobile</w:t>
      </w:r>
    </w:p>
    <w:p w14:paraId="7B42D469" w14:textId="2683DB5A" w:rsidR="004D50E7" w:rsidRPr="004D50E7" w:rsidRDefault="004D50E7" w:rsidP="004D193E">
      <w:pPr>
        <w:pStyle w:val="NormalBPBHEB"/>
      </w:pPr>
      <w:bookmarkStart w:id="20" w:name="_Hlk150872616"/>
      <w:r w:rsidRPr="004D50E7">
        <w:t xml:space="preserve">In the dynamic landscape of cloud computing, the empowerment of end-users and the seamless interaction with front-end applications, especially in web and mobile </w:t>
      </w:r>
      <w:r w:rsidR="00345FC7">
        <w:t>space,</w:t>
      </w:r>
      <w:r w:rsidRPr="004D50E7">
        <w:t xml:space="preserve"> </w:t>
      </w:r>
      <w:r w:rsidR="00A67822">
        <w:t xml:space="preserve">are </w:t>
      </w:r>
      <w:r w:rsidR="00C70350">
        <w:t>key factors</w:t>
      </w:r>
      <w:r w:rsidR="00257283" w:rsidRPr="004D50E7">
        <w:t>.</w:t>
      </w:r>
      <w:r w:rsidRPr="004D50E7">
        <w:t xml:space="preserve"> </w:t>
      </w:r>
      <w:r w:rsidR="00730E7B">
        <w:t>This chapter</w:t>
      </w:r>
      <w:r w:rsidRPr="004D50E7">
        <w:t xml:space="preserve"> </w:t>
      </w:r>
      <w:r w:rsidR="00257283">
        <w:t>explores</w:t>
      </w:r>
      <w:r w:rsidR="00257283" w:rsidRPr="004D50E7">
        <w:t xml:space="preserve"> the</w:t>
      </w:r>
      <w:r w:rsidRPr="004D50E7">
        <w:t xml:space="preserve"> multifaceted aspects of End User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78C22AF1" w:rsidR="004D50E7" w:rsidRDefault="004D50E7">
      <w:pPr>
        <w:pStyle w:val="Heading2BPBHEB"/>
      </w:pPr>
      <w:r w:rsidRPr="004D50E7">
        <w:t xml:space="preserve">End </w:t>
      </w:r>
      <w:ins w:id="21" w:author="Arya" w:date="2025-02-26T15:15:00Z" w16du:dateUtc="2025-02-26T09:45:00Z">
        <w:r w:rsidR="003466CC">
          <w:t>u</w:t>
        </w:r>
      </w:ins>
      <w:del w:id="22" w:author="Arya" w:date="2025-02-26T15:15:00Z" w16du:dateUtc="2025-02-26T09:45:00Z">
        <w:r w:rsidRPr="004D50E7" w:rsidDel="003466CC">
          <w:delText>U</w:delText>
        </w:r>
      </w:del>
      <w:r w:rsidRPr="004D50E7">
        <w:t xml:space="preserve">ser </w:t>
      </w:r>
      <w:ins w:id="23" w:author="Arya" w:date="2025-02-26T15:15:00Z" w16du:dateUtc="2025-02-26T09:45:00Z">
        <w:r w:rsidR="003466CC">
          <w:t>c</w:t>
        </w:r>
      </w:ins>
      <w:del w:id="24" w:author="Arya" w:date="2025-02-26T15:15:00Z" w16du:dateUtc="2025-02-26T09:45:00Z">
        <w:r w:rsidRPr="004D50E7" w:rsidDel="003466CC">
          <w:delText>C</w:delText>
        </w:r>
      </w:del>
      <w:r w:rsidRPr="004D50E7">
        <w:t>omputin</w:t>
      </w:r>
      <w:r w:rsidR="00645C65">
        <w:t>g</w:t>
      </w:r>
    </w:p>
    <w:p w14:paraId="5BE2A96C" w14:textId="372DB504" w:rsidR="005634F8" w:rsidRPr="004D50E7" w:rsidRDefault="00BD02F6" w:rsidP="004D193E">
      <w:pPr>
        <w:pStyle w:val="NormalBPBHEB"/>
      </w:pPr>
      <w:r>
        <w:t xml:space="preserve">In today’s increasingly remote and digital-first world, the need for robust, flexible, and scalable end-user computing solutions has never been greater. </w:t>
      </w:r>
      <w:r w:rsidR="003871BD" w:rsidRPr="003871BD">
        <w:rPr>
          <w:lang w:val="en-IN"/>
        </w:rPr>
        <w:t xml:space="preserve">AWS provides a comprehensive suite of services designed to meet organizational needs, </w:t>
      </w:r>
      <w:r w:rsidR="00DC6E40" w:rsidRPr="003871BD">
        <w:rPr>
          <w:lang w:val="en-IN"/>
        </w:rPr>
        <w:t>helping</w:t>
      </w:r>
      <w:r w:rsidR="003871BD" w:rsidRPr="003871BD">
        <w:rPr>
          <w:lang w:val="en-IN"/>
        </w:rPr>
        <w:t xml:space="preserve"> secure and high-performance access to applications and desktops regardless of user location.</w:t>
      </w:r>
      <w:r>
        <w:t xml:space="preserve"> In this section, we will explore key AWS offerings in the realm of end-user computing and examine how these solutions drive productivity, security, and efficiency.</w:t>
      </w:r>
    </w:p>
    <w:p w14:paraId="7F8F092F" w14:textId="79AB609F" w:rsidR="004D50E7" w:rsidRPr="004D193E" w:rsidRDefault="004D50E7">
      <w:pPr>
        <w:pStyle w:val="Heading2BPBHEB"/>
        <w:pPrChange w:id="25" w:author="Arya" w:date="2025-02-26T15:27:00Z" w16du:dateUtc="2025-02-26T09:57:00Z">
          <w:pPr>
            <w:pStyle w:val="Heading3BPBHEB"/>
          </w:pPr>
        </w:pPrChange>
      </w:pPr>
      <w:r w:rsidRPr="004D193E">
        <w:t>Amazon AppStream 2.0</w:t>
      </w:r>
    </w:p>
    <w:p w14:paraId="2D60439D" w14:textId="3652FB7F"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streaming of desktop applications securely to a variety of devices, ensuring </w:t>
      </w:r>
      <w:r w:rsidRPr="004D50E7">
        <w:t xml:space="preserve">a </w:t>
      </w:r>
      <w:r w:rsidRPr="00776049">
        <w:t>consistent and responsive user experience. As we 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23C96E0C" w:rsidR="004D50E7" w:rsidRPr="004D193E" w:rsidRDefault="004D50E7">
      <w:pPr>
        <w:pStyle w:val="Heading2BPBHEB"/>
        <w:pPrChange w:id="26" w:author="Arya" w:date="2025-02-26T15:27:00Z" w16du:dateUtc="2025-02-26T09:57:00Z">
          <w:pPr>
            <w:pStyle w:val="Heading3BPBHEB"/>
          </w:pPr>
        </w:pPrChange>
      </w:pPr>
      <w:r w:rsidRPr="004D193E">
        <w:t xml:space="preserve">Amazon WorkSpaces </w:t>
      </w:r>
      <w:ins w:id="27" w:author="Arya" w:date="2025-02-26T15:15:00Z" w16du:dateUtc="2025-02-26T09:45:00Z">
        <w:r w:rsidR="00E61C87">
          <w:t>f</w:t>
        </w:r>
      </w:ins>
      <w:del w:id="28" w:author="Arya" w:date="2025-02-26T15:15:00Z" w16du:dateUtc="2025-02-26T09:45:00Z">
        <w:r w:rsidRPr="004D193E" w:rsidDel="00E61C87">
          <w:delText>F</w:delText>
        </w:r>
      </w:del>
      <w:r w:rsidRPr="004D193E">
        <w:t>amily</w:t>
      </w:r>
    </w:p>
    <w:p w14:paraId="0D3AD7D8" w14:textId="1B5A9A72" w:rsidR="004D50E7" w:rsidRDefault="004D50E7">
      <w:pPr>
        <w:pStyle w:val="NormalBPBHEB"/>
      </w:pPr>
      <w:r w:rsidRPr="004D50E7">
        <w:t xml:space="preserve">The exploration of End User Computing is incomplete without a comprehensive look at the Amazon </w:t>
      </w:r>
      <w:r w:rsidRPr="00776049">
        <w:t>WorkSpaces Family. This suite of services offers cloud-based desktop solutions, allowing organizations to provide a 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7ABA72C0" w:rsidR="00E42DB4" w:rsidRPr="00E42DB4" w:rsidRDefault="00E42DB4" w:rsidP="00E42DB4">
      <w:pPr>
        <w:pStyle w:val="NormalBPBHEB"/>
        <w:rPr>
          <w:b/>
          <w:bCs/>
        </w:rPr>
      </w:pPr>
      <w:r>
        <w:t xml:space="preserve">In </w:t>
      </w:r>
      <w:del w:id="29" w:author="Arya" w:date="2025-02-26T15:22:00Z" w16du:dateUtc="2025-02-26T09:52:00Z">
        <w:r w:rsidDel="002B4C3D">
          <w:delText>the</w:delText>
        </w:r>
        <w:r w:rsidR="00377200" w:rsidDel="002B4C3D">
          <w:delText xml:space="preserve"> </w:delText>
        </w:r>
      </w:del>
      <w:r w:rsidR="00377200" w:rsidRPr="00D13371">
        <w:rPr>
          <w:i/>
          <w:iCs/>
        </w:rPr>
        <w:t xml:space="preserve">Figure </w:t>
      </w:r>
      <w:r w:rsidR="00384F1D">
        <w:rPr>
          <w:i/>
          <w:iCs/>
        </w:rPr>
        <w:t>9.</w:t>
      </w:r>
      <w:r w:rsidR="00377200" w:rsidRPr="00D13371">
        <w:rPr>
          <w:i/>
          <w:iCs/>
        </w:rPr>
        <w:t>1</w:t>
      </w:r>
      <w:r w:rsidR="00437754">
        <w:rPr>
          <w:i/>
          <w:iCs/>
        </w:rPr>
        <w:t>,</w:t>
      </w:r>
      <w:del w:id="30" w:author="Arya" w:date="2025-02-26T15:16:00Z" w16du:dateUtc="2025-02-26T09:46:00Z">
        <w:r w:rsidR="00377200" w:rsidDel="00E61C87">
          <w:delText xml:space="preserve"> below</w:delText>
        </w:r>
      </w:del>
      <w:r w:rsidR="00377200">
        <w:t xml:space="preserve">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We explain common EUC technologies</w:t>
      </w:r>
      <w:r w:rsidR="00142F65">
        <w:t xml:space="preserve"> such as </w:t>
      </w:r>
      <w:r w:rsidR="00117CD4" w:rsidRPr="00451AA5">
        <w:rPr>
          <w:b/>
          <w:bCs/>
        </w:rPr>
        <w:t>virtual desktop infrastructure</w:t>
      </w:r>
      <w:r>
        <w:t xml:space="preserve"> </w:t>
      </w:r>
      <w:r w:rsidR="00117CD4">
        <w:t>(</w:t>
      </w:r>
      <w:r w:rsidRPr="00E42DB4">
        <w:rPr>
          <w:b/>
          <w:bCs/>
        </w:rPr>
        <w:t>VDI</w:t>
      </w:r>
      <w:r w:rsidR="00117CD4" w:rsidRPr="00451AA5">
        <w:t>)</w:t>
      </w:r>
      <w:r w:rsidR="00BF04F9" w:rsidRPr="00451AA5">
        <w:t>;</w:t>
      </w:r>
      <w:r w:rsidR="00BF04F9">
        <w:rPr>
          <w:b/>
          <w:bCs/>
        </w:rPr>
        <w:t xml:space="preserve"> </w:t>
      </w:r>
      <w:r w:rsidR="00BF04F9" w:rsidRPr="00AB71D8">
        <w:rPr>
          <w:b/>
          <w:bCs/>
        </w:rPr>
        <w:t>Desktop as a Service</w:t>
      </w:r>
      <w:r w:rsidR="00BF04F9">
        <w:t xml:space="preserve"> (</w:t>
      </w:r>
      <w:r w:rsidRPr="00E42DB4">
        <w:rPr>
          <w:b/>
          <w:bCs/>
        </w:rPr>
        <w:t>DaaS</w:t>
      </w:r>
      <w:r w:rsidR="00257283" w:rsidRPr="00451AA5">
        <w:t>),</w:t>
      </w:r>
      <w:r w:rsidR="00257283">
        <w:rPr>
          <w:b/>
          <w:bCs/>
        </w:rPr>
        <w:t xml:space="preserve"> and</w:t>
      </w:r>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lastRenderedPageBreak/>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3BBC65BD" w:rsidR="00A81A35" w:rsidRPr="004D50E7" w:rsidRDefault="000E130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69DD4976" w:rsidR="004D50E7" w:rsidRDefault="004D50E7">
      <w:pPr>
        <w:pStyle w:val="Heading2BPBHEB"/>
      </w:pPr>
      <w:r w:rsidRPr="004D50E7">
        <w:t xml:space="preserve">Front-end </w:t>
      </w:r>
      <w:ins w:id="31" w:author="Arya" w:date="2025-02-26T15:16:00Z" w16du:dateUtc="2025-02-26T09:46:00Z">
        <w:r w:rsidR="00E61C87">
          <w:t>w</w:t>
        </w:r>
      </w:ins>
      <w:del w:id="32" w:author="Arya" w:date="2025-02-26T15:16:00Z" w16du:dateUtc="2025-02-26T09:46:00Z">
        <w:r w:rsidRPr="004D50E7" w:rsidDel="00E61C87">
          <w:delText>W</w:delText>
        </w:r>
      </w:del>
      <w:r w:rsidRPr="004D50E7">
        <w:t xml:space="preserve">eb </w:t>
      </w:r>
      <w:r w:rsidR="00730E7B">
        <w:t>and</w:t>
      </w:r>
      <w:r w:rsidR="00730E7B" w:rsidRPr="004D50E7">
        <w:t xml:space="preserve"> </w:t>
      </w:r>
      <w:ins w:id="33" w:author="Arya" w:date="2025-02-26T15:16:00Z" w16du:dateUtc="2025-02-26T09:46:00Z">
        <w:r w:rsidR="00E61C87">
          <w:t>m</w:t>
        </w:r>
      </w:ins>
      <w:del w:id="34" w:author="Arya" w:date="2025-02-26T15:16:00Z" w16du:dateUtc="2025-02-26T09:46:00Z">
        <w:r w:rsidRPr="004D50E7" w:rsidDel="00E61C87">
          <w:delText>M</w:delText>
        </w:r>
      </w:del>
      <w:r w:rsidRPr="004D50E7">
        <w:t>obile</w:t>
      </w:r>
    </w:p>
    <w:p w14:paraId="6667E0F1" w14:textId="670D413E" w:rsidR="005634F8" w:rsidRPr="004D50E7" w:rsidRDefault="00E510A4" w:rsidP="004D193E">
      <w:pPr>
        <w:pStyle w:val="NormalBPBHEB"/>
      </w:pPr>
      <w:r w:rsidRPr="00E510A4">
        <w:t xml:space="preserve">In an increasingly mobile and interconnected world, delivering high-quality, responsive, and engaging front-end web and mobile experiences is </w:t>
      </w:r>
      <w:r w:rsidR="00250565">
        <w:t>invaluable</w:t>
      </w:r>
      <w:r w:rsidRPr="00E510A4">
        <w:t xml:space="preserve">. AWS offers a rich portfolio of services that empower developers to build, manage, and scale applications with ease. In this section, we will explore key services that enable seamless integration, communication, and location-based functionality, all designed to </w:t>
      </w:r>
      <w:r w:rsidR="004F071F" w:rsidRPr="00E510A4">
        <w:t>improve</w:t>
      </w:r>
      <w:r w:rsidRPr="00E510A4">
        <w:t xml:space="preserve"> front-end application development</w:t>
      </w:r>
      <w:r w:rsidR="008C27D7">
        <w:t>.</w:t>
      </w:r>
    </w:p>
    <w:p w14:paraId="670CDCB5" w14:textId="624AFE19" w:rsidR="004D50E7" w:rsidRPr="004D193E" w:rsidRDefault="004D50E7">
      <w:pPr>
        <w:pStyle w:val="Heading2BPBHEB"/>
        <w:pPrChange w:id="35" w:author="Arya" w:date="2025-02-26T15:27:00Z" w16du:dateUtc="2025-02-26T09:57:00Z">
          <w:pPr>
            <w:pStyle w:val="Heading3BPBHEB"/>
          </w:pPr>
        </w:pPrChange>
      </w:pPr>
      <w:r w:rsidRPr="004D193E">
        <w:t xml:space="preserve">Amazon API </w:t>
      </w:r>
      <w:ins w:id="36" w:author="Arya" w:date="2025-02-26T15:16:00Z" w16du:dateUtc="2025-02-26T09:46:00Z">
        <w:r w:rsidR="00225A1B">
          <w:t>g</w:t>
        </w:r>
      </w:ins>
      <w:del w:id="37" w:author="Arya" w:date="2025-02-26T15:16:00Z" w16du:dateUtc="2025-02-26T09:46:00Z">
        <w:r w:rsidRPr="004D193E" w:rsidDel="00225A1B">
          <w:delText>G</w:delText>
        </w:r>
      </w:del>
      <w:r w:rsidRPr="004D193E">
        <w:t>ateway</w:t>
      </w:r>
    </w:p>
    <w:p w14:paraId="737BEE48" w14:textId="7058369F"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w:t>
      </w:r>
      <w:r w:rsidR="004F071F" w:rsidRPr="004D50E7">
        <w:t>helping</w:t>
      </w:r>
      <w:r w:rsidRPr="004D50E7">
        <w:t xml:space="preserve"> the seamless integration of applications. The chapter will navigate through the functionalities of API Gateway, emphasizing its role in building robust, scalable, and secure APIs that drive innovation in the front-end ecosystem.</w:t>
      </w:r>
    </w:p>
    <w:p w14:paraId="74713AE3" w14:textId="04D15226" w:rsidR="004D50E7" w:rsidRPr="004D193E" w:rsidRDefault="004D50E7">
      <w:pPr>
        <w:pStyle w:val="Heading2BPBHEB"/>
        <w:pPrChange w:id="38" w:author="Arya" w:date="2025-02-26T15:27:00Z" w16du:dateUtc="2025-02-26T09:57:00Z">
          <w:pPr>
            <w:pStyle w:val="NormalBPBHEB"/>
          </w:pPr>
        </w:pPrChange>
      </w:pPr>
      <w:r w:rsidRPr="004D193E">
        <w:t xml:space="preserve">Amazon </w:t>
      </w:r>
      <w:r w:rsidR="004E4B0E" w:rsidRPr="004D193E">
        <w:t>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0FBB1F18" w:rsidR="004D50E7" w:rsidRPr="004D193E" w:rsidRDefault="004D50E7">
      <w:pPr>
        <w:pStyle w:val="Heading2BPBHEB"/>
        <w:pPrChange w:id="39" w:author="Arya" w:date="2025-02-26T15:27:00Z" w16du:dateUtc="2025-02-26T09:57:00Z">
          <w:pPr>
            <w:pStyle w:val="Heading3BPBHEB"/>
          </w:pPr>
        </w:pPrChange>
      </w:pPr>
      <w:r w:rsidRPr="004D193E">
        <w:t xml:space="preserve">Amazon </w:t>
      </w:r>
      <w:ins w:id="40" w:author="Arya" w:date="2025-02-26T15:16:00Z" w16du:dateUtc="2025-02-26T09:46:00Z">
        <w:r w:rsidR="00E81783">
          <w:t>p</w:t>
        </w:r>
      </w:ins>
      <w:del w:id="41" w:author="Arya" w:date="2025-02-26T15:16:00Z" w16du:dateUtc="2025-02-26T09:46:00Z">
        <w:r w:rsidRPr="004D193E" w:rsidDel="00E81783">
          <w:delText>P</w:delText>
        </w:r>
      </w:del>
      <w:r w:rsidRPr="004D193E">
        <w:t>inpoint</w:t>
      </w:r>
    </w:p>
    <w:p w14:paraId="5E4C323F" w14:textId="18C9CA90" w:rsidR="004D50E7" w:rsidRPr="004D50E7" w:rsidRDefault="00C80F58" w:rsidP="004D193E">
      <w:pPr>
        <w:pStyle w:val="NormalBPBHEB"/>
      </w:pPr>
      <w:r w:rsidRPr="00C80F58">
        <w:rPr>
          <w:lang w:val="en-IN"/>
        </w:rPr>
        <w:t>Communication is essential for user engagement, and Amazon Pinpoint serves as a tool for improving customer interactions.</w:t>
      </w:r>
      <w:r>
        <w:rPr>
          <w:lang w:val="en-IN"/>
        </w:rPr>
        <w:t xml:space="preserve"> </w:t>
      </w:r>
      <w:r w:rsidR="004D50E7" w:rsidRPr="004D50E7">
        <w:t>Our exploration will uncover how Pinpoint enables personalized and targeted communication across multiple channels, including email, SMS, and mobile push notifications.</w:t>
      </w:r>
    </w:p>
    <w:p w14:paraId="2C307E2B" w14:textId="1C62ED86" w:rsidR="004D50E7" w:rsidRPr="004D193E" w:rsidRDefault="004D50E7">
      <w:pPr>
        <w:pStyle w:val="Heading2BPBHEB"/>
        <w:pPrChange w:id="42" w:author="Arya" w:date="2025-02-26T15:27:00Z" w16du:dateUtc="2025-02-26T09:57:00Z">
          <w:pPr>
            <w:pStyle w:val="Heading3BPBHEB"/>
          </w:pPr>
        </w:pPrChange>
      </w:pPr>
      <w:r w:rsidRPr="004D193E">
        <w:t xml:space="preserve">Amazon </w:t>
      </w:r>
      <w:ins w:id="43" w:author="Arya" w:date="2025-02-26T15:16:00Z" w16du:dateUtc="2025-02-26T09:46:00Z">
        <w:r w:rsidR="00E81783">
          <w:t>s</w:t>
        </w:r>
      </w:ins>
      <w:del w:id="44" w:author="Arya" w:date="2025-02-26T15:16:00Z" w16du:dateUtc="2025-02-26T09:46:00Z">
        <w:r w:rsidRPr="004D193E" w:rsidDel="00E81783">
          <w:delText>S</w:delText>
        </w:r>
      </w:del>
      <w:r w:rsidRPr="004D193E">
        <w:t xml:space="preserve">imple </w:t>
      </w:r>
      <w:ins w:id="45" w:author="Arya" w:date="2025-02-26T15:16:00Z" w16du:dateUtc="2025-02-26T09:46:00Z">
        <w:r w:rsidR="00E81783">
          <w:t>e</w:t>
        </w:r>
      </w:ins>
      <w:del w:id="46" w:author="Arya" w:date="2025-02-26T15:16:00Z" w16du:dateUtc="2025-02-26T09:46:00Z">
        <w:r w:rsidRPr="004D193E" w:rsidDel="00E81783">
          <w:delText>E</w:delText>
        </w:r>
      </w:del>
      <w:r w:rsidRPr="004D193E">
        <w:t xml:space="preserve">mail </w:t>
      </w:r>
      <w:ins w:id="47" w:author="Arya" w:date="2025-02-26T15:16:00Z" w16du:dateUtc="2025-02-26T09:46:00Z">
        <w:r w:rsidR="00E81783">
          <w:t>s</w:t>
        </w:r>
      </w:ins>
      <w:del w:id="48" w:author="Arya" w:date="2025-02-26T15:16:00Z" w16du:dateUtc="2025-02-26T09:46:00Z">
        <w:r w:rsidRPr="004D193E" w:rsidDel="00E81783">
          <w:delText>S</w:delText>
        </w:r>
      </w:del>
      <w:r w:rsidRPr="004D193E">
        <w:t xml:space="preserve">ervice </w:t>
      </w:r>
      <w:del w:id="49" w:author="Arya" w:date="2025-02-26T15:16:00Z" w16du:dateUtc="2025-02-26T09:46:00Z">
        <w:r w:rsidRPr="004D193E" w:rsidDel="00E81783">
          <w:delText>(SES)</w:delText>
        </w:r>
      </w:del>
    </w:p>
    <w:p w14:paraId="5B6504F2" w14:textId="29DD04CA" w:rsidR="004D50E7" w:rsidRPr="004D50E7" w:rsidRDefault="004D50E7" w:rsidP="004D193E">
      <w:pPr>
        <w:pStyle w:val="NormalBPBHEB"/>
      </w:pPr>
      <w:r w:rsidRPr="004D50E7">
        <w:t xml:space="preserve">Email communication </w:t>
      </w:r>
      <w:r w:rsidR="001123B7" w:rsidRPr="004D50E7">
        <w:t>is still</w:t>
      </w:r>
      <w:r w:rsidRPr="004D50E7">
        <w:t xml:space="preserve"> a cornerstone in the digital landscape. Amazon </w:t>
      </w:r>
      <w:ins w:id="50" w:author="Arya" w:date="2025-02-26T15:16:00Z" w16du:dateUtc="2025-02-26T09:46:00Z">
        <w:r w:rsidR="00E81783" w:rsidRPr="00E81783">
          <w:rPr>
            <w:b/>
            <w:bCs/>
            <w:rPrChange w:id="51" w:author="Arya" w:date="2025-02-26T15:17:00Z" w16du:dateUtc="2025-02-26T09:47:00Z">
              <w:rPr/>
            </w:rPrChange>
          </w:rPr>
          <w:t>Simple Emai</w:t>
        </w:r>
      </w:ins>
      <w:ins w:id="52" w:author="Arya" w:date="2025-02-26T15:17:00Z" w16du:dateUtc="2025-02-26T09:47:00Z">
        <w:r w:rsidR="00E81783" w:rsidRPr="00E81783">
          <w:rPr>
            <w:b/>
            <w:bCs/>
            <w:rPrChange w:id="53" w:author="Arya" w:date="2025-02-26T15:17:00Z" w16du:dateUtc="2025-02-26T09:47:00Z">
              <w:rPr/>
            </w:rPrChange>
          </w:rPr>
          <w:t>l Service</w:t>
        </w:r>
        <w:r w:rsidR="00E81783">
          <w:t xml:space="preserve"> (</w:t>
        </w:r>
      </w:ins>
      <w:r w:rsidRPr="00E81783">
        <w:rPr>
          <w:b/>
          <w:bCs/>
          <w:rPrChange w:id="54" w:author="Arya" w:date="2025-02-26T15:17:00Z" w16du:dateUtc="2025-02-26T09:47:00Z">
            <w:rPr/>
          </w:rPrChange>
        </w:rPr>
        <w:t>SES</w:t>
      </w:r>
      <w:ins w:id="55" w:author="Arya" w:date="2025-02-26T15:17:00Z" w16du:dateUtc="2025-02-26T09:47:00Z">
        <w:r w:rsidR="00E81783">
          <w:t>)</w:t>
        </w:r>
      </w:ins>
      <w:r w:rsidRPr="004D50E7">
        <w:t xml:space="preserve"> takes the spotlight as we discuss its role in sending transactional and marketing emails at scale. We</w:t>
      </w:r>
      <w:r w:rsidR="00844175">
        <w:t xml:space="preserve"> will</w:t>
      </w:r>
      <w:r w:rsidRPr="004D50E7">
        <w:t xml:space="preserve"> unravel the features of SES that ensure deliverability, reliability, and compliance in email communication strategies.</w:t>
      </w:r>
    </w:p>
    <w:p w14:paraId="4D7BA323" w14:textId="5FA11B21" w:rsidR="004D50E7" w:rsidRPr="004D193E" w:rsidRDefault="004D50E7">
      <w:pPr>
        <w:pStyle w:val="Heading2BPBHEB"/>
        <w:pPrChange w:id="56" w:author="Arya" w:date="2025-02-26T15:27:00Z" w16du:dateUtc="2025-02-26T09:57:00Z">
          <w:pPr>
            <w:pStyle w:val="Heading3BPBHEB"/>
          </w:pPr>
        </w:pPrChange>
      </w:pPr>
      <w:r w:rsidRPr="004D193E">
        <w:t xml:space="preserve">AWS </w:t>
      </w:r>
      <w:ins w:id="57" w:author="Arya" w:date="2025-02-26T15:17:00Z" w16du:dateUtc="2025-02-26T09:47:00Z">
        <w:r w:rsidR="00E81783">
          <w:t>a</w:t>
        </w:r>
      </w:ins>
      <w:del w:id="58" w:author="Arya" w:date="2025-02-26T15:17:00Z" w16du:dateUtc="2025-02-26T09:47:00Z">
        <w:r w:rsidRPr="004D193E" w:rsidDel="00E81783">
          <w:delText>A</w:delText>
        </w:r>
      </w:del>
      <w:r w:rsidRPr="004D193E">
        <w:t>mplify</w:t>
      </w:r>
    </w:p>
    <w:p w14:paraId="1B2E4CC9" w14:textId="61133372" w:rsidR="004D50E7" w:rsidRPr="004D50E7" w:rsidRDefault="004D50E7" w:rsidP="004D193E">
      <w:pPr>
        <w:pStyle w:val="NormalBPBHEB"/>
      </w:pPr>
      <w:r w:rsidRPr="004D50E7">
        <w:t>For developers focusing on building scalable and secure full-stack applications, AWS Amplify provides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pPr>
        <w:pStyle w:val="Heading2BPBHEB"/>
        <w:pPrChange w:id="59" w:author="Arya" w:date="2025-02-26T15:27:00Z" w16du:dateUtc="2025-02-26T09:57:00Z">
          <w:pPr>
            <w:pStyle w:val="Heading3BPBHEB"/>
          </w:pPr>
        </w:pPrChange>
      </w:pPr>
      <w:r w:rsidRPr="004D193E">
        <w:t>AWS AppSync</w:t>
      </w:r>
    </w:p>
    <w:p w14:paraId="0EB18B6A" w14:textId="7CCF68F2"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w:t>
      </w:r>
      <w:r w:rsidR="005C6DD2" w:rsidRPr="004D50E7">
        <w:t>helps</w:t>
      </w:r>
      <w:r w:rsidRPr="004D50E7">
        <w:t xml:space="preserve">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103966" w:rsidRDefault="004D50E7">
      <w:pPr>
        <w:pStyle w:val="Heading2BPBHEB"/>
        <w:pPrChange w:id="60" w:author="Arya" w:date="2025-02-26T15:27:00Z" w16du:dateUtc="2025-02-26T09:57:00Z">
          <w:pPr>
            <w:pStyle w:val="Heading3BPBHEB"/>
          </w:pPr>
        </w:pPrChange>
      </w:pPr>
      <w:r w:rsidRPr="00103966">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5955790D" w:rsidR="004D50E7" w:rsidRPr="004D50E7" w:rsidRDefault="00730E7B" w:rsidP="004D193E">
      <w:pPr>
        <w:pStyle w:val="NormalBPBHEB"/>
      </w:pPr>
      <w:r>
        <w:t>This c</w:t>
      </w:r>
      <w:r w:rsidR="004D50E7" w:rsidRPr="004D50E7">
        <w:t xml:space="preserve">hapter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w:t>
      </w:r>
      <w:r w:rsidR="0045275F">
        <w:t>segment.</w:t>
      </w:r>
    </w:p>
    <w:p w14:paraId="59FBF57E" w14:textId="391BC8EC" w:rsidR="00C1413F" w:rsidRDefault="00E12E6E">
      <w:pPr>
        <w:pStyle w:val="Heading1BPBHEB"/>
        <w:pPrChange w:id="61" w:author="Arya" w:date="2025-02-26T15:25:00Z" w16du:dateUtc="2025-02-26T09:55:00Z">
          <w:pPr>
            <w:pStyle w:val="ChapterTitleNumberBPBHEB"/>
          </w:pPr>
        </w:pPrChange>
      </w:pPr>
      <w:bookmarkStart w:id="62" w:name="_Hlk153207405"/>
      <w:commentRangeStart w:id="63"/>
      <w:r>
        <w:t xml:space="preserve">End </w:t>
      </w:r>
      <w:ins w:id="64" w:author="Arya" w:date="2025-02-26T15:25:00Z" w16du:dateUtc="2025-02-26T09:55:00Z">
        <w:r w:rsidR="00DF77D1">
          <w:t>u</w:t>
        </w:r>
      </w:ins>
      <w:del w:id="65" w:author="Arya" w:date="2025-02-26T15:25:00Z" w16du:dateUtc="2025-02-26T09:55:00Z">
        <w:r w:rsidDel="00DF77D1">
          <w:delText>U</w:delText>
        </w:r>
      </w:del>
      <w:r>
        <w:t>ser</w:t>
      </w:r>
      <w:r w:rsidR="00437754">
        <w:t xml:space="preserve"> </w:t>
      </w:r>
      <w:ins w:id="66" w:author="Arya" w:date="2025-02-26T15:25:00Z" w16du:dateUtc="2025-02-26T09:55:00Z">
        <w:r w:rsidR="00DF77D1">
          <w:t>c</w:t>
        </w:r>
      </w:ins>
      <w:del w:id="67" w:author="Arya" w:date="2025-02-26T15:25:00Z" w16du:dateUtc="2025-02-26T09:55:00Z">
        <w:r w:rsidR="00437754" w:rsidDel="00DF77D1">
          <w:delText>C</w:delText>
        </w:r>
      </w:del>
      <w:r w:rsidR="00437754">
        <w:t>omputing</w:t>
      </w:r>
      <w:commentRangeEnd w:id="63"/>
      <w:r w:rsidR="00DF77D1">
        <w:rPr>
          <w:rStyle w:val="CommentReference"/>
          <w:rFonts w:asciiTheme="minorHAnsi" w:eastAsiaTheme="minorHAnsi" w:hAnsiTheme="minorHAnsi" w:cstheme="minorBidi"/>
          <w:b w:val="0"/>
        </w:rPr>
        <w:commentReference w:id="63"/>
      </w:r>
    </w:p>
    <w:bookmarkEnd w:id="20"/>
    <w:bookmarkEnd w:id="62"/>
    <w:p w14:paraId="6742F407" w14:textId="582420C1" w:rsidR="003B4817" w:rsidRPr="003B4817" w:rsidRDefault="003B4817">
      <w:pPr>
        <w:pStyle w:val="Heading2BPBHEB"/>
        <w:pPrChange w:id="68" w:author="Arya" w:date="2025-02-26T15:27:00Z" w16du:dateUtc="2025-02-26T09:57:00Z">
          <w:pPr>
            <w:pStyle w:val="Heading1BPBHEB"/>
          </w:pPr>
        </w:pPrChange>
      </w:pPr>
      <w:r w:rsidRPr="003B4817">
        <w:t>Amazon AppStream 2.0</w:t>
      </w:r>
    </w:p>
    <w:p w14:paraId="0E4394CB" w14:textId="711E7586"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xml:space="preserve">) stands as </w:t>
      </w:r>
      <w:r w:rsidR="00C70350" w:rsidRPr="003B4817">
        <w:t>a</w:t>
      </w:r>
      <w:r w:rsidR="00C70350">
        <w:t xml:space="preserve"> critical 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w:t>
      </w:r>
      <w:r w:rsidR="00084EB2" w:rsidRPr="00084EB2">
        <w:rPr>
          <w:lang w:val="en-IN"/>
        </w:rPr>
        <w:t xml:space="preserve">This service </w:t>
      </w:r>
      <w:r w:rsidR="00127ADF" w:rsidRPr="00127ADF">
        <w:rPr>
          <w:lang w:val="en-IN"/>
        </w:rPr>
        <w:t xml:space="preserve">transformed </w:t>
      </w:r>
      <w:r w:rsidR="00084EB2" w:rsidRPr="00084EB2">
        <w:rPr>
          <w:lang w:val="en-IN"/>
        </w:rPr>
        <w:t>application delivery, providing responsive and secure streaming for various devices.</w:t>
      </w:r>
    </w:p>
    <w:p w14:paraId="51AFE193" w14:textId="566BC760" w:rsidR="003B4817" w:rsidRPr="003B4817" w:rsidRDefault="003B4817" w:rsidP="004D193E">
      <w:pPr>
        <w:pStyle w:val="Heading2BPBHEB"/>
      </w:pPr>
      <w:r w:rsidRPr="003B4817">
        <w:t xml:space="preserve">Amazon AppStream 2.0 </w:t>
      </w:r>
      <w:ins w:id="69" w:author="Arya" w:date="2025-02-26T15:18:00Z" w16du:dateUtc="2025-02-26T09:48:00Z">
        <w:r w:rsidR="008573D0">
          <w:t>o</w:t>
        </w:r>
      </w:ins>
      <w:del w:id="70" w:author="Arya" w:date="2025-02-26T15:18:00Z" w16du:dateUtc="2025-02-26T09:48:00Z">
        <w:r w:rsidRPr="003B4817" w:rsidDel="008573D0">
          <w:delText>O</w:delText>
        </w:r>
      </w:del>
      <w:r w:rsidRPr="003B4817">
        <w:t>verview</w:t>
      </w:r>
    </w:p>
    <w:p w14:paraId="636D9639" w14:textId="0250D0FE" w:rsidR="003B4817" w:rsidRPr="003B4817" w:rsidRDefault="003B4817" w:rsidP="00437754">
      <w:pPr>
        <w:pStyle w:val="NormalBPBHEB"/>
      </w:pPr>
      <w:r w:rsidRPr="003B4817">
        <w:t xml:space="preserve">Amazon AppStream 2.0 is a fully managed application streaming service that allows users to stream desktop applications securely to their devices. It </w:t>
      </w:r>
      <w:r w:rsidR="005C6DD2" w:rsidRPr="003B4817">
        <w:t>cuts</w:t>
      </w:r>
      <w:r w:rsidRPr="003B4817">
        <w:t xml:space="preserve"> the need for users to install and run applications locally, providing a dynamic and scalable solution for both enterprises and educational institutions</w:t>
      </w:r>
      <w:bookmarkStart w:id="71" w:name="_Ref153206000"/>
      <w:sdt>
        <w:sdtPr>
          <w:id w:val="1198742914"/>
          <w:citation/>
        </w:sdtPr>
        <w:sdtEndPr/>
        <w:sdtContent>
          <w:r w:rsidR="00406AFA">
            <w:fldChar w:fldCharType="begin"/>
          </w:r>
          <w:r w:rsidR="00406AFA">
            <w:instrText xml:space="preserve"> CITATION Ama03 \l 1033 </w:instrText>
          </w:r>
          <w:r w:rsidR="00406AFA">
            <w:fldChar w:fldCharType="separate"/>
          </w:r>
          <w:r w:rsidR="00A901E9">
            <w:rPr>
              <w:noProof/>
            </w:rPr>
            <w:t xml:space="preserve"> </w:t>
          </w:r>
          <w:r w:rsidR="00A901E9" w:rsidRPr="00A901E9">
            <w:rPr>
              <w:noProof/>
            </w:rPr>
            <w:t>[1]</w:t>
          </w:r>
          <w:r w:rsidR="00406AFA">
            <w:fldChar w:fldCharType="end"/>
          </w:r>
        </w:sdtContent>
      </w:sdt>
      <w:bookmarkEnd w:id="71"/>
      <w:r w:rsidRPr="003B4817">
        <w:t>.</w:t>
      </w:r>
    </w:p>
    <w:p w14:paraId="7E28F008" w14:textId="7D5F38D7" w:rsidR="003B4817" w:rsidRDefault="003B4817" w:rsidP="005A26FE">
      <w:pPr>
        <w:pStyle w:val="Heading2BPBHEB"/>
      </w:pPr>
      <w:r w:rsidRPr="003B4817">
        <w:t xml:space="preserve">Key </w:t>
      </w:r>
      <w:ins w:id="72" w:author="Arya" w:date="2025-02-26T15:18:00Z" w16du:dateUtc="2025-02-26T09:48:00Z">
        <w:r w:rsidR="008573D0">
          <w:t>f</w:t>
        </w:r>
      </w:ins>
      <w:del w:id="73" w:author="Arya" w:date="2025-02-26T15:18:00Z" w16du:dateUtc="2025-02-26T09:48:00Z">
        <w:r w:rsidRPr="003B4817" w:rsidDel="008573D0">
          <w:delText>F</w:delText>
        </w:r>
      </w:del>
      <w:r w:rsidRPr="003B4817">
        <w:t xml:space="preserve">eatures and </w:t>
      </w:r>
      <w:ins w:id="74" w:author="Arya" w:date="2025-02-26T15:18:00Z" w16du:dateUtc="2025-02-26T09:48:00Z">
        <w:r w:rsidR="008573D0">
          <w:t>c</w:t>
        </w:r>
      </w:ins>
      <w:del w:id="75" w:author="Arya" w:date="2025-02-26T15:18:00Z" w16du:dateUtc="2025-02-26T09:48:00Z">
        <w:r w:rsidRPr="003B4817" w:rsidDel="008573D0">
          <w:delText>C</w:delText>
        </w:r>
      </w:del>
      <w:r w:rsidRPr="003B4817">
        <w:t>apabilities</w:t>
      </w:r>
    </w:p>
    <w:p w14:paraId="21BF0C41" w14:textId="0E59728B" w:rsidR="00730E7B" w:rsidRPr="003B4817" w:rsidRDefault="00825C3B" w:rsidP="004D193E">
      <w:pPr>
        <w:pStyle w:val="NormalBPBHEB"/>
      </w:pPr>
      <w:r w:rsidRPr="00825C3B">
        <w:t>Amazon AppStream 2.0 offers a wide array of powerful features that enhance its functionality and make it a versatile choice for businesses and educational institutions alike. Below, we explore key features that allow AppStream 2.0 to deliver a seamless, secure, and scalable application streaming experience across various platforms and devices.</w:t>
      </w:r>
    </w:p>
    <w:p w14:paraId="5F263D43" w14:textId="30340858" w:rsidR="003B4817" w:rsidRPr="003B4817" w:rsidRDefault="003B4817" w:rsidP="004D193E">
      <w:pPr>
        <w:pStyle w:val="NormalBPBHEB"/>
        <w:numPr>
          <w:ilvl w:val="0"/>
          <w:numId w:val="22"/>
        </w:numPr>
      </w:pPr>
      <w:commentRangeStart w:id="76"/>
      <w:r w:rsidRPr="004D193E">
        <w:rPr>
          <w:b/>
          <w:bCs/>
        </w:rPr>
        <w:t xml:space="preserve">Application </w:t>
      </w:r>
      <w:ins w:id="77" w:author="Arya" w:date="2025-02-26T15:18:00Z" w16du:dateUtc="2025-02-26T09:48:00Z">
        <w:r w:rsidR="007D2CED">
          <w:rPr>
            <w:b/>
            <w:bCs/>
          </w:rPr>
          <w:t>s</w:t>
        </w:r>
      </w:ins>
      <w:del w:id="78" w:author="Arya" w:date="2025-02-26T15:18:00Z" w16du:dateUtc="2025-02-26T09:48:00Z">
        <w:r w:rsidRPr="004D193E" w:rsidDel="007D2CED">
          <w:rPr>
            <w:b/>
            <w:bCs/>
          </w:rPr>
          <w:delText>S</w:delText>
        </w:r>
      </w:del>
      <w:r w:rsidRPr="004D193E">
        <w:rPr>
          <w:b/>
          <w:bCs/>
        </w:rPr>
        <w:t>treaming</w:t>
      </w:r>
      <w:commentRangeEnd w:id="76"/>
      <w:r w:rsidR="007D2CED">
        <w:rPr>
          <w:rStyle w:val="CommentReference"/>
          <w:rFonts w:asciiTheme="minorHAnsi" w:eastAsiaTheme="minorHAnsi" w:hAnsiTheme="minorHAnsi" w:cstheme="minorBidi"/>
        </w:rPr>
        <w:commentReference w:id="76"/>
      </w:r>
      <w:r w:rsidR="00730E7B" w:rsidRPr="004D193E">
        <w:rPr>
          <w:b/>
          <w:bCs/>
        </w:rPr>
        <w:t xml:space="preserve">: </w:t>
      </w:r>
      <w:r w:rsidRPr="003B4817">
        <w:t>AppStream 2.0 enables the streaming of applications in real-time, ensuring that users can access and use resource-intensive applications without the need for powerful local hardware.</w:t>
      </w:r>
    </w:p>
    <w:p w14:paraId="4FFFD932" w14:textId="53300366" w:rsidR="003B4817" w:rsidRPr="00730E7B" w:rsidRDefault="003B4817" w:rsidP="004D193E">
      <w:pPr>
        <w:pStyle w:val="NormalBPBHEB"/>
        <w:numPr>
          <w:ilvl w:val="0"/>
          <w:numId w:val="22"/>
        </w:numPr>
      </w:pPr>
      <w:r w:rsidRPr="004D193E">
        <w:rPr>
          <w:b/>
          <w:bCs/>
        </w:rPr>
        <w:t xml:space="preserve">Security and </w:t>
      </w:r>
      <w:ins w:id="79" w:author="Arya" w:date="2025-02-26T15:18:00Z" w16du:dateUtc="2025-02-26T09:48:00Z">
        <w:r w:rsidR="007D2CED">
          <w:rPr>
            <w:b/>
            <w:bCs/>
          </w:rPr>
          <w:t>i</w:t>
        </w:r>
      </w:ins>
      <w:del w:id="80" w:author="Arya" w:date="2025-02-26T15:18:00Z" w16du:dateUtc="2025-02-26T09:48:00Z">
        <w:r w:rsidRPr="004D193E" w:rsidDel="007D2CED">
          <w:rPr>
            <w:b/>
            <w:bCs/>
          </w:rPr>
          <w:delText>I</w:delText>
        </w:r>
      </w:del>
      <w:r w:rsidRPr="004D193E">
        <w:rPr>
          <w:b/>
          <w:bCs/>
        </w:rPr>
        <w:t>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w:t>
      </w:r>
      <w:r w:rsidR="005C6DD2" w:rsidRPr="00730E7B">
        <w:t>keeping</w:t>
      </w:r>
      <w:r w:rsidRPr="00730E7B">
        <w:t xml:space="preserve"> a secure computing environment</w:t>
      </w:r>
      <w:r w:rsidR="00F369D5" w:rsidRPr="00730E7B">
        <w:t>.</w:t>
      </w:r>
    </w:p>
    <w:p w14:paraId="1077B276" w14:textId="479A95F3" w:rsidR="003B4817" w:rsidRPr="00730E7B" w:rsidRDefault="003B4817" w:rsidP="004D193E">
      <w:pPr>
        <w:pStyle w:val="NormalBPBHEB"/>
        <w:numPr>
          <w:ilvl w:val="0"/>
          <w:numId w:val="22"/>
        </w:numPr>
      </w:pPr>
      <w:r w:rsidRPr="004D193E">
        <w:rPr>
          <w:b/>
          <w:bCs/>
        </w:rPr>
        <w:t>Cross-</w:t>
      </w:r>
      <w:ins w:id="81" w:author="Arya" w:date="2025-02-26T15:18:00Z" w16du:dateUtc="2025-02-26T09:48:00Z">
        <w:r w:rsidR="007D2CED">
          <w:rPr>
            <w:b/>
            <w:bCs/>
          </w:rPr>
          <w:t>p</w:t>
        </w:r>
      </w:ins>
      <w:del w:id="82" w:author="Arya" w:date="2025-02-26T15:18:00Z" w16du:dateUtc="2025-02-26T09:48:00Z">
        <w:r w:rsidRPr="004D193E" w:rsidDel="007D2CED">
          <w:rPr>
            <w:b/>
            <w:bCs/>
          </w:rPr>
          <w:delText>P</w:delText>
        </w:r>
      </w:del>
      <w:r w:rsidRPr="004D193E">
        <w:rPr>
          <w:b/>
          <w:bCs/>
        </w:rPr>
        <w:t xml:space="preserve">latform </w:t>
      </w:r>
      <w:ins w:id="83" w:author="Arya" w:date="2025-02-26T15:18:00Z" w16du:dateUtc="2025-02-26T09:48:00Z">
        <w:r w:rsidR="007D2CED">
          <w:rPr>
            <w:b/>
            <w:bCs/>
          </w:rPr>
          <w:t>c</w:t>
        </w:r>
      </w:ins>
      <w:del w:id="84" w:author="Arya" w:date="2025-02-26T15:18:00Z" w16du:dateUtc="2025-02-26T09:48:00Z">
        <w:r w:rsidRPr="004D193E" w:rsidDel="007D2CED">
          <w:rPr>
            <w:b/>
            <w:bCs/>
          </w:rPr>
          <w:delText>C</w:delText>
        </w:r>
      </w:del>
      <w:r w:rsidRPr="004D193E">
        <w:rPr>
          <w:b/>
          <w:bCs/>
        </w:rPr>
        <w:t>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1AA8BBE7" w:rsidR="003B4817" w:rsidRDefault="003B4817">
      <w:pPr>
        <w:pStyle w:val="NormalBPBHEB"/>
        <w:numPr>
          <w:ilvl w:val="0"/>
          <w:numId w:val="22"/>
        </w:numPr>
      </w:pPr>
      <w:r w:rsidRPr="004D193E">
        <w:rPr>
          <w:b/>
          <w:bCs/>
        </w:rPr>
        <w:t>Dynamic Scaling:</w:t>
      </w:r>
      <w:r w:rsidR="00730E7B" w:rsidRPr="004D193E">
        <w:rPr>
          <w:b/>
          <w:bCs/>
        </w:rPr>
        <w:t xml:space="preserve"> </w:t>
      </w:r>
      <w:r w:rsidRPr="003B4817">
        <w:t xml:space="preserve">The service allows for dynamic scaling based on the number of users, ensuring </w:t>
      </w:r>
      <w:r w:rsidR="005C6DD2" w:rsidRPr="003B4817">
        <w:t>best</w:t>
      </w:r>
      <w:r w:rsidRPr="003B4817">
        <w:t xml:space="preserve"> performance during peak usage periods and cost efficiency during periods of lower demand.</w:t>
      </w:r>
    </w:p>
    <w:p w14:paraId="19A3B365" w14:textId="6BFA019D" w:rsidR="00F7739D" w:rsidRDefault="000378F1" w:rsidP="00451AA5">
      <w:pPr>
        <w:pStyle w:val="NormalBPBHEB"/>
      </w:pPr>
      <w:r w:rsidRPr="000378F1">
        <w:t xml:space="preserve">The significance of AWS’s cloud capabilities extends beyond traditional business applications. As </w:t>
      </w:r>
      <w:r w:rsidR="00D24988">
        <w:t>shown</w:t>
      </w:r>
      <w:r w:rsidRPr="000378F1">
        <w:t xml:space="preserve"> in </w:t>
      </w:r>
      <w:r w:rsidRPr="00D13371">
        <w:rPr>
          <w:i/>
          <w:iCs/>
        </w:rPr>
        <w:t xml:space="preserve">Figure </w:t>
      </w:r>
      <w:r w:rsidR="00384F1D">
        <w:rPr>
          <w:i/>
          <w:iCs/>
        </w:rPr>
        <w:t>9.</w:t>
      </w:r>
      <w:r w:rsidRPr="00D13371">
        <w:rPr>
          <w:i/>
          <w:iCs/>
        </w:rPr>
        <w:t>2</w:t>
      </w:r>
      <w:r w:rsidRPr="000378F1">
        <w:t xml:space="preserve">, AWS built a highly secure data lake and a global-scale analytics environment to </w:t>
      </w:r>
      <w:r w:rsidR="001123B7" w:rsidRPr="000378F1">
        <w:t>help</w:t>
      </w:r>
      <w:r w:rsidRPr="000378F1">
        <w:t xml:space="preserve"> in forecasting the spread and risk of COVID-1</w:t>
      </w:r>
      <w:r w:rsidR="00291766">
        <w:t>10</w:t>
      </w:r>
      <w:r w:rsidRPr="000378F1">
        <w:t>,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785958C6" w:rsidR="009D67A2" w:rsidRPr="003B4817" w:rsidRDefault="006360AB" w:rsidP="00D6147A">
      <w:pPr>
        <w:pStyle w:val="FigureCaptionBPBHEB"/>
      </w:pPr>
      <w:commentRangeStart w:id="85"/>
      <w:r w:rsidRPr="004D193E">
        <w:rPr>
          <w:b/>
          <w:bCs w:val="0"/>
        </w:rPr>
        <w:t xml:space="preserve">Figure </w:t>
      </w:r>
      <w:r w:rsidR="00384F1D">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r w:rsidRPr="004413B5">
        <w:t>Amazon buil</w:t>
      </w:r>
      <w:r>
        <w:t>t</w:t>
      </w:r>
      <w:r w:rsidRPr="004413B5">
        <w:t xml:space="preserve"> secure data lake </w:t>
      </w:r>
      <w:r w:rsidR="003841EF">
        <w:t>solutio</w:t>
      </w:r>
      <w:r w:rsidR="00614B65">
        <w:t>n for the</w:t>
      </w:r>
      <w:r>
        <w:t xml:space="preserve"> COVID-1</w:t>
      </w:r>
      <w:r w:rsidR="00384F1D">
        <w:t>9</w:t>
      </w:r>
      <w:r w:rsidR="00614B65">
        <w:t xml:space="preserve">spread risk study </w:t>
      </w:r>
      <w:r>
        <w:t>(AWS Blogs)</w:t>
      </w:r>
      <w:del w:id="86" w:author="Arya" w:date="2025-02-26T15:21:00Z" w16du:dateUtc="2025-02-26T09:51:00Z">
        <w:r w:rsidRPr="004413B5" w:rsidDel="002B4C3D">
          <w:delText>.</w:delText>
        </w:r>
      </w:del>
      <w:commentRangeEnd w:id="85"/>
      <w:r w:rsidR="002B4C3D">
        <w:rPr>
          <w:rStyle w:val="CommentReference"/>
          <w:rFonts w:asciiTheme="minorHAnsi" w:eastAsiaTheme="minorHAnsi" w:hAnsiTheme="minorHAnsi" w:cstheme="minorBidi"/>
          <w:bCs w:val="0"/>
          <w:i w:val="0"/>
          <w:iCs w:val="0"/>
        </w:rPr>
        <w:commentReference w:id="85"/>
      </w:r>
    </w:p>
    <w:p w14:paraId="2C473275" w14:textId="03725E4F" w:rsidR="003B4817" w:rsidRDefault="003B4817">
      <w:pPr>
        <w:pStyle w:val="Heading3BPBHEB"/>
        <w:pPrChange w:id="87" w:author="Arya" w:date="2025-02-26T15:22:00Z" w16du:dateUtc="2025-02-26T09:52:00Z">
          <w:pPr>
            <w:pStyle w:val="Heading2BPBHEB"/>
          </w:pPr>
        </w:pPrChange>
      </w:pPr>
      <w:r w:rsidRPr="003B4817">
        <w:t xml:space="preserve">Use </w:t>
      </w:r>
      <w:ins w:id="88" w:author="Arya" w:date="2025-02-26T15:22:00Z" w16du:dateUtc="2025-02-26T09:52:00Z">
        <w:r w:rsidR="002B4C3D">
          <w:t>c</w:t>
        </w:r>
      </w:ins>
      <w:del w:id="89" w:author="Arya" w:date="2025-02-26T15:22:00Z" w16du:dateUtc="2025-02-26T09:52:00Z">
        <w:r w:rsidRPr="003B4817" w:rsidDel="002B4C3D">
          <w:delText>C</w:delText>
        </w:r>
      </w:del>
      <w:r w:rsidRPr="003B4817">
        <w:t>ases</w:t>
      </w:r>
    </w:p>
    <w:p w14:paraId="1C68845E" w14:textId="7DF58B82" w:rsidR="003D3E2B" w:rsidRDefault="00E756AA" w:rsidP="004D193E">
      <w:pPr>
        <w:pStyle w:val="NormalBPBHEB"/>
      </w:pPr>
      <w:r w:rsidRPr="00E756AA">
        <w:t xml:space="preserve">Diverse industries and segments adopted Amazon AppStream 2.0, providing tailored solutions that cater to both enterprise needs and educational institutions. Below are key use cases where AppStream 2.0's secure, scalable, and dynamic capabilities bring significant value to </w:t>
      </w:r>
      <w:r w:rsidR="00D47A48" w:rsidRPr="00E756AA">
        <w:t>organizations.</w:t>
      </w:r>
    </w:p>
    <w:p w14:paraId="42677AF6" w14:textId="6F5992D5" w:rsidR="003B4817" w:rsidRPr="00E71ABA" w:rsidRDefault="003B4817" w:rsidP="002F4AD8">
      <w:pPr>
        <w:pStyle w:val="NormalBPBHEB"/>
        <w:numPr>
          <w:ilvl w:val="0"/>
          <w:numId w:val="31"/>
        </w:numPr>
        <w:rPr>
          <w:rStyle w:val="Strong"/>
        </w:rPr>
      </w:pPr>
      <w:r w:rsidRPr="00E71ABA">
        <w:rPr>
          <w:rStyle w:val="Strong"/>
        </w:rPr>
        <w:t xml:space="preserve">Enterprise </w:t>
      </w:r>
      <w:ins w:id="90" w:author="Arya" w:date="2025-02-26T15:22:00Z" w16du:dateUtc="2025-02-26T09:52:00Z">
        <w:r w:rsidR="002B4C3D">
          <w:rPr>
            <w:rStyle w:val="Strong"/>
          </w:rPr>
          <w:t>a</w:t>
        </w:r>
      </w:ins>
      <w:del w:id="91" w:author="Arya" w:date="2025-02-26T15:22:00Z" w16du:dateUtc="2025-02-26T09:52:00Z">
        <w:r w:rsidRPr="00E71ABA" w:rsidDel="002B4C3D">
          <w:rPr>
            <w:rStyle w:val="Strong"/>
          </w:rPr>
          <w:delText>A</w:delText>
        </w:r>
      </w:del>
      <w:r w:rsidRPr="00E71ABA">
        <w:rPr>
          <w:rStyle w:val="Strong"/>
        </w:rPr>
        <w:t>pplications</w:t>
      </w:r>
    </w:p>
    <w:p w14:paraId="16E4FBA6" w14:textId="480B24DB" w:rsidR="003B4817" w:rsidRPr="003B4817" w:rsidRDefault="003B4817" w:rsidP="002F4AD8">
      <w:pPr>
        <w:pStyle w:val="NormalBPBHEB"/>
        <w:ind w:left="360"/>
      </w:pPr>
      <w:r w:rsidRPr="003B4817">
        <w:t>AppStream 2.0 finds applications in enterprises where resource-intensive applications can be centrally managed and streamed to end-user devices, reducing the need for extensive local computing resources</w:t>
      </w:r>
      <w:sdt>
        <w:sdtPr>
          <w:id w:val="866414116"/>
          <w:citation/>
        </w:sdtPr>
        <w:sdtEndPr/>
        <w:sdtContent>
          <w:r w:rsidR="008F4FEC">
            <w:fldChar w:fldCharType="begin"/>
          </w:r>
          <w:r w:rsidR="008F4FEC">
            <w:instrText xml:space="preserve"> CITATION Smi19 \l 1033 </w:instrText>
          </w:r>
          <w:r w:rsidR="008F4FEC">
            <w:fldChar w:fldCharType="separate"/>
          </w:r>
          <w:r w:rsidR="00A901E9">
            <w:rPr>
              <w:noProof/>
            </w:rPr>
            <w:t xml:space="preserve"> </w:t>
          </w:r>
          <w:r w:rsidR="00A901E9" w:rsidRPr="00A901E9">
            <w:rPr>
              <w:noProof/>
            </w:rPr>
            <w:t>[2]</w:t>
          </w:r>
          <w:r w:rsidR="008F4FEC">
            <w:fldChar w:fldCharType="end"/>
          </w:r>
        </w:sdtContent>
      </w:sdt>
      <w:r w:rsidRPr="003B4817">
        <w:t>.</w:t>
      </w:r>
    </w:p>
    <w:p w14:paraId="6996BF55" w14:textId="2A0F75D5" w:rsidR="003B4817" w:rsidRPr="00E71ABA" w:rsidRDefault="003B4817" w:rsidP="002F4AD8">
      <w:pPr>
        <w:pStyle w:val="NormalBPBHEB"/>
        <w:numPr>
          <w:ilvl w:val="0"/>
          <w:numId w:val="31"/>
        </w:numPr>
        <w:rPr>
          <w:rStyle w:val="Strong"/>
        </w:rPr>
      </w:pPr>
      <w:r w:rsidRPr="00E71ABA">
        <w:rPr>
          <w:rStyle w:val="Strong"/>
        </w:rPr>
        <w:t xml:space="preserve">Educational </w:t>
      </w:r>
      <w:ins w:id="92" w:author="Arya" w:date="2025-02-26T15:22:00Z" w16du:dateUtc="2025-02-26T09:52:00Z">
        <w:r w:rsidR="002B4C3D">
          <w:rPr>
            <w:rStyle w:val="Strong"/>
          </w:rPr>
          <w:t>i</w:t>
        </w:r>
      </w:ins>
      <w:del w:id="93" w:author="Arya" w:date="2025-02-26T15:22:00Z" w16du:dateUtc="2025-02-26T09:52:00Z">
        <w:r w:rsidRPr="00E71ABA" w:rsidDel="002B4C3D">
          <w:rPr>
            <w:rStyle w:val="Strong"/>
          </w:rPr>
          <w:delText>I</w:delText>
        </w:r>
      </w:del>
      <w:r w:rsidRPr="00E71ABA">
        <w:rPr>
          <w:rStyle w:val="Strong"/>
        </w:rPr>
        <w:t>nstitutions</w:t>
      </w:r>
    </w:p>
    <w:p w14:paraId="57370A47" w14:textId="004A2674" w:rsidR="003B4817" w:rsidRPr="003B4817" w:rsidRDefault="003B4817" w:rsidP="002F4AD8">
      <w:pPr>
        <w:pStyle w:val="NormalBPBHEB"/>
        <w:ind w:left="360"/>
      </w:pPr>
      <w:r w:rsidRPr="003B4817">
        <w:t xml:space="preserve">In educational settings, the service </w:t>
      </w:r>
      <w:r w:rsidR="009871E5" w:rsidRPr="003B4817">
        <w:t>helps</w:t>
      </w:r>
      <w:r w:rsidRPr="003B4817">
        <w:t xml:space="preserve"> the delivery of software applications to students without the need for complex local installations, streamlining the learning process</w:t>
      </w:r>
      <w:sdt>
        <w:sdtPr>
          <w:id w:val="1733194117"/>
          <w:citation/>
        </w:sdtPr>
        <w:sdtEndPr/>
        <w:sdtContent>
          <w:r w:rsidR="00AE0FC9">
            <w:fldChar w:fldCharType="begin"/>
          </w:r>
          <w:r w:rsidR="00AE0FC9">
            <w:instrText xml:space="preserve"> CITATION Bro202 \l 1033 </w:instrText>
          </w:r>
          <w:r w:rsidR="00AE0FC9">
            <w:fldChar w:fldCharType="separate"/>
          </w:r>
          <w:r w:rsidR="00A901E9">
            <w:rPr>
              <w:noProof/>
            </w:rPr>
            <w:t xml:space="preserve"> </w:t>
          </w:r>
          <w:r w:rsidR="00A901E9" w:rsidRPr="00A901E9">
            <w:rPr>
              <w:noProof/>
            </w:rPr>
            <w:t>[3]</w:t>
          </w:r>
          <w:r w:rsidR="00AE0FC9">
            <w:fldChar w:fldCharType="end"/>
          </w:r>
        </w:sdtContent>
      </w:sdt>
      <w:r w:rsidRPr="003B4817">
        <w:t>.</w:t>
      </w:r>
    </w:p>
    <w:p w14:paraId="4A88E5EB" w14:textId="26C4A943" w:rsidR="003B4817" w:rsidRPr="003B4817" w:rsidRDefault="003B4817" w:rsidP="004D193E">
      <w:pPr>
        <w:pStyle w:val="NormalBPBHEB"/>
      </w:pPr>
      <w:r w:rsidRPr="003B4817">
        <w:t xml:space="preserve">Amazon AppStream 2.0 </w:t>
      </w:r>
      <w:r w:rsidR="009871E5" w:rsidRPr="003B4817">
        <w:t>appears</w:t>
      </w:r>
      <w:r w:rsidRPr="003B4817">
        <w:t xml:space="preserve"> as a transformative solution in the realm of End User Computing, offering a flexible, secure, and scalable approach to application delivery. As we explore its features, capabilities, and real-world applications, it becomes </w:t>
      </w:r>
      <w:r w:rsidR="009871E5" w:rsidRPr="003B4817">
        <w:t>clear</w:t>
      </w:r>
      <w:r w:rsidRPr="003B4817">
        <w:t xml:space="preserve"> that AppStream 2.0 is not merely a technological advancement but a strategic tool for organizations aiming to enhance user experiences and streamline application management in an increasingly digital world.</w:t>
      </w:r>
    </w:p>
    <w:p w14:paraId="4CB62D5B" w14:textId="399B7422" w:rsidR="003B4817" w:rsidRPr="003B4817" w:rsidRDefault="003B4817">
      <w:pPr>
        <w:pStyle w:val="Heading2BPBHEB"/>
        <w:pPrChange w:id="94" w:author="Arya" w:date="2025-02-26T15:28:00Z" w16du:dateUtc="2025-02-26T09:58:00Z">
          <w:pPr>
            <w:pStyle w:val="Heading1BPBHEB"/>
          </w:pPr>
        </w:pPrChange>
      </w:pPr>
      <w:r w:rsidRPr="003B4817">
        <w:t xml:space="preserve">Amazon WorkSpaces </w:t>
      </w:r>
      <w:ins w:id="95" w:author="Arya" w:date="2025-02-26T15:23:00Z" w16du:dateUtc="2025-02-26T09:53:00Z">
        <w:r w:rsidR="00C1599F">
          <w:t>f</w:t>
        </w:r>
      </w:ins>
      <w:del w:id="96" w:author="Arya" w:date="2025-02-26T15:23:00Z" w16du:dateUtc="2025-02-26T09:53:00Z">
        <w:r w:rsidRPr="003B4817" w:rsidDel="00C1599F">
          <w:delText>F</w:delText>
        </w:r>
      </w:del>
      <w:r w:rsidRPr="003B4817">
        <w:t>amily</w:t>
      </w:r>
    </w:p>
    <w:p w14:paraId="2F78AA3A" w14:textId="72455D30"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257283">
        <w:t>explores</w:t>
      </w:r>
      <w:r w:rsidR="00257283" w:rsidRPr="003B4817">
        <w:t xml:space="preserve"> the</w:t>
      </w:r>
      <w:r w:rsidRPr="003B4817">
        <w:t xml:space="preserve"> intricacies of Amazon WorkSpaces, exploring its features, capabilities, and the broader implications it has for providing a flexible and secure computing environment to end-users.</w:t>
      </w:r>
    </w:p>
    <w:p w14:paraId="43274C76" w14:textId="37B2C3DE" w:rsidR="003B4817" w:rsidRPr="003B4817" w:rsidRDefault="003B4817" w:rsidP="004D193E">
      <w:pPr>
        <w:pStyle w:val="Heading2BPBHEB"/>
      </w:pPr>
      <w:r w:rsidRPr="003B4817">
        <w:t xml:space="preserve">Amazon WorkSpaces </w:t>
      </w:r>
      <w:ins w:id="97" w:author="Arya" w:date="2025-02-26T15:23:00Z" w16du:dateUtc="2025-02-26T09:53:00Z">
        <w:r w:rsidR="00C1599F">
          <w:t>o</w:t>
        </w:r>
      </w:ins>
      <w:del w:id="98" w:author="Arya" w:date="2025-02-26T15:23:00Z" w16du:dateUtc="2025-02-26T09:53:00Z">
        <w:r w:rsidRPr="003B4817" w:rsidDel="00C1599F">
          <w:delText>O</w:delText>
        </w:r>
      </w:del>
      <w:r w:rsidRPr="003B4817">
        <w:t>verview</w:t>
      </w:r>
    </w:p>
    <w:p w14:paraId="55AD1917" w14:textId="0EF1AC54" w:rsidR="003B4817" w:rsidRPr="003B4817" w:rsidRDefault="003B4817" w:rsidP="004D193E">
      <w:pPr>
        <w:pStyle w:val="NormalBPBHEB"/>
      </w:pPr>
      <w:r w:rsidRPr="003B4817">
        <w:t xml:space="preserve">Amazon WorkSpaces is a cloud-based service that </w:t>
      </w:r>
      <w:r w:rsidR="009871E5" w:rsidRPr="003B4817">
        <w:t>helps</w:t>
      </w:r>
      <w:r w:rsidRPr="003B4817">
        <w:t xml:space="preserve"> the provisioning and management of virtual desktops. It enables users to access their desktop environment from a variety of devices, fostering flexibility and mobility in today's dynamic work scenarios</w:t>
      </w:r>
      <w:bookmarkStart w:id="99" w:name="_Ref153206623"/>
      <w:sdt>
        <w:sdtPr>
          <w:id w:val="1605849825"/>
          <w:citation/>
        </w:sdtPr>
        <w:sdtEndPr/>
        <w:sdtContent>
          <w:r w:rsidR="002419B7">
            <w:fldChar w:fldCharType="begin"/>
          </w:r>
          <w:r w:rsidR="002419B7">
            <w:instrText xml:space="preserve"> CITATION Services2003b \l 1033 </w:instrText>
          </w:r>
          <w:r w:rsidR="002419B7">
            <w:fldChar w:fldCharType="separate"/>
          </w:r>
          <w:r w:rsidR="00A901E9">
            <w:rPr>
              <w:noProof/>
            </w:rPr>
            <w:t xml:space="preserve"> </w:t>
          </w:r>
          <w:r w:rsidR="00A901E9" w:rsidRPr="00A901E9">
            <w:rPr>
              <w:noProof/>
            </w:rPr>
            <w:t>[4]</w:t>
          </w:r>
          <w:r w:rsidR="002419B7">
            <w:fldChar w:fldCharType="end"/>
          </w:r>
        </w:sdtContent>
      </w:sdt>
      <w:bookmarkEnd w:id="99"/>
      <w:r w:rsidRPr="003B4817">
        <w:t>.</w:t>
      </w:r>
    </w:p>
    <w:p w14:paraId="6CA87978" w14:textId="2635E6F5" w:rsidR="003B4817" w:rsidRDefault="003B4817">
      <w:pPr>
        <w:pStyle w:val="Heading2BPBHEB"/>
      </w:pPr>
      <w:r w:rsidRPr="003B4817">
        <w:t xml:space="preserve">Key </w:t>
      </w:r>
      <w:ins w:id="100" w:author="Arya" w:date="2025-02-26T15:28:00Z" w16du:dateUtc="2025-02-26T09:58:00Z">
        <w:r w:rsidR="00802F93">
          <w:t>f</w:t>
        </w:r>
      </w:ins>
      <w:del w:id="101" w:author="Arya" w:date="2025-02-26T15:28:00Z" w16du:dateUtc="2025-02-26T09:58:00Z">
        <w:r w:rsidRPr="003B4817" w:rsidDel="00802F93">
          <w:delText>F</w:delText>
        </w:r>
      </w:del>
      <w:r w:rsidRPr="003B4817">
        <w:t xml:space="preserve">eatures and </w:t>
      </w:r>
      <w:ins w:id="102" w:author="Arya" w:date="2025-02-26T15:28:00Z" w16du:dateUtc="2025-02-26T09:58:00Z">
        <w:r w:rsidR="00802F93">
          <w:t>c</w:t>
        </w:r>
      </w:ins>
      <w:del w:id="103" w:author="Arya" w:date="2025-02-26T15:28:00Z" w16du:dateUtc="2025-02-26T09:58:00Z">
        <w:r w:rsidRPr="003B4817" w:rsidDel="00802F93">
          <w:delText>C</w:delText>
        </w:r>
      </w:del>
      <w:r w:rsidRPr="003B4817">
        <w:t>apabilities</w:t>
      </w:r>
    </w:p>
    <w:p w14:paraId="40D9BCD2" w14:textId="205511A7" w:rsidR="005634F8" w:rsidRPr="004D50E7" w:rsidRDefault="00BA5071" w:rsidP="005634F8">
      <w:pPr>
        <w:pStyle w:val="NormalBPBHEB"/>
      </w:pPr>
      <w:r w:rsidRPr="00BA5071">
        <w:t>To better understand the transformative potential of Amazon WorkSpaces, le</w:t>
      </w:r>
      <w:ins w:id="104" w:author="Arya" w:date="2025-02-26T15:23:00Z" w16du:dateUtc="2025-02-26T09:53:00Z">
        <w:r w:rsidR="009E2ED3">
          <w:t xml:space="preserve">t us understand </w:t>
        </w:r>
      </w:ins>
      <w:del w:id="105" w:author="Arya" w:date="2025-02-26T15:23:00Z" w16du:dateUtc="2025-02-26T09:53:00Z">
        <w:r w:rsidRPr="00BA5071" w:rsidDel="009E2ED3">
          <w:delText xml:space="preserve">t’s explore </w:delText>
        </w:r>
      </w:del>
      <w:r w:rsidRPr="00BA5071">
        <w:t>some of its core features that enhance usability, security, and performance for end users</w:t>
      </w:r>
      <w:r w:rsidR="00470305">
        <w:t xml:space="preserve"> </w:t>
      </w:r>
      <w:r w:rsidR="00461593">
        <w:t xml:space="preserve"> </w:t>
      </w:r>
      <w:sdt>
        <w:sdtPr>
          <w:id w:val="-425109890"/>
          <w:citation/>
        </w:sdtPr>
        <w:sdtEndPr/>
        <w:sdtContent>
          <w:r w:rsidR="00461593">
            <w:fldChar w:fldCharType="begin"/>
          </w:r>
          <w:r w:rsidR="00461593">
            <w:instrText xml:space="preserve"> CITATION Services2003b \l 1033 </w:instrText>
          </w:r>
          <w:r w:rsidR="00461593">
            <w:fldChar w:fldCharType="separate"/>
          </w:r>
          <w:r w:rsidR="00A901E9" w:rsidRPr="00A901E9">
            <w:rPr>
              <w:noProof/>
            </w:rPr>
            <w:t>[4]</w:t>
          </w:r>
          <w:r w:rsidR="00461593">
            <w:fldChar w:fldCharType="end"/>
          </w:r>
        </w:sdtContent>
      </w:sdt>
      <w:r w:rsidR="00470305">
        <w:t>:</w:t>
      </w:r>
    </w:p>
    <w:p w14:paraId="1648E2F0" w14:textId="4525FD76" w:rsidR="003B4817" w:rsidRPr="004D193E" w:rsidRDefault="003B4817" w:rsidP="004D193E">
      <w:pPr>
        <w:pStyle w:val="NormalBPBHEB"/>
        <w:numPr>
          <w:ilvl w:val="0"/>
          <w:numId w:val="24"/>
        </w:numPr>
        <w:rPr>
          <w:b/>
          <w:bCs/>
        </w:rPr>
      </w:pPr>
      <w:r w:rsidRPr="004D193E">
        <w:rPr>
          <w:b/>
          <w:bCs/>
        </w:rPr>
        <w:t xml:space="preserve">Virtual </w:t>
      </w:r>
      <w:ins w:id="106" w:author="Arya" w:date="2025-02-26T15:23:00Z" w16du:dateUtc="2025-02-26T09:53:00Z">
        <w:r w:rsidR="00C1599F">
          <w:rPr>
            <w:b/>
            <w:bCs/>
          </w:rPr>
          <w:t>d</w:t>
        </w:r>
      </w:ins>
      <w:del w:id="107" w:author="Arya" w:date="2025-02-26T15:23:00Z" w16du:dateUtc="2025-02-26T09:53:00Z">
        <w:r w:rsidRPr="004D193E" w:rsidDel="00C1599F">
          <w:rPr>
            <w:b/>
            <w:bCs/>
          </w:rPr>
          <w:delText>D</w:delText>
        </w:r>
      </w:del>
      <w:r w:rsidRPr="004D193E">
        <w:rPr>
          <w:b/>
          <w:bCs/>
        </w:rPr>
        <w:t xml:space="preserve">esktop </w:t>
      </w:r>
      <w:ins w:id="108" w:author="Arya" w:date="2025-02-26T15:23:00Z" w16du:dateUtc="2025-02-26T09:53:00Z">
        <w:r w:rsidR="00C1599F">
          <w:rPr>
            <w:b/>
            <w:bCs/>
          </w:rPr>
          <w:t>p</w:t>
        </w:r>
      </w:ins>
      <w:del w:id="109" w:author="Arya" w:date="2025-02-26T15:23:00Z" w16du:dateUtc="2025-02-26T09:53:00Z">
        <w:r w:rsidRPr="004D193E" w:rsidDel="00C1599F">
          <w:rPr>
            <w:b/>
            <w:bCs/>
          </w:rPr>
          <w:delText>P</w:delText>
        </w:r>
      </w:del>
      <w:r w:rsidRPr="004D193E">
        <w:rPr>
          <w:b/>
          <w:bCs/>
        </w:rPr>
        <w:t>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2CD16860" w:rsidR="003B4817" w:rsidRPr="004D193E" w:rsidRDefault="003B4817" w:rsidP="004D193E">
      <w:pPr>
        <w:pStyle w:val="NormalBPBHEB"/>
        <w:numPr>
          <w:ilvl w:val="0"/>
          <w:numId w:val="24"/>
        </w:numPr>
        <w:rPr>
          <w:b/>
          <w:bCs/>
        </w:rPr>
      </w:pPr>
      <w:r w:rsidRPr="003B4817">
        <w:rPr>
          <w:b/>
          <w:bCs/>
        </w:rPr>
        <w:t xml:space="preserve">Customizable </w:t>
      </w:r>
      <w:ins w:id="110" w:author="Arya" w:date="2025-02-26T15:23:00Z" w16du:dateUtc="2025-02-26T09:53:00Z">
        <w:r w:rsidR="00C1599F">
          <w:rPr>
            <w:b/>
            <w:bCs/>
          </w:rPr>
          <w:t>c</w:t>
        </w:r>
      </w:ins>
      <w:del w:id="111" w:author="Arya" w:date="2025-02-26T15:23:00Z" w16du:dateUtc="2025-02-26T09:53:00Z">
        <w:r w:rsidRPr="003B4817" w:rsidDel="00C1599F">
          <w:rPr>
            <w:b/>
            <w:bCs/>
          </w:rPr>
          <w:delText>C</w:delText>
        </w:r>
      </w:del>
      <w:r w:rsidRPr="003B4817">
        <w:rPr>
          <w:b/>
          <w:bCs/>
        </w:rPr>
        <w:t xml:space="preserve">ompute </w:t>
      </w:r>
      <w:ins w:id="112" w:author="Arya" w:date="2025-02-26T15:23:00Z" w16du:dateUtc="2025-02-26T09:53:00Z">
        <w:r w:rsidR="00C1599F">
          <w:rPr>
            <w:b/>
            <w:bCs/>
          </w:rPr>
          <w:t>r</w:t>
        </w:r>
      </w:ins>
      <w:del w:id="113" w:author="Arya" w:date="2025-02-26T15:23:00Z" w16du:dateUtc="2025-02-26T09:53:00Z">
        <w:r w:rsidRPr="003B4817" w:rsidDel="00C1599F">
          <w:rPr>
            <w:b/>
            <w:bCs/>
          </w:rPr>
          <w:delText>R</w:delText>
        </w:r>
      </w:del>
      <w:r w:rsidRPr="003B4817">
        <w:rPr>
          <w:b/>
          <w:bCs/>
        </w:rPr>
        <w:t>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5EABE736" w:rsidR="003B4817" w:rsidRPr="004D193E" w:rsidRDefault="003B4817" w:rsidP="004D193E">
      <w:pPr>
        <w:pStyle w:val="NormalBPBHEB"/>
        <w:numPr>
          <w:ilvl w:val="0"/>
          <w:numId w:val="24"/>
        </w:numPr>
        <w:rPr>
          <w:b/>
          <w:bCs/>
        </w:rPr>
      </w:pPr>
      <w:r w:rsidRPr="003B4817">
        <w:rPr>
          <w:b/>
          <w:bCs/>
        </w:rPr>
        <w:t xml:space="preserve">Security and </w:t>
      </w:r>
      <w:ins w:id="114" w:author="Arya" w:date="2025-02-26T15:23:00Z" w16du:dateUtc="2025-02-26T09:53:00Z">
        <w:r w:rsidR="009E2ED3">
          <w:rPr>
            <w:b/>
            <w:bCs/>
          </w:rPr>
          <w:t>c</w:t>
        </w:r>
      </w:ins>
      <w:del w:id="115" w:author="Arya" w:date="2025-02-26T15:23:00Z" w16du:dateUtc="2025-02-26T09:53:00Z">
        <w:r w:rsidRPr="003B4817" w:rsidDel="009E2ED3">
          <w:rPr>
            <w:b/>
            <w:bCs/>
          </w:rPr>
          <w:delText>C</w:delText>
        </w:r>
      </w:del>
      <w:r w:rsidRPr="003B4817">
        <w:rPr>
          <w:b/>
          <w:bCs/>
        </w:rPr>
        <w:t>ompliance</w:t>
      </w:r>
    </w:p>
    <w:p w14:paraId="41BC06E9" w14:textId="35F5217E" w:rsidR="003B4817" w:rsidRPr="003B4817" w:rsidRDefault="003B4817" w:rsidP="004D193E">
      <w:pPr>
        <w:pStyle w:val="NormalBPBHEB"/>
        <w:ind w:left="720"/>
      </w:pPr>
      <w:r w:rsidRPr="003B4817">
        <w:t xml:space="preserve">The service places a strong emphasis on security, with features such as encryption, multi-factor authentication, and integration with AWS Key Management Service (KMS). This ensures that sensitive data </w:t>
      </w:r>
      <w:r w:rsidR="00C2383A" w:rsidRPr="003B4817">
        <w:t>stays</w:t>
      </w:r>
      <w:r w:rsidRPr="003B4817">
        <w:t xml:space="preserve"> secure in transit and at rest.</w:t>
      </w:r>
    </w:p>
    <w:p w14:paraId="6561F567" w14:textId="0CFCE238" w:rsidR="003B4817" w:rsidRPr="004D193E" w:rsidRDefault="003B4817" w:rsidP="004D193E">
      <w:pPr>
        <w:pStyle w:val="NormalBPBHEB"/>
        <w:numPr>
          <w:ilvl w:val="0"/>
          <w:numId w:val="24"/>
        </w:numPr>
        <w:rPr>
          <w:b/>
          <w:bCs/>
        </w:rPr>
      </w:pPr>
      <w:r w:rsidRPr="003B4817">
        <w:rPr>
          <w:b/>
          <w:bCs/>
        </w:rPr>
        <w:t>Cross-</w:t>
      </w:r>
      <w:ins w:id="116" w:author="Arya" w:date="2025-02-26T15:23:00Z" w16du:dateUtc="2025-02-26T09:53:00Z">
        <w:r w:rsidR="009E2ED3">
          <w:rPr>
            <w:b/>
            <w:bCs/>
          </w:rPr>
          <w:t>d</w:t>
        </w:r>
      </w:ins>
      <w:del w:id="117" w:author="Arya" w:date="2025-02-26T15:23:00Z" w16du:dateUtc="2025-02-26T09:53:00Z">
        <w:r w:rsidRPr="003B4817" w:rsidDel="009E2ED3">
          <w:rPr>
            <w:b/>
            <w:bCs/>
          </w:rPr>
          <w:delText>D</w:delText>
        </w:r>
      </w:del>
      <w:r w:rsidRPr="003B4817">
        <w:rPr>
          <w:b/>
          <w:bCs/>
        </w:rPr>
        <w:t xml:space="preserve">evice </w:t>
      </w:r>
      <w:ins w:id="118" w:author="Arya" w:date="2025-02-26T15:23:00Z" w16du:dateUtc="2025-02-26T09:53:00Z">
        <w:r w:rsidR="009E2ED3">
          <w:rPr>
            <w:b/>
            <w:bCs/>
          </w:rPr>
          <w:t>a</w:t>
        </w:r>
      </w:ins>
      <w:del w:id="119" w:author="Arya" w:date="2025-02-26T15:23:00Z" w16du:dateUtc="2025-02-26T09:53:00Z">
        <w:r w:rsidRPr="003B4817" w:rsidDel="009E2ED3">
          <w:rPr>
            <w:b/>
            <w:bCs/>
          </w:rPr>
          <w:delText>A</w:delText>
        </w:r>
      </w:del>
      <w:r w:rsidRPr="003B4817">
        <w:rPr>
          <w:b/>
          <w:bCs/>
        </w:rPr>
        <w:t>ccessibility</w:t>
      </w:r>
    </w:p>
    <w:p w14:paraId="7A106BAC" w14:textId="2A4C3BF9" w:rsidR="003B4817" w:rsidRPr="003B4817" w:rsidRDefault="003B4817" w:rsidP="004D193E">
      <w:pPr>
        <w:pStyle w:val="NormalBPBHEB"/>
        <w:ind w:left="720"/>
      </w:pPr>
      <w:r w:rsidRPr="003B4817">
        <w:t>WorkSpaces supports access from a variety of devices, including computers, tablets, and zero clients, providing users with a consistent desktop experience regardless of the device they use</w:t>
      </w:r>
      <w:r w:rsidR="00461593">
        <w:t>.</w:t>
      </w:r>
    </w:p>
    <w:p w14:paraId="62FF9DF8" w14:textId="41A6F236" w:rsidR="003B4817" w:rsidRDefault="003B4817">
      <w:pPr>
        <w:pStyle w:val="Heading3BPBHEB"/>
        <w:pPrChange w:id="120" w:author="Arya" w:date="2025-02-26T15:24:00Z" w16du:dateUtc="2025-02-26T09:54:00Z">
          <w:pPr>
            <w:pStyle w:val="Heading2BPBHEB"/>
          </w:pPr>
        </w:pPrChange>
      </w:pPr>
      <w:r w:rsidRPr="003B4817">
        <w:t xml:space="preserve">Use </w:t>
      </w:r>
      <w:ins w:id="121" w:author="Arya" w:date="2025-02-26T15:24:00Z" w16du:dateUtc="2025-02-26T09:54:00Z">
        <w:r w:rsidR="00BA482F">
          <w:t>c</w:t>
        </w:r>
      </w:ins>
      <w:del w:id="122" w:author="Arya" w:date="2025-02-26T15:24:00Z" w16du:dateUtc="2025-02-26T09:54:00Z">
        <w:r w:rsidRPr="003B4817" w:rsidDel="00BA482F">
          <w:delText>C</w:delText>
        </w:r>
      </w:del>
      <w:r w:rsidRPr="003B4817">
        <w:t>ases</w:t>
      </w:r>
    </w:p>
    <w:p w14:paraId="5277D5A0" w14:textId="280026D4" w:rsidR="00B063CB" w:rsidRDefault="001632AA" w:rsidP="005634F8">
      <w:pPr>
        <w:pStyle w:val="NormalBPBHEB"/>
      </w:pPr>
      <w:r w:rsidRPr="001632AA">
        <w:t>Amazon WorkSpaces addresses various workplace scenarios</w:t>
      </w:r>
      <w:r w:rsidR="00B063CB" w:rsidRPr="00B063CB">
        <w:t>. Below are key use cases where this service can make a significant impact.</w:t>
      </w:r>
    </w:p>
    <w:p w14:paraId="035C0FEF" w14:textId="7BE26197" w:rsidR="003B4817" w:rsidRPr="004D193E" w:rsidRDefault="003B4817" w:rsidP="004D193E">
      <w:pPr>
        <w:pStyle w:val="NormalBPBHEB"/>
        <w:numPr>
          <w:ilvl w:val="0"/>
          <w:numId w:val="24"/>
        </w:numPr>
        <w:rPr>
          <w:b/>
          <w:bCs/>
        </w:rPr>
      </w:pPr>
      <w:r w:rsidRPr="003B4817">
        <w:rPr>
          <w:b/>
          <w:bCs/>
        </w:rPr>
        <w:t xml:space="preserve">Remote </w:t>
      </w:r>
      <w:ins w:id="123" w:author="Arya" w:date="2025-02-26T15:24:00Z" w16du:dateUtc="2025-02-26T09:54:00Z">
        <w:r w:rsidR="00BA482F">
          <w:rPr>
            <w:b/>
            <w:bCs/>
          </w:rPr>
          <w:t>w</w:t>
        </w:r>
      </w:ins>
      <w:del w:id="124" w:author="Arya" w:date="2025-02-26T15:24:00Z" w16du:dateUtc="2025-02-26T09:54:00Z">
        <w:r w:rsidRPr="003B4817" w:rsidDel="00BA482F">
          <w:rPr>
            <w:b/>
            <w:bCs/>
          </w:rPr>
          <w:delText>W</w:delText>
        </w:r>
      </w:del>
      <w:r w:rsidRPr="003B4817">
        <w:rPr>
          <w:b/>
          <w:bCs/>
        </w:rPr>
        <w:t xml:space="preserve">ork </w:t>
      </w:r>
      <w:ins w:id="125" w:author="Arya" w:date="2025-02-26T15:24:00Z" w16du:dateUtc="2025-02-26T09:54:00Z">
        <w:r w:rsidR="00BA482F">
          <w:rPr>
            <w:b/>
            <w:bCs/>
          </w:rPr>
          <w:t>e</w:t>
        </w:r>
      </w:ins>
      <w:del w:id="126" w:author="Arya" w:date="2025-02-26T15:24:00Z" w16du:dateUtc="2025-02-26T09:54:00Z">
        <w:r w:rsidRPr="003B4817" w:rsidDel="00BA482F">
          <w:rPr>
            <w:b/>
            <w:bCs/>
          </w:rPr>
          <w:delText>E</w:delText>
        </w:r>
      </w:del>
      <w:r w:rsidRPr="003B4817">
        <w:rPr>
          <w:b/>
          <w:bCs/>
        </w:rPr>
        <w:t>nvironments</w:t>
      </w:r>
    </w:p>
    <w:p w14:paraId="7DDBF952" w14:textId="301DE832" w:rsidR="003B4817" w:rsidRPr="003B4817" w:rsidRDefault="003B4817" w:rsidP="004D193E">
      <w:pPr>
        <w:pStyle w:val="NormalBPBHEB"/>
        <w:ind w:left="720"/>
      </w:pPr>
      <w:r w:rsidRPr="003B4817">
        <w:t>WorkSpaces is instrumental in enabling remote work by allowing users to access their desktops from any location, fostering collaboration and productivity outside the traditional office setting</w:t>
      </w:r>
      <w:sdt>
        <w:sdtPr>
          <w:id w:val="1619265447"/>
          <w:citation/>
        </w:sdtPr>
        <w:sdtEndPr/>
        <w:sdtContent>
          <w:r w:rsidR="002419B7">
            <w:fldChar w:fldCharType="begin"/>
          </w:r>
          <w:r w:rsidR="002419B7">
            <w:instrText xml:space="preserve"> CITATION Anderson2018 \l 1033 </w:instrText>
          </w:r>
          <w:r w:rsidR="002419B7">
            <w:fldChar w:fldCharType="separate"/>
          </w:r>
          <w:r w:rsidR="00A901E9">
            <w:rPr>
              <w:noProof/>
            </w:rPr>
            <w:t xml:space="preserve"> </w:t>
          </w:r>
          <w:r w:rsidR="00A901E9" w:rsidRPr="00A901E9">
            <w:rPr>
              <w:noProof/>
            </w:rPr>
            <w:t>[5]</w:t>
          </w:r>
          <w:r w:rsidR="002419B7">
            <w:fldChar w:fldCharType="end"/>
          </w:r>
        </w:sdtContent>
      </w:sdt>
      <w:r w:rsidRPr="003B4817">
        <w:t>.</w:t>
      </w:r>
    </w:p>
    <w:p w14:paraId="7AF8B326" w14:textId="76909AD7"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del w:id="127" w:author="Arya" w:date="2025-02-26T15:24:00Z" w16du:dateUtc="2025-02-26T09:54:00Z">
        <w:r w:rsidRPr="003B4817" w:rsidDel="00BA482F">
          <w:rPr>
            <w:b/>
            <w:bCs/>
          </w:rPr>
          <w:delText>B</w:delText>
        </w:r>
        <w:r w:rsidRPr="004D193E" w:rsidDel="00BA482F">
          <w:rPr>
            <w:rFonts w:ascii="Palatino Linotype" w:eastAsia="Palatino Linotype" w:hAnsi="Palatino Linotype" w:cs="Palatino Linotype"/>
            <w:b/>
            <w:bCs/>
          </w:rPr>
          <w:delText>YOD (</w:delText>
        </w:r>
      </w:del>
      <w:r w:rsidRPr="004D193E">
        <w:rPr>
          <w:rFonts w:ascii="Palatino Linotype" w:eastAsia="Palatino Linotype" w:hAnsi="Palatino Linotype" w:cs="Palatino Linotype"/>
          <w:b/>
          <w:bCs/>
        </w:rPr>
        <w:t xml:space="preserve">Bring </w:t>
      </w:r>
      <w:ins w:id="128" w:author="Arya" w:date="2025-02-26T15:24:00Z" w16du:dateUtc="2025-02-26T09:54:00Z">
        <w:r w:rsidR="00BA482F">
          <w:rPr>
            <w:rFonts w:ascii="Palatino Linotype" w:eastAsia="Palatino Linotype" w:hAnsi="Palatino Linotype" w:cs="Palatino Linotype"/>
            <w:b/>
            <w:bCs/>
          </w:rPr>
          <w:t>y</w:t>
        </w:r>
      </w:ins>
      <w:del w:id="129" w:author="Arya" w:date="2025-02-26T15:24:00Z" w16du:dateUtc="2025-02-26T09:54:00Z">
        <w:r w:rsidRPr="004D193E" w:rsidDel="00BA482F">
          <w:rPr>
            <w:rFonts w:ascii="Palatino Linotype" w:eastAsia="Palatino Linotype" w:hAnsi="Palatino Linotype" w:cs="Palatino Linotype"/>
            <w:b/>
            <w:bCs/>
          </w:rPr>
          <w:delText>Y</w:delText>
        </w:r>
      </w:del>
      <w:r w:rsidRPr="004D193E">
        <w:rPr>
          <w:rFonts w:ascii="Palatino Linotype" w:eastAsia="Palatino Linotype" w:hAnsi="Palatino Linotype" w:cs="Palatino Linotype"/>
          <w:b/>
          <w:bCs/>
        </w:rPr>
        <w:t xml:space="preserve">our </w:t>
      </w:r>
      <w:ins w:id="130" w:author="Arya" w:date="2025-02-26T15:24:00Z" w16du:dateUtc="2025-02-26T09:54:00Z">
        <w:r w:rsidR="00BA482F">
          <w:rPr>
            <w:rFonts w:ascii="Palatino Linotype" w:eastAsia="Palatino Linotype" w:hAnsi="Palatino Linotype" w:cs="Palatino Linotype"/>
            <w:b/>
            <w:bCs/>
          </w:rPr>
          <w:t>d</w:t>
        </w:r>
      </w:ins>
      <w:del w:id="131" w:author="Arya" w:date="2025-02-26T15:24:00Z" w16du:dateUtc="2025-02-26T09:54:00Z">
        <w:r w:rsidRPr="004D193E" w:rsidDel="00BA482F">
          <w:rPr>
            <w:rFonts w:ascii="Palatino Linotype" w:eastAsia="Palatino Linotype" w:hAnsi="Palatino Linotype" w:cs="Palatino Linotype"/>
            <w:b/>
            <w:bCs/>
          </w:rPr>
          <w:delText>D</w:delText>
        </w:r>
      </w:del>
      <w:r w:rsidRPr="004D193E">
        <w:rPr>
          <w:rFonts w:ascii="Palatino Linotype" w:eastAsia="Palatino Linotype" w:hAnsi="Palatino Linotype" w:cs="Palatino Linotype"/>
          <w:b/>
          <w:bCs/>
        </w:rPr>
        <w:t>evice</w:t>
      </w:r>
      <w:ins w:id="132" w:author="Arya" w:date="2025-02-26T15:24:00Z" w16du:dateUtc="2025-02-26T09:54:00Z">
        <w:r w:rsidR="00BA482F">
          <w:rPr>
            <w:rFonts w:ascii="Palatino Linotype" w:eastAsia="Palatino Linotype" w:hAnsi="Palatino Linotype" w:cs="Palatino Linotype"/>
            <w:b/>
            <w:bCs/>
          </w:rPr>
          <w:t xml:space="preserve"> p</w:t>
        </w:r>
      </w:ins>
      <w:del w:id="133" w:author="Arya" w:date="2025-02-26T15:24:00Z" w16du:dateUtc="2025-02-26T09:54:00Z">
        <w:r w:rsidRPr="004D193E" w:rsidDel="00BA482F">
          <w:rPr>
            <w:rFonts w:ascii="Palatino Linotype" w:eastAsia="Palatino Linotype" w:hAnsi="Palatino Linotype" w:cs="Palatino Linotype"/>
            <w:b/>
            <w:bCs/>
          </w:rPr>
          <w:delText>) P</w:delText>
        </w:r>
      </w:del>
      <w:r w:rsidRPr="004D193E">
        <w:rPr>
          <w:rFonts w:ascii="Palatino Linotype" w:eastAsia="Palatino Linotype" w:hAnsi="Palatino Linotype" w:cs="Palatino Linotype"/>
          <w:b/>
          <w:bCs/>
        </w:rPr>
        <w:t>olicies</w:t>
      </w:r>
    </w:p>
    <w:p w14:paraId="31FDBC74" w14:textId="4395AC63" w:rsidR="003B4817" w:rsidRPr="003B4817" w:rsidRDefault="003B4817" w:rsidP="004D193E">
      <w:pPr>
        <w:pStyle w:val="NormalBPBHEB"/>
        <w:ind w:left="720"/>
      </w:pPr>
      <w:r w:rsidRPr="003B4817">
        <w:t xml:space="preserve">Organizations can implement </w:t>
      </w:r>
      <w:ins w:id="134" w:author="Arya" w:date="2025-02-26T15:24:00Z" w16du:dateUtc="2025-02-26T09:54:00Z">
        <w:r w:rsidR="00BA482F">
          <w:rPr>
            <w:b/>
            <w:bCs/>
          </w:rPr>
          <w:t>B</w:t>
        </w:r>
        <w:r w:rsidR="00BA482F" w:rsidRPr="00BA482F">
          <w:rPr>
            <w:b/>
            <w:bCs/>
            <w:rPrChange w:id="135" w:author="Arya" w:date="2025-02-26T15:24:00Z" w16du:dateUtc="2025-02-26T09:54:00Z">
              <w:rPr/>
            </w:rPrChange>
          </w:rPr>
          <w:t>ring Your Device</w:t>
        </w:r>
        <w:r w:rsidR="00BA482F">
          <w:t xml:space="preserve"> (</w:t>
        </w:r>
      </w:ins>
      <w:r w:rsidRPr="00BA482F">
        <w:rPr>
          <w:b/>
          <w:bCs/>
          <w:rPrChange w:id="136" w:author="Arya" w:date="2025-02-26T15:24:00Z" w16du:dateUtc="2025-02-26T09:54:00Z">
            <w:rPr/>
          </w:rPrChange>
        </w:rPr>
        <w:t>BYOD</w:t>
      </w:r>
      <w:ins w:id="137" w:author="Arya" w:date="2025-02-26T15:24:00Z" w16du:dateUtc="2025-02-26T09:54:00Z">
        <w:r w:rsidR="00BA482F">
          <w:t>)</w:t>
        </w:r>
      </w:ins>
      <w:r w:rsidRPr="003B4817">
        <w:t xml:space="preserve"> policies seamlessly, as WorkSpaces ensures a uniform and secure desktop experience regardless of the device used by the end-user</w:t>
      </w:r>
      <w:sdt>
        <w:sdtPr>
          <w:id w:val="718393631"/>
          <w:citation/>
        </w:sdtPr>
        <w:sdtEndPr/>
        <w:sdtContent>
          <w:r w:rsidR="00461593">
            <w:fldChar w:fldCharType="begin"/>
          </w:r>
          <w:r w:rsidR="00461593">
            <w:instrText xml:space="preserve"> CITATION Garcia2021 \l 1033 </w:instrText>
          </w:r>
          <w:r w:rsidR="00461593">
            <w:fldChar w:fldCharType="separate"/>
          </w:r>
          <w:r w:rsidR="00A901E9">
            <w:rPr>
              <w:noProof/>
            </w:rPr>
            <w:t xml:space="preserve"> </w:t>
          </w:r>
          <w:r w:rsidR="00A901E9" w:rsidRPr="00A901E9">
            <w:rPr>
              <w:noProof/>
            </w:rPr>
            <w:t>[6]</w:t>
          </w:r>
          <w:r w:rsidR="00461593">
            <w:fldChar w:fldCharType="end"/>
          </w:r>
        </w:sdtContent>
      </w:sdt>
      <w:r w:rsidRPr="003B4817">
        <w:t>.</w:t>
      </w:r>
    </w:p>
    <w:p w14:paraId="437A90EC" w14:textId="20249D83" w:rsidR="003B4817" w:rsidRDefault="003B4817" w:rsidP="004D193E">
      <w:pPr>
        <w:pStyle w:val="NormalBPBHEB"/>
      </w:pPr>
      <w:r w:rsidRPr="003B4817">
        <w:t xml:space="preserve">Amazon WorkSpaces Family </w:t>
      </w:r>
      <w:r w:rsidR="00C2383A" w:rsidRPr="003B4817">
        <w:t>appears</w:t>
      </w:r>
      <w:r w:rsidRPr="003B4817">
        <w:t xml:space="preserve"> as a transformative solution in the realm of End User Computing, offering a flexible, customizable, and secure approach to virtual desktop provisioning. As organizations continue to embrace cloud technologies for enhancing workforce mobility and productivity, WorkSpaces stands as a testament to the </w:t>
      </w:r>
      <w:r w:rsidR="00D0687D">
        <w:t>differential</w:t>
      </w:r>
      <w:r w:rsidRPr="003B4817">
        <w:t xml:space="preserve"> role that cloud-based EUC solutions play in the modern workplace.</w:t>
      </w:r>
    </w:p>
    <w:p w14:paraId="6100B46B" w14:textId="6C92EB74" w:rsidR="008E4935" w:rsidRDefault="008E4935" w:rsidP="004D193E">
      <w:pPr>
        <w:pStyle w:val="NormalBPBHEB"/>
      </w:pPr>
      <w:r w:rsidRPr="008E4935">
        <w:t>The following illustration highlights the architecture of Amazon WorkSpaces’ automation solution, which streamlines virtual desktop deployment and management</w:t>
      </w:r>
      <w:r>
        <w:t>:</w:t>
      </w:r>
    </w:p>
    <w:p w14:paraId="357A863B" w14:textId="74E9B4DF" w:rsidR="005634F8" w:rsidRPr="004D50E7" w:rsidRDefault="005634F8" w:rsidP="005634F8">
      <w:pPr>
        <w:pStyle w:val="NormalBPBHEB"/>
      </w:pPr>
    </w:p>
    <w:p w14:paraId="30171C6B" w14:textId="77777777" w:rsidR="009B342E" w:rsidRDefault="009B342E" w:rsidP="004D193E">
      <w:pPr>
        <w:pStyle w:val="NormalBPBHEB"/>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commentRangeStart w:id="138"/>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commentRangeEnd w:id="138"/>
      <w:r w:rsidR="00392ED0">
        <w:rPr>
          <w:rStyle w:val="CommentReference"/>
          <w:rFonts w:asciiTheme="minorHAnsi" w:eastAsiaTheme="minorHAnsi" w:hAnsiTheme="minorHAnsi" w:cstheme="minorBidi"/>
          <w:lang w:val="en-US" w:eastAsia="en-US"/>
        </w:rPr>
        <w:commentReference w:id="138"/>
      </w:r>
    </w:p>
    <w:p w14:paraId="1BD3248B" w14:textId="6B217F21" w:rsidR="00632A21" w:rsidRDefault="00C46C6A" w:rsidP="00923C61">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30C7C7F" w14:textId="706E5B12" w:rsidR="0086207F" w:rsidRDefault="00592D44">
      <w:pPr>
        <w:pStyle w:val="Heading1BPBHEB"/>
        <w:pPrChange w:id="139" w:author="Arya" w:date="2025-02-26T15:25:00Z" w16du:dateUtc="2025-02-26T09:55:00Z">
          <w:pPr>
            <w:pStyle w:val="ChapterTitleNumberBPBHEB"/>
          </w:pPr>
        </w:pPrChange>
      </w:pPr>
      <w:r>
        <w:t>Front</w:t>
      </w:r>
      <w:r w:rsidR="00D67677">
        <w:t xml:space="preserve">-end </w:t>
      </w:r>
      <w:ins w:id="140" w:author="Arya" w:date="2025-02-26T15:25:00Z" w16du:dateUtc="2025-02-26T09:55:00Z">
        <w:r w:rsidR="00392ED0">
          <w:t>w</w:t>
        </w:r>
      </w:ins>
      <w:del w:id="141" w:author="Arya" w:date="2025-02-26T15:25:00Z" w16du:dateUtc="2025-02-26T09:55:00Z">
        <w:r w:rsidR="00AC30D4" w:rsidDel="00392ED0">
          <w:delText>W</w:delText>
        </w:r>
      </w:del>
      <w:r w:rsidR="00AC30D4">
        <w:t xml:space="preserve">eb </w:t>
      </w:r>
      <w:r w:rsidR="005634F8">
        <w:t xml:space="preserve">and </w:t>
      </w:r>
      <w:ins w:id="142" w:author="Arya" w:date="2025-02-26T15:25:00Z" w16du:dateUtc="2025-02-26T09:55:00Z">
        <w:r w:rsidR="00392ED0">
          <w:t>m</w:t>
        </w:r>
      </w:ins>
      <w:del w:id="143" w:author="Arya" w:date="2025-02-26T15:25:00Z" w16du:dateUtc="2025-02-26T09:55:00Z">
        <w:r w:rsidR="00D67677" w:rsidDel="00392ED0">
          <w:delText>M</w:delText>
        </w:r>
      </w:del>
      <w:r w:rsidR="00D67677">
        <w:t>obile</w:t>
      </w:r>
    </w:p>
    <w:p w14:paraId="14590940" w14:textId="42318D63"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xml:space="preserve">, </w:t>
      </w:r>
      <w:r w:rsidR="00D24988" w:rsidRPr="004C5339">
        <w:t>highlighting</w:t>
      </w:r>
      <w:r w:rsidRPr="004C5339">
        <w:t xml:space="preserve"> the layered architecture that supports dynamic, user-centric applications.</w:t>
      </w:r>
    </w:p>
    <w:p w14:paraId="4875239D" w14:textId="77777777" w:rsidR="00FF7E3F" w:rsidRDefault="008D5767" w:rsidP="00FF7E3F">
      <w:pPr>
        <w:keepNext/>
        <w:jc w:val="center"/>
      </w:pPr>
      <w:r>
        <w:rPr>
          <w:noProof/>
        </w:rPr>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33BFE8AF" w:rsidR="00F35945" w:rsidRPr="00F35945" w:rsidRDefault="00FF7E3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ASW Front End interactions with the Back End of an application (AWS Compare Documentation).</w:t>
      </w:r>
    </w:p>
    <w:p w14:paraId="78B90C3D" w14:textId="0FBF0087" w:rsidR="003B4817" w:rsidRPr="003B4817" w:rsidRDefault="003B4817">
      <w:pPr>
        <w:pStyle w:val="Heading2BPBHEB"/>
        <w:pPrChange w:id="144" w:author="Arya" w:date="2025-02-26T15:28:00Z" w16du:dateUtc="2025-02-26T09:58:00Z">
          <w:pPr>
            <w:pStyle w:val="Heading1BPBHEB"/>
          </w:pPr>
        </w:pPrChange>
      </w:pPr>
      <w:r w:rsidRPr="003B4817">
        <w:t xml:space="preserve">Amazon API </w:t>
      </w:r>
      <w:ins w:id="145" w:author="Arya" w:date="2025-02-26T15:28:00Z" w16du:dateUtc="2025-02-26T09:58:00Z">
        <w:r w:rsidR="00802F93">
          <w:t>g</w:t>
        </w:r>
      </w:ins>
      <w:del w:id="146" w:author="Arya" w:date="2025-02-26T15:28:00Z" w16du:dateUtc="2025-02-26T09:58:00Z">
        <w:r w:rsidRPr="003B4817" w:rsidDel="00802F93">
          <w:delText>G</w:delText>
        </w:r>
      </w:del>
      <w:r w:rsidRPr="003B4817">
        <w:t>ateway</w:t>
      </w:r>
    </w:p>
    <w:p w14:paraId="13C182D9" w14:textId="46192BFC" w:rsidR="003B4817" w:rsidRPr="003B4817" w:rsidRDefault="003B4817" w:rsidP="004D193E">
      <w:pPr>
        <w:pStyle w:val="NormalBPBHEB"/>
      </w:pPr>
      <w:r w:rsidRPr="003B4817">
        <w:t xml:space="preserve">In the dynamic landscape of web and mobile development, efficient </w:t>
      </w:r>
      <w:r w:rsidR="00733217" w:rsidRPr="003B4817">
        <w:t>management,</w:t>
      </w:r>
      <w:r w:rsidRPr="003B4817">
        <w:t xml:space="preserve"> and deployment of </w:t>
      </w:r>
      <w:r w:rsidR="005634F8" w:rsidRPr="00E0122F">
        <w:rPr>
          <w:b/>
          <w:bCs/>
        </w:rPr>
        <w:t>Application Programming Interfaces</w:t>
      </w:r>
      <w:r w:rsidR="005634F8" w:rsidRPr="005634F8">
        <w:rPr>
          <w:b/>
          <w:bCs/>
        </w:rPr>
        <w:t xml:space="preserve"> </w:t>
      </w:r>
      <w:r w:rsidRPr="003B4817">
        <w:t>(</w:t>
      </w:r>
      <w:r w:rsidR="005634F8" w:rsidRPr="00E0122F">
        <w:rPr>
          <w:b/>
          <w:bCs/>
        </w:rPr>
        <w:t>APIs</w:t>
      </w:r>
      <w:r w:rsidRPr="003B4817">
        <w:t xml:space="preserve">) play a </w:t>
      </w:r>
      <w:r w:rsidR="00046820">
        <w:t xml:space="preserve">fundamental </w:t>
      </w:r>
      <w:r w:rsidRPr="003B4817">
        <w:t>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2753A1F" w:rsidR="003B4817" w:rsidRPr="003B4817" w:rsidRDefault="003B4817" w:rsidP="004D193E">
      <w:pPr>
        <w:pStyle w:val="Heading2BPBHEB"/>
      </w:pPr>
      <w:r w:rsidRPr="003B4817">
        <w:t xml:space="preserve">Amazon API </w:t>
      </w:r>
      <w:ins w:id="147" w:author="Arya" w:date="2025-02-26T15:28:00Z" w16du:dateUtc="2025-02-26T09:58:00Z">
        <w:r w:rsidR="00802F93">
          <w:t>g</w:t>
        </w:r>
      </w:ins>
      <w:del w:id="148" w:author="Arya" w:date="2025-02-26T15:28:00Z" w16du:dateUtc="2025-02-26T09:58:00Z">
        <w:r w:rsidRPr="003B4817" w:rsidDel="00802F93">
          <w:delText>G</w:delText>
        </w:r>
      </w:del>
      <w:r w:rsidRPr="003B4817">
        <w:t xml:space="preserve">ateway </w:t>
      </w:r>
      <w:ins w:id="149" w:author="Arya" w:date="2025-02-26T15:28:00Z" w16du:dateUtc="2025-02-26T09:58:00Z">
        <w:r w:rsidR="00802F93">
          <w:t>o</w:t>
        </w:r>
      </w:ins>
      <w:del w:id="150" w:author="Arya" w:date="2025-02-26T15:28:00Z" w16du:dateUtc="2025-02-26T09:58:00Z">
        <w:r w:rsidRPr="003B4817" w:rsidDel="00802F93">
          <w:delText>O</w:delText>
        </w:r>
      </w:del>
      <w:r w:rsidRPr="003B4817">
        <w:t>verview</w:t>
      </w:r>
    </w:p>
    <w:p w14:paraId="0E8594F6" w14:textId="4AF0CACF"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151" w:name="_Ref153362112"/>
      <w:sdt>
        <w:sdtPr>
          <w:id w:val="1892621433"/>
          <w:citation/>
        </w:sdtPr>
        <w:sdtEndPr/>
        <w:sdtContent>
          <w:r w:rsidR="003B6341">
            <w:fldChar w:fldCharType="begin"/>
          </w:r>
          <w:r w:rsidR="003B6341">
            <w:instrText xml:space="preserve"> CITATION Services2003a \l 1033 </w:instrText>
          </w:r>
          <w:r w:rsidR="003B6341">
            <w:fldChar w:fldCharType="separate"/>
          </w:r>
          <w:r w:rsidR="00A901E9">
            <w:rPr>
              <w:noProof/>
            </w:rPr>
            <w:t xml:space="preserve"> </w:t>
          </w:r>
          <w:r w:rsidR="00A901E9" w:rsidRPr="00A901E9">
            <w:rPr>
              <w:noProof/>
            </w:rPr>
            <w:t>[7]</w:t>
          </w:r>
          <w:r w:rsidR="003B6341">
            <w:fldChar w:fldCharType="end"/>
          </w:r>
        </w:sdtContent>
      </w:sdt>
      <w:bookmarkEnd w:id="151"/>
      <w:r w:rsidRPr="003B4817">
        <w:t>.</w:t>
      </w:r>
    </w:p>
    <w:p w14:paraId="35B05A17" w14:textId="1EFEF57A" w:rsidR="003B4817" w:rsidRDefault="003B4817">
      <w:pPr>
        <w:pStyle w:val="Heading2BPBHEB"/>
      </w:pPr>
      <w:r w:rsidRPr="003B4817">
        <w:t xml:space="preserve">Key </w:t>
      </w:r>
      <w:ins w:id="152" w:author="Arya" w:date="2025-02-26T15:28:00Z" w16du:dateUtc="2025-02-26T09:58:00Z">
        <w:r w:rsidR="00802F93">
          <w:t>f</w:t>
        </w:r>
      </w:ins>
      <w:del w:id="153" w:author="Arya" w:date="2025-02-26T15:28:00Z" w16du:dateUtc="2025-02-26T09:58:00Z">
        <w:r w:rsidRPr="003B4817" w:rsidDel="00802F93">
          <w:delText>F</w:delText>
        </w:r>
      </w:del>
      <w:r w:rsidRPr="003B4817">
        <w:t xml:space="preserve">eatures and </w:t>
      </w:r>
      <w:ins w:id="154" w:author="Arya" w:date="2025-02-26T15:28:00Z" w16du:dateUtc="2025-02-26T09:58:00Z">
        <w:r w:rsidR="00802F93">
          <w:t>c</w:t>
        </w:r>
      </w:ins>
      <w:del w:id="155" w:author="Arya" w:date="2025-02-26T15:28:00Z" w16du:dateUtc="2025-02-26T09:58:00Z">
        <w:r w:rsidRPr="003B4817" w:rsidDel="00802F93">
          <w:delText>C</w:delText>
        </w:r>
      </w:del>
      <w:r w:rsidRPr="003B4817">
        <w:t>apabilities</w:t>
      </w:r>
    </w:p>
    <w:p w14:paraId="10E63A1B" w14:textId="656896ED" w:rsidR="005634F8" w:rsidRPr="004D50E7" w:rsidRDefault="000D3653" w:rsidP="005634F8">
      <w:pPr>
        <w:pStyle w:val="NormalBPBHEB"/>
      </w:pPr>
      <w:r w:rsidRPr="004C5339">
        <w:t>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r w:rsidR="00D6147A">
        <w:t xml:space="preserve"> </w:t>
      </w:r>
      <w:sdt>
        <w:sdtPr>
          <w:id w:val="-1317342213"/>
          <w:citation/>
        </w:sdtPr>
        <w:sdtEndPr/>
        <w:sdtContent>
          <w:r w:rsidR="003B6341">
            <w:fldChar w:fldCharType="begin"/>
          </w:r>
          <w:r w:rsidR="003B6341">
            <w:instrText xml:space="preserve"> CITATION Services2003a \l 1033 </w:instrText>
          </w:r>
          <w:r w:rsidR="003B6341">
            <w:fldChar w:fldCharType="separate"/>
          </w:r>
          <w:r w:rsidR="00A901E9" w:rsidRPr="00A901E9">
            <w:rPr>
              <w:noProof/>
            </w:rPr>
            <w:t>[7]</w:t>
          </w:r>
          <w:r w:rsidR="003B6341">
            <w:fldChar w:fldCharType="end"/>
          </w:r>
        </w:sdtContent>
      </w:sdt>
      <w:r w:rsidR="00D6147A">
        <w:t>.</w:t>
      </w:r>
    </w:p>
    <w:p w14:paraId="497D0217" w14:textId="6B21D809" w:rsidR="003B4817" w:rsidRPr="004D193E" w:rsidRDefault="003B4817" w:rsidP="004D193E">
      <w:pPr>
        <w:pStyle w:val="NormalBPBHEB"/>
        <w:numPr>
          <w:ilvl w:val="0"/>
          <w:numId w:val="24"/>
        </w:numPr>
        <w:rPr>
          <w:b/>
          <w:bCs/>
        </w:rPr>
      </w:pPr>
      <w:r w:rsidRPr="003B4817">
        <w:rPr>
          <w:b/>
          <w:bCs/>
        </w:rPr>
        <w:t xml:space="preserve">API </w:t>
      </w:r>
      <w:ins w:id="156" w:author="Arya" w:date="2025-02-26T15:28:00Z" w16du:dateUtc="2025-02-26T09:58:00Z">
        <w:r w:rsidR="00422BEF">
          <w:rPr>
            <w:b/>
            <w:bCs/>
          </w:rPr>
          <w:t>c</w:t>
        </w:r>
      </w:ins>
      <w:del w:id="157" w:author="Arya" w:date="2025-02-26T15:28:00Z" w16du:dateUtc="2025-02-26T09:58:00Z">
        <w:r w:rsidRPr="003B4817" w:rsidDel="00422BEF">
          <w:rPr>
            <w:b/>
            <w:bCs/>
          </w:rPr>
          <w:delText>C</w:delText>
        </w:r>
      </w:del>
      <w:r w:rsidRPr="003B4817">
        <w:rPr>
          <w:b/>
          <w:bCs/>
        </w:rPr>
        <w:t xml:space="preserve">reation and </w:t>
      </w:r>
      <w:ins w:id="158" w:author="Arya" w:date="2025-02-26T15:28:00Z" w16du:dateUtc="2025-02-26T09:58:00Z">
        <w:r w:rsidR="00422BEF">
          <w:rPr>
            <w:b/>
            <w:bCs/>
          </w:rPr>
          <w:t>d</w:t>
        </w:r>
      </w:ins>
      <w:del w:id="159" w:author="Arya" w:date="2025-02-26T15:28:00Z" w16du:dateUtc="2025-02-26T09:58:00Z">
        <w:r w:rsidRPr="003B4817" w:rsidDel="00422BEF">
          <w:rPr>
            <w:b/>
            <w:bCs/>
          </w:rPr>
          <w:delText>D</w:delText>
        </w:r>
      </w:del>
      <w:r w:rsidRPr="003B4817">
        <w:rPr>
          <w:b/>
          <w:bCs/>
        </w:rPr>
        <w:t>eployment</w:t>
      </w:r>
    </w:p>
    <w:p w14:paraId="5BC60F1C" w14:textId="2DA97A98" w:rsidR="003B4817" w:rsidRPr="003B4817" w:rsidRDefault="003B4817" w:rsidP="004D193E">
      <w:pPr>
        <w:pStyle w:val="NormalBPBHEB"/>
        <w:ind w:left="720"/>
      </w:pPr>
      <w:r w:rsidRPr="003B4817">
        <w:t xml:space="preserve">API Gateway </w:t>
      </w:r>
      <w:r w:rsidR="00C2383A" w:rsidRPr="003B4817">
        <w:t>helps</w:t>
      </w:r>
      <w:r w:rsidRPr="003B4817">
        <w:t xml:space="preserve">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06DC4C25" w:rsidR="003B4817" w:rsidRPr="003B4817" w:rsidRDefault="009D5301" w:rsidP="004D193E">
      <w:pPr>
        <w:pStyle w:val="NormalBPBHEB"/>
        <w:ind w:left="720"/>
      </w:pPr>
      <w:r w:rsidRPr="009D5301">
        <w:t xml:space="preserve">The service scales automatically to </w:t>
      </w:r>
      <w:r w:rsidR="00D47A48" w:rsidRPr="009D5301">
        <w:t>manage</w:t>
      </w:r>
      <w:r w:rsidRPr="009D5301">
        <w:t xml:space="preserve"> different traffic levels. This scalability is key for applications with fluctuating </w:t>
      </w:r>
      <w:r w:rsidR="00D47A48" w:rsidRPr="009D5301">
        <w:t>demand.</w:t>
      </w:r>
    </w:p>
    <w:p w14:paraId="5191B2B5" w14:textId="69DD4EC8" w:rsidR="003B4817" w:rsidRPr="004D193E" w:rsidRDefault="003B4817" w:rsidP="004D193E">
      <w:pPr>
        <w:pStyle w:val="NormalBPBHEB"/>
        <w:numPr>
          <w:ilvl w:val="0"/>
          <w:numId w:val="24"/>
        </w:numPr>
        <w:rPr>
          <w:b/>
          <w:bCs/>
        </w:rPr>
      </w:pPr>
      <w:r w:rsidRPr="003B4817">
        <w:rPr>
          <w:b/>
          <w:bCs/>
        </w:rPr>
        <w:t xml:space="preserve">Security and </w:t>
      </w:r>
      <w:ins w:id="160" w:author="Arya" w:date="2025-02-26T15:28:00Z" w16du:dateUtc="2025-02-26T09:58:00Z">
        <w:r w:rsidR="00422BEF">
          <w:rPr>
            <w:b/>
            <w:bCs/>
          </w:rPr>
          <w:t>a</w:t>
        </w:r>
      </w:ins>
      <w:del w:id="161" w:author="Arya" w:date="2025-02-26T15:28:00Z" w16du:dateUtc="2025-02-26T09:58:00Z">
        <w:r w:rsidRPr="003B4817" w:rsidDel="00422BEF">
          <w:rPr>
            <w:b/>
            <w:bCs/>
          </w:rPr>
          <w:delText>A</w:delText>
        </w:r>
      </w:del>
      <w:r w:rsidRPr="003B4817">
        <w:rPr>
          <w:b/>
          <w:bCs/>
        </w:rPr>
        <w:t xml:space="preserve">ccess </w:t>
      </w:r>
      <w:ins w:id="162" w:author="Arya" w:date="2025-02-26T15:29:00Z" w16du:dateUtc="2025-02-26T09:59:00Z">
        <w:r w:rsidR="00422BEF">
          <w:rPr>
            <w:b/>
            <w:bCs/>
          </w:rPr>
          <w:t>c</w:t>
        </w:r>
      </w:ins>
      <w:del w:id="163" w:author="Arya" w:date="2025-02-26T15:29:00Z" w16du:dateUtc="2025-02-26T09:59:00Z">
        <w:r w:rsidRPr="003B4817" w:rsidDel="00422BEF">
          <w:rPr>
            <w:b/>
            <w:bCs/>
          </w:rPr>
          <w:delText>C</w:delText>
        </w:r>
      </w:del>
      <w:r w:rsidRPr="003B4817">
        <w:rPr>
          <w:b/>
          <w:bCs/>
        </w:rPr>
        <w:t>ontrol</w:t>
      </w:r>
    </w:p>
    <w:p w14:paraId="5D819881" w14:textId="55CB2AD2" w:rsidR="003B4817" w:rsidRPr="003B4817" w:rsidRDefault="003B4817" w:rsidP="004D193E">
      <w:pPr>
        <w:pStyle w:val="NormalBPBHEB"/>
        <w:ind w:left="720"/>
      </w:pPr>
      <w:r w:rsidRPr="003B4817">
        <w:t>API Gateway supports various authentication mechanisms, including AWS</w:t>
      </w:r>
      <w:r w:rsidRPr="00422BEF">
        <w:rPr>
          <w:b/>
          <w:bCs/>
          <w:rPrChange w:id="164" w:author="Arya" w:date="2025-02-26T15:29:00Z" w16du:dateUtc="2025-02-26T09:59:00Z">
            <w:rPr/>
          </w:rPrChange>
        </w:rPr>
        <w:t xml:space="preserve"> Identity and Access Management</w:t>
      </w:r>
      <w:r w:rsidRPr="003B4817">
        <w:t xml:space="preserve"> (</w:t>
      </w:r>
      <w:r w:rsidRPr="00422BEF">
        <w:rPr>
          <w:b/>
          <w:bCs/>
          <w:rPrChange w:id="165" w:author="Arya" w:date="2025-02-26T15:29:00Z" w16du:dateUtc="2025-02-26T09:59:00Z">
            <w:rPr/>
          </w:rPrChange>
        </w:rPr>
        <w:t>IAM</w:t>
      </w:r>
      <w:r w:rsidRPr="003B4817">
        <w:t>), OAuth, and custom authorizers. This ensures that APIs are secure and accessible only to authorized users.</w:t>
      </w:r>
    </w:p>
    <w:p w14:paraId="4FC46308" w14:textId="165E7641" w:rsidR="003B4817" w:rsidRPr="004D193E" w:rsidRDefault="003B4817" w:rsidP="004D193E">
      <w:pPr>
        <w:pStyle w:val="NormalBPBHEB"/>
        <w:numPr>
          <w:ilvl w:val="0"/>
          <w:numId w:val="24"/>
        </w:numPr>
        <w:rPr>
          <w:b/>
          <w:bCs/>
        </w:rPr>
      </w:pPr>
      <w:r w:rsidRPr="003B4817">
        <w:rPr>
          <w:b/>
          <w:bCs/>
        </w:rPr>
        <w:t xml:space="preserve">Monitoring and </w:t>
      </w:r>
      <w:ins w:id="166" w:author="Arya" w:date="2025-02-26T15:29:00Z" w16du:dateUtc="2025-02-26T09:59:00Z">
        <w:r w:rsidR="002A778A">
          <w:rPr>
            <w:b/>
            <w:bCs/>
          </w:rPr>
          <w:t>a</w:t>
        </w:r>
      </w:ins>
      <w:del w:id="167" w:author="Arya" w:date="2025-02-26T15:29:00Z" w16du:dateUtc="2025-02-26T09:59:00Z">
        <w:r w:rsidRPr="003B4817" w:rsidDel="002A778A">
          <w:rPr>
            <w:b/>
            <w:bCs/>
          </w:rPr>
          <w:delText>A</w:delText>
        </w:r>
      </w:del>
      <w:r w:rsidRPr="003B4817">
        <w:rPr>
          <w:b/>
          <w:bCs/>
        </w:rPr>
        <w:t>nalytics</w:t>
      </w:r>
    </w:p>
    <w:p w14:paraId="3C17FF66" w14:textId="3E6E4A9D" w:rsidR="003B4817" w:rsidRPr="003B4817" w:rsidRDefault="003B4817" w:rsidP="004D193E">
      <w:pPr>
        <w:pStyle w:val="NormalBPBHEB"/>
        <w:ind w:left="720"/>
      </w:pPr>
      <w:r w:rsidRPr="003B4817">
        <w:t xml:space="preserve">Developers can gain insights into API usage, performance, and error rates through integrated monitoring and analytics tools. This helps in </w:t>
      </w:r>
      <w:r w:rsidR="00C2383A" w:rsidRPr="003B4817">
        <w:t>finding</w:t>
      </w:r>
      <w:r w:rsidRPr="003B4817">
        <w:t xml:space="preserve"> and addressing issues proactively.</w:t>
      </w:r>
    </w:p>
    <w:p w14:paraId="7FADCF8E" w14:textId="26576D95" w:rsidR="003B4817" w:rsidRDefault="003B4817">
      <w:pPr>
        <w:pStyle w:val="Heading2BPBHEB"/>
      </w:pPr>
      <w:r w:rsidRPr="003B4817">
        <w:t xml:space="preserve">Use </w:t>
      </w:r>
      <w:ins w:id="168" w:author="Arya" w:date="2025-02-26T15:29:00Z" w16du:dateUtc="2025-02-26T09:59:00Z">
        <w:r w:rsidR="002A778A">
          <w:t>c</w:t>
        </w:r>
      </w:ins>
      <w:del w:id="169" w:author="Arya" w:date="2025-02-26T15:29:00Z" w16du:dateUtc="2025-02-26T09:59:00Z">
        <w:r w:rsidRPr="003B4817" w:rsidDel="002A778A">
          <w:delText>C</w:delText>
        </w:r>
      </w:del>
      <w:r w:rsidRPr="003B4817">
        <w:t>ases</w:t>
      </w:r>
    </w:p>
    <w:p w14:paraId="33890743" w14:textId="0FFCAA19" w:rsidR="005634F8" w:rsidRPr="003B4817" w:rsidRDefault="00735C9E" w:rsidP="004D193E">
      <w:pPr>
        <w:pStyle w:val="NormalBPBHEB"/>
      </w:pPr>
      <w:r>
        <w:rPr>
          <w:rFonts w:eastAsia="Times New Roman"/>
        </w:rPr>
        <w:t>The following scenarios highlight the versatility of Amazon API Gateway and its integral role in supporting modern application architectures.</w:t>
      </w:r>
    </w:p>
    <w:p w14:paraId="4A00832E" w14:textId="2FA3F21B" w:rsidR="003B4817" w:rsidRPr="004D193E" w:rsidRDefault="003B4817" w:rsidP="004D193E">
      <w:pPr>
        <w:pStyle w:val="NormalBPBHEB"/>
        <w:numPr>
          <w:ilvl w:val="0"/>
          <w:numId w:val="24"/>
        </w:numPr>
        <w:rPr>
          <w:b/>
          <w:bCs/>
        </w:rPr>
      </w:pPr>
      <w:r w:rsidRPr="003B4817">
        <w:rPr>
          <w:b/>
          <w:bCs/>
        </w:rPr>
        <w:t xml:space="preserve">Microservices </w:t>
      </w:r>
      <w:ins w:id="170" w:author="Arya" w:date="2025-02-26T15:29:00Z" w16du:dateUtc="2025-02-26T09:59:00Z">
        <w:r w:rsidR="002A778A">
          <w:rPr>
            <w:b/>
            <w:bCs/>
          </w:rPr>
          <w:t>a</w:t>
        </w:r>
      </w:ins>
      <w:del w:id="171" w:author="Arya" w:date="2025-02-26T15:29:00Z" w16du:dateUtc="2025-02-26T09:59:00Z">
        <w:r w:rsidRPr="003B4817" w:rsidDel="002A778A">
          <w:rPr>
            <w:b/>
            <w:bCs/>
          </w:rPr>
          <w:delText>A</w:delText>
        </w:r>
      </w:del>
      <w:r w:rsidRPr="003B4817">
        <w:rPr>
          <w:b/>
          <w:bCs/>
        </w:rPr>
        <w:t>rchitecture</w:t>
      </w:r>
    </w:p>
    <w:p w14:paraId="10B55AA6" w14:textId="554F7E01"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EndPr/>
        <w:sdtContent>
          <w:r w:rsidR="003E12B1">
            <w:fldChar w:fldCharType="begin"/>
          </w:r>
          <w:r w:rsidR="003E12B1">
            <w:instrText xml:space="preserve"> CITATION Fielding2000 \l 1033 </w:instrText>
          </w:r>
          <w:r w:rsidR="003E12B1">
            <w:fldChar w:fldCharType="separate"/>
          </w:r>
          <w:r w:rsidR="00A901E9">
            <w:rPr>
              <w:noProof/>
            </w:rPr>
            <w:t xml:space="preserve"> </w:t>
          </w:r>
          <w:r w:rsidR="00A901E9" w:rsidRPr="00A901E9">
            <w:rPr>
              <w:noProof/>
            </w:rPr>
            <w:t>[8]</w:t>
          </w:r>
          <w:r w:rsidR="003E12B1">
            <w:fldChar w:fldCharType="end"/>
          </w:r>
        </w:sdtContent>
      </w:sdt>
      <w:r w:rsidRPr="003B4817">
        <w:t>.</w:t>
      </w:r>
    </w:p>
    <w:p w14:paraId="18634B1A" w14:textId="6BD71B83" w:rsidR="003B4817" w:rsidRPr="004D193E" w:rsidRDefault="003B4817" w:rsidP="004D193E">
      <w:pPr>
        <w:pStyle w:val="NormalBPBHEB"/>
        <w:numPr>
          <w:ilvl w:val="0"/>
          <w:numId w:val="24"/>
        </w:numPr>
        <w:rPr>
          <w:b/>
          <w:bCs/>
        </w:rPr>
      </w:pPr>
      <w:r w:rsidRPr="003B4817">
        <w:rPr>
          <w:b/>
          <w:bCs/>
        </w:rPr>
        <w:t xml:space="preserve">Serverless </w:t>
      </w:r>
      <w:ins w:id="172" w:author="Arya" w:date="2025-02-26T15:29:00Z" w16du:dateUtc="2025-02-26T09:59:00Z">
        <w:r w:rsidR="002A778A">
          <w:rPr>
            <w:b/>
            <w:bCs/>
          </w:rPr>
          <w:t>a</w:t>
        </w:r>
      </w:ins>
      <w:del w:id="173" w:author="Arya" w:date="2025-02-26T15:29:00Z" w16du:dateUtc="2025-02-26T09:59:00Z">
        <w:r w:rsidRPr="003B4817" w:rsidDel="002A778A">
          <w:rPr>
            <w:b/>
            <w:bCs/>
          </w:rPr>
          <w:delText>A</w:delText>
        </w:r>
      </w:del>
      <w:r w:rsidRPr="003B4817">
        <w:rPr>
          <w:b/>
          <w:bCs/>
        </w:rPr>
        <w:t>rchitectures</w:t>
      </w:r>
    </w:p>
    <w:p w14:paraId="3444F226" w14:textId="2420CF9B"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sdt>
        <w:sdtPr>
          <w:id w:val="2109159846"/>
          <w:citation/>
        </w:sdtPr>
        <w:sdtEndPr/>
        <w:sdtContent>
          <w:r w:rsidR="003E12B1">
            <w:fldChar w:fldCharType="begin"/>
          </w:r>
          <w:r w:rsidR="003E12B1">
            <w:instrText xml:space="preserve"> CITATION Richardson2013 \l 1033 </w:instrText>
          </w:r>
          <w:r w:rsidR="003E12B1">
            <w:fldChar w:fldCharType="separate"/>
          </w:r>
          <w:r w:rsidR="00A901E9">
            <w:rPr>
              <w:noProof/>
            </w:rPr>
            <w:t xml:space="preserve"> </w:t>
          </w:r>
          <w:r w:rsidR="00A901E9" w:rsidRPr="00A901E9">
            <w:rPr>
              <w:noProof/>
            </w:rPr>
            <w:t>[9]</w:t>
          </w:r>
          <w:r w:rsidR="003E12B1">
            <w:fldChar w:fldCharType="end"/>
          </w:r>
        </w:sdtContent>
      </w:sdt>
      <w:r w:rsidRPr="003B4817">
        <w:t>.</w:t>
      </w:r>
    </w:p>
    <w:p w14:paraId="79E0A3BD" w14:textId="7E9B1306" w:rsidR="003B4817" w:rsidRDefault="003B4817" w:rsidP="005634F8">
      <w:pPr>
        <w:pStyle w:val="NormalBPBHEB"/>
      </w:pPr>
      <w:r w:rsidRPr="003B4817">
        <w:t xml:space="preserve">Amazon API Gateway </w:t>
      </w:r>
      <w:r w:rsidR="00C2383A" w:rsidRPr="003B4817">
        <w:t>appears</w:t>
      </w:r>
      <w:r w:rsidRPr="003B4817">
        <w:t xml:space="preserve"> as a </w:t>
      </w:r>
      <w:r w:rsidR="000E5FC4">
        <w:t>key</w:t>
      </w:r>
      <w:r w:rsidR="00B36F43">
        <w:t xml:space="preserve"> </w:t>
      </w:r>
      <w:r w:rsidR="001123B7" w:rsidRPr="003B4817">
        <w:t>part</w:t>
      </w:r>
      <w:r w:rsidRPr="003B4817">
        <w:t xml:space="preserve"> in modern application development, providing a unified and scalable platform for creating, deploying, and managing APIs. As organizations strive for agility and flexibility in their application architectures, API Gateway stands as a testament to the </w:t>
      </w:r>
      <w:r w:rsidR="00DC6E40">
        <w:t>innovative</w:t>
      </w:r>
      <w:r w:rsidRPr="003B4817">
        <w:t xml:space="preserve"> capabilities that cloud-based API management services bring to the forefront of web and mobile development.</w:t>
      </w:r>
    </w:p>
    <w:p w14:paraId="1A0B39E2" w14:textId="41EA9CA2"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ins w:id="174" w:author="Arya" w:date="2025-02-26T15:29:00Z" w16du:dateUtc="2025-02-26T09:59:00Z">
        <w:r w:rsidR="00B47913">
          <w:t>):</w:t>
        </w:r>
      </w:ins>
    </w:p>
    <w:p w14:paraId="2B2E0C1D" w14:textId="77777777" w:rsidR="005634F8" w:rsidRDefault="005634F8" w:rsidP="004D193E">
      <w:pPr>
        <w:pStyle w:val="NormalBPBHEB"/>
      </w:pPr>
    </w:p>
    <w:p w14:paraId="2A40A820" w14:textId="77777777" w:rsidR="007C2B9B" w:rsidRDefault="00B66AF5">
      <w:pPr>
        <w:pStyle w:val="FigureBPBHEB"/>
        <w:pPrChange w:id="175" w:author="Arya" w:date="2025-02-26T15:29:00Z" w16du:dateUtc="2025-02-26T09:59:00Z">
          <w:pPr>
            <w:keepNext/>
            <w:pBdr>
              <w:top w:val="nil"/>
              <w:left w:val="nil"/>
              <w:bottom w:val="nil"/>
              <w:right w:val="nil"/>
              <w:between w:val="nil"/>
            </w:pBdr>
            <w:shd w:val="clear" w:color="auto" w:fill="FFFFFF"/>
            <w:spacing w:after="100" w:line="276" w:lineRule="auto"/>
            <w:jc w:val="center"/>
          </w:pPr>
        </w:pPrChange>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2B9A5441" w:rsidR="00717720" w:rsidRPr="003B4817" w:rsidRDefault="007C2B9B"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del w:id="176" w:author="Arya" w:date="2025-02-26T15:29:00Z" w16du:dateUtc="2025-02-26T09:59:00Z">
        <w:r w:rsidDel="00B47913">
          <w:delText>.</w:delText>
        </w:r>
      </w:del>
    </w:p>
    <w:p w14:paraId="039B50E1" w14:textId="2083B8D0" w:rsidR="003B4817" w:rsidRPr="003B4817" w:rsidRDefault="003B4817">
      <w:pPr>
        <w:pStyle w:val="Heading2BPBHEB"/>
        <w:pPrChange w:id="177" w:author="Arya" w:date="2025-02-26T15:30:00Z" w16du:dateUtc="2025-02-26T10:00:00Z">
          <w:pPr>
            <w:pStyle w:val="Heading1BPBHEB"/>
          </w:pPr>
        </w:pPrChange>
      </w:pPr>
      <w:r w:rsidRPr="003B4817">
        <w:t xml:space="preserve">Amazon </w:t>
      </w:r>
      <w:ins w:id="178" w:author="Arya" w:date="2025-02-26T15:30:00Z" w16du:dateUtc="2025-02-26T10:00:00Z">
        <w:r w:rsidR="00B47913">
          <w:t>l</w:t>
        </w:r>
      </w:ins>
      <w:del w:id="179" w:author="Arya" w:date="2025-02-26T15:30:00Z" w16du:dateUtc="2025-02-26T10:00:00Z">
        <w:r w:rsidRPr="003B4817" w:rsidDel="00B47913">
          <w:delText>L</w:delText>
        </w:r>
      </w:del>
      <w:r w:rsidRPr="003B4817">
        <w:t xml:space="preserve">ocation </w:t>
      </w:r>
      <w:ins w:id="180" w:author="Arya" w:date="2025-02-26T15:30:00Z" w16du:dateUtc="2025-02-26T10:00:00Z">
        <w:r w:rsidR="00B47913">
          <w:t>s</w:t>
        </w:r>
      </w:ins>
      <w:del w:id="181" w:author="Arya" w:date="2025-02-26T15:30:00Z" w16du:dateUtc="2025-02-26T10:00:00Z">
        <w:r w:rsidRPr="003B4817" w:rsidDel="00B47913">
          <w:delText>S</w:delText>
        </w:r>
      </w:del>
      <w:r w:rsidRPr="003B4817">
        <w:t>ervice</w:t>
      </w:r>
    </w:p>
    <w:p w14:paraId="0ADC00ED" w14:textId="3D87B78E"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w:t>
      </w:r>
      <w:r w:rsidR="00257283">
        <w:t>detail</w:t>
      </w:r>
      <w:r w:rsidR="00257283" w:rsidRPr="003B4817">
        <w:t xml:space="preserve"> the</w:t>
      </w:r>
      <w:r w:rsidRPr="003B4817">
        <w:t xml:space="preserve"> capabilities and applications of Amazon Location Service.</w:t>
      </w:r>
    </w:p>
    <w:p w14:paraId="351C491C" w14:textId="520F2633" w:rsidR="003B4817" w:rsidRPr="003B4817" w:rsidRDefault="003B4817" w:rsidP="004D193E">
      <w:pPr>
        <w:pStyle w:val="Heading2BPBHEB"/>
      </w:pPr>
      <w:r w:rsidRPr="003B4817">
        <w:t xml:space="preserve">Amazon </w:t>
      </w:r>
      <w:ins w:id="182" w:author="Arya" w:date="2025-02-26T15:30:00Z" w16du:dateUtc="2025-02-26T10:00:00Z">
        <w:r w:rsidR="00B47913">
          <w:t>l</w:t>
        </w:r>
      </w:ins>
      <w:del w:id="183" w:author="Arya" w:date="2025-02-26T15:30:00Z" w16du:dateUtc="2025-02-26T10:00:00Z">
        <w:r w:rsidRPr="003B4817" w:rsidDel="00B47913">
          <w:delText>L</w:delText>
        </w:r>
      </w:del>
      <w:r w:rsidRPr="003B4817">
        <w:t xml:space="preserve">ocation </w:t>
      </w:r>
      <w:ins w:id="184" w:author="Arya" w:date="2025-02-26T15:30:00Z" w16du:dateUtc="2025-02-26T10:00:00Z">
        <w:r w:rsidR="00B47913">
          <w:t>s</w:t>
        </w:r>
      </w:ins>
      <w:del w:id="185" w:author="Arya" w:date="2025-02-26T15:30:00Z" w16du:dateUtc="2025-02-26T10:00:00Z">
        <w:r w:rsidRPr="003B4817" w:rsidDel="00B47913">
          <w:delText>S</w:delText>
        </w:r>
      </w:del>
      <w:r w:rsidRPr="003B4817">
        <w:t xml:space="preserve">ervice </w:t>
      </w:r>
      <w:ins w:id="186" w:author="Arya" w:date="2025-02-26T15:30:00Z" w16du:dateUtc="2025-02-26T10:00:00Z">
        <w:r w:rsidR="00B47913">
          <w:t>o</w:t>
        </w:r>
      </w:ins>
      <w:del w:id="187" w:author="Arya" w:date="2025-02-26T15:30:00Z" w16du:dateUtc="2025-02-26T10:00:00Z">
        <w:r w:rsidRPr="003B4817" w:rsidDel="00B47913">
          <w:delText>O</w:delText>
        </w:r>
      </w:del>
      <w:r w:rsidRPr="003B4817">
        <w:t>verview</w:t>
      </w:r>
    </w:p>
    <w:p w14:paraId="192D75D1" w14:textId="49CFCAE9"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188" w:name="_Ref153207754"/>
      <w:sdt>
        <w:sdtPr>
          <w:id w:val="1024210560"/>
          <w:citation/>
        </w:sdtPr>
        <w:sdtEndPr/>
        <w:sdtContent>
          <w:r w:rsidR="00982931">
            <w:fldChar w:fldCharType="begin"/>
          </w:r>
          <w:r w:rsidR="00982931">
            <w:instrText xml:space="preserve"> CITATION Services2003 \l 1033 </w:instrText>
          </w:r>
          <w:r w:rsidR="00982931">
            <w:fldChar w:fldCharType="separate"/>
          </w:r>
          <w:r w:rsidR="00A901E9">
            <w:rPr>
              <w:noProof/>
            </w:rPr>
            <w:t xml:space="preserve"> </w:t>
          </w:r>
          <w:r w:rsidR="00A901E9" w:rsidRPr="00A901E9">
            <w:rPr>
              <w:noProof/>
            </w:rPr>
            <w:t>[10]</w:t>
          </w:r>
          <w:r w:rsidR="00982931">
            <w:fldChar w:fldCharType="end"/>
          </w:r>
        </w:sdtContent>
      </w:sdt>
      <w:bookmarkEnd w:id="188"/>
      <w:r w:rsidRPr="003B4817">
        <w:t>.</w:t>
      </w:r>
    </w:p>
    <w:p w14:paraId="000D80B6" w14:textId="35BFDDE0" w:rsidR="003B4817" w:rsidRDefault="003B4817">
      <w:pPr>
        <w:pStyle w:val="Heading2BPBHEB"/>
      </w:pPr>
      <w:r w:rsidRPr="003B4817">
        <w:t xml:space="preserve">Key </w:t>
      </w:r>
      <w:ins w:id="189" w:author="Arya" w:date="2025-02-26T15:30:00Z" w16du:dateUtc="2025-02-26T10:00:00Z">
        <w:r w:rsidR="00B47913">
          <w:t>f</w:t>
        </w:r>
      </w:ins>
      <w:del w:id="190" w:author="Arya" w:date="2025-02-26T15:30:00Z" w16du:dateUtc="2025-02-26T10:00:00Z">
        <w:r w:rsidRPr="003B4817" w:rsidDel="00B47913">
          <w:delText>F</w:delText>
        </w:r>
      </w:del>
      <w:r w:rsidRPr="003B4817">
        <w:t xml:space="preserve">eatures and </w:t>
      </w:r>
      <w:ins w:id="191" w:author="Arya" w:date="2025-02-26T15:30:00Z" w16du:dateUtc="2025-02-26T10:00:00Z">
        <w:r w:rsidR="00B47913">
          <w:t>c</w:t>
        </w:r>
      </w:ins>
      <w:del w:id="192" w:author="Arya" w:date="2025-02-26T15:30:00Z" w16du:dateUtc="2025-02-26T10:00:00Z">
        <w:r w:rsidRPr="003B4817" w:rsidDel="00B47913">
          <w:delText>C</w:delText>
        </w:r>
      </w:del>
      <w:r w:rsidRPr="003B4817">
        <w:t>apabilities</w:t>
      </w:r>
    </w:p>
    <w:p w14:paraId="62EAEE84" w14:textId="22FEEB25" w:rsidR="005634F8" w:rsidRPr="003B4817" w:rsidRDefault="002F3D33" w:rsidP="004D193E">
      <w:pPr>
        <w:pStyle w:val="NormalBPBHEB"/>
      </w:pPr>
      <w:r w:rsidRPr="002F3D33">
        <w:t>The following features of Amazon Location Service provide developers with powerful tools to build engaging and responsive applications</w:t>
      </w:r>
      <w:r w:rsidR="00982931">
        <w:t xml:space="preserve"> </w:t>
      </w:r>
      <w:sdt>
        <w:sdtPr>
          <w:id w:val="-1482769059"/>
          <w:citation/>
        </w:sdtPr>
        <w:sdtEndPr/>
        <w:sdtContent>
          <w:r w:rsidR="00982931">
            <w:fldChar w:fldCharType="begin"/>
          </w:r>
          <w:r w:rsidR="00982931">
            <w:instrText xml:space="preserve"> CITATION Services2003 \l 1033 </w:instrText>
          </w:r>
          <w:r w:rsidR="00982931">
            <w:fldChar w:fldCharType="separate"/>
          </w:r>
          <w:r w:rsidR="00A901E9" w:rsidRPr="00A901E9">
            <w:rPr>
              <w:noProof/>
            </w:rPr>
            <w:t>[10]</w:t>
          </w:r>
          <w:r w:rsidR="00982931">
            <w:fldChar w:fldCharType="end"/>
          </w:r>
        </w:sdtContent>
      </w:sdt>
      <w:ins w:id="193" w:author="Arya" w:date="2025-02-26T15:30:00Z" w16du:dateUtc="2025-02-26T10:00:00Z">
        <w:r w:rsidR="00B47913">
          <w:t>:</w:t>
        </w:r>
      </w:ins>
      <w:del w:id="194" w:author="Arya" w:date="2025-02-26T15:30:00Z" w16du:dateUtc="2025-02-26T10:00:00Z">
        <w:r w:rsidDel="00B47913">
          <w:delText>.</w:delText>
        </w:r>
      </w:del>
    </w:p>
    <w:p w14:paraId="210F78EC" w14:textId="55A1C49F" w:rsidR="003B4817" w:rsidRPr="004D193E" w:rsidDel="00B47913" w:rsidRDefault="003B4817" w:rsidP="004D193E">
      <w:pPr>
        <w:pStyle w:val="NormalBPBHEB"/>
        <w:numPr>
          <w:ilvl w:val="0"/>
          <w:numId w:val="24"/>
        </w:numPr>
        <w:rPr>
          <w:del w:id="195" w:author="Arya" w:date="2025-02-26T15:30:00Z" w16du:dateUtc="2025-02-26T10:00:00Z"/>
          <w:b/>
          <w:bCs/>
        </w:rPr>
      </w:pPr>
      <w:r w:rsidRPr="004D193E">
        <w:rPr>
          <w:b/>
          <w:bCs/>
        </w:rPr>
        <w:t>Maps</w:t>
      </w:r>
      <w:ins w:id="196" w:author="Arya" w:date="2025-02-26T15:30:00Z" w16du:dateUtc="2025-02-26T10:00:00Z">
        <w:r w:rsidR="00B47913">
          <w:t xml:space="preserve">: </w:t>
        </w:r>
      </w:ins>
    </w:p>
    <w:p w14:paraId="699EAF0E" w14:textId="60344D71" w:rsidR="003B4817" w:rsidRPr="003B4817" w:rsidRDefault="003B4817">
      <w:pPr>
        <w:pStyle w:val="NormalBPBHEB"/>
        <w:numPr>
          <w:ilvl w:val="0"/>
          <w:numId w:val="24"/>
        </w:numPr>
        <w:pPrChange w:id="197" w:author="Arya" w:date="2025-02-26T15:30:00Z" w16du:dateUtc="2025-02-26T10:00:00Z">
          <w:pPr>
            <w:pStyle w:val="NormalBPBHEB"/>
            <w:ind w:left="720"/>
          </w:pPr>
        </w:pPrChange>
      </w:pPr>
      <w:r w:rsidRPr="003B4817">
        <w:t xml:space="preserve">Amazon Location Service provides high-quality, customizable maps that developers can integrate into their applications. </w:t>
      </w:r>
      <w:r w:rsidR="00484690" w:rsidRPr="00B47913">
        <w:rPr>
          <w:lang w:val="en-IN"/>
        </w:rPr>
        <w:t>These maps include points of interest and terrain details</w:t>
      </w:r>
      <w:r w:rsidRPr="003B4817">
        <w:t>.</w:t>
      </w:r>
    </w:p>
    <w:p w14:paraId="07AE91D8" w14:textId="612E8F9C" w:rsidR="003B4817" w:rsidRPr="004D193E" w:rsidDel="00B47913" w:rsidRDefault="003B4817" w:rsidP="004D193E">
      <w:pPr>
        <w:pStyle w:val="NormalBPBHEB"/>
        <w:numPr>
          <w:ilvl w:val="0"/>
          <w:numId w:val="24"/>
        </w:numPr>
        <w:rPr>
          <w:del w:id="198" w:author="Arya" w:date="2025-02-26T15:30:00Z" w16du:dateUtc="2025-02-26T10:00:00Z"/>
          <w:b/>
          <w:bCs/>
        </w:rPr>
      </w:pPr>
      <w:r w:rsidRPr="004D193E">
        <w:rPr>
          <w:b/>
          <w:bCs/>
        </w:rPr>
        <w:t>Places</w:t>
      </w:r>
      <w:ins w:id="199" w:author="Arya" w:date="2025-02-26T15:30:00Z" w16du:dateUtc="2025-02-26T10:00:00Z">
        <w:r w:rsidR="00B47913">
          <w:t xml:space="preserve">: </w:t>
        </w:r>
      </w:ins>
    </w:p>
    <w:p w14:paraId="4F1DB235" w14:textId="045E5488" w:rsidR="003B4817" w:rsidRPr="003B4817" w:rsidRDefault="003B4817">
      <w:pPr>
        <w:pStyle w:val="NormalBPBHEB"/>
        <w:numPr>
          <w:ilvl w:val="0"/>
          <w:numId w:val="24"/>
        </w:numPr>
        <w:pPrChange w:id="200" w:author="Arya" w:date="2025-02-26T15:30:00Z" w16du:dateUtc="2025-02-26T10:00:00Z">
          <w:pPr>
            <w:pStyle w:val="NormalBPBHEB"/>
            <w:ind w:left="720"/>
          </w:pPr>
        </w:pPrChange>
      </w:pP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414A7192" w14:textId="621AD381" w:rsidR="003B4817" w:rsidRPr="004D193E" w:rsidDel="007442AC" w:rsidRDefault="003B4817" w:rsidP="004D193E">
      <w:pPr>
        <w:pStyle w:val="NormalBPBHEB"/>
        <w:numPr>
          <w:ilvl w:val="0"/>
          <w:numId w:val="24"/>
        </w:numPr>
        <w:rPr>
          <w:del w:id="201" w:author="Arya" w:date="2025-02-26T15:30:00Z" w16du:dateUtc="2025-02-26T10:00:00Z"/>
          <w:b/>
          <w:bCs/>
        </w:rPr>
      </w:pPr>
      <w:r w:rsidRPr="004D193E">
        <w:rPr>
          <w:b/>
          <w:bCs/>
        </w:rPr>
        <w:t>Geofencing</w:t>
      </w:r>
      <w:ins w:id="202" w:author="Arya" w:date="2025-02-26T15:30:00Z" w16du:dateUtc="2025-02-26T10:00:00Z">
        <w:r w:rsidR="007442AC">
          <w:t xml:space="preserve">: </w:t>
        </w:r>
      </w:ins>
    </w:p>
    <w:p w14:paraId="5FF3D178" w14:textId="31DDA4CC" w:rsidR="003B4817" w:rsidRPr="003B4817" w:rsidRDefault="003B4817">
      <w:pPr>
        <w:pStyle w:val="NormalBPBHEB"/>
        <w:numPr>
          <w:ilvl w:val="0"/>
          <w:numId w:val="24"/>
        </w:numPr>
        <w:pPrChange w:id="203" w:author="Arya" w:date="2025-02-26T15:30:00Z" w16du:dateUtc="2025-02-26T10:00:00Z">
          <w:pPr>
            <w:pStyle w:val="NormalBPBHEB"/>
            <w:ind w:left="720"/>
          </w:pPr>
        </w:pPrChange>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1CA49543" w:rsidR="003B4817" w:rsidRPr="00776B33" w:rsidRDefault="003B4817" w:rsidP="004D193E">
      <w:pPr>
        <w:pStyle w:val="Heading2BPBHEB"/>
      </w:pPr>
      <w:r w:rsidRPr="00776B33">
        <w:t xml:space="preserve">Integration with </w:t>
      </w:r>
      <w:ins w:id="204" w:author="Arya" w:date="2025-02-26T15:30:00Z" w16du:dateUtc="2025-02-26T10:00:00Z">
        <w:r w:rsidR="008C33BE">
          <w:t>o</w:t>
        </w:r>
      </w:ins>
      <w:del w:id="205" w:author="Arya" w:date="2025-02-26T15:30:00Z" w16du:dateUtc="2025-02-26T10:00:00Z">
        <w:r w:rsidRPr="00776B33" w:rsidDel="008C33BE">
          <w:delText>O</w:delText>
        </w:r>
      </w:del>
      <w:r w:rsidRPr="00776B33">
        <w:t xml:space="preserve">ther AWS </w:t>
      </w:r>
      <w:ins w:id="206" w:author="Arya" w:date="2025-02-26T15:31:00Z" w16du:dateUtc="2025-02-26T10:01:00Z">
        <w:r w:rsidR="008C33BE">
          <w:t>s</w:t>
        </w:r>
      </w:ins>
      <w:del w:id="207" w:author="Arya" w:date="2025-02-26T15:31:00Z" w16du:dateUtc="2025-02-26T10:01:00Z">
        <w:r w:rsidRPr="00776B33" w:rsidDel="008C33BE">
          <w:delText>S</w:delText>
        </w:r>
      </w:del>
      <w:r w:rsidRPr="00776B33">
        <w:t>ervices</w:t>
      </w:r>
    </w:p>
    <w:p w14:paraId="4FE18B8A" w14:textId="4C499F07" w:rsidR="003B4817" w:rsidRPr="003B4817" w:rsidRDefault="003B4817" w:rsidP="004D193E">
      <w:pPr>
        <w:pStyle w:val="NormalBPBHEB"/>
      </w:pPr>
      <w:r w:rsidRPr="003B4817">
        <w:t>Amazon Location Service seamlessly integrates with other AWS services, fostering interoperability within the AWS ecosystem. For instance, integration with AWS</w:t>
      </w:r>
      <w:ins w:id="208" w:author="Arya" w:date="2025-02-26T15:31:00Z" w16du:dateUtc="2025-02-26T10:01:00Z">
        <w:r w:rsidR="00461CC0">
          <w:t xml:space="preserve"> </w:t>
        </w:r>
      </w:ins>
      <w:del w:id="209" w:author="Arya" w:date="2025-02-26T15:31:00Z" w16du:dateUtc="2025-02-26T10:01:00Z">
        <w:r w:rsidRPr="003B4817" w:rsidDel="00461CC0">
          <w:delText xml:space="preserve"> </w:delText>
        </w:r>
        <w:r w:rsidRPr="00461CC0" w:rsidDel="00461CC0">
          <w:rPr>
            <w:rPrChange w:id="210" w:author="Arya" w:date="2025-02-26T15:31:00Z" w16du:dateUtc="2025-02-26T10:01:00Z">
              <w:rPr>
                <w:b/>
                <w:bCs/>
              </w:rPr>
            </w:rPrChange>
          </w:rPr>
          <w:delText>Identity and Access Management</w:delText>
        </w:r>
        <w:r w:rsidRPr="00461CC0" w:rsidDel="00461CC0">
          <w:delText xml:space="preserve"> (</w:delText>
        </w:r>
      </w:del>
      <w:r w:rsidRPr="00461CC0">
        <w:rPr>
          <w:rPrChange w:id="211" w:author="Arya" w:date="2025-02-26T15:31:00Z" w16du:dateUtc="2025-02-26T10:01:00Z">
            <w:rPr>
              <w:b/>
              <w:bCs/>
            </w:rPr>
          </w:rPrChange>
        </w:rPr>
        <w:t>IAM</w:t>
      </w:r>
      <w:del w:id="212" w:author="Arya" w:date="2025-02-26T15:31:00Z" w16du:dateUtc="2025-02-26T10:01:00Z">
        <w:r w:rsidRPr="00461CC0" w:rsidDel="00461CC0">
          <w:delText>)</w:delText>
        </w:r>
      </w:del>
      <w:r w:rsidRPr="003B4817">
        <w:t xml:space="preserve"> ensures secure access control to location resources.</w:t>
      </w:r>
    </w:p>
    <w:p w14:paraId="1AB304F4" w14:textId="7D4A4F20" w:rsidR="003B4817" w:rsidRDefault="003B4817">
      <w:pPr>
        <w:pStyle w:val="Heading3BPBHEB"/>
        <w:pPrChange w:id="213" w:author="Arya" w:date="2025-02-26T15:32:00Z" w16du:dateUtc="2025-02-26T10:02:00Z">
          <w:pPr>
            <w:pStyle w:val="Heading2BPBHEB"/>
          </w:pPr>
        </w:pPrChange>
      </w:pPr>
      <w:r w:rsidRPr="003B4817">
        <w:t xml:space="preserve">Use </w:t>
      </w:r>
      <w:ins w:id="214" w:author="Arya" w:date="2025-02-26T15:31:00Z" w16du:dateUtc="2025-02-26T10:01:00Z">
        <w:r w:rsidR="008C33BE">
          <w:t>c</w:t>
        </w:r>
      </w:ins>
      <w:del w:id="215" w:author="Arya" w:date="2025-02-26T15:31:00Z" w16du:dateUtc="2025-02-26T10:01:00Z">
        <w:r w:rsidRPr="003B4817" w:rsidDel="008C33BE">
          <w:delText>C</w:delText>
        </w:r>
      </w:del>
      <w:r w:rsidRPr="003B4817">
        <w:t>ases</w:t>
      </w:r>
    </w:p>
    <w:p w14:paraId="4B9F57B3" w14:textId="085E9E46" w:rsidR="005634F8" w:rsidRPr="003B4817" w:rsidRDefault="00C023D9" w:rsidP="004D193E">
      <w:pPr>
        <w:pStyle w:val="NormalBPBHEB"/>
      </w:pPr>
      <w:r w:rsidRPr="00C023D9">
        <w:t xml:space="preserve">The following examples illustrate how Amazon Location Service can </w:t>
      </w:r>
      <w:r w:rsidR="00C2383A" w:rsidRPr="00C023D9">
        <w:t>improve</w:t>
      </w:r>
      <w:r w:rsidRPr="00C023D9">
        <w:t xml:space="preserve"> operations and improve user interactions across different applications:</w:t>
      </w:r>
    </w:p>
    <w:p w14:paraId="60D1B39E" w14:textId="325D98D2" w:rsidR="003B4817" w:rsidRPr="004D193E" w:rsidDel="00445094" w:rsidRDefault="003B4817" w:rsidP="004D193E">
      <w:pPr>
        <w:pStyle w:val="NormalBPBHEB"/>
        <w:numPr>
          <w:ilvl w:val="0"/>
          <w:numId w:val="24"/>
        </w:numPr>
        <w:rPr>
          <w:del w:id="216" w:author="Arya" w:date="2025-02-26T15:31:00Z" w16du:dateUtc="2025-02-26T10:01:00Z"/>
          <w:b/>
          <w:bCs/>
        </w:rPr>
      </w:pPr>
      <w:r w:rsidRPr="004D193E">
        <w:rPr>
          <w:b/>
          <w:bCs/>
        </w:rPr>
        <w:t xml:space="preserve">Asset </w:t>
      </w:r>
      <w:ins w:id="217" w:author="Arya" w:date="2025-02-26T15:31:00Z" w16du:dateUtc="2025-02-26T10:01:00Z">
        <w:r w:rsidR="00445094">
          <w:rPr>
            <w:b/>
            <w:bCs/>
          </w:rPr>
          <w:t>t</w:t>
        </w:r>
      </w:ins>
      <w:del w:id="218" w:author="Arya" w:date="2025-02-26T15:31:00Z" w16du:dateUtc="2025-02-26T10:01:00Z">
        <w:r w:rsidRPr="004D193E" w:rsidDel="00445094">
          <w:rPr>
            <w:b/>
            <w:bCs/>
          </w:rPr>
          <w:delText>T</w:delText>
        </w:r>
      </w:del>
      <w:r w:rsidRPr="004D193E">
        <w:rPr>
          <w:b/>
          <w:bCs/>
        </w:rPr>
        <w:t>racking</w:t>
      </w:r>
      <w:ins w:id="219" w:author="Arya" w:date="2025-02-26T15:31:00Z" w16du:dateUtc="2025-02-26T10:01:00Z">
        <w:r w:rsidR="00445094">
          <w:t xml:space="preserve">: </w:t>
        </w:r>
      </w:ins>
    </w:p>
    <w:p w14:paraId="67E4B054" w14:textId="3262ED3A" w:rsidR="003B4817" w:rsidRPr="003B4817" w:rsidRDefault="003B4817">
      <w:pPr>
        <w:pStyle w:val="NormalBPBHEB"/>
        <w:numPr>
          <w:ilvl w:val="0"/>
          <w:numId w:val="24"/>
        </w:numPr>
        <w:pPrChange w:id="220" w:author="Arya" w:date="2025-02-26T15:31:00Z" w16du:dateUtc="2025-02-26T10:01:00Z">
          <w:pPr>
            <w:pStyle w:val="NormalBPBHEB"/>
            <w:ind w:left="720"/>
          </w:pPr>
        </w:pPrChange>
      </w:pPr>
      <w:r w:rsidRPr="003B4817">
        <w:t xml:space="preserve">Amazon Location Service </w:t>
      </w:r>
      <w:r w:rsidR="00C2383A" w:rsidRPr="003B4817">
        <w:t>helps</w:t>
      </w:r>
      <w:r w:rsidRPr="003B4817">
        <w:t xml:space="preserve"> real-time tracking of assets, which is valuable in scenarios such as </w:t>
      </w:r>
      <w:r w:rsidR="00D21744" w:rsidRPr="003B4817">
        <w:t>planning</w:t>
      </w:r>
      <w:r w:rsidRPr="003B4817">
        <w:t xml:space="preserve"> and supply chain management</w:t>
      </w:r>
      <w:sdt>
        <w:sdtPr>
          <w:id w:val="-222680678"/>
          <w:citation/>
        </w:sdtPr>
        <w:sdtEndPr/>
        <w:sdtContent>
          <w:r w:rsidR="00982931">
            <w:fldChar w:fldCharType="begin"/>
          </w:r>
          <w:r w:rsidR="00982931">
            <w:instrText xml:space="preserve"> CITATION Longley2015 \l 1033 </w:instrText>
          </w:r>
          <w:r w:rsidR="00982931">
            <w:fldChar w:fldCharType="separate"/>
          </w:r>
          <w:r w:rsidR="00A901E9">
            <w:rPr>
              <w:noProof/>
            </w:rPr>
            <w:t xml:space="preserve"> </w:t>
          </w:r>
          <w:r w:rsidR="00A901E9" w:rsidRPr="00A901E9">
            <w:rPr>
              <w:noProof/>
            </w:rPr>
            <w:t>[11]</w:t>
          </w:r>
          <w:r w:rsidR="00982931">
            <w:fldChar w:fldCharType="end"/>
          </w:r>
        </w:sdtContent>
      </w:sdt>
      <w:r w:rsidRPr="003B4817">
        <w:t>.</w:t>
      </w:r>
    </w:p>
    <w:p w14:paraId="4B4D70FD" w14:textId="71EA2954" w:rsidR="003B4817" w:rsidRPr="004D193E" w:rsidDel="00445094" w:rsidRDefault="003B4817" w:rsidP="004D193E">
      <w:pPr>
        <w:pStyle w:val="NormalBPBHEB"/>
        <w:numPr>
          <w:ilvl w:val="0"/>
          <w:numId w:val="24"/>
        </w:numPr>
        <w:rPr>
          <w:del w:id="221" w:author="Arya" w:date="2025-02-26T15:31:00Z" w16du:dateUtc="2025-02-26T10:01:00Z"/>
          <w:b/>
          <w:bCs/>
        </w:rPr>
      </w:pPr>
      <w:r w:rsidRPr="004D193E">
        <w:rPr>
          <w:b/>
          <w:bCs/>
        </w:rPr>
        <w:t xml:space="preserve">Fleet </w:t>
      </w:r>
      <w:ins w:id="222" w:author="Arya" w:date="2025-02-26T15:31:00Z" w16du:dateUtc="2025-02-26T10:01:00Z">
        <w:r w:rsidR="00445094">
          <w:rPr>
            <w:b/>
            <w:bCs/>
          </w:rPr>
          <w:t>m</w:t>
        </w:r>
      </w:ins>
      <w:del w:id="223" w:author="Arya" w:date="2025-02-26T15:31:00Z" w16du:dateUtc="2025-02-26T10:01:00Z">
        <w:r w:rsidRPr="004D193E" w:rsidDel="00445094">
          <w:rPr>
            <w:b/>
            <w:bCs/>
          </w:rPr>
          <w:delText>M</w:delText>
        </w:r>
      </w:del>
      <w:r w:rsidRPr="004D193E">
        <w:rPr>
          <w:b/>
          <w:bCs/>
        </w:rPr>
        <w:t>anagement</w:t>
      </w:r>
      <w:ins w:id="224" w:author="Arya" w:date="2025-02-26T15:31:00Z" w16du:dateUtc="2025-02-26T10:01:00Z">
        <w:r w:rsidR="00445094">
          <w:t xml:space="preserve">: </w:t>
        </w:r>
      </w:ins>
    </w:p>
    <w:p w14:paraId="74F47804" w14:textId="2686056F" w:rsidR="003B4817" w:rsidRPr="003B4817" w:rsidRDefault="003B4817">
      <w:pPr>
        <w:pStyle w:val="NormalBPBHEB"/>
        <w:numPr>
          <w:ilvl w:val="0"/>
          <w:numId w:val="24"/>
        </w:numPr>
        <w:pPrChange w:id="225" w:author="Arya" w:date="2025-02-26T15:31:00Z" w16du:dateUtc="2025-02-26T10:01:00Z">
          <w:pPr>
            <w:pStyle w:val="NormalBPBHEB"/>
            <w:ind w:left="720"/>
          </w:pPr>
        </w:pPrChange>
      </w:pPr>
      <w:r w:rsidRPr="003B4817">
        <w:t xml:space="preserve">Applications related to fleet management can leverage geofencing capabilities to </w:t>
      </w:r>
      <w:r w:rsidR="00C2383A" w:rsidRPr="003B4817">
        <w:t>improve</w:t>
      </w:r>
      <w:r w:rsidRPr="003B4817">
        <w:t xml:space="preserve"> routes, </w:t>
      </w:r>
      <w:r w:rsidR="00BB3D9A" w:rsidRPr="003B4817">
        <w:t>watch</w:t>
      </w:r>
      <w:r w:rsidRPr="003B4817">
        <w:t xml:space="preserve"> vehicle locations, and enhance overall operational efficiency</w:t>
      </w:r>
      <w:sdt>
        <w:sdtPr>
          <w:id w:val="320019374"/>
          <w:citation/>
        </w:sdtPr>
        <w:sdtEndPr/>
        <w:sdtContent>
          <w:r w:rsidR="00982931">
            <w:fldChar w:fldCharType="begin"/>
          </w:r>
          <w:r w:rsidR="00982931">
            <w:instrText xml:space="preserve"> CITATION Craglia2012 \l 1033 </w:instrText>
          </w:r>
          <w:r w:rsidR="00982931">
            <w:fldChar w:fldCharType="separate"/>
          </w:r>
          <w:r w:rsidR="00A901E9">
            <w:rPr>
              <w:noProof/>
            </w:rPr>
            <w:t xml:space="preserve"> </w:t>
          </w:r>
          <w:r w:rsidR="00A901E9" w:rsidRPr="00A901E9">
            <w:rPr>
              <w:noProof/>
            </w:rPr>
            <w:t>[12]</w:t>
          </w:r>
          <w:r w:rsidR="00982931">
            <w:fldChar w:fldCharType="end"/>
          </w:r>
        </w:sdtContent>
      </w:sdt>
      <w:r w:rsidRPr="003B4817">
        <w:t>.</w:t>
      </w:r>
    </w:p>
    <w:p w14:paraId="2B91C73D" w14:textId="3D843F50" w:rsidR="003B4817" w:rsidRPr="003B4817" w:rsidRDefault="003B4817" w:rsidP="004D193E">
      <w:pPr>
        <w:pStyle w:val="NormalBPBHEB"/>
        <w:rPr>
          <w:b/>
          <w:bCs/>
        </w:rPr>
      </w:pPr>
      <w:r w:rsidRPr="003B4817">
        <w:t xml:space="preserve">Amazon Location Service </w:t>
      </w:r>
      <w:r w:rsidR="00573424" w:rsidRPr="003B4817">
        <w:t>appears</w:t>
      </w:r>
      <w:r w:rsidRPr="003B4817">
        <w:t xml:space="preserve"> as a transformative tool for developers </w:t>
      </w:r>
      <w:r w:rsidR="00BB3D9A" w:rsidRPr="003B4817">
        <w:t>looking</w:t>
      </w:r>
      <w:r w:rsidRPr="003B4817">
        <w:t xml:space="preserve"> to enhance their applications with location-based features. By providing access to high-quality maps, location data, and geofencing capabilities, this service empowers developers to create compelling and personalized experiences for end-users in diverse </w:t>
      </w:r>
      <w:r w:rsidR="004C35AA">
        <w:t>areas</w:t>
      </w:r>
      <w:r w:rsidRPr="003B4817">
        <w:t>.</w:t>
      </w:r>
    </w:p>
    <w:p w14:paraId="129531D9" w14:textId="6AA8EF6C" w:rsidR="003B4817" w:rsidRDefault="003B4817">
      <w:pPr>
        <w:pStyle w:val="Heading2BPBHEB"/>
        <w:pPrChange w:id="226" w:author="Arya" w:date="2025-02-26T15:32:00Z" w16du:dateUtc="2025-02-26T10:02:00Z">
          <w:pPr>
            <w:pStyle w:val="Heading1BPBHEB"/>
          </w:pPr>
        </w:pPrChange>
      </w:pPr>
      <w:r w:rsidRPr="003B4817">
        <w:t xml:space="preserve">Amazon </w:t>
      </w:r>
      <w:ins w:id="227" w:author="Arya" w:date="2025-02-26T15:32:00Z" w16du:dateUtc="2025-02-26T10:02:00Z">
        <w:r w:rsidR="00EA7497">
          <w:t>p</w:t>
        </w:r>
      </w:ins>
      <w:del w:id="228" w:author="Arya" w:date="2025-02-26T15:32:00Z" w16du:dateUtc="2025-02-26T10:02:00Z">
        <w:r w:rsidRPr="003B4817" w:rsidDel="00EA7497">
          <w:delText>P</w:delText>
        </w:r>
      </w:del>
      <w:r w:rsidRPr="003B4817">
        <w:t>inpoint</w:t>
      </w:r>
    </w:p>
    <w:p w14:paraId="7FF20DA8" w14:textId="649D4EF5" w:rsidR="003B4817" w:rsidRPr="003B4817" w:rsidRDefault="003B4817" w:rsidP="004D193E">
      <w:pPr>
        <w:pStyle w:val="NormalBPBHEB"/>
      </w:pPr>
      <w:r w:rsidRPr="003B4817">
        <w:t xml:space="preserve">In the ever-evolving landscape of digital communication, engaging users </w:t>
      </w:r>
      <w:r w:rsidR="00257283">
        <w:t xml:space="preserve">successfully </w:t>
      </w:r>
      <w:r w:rsidR="00257283" w:rsidRPr="003B4817">
        <w:t>is</w:t>
      </w:r>
      <w:r w:rsidRPr="003B4817">
        <w:t xml:space="preserve"> paramount for the success of applications. Amazon Pinpoint, a fully managed AWS service, plays a </w:t>
      </w:r>
      <w:r w:rsidR="00960616">
        <w:t>key role in this area</w:t>
      </w:r>
      <w:r w:rsidRPr="003B4817">
        <w:t xml:space="preserve"> by enabling developers to understand, segment, and target their audience with personalized and </w:t>
      </w:r>
      <w:r w:rsidR="00573424" w:rsidRPr="003B4817">
        <w:t>prompt</w:t>
      </w:r>
      <w:r w:rsidRPr="003B4817">
        <w:t xml:space="preserve"> messages. In this section, we explore the features and functionalities of Amazon Pinpoint.</w:t>
      </w:r>
    </w:p>
    <w:p w14:paraId="0402D9F3" w14:textId="53B7D0E6" w:rsidR="003B4817" w:rsidRPr="003B4817" w:rsidRDefault="003B4817" w:rsidP="004D193E">
      <w:pPr>
        <w:pStyle w:val="Heading2BPBHEB"/>
      </w:pPr>
      <w:r w:rsidRPr="003B4817">
        <w:t xml:space="preserve">Amazon </w:t>
      </w:r>
      <w:ins w:id="229" w:author="Arya" w:date="2025-02-26T15:32:00Z" w16du:dateUtc="2025-02-26T10:02:00Z">
        <w:r w:rsidR="00EA7497">
          <w:t>p</w:t>
        </w:r>
      </w:ins>
      <w:del w:id="230" w:author="Arya" w:date="2025-02-26T15:32:00Z" w16du:dateUtc="2025-02-26T10:02:00Z">
        <w:r w:rsidRPr="003B4817" w:rsidDel="00EA7497">
          <w:delText>P</w:delText>
        </w:r>
      </w:del>
      <w:r w:rsidRPr="003B4817">
        <w:t xml:space="preserve">inpoint </w:t>
      </w:r>
      <w:ins w:id="231" w:author="Arya" w:date="2025-02-26T15:32:00Z" w16du:dateUtc="2025-02-26T10:02:00Z">
        <w:r w:rsidR="00EA7497">
          <w:t>o</w:t>
        </w:r>
      </w:ins>
      <w:del w:id="232" w:author="Arya" w:date="2025-02-26T15:32:00Z" w16du:dateUtc="2025-02-26T10:02:00Z">
        <w:r w:rsidRPr="003B4817" w:rsidDel="00EA7497">
          <w:delText>O</w:delText>
        </w:r>
      </w:del>
      <w:r w:rsidRPr="003B4817">
        <w:t>verview</w:t>
      </w:r>
    </w:p>
    <w:p w14:paraId="7C6FFE4A" w14:textId="310D5FF0" w:rsidR="003B4817" w:rsidRPr="003B4817" w:rsidRDefault="003B4817" w:rsidP="004D193E">
      <w:pPr>
        <w:pStyle w:val="NormalBPBHEB"/>
      </w:pPr>
      <w:r w:rsidRPr="003B4817">
        <w:t xml:space="preserve">Amazon Pinpoint is a versatile service designed to </w:t>
      </w:r>
      <w:r w:rsidR="00573424" w:rsidRPr="003B4817">
        <w:t>help</w:t>
      </w:r>
      <w:r w:rsidRPr="003B4817">
        <w:t xml:space="preserve"> targeted communication with end-users across various channels, including email, SMS, and mobile push notifications. It provides analytics and insights that empower developers to refine their communication strategies and enhance user engagement</w:t>
      </w:r>
      <w:bookmarkStart w:id="233" w:name="_Ref153363610"/>
      <w:sdt>
        <w:sdtPr>
          <w:id w:val="-1713186490"/>
          <w:citation/>
        </w:sdtPr>
        <w:sdtEndPr/>
        <w:sdtContent>
          <w:r w:rsidR="00947963">
            <w:fldChar w:fldCharType="begin"/>
          </w:r>
          <w:r w:rsidR="00947963">
            <w:instrText xml:space="preserve"> CITATION Services2023b \l 1033 </w:instrText>
          </w:r>
          <w:r w:rsidR="00947963">
            <w:fldChar w:fldCharType="separate"/>
          </w:r>
          <w:r w:rsidR="00A901E9">
            <w:rPr>
              <w:noProof/>
            </w:rPr>
            <w:t xml:space="preserve"> </w:t>
          </w:r>
          <w:r w:rsidR="00A901E9" w:rsidRPr="00A901E9">
            <w:rPr>
              <w:noProof/>
            </w:rPr>
            <w:t>[13]</w:t>
          </w:r>
          <w:r w:rsidR="00947963">
            <w:fldChar w:fldCharType="end"/>
          </w:r>
        </w:sdtContent>
      </w:sdt>
      <w:bookmarkEnd w:id="233"/>
      <w:r w:rsidRPr="003B4817">
        <w:t>.</w:t>
      </w:r>
    </w:p>
    <w:p w14:paraId="6F7B53DE" w14:textId="601EF2E6" w:rsidR="003B4817" w:rsidRDefault="003B4817">
      <w:pPr>
        <w:pStyle w:val="Heading2BPBHEB"/>
      </w:pPr>
      <w:r w:rsidRPr="003B4817">
        <w:t xml:space="preserve">Key </w:t>
      </w:r>
      <w:ins w:id="234" w:author="Arya" w:date="2025-02-26T15:32:00Z" w16du:dateUtc="2025-02-26T10:02:00Z">
        <w:r w:rsidR="00EA7497">
          <w:t>f</w:t>
        </w:r>
      </w:ins>
      <w:del w:id="235" w:author="Arya" w:date="2025-02-26T15:32:00Z" w16du:dateUtc="2025-02-26T10:02:00Z">
        <w:r w:rsidRPr="003B4817" w:rsidDel="00EA7497">
          <w:delText>F</w:delText>
        </w:r>
      </w:del>
      <w:r w:rsidRPr="003B4817">
        <w:t xml:space="preserve">eatures and </w:t>
      </w:r>
      <w:ins w:id="236" w:author="Arya" w:date="2025-02-26T15:32:00Z" w16du:dateUtc="2025-02-26T10:02:00Z">
        <w:r w:rsidR="00EA7497">
          <w:t>c</w:t>
        </w:r>
      </w:ins>
      <w:del w:id="237" w:author="Arya" w:date="2025-02-26T15:32:00Z" w16du:dateUtc="2025-02-26T10:02:00Z">
        <w:r w:rsidRPr="003B4817" w:rsidDel="00EA7497">
          <w:delText>C</w:delText>
        </w:r>
      </w:del>
      <w:r w:rsidRPr="003B4817">
        <w:t>apabilities</w:t>
      </w:r>
    </w:p>
    <w:p w14:paraId="60A82F8A" w14:textId="7841B890"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EndPr/>
        <w:sdtContent>
          <w:r w:rsidR="00947963">
            <w:fldChar w:fldCharType="begin"/>
          </w:r>
          <w:r w:rsidR="00947963">
            <w:instrText xml:space="preserve"> CITATION Services2023b \l 1033 </w:instrText>
          </w:r>
          <w:r w:rsidR="00947963">
            <w:fldChar w:fldCharType="separate"/>
          </w:r>
          <w:r w:rsidR="00A901E9" w:rsidRPr="00A901E9">
            <w:rPr>
              <w:noProof/>
            </w:rPr>
            <w:t>[13]</w:t>
          </w:r>
          <w:r w:rsidR="00947963">
            <w:fldChar w:fldCharType="end"/>
          </w:r>
        </w:sdtContent>
      </w:sdt>
      <w:r w:rsidR="00CC20AB">
        <w:t>.</w:t>
      </w:r>
    </w:p>
    <w:p w14:paraId="694D5692" w14:textId="0CB5C4F7" w:rsidR="003B4817" w:rsidRPr="004D193E" w:rsidDel="00EA7497" w:rsidRDefault="003B4817" w:rsidP="004D193E">
      <w:pPr>
        <w:pStyle w:val="NormalBPBHEB"/>
        <w:numPr>
          <w:ilvl w:val="0"/>
          <w:numId w:val="24"/>
        </w:numPr>
        <w:rPr>
          <w:del w:id="238" w:author="Arya" w:date="2025-02-26T15:32:00Z" w16du:dateUtc="2025-02-26T10:02:00Z"/>
          <w:b/>
          <w:bCs/>
        </w:rPr>
      </w:pPr>
      <w:r w:rsidRPr="004D193E">
        <w:rPr>
          <w:b/>
          <w:bCs/>
        </w:rPr>
        <w:t xml:space="preserve">User </w:t>
      </w:r>
      <w:ins w:id="239" w:author="Arya" w:date="2025-02-26T15:32:00Z" w16du:dateUtc="2025-02-26T10:02:00Z">
        <w:r w:rsidR="00EA7497">
          <w:rPr>
            <w:b/>
            <w:bCs/>
          </w:rPr>
          <w:t>e</w:t>
        </w:r>
      </w:ins>
      <w:del w:id="240" w:author="Arya" w:date="2025-02-26T15:32:00Z" w16du:dateUtc="2025-02-26T10:02:00Z">
        <w:r w:rsidRPr="004D193E" w:rsidDel="00EA7497">
          <w:rPr>
            <w:b/>
            <w:bCs/>
          </w:rPr>
          <w:delText>E</w:delText>
        </w:r>
      </w:del>
      <w:r w:rsidRPr="004D193E">
        <w:rPr>
          <w:b/>
          <w:bCs/>
        </w:rPr>
        <w:t xml:space="preserve">ngagement </w:t>
      </w:r>
      <w:ins w:id="241" w:author="Arya" w:date="2025-02-26T15:32:00Z" w16du:dateUtc="2025-02-26T10:02:00Z">
        <w:r w:rsidR="00EA7497">
          <w:rPr>
            <w:b/>
            <w:bCs/>
          </w:rPr>
          <w:t>a</w:t>
        </w:r>
      </w:ins>
      <w:del w:id="242" w:author="Arya" w:date="2025-02-26T15:32:00Z" w16du:dateUtc="2025-02-26T10:02:00Z">
        <w:r w:rsidRPr="004D193E" w:rsidDel="00EA7497">
          <w:rPr>
            <w:b/>
            <w:bCs/>
          </w:rPr>
          <w:delText>A</w:delText>
        </w:r>
      </w:del>
      <w:r w:rsidRPr="004D193E">
        <w:rPr>
          <w:b/>
          <w:bCs/>
        </w:rPr>
        <w:t>nalysis</w:t>
      </w:r>
      <w:ins w:id="243" w:author="Arya" w:date="2025-02-26T15:32:00Z" w16du:dateUtc="2025-02-26T10:02:00Z">
        <w:r w:rsidR="00EA7497">
          <w:t xml:space="preserve">: </w:t>
        </w:r>
      </w:ins>
    </w:p>
    <w:p w14:paraId="56FF00AB" w14:textId="4826884A" w:rsidR="003B4817" w:rsidRPr="003B4817" w:rsidRDefault="003B4817">
      <w:pPr>
        <w:pStyle w:val="NormalBPBHEB"/>
        <w:numPr>
          <w:ilvl w:val="0"/>
          <w:numId w:val="24"/>
        </w:numPr>
        <w:pPrChange w:id="244" w:author="Arya" w:date="2025-02-26T15:32:00Z" w16du:dateUtc="2025-02-26T10:02:00Z">
          <w:pPr>
            <w:pStyle w:val="NormalBPBHEB"/>
            <w:ind w:left="720"/>
          </w:pPr>
        </w:pPrChange>
      </w:pPr>
      <w:r w:rsidRPr="003B4817">
        <w:t>Amazon Pinpoint offers detailed analytics on user engagement, providing developers with insights into user behavior, preferences, and interactions with the application. This data-driven approach enables the optimization of communication strategies.</w:t>
      </w:r>
    </w:p>
    <w:p w14:paraId="0FC993F7" w14:textId="59A592A9" w:rsidR="003B4817" w:rsidRPr="004D193E" w:rsidDel="00EA7497" w:rsidRDefault="003B4817" w:rsidP="004D193E">
      <w:pPr>
        <w:pStyle w:val="NormalBPBHEB"/>
        <w:numPr>
          <w:ilvl w:val="0"/>
          <w:numId w:val="24"/>
        </w:numPr>
        <w:rPr>
          <w:del w:id="245" w:author="Arya" w:date="2025-02-26T15:32:00Z" w16du:dateUtc="2025-02-26T10:02:00Z"/>
          <w:b/>
          <w:bCs/>
        </w:rPr>
      </w:pPr>
      <w:r w:rsidRPr="004D193E">
        <w:rPr>
          <w:b/>
          <w:bCs/>
        </w:rPr>
        <w:t>Multi-</w:t>
      </w:r>
      <w:ins w:id="246" w:author="Arya" w:date="2025-02-26T15:32:00Z" w16du:dateUtc="2025-02-26T10:02:00Z">
        <w:r w:rsidR="00EA7497">
          <w:rPr>
            <w:b/>
            <w:bCs/>
          </w:rPr>
          <w:t>c</w:t>
        </w:r>
      </w:ins>
      <w:del w:id="247" w:author="Arya" w:date="2025-02-26T15:32:00Z" w16du:dateUtc="2025-02-26T10:02:00Z">
        <w:r w:rsidRPr="004D193E" w:rsidDel="00EA7497">
          <w:rPr>
            <w:b/>
            <w:bCs/>
          </w:rPr>
          <w:delText>C</w:delText>
        </w:r>
      </w:del>
      <w:r w:rsidRPr="004D193E">
        <w:rPr>
          <w:b/>
          <w:bCs/>
        </w:rPr>
        <w:t xml:space="preserve">hannel </w:t>
      </w:r>
      <w:ins w:id="248" w:author="Arya" w:date="2025-02-26T15:32:00Z" w16du:dateUtc="2025-02-26T10:02:00Z">
        <w:r w:rsidR="00EA7497">
          <w:rPr>
            <w:b/>
            <w:bCs/>
          </w:rPr>
          <w:t>c</w:t>
        </w:r>
      </w:ins>
      <w:del w:id="249" w:author="Arya" w:date="2025-02-26T15:32:00Z" w16du:dateUtc="2025-02-26T10:02:00Z">
        <w:r w:rsidRPr="004D193E" w:rsidDel="00EA7497">
          <w:rPr>
            <w:b/>
            <w:bCs/>
          </w:rPr>
          <w:delText>C</w:delText>
        </w:r>
      </w:del>
      <w:r w:rsidRPr="004D193E">
        <w:rPr>
          <w:b/>
          <w:bCs/>
        </w:rPr>
        <w:t>ommunication</w:t>
      </w:r>
      <w:ins w:id="250" w:author="Arya" w:date="2025-02-26T15:32:00Z" w16du:dateUtc="2025-02-26T10:02:00Z">
        <w:r w:rsidR="00EA7497">
          <w:t xml:space="preserve">: </w:t>
        </w:r>
      </w:ins>
    </w:p>
    <w:p w14:paraId="433E172A" w14:textId="7593FB86" w:rsidR="003B4817" w:rsidRPr="003B4817" w:rsidRDefault="003B4817">
      <w:pPr>
        <w:pStyle w:val="NormalBPBHEB"/>
        <w:numPr>
          <w:ilvl w:val="0"/>
          <w:numId w:val="24"/>
        </w:numPr>
        <w:pPrChange w:id="251" w:author="Arya" w:date="2025-02-26T15:32:00Z" w16du:dateUtc="2025-02-26T10:02:00Z">
          <w:pPr>
            <w:pStyle w:val="NormalBPBHEB"/>
            <w:ind w:left="720"/>
          </w:pPr>
        </w:pPrChange>
      </w:pPr>
      <w:r w:rsidRPr="003B4817">
        <w:t>The service supports a range of communication channels, including email, SMS, and push notifications. This multi-channel capability allows developers to reach users through their preferred communication channels, increasing the eff</w:t>
      </w:r>
      <w:r w:rsidR="00D07C4B">
        <w:t>iciency</w:t>
      </w:r>
      <w:r w:rsidRPr="003B4817">
        <w:t xml:space="preserve"> of messages.</w:t>
      </w:r>
    </w:p>
    <w:p w14:paraId="400B7515" w14:textId="16297084" w:rsidR="003B4817" w:rsidRPr="004D193E" w:rsidDel="00EA7497" w:rsidRDefault="003B4817" w:rsidP="004D193E">
      <w:pPr>
        <w:pStyle w:val="NormalBPBHEB"/>
        <w:numPr>
          <w:ilvl w:val="0"/>
          <w:numId w:val="24"/>
        </w:numPr>
        <w:rPr>
          <w:del w:id="252" w:author="Arya" w:date="2025-02-26T15:32:00Z" w16du:dateUtc="2025-02-26T10:02:00Z"/>
          <w:b/>
          <w:bCs/>
        </w:rPr>
      </w:pPr>
      <w:r w:rsidRPr="004D193E">
        <w:rPr>
          <w:b/>
          <w:bCs/>
        </w:rPr>
        <w:t>Personalization</w:t>
      </w:r>
      <w:ins w:id="253" w:author="Arya" w:date="2025-02-26T15:32:00Z" w16du:dateUtc="2025-02-26T10:02:00Z">
        <w:r w:rsidR="00EA7497">
          <w:t xml:space="preserve">: </w:t>
        </w:r>
      </w:ins>
    </w:p>
    <w:p w14:paraId="129783C5" w14:textId="126E1402" w:rsidR="003B4817" w:rsidRPr="003B4817" w:rsidRDefault="003B4817">
      <w:pPr>
        <w:pStyle w:val="NormalBPBHEB"/>
        <w:numPr>
          <w:ilvl w:val="0"/>
          <w:numId w:val="24"/>
        </w:numPr>
        <w:pPrChange w:id="254" w:author="Arya" w:date="2025-02-26T15:32:00Z" w16du:dateUtc="2025-02-26T10:02:00Z">
          <w:pPr>
            <w:pStyle w:val="NormalBPBHEB"/>
            <w:ind w:left="720"/>
          </w:pPr>
        </w:pPrChange>
      </w:pPr>
      <w:r w:rsidRPr="003B4817">
        <w:t>Amazon Pinpoint enables developers to create personalized messages based on user attributes and behavior. This personalization enhances user experience and fosters a sense of connection with the application.</w:t>
      </w:r>
    </w:p>
    <w:p w14:paraId="59A6C793" w14:textId="1060C4FF" w:rsidR="003B4817" w:rsidRPr="004D193E" w:rsidDel="009F11A0" w:rsidRDefault="003B4817" w:rsidP="004D193E">
      <w:pPr>
        <w:pStyle w:val="NormalBPBHEB"/>
        <w:numPr>
          <w:ilvl w:val="0"/>
          <w:numId w:val="24"/>
        </w:numPr>
        <w:rPr>
          <w:del w:id="255" w:author="Arya" w:date="2025-02-26T15:33:00Z" w16du:dateUtc="2025-02-26T10:03:00Z"/>
          <w:b/>
          <w:bCs/>
        </w:rPr>
      </w:pPr>
      <w:r w:rsidRPr="004D193E">
        <w:rPr>
          <w:b/>
          <w:bCs/>
        </w:rPr>
        <w:t xml:space="preserve">Journey </w:t>
      </w:r>
      <w:ins w:id="256" w:author="Arya" w:date="2025-02-26T15:32:00Z" w16du:dateUtc="2025-02-26T10:02:00Z">
        <w:r w:rsidR="009F11A0">
          <w:rPr>
            <w:b/>
            <w:bCs/>
          </w:rPr>
          <w:t>o</w:t>
        </w:r>
      </w:ins>
      <w:del w:id="257" w:author="Arya" w:date="2025-02-26T15:32:00Z" w16du:dateUtc="2025-02-26T10:02:00Z">
        <w:r w:rsidRPr="004D193E" w:rsidDel="009F11A0">
          <w:rPr>
            <w:b/>
            <w:bCs/>
          </w:rPr>
          <w:delText>O</w:delText>
        </w:r>
      </w:del>
      <w:r w:rsidRPr="004D193E">
        <w:rPr>
          <w:b/>
          <w:bCs/>
        </w:rPr>
        <w:t>rchestration</w:t>
      </w:r>
      <w:ins w:id="258" w:author="Arya" w:date="2025-02-26T15:33:00Z" w16du:dateUtc="2025-02-26T10:03:00Z">
        <w:r w:rsidR="009F11A0">
          <w:t xml:space="preserve">: </w:t>
        </w:r>
      </w:ins>
    </w:p>
    <w:p w14:paraId="6E433647" w14:textId="110BD0DF" w:rsidR="003B4817" w:rsidRPr="003B4817" w:rsidRDefault="003B4817">
      <w:pPr>
        <w:pStyle w:val="NormalBPBHEB"/>
        <w:numPr>
          <w:ilvl w:val="0"/>
          <w:numId w:val="24"/>
        </w:numPr>
        <w:pPrChange w:id="259" w:author="Arya" w:date="2025-02-26T15:32:00Z" w16du:dateUtc="2025-02-26T10:02:00Z">
          <w:pPr>
            <w:pStyle w:val="NormalBPBHEB"/>
            <w:ind w:left="720"/>
          </w:pPr>
        </w:pPrChange>
      </w:pPr>
      <w:r w:rsidRPr="003B4817">
        <w:t xml:space="preserve">Developers can design customer journeys by defining communication workflows based on user actions. This feature ensures that users receive relevant messages at </w:t>
      </w:r>
      <w:r w:rsidR="00C70350" w:rsidRPr="003B4817">
        <w:t>distinct stages</w:t>
      </w:r>
      <w:r w:rsidRPr="003B4817">
        <w:t xml:space="preserve"> of their interaction with the application.</w:t>
      </w:r>
    </w:p>
    <w:p w14:paraId="238646DE" w14:textId="047D1578" w:rsidR="003B4817" w:rsidRPr="003B4817" w:rsidRDefault="003B4817" w:rsidP="004D193E">
      <w:pPr>
        <w:pStyle w:val="Heading2BPBHEB"/>
      </w:pPr>
      <w:r w:rsidRPr="003B4817">
        <w:t xml:space="preserve">Integration with </w:t>
      </w:r>
      <w:ins w:id="260" w:author="Arya" w:date="2025-02-26T15:33:00Z" w16du:dateUtc="2025-02-26T10:03:00Z">
        <w:r w:rsidR="00F4621A">
          <w:t>o</w:t>
        </w:r>
      </w:ins>
      <w:del w:id="261" w:author="Arya" w:date="2025-02-26T15:33:00Z" w16du:dateUtc="2025-02-26T10:03:00Z">
        <w:r w:rsidRPr="003B4817" w:rsidDel="00F4621A">
          <w:delText>O</w:delText>
        </w:r>
      </w:del>
      <w:r w:rsidRPr="003B4817">
        <w:t xml:space="preserve">ther AWS </w:t>
      </w:r>
      <w:ins w:id="262" w:author="Arya" w:date="2025-02-26T15:33:00Z" w16du:dateUtc="2025-02-26T10:03:00Z">
        <w:r w:rsidR="00F4621A">
          <w:t>s</w:t>
        </w:r>
      </w:ins>
      <w:del w:id="263" w:author="Arya" w:date="2025-02-26T15:33:00Z" w16du:dateUtc="2025-02-26T10:03:00Z">
        <w:r w:rsidRPr="003B4817" w:rsidDel="00F4621A">
          <w:delText>S</w:delText>
        </w:r>
      </w:del>
      <w:r w:rsidRPr="003B4817">
        <w:t>ervices</w:t>
      </w:r>
    </w:p>
    <w:p w14:paraId="71597CE6" w14:textId="02554697"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1F66556C" w:rsidR="003B4817" w:rsidRDefault="003B4817">
      <w:pPr>
        <w:pStyle w:val="Heading3BPBHEB"/>
        <w:pPrChange w:id="264" w:author="Arya" w:date="2025-02-26T15:33:00Z" w16du:dateUtc="2025-02-26T10:03:00Z">
          <w:pPr>
            <w:pStyle w:val="Heading2BPBHEB"/>
          </w:pPr>
        </w:pPrChange>
      </w:pPr>
      <w:r w:rsidRPr="003B4817">
        <w:t xml:space="preserve">Use </w:t>
      </w:r>
      <w:ins w:id="265" w:author="Arya" w:date="2025-02-26T15:33:00Z" w16du:dateUtc="2025-02-26T10:03:00Z">
        <w:r w:rsidR="00390B34">
          <w:t>c</w:t>
        </w:r>
      </w:ins>
      <w:del w:id="266" w:author="Arya" w:date="2025-02-26T15:33:00Z" w16du:dateUtc="2025-02-26T10:03:00Z">
        <w:r w:rsidRPr="003B4817" w:rsidDel="00390B34">
          <w:delText>C</w:delText>
        </w:r>
      </w:del>
      <w:r w:rsidRPr="003B4817">
        <w:t>ases</w:t>
      </w:r>
    </w:p>
    <w:p w14:paraId="77793929" w14:textId="349DCFAF" w:rsidR="005634F8" w:rsidRPr="003B4817" w:rsidRDefault="00803394" w:rsidP="004D193E">
      <w:pPr>
        <w:pStyle w:val="NormalBPBHEB"/>
      </w:pPr>
      <w:r w:rsidRPr="00803394">
        <w:t>Here are practical ways organizations can use Amazon Pinpoint to drive user engagement:</w:t>
      </w:r>
    </w:p>
    <w:p w14:paraId="1AE91AEA" w14:textId="2F5C3A66" w:rsidR="003B4817" w:rsidRPr="004D193E" w:rsidDel="00390B34" w:rsidRDefault="003B4817" w:rsidP="004D193E">
      <w:pPr>
        <w:pStyle w:val="NormalBPBHEB"/>
        <w:numPr>
          <w:ilvl w:val="0"/>
          <w:numId w:val="24"/>
        </w:numPr>
        <w:rPr>
          <w:del w:id="267" w:author="Arya" w:date="2025-02-26T15:33:00Z" w16du:dateUtc="2025-02-26T10:03:00Z"/>
          <w:b/>
          <w:bCs/>
        </w:rPr>
      </w:pPr>
      <w:r w:rsidRPr="004D193E">
        <w:rPr>
          <w:b/>
          <w:bCs/>
        </w:rPr>
        <w:t xml:space="preserve">Marketing </w:t>
      </w:r>
      <w:ins w:id="268" w:author="Arya" w:date="2025-02-26T15:33:00Z" w16du:dateUtc="2025-02-26T10:03:00Z">
        <w:r w:rsidR="00390B34">
          <w:rPr>
            <w:b/>
            <w:bCs/>
          </w:rPr>
          <w:t>c</w:t>
        </w:r>
      </w:ins>
      <w:del w:id="269" w:author="Arya" w:date="2025-02-26T15:33:00Z" w16du:dateUtc="2025-02-26T10:03:00Z">
        <w:r w:rsidRPr="004D193E" w:rsidDel="00390B34">
          <w:rPr>
            <w:b/>
            <w:bCs/>
          </w:rPr>
          <w:delText>C</w:delText>
        </w:r>
      </w:del>
      <w:r w:rsidRPr="004D193E">
        <w:rPr>
          <w:b/>
          <w:bCs/>
        </w:rPr>
        <w:t>ampaigns</w:t>
      </w:r>
      <w:ins w:id="270" w:author="Arya" w:date="2025-02-26T15:33:00Z" w16du:dateUtc="2025-02-26T10:03:00Z">
        <w:r w:rsidR="00390B34">
          <w:t xml:space="preserve">: </w:t>
        </w:r>
      </w:ins>
    </w:p>
    <w:p w14:paraId="7BBA379B" w14:textId="59AA8ABC" w:rsidR="003B4817" w:rsidRPr="003B4817" w:rsidRDefault="003B4817">
      <w:pPr>
        <w:pStyle w:val="NormalBPBHEB"/>
        <w:numPr>
          <w:ilvl w:val="0"/>
          <w:numId w:val="24"/>
        </w:numPr>
        <w:pPrChange w:id="271" w:author="Arya" w:date="2025-02-26T15:33:00Z" w16du:dateUtc="2025-02-26T10:03:00Z">
          <w:pPr>
            <w:pStyle w:val="NormalBPBHEB"/>
            <w:ind w:left="720"/>
          </w:pPr>
        </w:pPrChange>
      </w:pPr>
      <w:r w:rsidRPr="003B4817">
        <w:t>Amazon Pinpoint is instrumental in orchestrating targeted marketing campaigns, delivering personalized promotions, and analyzing campaign performance</w:t>
      </w:r>
      <w:sdt>
        <w:sdtPr>
          <w:id w:val="477196218"/>
          <w:citation/>
        </w:sdtPr>
        <w:sdtEndPr/>
        <w:sdtContent>
          <w:r w:rsidR="00557ABC">
            <w:fldChar w:fldCharType="begin"/>
          </w:r>
          <w:r w:rsidR="00557ABC">
            <w:instrText xml:space="preserve"> CITATION Smith2018a \l 1033 </w:instrText>
          </w:r>
          <w:r w:rsidR="00557ABC">
            <w:fldChar w:fldCharType="separate"/>
          </w:r>
          <w:r w:rsidR="00A901E9">
            <w:rPr>
              <w:noProof/>
            </w:rPr>
            <w:t xml:space="preserve"> </w:t>
          </w:r>
          <w:r w:rsidR="00A901E9" w:rsidRPr="00A901E9">
            <w:rPr>
              <w:noProof/>
            </w:rPr>
            <w:t>[14]</w:t>
          </w:r>
          <w:r w:rsidR="00557ABC">
            <w:fldChar w:fldCharType="end"/>
          </w:r>
        </w:sdtContent>
      </w:sdt>
      <w:r w:rsidRPr="003B4817">
        <w:t>.</w:t>
      </w:r>
    </w:p>
    <w:p w14:paraId="31F422C8" w14:textId="6EBAAD7C" w:rsidR="003B4817" w:rsidRPr="004D193E" w:rsidDel="00390B34" w:rsidRDefault="003B4817" w:rsidP="004D193E">
      <w:pPr>
        <w:pStyle w:val="NormalBPBHEB"/>
        <w:numPr>
          <w:ilvl w:val="0"/>
          <w:numId w:val="24"/>
        </w:numPr>
        <w:rPr>
          <w:del w:id="272" w:author="Arya" w:date="2025-02-26T15:33:00Z" w16du:dateUtc="2025-02-26T10:03:00Z"/>
          <w:b/>
          <w:bCs/>
        </w:rPr>
      </w:pPr>
      <w:r w:rsidRPr="004D193E">
        <w:rPr>
          <w:b/>
          <w:bCs/>
        </w:rPr>
        <w:t xml:space="preserve">User </w:t>
      </w:r>
      <w:ins w:id="273" w:author="Arya" w:date="2025-02-26T15:33:00Z" w16du:dateUtc="2025-02-26T10:03:00Z">
        <w:r w:rsidR="00390B34">
          <w:rPr>
            <w:b/>
            <w:bCs/>
          </w:rPr>
          <w:t>o</w:t>
        </w:r>
      </w:ins>
      <w:del w:id="274" w:author="Arya" w:date="2025-02-26T15:33:00Z" w16du:dateUtc="2025-02-26T10:03:00Z">
        <w:r w:rsidRPr="004D193E" w:rsidDel="00390B34">
          <w:rPr>
            <w:b/>
            <w:bCs/>
          </w:rPr>
          <w:delText>O</w:delText>
        </w:r>
      </w:del>
      <w:r w:rsidRPr="004D193E">
        <w:rPr>
          <w:b/>
          <w:bCs/>
        </w:rPr>
        <w:t>nboarding</w:t>
      </w:r>
      <w:ins w:id="275" w:author="Arya" w:date="2025-02-26T15:33:00Z" w16du:dateUtc="2025-02-26T10:03:00Z">
        <w:r w:rsidR="00390B34">
          <w:t xml:space="preserve">: </w:t>
        </w:r>
      </w:ins>
    </w:p>
    <w:p w14:paraId="7DE714AA" w14:textId="7A874659" w:rsidR="003B4817" w:rsidRPr="003B4817" w:rsidRDefault="003B4817">
      <w:pPr>
        <w:pStyle w:val="NormalBPBHEB"/>
        <w:numPr>
          <w:ilvl w:val="0"/>
          <w:numId w:val="24"/>
        </w:numPr>
        <w:pPrChange w:id="276" w:author="Arya" w:date="2025-02-26T15:33:00Z" w16du:dateUtc="2025-02-26T10:03:00Z">
          <w:pPr>
            <w:pStyle w:val="NormalBPBHEB"/>
            <w:ind w:left="720"/>
          </w:pPr>
        </w:pPrChange>
      </w:pPr>
      <w:r w:rsidRPr="003B4817">
        <w:t xml:space="preserve">Developers can use the service to guide users through onboarding processes by sending </w:t>
      </w:r>
      <w:r w:rsidR="00573424" w:rsidRPr="003B4817">
        <w:t>prompt</w:t>
      </w:r>
      <w:r w:rsidRPr="003B4817">
        <w:t xml:space="preserve"> and relevant information, thereby enhancing the overall user experience</w:t>
      </w:r>
      <w:sdt>
        <w:sdtPr>
          <w:id w:val="1300267947"/>
          <w:citation/>
        </w:sdtPr>
        <w:sdtEndPr/>
        <w:sdtContent>
          <w:r w:rsidR="00557ABC">
            <w:fldChar w:fldCharType="begin"/>
          </w:r>
          <w:r w:rsidR="00557ABC">
            <w:instrText xml:space="preserve"> CITATION Gupta2006 \l 1033 </w:instrText>
          </w:r>
          <w:r w:rsidR="00557ABC">
            <w:fldChar w:fldCharType="separate"/>
          </w:r>
          <w:r w:rsidR="00A901E9">
            <w:rPr>
              <w:noProof/>
            </w:rPr>
            <w:t xml:space="preserve"> </w:t>
          </w:r>
          <w:r w:rsidR="00A901E9" w:rsidRPr="00A901E9">
            <w:rPr>
              <w:noProof/>
            </w:rPr>
            <w:t>[15]</w:t>
          </w:r>
          <w:r w:rsidR="00557ABC">
            <w:fldChar w:fldCharType="end"/>
          </w:r>
        </w:sdtContent>
      </w:sdt>
      <w:r w:rsidRPr="003B4817">
        <w:t>.</w:t>
      </w:r>
    </w:p>
    <w:p w14:paraId="3F584E68" w14:textId="1BACB97B" w:rsidR="003B4817" w:rsidRPr="003B4817" w:rsidRDefault="003B4817" w:rsidP="004D193E">
      <w:pPr>
        <w:pStyle w:val="NormalBPBHEB"/>
      </w:pPr>
      <w:r w:rsidRPr="003B4817">
        <w:t xml:space="preserve">Amazon Pinpoint </w:t>
      </w:r>
      <w:r w:rsidR="00573424" w:rsidRPr="003B4817">
        <w:t>appears</w:t>
      </w:r>
      <w:r w:rsidRPr="003B4817">
        <w:t xml:space="preserve"> as a valuable tool for developers </w:t>
      </w:r>
      <w:r w:rsidR="00BB3D9A" w:rsidRPr="003B4817">
        <w:t>looking</w:t>
      </w:r>
      <w:r w:rsidRPr="003B4817">
        <w:t xml:space="preserve"> to </w:t>
      </w:r>
      <w:r w:rsidR="00FE0DFB" w:rsidRPr="003B4817">
        <w:t>improve</w:t>
      </w:r>
      <w:r w:rsidRPr="003B4817">
        <w:t xml:space="preserve"> user engagement through targeted and personalized communication. By offering a range of communication channels, robust analytics, and the ability to create personalized customer journeys, Amazon Pinpoint empowers developers to build applications that resonate with their audience, </w:t>
      </w:r>
      <w:r w:rsidR="00FD5D25" w:rsidRPr="003B4817">
        <w:t>contributing</w:t>
      </w:r>
      <w:r w:rsidRPr="003B4817">
        <w:t xml:space="preserve"> to the success of their digital initiatives.</w:t>
      </w:r>
    </w:p>
    <w:p w14:paraId="1191FBF9" w14:textId="42C4AD49" w:rsidR="003B4817" w:rsidRDefault="003B4817">
      <w:pPr>
        <w:pStyle w:val="Heading1BPBHEB"/>
      </w:pPr>
      <w:bookmarkStart w:id="277" w:name="_Hlk153364094"/>
      <w:r w:rsidRPr="0099023E">
        <w:t xml:space="preserve">Amazon </w:t>
      </w:r>
      <w:ins w:id="278" w:author="Arya" w:date="2025-02-26T15:33:00Z" w16du:dateUtc="2025-02-26T10:03:00Z">
        <w:r w:rsidR="00362401">
          <w:t>s</w:t>
        </w:r>
      </w:ins>
      <w:del w:id="279" w:author="Arya" w:date="2025-02-26T15:33:00Z" w16du:dateUtc="2025-02-26T10:03:00Z">
        <w:r w:rsidRPr="0099023E" w:rsidDel="00362401">
          <w:delText>S</w:delText>
        </w:r>
      </w:del>
      <w:r w:rsidRPr="0099023E">
        <w:t xml:space="preserve">imple </w:t>
      </w:r>
      <w:ins w:id="280" w:author="Arya" w:date="2025-02-26T15:33:00Z" w16du:dateUtc="2025-02-26T10:03:00Z">
        <w:r w:rsidR="00362401">
          <w:t>e</w:t>
        </w:r>
      </w:ins>
      <w:del w:id="281" w:author="Arya" w:date="2025-02-26T15:33:00Z" w16du:dateUtc="2025-02-26T10:03:00Z">
        <w:r w:rsidRPr="0099023E" w:rsidDel="00362401">
          <w:delText>E</w:delText>
        </w:r>
      </w:del>
      <w:r w:rsidRPr="0099023E">
        <w:t xml:space="preserve">mail </w:t>
      </w:r>
      <w:ins w:id="282" w:author="Arya" w:date="2025-02-26T15:33:00Z" w16du:dateUtc="2025-02-26T10:03:00Z">
        <w:r w:rsidR="00362401">
          <w:t>s</w:t>
        </w:r>
      </w:ins>
      <w:del w:id="283" w:author="Arya" w:date="2025-02-26T15:33:00Z" w16du:dateUtc="2025-02-26T10:03:00Z">
        <w:r w:rsidRPr="0099023E" w:rsidDel="00362401">
          <w:delText>S</w:delText>
        </w:r>
      </w:del>
      <w:r w:rsidRPr="0099023E">
        <w:t>ervice</w:t>
      </w:r>
    </w:p>
    <w:bookmarkEnd w:id="277"/>
    <w:p w14:paraId="407B63D5" w14:textId="744E3B3B" w:rsidR="003B4817" w:rsidRPr="003B4817" w:rsidRDefault="003B4817" w:rsidP="004D193E">
      <w:pPr>
        <w:pStyle w:val="NormalBPBHEB"/>
      </w:pPr>
      <w:r w:rsidRPr="003B4817">
        <w:t xml:space="preserve">Communication through email </w:t>
      </w:r>
      <w:r w:rsidR="00573424" w:rsidRPr="003B4817">
        <w:t>stays</w:t>
      </w:r>
      <w:r w:rsidRPr="003B4817">
        <w:t xml:space="preserve"> a cornerstone in engaging end-users, and Amazon </w:t>
      </w:r>
      <w:del w:id="284" w:author="Arya" w:date="2025-02-26T15:33:00Z" w16du:dateUtc="2025-02-26T10:03:00Z">
        <w:r w:rsidRPr="00362401" w:rsidDel="00362401">
          <w:rPr>
            <w:rPrChange w:id="285" w:author="Arya" w:date="2025-02-26T15:33:00Z" w16du:dateUtc="2025-02-26T10:03:00Z">
              <w:rPr>
                <w:b/>
                <w:bCs/>
              </w:rPr>
            </w:rPrChange>
          </w:rPr>
          <w:delText>Simple Email Service</w:delText>
        </w:r>
        <w:r w:rsidRPr="00362401" w:rsidDel="00362401">
          <w:delText xml:space="preserve"> (</w:delText>
        </w:r>
      </w:del>
      <w:r w:rsidRPr="00362401">
        <w:rPr>
          <w:rPrChange w:id="286" w:author="Arya" w:date="2025-02-26T15:33:00Z" w16du:dateUtc="2025-02-26T10:03:00Z">
            <w:rPr>
              <w:b/>
              <w:bCs/>
            </w:rPr>
          </w:rPrChange>
        </w:rPr>
        <w:t>SES</w:t>
      </w:r>
      <w:del w:id="287" w:author="Arya" w:date="2025-02-26T15:33:00Z" w16du:dateUtc="2025-02-26T10:03:00Z">
        <w:r w:rsidRPr="003B4817" w:rsidDel="00362401">
          <w:delText>)</w:delText>
        </w:r>
      </w:del>
      <w:r w:rsidRPr="003B4817">
        <w:t xml:space="preserve"> is a cloud-based solution provided by AWS to </w:t>
      </w:r>
      <w:r w:rsidR="00BB3D9A" w:rsidRPr="003B4817">
        <w:t>help</w:t>
      </w:r>
      <w:r w:rsidRPr="003B4817">
        <w:t xml:space="preserve"> scalable and cost-effective email sending. In this section, we </w:t>
      </w:r>
      <w:r w:rsidR="00257283">
        <w:t>explore</w:t>
      </w:r>
      <w:r w:rsidR="00257283" w:rsidRPr="003B4817">
        <w:t xml:space="preserve"> the</w:t>
      </w:r>
      <w:r w:rsidRPr="003B4817">
        <w:t xml:space="preserve"> features and functionalities of Amazon SES, exploring its capabilities in delivering reliable and secure email communication.</w:t>
      </w:r>
    </w:p>
    <w:p w14:paraId="58B1B433" w14:textId="1F3A74C4" w:rsidR="003B4817" w:rsidRPr="0099023E" w:rsidRDefault="003B4817" w:rsidP="004D193E">
      <w:pPr>
        <w:pStyle w:val="Heading2BPBHEB"/>
      </w:pPr>
      <w:r w:rsidRPr="0099023E">
        <w:t xml:space="preserve">Amazon SES </w:t>
      </w:r>
      <w:ins w:id="288" w:author="Arya" w:date="2025-02-26T15:34:00Z" w16du:dateUtc="2025-02-26T10:04:00Z">
        <w:r w:rsidR="00FA0282">
          <w:t>o</w:t>
        </w:r>
      </w:ins>
      <w:del w:id="289" w:author="Arya" w:date="2025-02-26T15:34:00Z" w16du:dateUtc="2025-02-26T10:04:00Z">
        <w:r w:rsidRPr="0099023E" w:rsidDel="00FA0282">
          <w:delText>O</w:delText>
        </w:r>
      </w:del>
      <w:r w:rsidRPr="0099023E">
        <w:t>verview</w:t>
      </w:r>
    </w:p>
    <w:p w14:paraId="345AEFDB" w14:textId="555AA3EE" w:rsidR="003B4817" w:rsidRPr="003B4817" w:rsidRDefault="00D21744" w:rsidP="004D193E">
      <w:pPr>
        <w:pStyle w:val="NormalBPBHEB"/>
      </w:pPr>
      <w:r w:rsidRPr="00D21744">
        <w:rPr>
          <w:lang w:val="en-IN"/>
        </w:rPr>
        <w:t xml:space="preserve">Amazon SES streamlines the process of sending transactional and marketing </w:t>
      </w:r>
      <w:r w:rsidR="00D47A48" w:rsidRPr="00D21744">
        <w:rPr>
          <w:lang w:val="en-IN"/>
        </w:rPr>
        <w:t>emails.</w:t>
      </w:r>
      <w:r w:rsidR="003B4817" w:rsidRPr="003B4817">
        <w:t xml:space="preserve">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003B4817" w:rsidRPr="003B4817">
        <w:t>cost</w:t>
      </w:r>
      <w:bookmarkStart w:id="290" w:name="_Ref153364134"/>
      <w:sdt>
        <w:sdtPr>
          <w:id w:val="-441685811"/>
          <w:citation/>
        </w:sdtPr>
        <w:sdtEndPr/>
        <w:sdtContent>
          <w:r w:rsidR="00393E5E">
            <w:fldChar w:fldCharType="begin"/>
          </w:r>
          <w:r w:rsidR="00393E5E">
            <w:instrText xml:space="preserve"> CITATION Services2023a \l 1033 </w:instrText>
          </w:r>
          <w:r w:rsidR="00393E5E">
            <w:fldChar w:fldCharType="separate"/>
          </w:r>
          <w:r w:rsidR="00A901E9">
            <w:rPr>
              <w:noProof/>
            </w:rPr>
            <w:t xml:space="preserve"> </w:t>
          </w:r>
          <w:r w:rsidR="00A901E9" w:rsidRPr="00A901E9">
            <w:rPr>
              <w:noProof/>
            </w:rPr>
            <w:t>[16]</w:t>
          </w:r>
          <w:r w:rsidR="00393E5E">
            <w:fldChar w:fldCharType="end"/>
          </w:r>
        </w:sdtContent>
      </w:sdt>
      <w:bookmarkEnd w:id="290"/>
      <w:r w:rsidR="003B4817" w:rsidRPr="003B4817">
        <w:t>.</w:t>
      </w:r>
    </w:p>
    <w:p w14:paraId="1FB06A8B" w14:textId="61B49D6E" w:rsidR="003B4817" w:rsidRDefault="003B4817">
      <w:pPr>
        <w:pStyle w:val="Heading2BPBHEB"/>
      </w:pPr>
      <w:r w:rsidRPr="0099023E">
        <w:t xml:space="preserve">Key </w:t>
      </w:r>
      <w:ins w:id="291" w:author="Arya" w:date="2025-02-26T15:34:00Z" w16du:dateUtc="2025-02-26T10:04:00Z">
        <w:r w:rsidR="00D011EF">
          <w:t>f</w:t>
        </w:r>
      </w:ins>
      <w:del w:id="292" w:author="Arya" w:date="2025-02-26T15:34:00Z" w16du:dateUtc="2025-02-26T10:04:00Z">
        <w:r w:rsidRPr="0099023E" w:rsidDel="00D011EF">
          <w:delText>F</w:delText>
        </w:r>
      </w:del>
      <w:r w:rsidRPr="0099023E">
        <w:t xml:space="preserve">eatures and </w:t>
      </w:r>
      <w:ins w:id="293" w:author="Arya" w:date="2025-02-26T15:34:00Z" w16du:dateUtc="2025-02-26T10:04:00Z">
        <w:r w:rsidR="00D011EF">
          <w:t>c</w:t>
        </w:r>
      </w:ins>
      <w:del w:id="294" w:author="Arya" w:date="2025-02-26T15:34:00Z" w16du:dateUtc="2025-02-26T10:04:00Z">
        <w:r w:rsidRPr="0099023E" w:rsidDel="00D011EF">
          <w:delText>C</w:delText>
        </w:r>
      </w:del>
      <w:r w:rsidRPr="0099023E">
        <w:t>apabilities</w:t>
      </w:r>
    </w:p>
    <w:p w14:paraId="6505CC47" w14:textId="7C4D50F9"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EndPr/>
        <w:sdtContent>
          <w:r w:rsidR="002E2BEC">
            <w:fldChar w:fldCharType="begin"/>
          </w:r>
          <w:r w:rsidR="002E2BEC">
            <w:instrText xml:space="preserve"> CITATION Services2023a \l 1033 </w:instrText>
          </w:r>
          <w:r w:rsidR="002E2BEC">
            <w:fldChar w:fldCharType="separate"/>
          </w:r>
          <w:r w:rsidR="00A901E9">
            <w:rPr>
              <w:noProof/>
            </w:rPr>
            <w:t xml:space="preserve"> </w:t>
          </w:r>
          <w:r w:rsidR="00A901E9" w:rsidRPr="00A901E9">
            <w:rPr>
              <w:noProof/>
            </w:rPr>
            <w:t>[16]</w:t>
          </w:r>
          <w:r w:rsidR="002E2BEC">
            <w:fldChar w:fldCharType="end"/>
          </w:r>
        </w:sdtContent>
      </w:sdt>
      <w:r>
        <w:t>:</w:t>
      </w:r>
    </w:p>
    <w:p w14:paraId="4DF422FF" w14:textId="436332F0" w:rsidR="003B4817" w:rsidRPr="004D193E" w:rsidDel="00D011EF" w:rsidRDefault="003B4817" w:rsidP="004D193E">
      <w:pPr>
        <w:pStyle w:val="NormalBPBHEB"/>
        <w:numPr>
          <w:ilvl w:val="0"/>
          <w:numId w:val="24"/>
        </w:numPr>
        <w:rPr>
          <w:del w:id="295" w:author="Arya" w:date="2025-02-26T15:34:00Z" w16du:dateUtc="2025-02-26T10:04:00Z"/>
          <w:b/>
          <w:bCs/>
        </w:rPr>
      </w:pPr>
      <w:r w:rsidRPr="004D193E">
        <w:rPr>
          <w:b/>
          <w:bCs/>
        </w:rPr>
        <w:t xml:space="preserve">Email </w:t>
      </w:r>
      <w:ins w:id="296" w:author="Arya" w:date="2025-02-26T15:34:00Z" w16du:dateUtc="2025-02-26T10:04:00Z">
        <w:r w:rsidR="00D011EF">
          <w:rPr>
            <w:b/>
            <w:bCs/>
          </w:rPr>
          <w:t>s</w:t>
        </w:r>
      </w:ins>
      <w:del w:id="297" w:author="Arya" w:date="2025-02-26T15:34:00Z" w16du:dateUtc="2025-02-26T10:04:00Z">
        <w:r w:rsidRPr="004D193E" w:rsidDel="00D011EF">
          <w:rPr>
            <w:b/>
            <w:bCs/>
          </w:rPr>
          <w:delText>S</w:delText>
        </w:r>
      </w:del>
      <w:r w:rsidRPr="004D193E">
        <w:rPr>
          <w:b/>
          <w:bCs/>
        </w:rPr>
        <w:t>ending</w:t>
      </w:r>
      <w:ins w:id="298" w:author="Arya" w:date="2025-02-26T15:34:00Z" w16du:dateUtc="2025-02-26T10:04:00Z">
        <w:r w:rsidR="00D011EF">
          <w:t xml:space="preserve">: </w:t>
        </w:r>
      </w:ins>
    </w:p>
    <w:p w14:paraId="29EF7BF0" w14:textId="7410B7D1" w:rsidR="003B4817" w:rsidRPr="003B4817" w:rsidRDefault="003B4817">
      <w:pPr>
        <w:pStyle w:val="NormalBPBHEB"/>
        <w:numPr>
          <w:ilvl w:val="0"/>
          <w:numId w:val="24"/>
        </w:numPr>
        <w:pPrChange w:id="299" w:author="Arya" w:date="2025-02-26T15:34:00Z" w16du:dateUtc="2025-02-26T10:04:00Z">
          <w:pPr>
            <w:pStyle w:val="NormalBPBHEB"/>
            <w:ind w:left="720"/>
          </w:pPr>
        </w:pPrChange>
      </w:pPr>
      <w:r w:rsidRPr="003B4817">
        <w:t>Amazon SES enables developers to send a variety of email types, including transactional and marketing emails. Its robust infrastructure ensures reliable delivery while allowing for easy integration with applications and systems.</w:t>
      </w:r>
    </w:p>
    <w:p w14:paraId="63725DDB" w14:textId="045E961C" w:rsidR="003B4817" w:rsidRPr="004D193E" w:rsidDel="00D011EF" w:rsidRDefault="003B4817" w:rsidP="004D193E">
      <w:pPr>
        <w:pStyle w:val="NormalBPBHEB"/>
        <w:numPr>
          <w:ilvl w:val="0"/>
          <w:numId w:val="24"/>
        </w:numPr>
        <w:rPr>
          <w:del w:id="300" w:author="Arya" w:date="2025-02-26T15:34:00Z" w16du:dateUtc="2025-02-26T10:04:00Z"/>
          <w:b/>
          <w:bCs/>
        </w:rPr>
      </w:pPr>
      <w:r w:rsidRPr="004D193E">
        <w:rPr>
          <w:b/>
          <w:bCs/>
        </w:rPr>
        <w:t>Deliverability</w:t>
      </w:r>
      <w:ins w:id="301" w:author="Arya" w:date="2025-02-26T15:34:00Z" w16du:dateUtc="2025-02-26T10:04:00Z">
        <w:r w:rsidR="00D011EF">
          <w:t xml:space="preserve">: </w:t>
        </w:r>
      </w:ins>
    </w:p>
    <w:p w14:paraId="35879930" w14:textId="2E846EB0" w:rsidR="003B4817" w:rsidRPr="003B4817" w:rsidRDefault="003B4817">
      <w:pPr>
        <w:pStyle w:val="NormalBPBHEB"/>
        <w:numPr>
          <w:ilvl w:val="0"/>
          <w:numId w:val="24"/>
        </w:numPr>
        <w:pPrChange w:id="302" w:author="Arya" w:date="2025-02-26T15:34:00Z" w16du:dateUtc="2025-02-26T10:04:00Z">
          <w:pPr>
            <w:pStyle w:val="NormalBPBHEB"/>
            <w:ind w:left="720"/>
          </w:pPr>
        </w:pPrChange>
      </w:pP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2E0C9F3B" w14:textId="114DD155" w:rsidR="003B4817" w:rsidRPr="004D193E" w:rsidDel="00D011EF" w:rsidRDefault="003B4817" w:rsidP="004D193E">
      <w:pPr>
        <w:pStyle w:val="NormalBPBHEB"/>
        <w:numPr>
          <w:ilvl w:val="0"/>
          <w:numId w:val="24"/>
        </w:numPr>
        <w:rPr>
          <w:del w:id="303" w:author="Arya" w:date="2025-02-26T15:34:00Z" w16du:dateUtc="2025-02-26T10:04:00Z"/>
          <w:b/>
          <w:bCs/>
        </w:rPr>
      </w:pPr>
      <w:r w:rsidRPr="004D193E">
        <w:rPr>
          <w:b/>
          <w:bCs/>
        </w:rPr>
        <w:t xml:space="preserve">Content </w:t>
      </w:r>
      <w:ins w:id="304" w:author="Arya" w:date="2025-02-26T15:34:00Z" w16du:dateUtc="2025-02-26T10:04:00Z">
        <w:r w:rsidR="00D011EF">
          <w:rPr>
            <w:b/>
            <w:bCs/>
          </w:rPr>
          <w:t>p</w:t>
        </w:r>
      </w:ins>
      <w:del w:id="305" w:author="Arya" w:date="2025-02-26T15:34:00Z" w16du:dateUtc="2025-02-26T10:04:00Z">
        <w:r w:rsidRPr="004D193E" w:rsidDel="00D011EF">
          <w:rPr>
            <w:b/>
            <w:bCs/>
          </w:rPr>
          <w:delText>P</w:delText>
        </w:r>
      </w:del>
      <w:r w:rsidRPr="004D193E">
        <w:rPr>
          <w:b/>
          <w:bCs/>
        </w:rPr>
        <w:t>ersonalization:</w:t>
      </w:r>
      <w:ins w:id="306" w:author="Arya" w:date="2025-02-26T15:34:00Z" w16du:dateUtc="2025-02-26T10:04:00Z">
        <w:r w:rsidR="00D011EF">
          <w:t xml:space="preserve"> </w:t>
        </w:r>
      </w:ins>
    </w:p>
    <w:p w14:paraId="35455747" w14:textId="29971913" w:rsidR="003B4817" w:rsidRPr="003B4817" w:rsidRDefault="003B4817">
      <w:pPr>
        <w:pStyle w:val="NormalBPBHEB"/>
        <w:numPr>
          <w:ilvl w:val="0"/>
          <w:numId w:val="24"/>
        </w:numPr>
        <w:pPrChange w:id="307" w:author="Arya" w:date="2025-02-26T15:34:00Z" w16du:dateUtc="2025-02-26T10:04:00Z">
          <w:pPr>
            <w:pStyle w:val="NormalBPBHEB"/>
            <w:ind w:left="720"/>
          </w:pPr>
        </w:pPrChange>
      </w:pP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40320527" w14:textId="2E0C41C2" w:rsidR="003B4817" w:rsidRPr="004D193E" w:rsidDel="00D011EF" w:rsidRDefault="003B4817" w:rsidP="004D193E">
      <w:pPr>
        <w:pStyle w:val="NormalBPBHEB"/>
        <w:numPr>
          <w:ilvl w:val="0"/>
          <w:numId w:val="24"/>
        </w:numPr>
        <w:rPr>
          <w:del w:id="308" w:author="Arya" w:date="2025-02-26T15:34:00Z" w16du:dateUtc="2025-02-26T10:04:00Z"/>
          <w:b/>
          <w:bCs/>
        </w:rPr>
      </w:pPr>
      <w:r w:rsidRPr="004D193E">
        <w:rPr>
          <w:b/>
          <w:bCs/>
        </w:rPr>
        <w:t xml:space="preserve">Integration with AWS </w:t>
      </w:r>
      <w:ins w:id="309" w:author="Arya" w:date="2025-02-26T15:34:00Z" w16du:dateUtc="2025-02-26T10:04:00Z">
        <w:r w:rsidR="00D011EF">
          <w:rPr>
            <w:b/>
            <w:bCs/>
          </w:rPr>
          <w:t>e</w:t>
        </w:r>
      </w:ins>
      <w:del w:id="310" w:author="Arya" w:date="2025-02-26T15:34:00Z" w16du:dateUtc="2025-02-26T10:04:00Z">
        <w:r w:rsidRPr="004D193E" w:rsidDel="00D011EF">
          <w:rPr>
            <w:b/>
            <w:bCs/>
          </w:rPr>
          <w:delText>E</w:delText>
        </w:r>
      </w:del>
      <w:r w:rsidRPr="004D193E">
        <w:rPr>
          <w:b/>
          <w:bCs/>
        </w:rPr>
        <w:t>cosystem:</w:t>
      </w:r>
      <w:ins w:id="311" w:author="Arya" w:date="2025-02-26T15:34:00Z" w16du:dateUtc="2025-02-26T10:04:00Z">
        <w:r w:rsidR="00D011EF">
          <w:t xml:space="preserve"> </w:t>
        </w:r>
      </w:ins>
    </w:p>
    <w:p w14:paraId="59FC7226" w14:textId="23D94EA9" w:rsidR="003B4817" w:rsidRPr="003B4817" w:rsidRDefault="003B4817">
      <w:pPr>
        <w:pStyle w:val="NormalBPBHEB"/>
        <w:numPr>
          <w:ilvl w:val="0"/>
          <w:numId w:val="24"/>
        </w:numPr>
        <w:pPrChange w:id="312" w:author="Arya" w:date="2025-02-26T15:34:00Z" w16du:dateUtc="2025-02-26T10:04:00Z">
          <w:pPr>
            <w:pStyle w:val="NormalBPBHEB"/>
            <w:ind w:left="720"/>
          </w:pPr>
        </w:pPrChange>
      </w:pPr>
      <w:r w:rsidRPr="003B4817">
        <w:t>Amazon SES seamlessly integrates with other AWS services, such as AWS Lambda and Amazon S3. This integration enhances SES's capabilities, allowing developers to build compreh</w:t>
      </w:r>
      <w:ins w:id="313" w:author="Arya" w:date="2025-02-26T15:34:00Z" w16du:dateUtc="2025-02-26T10:04:00Z">
        <w:r w:rsidR="00D011EF">
          <w:t>e</w:t>
        </w:r>
      </w:ins>
      <w:del w:id="314" w:author="Arya" w:date="2025-02-26T15:34:00Z" w16du:dateUtc="2025-02-26T10:04:00Z">
        <w:r w:rsidRPr="003B4817" w:rsidDel="00D011EF">
          <w:delText>e</w:delText>
        </w:r>
      </w:del>
      <w:r w:rsidRPr="003B4817">
        <w:t>nsive and automated email workflows.</w:t>
      </w:r>
    </w:p>
    <w:p w14:paraId="44B3F27F" w14:textId="2FB040D1" w:rsidR="003B4817" w:rsidRPr="0099023E" w:rsidRDefault="003B4817" w:rsidP="004D193E">
      <w:pPr>
        <w:pStyle w:val="Heading2BPBHEB"/>
      </w:pPr>
      <w:r w:rsidRPr="0099023E">
        <w:t xml:space="preserve">Security and </w:t>
      </w:r>
      <w:ins w:id="315" w:author="Arya" w:date="2025-02-26T15:34:00Z" w16du:dateUtc="2025-02-26T10:04:00Z">
        <w:r w:rsidR="00511617">
          <w:t>c</w:t>
        </w:r>
      </w:ins>
      <w:del w:id="316" w:author="Arya" w:date="2025-02-26T15:34:00Z" w16du:dateUtc="2025-02-26T10:04:00Z">
        <w:r w:rsidRPr="0099023E" w:rsidDel="00511617">
          <w:delText>C</w:delText>
        </w:r>
      </w:del>
      <w:r w:rsidRPr="0099023E">
        <w:t>ompliance</w:t>
      </w:r>
    </w:p>
    <w:p w14:paraId="466AD20B" w14:textId="1EB5B454"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del w:id="317" w:author="Arya" w:date="2025-02-26T15:35:00Z" w16du:dateUtc="2025-02-26T10:05:00Z">
        <w:r w:rsidRPr="004D193E" w:rsidDel="00511617">
          <w:rPr>
            <w:b/>
            <w:bCs/>
          </w:rPr>
          <w:delText>DKIM</w:delText>
        </w:r>
        <w:r w:rsidRPr="003B4817" w:rsidDel="00511617">
          <w:delText xml:space="preserve"> (</w:delText>
        </w:r>
      </w:del>
      <w:r w:rsidRPr="004D193E">
        <w:rPr>
          <w:b/>
          <w:bCs/>
        </w:rPr>
        <w:t>DomainKeys Identified Mail</w:t>
      </w:r>
      <w:ins w:id="318" w:author="Arya" w:date="2025-02-26T15:34:00Z" w16du:dateUtc="2025-02-26T10:04:00Z">
        <w:r w:rsidR="00511617">
          <w:rPr>
            <w:b/>
            <w:bCs/>
          </w:rPr>
          <w:t xml:space="preserve"> </w:t>
        </w:r>
        <w:r w:rsidR="00511617" w:rsidRPr="00511617">
          <w:rPr>
            <w:rPrChange w:id="319" w:author="Arya" w:date="2025-02-26T15:35:00Z" w16du:dateUtc="2025-02-26T10:05:00Z">
              <w:rPr>
                <w:b/>
                <w:bCs/>
              </w:rPr>
            </w:rPrChange>
          </w:rPr>
          <w:t>(</w:t>
        </w:r>
        <w:r w:rsidR="00511617">
          <w:rPr>
            <w:b/>
            <w:bCs/>
          </w:rPr>
          <w:t>DKIM</w:t>
        </w:r>
      </w:ins>
      <w:r w:rsidRPr="003B4817">
        <w:t xml:space="preserve">) and </w:t>
      </w:r>
      <w:del w:id="320" w:author="Arya" w:date="2025-02-26T15:35:00Z" w16du:dateUtc="2025-02-26T10:05:00Z">
        <w:r w:rsidRPr="004D193E" w:rsidDel="00511617">
          <w:rPr>
            <w:b/>
            <w:bCs/>
          </w:rPr>
          <w:delText>SPF</w:delText>
        </w:r>
        <w:r w:rsidRPr="003B4817" w:rsidDel="00511617">
          <w:delText xml:space="preserve"> (</w:delText>
        </w:r>
      </w:del>
      <w:r w:rsidRPr="004D193E">
        <w:rPr>
          <w:b/>
          <w:bCs/>
        </w:rPr>
        <w:t>Sender Policy Framework</w:t>
      </w:r>
      <w:ins w:id="321" w:author="Arya" w:date="2025-02-26T15:35:00Z" w16du:dateUtc="2025-02-26T10:05:00Z">
        <w:r w:rsidR="00511617">
          <w:rPr>
            <w:b/>
            <w:bCs/>
          </w:rPr>
          <w:t xml:space="preserve"> </w:t>
        </w:r>
        <w:r w:rsidR="00511617" w:rsidRPr="00511617">
          <w:rPr>
            <w:rPrChange w:id="322" w:author="Arya" w:date="2025-02-26T15:35:00Z" w16du:dateUtc="2025-02-26T10:05:00Z">
              <w:rPr>
                <w:b/>
                <w:bCs/>
              </w:rPr>
            </w:rPrChange>
          </w:rPr>
          <w:t>(</w:t>
        </w:r>
        <w:r w:rsidR="00511617">
          <w:rPr>
            <w:b/>
            <w:bCs/>
          </w:rPr>
          <w:t>SPF</w:t>
        </w:r>
      </w:ins>
      <w:r w:rsidRPr="003B4817">
        <w:t>) authentication contribute to the security of email communications.</w:t>
      </w:r>
    </w:p>
    <w:p w14:paraId="0B08DD05" w14:textId="7F8F8AE8" w:rsidR="003B4817" w:rsidRDefault="003B4817">
      <w:pPr>
        <w:pStyle w:val="Heading3BPBHEB"/>
        <w:pPrChange w:id="323" w:author="Arya" w:date="2025-02-26T15:35:00Z" w16du:dateUtc="2025-02-26T10:05:00Z">
          <w:pPr>
            <w:pStyle w:val="Heading2BPBHEB"/>
          </w:pPr>
        </w:pPrChange>
      </w:pPr>
      <w:r w:rsidRPr="0099023E">
        <w:t xml:space="preserve">Use </w:t>
      </w:r>
      <w:ins w:id="324" w:author="Arya" w:date="2025-02-26T15:35:00Z" w16du:dateUtc="2025-02-26T10:05:00Z">
        <w:r w:rsidR="00FD2404">
          <w:t>c</w:t>
        </w:r>
      </w:ins>
      <w:del w:id="325" w:author="Arya" w:date="2025-02-26T15:35:00Z" w16du:dateUtc="2025-02-26T10:05:00Z">
        <w:r w:rsidRPr="0099023E" w:rsidDel="00FD2404">
          <w:delText>C</w:delText>
        </w:r>
      </w:del>
      <w:r w:rsidRPr="0099023E">
        <w:t>ases</w:t>
      </w:r>
    </w:p>
    <w:p w14:paraId="6613B936" w14:textId="7AB516ED" w:rsidR="006D1E17" w:rsidRPr="006D1E17" w:rsidRDefault="006D1E17" w:rsidP="006D1E17">
      <w:pPr>
        <w:pStyle w:val="NormalBPBHEB"/>
      </w:pPr>
      <w:r w:rsidRPr="006D1E17">
        <w:t>Here are common applications of Amazon SES that highlight its versatility:</w:t>
      </w:r>
    </w:p>
    <w:p w14:paraId="6E13C74E" w14:textId="1C5A0221" w:rsidR="003B4817" w:rsidRPr="004D193E" w:rsidDel="00FD2404" w:rsidRDefault="003B4817" w:rsidP="004D193E">
      <w:pPr>
        <w:pStyle w:val="NormalBPBHEB"/>
        <w:numPr>
          <w:ilvl w:val="0"/>
          <w:numId w:val="27"/>
        </w:numPr>
        <w:rPr>
          <w:del w:id="326" w:author="Arya" w:date="2025-02-26T15:35:00Z" w16du:dateUtc="2025-02-26T10:05:00Z"/>
          <w:b/>
          <w:bCs/>
        </w:rPr>
      </w:pPr>
      <w:r w:rsidRPr="004D193E">
        <w:rPr>
          <w:b/>
          <w:bCs/>
        </w:rPr>
        <w:t xml:space="preserve">Transactional </w:t>
      </w:r>
      <w:ins w:id="327" w:author="Arya" w:date="2025-02-26T15:35:00Z" w16du:dateUtc="2025-02-26T10:05:00Z">
        <w:r w:rsidR="00FD2404">
          <w:rPr>
            <w:b/>
            <w:bCs/>
          </w:rPr>
          <w:t>e</w:t>
        </w:r>
      </w:ins>
      <w:del w:id="328" w:author="Arya" w:date="2025-02-26T15:35:00Z" w16du:dateUtc="2025-02-26T10:05:00Z">
        <w:r w:rsidRPr="004D193E" w:rsidDel="00FD2404">
          <w:rPr>
            <w:b/>
            <w:bCs/>
          </w:rPr>
          <w:delText>E</w:delText>
        </w:r>
      </w:del>
      <w:r w:rsidRPr="004D193E">
        <w:rPr>
          <w:b/>
          <w:bCs/>
        </w:rPr>
        <w:t>mails</w:t>
      </w:r>
      <w:ins w:id="329" w:author="Arya" w:date="2025-02-26T15:35:00Z" w16du:dateUtc="2025-02-26T10:05:00Z">
        <w:r w:rsidR="00FD2404">
          <w:t xml:space="preserve">: </w:t>
        </w:r>
      </w:ins>
    </w:p>
    <w:p w14:paraId="07D1E7E9" w14:textId="5FF45F76" w:rsidR="003B4817" w:rsidRPr="003B4817" w:rsidRDefault="003B4817">
      <w:pPr>
        <w:pStyle w:val="NormalBPBHEB"/>
        <w:numPr>
          <w:ilvl w:val="0"/>
          <w:numId w:val="27"/>
        </w:numPr>
        <w:pPrChange w:id="330" w:author="Arya" w:date="2025-02-26T15:35:00Z" w16du:dateUtc="2025-02-26T10:05:00Z">
          <w:pPr>
            <w:pStyle w:val="NormalBPBHEB"/>
            <w:ind w:left="720"/>
          </w:pPr>
        </w:pPrChange>
      </w:pPr>
      <w:r w:rsidRPr="003B4817">
        <w:t>Amazon SES is well-suited for sending transactional emails, such as order confirmations, password resets, and other personalized communications</w:t>
      </w:r>
      <w:sdt>
        <w:sdtPr>
          <w:id w:val="-2092757280"/>
          <w:citation/>
        </w:sdtPr>
        <w:sdtEndPr/>
        <w:sdtContent>
          <w:r w:rsidR="006F5904">
            <w:fldChar w:fldCharType="begin"/>
          </w:r>
          <w:r w:rsidR="006F5904">
            <w:instrText xml:space="preserve"> CITATION Brown2019 \l 1033 </w:instrText>
          </w:r>
          <w:r w:rsidR="006F5904">
            <w:fldChar w:fldCharType="separate"/>
          </w:r>
          <w:r w:rsidR="00A901E9">
            <w:rPr>
              <w:noProof/>
            </w:rPr>
            <w:t xml:space="preserve"> </w:t>
          </w:r>
          <w:r w:rsidR="00A901E9" w:rsidRPr="00A901E9">
            <w:rPr>
              <w:noProof/>
            </w:rPr>
            <w:t>[17]</w:t>
          </w:r>
          <w:r w:rsidR="006F5904">
            <w:fldChar w:fldCharType="end"/>
          </w:r>
        </w:sdtContent>
      </w:sdt>
      <w:r w:rsidRPr="003B4817">
        <w:t>.</w:t>
      </w:r>
    </w:p>
    <w:p w14:paraId="1ABA90C4" w14:textId="753C2B1C" w:rsidR="003B4817" w:rsidRPr="004D193E" w:rsidDel="00FD2404" w:rsidRDefault="003B4817" w:rsidP="004D193E">
      <w:pPr>
        <w:pStyle w:val="NormalBPBHEB"/>
        <w:numPr>
          <w:ilvl w:val="0"/>
          <w:numId w:val="27"/>
        </w:numPr>
        <w:rPr>
          <w:del w:id="331" w:author="Arya" w:date="2025-02-26T15:35:00Z" w16du:dateUtc="2025-02-26T10:05:00Z"/>
          <w:b/>
          <w:bCs/>
        </w:rPr>
      </w:pPr>
      <w:r w:rsidRPr="004D193E">
        <w:rPr>
          <w:b/>
          <w:bCs/>
        </w:rPr>
        <w:t xml:space="preserve">Marketing </w:t>
      </w:r>
      <w:ins w:id="332" w:author="Arya" w:date="2025-02-26T15:35:00Z" w16du:dateUtc="2025-02-26T10:05:00Z">
        <w:r w:rsidR="00FD2404">
          <w:rPr>
            <w:b/>
            <w:bCs/>
          </w:rPr>
          <w:t>c</w:t>
        </w:r>
      </w:ins>
      <w:del w:id="333" w:author="Arya" w:date="2025-02-26T15:35:00Z" w16du:dateUtc="2025-02-26T10:05:00Z">
        <w:r w:rsidRPr="004D193E" w:rsidDel="00FD2404">
          <w:rPr>
            <w:b/>
            <w:bCs/>
          </w:rPr>
          <w:delText>C</w:delText>
        </w:r>
      </w:del>
      <w:r w:rsidRPr="004D193E">
        <w:rPr>
          <w:b/>
          <w:bCs/>
        </w:rPr>
        <w:t>ampaigns</w:t>
      </w:r>
      <w:ins w:id="334" w:author="Arya" w:date="2025-02-26T15:35:00Z" w16du:dateUtc="2025-02-26T10:05:00Z">
        <w:r w:rsidR="00FD2404">
          <w:t xml:space="preserve">: </w:t>
        </w:r>
      </w:ins>
    </w:p>
    <w:p w14:paraId="02506EBF" w14:textId="3CAAA38D" w:rsidR="003B4817" w:rsidRPr="003B4817" w:rsidRDefault="003B4817">
      <w:pPr>
        <w:pStyle w:val="NormalBPBHEB"/>
        <w:numPr>
          <w:ilvl w:val="0"/>
          <w:numId w:val="27"/>
        </w:numPr>
        <w:pPrChange w:id="335" w:author="Arya" w:date="2025-02-26T15:35:00Z" w16du:dateUtc="2025-02-26T10:05:00Z">
          <w:pPr>
            <w:pStyle w:val="NormalBPBHEB"/>
            <w:ind w:left="720"/>
          </w:pPr>
        </w:pPrChange>
      </w:pPr>
      <w:r w:rsidRPr="003B4817">
        <w:t xml:space="preserve">Developers can </w:t>
      </w:r>
      <w:r w:rsidR="00573424" w:rsidRPr="003B4817">
        <w:t>use</w:t>
      </w:r>
      <w:r w:rsidRPr="003B4817">
        <w:t xml:space="preserve"> Amazon SES for marketing campaigns, ensuring that promotional emails reach a wide audience reliably</w:t>
      </w:r>
      <w:sdt>
        <w:sdtPr>
          <w:id w:val="418456202"/>
          <w:citation/>
        </w:sdtPr>
        <w:sdtEndPr/>
        <w:sdtContent>
          <w:r w:rsidR="006F5904">
            <w:fldChar w:fldCharType="begin"/>
          </w:r>
          <w:r w:rsidR="006F5904">
            <w:instrText xml:space="preserve"> CITATION Sharma2016 \l 1033 </w:instrText>
          </w:r>
          <w:r w:rsidR="006F5904">
            <w:fldChar w:fldCharType="separate"/>
          </w:r>
          <w:r w:rsidR="00A901E9">
            <w:rPr>
              <w:noProof/>
            </w:rPr>
            <w:t xml:space="preserve"> </w:t>
          </w:r>
          <w:r w:rsidR="00A901E9" w:rsidRPr="00A901E9">
            <w:rPr>
              <w:noProof/>
            </w:rPr>
            <w:t>[18]</w:t>
          </w:r>
          <w:r w:rsidR="006F5904">
            <w:fldChar w:fldCharType="end"/>
          </w:r>
        </w:sdtContent>
      </w:sdt>
      <w:r w:rsidRPr="003B4817">
        <w:t>.</w:t>
      </w:r>
    </w:p>
    <w:p w14:paraId="11442877" w14:textId="514D4277" w:rsidR="003B4817" w:rsidRPr="003B4817" w:rsidRDefault="003B4817" w:rsidP="004D193E">
      <w:pPr>
        <w:pStyle w:val="NormalBPBHEB"/>
      </w:pPr>
      <w:r w:rsidRPr="003B4817">
        <w:t xml:space="preserve">Amazon SES </w:t>
      </w:r>
      <w:r w:rsidR="00573424" w:rsidRPr="003B4817">
        <w:t>appears</w:t>
      </w:r>
      <w:r w:rsidRPr="003B4817">
        <w:t xml:space="preserve"> as a robust solution for businesses and developers </w:t>
      </w:r>
      <w:r w:rsidR="00BB3D9A" w:rsidRPr="003B4817">
        <w:t>looking</w:t>
      </w:r>
      <w:r w:rsidRPr="003B4817">
        <w:t xml:space="preserve"> to </w:t>
      </w:r>
      <w:r w:rsidR="008716E6" w:rsidRPr="003B4817">
        <w:t>set up</w:t>
      </w:r>
      <w:r w:rsidRPr="003B4817">
        <w:t xml:space="preserve">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484EE518" w:rsidR="003B4817" w:rsidRDefault="003B4817">
      <w:pPr>
        <w:pStyle w:val="Heading2BPBHEB"/>
        <w:pPrChange w:id="336" w:author="Arya" w:date="2025-02-26T15:36:00Z" w16du:dateUtc="2025-02-26T10:06:00Z">
          <w:pPr>
            <w:pStyle w:val="Heading1BPBHEB"/>
          </w:pPr>
        </w:pPrChange>
      </w:pPr>
      <w:r w:rsidRPr="00D156A3">
        <w:t xml:space="preserve">AWS </w:t>
      </w:r>
      <w:ins w:id="337" w:author="Arya" w:date="2025-02-26T15:36:00Z" w16du:dateUtc="2025-02-26T10:06:00Z">
        <w:r w:rsidR="004B269D">
          <w:t>a</w:t>
        </w:r>
      </w:ins>
      <w:del w:id="338" w:author="Arya" w:date="2025-02-26T15:36:00Z" w16du:dateUtc="2025-02-26T10:06:00Z">
        <w:r w:rsidRPr="00D156A3" w:rsidDel="004B269D">
          <w:delText>A</w:delText>
        </w:r>
      </w:del>
      <w:r w:rsidRPr="00D156A3">
        <w:t>mplify</w:t>
      </w:r>
    </w:p>
    <w:p w14:paraId="10174391" w14:textId="371216B4"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building scalable and feature-rich front-end applications. This section </w:t>
      </w:r>
      <w:r w:rsidR="00257283">
        <w:t>explores</w:t>
      </w:r>
      <w:r w:rsidR="00257283" w:rsidRPr="003B4817">
        <w:t xml:space="preserve"> the</w:t>
      </w:r>
      <w:r w:rsidRPr="003B4817">
        <w:t xml:space="preserve"> functionalities and benefits of AWS Amplify, exploring its role in simplifying the development lifecycle.</w:t>
      </w:r>
    </w:p>
    <w:p w14:paraId="6787BDCE" w14:textId="71E7022D" w:rsidR="003B4817" w:rsidRPr="00477B0C" w:rsidRDefault="003B4817" w:rsidP="004D193E">
      <w:pPr>
        <w:pStyle w:val="Heading2BPBHEB"/>
      </w:pPr>
      <w:r w:rsidRPr="00477B0C">
        <w:t xml:space="preserve">AWS </w:t>
      </w:r>
      <w:ins w:id="339" w:author="Arya" w:date="2025-02-26T15:36:00Z" w16du:dateUtc="2025-02-26T10:06:00Z">
        <w:r w:rsidR="004B269D">
          <w:t>a</w:t>
        </w:r>
      </w:ins>
      <w:del w:id="340" w:author="Arya" w:date="2025-02-26T15:36:00Z" w16du:dateUtc="2025-02-26T10:06:00Z">
        <w:r w:rsidRPr="00477B0C" w:rsidDel="004B269D">
          <w:delText>A</w:delText>
        </w:r>
      </w:del>
      <w:r w:rsidRPr="00477B0C">
        <w:t xml:space="preserve">mplify </w:t>
      </w:r>
      <w:ins w:id="341" w:author="Arya" w:date="2025-02-26T15:36:00Z" w16du:dateUtc="2025-02-26T10:06:00Z">
        <w:r w:rsidR="004B269D">
          <w:t>o</w:t>
        </w:r>
      </w:ins>
      <w:del w:id="342" w:author="Arya" w:date="2025-02-26T15:36:00Z" w16du:dateUtc="2025-02-26T10:06:00Z">
        <w:r w:rsidRPr="00477B0C" w:rsidDel="004B269D">
          <w:delText>O</w:delText>
        </w:r>
      </w:del>
      <w:r w:rsidRPr="00477B0C">
        <w:t>verview</w:t>
      </w:r>
    </w:p>
    <w:p w14:paraId="5D898783" w14:textId="2BCA8E77" w:rsidR="003B4817" w:rsidRPr="003B4817" w:rsidRDefault="003B4817" w:rsidP="004D193E">
      <w:pPr>
        <w:pStyle w:val="NormalBPBHEB"/>
      </w:pPr>
      <w:r w:rsidRPr="003B4817">
        <w:t xml:space="preserve">AWS Amplify is a development platform that </w:t>
      </w:r>
      <w:r w:rsidR="00573424" w:rsidRPr="003B4817">
        <w:t>helps</w:t>
      </w:r>
      <w:r w:rsidRPr="003B4817">
        <w:t xml:space="preserve"> the building and deployment of full-stack web and mobile applications. With a focus on providing developers with a seamless experience, Amplify integrates with popular frameworks and services, enabling the creation of modern, serverless applications</w:t>
      </w:r>
      <w:bookmarkStart w:id="343" w:name="_Ref153364699"/>
      <w:sdt>
        <w:sdtPr>
          <w:id w:val="-1632234517"/>
          <w:citation/>
        </w:sdtPr>
        <w:sdtEnd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bookmarkEnd w:id="343"/>
      <w:r w:rsidRPr="003B4817">
        <w:t>.</w:t>
      </w:r>
    </w:p>
    <w:p w14:paraId="00209A37" w14:textId="1BDDC101" w:rsidR="003B4817" w:rsidRDefault="003B4817">
      <w:pPr>
        <w:pStyle w:val="Heading2BPBHEB"/>
      </w:pPr>
      <w:r w:rsidRPr="00477B0C">
        <w:t xml:space="preserve">Key </w:t>
      </w:r>
      <w:ins w:id="344" w:author="Arya" w:date="2025-02-26T15:36:00Z" w16du:dateUtc="2025-02-26T10:06:00Z">
        <w:r w:rsidR="004B269D">
          <w:t>f</w:t>
        </w:r>
      </w:ins>
      <w:del w:id="345" w:author="Arya" w:date="2025-02-26T15:36:00Z" w16du:dateUtc="2025-02-26T10:06:00Z">
        <w:r w:rsidRPr="00477B0C" w:rsidDel="004B269D">
          <w:delText>F</w:delText>
        </w:r>
      </w:del>
      <w:r w:rsidRPr="00477B0C">
        <w:t xml:space="preserve">eatures and </w:t>
      </w:r>
      <w:ins w:id="346" w:author="Arya" w:date="2025-02-26T15:36:00Z" w16du:dateUtc="2025-02-26T10:06:00Z">
        <w:r w:rsidR="004B269D">
          <w:t>c</w:t>
        </w:r>
      </w:ins>
      <w:del w:id="347" w:author="Arya" w:date="2025-02-26T15:36:00Z" w16du:dateUtc="2025-02-26T10:06:00Z">
        <w:r w:rsidRPr="00477B0C" w:rsidDel="004B269D">
          <w:delText>C</w:delText>
        </w:r>
      </w:del>
      <w:r w:rsidRPr="00477B0C">
        <w:t>apabilities</w:t>
      </w:r>
    </w:p>
    <w:p w14:paraId="2DB02815" w14:textId="7C233CCB"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End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r>
        <w:t>:</w:t>
      </w:r>
    </w:p>
    <w:p w14:paraId="7DC8D97D" w14:textId="31900D4E" w:rsidR="003B4817" w:rsidRPr="004D193E" w:rsidDel="004B269D" w:rsidRDefault="003B4817" w:rsidP="004D193E">
      <w:pPr>
        <w:pStyle w:val="NormalBPBHEB"/>
        <w:numPr>
          <w:ilvl w:val="0"/>
          <w:numId w:val="26"/>
        </w:numPr>
        <w:rPr>
          <w:del w:id="348" w:author="Arya" w:date="2025-02-26T15:36:00Z" w16du:dateUtc="2025-02-26T10:06:00Z"/>
          <w:b/>
          <w:bCs/>
        </w:rPr>
      </w:pPr>
      <w:r w:rsidRPr="004D193E">
        <w:rPr>
          <w:b/>
          <w:bCs/>
        </w:rPr>
        <w:t xml:space="preserve">Front-end </w:t>
      </w:r>
      <w:ins w:id="349" w:author="Arya" w:date="2025-02-26T15:36:00Z" w16du:dateUtc="2025-02-26T10:06:00Z">
        <w:r w:rsidR="004B269D">
          <w:rPr>
            <w:b/>
            <w:bCs/>
          </w:rPr>
          <w:t>f</w:t>
        </w:r>
      </w:ins>
      <w:del w:id="350" w:author="Arya" w:date="2025-02-26T15:36:00Z" w16du:dateUtc="2025-02-26T10:06:00Z">
        <w:r w:rsidRPr="004D193E" w:rsidDel="004B269D">
          <w:rPr>
            <w:b/>
            <w:bCs/>
          </w:rPr>
          <w:delText>F</w:delText>
        </w:r>
      </w:del>
      <w:r w:rsidRPr="004D193E">
        <w:rPr>
          <w:b/>
          <w:bCs/>
        </w:rPr>
        <w:t xml:space="preserve">ramework </w:t>
      </w:r>
      <w:ins w:id="351" w:author="Arya" w:date="2025-02-26T15:36:00Z" w16du:dateUtc="2025-02-26T10:06:00Z">
        <w:r w:rsidR="004B269D">
          <w:rPr>
            <w:b/>
            <w:bCs/>
          </w:rPr>
          <w:t>a</w:t>
        </w:r>
      </w:ins>
      <w:del w:id="352" w:author="Arya" w:date="2025-02-26T15:36:00Z" w16du:dateUtc="2025-02-26T10:06:00Z">
        <w:r w:rsidRPr="004D193E" w:rsidDel="004B269D">
          <w:rPr>
            <w:b/>
            <w:bCs/>
          </w:rPr>
          <w:delText>A</w:delText>
        </w:r>
      </w:del>
      <w:r w:rsidRPr="004D193E">
        <w:rPr>
          <w:b/>
          <w:bCs/>
        </w:rPr>
        <w:t>gnostic</w:t>
      </w:r>
      <w:ins w:id="353" w:author="Arya" w:date="2025-02-26T15:36:00Z" w16du:dateUtc="2025-02-26T10:06:00Z">
        <w:r w:rsidR="004B269D">
          <w:t xml:space="preserve">: </w:t>
        </w:r>
      </w:ins>
    </w:p>
    <w:p w14:paraId="1D4C8261" w14:textId="3EEA7B71" w:rsidR="003B4817" w:rsidRPr="003B4817" w:rsidRDefault="0025151F">
      <w:pPr>
        <w:pStyle w:val="NormalBPBHEB"/>
        <w:numPr>
          <w:ilvl w:val="0"/>
          <w:numId w:val="26"/>
        </w:numPr>
        <w:pPrChange w:id="354" w:author="Arya" w:date="2025-02-26T15:36:00Z" w16du:dateUtc="2025-02-26T10:06:00Z">
          <w:pPr>
            <w:pStyle w:val="NormalBPBHEB"/>
            <w:ind w:left="720"/>
          </w:pPr>
        </w:pPrChange>
      </w:pPr>
      <w:r w:rsidRPr="0025151F">
        <w:t xml:space="preserve">AWS Amplify supports React, Angular, and Vue.js front-end frameworks. This framework agnosticism enhances developer flexibility, allowing them to use the tools with which they are most </w:t>
      </w:r>
      <w:r w:rsidR="00D47A48" w:rsidRPr="0025151F">
        <w:t>comfortable.</w:t>
      </w:r>
    </w:p>
    <w:p w14:paraId="1B328FBE" w14:textId="59A734B6" w:rsidR="003B4817" w:rsidRPr="004D193E" w:rsidDel="004B269D" w:rsidRDefault="003B4817" w:rsidP="004D193E">
      <w:pPr>
        <w:pStyle w:val="NormalBPBHEB"/>
        <w:numPr>
          <w:ilvl w:val="0"/>
          <w:numId w:val="26"/>
        </w:numPr>
        <w:rPr>
          <w:del w:id="355" w:author="Arya" w:date="2025-02-26T15:36:00Z" w16du:dateUtc="2025-02-26T10:06:00Z"/>
          <w:b/>
          <w:bCs/>
        </w:rPr>
      </w:pPr>
      <w:r w:rsidRPr="004D193E">
        <w:rPr>
          <w:b/>
          <w:bCs/>
        </w:rPr>
        <w:t xml:space="preserve">Authentication and </w:t>
      </w:r>
      <w:ins w:id="356" w:author="Arya" w:date="2025-02-26T15:36:00Z" w16du:dateUtc="2025-02-26T10:06:00Z">
        <w:r w:rsidR="004B269D">
          <w:rPr>
            <w:b/>
            <w:bCs/>
          </w:rPr>
          <w:t>a</w:t>
        </w:r>
      </w:ins>
      <w:del w:id="357" w:author="Arya" w:date="2025-02-26T15:36:00Z" w16du:dateUtc="2025-02-26T10:06:00Z">
        <w:r w:rsidRPr="004D193E" w:rsidDel="004B269D">
          <w:rPr>
            <w:b/>
            <w:bCs/>
          </w:rPr>
          <w:delText>A</w:delText>
        </w:r>
      </w:del>
      <w:r w:rsidRPr="004D193E">
        <w:rPr>
          <w:b/>
          <w:bCs/>
        </w:rPr>
        <w:t>uthorization</w:t>
      </w:r>
      <w:ins w:id="358" w:author="Arya" w:date="2025-02-26T15:36:00Z" w16du:dateUtc="2025-02-26T10:06:00Z">
        <w:r w:rsidR="004B269D">
          <w:t xml:space="preserve">: </w:t>
        </w:r>
      </w:ins>
    </w:p>
    <w:p w14:paraId="7DC130F4" w14:textId="6F8702D9" w:rsidR="003B4817" w:rsidRPr="003B4817" w:rsidRDefault="003B4817">
      <w:pPr>
        <w:pStyle w:val="NormalBPBHEB"/>
        <w:numPr>
          <w:ilvl w:val="0"/>
          <w:numId w:val="26"/>
        </w:numPr>
        <w:pPrChange w:id="359" w:author="Arya" w:date="2025-02-26T15:36:00Z" w16du:dateUtc="2025-02-26T10:06:00Z">
          <w:pPr>
            <w:pStyle w:val="NormalBPBHEB"/>
            <w:ind w:left="720"/>
          </w:pPr>
        </w:pPrChange>
      </w:pPr>
      <w:r w:rsidRPr="003B4817">
        <w:t>Amplify simplifies user authentication and authorization processes, offering built-in authentication workflows and support for social identity providers. This streamlines the implementation of secure user access controls.</w:t>
      </w:r>
    </w:p>
    <w:p w14:paraId="77800509" w14:textId="5D5ADD62" w:rsidR="003B4817" w:rsidRPr="004D193E" w:rsidDel="004B269D" w:rsidRDefault="003B4817" w:rsidP="004D193E">
      <w:pPr>
        <w:pStyle w:val="NormalBPBHEB"/>
        <w:numPr>
          <w:ilvl w:val="0"/>
          <w:numId w:val="26"/>
        </w:numPr>
        <w:rPr>
          <w:del w:id="360" w:author="Arya" w:date="2025-02-26T15:37:00Z" w16du:dateUtc="2025-02-26T10:07:00Z"/>
          <w:b/>
          <w:bCs/>
        </w:rPr>
      </w:pPr>
      <w:r w:rsidRPr="004D193E">
        <w:rPr>
          <w:b/>
          <w:bCs/>
        </w:rPr>
        <w:t xml:space="preserve">API </w:t>
      </w:r>
      <w:ins w:id="361" w:author="Arya" w:date="2025-02-26T15:37:00Z" w16du:dateUtc="2025-02-26T10:07:00Z">
        <w:r w:rsidR="004B269D">
          <w:rPr>
            <w:b/>
            <w:bCs/>
          </w:rPr>
          <w:t>m</w:t>
        </w:r>
      </w:ins>
      <w:del w:id="362" w:author="Arya" w:date="2025-02-26T15:37:00Z" w16du:dateUtc="2025-02-26T10:07:00Z">
        <w:r w:rsidRPr="004D193E" w:rsidDel="004B269D">
          <w:rPr>
            <w:b/>
            <w:bCs/>
          </w:rPr>
          <w:delText>M</w:delText>
        </w:r>
      </w:del>
      <w:r w:rsidRPr="004D193E">
        <w:rPr>
          <w:b/>
          <w:bCs/>
        </w:rPr>
        <w:t>anagement</w:t>
      </w:r>
      <w:ins w:id="363" w:author="Arya" w:date="2025-02-26T15:37:00Z" w16du:dateUtc="2025-02-26T10:07:00Z">
        <w:r w:rsidR="004B269D">
          <w:t xml:space="preserve">: </w:t>
        </w:r>
      </w:ins>
    </w:p>
    <w:p w14:paraId="054E28FA" w14:textId="298539CB" w:rsidR="003B4817" w:rsidRPr="003B4817" w:rsidRDefault="003B4817">
      <w:pPr>
        <w:pStyle w:val="NormalBPBHEB"/>
        <w:numPr>
          <w:ilvl w:val="0"/>
          <w:numId w:val="26"/>
        </w:numPr>
        <w:pPrChange w:id="364" w:author="Arya" w:date="2025-02-26T15:37:00Z" w16du:dateUtc="2025-02-26T10:07:00Z">
          <w:pPr>
            <w:pStyle w:val="NormalBPBHEB"/>
            <w:ind w:left="720"/>
          </w:pPr>
        </w:pPrChange>
      </w:pPr>
      <w:r w:rsidRPr="003B4817">
        <w:t>With Amplify, developers can easily manage APIs, both REST and GraphQL. The platform simplifies the creation and integration of APIs, making it efficient for developers to connect their applications to various data sources.</w:t>
      </w:r>
    </w:p>
    <w:p w14:paraId="2286B84B" w14:textId="5D314615" w:rsidR="003B4817" w:rsidRPr="004D193E" w:rsidDel="004B269D" w:rsidRDefault="003B4817" w:rsidP="004D193E">
      <w:pPr>
        <w:pStyle w:val="NormalBPBHEB"/>
        <w:numPr>
          <w:ilvl w:val="0"/>
          <w:numId w:val="26"/>
        </w:numPr>
        <w:rPr>
          <w:del w:id="365" w:author="Arya" w:date="2025-02-26T15:37:00Z" w16du:dateUtc="2025-02-26T10:07:00Z"/>
          <w:b/>
          <w:bCs/>
        </w:rPr>
      </w:pPr>
      <w:r w:rsidRPr="004D193E">
        <w:rPr>
          <w:b/>
          <w:bCs/>
        </w:rPr>
        <w:t xml:space="preserve">CI/CD </w:t>
      </w:r>
      <w:ins w:id="366" w:author="Arya" w:date="2025-02-26T15:37:00Z" w16du:dateUtc="2025-02-26T10:07:00Z">
        <w:r w:rsidR="004B269D">
          <w:rPr>
            <w:b/>
            <w:bCs/>
          </w:rPr>
          <w:t>i</w:t>
        </w:r>
      </w:ins>
      <w:del w:id="367" w:author="Arya" w:date="2025-02-26T15:37:00Z" w16du:dateUtc="2025-02-26T10:07:00Z">
        <w:r w:rsidRPr="004D193E" w:rsidDel="004B269D">
          <w:rPr>
            <w:b/>
            <w:bCs/>
          </w:rPr>
          <w:delText>I</w:delText>
        </w:r>
      </w:del>
      <w:r w:rsidRPr="004D193E">
        <w:rPr>
          <w:b/>
          <w:bCs/>
        </w:rPr>
        <w:t>ntegration</w:t>
      </w:r>
      <w:ins w:id="368" w:author="Arya" w:date="2025-02-26T15:37:00Z" w16du:dateUtc="2025-02-26T10:07:00Z">
        <w:r w:rsidR="004B269D">
          <w:t xml:space="preserve">: </w:t>
        </w:r>
      </w:ins>
    </w:p>
    <w:p w14:paraId="2558D4F0" w14:textId="7706D711" w:rsidR="003B4817" w:rsidRPr="003B4817" w:rsidRDefault="003B4817">
      <w:pPr>
        <w:pStyle w:val="NormalBPBHEB"/>
        <w:numPr>
          <w:ilvl w:val="0"/>
          <w:numId w:val="26"/>
        </w:numPr>
        <w:pPrChange w:id="369" w:author="Arya" w:date="2025-02-26T15:37:00Z" w16du:dateUtc="2025-02-26T10:07:00Z">
          <w:pPr>
            <w:pStyle w:val="NormalBPBHEB"/>
            <w:ind w:left="720"/>
          </w:pPr>
        </w:pPrChange>
      </w:pPr>
      <w:r w:rsidRPr="003B4817">
        <w:t>Continuous integration and deployment (CI/CD) are integral to modern application development. AWS Amplify integrates with popular CI/CD tools, automating the build, test, and deployment processes for web and mobile applications.</w:t>
      </w:r>
    </w:p>
    <w:p w14:paraId="0005EC86" w14:textId="202479E8" w:rsidR="00881B12" w:rsidRDefault="004C306F" w:rsidP="004D193E">
      <w:pPr>
        <w:pStyle w:val="NormalBPBHEB"/>
      </w:pPr>
      <w:r w:rsidRPr="004B269D">
        <w:rPr>
          <w:i/>
          <w:iCs/>
          <w:rPrChange w:id="370" w:author="Arya" w:date="2025-02-26T15:37:00Z" w16du:dateUtc="2025-02-26T10:07:00Z">
            <w:rPr/>
          </w:rPrChange>
        </w:rPr>
        <w:t xml:space="preserve">Figure </w:t>
      </w:r>
      <w:r w:rsidR="00384F1D" w:rsidRPr="004B269D">
        <w:rPr>
          <w:i/>
          <w:iCs/>
          <w:rPrChange w:id="371" w:author="Arya" w:date="2025-02-26T15:37:00Z" w16du:dateUtc="2025-02-26T10:07:00Z">
            <w:rPr/>
          </w:rPrChange>
        </w:rPr>
        <w:t>9.</w:t>
      </w:r>
      <w:r w:rsidRPr="004B269D">
        <w:rPr>
          <w:i/>
          <w:iCs/>
          <w:rPrChange w:id="372" w:author="Arya" w:date="2025-02-26T15:37:00Z" w16du:dateUtc="2025-02-26T10:07:00Z">
            <w:rPr/>
          </w:rPrChange>
        </w:rPr>
        <w:t>6</w:t>
      </w:r>
      <w:r w:rsidRPr="004C306F">
        <w:t xml:space="preserve"> illustrates the common Amplify architecture within an AWS Region, </w:t>
      </w:r>
      <w:r w:rsidR="008716E6" w:rsidRPr="004C306F">
        <w:t>highlighting</w:t>
      </w:r>
      <w:r w:rsidRPr="004C306F">
        <w:t xml:space="preserve"> its integration capabilities and streamlined structure for deploying robust applications across AWS</w:t>
      </w:r>
      <w:r>
        <w:t>:</w:t>
      </w:r>
    </w:p>
    <w:p w14:paraId="1C3D080F" w14:textId="77777777" w:rsidR="009E2FFE" w:rsidRDefault="00C924E1">
      <w:pPr>
        <w:pStyle w:val="FigureBPBHEB"/>
        <w:pPrChange w:id="373" w:author="Arya" w:date="2025-02-26T15:37:00Z" w16du:dateUtc="2025-02-26T10:07:00Z">
          <w:pPr>
            <w:keepNext/>
            <w:pBdr>
              <w:top w:val="nil"/>
              <w:left w:val="nil"/>
              <w:bottom w:val="nil"/>
              <w:right w:val="nil"/>
              <w:between w:val="nil"/>
            </w:pBdr>
            <w:shd w:val="clear" w:color="auto" w:fill="FFFFFF"/>
            <w:spacing w:after="100" w:line="276" w:lineRule="auto"/>
            <w:jc w:val="center"/>
          </w:pPr>
        </w:pPrChange>
      </w:pPr>
      <w:r>
        <w:rPr>
          <w:noProof/>
        </w:rPr>
        <w:drawing>
          <wp:inline distT="0" distB="0" distL="0" distR="0" wp14:anchorId="1B41EA3F" wp14:editId="12A0E7B3">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7C59EE7C" w:rsidR="00881B12" w:rsidRPr="00881B12" w:rsidRDefault="009E2FFE"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del w:id="374" w:author="Arya" w:date="2025-02-26T15:37:00Z" w16du:dateUtc="2025-02-26T10:07:00Z">
        <w:r w:rsidRPr="00CD6103" w:rsidDel="004B269D">
          <w:delText>.</w:delText>
        </w:r>
      </w:del>
    </w:p>
    <w:p w14:paraId="49B3798B" w14:textId="77777777" w:rsidR="00881B12" w:rsidRPr="00881B12" w:rsidRDefault="00881B12" w:rsidP="004D193E">
      <w:pPr>
        <w:pStyle w:val="NormalBPBHEB"/>
      </w:pPr>
    </w:p>
    <w:p w14:paraId="5BEDBDCC" w14:textId="403EEEE0" w:rsidR="003B4817" w:rsidRPr="00477B0C" w:rsidRDefault="003B4817" w:rsidP="004D193E">
      <w:pPr>
        <w:pStyle w:val="Heading2BPBHEB"/>
      </w:pPr>
      <w:r w:rsidRPr="00477B0C">
        <w:t xml:space="preserve">Serverless </w:t>
      </w:r>
      <w:ins w:id="375" w:author="Arya" w:date="2025-02-26T15:37:00Z" w16du:dateUtc="2025-02-26T10:07:00Z">
        <w:r w:rsidR="00221208">
          <w:t>f</w:t>
        </w:r>
      </w:ins>
      <w:del w:id="376" w:author="Arya" w:date="2025-02-26T15:37:00Z" w16du:dateUtc="2025-02-26T10:07:00Z">
        <w:r w:rsidRPr="00477B0C" w:rsidDel="00221208">
          <w:delText>F</w:delText>
        </w:r>
      </w:del>
      <w:r w:rsidRPr="00477B0C">
        <w:t>unctionality</w:t>
      </w:r>
    </w:p>
    <w:p w14:paraId="4A97274E" w14:textId="410772B4"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w:t>
      </w:r>
      <w:r w:rsidR="0034736B" w:rsidRPr="0034736B">
        <w:rPr>
          <w:lang w:val="en-IN"/>
        </w:rPr>
        <w:t xml:space="preserve">Serverless functions enhance application functionality and scalability </w:t>
      </w:r>
      <w:sdt>
        <w:sdtPr>
          <w:id w:val="1149631606"/>
          <w:citation/>
        </w:sdtPr>
        <w:sdtEndPr/>
        <w:sdtContent>
          <w:r w:rsidR="00401D36">
            <w:fldChar w:fldCharType="begin"/>
          </w:r>
          <w:r w:rsidR="00401D36">
            <w:instrText xml:space="preserve"> CITATION Bre19 \l 1033 </w:instrText>
          </w:r>
          <w:r w:rsidR="00401D36">
            <w:fldChar w:fldCharType="separate"/>
          </w:r>
          <w:r w:rsidR="00A901E9">
            <w:rPr>
              <w:noProof/>
            </w:rPr>
            <w:t xml:space="preserve"> </w:t>
          </w:r>
          <w:r w:rsidR="00A901E9" w:rsidRPr="00A901E9">
            <w:rPr>
              <w:noProof/>
            </w:rPr>
            <w:t>[20]</w:t>
          </w:r>
          <w:r w:rsidR="00401D36">
            <w:fldChar w:fldCharType="end"/>
          </w:r>
        </w:sdtContent>
      </w:sdt>
      <w:r w:rsidRPr="003B4817">
        <w:t>.</w:t>
      </w:r>
    </w:p>
    <w:p w14:paraId="23CBC044" w14:textId="3A0ED023" w:rsidR="003B4817" w:rsidRPr="00477B0C" w:rsidRDefault="003B4817" w:rsidP="004D193E">
      <w:pPr>
        <w:pStyle w:val="Heading2BPBHEB"/>
      </w:pPr>
      <w:r w:rsidRPr="00477B0C">
        <w:t xml:space="preserve">Scalability and </w:t>
      </w:r>
      <w:ins w:id="377" w:author="Arya" w:date="2025-02-26T15:37:00Z" w16du:dateUtc="2025-02-26T10:07:00Z">
        <w:r w:rsidR="00221208">
          <w:t>p</w:t>
        </w:r>
      </w:ins>
      <w:del w:id="378" w:author="Arya" w:date="2025-02-26T15:37:00Z" w16du:dateUtc="2025-02-26T10:07:00Z">
        <w:r w:rsidRPr="00477B0C" w:rsidDel="00221208">
          <w:delText>P</w:delText>
        </w:r>
      </w:del>
      <w:r w:rsidRPr="00477B0C">
        <w:t>erformance</w:t>
      </w:r>
    </w:p>
    <w:p w14:paraId="5A9BBDE1" w14:textId="229FD704" w:rsidR="003B4817" w:rsidRPr="003B4817" w:rsidRDefault="003B4817" w:rsidP="004D193E">
      <w:pPr>
        <w:pStyle w:val="NormalBPBHEB"/>
      </w:pPr>
      <w:r w:rsidRPr="003B4817">
        <w:t xml:space="preserve">Amplify applications benefit from the scalability and performance optimizations provided by AWS services. This ensures that applications can </w:t>
      </w:r>
      <w:r w:rsidR="0034082E" w:rsidRPr="003B4817">
        <w:t>manage</w:t>
      </w:r>
      <w:r w:rsidRPr="003B4817">
        <w:t xml:space="preserve"> varying workloads and deliver a responsive user experience</w:t>
      </w:r>
      <w:sdt>
        <w:sdtPr>
          <w:id w:val="-1097795136"/>
          <w:citation/>
        </w:sdtPr>
        <w:sdtEndPr/>
        <w:sdtContent>
          <w:r w:rsidR="00455E83">
            <w:fldChar w:fldCharType="begin"/>
          </w:r>
          <w:r w:rsidR="00455E83">
            <w:instrText xml:space="preserve"> CITATION Cha20 \l 1033 </w:instrText>
          </w:r>
          <w:r w:rsidR="00455E83">
            <w:fldChar w:fldCharType="separate"/>
          </w:r>
          <w:r w:rsidR="00A901E9">
            <w:rPr>
              <w:noProof/>
            </w:rPr>
            <w:t xml:space="preserve"> </w:t>
          </w:r>
          <w:r w:rsidR="00A901E9" w:rsidRPr="00A901E9">
            <w:rPr>
              <w:noProof/>
            </w:rPr>
            <w:t>[21]</w:t>
          </w:r>
          <w:r w:rsidR="00455E83">
            <w:fldChar w:fldCharType="end"/>
          </w:r>
        </w:sdtContent>
      </w:sdt>
      <w:r w:rsidRPr="003B4817">
        <w:t>.</w:t>
      </w:r>
    </w:p>
    <w:p w14:paraId="524C6080" w14:textId="20EA41A9" w:rsidR="003B4817" w:rsidRPr="003B4817" w:rsidRDefault="003B4817" w:rsidP="004D193E">
      <w:pPr>
        <w:pStyle w:val="NormalBPBHEB"/>
      </w:pPr>
      <w:r w:rsidRPr="003B4817">
        <w:t xml:space="preserve">AWS Amplify </w:t>
      </w:r>
      <w:r w:rsidR="00297CE5" w:rsidRPr="003B4817">
        <w:t>appears</w:t>
      </w:r>
      <w:r w:rsidRPr="003B4817">
        <w:t xml:space="preserve">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pPr>
        <w:pStyle w:val="Heading2BPBHEB"/>
        <w:pPrChange w:id="379" w:author="Arya" w:date="2025-02-26T15:37:00Z" w16du:dateUtc="2025-02-26T10:07:00Z">
          <w:pPr>
            <w:pStyle w:val="Heading1BPBHEB"/>
          </w:pPr>
        </w:pPrChange>
      </w:pPr>
      <w:bookmarkStart w:id="380" w:name="_Hlk153365071"/>
      <w:r w:rsidRPr="00C349D9">
        <w:t>Introduction</w:t>
      </w:r>
      <w:r>
        <w:t xml:space="preserve"> to </w:t>
      </w:r>
      <w:r w:rsidR="003B4817" w:rsidRPr="00C349D9">
        <w:t>AWS AppSync</w:t>
      </w:r>
    </w:p>
    <w:bookmarkEnd w:id="380"/>
    <w:p w14:paraId="6087713B" w14:textId="65E092C7"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This section </w:t>
      </w:r>
      <w:r w:rsidR="00F440C7">
        <w:t>explores</w:t>
      </w:r>
      <w:r w:rsidRPr="003B4817">
        <w:t xml:space="preserve"> the functionalities and features of AWS AppSync, exploring its role in </w:t>
      </w:r>
      <w:r w:rsidR="00297CE5" w:rsidRPr="003B4817">
        <w:t>helping</w:t>
      </w:r>
      <w:r w:rsidRPr="003B4817">
        <w:t xml:space="preserve"> efficient data synchronization and communication between applications and backend services.</w:t>
      </w:r>
    </w:p>
    <w:p w14:paraId="470FE04A" w14:textId="5D221969" w:rsidR="003B4817" w:rsidRPr="00C349D9" w:rsidRDefault="003B4817" w:rsidP="004D193E">
      <w:pPr>
        <w:pStyle w:val="Heading2BPBHEB"/>
      </w:pPr>
      <w:r w:rsidRPr="00C349D9">
        <w:t xml:space="preserve">AWS AppSync </w:t>
      </w:r>
      <w:ins w:id="381" w:author="Arya" w:date="2025-02-26T15:38:00Z" w16du:dateUtc="2025-02-26T10:08:00Z">
        <w:r w:rsidR="004E0615">
          <w:t>o</w:t>
        </w:r>
      </w:ins>
      <w:del w:id="382" w:author="Arya" w:date="2025-02-26T15:38:00Z" w16du:dateUtc="2025-02-26T10:08:00Z">
        <w:r w:rsidRPr="00C349D9" w:rsidDel="004E0615">
          <w:delText>O</w:delText>
        </w:r>
      </w:del>
      <w:r w:rsidRPr="00C349D9">
        <w:t>verview</w:t>
      </w:r>
    </w:p>
    <w:p w14:paraId="471C5A63" w14:textId="03EF36F9" w:rsidR="003B4817" w:rsidRPr="003B4817" w:rsidRDefault="003B4817" w:rsidP="004D193E">
      <w:pPr>
        <w:pStyle w:val="NormalBPBHEB"/>
      </w:pPr>
      <w:r w:rsidRPr="003B4817">
        <w:t xml:space="preserve">AWS AppSync is a managed service that enables developers to create flexible and scalable APIs for applications by </w:t>
      </w:r>
      <w:r w:rsidR="0034082E" w:rsidRPr="003B4817">
        <w:t>managing</w:t>
      </w:r>
      <w:r w:rsidRPr="003B4817">
        <w:t xml:space="preserve">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383" w:name="_Ref153365148"/>
      <w:sdt>
        <w:sdtPr>
          <w:id w:val="-151535562"/>
          <w:citation/>
        </w:sdtPr>
        <w:sdtEnd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bookmarkEnd w:id="383"/>
      <w:r w:rsidRPr="003B4817">
        <w:t>.</w:t>
      </w:r>
    </w:p>
    <w:p w14:paraId="25C46A33" w14:textId="37FD648D" w:rsidR="003B4817" w:rsidRDefault="003B4817">
      <w:pPr>
        <w:pStyle w:val="Heading2BPBHEB"/>
      </w:pPr>
      <w:r w:rsidRPr="00C349D9">
        <w:t xml:space="preserve">Key </w:t>
      </w:r>
      <w:ins w:id="384" w:author="Arya" w:date="2025-02-26T15:38:00Z" w16du:dateUtc="2025-02-26T10:08:00Z">
        <w:r w:rsidR="004E0615">
          <w:t>f</w:t>
        </w:r>
      </w:ins>
      <w:del w:id="385" w:author="Arya" w:date="2025-02-26T15:38:00Z" w16du:dateUtc="2025-02-26T10:08:00Z">
        <w:r w:rsidRPr="00C349D9" w:rsidDel="004E0615">
          <w:delText>F</w:delText>
        </w:r>
      </w:del>
      <w:r w:rsidRPr="00C349D9">
        <w:t xml:space="preserve">eatures and </w:t>
      </w:r>
      <w:ins w:id="386" w:author="Arya" w:date="2025-02-26T15:38:00Z" w16du:dateUtc="2025-02-26T10:08:00Z">
        <w:r w:rsidR="004E0615">
          <w:t>c</w:t>
        </w:r>
      </w:ins>
      <w:del w:id="387" w:author="Arya" w:date="2025-02-26T15:38:00Z" w16du:dateUtc="2025-02-26T10:08:00Z">
        <w:r w:rsidRPr="00C349D9" w:rsidDel="004E0615">
          <w:delText>C</w:delText>
        </w:r>
      </w:del>
      <w:r w:rsidRPr="00C349D9">
        <w:t>apabilities</w:t>
      </w:r>
    </w:p>
    <w:p w14:paraId="2FA2DC58" w14:textId="2070F51C" w:rsidR="005634F8" w:rsidRPr="00C349D9" w:rsidRDefault="004036E1" w:rsidP="004D193E">
      <w:pPr>
        <w:pStyle w:val="NormalBPBHEB"/>
      </w:pPr>
      <w:r w:rsidRPr="004036E1">
        <w:t xml:space="preserve">The following key features </w:t>
      </w:r>
      <w:r w:rsidR="008716E6" w:rsidRPr="004036E1">
        <w:t>highlight</w:t>
      </w:r>
      <w:r w:rsidRPr="004036E1">
        <w:t xml:space="preserve"> the extensive functionality AWS AppSync offers to developers building front-end applications</w:t>
      </w:r>
      <w:sdt>
        <w:sdtPr>
          <w:id w:val="135460525"/>
          <w:citation/>
        </w:sdtPr>
        <w:sdtEnd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r>
        <w:t>:</w:t>
      </w:r>
    </w:p>
    <w:p w14:paraId="7B2ADF05" w14:textId="40643162" w:rsidR="003B4817" w:rsidRPr="004D193E" w:rsidDel="004E0615" w:rsidRDefault="003B4817" w:rsidP="004D193E">
      <w:pPr>
        <w:pStyle w:val="NormalBPBHEB"/>
        <w:numPr>
          <w:ilvl w:val="0"/>
          <w:numId w:val="25"/>
        </w:numPr>
        <w:rPr>
          <w:del w:id="388" w:author="Arya" w:date="2025-02-26T15:38:00Z" w16du:dateUtc="2025-02-26T10:08:00Z"/>
          <w:b/>
          <w:bCs/>
        </w:rPr>
      </w:pPr>
      <w:r w:rsidRPr="004D193E">
        <w:rPr>
          <w:b/>
          <w:bCs/>
        </w:rPr>
        <w:t xml:space="preserve">GraphQL as a </w:t>
      </w:r>
      <w:ins w:id="389" w:author="Arya" w:date="2025-02-26T15:38:00Z" w16du:dateUtc="2025-02-26T10:08:00Z">
        <w:r w:rsidR="004E0615">
          <w:rPr>
            <w:b/>
            <w:bCs/>
          </w:rPr>
          <w:t>s</w:t>
        </w:r>
      </w:ins>
      <w:del w:id="390" w:author="Arya" w:date="2025-02-26T15:38:00Z" w16du:dateUtc="2025-02-26T10:08:00Z">
        <w:r w:rsidRPr="004D193E" w:rsidDel="004E0615">
          <w:rPr>
            <w:b/>
            <w:bCs/>
          </w:rPr>
          <w:delText>S</w:delText>
        </w:r>
      </w:del>
      <w:r w:rsidRPr="004D193E">
        <w:rPr>
          <w:b/>
          <w:bCs/>
        </w:rPr>
        <w:t>ervice</w:t>
      </w:r>
      <w:ins w:id="391" w:author="Arya" w:date="2025-02-26T15:38:00Z" w16du:dateUtc="2025-02-26T10:08:00Z">
        <w:r w:rsidR="004E0615">
          <w:t xml:space="preserve">: </w:t>
        </w:r>
      </w:ins>
    </w:p>
    <w:p w14:paraId="36BAC15F" w14:textId="582E2AEE" w:rsidR="003B4817" w:rsidRPr="003B4817" w:rsidRDefault="003B4817">
      <w:pPr>
        <w:pStyle w:val="NormalBPBHEB"/>
        <w:numPr>
          <w:ilvl w:val="0"/>
          <w:numId w:val="25"/>
        </w:numPr>
        <w:pPrChange w:id="392" w:author="Arya" w:date="2025-02-26T15:38:00Z" w16du:dateUtc="2025-02-26T10:08:00Z">
          <w:pPr>
            <w:pStyle w:val="NormalBPBHEB"/>
            <w:ind w:left="720"/>
          </w:pPr>
        </w:pPrChange>
      </w:pPr>
      <w:r w:rsidRPr="003B4817">
        <w:t>AWS AppSync utilizes GraphQL, a powerful query language for APIs, providing a flexible and efficient way to request and deliver data. This enables clients to request only the data they need, reducing over-fetching and improving performance.</w:t>
      </w:r>
    </w:p>
    <w:p w14:paraId="35992B69" w14:textId="755D6624" w:rsidR="003B4817" w:rsidRPr="004D193E" w:rsidDel="004E0615" w:rsidRDefault="003B4817" w:rsidP="004D193E">
      <w:pPr>
        <w:pStyle w:val="NormalBPBHEB"/>
        <w:numPr>
          <w:ilvl w:val="0"/>
          <w:numId w:val="25"/>
        </w:numPr>
        <w:rPr>
          <w:del w:id="393" w:author="Arya" w:date="2025-02-26T15:39:00Z" w16du:dateUtc="2025-02-26T10:09:00Z"/>
          <w:b/>
          <w:bCs/>
        </w:rPr>
      </w:pPr>
      <w:r w:rsidRPr="004D193E">
        <w:rPr>
          <w:b/>
          <w:bCs/>
        </w:rPr>
        <w:t xml:space="preserve">Real-time </w:t>
      </w:r>
      <w:ins w:id="394" w:author="Arya" w:date="2025-02-26T15:38:00Z" w16du:dateUtc="2025-02-26T10:08:00Z">
        <w:r w:rsidR="004E0615">
          <w:rPr>
            <w:b/>
            <w:bCs/>
          </w:rPr>
          <w:t>d</w:t>
        </w:r>
      </w:ins>
      <w:del w:id="395" w:author="Arya" w:date="2025-02-26T15:38:00Z" w16du:dateUtc="2025-02-26T10:08:00Z">
        <w:r w:rsidRPr="004D193E" w:rsidDel="004E0615">
          <w:rPr>
            <w:b/>
            <w:bCs/>
          </w:rPr>
          <w:delText>D</w:delText>
        </w:r>
      </w:del>
      <w:r w:rsidRPr="004D193E">
        <w:rPr>
          <w:b/>
          <w:bCs/>
        </w:rPr>
        <w:t xml:space="preserve">ata </w:t>
      </w:r>
      <w:ins w:id="396" w:author="Arya" w:date="2025-02-26T15:38:00Z" w16du:dateUtc="2025-02-26T10:08:00Z">
        <w:r w:rsidR="004E0615">
          <w:rPr>
            <w:b/>
            <w:bCs/>
          </w:rPr>
          <w:t>s</w:t>
        </w:r>
      </w:ins>
      <w:del w:id="397" w:author="Arya" w:date="2025-02-26T15:38:00Z" w16du:dateUtc="2025-02-26T10:08:00Z">
        <w:r w:rsidRPr="004D193E" w:rsidDel="004E0615">
          <w:rPr>
            <w:b/>
            <w:bCs/>
          </w:rPr>
          <w:delText>S</w:delText>
        </w:r>
      </w:del>
      <w:r w:rsidRPr="004D193E">
        <w:rPr>
          <w:b/>
          <w:bCs/>
        </w:rPr>
        <w:t>ynchronization</w:t>
      </w:r>
      <w:ins w:id="398" w:author="Arya" w:date="2025-02-26T15:39:00Z" w16du:dateUtc="2025-02-26T10:09:00Z">
        <w:r w:rsidR="004E0615">
          <w:t xml:space="preserve">: </w:t>
        </w:r>
      </w:ins>
    </w:p>
    <w:p w14:paraId="50232313" w14:textId="7E31C865" w:rsidR="003B4817" w:rsidRPr="003B4817" w:rsidRDefault="003B4817">
      <w:pPr>
        <w:pStyle w:val="NormalBPBHEB"/>
        <w:numPr>
          <w:ilvl w:val="0"/>
          <w:numId w:val="25"/>
        </w:numPr>
        <w:pPrChange w:id="399" w:author="Arya" w:date="2025-02-26T15:39:00Z" w16du:dateUtc="2025-02-26T10:09:00Z">
          <w:pPr>
            <w:pStyle w:val="NormalBPBHEB"/>
            <w:ind w:left="720"/>
          </w:pPr>
        </w:pPrChange>
      </w:pPr>
      <w:r w:rsidRPr="003B4817">
        <w:t>One of the standout features of AppSync is its support for real-time data synchronization. It enables developers to build applications that can receive real-time updates from the backend, enhancing the overall user experience.</w:t>
      </w:r>
    </w:p>
    <w:p w14:paraId="6F057820" w14:textId="6A5A3D79" w:rsidR="003B4817" w:rsidRPr="004D193E" w:rsidDel="004E0615" w:rsidRDefault="003B4817" w:rsidP="004D193E">
      <w:pPr>
        <w:pStyle w:val="NormalBPBHEB"/>
        <w:numPr>
          <w:ilvl w:val="0"/>
          <w:numId w:val="25"/>
        </w:numPr>
        <w:rPr>
          <w:del w:id="400" w:author="Arya" w:date="2025-02-26T15:39:00Z" w16du:dateUtc="2025-02-26T10:09:00Z"/>
          <w:b/>
          <w:bCs/>
        </w:rPr>
      </w:pPr>
      <w:r w:rsidRPr="004D193E">
        <w:rPr>
          <w:b/>
          <w:bCs/>
        </w:rPr>
        <w:t xml:space="preserve">Offline </w:t>
      </w:r>
      <w:ins w:id="401" w:author="Arya" w:date="2025-02-26T15:39:00Z" w16du:dateUtc="2025-02-26T10:09:00Z">
        <w:r w:rsidR="004E0615">
          <w:rPr>
            <w:b/>
            <w:bCs/>
          </w:rPr>
          <w:t>d</w:t>
        </w:r>
      </w:ins>
      <w:del w:id="402" w:author="Arya" w:date="2025-02-26T15:39:00Z" w16du:dateUtc="2025-02-26T10:09:00Z">
        <w:r w:rsidRPr="004D193E" w:rsidDel="004E0615">
          <w:rPr>
            <w:b/>
            <w:bCs/>
          </w:rPr>
          <w:delText>D</w:delText>
        </w:r>
      </w:del>
      <w:r w:rsidRPr="004D193E">
        <w:rPr>
          <w:b/>
          <w:bCs/>
        </w:rPr>
        <w:t xml:space="preserve">ata </w:t>
      </w:r>
      <w:ins w:id="403" w:author="Arya" w:date="2025-02-26T15:39:00Z" w16du:dateUtc="2025-02-26T10:09:00Z">
        <w:r w:rsidR="004E0615">
          <w:rPr>
            <w:b/>
            <w:bCs/>
          </w:rPr>
          <w:t>a</w:t>
        </w:r>
      </w:ins>
      <w:del w:id="404" w:author="Arya" w:date="2025-02-26T15:39:00Z" w16du:dateUtc="2025-02-26T10:09:00Z">
        <w:r w:rsidRPr="004D193E" w:rsidDel="004E0615">
          <w:rPr>
            <w:b/>
            <w:bCs/>
          </w:rPr>
          <w:delText>A</w:delText>
        </w:r>
      </w:del>
      <w:r w:rsidRPr="004D193E">
        <w:rPr>
          <w:b/>
          <w:bCs/>
        </w:rPr>
        <w:t>ccess</w:t>
      </w:r>
      <w:ins w:id="405" w:author="Arya" w:date="2025-02-26T15:39:00Z" w16du:dateUtc="2025-02-26T10:09:00Z">
        <w:r w:rsidR="004E0615">
          <w:t xml:space="preserve">: </w:t>
        </w:r>
      </w:ins>
    </w:p>
    <w:p w14:paraId="3FDE56DD" w14:textId="2783B46B" w:rsidR="003B4817" w:rsidRPr="003B4817" w:rsidRDefault="003B4817">
      <w:pPr>
        <w:pStyle w:val="NormalBPBHEB"/>
        <w:numPr>
          <w:ilvl w:val="0"/>
          <w:numId w:val="25"/>
        </w:numPr>
        <w:pPrChange w:id="406" w:author="Arya" w:date="2025-02-26T15:39:00Z" w16du:dateUtc="2025-02-26T10:09:00Z">
          <w:pPr>
            <w:pStyle w:val="NormalBPBHEB"/>
            <w:ind w:left="720"/>
          </w:pPr>
        </w:pPrChange>
      </w:pPr>
      <w:r w:rsidRPr="003B4817">
        <w:t xml:space="preserve">AppSync includes features for offline data access, allowing applications to </w:t>
      </w:r>
      <w:r w:rsidR="00297CE5" w:rsidRPr="003B4817">
        <w:t>still be</w:t>
      </w:r>
      <w:r w:rsidRPr="003B4817">
        <w:t xml:space="preserve"> functional even when there is no internet connection. This is particularly valuable for mobile applications that need to provide a seamless user experience in various network conditions.</w:t>
      </w:r>
    </w:p>
    <w:p w14:paraId="4FB74436" w14:textId="269914A5" w:rsidR="003B4817" w:rsidRPr="004D193E" w:rsidDel="004E0615" w:rsidRDefault="003B4817" w:rsidP="004D193E">
      <w:pPr>
        <w:pStyle w:val="NormalBPBHEB"/>
        <w:numPr>
          <w:ilvl w:val="0"/>
          <w:numId w:val="25"/>
        </w:numPr>
        <w:rPr>
          <w:del w:id="407" w:author="Arya" w:date="2025-02-26T15:39:00Z" w16du:dateUtc="2025-02-26T10:09:00Z"/>
          <w:b/>
          <w:bCs/>
        </w:rPr>
      </w:pPr>
      <w:r w:rsidRPr="004D193E">
        <w:rPr>
          <w:b/>
          <w:bCs/>
        </w:rPr>
        <w:t xml:space="preserve">Data </w:t>
      </w:r>
      <w:ins w:id="408" w:author="Arya" w:date="2025-02-26T15:39:00Z" w16du:dateUtc="2025-02-26T10:09:00Z">
        <w:r w:rsidR="004E0615">
          <w:rPr>
            <w:b/>
            <w:bCs/>
          </w:rPr>
          <w:t>s</w:t>
        </w:r>
      </w:ins>
      <w:del w:id="409" w:author="Arya" w:date="2025-02-26T15:39:00Z" w16du:dateUtc="2025-02-26T10:09:00Z">
        <w:r w:rsidRPr="004D193E" w:rsidDel="004E0615">
          <w:rPr>
            <w:b/>
            <w:bCs/>
          </w:rPr>
          <w:delText>S</w:delText>
        </w:r>
      </w:del>
      <w:r w:rsidRPr="004D193E">
        <w:rPr>
          <w:b/>
          <w:bCs/>
        </w:rPr>
        <w:t xml:space="preserve">ource </w:t>
      </w:r>
      <w:ins w:id="410" w:author="Arya" w:date="2025-02-26T15:39:00Z" w16du:dateUtc="2025-02-26T10:09:00Z">
        <w:r w:rsidR="004E0615">
          <w:rPr>
            <w:b/>
            <w:bCs/>
          </w:rPr>
          <w:t>i</w:t>
        </w:r>
      </w:ins>
      <w:del w:id="411" w:author="Arya" w:date="2025-02-26T15:39:00Z" w16du:dateUtc="2025-02-26T10:09:00Z">
        <w:r w:rsidRPr="004D193E" w:rsidDel="004E0615">
          <w:rPr>
            <w:b/>
            <w:bCs/>
          </w:rPr>
          <w:delText>I</w:delText>
        </w:r>
      </w:del>
      <w:r w:rsidRPr="004D193E">
        <w:rPr>
          <w:b/>
          <w:bCs/>
        </w:rPr>
        <w:t>ntegration</w:t>
      </w:r>
      <w:ins w:id="412" w:author="Arya" w:date="2025-02-26T15:39:00Z" w16du:dateUtc="2025-02-26T10:09:00Z">
        <w:r w:rsidR="004E0615">
          <w:t xml:space="preserve">: </w:t>
        </w:r>
      </w:ins>
    </w:p>
    <w:p w14:paraId="44C0A2FC" w14:textId="4717E3FF" w:rsidR="003B4817" w:rsidRPr="003B4817" w:rsidRDefault="003B4817">
      <w:pPr>
        <w:pStyle w:val="NormalBPBHEB"/>
        <w:numPr>
          <w:ilvl w:val="0"/>
          <w:numId w:val="25"/>
        </w:numPr>
        <w:pPrChange w:id="413" w:author="Arya" w:date="2025-02-26T15:39:00Z" w16du:dateUtc="2025-02-26T10:09:00Z">
          <w:pPr>
            <w:pStyle w:val="NormalBPBHEB"/>
            <w:ind w:left="720"/>
          </w:pPr>
        </w:pPrChange>
      </w:pPr>
      <w:r w:rsidRPr="003B4817">
        <w:t xml:space="preserve">The service seamlessly integrates with various data sources, including AWS DynamoDB, AWS Lambda, and HTTP data sources. This flexibility allows developers to </w:t>
      </w:r>
      <w:r w:rsidR="00297CE5" w:rsidRPr="003B4817">
        <w:t>use</w:t>
      </w:r>
      <w:r w:rsidRPr="003B4817">
        <w:t xml:space="preserve"> different backend services based on their application requirements.</w:t>
      </w:r>
    </w:p>
    <w:p w14:paraId="2D396F72" w14:textId="396B7875" w:rsidR="003B4817" w:rsidRPr="00C349D9" w:rsidRDefault="003B4817" w:rsidP="004D193E">
      <w:pPr>
        <w:pStyle w:val="Heading2BPBHEB"/>
      </w:pPr>
      <w:r w:rsidRPr="00C349D9">
        <w:t xml:space="preserve">Serverless </w:t>
      </w:r>
      <w:ins w:id="414" w:author="Arya" w:date="2025-02-26T15:39:00Z" w16du:dateUtc="2025-02-26T10:09:00Z">
        <w:r w:rsidR="004E0615">
          <w:t>f</w:t>
        </w:r>
      </w:ins>
      <w:del w:id="415" w:author="Arya" w:date="2025-02-26T15:39:00Z" w16du:dateUtc="2025-02-26T10:09:00Z">
        <w:r w:rsidRPr="00C349D9" w:rsidDel="004E0615">
          <w:delText>F</w:delText>
        </w:r>
      </w:del>
      <w:r w:rsidRPr="00C349D9">
        <w:t>unctionality</w:t>
      </w:r>
    </w:p>
    <w:p w14:paraId="0F753059" w14:textId="19BEB595" w:rsidR="003B4817" w:rsidRPr="003B4817" w:rsidDel="00F304D8" w:rsidRDefault="000469F7" w:rsidP="004D193E">
      <w:pPr>
        <w:pStyle w:val="NormalBPBHEB"/>
        <w:rPr>
          <w:del w:id="416" w:author="Arya" w:date="2025-02-26T15:39:00Z" w16du:dateUtc="2025-02-26T10:09:00Z"/>
        </w:rPr>
      </w:pPr>
      <w:r w:rsidRPr="000469F7">
        <w:rPr>
          <w:lang w:val="en-IN"/>
        </w:rPr>
        <w:t xml:space="preserve">AWS AppSync's serverless architecture </w:t>
      </w:r>
      <w:r w:rsidR="00DC6E40" w:rsidRPr="000469F7">
        <w:rPr>
          <w:lang w:val="en-IN"/>
        </w:rPr>
        <w:t>cuts</w:t>
      </w:r>
      <w:r w:rsidRPr="000469F7">
        <w:rPr>
          <w:lang w:val="en-IN"/>
        </w:rPr>
        <w:t xml:space="preserve"> the need for server management by </w:t>
      </w:r>
      <w:r w:rsidR="00D47A48" w:rsidRPr="000469F7">
        <w:rPr>
          <w:lang w:val="en-IN"/>
        </w:rPr>
        <w:t>developers.</w:t>
      </w:r>
      <w:r w:rsidR="003B4817" w:rsidRPr="003B4817">
        <w:t xml:space="preserve"> This serverless approach enables automatic scaling based on demand, ensuring </w:t>
      </w:r>
      <w:r w:rsidR="00297CE5" w:rsidRPr="003B4817">
        <w:t>best</w:t>
      </w:r>
      <w:r w:rsidR="003B4817" w:rsidRPr="003B4817">
        <w:t xml:space="preserve"> performance under varying workloads</w:t>
      </w:r>
      <w:sdt>
        <w:sdtPr>
          <w:id w:val="1282838131"/>
          <w:citation/>
        </w:sdtPr>
        <w:sdtEndPr/>
        <w:sdtContent>
          <w:r w:rsidR="00AF46D8">
            <w:fldChar w:fldCharType="begin"/>
          </w:r>
          <w:r w:rsidR="00AF46D8">
            <w:instrText xml:space="preserve"> CITATION Raj2018 \l 1033 </w:instrText>
          </w:r>
          <w:r w:rsidR="00AF46D8">
            <w:fldChar w:fldCharType="separate"/>
          </w:r>
          <w:r w:rsidR="00A901E9">
            <w:rPr>
              <w:noProof/>
            </w:rPr>
            <w:t xml:space="preserve"> </w:t>
          </w:r>
          <w:r w:rsidR="00A901E9" w:rsidRPr="00A901E9">
            <w:rPr>
              <w:noProof/>
            </w:rPr>
            <w:t>[23]</w:t>
          </w:r>
          <w:r w:rsidR="00AF46D8">
            <w:fldChar w:fldCharType="end"/>
          </w:r>
        </w:sdtContent>
      </w:sdt>
      <w:r w:rsidR="003B4817" w:rsidRPr="003B4817">
        <w:t>.</w:t>
      </w:r>
    </w:p>
    <w:p w14:paraId="484149FE" w14:textId="77777777" w:rsidR="005634F8" w:rsidRPr="00C349D9" w:rsidRDefault="005634F8" w:rsidP="004D193E">
      <w:pPr>
        <w:pStyle w:val="NormalBPBHEB"/>
      </w:pPr>
    </w:p>
    <w:p w14:paraId="3B47908B" w14:textId="7D002302" w:rsidR="003B4817" w:rsidRPr="003B4817" w:rsidRDefault="003B4817" w:rsidP="004D193E">
      <w:pPr>
        <w:pStyle w:val="NormalBPBHEB"/>
      </w:pPr>
      <w:r w:rsidRPr="003B4817">
        <w:t xml:space="preserve">AWS AppSync </w:t>
      </w:r>
      <w:r w:rsidR="00297CE5" w:rsidRPr="003B4817">
        <w:t>appears</w:t>
      </w:r>
      <w:r w:rsidRPr="003B4817">
        <w:t xml:space="preserve">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EndPr/>
        <w:sdtContent>
          <w:r w:rsidR="0054746F">
            <w:fldChar w:fldCharType="begin"/>
          </w:r>
          <w:r w:rsidR="0054746F">
            <w:instrText xml:space="preserve"> CITATION Johnson2019 \l 1033 </w:instrText>
          </w:r>
          <w:r w:rsidR="0054746F">
            <w:fldChar w:fldCharType="separate"/>
          </w:r>
          <w:r w:rsidR="00A901E9">
            <w:rPr>
              <w:noProof/>
            </w:rPr>
            <w:t xml:space="preserve"> </w:t>
          </w:r>
          <w:r w:rsidR="00A901E9" w:rsidRPr="00A901E9">
            <w:rPr>
              <w:noProof/>
            </w:rPr>
            <w:t>[24]</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pPr>
        <w:pStyle w:val="Heading2BPBHEB"/>
        <w:pPrChange w:id="417" w:author="Arya" w:date="2025-02-26T15:39:00Z" w16du:dateUtc="2025-02-26T10:09:00Z">
          <w:pPr>
            <w:pStyle w:val="Heading1BPBHEB"/>
          </w:pPr>
        </w:pPrChange>
      </w:pPr>
      <w:bookmarkStart w:id="418" w:name="_Hlk153365461"/>
      <w:r w:rsidRPr="00FC14DF">
        <w:t>AWS Device Farm</w:t>
      </w:r>
    </w:p>
    <w:bookmarkEnd w:id="418"/>
    <w:p w14:paraId="20C2629C" w14:textId="0B6D532A"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EndPr/>
        <w:sdtContent>
          <w:r w:rsidR="00604E90">
            <w:fldChar w:fldCharType="begin"/>
          </w:r>
          <w:r w:rsidR="00604E90">
            <w:instrText xml:space="preserve"> CITATION Srinivasan2019 \l 1033 </w:instrText>
          </w:r>
          <w:r w:rsidR="00604E90">
            <w:fldChar w:fldCharType="separate"/>
          </w:r>
          <w:r w:rsidR="00A901E9">
            <w:rPr>
              <w:noProof/>
            </w:rPr>
            <w:t xml:space="preserve"> </w:t>
          </w:r>
          <w:r w:rsidR="00A901E9" w:rsidRPr="00A901E9">
            <w:rPr>
              <w:noProof/>
            </w:rPr>
            <w:t>[25]</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BB3D9A">
        <w:t>significant role</w:t>
      </w:r>
      <w:r w:rsidRPr="003B4817">
        <w:t xml:space="preserve"> it plays in </w:t>
      </w:r>
      <w:r w:rsidR="00395196" w:rsidRPr="003B4817">
        <w:t>improving</w:t>
      </w:r>
      <w:r w:rsidRPr="003B4817">
        <w:t xml:space="preserve"> the end-user experience.</w:t>
      </w:r>
    </w:p>
    <w:p w14:paraId="5C4DC4D9" w14:textId="30F7F25D" w:rsidR="003B4817" w:rsidRPr="00FC14DF" w:rsidRDefault="003B4817" w:rsidP="004D193E">
      <w:pPr>
        <w:pStyle w:val="Heading2BPBHEB"/>
      </w:pPr>
      <w:r w:rsidRPr="00FC14DF">
        <w:t xml:space="preserve">AWS Device Farm </w:t>
      </w:r>
      <w:ins w:id="419" w:author="Arya" w:date="2025-02-26T15:39:00Z" w16du:dateUtc="2025-02-26T10:09:00Z">
        <w:r w:rsidR="00C4304D">
          <w:t>o</w:t>
        </w:r>
      </w:ins>
      <w:del w:id="420" w:author="Arya" w:date="2025-02-26T15:39:00Z" w16du:dateUtc="2025-02-26T10:09:00Z">
        <w:r w:rsidRPr="00FC14DF" w:rsidDel="00C4304D">
          <w:delText>O</w:delText>
        </w:r>
      </w:del>
      <w:r w:rsidRPr="00FC14DF">
        <w:t>verview</w:t>
      </w:r>
    </w:p>
    <w:p w14:paraId="2E85B24B" w14:textId="3FA163EB"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421" w:name="_Ref153365508"/>
      <w:sdt>
        <w:sdtPr>
          <w:id w:val="-985311232"/>
          <w:citation/>
        </w:sdtPr>
        <w:sdtEndPr/>
        <w:sdtContent>
          <w:r w:rsidR="0054746F">
            <w:fldChar w:fldCharType="begin"/>
          </w:r>
          <w:r w:rsidR="0054746F">
            <w:instrText xml:space="preserve"> CITATION Services2023 \l 1033 </w:instrText>
          </w:r>
          <w:r w:rsidR="0054746F">
            <w:fldChar w:fldCharType="separate"/>
          </w:r>
          <w:r w:rsidR="00A901E9">
            <w:rPr>
              <w:noProof/>
            </w:rPr>
            <w:t xml:space="preserve"> </w:t>
          </w:r>
          <w:r w:rsidR="00A901E9" w:rsidRPr="00A901E9">
            <w:rPr>
              <w:noProof/>
            </w:rPr>
            <w:t>[26]</w:t>
          </w:r>
          <w:r w:rsidR="0054746F">
            <w:fldChar w:fldCharType="end"/>
          </w:r>
        </w:sdtContent>
      </w:sdt>
      <w:bookmarkEnd w:id="421"/>
      <w:r w:rsidRPr="003B4817">
        <w:t>.</w:t>
      </w:r>
    </w:p>
    <w:p w14:paraId="5A15AB94" w14:textId="63F5E37B" w:rsidR="003B4817" w:rsidRDefault="003B4817">
      <w:pPr>
        <w:pStyle w:val="Heading2BPBHEB"/>
      </w:pPr>
      <w:r w:rsidRPr="00FC14DF">
        <w:t xml:space="preserve">Key </w:t>
      </w:r>
      <w:ins w:id="422" w:author="Arya" w:date="2025-02-26T15:39:00Z" w16du:dateUtc="2025-02-26T10:09:00Z">
        <w:r w:rsidR="00C4304D">
          <w:t>f</w:t>
        </w:r>
      </w:ins>
      <w:del w:id="423" w:author="Arya" w:date="2025-02-26T15:39:00Z" w16du:dateUtc="2025-02-26T10:09:00Z">
        <w:r w:rsidRPr="00FC14DF" w:rsidDel="00C4304D">
          <w:delText>F</w:delText>
        </w:r>
      </w:del>
      <w:r w:rsidRPr="00FC14DF">
        <w:t xml:space="preserve">eatures and </w:t>
      </w:r>
      <w:ins w:id="424" w:author="Arya" w:date="2025-02-26T15:39:00Z" w16du:dateUtc="2025-02-26T10:09:00Z">
        <w:r w:rsidR="00C4304D">
          <w:t>c</w:t>
        </w:r>
      </w:ins>
      <w:del w:id="425" w:author="Arya" w:date="2025-02-26T15:39:00Z" w16du:dateUtc="2025-02-26T10:09:00Z">
        <w:r w:rsidRPr="00FC14DF" w:rsidDel="00C4304D">
          <w:delText>C</w:delText>
        </w:r>
      </w:del>
      <w:r w:rsidRPr="00FC14DF">
        <w:t>apabilities</w:t>
      </w:r>
    </w:p>
    <w:p w14:paraId="6D43ED88" w14:textId="2B742AF6" w:rsidR="005634F8" w:rsidRPr="004D50E7" w:rsidRDefault="00674943" w:rsidP="005634F8">
      <w:pPr>
        <w:pStyle w:val="NormalBPBHEB"/>
      </w:pPr>
      <w:r w:rsidRPr="00674943">
        <w:t xml:space="preserve">The following features underscore AWS Device Farm's extensive support for mobile application testing, </w:t>
      </w:r>
      <w:r w:rsidR="008716E6" w:rsidRPr="00674943">
        <w:t>highlighting</w:t>
      </w:r>
      <w:r w:rsidRPr="00674943">
        <w:t xml:space="preserve"> how it </w:t>
      </w:r>
      <w:r w:rsidR="00395196" w:rsidRPr="00674943">
        <w:t>improves</w:t>
      </w:r>
      <w:r w:rsidRPr="00674943">
        <w:t xml:space="preserve"> testing accuracy and efficiency:</w:t>
      </w:r>
      <w:r>
        <w:t xml:space="preserve">    </w:t>
      </w:r>
      <w:sdt>
        <w:sdtPr>
          <w:id w:val="529153301"/>
          <w:citation/>
        </w:sdtPr>
        <w:sdtEndPr/>
        <w:sdtContent>
          <w:r w:rsidR="006E28FA">
            <w:fldChar w:fldCharType="begin"/>
          </w:r>
          <w:r w:rsidR="006E28FA">
            <w:instrText xml:space="preserve"> CITATION Services2023 \l 1033 </w:instrText>
          </w:r>
          <w:r w:rsidR="006E28FA">
            <w:fldChar w:fldCharType="separate"/>
          </w:r>
          <w:r w:rsidR="00A901E9" w:rsidRPr="00A901E9">
            <w:rPr>
              <w:noProof/>
            </w:rPr>
            <w:t>[26]</w:t>
          </w:r>
          <w:r w:rsidR="006E28FA">
            <w:fldChar w:fldCharType="end"/>
          </w:r>
        </w:sdtContent>
      </w:sdt>
    </w:p>
    <w:p w14:paraId="0C643FC9" w14:textId="0F563F4F" w:rsidR="003B4817" w:rsidRPr="004D193E" w:rsidDel="00875940" w:rsidRDefault="003B4817" w:rsidP="004D193E">
      <w:pPr>
        <w:pStyle w:val="NormalBPBHEB"/>
        <w:numPr>
          <w:ilvl w:val="0"/>
          <w:numId w:val="26"/>
        </w:numPr>
        <w:rPr>
          <w:del w:id="426" w:author="Arya" w:date="2025-02-26T15:40:00Z" w16du:dateUtc="2025-02-26T10:10:00Z"/>
          <w:b/>
          <w:bCs/>
        </w:rPr>
      </w:pPr>
      <w:r w:rsidRPr="004D193E">
        <w:rPr>
          <w:b/>
          <w:bCs/>
        </w:rPr>
        <w:t xml:space="preserve">Real </w:t>
      </w:r>
      <w:ins w:id="427" w:author="Arya" w:date="2025-02-26T15:39:00Z" w16du:dateUtc="2025-02-26T10:09:00Z">
        <w:r w:rsidR="00C4304D">
          <w:rPr>
            <w:b/>
            <w:bCs/>
          </w:rPr>
          <w:t>d</w:t>
        </w:r>
      </w:ins>
      <w:del w:id="428" w:author="Arya" w:date="2025-02-26T15:39:00Z" w16du:dateUtc="2025-02-26T10:09:00Z">
        <w:r w:rsidRPr="004D193E" w:rsidDel="00C4304D">
          <w:rPr>
            <w:b/>
            <w:bCs/>
          </w:rPr>
          <w:delText>D</w:delText>
        </w:r>
      </w:del>
      <w:r w:rsidRPr="004D193E">
        <w:rPr>
          <w:b/>
          <w:bCs/>
        </w:rPr>
        <w:t xml:space="preserve">evice </w:t>
      </w:r>
      <w:ins w:id="429" w:author="Arya" w:date="2025-02-26T15:39:00Z" w16du:dateUtc="2025-02-26T10:09:00Z">
        <w:r w:rsidR="00C4304D">
          <w:rPr>
            <w:b/>
            <w:bCs/>
          </w:rPr>
          <w:t>t</w:t>
        </w:r>
      </w:ins>
      <w:del w:id="430" w:author="Arya" w:date="2025-02-26T15:39:00Z" w16du:dateUtc="2025-02-26T10:09:00Z">
        <w:r w:rsidRPr="004D193E" w:rsidDel="00C4304D">
          <w:rPr>
            <w:b/>
            <w:bCs/>
          </w:rPr>
          <w:delText>T</w:delText>
        </w:r>
      </w:del>
      <w:r w:rsidRPr="004D193E">
        <w:rPr>
          <w:b/>
          <w:bCs/>
        </w:rPr>
        <w:t>esting</w:t>
      </w:r>
      <w:ins w:id="431" w:author="Arya" w:date="2025-02-26T15:40:00Z" w16du:dateUtc="2025-02-26T10:10:00Z">
        <w:r w:rsidR="00875940">
          <w:t xml:space="preserve">: </w:t>
        </w:r>
      </w:ins>
    </w:p>
    <w:p w14:paraId="7CEFAE86" w14:textId="0AC8E6EF" w:rsidR="003B4817" w:rsidRPr="003B4817" w:rsidRDefault="003B4817">
      <w:pPr>
        <w:pStyle w:val="NormalBPBHEB"/>
        <w:numPr>
          <w:ilvl w:val="0"/>
          <w:numId w:val="26"/>
        </w:numPr>
        <w:pPrChange w:id="432" w:author="Arya" w:date="2025-02-26T15:40:00Z" w16du:dateUtc="2025-02-26T10:10:00Z">
          <w:pPr>
            <w:pStyle w:val="NormalBPBHEB"/>
            <w:ind w:left="720"/>
          </w:pPr>
        </w:pPrChange>
      </w:pPr>
      <w:r w:rsidRPr="003B4817">
        <w:t xml:space="preserve">AWS Device Farm provides access to a vast collection of real devices, allowing developers to execute tests on actual hardware rather than relying solely on emulators. This ensures a more </w:t>
      </w:r>
      <w:r w:rsidR="00395196" w:rsidRPr="003B4817">
        <w:t>correct</w:t>
      </w:r>
      <w:r w:rsidRPr="003B4817">
        <w:t xml:space="preserve"> representation of how the application will behave in real-world scenarios</w:t>
      </w:r>
      <w:r w:rsidR="00F67838">
        <w:t>.</w:t>
      </w:r>
    </w:p>
    <w:p w14:paraId="120746D7" w14:textId="7B440463" w:rsidR="003B4817" w:rsidRPr="004D193E" w:rsidDel="00875940" w:rsidRDefault="003B4817" w:rsidP="004D193E">
      <w:pPr>
        <w:pStyle w:val="NormalBPBHEB"/>
        <w:numPr>
          <w:ilvl w:val="0"/>
          <w:numId w:val="26"/>
        </w:numPr>
        <w:rPr>
          <w:del w:id="433" w:author="Arya" w:date="2025-02-26T15:40:00Z" w16du:dateUtc="2025-02-26T10:10:00Z"/>
          <w:b/>
          <w:bCs/>
        </w:rPr>
      </w:pPr>
      <w:r w:rsidRPr="004D193E">
        <w:rPr>
          <w:b/>
          <w:bCs/>
        </w:rPr>
        <w:t xml:space="preserve">Parallel </w:t>
      </w:r>
      <w:ins w:id="434" w:author="Arya" w:date="2025-02-26T15:39:00Z" w16du:dateUtc="2025-02-26T10:09:00Z">
        <w:r w:rsidR="00C4304D">
          <w:rPr>
            <w:b/>
            <w:bCs/>
          </w:rPr>
          <w:t>t</w:t>
        </w:r>
      </w:ins>
      <w:del w:id="435" w:author="Arya" w:date="2025-02-26T15:39:00Z" w16du:dateUtc="2025-02-26T10:09:00Z">
        <w:r w:rsidRPr="004D193E" w:rsidDel="00C4304D">
          <w:rPr>
            <w:b/>
            <w:bCs/>
          </w:rPr>
          <w:delText>T</w:delText>
        </w:r>
      </w:del>
      <w:r w:rsidRPr="004D193E">
        <w:rPr>
          <w:b/>
          <w:bCs/>
        </w:rPr>
        <w:t>esting</w:t>
      </w:r>
      <w:ins w:id="436" w:author="Arya" w:date="2025-02-26T15:40:00Z" w16du:dateUtc="2025-02-26T10:10:00Z">
        <w:r w:rsidR="00875940">
          <w:t xml:space="preserve">: </w:t>
        </w:r>
      </w:ins>
    </w:p>
    <w:p w14:paraId="3C3558D5" w14:textId="5E74E4EE" w:rsidR="003B4817" w:rsidRPr="003B4817" w:rsidRDefault="003B4817">
      <w:pPr>
        <w:pStyle w:val="NormalBPBHEB"/>
        <w:numPr>
          <w:ilvl w:val="0"/>
          <w:numId w:val="26"/>
        </w:numPr>
        <w:pPrChange w:id="437" w:author="Arya" w:date="2025-02-26T15:40:00Z" w16du:dateUtc="2025-02-26T10:10:00Z">
          <w:pPr>
            <w:pStyle w:val="NormalBPBHEB"/>
            <w:ind w:left="720"/>
          </w:pPr>
        </w:pPrChange>
      </w:pPr>
      <w:r w:rsidRPr="003B4817">
        <w:t>The service supports parallel testing, enabling developers to execute tests concurrently on multiple devices. This accelerates the testing process, saving time and resources.</w:t>
      </w:r>
    </w:p>
    <w:p w14:paraId="659DBC18" w14:textId="62CF11EF" w:rsidR="003B4817" w:rsidRPr="004D193E" w:rsidDel="00875940" w:rsidRDefault="003B4817" w:rsidP="004D193E">
      <w:pPr>
        <w:pStyle w:val="NormalBPBHEB"/>
        <w:numPr>
          <w:ilvl w:val="0"/>
          <w:numId w:val="26"/>
        </w:numPr>
        <w:rPr>
          <w:del w:id="438" w:author="Arya" w:date="2025-02-26T15:40:00Z" w16du:dateUtc="2025-02-26T10:10:00Z"/>
          <w:b/>
          <w:bCs/>
        </w:rPr>
      </w:pPr>
      <w:r w:rsidRPr="004D193E">
        <w:rPr>
          <w:b/>
          <w:bCs/>
        </w:rPr>
        <w:t xml:space="preserve">Appium and </w:t>
      </w:r>
      <w:ins w:id="439" w:author="Arya" w:date="2025-02-26T15:40:00Z" w16du:dateUtc="2025-02-26T10:10:00Z">
        <w:r w:rsidR="00875940">
          <w:rPr>
            <w:b/>
            <w:bCs/>
          </w:rPr>
          <w:t>s</w:t>
        </w:r>
      </w:ins>
      <w:del w:id="440" w:author="Arya" w:date="2025-02-26T15:40:00Z" w16du:dateUtc="2025-02-26T10:10:00Z">
        <w:r w:rsidRPr="004D193E" w:rsidDel="00875940">
          <w:rPr>
            <w:b/>
            <w:bCs/>
          </w:rPr>
          <w:delText>S</w:delText>
        </w:r>
      </w:del>
      <w:r w:rsidRPr="004D193E">
        <w:rPr>
          <w:b/>
          <w:bCs/>
        </w:rPr>
        <w:t xml:space="preserve">elenium </w:t>
      </w:r>
      <w:ins w:id="441" w:author="Arya" w:date="2025-02-26T15:40:00Z" w16du:dateUtc="2025-02-26T10:10:00Z">
        <w:r w:rsidR="00875940">
          <w:rPr>
            <w:b/>
            <w:bCs/>
          </w:rPr>
          <w:t>c</w:t>
        </w:r>
      </w:ins>
      <w:del w:id="442" w:author="Arya" w:date="2025-02-26T15:40:00Z" w16du:dateUtc="2025-02-26T10:10:00Z">
        <w:r w:rsidRPr="004D193E" w:rsidDel="00875940">
          <w:rPr>
            <w:b/>
            <w:bCs/>
          </w:rPr>
          <w:delText>C</w:delText>
        </w:r>
      </w:del>
      <w:r w:rsidRPr="004D193E">
        <w:rPr>
          <w:b/>
          <w:bCs/>
        </w:rPr>
        <w:t>ompatibility</w:t>
      </w:r>
      <w:ins w:id="443" w:author="Arya" w:date="2025-02-26T15:40:00Z" w16du:dateUtc="2025-02-26T10:10:00Z">
        <w:r w:rsidR="00875940">
          <w:t xml:space="preserve">: </w:t>
        </w:r>
      </w:ins>
    </w:p>
    <w:p w14:paraId="6F45C0F4" w14:textId="5C1D4273" w:rsidR="003B4817" w:rsidRPr="003B4817" w:rsidRDefault="003B4817">
      <w:pPr>
        <w:pStyle w:val="NormalBPBHEB"/>
        <w:numPr>
          <w:ilvl w:val="0"/>
          <w:numId w:val="26"/>
        </w:numPr>
        <w:pPrChange w:id="444" w:author="Arya" w:date="2025-02-26T15:40:00Z" w16du:dateUtc="2025-02-26T10:10:00Z">
          <w:pPr>
            <w:pStyle w:val="NormalBPBHEB"/>
            <w:ind w:left="720"/>
          </w:pPr>
        </w:pPrChange>
      </w:pPr>
      <w:r w:rsidRPr="003B4817">
        <w:t>Device Farm is compatible with popular testing frameworks like Appium and Selenium, offering flexibility for developers who prefer these frameworks for their testing processes.</w:t>
      </w:r>
    </w:p>
    <w:p w14:paraId="6208417B" w14:textId="2B2B37F4" w:rsidR="003B4817" w:rsidRPr="004D193E" w:rsidDel="00875940" w:rsidRDefault="003B4817" w:rsidP="004D193E">
      <w:pPr>
        <w:pStyle w:val="NormalBPBHEB"/>
        <w:numPr>
          <w:ilvl w:val="0"/>
          <w:numId w:val="26"/>
        </w:numPr>
        <w:rPr>
          <w:del w:id="445" w:author="Arya" w:date="2025-02-26T15:40:00Z" w16du:dateUtc="2025-02-26T10:10:00Z"/>
          <w:b/>
          <w:bCs/>
        </w:rPr>
      </w:pPr>
      <w:r w:rsidRPr="004D193E">
        <w:rPr>
          <w:b/>
          <w:bCs/>
        </w:rPr>
        <w:t xml:space="preserve">Remote </w:t>
      </w:r>
      <w:ins w:id="446" w:author="Arya" w:date="2025-02-26T15:40:00Z" w16du:dateUtc="2025-02-26T10:10:00Z">
        <w:r w:rsidR="00875940">
          <w:rPr>
            <w:b/>
            <w:bCs/>
          </w:rPr>
          <w:t>a</w:t>
        </w:r>
      </w:ins>
      <w:del w:id="447" w:author="Arya" w:date="2025-02-26T15:40:00Z" w16du:dateUtc="2025-02-26T10:10:00Z">
        <w:r w:rsidRPr="004D193E" w:rsidDel="00875940">
          <w:rPr>
            <w:b/>
            <w:bCs/>
          </w:rPr>
          <w:delText>A</w:delText>
        </w:r>
      </w:del>
      <w:r w:rsidRPr="004D193E">
        <w:rPr>
          <w:b/>
          <w:bCs/>
        </w:rPr>
        <w:t>ccess</w:t>
      </w:r>
      <w:ins w:id="448" w:author="Arya" w:date="2025-02-26T15:40:00Z" w16du:dateUtc="2025-02-26T10:10:00Z">
        <w:r w:rsidR="00875940">
          <w:t xml:space="preserve">: </w:t>
        </w:r>
      </w:ins>
    </w:p>
    <w:p w14:paraId="71C4FACD" w14:textId="29380CB1" w:rsidR="003B4817" w:rsidRPr="003B4817" w:rsidRDefault="003B4817">
      <w:pPr>
        <w:pStyle w:val="NormalBPBHEB"/>
        <w:numPr>
          <w:ilvl w:val="0"/>
          <w:numId w:val="26"/>
        </w:numPr>
        <w:pPrChange w:id="449" w:author="Arya" w:date="2025-02-26T15:40:00Z" w16du:dateUtc="2025-02-26T10:10:00Z">
          <w:pPr>
            <w:pStyle w:val="NormalBPBHEB"/>
            <w:ind w:left="720"/>
          </w:pPr>
        </w:pPrChange>
      </w:pPr>
      <w:r w:rsidRPr="003B4817">
        <w:t xml:space="preserve">Developers can remotely access and interact with devices in real-time during testing. This feature is </w:t>
      </w:r>
      <w:r w:rsidR="00161173">
        <w:t>incomparabl</w:t>
      </w:r>
      <w:r w:rsidR="00665E72">
        <w:t>e</w:t>
      </w:r>
      <w:r w:rsidRPr="003B4817">
        <w:t xml:space="preserv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w:t>
      </w:r>
      <w:r w:rsidR="00F67838">
        <w:fldChar w:fldCharType="end"/>
      </w:r>
      <w:r w:rsidRPr="003B4817">
        <w:t>.</w:t>
      </w:r>
    </w:p>
    <w:p w14:paraId="2CD672A0" w14:textId="4C40731E" w:rsidR="003B4817" w:rsidRPr="004D193E" w:rsidDel="00875940" w:rsidRDefault="003B4817" w:rsidP="004D193E">
      <w:pPr>
        <w:pStyle w:val="NormalBPBHEB"/>
        <w:numPr>
          <w:ilvl w:val="0"/>
          <w:numId w:val="26"/>
        </w:numPr>
        <w:rPr>
          <w:del w:id="450" w:author="Arya" w:date="2025-02-26T15:40:00Z" w16du:dateUtc="2025-02-26T10:10:00Z"/>
          <w:b/>
          <w:bCs/>
        </w:rPr>
      </w:pPr>
      <w:r w:rsidRPr="004D193E">
        <w:rPr>
          <w:b/>
          <w:bCs/>
        </w:rPr>
        <w:t xml:space="preserve">Built-in </w:t>
      </w:r>
      <w:ins w:id="451" w:author="Arya" w:date="2025-02-26T15:40:00Z" w16du:dateUtc="2025-02-26T10:10:00Z">
        <w:r w:rsidR="00875940">
          <w:rPr>
            <w:b/>
            <w:bCs/>
          </w:rPr>
          <w:t>t</w:t>
        </w:r>
      </w:ins>
      <w:del w:id="452" w:author="Arya" w:date="2025-02-26T15:40:00Z" w16du:dateUtc="2025-02-26T10:10:00Z">
        <w:r w:rsidRPr="004D193E" w:rsidDel="00875940">
          <w:rPr>
            <w:b/>
            <w:bCs/>
          </w:rPr>
          <w:delText>T</w:delText>
        </w:r>
      </w:del>
      <w:r w:rsidRPr="004D193E">
        <w:rPr>
          <w:b/>
          <w:bCs/>
        </w:rPr>
        <w:t xml:space="preserve">est </w:t>
      </w:r>
      <w:ins w:id="453" w:author="Arya" w:date="2025-02-26T15:40:00Z" w16du:dateUtc="2025-02-26T10:10:00Z">
        <w:r w:rsidR="00875940">
          <w:rPr>
            <w:b/>
            <w:bCs/>
          </w:rPr>
          <w:t>r</w:t>
        </w:r>
      </w:ins>
      <w:del w:id="454" w:author="Arya" w:date="2025-02-26T15:40:00Z" w16du:dateUtc="2025-02-26T10:10:00Z">
        <w:r w:rsidRPr="004D193E" w:rsidDel="00875940">
          <w:rPr>
            <w:b/>
            <w:bCs/>
          </w:rPr>
          <w:delText>R</w:delText>
        </w:r>
      </w:del>
      <w:r w:rsidRPr="004D193E">
        <w:rPr>
          <w:b/>
          <w:bCs/>
        </w:rPr>
        <w:t>eports</w:t>
      </w:r>
      <w:ins w:id="455" w:author="Arya" w:date="2025-02-26T15:40:00Z" w16du:dateUtc="2025-02-26T10:10:00Z">
        <w:r w:rsidR="00875940">
          <w:t xml:space="preserve">: </w:t>
        </w:r>
      </w:ins>
    </w:p>
    <w:p w14:paraId="39F82A2F" w14:textId="1619A046" w:rsidR="003B4817" w:rsidRDefault="003B4817">
      <w:pPr>
        <w:pStyle w:val="NormalBPBHEB"/>
        <w:numPr>
          <w:ilvl w:val="0"/>
          <w:numId w:val="26"/>
        </w:numPr>
        <w:pPrChange w:id="456" w:author="Arya" w:date="2025-02-26T15:40:00Z" w16du:dateUtc="2025-02-26T10:10:00Z">
          <w:pPr>
            <w:pStyle w:val="NormalBPBHEB"/>
            <w:ind w:left="720"/>
          </w:pPr>
        </w:pPrChange>
      </w:pPr>
      <w:r w:rsidRPr="003B4817">
        <w:t xml:space="preserve">Device Farm generates detailed test reports, including logs, screenshots, and videos of the test execution. This comprehensive feedback aids developers in </w:t>
      </w:r>
      <w:r w:rsidR="00395196" w:rsidRPr="003B4817">
        <w:t>finding</w:t>
      </w:r>
      <w:r w:rsidRPr="003B4817">
        <w:t xml:space="preserve"> and resolving issues efficiently.</w:t>
      </w:r>
    </w:p>
    <w:p w14:paraId="44208EA8" w14:textId="0C5EDA44" w:rsidR="0084700A" w:rsidRDefault="00A901E9" w:rsidP="004D193E">
      <w:pPr>
        <w:pStyle w:val="NormalBPBHEB"/>
      </w:pPr>
      <w:r w:rsidRPr="00875940">
        <w:rPr>
          <w:i/>
          <w:iCs/>
          <w:rPrChange w:id="457" w:author="Arya" w:date="2025-02-26T15:40:00Z" w16du:dateUtc="2025-02-26T10:10:00Z">
            <w:rPr>
              <w:b/>
              <w:bCs/>
            </w:rPr>
          </w:rPrChange>
        </w:rPr>
        <w:t xml:space="preserve">Figure </w:t>
      </w:r>
      <w:r w:rsidR="00291766" w:rsidRPr="00875940">
        <w:rPr>
          <w:i/>
          <w:iCs/>
          <w:rPrChange w:id="458" w:author="Arya" w:date="2025-02-26T15:40:00Z" w16du:dateUtc="2025-02-26T10:10:00Z">
            <w:rPr>
              <w:b/>
              <w:bCs/>
            </w:rPr>
          </w:rPrChange>
        </w:rPr>
        <w:t>10</w:t>
      </w:r>
      <w:r w:rsidRPr="00875940">
        <w:rPr>
          <w:i/>
          <w:iCs/>
          <w:rPrChange w:id="459" w:author="Arya" w:date="2025-02-26T15:40:00Z" w16du:dateUtc="2025-02-26T10:10:00Z">
            <w:rPr>
              <w:b/>
              <w:bCs/>
            </w:rPr>
          </w:rPrChange>
        </w:rPr>
        <w:t>.7</w:t>
      </w:r>
      <w:r w:rsidRPr="00A901E9">
        <w:t xml:space="preserve"> illustrates an example of web applications hosted in a private network using AWS Device Farm, </w:t>
      </w:r>
      <w:r w:rsidR="008716E6" w:rsidRPr="00A901E9">
        <w:t>highlighting</w:t>
      </w:r>
      <w:r w:rsidRPr="00A901E9">
        <w:t xml:space="preserve"> the practical application of this testing environment within secure configurations</w:t>
      </w:r>
      <w:r>
        <w:t>:</w:t>
      </w:r>
    </w:p>
    <w:p w14:paraId="0506462E" w14:textId="77777777" w:rsidR="0078705D" w:rsidRDefault="0084700A">
      <w:pPr>
        <w:pStyle w:val="FigureBPBHEB"/>
        <w:pPrChange w:id="460" w:author="Arya" w:date="2025-02-26T15:40:00Z" w16du:dateUtc="2025-02-26T10:10:00Z">
          <w:pPr>
            <w:keepNext/>
            <w:pBdr>
              <w:top w:val="nil"/>
              <w:left w:val="nil"/>
              <w:bottom w:val="nil"/>
              <w:right w:val="nil"/>
              <w:between w:val="nil"/>
            </w:pBdr>
            <w:shd w:val="clear" w:color="auto" w:fill="FFFFFF"/>
            <w:spacing w:after="100" w:line="276" w:lineRule="auto"/>
            <w:jc w:val="center"/>
          </w:pPr>
        </w:pPrChange>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5A817C51" w:rsidR="0084700A" w:rsidRDefault="0078705D" w:rsidP="004D193E">
      <w:pPr>
        <w:pStyle w:val="FigureCaptionBPBHEB"/>
      </w:pPr>
      <w:commentRangeStart w:id="461"/>
      <w:r w:rsidRPr="004D193E">
        <w:rPr>
          <w:b/>
          <w:bCs w:val="0"/>
        </w:rPr>
        <w:t xml:space="preserve">Figure </w:t>
      </w:r>
      <w:r w:rsidR="00291766">
        <w:rPr>
          <w:b/>
          <w:bCs w:val="0"/>
        </w:rPr>
        <w:t>10</w:t>
      </w:r>
      <w:r w:rsidR="00844175" w:rsidRPr="004D193E">
        <w:rPr>
          <w:b/>
          <w:bCs w:val="0"/>
        </w:rPr>
        <w:t>.</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hosted in a private network using AWS Device Farm</w:t>
      </w:r>
      <w:r>
        <w:t xml:space="preserve"> (AWS Blogs</w:t>
      </w:r>
      <w:del w:id="462" w:author="Arya" w:date="2025-02-26T15:40:00Z" w16du:dateUtc="2025-02-26T10:10:00Z">
        <w:r w:rsidDel="00875940">
          <w:delText>)</w:delText>
        </w:r>
      </w:del>
      <w:ins w:id="463" w:author="Arya" w:date="2025-02-26T15:40:00Z" w16du:dateUtc="2025-02-26T10:10:00Z">
        <w:r w:rsidR="00875940">
          <w:t>)</w:t>
        </w:r>
      </w:ins>
      <w:del w:id="464" w:author="Arya" w:date="2025-02-26T15:40:00Z" w16du:dateUtc="2025-02-26T10:10:00Z">
        <w:r w:rsidDel="00875940">
          <w:delText>.</w:delText>
        </w:r>
      </w:del>
      <w:commentRangeEnd w:id="461"/>
      <w:r w:rsidR="00875940">
        <w:rPr>
          <w:rStyle w:val="CommentReference"/>
          <w:rFonts w:asciiTheme="minorHAnsi" w:eastAsiaTheme="minorHAnsi" w:hAnsiTheme="minorHAnsi" w:cstheme="minorBidi"/>
          <w:bCs w:val="0"/>
          <w:i w:val="0"/>
          <w:iCs w:val="0"/>
        </w:rPr>
        <w:commentReference w:id="461"/>
      </w:r>
    </w:p>
    <w:p w14:paraId="170B3462" w14:textId="77777777" w:rsidR="0084700A" w:rsidRPr="003B4817" w:rsidRDefault="0084700A" w:rsidP="004D193E">
      <w:pPr>
        <w:pStyle w:val="NormalBPBHEB"/>
      </w:pPr>
    </w:p>
    <w:p w14:paraId="02D66376" w14:textId="5E8604B0" w:rsidR="003B4817" w:rsidRPr="003B4817" w:rsidRDefault="003B4817" w:rsidP="004D193E">
      <w:pPr>
        <w:pStyle w:val="NormalBPBHEB"/>
      </w:pPr>
      <w:r w:rsidRPr="003B4817">
        <w:t xml:space="preserve">AWS Device Farm </w:t>
      </w:r>
      <w:r w:rsidR="00395196" w:rsidRPr="003B4817">
        <w:t>appears</w:t>
      </w:r>
      <w:r w:rsidRPr="003B4817">
        <w:t xml:space="preserve"> as</w:t>
      </w:r>
      <w:r w:rsidR="00281A38">
        <w:t xml:space="preserve"> </w:t>
      </w:r>
      <w:r w:rsidR="00C70350">
        <w:t>a valuable tool</w:t>
      </w:r>
      <w:r w:rsidRPr="003B4817">
        <w:t xml:space="preserve">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EndPr/>
        <w:sdtContent>
          <w:r w:rsidR="00363F83">
            <w:fldChar w:fldCharType="begin"/>
          </w:r>
          <w:r w:rsidR="00363F83">
            <w:instrText xml:space="preserve"> CITATION Bender2018 \l 1033 </w:instrText>
          </w:r>
          <w:r w:rsidR="00363F83">
            <w:fldChar w:fldCharType="separate"/>
          </w:r>
          <w:r w:rsidR="00A901E9">
            <w:rPr>
              <w:noProof/>
            </w:rPr>
            <w:t xml:space="preserve"> </w:t>
          </w:r>
          <w:r w:rsidR="00A901E9" w:rsidRPr="00A901E9">
            <w:rPr>
              <w:noProof/>
            </w:rPr>
            <w:t>[27]</w:t>
          </w:r>
          <w:r w:rsidR="00363F83">
            <w:fldChar w:fldCharType="end"/>
          </w:r>
        </w:sdtContent>
      </w:sdt>
      <w:r w:rsidRPr="003B4817">
        <w:t xml:space="preserve">. The service's ability to generate comprehensive test reports further </w:t>
      </w:r>
      <w:r w:rsidR="00395196" w:rsidRPr="003B4817">
        <w:t>helps</w:t>
      </w:r>
      <w:r w:rsidRPr="003B4817">
        <w:t xml:space="preserve"> a streamlined testing process, </w:t>
      </w:r>
      <w:r w:rsidR="00FD5D25" w:rsidRPr="003B4817">
        <w:t>contributing</w:t>
      </w:r>
      <w:r w:rsidRPr="003B4817">
        <w:t xml:space="preserve"> to the delivery of high-quality and reliable mobile applications to end-users.</w:t>
      </w:r>
    </w:p>
    <w:p w14:paraId="6F79A8A8" w14:textId="0D252ABF" w:rsidR="00536008" w:rsidRPr="00D13371" w:rsidRDefault="00536008" w:rsidP="00D13371">
      <w:pPr>
        <w:pStyle w:val="Heading1BPBHEB"/>
      </w:pPr>
      <w:commentRangeStart w:id="465"/>
      <w:r w:rsidRPr="00D13371">
        <w:t xml:space="preserve">Reflecting on AWS for </w:t>
      </w:r>
      <w:r w:rsidR="00875940" w:rsidRPr="00D13371">
        <w:t>end-user, front-end, and mobile development</w:t>
      </w:r>
      <w:commentRangeEnd w:id="465"/>
      <w:r w:rsidR="00875940">
        <w:rPr>
          <w:rStyle w:val="CommentReference"/>
          <w:rFonts w:asciiTheme="minorHAnsi" w:eastAsiaTheme="minorHAnsi" w:hAnsiTheme="minorHAnsi" w:cstheme="minorBidi"/>
          <w:b w:val="0"/>
        </w:rPr>
        <w:commentReference w:id="465"/>
      </w:r>
    </w:p>
    <w:p w14:paraId="4BE70771" w14:textId="7F9FB2CA" w:rsidR="005F00A4" w:rsidRPr="005F00A4" w:rsidRDefault="004C50A0" w:rsidP="005F00A4">
      <w:pPr>
        <w:pStyle w:val="NormalBPBHEB"/>
        <w:rPr>
          <w:lang w:val="en-IN"/>
        </w:rPr>
      </w:pPr>
      <w:r w:rsidRPr="004D193E">
        <w:rPr>
          <w:i/>
          <w:iCs/>
        </w:rPr>
        <w:t xml:space="preserve">Chapter </w:t>
      </w:r>
      <w:r w:rsidR="00291766">
        <w:rPr>
          <w:i/>
          <w:iCs/>
        </w:rPr>
        <w:t>10</w:t>
      </w:r>
      <w:r w:rsidRPr="004D193E">
        <w:rPr>
          <w:i/>
          <w:iCs/>
        </w:rPr>
        <w:t xml:space="preserve">, End User, Front End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w:t>
      </w:r>
      <w:r w:rsidR="00FB2682" w:rsidRPr="00FB2682">
        <w:rPr>
          <w:lang w:val="en-IN"/>
        </w:rPr>
        <w:t>In summary, these services are vital in transforming application development, deployment, and usage</w:t>
      </w:r>
      <w:r w:rsidR="005F00A4" w:rsidRPr="005F00A4">
        <w:rPr>
          <w:lang w:val="en-IN"/>
        </w:rPr>
        <w:t>.</w:t>
      </w:r>
    </w:p>
    <w:p w14:paraId="0F433F37" w14:textId="79154BDF" w:rsidR="004C50A0" w:rsidRPr="004C50A0" w:rsidRDefault="004C50A0" w:rsidP="00536008">
      <w:pPr>
        <w:pStyle w:val="NormalBPBHEB"/>
      </w:pPr>
      <w:r w:rsidRPr="004C50A0">
        <w:t>.</w:t>
      </w:r>
    </w:p>
    <w:p w14:paraId="21DCD369" w14:textId="04930007" w:rsidR="004C50A0" w:rsidRPr="004C50A0" w:rsidRDefault="004C50A0" w:rsidP="004D193E">
      <w:pPr>
        <w:pStyle w:val="Heading2BPBHEB"/>
      </w:pPr>
      <w:r w:rsidRPr="004C50A0">
        <w:t xml:space="preserve">End </w:t>
      </w:r>
      <w:r w:rsidR="00875940" w:rsidRPr="004C50A0">
        <w:t>user computing</w:t>
      </w:r>
    </w:p>
    <w:p w14:paraId="2FA71FFD" w14:textId="5D7B99CD"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EndPr/>
        <w:sdtContent>
          <w:r w:rsidR="00D566F6">
            <w:fldChar w:fldCharType="begin"/>
          </w:r>
          <w:r w:rsidR="00D566F6">
            <w:instrText xml:space="preserve"> CITATION Ama03 \l 1033 </w:instrText>
          </w:r>
          <w:r w:rsidR="00D566F6">
            <w:fldChar w:fldCharType="separate"/>
          </w:r>
          <w:r w:rsidR="00A901E9">
            <w:rPr>
              <w:noProof/>
            </w:rPr>
            <w:t xml:space="preserve"> </w:t>
          </w:r>
          <w:r w:rsidR="00A901E9" w:rsidRPr="00A901E9">
            <w:rPr>
              <w:noProof/>
            </w:rPr>
            <w:t>[1]</w:t>
          </w:r>
          <w:r w:rsidR="00D566F6">
            <w:fldChar w:fldCharType="end"/>
          </w:r>
        </w:sdtContent>
      </w:sdt>
      <w:r w:rsidR="00D566F6">
        <w:t xml:space="preserve"> </w:t>
      </w:r>
      <w:sdt>
        <w:sdtPr>
          <w:id w:val="-1706859873"/>
          <w:citation/>
        </w:sdtPr>
        <w:sdtEndPr/>
        <w:sdtContent>
          <w:r w:rsidR="00D566F6">
            <w:fldChar w:fldCharType="begin"/>
          </w:r>
          <w:r w:rsidR="00D566F6">
            <w:instrText xml:space="preserve"> CITATION Services2003b \l 1033 </w:instrText>
          </w:r>
          <w:r w:rsidR="00D566F6">
            <w:fldChar w:fldCharType="separate"/>
          </w:r>
          <w:r w:rsidR="00A901E9" w:rsidRPr="00A901E9">
            <w:rPr>
              <w:noProof/>
            </w:rPr>
            <w:t>[4]</w:t>
          </w:r>
          <w:r w:rsidR="00D566F6">
            <w:fldChar w:fldCharType="end"/>
          </w:r>
        </w:sdtContent>
      </w:sdt>
      <w:r w:rsidR="005D4976">
        <w:t xml:space="preserve"> </w:t>
      </w:r>
      <w:sdt>
        <w:sdtPr>
          <w:id w:val="25460104"/>
          <w:citation/>
        </w:sdtPr>
        <w:sdtEndPr/>
        <w:sdtContent>
          <w:r w:rsidR="005D4976">
            <w:fldChar w:fldCharType="begin"/>
          </w:r>
          <w:r w:rsidR="005D4976">
            <w:instrText xml:space="preserve"> CITATION Smith2018 \l 1033 </w:instrText>
          </w:r>
          <w:r w:rsidR="005D4976">
            <w:fldChar w:fldCharType="separate"/>
          </w:r>
          <w:r w:rsidR="00A901E9" w:rsidRPr="00A901E9">
            <w:rPr>
              <w:noProof/>
            </w:rPr>
            <w:t>[28]</w:t>
          </w:r>
          <w:r w:rsidR="005D4976">
            <w:fldChar w:fldCharType="end"/>
          </w:r>
        </w:sdtContent>
      </w:sdt>
      <w:r w:rsidRPr="004C50A0">
        <w:t>.</w:t>
      </w:r>
    </w:p>
    <w:p w14:paraId="3982F345" w14:textId="3194B1B7" w:rsidR="004C50A0" w:rsidRPr="004C50A0" w:rsidRDefault="004C50A0">
      <w:pPr>
        <w:pStyle w:val="Heading1BPBHEB"/>
        <w:pPrChange w:id="466" w:author="Arya" w:date="2025-02-26T15:43:00Z" w16du:dateUtc="2025-02-26T10:13:00Z">
          <w:pPr>
            <w:pStyle w:val="Heading2BPBHEB"/>
          </w:pPr>
        </w:pPrChange>
      </w:pPr>
      <w:r w:rsidRPr="004C50A0">
        <w:t xml:space="preserve">Front-end </w:t>
      </w:r>
      <w:ins w:id="467" w:author="Arya" w:date="2025-02-26T15:42:00Z" w16du:dateUtc="2025-02-26T10:12:00Z">
        <w:r w:rsidR="00875940">
          <w:t>w</w:t>
        </w:r>
      </w:ins>
      <w:del w:id="468" w:author="Arya" w:date="2025-02-26T15:42:00Z" w16du:dateUtc="2025-02-26T10:12:00Z">
        <w:r w:rsidRPr="004C50A0" w:rsidDel="00875940">
          <w:delText>W</w:delText>
        </w:r>
      </w:del>
      <w:r w:rsidRPr="004C50A0">
        <w:t xml:space="preserve">eb </w:t>
      </w:r>
      <w:r w:rsidR="00844175">
        <w:t>and</w:t>
      </w:r>
      <w:r w:rsidRPr="004C50A0">
        <w:t xml:space="preserve"> </w:t>
      </w:r>
      <w:ins w:id="469" w:author="Arya" w:date="2025-02-26T15:42:00Z" w16du:dateUtc="2025-02-26T10:12:00Z">
        <w:r w:rsidR="00875940">
          <w:t>m</w:t>
        </w:r>
      </w:ins>
      <w:del w:id="470" w:author="Arya" w:date="2025-02-26T15:42:00Z" w16du:dateUtc="2025-02-26T10:12:00Z">
        <w:r w:rsidRPr="004C50A0" w:rsidDel="00875940">
          <w:delText>M</w:delText>
        </w:r>
      </w:del>
      <w:r w:rsidRPr="004C50A0">
        <w:t>obile</w:t>
      </w:r>
    </w:p>
    <w:p w14:paraId="6FBB670B" w14:textId="4885AB1F"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w:t>
      </w:r>
      <w:r w:rsidR="006465FD" w:rsidRPr="004C50A0">
        <w:t xml:space="preserve">its </w:t>
      </w:r>
      <w:r w:rsidR="006465FD">
        <w:t>defining</w:t>
      </w:r>
      <w:r w:rsidRPr="004C50A0">
        <w:t xml:space="preserve"> role as a fully managed service for creating, publishing, and securing APIs at any scale. The service acts as a bridge between back-end services and front-end applications, </w:t>
      </w:r>
      <w:r w:rsidR="001123B7" w:rsidRPr="004C50A0">
        <w:t>helping</w:t>
      </w:r>
      <w:r w:rsidRPr="004C50A0">
        <w:t xml:space="preserve">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EndPr/>
        <w:sdtContent>
          <w:r w:rsidR="008B6C65">
            <w:fldChar w:fldCharType="begin"/>
          </w:r>
          <w:r w:rsidR="008B6C65">
            <w:instrText xml:space="preserve"> CITATION Services2003a \l 1033 </w:instrText>
          </w:r>
          <w:r w:rsidR="008B6C65">
            <w:fldChar w:fldCharType="separate"/>
          </w:r>
          <w:r w:rsidR="00A901E9">
            <w:rPr>
              <w:noProof/>
            </w:rPr>
            <w:t xml:space="preserve"> </w:t>
          </w:r>
          <w:r w:rsidR="00A901E9" w:rsidRPr="00A901E9">
            <w:rPr>
              <w:noProof/>
            </w:rPr>
            <w:t>[7]</w:t>
          </w:r>
          <w:r w:rsidR="008B6C65">
            <w:fldChar w:fldCharType="end"/>
          </w:r>
        </w:sdtContent>
      </w:sdt>
      <w:r w:rsidR="008B6C65">
        <w:t xml:space="preserve"> </w:t>
      </w:r>
      <w:sdt>
        <w:sdtPr>
          <w:id w:val="-1782187891"/>
          <w:citation/>
        </w:sdtPr>
        <w:sdtEndPr/>
        <w:sdtContent>
          <w:r w:rsidR="008B6C65">
            <w:fldChar w:fldCharType="begin"/>
          </w:r>
          <w:r w:rsidR="008B6C65">
            <w:instrText xml:space="preserve"> CITATION Services2003 \l 1033 </w:instrText>
          </w:r>
          <w:r w:rsidR="008B6C65">
            <w:fldChar w:fldCharType="separate"/>
          </w:r>
          <w:r w:rsidR="00A901E9" w:rsidRPr="00A901E9">
            <w:rPr>
              <w:noProof/>
            </w:rPr>
            <w:t>[10]</w:t>
          </w:r>
          <w:r w:rsidR="008B6C65">
            <w:fldChar w:fldCharType="end"/>
          </w:r>
        </w:sdtContent>
      </w:sdt>
      <w:r w:rsidR="00D566F6">
        <w:t xml:space="preserve"> </w:t>
      </w:r>
      <w:sdt>
        <w:sdtPr>
          <w:id w:val="249784265"/>
          <w:citation/>
        </w:sdtPr>
        <w:sdtEndPr/>
        <w:sdtContent>
          <w:r w:rsidR="00D566F6">
            <w:fldChar w:fldCharType="begin"/>
          </w:r>
          <w:r w:rsidR="00D566F6">
            <w:instrText xml:space="preserve"> CITATION Services2023b \l 1033 </w:instrText>
          </w:r>
          <w:r w:rsidR="00D566F6">
            <w:fldChar w:fldCharType="separate"/>
          </w:r>
          <w:r w:rsidR="00A901E9" w:rsidRPr="00A901E9">
            <w:rPr>
              <w:noProof/>
            </w:rPr>
            <w:t>[13]</w:t>
          </w:r>
          <w:r w:rsidR="00D566F6">
            <w:fldChar w:fldCharType="end"/>
          </w:r>
        </w:sdtContent>
      </w:sdt>
      <w:r w:rsidR="00D566F6">
        <w:t xml:space="preserve"> </w:t>
      </w:r>
      <w:sdt>
        <w:sdtPr>
          <w:id w:val="1370407862"/>
          <w:citation/>
        </w:sdtPr>
        <w:sdtEndPr/>
        <w:sdtContent>
          <w:r w:rsidR="00D566F6">
            <w:fldChar w:fldCharType="begin"/>
          </w:r>
          <w:r w:rsidR="00D566F6">
            <w:instrText xml:space="preserve"> CITATION Services2023a \l 1033 </w:instrText>
          </w:r>
          <w:r w:rsidR="00D566F6">
            <w:fldChar w:fldCharType="separate"/>
          </w:r>
          <w:r w:rsidR="00A901E9" w:rsidRPr="00A901E9">
            <w:rPr>
              <w:noProof/>
            </w:rPr>
            <w:t>[16]</w:t>
          </w:r>
          <w:r w:rsidR="00D566F6">
            <w:fldChar w:fldCharType="end"/>
          </w:r>
        </w:sdtContent>
      </w:sdt>
      <w:r w:rsidRPr="004C50A0">
        <w:t>.</w:t>
      </w:r>
    </w:p>
    <w:p w14:paraId="036D0E0E" w14:textId="65C7D4AE"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EndPr/>
        <w:sdtContent>
          <w:r w:rsidR="008775EC">
            <w:fldChar w:fldCharType="begin"/>
          </w:r>
          <w:r w:rsidR="008775EC">
            <w:instrText xml:space="preserve"> CITATION Services2023d \l 1033 </w:instrText>
          </w:r>
          <w:r w:rsidR="008775EC">
            <w:fldChar w:fldCharType="separate"/>
          </w:r>
          <w:r w:rsidR="00A901E9">
            <w:rPr>
              <w:noProof/>
            </w:rPr>
            <w:t xml:space="preserve"> </w:t>
          </w:r>
          <w:r w:rsidR="00A901E9" w:rsidRPr="00A901E9">
            <w:rPr>
              <w:noProof/>
            </w:rPr>
            <w:t>[29]</w:t>
          </w:r>
          <w:r w:rsidR="008775EC">
            <w:fldChar w:fldCharType="end"/>
          </w:r>
        </w:sdtContent>
      </w:sdt>
      <w:r w:rsidR="008775EC">
        <w:t xml:space="preserve"> </w:t>
      </w:r>
      <w:sdt>
        <w:sdtPr>
          <w:id w:val="814140630"/>
          <w:citation/>
        </w:sdtPr>
        <w:sdtEndPr/>
        <w:sdtContent>
          <w:r w:rsidR="00B43BD1">
            <w:fldChar w:fldCharType="begin"/>
          </w:r>
          <w:r w:rsidR="00B43BD1">
            <w:instrText xml:space="preserve"> CITATION Services2023e \l 1033 </w:instrText>
          </w:r>
          <w:r w:rsidR="00B43BD1">
            <w:fldChar w:fldCharType="separate"/>
          </w:r>
          <w:r w:rsidR="00A901E9" w:rsidRPr="00A901E9">
            <w:rPr>
              <w:noProof/>
            </w:rPr>
            <w:t>[22]</w:t>
          </w:r>
          <w:r w:rsidR="00B43BD1">
            <w:fldChar w:fldCharType="end"/>
          </w:r>
        </w:sdtContent>
      </w:sdt>
      <w:r w:rsidR="00B43BD1">
        <w:t xml:space="preserve"> </w:t>
      </w:r>
      <w:sdt>
        <w:sdtPr>
          <w:id w:val="-1700929005"/>
          <w:citation/>
        </w:sdtPr>
        <w:sdtEndPr/>
        <w:sdtContent>
          <w:r w:rsidR="00B43BD1">
            <w:fldChar w:fldCharType="begin"/>
          </w:r>
          <w:r w:rsidR="00B43BD1">
            <w:instrText xml:space="preserve"> CITATION Services2023 \l 1033 </w:instrText>
          </w:r>
          <w:r w:rsidR="00B43BD1">
            <w:fldChar w:fldCharType="separate"/>
          </w:r>
          <w:r w:rsidR="00A901E9" w:rsidRPr="00A901E9">
            <w:rPr>
              <w:noProof/>
            </w:rPr>
            <w:t>[26]</w:t>
          </w:r>
          <w:r w:rsidR="00B43BD1">
            <w:fldChar w:fldCharType="end"/>
          </w:r>
        </w:sdtContent>
      </w:sdt>
      <w:r w:rsidR="00B43BD1">
        <w:t xml:space="preserve"> </w:t>
      </w:r>
      <w:sdt>
        <w:sdtPr>
          <w:id w:val="1483654357"/>
          <w:citation/>
        </w:sdtPr>
        <w:sdtEndPr/>
        <w:sdtContent>
          <w:r w:rsidR="00C22A13">
            <w:fldChar w:fldCharType="begin"/>
          </w:r>
          <w:r w:rsidR="00C22A13">
            <w:instrText xml:space="preserve"> CITATION Chen2020 \l 1033 </w:instrText>
          </w:r>
          <w:r w:rsidR="00C22A13">
            <w:fldChar w:fldCharType="separate"/>
          </w:r>
          <w:r w:rsidR="00A901E9" w:rsidRPr="00A901E9">
            <w:rPr>
              <w:noProof/>
            </w:rPr>
            <w:t>[30]</w:t>
          </w:r>
          <w:r w:rsidR="00C22A13">
            <w:fldChar w:fldCharType="end"/>
          </w:r>
        </w:sdtContent>
      </w:sdt>
      <w:r w:rsidR="003E21D1">
        <w:t>.</w:t>
      </w:r>
    </w:p>
    <w:p w14:paraId="09C0E8B6" w14:textId="4A79A10E" w:rsidR="004C50A0" w:rsidRPr="004C50A0" w:rsidRDefault="004C50A0" w:rsidP="004D193E">
      <w:pPr>
        <w:pStyle w:val="Heading1BPBHEB"/>
      </w:pPr>
      <w:commentRangeStart w:id="471"/>
      <w:r w:rsidRPr="004C50A0">
        <w:t>Conclusion</w:t>
      </w:r>
      <w:commentRangeEnd w:id="471"/>
      <w:r w:rsidR="00B72DBE">
        <w:rPr>
          <w:rStyle w:val="CommentReference"/>
          <w:rFonts w:asciiTheme="minorHAnsi" w:eastAsiaTheme="minorHAnsi" w:hAnsiTheme="minorHAnsi" w:cstheme="minorBidi"/>
          <w:b w:val="0"/>
        </w:rPr>
        <w:commentReference w:id="471"/>
      </w:r>
    </w:p>
    <w:p w14:paraId="48AC3561" w14:textId="4F985738" w:rsidR="004C50A0" w:rsidRPr="004C50A0" w:rsidRDefault="004C50A0" w:rsidP="004D193E">
      <w:pPr>
        <w:pStyle w:val="NormalBPBHEB"/>
      </w:pPr>
      <w:r w:rsidRPr="004C50A0">
        <w:t xml:space="preserve">In conclusion, </w:t>
      </w:r>
      <w:r w:rsidR="00536008" w:rsidRPr="004D193E">
        <w:rPr>
          <w:i/>
          <w:iCs/>
        </w:rPr>
        <w:t xml:space="preserve">Chapter </w:t>
      </w:r>
      <w:r w:rsidR="00291766">
        <w:rPr>
          <w:i/>
          <w:iCs/>
        </w:rPr>
        <w:t>10</w:t>
      </w:r>
      <w:r w:rsidR="00536008" w:rsidRPr="004D193E">
        <w:rPr>
          <w:i/>
          <w:iCs/>
        </w:rPr>
        <w:t xml:space="preserve">, End User, Front End </w:t>
      </w:r>
      <w:r w:rsidR="00536008">
        <w:rPr>
          <w:i/>
          <w:iCs/>
        </w:rPr>
        <w:t>and</w:t>
      </w:r>
      <w:r w:rsidR="00536008" w:rsidRPr="004D193E">
        <w:rPr>
          <w:i/>
          <w:iCs/>
        </w:rPr>
        <w:t xml:space="preserve"> Mobile</w:t>
      </w:r>
      <w:r w:rsidR="00536008" w:rsidRPr="004C50A0">
        <w:t xml:space="preserve">, </w:t>
      </w:r>
      <w:r w:rsidRPr="004C50A0">
        <w:t xml:space="preserve">has unraveled the diverse </w:t>
      </w:r>
      <w:r w:rsidR="001123B7" w:rsidRPr="004C50A0">
        <w:t>sides</w:t>
      </w:r>
      <w:r w:rsidRPr="004C50A0">
        <w:t xml:space="preserve">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w:t>
      </w:r>
      <w:r w:rsidR="00164F01">
        <w:t>In co</w:t>
      </w:r>
      <w:r w:rsidR="00D24988">
        <w:t>n</w:t>
      </w:r>
      <w:r w:rsidR="00164F01">
        <w:t>tinuation</w:t>
      </w:r>
      <w:r w:rsidRPr="004C50A0">
        <w:t xml:space="preserve">, these services are not merely tools but enablers of </w:t>
      </w:r>
      <w:r w:rsidR="006465FD" w:rsidRPr="004C50A0">
        <w:t xml:space="preserve">innovation, </w:t>
      </w:r>
      <w:r w:rsidR="006465FD">
        <w:t>playing</w:t>
      </w:r>
      <w:r w:rsidRPr="004C50A0">
        <w:t xml:space="preserve"> </w:t>
      </w:r>
      <w:r w:rsidR="00C70350" w:rsidRPr="004C50A0">
        <w:t>a</w:t>
      </w:r>
      <w:r w:rsidR="00C70350">
        <w:t xml:space="preserve"> significant role</w:t>
      </w:r>
      <w:r w:rsidRPr="004C50A0">
        <w:t xml:space="preserve"> in shaping the future of user interactions, mobile experiences, and front-end development.</w:t>
      </w:r>
    </w:p>
    <w:p w14:paraId="2A56B9C0" w14:textId="24CC14B6" w:rsidR="00E87109" w:rsidRDefault="004C50A0">
      <w:pPr>
        <w:pStyle w:val="NormalBPBHEB"/>
      </w:pPr>
      <w:r w:rsidRPr="004C50A0">
        <w:t xml:space="preserve">As technology advances, AWS </w:t>
      </w:r>
      <w:r w:rsidR="001123B7" w:rsidRPr="004C50A0">
        <w:t>stays</w:t>
      </w:r>
      <w:r w:rsidRPr="004C50A0">
        <w:t xml:space="preserve"> at the forefront, continually refining and expanding its services to meet the evolving demands of the digital landscape. </w:t>
      </w:r>
      <w:r w:rsidR="00C93ECA">
        <w:t>This chapter</w:t>
      </w:r>
      <w:r w:rsidRPr="004C50A0">
        <w:t xml:space="preserve"> serves as a testament to the integral role AWS plays in empowering developers and organizations to create </w:t>
      </w:r>
      <w:r w:rsidR="00C70350" w:rsidRPr="004C50A0">
        <w:t>innovative</w:t>
      </w:r>
      <w:r w:rsidRPr="004C50A0">
        <w:t xml:space="preserve"> applications that redefine the boundaries of user experiences.</w:t>
      </w:r>
    </w:p>
    <w:p w14:paraId="0A3D7CEC" w14:textId="540E9E05" w:rsidR="00AB7580" w:rsidRDefault="009D405E">
      <w:pPr>
        <w:pStyle w:val="NormalBPBHEB"/>
      </w:pPr>
      <w:r w:rsidRPr="009D405E">
        <w:rPr>
          <w:lang w:val="en-IN"/>
        </w:rPr>
        <w:t>In the next chapter, we will examine DevOps and Infrastructure as Code (IaC), highlighting AWS tools and services that enhance automation, configuration management, and deployment workflows.</w:t>
      </w:r>
    </w:p>
    <w:sdt>
      <w:sdtPr>
        <w:rPr>
          <w:rFonts w:asciiTheme="minorHAnsi" w:eastAsiaTheme="minorHAnsi" w:hAnsiTheme="minorHAnsi" w:cstheme="minorBidi"/>
          <w:b w:val="0"/>
          <w:sz w:val="22"/>
          <w:szCs w:val="22"/>
        </w:rPr>
        <w:id w:val="1713460898"/>
        <w:docPartObj>
          <w:docPartGallery w:val="Bibliographies"/>
          <w:docPartUnique/>
        </w:docPartObj>
      </w:sdtPr>
      <w:sdtEndPr>
        <w:rPr>
          <w:rFonts w:ascii="Palatino Linotype" w:eastAsia="Palatino Linotype" w:hAnsi="Palatino Linotype" w:cs="Palatino Linotype"/>
        </w:rPr>
      </w:sdtEndPr>
      <w:sdtContent>
        <w:commentRangeStart w:id="472" w:displacedByCustomXml="prev"/>
        <w:p w14:paraId="43D71EEC" w14:textId="0BBB7F57" w:rsidR="00932D0B" w:rsidRDefault="00932D0B" w:rsidP="0033047A">
          <w:pPr>
            <w:pStyle w:val="Heading1BPBHEB"/>
          </w:pPr>
          <w:r>
            <w:t>References</w:t>
          </w:r>
          <w:commentRangeEnd w:id="472"/>
          <w:r w:rsidR="00B86BF4">
            <w:rPr>
              <w:rStyle w:val="CommentReference"/>
              <w:rFonts w:asciiTheme="minorHAnsi" w:eastAsiaTheme="minorHAnsi" w:hAnsiTheme="minorHAnsi" w:cstheme="minorBidi"/>
              <w:b w:val="0"/>
            </w:rPr>
            <w:commentReference w:id="472"/>
          </w:r>
        </w:p>
        <w:sdt>
          <w:sdtPr>
            <w:id w:val="-573587230"/>
            <w:bibliography/>
          </w:sdtPr>
          <w:sdtEndPr/>
          <w:sdtContent>
            <w:p w14:paraId="52E5039B" w14:textId="77777777" w:rsidR="00A901E9" w:rsidRDefault="00932D0B" w:rsidP="00D13371">
              <w:pPr>
                <w:pStyle w:val="NormalBPBHEB"/>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2"/>
                <w:gridCol w:w="8474"/>
              </w:tblGrid>
              <w:tr w:rsidR="00A901E9" w14:paraId="6C452E1C" w14:textId="77777777">
                <w:trPr>
                  <w:divId w:val="1347445273"/>
                  <w:tblCellSpacing w:w="15" w:type="dxa"/>
                </w:trPr>
                <w:tc>
                  <w:tcPr>
                    <w:tcW w:w="50" w:type="pct"/>
                    <w:hideMark/>
                  </w:tcPr>
                  <w:p w14:paraId="7513C55C" w14:textId="222DD22E" w:rsidR="00A901E9" w:rsidRDefault="00A901E9" w:rsidP="00D13371">
                    <w:pPr>
                      <w:pStyle w:val="NormalBPBHEB"/>
                      <w:rPr>
                        <w:noProof/>
                        <w:sz w:val="24"/>
                        <w:szCs w:val="24"/>
                      </w:rPr>
                    </w:pPr>
                    <w:r>
                      <w:rPr>
                        <w:noProof/>
                      </w:rPr>
                      <w:t xml:space="preserve">[1] </w:t>
                    </w:r>
                  </w:p>
                </w:tc>
                <w:tc>
                  <w:tcPr>
                    <w:tcW w:w="0" w:type="auto"/>
                    <w:hideMark/>
                  </w:tcPr>
                  <w:p w14:paraId="12875143" w14:textId="77777777" w:rsidR="00A901E9" w:rsidRDefault="00A901E9" w:rsidP="00D13371">
                    <w:pPr>
                      <w:pStyle w:val="NormalBPBHEB"/>
                      <w:rPr>
                        <w:noProof/>
                      </w:rPr>
                    </w:pPr>
                    <w:r>
                      <w:rPr>
                        <w:noProof/>
                      </w:rPr>
                      <w:t>Amazon Web Services, "Amazon AppStream 2.0 Documentation," 2003.</w:t>
                    </w:r>
                  </w:p>
                </w:tc>
              </w:tr>
              <w:tr w:rsidR="00A901E9" w14:paraId="2460E259" w14:textId="77777777">
                <w:trPr>
                  <w:divId w:val="1347445273"/>
                  <w:tblCellSpacing w:w="15" w:type="dxa"/>
                </w:trPr>
                <w:tc>
                  <w:tcPr>
                    <w:tcW w:w="50" w:type="pct"/>
                    <w:hideMark/>
                  </w:tcPr>
                  <w:p w14:paraId="3506DFE9" w14:textId="77777777" w:rsidR="00A901E9" w:rsidRDefault="00A901E9" w:rsidP="00D13371">
                    <w:pPr>
                      <w:pStyle w:val="NormalBPBHEB"/>
                      <w:rPr>
                        <w:noProof/>
                      </w:rPr>
                    </w:pPr>
                    <w:r>
                      <w:rPr>
                        <w:noProof/>
                      </w:rPr>
                      <w:t xml:space="preserve">[2] </w:t>
                    </w:r>
                  </w:p>
                </w:tc>
                <w:tc>
                  <w:tcPr>
                    <w:tcW w:w="0" w:type="auto"/>
                    <w:hideMark/>
                  </w:tcPr>
                  <w:p w14:paraId="63C8AB4F" w14:textId="05486123" w:rsidR="00A901E9" w:rsidRDefault="00A901E9" w:rsidP="00D13371">
                    <w:pPr>
                      <w:pStyle w:val="NormalBPBHEB"/>
                      <w:rPr>
                        <w:noProof/>
                      </w:rPr>
                    </w:pPr>
                    <w:r>
                      <w:rPr>
                        <w:noProof/>
                      </w:rPr>
                      <w:t xml:space="preserve">J. Smith and A. Jones, "Revolutionizing End User Computing: A Case Study of Amazon AppStream 2.0.," </w:t>
                    </w:r>
                    <w:r>
                      <w:rPr>
                        <w:i/>
                        <w:iCs/>
                        <w:noProof/>
                      </w:rPr>
                      <w:t xml:space="preserve">Journal of Cloud Computing Advances and Applications, </w:t>
                    </w:r>
                    <w:r>
                      <w:rPr>
                        <w:noProof/>
                      </w:rPr>
                      <w:t>vol. 5, no. 2, pp. 112-12</w:t>
                    </w:r>
                    <w:r w:rsidR="00291766">
                      <w:rPr>
                        <w:noProof/>
                      </w:rPr>
                      <w:t>10</w:t>
                    </w:r>
                    <w:r>
                      <w:rPr>
                        <w:noProof/>
                      </w:rPr>
                      <w:t>, 201</w:t>
                    </w:r>
                    <w:r w:rsidR="00291766">
                      <w:rPr>
                        <w:noProof/>
                      </w:rPr>
                      <w:t>10</w:t>
                    </w:r>
                    <w:r>
                      <w:rPr>
                        <w:noProof/>
                      </w:rPr>
                      <w:t xml:space="preserve">. </w:t>
                    </w:r>
                  </w:p>
                </w:tc>
              </w:tr>
              <w:tr w:rsidR="00A901E9" w14:paraId="70C5BC30" w14:textId="77777777">
                <w:trPr>
                  <w:divId w:val="1347445273"/>
                  <w:tblCellSpacing w:w="15" w:type="dxa"/>
                </w:trPr>
                <w:tc>
                  <w:tcPr>
                    <w:tcW w:w="50" w:type="pct"/>
                    <w:hideMark/>
                  </w:tcPr>
                  <w:p w14:paraId="33D83258" w14:textId="77777777" w:rsidR="00A901E9" w:rsidRDefault="00A901E9" w:rsidP="00D13371">
                    <w:pPr>
                      <w:pStyle w:val="NormalBPBHEB"/>
                      <w:rPr>
                        <w:noProof/>
                      </w:rPr>
                    </w:pPr>
                    <w:r>
                      <w:rPr>
                        <w:noProof/>
                      </w:rPr>
                      <w:t xml:space="preserve">[3] </w:t>
                    </w:r>
                  </w:p>
                </w:tc>
                <w:tc>
                  <w:tcPr>
                    <w:tcW w:w="0" w:type="auto"/>
                    <w:hideMark/>
                  </w:tcPr>
                  <w:p w14:paraId="081034C9" w14:textId="77777777" w:rsidR="00A901E9" w:rsidRDefault="00A901E9" w:rsidP="00D13371">
                    <w:pPr>
                      <w:pStyle w:val="NormalBPBHEB"/>
                      <w:rPr>
                        <w:noProof/>
                      </w:rPr>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01E9" w14:paraId="59F7934E" w14:textId="77777777">
                <w:trPr>
                  <w:divId w:val="1347445273"/>
                  <w:tblCellSpacing w:w="15" w:type="dxa"/>
                </w:trPr>
                <w:tc>
                  <w:tcPr>
                    <w:tcW w:w="50" w:type="pct"/>
                    <w:hideMark/>
                  </w:tcPr>
                  <w:p w14:paraId="6CD16DFA" w14:textId="77777777" w:rsidR="00A901E9" w:rsidRDefault="00A901E9" w:rsidP="00D13371">
                    <w:pPr>
                      <w:pStyle w:val="NormalBPBHEB"/>
                      <w:rPr>
                        <w:noProof/>
                      </w:rPr>
                    </w:pPr>
                    <w:r>
                      <w:rPr>
                        <w:noProof/>
                      </w:rPr>
                      <w:t xml:space="preserve">[4] </w:t>
                    </w:r>
                  </w:p>
                </w:tc>
                <w:tc>
                  <w:tcPr>
                    <w:tcW w:w="0" w:type="auto"/>
                    <w:hideMark/>
                  </w:tcPr>
                  <w:p w14:paraId="3975096E" w14:textId="77777777" w:rsidR="00A901E9" w:rsidRDefault="00A901E9" w:rsidP="00D13371">
                    <w:pPr>
                      <w:pStyle w:val="NormalBPBHEB"/>
                      <w:rPr>
                        <w:noProof/>
                      </w:rPr>
                    </w:pPr>
                    <w:r>
                      <w:rPr>
                        <w:noProof/>
                      </w:rPr>
                      <w:t>Amazon Web Services, "Amazon WorkSpaces Documentation," 2003.</w:t>
                    </w:r>
                  </w:p>
                </w:tc>
              </w:tr>
              <w:tr w:rsidR="00A901E9" w14:paraId="721B1553" w14:textId="77777777">
                <w:trPr>
                  <w:divId w:val="1347445273"/>
                  <w:tblCellSpacing w:w="15" w:type="dxa"/>
                </w:trPr>
                <w:tc>
                  <w:tcPr>
                    <w:tcW w:w="50" w:type="pct"/>
                    <w:hideMark/>
                  </w:tcPr>
                  <w:p w14:paraId="09DB0915" w14:textId="77777777" w:rsidR="00A901E9" w:rsidRDefault="00A901E9" w:rsidP="00D13371">
                    <w:pPr>
                      <w:pStyle w:val="NormalBPBHEB"/>
                      <w:rPr>
                        <w:noProof/>
                      </w:rPr>
                    </w:pPr>
                    <w:r>
                      <w:rPr>
                        <w:noProof/>
                      </w:rPr>
                      <w:t xml:space="preserve">[5] </w:t>
                    </w:r>
                  </w:p>
                </w:tc>
                <w:tc>
                  <w:tcPr>
                    <w:tcW w:w="0" w:type="auto"/>
                    <w:hideMark/>
                  </w:tcPr>
                  <w:p w14:paraId="32F813C4" w14:textId="1099E998" w:rsidR="00A901E9" w:rsidRDefault="00A901E9" w:rsidP="00D13371">
                    <w:pPr>
                      <w:pStyle w:val="NormalBPBHEB"/>
                      <w:rPr>
                        <w:noProof/>
                      </w:rPr>
                    </w:pPr>
                    <w:r>
                      <w:rPr>
                        <w:noProof/>
                      </w:rPr>
                      <w:t xml:space="preserve">R. e. a. Anderson, "Cloud-Based Virtual Desktops: A Comparative Analysis of WorkSpaces Solutions," </w:t>
                    </w:r>
                    <w:r>
                      <w:rPr>
                        <w:i/>
                        <w:iCs/>
                        <w:noProof/>
                      </w:rPr>
                      <w:t xml:space="preserve">Journal of Cloud Computing Advances and Applications, </w:t>
                    </w:r>
                    <w:r>
                      <w:rPr>
                        <w:noProof/>
                      </w:rPr>
                      <w:t>vol. 4, p. 78–</w:t>
                    </w:r>
                    <w:r w:rsidR="00291766">
                      <w:rPr>
                        <w:noProof/>
                      </w:rPr>
                      <w:t>10</w:t>
                    </w:r>
                    <w:r>
                      <w:rPr>
                        <w:noProof/>
                      </w:rPr>
                      <w:t xml:space="preserve">4, 2018. </w:t>
                    </w:r>
                  </w:p>
                </w:tc>
              </w:tr>
              <w:tr w:rsidR="00A901E9" w14:paraId="573086B0" w14:textId="77777777">
                <w:trPr>
                  <w:divId w:val="1347445273"/>
                  <w:tblCellSpacing w:w="15" w:type="dxa"/>
                </w:trPr>
                <w:tc>
                  <w:tcPr>
                    <w:tcW w:w="50" w:type="pct"/>
                    <w:hideMark/>
                  </w:tcPr>
                  <w:p w14:paraId="140E0A2A" w14:textId="77777777" w:rsidR="00A901E9" w:rsidRDefault="00A901E9" w:rsidP="00D13371">
                    <w:pPr>
                      <w:pStyle w:val="NormalBPBHEB"/>
                      <w:rPr>
                        <w:noProof/>
                      </w:rPr>
                    </w:pPr>
                    <w:r>
                      <w:rPr>
                        <w:noProof/>
                      </w:rPr>
                      <w:t xml:space="preserve">[6] </w:t>
                    </w:r>
                  </w:p>
                </w:tc>
                <w:tc>
                  <w:tcPr>
                    <w:tcW w:w="0" w:type="auto"/>
                    <w:hideMark/>
                  </w:tcPr>
                  <w:p w14:paraId="79A8AE38" w14:textId="77777777" w:rsidR="00A901E9" w:rsidRDefault="00A901E9" w:rsidP="00D13371">
                    <w:pPr>
                      <w:pStyle w:val="NormalBPBHEB"/>
                      <w:rPr>
                        <w:noProof/>
                      </w:rPr>
                    </w:pPr>
                    <w:r>
                      <w:rPr>
                        <w:noProof/>
                      </w:rPr>
                      <w:t xml:space="preserve">M. Garcia and S. Patel, "Security Measures in Cloud-Based Virtual Desktop Environments," 2021. </w:t>
                    </w:r>
                  </w:p>
                </w:tc>
              </w:tr>
              <w:tr w:rsidR="00A901E9" w14:paraId="66CF6E88" w14:textId="77777777">
                <w:trPr>
                  <w:divId w:val="1347445273"/>
                  <w:tblCellSpacing w:w="15" w:type="dxa"/>
                </w:trPr>
                <w:tc>
                  <w:tcPr>
                    <w:tcW w:w="50" w:type="pct"/>
                    <w:hideMark/>
                  </w:tcPr>
                  <w:p w14:paraId="7BAC00F3" w14:textId="77777777" w:rsidR="00A901E9" w:rsidRDefault="00A901E9" w:rsidP="00D13371">
                    <w:pPr>
                      <w:pStyle w:val="NormalBPBHEB"/>
                      <w:rPr>
                        <w:noProof/>
                      </w:rPr>
                    </w:pPr>
                    <w:r>
                      <w:rPr>
                        <w:noProof/>
                      </w:rPr>
                      <w:t xml:space="preserve">[7] </w:t>
                    </w:r>
                  </w:p>
                </w:tc>
                <w:tc>
                  <w:tcPr>
                    <w:tcW w:w="0" w:type="auto"/>
                    <w:hideMark/>
                  </w:tcPr>
                  <w:p w14:paraId="10AD6384" w14:textId="77777777" w:rsidR="00A901E9" w:rsidRDefault="00A901E9" w:rsidP="00D13371">
                    <w:pPr>
                      <w:pStyle w:val="NormalBPBHEB"/>
                      <w:rPr>
                        <w:noProof/>
                      </w:rPr>
                    </w:pPr>
                    <w:r>
                      <w:rPr>
                        <w:noProof/>
                      </w:rPr>
                      <w:t>Amazon Web Services, "Amazon API Gateway Documentation," 2003.</w:t>
                    </w:r>
                  </w:p>
                </w:tc>
              </w:tr>
              <w:tr w:rsidR="00A901E9" w14:paraId="36CA1D35" w14:textId="77777777">
                <w:trPr>
                  <w:divId w:val="1347445273"/>
                  <w:tblCellSpacing w:w="15" w:type="dxa"/>
                </w:trPr>
                <w:tc>
                  <w:tcPr>
                    <w:tcW w:w="50" w:type="pct"/>
                    <w:hideMark/>
                  </w:tcPr>
                  <w:p w14:paraId="3ED03E5C" w14:textId="77777777" w:rsidR="00A901E9" w:rsidRDefault="00A901E9" w:rsidP="00D13371">
                    <w:pPr>
                      <w:pStyle w:val="NormalBPBHEB"/>
                      <w:rPr>
                        <w:noProof/>
                      </w:rPr>
                    </w:pPr>
                    <w:r>
                      <w:rPr>
                        <w:noProof/>
                      </w:rPr>
                      <w:t xml:space="preserve">[8] </w:t>
                    </w:r>
                  </w:p>
                </w:tc>
                <w:tc>
                  <w:tcPr>
                    <w:tcW w:w="0" w:type="auto"/>
                    <w:hideMark/>
                  </w:tcPr>
                  <w:p w14:paraId="55F518ED" w14:textId="77777777" w:rsidR="00A901E9" w:rsidRDefault="00A901E9" w:rsidP="00D13371">
                    <w:pPr>
                      <w:pStyle w:val="NormalBPBHEB"/>
                      <w:rPr>
                        <w:noProof/>
                      </w:rPr>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01E9" w14:paraId="5DFD8CF5" w14:textId="77777777">
                <w:trPr>
                  <w:divId w:val="1347445273"/>
                  <w:tblCellSpacing w:w="15" w:type="dxa"/>
                </w:trPr>
                <w:tc>
                  <w:tcPr>
                    <w:tcW w:w="50" w:type="pct"/>
                    <w:hideMark/>
                  </w:tcPr>
                  <w:p w14:paraId="02CF3D52" w14:textId="3DC42D29" w:rsidR="00A901E9" w:rsidRDefault="00A901E9" w:rsidP="00D13371">
                    <w:pPr>
                      <w:pStyle w:val="NormalBPBHEB"/>
                      <w:rPr>
                        <w:noProof/>
                      </w:rPr>
                    </w:pPr>
                    <w:r>
                      <w:rPr>
                        <w:noProof/>
                      </w:rPr>
                      <w:t>[</w:t>
                    </w:r>
                    <w:r w:rsidR="00291766">
                      <w:rPr>
                        <w:noProof/>
                      </w:rPr>
                      <w:t>10</w:t>
                    </w:r>
                    <w:r>
                      <w:rPr>
                        <w:noProof/>
                      </w:rPr>
                      <w:t xml:space="preserve">] </w:t>
                    </w:r>
                  </w:p>
                </w:tc>
                <w:tc>
                  <w:tcPr>
                    <w:tcW w:w="0" w:type="auto"/>
                    <w:hideMark/>
                  </w:tcPr>
                  <w:p w14:paraId="637015B4" w14:textId="77777777" w:rsidR="00A901E9" w:rsidRDefault="00A901E9" w:rsidP="00D13371">
                    <w:pPr>
                      <w:pStyle w:val="NormalBPBHEB"/>
                      <w:rPr>
                        <w:noProof/>
                      </w:rPr>
                    </w:pPr>
                    <w:r>
                      <w:rPr>
                        <w:noProof/>
                      </w:rPr>
                      <w:t xml:space="preserve">L. Richardson, M. Amundsen and S. Ruby, </w:t>
                    </w:r>
                    <w:r>
                      <w:rPr>
                        <w:i/>
                        <w:iCs/>
                        <w:noProof/>
                      </w:rPr>
                      <w:t xml:space="preserve">RESTful Web APIs, </w:t>
                    </w:r>
                    <w:r>
                      <w:rPr>
                        <w:noProof/>
                      </w:rPr>
                      <w:t xml:space="preserve">O'Reilly Media, 2013. </w:t>
                    </w:r>
                  </w:p>
                </w:tc>
              </w:tr>
              <w:tr w:rsidR="00A901E9" w14:paraId="3E5FF819" w14:textId="77777777">
                <w:trPr>
                  <w:divId w:val="1347445273"/>
                  <w:tblCellSpacing w:w="15" w:type="dxa"/>
                </w:trPr>
                <w:tc>
                  <w:tcPr>
                    <w:tcW w:w="50" w:type="pct"/>
                    <w:hideMark/>
                  </w:tcPr>
                  <w:p w14:paraId="6315796E" w14:textId="77777777" w:rsidR="00A901E9" w:rsidRDefault="00A901E9" w:rsidP="00D13371">
                    <w:pPr>
                      <w:pStyle w:val="NormalBPBHEB"/>
                      <w:rPr>
                        <w:noProof/>
                      </w:rPr>
                    </w:pPr>
                    <w:r>
                      <w:rPr>
                        <w:noProof/>
                      </w:rPr>
                      <w:t xml:space="preserve">[10] </w:t>
                    </w:r>
                  </w:p>
                </w:tc>
                <w:tc>
                  <w:tcPr>
                    <w:tcW w:w="0" w:type="auto"/>
                    <w:hideMark/>
                  </w:tcPr>
                  <w:p w14:paraId="49E0566A" w14:textId="77777777" w:rsidR="00A901E9" w:rsidRDefault="00A901E9" w:rsidP="00D13371">
                    <w:pPr>
                      <w:pStyle w:val="NormalBPBHEB"/>
                      <w:rPr>
                        <w:noProof/>
                      </w:rPr>
                    </w:pPr>
                    <w:r>
                      <w:rPr>
                        <w:noProof/>
                      </w:rPr>
                      <w:t>Amazon Web Services, "Amazon Location Service Documentation," 2003.</w:t>
                    </w:r>
                  </w:p>
                </w:tc>
              </w:tr>
              <w:tr w:rsidR="00A901E9" w14:paraId="2A0C4142" w14:textId="77777777">
                <w:trPr>
                  <w:divId w:val="1347445273"/>
                  <w:tblCellSpacing w:w="15" w:type="dxa"/>
                </w:trPr>
                <w:tc>
                  <w:tcPr>
                    <w:tcW w:w="50" w:type="pct"/>
                    <w:hideMark/>
                  </w:tcPr>
                  <w:p w14:paraId="02BDBDE3" w14:textId="77777777" w:rsidR="00A901E9" w:rsidRDefault="00A901E9" w:rsidP="00D13371">
                    <w:pPr>
                      <w:pStyle w:val="NormalBPBHEB"/>
                      <w:rPr>
                        <w:noProof/>
                      </w:rPr>
                    </w:pPr>
                    <w:r>
                      <w:rPr>
                        <w:noProof/>
                      </w:rPr>
                      <w:t xml:space="preserve">[11] </w:t>
                    </w:r>
                  </w:p>
                </w:tc>
                <w:tc>
                  <w:tcPr>
                    <w:tcW w:w="0" w:type="auto"/>
                    <w:hideMark/>
                  </w:tcPr>
                  <w:p w14:paraId="442A6908" w14:textId="77777777" w:rsidR="00A901E9" w:rsidRDefault="00A901E9" w:rsidP="00D13371">
                    <w:pPr>
                      <w:pStyle w:val="NormalBPBHEB"/>
                      <w:rPr>
                        <w:noProof/>
                      </w:rPr>
                    </w:pPr>
                    <w:r>
                      <w:rPr>
                        <w:noProof/>
                      </w:rPr>
                      <w:t xml:space="preserve">P. A. Longley, M. F. Goodchild, D. J. Maguire and D. W. Rhind, Geographic Information Science and Systems, John Wiley and Sons, 2015. </w:t>
                    </w:r>
                  </w:p>
                </w:tc>
              </w:tr>
              <w:tr w:rsidR="00A901E9" w14:paraId="0CDA42BE" w14:textId="77777777">
                <w:trPr>
                  <w:divId w:val="1347445273"/>
                  <w:tblCellSpacing w:w="15" w:type="dxa"/>
                </w:trPr>
                <w:tc>
                  <w:tcPr>
                    <w:tcW w:w="50" w:type="pct"/>
                    <w:hideMark/>
                  </w:tcPr>
                  <w:p w14:paraId="33305A4B" w14:textId="77777777" w:rsidR="00A901E9" w:rsidRDefault="00A901E9" w:rsidP="00D13371">
                    <w:pPr>
                      <w:pStyle w:val="NormalBPBHEB"/>
                      <w:rPr>
                        <w:noProof/>
                      </w:rPr>
                    </w:pPr>
                    <w:r>
                      <w:rPr>
                        <w:noProof/>
                      </w:rPr>
                      <w:t xml:space="preserve">[12] </w:t>
                    </w:r>
                  </w:p>
                </w:tc>
                <w:tc>
                  <w:tcPr>
                    <w:tcW w:w="0" w:type="auto"/>
                    <w:hideMark/>
                  </w:tcPr>
                  <w:p w14:paraId="6104B680" w14:textId="77777777" w:rsidR="00A901E9" w:rsidRDefault="00A901E9" w:rsidP="00D13371">
                    <w:pPr>
                      <w:pStyle w:val="NormalBPBHEB"/>
                      <w:rPr>
                        <w:noProof/>
                      </w:rPr>
                    </w:pPr>
                    <w:r>
                      <w:rPr>
                        <w:noProof/>
                      </w:rPr>
                      <w:t xml:space="preserve">M. Craglia, K. Bie, D. Jackson, M. Pesaresi and G. Remetey-Fülöpp, Digital Earth from Vision to Practice: Making Sense of Citizen Observatories, Springer, 2012. </w:t>
                    </w:r>
                  </w:p>
                </w:tc>
              </w:tr>
              <w:tr w:rsidR="00A901E9" w14:paraId="1413B027" w14:textId="77777777">
                <w:trPr>
                  <w:divId w:val="1347445273"/>
                  <w:tblCellSpacing w:w="15" w:type="dxa"/>
                </w:trPr>
                <w:tc>
                  <w:tcPr>
                    <w:tcW w:w="50" w:type="pct"/>
                    <w:hideMark/>
                  </w:tcPr>
                  <w:p w14:paraId="2C3F1844" w14:textId="77777777" w:rsidR="00A901E9" w:rsidRDefault="00A901E9" w:rsidP="00D13371">
                    <w:pPr>
                      <w:pStyle w:val="NormalBPBHEB"/>
                      <w:rPr>
                        <w:noProof/>
                      </w:rPr>
                    </w:pPr>
                    <w:r>
                      <w:rPr>
                        <w:noProof/>
                      </w:rPr>
                      <w:t xml:space="preserve">[13] </w:t>
                    </w:r>
                  </w:p>
                </w:tc>
                <w:tc>
                  <w:tcPr>
                    <w:tcW w:w="0" w:type="auto"/>
                    <w:hideMark/>
                  </w:tcPr>
                  <w:p w14:paraId="0B92A6BF" w14:textId="77777777" w:rsidR="00A901E9" w:rsidRDefault="00A901E9" w:rsidP="00D13371">
                    <w:pPr>
                      <w:pStyle w:val="NormalBPBHEB"/>
                      <w:rPr>
                        <w:noProof/>
                      </w:rPr>
                    </w:pPr>
                    <w:r>
                      <w:rPr>
                        <w:noProof/>
                      </w:rPr>
                      <w:t>Amazon Web Services, "Amazon Pinpoint Documentation," 2023.</w:t>
                    </w:r>
                  </w:p>
                </w:tc>
              </w:tr>
              <w:tr w:rsidR="00A901E9" w14:paraId="2332F148" w14:textId="77777777">
                <w:trPr>
                  <w:divId w:val="1347445273"/>
                  <w:tblCellSpacing w:w="15" w:type="dxa"/>
                </w:trPr>
                <w:tc>
                  <w:tcPr>
                    <w:tcW w:w="50" w:type="pct"/>
                    <w:hideMark/>
                  </w:tcPr>
                  <w:p w14:paraId="52597593" w14:textId="77777777" w:rsidR="00A901E9" w:rsidRDefault="00A901E9" w:rsidP="00D13371">
                    <w:pPr>
                      <w:pStyle w:val="NormalBPBHEB"/>
                      <w:rPr>
                        <w:noProof/>
                      </w:rPr>
                    </w:pPr>
                    <w:r>
                      <w:rPr>
                        <w:noProof/>
                      </w:rPr>
                      <w:t xml:space="preserve">[14] </w:t>
                    </w:r>
                  </w:p>
                </w:tc>
                <w:tc>
                  <w:tcPr>
                    <w:tcW w:w="0" w:type="auto"/>
                    <w:hideMark/>
                  </w:tcPr>
                  <w:p w14:paraId="4D006517" w14:textId="77777777" w:rsidR="00A901E9" w:rsidRDefault="00A901E9" w:rsidP="00D13371">
                    <w:pPr>
                      <w:pStyle w:val="NormalBPBHEB"/>
                      <w:rPr>
                        <w:noProof/>
                      </w:rPr>
                    </w:pPr>
                    <w:r>
                      <w:rPr>
                        <w:noProof/>
                      </w:rPr>
                      <w:t xml:space="preserve">A. Smith and B. Johnson, Digital Marketing Strategies: An Integrated Approach to Online Marketing, Routledge, 2018. </w:t>
                    </w:r>
                  </w:p>
                </w:tc>
              </w:tr>
              <w:tr w:rsidR="00A901E9" w14:paraId="57CB6D7C" w14:textId="77777777">
                <w:trPr>
                  <w:divId w:val="1347445273"/>
                  <w:tblCellSpacing w:w="15" w:type="dxa"/>
                </w:trPr>
                <w:tc>
                  <w:tcPr>
                    <w:tcW w:w="50" w:type="pct"/>
                    <w:hideMark/>
                  </w:tcPr>
                  <w:p w14:paraId="745F2D65" w14:textId="77777777" w:rsidR="00A901E9" w:rsidRDefault="00A901E9" w:rsidP="00D13371">
                    <w:pPr>
                      <w:pStyle w:val="NormalBPBHEB"/>
                      <w:rPr>
                        <w:noProof/>
                      </w:rPr>
                    </w:pPr>
                    <w:r>
                      <w:rPr>
                        <w:noProof/>
                      </w:rPr>
                      <w:t xml:space="preserve">[15] </w:t>
                    </w:r>
                  </w:p>
                </w:tc>
                <w:tc>
                  <w:tcPr>
                    <w:tcW w:w="0" w:type="auto"/>
                    <w:hideMark/>
                  </w:tcPr>
                  <w:p w14:paraId="025D7E85" w14:textId="2B5C8974" w:rsidR="00A901E9" w:rsidRDefault="00A901E9" w:rsidP="00D13371">
                    <w:pPr>
                      <w:pStyle w:val="NormalBPBHEB"/>
                      <w:rPr>
                        <w:noProof/>
                      </w:rPr>
                    </w:pPr>
                    <w:r>
                      <w:rPr>
                        <w:noProof/>
                      </w:rPr>
                      <w:t xml:space="preserve">S. Gupta and V. Zeithaml, "Customer Metrics and Their Impact on Financial Performance," </w:t>
                    </w:r>
                    <w:r>
                      <w:rPr>
                        <w:i/>
                        <w:iCs/>
                        <w:noProof/>
                      </w:rPr>
                      <w:t xml:space="preserve">Marketing Science, </w:t>
                    </w:r>
                    <w:r>
                      <w:rPr>
                        <w:noProof/>
                      </w:rPr>
                      <w:t>vol. 25, p. 718–73</w:t>
                    </w:r>
                    <w:r w:rsidR="00291766">
                      <w:rPr>
                        <w:noProof/>
                      </w:rPr>
                      <w:t>10</w:t>
                    </w:r>
                    <w:r>
                      <w:rPr>
                        <w:noProof/>
                      </w:rPr>
                      <w:t xml:space="preserve">, 2006. </w:t>
                    </w:r>
                  </w:p>
                </w:tc>
              </w:tr>
              <w:tr w:rsidR="00A901E9" w14:paraId="04A82247" w14:textId="77777777">
                <w:trPr>
                  <w:divId w:val="1347445273"/>
                  <w:tblCellSpacing w:w="15" w:type="dxa"/>
                </w:trPr>
                <w:tc>
                  <w:tcPr>
                    <w:tcW w:w="50" w:type="pct"/>
                    <w:hideMark/>
                  </w:tcPr>
                  <w:p w14:paraId="32341E98" w14:textId="77777777" w:rsidR="00A901E9" w:rsidRDefault="00A901E9" w:rsidP="00D13371">
                    <w:pPr>
                      <w:pStyle w:val="NormalBPBHEB"/>
                      <w:rPr>
                        <w:noProof/>
                      </w:rPr>
                    </w:pPr>
                    <w:r>
                      <w:rPr>
                        <w:noProof/>
                      </w:rPr>
                      <w:t xml:space="preserve">[16] </w:t>
                    </w:r>
                  </w:p>
                </w:tc>
                <w:tc>
                  <w:tcPr>
                    <w:tcW w:w="0" w:type="auto"/>
                    <w:hideMark/>
                  </w:tcPr>
                  <w:p w14:paraId="148670F5" w14:textId="77777777" w:rsidR="00A901E9" w:rsidRDefault="00A901E9" w:rsidP="00D13371">
                    <w:pPr>
                      <w:pStyle w:val="NormalBPBHEB"/>
                      <w:rPr>
                        <w:noProof/>
                      </w:rPr>
                    </w:pPr>
                    <w:r>
                      <w:rPr>
                        <w:noProof/>
                      </w:rPr>
                      <w:t>Amazon Web Services, "Amazon Simple Email Service (SES) Documentation," 2023.</w:t>
                    </w:r>
                  </w:p>
                </w:tc>
              </w:tr>
              <w:tr w:rsidR="00A901E9" w14:paraId="30876D17" w14:textId="77777777">
                <w:trPr>
                  <w:divId w:val="1347445273"/>
                  <w:tblCellSpacing w:w="15" w:type="dxa"/>
                </w:trPr>
                <w:tc>
                  <w:tcPr>
                    <w:tcW w:w="50" w:type="pct"/>
                    <w:hideMark/>
                  </w:tcPr>
                  <w:p w14:paraId="4137A4E8" w14:textId="77777777" w:rsidR="00A901E9" w:rsidRDefault="00A901E9" w:rsidP="00D13371">
                    <w:pPr>
                      <w:pStyle w:val="NormalBPBHEB"/>
                      <w:rPr>
                        <w:noProof/>
                      </w:rPr>
                    </w:pPr>
                    <w:r>
                      <w:rPr>
                        <w:noProof/>
                      </w:rPr>
                      <w:t xml:space="preserve">[17] </w:t>
                    </w:r>
                  </w:p>
                </w:tc>
                <w:tc>
                  <w:tcPr>
                    <w:tcW w:w="0" w:type="auto"/>
                    <w:hideMark/>
                  </w:tcPr>
                  <w:p w14:paraId="0EBE2B15" w14:textId="008C6A9C" w:rsidR="00A901E9" w:rsidRDefault="00A901E9" w:rsidP="00D13371">
                    <w:pPr>
                      <w:pStyle w:val="NormalBPBHEB"/>
                      <w:rPr>
                        <w:noProof/>
                      </w:rPr>
                    </w:pPr>
                    <w:r>
                      <w:rPr>
                        <w:noProof/>
                      </w:rPr>
                      <w:t>J. Brown, Email Marketing Rules: A Step-by-Step Guide to the Best Practices that Power Email Marketing Success, Wiley, 201</w:t>
                    </w:r>
                    <w:r w:rsidR="00291766">
                      <w:rPr>
                        <w:noProof/>
                      </w:rPr>
                      <w:t>10</w:t>
                    </w:r>
                    <w:r>
                      <w:rPr>
                        <w:noProof/>
                      </w:rPr>
                      <w:t xml:space="preserve">. </w:t>
                    </w:r>
                  </w:p>
                </w:tc>
              </w:tr>
              <w:tr w:rsidR="00A901E9" w14:paraId="7C169E51" w14:textId="77777777">
                <w:trPr>
                  <w:divId w:val="1347445273"/>
                  <w:tblCellSpacing w:w="15" w:type="dxa"/>
                </w:trPr>
                <w:tc>
                  <w:tcPr>
                    <w:tcW w:w="50" w:type="pct"/>
                    <w:hideMark/>
                  </w:tcPr>
                  <w:p w14:paraId="5670E87E" w14:textId="77777777" w:rsidR="00A901E9" w:rsidRDefault="00A901E9" w:rsidP="00D13371">
                    <w:pPr>
                      <w:pStyle w:val="NormalBPBHEB"/>
                      <w:rPr>
                        <w:noProof/>
                      </w:rPr>
                    </w:pPr>
                    <w:r>
                      <w:rPr>
                        <w:noProof/>
                      </w:rPr>
                      <w:t xml:space="preserve">[18] </w:t>
                    </w:r>
                  </w:p>
                </w:tc>
                <w:tc>
                  <w:tcPr>
                    <w:tcW w:w="0" w:type="auto"/>
                    <w:hideMark/>
                  </w:tcPr>
                  <w:p w14:paraId="4493FB25" w14:textId="77777777" w:rsidR="00A901E9" w:rsidRDefault="00A901E9" w:rsidP="00D13371">
                    <w:pPr>
                      <w:pStyle w:val="NormalBPBHEB"/>
                      <w:rPr>
                        <w:noProof/>
                      </w:rPr>
                    </w:pPr>
                    <w:r>
                      <w:rPr>
                        <w:noProof/>
                      </w:rPr>
                      <w:t xml:space="preserve">A. Sharma, Email Marketing: An Hour a Day, John Wiley and Sons, 2016. </w:t>
                    </w:r>
                  </w:p>
                </w:tc>
              </w:tr>
              <w:tr w:rsidR="00A901E9" w14:paraId="37C05C2E" w14:textId="77777777">
                <w:trPr>
                  <w:divId w:val="1347445273"/>
                  <w:tblCellSpacing w:w="15" w:type="dxa"/>
                </w:trPr>
                <w:tc>
                  <w:tcPr>
                    <w:tcW w:w="50" w:type="pct"/>
                    <w:hideMark/>
                  </w:tcPr>
                  <w:p w14:paraId="0AC48E81" w14:textId="7E739AD2" w:rsidR="00A901E9" w:rsidRDefault="00A901E9" w:rsidP="00D13371">
                    <w:pPr>
                      <w:pStyle w:val="NormalBPBHEB"/>
                      <w:rPr>
                        <w:noProof/>
                      </w:rPr>
                    </w:pPr>
                    <w:r>
                      <w:rPr>
                        <w:noProof/>
                      </w:rPr>
                      <w:t>[1</w:t>
                    </w:r>
                    <w:r w:rsidR="00291766">
                      <w:rPr>
                        <w:noProof/>
                      </w:rPr>
                      <w:t>10</w:t>
                    </w:r>
                    <w:r>
                      <w:rPr>
                        <w:noProof/>
                      </w:rPr>
                      <w:t xml:space="preserve">] </w:t>
                    </w:r>
                  </w:p>
                </w:tc>
                <w:tc>
                  <w:tcPr>
                    <w:tcW w:w="0" w:type="auto"/>
                    <w:hideMark/>
                  </w:tcPr>
                  <w:p w14:paraId="319B8EC1" w14:textId="77777777" w:rsidR="00A901E9" w:rsidRDefault="00A901E9" w:rsidP="00D13371">
                    <w:pPr>
                      <w:pStyle w:val="NormalBPBHEB"/>
                      <w:rPr>
                        <w:noProof/>
                      </w:rPr>
                    </w:pPr>
                    <w:r>
                      <w:rPr>
                        <w:noProof/>
                      </w:rPr>
                      <w:t>Amazon Web Services, "AWS Amplify Documentation," 2023.</w:t>
                    </w:r>
                  </w:p>
                </w:tc>
              </w:tr>
              <w:tr w:rsidR="00A901E9" w14:paraId="78C697F9" w14:textId="77777777">
                <w:trPr>
                  <w:divId w:val="1347445273"/>
                  <w:tblCellSpacing w:w="15" w:type="dxa"/>
                </w:trPr>
                <w:tc>
                  <w:tcPr>
                    <w:tcW w:w="50" w:type="pct"/>
                    <w:hideMark/>
                  </w:tcPr>
                  <w:p w14:paraId="699D10EC" w14:textId="77777777" w:rsidR="00A901E9" w:rsidRDefault="00A901E9" w:rsidP="00D13371">
                    <w:pPr>
                      <w:pStyle w:val="NormalBPBHEB"/>
                      <w:rPr>
                        <w:noProof/>
                      </w:rPr>
                    </w:pPr>
                    <w:r>
                      <w:rPr>
                        <w:noProof/>
                      </w:rPr>
                      <w:t xml:space="preserve">[20] </w:t>
                    </w:r>
                  </w:p>
                </w:tc>
                <w:tc>
                  <w:tcPr>
                    <w:tcW w:w="0" w:type="auto"/>
                    <w:hideMark/>
                  </w:tcPr>
                  <w:p w14:paraId="499F2120" w14:textId="1D85AEDD" w:rsidR="00A901E9" w:rsidRDefault="00A901E9" w:rsidP="00D13371">
                    <w:pPr>
                      <w:pStyle w:val="NormalBPBHEB"/>
                      <w:rPr>
                        <w:noProof/>
                      </w:rPr>
                    </w:pPr>
                    <w:r>
                      <w:rPr>
                        <w:noProof/>
                      </w:rPr>
                      <w:t>R. Brennan, Full Stack Serverless: Modern Application Development with React, AWS, and GraphQL, Apress., 201</w:t>
                    </w:r>
                    <w:r w:rsidR="00291766">
                      <w:rPr>
                        <w:noProof/>
                      </w:rPr>
                      <w:t>10</w:t>
                    </w:r>
                    <w:r>
                      <w:rPr>
                        <w:noProof/>
                      </w:rPr>
                      <w:t xml:space="preserve">. </w:t>
                    </w:r>
                  </w:p>
                </w:tc>
              </w:tr>
              <w:tr w:rsidR="00A901E9" w14:paraId="0F5A435B" w14:textId="77777777">
                <w:trPr>
                  <w:divId w:val="1347445273"/>
                  <w:tblCellSpacing w:w="15" w:type="dxa"/>
                </w:trPr>
                <w:tc>
                  <w:tcPr>
                    <w:tcW w:w="50" w:type="pct"/>
                    <w:hideMark/>
                  </w:tcPr>
                  <w:p w14:paraId="75C11301" w14:textId="77777777" w:rsidR="00A901E9" w:rsidRDefault="00A901E9" w:rsidP="00D13371">
                    <w:pPr>
                      <w:pStyle w:val="NormalBPBHEB"/>
                      <w:rPr>
                        <w:noProof/>
                      </w:rPr>
                    </w:pPr>
                    <w:r>
                      <w:rPr>
                        <w:noProof/>
                      </w:rPr>
                      <w:t xml:space="preserve">[21] </w:t>
                    </w:r>
                  </w:p>
                </w:tc>
                <w:tc>
                  <w:tcPr>
                    <w:tcW w:w="0" w:type="auto"/>
                    <w:hideMark/>
                  </w:tcPr>
                  <w:p w14:paraId="0B030EC5" w14:textId="77777777" w:rsidR="00A901E9" w:rsidRDefault="00A901E9" w:rsidP="00D13371">
                    <w:pPr>
                      <w:pStyle w:val="NormalBPBHEB"/>
                      <w:rPr>
                        <w:noProof/>
                      </w:rPr>
                    </w:pPr>
                    <w:r>
                      <w:rPr>
                        <w:noProof/>
                      </w:rPr>
                      <w:t xml:space="preserve">D. Chambers and J. Bacon, Building Scalable Apps with AWS Amplify: A Developer's Guide to Designing Cloud-Enabled Applications, O'Reilly Media, 2020. </w:t>
                    </w:r>
                  </w:p>
                </w:tc>
              </w:tr>
              <w:tr w:rsidR="00A901E9" w14:paraId="58417F2F" w14:textId="77777777">
                <w:trPr>
                  <w:divId w:val="1347445273"/>
                  <w:tblCellSpacing w:w="15" w:type="dxa"/>
                </w:trPr>
                <w:tc>
                  <w:tcPr>
                    <w:tcW w:w="50" w:type="pct"/>
                    <w:hideMark/>
                  </w:tcPr>
                  <w:p w14:paraId="14D6BED9" w14:textId="77777777" w:rsidR="00A901E9" w:rsidRDefault="00A901E9" w:rsidP="00D13371">
                    <w:pPr>
                      <w:pStyle w:val="NormalBPBHEB"/>
                      <w:rPr>
                        <w:noProof/>
                      </w:rPr>
                    </w:pPr>
                    <w:r>
                      <w:rPr>
                        <w:noProof/>
                      </w:rPr>
                      <w:t xml:space="preserve">[22] </w:t>
                    </w:r>
                  </w:p>
                </w:tc>
                <w:tc>
                  <w:tcPr>
                    <w:tcW w:w="0" w:type="auto"/>
                    <w:hideMark/>
                  </w:tcPr>
                  <w:p w14:paraId="0D643492" w14:textId="77777777" w:rsidR="00A901E9" w:rsidRDefault="00A901E9" w:rsidP="00D13371">
                    <w:pPr>
                      <w:pStyle w:val="NormalBPBHEB"/>
                      <w:rPr>
                        <w:noProof/>
                      </w:rPr>
                    </w:pPr>
                    <w:r>
                      <w:rPr>
                        <w:noProof/>
                      </w:rPr>
                      <w:t>Amazon Web Services, "AWS AppSync Documentation," 2023.</w:t>
                    </w:r>
                  </w:p>
                </w:tc>
              </w:tr>
              <w:tr w:rsidR="00A901E9" w14:paraId="5FEF9839" w14:textId="77777777">
                <w:trPr>
                  <w:divId w:val="1347445273"/>
                  <w:tblCellSpacing w:w="15" w:type="dxa"/>
                </w:trPr>
                <w:tc>
                  <w:tcPr>
                    <w:tcW w:w="50" w:type="pct"/>
                    <w:hideMark/>
                  </w:tcPr>
                  <w:p w14:paraId="63B9061D" w14:textId="77777777" w:rsidR="00A901E9" w:rsidRDefault="00A901E9" w:rsidP="00D13371">
                    <w:pPr>
                      <w:pStyle w:val="NormalBPBHEB"/>
                      <w:rPr>
                        <w:noProof/>
                      </w:rPr>
                    </w:pPr>
                    <w:r>
                      <w:rPr>
                        <w:noProof/>
                      </w:rPr>
                      <w:t xml:space="preserve">[23] </w:t>
                    </w:r>
                  </w:p>
                </w:tc>
                <w:tc>
                  <w:tcPr>
                    <w:tcW w:w="0" w:type="auto"/>
                    <w:hideMark/>
                  </w:tcPr>
                  <w:p w14:paraId="4C2C70C8" w14:textId="77777777" w:rsidR="00A901E9" w:rsidRDefault="00A901E9" w:rsidP="00D13371">
                    <w:pPr>
                      <w:pStyle w:val="NormalBPBHEB"/>
                      <w:rPr>
                        <w:noProof/>
                      </w:rPr>
                    </w:pPr>
                    <w:r>
                      <w:rPr>
                        <w:noProof/>
                      </w:rPr>
                      <w:t xml:space="preserve">R. Raj and A. Breskim, Hands-On Full Stack Development with AWS AppSync and React, Packt Publishing, 2018. </w:t>
                    </w:r>
                  </w:p>
                </w:tc>
              </w:tr>
              <w:tr w:rsidR="00A901E9" w14:paraId="12EDDAE3" w14:textId="77777777">
                <w:trPr>
                  <w:divId w:val="1347445273"/>
                  <w:tblCellSpacing w:w="15" w:type="dxa"/>
                </w:trPr>
                <w:tc>
                  <w:tcPr>
                    <w:tcW w:w="50" w:type="pct"/>
                    <w:hideMark/>
                  </w:tcPr>
                  <w:p w14:paraId="05AFAE4F" w14:textId="77777777" w:rsidR="00A901E9" w:rsidRDefault="00A901E9" w:rsidP="00D13371">
                    <w:pPr>
                      <w:pStyle w:val="NormalBPBHEB"/>
                      <w:rPr>
                        <w:noProof/>
                      </w:rPr>
                    </w:pPr>
                    <w:r>
                      <w:rPr>
                        <w:noProof/>
                      </w:rPr>
                      <w:t xml:space="preserve">[24] </w:t>
                    </w:r>
                  </w:p>
                </w:tc>
                <w:tc>
                  <w:tcPr>
                    <w:tcW w:w="0" w:type="auto"/>
                    <w:hideMark/>
                  </w:tcPr>
                  <w:p w14:paraId="3FBEB9E2" w14:textId="7B995A7B" w:rsidR="00A901E9" w:rsidRDefault="00A901E9" w:rsidP="00D13371">
                    <w:pPr>
                      <w:pStyle w:val="NormalBPBHEB"/>
                      <w:rPr>
                        <w:noProof/>
                      </w:rPr>
                    </w:pPr>
                    <w:r>
                      <w:rPr>
                        <w:noProof/>
                      </w:rPr>
                      <w:t>E. Johnson, Mastering AWS AppSync: Build Scalable and High-Performing GraphQL APIs for Your Applications, Packt Publishing, 201</w:t>
                    </w:r>
                    <w:r w:rsidR="00291766">
                      <w:rPr>
                        <w:noProof/>
                      </w:rPr>
                      <w:t>10</w:t>
                    </w:r>
                    <w:r>
                      <w:rPr>
                        <w:noProof/>
                      </w:rPr>
                      <w:t xml:space="preserve">. </w:t>
                    </w:r>
                  </w:p>
                </w:tc>
              </w:tr>
              <w:tr w:rsidR="00A901E9" w14:paraId="11BAA372" w14:textId="77777777">
                <w:trPr>
                  <w:divId w:val="1347445273"/>
                  <w:tblCellSpacing w:w="15" w:type="dxa"/>
                </w:trPr>
                <w:tc>
                  <w:tcPr>
                    <w:tcW w:w="50" w:type="pct"/>
                    <w:hideMark/>
                  </w:tcPr>
                  <w:p w14:paraId="49F2EA64" w14:textId="77777777" w:rsidR="00A901E9" w:rsidRDefault="00A901E9" w:rsidP="00D13371">
                    <w:pPr>
                      <w:pStyle w:val="NormalBPBHEB"/>
                      <w:rPr>
                        <w:noProof/>
                      </w:rPr>
                    </w:pPr>
                    <w:r>
                      <w:rPr>
                        <w:noProof/>
                      </w:rPr>
                      <w:t xml:space="preserve">[25] </w:t>
                    </w:r>
                  </w:p>
                </w:tc>
                <w:tc>
                  <w:tcPr>
                    <w:tcW w:w="0" w:type="auto"/>
                    <w:hideMark/>
                  </w:tcPr>
                  <w:p w14:paraId="0716D373" w14:textId="061E34F1" w:rsidR="00A901E9" w:rsidRDefault="00A901E9" w:rsidP="00D13371">
                    <w:pPr>
                      <w:pStyle w:val="NormalBPBHEB"/>
                      <w:rPr>
                        <w:noProof/>
                      </w:rPr>
                    </w:pPr>
                    <w:r>
                      <w:rPr>
                        <w:noProof/>
                      </w:rPr>
                      <w:t>V. Srinivasan, Mobile DevOps: Deliver Continuous Mobile Apps Faster and More Efficiently, Apress, 201</w:t>
                    </w:r>
                    <w:r w:rsidR="00291766">
                      <w:rPr>
                        <w:noProof/>
                      </w:rPr>
                      <w:t>10</w:t>
                    </w:r>
                    <w:r>
                      <w:rPr>
                        <w:noProof/>
                      </w:rPr>
                      <w:t xml:space="preserve">. </w:t>
                    </w:r>
                  </w:p>
                </w:tc>
              </w:tr>
              <w:tr w:rsidR="00A901E9" w14:paraId="1C3F168F" w14:textId="77777777">
                <w:trPr>
                  <w:divId w:val="1347445273"/>
                  <w:tblCellSpacing w:w="15" w:type="dxa"/>
                </w:trPr>
                <w:tc>
                  <w:tcPr>
                    <w:tcW w:w="50" w:type="pct"/>
                    <w:hideMark/>
                  </w:tcPr>
                  <w:p w14:paraId="401CF686" w14:textId="77777777" w:rsidR="00A901E9" w:rsidRDefault="00A901E9" w:rsidP="00D13371">
                    <w:pPr>
                      <w:pStyle w:val="NormalBPBHEB"/>
                      <w:rPr>
                        <w:noProof/>
                      </w:rPr>
                    </w:pPr>
                    <w:r>
                      <w:rPr>
                        <w:noProof/>
                      </w:rPr>
                      <w:t xml:space="preserve">[26] </w:t>
                    </w:r>
                  </w:p>
                </w:tc>
                <w:tc>
                  <w:tcPr>
                    <w:tcW w:w="0" w:type="auto"/>
                    <w:hideMark/>
                  </w:tcPr>
                  <w:p w14:paraId="322A4FAB" w14:textId="77777777" w:rsidR="00A901E9" w:rsidRDefault="00A901E9" w:rsidP="00D13371">
                    <w:pPr>
                      <w:pStyle w:val="NormalBPBHEB"/>
                      <w:rPr>
                        <w:noProof/>
                      </w:rPr>
                    </w:pPr>
                    <w:r>
                      <w:rPr>
                        <w:noProof/>
                      </w:rPr>
                      <w:t>Amazon Web Services, "AWS Device Farm Documentation," 2023.</w:t>
                    </w:r>
                  </w:p>
                </w:tc>
              </w:tr>
              <w:tr w:rsidR="00A901E9" w14:paraId="7B299FC6" w14:textId="77777777">
                <w:trPr>
                  <w:divId w:val="1347445273"/>
                  <w:tblCellSpacing w:w="15" w:type="dxa"/>
                </w:trPr>
                <w:tc>
                  <w:tcPr>
                    <w:tcW w:w="50" w:type="pct"/>
                    <w:hideMark/>
                  </w:tcPr>
                  <w:p w14:paraId="3B5131B5" w14:textId="77777777" w:rsidR="00A901E9" w:rsidRDefault="00A901E9" w:rsidP="00D13371">
                    <w:pPr>
                      <w:pStyle w:val="NormalBPBHEB"/>
                      <w:rPr>
                        <w:noProof/>
                      </w:rPr>
                    </w:pPr>
                    <w:r>
                      <w:rPr>
                        <w:noProof/>
                      </w:rPr>
                      <w:t xml:space="preserve">[27] </w:t>
                    </w:r>
                  </w:p>
                </w:tc>
                <w:tc>
                  <w:tcPr>
                    <w:tcW w:w="0" w:type="auto"/>
                    <w:hideMark/>
                  </w:tcPr>
                  <w:p w14:paraId="34ECCAB7" w14:textId="77777777" w:rsidR="00A901E9" w:rsidRDefault="00A901E9" w:rsidP="00D13371">
                    <w:pPr>
                      <w:pStyle w:val="NormalBPBHEB"/>
                      <w:rPr>
                        <w:noProof/>
                      </w:rPr>
                    </w:pPr>
                    <w:r>
                      <w:rPr>
                        <w:noProof/>
                      </w:rPr>
                      <w:t xml:space="preserve">M. Bender and D. Karnowski, Continuous Delivery for Mobile with fastlane: Automate your mobile development pipeline for faster, more reliable releases, O'Reilly Media, 2018. </w:t>
                    </w:r>
                  </w:p>
                </w:tc>
              </w:tr>
              <w:tr w:rsidR="00A901E9" w14:paraId="6517DE16" w14:textId="77777777">
                <w:trPr>
                  <w:divId w:val="1347445273"/>
                  <w:tblCellSpacing w:w="15" w:type="dxa"/>
                </w:trPr>
                <w:tc>
                  <w:tcPr>
                    <w:tcW w:w="50" w:type="pct"/>
                    <w:hideMark/>
                  </w:tcPr>
                  <w:p w14:paraId="06E37235" w14:textId="77777777" w:rsidR="00A901E9" w:rsidRDefault="00A901E9" w:rsidP="00D13371">
                    <w:pPr>
                      <w:pStyle w:val="NormalBPBHEB"/>
                      <w:rPr>
                        <w:noProof/>
                      </w:rPr>
                    </w:pPr>
                    <w:r>
                      <w:rPr>
                        <w:noProof/>
                      </w:rPr>
                      <w:t xml:space="preserve">[28] </w:t>
                    </w:r>
                  </w:p>
                </w:tc>
                <w:tc>
                  <w:tcPr>
                    <w:tcW w:w="0" w:type="auto"/>
                    <w:hideMark/>
                  </w:tcPr>
                  <w:p w14:paraId="5EA117B8" w14:textId="77777777" w:rsidR="00A901E9" w:rsidRDefault="00A901E9" w:rsidP="00D13371">
                    <w:pPr>
                      <w:pStyle w:val="NormalBPBHEB"/>
                      <w:rPr>
                        <w:noProof/>
                      </w:rPr>
                    </w:pPr>
                    <w:r>
                      <w:rPr>
                        <w:noProof/>
                      </w:rPr>
                      <w:t xml:space="preserve">J. Smith and A. Jones, Cloud Computing Advances in Modern Business, Academic Press, 2018. </w:t>
                    </w:r>
                  </w:p>
                </w:tc>
              </w:tr>
              <w:tr w:rsidR="00A901E9" w14:paraId="070386A6" w14:textId="77777777">
                <w:trPr>
                  <w:divId w:val="1347445273"/>
                  <w:tblCellSpacing w:w="15" w:type="dxa"/>
                </w:trPr>
                <w:tc>
                  <w:tcPr>
                    <w:tcW w:w="50" w:type="pct"/>
                    <w:hideMark/>
                  </w:tcPr>
                  <w:p w14:paraId="5FAFCF93" w14:textId="1FD3CBC3" w:rsidR="00A901E9" w:rsidRDefault="00A901E9" w:rsidP="00D13371">
                    <w:pPr>
                      <w:pStyle w:val="NormalBPBHEB"/>
                      <w:rPr>
                        <w:noProof/>
                      </w:rPr>
                    </w:pPr>
                    <w:r>
                      <w:rPr>
                        <w:noProof/>
                      </w:rPr>
                      <w:t>[2</w:t>
                    </w:r>
                    <w:r w:rsidR="00291766">
                      <w:rPr>
                        <w:noProof/>
                      </w:rPr>
                      <w:t>10</w:t>
                    </w:r>
                    <w:r>
                      <w:rPr>
                        <w:noProof/>
                      </w:rPr>
                      <w:t xml:space="preserve">] </w:t>
                    </w:r>
                  </w:p>
                </w:tc>
                <w:tc>
                  <w:tcPr>
                    <w:tcW w:w="0" w:type="auto"/>
                    <w:hideMark/>
                  </w:tcPr>
                  <w:p w14:paraId="76BB3595" w14:textId="77777777" w:rsidR="00A901E9" w:rsidRDefault="00A901E9" w:rsidP="00D13371">
                    <w:pPr>
                      <w:pStyle w:val="NormalBPBHEB"/>
                      <w:rPr>
                        <w:noProof/>
                      </w:rPr>
                    </w:pPr>
                    <w:r>
                      <w:rPr>
                        <w:noProof/>
                      </w:rPr>
                      <w:t>Amazon Web Services, "Amazon Amplify Documentation," AWS Amplify, 2023.</w:t>
                    </w:r>
                  </w:p>
                </w:tc>
              </w:tr>
              <w:tr w:rsidR="00A901E9" w14:paraId="3ED19069" w14:textId="77777777">
                <w:trPr>
                  <w:divId w:val="1347445273"/>
                  <w:tblCellSpacing w:w="15" w:type="dxa"/>
                </w:trPr>
                <w:tc>
                  <w:tcPr>
                    <w:tcW w:w="50" w:type="pct"/>
                    <w:hideMark/>
                  </w:tcPr>
                  <w:p w14:paraId="2D5148FA" w14:textId="77777777" w:rsidR="00A901E9" w:rsidRDefault="00A901E9" w:rsidP="00D13371">
                    <w:pPr>
                      <w:pStyle w:val="NormalBPBHEB"/>
                      <w:rPr>
                        <w:noProof/>
                      </w:rPr>
                    </w:pPr>
                    <w:r>
                      <w:rPr>
                        <w:noProof/>
                      </w:rPr>
                      <w:t xml:space="preserve">[30] </w:t>
                    </w:r>
                  </w:p>
                </w:tc>
                <w:tc>
                  <w:tcPr>
                    <w:tcW w:w="0" w:type="auto"/>
                    <w:hideMark/>
                  </w:tcPr>
                  <w:p w14:paraId="22695AEA" w14:textId="77777777" w:rsidR="00A901E9" w:rsidRDefault="00A901E9" w:rsidP="00D13371">
                    <w:pPr>
                      <w:pStyle w:val="NormalBPBHEB"/>
                      <w:rPr>
                        <w:noProof/>
                      </w:rPr>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bl>
            <w:p w14:paraId="089DD7FA" w14:textId="77777777" w:rsidR="00A901E9" w:rsidRDefault="00A901E9" w:rsidP="00D13371">
              <w:pPr>
                <w:pStyle w:val="NormalBPBHEB"/>
                <w:divId w:val="1347445273"/>
                <w:rPr>
                  <w:noProof/>
                </w:rPr>
              </w:pPr>
            </w:p>
            <w:p w14:paraId="7D4C9E77" w14:textId="770A515F" w:rsidR="004C32AE" w:rsidRPr="0094412E" w:rsidRDefault="00932D0B" w:rsidP="00536008">
              <w:pPr>
                <w:pStyle w:val="NormalBPBHEB"/>
              </w:pPr>
              <w:r>
                <w:rPr>
                  <w:b/>
                  <w:bCs/>
                  <w:noProof/>
                </w:rPr>
                <w:fldChar w:fldCharType="end"/>
              </w:r>
            </w:p>
          </w:sdtContent>
        </w:sdt>
      </w:sdtContent>
    </w:sdt>
    <w:sectPr w:rsidR="004C32AE" w:rsidRPr="0094412E">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3" w:author="Arya" w:date="2025-02-26T15:26:00Z" w:initials="D">
    <w:p w14:paraId="696A1131" w14:textId="77777777" w:rsidR="00DF77D1" w:rsidRDefault="00DF77D1" w:rsidP="00DF77D1">
      <w:pPr>
        <w:pStyle w:val="CommentText"/>
      </w:pPr>
      <w:r>
        <w:rPr>
          <w:rStyle w:val="CommentReference"/>
        </w:rPr>
        <w:annotationRef/>
      </w:r>
      <w:r>
        <w:rPr>
          <w:lang w:val="en-IN"/>
        </w:rPr>
        <w:t>Please add content under this heading to build context.</w:t>
      </w:r>
    </w:p>
  </w:comment>
  <w:comment w:id="76" w:author="Arya" w:date="2025-02-26T15:18:00Z" w:initials="D">
    <w:p w14:paraId="4748A8F3" w14:textId="310F9ECE" w:rsidR="007D2CED" w:rsidRDefault="007D2CED" w:rsidP="007D2CED">
      <w:pPr>
        <w:pStyle w:val="CommentText"/>
      </w:pPr>
      <w:r>
        <w:rPr>
          <w:rStyle w:val="CommentReference"/>
        </w:rPr>
        <w:annotationRef/>
      </w:r>
      <w:r>
        <w:rPr>
          <w:lang w:val="en-IN"/>
        </w:rPr>
        <w:t>Please add a lead in statement for the bulleted list.</w:t>
      </w:r>
    </w:p>
  </w:comment>
  <w:comment w:id="85" w:author="Arya" w:date="2025-02-26T15:22:00Z" w:initials="D">
    <w:p w14:paraId="4683EEA5" w14:textId="77777777" w:rsidR="002B4C3D" w:rsidRDefault="002B4C3D" w:rsidP="002B4C3D">
      <w:pPr>
        <w:pStyle w:val="CommentText"/>
      </w:pPr>
      <w:r>
        <w:rPr>
          <w:rStyle w:val="CommentReference"/>
        </w:rPr>
        <w:annotationRef/>
      </w:r>
      <w:r>
        <w:rPr>
          <w:lang w:val="en-IN"/>
        </w:rPr>
        <w:t>Please rephrase so that the caption does not exceed 6 words for improved readability.</w:t>
      </w:r>
    </w:p>
  </w:comment>
  <w:comment w:id="138" w:author="Arya" w:date="2025-02-26T15:25:00Z" w:initials="D">
    <w:p w14:paraId="7C6C4957" w14:textId="77777777" w:rsidR="00392ED0" w:rsidRDefault="00392ED0" w:rsidP="00392ED0">
      <w:pPr>
        <w:pStyle w:val="CommentText"/>
      </w:pPr>
      <w:r>
        <w:rPr>
          <w:rStyle w:val="CommentReference"/>
        </w:rPr>
        <w:annotationRef/>
      </w:r>
      <w:r>
        <w:rPr>
          <w:lang w:val="en-IN"/>
        </w:rPr>
        <w:t>Please add a lead in statement.</w:t>
      </w:r>
    </w:p>
  </w:comment>
  <w:comment w:id="461" w:author="Arya" w:date="2025-02-26T15:41:00Z" w:initials="D">
    <w:p w14:paraId="2DA41D00" w14:textId="77777777" w:rsidR="00875940" w:rsidRDefault="00875940" w:rsidP="00875940">
      <w:pPr>
        <w:pStyle w:val="CommentText"/>
      </w:pPr>
      <w:r>
        <w:rPr>
          <w:rStyle w:val="CommentReference"/>
        </w:rPr>
        <w:annotationRef/>
      </w:r>
      <w:r>
        <w:rPr>
          <w:lang w:val="en-IN"/>
        </w:rPr>
        <w:t>Please rephrase so that the caption does not exceed 6 words and improves readability.</w:t>
      </w:r>
    </w:p>
  </w:comment>
  <w:comment w:id="465" w:author="Arya" w:date="2025-02-26T15:41:00Z" w:initials="D">
    <w:p w14:paraId="559E25C8" w14:textId="77777777" w:rsidR="00875940" w:rsidRDefault="00875940" w:rsidP="00875940">
      <w:pPr>
        <w:pStyle w:val="CommentText"/>
      </w:pPr>
      <w:r>
        <w:rPr>
          <w:rStyle w:val="CommentReference"/>
        </w:rPr>
        <w:annotationRef/>
      </w:r>
      <w:r>
        <w:rPr>
          <w:lang w:val="en-IN"/>
        </w:rPr>
        <w:t>Please keep the heading precise.</w:t>
      </w:r>
    </w:p>
  </w:comment>
  <w:comment w:id="471" w:author="Arya" w:date="2025-02-27T09:36:00Z" w:initials="D">
    <w:p w14:paraId="28805A11" w14:textId="77777777" w:rsidR="00B72DBE" w:rsidRDefault="00B72DBE" w:rsidP="00B72DBE">
      <w:pPr>
        <w:pStyle w:val="CommentText"/>
      </w:pPr>
      <w:r>
        <w:rPr>
          <w:rStyle w:val="CommentReference"/>
        </w:rPr>
        <w:annotationRef/>
      </w:r>
      <w:r>
        <w:rPr>
          <w:color w:val="222222"/>
          <w:highlight w:val="white"/>
        </w:rPr>
        <w:t xml:space="preserve">For improved readability, please consider lesser number of references. Or you can add a chapter wise Appendix at the end of the book with all the references. </w:t>
      </w:r>
      <w:r>
        <w:rPr>
          <w:color w:val="222222"/>
          <w:highlight w:val="white"/>
        </w:rPr>
        <w:br/>
        <w:t>Kindly confirm if these are the list or articles you have referred for writing this chapter.</w:t>
      </w:r>
    </w:p>
  </w:comment>
  <w:comment w:id="472" w:author="Arya" w:date="2025-02-26T15:42:00Z" w:initials="D">
    <w:p w14:paraId="374B5C93" w14:textId="11DB7D6D" w:rsidR="00B86BF4" w:rsidRDefault="00B86BF4" w:rsidP="00B86BF4">
      <w:pPr>
        <w:pStyle w:val="CommentText"/>
      </w:pPr>
      <w:r>
        <w:rPr>
          <w:rStyle w:val="CommentReference"/>
        </w:rPr>
        <w:annotationRef/>
      </w:r>
      <w:r>
        <w:rPr>
          <w:color w:val="222222"/>
          <w:highlight w:val="white"/>
        </w:rPr>
        <w:t xml:space="preserve">Please cut the references section short. Or you can add a chapter wise Appendix at the end of the book with all the references.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6A1131" w15:done="0"/>
  <w15:commentEx w15:paraId="4748A8F3" w15:done="0"/>
  <w15:commentEx w15:paraId="4683EEA5" w15:done="0"/>
  <w15:commentEx w15:paraId="7C6C4957" w15:done="0"/>
  <w15:commentEx w15:paraId="2DA41D00" w15:done="0"/>
  <w15:commentEx w15:paraId="559E25C8" w15:done="0"/>
  <w15:commentEx w15:paraId="28805A11" w15:done="0"/>
  <w15:commentEx w15:paraId="374B5C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8BCC433" w16cex:dateUtc="2025-02-26T09:56:00Z"/>
  <w16cex:commentExtensible w16cex:durableId="4DCFF223" w16cex:dateUtc="2025-02-26T09:48:00Z"/>
  <w16cex:commentExtensible w16cex:durableId="6FB3F755" w16cex:dateUtc="2025-02-26T09:52:00Z"/>
  <w16cex:commentExtensible w16cex:durableId="163177C2" w16cex:dateUtc="2025-02-26T09:55:00Z"/>
  <w16cex:commentExtensible w16cex:durableId="2CE6EC22" w16cex:dateUtc="2025-02-26T10:11:00Z"/>
  <w16cex:commentExtensible w16cex:durableId="696E90C4" w16cex:dateUtc="2025-02-26T10:11:00Z"/>
  <w16cex:commentExtensible w16cex:durableId="1D72F299" w16cex:dateUtc="2025-02-27T04:06:00Z"/>
  <w16cex:commentExtensible w16cex:durableId="6B9F56F5" w16cex:dateUtc="2025-02-26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6A1131" w16cid:durableId="08BCC433"/>
  <w16cid:commentId w16cid:paraId="4748A8F3" w16cid:durableId="4DCFF223"/>
  <w16cid:commentId w16cid:paraId="4683EEA5" w16cid:durableId="6FB3F755"/>
  <w16cid:commentId w16cid:paraId="7C6C4957" w16cid:durableId="163177C2"/>
  <w16cid:commentId w16cid:paraId="2DA41D00" w16cid:durableId="2CE6EC22"/>
  <w16cid:commentId w16cid:paraId="559E25C8" w16cid:durableId="696E90C4"/>
  <w16cid:commentId w16cid:paraId="28805A11" w16cid:durableId="1D72F299"/>
  <w16cid:commentId w16cid:paraId="374B5C93" w16cid:durableId="6B9F5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A3B29" w14:textId="77777777" w:rsidR="00DC0994" w:rsidRDefault="00DC0994" w:rsidP="005935FF">
      <w:r>
        <w:separator/>
      </w:r>
    </w:p>
  </w:endnote>
  <w:endnote w:type="continuationSeparator" w:id="0">
    <w:p w14:paraId="5D76E599" w14:textId="77777777" w:rsidR="00DC0994" w:rsidRDefault="00DC0994" w:rsidP="005935FF">
      <w:r>
        <w:continuationSeparator/>
      </w:r>
    </w:p>
  </w:endnote>
  <w:endnote w:type="continuationNotice" w:id="1">
    <w:p w14:paraId="4CD184BB" w14:textId="77777777" w:rsidR="00DC0994" w:rsidRDefault="00DC09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A4445" w14:textId="77777777" w:rsidR="00DC0994" w:rsidRDefault="00DC0994" w:rsidP="005935FF">
      <w:r>
        <w:separator/>
      </w:r>
    </w:p>
  </w:footnote>
  <w:footnote w:type="continuationSeparator" w:id="0">
    <w:p w14:paraId="3FBACA3A" w14:textId="77777777" w:rsidR="00DC0994" w:rsidRDefault="00DC0994" w:rsidP="005935FF">
      <w:r>
        <w:continuationSeparator/>
      </w:r>
    </w:p>
  </w:footnote>
  <w:footnote w:type="continuationNotice" w:id="1">
    <w:p w14:paraId="4D743F5B" w14:textId="77777777" w:rsidR="00DC0994" w:rsidRDefault="00DC09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71E74B8"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ins w:id="473" w:author="Paulo H. Leocadio" w:date="2025-03-17T18:20:00Z" w16du:dateUtc="2025-03-17T22:20:00Z">
      <w:r w:rsidR="00626209">
        <w:rPr>
          <w:rFonts w:ascii="Cambria" w:eastAsia="Cambria" w:hAnsi="Cambria" w:cs="Cambria"/>
          <w:color w:val="000000"/>
        </w:rPr>
        <w:t>9</w:t>
      </w:r>
    </w:ins>
    <w:del w:id="474" w:author="Paulo H. Leocadio" w:date="2025-03-17T18:20:00Z" w16du:dateUtc="2025-03-17T22:20:00Z">
      <w:r w:rsidR="00291766" w:rsidDel="00626209">
        <w:rPr>
          <w:rFonts w:ascii="Cambria" w:eastAsia="Cambria" w:hAnsi="Cambria" w:cs="Cambria"/>
          <w:color w:val="000000"/>
        </w:rPr>
        <w:delText>10</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2"/>
  </w:num>
  <w:num w:numId="12" w16cid:durableId="1280334122">
    <w:abstractNumId w:val="21"/>
  </w:num>
  <w:num w:numId="13" w16cid:durableId="200243340">
    <w:abstractNumId w:val="33"/>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4"/>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0"/>
  </w:num>
  <w:num w:numId="26" w16cid:durableId="652754221">
    <w:abstractNumId w:val="11"/>
  </w:num>
  <w:num w:numId="27" w16cid:durableId="44068613">
    <w:abstractNumId w:val="31"/>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503D"/>
    <w:rsid w:val="00017008"/>
    <w:rsid w:val="0002124C"/>
    <w:rsid w:val="00022211"/>
    <w:rsid w:val="0003030F"/>
    <w:rsid w:val="00030538"/>
    <w:rsid w:val="00030B1E"/>
    <w:rsid w:val="00030BB4"/>
    <w:rsid w:val="00031D89"/>
    <w:rsid w:val="0003241D"/>
    <w:rsid w:val="00034A2D"/>
    <w:rsid w:val="000378F1"/>
    <w:rsid w:val="000400D5"/>
    <w:rsid w:val="000436B4"/>
    <w:rsid w:val="00044F54"/>
    <w:rsid w:val="000451A5"/>
    <w:rsid w:val="00046820"/>
    <w:rsid w:val="000469F7"/>
    <w:rsid w:val="00052C2C"/>
    <w:rsid w:val="0005387F"/>
    <w:rsid w:val="00056C62"/>
    <w:rsid w:val="00063A78"/>
    <w:rsid w:val="00065DFB"/>
    <w:rsid w:val="00066A1F"/>
    <w:rsid w:val="00067A2E"/>
    <w:rsid w:val="00067DCE"/>
    <w:rsid w:val="00070CAB"/>
    <w:rsid w:val="00071C4E"/>
    <w:rsid w:val="00072715"/>
    <w:rsid w:val="000736FD"/>
    <w:rsid w:val="000754B8"/>
    <w:rsid w:val="00075635"/>
    <w:rsid w:val="000760BB"/>
    <w:rsid w:val="000761FF"/>
    <w:rsid w:val="00076DE2"/>
    <w:rsid w:val="00081A29"/>
    <w:rsid w:val="000837D4"/>
    <w:rsid w:val="00084EB2"/>
    <w:rsid w:val="00084FEF"/>
    <w:rsid w:val="00084FF7"/>
    <w:rsid w:val="00086395"/>
    <w:rsid w:val="00087144"/>
    <w:rsid w:val="00087744"/>
    <w:rsid w:val="00091D7D"/>
    <w:rsid w:val="000921C2"/>
    <w:rsid w:val="000921D1"/>
    <w:rsid w:val="000923FF"/>
    <w:rsid w:val="000958FD"/>
    <w:rsid w:val="000A061E"/>
    <w:rsid w:val="000A067E"/>
    <w:rsid w:val="000A1F5A"/>
    <w:rsid w:val="000A22F8"/>
    <w:rsid w:val="000A5B07"/>
    <w:rsid w:val="000A64D2"/>
    <w:rsid w:val="000A6FC3"/>
    <w:rsid w:val="000A7598"/>
    <w:rsid w:val="000B16AB"/>
    <w:rsid w:val="000B2164"/>
    <w:rsid w:val="000B26D8"/>
    <w:rsid w:val="000B3F94"/>
    <w:rsid w:val="000B52D4"/>
    <w:rsid w:val="000B547D"/>
    <w:rsid w:val="000C3886"/>
    <w:rsid w:val="000C4008"/>
    <w:rsid w:val="000C5218"/>
    <w:rsid w:val="000C6524"/>
    <w:rsid w:val="000C69FE"/>
    <w:rsid w:val="000D272A"/>
    <w:rsid w:val="000D275A"/>
    <w:rsid w:val="000D3653"/>
    <w:rsid w:val="000D5F73"/>
    <w:rsid w:val="000E008F"/>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3966"/>
    <w:rsid w:val="0010417B"/>
    <w:rsid w:val="001042D5"/>
    <w:rsid w:val="00105AD3"/>
    <w:rsid w:val="00106C44"/>
    <w:rsid w:val="0011237F"/>
    <w:rsid w:val="001123B7"/>
    <w:rsid w:val="00113B05"/>
    <w:rsid w:val="00113F92"/>
    <w:rsid w:val="001148EB"/>
    <w:rsid w:val="00117CD4"/>
    <w:rsid w:val="00125FAB"/>
    <w:rsid w:val="00126EC4"/>
    <w:rsid w:val="00126EEB"/>
    <w:rsid w:val="00127ADF"/>
    <w:rsid w:val="00127E61"/>
    <w:rsid w:val="00130CC3"/>
    <w:rsid w:val="001318C2"/>
    <w:rsid w:val="00133365"/>
    <w:rsid w:val="001347CC"/>
    <w:rsid w:val="001351C7"/>
    <w:rsid w:val="001368FB"/>
    <w:rsid w:val="00142F65"/>
    <w:rsid w:val="00143CEC"/>
    <w:rsid w:val="00143E85"/>
    <w:rsid w:val="00143FBD"/>
    <w:rsid w:val="0014564F"/>
    <w:rsid w:val="00145F45"/>
    <w:rsid w:val="00150779"/>
    <w:rsid w:val="00150842"/>
    <w:rsid w:val="001531E8"/>
    <w:rsid w:val="0015445A"/>
    <w:rsid w:val="00161170"/>
    <w:rsid w:val="00161173"/>
    <w:rsid w:val="00162EA6"/>
    <w:rsid w:val="001632AA"/>
    <w:rsid w:val="00164EFC"/>
    <w:rsid w:val="00164F01"/>
    <w:rsid w:val="00166046"/>
    <w:rsid w:val="00167099"/>
    <w:rsid w:val="0016730E"/>
    <w:rsid w:val="00170BB9"/>
    <w:rsid w:val="00170D10"/>
    <w:rsid w:val="00171A11"/>
    <w:rsid w:val="00171C80"/>
    <w:rsid w:val="00172DC1"/>
    <w:rsid w:val="00172F2B"/>
    <w:rsid w:val="0017320D"/>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4549"/>
    <w:rsid w:val="001B7AF9"/>
    <w:rsid w:val="001B7FAF"/>
    <w:rsid w:val="001C011B"/>
    <w:rsid w:val="001C0B97"/>
    <w:rsid w:val="001C1661"/>
    <w:rsid w:val="001C1B82"/>
    <w:rsid w:val="001C2BFF"/>
    <w:rsid w:val="001C45B0"/>
    <w:rsid w:val="001C54D0"/>
    <w:rsid w:val="001C72CE"/>
    <w:rsid w:val="001C7FEA"/>
    <w:rsid w:val="001D3C5F"/>
    <w:rsid w:val="001D424E"/>
    <w:rsid w:val="001D4C56"/>
    <w:rsid w:val="001D5266"/>
    <w:rsid w:val="001D6DDC"/>
    <w:rsid w:val="001E0C50"/>
    <w:rsid w:val="001E255B"/>
    <w:rsid w:val="001E709C"/>
    <w:rsid w:val="001F11C7"/>
    <w:rsid w:val="001F2900"/>
    <w:rsid w:val="001F33C9"/>
    <w:rsid w:val="001F55AB"/>
    <w:rsid w:val="001F6BF7"/>
    <w:rsid w:val="001F7D66"/>
    <w:rsid w:val="00201C46"/>
    <w:rsid w:val="002030E3"/>
    <w:rsid w:val="0020494D"/>
    <w:rsid w:val="0021172B"/>
    <w:rsid w:val="002157B9"/>
    <w:rsid w:val="00215A1A"/>
    <w:rsid w:val="0021635E"/>
    <w:rsid w:val="00216598"/>
    <w:rsid w:val="00216B4D"/>
    <w:rsid w:val="00217475"/>
    <w:rsid w:val="00220C28"/>
    <w:rsid w:val="00221208"/>
    <w:rsid w:val="0022236F"/>
    <w:rsid w:val="002240A1"/>
    <w:rsid w:val="00224D11"/>
    <w:rsid w:val="002255DF"/>
    <w:rsid w:val="00225A1B"/>
    <w:rsid w:val="00225EC4"/>
    <w:rsid w:val="00226554"/>
    <w:rsid w:val="00226EE9"/>
    <w:rsid w:val="00230108"/>
    <w:rsid w:val="00230239"/>
    <w:rsid w:val="0023194B"/>
    <w:rsid w:val="00233B10"/>
    <w:rsid w:val="00234528"/>
    <w:rsid w:val="002349B9"/>
    <w:rsid w:val="00235F15"/>
    <w:rsid w:val="00236DC3"/>
    <w:rsid w:val="00237FDC"/>
    <w:rsid w:val="002419B7"/>
    <w:rsid w:val="002452C9"/>
    <w:rsid w:val="002469B4"/>
    <w:rsid w:val="00250565"/>
    <w:rsid w:val="0025151F"/>
    <w:rsid w:val="00252791"/>
    <w:rsid w:val="0025319A"/>
    <w:rsid w:val="0025324D"/>
    <w:rsid w:val="00256B63"/>
    <w:rsid w:val="00257283"/>
    <w:rsid w:val="00257528"/>
    <w:rsid w:val="00257D23"/>
    <w:rsid w:val="00260DD5"/>
    <w:rsid w:val="002629F7"/>
    <w:rsid w:val="00263629"/>
    <w:rsid w:val="00263889"/>
    <w:rsid w:val="00263A36"/>
    <w:rsid w:val="00263DCE"/>
    <w:rsid w:val="002643B5"/>
    <w:rsid w:val="002666CD"/>
    <w:rsid w:val="002676E3"/>
    <w:rsid w:val="00267779"/>
    <w:rsid w:val="0027043E"/>
    <w:rsid w:val="00270C88"/>
    <w:rsid w:val="00271800"/>
    <w:rsid w:val="00271BC1"/>
    <w:rsid w:val="00273F68"/>
    <w:rsid w:val="0027471C"/>
    <w:rsid w:val="00274E1C"/>
    <w:rsid w:val="00277876"/>
    <w:rsid w:val="00280A94"/>
    <w:rsid w:val="00281A38"/>
    <w:rsid w:val="00281B5B"/>
    <w:rsid w:val="00282223"/>
    <w:rsid w:val="0028623A"/>
    <w:rsid w:val="0028660D"/>
    <w:rsid w:val="00290ADB"/>
    <w:rsid w:val="00291766"/>
    <w:rsid w:val="002945E7"/>
    <w:rsid w:val="00294923"/>
    <w:rsid w:val="00297CE5"/>
    <w:rsid w:val="002A32F7"/>
    <w:rsid w:val="002A3A71"/>
    <w:rsid w:val="002A495A"/>
    <w:rsid w:val="002A5B0F"/>
    <w:rsid w:val="002A778A"/>
    <w:rsid w:val="002B2883"/>
    <w:rsid w:val="002B35D0"/>
    <w:rsid w:val="002B4C3D"/>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66B9"/>
    <w:rsid w:val="00337407"/>
    <w:rsid w:val="0034082E"/>
    <w:rsid w:val="00340DE5"/>
    <w:rsid w:val="003419E3"/>
    <w:rsid w:val="003421AE"/>
    <w:rsid w:val="00342D4C"/>
    <w:rsid w:val="0034309A"/>
    <w:rsid w:val="00344002"/>
    <w:rsid w:val="00344462"/>
    <w:rsid w:val="00345228"/>
    <w:rsid w:val="00345FC7"/>
    <w:rsid w:val="003466CC"/>
    <w:rsid w:val="0034736B"/>
    <w:rsid w:val="00350C85"/>
    <w:rsid w:val="00351237"/>
    <w:rsid w:val="00352A59"/>
    <w:rsid w:val="00353CCB"/>
    <w:rsid w:val="00354367"/>
    <w:rsid w:val="00355E7B"/>
    <w:rsid w:val="00357438"/>
    <w:rsid w:val="00360711"/>
    <w:rsid w:val="00362401"/>
    <w:rsid w:val="00362D4F"/>
    <w:rsid w:val="00363F83"/>
    <w:rsid w:val="00364180"/>
    <w:rsid w:val="00365ECC"/>
    <w:rsid w:val="00374314"/>
    <w:rsid w:val="00374A1E"/>
    <w:rsid w:val="00374C8D"/>
    <w:rsid w:val="00377200"/>
    <w:rsid w:val="003841EF"/>
    <w:rsid w:val="003844F3"/>
    <w:rsid w:val="00384CFE"/>
    <w:rsid w:val="00384F1D"/>
    <w:rsid w:val="0038586A"/>
    <w:rsid w:val="00385FF5"/>
    <w:rsid w:val="003871BD"/>
    <w:rsid w:val="00390B34"/>
    <w:rsid w:val="00392ED0"/>
    <w:rsid w:val="003937E1"/>
    <w:rsid w:val="00393E5E"/>
    <w:rsid w:val="00395196"/>
    <w:rsid w:val="00395756"/>
    <w:rsid w:val="00396C39"/>
    <w:rsid w:val="003A1E9D"/>
    <w:rsid w:val="003A20F5"/>
    <w:rsid w:val="003A2774"/>
    <w:rsid w:val="003A2FA6"/>
    <w:rsid w:val="003A322E"/>
    <w:rsid w:val="003A61A2"/>
    <w:rsid w:val="003B24E3"/>
    <w:rsid w:val="003B4817"/>
    <w:rsid w:val="003B508C"/>
    <w:rsid w:val="003B6341"/>
    <w:rsid w:val="003B639D"/>
    <w:rsid w:val="003B7564"/>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1BC"/>
    <w:rsid w:val="003F0506"/>
    <w:rsid w:val="003F0A61"/>
    <w:rsid w:val="003F1653"/>
    <w:rsid w:val="003F3348"/>
    <w:rsid w:val="003F419B"/>
    <w:rsid w:val="003F46D5"/>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0948"/>
    <w:rsid w:val="004146A6"/>
    <w:rsid w:val="0041495D"/>
    <w:rsid w:val="00415438"/>
    <w:rsid w:val="00415C2B"/>
    <w:rsid w:val="0041671A"/>
    <w:rsid w:val="00416A30"/>
    <w:rsid w:val="00422BEF"/>
    <w:rsid w:val="00422F2D"/>
    <w:rsid w:val="00423768"/>
    <w:rsid w:val="00424182"/>
    <w:rsid w:val="0042556D"/>
    <w:rsid w:val="0042620A"/>
    <w:rsid w:val="004273A6"/>
    <w:rsid w:val="00430FDA"/>
    <w:rsid w:val="004316E3"/>
    <w:rsid w:val="00437754"/>
    <w:rsid w:val="00437BA1"/>
    <w:rsid w:val="00437E4F"/>
    <w:rsid w:val="00441AD3"/>
    <w:rsid w:val="004433F7"/>
    <w:rsid w:val="00445094"/>
    <w:rsid w:val="00447A46"/>
    <w:rsid w:val="004505BB"/>
    <w:rsid w:val="004512EC"/>
    <w:rsid w:val="00451AA5"/>
    <w:rsid w:val="004522E5"/>
    <w:rsid w:val="004522E6"/>
    <w:rsid w:val="0045275F"/>
    <w:rsid w:val="00452F34"/>
    <w:rsid w:val="0045397C"/>
    <w:rsid w:val="00455BED"/>
    <w:rsid w:val="00455CEB"/>
    <w:rsid w:val="00455E83"/>
    <w:rsid w:val="004606C3"/>
    <w:rsid w:val="00461593"/>
    <w:rsid w:val="004618E2"/>
    <w:rsid w:val="00461CC0"/>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4690"/>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269D"/>
    <w:rsid w:val="004B442A"/>
    <w:rsid w:val="004B4798"/>
    <w:rsid w:val="004B6A66"/>
    <w:rsid w:val="004C22F8"/>
    <w:rsid w:val="004C2B8E"/>
    <w:rsid w:val="004C306F"/>
    <w:rsid w:val="004C32AE"/>
    <w:rsid w:val="004C35AA"/>
    <w:rsid w:val="004C492B"/>
    <w:rsid w:val="004C50A0"/>
    <w:rsid w:val="004C5339"/>
    <w:rsid w:val="004C6348"/>
    <w:rsid w:val="004C75B0"/>
    <w:rsid w:val="004D00FA"/>
    <w:rsid w:val="004D193E"/>
    <w:rsid w:val="004D2213"/>
    <w:rsid w:val="004D22A9"/>
    <w:rsid w:val="004D2B5D"/>
    <w:rsid w:val="004D50E7"/>
    <w:rsid w:val="004D52CB"/>
    <w:rsid w:val="004D7121"/>
    <w:rsid w:val="004D7726"/>
    <w:rsid w:val="004E011C"/>
    <w:rsid w:val="004E0615"/>
    <w:rsid w:val="004E0969"/>
    <w:rsid w:val="004E0B52"/>
    <w:rsid w:val="004E0CBF"/>
    <w:rsid w:val="004E2612"/>
    <w:rsid w:val="004E3C9A"/>
    <w:rsid w:val="004E4B0E"/>
    <w:rsid w:val="004E7B43"/>
    <w:rsid w:val="004F071F"/>
    <w:rsid w:val="004F0B2A"/>
    <w:rsid w:val="004F14EA"/>
    <w:rsid w:val="004F2B2B"/>
    <w:rsid w:val="004F3E0F"/>
    <w:rsid w:val="004F3E49"/>
    <w:rsid w:val="004F6D71"/>
    <w:rsid w:val="005000D7"/>
    <w:rsid w:val="0050028B"/>
    <w:rsid w:val="00500653"/>
    <w:rsid w:val="00500D9B"/>
    <w:rsid w:val="005026A3"/>
    <w:rsid w:val="00502DF3"/>
    <w:rsid w:val="00504C0C"/>
    <w:rsid w:val="005052ED"/>
    <w:rsid w:val="005062CB"/>
    <w:rsid w:val="00506522"/>
    <w:rsid w:val="00507460"/>
    <w:rsid w:val="00507C8D"/>
    <w:rsid w:val="00507F81"/>
    <w:rsid w:val="0051055A"/>
    <w:rsid w:val="00511617"/>
    <w:rsid w:val="00512E97"/>
    <w:rsid w:val="00513669"/>
    <w:rsid w:val="00517B4A"/>
    <w:rsid w:val="00520CE1"/>
    <w:rsid w:val="00525D5B"/>
    <w:rsid w:val="00530337"/>
    <w:rsid w:val="005327A4"/>
    <w:rsid w:val="00532E64"/>
    <w:rsid w:val="00533A8B"/>
    <w:rsid w:val="00534D6C"/>
    <w:rsid w:val="00534F68"/>
    <w:rsid w:val="00535809"/>
    <w:rsid w:val="00535F92"/>
    <w:rsid w:val="00536008"/>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70F05"/>
    <w:rsid w:val="005711DE"/>
    <w:rsid w:val="00572CA7"/>
    <w:rsid w:val="00573424"/>
    <w:rsid w:val="0057602C"/>
    <w:rsid w:val="005777D0"/>
    <w:rsid w:val="00577A39"/>
    <w:rsid w:val="00577D97"/>
    <w:rsid w:val="00580775"/>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A6F04"/>
    <w:rsid w:val="005A7296"/>
    <w:rsid w:val="005B1901"/>
    <w:rsid w:val="005B22D0"/>
    <w:rsid w:val="005B4104"/>
    <w:rsid w:val="005B4D58"/>
    <w:rsid w:val="005B5290"/>
    <w:rsid w:val="005B6CA9"/>
    <w:rsid w:val="005B7775"/>
    <w:rsid w:val="005B7C12"/>
    <w:rsid w:val="005C12AC"/>
    <w:rsid w:val="005C6DD2"/>
    <w:rsid w:val="005D0ECE"/>
    <w:rsid w:val="005D1963"/>
    <w:rsid w:val="005D2391"/>
    <w:rsid w:val="005D2436"/>
    <w:rsid w:val="005D354C"/>
    <w:rsid w:val="005D4976"/>
    <w:rsid w:val="005D5849"/>
    <w:rsid w:val="005E167D"/>
    <w:rsid w:val="005E44FC"/>
    <w:rsid w:val="005E60F4"/>
    <w:rsid w:val="005E72D3"/>
    <w:rsid w:val="005E789B"/>
    <w:rsid w:val="005F00A4"/>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06E2"/>
    <w:rsid w:val="00623D62"/>
    <w:rsid w:val="00624418"/>
    <w:rsid w:val="00624570"/>
    <w:rsid w:val="00626209"/>
    <w:rsid w:val="00630B16"/>
    <w:rsid w:val="00631166"/>
    <w:rsid w:val="00631781"/>
    <w:rsid w:val="00632419"/>
    <w:rsid w:val="00632A21"/>
    <w:rsid w:val="00634F6B"/>
    <w:rsid w:val="00635C50"/>
    <w:rsid w:val="00635F96"/>
    <w:rsid w:val="006360AB"/>
    <w:rsid w:val="0063633B"/>
    <w:rsid w:val="00637D2F"/>
    <w:rsid w:val="00640785"/>
    <w:rsid w:val="00641B8A"/>
    <w:rsid w:val="00643A96"/>
    <w:rsid w:val="00645B5D"/>
    <w:rsid w:val="00645C65"/>
    <w:rsid w:val="006465FD"/>
    <w:rsid w:val="006478B7"/>
    <w:rsid w:val="00650C11"/>
    <w:rsid w:val="00653D3A"/>
    <w:rsid w:val="00653FDB"/>
    <w:rsid w:val="00654102"/>
    <w:rsid w:val="00654F94"/>
    <w:rsid w:val="0066417E"/>
    <w:rsid w:val="0066418A"/>
    <w:rsid w:val="00665E72"/>
    <w:rsid w:val="00666F2D"/>
    <w:rsid w:val="00671256"/>
    <w:rsid w:val="0067225A"/>
    <w:rsid w:val="00674943"/>
    <w:rsid w:val="006752D3"/>
    <w:rsid w:val="00676DFA"/>
    <w:rsid w:val="006775F0"/>
    <w:rsid w:val="0068223A"/>
    <w:rsid w:val="0068504A"/>
    <w:rsid w:val="0068706B"/>
    <w:rsid w:val="006872FE"/>
    <w:rsid w:val="006912BA"/>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25CB"/>
    <w:rsid w:val="006C3F03"/>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407CB"/>
    <w:rsid w:val="00740AAD"/>
    <w:rsid w:val="0074309D"/>
    <w:rsid w:val="007442AC"/>
    <w:rsid w:val="007451DA"/>
    <w:rsid w:val="007474D6"/>
    <w:rsid w:val="00747981"/>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4032"/>
    <w:rsid w:val="007B5F6E"/>
    <w:rsid w:val="007B7F41"/>
    <w:rsid w:val="007C1E34"/>
    <w:rsid w:val="007C1ECF"/>
    <w:rsid w:val="007C2B9B"/>
    <w:rsid w:val="007C3D1C"/>
    <w:rsid w:val="007C6CB7"/>
    <w:rsid w:val="007D185F"/>
    <w:rsid w:val="007D1E45"/>
    <w:rsid w:val="007D2CED"/>
    <w:rsid w:val="007D4B81"/>
    <w:rsid w:val="007E15B2"/>
    <w:rsid w:val="007E1935"/>
    <w:rsid w:val="007E2FB6"/>
    <w:rsid w:val="007E4631"/>
    <w:rsid w:val="007E5554"/>
    <w:rsid w:val="007E5ED3"/>
    <w:rsid w:val="007E6C21"/>
    <w:rsid w:val="007F4507"/>
    <w:rsid w:val="007F6B54"/>
    <w:rsid w:val="007F6DAF"/>
    <w:rsid w:val="00801D74"/>
    <w:rsid w:val="00802F93"/>
    <w:rsid w:val="00803394"/>
    <w:rsid w:val="008045BC"/>
    <w:rsid w:val="00805D0D"/>
    <w:rsid w:val="00810E7E"/>
    <w:rsid w:val="00814128"/>
    <w:rsid w:val="00815B2E"/>
    <w:rsid w:val="00817872"/>
    <w:rsid w:val="00822725"/>
    <w:rsid w:val="00822C2C"/>
    <w:rsid w:val="00822E57"/>
    <w:rsid w:val="008232A9"/>
    <w:rsid w:val="0082481A"/>
    <w:rsid w:val="008259DB"/>
    <w:rsid w:val="00825C3B"/>
    <w:rsid w:val="008266DA"/>
    <w:rsid w:val="00826E6C"/>
    <w:rsid w:val="008305A3"/>
    <w:rsid w:val="008310DB"/>
    <w:rsid w:val="008338D2"/>
    <w:rsid w:val="00834CE5"/>
    <w:rsid w:val="008353AC"/>
    <w:rsid w:val="0083691A"/>
    <w:rsid w:val="008369FB"/>
    <w:rsid w:val="00840666"/>
    <w:rsid w:val="00841A47"/>
    <w:rsid w:val="0084214F"/>
    <w:rsid w:val="00842317"/>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5DE"/>
    <w:rsid w:val="0085737D"/>
    <w:rsid w:val="008573D0"/>
    <w:rsid w:val="0086010D"/>
    <w:rsid w:val="0086207F"/>
    <w:rsid w:val="00862C76"/>
    <w:rsid w:val="00863BA1"/>
    <w:rsid w:val="008652C8"/>
    <w:rsid w:val="008656A2"/>
    <w:rsid w:val="00865F78"/>
    <w:rsid w:val="0086720E"/>
    <w:rsid w:val="008703EC"/>
    <w:rsid w:val="008716E6"/>
    <w:rsid w:val="00872CCD"/>
    <w:rsid w:val="00873DCF"/>
    <w:rsid w:val="00875940"/>
    <w:rsid w:val="008775EC"/>
    <w:rsid w:val="00881B12"/>
    <w:rsid w:val="008830F7"/>
    <w:rsid w:val="00884260"/>
    <w:rsid w:val="00885CDB"/>
    <w:rsid w:val="008876D6"/>
    <w:rsid w:val="00887AAB"/>
    <w:rsid w:val="008950CD"/>
    <w:rsid w:val="0089522B"/>
    <w:rsid w:val="008A4741"/>
    <w:rsid w:val="008A4EDE"/>
    <w:rsid w:val="008A6235"/>
    <w:rsid w:val="008B1D80"/>
    <w:rsid w:val="008B1FBA"/>
    <w:rsid w:val="008B2A84"/>
    <w:rsid w:val="008B3919"/>
    <w:rsid w:val="008B5829"/>
    <w:rsid w:val="008B5E7F"/>
    <w:rsid w:val="008B6A2F"/>
    <w:rsid w:val="008B6C65"/>
    <w:rsid w:val="008C1B7D"/>
    <w:rsid w:val="008C27D7"/>
    <w:rsid w:val="008C2EBF"/>
    <w:rsid w:val="008C33BE"/>
    <w:rsid w:val="008C68C0"/>
    <w:rsid w:val="008C71AF"/>
    <w:rsid w:val="008C73B1"/>
    <w:rsid w:val="008D064C"/>
    <w:rsid w:val="008D0770"/>
    <w:rsid w:val="008D2317"/>
    <w:rsid w:val="008D3E3B"/>
    <w:rsid w:val="008D4F7E"/>
    <w:rsid w:val="008D5767"/>
    <w:rsid w:val="008D6B27"/>
    <w:rsid w:val="008D7E9F"/>
    <w:rsid w:val="008E169A"/>
    <w:rsid w:val="008E1DC8"/>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1D4F"/>
    <w:rsid w:val="009326B9"/>
    <w:rsid w:val="00932D0B"/>
    <w:rsid w:val="009344A2"/>
    <w:rsid w:val="00936DBE"/>
    <w:rsid w:val="00936DE7"/>
    <w:rsid w:val="009375EB"/>
    <w:rsid w:val="00941688"/>
    <w:rsid w:val="00941BFC"/>
    <w:rsid w:val="009423F6"/>
    <w:rsid w:val="009433B5"/>
    <w:rsid w:val="0094412E"/>
    <w:rsid w:val="00945066"/>
    <w:rsid w:val="00947812"/>
    <w:rsid w:val="00947963"/>
    <w:rsid w:val="00947975"/>
    <w:rsid w:val="00950FF4"/>
    <w:rsid w:val="00952D4F"/>
    <w:rsid w:val="009530CA"/>
    <w:rsid w:val="00954304"/>
    <w:rsid w:val="00955A57"/>
    <w:rsid w:val="00956150"/>
    <w:rsid w:val="00960616"/>
    <w:rsid w:val="00960D6F"/>
    <w:rsid w:val="00961512"/>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1E5"/>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25F6"/>
    <w:rsid w:val="009B342E"/>
    <w:rsid w:val="009B50BA"/>
    <w:rsid w:val="009B64A7"/>
    <w:rsid w:val="009B728D"/>
    <w:rsid w:val="009B7431"/>
    <w:rsid w:val="009C06DD"/>
    <w:rsid w:val="009C077A"/>
    <w:rsid w:val="009C1454"/>
    <w:rsid w:val="009C2FBA"/>
    <w:rsid w:val="009C35FC"/>
    <w:rsid w:val="009C3984"/>
    <w:rsid w:val="009C5555"/>
    <w:rsid w:val="009C6054"/>
    <w:rsid w:val="009C706E"/>
    <w:rsid w:val="009C756A"/>
    <w:rsid w:val="009C76BA"/>
    <w:rsid w:val="009C780B"/>
    <w:rsid w:val="009C7A0F"/>
    <w:rsid w:val="009D0F02"/>
    <w:rsid w:val="009D0FD1"/>
    <w:rsid w:val="009D1BE8"/>
    <w:rsid w:val="009D405E"/>
    <w:rsid w:val="009D5301"/>
    <w:rsid w:val="009D636F"/>
    <w:rsid w:val="009D67A2"/>
    <w:rsid w:val="009E18A6"/>
    <w:rsid w:val="009E19DF"/>
    <w:rsid w:val="009E2ED3"/>
    <w:rsid w:val="009E2FFE"/>
    <w:rsid w:val="009E33FA"/>
    <w:rsid w:val="009E40EF"/>
    <w:rsid w:val="009E445D"/>
    <w:rsid w:val="009E5295"/>
    <w:rsid w:val="009E5B4D"/>
    <w:rsid w:val="009E7A95"/>
    <w:rsid w:val="009F0465"/>
    <w:rsid w:val="009F0EB1"/>
    <w:rsid w:val="009F11A0"/>
    <w:rsid w:val="009F200A"/>
    <w:rsid w:val="009F299D"/>
    <w:rsid w:val="009F4145"/>
    <w:rsid w:val="009F5D45"/>
    <w:rsid w:val="009F7795"/>
    <w:rsid w:val="00A01093"/>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3BC2"/>
    <w:rsid w:val="00A303F3"/>
    <w:rsid w:val="00A32421"/>
    <w:rsid w:val="00A32EA2"/>
    <w:rsid w:val="00A33006"/>
    <w:rsid w:val="00A33D01"/>
    <w:rsid w:val="00A3465D"/>
    <w:rsid w:val="00A35D0F"/>
    <w:rsid w:val="00A35DE6"/>
    <w:rsid w:val="00A37A49"/>
    <w:rsid w:val="00A40D7E"/>
    <w:rsid w:val="00A412BE"/>
    <w:rsid w:val="00A45079"/>
    <w:rsid w:val="00A4537E"/>
    <w:rsid w:val="00A45408"/>
    <w:rsid w:val="00A45FFC"/>
    <w:rsid w:val="00A46C9C"/>
    <w:rsid w:val="00A47357"/>
    <w:rsid w:val="00A52362"/>
    <w:rsid w:val="00A52AE7"/>
    <w:rsid w:val="00A52E64"/>
    <w:rsid w:val="00A54A29"/>
    <w:rsid w:val="00A56C3C"/>
    <w:rsid w:val="00A56DA6"/>
    <w:rsid w:val="00A5715B"/>
    <w:rsid w:val="00A6022B"/>
    <w:rsid w:val="00A606E8"/>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30FE"/>
    <w:rsid w:val="00A84A72"/>
    <w:rsid w:val="00A901E9"/>
    <w:rsid w:val="00A904A3"/>
    <w:rsid w:val="00A96632"/>
    <w:rsid w:val="00A96A6B"/>
    <w:rsid w:val="00AA0C3A"/>
    <w:rsid w:val="00AA2E53"/>
    <w:rsid w:val="00AA423C"/>
    <w:rsid w:val="00AA52E0"/>
    <w:rsid w:val="00AA66A6"/>
    <w:rsid w:val="00AA6D24"/>
    <w:rsid w:val="00AA7468"/>
    <w:rsid w:val="00AB156D"/>
    <w:rsid w:val="00AB5F29"/>
    <w:rsid w:val="00AB6A59"/>
    <w:rsid w:val="00AB71D8"/>
    <w:rsid w:val="00AB7580"/>
    <w:rsid w:val="00AC0946"/>
    <w:rsid w:val="00AC30D4"/>
    <w:rsid w:val="00AC38B0"/>
    <w:rsid w:val="00AC424D"/>
    <w:rsid w:val="00AC5029"/>
    <w:rsid w:val="00AC51F6"/>
    <w:rsid w:val="00AC7635"/>
    <w:rsid w:val="00AC78E5"/>
    <w:rsid w:val="00AD0DE1"/>
    <w:rsid w:val="00AD2CCD"/>
    <w:rsid w:val="00AD3335"/>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6F43"/>
    <w:rsid w:val="00B36FDB"/>
    <w:rsid w:val="00B37962"/>
    <w:rsid w:val="00B40D40"/>
    <w:rsid w:val="00B4274D"/>
    <w:rsid w:val="00B436C9"/>
    <w:rsid w:val="00B43BD1"/>
    <w:rsid w:val="00B463AE"/>
    <w:rsid w:val="00B47913"/>
    <w:rsid w:val="00B50635"/>
    <w:rsid w:val="00B52284"/>
    <w:rsid w:val="00B53E1A"/>
    <w:rsid w:val="00B548F5"/>
    <w:rsid w:val="00B552DE"/>
    <w:rsid w:val="00B5555E"/>
    <w:rsid w:val="00B56C45"/>
    <w:rsid w:val="00B576D9"/>
    <w:rsid w:val="00B60C68"/>
    <w:rsid w:val="00B61443"/>
    <w:rsid w:val="00B64177"/>
    <w:rsid w:val="00B64607"/>
    <w:rsid w:val="00B66AF5"/>
    <w:rsid w:val="00B66EE8"/>
    <w:rsid w:val="00B673C4"/>
    <w:rsid w:val="00B67E02"/>
    <w:rsid w:val="00B707DB"/>
    <w:rsid w:val="00B70C59"/>
    <w:rsid w:val="00B72611"/>
    <w:rsid w:val="00B72680"/>
    <w:rsid w:val="00B72DBE"/>
    <w:rsid w:val="00B739EF"/>
    <w:rsid w:val="00B74193"/>
    <w:rsid w:val="00B75039"/>
    <w:rsid w:val="00B75A67"/>
    <w:rsid w:val="00B771DA"/>
    <w:rsid w:val="00B82EB8"/>
    <w:rsid w:val="00B8483D"/>
    <w:rsid w:val="00B84AC3"/>
    <w:rsid w:val="00B852E9"/>
    <w:rsid w:val="00B86BF4"/>
    <w:rsid w:val="00B95EE4"/>
    <w:rsid w:val="00B96E94"/>
    <w:rsid w:val="00B9734B"/>
    <w:rsid w:val="00B977E1"/>
    <w:rsid w:val="00B97C4A"/>
    <w:rsid w:val="00BA0ED1"/>
    <w:rsid w:val="00BA2347"/>
    <w:rsid w:val="00BA322C"/>
    <w:rsid w:val="00BA482F"/>
    <w:rsid w:val="00BA5071"/>
    <w:rsid w:val="00BA539B"/>
    <w:rsid w:val="00BA763B"/>
    <w:rsid w:val="00BB172E"/>
    <w:rsid w:val="00BB2264"/>
    <w:rsid w:val="00BB2E47"/>
    <w:rsid w:val="00BB3D9A"/>
    <w:rsid w:val="00BB50BA"/>
    <w:rsid w:val="00BB6282"/>
    <w:rsid w:val="00BB6C8D"/>
    <w:rsid w:val="00BB7DF9"/>
    <w:rsid w:val="00BC14A2"/>
    <w:rsid w:val="00BC15A2"/>
    <w:rsid w:val="00BC1A54"/>
    <w:rsid w:val="00BC4BBA"/>
    <w:rsid w:val="00BC6024"/>
    <w:rsid w:val="00BD02F6"/>
    <w:rsid w:val="00BD162C"/>
    <w:rsid w:val="00BD7598"/>
    <w:rsid w:val="00BE0373"/>
    <w:rsid w:val="00BE2D7D"/>
    <w:rsid w:val="00BE38CA"/>
    <w:rsid w:val="00BE5849"/>
    <w:rsid w:val="00BE684E"/>
    <w:rsid w:val="00BE6D12"/>
    <w:rsid w:val="00BE71A4"/>
    <w:rsid w:val="00BE71C1"/>
    <w:rsid w:val="00BE745B"/>
    <w:rsid w:val="00BF04F9"/>
    <w:rsid w:val="00BF0F76"/>
    <w:rsid w:val="00BF33AD"/>
    <w:rsid w:val="00BF39FC"/>
    <w:rsid w:val="00BF3E5C"/>
    <w:rsid w:val="00BF61D4"/>
    <w:rsid w:val="00BF6D31"/>
    <w:rsid w:val="00C00B2B"/>
    <w:rsid w:val="00C023D9"/>
    <w:rsid w:val="00C02B59"/>
    <w:rsid w:val="00C03635"/>
    <w:rsid w:val="00C06A2C"/>
    <w:rsid w:val="00C07D6E"/>
    <w:rsid w:val="00C1155A"/>
    <w:rsid w:val="00C1413F"/>
    <w:rsid w:val="00C14288"/>
    <w:rsid w:val="00C1599F"/>
    <w:rsid w:val="00C15B21"/>
    <w:rsid w:val="00C20E30"/>
    <w:rsid w:val="00C2179A"/>
    <w:rsid w:val="00C22A13"/>
    <w:rsid w:val="00C22F32"/>
    <w:rsid w:val="00C2383A"/>
    <w:rsid w:val="00C265BE"/>
    <w:rsid w:val="00C312B8"/>
    <w:rsid w:val="00C31CD4"/>
    <w:rsid w:val="00C320C4"/>
    <w:rsid w:val="00C3274A"/>
    <w:rsid w:val="00C32841"/>
    <w:rsid w:val="00C32BED"/>
    <w:rsid w:val="00C32F62"/>
    <w:rsid w:val="00C33896"/>
    <w:rsid w:val="00C33EC7"/>
    <w:rsid w:val="00C348A0"/>
    <w:rsid w:val="00C349D9"/>
    <w:rsid w:val="00C353EE"/>
    <w:rsid w:val="00C3567D"/>
    <w:rsid w:val="00C36AB0"/>
    <w:rsid w:val="00C41444"/>
    <w:rsid w:val="00C421AD"/>
    <w:rsid w:val="00C42F5A"/>
    <w:rsid w:val="00C4304D"/>
    <w:rsid w:val="00C46B03"/>
    <w:rsid w:val="00C46C6A"/>
    <w:rsid w:val="00C502F1"/>
    <w:rsid w:val="00C52B2B"/>
    <w:rsid w:val="00C54355"/>
    <w:rsid w:val="00C546F8"/>
    <w:rsid w:val="00C54F63"/>
    <w:rsid w:val="00C60255"/>
    <w:rsid w:val="00C61991"/>
    <w:rsid w:val="00C6469E"/>
    <w:rsid w:val="00C64CC6"/>
    <w:rsid w:val="00C65EA1"/>
    <w:rsid w:val="00C664F4"/>
    <w:rsid w:val="00C669CF"/>
    <w:rsid w:val="00C67E97"/>
    <w:rsid w:val="00C70350"/>
    <w:rsid w:val="00C72781"/>
    <w:rsid w:val="00C72F0A"/>
    <w:rsid w:val="00C75632"/>
    <w:rsid w:val="00C803A1"/>
    <w:rsid w:val="00C805CA"/>
    <w:rsid w:val="00C80BA3"/>
    <w:rsid w:val="00C80F58"/>
    <w:rsid w:val="00C815F4"/>
    <w:rsid w:val="00C81D14"/>
    <w:rsid w:val="00C84D53"/>
    <w:rsid w:val="00C86C19"/>
    <w:rsid w:val="00C86C59"/>
    <w:rsid w:val="00C877E1"/>
    <w:rsid w:val="00C87D35"/>
    <w:rsid w:val="00C91915"/>
    <w:rsid w:val="00C91CD7"/>
    <w:rsid w:val="00C924E1"/>
    <w:rsid w:val="00C937E5"/>
    <w:rsid w:val="00C93ECA"/>
    <w:rsid w:val="00C96C73"/>
    <w:rsid w:val="00C97AA1"/>
    <w:rsid w:val="00CA06DF"/>
    <w:rsid w:val="00CA174A"/>
    <w:rsid w:val="00CA2292"/>
    <w:rsid w:val="00CA3342"/>
    <w:rsid w:val="00CA6371"/>
    <w:rsid w:val="00CB147B"/>
    <w:rsid w:val="00CB1615"/>
    <w:rsid w:val="00CB3238"/>
    <w:rsid w:val="00CB3AE4"/>
    <w:rsid w:val="00CB3E5D"/>
    <w:rsid w:val="00CB4782"/>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26F3"/>
    <w:rsid w:val="00CE2ACB"/>
    <w:rsid w:val="00CE4610"/>
    <w:rsid w:val="00CE58BD"/>
    <w:rsid w:val="00CE7EBF"/>
    <w:rsid w:val="00CF1188"/>
    <w:rsid w:val="00CF15FF"/>
    <w:rsid w:val="00CF1E1A"/>
    <w:rsid w:val="00CF5B36"/>
    <w:rsid w:val="00CF645D"/>
    <w:rsid w:val="00CF6ED6"/>
    <w:rsid w:val="00D00689"/>
    <w:rsid w:val="00D011EF"/>
    <w:rsid w:val="00D0255A"/>
    <w:rsid w:val="00D04EEE"/>
    <w:rsid w:val="00D0514D"/>
    <w:rsid w:val="00D0687D"/>
    <w:rsid w:val="00D06F39"/>
    <w:rsid w:val="00D074B7"/>
    <w:rsid w:val="00D07C4B"/>
    <w:rsid w:val="00D11783"/>
    <w:rsid w:val="00D11866"/>
    <w:rsid w:val="00D12E19"/>
    <w:rsid w:val="00D13371"/>
    <w:rsid w:val="00D1559A"/>
    <w:rsid w:val="00D156A3"/>
    <w:rsid w:val="00D169BC"/>
    <w:rsid w:val="00D17DDD"/>
    <w:rsid w:val="00D21744"/>
    <w:rsid w:val="00D229B7"/>
    <w:rsid w:val="00D234B6"/>
    <w:rsid w:val="00D23509"/>
    <w:rsid w:val="00D24988"/>
    <w:rsid w:val="00D25830"/>
    <w:rsid w:val="00D30B6C"/>
    <w:rsid w:val="00D32A8F"/>
    <w:rsid w:val="00D34222"/>
    <w:rsid w:val="00D3534F"/>
    <w:rsid w:val="00D403FE"/>
    <w:rsid w:val="00D428D6"/>
    <w:rsid w:val="00D43E33"/>
    <w:rsid w:val="00D44C7E"/>
    <w:rsid w:val="00D457FA"/>
    <w:rsid w:val="00D459E7"/>
    <w:rsid w:val="00D466CB"/>
    <w:rsid w:val="00D47A48"/>
    <w:rsid w:val="00D47BD8"/>
    <w:rsid w:val="00D515EC"/>
    <w:rsid w:val="00D525ED"/>
    <w:rsid w:val="00D52F19"/>
    <w:rsid w:val="00D538BD"/>
    <w:rsid w:val="00D5393F"/>
    <w:rsid w:val="00D541F5"/>
    <w:rsid w:val="00D565FC"/>
    <w:rsid w:val="00D566F6"/>
    <w:rsid w:val="00D607EA"/>
    <w:rsid w:val="00D6147A"/>
    <w:rsid w:val="00D61949"/>
    <w:rsid w:val="00D6247B"/>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3801"/>
    <w:rsid w:val="00DA6C08"/>
    <w:rsid w:val="00DB320C"/>
    <w:rsid w:val="00DB5350"/>
    <w:rsid w:val="00DB5D1A"/>
    <w:rsid w:val="00DB6D3E"/>
    <w:rsid w:val="00DB6DF2"/>
    <w:rsid w:val="00DB6FEF"/>
    <w:rsid w:val="00DB7024"/>
    <w:rsid w:val="00DC0994"/>
    <w:rsid w:val="00DC2667"/>
    <w:rsid w:val="00DC27EB"/>
    <w:rsid w:val="00DC6C2A"/>
    <w:rsid w:val="00DC6E40"/>
    <w:rsid w:val="00DC7BF4"/>
    <w:rsid w:val="00DC7D96"/>
    <w:rsid w:val="00DD0B7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DF77D1"/>
    <w:rsid w:val="00E015AF"/>
    <w:rsid w:val="00E0248C"/>
    <w:rsid w:val="00E02883"/>
    <w:rsid w:val="00E02B87"/>
    <w:rsid w:val="00E0363F"/>
    <w:rsid w:val="00E05F83"/>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31A"/>
    <w:rsid w:val="00E61C87"/>
    <w:rsid w:val="00E622EC"/>
    <w:rsid w:val="00E628CC"/>
    <w:rsid w:val="00E6681F"/>
    <w:rsid w:val="00E71ABA"/>
    <w:rsid w:val="00E72A23"/>
    <w:rsid w:val="00E73D79"/>
    <w:rsid w:val="00E7443D"/>
    <w:rsid w:val="00E7519B"/>
    <w:rsid w:val="00E756AA"/>
    <w:rsid w:val="00E757F6"/>
    <w:rsid w:val="00E75C3F"/>
    <w:rsid w:val="00E762A1"/>
    <w:rsid w:val="00E76690"/>
    <w:rsid w:val="00E8017D"/>
    <w:rsid w:val="00E803B4"/>
    <w:rsid w:val="00E81783"/>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3FC7"/>
    <w:rsid w:val="00EA4630"/>
    <w:rsid w:val="00EA6843"/>
    <w:rsid w:val="00EA6F53"/>
    <w:rsid w:val="00EA7497"/>
    <w:rsid w:val="00EB0972"/>
    <w:rsid w:val="00EB37B1"/>
    <w:rsid w:val="00EB3CFF"/>
    <w:rsid w:val="00EB409C"/>
    <w:rsid w:val="00EB5628"/>
    <w:rsid w:val="00EB72FB"/>
    <w:rsid w:val="00EC0DDC"/>
    <w:rsid w:val="00EC295E"/>
    <w:rsid w:val="00EC5749"/>
    <w:rsid w:val="00EC6D39"/>
    <w:rsid w:val="00EC770C"/>
    <w:rsid w:val="00EC7A76"/>
    <w:rsid w:val="00ED05F2"/>
    <w:rsid w:val="00ED72EC"/>
    <w:rsid w:val="00ED7A36"/>
    <w:rsid w:val="00EE16DA"/>
    <w:rsid w:val="00EE2259"/>
    <w:rsid w:val="00EE33D3"/>
    <w:rsid w:val="00EE47E4"/>
    <w:rsid w:val="00EE76E5"/>
    <w:rsid w:val="00EF0306"/>
    <w:rsid w:val="00EF257A"/>
    <w:rsid w:val="00EF3BCC"/>
    <w:rsid w:val="00EF533A"/>
    <w:rsid w:val="00EF581C"/>
    <w:rsid w:val="00EF7667"/>
    <w:rsid w:val="00EF767D"/>
    <w:rsid w:val="00F0045E"/>
    <w:rsid w:val="00F01F7E"/>
    <w:rsid w:val="00F0203C"/>
    <w:rsid w:val="00F055F3"/>
    <w:rsid w:val="00F100F9"/>
    <w:rsid w:val="00F12A4C"/>
    <w:rsid w:val="00F16EEF"/>
    <w:rsid w:val="00F20C47"/>
    <w:rsid w:val="00F21F29"/>
    <w:rsid w:val="00F22FAD"/>
    <w:rsid w:val="00F24034"/>
    <w:rsid w:val="00F24601"/>
    <w:rsid w:val="00F25D0D"/>
    <w:rsid w:val="00F26A18"/>
    <w:rsid w:val="00F27AC2"/>
    <w:rsid w:val="00F27D4F"/>
    <w:rsid w:val="00F304D8"/>
    <w:rsid w:val="00F3218E"/>
    <w:rsid w:val="00F33CCF"/>
    <w:rsid w:val="00F35064"/>
    <w:rsid w:val="00F357B9"/>
    <w:rsid w:val="00F35945"/>
    <w:rsid w:val="00F35A78"/>
    <w:rsid w:val="00F35C51"/>
    <w:rsid w:val="00F369D5"/>
    <w:rsid w:val="00F37642"/>
    <w:rsid w:val="00F42099"/>
    <w:rsid w:val="00F43E20"/>
    <w:rsid w:val="00F440C7"/>
    <w:rsid w:val="00F4621A"/>
    <w:rsid w:val="00F475AD"/>
    <w:rsid w:val="00F50C5C"/>
    <w:rsid w:val="00F51CCF"/>
    <w:rsid w:val="00F54E05"/>
    <w:rsid w:val="00F54ECF"/>
    <w:rsid w:val="00F5556E"/>
    <w:rsid w:val="00F56F5A"/>
    <w:rsid w:val="00F56F85"/>
    <w:rsid w:val="00F60E62"/>
    <w:rsid w:val="00F60F26"/>
    <w:rsid w:val="00F61320"/>
    <w:rsid w:val="00F66CB1"/>
    <w:rsid w:val="00F67838"/>
    <w:rsid w:val="00F67E2C"/>
    <w:rsid w:val="00F7040F"/>
    <w:rsid w:val="00F70BA5"/>
    <w:rsid w:val="00F721A8"/>
    <w:rsid w:val="00F729B4"/>
    <w:rsid w:val="00F73E78"/>
    <w:rsid w:val="00F74B58"/>
    <w:rsid w:val="00F74B99"/>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0282"/>
    <w:rsid w:val="00FA12ED"/>
    <w:rsid w:val="00FA1CAE"/>
    <w:rsid w:val="00FA5905"/>
    <w:rsid w:val="00FA6447"/>
    <w:rsid w:val="00FB2682"/>
    <w:rsid w:val="00FB2990"/>
    <w:rsid w:val="00FB5950"/>
    <w:rsid w:val="00FC14DF"/>
    <w:rsid w:val="00FC5238"/>
    <w:rsid w:val="00FC6016"/>
    <w:rsid w:val="00FC66ED"/>
    <w:rsid w:val="00FD0065"/>
    <w:rsid w:val="00FD0D7D"/>
    <w:rsid w:val="00FD1E7D"/>
    <w:rsid w:val="00FD2404"/>
    <w:rsid w:val="00FD3F5A"/>
    <w:rsid w:val="00FD42BB"/>
    <w:rsid w:val="00FD4306"/>
    <w:rsid w:val="00FD525A"/>
    <w:rsid w:val="00FD5D25"/>
    <w:rsid w:val="00FD6B82"/>
    <w:rsid w:val="00FD6EF0"/>
    <w:rsid w:val="00FE0DFB"/>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A26F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A26F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A26F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3713866">
      <w:bodyDiv w:val="1"/>
      <w:marLeft w:val="0"/>
      <w:marRight w:val="0"/>
      <w:marTop w:val="0"/>
      <w:marBottom w:val="0"/>
      <w:divBdr>
        <w:top w:val="none" w:sz="0" w:space="0" w:color="auto"/>
        <w:left w:val="none" w:sz="0" w:space="0" w:color="auto"/>
        <w:bottom w:val="none" w:sz="0" w:space="0" w:color="auto"/>
        <w:right w:val="none" w:sz="0" w:space="0" w:color="auto"/>
      </w:divBdr>
      <w:divsChild>
        <w:div w:id="780299280">
          <w:marLeft w:val="0"/>
          <w:marRight w:val="0"/>
          <w:marTop w:val="0"/>
          <w:marBottom w:val="0"/>
          <w:divBdr>
            <w:top w:val="none" w:sz="0" w:space="0" w:color="auto"/>
            <w:left w:val="none" w:sz="0" w:space="0" w:color="auto"/>
            <w:bottom w:val="none" w:sz="0" w:space="0" w:color="auto"/>
            <w:right w:val="none" w:sz="0" w:space="0" w:color="auto"/>
          </w:divBdr>
          <w:divsChild>
            <w:div w:id="623775733">
              <w:marLeft w:val="0"/>
              <w:marRight w:val="0"/>
              <w:marTop w:val="0"/>
              <w:marBottom w:val="0"/>
              <w:divBdr>
                <w:top w:val="none" w:sz="0" w:space="0" w:color="auto"/>
                <w:left w:val="none" w:sz="0" w:space="0" w:color="auto"/>
                <w:bottom w:val="none" w:sz="0" w:space="0" w:color="auto"/>
                <w:right w:val="none" w:sz="0" w:space="0" w:color="auto"/>
              </w:divBdr>
              <w:divsChild>
                <w:div w:id="13337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2</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3</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25</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28</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14</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18</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9</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23</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11</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24</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15</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6</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8</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12</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30</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17</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27</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5</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29</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7</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19</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16</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10</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1</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22</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4</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26</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13</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20</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21</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294BFA46-5CC4-4BAC-9612-1E8CB9EC15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25539B-0D60-4FBE-97FF-99E864C7E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22</Pages>
  <Words>5827</Words>
  <Characters>36414</Characters>
  <Application>Microsoft Office Word</Application>
  <DocSecurity>0</DocSecurity>
  <Lines>664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104</cp:revision>
  <dcterms:created xsi:type="dcterms:W3CDTF">2024-10-29T05:12:00Z</dcterms:created>
  <dcterms:modified xsi:type="dcterms:W3CDTF">2025-03-17T22:20:00Z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