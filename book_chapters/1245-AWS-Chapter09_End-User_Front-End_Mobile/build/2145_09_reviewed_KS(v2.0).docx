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486E5DCF" w:rsidR="00B72611" w:rsidRPr="009E19DF" w:rsidRDefault="00B72611" w:rsidP="009E19DF">
      <w:pPr>
        <w:pStyle w:val="ChapterTitleNumberBPBHEB"/>
      </w:pPr>
      <w:r w:rsidRPr="009E19DF">
        <w:t xml:space="preserve">CHAPTER </w:t>
      </w:r>
      <w:r w:rsidR="005A26FE">
        <w:t>9</w:t>
      </w:r>
      <w:r w:rsidRPr="009E19DF">
        <w:t xml:space="preserve"> </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5899F318" w14:textId="48F27876" w:rsidR="00730E7B" w:rsidDel="00536008" w:rsidRDefault="00730E7B" w:rsidP="00730E7B">
      <w:pPr>
        <w:pStyle w:val="NormalBPBHEB"/>
        <w:rPr>
          <w:del w:id="0" w:author="Konika Sharma" w:date="2024-10-29T10:17:00Z" w16du:dateUtc="2024-10-29T04:47:00Z"/>
        </w:rPr>
      </w:pPr>
    </w:p>
    <w:p w14:paraId="05100538" w14:textId="781B609D"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provides a range of tools and services to facilitate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31711D6C" w:rsidR="00DB5D1A" w:rsidRDefault="00730E7B" w:rsidP="00DB5D1A">
      <w:pPr>
        <w:pStyle w:val="NormalBPBHEB"/>
        <w:rPr>
          <w:ins w:id="1" w:author="Konika Sharma" w:date="2024-10-29T10:38:00Z" w16du:dateUtc="2024-10-29T05:08:00Z"/>
        </w:rPr>
      </w:pPr>
      <w:r>
        <w:t>In this chapter, we will cover the following</w:t>
      </w:r>
      <w:r w:rsidR="00DB7024">
        <w:t xml:space="preserve">. </w:t>
      </w:r>
      <w:r w:rsidR="00DB5D1A" w:rsidRPr="00DB5D1A">
        <w:t>The chapter is organized into two primary sections:</w:t>
      </w:r>
    </w:p>
    <w:p w14:paraId="32E090B5" w14:textId="0BFB8793" w:rsidR="00437754" w:rsidRDefault="00437754" w:rsidP="00437754">
      <w:pPr>
        <w:pStyle w:val="NormalBPBHEB"/>
        <w:numPr>
          <w:ilvl w:val="0"/>
          <w:numId w:val="34"/>
        </w:numPr>
        <w:rPr>
          <w:ins w:id="2" w:author="Konika Sharma" w:date="2024-10-29T10:38:00Z" w16du:dateUtc="2024-10-29T05:08:00Z"/>
        </w:rPr>
        <w:pPrChange w:id="3" w:author="Konika Sharma" w:date="2024-10-29T10:40:00Z" w16du:dateUtc="2024-10-29T05:10:00Z">
          <w:pPr>
            <w:pStyle w:val="NormalBPBHEB"/>
          </w:pPr>
        </w:pPrChange>
      </w:pPr>
      <w:ins w:id="4" w:author="Konika Sharma" w:date="2024-10-29T10:38:00Z" w16du:dateUtc="2024-10-29T05:08:00Z">
        <w:r>
          <w:t>End User, Front End and Mobile</w:t>
        </w:r>
      </w:ins>
    </w:p>
    <w:p w14:paraId="3FC27E4F" w14:textId="4A894076" w:rsidR="00437754" w:rsidRPr="00437754" w:rsidDel="00437754" w:rsidRDefault="00437754" w:rsidP="00437754">
      <w:pPr>
        <w:pStyle w:val="NormalBPBHEB"/>
        <w:numPr>
          <w:ilvl w:val="0"/>
          <w:numId w:val="34"/>
        </w:numPr>
        <w:rPr>
          <w:del w:id="5" w:author="Konika Sharma" w:date="2024-10-29T10:40:00Z" w16du:dateUtc="2024-10-29T05:10:00Z"/>
        </w:rPr>
        <w:pPrChange w:id="6" w:author="Konika Sharma" w:date="2024-10-29T10:40:00Z" w16du:dateUtc="2024-10-29T05:10:00Z">
          <w:pPr>
            <w:pStyle w:val="NormalBPBHEB"/>
          </w:pPr>
        </w:pPrChange>
      </w:pPr>
    </w:p>
    <w:p w14:paraId="301F0630" w14:textId="77777777" w:rsidR="00DB5D1A" w:rsidRPr="00437754" w:rsidRDefault="00DB5D1A" w:rsidP="00437754">
      <w:pPr>
        <w:pStyle w:val="NormalBPBHEB"/>
        <w:numPr>
          <w:ilvl w:val="0"/>
          <w:numId w:val="34"/>
        </w:numPr>
        <w:pPrChange w:id="7" w:author="Konika Sharma" w:date="2024-10-29T10:40:00Z" w16du:dateUtc="2024-10-29T05:10:00Z">
          <w:pPr>
            <w:pStyle w:val="NormalBPBHEB"/>
          </w:pPr>
        </w:pPrChange>
      </w:pPr>
      <w:r w:rsidRPr="00437754">
        <w:rPr>
          <w:rPrChange w:id="8" w:author="Konika Sharma" w:date="2024-10-29T10:41:00Z" w16du:dateUtc="2024-10-29T05:11:00Z">
            <w:rPr>
              <w:b/>
              <w:bCs/>
            </w:rPr>
          </w:rPrChange>
        </w:rPr>
        <w:t>End User Computing</w:t>
      </w:r>
    </w:p>
    <w:p w14:paraId="313D1B15" w14:textId="77777777" w:rsidR="00DB5D1A" w:rsidRPr="00437754" w:rsidRDefault="00DB5D1A" w:rsidP="00437754">
      <w:pPr>
        <w:pStyle w:val="NormalBPBHEB"/>
        <w:numPr>
          <w:ilvl w:val="1"/>
          <w:numId w:val="34"/>
        </w:numPr>
        <w:pPrChange w:id="9" w:author="Konika Sharma" w:date="2024-10-29T10:41:00Z" w16du:dateUtc="2024-10-29T05:11:00Z">
          <w:pPr>
            <w:pStyle w:val="NormalBPBHEB"/>
            <w:numPr>
              <w:numId w:val="29"/>
            </w:numPr>
            <w:tabs>
              <w:tab w:val="num" w:pos="720"/>
            </w:tabs>
            <w:ind w:left="720" w:hanging="360"/>
          </w:pPr>
        </w:pPrChange>
      </w:pPr>
      <w:r w:rsidRPr="00437754">
        <w:rPr>
          <w:rPrChange w:id="10" w:author="Konika Sharma" w:date="2024-10-29T10:41:00Z" w16du:dateUtc="2024-10-29T05:11:00Z">
            <w:rPr>
              <w:b/>
              <w:bCs/>
            </w:rPr>
          </w:rPrChange>
        </w:rPr>
        <w:t xml:space="preserve">Amazon </w:t>
      </w:r>
      <w:proofErr w:type="spellStart"/>
      <w:r w:rsidRPr="00437754">
        <w:rPr>
          <w:rPrChange w:id="11" w:author="Konika Sharma" w:date="2024-10-29T10:41:00Z" w16du:dateUtc="2024-10-29T05:11:00Z">
            <w:rPr>
              <w:b/>
              <w:bCs/>
            </w:rPr>
          </w:rPrChange>
        </w:rPr>
        <w:t>AppStream</w:t>
      </w:r>
      <w:proofErr w:type="spellEnd"/>
      <w:r w:rsidRPr="00437754">
        <w:rPr>
          <w:rPrChange w:id="12" w:author="Konika Sharma" w:date="2024-10-29T10:41:00Z" w16du:dateUtc="2024-10-29T05:11:00Z">
            <w:rPr>
              <w:b/>
              <w:bCs/>
            </w:rPr>
          </w:rPrChange>
        </w:rPr>
        <w:t xml:space="preserve"> 2.0</w:t>
      </w:r>
    </w:p>
    <w:p w14:paraId="1044BE96" w14:textId="77777777" w:rsidR="00DB5D1A" w:rsidRPr="00437754" w:rsidRDefault="00DB5D1A" w:rsidP="00437754">
      <w:pPr>
        <w:pStyle w:val="NormalBPBHEB"/>
        <w:numPr>
          <w:ilvl w:val="1"/>
          <w:numId w:val="34"/>
        </w:numPr>
        <w:pPrChange w:id="13" w:author="Konika Sharma" w:date="2024-10-29T10:41:00Z" w16du:dateUtc="2024-10-29T05:11:00Z">
          <w:pPr>
            <w:pStyle w:val="NormalBPBHEB"/>
            <w:numPr>
              <w:numId w:val="29"/>
            </w:numPr>
            <w:tabs>
              <w:tab w:val="num" w:pos="720"/>
            </w:tabs>
            <w:ind w:left="720" w:hanging="360"/>
          </w:pPr>
        </w:pPrChange>
      </w:pPr>
      <w:r w:rsidRPr="00437754">
        <w:rPr>
          <w:rPrChange w:id="14" w:author="Konika Sharma" w:date="2024-10-29T10:41:00Z" w16du:dateUtc="2024-10-29T05:11:00Z">
            <w:rPr>
              <w:b/>
              <w:bCs/>
            </w:rPr>
          </w:rPrChange>
        </w:rPr>
        <w:t>Amazon WorkSpaces Family</w:t>
      </w:r>
    </w:p>
    <w:p w14:paraId="38503EAF" w14:textId="77777777" w:rsidR="00DB5D1A" w:rsidRPr="00437754" w:rsidRDefault="00DB5D1A" w:rsidP="00437754">
      <w:pPr>
        <w:pStyle w:val="NormalBPBHEB"/>
        <w:numPr>
          <w:ilvl w:val="0"/>
          <w:numId w:val="34"/>
        </w:numPr>
        <w:pPrChange w:id="15" w:author="Konika Sharma" w:date="2024-10-29T10:40:00Z" w16du:dateUtc="2024-10-29T05:10:00Z">
          <w:pPr>
            <w:pStyle w:val="NormalBPBHEB"/>
          </w:pPr>
        </w:pPrChange>
      </w:pPr>
      <w:r w:rsidRPr="00437754">
        <w:rPr>
          <w:rPrChange w:id="16" w:author="Konika Sharma" w:date="2024-10-29T10:41:00Z" w16du:dateUtc="2024-10-29T05:11:00Z">
            <w:rPr>
              <w:b/>
              <w:bCs/>
            </w:rPr>
          </w:rPrChange>
        </w:rPr>
        <w:t>Front-end Web &amp; Mobile</w:t>
      </w:r>
    </w:p>
    <w:p w14:paraId="79819045" w14:textId="77777777" w:rsidR="00DB5D1A" w:rsidRPr="00437754" w:rsidRDefault="00DB5D1A" w:rsidP="00437754">
      <w:pPr>
        <w:pStyle w:val="NormalBPBHEB"/>
        <w:numPr>
          <w:ilvl w:val="0"/>
          <w:numId w:val="35"/>
        </w:numPr>
        <w:pPrChange w:id="17" w:author="Konika Sharma" w:date="2024-10-29T10:41:00Z" w16du:dateUtc="2024-10-29T05:11:00Z">
          <w:pPr>
            <w:pStyle w:val="NormalBPBHEB"/>
            <w:numPr>
              <w:numId w:val="30"/>
            </w:numPr>
            <w:tabs>
              <w:tab w:val="num" w:pos="720"/>
            </w:tabs>
            <w:ind w:left="720" w:hanging="360"/>
          </w:pPr>
        </w:pPrChange>
      </w:pPr>
      <w:r w:rsidRPr="00437754">
        <w:rPr>
          <w:rPrChange w:id="18" w:author="Konika Sharma" w:date="2024-10-29T10:41:00Z" w16du:dateUtc="2024-10-29T05:11:00Z">
            <w:rPr>
              <w:b/>
              <w:bCs/>
            </w:rPr>
          </w:rPrChange>
        </w:rPr>
        <w:t>Amazon API Gateway</w:t>
      </w:r>
    </w:p>
    <w:p w14:paraId="7A8898F4" w14:textId="77777777" w:rsidR="00DB5D1A" w:rsidRPr="00437754" w:rsidRDefault="00DB5D1A" w:rsidP="00437754">
      <w:pPr>
        <w:pStyle w:val="NormalBPBHEB"/>
        <w:numPr>
          <w:ilvl w:val="0"/>
          <w:numId w:val="35"/>
        </w:numPr>
        <w:pPrChange w:id="19" w:author="Konika Sharma" w:date="2024-10-29T10:41:00Z" w16du:dateUtc="2024-10-29T05:11:00Z">
          <w:pPr>
            <w:pStyle w:val="NormalBPBHEB"/>
            <w:numPr>
              <w:numId w:val="30"/>
            </w:numPr>
            <w:tabs>
              <w:tab w:val="num" w:pos="720"/>
            </w:tabs>
            <w:ind w:left="720" w:hanging="360"/>
          </w:pPr>
        </w:pPrChange>
      </w:pPr>
      <w:r w:rsidRPr="00437754">
        <w:rPr>
          <w:rPrChange w:id="20" w:author="Konika Sharma" w:date="2024-10-29T10:41:00Z" w16du:dateUtc="2024-10-29T05:11:00Z">
            <w:rPr>
              <w:b/>
              <w:bCs/>
            </w:rPr>
          </w:rPrChange>
        </w:rPr>
        <w:t>Amazon Location Service</w:t>
      </w:r>
    </w:p>
    <w:p w14:paraId="6560CC70" w14:textId="77777777" w:rsidR="00DB5D1A" w:rsidRPr="00437754" w:rsidRDefault="00DB5D1A" w:rsidP="00437754">
      <w:pPr>
        <w:pStyle w:val="NormalBPBHEB"/>
        <w:numPr>
          <w:ilvl w:val="0"/>
          <w:numId w:val="35"/>
        </w:numPr>
        <w:pPrChange w:id="21" w:author="Konika Sharma" w:date="2024-10-29T10:41:00Z" w16du:dateUtc="2024-10-29T05:11:00Z">
          <w:pPr>
            <w:pStyle w:val="NormalBPBHEB"/>
            <w:numPr>
              <w:numId w:val="30"/>
            </w:numPr>
            <w:tabs>
              <w:tab w:val="num" w:pos="720"/>
            </w:tabs>
            <w:ind w:left="720" w:hanging="360"/>
          </w:pPr>
        </w:pPrChange>
      </w:pPr>
      <w:r w:rsidRPr="00437754">
        <w:rPr>
          <w:rPrChange w:id="22" w:author="Konika Sharma" w:date="2024-10-29T10:41:00Z" w16du:dateUtc="2024-10-29T05:11:00Z">
            <w:rPr>
              <w:b/>
              <w:bCs/>
            </w:rPr>
          </w:rPrChange>
        </w:rPr>
        <w:t>Amazon Pinpoint</w:t>
      </w:r>
    </w:p>
    <w:p w14:paraId="4D8FD202" w14:textId="77777777" w:rsidR="00DB5D1A" w:rsidRPr="00437754" w:rsidRDefault="00DB5D1A" w:rsidP="00437754">
      <w:pPr>
        <w:pStyle w:val="NormalBPBHEB"/>
        <w:numPr>
          <w:ilvl w:val="0"/>
          <w:numId w:val="35"/>
        </w:numPr>
        <w:pPrChange w:id="23" w:author="Konika Sharma" w:date="2024-10-29T10:41:00Z" w16du:dateUtc="2024-10-29T05:11:00Z">
          <w:pPr>
            <w:pStyle w:val="NormalBPBHEB"/>
            <w:numPr>
              <w:numId w:val="30"/>
            </w:numPr>
            <w:tabs>
              <w:tab w:val="num" w:pos="720"/>
            </w:tabs>
            <w:ind w:left="720" w:hanging="360"/>
          </w:pPr>
        </w:pPrChange>
      </w:pPr>
      <w:r w:rsidRPr="00437754">
        <w:rPr>
          <w:rPrChange w:id="24" w:author="Konika Sharma" w:date="2024-10-29T10:41:00Z" w16du:dateUtc="2024-10-29T05:11:00Z">
            <w:rPr>
              <w:b/>
              <w:bCs/>
            </w:rPr>
          </w:rPrChange>
        </w:rPr>
        <w:t>Amazon Simple Email Service (SES)</w:t>
      </w:r>
    </w:p>
    <w:p w14:paraId="21787118" w14:textId="77777777" w:rsidR="00DB5D1A" w:rsidRPr="00437754" w:rsidRDefault="00DB5D1A" w:rsidP="00437754">
      <w:pPr>
        <w:pStyle w:val="NormalBPBHEB"/>
        <w:numPr>
          <w:ilvl w:val="0"/>
          <w:numId w:val="35"/>
        </w:numPr>
        <w:pPrChange w:id="25" w:author="Konika Sharma" w:date="2024-10-29T10:41:00Z" w16du:dateUtc="2024-10-29T05:11:00Z">
          <w:pPr>
            <w:pStyle w:val="NormalBPBHEB"/>
            <w:numPr>
              <w:numId w:val="30"/>
            </w:numPr>
            <w:tabs>
              <w:tab w:val="num" w:pos="720"/>
            </w:tabs>
            <w:ind w:left="720" w:hanging="360"/>
          </w:pPr>
        </w:pPrChange>
      </w:pPr>
      <w:r w:rsidRPr="00437754">
        <w:rPr>
          <w:rPrChange w:id="26" w:author="Konika Sharma" w:date="2024-10-29T10:41:00Z" w16du:dateUtc="2024-10-29T05:11:00Z">
            <w:rPr>
              <w:b/>
              <w:bCs/>
            </w:rPr>
          </w:rPrChange>
        </w:rPr>
        <w:t>AWS Amplify</w:t>
      </w:r>
    </w:p>
    <w:p w14:paraId="24975B72" w14:textId="77777777" w:rsidR="00DB5D1A" w:rsidRPr="00437754" w:rsidRDefault="00DB5D1A" w:rsidP="00437754">
      <w:pPr>
        <w:pStyle w:val="NormalBPBHEB"/>
        <w:numPr>
          <w:ilvl w:val="0"/>
          <w:numId w:val="35"/>
        </w:numPr>
        <w:pPrChange w:id="27" w:author="Konika Sharma" w:date="2024-10-29T10:41:00Z" w16du:dateUtc="2024-10-29T05:11:00Z">
          <w:pPr>
            <w:pStyle w:val="NormalBPBHEB"/>
            <w:numPr>
              <w:numId w:val="30"/>
            </w:numPr>
            <w:tabs>
              <w:tab w:val="num" w:pos="720"/>
            </w:tabs>
            <w:ind w:left="720" w:hanging="360"/>
          </w:pPr>
        </w:pPrChange>
      </w:pPr>
      <w:r w:rsidRPr="00437754">
        <w:rPr>
          <w:rPrChange w:id="28" w:author="Konika Sharma" w:date="2024-10-29T10:41:00Z" w16du:dateUtc="2024-10-29T05:11:00Z">
            <w:rPr>
              <w:b/>
              <w:bCs/>
            </w:rPr>
          </w:rPrChange>
        </w:rPr>
        <w:t>AWS AppSync</w:t>
      </w:r>
    </w:p>
    <w:p w14:paraId="5D9BE0F4" w14:textId="77777777" w:rsidR="00DB5D1A" w:rsidRPr="00437754" w:rsidRDefault="00DB5D1A" w:rsidP="00437754">
      <w:pPr>
        <w:pStyle w:val="NormalBPBHEB"/>
        <w:numPr>
          <w:ilvl w:val="0"/>
          <w:numId w:val="35"/>
        </w:numPr>
        <w:pPrChange w:id="29" w:author="Konika Sharma" w:date="2024-10-29T10:41:00Z" w16du:dateUtc="2024-10-29T05:11:00Z">
          <w:pPr>
            <w:pStyle w:val="NormalBPBHEB"/>
            <w:numPr>
              <w:numId w:val="30"/>
            </w:numPr>
            <w:tabs>
              <w:tab w:val="num" w:pos="720"/>
            </w:tabs>
            <w:ind w:left="720" w:hanging="360"/>
          </w:pPr>
        </w:pPrChange>
      </w:pPr>
      <w:r w:rsidRPr="00437754">
        <w:rPr>
          <w:rPrChange w:id="30" w:author="Konika Sharma" w:date="2024-10-29T10:41:00Z" w16du:dateUtc="2024-10-29T05:11:00Z">
            <w:rPr>
              <w:b/>
              <w:bCs/>
            </w:rPr>
          </w:rPrChange>
        </w:rPr>
        <w:t>AWS Device Farm</w:t>
      </w:r>
    </w:p>
    <w:p w14:paraId="4719CCD0" w14:textId="77777777" w:rsidR="00730E7B" w:rsidRDefault="00730E7B" w:rsidP="00730E7B">
      <w:pPr>
        <w:pStyle w:val="Heading1BPBHEB"/>
      </w:pPr>
      <w:r>
        <w:lastRenderedPageBreak/>
        <w:t>Objectives</w:t>
      </w:r>
    </w:p>
    <w:p w14:paraId="11ABD874" w14:textId="77777777" w:rsidR="00D1559A" w:rsidRPr="00D1559A" w:rsidRDefault="00D1559A" w:rsidP="00D1559A">
      <w:pPr>
        <w:pStyle w:val="NormalBPBHEB"/>
      </w:pPr>
      <w:r w:rsidRPr="00D1559A">
        <w:t>By the end of this chapter, readers will be able to:</w:t>
      </w:r>
    </w:p>
    <w:p w14:paraId="089B89CC" w14:textId="77777777" w:rsidR="00D1559A" w:rsidRPr="00D1559A" w:rsidRDefault="00D1559A" w:rsidP="00D1559A">
      <w:pPr>
        <w:pStyle w:val="NormalBPBHEB"/>
        <w:numPr>
          <w:ilvl w:val="0"/>
          <w:numId w:val="28"/>
        </w:numPr>
      </w:pPr>
      <w:commentRangeStart w:id="31"/>
      <w:r w:rsidRPr="00D1559A">
        <w:t xml:space="preserve">Understand the concept of </w:t>
      </w:r>
      <w:r w:rsidRPr="00D1559A">
        <w:rPr>
          <w:i/>
          <w:iCs/>
        </w:rPr>
        <w:t>End User Computing</w:t>
      </w:r>
      <w:r w:rsidRPr="00D1559A">
        <w:t xml:space="preserve"> and how AWS services such as Amazon AppStream 2.0 and the Amazon WorkSpaces Family provide flexible, secure, and scalable computing environments.</w:t>
      </w:r>
    </w:p>
    <w:p w14:paraId="52021EAA" w14:textId="77777777" w:rsidR="00D1559A" w:rsidRPr="00D1559A" w:rsidRDefault="00D1559A" w:rsidP="00D1559A">
      <w:pPr>
        <w:pStyle w:val="NormalBPBHEB"/>
        <w:numPr>
          <w:ilvl w:val="0"/>
          <w:numId w:val="28"/>
        </w:numPr>
      </w:pPr>
      <w:r w:rsidRPr="00D1559A">
        <w:t xml:space="preserve">Grasp the role of </w:t>
      </w:r>
      <w:r w:rsidRPr="00D1559A">
        <w:rPr>
          <w:i/>
          <w:iCs/>
        </w:rPr>
        <w:t>Front-end Web &amp; Mobile services</w:t>
      </w:r>
      <w:r w:rsidRPr="00D1559A">
        <w:t xml:space="preserve"> in building responsive, scalable, and secure applications, covering AWS services like API Gateway, Location Service, Pinpoint, and SES.</w:t>
      </w:r>
    </w:p>
    <w:p w14:paraId="365F4B81" w14:textId="77777777" w:rsidR="00D1559A" w:rsidRPr="00D1559A" w:rsidRDefault="00D1559A" w:rsidP="00D1559A">
      <w:pPr>
        <w:pStyle w:val="NormalBPBHEB"/>
        <w:numPr>
          <w:ilvl w:val="0"/>
          <w:numId w:val="28"/>
        </w:numPr>
      </w:pPr>
      <w:r w:rsidRPr="00D1559A">
        <w:t>Learn how to leverage AWS Amplify and AWS AppSync to simplify web and mobile development by providing seamless tools for real-time data synchronization and API management.</w:t>
      </w:r>
    </w:p>
    <w:p w14:paraId="00E07559" w14:textId="77777777" w:rsidR="00D1559A" w:rsidRPr="00D1559A" w:rsidRDefault="00D1559A" w:rsidP="00D1559A">
      <w:pPr>
        <w:pStyle w:val="NormalBPBHEB"/>
        <w:numPr>
          <w:ilvl w:val="0"/>
          <w:numId w:val="28"/>
        </w:numPr>
      </w:pPr>
      <w:r w:rsidRPr="00D1559A">
        <w:t>Explore quality assurance best practices for mobile and web applications using AWS Device Farm, ensuring that applications function optimally across a wide range of devices.</w:t>
      </w:r>
      <w:commentRangeEnd w:id="31"/>
      <w:r w:rsidR="00437754">
        <w:rPr>
          <w:rStyle w:val="CommentReference"/>
          <w:rFonts w:asciiTheme="minorHAnsi" w:eastAsiaTheme="minorHAnsi" w:hAnsiTheme="minorHAnsi" w:cstheme="minorBidi"/>
        </w:rPr>
        <w:commentReference w:id="31"/>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7A5410C0" w:rsidR="004D50E7" w:rsidRPr="004D50E7" w:rsidRDefault="004D50E7" w:rsidP="004D193E">
      <w:pPr>
        <w:pStyle w:val="NormalBPBHEB"/>
      </w:pPr>
      <w:bookmarkStart w:id="32"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312B8">
        <w:t xml:space="preserve">important </w:t>
      </w:r>
      <w:r w:rsidR="00592821">
        <w:t>factors</w:t>
      </w:r>
      <w:r w:rsidRPr="004D50E7">
        <w:t xml:space="preserve"> . </w:t>
      </w:r>
      <w:r w:rsidR="00730E7B">
        <w:t>This chapter</w:t>
      </w:r>
      <w:r w:rsidRPr="004D50E7">
        <w:t xml:space="preserve"> </w:t>
      </w:r>
      <w:r w:rsidR="00F67E2C">
        <w:t>explores</w:t>
      </w:r>
      <w:r w:rsidRPr="004D50E7">
        <w:t xml:space="preserve">  the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420A7A3D" w:rsidR="005634F8" w:rsidRPr="004D50E7" w:rsidRDefault="00BD02F6" w:rsidP="004D193E">
      <w:pPr>
        <w:pStyle w:val="NormalBPBHEB"/>
      </w:pPr>
      <w:r>
        <w:t>In today’s increasingly remote and digital-first world, the need for robust, flexible, and scalable end-user computing solutions has never been greater. AWS offers a suite of services that cater to these needs, enabling organizations to provide secure, high-performance access to applications and desktops, no matter where users are located. In this section, we will explore key AWS offerings in the realm of end-user computing and examine how these solutions drive productivity, security, and efficiency.</w:t>
      </w:r>
    </w:p>
    <w:p w14:paraId="7F8F092F" w14:textId="79AB609F" w:rsidR="004D50E7" w:rsidRPr="004D193E" w:rsidRDefault="004D50E7" w:rsidP="004D193E">
      <w:pPr>
        <w:pStyle w:val="NormalBPBHEB"/>
        <w:rPr>
          <w:b/>
          <w:bCs/>
        </w:rPr>
      </w:pPr>
      <w:r w:rsidRPr="004D193E">
        <w:rPr>
          <w:b/>
          <w:bCs/>
        </w:rPr>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 xml:space="preserve">consistent and responsive user experience. As we </w:t>
      </w:r>
      <w:r w:rsidRPr="00776049">
        <w:lastRenderedPageBreak/>
        <w:t>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4D193E">
      <w:pPr>
        <w:pStyle w:val="NormalBPBHEB"/>
        <w:rPr>
          <w:b/>
          <w:bCs/>
        </w:rPr>
      </w:pPr>
      <w:r w:rsidRPr="004D193E">
        <w:rPr>
          <w:b/>
          <w:bCs/>
        </w:rPr>
        <w:t>Amazon WorkSpaces Family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02EDB753" w:rsidR="00E42DB4" w:rsidRPr="00E42DB4" w:rsidRDefault="00E42DB4" w:rsidP="00E42DB4">
      <w:pPr>
        <w:pStyle w:val="NormalBPBHEB"/>
        <w:rPr>
          <w:b/>
          <w:bCs/>
        </w:rPr>
      </w:pPr>
      <w:r>
        <w:t>In the</w:t>
      </w:r>
      <w:r w:rsidR="00377200">
        <w:t xml:space="preserve"> </w:t>
      </w:r>
      <w:r w:rsidR="00377200" w:rsidRPr="00437754">
        <w:rPr>
          <w:i/>
          <w:iCs/>
          <w:rPrChange w:id="33" w:author="Konika Sharma" w:date="2024-10-29T10:34:00Z" w16du:dateUtc="2024-10-29T05:04:00Z">
            <w:rPr/>
          </w:rPrChange>
        </w:rPr>
        <w:t>Figure 9</w:t>
      </w:r>
      <w:ins w:id="34" w:author="Konika Sharma" w:date="2024-10-29T10:34:00Z" w16du:dateUtc="2024-10-29T05:04:00Z">
        <w:r w:rsidR="00437754">
          <w:rPr>
            <w:i/>
            <w:iCs/>
          </w:rPr>
          <w:t>.</w:t>
        </w:r>
      </w:ins>
      <w:del w:id="35" w:author="Konika Sharma" w:date="2024-10-29T10:34:00Z" w16du:dateUtc="2024-10-29T05:04:00Z">
        <w:r w:rsidR="00377200" w:rsidRPr="00437754" w:rsidDel="00437754">
          <w:rPr>
            <w:i/>
            <w:iCs/>
            <w:rPrChange w:id="36" w:author="Konika Sharma" w:date="2024-10-29T10:34:00Z" w16du:dateUtc="2024-10-29T05:04:00Z">
              <w:rPr/>
            </w:rPrChange>
          </w:rPr>
          <w:delText>,</w:delText>
        </w:r>
      </w:del>
      <w:r w:rsidR="00377200" w:rsidRPr="00437754">
        <w:rPr>
          <w:i/>
          <w:iCs/>
          <w:rPrChange w:id="37" w:author="Konika Sharma" w:date="2024-10-29T10:34:00Z" w16du:dateUtc="2024-10-29T05:04:00Z">
            <w:rPr/>
          </w:rPrChange>
        </w:rPr>
        <w:t>1</w:t>
      </w:r>
      <w:ins w:id="38" w:author="Konika Sharma" w:date="2024-10-29T10:34:00Z" w16du:dateUtc="2024-10-29T05:04:00Z">
        <w:r w:rsidR="00437754">
          <w:rPr>
            <w:i/>
            <w:iCs/>
          </w:rPr>
          <w:t>,</w:t>
        </w:r>
      </w:ins>
      <w:r w:rsidR="00377200">
        <w:t xml:space="preserve">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some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proofErr w:type="gramStart"/>
      <w:r w:rsidR="00BF04F9" w:rsidRPr="00451AA5">
        <w:t>)</w:t>
      </w:r>
      <w:r w:rsidR="00BB50BA" w:rsidRPr="00451AA5">
        <w:t>,</w:t>
      </w:r>
      <w:r w:rsidR="00BB50BA">
        <w:rPr>
          <w:b/>
          <w:bCs/>
        </w:rPr>
        <w:t xml:space="preserve"> </w:t>
      </w:r>
      <w:r w:rsidR="00BF04F9">
        <w:rPr>
          <w:b/>
          <w:bCs/>
        </w:rPr>
        <w:t xml:space="preserve"> </w:t>
      </w:r>
      <w:r w:rsidR="00BB50BA" w:rsidRPr="00451AA5">
        <w:t>a</w:t>
      </w:r>
      <w:r w:rsidR="00AB71D8" w:rsidRPr="00451AA5">
        <w:t>n</w:t>
      </w:r>
      <w:r w:rsidR="00BB50BA" w:rsidRPr="00451AA5">
        <w:t>d</w:t>
      </w:r>
      <w:proofErr w:type="gramEnd"/>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57EA1C47" w:rsidR="00A81A35" w:rsidRPr="004D50E7" w:rsidRDefault="000E130F" w:rsidP="004D193E">
      <w:pPr>
        <w:pStyle w:val="FigureCaptionBPBHEB"/>
      </w:pPr>
      <w:r w:rsidRPr="004D193E">
        <w:rPr>
          <w:b/>
          <w:bCs w:val="0"/>
        </w:rPr>
        <w:t xml:space="preserve">Figure </w:t>
      </w:r>
      <w:r w:rsidR="00730E7B">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0E6BA12D" w14:textId="249E664D" w:rsidR="005634F8" w:rsidRPr="004D50E7" w:rsidRDefault="00E510A4" w:rsidP="005634F8">
      <w:pPr>
        <w:pStyle w:val="NormalBPBHEB"/>
      </w:pPr>
      <w:r w:rsidRPr="00E510A4">
        <w:t xml:space="preserve">In an increasingly mobile and interconnected world, delivering high-quality, responsive, and engaging front-end web and mobile experiences is </w:t>
      </w:r>
      <w:r w:rsidR="00250565">
        <w:t>invaluable</w:t>
      </w:r>
      <w:r w:rsidRPr="00E510A4">
        <w:t>. AWS offers a rich portfolio of services that empower developers to build, manage, and scale applications with ease. In this section, we will explore key services that enable seamless integration, communication, and location-based functionality, all designed to optimize front-end application development</w:t>
      </w:r>
      <w:r w:rsidR="008C27D7">
        <w:t>.</w:t>
      </w:r>
    </w:p>
    <w:p w14:paraId="6667E0F1" w14:textId="77777777" w:rsidR="005634F8" w:rsidRPr="004D50E7" w:rsidRDefault="005634F8" w:rsidP="004D193E">
      <w:pPr>
        <w:pStyle w:val="NormalBPBHEB"/>
      </w:pPr>
    </w:p>
    <w:p w14:paraId="670CDCB5" w14:textId="363DA8C6" w:rsidR="004D50E7" w:rsidRPr="004D193E" w:rsidRDefault="004D50E7" w:rsidP="004D193E">
      <w:pPr>
        <w:pStyle w:val="NormalBPBHEB"/>
        <w:rPr>
          <w:b/>
          <w:bCs/>
        </w:rPr>
      </w:pPr>
      <w:r w:rsidRPr="004D193E">
        <w:rPr>
          <w:b/>
          <w:bCs/>
        </w:rPr>
        <w:lastRenderedPageBreak/>
        <w:t>Amazon API Gateway</w:t>
      </w:r>
    </w:p>
    <w:p w14:paraId="737BEE48" w14:textId="246EB65A"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4D193E">
      <w:pPr>
        <w:pStyle w:val="NormalBPBHEB"/>
        <w:rPr>
          <w:b/>
          <w:bCs/>
        </w:rPr>
      </w:pPr>
      <w:r w:rsidRPr="004D193E">
        <w:rPr>
          <w:b/>
          <w:bCs/>
        </w:rPr>
        <w:t>Amazon Pinpoint</w:t>
      </w:r>
    </w:p>
    <w:p w14:paraId="5E4C323F" w14:textId="77777777" w:rsidR="004D50E7" w:rsidRPr="004D50E7" w:rsidRDefault="004D50E7" w:rsidP="004D193E">
      <w:pPr>
        <w:pStyle w:val="NormalBPBHEB"/>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4D193E" w:rsidRDefault="004D50E7" w:rsidP="004D193E">
      <w:pPr>
        <w:pStyle w:val="NormalBPBHEB"/>
        <w:rPr>
          <w:b/>
          <w:bCs/>
        </w:rPr>
      </w:pPr>
      <w:r w:rsidRPr="004D193E">
        <w:rPr>
          <w:b/>
          <w:bCs/>
        </w:rPr>
        <w:t>Amazon Simple Email Service (SES)</w:t>
      </w:r>
    </w:p>
    <w:p w14:paraId="5B6504F2" w14:textId="34F0849C" w:rsidR="004D50E7" w:rsidRPr="004D50E7" w:rsidRDefault="004D50E7" w:rsidP="004D193E">
      <w:pPr>
        <w:pStyle w:val="NormalBPBHEB"/>
      </w:pPr>
      <w:r w:rsidRPr="004D50E7">
        <w:t>Email communication remains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4D193E">
      <w:pPr>
        <w:pStyle w:val="NormalBPBHEB"/>
        <w:rPr>
          <w:b/>
          <w:bCs/>
        </w:rPr>
      </w:pPr>
      <w:r w:rsidRPr="004D193E">
        <w:rPr>
          <w:b/>
          <w:bCs/>
        </w:rPr>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4D193E">
      <w:pPr>
        <w:pStyle w:val="NormalBPBHEB"/>
        <w:rPr>
          <w:b/>
          <w:bCs/>
        </w:rPr>
      </w:pPr>
      <w:r w:rsidRPr="004D193E">
        <w:rPr>
          <w:b/>
          <w:bCs/>
        </w:rPr>
        <w:t>AWS AppSync</w:t>
      </w:r>
    </w:p>
    <w:p w14:paraId="0EB18B6A" w14:textId="5D7EF75C"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4D193E" w:rsidRDefault="004D50E7" w:rsidP="004D193E">
      <w:pPr>
        <w:pStyle w:val="NormalBPBHEB"/>
        <w:rPr>
          <w:b/>
          <w:bCs/>
        </w:rPr>
      </w:pPr>
      <w:r w:rsidRPr="004D193E">
        <w:rPr>
          <w:b/>
          <w:bCs/>
        </w:rPr>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lastRenderedPageBreak/>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AA414B4" w:rsidR="00C1413F" w:rsidRDefault="00E12E6E" w:rsidP="004D193E">
      <w:pPr>
        <w:pStyle w:val="Heading1BPBHEB"/>
      </w:pPr>
      <w:bookmarkStart w:id="39" w:name="_Hlk153207405"/>
      <w:r>
        <w:t>End User</w:t>
      </w:r>
      <w:ins w:id="40" w:author="Konika Sharma" w:date="2024-10-29T10:39:00Z" w16du:dateUtc="2024-10-29T05:09:00Z">
        <w:r w:rsidR="00437754">
          <w:t xml:space="preserve"> Computing</w:t>
        </w:r>
      </w:ins>
    </w:p>
    <w:bookmarkEnd w:id="39"/>
    <w:p w14:paraId="3F830FAD" w14:textId="38A994E6" w:rsidR="00520CE1" w:rsidRPr="00520CE1" w:rsidRDefault="00520CE1" w:rsidP="004D193E">
      <w:pPr>
        <w:pStyle w:val="NormalBPBHEB"/>
      </w:pPr>
      <w:r w:rsidRPr="00520CE1">
        <w:t xml:space="preserve">In the ever-evolving landscape of cloud computing, </w:t>
      </w:r>
      <w:r w:rsidRPr="004D193E">
        <w:rPr>
          <w:b/>
          <w:bCs/>
        </w:rPr>
        <w:t>End User Computing</w:t>
      </w:r>
      <w:r w:rsidRPr="00520CE1">
        <w:t xml:space="preserve"> (</w:t>
      </w:r>
      <w:r w:rsidRPr="004D193E">
        <w:rPr>
          <w:b/>
          <w:bCs/>
        </w:rPr>
        <w:t>EUC</w:t>
      </w:r>
      <w:r w:rsidRPr="00520CE1">
        <w:t xml:space="preserve">) stands as </w:t>
      </w:r>
      <w:proofErr w:type="gramStart"/>
      <w:r w:rsidRPr="00520CE1">
        <w:t xml:space="preserve">a  </w:t>
      </w:r>
      <w:r w:rsidR="00592821">
        <w:t>relevant</w:t>
      </w:r>
      <w:proofErr w:type="gramEnd"/>
      <w:r w:rsidR="004C35AA">
        <w:t xml:space="preserve"> segment</w:t>
      </w:r>
      <w:r w:rsidRPr="00520CE1">
        <w:t xml:space="preserve">, focusing on delivering a seamless and flexible computing experience to end-users. Amazon AppStream 2.0, a service offered by </w:t>
      </w:r>
      <w:r w:rsidRPr="004D193E">
        <w:rPr>
          <w:b/>
          <w:bCs/>
        </w:rPr>
        <w:t>Amazon Web Services</w:t>
      </w:r>
      <w:r w:rsidRPr="00520CE1">
        <w:t xml:space="preserve"> (</w:t>
      </w:r>
      <w:r w:rsidRPr="004D193E">
        <w:rPr>
          <w:b/>
          <w:bCs/>
        </w:rPr>
        <w:t>AWS</w:t>
      </w:r>
      <w:r w:rsidRPr="00520CE1">
        <w:t xml:space="preserve">), takes center stage in this section. This service </w:t>
      </w:r>
      <w:r w:rsidR="00570F05">
        <w:t>disrupts</w:t>
      </w:r>
      <w:r w:rsidRPr="00520CE1">
        <w:t xml:space="preserve"> how applications are delivered, ensuring a responsive and secure streaming experience for a variety of devices.</w:t>
      </w:r>
    </w:p>
    <w:bookmarkEnd w:id="32"/>
    <w:p w14:paraId="6742F407" w14:textId="582420C1" w:rsidR="003B4817" w:rsidRPr="003B4817" w:rsidRDefault="003B4817" w:rsidP="004D193E">
      <w:pPr>
        <w:pStyle w:val="Heading1BPBHEB"/>
      </w:pPr>
      <w:r w:rsidRPr="003B4817">
        <w:t>Amazon AppStream 2.0</w:t>
      </w:r>
    </w:p>
    <w:p w14:paraId="0E4394CB" w14:textId="51A50FEA"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stands as a</w:t>
      </w:r>
      <w:r w:rsidR="00CB3238">
        <w:t>n important</w:t>
      </w:r>
      <w:r w:rsidRPr="003B4817">
        <w:t xml:space="preserve"> </w:t>
      </w:r>
      <w:r w:rsidR="004C35AA">
        <w:t>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This service </w:t>
      </w:r>
      <w:r w:rsidR="005D354C">
        <w:t>innovates</w:t>
      </w:r>
      <w:r w:rsidR="005D354C" w:rsidRPr="003B4817">
        <w:t xml:space="preserve"> how</w:t>
      </w:r>
      <w:r w:rsidRPr="003B4817">
        <w:t xml:space="preserve"> applications are delivered, ensuring a responsive and secure streaming experience for a variety of devices.</w:t>
      </w:r>
    </w:p>
    <w:p w14:paraId="51AFE193" w14:textId="529BD3E0" w:rsidR="003B4817" w:rsidRPr="003B4817" w:rsidRDefault="003B4817" w:rsidP="004D193E">
      <w:pPr>
        <w:pStyle w:val="Heading2BPBHEB"/>
      </w:pPr>
      <w:r w:rsidRPr="003B4817">
        <w:t>Amazon AppStream 2.0 Overview</w:t>
      </w:r>
    </w:p>
    <w:p w14:paraId="636D9639" w14:textId="1EE2313D" w:rsidR="003B4817" w:rsidRPr="003B4817" w:rsidRDefault="003B4817" w:rsidP="00437754">
      <w:pPr>
        <w:pStyle w:val="NormalBPBHEB"/>
      </w:pPr>
      <w:r w:rsidRPr="003B4817">
        <w:t>Amazon AppStream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41" w:name="_Ref153206000"/>
      <w:sdt>
        <w:sdtPr>
          <w:id w:val="1198742914"/>
          <w:citation/>
        </w:sdt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41"/>
      <w:r w:rsidRPr="003B4817">
        <w:t>.</w:t>
      </w:r>
    </w:p>
    <w:p w14:paraId="7E28F008" w14:textId="66417794" w:rsidR="003B4817" w:rsidRDefault="003B4817" w:rsidP="005A26FE">
      <w:pPr>
        <w:pStyle w:val="Heading2BPBHEB"/>
      </w:pPr>
      <w:r w:rsidRPr="003B4817">
        <w:t>Key Features and Capabilities</w:t>
      </w:r>
    </w:p>
    <w:p w14:paraId="21BF0C41" w14:textId="0DA05062"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some of the key features that allow AppStream 2.0 to deliver a seamless, secure, and scalable application streaming experience across various platforms and devices.</w:t>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76EDF89C"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maintaining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lastRenderedPageBreak/>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3EF478EE" w:rsidR="003B4817" w:rsidRDefault="003B4817">
      <w:pPr>
        <w:pStyle w:val="NormalBPBHEB"/>
        <w:numPr>
          <w:ilvl w:val="0"/>
          <w:numId w:val="22"/>
        </w:numPr>
      </w:pPr>
      <w:r w:rsidRPr="004D193E">
        <w:rPr>
          <w:b/>
          <w:bCs/>
        </w:rPr>
        <w:t>Dynamic Scaling:</w:t>
      </w:r>
      <w:r w:rsidR="00730E7B" w:rsidRPr="004D193E">
        <w:rPr>
          <w:b/>
          <w:bCs/>
        </w:rPr>
        <w:t xml:space="preserve"> </w:t>
      </w:r>
      <w:r w:rsidRPr="003B4817">
        <w:t>The service allows for dynamic scaling based on the number of users, ensuring optimal performance during peak usage periods and cost efficiency during periods of lower demand.</w:t>
      </w:r>
    </w:p>
    <w:p w14:paraId="19A3B365" w14:textId="17814CA3" w:rsidR="00F7739D" w:rsidRDefault="000378F1" w:rsidP="00451AA5">
      <w:pPr>
        <w:pStyle w:val="NormalBPBHEB"/>
      </w:pPr>
      <w:r w:rsidRPr="000378F1">
        <w:t xml:space="preserve">The significance of AWS’s cloud capabilities extends beyond traditional business applications. As demonstrated in </w:t>
      </w:r>
      <w:r w:rsidRPr="00437754">
        <w:rPr>
          <w:i/>
          <w:iCs/>
          <w:rPrChange w:id="42" w:author="Konika Sharma" w:date="2024-10-29T10:34:00Z" w16du:dateUtc="2024-10-29T05:04:00Z">
            <w:rPr/>
          </w:rPrChange>
        </w:rPr>
        <w:t>Figure 9.2</w:t>
      </w:r>
      <w:r w:rsidRPr="000378F1">
        <w:t>, AWS built a highly secure data lake and a global-scale analytics environment to assist in forecasting the spread and risk of COVID-19,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02869FB" w:rsidR="009D67A2" w:rsidRPr="003B4817" w:rsidRDefault="006360AB" w:rsidP="00D6147A">
      <w:pPr>
        <w:pStyle w:val="FigureCaptionBPBHEB"/>
      </w:pPr>
      <w:r w:rsidRPr="004D193E">
        <w:rPr>
          <w:b/>
          <w:bCs w:val="0"/>
        </w:rPr>
        <w:t xml:space="preserve">Figure </w:t>
      </w:r>
      <w:r w:rsidR="00455BED" w:rsidRPr="004D193E">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COVID-19 </w:t>
      </w:r>
      <w:r w:rsidR="00614B65">
        <w:t xml:space="preserve">spread risk study </w:t>
      </w:r>
      <w:r>
        <w:t>(AWS Blogs)</w:t>
      </w:r>
      <w:r w:rsidRPr="004413B5">
        <w:t>.</w:t>
      </w:r>
    </w:p>
    <w:p w14:paraId="2C473275" w14:textId="789568F7" w:rsidR="003B4817" w:rsidRDefault="003B4817" w:rsidP="005A26FE">
      <w:pPr>
        <w:pStyle w:val="Heading2BPBHEB"/>
      </w:pPr>
      <w:r w:rsidRPr="003B4817">
        <w:t>Use Cases</w:t>
      </w:r>
    </w:p>
    <w:p w14:paraId="1C68845E" w14:textId="3743D7D8" w:rsidR="003D3E2B" w:rsidRDefault="003D3E2B" w:rsidP="004D193E">
      <w:pPr>
        <w:pStyle w:val="NormalBPBHEB"/>
      </w:pPr>
      <w:r w:rsidRPr="003D3E2B">
        <w:t>Amazon AppStream 2.0 is widely adopted across diverse industries, providing tailored solutions that cater to both enterprise needs and educational institutions. Below are some of the key use cases where AppStream 2.0's secure, scalable, and dynamic capabilities bring significant value to 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36DFF17C" w:rsidR="003B4817" w:rsidRPr="003B4817" w:rsidRDefault="003B4817" w:rsidP="002F4AD8">
      <w:pPr>
        <w:pStyle w:val="NormalBPBHEB"/>
        <w:ind w:left="360"/>
      </w:pPr>
      <w:r w:rsidRPr="003B4817">
        <w:t>In educational settings, the service facilitates the delivery of software applications to students without the need for complex local installations, streamlining the learning process</w:t>
      </w:r>
      <w:sdt>
        <w:sdtPr>
          <w:id w:val="1733194117"/>
          <w:citation/>
        </w:sdt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77777777" w:rsidR="003B4817" w:rsidRPr="003B4817" w:rsidRDefault="003B4817" w:rsidP="004D193E">
      <w:pPr>
        <w:pStyle w:val="NormalBPBHEB"/>
      </w:pPr>
      <w:r w:rsidRPr="003B4817">
        <w:lastRenderedPageBreak/>
        <w:t>Amazon AppStream 2.0 emerges as a transformative solution in the realm of End User Computing, offering a flexible, secure, and scalable approach to application delivery. As we explore its features, capabilities, and real-world applications, it becomes evident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t>Amazon WorkSpaces Family</w:t>
      </w:r>
    </w:p>
    <w:p w14:paraId="2F78AA3A" w14:textId="6CDF0EEB"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8E4797">
        <w:t>explores</w:t>
      </w:r>
      <w:r w:rsidRPr="003B4817">
        <w:t xml:space="preserve">  the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56F16C99" w:rsidR="003B4817" w:rsidRPr="003B4817" w:rsidRDefault="003B4817" w:rsidP="004D193E">
      <w:pPr>
        <w:pStyle w:val="NormalBPBHEB"/>
      </w:pPr>
      <w:r w:rsidRPr="003B4817">
        <w:t>Amazon WorkSpaces is a cloud-based service that facilitates the provisioning and management of virtual desktops. It enables users to access their desktop environment from a variety of devices, fostering flexibility and mobility in today's dynamic work scenarios</w:t>
      </w:r>
      <w:bookmarkStart w:id="43" w:name="_Ref153206623"/>
      <w:sdt>
        <w:sdtPr>
          <w:id w:val="1605849825"/>
          <w:citation/>
        </w:sdt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43"/>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40D986EA" w:rsidR="003B4817" w:rsidRPr="003B4817" w:rsidRDefault="003B4817" w:rsidP="004D193E">
      <w:pPr>
        <w:pStyle w:val="NormalBPBHEB"/>
        <w:ind w:left="720"/>
      </w:pPr>
      <w:r w:rsidRPr="003B4817">
        <w:t>The service places a strong emphasis on security, with features such as encryption, multi-factor authentication, and integration with AWS Key Management Service (KMS). This ensures that sensitive data remains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lastRenderedPageBreak/>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0884BCF6" w:rsidR="00B063CB" w:rsidRDefault="00B063CB" w:rsidP="005634F8">
      <w:pPr>
        <w:pStyle w:val="NormalBPBHEB"/>
      </w:pPr>
      <w:r w:rsidRPr="00B063CB">
        <w:t>Amazon WorkSpaces is designed to address a range of practical scenarios in today’s workplace. Below are some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38E6BB81" w:rsidR="003B4817" w:rsidRDefault="003B4817" w:rsidP="004D193E">
      <w:pPr>
        <w:pStyle w:val="NormalBPBHEB"/>
      </w:pPr>
      <w:r w:rsidRPr="003B4817">
        <w:t xml:space="preserve">Amazon WorkSpaces Family emerges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lastRenderedPageBreak/>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054A9718" w:rsidR="00632A21" w:rsidRDefault="00C46C6A" w:rsidP="00923C61">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1D8FCFC" w:rsidR="0086207F" w:rsidRDefault="00592D44" w:rsidP="004D193E">
      <w:pPr>
        <w:pStyle w:val="Heading1BPBHEB"/>
      </w:pPr>
      <w:r>
        <w:t>Front</w:t>
      </w:r>
      <w:r w:rsidR="00D67677">
        <w:t xml:space="preserve">-end </w:t>
      </w:r>
      <w:r w:rsidR="005634F8">
        <w:t xml:space="preserve">and </w:t>
      </w:r>
      <w:r w:rsidR="00D67677">
        <w:t>Mobile</w:t>
      </w:r>
    </w:p>
    <w:p w14:paraId="14590940" w14:textId="2A7EBBD6"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showcasing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64B2D312" w:rsidR="00F35945" w:rsidRPr="00F35945" w:rsidRDefault="00FF7E3F"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lastRenderedPageBreak/>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4" w:name="_Ref153362112"/>
      <w:sdt>
        <w:sdtPr>
          <w:id w:val="1892621433"/>
          <w:citation/>
        </w:sdt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44"/>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0DB01ED8" w:rsidR="003B4817" w:rsidRPr="003B4817" w:rsidRDefault="003B4817" w:rsidP="004D193E">
      <w:pPr>
        <w:pStyle w:val="NormalBPBHEB"/>
        <w:ind w:left="720"/>
      </w:pPr>
      <w:r w:rsidRPr="003B4817">
        <w:t>API Gateway facilitates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4A1D52F4" w:rsidR="003B4817" w:rsidRPr="003B4817" w:rsidRDefault="003B4817" w:rsidP="004D193E">
      <w:pPr>
        <w:pStyle w:val="NormalBPBHEB"/>
        <w:ind w:left="720"/>
      </w:pPr>
      <w:r w:rsidRPr="003B4817">
        <w:t xml:space="preserve">The service is designed to scale automatically, ensuring that APIs can handle varying levels of traffic. This scalability is </w:t>
      </w:r>
      <w:r w:rsidR="00CF1E1A">
        <w:t xml:space="preserve">key </w:t>
      </w:r>
      <w:r w:rsidRPr="003B4817">
        <w:t xml:space="preserve"> for applications with fluctuating 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6E36ABF4" w:rsidR="003B4817" w:rsidRPr="003B4817" w:rsidRDefault="003B4817" w:rsidP="004D193E">
      <w:pPr>
        <w:pStyle w:val="NormalBPBHEB"/>
        <w:ind w:left="720"/>
      </w:pPr>
      <w:r w:rsidRPr="003B4817">
        <w:t>Developers can gain insights into API usage, performance, and error rates through integrated monitoring and analytics tools. This helps in identifying and addressing issues proactively.</w:t>
      </w:r>
    </w:p>
    <w:p w14:paraId="7FADCF8E" w14:textId="5014455E" w:rsidR="003B4817" w:rsidRDefault="003B4817">
      <w:pPr>
        <w:pStyle w:val="Heading2BPBHEB"/>
      </w:pPr>
      <w:r w:rsidRPr="003B4817">
        <w:lastRenderedPageBreak/>
        <w:t>Use Cases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63BC8290" w:rsidR="003B4817" w:rsidRDefault="003B4817" w:rsidP="005634F8">
      <w:pPr>
        <w:pStyle w:val="NormalBPBHEB"/>
      </w:pPr>
      <w:r w:rsidRPr="003B4817">
        <w:t xml:space="preserve">Amazon API Gateway emerges as a </w:t>
      </w:r>
      <w:r w:rsidR="000E5FC4">
        <w:t>key</w:t>
      </w:r>
      <w:r w:rsidR="00B36F43">
        <w:t xml:space="preserve"> </w:t>
      </w:r>
      <w:r w:rsidRPr="003B4817">
        <w:t xml:space="preserve">component in modern application development, providing a unified and scalable platform for creating, deploying, and managing APIs. As organizations strive for agility and flexibility in their application architectures, API Gateway stands as a testament to the </w:t>
      </w:r>
      <w:r w:rsidR="00D94B58">
        <w:t>disrupting</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136CF49C" w:rsidR="00717720" w:rsidRPr="003B4817" w:rsidRDefault="007C2B9B"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5824B234"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923C61">
        <w:t>detail</w:t>
      </w:r>
      <w:r w:rsidRPr="003B4817">
        <w:t xml:space="preserve">  the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45" w:name="_Ref153207754"/>
      <w:sdt>
        <w:sdtPr>
          <w:id w:val="1024210560"/>
          <w:citation/>
        </w:sdt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4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567C949E" w:rsidR="003B4817" w:rsidRPr="003B4817" w:rsidRDefault="003B4817" w:rsidP="004D193E">
      <w:pPr>
        <w:pStyle w:val="NormalBPBHEB"/>
        <w:ind w:left="720"/>
      </w:pPr>
      <w:r w:rsidRPr="003B4817">
        <w:lastRenderedPageBreak/>
        <w:t>Amazon Location Service provides high-quality, customizable maps that developers can integrate into their applications. These maps are enriched with data such as points of interest and terrain information.</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3F5356A7" w:rsidR="005634F8" w:rsidRPr="003B4817" w:rsidRDefault="00C023D9" w:rsidP="004D193E">
      <w:pPr>
        <w:pStyle w:val="NormalBPBHEB"/>
      </w:pPr>
      <w:r w:rsidRPr="00C023D9">
        <w:t>The following examples illustrate how Amazon Location Service can optimize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07C32864" w:rsidR="003B4817" w:rsidRPr="003B4817" w:rsidRDefault="003B4817" w:rsidP="004D193E">
      <w:pPr>
        <w:pStyle w:val="NormalBPBHEB"/>
        <w:ind w:left="720"/>
      </w:pPr>
      <w:r w:rsidRPr="003B4817">
        <w:t>Amazon Location Service facilitates real-time tracking of assets, which is valuable in scenarios such as logistics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7123A9AA" w:rsidR="003B4817" w:rsidRPr="003B4817" w:rsidRDefault="003B4817" w:rsidP="004D193E">
      <w:pPr>
        <w:pStyle w:val="NormalBPBHEB"/>
        <w:ind w:left="720"/>
      </w:pPr>
      <w:r w:rsidRPr="003B4817">
        <w:t>Applications related to fleet management can leverage geofencing capabilities to optimize routes, monitor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50F92551" w:rsidR="003B4817" w:rsidRPr="003B4817" w:rsidRDefault="003B4817" w:rsidP="004D193E">
      <w:pPr>
        <w:pStyle w:val="NormalBPBHEB"/>
        <w:rPr>
          <w:b/>
          <w:bCs/>
        </w:rPr>
      </w:pPr>
      <w:r w:rsidRPr="003B4817">
        <w:t xml:space="preserve">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5EAA7600" w:rsidR="003B4817" w:rsidRPr="003B4817" w:rsidRDefault="003B4817" w:rsidP="004D193E">
      <w:pPr>
        <w:pStyle w:val="NormalBPBHEB"/>
      </w:pPr>
      <w:r w:rsidRPr="003B4817">
        <w:t xml:space="preserve">In the ever-evolving landscape of digital communication, engaging users </w:t>
      </w:r>
      <w:r w:rsidR="00851AA4">
        <w:t xml:space="preserve">successfully </w:t>
      </w:r>
      <w:r w:rsidRPr="003B4817">
        <w:t xml:space="preserve"> is paramount for the success of applications. Amazon Pinpoint, a fully managed AWS service, plays a </w:t>
      </w:r>
      <w:r w:rsidR="00960616">
        <w:t>key role in this area</w:t>
      </w:r>
      <w:r w:rsidRPr="003B4817">
        <w:t xml:space="preserve"> by enabling developers to understand, segment, and target their </w:t>
      </w:r>
      <w:r w:rsidRPr="003B4817">
        <w:lastRenderedPageBreak/>
        <w:t>audience with personalized and timely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4021F907" w:rsidR="003B4817" w:rsidRPr="003B4817" w:rsidRDefault="003B4817" w:rsidP="004D193E">
      <w:pPr>
        <w:pStyle w:val="NormalBPBHEB"/>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46"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46"/>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24025C8E" w:rsidR="003B4817" w:rsidRPr="003B4817" w:rsidRDefault="003B4817" w:rsidP="004D193E">
      <w:pPr>
        <w:pStyle w:val="NormalBPBHEB"/>
        <w:ind w:left="720"/>
      </w:pPr>
      <w:r w:rsidRPr="003B4817">
        <w:t>Developers can design customer journeys by defining communication workflows based on user actions. This feature ensures that users receive relevant messages at different stages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lastRenderedPageBreak/>
        <w:t>Use Cases</w:t>
      </w:r>
    </w:p>
    <w:p w14:paraId="77793929" w14:textId="0A185C84" w:rsidR="005634F8" w:rsidRPr="003B4817" w:rsidRDefault="00803394" w:rsidP="004D193E">
      <w:pPr>
        <w:pStyle w:val="NormalBPBHEB"/>
      </w:pPr>
      <w:r w:rsidRPr="00803394">
        <w:t>Here are some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1F0C20B2" w:rsidR="003B4817" w:rsidRPr="003B4817" w:rsidRDefault="003B4817" w:rsidP="004D193E">
      <w:pPr>
        <w:pStyle w:val="NormalBPBHEB"/>
        <w:ind w:left="720"/>
      </w:pPr>
      <w:r w:rsidRPr="003B4817">
        <w:t>Developers can use the service to guide users through onboarding processes by sending timely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77777777" w:rsidR="003B4817" w:rsidRPr="003B4817" w:rsidRDefault="003B4817" w:rsidP="004D193E">
      <w:pPr>
        <w:pStyle w:val="NormalBPBHEB"/>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5073A2AB" w:rsidR="003B4817" w:rsidRDefault="003B4817">
      <w:pPr>
        <w:pStyle w:val="Heading1BPBHEB"/>
      </w:pPr>
      <w:bookmarkStart w:id="47" w:name="_Hlk153364094"/>
      <w:r w:rsidRPr="0099023E">
        <w:t>Amazon Simple Email Service</w:t>
      </w:r>
    </w:p>
    <w:bookmarkEnd w:id="47"/>
    <w:p w14:paraId="407B63D5" w14:textId="2B2111C7" w:rsidR="003B4817" w:rsidRPr="003B4817" w:rsidRDefault="003B4817" w:rsidP="004D193E">
      <w:pPr>
        <w:pStyle w:val="NormalBPBHEB"/>
      </w:pPr>
      <w:r w:rsidRPr="003B4817">
        <w:t xml:space="preserve">Communication through email remains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facilitate scalable and cost-effective email sending. In this section, we </w:t>
      </w:r>
      <w:r w:rsidR="005B1901">
        <w:t>explore</w:t>
      </w:r>
      <w:r w:rsidRPr="003B4817">
        <w:t xml:space="preserve">  the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67841228" w:rsidR="003B4817" w:rsidRPr="003B4817" w:rsidRDefault="003B4817" w:rsidP="004D193E">
      <w:pPr>
        <w:pStyle w:val="NormalBPBHEB"/>
      </w:pPr>
      <w:r w:rsidRPr="003B4817">
        <w:t xml:space="preserve">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Pr="003B4817">
        <w:t>cost</w:t>
      </w:r>
      <w:bookmarkStart w:id="48" w:name="_Ref153364134"/>
      <w:sdt>
        <w:sdtPr>
          <w:id w:val="-441685811"/>
          <w:citation/>
        </w:sdt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48"/>
      <w:r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lastRenderedPageBreak/>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7777777" w:rsidR="006D1E17" w:rsidRPr="006D1E17" w:rsidRDefault="006D1E17" w:rsidP="006D1E17">
      <w:pPr>
        <w:pStyle w:val="NormalBPBHEB"/>
      </w:pPr>
      <w:r w:rsidRPr="006D1E17">
        <w:t>Here are some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78D1F090" w:rsidR="003B4817" w:rsidRPr="003B4817" w:rsidRDefault="003B4817" w:rsidP="004D193E">
      <w:pPr>
        <w:pStyle w:val="NormalBPBHEB"/>
        <w:ind w:left="720"/>
      </w:pPr>
      <w:r w:rsidRPr="003B4817">
        <w:t>Developers can leverage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17399FDA" w:rsidR="003B4817" w:rsidRPr="003B4817" w:rsidRDefault="003B4817" w:rsidP="004D193E">
      <w:pPr>
        <w:pStyle w:val="NormalBPBHEB"/>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18B61F47"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w:t>
      </w:r>
      <w:r w:rsidRPr="003B4817">
        <w:lastRenderedPageBreak/>
        <w:t xml:space="preserve">building scalable and feature-rich front-end applications. This section </w:t>
      </w:r>
      <w:r w:rsidR="00D17DDD">
        <w:t>explores</w:t>
      </w:r>
      <w:r w:rsidRPr="003B4817">
        <w:t xml:space="preserve">  the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561EB368" w:rsidR="003B4817" w:rsidRPr="003B4817" w:rsidRDefault="003B4817" w:rsidP="004D193E">
      <w:pPr>
        <w:pStyle w:val="NormalBPBHEB"/>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49" w:name="_Ref153364699"/>
      <w:sdt>
        <w:sdtPr>
          <w:id w:val="-1632234517"/>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49"/>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2E578B48" w:rsidR="003B4817" w:rsidRPr="003B4817" w:rsidRDefault="003B4817" w:rsidP="004D193E">
      <w:pPr>
        <w:pStyle w:val="NormalBPBHEB"/>
        <w:ind w:left="720"/>
      </w:pPr>
      <w:r w:rsidRPr="003B4817">
        <w:t>AWS Amplify is designed to work with a variety of front-end frameworks, including React, Angular, and Vue.js. This framework agnosticism enhances developer flexibility, allowing them to use the tools they are most comfortable with.</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44BB1080" w:rsidR="00881B12" w:rsidRDefault="004C306F" w:rsidP="004D193E">
      <w:pPr>
        <w:pStyle w:val="NormalBPBHEB"/>
      </w:pPr>
      <w:r w:rsidRPr="004C306F">
        <w:t>Figure 9.6 illustrates the common Amplify architecture within an AWS Region, showcasing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1B41EA3F" wp14:editId="01DF412C">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3FD9632A" w:rsidR="00881B12" w:rsidRPr="00881B12" w:rsidRDefault="009E2FFE"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2E8C642B"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sdt>
        <w:sdtPr>
          <w:id w:val="1149631606"/>
          <w:citation/>
        </w:sdt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09A217D3" w:rsidR="003B4817" w:rsidRPr="003B4817" w:rsidRDefault="003B4817" w:rsidP="004D193E">
      <w:pPr>
        <w:pStyle w:val="NormalBPBHEB"/>
      </w:pPr>
      <w:r w:rsidRPr="003B4817">
        <w:t>Amplify applications benefit from the scalability and performance optimizations provided by AWS services. This ensures that applications can handle varying workloads and deliver a responsive user experience</w:t>
      </w:r>
      <w:sdt>
        <w:sdtPr>
          <w:id w:val="-1097795136"/>
          <w:citation/>
        </w:sdt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7674058" w14:textId="77777777" w:rsidR="005634F8" w:rsidRPr="00477B0C" w:rsidRDefault="005634F8" w:rsidP="004D193E">
      <w:pPr>
        <w:pStyle w:val="NormalBPBHEB"/>
      </w:pPr>
    </w:p>
    <w:p w14:paraId="524C6080" w14:textId="77777777" w:rsidR="003B4817" w:rsidRPr="003B4817" w:rsidRDefault="003B4817" w:rsidP="004D193E">
      <w:pPr>
        <w:pStyle w:val="NormalBPBHEB"/>
      </w:pPr>
      <w:r w:rsidRPr="003B4817">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50" w:name="_Hlk153365071"/>
      <w:r w:rsidRPr="00C349D9">
        <w:t>Introduction</w:t>
      </w:r>
      <w:r>
        <w:t xml:space="preserve"> to </w:t>
      </w:r>
      <w:r w:rsidR="003B4817" w:rsidRPr="00C349D9">
        <w:t>AWS AppSync</w:t>
      </w:r>
    </w:p>
    <w:bookmarkEnd w:id="50"/>
    <w:p w14:paraId="6087713B" w14:textId="48459154"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w:t>
      </w:r>
      <w:r w:rsidRPr="003B4817">
        <w:lastRenderedPageBreak/>
        <w:t xml:space="preserve">This section </w:t>
      </w:r>
      <w:r w:rsidR="00F440C7">
        <w:t>explores</w:t>
      </w:r>
      <w:r w:rsidRPr="003B4817">
        <w:t xml:space="preserve">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63425F2E" w:rsidR="003B4817" w:rsidRPr="003B4817" w:rsidRDefault="003B4817" w:rsidP="004D193E">
      <w:pPr>
        <w:pStyle w:val="NormalBPBHEB"/>
      </w:pPr>
      <w:r w:rsidRPr="003B4817">
        <w:t xml:space="preserve">AWS AppSync is a managed service that enables developers to create flexible and scalable APIs for applications by handling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51" w:name="_Ref153365148"/>
      <w:sdt>
        <w:sdtPr>
          <w:id w:val="-151535562"/>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51"/>
      <w:r w:rsidRPr="003B4817">
        <w:t>.</w:t>
      </w:r>
    </w:p>
    <w:p w14:paraId="25C46A33" w14:textId="08792B5D" w:rsidR="003B4817" w:rsidRDefault="003B4817">
      <w:pPr>
        <w:pStyle w:val="Heading2BPBHEB"/>
      </w:pPr>
      <w:r w:rsidRPr="00C349D9">
        <w:t>Key Features and Capabilities</w:t>
      </w:r>
    </w:p>
    <w:p w14:paraId="2FA2DC58" w14:textId="701F751D" w:rsidR="005634F8" w:rsidRPr="00C349D9" w:rsidRDefault="004036E1" w:rsidP="004D193E">
      <w:pPr>
        <w:pStyle w:val="NormalBPBHEB"/>
      </w:pPr>
      <w:r w:rsidRPr="004036E1">
        <w:t>The following key features showcase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56E1C606" w:rsidR="003B4817" w:rsidRPr="003B4817" w:rsidRDefault="003B4817" w:rsidP="004D193E">
      <w:pPr>
        <w:pStyle w:val="NormalBPBHEB"/>
        <w:ind w:left="720"/>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2E76AD6C" w:rsidR="003B4817" w:rsidRPr="003B4817" w:rsidRDefault="003B4817" w:rsidP="004D193E">
      <w:pPr>
        <w:pStyle w:val="NormalBPBHEB"/>
        <w:ind w:left="720"/>
      </w:pPr>
      <w:r w:rsidRPr="003B4817">
        <w:t>The service seamlessly integrates with various data sources, including AWS DynamoDB, AWS Lambda, and HTTP data sources. This flexibility allows developers to leverage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036C7839" w:rsidR="003B4817" w:rsidRPr="003B4817" w:rsidRDefault="003B4817" w:rsidP="004D193E">
      <w:pPr>
        <w:pStyle w:val="NormalBPBHEB"/>
      </w:pPr>
      <w:r w:rsidRPr="003B4817">
        <w:t>AWS AppSync is designed with a serverless architecture, eliminating the need for developers to manage servers. This serverless approach enables automatic scaling based on demand, ensuring optimal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Pr="003B4817">
        <w:t>.</w:t>
      </w:r>
    </w:p>
    <w:p w14:paraId="484149FE" w14:textId="77777777" w:rsidR="005634F8" w:rsidRPr="00C349D9" w:rsidRDefault="005634F8" w:rsidP="004D193E">
      <w:pPr>
        <w:pStyle w:val="NormalBPBHEB"/>
      </w:pPr>
    </w:p>
    <w:p w14:paraId="3B47908B" w14:textId="13A665EC" w:rsidR="003B4817" w:rsidRPr="003B4817" w:rsidRDefault="003B4817" w:rsidP="004D193E">
      <w:pPr>
        <w:pStyle w:val="NormalBPBHEB"/>
      </w:pPr>
      <w:r w:rsidRPr="003B4817">
        <w:lastRenderedPageBreak/>
        <w:t xml:space="preserve">AWS AppSync emerges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52" w:name="_Hlk153365461"/>
      <w:r w:rsidRPr="00FC14DF">
        <w:t>AWS Device Farm</w:t>
      </w:r>
    </w:p>
    <w:bookmarkEnd w:id="52"/>
    <w:p w14:paraId="20C2629C" w14:textId="0A1E7B9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CB3E5D">
        <w:t>important</w:t>
      </w:r>
      <w:r w:rsidRPr="003B4817">
        <w:t xml:space="preserve"> role it plays in optimizing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53" w:name="_Ref153365508"/>
      <w:sdt>
        <w:sdtPr>
          <w:id w:val="-985311232"/>
          <w:citation/>
        </w:sdt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53"/>
      <w:r w:rsidRPr="003B4817">
        <w:t>.</w:t>
      </w:r>
    </w:p>
    <w:p w14:paraId="5A15AB94" w14:textId="2F5ED796" w:rsidR="003B4817" w:rsidRDefault="003B4817">
      <w:pPr>
        <w:pStyle w:val="Heading2BPBHEB"/>
      </w:pPr>
      <w:r w:rsidRPr="00FC14DF">
        <w:t>Key Features and Capabilities</w:t>
      </w:r>
    </w:p>
    <w:p w14:paraId="6D43ED88" w14:textId="01C2065E" w:rsidR="005634F8" w:rsidRPr="004D50E7" w:rsidRDefault="00674943" w:rsidP="005634F8">
      <w:pPr>
        <w:pStyle w:val="NormalBPBHEB"/>
      </w:pPr>
      <w:r w:rsidRPr="00674943">
        <w:t>The following features underscore AWS Device Farm's extensive support for mobile application testing, showcasing how it optimizes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144CA9DD" w:rsidR="003B4817" w:rsidRPr="003B4817" w:rsidRDefault="003B4817" w:rsidP="004D193E">
      <w:pPr>
        <w:pStyle w:val="NormalBPBHEB"/>
        <w:ind w:left="720"/>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lastRenderedPageBreak/>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79809ED" w:rsidR="003B4817" w:rsidRDefault="003B4817" w:rsidP="004D193E">
      <w:pPr>
        <w:pStyle w:val="NormalBPBHEB"/>
        <w:ind w:left="720"/>
      </w:pPr>
      <w:r w:rsidRPr="003B4817">
        <w:t>Device Farm generates detailed test reports, including logs, screenshots, and videos of the test execution. This comprehensive feedback aids developers in identifying and resolving issues efficiently.</w:t>
      </w:r>
    </w:p>
    <w:p w14:paraId="44208EA8" w14:textId="5921FAA6" w:rsidR="0084700A" w:rsidRDefault="00A901E9" w:rsidP="004D193E">
      <w:pPr>
        <w:pStyle w:val="NormalBPBHEB"/>
      </w:pPr>
      <w:r w:rsidRPr="00A901E9">
        <w:rPr>
          <w:b/>
          <w:bCs/>
        </w:rPr>
        <w:t>Figure 9.7</w:t>
      </w:r>
      <w:r w:rsidRPr="00A901E9">
        <w:t xml:space="preserve"> illustrates an example of web applications hosted in a private network using AWS Device Farm, showcasing the practical application of this testing environment within secure configurations</w:t>
      </w:r>
      <w:r>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02CEAA0B" w:rsidR="0084700A" w:rsidRDefault="0078705D"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9EEB16B" w:rsidR="003B4817" w:rsidRPr="003B4817" w:rsidRDefault="003B4817" w:rsidP="004D193E">
      <w:pPr>
        <w:pStyle w:val="NormalBPBHEB"/>
      </w:pPr>
      <w:r w:rsidRPr="003B4817">
        <w:t>AWS Device Farm emerges as</w:t>
      </w:r>
      <w:r w:rsidR="00281A38">
        <w:t xml:space="preserve"> an important</w:t>
      </w:r>
      <w:r w:rsidRPr="003B4817">
        <w:t xml:space="preserve">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The service's ability to generate comprehensive test reports further facilitates a streamlined testing process, ultimately contributing to the delivery of high-quality and reliable mobile applications to end-users.</w:t>
      </w:r>
    </w:p>
    <w:p w14:paraId="6F79A8A8" w14:textId="3AE5D5E3" w:rsidR="00536008" w:rsidRPr="00536008" w:rsidRDefault="00536008" w:rsidP="00536008">
      <w:pPr>
        <w:pStyle w:val="Heading1BPBHEB"/>
        <w:rPr>
          <w:ins w:id="54" w:author="Konika Sharma" w:date="2024-10-29T10:20:00Z" w16du:dateUtc="2024-10-29T04:50:00Z"/>
          <w:rPrChange w:id="55" w:author="Konika Sharma" w:date="2024-10-29T10:20:00Z" w16du:dateUtc="2024-10-29T04:50:00Z">
            <w:rPr>
              <w:ins w:id="56" w:author="Konika Sharma" w:date="2024-10-29T10:20:00Z" w16du:dateUtc="2024-10-29T04:50:00Z"/>
              <w:rStyle w:val="Strong"/>
              <w:rFonts w:eastAsia="Palatino Linotype"/>
            </w:rPr>
          </w:rPrChange>
        </w:rPr>
        <w:pPrChange w:id="57" w:author="Konika Sharma" w:date="2024-10-29T10:20:00Z" w16du:dateUtc="2024-10-29T04:50:00Z">
          <w:pPr/>
        </w:pPrChange>
      </w:pPr>
      <w:ins w:id="58" w:author="Konika Sharma" w:date="2024-10-29T10:20:00Z" w16du:dateUtc="2024-10-29T04:50:00Z">
        <w:r w:rsidRPr="00536008">
          <w:rPr>
            <w:rPrChange w:id="59" w:author="Konika Sharma" w:date="2024-10-29T10:20:00Z" w16du:dateUtc="2024-10-29T04:50:00Z">
              <w:rPr>
                <w:rStyle w:val="Strong"/>
                <w:rFonts w:eastAsia="Palatino Linotype"/>
              </w:rPr>
            </w:rPrChange>
          </w:rPr>
          <w:t>Reflecting on AWS for End-User, Front-End, and Mobile Development</w:t>
        </w:r>
      </w:ins>
    </w:p>
    <w:p w14:paraId="1FA16F9B" w14:textId="3CD39216" w:rsidR="004C50A0" w:rsidRPr="004C50A0" w:rsidDel="00536008" w:rsidRDefault="007A7127" w:rsidP="00536008">
      <w:pPr>
        <w:pStyle w:val="NormalBPBHEB"/>
        <w:rPr>
          <w:del w:id="60" w:author="Konika Sharma" w:date="2024-10-29T10:20:00Z" w16du:dateUtc="2024-10-29T04:50:00Z"/>
        </w:rPr>
        <w:pPrChange w:id="61" w:author="Konika Sharma" w:date="2024-10-29T10:20:00Z" w16du:dateUtc="2024-10-29T04:50:00Z">
          <w:pPr>
            <w:pStyle w:val="Heading1BPBHEB"/>
          </w:pPr>
        </w:pPrChange>
      </w:pPr>
      <w:del w:id="62" w:author="Konika Sharma" w:date="2024-10-29T10:20:00Z" w16du:dateUtc="2024-10-29T04:50:00Z">
        <w:r w:rsidDel="00536008">
          <w:delText>Wrap</w:delText>
        </w:r>
        <w:r w:rsidR="00EB37B1" w:rsidDel="00536008">
          <w:delText>ping</w:delText>
        </w:r>
        <w:r w:rsidDel="00536008">
          <w:delText xml:space="preserve"> up</w:delText>
        </w:r>
        <w:r w:rsidR="00EB37B1" w:rsidDel="00536008">
          <w:delText xml:space="preserve"> Chapter 9</w:delText>
        </w:r>
      </w:del>
    </w:p>
    <w:p w14:paraId="0F433F37" w14:textId="706B2458" w:rsidR="004C50A0" w:rsidRPr="004C50A0" w:rsidRDefault="004C50A0" w:rsidP="00536008">
      <w:pPr>
        <w:pStyle w:val="NormalBPBHEB"/>
      </w:pPr>
      <w:r w:rsidRPr="004D193E">
        <w:rPr>
          <w:i/>
          <w:iCs/>
        </w:rPr>
        <w:t xml:space="preserve">Chapter </w:t>
      </w:r>
      <w:r w:rsidR="00A04F75">
        <w:rPr>
          <w:i/>
          <w:iCs/>
        </w:rPr>
        <w:t>9</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As we synthesize the insights from each section, it becomes evident that these services are not only foundational </w:t>
      </w:r>
      <w:r w:rsidRPr="004C50A0">
        <w:lastRenderedPageBreak/>
        <w:t>but also transformative in reshaping how applications are developed, deployed, and consumed.</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08EE796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its </w:t>
      </w:r>
      <w:r w:rsidR="00512E97">
        <w:t xml:space="preserve"> </w:t>
      </w:r>
      <w:r w:rsidR="005D354C">
        <w:t>defining</w:t>
      </w:r>
      <w:r w:rsidRPr="004C50A0">
        <w:t xml:space="preserve">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42BD697E" w:rsidR="004C50A0" w:rsidRPr="004C50A0" w:rsidRDefault="004C50A0" w:rsidP="004D193E">
      <w:pPr>
        <w:pStyle w:val="NormalBPBHEB"/>
      </w:pPr>
      <w:r w:rsidRPr="004C50A0">
        <w:t xml:space="preserve">In conclusion, </w:t>
      </w:r>
      <w:ins w:id="63" w:author="Konika Sharma" w:date="2024-10-29T10:20:00Z" w16du:dateUtc="2024-10-29T04:50:00Z">
        <w:r w:rsidR="00536008" w:rsidRPr="004D193E">
          <w:rPr>
            <w:i/>
            <w:iCs/>
          </w:rPr>
          <w:t xml:space="preserve">Chapter </w:t>
        </w:r>
        <w:r w:rsidR="00536008">
          <w:rPr>
            <w:i/>
            <w:iCs/>
          </w:rPr>
          <w:t>9</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ins>
      <w:del w:id="64" w:author="Konika Sharma" w:date="2024-10-29T10:20:00Z" w16du:dateUtc="2024-10-29T04:50:00Z">
        <w:r w:rsidRPr="004C50A0" w:rsidDel="00536008">
          <w:delText xml:space="preserve">Chapter 8 </w:delText>
        </w:r>
      </w:del>
      <w:r w:rsidRPr="004C50A0">
        <w:t xml:space="preserve">has unraveled the diverse facets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Looking ahead, these services are not merely tools but enablers of </w:t>
      </w:r>
      <w:proofErr w:type="gramStart"/>
      <w:r w:rsidRPr="004C50A0">
        <w:t xml:space="preserve">innovation, </w:t>
      </w:r>
      <w:r w:rsidR="00F35C51">
        <w:t xml:space="preserve"> playing</w:t>
      </w:r>
      <w:proofErr w:type="gramEnd"/>
      <w:r w:rsidRPr="004C50A0">
        <w:t xml:space="preserve"> a</w:t>
      </w:r>
      <w:r w:rsidR="00145F45">
        <w:t xml:space="preserve">n important </w:t>
      </w:r>
      <w:r w:rsidRPr="004C50A0">
        <w:t>role in shaping the future of user interactions, mobile experiences, and front-end development.</w:t>
      </w:r>
    </w:p>
    <w:p w14:paraId="2A56B9C0" w14:textId="37248069" w:rsidR="00E87109" w:rsidRDefault="004C50A0">
      <w:pPr>
        <w:pStyle w:val="NormalBPBHEB"/>
      </w:pPr>
      <w:r w:rsidRPr="004C50A0">
        <w:t xml:space="preserve">As technology advances, AWS remains at the forefront, continually refining and expanding its services to meet the evolving demands of the digital landscape. </w:t>
      </w:r>
      <w:r w:rsidR="00C93ECA">
        <w:t>This chapter</w:t>
      </w:r>
      <w:r w:rsidRPr="004C50A0">
        <w:t xml:space="preserve"> serves as a </w:t>
      </w:r>
      <w:r w:rsidRPr="004C50A0">
        <w:lastRenderedPageBreak/>
        <w:t>testament to the integral role AWS plays in empowering developers and organizations to create cutting-edge applications that redefine the boundaries of user experiences.</w:t>
      </w:r>
    </w:p>
    <w:p w14:paraId="0A3D7CEC" w14:textId="35276108" w:rsidR="00AB7580" w:rsidRDefault="00AB7580">
      <w:pPr>
        <w:pStyle w:val="NormalBPBHEB"/>
      </w:pPr>
      <w:r w:rsidRPr="00536008">
        <w:rPr>
          <w:rPrChange w:id="65" w:author="Konika Sharma" w:date="2024-10-29T10:21:00Z" w16du:dateUtc="2024-10-29T04:51:00Z">
            <w:rPr>
              <w:b/>
              <w:bCs/>
            </w:rPr>
          </w:rPrChange>
        </w:rPr>
        <w:t>In the next chapter</w:t>
      </w:r>
      <w:r w:rsidRPr="00536008">
        <w:t>, we</w:t>
      </w:r>
      <w:r w:rsidRPr="00AB7580">
        <w:t xml:space="preserve"> will shift our focus to DevOps and Infrastructure as Code (IaC), exploring the powerful tools and services AWS provides to streamline automation, configuration management, and deployment workflows, transforming how infrastructure is managed and maintained.</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p w14:paraId="43D71EEC" w14:textId="0BBB7F57" w:rsidR="00932D0B" w:rsidRDefault="00932D0B" w:rsidP="0033047A">
          <w:pPr>
            <w:pStyle w:val="Heading1BPBHEB"/>
          </w:pPr>
          <w:r>
            <w:t>References</w:t>
          </w:r>
        </w:p>
        <w:sdt>
          <w:sdtPr>
            <w:id w:val="-573587230"/>
            <w:bibliography/>
          </w:sdtPr>
          <w:sdtContent>
            <w:p w14:paraId="52E5039B" w14:textId="77777777" w:rsidR="00A901E9" w:rsidRDefault="00932D0B" w:rsidP="00536008">
              <w:pPr>
                <w:pStyle w:val="NormalBPBHEB"/>
                <w:rPr>
                  <w:noProof/>
                </w:rPr>
                <w:pPrChange w:id="66" w:author="Konika Sharma" w:date="2024-10-29T10:21:00Z" w16du:dateUtc="2024-10-29T04:51:00Z">
                  <w:pPr/>
                </w:pPrChange>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A901E9" w14:paraId="6C452E1C" w14:textId="77777777">
                <w:trPr>
                  <w:divId w:val="1347445273"/>
                  <w:tblCellSpacing w:w="15" w:type="dxa"/>
                </w:trPr>
                <w:tc>
                  <w:tcPr>
                    <w:tcW w:w="50" w:type="pct"/>
                    <w:hideMark/>
                  </w:tcPr>
                  <w:p w14:paraId="7513C55C" w14:textId="222DD22E" w:rsidR="00A901E9" w:rsidRDefault="00A901E9" w:rsidP="00536008">
                    <w:pPr>
                      <w:pStyle w:val="NormalBPBHEB"/>
                      <w:rPr>
                        <w:noProof/>
                        <w:sz w:val="24"/>
                        <w:szCs w:val="24"/>
                      </w:rPr>
                      <w:pPrChange w:id="67" w:author="Konika Sharma" w:date="2024-10-29T10:21:00Z" w16du:dateUtc="2024-10-29T04:51:00Z">
                        <w:pPr>
                          <w:pStyle w:val="Bibliography"/>
                        </w:pPr>
                      </w:pPrChange>
                    </w:pPr>
                    <w:r>
                      <w:rPr>
                        <w:noProof/>
                      </w:rPr>
                      <w:t xml:space="preserve">[1] </w:t>
                    </w:r>
                  </w:p>
                </w:tc>
                <w:tc>
                  <w:tcPr>
                    <w:tcW w:w="0" w:type="auto"/>
                    <w:hideMark/>
                  </w:tcPr>
                  <w:p w14:paraId="12875143" w14:textId="77777777" w:rsidR="00A901E9" w:rsidRDefault="00A901E9" w:rsidP="00536008">
                    <w:pPr>
                      <w:pStyle w:val="NormalBPBHEB"/>
                      <w:rPr>
                        <w:noProof/>
                      </w:rPr>
                      <w:pPrChange w:id="68" w:author="Konika Sharma" w:date="2024-10-29T10:21:00Z" w16du:dateUtc="2024-10-29T04:51:00Z">
                        <w:pPr>
                          <w:pStyle w:val="Bibliography"/>
                        </w:pPr>
                      </w:pPrChange>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536008">
                    <w:pPr>
                      <w:pStyle w:val="NormalBPBHEB"/>
                      <w:rPr>
                        <w:noProof/>
                      </w:rPr>
                      <w:pPrChange w:id="69" w:author="Konika Sharma" w:date="2024-10-29T10:21:00Z" w16du:dateUtc="2024-10-29T04:51:00Z">
                        <w:pPr>
                          <w:pStyle w:val="Bibliography"/>
                        </w:pPr>
                      </w:pPrChange>
                    </w:pPr>
                    <w:r>
                      <w:rPr>
                        <w:noProof/>
                      </w:rPr>
                      <w:t xml:space="preserve">[2] </w:t>
                    </w:r>
                  </w:p>
                </w:tc>
                <w:tc>
                  <w:tcPr>
                    <w:tcW w:w="0" w:type="auto"/>
                    <w:hideMark/>
                  </w:tcPr>
                  <w:p w14:paraId="63C8AB4F" w14:textId="77777777" w:rsidR="00A901E9" w:rsidRDefault="00A901E9" w:rsidP="00536008">
                    <w:pPr>
                      <w:pStyle w:val="NormalBPBHEB"/>
                      <w:rPr>
                        <w:noProof/>
                      </w:rPr>
                      <w:pPrChange w:id="70" w:author="Konika Sharma" w:date="2024-10-29T10:21:00Z" w16du:dateUtc="2024-10-29T04:51:00Z">
                        <w:pPr>
                          <w:pStyle w:val="Bibliography"/>
                        </w:pPr>
                      </w:pPrChange>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01E9" w14:paraId="70C5BC30" w14:textId="77777777">
                <w:trPr>
                  <w:divId w:val="1347445273"/>
                  <w:tblCellSpacing w:w="15" w:type="dxa"/>
                </w:trPr>
                <w:tc>
                  <w:tcPr>
                    <w:tcW w:w="50" w:type="pct"/>
                    <w:hideMark/>
                  </w:tcPr>
                  <w:p w14:paraId="33D83258" w14:textId="77777777" w:rsidR="00A901E9" w:rsidRDefault="00A901E9" w:rsidP="00536008">
                    <w:pPr>
                      <w:pStyle w:val="NormalBPBHEB"/>
                      <w:rPr>
                        <w:noProof/>
                      </w:rPr>
                      <w:pPrChange w:id="71" w:author="Konika Sharma" w:date="2024-10-29T10:21:00Z" w16du:dateUtc="2024-10-29T04:51:00Z">
                        <w:pPr>
                          <w:pStyle w:val="Bibliography"/>
                        </w:pPr>
                      </w:pPrChange>
                    </w:pPr>
                    <w:r>
                      <w:rPr>
                        <w:noProof/>
                      </w:rPr>
                      <w:t xml:space="preserve">[3] </w:t>
                    </w:r>
                  </w:p>
                </w:tc>
                <w:tc>
                  <w:tcPr>
                    <w:tcW w:w="0" w:type="auto"/>
                    <w:hideMark/>
                  </w:tcPr>
                  <w:p w14:paraId="081034C9" w14:textId="77777777" w:rsidR="00A901E9" w:rsidRDefault="00A901E9" w:rsidP="00536008">
                    <w:pPr>
                      <w:pStyle w:val="NormalBPBHEB"/>
                      <w:rPr>
                        <w:noProof/>
                      </w:rPr>
                      <w:pPrChange w:id="72" w:author="Konika Sharma" w:date="2024-10-29T10:21:00Z" w16du:dateUtc="2024-10-29T04:51:00Z">
                        <w:pPr>
                          <w:pStyle w:val="Bibliography"/>
                        </w:pPr>
                      </w:pPrChange>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536008">
                    <w:pPr>
                      <w:pStyle w:val="NormalBPBHEB"/>
                      <w:rPr>
                        <w:noProof/>
                      </w:rPr>
                      <w:pPrChange w:id="73" w:author="Konika Sharma" w:date="2024-10-29T10:21:00Z" w16du:dateUtc="2024-10-29T04:51:00Z">
                        <w:pPr>
                          <w:pStyle w:val="Bibliography"/>
                        </w:pPr>
                      </w:pPrChange>
                    </w:pPr>
                    <w:r>
                      <w:rPr>
                        <w:noProof/>
                      </w:rPr>
                      <w:t xml:space="preserve">[4] </w:t>
                    </w:r>
                  </w:p>
                </w:tc>
                <w:tc>
                  <w:tcPr>
                    <w:tcW w:w="0" w:type="auto"/>
                    <w:hideMark/>
                  </w:tcPr>
                  <w:p w14:paraId="3975096E" w14:textId="77777777" w:rsidR="00A901E9" w:rsidRDefault="00A901E9" w:rsidP="00536008">
                    <w:pPr>
                      <w:pStyle w:val="NormalBPBHEB"/>
                      <w:rPr>
                        <w:noProof/>
                      </w:rPr>
                      <w:pPrChange w:id="74" w:author="Konika Sharma" w:date="2024-10-29T10:21:00Z" w16du:dateUtc="2024-10-29T04:51:00Z">
                        <w:pPr>
                          <w:pStyle w:val="Bibliography"/>
                        </w:pPr>
                      </w:pPrChange>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536008">
                    <w:pPr>
                      <w:pStyle w:val="NormalBPBHEB"/>
                      <w:rPr>
                        <w:noProof/>
                      </w:rPr>
                      <w:pPrChange w:id="75" w:author="Konika Sharma" w:date="2024-10-29T10:21:00Z" w16du:dateUtc="2024-10-29T04:51:00Z">
                        <w:pPr>
                          <w:pStyle w:val="Bibliography"/>
                        </w:pPr>
                      </w:pPrChange>
                    </w:pPr>
                    <w:r>
                      <w:rPr>
                        <w:noProof/>
                      </w:rPr>
                      <w:t xml:space="preserve">[5] </w:t>
                    </w:r>
                  </w:p>
                </w:tc>
                <w:tc>
                  <w:tcPr>
                    <w:tcW w:w="0" w:type="auto"/>
                    <w:hideMark/>
                  </w:tcPr>
                  <w:p w14:paraId="32F813C4" w14:textId="77777777" w:rsidR="00A901E9" w:rsidRDefault="00A901E9" w:rsidP="00536008">
                    <w:pPr>
                      <w:pStyle w:val="NormalBPBHEB"/>
                      <w:rPr>
                        <w:noProof/>
                      </w:rPr>
                      <w:pPrChange w:id="76" w:author="Konika Sharma" w:date="2024-10-29T10:21:00Z" w16du:dateUtc="2024-10-29T04:51:00Z">
                        <w:pPr>
                          <w:pStyle w:val="Bibliography"/>
                        </w:pPr>
                      </w:pPrChange>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01E9" w14:paraId="573086B0" w14:textId="77777777">
                <w:trPr>
                  <w:divId w:val="1347445273"/>
                  <w:tblCellSpacing w:w="15" w:type="dxa"/>
                </w:trPr>
                <w:tc>
                  <w:tcPr>
                    <w:tcW w:w="50" w:type="pct"/>
                    <w:hideMark/>
                  </w:tcPr>
                  <w:p w14:paraId="140E0A2A" w14:textId="77777777" w:rsidR="00A901E9" w:rsidRDefault="00A901E9" w:rsidP="00536008">
                    <w:pPr>
                      <w:pStyle w:val="NormalBPBHEB"/>
                      <w:rPr>
                        <w:noProof/>
                      </w:rPr>
                      <w:pPrChange w:id="77" w:author="Konika Sharma" w:date="2024-10-29T10:21:00Z" w16du:dateUtc="2024-10-29T04:51:00Z">
                        <w:pPr>
                          <w:pStyle w:val="Bibliography"/>
                        </w:pPr>
                      </w:pPrChange>
                    </w:pPr>
                    <w:r>
                      <w:rPr>
                        <w:noProof/>
                      </w:rPr>
                      <w:t xml:space="preserve">[6] </w:t>
                    </w:r>
                  </w:p>
                </w:tc>
                <w:tc>
                  <w:tcPr>
                    <w:tcW w:w="0" w:type="auto"/>
                    <w:hideMark/>
                  </w:tcPr>
                  <w:p w14:paraId="79A8AE38" w14:textId="77777777" w:rsidR="00A901E9" w:rsidRDefault="00A901E9" w:rsidP="00536008">
                    <w:pPr>
                      <w:pStyle w:val="NormalBPBHEB"/>
                      <w:rPr>
                        <w:noProof/>
                      </w:rPr>
                      <w:pPrChange w:id="78" w:author="Konika Sharma" w:date="2024-10-29T10:21:00Z" w16du:dateUtc="2024-10-29T04:51:00Z">
                        <w:pPr>
                          <w:pStyle w:val="Bibliography"/>
                        </w:pPr>
                      </w:pPrChange>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536008">
                    <w:pPr>
                      <w:pStyle w:val="NormalBPBHEB"/>
                      <w:rPr>
                        <w:noProof/>
                      </w:rPr>
                      <w:pPrChange w:id="79" w:author="Konika Sharma" w:date="2024-10-29T10:21:00Z" w16du:dateUtc="2024-10-29T04:51:00Z">
                        <w:pPr>
                          <w:pStyle w:val="Bibliography"/>
                        </w:pPr>
                      </w:pPrChange>
                    </w:pPr>
                    <w:r>
                      <w:rPr>
                        <w:noProof/>
                      </w:rPr>
                      <w:t xml:space="preserve">[7] </w:t>
                    </w:r>
                  </w:p>
                </w:tc>
                <w:tc>
                  <w:tcPr>
                    <w:tcW w:w="0" w:type="auto"/>
                    <w:hideMark/>
                  </w:tcPr>
                  <w:p w14:paraId="10AD6384" w14:textId="77777777" w:rsidR="00A901E9" w:rsidRDefault="00A901E9" w:rsidP="00536008">
                    <w:pPr>
                      <w:pStyle w:val="NormalBPBHEB"/>
                      <w:rPr>
                        <w:noProof/>
                      </w:rPr>
                      <w:pPrChange w:id="80" w:author="Konika Sharma" w:date="2024-10-29T10:21:00Z" w16du:dateUtc="2024-10-29T04:51:00Z">
                        <w:pPr>
                          <w:pStyle w:val="Bibliography"/>
                        </w:pPr>
                      </w:pPrChange>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536008">
                    <w:pPr>
                      <w:pStyle w:val="NormalBPBHEB"/>
                      <w:rPr>
                        <w:noProof/>
                      </w:rPr>
                      <w:pPrChange w:id="81" w:author="Konika Sharma" w:date="2024-10-29T10:21:00Z" w16du:dateUtc="2024-10-29T04:51:00Z">
                        <w:pPr>
                          <w:pStyle w:val="Bibliography"/>
                        </w:pPr>
                      </w:pPrChange>
                    </w:pPr>
                    <w:r>
                      <w:rPr>
                        <w:noProof/>
                      </w:rPr>
                      <w:t xml:space="preserve">[8] </w:t>
                    </w:r>
                  </w:p>
                </w:tc>
                <w:tc>
                  <w:tcPr>
                    <w:tcW w:w="0" w:type="auto"/>
                    <w:hideMark/>
                  </w:tcPr>
                  <w:p w14:paraId="55F518ED" w14:textId="77777777" w:rsidR="00A901E9" w:rsidRDefault="00A901E9" w:rsidP="00536008">
                    <w:pPr>
                      <w:pStyle w:val="NormalBPBHEB"/>
                      <w:rPr>
                        <w:noProof/>
                      </w:rPr>
                      <w:pPrChange w:id="82" w:author="Konika Sharma" w:date="2024-10-29T10:21:00Z" w16du:dateUtc="2024-10-29T04:51:00Z">
                        <w:pPr>
                          <w:pStyle w:val="Bibliography"/>
                        </w:pPr>
                      </w:pPrChange>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77777777" w:rsidR="00A901E9" w:rsidRDefault="00A901E9" w:rsidP="00536008">
                    <w:pPr>
                      <w:pStyle w:val="NormalBPBHEB"/>
                      <w:rPr>
                        <w:noProof/>
                      </w:rPr>
                      <w:pPrChange w:id="83" w:author="Konika Sharma" w:date="2024-10-29T10:21:00Z" w16du:dateUtc="2024-10-29T04:51:00Z">
                        <w:pPr>
                          <w:pStyle w:val="Bibliography"/>
                        </w:pPr>
                      </w:pPrChange>
                    </w:pPr>
                    <w:r>
                      <w:rPr>
                        <w:noProof/>
                      </w:rPr>
                      <w:t xml:space="preserve">[9] </w:t>
                    </w:r>
                  </w:p>
                </w:tc>
                <w:tc>
                  <w:tcPr>
                    <w:tcW w:w="0" w:type="auto"/>
                    <w:hideMark/>
                  </w:tcPr>
                  <w:p w14:paraId="637015B4" w14:textId="77777777" w:rsidR="00A901E9" w:rsidRDefault="00A901E9" w:rsidP="00536008">
                    <w:pPr>
                      <w:pStyle w:val="NormalBPBHEB"/>
                      <w:rPr>
                        <w:noProof/>
                      </w:rPr>
                      <w:pPrChange w:id="84" w:author="Konika Sharma" w:date="2024-10-29T10:21:00Z" w16du:dateUtc="2024-10-29T04:51:00Z">
                        <w:pPr>
                          <w:pStyle w:val="Bibliography"/>
                        </w:pPr>
                      </w:pPrChange>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536008">
                    <w:pPr>
                      <w:pStyle w:val="NormalBPBHEB"/>
                      <w:rPr>
                        <w:noProof/>
                      </w:rPr>
                      <w:pPrChange w:id="85" w:author="Konika Sharma" w:date="2024-10-29T10:21:00Z" w16du:dateUtc="2024-10-29T04:51:00Z">
                        <w:pPr>
                          <w:pStyle w:val="Bibliography"/>
                        </w:pPr>
                      </w:pPrChange>
                    </w:pPr>
                    <w:r>
                      <w:rPr>
                        <w:noProof/>
                      </w:rPr>
                      <w:t xml:space="preserve">[10] </w:t>
                    </w:r>
                  </w:p>
                </w:tc>
                <w:tc>
                  <w:tcPr>
                    <w:tcW w:w="0" w:type="auto"/>
                    <w:hideMark/>
                  </w:tcPr>
                  <w:p w14:paraId="49E0566A" w14:textId="77777777" w:rsidR="00A901E9" w:rsidRDefault="00A901E9" w:rsidP="00536008">
                    <w:pPr>
                      <w:pStyle w:val="NormalBPBHEB"/>
                      <w:rPr>
                        <w:noProof/>
                      </w:rPr>
                      <w:pPrChange w:id="86" w:author="Konika Sharma" w:date="2024-10-29T10:21:00Z" w16du:dateUtc="2024-10-29T04:51:00Z">
                        <w:pPr>
                          <w:pStyle w:val="Bibliography"/>
                        </w:pPr>
                      </w:pPrChange>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536008">
                    <w:pPr>
                      <w:pStyle w:val="NormalBPBHEB"/>
                      <w:rPr>
                        <w:noProof/>
                      </w:rPr>
                      <w:pPrChange w:id="87" w:author="Konika Sharma" w:date="2024-10-29T10:21:00Z" w16du:dateUtc="2024-10-29T04:51:00Z">
                        <w:pPr>
                          <w:pStyle w:val="Bibliography"/>
                        </w:pPr>
                      </w:pPrChange>
                    </w:pPr>
                    <w:r>
                      <w:rPr>
                        <w:noProof/>
                      </w:rPr>
                      <w:t xml:space="preserve">[11] </w:t>
                    </w:r>
                  </w:p>
                </w:tc>
                <w:tc>
                  <w:tcPr>
                    <w:tcW w:w="0" w:type="auto"/>
                    <w:hideMark/>
                  </w:tcPr>
                  <w:p w14:paraId="442A6908" w14:textId="77777777" w:rsidR="00A901E9" w:rsidRDefault="00A901E9" w:rsidP="00536008">
                    <w:pPr>
                      <w:pStyle w:val="NormalBPBHEB"/>
                      <w:rPr>
                        <w:noProof/>
                      </w:rPr>
                      <w:pPrChange w:id="88" w:author="Konika Sharma" w:date="2024-10-29T10:21:00Z" w16du:dateUtc="2024-10-29T04:51:00Z">
                        <w:pPr>
                          <w:pStyle w:val="Bibliography"/>
                        </w:pPr>
                      </w:pPrChange>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536008">
                    <w:pPr>
                      <w:pStyle w:val="NormalBPBHEB"/>
                      <w:rPr>
                        <w:noProof/>
                      </w:rPr>
                      <w:pPrChange w:id="89" w:author="Konika Sharma" w:date="2024-10-29T10:21:00Z" w16du:dateUtc="2024-10-29T04:51:00Z">
                        <w:pPr>
                          <w:pStyle w:val="Bibliography"/>
                        </w:pPr>
                      </w:pPrChange>
                    </w:pPr>
                    <w:r>
                      <w:rPr>
                        <w:noProof/>
                      </w:rPr>
                      <w:t xml:space="preserve">[12] </w:t>
                    </w:r>
                  </w:p>
                </w:tc>
                <w:tc>
                  <w:tcPr>
                    <w:tcW w:w="0" w:type="auto"/>
                    <w:hideMark/>
                  </w:tcPr>
                  <w:p w14:paraId="6104B680" w14:textId="77777777" w:rsidR="00A901E9" w:rsidRDefault="00A901E9" w:rsidP="00536008">
                    <w:pPr>
                      <w:pStyle w:val="NormalBPBHEB"/>
                      <w:rPr>
                        <w:noProof/>
                      </w:rPr>
                      <w:pPrChange w:id="90" w:author="Konika Sharma" w:date="2024-10-29T10:21:00Z" w16du:dateUtc="2024-10-29T04:51:00Z">
                        <w:pPr>
                          <w:pStyle w:val="Bibliography"/>
                        </w:pPr>
                      </w:pPrChange>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536008">
                    <w:pPr>
                      <w:pStyle w:val="NormalBPBHEB"/>
                      <w:rPr>
                        <w:noProof/>
                      </w:rPr>
                      <w:pPrChange w:id="91" w:author="Konika Sharma" w:date="2024-10-29T10:21:00Z" w16du:dateUtc="2024-10-29T04:51:00Z">
                        <w:pPr>
                          <w:pStyle w:val="Bibliography"/>
                        </w:pPr>
                      </w:pPrChange>
                    </w:pPr>
                    <w:r>
                      <w:rPr>
                        <w:noProof/>
                      </w:rPr>
                      <w:t xml:space="preserve">[13] </w:t>
                    </w:r>
                  </w:p>
                </w:tc>
                <w:tc>
                  <w:tcPr>
                    <w:tcW w:w="0" w:type="auto"/>
                    <w:hideMark/>
                  </w:tcPr>
                  <w:p w14:paraId="0B92A6BF" w14:textId="77777777" w:rsidR="00A901E9" w:rsidRDefault="00A901E9" w:rsidP="00536008">
                    <w:pPr>
                      <w:pStyle w:val="NormalBPBHEB"/>
                      <w:rPr>
                        <w:noProof/>
                      </w:rPr>
                      <w:pPrChange w:id="92" w:author="Konika Sharma" w:date="2024-10-29T10:21:00Z" w16du:dateUtc="2024-10-29T04:51:00Z">
                        <w:pPr>
                          <w:pStyle w:val="Bibliography"/>
                        </w:pPr>
                      </w:pPrChange>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536008">
                    <w:pPr>
                      <w:pStyle w:val="NormalBPBHEB"/>
                      <w:rPr>
                        <w:noProof/>
                      </w:rPr>
                      <w:pPrChange w:id="93" w:author="Konika Sharma" w:date="2024-10-29T10:21:00Z" w16du:dateUtc="2024-10-29T04:51:00Z">
                        <w:pPr>
                          <w:pStyle w:val="Bibliography"/>
                        </w:pPr>
                      </w:pPrChange>
                    </w:pPr>
                    <w:r>
                      <w:rPr>
                        <w:noProof/>
                      </w:rPr>
                      <w:lastRenderedPageBreak/>
                      <w:t xml:space="preserve">[14] </w:t>
                    </w:r>
                  </w:p>
                </w:tc>
                <w:tc>
                  <w:tcPr>
                    <w:tcW w:w="0" w:type="auto"/>
                    <w:hideMark/>
                  </w:tcPr>
                  <w:p w14:paraId="4D006517" w14:textId="77777777" w:rsidR="00A901E9" w:rsidRDefault="00A901E9" w:rsidP="00536008">
                    <w:pPr>
                      <w:pStyle w:val="NormalBPBHEB"/>
                      <w:rPr>
                        <w:noProof/>
                      </w:rPr>
                      <w:pPrChange w:id="94" w:author="Konika Sharma" w:date="2024-10-29T10:21:00Z" w16du:dateUtc="2024-10-29T04:51:00Z">
                        <w:pPr>
                          <w:pStyle w:val="Bibliography"/>
                        </w:pPr>
                      </w:pPrChange>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536008">
                    <w:pPr>
                      <w:pStyle w:val="NormalBPBHEB"/>
                      <w:rPr>
                        <w:noProof/>
                      </w:rPr>
                      <w:pPrChange w:id="95" w:author="Konika Sharma" w:date="2024-10-29T10:21:00Z" w16du:dateUtc="2024-10-29T04:51:00Z">
                        <w:pPr>
                          <w:pStyle w:val="Bibliography"/>
                        </w:pPr>
                      </w:pPrChange>
                    </w:pPr>
                    <w:r>
                      <w:rPr>
                        <w:noProof/>
                      </w:rPr>
                      <w:t xml:space="preserve">[15] </w:t>
                    </w:r>
                  </w:p>
                </w:tc>
                <w:tc>
                  <w:tcPr>
                    <w:tcW w:w="0" w:type="auto"/>
                    <w:hideMark/>
                  </w:tcPr>
                  <w:p w14:paraId="025D7E85" w14:textId="77777777" w:rsidR="00A901E9" w:rsidRDefault="00A901E9" w:rsidP="00536008">
                    <w:pPr>
                      <w:pStyle w:val="NormalBPBHEB"/>
                      <w:rPr>
                        <w:noProof/>
                      </w:rPr>
                      <w:pPrChange w:id="96" w:author="Konika Sharma" w:date="2024-10-29T10:21:00Z" w16du:dateUtc="2024-10-29T04:51:00Z">
                        <w:pPr>
                          <w:pStyle w:val="Bibliography"/>
                        </w:pPr>
                      </w:pPrChange>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01E9" w14:paraId="04A82247" w14:textId="77777777">
                <w:trPr>
                  <w:divId w:val="1347445273"/>
                  <w:tblCellSpacing w:w="15" w:type="dxa"/>
                </w:trPr>
                <w:tc>
                  <w:tcPr>
                    <w:tcW w:w="50" w:type="pct"/>
                    <w:hideMark/>
                  </w:tcPr>
                  <w:p w14:paraId="32341E98" w14:textId="77777777" w:rsidR="00A901E9" w:rsidRDefault="00A901E9" w:rsidP="00536008">
                    <w:pPr>
                      <w:pStyle w:val="NormalBPBHEB"/>
                      <w:rPr>
                        <w:noProof/>
                      </w:rPr>
                      <w:pPrChange w:id="97" w:author="Konika Sharma" w:date="2024-10-29T10:21:00Z" w16du:dateUtc="2024-10-29T04:51:00Z">
                        <w:pPr>
                          <w:pStyle w:val="Bibliography"/>
                        </w:pPr>
                      </w:pPrChange>
                    </w:pPr>
                    <w:r>
                      <w:rPr>
                        <w:noProof/>
                      </w:rPr>
                      <w:t xml:space="preserve">[16] </w:t>
                    </w:r>
                  </w:p>
                </w:tc>
                <w:tc>
                  <w:tcPr>
                    <w:tcW w:w="0" w:type="auto"/>
                    <w:hideMark/>
                  </w:tcPr>
                  <w:p w14:paraId="148670F5" w14:textId="77777777" w:rsidR="00A901E9" w:rsidRDefault="00A901E9" w:rsidP="00536008">
                    <w:pPr>
                      <w:pStyle w:val="NormalBPBHEB"/>
                      <w:rPr>
                        <w:noProof/>
                      </w:rPr>
                      <w:pPrChange w:id="98" w:author="Konika Sharma" w:date="2024-10-29T10:21:00Z" w16du:dateUtc="2024-10-29T04:51:00Z">
                        <w:pPr>
                          <w:pStyle w:val="Bibliography"/>
                        </w:pPr>
                      </w:pPrChange>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536008">
                    <w:pPr>
                      <w:pStyle w:val="NormalBPBHEB"/>
                      <w:rPr>
                        <w:noProof/>
                      </w:rPr>
                      <w:pPrChange w:id="99" w:author="Konika Sharma" w:date="2024-10-29T10:21:00Z" w16du:dateUtc="2024-10-29T04:51:00Z">
                        <w:pPr>
                          <w:pStyle w:val="Bibliography"/>
                        </w:pPr>
                      </w:pPrChange>
                    </w:pPr>
                    <w:r>
                      <w:rPr>
                        <w:noProof/>
                      </w:rPr>
                      <w:t xml:space="preserve">[17] </w:t>
                    </w:r>
                  </w:p>
                </w:tc>
                <w:tc>
                  <w:tcPr>
                    <w:tcW w:w="0" w:type="auto"/>
                    <w:hideMark/>
                  </w:tcPr>
                  <w:p w14:paraId="0EBE2B15" w14:textId="77777777" w:rsidR="00A901E9" w:rsidRDefault="00A901E9" w:rsidP="00536008">
                    <w:pPr>
                      <w:pStyle w:val="NormalBPBHEB"/>
                      <w:rPr>
                        <w:noProof/>
                      </w:rPr>
                      <w:pPrChange w:id="100" w:author="Konika Sharma" w:date="2024-10-29T10:21:00Z" w16du:dateUtc="2024-10-29T04:51:00Z">
                        <w:pPr>
                          <w:pStyle w:val="Bibliography"/>
                        </w:pPr>
                      </w:pPrChange>
                    </w:pPr>
                    <w:r>
                      <w:rPr>
                        <w:noProof/>
                      </w:rPr>
                      <w:t xml:space="preserve">J. Brown, Email Marketing Rules: A Step-by-Step Guide to the Best Practices that Power Email Marketing Success, Wiley, 2019. </w:t>
                    </w:r>
                  </w:p>
                </w:tc>
              </w:tr>
              <w:tr w:rsidR="00A901E9" w14:paraId="7C169E51" w14:textId="77777777">
                <w:trPr>
                  <w:divId w:val="1347445273"/>
                  <w:tblCellSpacing w:w="15" w:type="dxa"/>
                </w:trPr>
                <w:tc>
                  <w:tcPr>
                    <w:tcW w:w="50" w:type="pct"/>
                    <w:hideMark/>
                  </w:tcPr>
                  <w:p w14:paraId="5670E87E" w14:textId="77777777" w:rsidR="00A901E9" w:rsidRDefault="00A901E9" w:rsidP="00536008">
                    <w:pPr>
                      <w:pStyle w:val="NormalBPBHEB"/>
                      <w:rPr>
                        <w:noProof/>
                      </w:rPr>
                      <w:pPrChange w:id="101" w:author="Konika Sharma" w:date="2024-10-29T10:21:00Z" w16du:dateUtc="2024-10-29T04:51:00Z">
                        <w:pPr>
                          <w:pStyle w:val="Bibliography"/>
                        </w:pPr>
                      </w:pPrChange>
                    </w:pPr>
                    <w:r>
                      <w:rPr>
                        <w:noProof/>
                      </w:rPr>
                      <w:t xml:space="preserve">[18] </w:t>
                    </w:r>
                  </w:p>
                </w:tc>
                <w:tc>
                  <w:tcPr>
                    <w:tcW w:w="0" w:type="auto"/>
                    <w:hideMark/>
                  </w:tcPr>
                  <w:p w14:paraId="4493FB25" w14:textId="77777777" w:rsidR="00A901E9" w:rsidRDefault="00A901E9" w:rsidP="00536008">
                    <w:pPr>
                      <w:pStyle w:val="NormalBPBHEB"/>
                      <w:rPr>
                        <w:noProof/>
                      </w:rPr>
                      <w:pPrChange w:id="102" w:author="Konika Sharma" w:date="2024-10-29T10:21:00Z" w16du:dateUtc="2024-10-29T04:51:00Z">
                        <w:pPr>
                          <w:pStyle w:val="Bibliography"/>
                        </w:pPr>
                      </w:pPrChange>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7777777" w:rsidR="00A901E9" w:rsidRDefault="00A901E9" w:rsidP="00536008">
                    <w:pPr>
                      <w:pStyle w:val="NormalBPBHEB"/>
                      <w:rPr>
                        <w:noProof/>
                      </w:rPr>
                      <w:pPrChange w:id="103" w:author="Konika Sharma" w:date="2024-10-29T10:21:00Z" w16du:dateUtc="2024-10-29T04:51:00Z">
                        <w:pPr>
                          <w:pStyle w:val="Bibliography"/>
                        </w:pPr>
                      </w:pPrChange>
                    </w:pPr>
                    <w:r>
                      <w:rPr>
                        <w:noProof/>
                      </w:rPr>
                      <w:t xml:space="preserve">[19] </w:t>
                    </w:r>
                  </w:p>
                </w:tc>
                <w:tc>
                  <w:tcPr>
                    <w:tcW w:w="0" w:type="auto"/>
                    <w:hideMark/>
                  </w:tcPr>
                  <w:p w14:paraId="319B8EC1" w14:textId="77777777" w:rsidR="00A901E9" w:rsidRDefault="00A901E9" w:rsidP="00536008">
                    <w:pPr>
                      <w:pStyle w:val="NormalBPBHEB"/>
                      <w:rPr>
                        <w:noProof/>
                      </w:rPr>
                      <w:pPrChange w:id="104" w:author="Konika Sharma" w:date="2024-10-29T10:21:00Z" w16du:dateUtc="2024-10-29T04:51:00Z">
                        <w:pPr>
                          <w:pStyle w:val="Bibliography"/>
                        </w:pPr>
                      </w:pPrChange>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536008">
                    <w:pPr>
                      <w:pStyle w:val="NormalBPBHEB"/>
                      <w:rPr>
                        <w:noProof/>
                      </w:rPr>
                      <w:pPrChange w:id="105" w:author="Konika Sharma" w:date="2024-10-29T10:21:00Z" w16du:dateUtc="2024-10-29T04:51:00Z">
                        <w:pPr>
                          <w:pStyle w:val="Bibliography"/>
                        </w:pPr>
                      </w:pPrChange>
                    </w:pPr>
                    <w:r>
                      <w:rPr>
                        <w:noProof/>
                      </w:rPr>
                      <w:t xml:space="preserve">[20] </w:t>
                    </w:r>
                  </w:p>
                </w:tc>
                <w:tc>
                  <w:tcPr>
                    <w:tcW w:w="0" w:type="auto"/>
                    <w:hideMark/>
                  </w:tcPr>
                  <w:p w14:paraId="499F2120" w14:textId="77777777" w:rsidR="00A901E9" w:rsidRDefault="00A901E9" w:rsidP="00536008">
                    <w:pPr>
                      <w:pStyle w:val="NormalBPBHEB"/>
                      <w:rPr>
                        <w:noProof/>
                      </w:rPr>
                      <w:pPrChange w:id="106" w:author="Konika Sharma" w:date="2024-10-29T10:21:00Z" w16du:dateUtc="2024-10-29T04:51:00Z">
                        <w:pPr>
                          <w:pStyle w:val="Bibliography"/>
                        </w:pPr>
                      </w:pPrChange>
                    </w:pPr>
                    <w:r>
                      <w:rPr>
                        <w:noProof/>
                      </w:rPr>
                      <w:t xml:space="preserve">R. Brennan, Full Stack Serverless: Modern Application Development with React, AWS, and GraphQL, Apress., 2019. </w:t>
                    </w:r>
                  </w:p>
                </w:tc>
              </w:tr>
              <w:tr w:rsidR="00A901E9" w14:paraId="0F5A435B" w14:textId="77777777">
                <w:trPr>
                  <w:divId w:val="1347445273"/>
                  <w:tblCellSpacing w:w="15" w:type="dxa"/>
                </w:trPr>
                <w:tc>
                  <w:tcPr>
                    <w:tcW w:w="50" w:type="pct"/>
                    <w:hideMark/>
                  </w:tcPr>
                  <w:p w14:paraId="75C11301" w14:textId="77777777" w:rsidR="00A901E9" w:rsidRDefault="00A901E9" w:rsidP="00536008">
                    <w:pPr>
                      <w:pStyle w:val="NormalBPBHEB"/>
                      <w:rPr>
                        <w:noProof/>
                      </w:rPr>
                      <w:pPrChange w:id="107" w:author="Konika Sharma" w:date="2024-10-29T10:21:00Z" w16du:dateUtc="2024-10-29T04:51:00Z">
                        <w:pPr>
                          <w:pStyle w:val="Bibliography"/>
                        </w:pPr>
                      </w:pPrChange>
                    </w:pPr>
                    <w:r>
                      <w:rPr>
                        <w:noProof/>
                      </w:rPr>
                      <w:t xml:space="preserve">[21] </w:t>
                    </w:r>
                  </w:p>
                </w:tc>
                <w:tc>
                  <w:tcPr>
                    <w:tcW w:w="0" w:type="auto"/>
                    <w:hideMark/>
                  </w:tcPr>
                  <w:p w14:paraId="0B030EC5" w14:textId="77777777" w:rsidR="00A901E9" w:rsidRDefault="00A901E9" w:rsidP="00536008">
                    <w:pPr>
                      <w:pStyle w:val="NormalBPBHEB"/>
                      <w:rPr>
                        <w:noProof/>
                      </w:rPr>
                      <w:pPrChange w:id="108" w:author="Konika Sharma" w:date="2024-10-29T10:21:00Z" w16du:dateUtc="2024-10-29T04:51:00Z">
                        <w:pPr>
                          <w:pStyle w:val="Bibliography"/>
                        </w:pPr>
                      </w:pPrChange>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536008">
                    <w:pPr>
                      <w:pStyle w:val="NormalBPBHEB"/>
                      <w:rPr>
                        <w:noProof/>
                      </w:rPr>
                      <w:pPrChange w:id="109" w:author="Konika Sharma" w:date="2024-10-29T10:21:00Z" w16du:dateUtc="2024-10-29T04:51:00Z">
                        <w:pPr>
                          <w:pStyle w:val="Bibliography"/>
                        </w:pPr>
                      </w:pPrChange>
                    </w:pPr>
                    <w:r>
                      <w:rPr>
                        <w:noProof/>
                      </w:rPr>
                      <w:t xml:space="preserve">[22] </w:t>
                    </w:r>
                  </w:p>
                </w:tc>
                <w:tc>
                  <w:tcPr>
                    <w:tcW w:w="0" w:type="auto"/>
                    <w:hideMark/>
                  </w:tcPr>
                  <w:p w14:paraId="0D643492" w14:textId="77777777" w:rsidR="00A901E9" w:rsidRDefault="00A901E9" w:rsidP="00536008">
                    <w:pPr>
                      <w:pStyle w:val="NormalBPBHEB"/>
                      <w:rPr>
                        <w:noProof/>
                      </w:rPr>
                      <w:pPrChange w:id="110" w:author="Konika Sharma" w:date="2024-10-29T10:21:00Z" w16du:dateUtc="2024-10-29T04:51:00Z">
                        <w:pPr>
                          <w:pStyle w:val="Bibliography"/>
                        </w:pPr>
                      </w:pPrChange>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536008">
                    <w:pPr>
                      <w:pStyle w:val="NormalBPBHEB"/>
                      <w:rPr>
                        <w:noProof/>
                      </w:rPr>
                      <w:pPrChange w:id="111" w:author="Konika Sharma" w:date="2024-10-29T10:21:00Z" w16du:dateUtc="2024-10-29T04:51:00Z">
                        <w:pPr>
                          <w:pStyle w:val="Bibliography"/>
                        </w:pPr>
                      </w:pPrChange>
                    </w:pPr>
                    <w:r>
                      <w:rPr>
                        <w:noProof/>
                      </w:rPr>
                      <w:t xml:space="preserve">[23] </w:t>
                    </w:r>
                  </w:p>
                </w:tc>
                <w:tc>
                  <w:tcPr>
                    <w:tcW w:w="0" w:type="auto"/>
                    <w:hideMark/>
                  </w:tcPr>
                  <w:p w14:paraId="4C2C70C8" w14:textId="77777777" w:rsidR="00A901E9" w:rsidRDefault="00A901E9" w:rsidP="00536008">
                    <w:pPr>
                      <w:pStyle w:val="NormalBPBHEB"/>
                      <w:rPr>
                        <w:noProof/>
                      </w:rPr>
                      <w:pPrChange w:id="112" w:author="Konika Sharma" w:date="2024-10-29T10:21:00Z" w16du:dateUtc="2024-10-29T04:51:00Z">
                        <w:pPr>
                          <w:pStyle w:val="Bibliography"/>
                        </w:pPr>
                      </w:pPrChange>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536008">
                    <w:pPr>
                      <w:pStyle w:val="NormalBPBHEB"/>
                      <w:rPr>
                        <w:noProof/>
                      </w:rPr>
                      <w:pPrChange w:id="113" w:author="Konika Sharma" w:date="2024-10-29T10:21:00Z" w16du:dateUtc="2024-10-29T04:51:00Z">
                        <w:pPr>
                          <w:pStyle w:val="Bibliography"/>
                        </w:pPr>
                      </w:pPrChange>
                    </w:pPr>
                    <w:r>
                      <w:rPr>
                        <w:noProof/>
                      </w:rPr>
                      <w:t xml:space="preserve">[24] </w:t>
                    </w:r>
                  </w:p>
                </w:tc>
                <w:tc>
                  <w:tcPr>
                    <w:tcW w:w="0" w:type="auto"/>
                    <w:hideMark/>
                  </w:tcPr>
                  <w:p w14:paraId="3FBEB9E2" w14:textId="77777777" w:rsidR="00A901E9" w:rsidRDefault="00A901E9" w:rsidP="00536008">
                    <w:pPr>
                      <w:pStyle w:val="NormalBPBHEB"/>
                      <w:rPr>
                        <w:noProof/>
                      </w:rPr>
                      <w:pPrChange w:id="114" w:author="Konika Sharma" w:date="2024-10-29T10:21:00Z" w16du:dateUtc="2024-10-29T04:51:00Z">
                        <w:pPr>
                          <w:pStyle w:val="Bibliography"/>
                        </w:pPr>
                      </w:pPrChange>
                    </w:pPr>
                    <w:r>
                      <w:rPr>
                        <w:noProof/>
                      </w:rPr>
                      <w:t xml:space="preserve">E. Johnson, Mastering AWS AppSync: Build Scalable and High-Performing GraphQL APIs for Your Applications, Packt Publishing, 2019. </w:t>
                    </w:r>
                  </w:p>
                </w:tc>
              </w:tr>
              <w:tr w:rsidR="00A901E9" w14:paraId="11BAA372" w14:textId="77777777">
                <w:trPr>
                  <w:divId w:val="1347445273"/>
                  <w:tblCellSpacing w:w="15" w:type="dxa"/>
                </w:trPr>
                <w:tc>
                  <w:tcPr>
                    <w:tcW w:w="50" w:type="pct"/>
                    <w:hideMark/>
                  </w:tcPr>
                  <w:p w14:paraId="49F2EA64" w14:textId="77777777" w:rsidR="00A901E9" w:rsidRDefault="00A901E9" w:rsidP="00536008">
                    <w:pPr>
                      <w:pStyle w:val="NormalBPBHEB"/>
                      <w:rPr>
                        <w:noProof/>
                      </w:rPr>
                      <w:pPrChange w:id="115" w:author="Konika Sharma" w:date="2024-10-29T10:21:00Z" w16du:dateUtc="2024-10-29T04:51:00Z">
                        <w:pPr>
                          <w:pStyle w:val="Bibliography"/>
                        </w:pPr>
                      </w:pPrChange>
                    </w:pPr>
                    <w:r>
                      <w:rPr>
                        <w:noProof/>
                      </w:rPr>
                      <w:t xml:space="preserve">[25] </w:t>
                    </w:r>
                  </w:p>
                </w:tc>
                <w:tc>
                  <w:tcPr>
                    <w:tcW w:w="0" w:type="auto"/>
                    <w:hideMark/>
                  </w:tcPr>
                  <w:p w14:paraId="0716D373" w14:textId="77777777" w:rsidR="00A901E9" w:rsidRDefault="00A901E9" w:rsidP="00536008">
                    <w:pPr>
                      <w:pStyle w:val="NormalBPBHEB"/>
                      <w:rPr>
                        <w:noProof/>
                      </w:rPr>
                      <w:pPrChange w:id="116" w:author="Konika Sharma" w:date="2024-10-29T10:21:00Z" w16du:dateUtc="2024-10-29T04:51:00Z">
                        <w:pPr>
                          <w:pStyle w:val="Bibliography"/>
                        </w:pPr>
                      </w:pPrChange>
                    </w:pPr>
                    <w:r>
                      <w:rPr>
                        <w:noProof/>
                      </w:rPr>
                      <w:t xml:space="preserve">V. Srinivasan, Mobile DevOps: Deliver Continuous Mobile Apps Faster and More Efficiently, Apress, 2019. </w:t>
                    </w:r>
                  </w:p>
                </w:tc>
              </w:tr>
              <w:tr w:rsidR="00A901E9" w14:paraId="1C3F168F" w14:textId="77777777">
                <w:trPr>
                  <w:divId w:val="1347445273"/>
                  <w:tblCellSpacing w:w="15" w:type="dxa"/>
                </w:trPr>
                <w:tc>
                  <w:tcPr>
                    <w:tcW w:w="50" w:type="pct"/>
                    <w:hideMark/>
                  </w:tcPr>
                  <w:p w14:paraId="401CF686" w14:textId="77777777" w:rsidR="00A901E9" w:rsidRDefault="00A901E9" w:rsidP="00536008">
                    <w:pPr>
                      <w:pStyle w:val="NormalBPBHEB"/>
                      <w:rPr>
                        <w:noProof/>
                      </w:rPr>
                      <w:pPrChange w:id="117" w:author="Konika Sharma" w:date="2024-10-29T10:21:00Z" w16du:dateUtc="2024-10-29T04:51:00Z">
                        <w:pPr>
                          <w:pStyle w:val="Bibliography"/>
                        </w:pPr>
                      </w:pPrChange>
                    </w:pPr>
                    <w:r>
                      <w:rPr>
                        <w:noProof/>
                      </w:rPr>
                      <w:t xml:space="preserve">[26] </w:t>
                    </w:r>
                  </w:p>
                </w:tc>
                <w:tc>
                  <w:tcPr>
                    <w:tcW w:w="0" w:type="auto"/>
                    <w:hideMark/>
                  </w:tcPr>
                  <w:p w14:paraId="322A4FAB" w14:textId="77777777" w:rsidR="00A901E9" w:rsidRDefault="00A901E9" w:rsidP="00536008">
                    <w:pPr>
                      <w:pStyle w:val="NormalBPBHEB"/>
                      <w:rPr>
                        <w:noProof/>
                      </w:rPr>
                      <w:pPrChange w:id="118" w:author="Konika Sharma" w:date="2024-10-29T10:21:00Z" w16du:dateUtc="2024-10-29T04:51:00Z">
                        <w:pPr>
                          <w:pStyle w:val="Bibliography"/>
                        </w:pPr>
                      </w:pPrChange>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536008">
                    <w:pPr>
                      <w:pStyle w:val="NormalBPBHEB"/>
                      <w:rPr>
                        <w:noProof/>
                      </w:rPr>
                      <w:pPrChange w:id="119" w:author="Konika Sharma" w:date="2024-10-29T10:21:00Z" w16du:dateUtc="2024-10-29T04:51:00Z">
                        <w:pPr>
                          <w:pStyle w:val="Bibliography"/>
                        </w:pPr>
                      </w:pPrChange>
                    </w:pPr>
                    <w:r>
                      <w:rPr>
                        <w:noProof/>
                      </w:rPr>
                      <w:t xml:space="preserve">[27] </w:t>
                    </w:r>
                  </w:p>
                </w:tc>
                <w:tc>
                  <w:tcPr>
                    <w:tcW w:w="0" w:type="auto"/>
                    <w:hideMark/>
                  </w:tcPr>
                  <w:p w14:paraId="34ECCAB7" w14:textId="77777777" w:rsidR="00A901E9" w:rsidRDefault="00A901E9" w:rsidP="00536008">
                    <w:pPr>
                      <w:pStyle w:val="NormalBPBHEB"/>
                      <w:rPr>
                        <w:noProof/>
                      </w:rPr>
                      <w:pPrChange w:id="120" w:author="Konika Sharma" w:date="2024-10-29T10:21:00Z" w16du:dateUtc="2024-10-29T04:51:00Z">
                        <w:pPr>
                          <w:pStyle w:val="Bibliography"/>
                        </w:pPr>
                      </w:pPrChange>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536008">
                    <w:pPr>
                      <w:pStyle w:val="NormalBPBHEB"/>
                      <w:rPr>
                        <w:noProof/>
                      </w:rPr>
                      <w:pPrChange w:id="121" w:author="Konika Sharma" w:date="2024-10-29T10:21:00Z" w16du:dateUtc="2024-10-29T04:51:00Z">
                        <w:pPr>
                          <w:pStyle w:val="Bibliography"/>
                        </w:pPr>
                      </w:pPrChange>
                    </w:pPr>
                    <w:r>
                      <w:rPr>
                        <w:noProof/>
                      </w:rPr>
                      <w:t xml:space="preserve">[28] </w:t>
                    </w:r>
                  </w:p>
                </w:tc>
                <w:tc>
                  <w:tcPr>
                    <w:tcW w:w="0" w:type="auto"/>
                    <w:hideMark/>
                  </w:tcPr>
                  <w:p w14:paraId="5EA117B8" w14:textId="77777777" w:rsidR="00A901E9" w:rsidRDefault="00A901E9" w:rsidP="00536008">
                    <w:pPr>
                      <w:pStyle w:val="NormalBPBHEB"/>
                      <w:rPr>
                        <w:noProof/>
                      </w:rPr>
                      <w:pPrChange w:id="122" w:author="Konika Sharma" w:date="2024-10-29T10:21:00Z" w16du:dateUtc="2024-10-29T04:51:00Z">
                        <w:pPr>
                          <w:pStyle w:val="Bibliography"/>
                        </w:pPr>
                      </w:pPrChange>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77777777" w:rsidR="00A901E9" w:rsidRDefault="00A901E9" w:rsidP="00536008">
                    <w:pPr>
                      <w:pStyle w:val="NormalBPBHEB"/>
                      <w:rPr>
                        <w:noProof/>
                      </w:rPr>
                      <w:pPrChange w:id="123" w:author="Konika Sharma" w:date="2024-10-29T10:21:00Z" w16du:dateUtc="2024-10-29T04:51:00Z">
                        <w:pPr>
                          <w:pStyle w:val="Bibliography"/>
                        </w:pPr>
                      </w:pPrChange>
                    </w:pPr>
                    <w:r>
                      <w:rPr>
                        <w:noProof/>
                      </w:rPr>
                      <w:t xml:space="preserve">[29] </w:t>
                    </w:r>
                  </w:p>
                </w:tc>
                <w:tc>
                  <w:tcPr>
                    <w:tcW w:w="0" w:type="auto"/>
                    <w:hideMark/>
                  </w:tcPr>
                  <w:p w14:paraId="76BB3595" w14:textId="77777777" w:rsidR="00A901E9" w:rsidRDefault="00A901E9" w:rsidP="00536008">
                    <w:pPr>
                      <w:pStyle w:val="NormalBPBHEB"/>
                      <w:rPr>
                        <w:noProof/>
                      </w:rPr>
                      <w:pPrChange w:id="124" w:author="Konika Sharma" w:date="2024-10-29T10:21:00Z" w16du:dateUtc="2024-10-29T04:51:00Z">
                        <w:pPr>
                          <w:pStyle w:val="Bibliography"/>
                        </w:pPr>
                      </w:pPrChange>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536008">
                    <w:pPr>
                      <w:pStyle w:val="NormalBPBHEB"/>
                      <w:rPr>
                        <w:noProof/>
                      </w:rPr>
                      <w:pPrChange w:id="125" w:author="Konika Sharma" w:date="2024-10-29T10:21:00Z" w16du:dateUtc="2024-10-29T04:51:00Z">
                        <w:pPr>
                          <w:pStyle w:val="Bibliography"/>
                        </w:pPr>
                      </w:pPrChange>
                    </w:pPr>
                    <w:r>
                      <w:rPr>
                        <w:noProof/>
                      </w:rPr>
                      <w:t xml:space="preserve">[30] </w:t>
                    </w:r>
                  </w:p>
                </w:tc>
                <w:tc>
                  <w:tcPr>
                    <w:tcW w:w="0" w:type="auto"/>
                    <w:hideMark/>
                  </w:tcPr>
                  <w:p w14:paraId="22695AEA" w14:textId="77777777" w:rsidR="00A901E9" w:rsidRDefault="00A901E9" w:rsidP="00536008">
                    <w:pPr>
                      <w:pStyle w:val="NormalBPBHEB"/>
                      <w:rPr>
                        <w:noProof/>
                      </w:rPr>
                      <w:pPrChange w:id="126" w:author="Konika Sharma" w:date="2024-10-29T10:21:00Z" w16du:dateUtc="2024-10-29T04:51:00Z">
                        <w:pPr>
                          <w:pStyle w:val="Bibliography"/>
                        </w:pPr>
                      </w:pPrChange>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536008">
              <w:pPr>
                <w:pStyle w:val="NormalBPBHEB"/>
                <w:divId w:val="1347445273"/>
                <w:rPr>
                  <w:noProof/>
                </w:rPr>
                <w:pPrChange w:id="127" w:author="Konika Sharma" w:date="2024-10-29T10:21:00Z" w16du:dateUtc="2024-10-29T04:51:00Z">
                  <w:pPr>
                    <w:divId w:val="1347445273"/>
                  </w:pPr>
                </w:pPrChange>
              </w:pPr>
            </w:p>
            <w:p w14:paraId="2ECA2AE9" w14:textId="62345E2F" w:rsidR="00932D0B" w:rsidDel="00536008" w:rsidRDefault="00932D0B" w:rsidP="00536008">
              <w:pPr>
                <w:pStyle w:val="NormalBPBHEB"/>
                <w:rPr>
                  <w:del w:id="128" w:author="Konika Sharma" w:date="2024-10-29T10:21:00Z" w16du:dateUtc="2024-10-29T04:51:00Z"/>
                </w:rPr>
                <w:pPrChange w:id="129" w:author="Konika Sharma" w:date="2024-10-29T10:21:00Z" w16du:dateUtc="2024-10-29T04:51:00Z">
                  <w:pPr/>
                </w:pPrChange>
              </w:pPr>
              <w:r>
                <w:rPr>
                  <w:b/>
                  <w:bCs/>
                  <w:noProof/>
                </w:rPr>
                <w:fldChar w:fldCharType="end"/>
              </w:r>
            </w:p>
          </w:sdtContent>
        </w:sdt>
      </w:sdtContent>
    </w:sdt>
    <w:p w14:paraId="7D4C9E77" w14:textId="77777777" w:rsidR="004C32AE" w:rsidRPr="0094412E" w:rsidRDefault="004C32AE" w:rsidP="00536008">
      <w:pPr>
        <w:pStyle w:val="NormalBPBHEB"/>
      </w:pPr>
    </w:p>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1" w:author="Konika Sharma" w:date="2024-10-29T10:36:00Z" w:initials="KS">
    <w:p w14:paraId="7AEF7B71" w14:textId="77777777" w:rsidR="00437754" w:rsidRDefault="00437754" w:rsidP="00437754">
      <w:r>
        <w:rPr>
          <w:rStyle w:val="CommentReference"/>
        </w:rPr>
        <w:annotationRef/>
      </w:r>
      <w:r>
        <w:rPr>
          <w:rFonts w:asciiTheme="minorHAnsi" w:eastAsiaTheme="minorHAnsi" w:hAnsiTheme="minorHAnsi" w:cstheme="minorBidi"/>
          <w:color w:val="000000"/>
          <w:sz w:val="20"/>
          <w:szCs w:val="20"/>
          <w:lang w:val="en-US" w:eastAsia="en-US"/>
        </w:rPr>
        <w:t>Could you try putting it in paragraph form instead of pointers?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EF7B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EBAF5A" w16cex:dateUtc="2024-10-29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EF7B71" w16cid:durableId="17EBAF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9CB58" w14:textId="77777777" w:rsidR="00630B16" w:rsidRDefault="00630B16" w:rsidP="005935FF">
      <w:r>
        <w:separator/>
      </w:r>
    </w:p>
  </w:endnote>
  <w:endnote w:type="continuationSeparator" w:id="0">
    <w:p w14:paraId="7D2ECBDC" w14:textId="77777777" w:rsidR="00630B16" w:rsidRDefault="00630B16" w:rsidP="005935FF">
      <w:r>
        <w:continuationSeparator/>
      </w:r>
    </w:p>
  </w:endnote>
  <w:endnote w:type="continuationNotice" w:id="1">
    <w:p w14:paraId="19CF05C0" w14:textId="77777777" w:rsidR="00630B16" w:rsidRDefault="00630B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E4097" w14:textId="77777777" w:rsidR="00630B16" w:rsidRDefault="00630B16" w:rsidP="005935FF">
      <w:r>
        <w:separator/>
      </w:r>
    </w:p>
  </w:footnote>
  <w:footnote w:type="continuationSeparator" w:id="0">
    <w:p w14:paraId="0FAF6DE3" w14:textId="77777777" w:rsidR="00630B16" w:rsidRDefault="00630B16" w:rsidP="005935FF">
      <w:r>
        <w:continuationSeparator/>
      </w:r>
    </w:p>
  </w:footnote>
  <w:footnote w:type="continuationNotice" w:id="1">
    <w:p w14:paraId="11B41D49" w14:textId="77777777" w:rsidR="00630B16" w:rsidRDefault="00630B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nika Sharma">
    <w15:presenceInfo w15:providerId="None" w15:userId="Konika Sha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52C2C"/>
    <w:rsid w:val="0005387F"/>
    <w:rsid w:val="00056C62"/>
    <w:rsid w:val="00063A78"/>
    <w:rsid w:val="00065DFB"/>
    <w:rsid w:val="00067A2E"/>
    <w:rsid w:val="00067DCE"/>
    <w:rsid w:val="00070CAB"/>
    <w:rsid w:val="00071C4E"/>
    <w:rsid w:val="00072715"/>
    <w:rsid w:val="000736FD"/>
    <w:rsid w:val="000754B8"/>
    <w:rsid w:val="000760BB"/>
    <w:rsid w:val="000761FF"/>
    <w:rsid w:val="00076DE2"/>
    <w:rsid w:val="00081A29"/>
    <w:rsid w:val="000837D4"/>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42D5"/>
    <w:rsid w:val="00105AD3"/>
    <w:rsid w:val="00106C44"/>
    <w:rsid w:val="0011237F"/>
    <w:rsid w:val="00113B05"/>
    <w:rsid w:val="00113F92"/>
    <w:rsid w:val="001148EB"/>
    <w:rsid w:val="00117CD4"/>
    <w:rsid w:val="00125FAB"/>
    <w:rsid w:val="00126EC4"/>
    <w:rsid w:val="00126EEB"/>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2791"/>
    <w:rsid w:val="0025319A"/>
    <w:rsid w:val="0025324D"/>
    <w:rsid w:val="00256B63"/>
    <w:rsid w:val="00257528"/>
    <w:rsid w:val="00257D23"/>
    <w:rsid w:val="00260DD5"/>
    <w:rsid w:val="002629F7"/>
    <w:rsid w:val="00263629"/>
    <w:rsid w:val="00263889"/>
    <w:rsid w:val="00263A36"/>
    <w:rsid w:val="00263DCE"/>
    <w:rsid w:val="002666CD"/>
    <w:rsid w:val="002676E3"/>
    <w:rsid w:val="00267779"/>
    <w:rsid w:val="0027043E"/>
    <w:rsid w:val="00270C88"/>
    <w:rsid w:val="00271800"/>
    <w:rsid w:val="00271BC1"/>
    <w:rsid w:val="00273F68"/>
    <w:rsid w:val="0027471C"/>
    <w:rsid w:val="00274E1C"/>
    <w:rsid w:val="00277876"/>
    <w:rsid w:val="00281A38"/>
    <w:rsid w:val="00281B5B"/>
    <w:rsid w:val="00282223"/>
    <w:rsid w:val="0028623A"/>
    <w:rsid w:val="0028660D"/>
    <w:rsid w:val="00290ADB"/>
    <w:rsid w:val="002945E7"/>
    <w:rsid w:val="00294923"/>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DE5"/>
    <w:rsid w:val="003419E3"/>
    <w:rsid w:val="003421AE"/>
    <w:rsid w:val="00342D4C"/>
    <w:rsid w:val="00344002"/>
    <w:rsid w:val="00344462"/>
    <w:rsid w:val="00345228"/>
    <w:rsid w:val="00345FC7"/>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586A"/>
    <w:rsid w:val="00385FF5"/>
    <w:rsid w:val="003937E1"/>
    <w:rsid w:val="00393E5E"/>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754"/>
    <w:rsid w:val="00437BA1"/>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3C9A"/>
    <w:rsid w:val="004E7B43"/>
    <w:rsid w:val="004F0B2A"/>
    <w:rsid w:val="004F14EA"/>
    <w:rsid w:val="004F2B2B"/>
    <w:rsid w:val="004F3E0F"/>
    <w:rsid w:val="004F3E49"/>
    <w:rsid w:val="004F6D71"/>
    <w:rsid w:val="005000D7"/>
    <w:rsid w:val="0050028B"/>
    <w:rsid w:val="00500653"/>
    <w:rsid w:val="005026A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B1901"/>
    <w:rsid w:val="005B22D0"/>
    <w:rsid w:val="005B4104"/>
    <w:rsid w:val="005B4D58"/>
    <w:rsid w:val="005B5290"/>
    <w:rsid w:val="005B6CA9"/>
    <w:rsid w:val="005B7775"/>
    <w:rsid w:val="005B7C12"/>
    <w:rsid w:val="005C12AC"/>
    <w:rsid w:val="005D0ECE"/>
    <w:rsid w:val="005D1963"/>
    <w:rsid w:val="005D2391"/>
    <w:rsid w:val="005D2436"/>
    <w:rsid w:val="005D354C"/>
    <w:rsid w:val="005D4976"/>
    <w:rsid w:val="005D5849"/>
    <w:rsid w:val="005E167D"/>
    <w:rsid w:val="005E44FC"/>
    <w:rsid w:val="005E60F4"/>
    <w:rsid w:val="005E72D3"/>
    <w:rsid w:val="005E789B"/>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102"/>
    <w:rsid w:val="00654F94"/>
    <w:rsid w:val="0066417E"/>
    <w:rsid w:val="0066418A"/>
    <w:rsid w:val="00665E72"/>
    <w:rsid w:val="00666F2D"/>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A0C3A"/>
    <w:rsid w:val="00AA2E53"/>
    <w:rsid w:val="00AA423C"/>
    <w:rsid w:val="00AA52E0"/>
    <w:rsid w:val="00AA66A6"/>
    <w:rsid w:val="00AA6D24"/>
    <w:rsid w:val="00AA7468"/>
    <w:rsid w:val="00AB156D"/>
    <w:rsid w:val="00AB5F29"/>
    <w:rsid w:val="00AB6A59"/>
    <w:rsid w:val="00AB71D8"/>
    <w:rsid w:val="00AB7580"/>
    <w:rsid w:val="00AC0946"/>
    <w:rsid w:val="00AC38B0"/>
    <w:rsid w:val="00AC424D"/>
    <w:rsid w:val="00AC5029"/>
    <w:rsid w:val="00AC51F6"/>
    <w:rsid w:val="00AC7635"/>
    <w:rsid w:val="00AC78E5"/>
    <w:rsid w:val="00AD0DE1"/>
    <w:rsid w:val="00AD2CCD"/>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65BE"/>
    <w:rsid w:val="00C312B8"/>
    <w:rsid w:val="00C31CD4"/>
    <w:rsid w:val="00C320C4"/>
    <w:rsid w:val="00C3274A"/>
    <w:rsid w:val="00C32841"/>
    <w:rsid w:val="00C32BED"/>
    <w:rsid w:val="00C32F62"/>
    <w:rsid w:val="00C33896"/>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2781"/>
    <w:rsid w:val="00C72F0A"/>
    <w:rsid w:val="00C75632"/>
    <w:rsid w:val="00C803A1"/>
    <w:rsid w:val="00C805CA"/>
    <w:rsid w:val="00C80BA3"/>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559A"/>
    <w:rsid w:val="00D156A3"/>
    <w:rsid w:val="00D169BC"/>
    <w:rsid w:val="00D17DDD"/>
    <w:rsid w:val="00D229B7"/>
    <w:rsid w:val="00D234B6"/>
    <w:rsid w:val="00D23509"/>
    <w:rsid w:val="00D25830"/>
    <w:rsid w:val="00D30B6C"/>
    <w:rsid w:val="00D32A8F"/>
    <w:rsid w:val="00D34222"/>
    <w:rsid w:val="00D3534F"/>
    <w:rsid w:val="00D403FE"/>
    <w:rsid w:val="00D428D6"/>
    <w:rsid w:val="00D43E33"/>
    <w:rsid w:val="00D44C7E"/>
    <w:rsid w:val="00D457FA"/>
    <w:rsid w:val="00D459E7"/>
    <w:rsid w:val="00D466CB"/>
    <w:rsid w:val="00D47BD8"/>
    <w:rsid w:val="00D515EC"/>
    <w:rsid w:val="00D525ED"/>
    <w:rsid w:val="00D52F19"/>
    <w:rsid w:val="00D538BD"/>
    <w:rsid w:val="00D5393F"/>
    <w:rsid w:val="00D541F5"/>
    <w:rsid w:val="00D565FC"/>
    <w:rsid w:val="00D566F6"/>
    <w:rsid w:val="00D607EA"/>
    <w:rsid w:val="00D6147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990"/>
    <w:rsid w:val="00FB5950"/>
    <w:rsid w:val="00FC14DF"/>
    <w:rsid w:val="00FC5238"/>
    <w:rsid w:val="00FC6016"/>
    <w:rsid w:val="00FC66ED"/>
    <w:rsid w:val="00FD0065"/>
    <w:rsid w:val="00FD0D7D"/>
    <w:rsid w:val="00FD1E7D"/>
    <w:rsid w:val="00FD3F5A"/>
    <w:rsid w:val="00FD42BB"/>
    <w:rsid w:val="00FD4306"/>
    <w:rsid w:val="00FD525A"/>
    <w:rsid w:val="00FD6B82"/>
    <w:rsid w:val="00FD6EF0"/>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6807</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Konika Sharma</cp:lastModifiedBy>
  <cp:revision>2</cp:revision>
  <dcterms:created xsi:type="dcterms:W3CDTF">2024-10-29T05:12:00Z</dcterms:created>
  <dcterms:modified xsi:type="dcterms:W3CDTF">2024-10-29T05:12:00Z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