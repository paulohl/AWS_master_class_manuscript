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7CC8847B" w:rsidR="003D5B30" w:rsidDel="00000773" w:rsidRDefault="003D5B30" w:rsidP="00555FFB">
      <w:pPr>
        <w:pStyle w:val="Heading1BPBHEB"/>
        <w:rPr>
          <w:del w:id="2" w:author="Paulo H. Leocadio" w:date="2024-07-17T13:10:00Z" w16du:dateUtc="2024-07-17T17:10:00Z"/>
        </w:rPr>
      </w:pPr>
      <w:commentRangeStart w:id="3"/>
      <w:commentRangeStart w:id="4"/>
      <w:del w:id="5" w:author="Paulo H. Leocadio" w:date="2024-07-17T13:10:00Z" w16du:dateUtc="2024-07-17T17:10:00Z">
        <w:r w:rsidRPr="003D5B30" w:rsidDel="00000773">
          <w:delText>Introduction</w:delText>
        </w:r>
        <w:commentRangeEnd w:id="3"/>
        <w:r w:rsidR="00703812" w:rsidDel="00000773">
          <w:rPr>
            <w:rStyle w:val="CommentReference"/>
            <w:rFonts w:eastAsiaTheme="minorHAnsi" w:cstheme="minorBidi"/>
            <w:b w:val="0"/>
            <w:color w:val="000000" w:themeColor="text1"/>
          </w:rPr>
          <w:commentReference w:id="3"/>
        </w:r>
        <w:commentRangeEnd w:id="4"/>
        <w:r w:rsidR="009E7A45" w:rsidDel="00000773">
          <w:rPr>
            <w:rStyle w:val="CommentReference"/>
            <w:rFonts w:eastAsiaTheme="minorHAnsi" w:cstheme="minorBidi"/>
            <w:b w:val="0"/>
            <w:color w:val="000000" w:themeColor="text1"/>
          </w:rPr>
          <w:commentReference w:id="4"/>
        </w:r>
      </w:del>
    </w:p>
    <w:p w14:paraId="7F9D814D" w14:textId="26E33849" w:rsidR="003D4A53" w:rsidRPr="001731C0" w:rsidDel="00000773" w:rsidRDefault="003D4A53" w:rsidP="009E7A45">
      <w:pPr>
        <w:pStyle w:val="NormalBPBHEB"/>
        <w:rPr>
          <w:del w:id="6" w:author="Paulo H. Leocadio" w:date="2024-07-17T13:10:00Z" w16du:dateUtc="2024-07-17T17:10:00Z"/>
        </w:rPr>
      </w:pPr>
      <w:del w:id="7" w:author="Paulo H. Leocadio" w:date="2024-07-17T13:10:00Z" w16du:dateUtc="2024-07-17T17:10:00Z">
        <w:r w:rsidRPr="00CB6A8F" w:rsidDel="00000773">
          <w:delTex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delText>
        </w:r>
        <w:r w:rsidRPr="001731C0" w:rsidDel="00000773">
          <w:delText>leverage cloud-native services effectively.</w:delText>
        </w:r>
      </w:del>
    </w:p>
    <w:p w14:paraId="58766560" w14:textId="47482FA3" w:rsidR="003D4A53" w:rsidRPr="001731C0" w:rsidDel="00000773" w:rsidRDefault="003D4A53" w:rsidP="009E7A45">
      <w:pPr>
        <w:pStyle w:val="NormalBPBHEB"/>
        <w:rPr>
          <w:del w:id="8" w:author="Paulo H. Leocadio" w:date="2024-07-17T13:10:00Z" w16du:dateUtc="2024-07-17T17:10:00Z"/>
        </w:rPr>
      </w:pPr>
      <w:del w:id="9" w:author="Paulo H. Leocadio" w:date="2024-07-17T13:10:00Z" w16du:dateUtc="2024-07-17T17:10:00Z">
        <w:r w:rsidRPr="001731C0" w:rsidDel="00000773">
          <w:delTex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delText>
        </w:r>
      </w:del>
    </w:p>
    <w:p w14:paraId="511BFE33" w14:textId="440DF179" w:rsidR="003D4A53" w:rsidRPr="001731C0" w:rsidDel="00000773" w:rsidRDefault="003D4A53" w:rsidP="009E7A45">
      <w:pPr>
        <w:pStyle w:val="NormalBPBHEB"/>
        <w:rPr>
          <w:del w:id="10" w:author="Paulo H. Leocadio" w:date="2024-07-17T13:10:00Z" w16du:dateUtc="2024-07-17T17:10:00Z"/>
        </w:rPr>
      </w:pPr>
      <w:del w:id="11" w:author="Paulo H. Leocadio" w:date="2024-07-17T13:10:00Z" w16du:dateUtc="2024-07-17T17:10:00Z">
        <w:r w:rsidRPr="001731C0" w:rsidDel="00000773">
          <w:delText>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developer productivity through features like code completion, debugging tools, and collaborative capabilities [3], [18].</w:delText>
        </w:r>
      </w:del>
    </w:p>
    <w:p w14:paraId="39F3BAB4" w14:textId="6A9EFC0D" w:rsidR="003D4A53" w:rsidRPr="001731C0" w:rsidDel="00000773" w:rsidRDefault="003D4A53" w:rsidP="009E7A45">
      <w:pPr>
        <w:pStyle w:val="NormalBPBHEB"/>
        <w:rPr>
          <w:del w:id="12" w:author="Paulo H. Leocadio" w:date="2024-07-17T13:10:00Z" w16du:dateUtc="2024-07-17T17:10:00Z"/>
        </w:rPr>
      </w:pPr>
      <w:del w:id="13" w:author="Paulo H. Leocadio" w:date="2024-07-17T13:10:00Z" w16du:dateUtc="2024-07-17T17:10:00Z">
        <w:r w:rsidRPr="001731C0" w:rsidDel="00000773">
          <w:delTex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delText>
        </w:r>
      </w:del>
    </w:p>
    <w:p w14:paraId="564E4C81" w14:textId="3FF49818" w:rsidR="003D4A53" w:rsidRPr="001731C0" w:rsidDel="00000773" w:rsidRDefault="003D4A53" w:rsidP="009E7A45">
      <w:pPr>
        <w:pStyle w:val="NormalBPBHEB"/>
        <w:rPr>
          <w:del w:id="14" w:author="Paulo H. Leocadio" w:date="2024-07-17T13:10:00Z" w16du:dateUtc="2024-07-17T17:10:00Z"/>
        </w:rPr>
      </w:pPr>
      <w:del w:id="15" w:author="Paulo H. Leocadio" w:date="2024-07-17T13:10:00Z" w16du:dateUtc="2024-07-17T17:10:00Z">
        <w:r w:rsidRPr="001731C0" w:rsidDel="00000773">
          <w:delText>In parallel, the chapter addresses the critical aspects of continuous integration (CI) and continuous deployment (CD) methodologies, elucidating how cloud-native services such as AWS CodeBuild, AWS CodeCommit, and AWS CodePipeline automate build, test, and deployment tasks [24], [27], [32]. Best practices for secure CI/CD pipelines are highlighted, emphasizing the importance of robust security measures in cloud environments [34].</w:delText>
        </w:r>
      </w:del>
    </w:p>
    <w:p w14:paraId="14D9C4C9" w14:textId="118221B2" w:rsidR="003D4A53" w:rsidRPr="001731C0" w:rsidDel="00000773" w:rsidRDefault="003D4A53" w:rsidP="009E7A45">
      <w:pPr>
        <w:pStyle w:val="NormalBPBHEB"/>
        <w:rPr>
          <w:del w:id="16" w:author="Paulo H. Leocadio" w:date="2024-07-17T13:10:00Z" w16du:dateUtc="2024-07-17T17:10:00Z"/>
        </w:rPr>
      </w:pPr>
      <w:del w:id="17" w:author="Paulo H. Leocadio" w:date="2024-07-17T13:10:00Z" w16du:dateUtc="2024-07-17T17:10:00Z">
        <w:r w:rsidRPr="001731C0" w:rsidDel="00000773">
          <w:delText>The discussion then shifts towards advanced deployment strategies and orchestration techniques, underscoring the role of infrastructure as code (IaC) in provisioning and managing cloud resources programmatically [13], [15]. Tools like AWS CloudFormation and AWS Cloud Control API are examined for their efficacy in achieving infrastructure scalability and consistency [14], [16].</w:delText>
        </w:r>
      </w:del>
    </w:p>
    <w:p w14:paraId="015F1749" w14:textId="44C6961B" w:rsidR="003D4A53" w:rsidRPr="001731C0" w:rsidDel="00000773" w:rsidRDefault="003D4A53" w:rsidP="009E7A45">
      <w:pPr>
        <w:pStyle w:val="NormalBPBHEB"/>
        <w:rPr>
          <w:del w:id="18" w:author="Paulo H. Leocadio" w:date="2024-07-17T13:10:00Z" w16du:dateUtc="2024-07-17T17:10:00Z"/>
        </w:rPr>
      </w:pPr>
      <w:del w:id="19" w:author="Paulo H. Leocadio" w:date="2024-07-17T13:10:00Z" w16du:dateUtc="2024-07-17T17:10:00Z">
        <w:r w:rsidRPr="001731C0" w:rsidDel="00000773">
          <w:delTex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delText>
        </w:r>
      </w:del>
    </w:p>
    <w:p w14:paraId="380CEAD7" w14:textId="0E07C749" w:rsidR="003D4A53" w:rsidRPr="001731C0" w:rsidDel="00000773" w:rsidRDefault="003D4A53" w:rsidP="009E7A45">
      <w:pPr>
        <w:pStyle w:val="NormalBPBHEB"/>
        <w:rPr>
          <w:del w:id="20" w:author="Paulo H. Leocadio" w:date="2024-07-17T13:10:00Z" w16du:dateUtc="2024-07-17T17:10:00Z"/>
        </w:rPr>
      </w:pPr>
      <w:del w:id="21" w:author="Paulo H. Leocadio" w:date="2024-07-17T13:10:00Z" w16du:dateUtc="2024-07-17T17:10:00Z">
        <w:r w:rsidRPr="001731C0" w:rsidDel="00000773">
          <w:delText xml:space="preserve">Lastly, the chapter </w:delText>
        </w:r>
        <w:r w:rsidR="00982258" w:rsidRPr="001731C0" w:rsidDel="00000773">
          <w:delText>elucidates</w:delText>
        </w:r>
        <w:r w:rsidRPr="001731C0" w:rsidDel="00000773">
          <w:delTex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delText>
        </w:r>
      </w:del>
    </w:p>
    <w:p w14:paraId="629A1119" w14:textId="4899E17C" w:rsidR="003D4A53" w:rsidRPr="001731C0" w:rsidDel="00000773" w:rsidRDefault="003D4A53" w:rsidP="009E7A45">
      <w:pPr>
        <w:pStyle w:val="NormalBPBHEB"/>
        <w:rPr>
          <w:del w:id="22" w:author="Paulo H. Leocadio" w:date="2024-07-17T13:10:00Z" w16du:dateUtc="2024-07-17T17:10:00Z"/>
        </w:rPr>
      </w:pPr>
      <w:del w:id="23" w:author="Paulo H. Leocadio" w:date="2024-07-17T13:10:00Z" w16du:dateUtc="2024-07-17T17:10:00Z">
        <w:r w:rsidRPr="001731C0" w:rsidDel="00000773">
          <w:delText xml:space="preserve">In </w:delText>
        </w:r>
        <w:r w:rsidR="004C08EC" w:rsidRPr="001731C0" w:rsidDel="00000773">
          <w:delText>summary</w:delText>
        </w:r>
        <w:r w:rsidRPr="001731C0" w:rsidDel="00000773">
          <w:delTex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delText>
        </w:r>
      </w:del>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24"/>
      <w:commentRangeStart w:id="25"/>
      <w:commentRangeStart w:id="26"/>
      <w:commentRangeStart w:id="27"/>
      <w:r>
        <w:t>topics</w:t>
      </w:r>
      <w:commentRangeEnd w:id="24"/>
      <w:r>
        <w:rPr>
          <w:rStyle w:val="CommentReference"/>
          <w:rFonts w:asciiTheme="minorHAnsi" w:eastAsiaTheme="minorHAnsi" w:hAnsiTheme="minorHAnsi" w:cstheme="minorBidi"/>
        </w:rPr>
        <w:commentReference w:id="24"/>
      </w:r>
      <w:commentRangeEnd w:id="25"/>
      <w:commentRangeEnd w:id="26"/>
      <w:commentRangeEnd w:id="27"/>
      <w:r w:rsidR="00910FFE">
        <w:rPr>
          <w:rStyle w:val="CommentReference"/>
          <w:rFonts w:eastAsiaTheme="minorHAnsi" w:cstheme="minorBidi"/>
        </w:rPr>
        <w:commentReference w:id="25"/>
      </w:r>
      <w:r w:rsidR="004120C0">
        <w:rPr>
          <w:rStyle w:val="CommentReference"/>
          <w:rFonts w:eastAsiaTheme="minorHAnsi" w:cstheme="minorBidi"/>
        </w:rPr>
        <w:commentReference w:id="26"/>
      </w:r>
      <w:r w:rsidR="00910FFE">
        <w:rPr>
          <w:rStyle w:val="CommentReference"/>
          <w:rFonts w:eastAsiaTheme="minorHAnsi" w:cstheme="minorBidi"/>
        </w:rPr>
        <w:commentReference w:id="27"/>
      </w:r>
      <w:r>
        <w:t xml:space="preserve">: </w:t>
      </w:r>
    </w:p>
    <w:p w14:paraId="5779CF43" w14:textId="65E102D1" w:rsidR="001F211F" w:rsidDel="00000773" w:rsidRDefault="001F211F" w:rsidP="00273BC7">
      <w:pPr>
        <w:pStyle w:val="ListParagraph"/>
        <w:numPr>
          <w:ilvl w:val="0"/>
          <w:numId w:val="136"/>
        </w:numPr>
        <w:spacing w:after="0" w:line="276" w:lineRule="auto"/>
        <w:rPr>
          <w:del w:id="28" w:author="Paulo H. Leocadio" w:date="2024-07-17T13:10:00Z" w16du:dateUtc="2024-07-17T17:10:00Z"/>
          <w:rFonts w:ascii="Times New Roman" w:eastAsia="Times New Roman" w:hAnsi="Times New Roman" w:cs="Times New Roman"/>
          <w:color w:val="404040"/>
          <w:sz w:val="24"/>
          <w:szCs w:val="24"/>
          <w:lang w:val="en-GB"/>
        </w:rPr>
      </w:pPr>
      <w:del w:id="29"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Developer Tools</w:delText>
        </w:r>
      </w:del>
    </w:p>
    <w:p w14:paraId="77111E5E" w14:textId="24DBA96F" w:rsidR="001F211F" w:rsidRPr="001F211F" w:rsidDel="00000773" w:rsidRDefault="001F211F" w:rsidP="00273BC7">
      <w:pPr>
        <w:pStyle w:val="ListParagraph"/>
        <w:numPr>
          <w:ilvl w:val="1"/>
          <w:numId w:val="136"/>
        </w:numPr>
        <w:spacing w:after="0" w:line="276" w:lineRule="auto"/>
        <w:rPr>
          <w:del w:id="30" w:author="Paulo H. Leocadio" w:date="2024-07-17T13:10:00Z" w16du:dateUtc="2024-07-17T17:10:00Z"/>
          <w:rFonts w:ascii="Times New Roman" w:eastAsia="Times New Roman" w:hAnsi="Times New Roman" w:cs="Times New Roman"/>
          <w:color w:val="404040"/>
          <w:sz w:val="24"/>
          <w:szCs w:val="24"/>
          <w:lang w:val="en-GB"/>
        </w:rPr>
      </w:pPr>
      <w:del w:id="31"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 xml:space="preserve">Amazon CodeCatalyst </w:delText>
        </w:r>
      </w:del>
    </w:p>
    <w:p w14:paraId="66C704F7" w14:textId="069F0EC1" w:rsidR="001F211F" w:rsidRPr="001F211F" w:rsidDel="00000773" w:rsidRDefault="001F211F" w:rsidP="00273BC7">
      <w:pPr>
        <w:pStyle w:val="ListParagraph"/>
        <w:numPr>
          <w:ilvl w:val="1"/>
          <w:numId w:val="136"/>
        </w:numPr>
        <w:spacing w:after="0" w:line="276" w:lineRule="auto"/>
        <w:rPr>
          <w:del w:id="32" w:author="Paulo H. Leocadio" w:date="2024-07-17T13:10:00Z" w16du:dateUtc="2024-07-17T17:10:00Z"/>
          <w:rFonts w:ascii="Times New Roman" w:eastAsia="Times New Roman" w:hAnsi="Times New Roman" w:cs="Times New Roman"/>
          <w:color w:val="404040"/>
          <w:sz w:val="24"/>
          <w:szCs w:val="24"/>
          <w:lang w:val="en-GB"/>
        </w:rPr>
      </w:pPr>
      <w:del w:id="33"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Amazon CodeGuru</w:delText>
        </w:r>
      </w:del>
    </w:p>
    <w:p w14:paraId="7C166BA4" w14:textId="3AB500C7" w:rsidR="001F211F" w:rsidRPr="001F211F" w:rsidDel="00000773" w:rsidRDefault="001F211F" w:rsidP="00273BC7">
      <w:pPr>
        <w:pStyle w:val="ListParagraph"/>
        <w:numPr>
          <w:ilvl w:val="1"/>
          <w:numId w:val="136"/>
        </w:numPr>
        <w:spacing w:after="0" w:line="276" w:lineRule="auto"/>
        <w:rPr>
          <w:del w:id="34" w:author="Paulo H. Leocadio" w:date="2024-07-17T13:10:00Z" w16du:dateUtc="2024-07-17T17:10:00Z"/>
          <w:rFonts w:ascii="Times New Roman" w:eastAsia="Times New Roman" w:hAnsi="Times New Roman" w:cs="Times New Roman"/>
          <w:color w:val="404040"/>
          <w:sz w:val="24"/>
          <w:szCs w:val="24"/>
          <w:lang w:val="en-GB"/>
        </w:rPr>
      </w:pPr>
      <w:del w:id="35"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Amazon Corretto</w:delText>
        </w:r>
      </w:del>
    </w:p>
    <w:p w14:paraId="032C72B6" w14:textId="04D62CF4" w:rsidR="001F211F" w:rsidRPr="001F211F" w:rsidDel="00000773" w:rsidRDefault="001F211F" w:rsidP="00273BC7">
      <w:pPr>
        <w:pStyle w:val="ListParagraph"/>
        <w:numPr>
          <w:ilvl w:val="1"/>
          <w:numId w:val="136"/>
        </w:numPr>
        <w:spacing w:after="0" w:line="276" w:lineRule="auto"/>
        <w:rPr>
          <w:del w:id="36" w:author="Paulo H. Leocadio" w:date="2024-07-17T13:10:00Z" w16du:dateUtc="2024-07-17T17:10:00Z"/>
          <w:rFonts w:ascii="Times New Roman" w:eastAsia="Times New Roman" w:hAnsi="Times New Roman" w:cs="Times New Roman"/>
          <w:color w:val="404040"/>
          <w:sz w:val="24"/>
          <w:szCs w:val="24"/>
          <w:lang w:val="en-GB"/>
        </w:rPr>
      </w:pPr>
      <w:del w:id="37"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Cloud Control API</w:delText>
        </w:r>
      </w:del>
    </w:p>
    <w:p w14:paraId="5B39549B" w14:textId="0C8DDB3C" w:rsidR="001F211F" w:rsidRPr="001F211F" w:rsidDel="00000773" w:rsidRDefault="001F211F" w:rsidP="00273BC7">
      <w:pPr>
        <w:pStyle w:val="ListParagraph"/>
        <w:numPr>
          <w:ilvl w:val="1"/>
          <w:numId w:val="136"/>
        </w:numPr>
        <w:spacing w:after="0" w:line="276" w:lineRule="auto"/>
        <w:rPr>
          <w:del w:id="38" w:author="Paulo H. Leocadio" w:date="2024-07-17T13:10:00Z" w16du:dateUtc="2024-07-17T17:10:00Z"/>
          <w:rFonts w:ascii="Times New Roman" w:eastAsia="Times New Roman" w:hAnsi="Times New Roman" w:cs="Times New Roman"/>
          <w:color w:val="404040"/>
          <w:sz w:val="24"/>
          <w:szCs w:val="24"/>
          <w:lang w:val="en-GB"/>
        </w:rPr>
      </w:pPr>
      <w:del w:id="39"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Cloud Development Kit (CDK)</w:delText>
        </w:r>
      </w:del>
    </w:p>
    <w:p w14:paraId="416FA9C2" w14:textId="26D29DA5" w:rsidR="001F211F" w:rsidRPr="001F211F" w:rsidDel="00000773" w:rsidRDefault="001F211F" w:rsidP="00273BC7">
      <w:pPr>
        <w:pStyle w:val="ListParagraph"/>
        <w:numPr>
          <w:ilvl w:val="1"/>
          <w:numId w:val="136"/>
        </w:numPr>
        <w:spacing w:after="0" w:line="276" w:lineRule="auto"/>
        <w:rPr>
          <w:del w:id="40" w:author="Paulo H. Leocadio" w:date="2024-07-17T13:10:00Z" w16du:dateUtc="2024-07-17T17:10:00Z"/>
          <w:rFonts w:ascii="Times New Roman" w:eastAsia="Times New Roman" w:hAnsi="Times New Roman" w:cs="Times New Roman"/>
          <w:color w:val="404040"/>
          <w:sz w:val="24"/>
          <w:szCs w:val="24"/>
          <w:lang w:val="en-GB"/>
        </w:rPr>
      </w:pPr>
      <w:del w:id="41"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Cloud9</w:delText>
        </w:r>
      </w:del>
    </w:p>
    <w:p w14:paraId="73D05416" w14:textId="24F57858" w:rsidR="001F211F" w:rsidRPr="001F211F" w:rsidDel="00000773" w:rsidRDefault="001F211F" w:rsidP="00273BC7">
      <w:pPr>
        <w:pStyle w:val="ListParagraph"/>
        <w:numPr>
          <w:ilvl w:val="1"/>
          <w:numId w:val="136"/>
        </w:numPr>
        <w:spacing w:after="0" w:line="276" w:lineRule="auto"/>
        <w:rPr>
          <w:del w:id="42" w:author="Paulo H. Leocadio" w:date="2024-07-17T13:10:00Z" w16du:dateUtc="2024-07-17T17:10:00Z"/>
          <w:rFonts w:ascii="Times New Roman" w:eastAsia="Times New Roman" w:hAnsi="Times New Roman" w:cs="Times New Roman"/>
          <w:color w:val="404040"/>
          <w:sz w:val="24"/>
          <w:szCs w:val="24"/>
          <w:lang w:val="en-GB"/>
        </w:rPr>
      </w:pPr>
      <w:del w:id="43"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CloudShell</w:delText>
        </w:r>
      </w:del>
    </w:p>
    <w:p w14:paraId="1A36BD51" w14:textId="12EF060D" w:rsidR="001F211F" w:rsidRPr="001F211F" w:rsidDel="00000773" w:rsidRDefault="001F211F" w:rsidP="00273BC7">
      <w:pPr>
        <w:pStyle w:val="ListParagraph"/>
        <w:numPr>
          <w:ilvl w:val="1"/>
          <w:numId w:val="136"/>
        </w:numPr>
        <w:spacing w:after="0" w:line="276" w:lineRule="auto"/>
        <w:rPr>
          <w:del w:id="44" w:author="Paulo H. Leocadio" w:date="2024-07-17T13:10:00Z" w16du:dateUtc="2024-07-17T17:10:00Z"/>
          <w:rFonts w:ascii="Times New Roman" w:eastAsia="Times New Roman" w:hAnsi="Times New Roman" w:cs="Times New Roman"/>
          <w:color w:val="404040"/>
          <w:sz w:val="24"/>
          <w:szCs w:val="24"/>
          <w:lang w:val="en-GB"/>
        </w:rPr>
      </w:pPr>
      <w:del w:id="45"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CodeArtifact</w:delText>
        </w:r>
      </w:del>
    </w:p>
    <w:p w14:paraId="41098080" w14:textId="6F014DB5" w:rsidR="001F211F" w:rsidRPr="001F211F" w:rsidDel="00000773" w:rsidRDefault="001F211F" w:rsidP="00273BC7">
      <w:pPr>
        <w:pStyle w:val="ListParagraph"/>
        <w:numPr>
          <w:ilvl w:val="1"/>
          <w:numId w:val="136"/>
        </w:numPr>
        <w:spacing w:after="0" w:line="276" w:lineRule="auto"/>
        <w:rPr>
          <w:del w:id="46" w:author="Paulo H. Leocadio" w:date="2024-07-17T13:10:00Z" w16du:dateUtc="2024-07-17T17:10:00Z"/>
          <w:rFonts w:ascii="Times New Roman" w:eastAsia="Times New Roman" w:hAnsi="Times New Roman" w:cs="Times New Roman"/>
          <w:color w:val="404040"/>
          <w:sz w:val="24"/>
          <w:szCs w:val="24"/>
          <w:lang w:val="en-GB"/>
        </w:rPr>
      </w:pPr>
      <w:del w:id="47"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CodeBuild</w:delText>
        </w:r>
      </w:del>
    </w:p>
    <w:p w14:paraId="2493918F" w14:textId="2C6A2BEC" w:rsidR="001F211F" w:rsidRPr="001F211F" w:rsidDel="00000773" w:rsidRDefault="001F211F" w:rsidP="00273BC7">
      <w:pPr>
        <w:pStyle w:val="ListParagraph"/>
        <w:numPr>
          <w:ilvl w:val="1"/>
          <w:numId w:val="136"/>
        </w:numPr>
        <w:spacing w:after="0" w:line="276" w:lineRule="auto"/>
        <w:rPr>
          <w:del w:id="48" w:author="Paulo H. Leocadio" w:date="2024-07-17T13:10:00Z" w16du:dateUtc="2024-07-17T17:10:00Z"/>
          <w:rFonts w:ascii="Times New Roman" w:eastAsia="Times New Roman" w:hAnsi="Times New Roman" w:cs="Times New Roman"/>
          <w:color w:val="404040"/>
          <w:sz w:val="24"/>
          <w:szCs w:val="24"/>
          <w:lang w:val="en-GB"/>
        </w:rPr>
      </w:pPr>
      <w:del w:id="49"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CodeCommit</w:delText>
        </w:r>
      </w:del>
    </w:p>
    <w:p w14:paraId="4C43D35F" w14:textId="78B5250A" w:rsidR="001F211F" w:rsidRPr="001F211F" w:rsidDel="00000773" w:rsidRDefault="001F211F" w:rsidP="00273BC7">
      <w:pPr>
        <w:pStyle w:val="ListParagraph"/>
        <w:numPr>
          <w:ilvl w:val="1"/>
          <w:numId w:val="136"/>
        </w:numPr>
        <w:spacing w:after="0" w:line="276" w:lineRule="auto"/>
        <w:rPr>
          <w:del w:id="50" w:author="Paulo H. Leocadio" w:date="2024-07-17T13:10:00Z" w16du:dateUtc="2024-07-17T17:10:00Z"/>
          <w:rFonts w:ascii="Times New Roman" w:eastAsia="Times New Roman" w:hAnsi="Times New Roman" w:cs="Times New Roman"/>
          <w:color w:val="404040"/>
          <w:sz w:val="24"/>
          <w:szCs w:val="24"/>
          <w:lang w:val="en-GB"/>
        </w:rPr>
      </w:pPr>
      <w:del w:id="51"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CodeDeploy</w:delText>
        </w:r>
      </w:del>
    </w:p>
    <w:p w14:paraId="6110B4BB" w14:textId="317A7D09" w:rsidR="001F211F" w:rsidRPr="001F211F" w:rsidDel="00000773" w:rsidRDefault="001F211F" w:rsidP="00273BC7">
      <w:pPr>
        <w:pStyle w:val="ListParagraph"/>
        <w:numPr>
          <w:ilvl w:val="1"/>
          <w:numId w:val="136"/>
        </w:numPr>
        <w:spacing w:after="0" w:line="276" w:lineRule="auto"/>
        <w:rPr>
          <w:del w:id="52" w:author="Paulo H. Leocadio" w:date="2024-07-17T13:10:00Z" w16du:dateUtc="2024-07-17T17:10:00Z"/>
          <w:rFonts w:ascii="Times New Roman" w:eastAsia="Times New Roman" w:hAnsi="Times New Roman" w:cs="Times New Roman"/>
          <w:color w:val="404040"/>
          <w:sz w:val="24"/>
          <w:szCs w:val="24"/>
          <w:lang w:val="en-GB"/>
        </w:rPr>
      </w:pPr>
      <w:del w:id="53"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CodePipeline</w:delText>
        </w:r>
      </w:del>
    </w:p>
    <w:p w14:paraId="58F2663D" w14:textId="12F92A1A" w:rsidR="001F211F" w:rsidRPr="001F211F" w:rsidDel="00000773" w:rsidRDefault="001F211F" w:rsidP="00273BC7">
      <w:pPr>
        <w:pStyle w:val="ListParagraph"/>
        <w:numPr>
          <w:ilvl w:val="1"/>
          <w:numId w:val="136"/>
        </w:numPr>
        <w:spacing w:after="0" w:line="276" w:lineRule="auto"/>
        <w:rPr>
          <w:del w:id="54" w:author="Paulo H. Leocadio" w:date="2024-07-17T13:10:00Z" w16du:dateUtc="2024-07-17T17:10:00Z"/>
          <w:rFonts w:ascii="Times New Roman" w:eastAsia="Times New Roman" w:hAnsi="Times New Roman" w:cs="Times New Roman"/>
          <w:color w:val="404040"/>
          <w:sz w:val="24"/>
          <w:szCs w:val="24"/>
          <w:lang w:val="en-GB"/>
        </w:rPr>
      </w:pPr>
      <w:del w:id="55"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CodeStar</w:delText>
        </w:r>
      </w:del>
    </w:p>
    <w:p w14:paraId="6649191C" w14:textId="153D8EFD" w:rsidR="001F211F" w:rsidRPr="001F211F" w:rsidDel="00000773" w:rsidRDefault="001F211F" w:rsidP="00273BC7">
      <w:pPr>
        <w:pStyle w:val="ListParagraph"/>
        <w:numPr>
          <w:ilvl w:val="1"/>
          <w:numId w:val="136"/>
        </w:numPr>
        <w:spacing w:after="0" w:line="276" w:lineRule="auto"/>
        <w:rPr>
          <w:del w:id="56" w:author="Paulo H. Leocadio" w:date="2024-07-17T13:10:00Z" w16du:dateUtc="2024-07-17T17:10:00Z"/>
          <w:rFonts w:ascii="Times New Roman" w:eastAsia="Times New Roman" w:hAnsi="Times New Roman" w:cs="Times New Roman"/>
          <w:color w:val="404040"/>
          <w:sz w:val="24"/>
          <w:szCs w:val="24"/>
          <w:lang w:val="en-GB"/>
        </w:rPr>
      </w:pPr>
      <w:del w:id="57"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Command Line Interface (CLI)</w:delText>
        </w:r>
      </w:del>
    </w:p>
    <w:p w14:paraId="1D55370B" w14:textId="1283DCCB" w:rsidR="001F211F" w:rsidRPr="001F211F" w:rsidDel="00000773" w:rsidRDefault="001F211F" w:rsidP="00273BC7">
      <w:pPr>
        <w:pStyle w:val="ListParagraph"/>
        <w:numPr>
          <w:ilvl w:val="1"/>
          <w:numId w:val="136"/>
        </w:numPr>
        <w:spacing w:after="0" w:line="276" w:lineRule="auto"/>
        <w:rPr>
          <w:del w:id="58" w:author="Paulo H. Leocadio" w:date="2024-07-17T13:10:00Z" w16du:dateUtc="2024-07-17T17:10:00Z"/>
          <w:rFonts w:ascii="Times New Roman" w:eastAsia="Times New Roman" w:hAnsi="Times New Roman" w:cs="Times New Roman"/>
          <w:color w:val="404040"/>
          <w:sz w:val="24"/>
          <w:szCs w:val="24"/>
          <w:lang w:val="en-GB"/>
        </w:rPr>
      </w:pPr>
      <w:del w:id="59"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Device Farm</w:delText>
        </w:r>
      </w:del>
    </w:p>
    <w:p w14:paraId="692D5BBD" w14:textId="683ED083" w:rsidR="001F211F" w:rsidRPr="001F211F" w:rsidDel="00000773" w:rsidRDefault="001F211F" w:rsidP="00273BC7">
      <w:pPr>
        <w:pStyle w:val="ListParagraph"/>
        <w:numPr>
          <w:ilvl w:val="1"/>
          <w:numId w:val="136"/>
        </w:numPr>
        <w:spacing w:after="0" w:line="276" w:lineRule="auto"/>
        <w:rPr>
          <w:del w:id="60" w:author="Paulo H. Leocadio" w:date="2024-07-17T13:10:00Z" w16du:dateUtc="2024-07-17T17:10:00Z"/>
          <w:rFonts w:ascii="Times New Roman" w:eastAsia="Times New Roman" w:hAnsi="Times New Roman" w:cs="Times New Roman"/>
          <w:color w:val="404040"/>
          <w:sz w:val="24"/>
          <w:szCs w:val="24"/>
          <w:lang w:val="en-GB"/>
        </w:rPr>
      </w:pPr>
      <w:del w:id="61"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Fault Injection Simulator</w:delText>
        </w:r>
      </w:del>
    </w:p>
    <w:p w14:paraId="0C254B16" w14:textId="36994CBF" w:rsidR="001F211F" w:rsidRPr="001F211F" w:rsidDel="00000773" w:rsidRDefault="001F211F" w:rsidP="00273BC7">
      <w:pPr>
        <w:pStyle w:val="ListParagraph"/>
        <w:numPr>
          <w:ilvl w:val="1"/>
          <w:numId w:val="136"/>
        </w:numPr>
        <w:spacing w:after="0" w:line="276" w:lineRule="auto"/>
        <w:rPr>
          <w:del w:id="62" w:author="Paulo H. Leocadio" w:date="2024-07-17T13:10:00Z" w16du:dateUtc="2024-07-17T17:10:00Z"/>
          <w:rFonts w:ascii="Times New Roman" w:eastAsia="Times New Roman" w:hAnsi="Times New Roman" w:cs="Times New Roman"/>
          <w:color w:val="404040"/>
          <w:sz w:val="24"/>
          <w:szCs w:val="24"/>
          <w:lang w:val="en-GB"/>
        </w:rPr>
      </w:pPr>
      <w:del w:id="63"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Tools and SDKs</w:delText>
        </w:r>
      </w:del>
    </w:p>
    <w:p w14:paraId="0DBE5447" w14:textId="602228EA" w:rsidR="001F211F" w:rsidRPr="001F211F" w:rsidDel="00000773" w:rsidRDefault="001F211F" w:rsidP="00273BC7">
      <w:pPr>
        <w:pStyle w:val="ListParagraph"/>
        <w:numPr>
          <w:ilvl w:val="1"/>
          <w:numId w:val="136"/>
        </w:numPr>
        <w:spacing w:after="0" w:line="276" w:lineRule="auto"/>
        <w:rPr>
          <w:del w:id="64" w:author="Paulo H. Leocadio" w:date="2024-07-17T13:10:00Z" w16du:dateUtc="2024-07-17T17:10:00Z"/>
          <w:rFonts w:ascii="Times New Roman" w:eastAsia="Times New Roman" w:hAnsi="Times New Roman" w:cs="Times New Roman"/>
          <w:color w:val="404040"/>
          <w:sz w:val="24"/>
          <w:szCs w:val="24"/>
          <w:lang w:val="en-GB"/>
        </w:rPr>
      </w:pPr>
      <w:del w:id="65"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AWS X-Ray</w:delText>
        </w:r>
      </w:del>
    </w:p>
    <w:p w14:paraId="59B3CDA1" w14:textId="244E6DA0" w:rsidR="001F211F" w:rsidRPr="001F211F" w:rsidDel="00000773" w:rsidRDefault="001F211F" w:rsidP="00273BC7">
      <w:pPr>
        <w:pStyle w:val="ListParagraph"/>
        <w:numPr>
          <w:ilvl w:val="1"/>
          <w:numId w:val="136"/>
        </w:numPr>
        <w:spacing w:after="0" w:line="276" w:lineRule="auto"/>
        <w:rPr>
          <w:del w:id="66" w:author="Paulo H. Leocadio" w:date="2024-07-17T13:10:00Z" w16du:dateUtc="2024-07-17T17:10:00Z"/>
          <w:rFonts w:ascii="Times New Roman" w:eastAsia="Times New Roman" w:hAnsi="Times New Roman" w:cs="Times New Roman"/>
          <w:color w:val="404040"/>
          <w:sz w:val="24"/>
          <w:szCs w:val="24"/>
          <w:lang w:val="en-GB"/>
        </w:rPr>
      </w:pPr>
      <w:del w:id="67" w:author="Paulo H. Leocadio" w:date="2024-07-17T13:10:00Z" w16du:dateUtc="2024-07-17T17:10:00Z">
        <w:r w:rsidRPr="001F211F" w:rsidDel="00000773">
          <w:rPr>
            <w:rFonts w:ascii="Times New Roman" w:eastAsia="Times New Roman" w:hAnsi="Times New Roman" w:cs="Times New Roman"/>
            <w:color w:val="404040"/>
            <w:sz w:val="24"/>
            <w:szCs w:val="24"/>
            <w:lang w:val="en-GB"/>
          </w:rPr>
          <w:delText>Amazon CodeWhisperer</w:delText>
        </w:r>
      </w:del>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AppFlow</w:t>
      </w:r>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EventBridge</w:t>
      </w:r>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Fargate</w:t>
      </w:r>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RoboMaker</w:t>
      </w:r>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Braket</w:t>
      </w:r>
    </w:p>
    <w:p w14:paraId="267D8DAE" w14:textId="77777777" w:rsidR="001F211F" w:rsidRDefault="001F211F" w:rsidP="00703812">
      <w:pPr>
        <w:pStyle w:val="NormalBPBHEB"/>
      </w:pPr>
    </w:p>
    <w:p w14:paraId="6A79DDAB" w14:textId="6B889D9F" w:rsidR="00703812" w:rsidRPr="001F0F2A" w:rsidDel="009466DC" w:rsidRDefault="00703812" w:rsidP="001F0F2A">
      <w:pPr>
        <w:keepNext/>
        <w:keepLines/>
        <w:spacing w:before="40" w:after="0"/>
        <w:outlineLvl w:val="1"/>
        <w:rPr>
          <w:del w:id="68" w:author="Paulo H. Leocadio" w:date="2024-07-17T13:11:00Z" w16du:dateUtc="2024-07-17T17:11:00Z"/>
          <w:rFonts w:eastAsiaTheme="majorEastAsia" w:cstheme="majorBidi"/>
          <w:sz w:val="36"/>
          <w:szCs w:val="26"/>
        </w:rPr>
      </w:pPr>
      <w:commentRangeStart w:id="69"/>
      <w:commentRangeStart w:id="70"/>
      <w:del w:id="71" w:author="Paulo H. Leocadio" w:date="2024-07-17T13:11:00Z" w16du:dateUtc="2024-07-17T17:11:00Z">
        <w:r w:rsidRPr="001F0F2A" w:rsidDel="009466DC">
          <w:rPr>
            <w:rFonts w:eastAsiaTheme="majorEastAsia" w:cstheme="majorBidi"/>
            <w:sz w:val="36"/>
            <w:szCs w:val="26"/>
          </w:rPr>
          <w:lastRenderedPageBreak/>
          <w:delText>Objectives</w:delText>
        </w:r>
        <w:commentRangeEnd w:id="69"/>
        <w:r w:rsidRPr="001F0F2A" w:rsidDel="009466DC">
          <w:rPr>
            <w:rFonts w:eastAsiaTheme="majorEastAsia" w:cstheme="majorBidi"/>
            <w:sz w:val="36"/>
            <w:szCs w:val="26"/>
          </w:rPr>
          <w:commentReference w:id="69"/>
        </w:r>
        <w:commentRangeEnd w:id="70"/>
        <w:r w:rsidR="00B03188" w:rsidDel="009466DC">
          <w:rPr>
            <w:rStyle w:val="CommentReference"/>
          </w:rPr>
          <w:commentReference w:id="70"/>
        </w:r>
        <w:r w:rsidRPr="001F0F2A" w:rsidDel="009466DC">
          <w:rPr>
            <w:rFonts w:eastAsiaTheme="majorEastAsia" w:cstheme="majorBidi"/>
            <w:sz w:val="36"/>
            <w:szCs w:val="26"/>
          </w:rPr>
          <w:delText xml:space="preserve"> </w:delText>
        </w:r>
      </w:del>
    </w:p>
    <w:p w14:paraId="4FEF0AC1" w14:textId="4700EFA8" w:rsidR="004308E6" w:rsidRPr="004308E6" w:rsidDel="009466DC" w:rsidRDefault="004308E6" w:rsidP="004308E6">
      <w:pPr>
        <w:pStyle w:val="NormalBPBHEB"/>
        <w:rPr>
          <w:del w:id="72" w:author="Paulo H. Leocadio" w:date="2024-07-17T13:11:00Z" w16du:dateUtc="2024-07-17T17:11:00Z"/>
        </w:rPr>
      </w:pPr>
      <w:del w:id="73" w:author="Paulo H. Leocadio" w:date="2024-07-17T13:11:00Z" w16du:dateUtc="2024-07-17T17:11:00Z">
        <w:r w:rsidRPr="004308E6" w:rsidDel="009466DC">
          <w:delTex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delText>
        </w:r>
      </w:del>
    </w:p>
    <w:p w14:paraId="207C640F" w14:textId="2841F44C" w:rsidR="004308E6" w:rsidRPr="004308E6" w:rsidDel="009466DC" w:rsidRDefault="004308E6" w:rsidP="004308E6">
      <w:pPr>
        <w:pStyle w:val="NormalBPBHEB"/>
        <w:numPr>
          <w:ilvl w:val="0"/>
          <w:numId w:val="137"/>
        </w:numPr>
        <w:rPr>
          <w:del w:id="74" w:author="Paulo H. Leocadio" w:date="2024-07-17T13:11:00Z" w16du:dateUtc="2024-07-17T17:11:00Z"/>
        </w:rPr>
      </w:pPr>
      <w:del w:id="75" w:author="Paulo H. Leocadio" w:date="2024-07-17T13:11:00Z" w16du:dateUtc="2024-07-17T17:11:00Z">
        <w:r w:rsidRPr="004308E6" w:rsidDel="009466DC">
          <w:rPr>
            <w:b/>
            <w:bCs/>
          </w:rPr>
          <w:delText>Understanding Serverless Computing</w:delText>
        </w:r>
        <w:r w:rsidRPr="004308E6" w:rsidDel="009466DC">
          <w:delText>: Readers will comprehend the principles and advantages of serverless computing, including its impact on developer productivity and operational efficiency in cloud-native applications.</w:delText>
        </w:r>
      </w:del>
    </w:p>
    <w:p w14:paraId="5F175409" w14:textId="6D6417C2" w:rsidR="004308E6" w:rsidRPr="004308E6" w:rsidDel="009466DC" w:rsidRDefault="004308E6" w:rsidP="004308E6">
      <w:pPr>
        <w:pStyle w:val="NormalBPBHEB"/>
        <w:numPr>
          <w:ilvl w:val="0"/>
          <w:numId w:val="137"/>
        </w:numPr>
        <w:rPr>
          <w:del w:id="76" w:author="Paulo H. Leocadio" w:date="2024-07-17T13:11:00Z" w16du:dateUtc="2024-07-17T17:11:00Z"/>
        </w:rPr>
      </w:pPr>
      <w:del w:id="77" w:author="Paulo H. Leocadio" w:date="2024-07-17T13:11:00Z" w16du:dateUtc="2024-07-17T17:11:00Z">
        <w:r w:rsidRPr="004308E6" w:rsidDel="009466DC">
          <w:rPr>
            <w:b/>
            <w:bCs/>
          </w:rPr>
          <w:delText>Utilizing Integrated Development Environments (IDEs)</w:delText>
        </w:r>
        <w:r w:rsidRPr="004308E6" w:rsidDel="009466DC">
          <w:delText>: Skills will be developed in using IDEs to enhance coding efficiency, collaborate effectively, and utilize debugging tools for rapid software development.</w:delText>
        </w:r>
      </w:del>
    </w:p>
    <w:p w14:paraId="1CFFCD24" w14:textId="66B7C9C5" w:rsidR="004308E6" w:rsidRPr="004308E6" w:rsidDel="009466DC" w:rsidRDefault="004308E6" w:rsidP="004308E6">
      <w:pPr>
        <w:pStyle w:val="NormalBPBHEB"/>
        <w:numPr>
          <w:ilvl w:val="0"/>
          <w:numId w:val="137"/>
        </w:numPr>
        <w:rPr>
          <w:del w:id="78" w:author="Paulo H. Leocadio" w:date="2024-07-17T13:11:00Z" w16du:dateUtc="2024-07-17T17:11:00Z"/>
        </w:rPr>
      </w:pPr>
      <w:del w:id="79" w:author="Paulo H. Leocadio" w:date="2024-07-17T13:11:00Z" w16du:dateUtc="2024-07-17T17:11:00Z">
        <w:r w:rsidRPr="004308E6" w:rsidDel="009466DC">
          <w:rPr>
            <w:b/>
            <w:bCs/>
          </w:rPr>
          <w:delText>Implementing Machine Learning (ML) in Software Development</w:delText>
        </w:r>
        <w:r w:rsidRPr="004308E6" w:rsidDel="009466DC">
          <w:delText>: Readers will learn to integrate machine learning algorithms for tasks such as code quality improvement, automated code reviews, and performance optimization.</w:delText>
        </w:r>
      </w:del>
    </w:p>
    <w:p w14:paraId="1C6D98D3" w14:textId="4F07ABAC" w:rsidR="004308E6" w:rsidRPr="004308E6" w:rsidDel="009466DC" w:rsidRDefault="004308E6" w:rsidP="004308E6">
      <w:pPr>
        <w:pStyle w:val="NormalBPBHEB"/>
        <w:numPr>
          <w:ilvl w:val="0"/>
          <w:numId w:val="137"/>
        </w:numPr>
        <w:rPr>
          <w:del w:id="80" w:author="Paulo H. Leocadio" w:date="2024-07-17T13:11:00Z" w16du:dateUtc="2024-07-17T17:11:00Z"/>
        </w:rPr>
      </w:pPr>
      <w:del w:id="81" w:author="Paulo H. Leocadio" w:date="2024-07-17T13:11:00Z" w16du:dateUtc="2024-07-17T17:11:00Z">
        <w:r w:rsidRPr="004308E6" w:rsidDel="009466DC">
          <w:rPr>
            <w:b/>
            <w:bCs/>
          </w:rPr>
          <w:delText>Managing Artifacts and Dependencies</w:delText>
        </w:r>
        <w:r w:rsidRPr="004308E6" w:rsidDel="009466DC">
          <w:delText>: Skills will be acquired in managing artifacts, version control, and dependencies using AWS tools like CodeArtifact, ensuring reliable and consistent software builds.</w:delText>
        </w:r>
      </w:del>
    </w:p>
    <w:p w14:paraId="338C99B7" w14:textId="12F474B6" w:rsidR="004308E6" w:rsidRPr="004308E6" w:rsidDel="009466DC" w:rsidRDefault="004308E6" w:rsidP="004308E6">
      <w:pPr>
        <w:pStyle w:val="NormalBPBHEB"/>
        <w:numPr>
          <w:ilvl w:val="0"/>
          <w:numId w:val="137"/>
        </w:numPr>
        <w:rPr>
          <w:del w:id="82" w:author="Paulo H. Leocadio" w:date="2024-07-17T13:11:00Z" w16du:dateUtc="2024-07-17T17:11:00Z"/>
        </w:rPr>
      </w:pPr>
      <w:del w:id="83" w:author="Paulo H. Leocadio" w:date="2024-07-17T13:11:00Z" w16du:dateUtc="2024-07-17T17:11:00Z">
        <w:r w:rsidRPr="004308E6" w:rsidDel="009466DC">
          <w:rPr>
            <w:b/>
            <w:bCs/>
          </w:rPr>
          <w:delText>Implementing Continuous Integration and Continuous Deployment (CI/CD)</w:delText>
        </w:r>
        <w:r w:rsidRPr="004308E6" w:rsidDel="009466DC">
          <w:delText>: Techniques for automating build, test, and deployment pipelines using AWS CodeBuild, CodeCommit, and CodePipeline will be mastered, along with best practices for secure CI/CD pipelines.</w:delText>
        </w:r>
      </w:del>
    </w:p>
    <w:p w14:paraId="33F1CAC3" w14:textId="6A44D7C0" w:rsidR="004308E6" w:rsidRPr="004308E6" w:rsidDel="009466DC" w:rsidRDefault="004308E6" w:rsidP="004308E6">
      <w:pPr>
        <w:pStyle w:val="NormalBPBHEB"/>
        <w:numPr>
          <w:ilvl w:val="0"/>
          <w:numId w:val="137"/>
        </w:numPr>
        <w:rPr>
          <w:del w:id="84" w:author="Paulo H. Leocadio" w:date="2024-07-17T13:11:00Z" w16du:dateUtc="2024-07-17T17:11:00Z"/>
        </w:rPr>
      </w:pPr>
      <w:del w:id="85" w:author="Paulo H. Leocadio" w:date="2024-07-17T13:11:00Z" w16du:dateUtc="2024-07-17T17:11:00Z">
        <w:r w:rsidRPr="004308E6" w:rsidDel="009466DC">
          <w:rPr>
            <w:b/>
            <w:bCs/>
          </w:rPr>
          <w:delText>Deploying Infrastructure as Code (IaC)</w:delText>
        </w:r>
        <w:r w:rsidRPr="004308E6" w:rsidDel="009466DC">
          <w:delText>: Proficiency will be gained in using AWS CloudFormation and Cloud Control API to provision and manage cloud resources programmatically, ensuring scalability and reproducibility.</w:delText>
        </w:r>
      </w:del>
    </w:p>
    <w:p w14:paraId="5DFC670A" w14:textId="5D57CF70" w:rsidR="004308E6" w:rsidRPr="004308E6" w:rsidDel="009466DC" w:rsidRDefault="004308E6" w:rsidP="004308E6">
      <w:pPr>
        <w:pStyle w:val="NormalBPBHEB"/>
        <w:numPr>
          <w:ilvl w:val="0"/>
          <w:numId w:val="137"/>
        </w:numPr>
        <w:rPr>
          <w:del w:id="86" w:author="Paulo H. Leocadio" w:date="2024-07-17T13:11:00Z" w16du:dateUtc="2024-07-17T17:11:00Z"/>
        </w:rPr>
      </w:pPr>
      <w:del w:id="87" w:author="Paulo H. Leocadio" w:date="2024-07-17T13:11:00Z" w16du:dateUtc="2024-07-17T17:11:00Z">
        <w:r w:rsidRPr="004308E6" w:rsidDel="009466DC">
          <w:rPr>
            <w:b/>
            <w:bCs/>
          </w:rPr>
          <w:delText>Implementing Advanced Deployment Strategies</w:delText>
        </w:r>
        <w:r w:rsidRPr="004308E6" w:rsidDel="009466DC">
          <w:delText>: Readers will understand advanced deployment strategies and orchestration techniques, including blue/green deployments and canary releases, to achieve zero-downtime deployments and minimize risks.</w:delText>
        </w:r>
      </w:del>
    </w:p>
    <w:p w14:paraId="3709E06C" w14:textId="15B80C43" w:rsidR="004308E6" w:rsidRPr="004308E6" w:rsidDel="009466DC" w:rsidRDefault="004308E6" w:rsidP="004308E6">
      <w:pPr>
        <w:pStyle w:val="NormalBPBHEB"/>
        <w:numPr>
          <w:ilvl w:val="0"/>
          <w:numId w:val="137"/>
        </w:numPr>
        <w:rPr>
          <w:del w:id="88" w:author="Paulo H. Leocadio" w:date="2024-07-17T13:11:00Z" w16du:dateUtc="2024-07-17T17:11:00Z"/>
        </w:rPr>
      </w:pPr>
      <w:del w:id="89" w:author="Paulo H. Leocadio" w:date="2024-07-17T13:11:00Z" w16du:dateUtc="2024-07-17T17:11:00Z">
        <w:r w:rsidRPr="004308E6" w:rsidDel="009466DC">
          <w:rPr>
            <w:b/>
            <w:bCs/>
          </w:rPr>
          <w:delText>Testing Resilience and Fault Tolerance</w:delText>
        </w:r>
        <w:r w:rsidRPr="004308E6" w:rsidDel="009466DC">
          <w:delText>: Skills will be developed in chaos engineering and resilience testing methodologies to ensure the reliability and fault tolerance of cloud-based applications.</w:delText>
        </w:r>
      </w:del>
    </w:p>
    <w:p w14:paraId="10F35765" w14:textId="3649ACE3" w:rsidR="004308E6" w:rsidRPr="004308E6" w:rsidDel="009466DC" w:rsidRDefault="004308E6" w:rsidP="004308E6">
      <w:pPr>
        <w:pStyle w:val="NormalBPBHEB"/>
        <w:numPr>
          <w:ilvl w:val="0"/>
          <w:numId w:val="137"/>
        </w:numPr>
        <w:rPr>
          <w:del w:id="90" w:author="Paulo H. Leocadio" w:date="2024-07-17T13:11:00Z" w16du:dateUtc="2024-07-17T17:11:00Z"/>
        </w:rPr>
      </w:pPr>
      <w:del w:id="91" w:author="Paulo H. Leocadio" w:date="2024-07-17T13:11:00Z" w16du:dateUtc="2024-07-17T17:11:00Z">
        <w:r w:rsidRPr="004308E6" w:rsidDel="009466DC">
          <w:rPr>
            <w:b/>
            <w:bCs/>
          </w:rPr>
          <w:delText>Building Event-Driven Architectures (EDA)</w:delText>
        </w:r>
        <w:r w:rsidRPr="004308E6" w:rsidDel="009466DC">
          <w:delText>: Techniques for designing and implementing event-driven architectures using AWS services like SNS and Step Functions will be covered, enabling scalable and responsive applications.</w:delText>
        </w:r>
      </w:del>
    </w:p>
    <w:p w14:paraId="626C6E18" w14:textId="3F472298" w:rsidR="004308E6" w:rsidRPr="004308E6" w:rsidDel="009466DC" w:rsidRDefault="004308E6" w:rsidP="004308E6">
      <w:pPr>
        <w:pStyle w:val="NormalBPBHEB"/>
        <w:numPr>
          <w:ilvl w:val="0"/>
          <w:numId w:val="137"/>
        </w:numPr>
        <w:rPr>
          <w:del w:id="92" w:author="Paulo H. Leocadio" w:date="2024-07-17T13:11:00Z" w16du:dateUtc="2024-07-17T17:11:00Z"/>
        </w:rPr>
      </w:pPr>
      <w:del w:id="93" w:author="Paulo H. Leocadio" w:date="2024-07-17T13:11:00Z" w16du:dateUtc="2024-07-17T17:11:00Z">
        <w:r w:rsidRPr="004308E6" w:rsidDel="009466DC">
          <w:rPr>
            <w:b/>
            <w:bCs/>
          </w:rPr>
          <w:delText>Integration of DevOps Practices</w:delText>
        </w:r>
        <w:r w:rsidRPr="004308E6" w:rsidDel="009466DC">
          <w:delText>: Readers will learn how to integrate DevOps practices effectively with AWS services to streamline collaboration, automate workflows, and accelerate the software development lifecycle.</w:delText>
        </w:r>
      </w:del>
    </w:p>
    <w:p w14:paraId="6039D085" w14:textId="521F3D04" w:rsidR="00703812" w:rsidDel="009466DC" w:rsidRDefault="004308E6" w:rsidP="00703812">
      <w:pPr>
        <w:pStyle w:val="NormalBPBHEB"/>
        <w:rPr>
          <w:del w:id="94" w:author="Paulo H. Leocadio" w:date="2024-07-17T13:11:00Z" w16du:dateUtc="2024-07-17T17:11:00Z"/>
        </w:rPr>
      </w:pPr>
      <w:del w:id="95" w:author="Paulo H. Leocadio" w:date="2024-07-17T13:11:00Z" w16du:dateUtc="2024-07-17T17:11:00Z">
        <w:r w:rsidRPr="004308E6" w:rsidDel="009466DC">
          <w:delText>By mastering these skills, readers will be equipped to leverage AWS effectively in building robust, scalable, and secure cloud-native applications, thereby enhancing their capabilities as proficient developers in modern cloud environments.</w:delText>
        </w:r>
      </w:del>
    </w:p>
    <w:p w14:paraId="59B8CA22" w14:textId="3C7E7FCD" w:rsidR="009F5D45" w:rsidRPr="001F0F2A" w:rsidDel="009466DC" w:rsidRDefault="009F5D45" w:rsidP="001F0F2A">
      <w:pPr>
        <w:keepNext/>
        <w:keepLines/>
        <w:spacing w:before="40" w:after="0"/>
        <w:outlineLvl w:val="1"/>
        <w:rPr>
          <w:del w:id="96" w:author="Paulo H. Leocadio" w:date="2024-07-17T13:11:00Z" w16du:dateUtc="2024-07-17T17:11:00Z"/>
          <w:rFonts w:eastAsiaTheme="majorEastAsia" w:cstheme="majorBidi"/>
          <w:sz w:val="36"/>
          <w:szCs w:val="26"/>
        </w:rPr>
      </w:pPr>
      <w:del w:id="97" w:author="Paulo H. Leocadio" w:date="2024-07-17T13:11:00Z" w16du:dateUtc="2024-07-17T17:11:00Z">
        <w:r w:rsidRPr="001F0F2A" w:rsidDel="009466DC">
          <w:rPr>
            <w:rFonts w:eastAsiaTheme="majorEastAsia" w:cstheme="majorBidi"/>
            <w:sz w:val="36"/>
            <w:szCs w:val="26"/>
          </w:rPr>
          <w:delText xml:space="preserve">Developer </w:delText>
        </w:r>
        <w:r w:rsidR="00703812" w:rsidRPr="001F0F2A" w:rsidDel="009466DC">
          <w:rPr>
            <w:rFonts w:eastAsiaTheme="majorEastAsia" w:cstheme="majorBidi"/>
            <w:sz w:val="36"/>
            <w:szCs w:val="26"/>
          </w:rPr>
          <w:delText>tools</w:delText>
        </w:r>
      </w:del>
    </w:p>
    <w:p w14:paraId="212F7157" w14:textId="648946CF" w:rsidR="009F5D45" w:rsidDel="009466DC" w:rsidRDefault="009F5D45" w:rsidP="00F24A0A">
      <w:pPr>
        <w:pStyle w:val="NormalBPBHEB"/>
        <w:rPr>
          <w:del w:id="98" w:author="Paulo H. Leocadio" w:date="2024-07-17T13:11:00Z" w16du:dateUtc="2024-07-17T17:11:00Z"/>
        </w:rPr>
      </w:pPr>
      <w:del w:id="99" w:author="Paulo H. Leocadio" w:date="2024-07-17T13:11:00Z" w16du:dateUtc="2024-07-17T17:11:00Z">
        <w:r w:rsidRPr="009F5D45" w:rsidDel="009466DC">
          <w:delTex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delText>
        </w:r>
        <w:r w:rsidRPr="00555FFB" w:rsidDel="009466DC">
          <w:rPr>
            <w:b/>
            <w:bCs/>
          </w:rPr>
          <w:delText>Cloud Development Kit (CDK)</w:delText>
        </w:r>
        <w:r w:rsidRPr="009F5D45" w:rsidDel="009466DC">
          <w:delText>, these tools cater to a wide spectrum of development needs. You</w:delText>
        </w:r>
        <w:r w:rsidR="00703812" w:rsidDel="009466DC">
          <w:delText xml:space="preserve"> wi</w:delText>
        </w:r>
        <w:r w:rsidRPr="009F5D45" w:rsidDel="009466DC">
          <w:delText>ll discover how services like AWS CloudShell and AWS CodePipeline provide a seamless and integrated development experience, while AWS CodeCommit and AWS CodeDeploy enable version control and application deployment at scale. With hands-on exposure to these services, you</w:delText>
        </w:r>
        <w:r w:rsidR="00703812" w:rsidDel="009466DC">
          <w:delText xml:space="preserve"> wi</w:delText>
        </w:r>
        <w:r w:rsidRPr="009F5D45" w:rsidDel="009466DC">
          <w:delText>ll be well-equipped to harness the full potential of AWS in your development projects.</w:delText>
        </w:r>
      </w:del>
    </w:p>
    <w:p w14:paraId="341BDB2A" w14:textId="5AFD17DD" w:rsidR="009F5D45" w:rsidRPr="001F0F2A" w:rsidDel="009466DC" w:rsidRDefault="009F5D45" w:rsidP="001F0F2A">
      <w:pPr>
        <w:keepNext/>
        <w:keepLines/>
        <w:spacing w:before="40" w:after="0"/>
        <w:outlineLvl w:val="1"/>
        <w:rPr>
          <w:del w:id="100" w:author="Paulo H. Leocadio" w:date="2024-07-17T13:11:00Z" w16du:dateUtc="2024-07-17T17:11:00Z"/>
          <w:rFonts w:eastAsiaTheme="majorEastAsia" w:cstheme="majorBidi"/>
          <w:sz w:val="36"/>
          <w:szCs w:val="26"/>
        </w:rPr>
      </w:pPr>
      <w:del w:id="101" w:author="Paulo H. Leocadio" w:date="2024-07-17T13:11:00Z" w16du:dateUtc="2024-07-17T17:11:00Z">
        <w:r w:rsidRPr="001F0F2A" w:rsidDel="009466DC">
          <w:rPr>
            <w:rFonts w:eastAsiaTheme="majorEastAsia" w:cstheme="majorBidi"/>
            <w:sz w:val="36"/>
            <w:szCs w:val="26"/>
          </w:rPr>
          <w:delText xml:space="preserve">DevOps </w:delText>
        </w:r>
        <w:r w:rsidR="00703812" w:rsidRPr="001F0F2A" w:rsidDel="009466DC">
          <w:rPr>
            <w:rFonts w:eastAsiaTheme="majorEastAsia" w:cstheme="majorBidi"/>
            <w:sz w:val="36"/>
            <w:szCs w:val="26"/>
          </w:rPr>
          <w:delText>practices</w:delText>
        </w:r>
      </w:del>
    </w:p>
    <w:p w14:paraId="2BB3BBD1" w14:textId="14AF18B0" w:rsidR="009F5D45" w:rsidDel="009466DC" w:rsidRDefault="009F5D45" w:rsidP="00703812">
      <w:pPr>
        <w:pStyle w:val="NormalBPBHEB"/>
        <w:rPr>
          <w:del w:id="102" w:author="Paulo H. Leocadio" w:date="2024-07-17T13:11:00Z" w16du:dateUtc="2024-07-17T17:11:00Z"/>
        </w:rPr>
      </w:pPr>
      <w:del w:id="103" w:author="Paulo H. Leocadio" w:date="2024-07-17T13:11:00Z" w16du:dateUtc="2024-07-17T17:11:00Z">
        <w:r w:rsidRPr="009F5D45" w:rsidDel="009466DC">
          <w:delText>DevOps, an integral part of modern software development, emphasizes the seamless collaboration between development and operations teams to accelerate software delivery. AWS offers a suite of services that support DevOps practices, and in this chapter, we</w:delText>
        </w:r>
        <w:r w:rsidR="004120C0" w:rsidDel="009466DC">
          <w:delText xml:space="preserve"> wi</w:delText>
        </w:r>
        <w:r w:rsidRPr="009F5D45" w:rsidDel="009466DC">
          <w:delText>ll explore their capabilities. You</w:delText>
        </w:r>
        <w:r w:rsidR="00F24A0A" w:rsidDel="009466DC">
          <w:delText xml:space="preserve"> wi</w:delText>
        </w:r>
        <w:r w:rsidRPr="009F5D45" w:rsidDel="009466DC">
          <w:delTex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delText>
        </w:r>
      </w:del>
    </w:p>
    <w:p w14:paraId="2939076F" w14:textId="12DA33A3" w:rsidR="009F5D45" w:rsidRPr="001F0F2A" w:rsidDel="009466DC" w:rsidRDefault="009F5D45" w:rsidP="001F0F2A">
      <w:pPr>
        <w:keepNext/>
        <w:keepLines/>
        <w:spacing w:before="40" w:after="0"/>
        <w:outlineLvl w:val="1"/>
        <w:rPr>
          <w:del w:id="104" w:author="Paulo H. Leocadio" w:date="2024-07-17T13:11:00Z" w16du:dateUtc="2024-07-17T17:11:00Z"/>
          <w:rFonts w:eastAsiaTheme="majorEastAsia" w:cstheme="majorBidi"/>
          <w:sz w:val="36"/>
          <w:szCs w:val="26"/>
        </w:rPr>
      </w:pPr>
      <w:del w:id="105" w:author="Paulo H. Leocadio" w:date="2024-07-17T13:11:00Z" w16du:dateUtc="2024-07-17T17:11:00Z">
        <w:r w:rsidRPr="001F0F2A" w:rsidDel="009466DC">
          <w:rPr>
            <w:rFonts w:eastAsiaTheme="majorEastAsia" w:cstheme="majorBidi"/>
            <w:sz w:val="36"/>
            <w:szCs w:val="26"/>
          </w:rPr>
          <w:delText xml:space="preserve">Application </w:delText>
        </w:r>
        <w:r w:rsidR="00DC7D67" w:rsidRPr="001F0F2A" w:rsidDel="009466DC">
          <w:rPr>
            <w:rFonts w:eastAsiaTheme="majorEastAsia" w:cstheme="majorBidi"/>
            <w:sz w:val="36"/>
            <w:szCs w:val="26"/>
          </w:rPr>
          <w:delText>integration</w:delText>
        </w:r>
      </w:del>
    </w:p>
    <w:p w14:paraId="0BDF043F" w14:textId="69BD03FA" w:rsidR="009F5D45" w:rsidDel="009466DC" w:rsidRDefault="009F5D45" w:rsidP="00DC7D67">
      <w:pPr>
        <w:pStyle w:val="NormalBPBHEB"/>
        <w:rPr>
          <w:del w:id="106" w:author="Paulo H. Leocadio" w:date="2024-07-17T13:11:00Z" w16du:dateUtc="2024-07-17T17:11:00Z"/>
        </w:rPr>
      </w:pPr>
      <w:del w:id="107" w:author="Paulo H. Leocadio" w:date="2024-07-17T13:11:00Z" w16du:dateUtc="2024-07-17T17:11:00Z">
        <w:r w:rsidRPr="009F5D45" w:rsidDel="009466DC">
          <w:delText xml:space="preserve">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w:delText>
        </w:r>
        <w:r w:rsidRPr="00555FFB" w:rsidDel="009466DC">
          <w:rPr>
            <w:b/>
            <w:bCs/>
          </w:rPr>
          <w:delText>Simple Queue Service (SQS)</w:delText>
        </w:r>
        <w:r w:rsidRPr="009F5D45" w:rsidDel="009466DC">
          <w:delText xml:space="preserve"> and Amazon </w:delText>
        </w:r>
        <w:r w:rsidRPr="00555FFB" w:rsidDel="009466DC">
          <w:rPr>
            <w:b/>
            <w:bCs/>
          </w:rPr>
          <w:delText>Simple Notification Service (SNS)</w:delText>
        </w:r>
        <w:r w:rsidRPr="009F5D45" w:rsidDel="009466DC">
          <w:delText xml:space="preserve"> handle event-driven and message-based interactions, respectively.</w:delText>
        </w:r>
      </w:del>
    </w:p>
    <w:p w14:paraId="05B28CFA" w14:textId="5ECED988" w:rsidR="009F5D45" w:rsidRPr="001F0F2A" w:rsidDel="009466DC" w:rsidRDefault="009F5D45" w:rsidP="001F0F2A">
      <w:pPr>
        <w:keepNext/>
        <w:keepLines/>
        <w:spacing w:before="40" w:after="0"/>
        <w:outlineLvl w:val="1"/>
        <w:rPr>
          <w:del w:id="108" w:author="Paulo H. Leocadio" w:date="2024-07-17T13:11:00Z" w16du:dateUtc="2024-07-17T17:11:00Z"/>
          <w:rFonts w:eastAsiaTheme="majorEastAsia" w:cstheme="majorBidi"/>
          <w:sz w:val="36"/>
          <w:szCs w:val="26"/>
        </w:rPr>
      </w:pPr>
      <w:del w:id="109" w:author="Paulo H. Leocadio" w:date="2024-07-17T13:11:00Z" w16du:dateUtc="2024-07-17T17:11:00Z">
        <w:r w:rsidRPr="001F0F2A" w:rsidDel="009466DC">
          <w:rPr>
            <w:rFonts w:eastAsiaTheme="majorEastAsia" w:cstheme="majorBidi"/>
            <w:sz w:val="36"/>
            <w:szCs w:val="26"/>
          </w:rPr>
          <w:delText xml:space="preserve">Containers and </w:delText>
        </w:r>
        <w:r w:rsidR="00DC7D67" w:rsidRPr="001F0F2A" w:rsidDel="009466DC">
          <w:rPr>
            <w:rFonts w:eastAsiaTheme="majorEastAsia" w:cstheme="majorBidi"/>
            <w:sz w:val="36"/>
            <w:szCs w:val="26"/>
          </w:rPr>
          <w:delText>robotics</w:delText>
        </w:r>
      </w:del>
    </w:p>
    <w:p w14:paraId="2DD70D1E" w14:textId="0D9E50FB" w:rsidR="009F5D45" w:rsidDel="009466DC" w:rsidRDefault="009F5D45" w:rsidP="00DC7D67">
      <w:pPr>
        <w:pStyle w:val="NormalBPBHEB"/>
        <w:rPr>
          <w:del w:id="110" w:author="Paulo H. Leocadio" w:date="2024-07-17T13:11:00Z" w16du:dateUtc="2024-07-17T17:11:00Z"/>
        </w:rPr>
      </w:pPr>
      <w:del w:id="111" w:author="Paulo H. Leocadio" w:date="2024-07-17T13:11:00Z" w16du:dateUtc="2024-07-17T17:11:00Z">
        <w:r w:rsidRPr="009F5D45" w:rsidDel="009466DC">
          <w:delText xml:space="preserve">The DevOps landscape is not confined to traditional software development. In an era of containerization, AWS provides a robust ecosystem for managing containers through services like Amazon </w:delText>
        </w:r>
        <w:r w:rsidRPr="00555FFB" w:rsidDel="009466DC">
          <w:rPr>
            <w:b/>
            <w:bCs/>
          </w:rPr>
          <w:delText>Elastic Container Service (ECS)</w:delText>
        </w:r>
        <w:r w:rsidRPr="009F5D45" w:rsidDel="009466DC">
          <w:delText xml:space="preserve">, Amazon </w:delText>
        </w:r>
        <w:r w:rsidRPr="00555FFB" w:rsidDel="009466DC">
          <w:rPr>
            <w:b/>
            <w:bCs/>
          </w:rPr>
          <w:delText>Elastic Kubernetes Service (EKS)</w:delText>
        </w:r>
        <w:r w:rsidRPr="009F5D45" w:rsidDel="009466DC">
          <w:delText>, and AWS Fargate. You</w:delText>
        </w:r>
        <w:r w:rsidR="00DC7D67" w:rsidDel="009466DC">
          <w:delText xml:space="preserve"> wi</w:delText>
        </w:r>
        <w:r w:rsidRPr="009F5D45" w:rsidDel="009466DC">
          <w:delText>ll also explore AWS RoboMaker for robotic application development, demonstrating the versatility of AWS DevOps tools in various domains.</w:delText>
        </w:r>
      </w:del>
    </w:p>
    <w:p w14:paraId="2E1EF784" w14:textId="78143682" w:rsidR="009F5D45" w:rsidRPr="001F0F2A" w:rsidDel="009466DC" w:rsidRDefault="009F5D45" w:rsidP="001F0F2A">
      <w:pPr>
        <w:keepNext/>
        <w:keepLines/>
        <w:spacing w:before="40" w:after="0"/>
        <w:outlineLvl w:val="1"/>
        <w:rPr>
          <w:del w:id="112" w:author="Paulo H. Leocadio" w:date="2024-07-17T13:11:00Z" w16du:dateUtc="2024-07-17T17:11:00Z"/>
          <w:rFonts w:eastAsiaTheme="majorEastAsia" w:cstheme="majorBidi"/>
          <w:sz w:val="36"/>
          <w:szCs w:val="26"/>
        </w:rPr>
      </w:pPr>
      <w:del w:id="113" w:author="Paulo H. Leocadio" w:date="2024-07-17T13:11:00Z" w16du:dateUtc="2024-07-17T17:11:00Z">
        <w:r w:rsidRPr="001F0F2A" w:rsidDel="009466DC">
          <w:rPr>
            <w:rFonts w:eastAsiaTheme="majorEastAsia" w:cstheme="majorBidi"/>
            <w:sz w:val="36"/>
            <w:szCs w:val="26"/>
          </w:rPr>
          <w:delText xml:space="preserve">Quantum </w:delText>
        </w:r>
        <w:r w:rsidR="00DC7D67" w:rsidRPr="001F0F2A" w:rsidDel="009466DC">
          <w:rPr>
            <w:rFonts w:eastAsiaTheme="majorEastAsia" w:cstheme="majorBidi"/>
            <w:sz w:val="36"/>
            <w:szCs w:val="26"/>
          </w:rPr>
          <w:delText>technologies</w:delText>
        </w:r>
      </w:del>
    </w:p>
    <w:p w14:paraId="750A3E98" w14:textId="0794EABC" w:rsidR="009F5D45" w:rsidRPr="009F5D45" w:rsidDel="009466DC" w:rsidRDefault="009F5D45" w:rsidP="00555FFB">
      <w:pPr>
        <w:pStyle w:val="NormalBPBHEB"/>
        <w:rPr>
          <w:del w:id="114" w:author="Paulo H. Leocadio" w:date="2024-07-17T13:11:00Z" w16du:dateUtc="2024-07-17T17:11:00Z"/>
        </w:rPr>
      </w:pPr>
      <w:del w:id="115" w:author="Paulo H. Leocadio" w:date="2024-07-17T13:11:00Z" w16du:dateUtc="2024-07-17T17:11:00Z">
        <w:r w:rsidRPr="009F5D45" w:rsidDel="009466DC">
          <w:delText xml:space="preserve">Quantum computing represents the next frontier in computing, and AWS </w:delText>
        </w:r>
        <w:r w:rsidR="001C54D0" w:rsidDel="009466DC">
          <w:delText>is taking</w:delText>
        </w:r>
        <w:r w:rsidRPr="009F5D45" w:rsidDel="009466DC">
          <w:delText xml:space="preserve"> a pioneering step with Amazon Braket. This quantum computing service allows developers to explore and experiment with quantum algorithms and hardware, paving the way for innovation in quantum computing applications.</w:delText>
        </w:r>
      </w:del>
    </w:p>
    <w:p w14:paraId="25103D8A" w14:textId="0424821B" w:rsidR="009F5D45" w:rsidRPr="009F5D45" w:rsidDel="009466DC" w:rsidRDefault="009F5D45" w:rsidP="00555FFB">
      <w:pPr>
        <w:pStyle w:val="NormalBPBHEB"/>
        <w:rPr>
          <w:del w:id="116" w:author="Paulo H. Leocadio" w:date="2024-07-17T13:11:00Z" w16du:dateUtc="2024-07-17T17:11:00Z"/>
        </w:rPr>
      </w:pPr>
      <w:del w:id="117" w:author="Paulo H. Leocadio" w:date="2024-07-17T13:11:00Z" w16du:dateUtc="2024-07-17T17:11:00Z">
        <w:r w:rsidRPr="009F5D45" w:rsidDel="009466DC">
          <w:delTex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delText>
        </w:r>
      </w:del>
    </w:p>
    <w:p w14:paraId="5F86741B" w14:textId="43396BA0" w:rsidR="002D42CA" w:rsidDel="009466DC" w:rsidRDefault="009F5D45" w:rsidP="00EB5823">
      <w:pPr>
        <w:pStyle w:val="NormalBPBHEB"/>
        <w:rPr>
          <w:del w:id="118" w:author="Paulo H. Leocadio" w:date="2024-07-17T13:11:00Z" w16du:dateUtc="2024-07-17T17:11:00Z"/>
          <w:rFonts w:asciiTheme="majorHAnsi" w:eastAsiaTheme="majorEastAsia" w:hAnsiTheme="majorHAnsi" w:cstheme="majorBidi"/>
          <w:color w:val="auto"/>
          <w:spacing w:val="-10"/>
          <w:kern w:val="28"/>
          <w:sz w:val="56"/>
          <w:szCs w:val="56"/>
        </w:rPr>
      </w:pPr>
      <w:del w:id="119" w:author="Paulo H. Leocadio" w:date="2024-07-17T13:11:00Z" w16du:dateUtc="2024-07-17T17:11:00Z">
        <w:r w:rsidRPr="009F5D45" w:rsidDel="009466DC">
          <w:delText xml:space="preserve">As we move forward in this journey, the next chapter, </w:delText>
        </w:r>
        <w:r w:rsidRPr="00555FFB" w:rsidDel="009466DC">
          <w:rPr>
            <w:i/>
            <w:iCs/>
          </w:rPr>
          <w:delText>Storage</w:delText>
        </w:r>
        <w:r w:rsidRPr="009F5D45" w:rsidDel="009466DC">
          <w:delText>, will dive deep into AWS storage services, providing the foundation for data persistence and accessibility in the cloud. From Amazon S3 to Amazon Glacier, the chapter will build on the principles established in this chapter to enhance your cloud computing expertise.</w:delText>
        </w:r>
        <w:bookmarkStart w:id="120" w:name="_Hlk150872616"/>
      </w:del>
    </w:p>
    <w:p w14:paraId="72B0983F" w14:textId="0CE29F1D" w:rsidR="00263889" w:rsidRPr="00263889" w:rsidDel="009466DC" w:rsidRDefault="00263889" w:rsidP="00263889">
      <w:pPr>
        <w:rPr>
          <w:del w:id="121" w:author="Paulo H. Leocadio" w:date="2024-07-17T13:11:00Z" w16du:dateUtc="2024-07-17T17:11:00Z"/>
        </w:rPr>
      </w:pPr>
    </w:p>
    <w:p w14:paraId="780981EE" w14:textId="0458CEC9" w:rsidR="00C97AA1" w:rsidDel="009466DC" w:rsidRDefault="00263889" w:rsidP="00555FFB">
      <w:pPr>
        <w:pStyle w:val="FigureCaptionBPBHEB"/>
        <w:rPr>
          <w:del w:id="122" w:author="Paulo H. Leocadio" w:date="2024-07-17T13:11:00Z" w16du:dateUtc="2024-07-17T17:11:00Z"/>
        </w:rPr>
      </w:pPr>
      <w:del w:id="123" w:author="Paulo H. Leocadio" w:date="2024-07-17T13:11:00Z" w16du:dateUtc="2024-07-17T17:11:00Z">
        <w:r w:rsidDel="009466DC">
          <w:rPr>
            <w:bCs w:val="0"/>
            <w:i w:val="0"/>
            <w:iCs w:val="0"/>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del>
    </w:p>
    <w:p w14:paraId="0C7D27C2" w14:textId="6AFEE2E0" w:rsidR="00263889" w:rsidRPr="00263889" w:rsidDel="009466DC" w:rsidRDefault="00C97AA1" w:rsidP="00555FFB">
      <w:pPr>
        <w:pStyle w:val="FigureCaptionBPBHEB"/>
        <w:rPr>
          <w:del w:id="124" w:author="Paulo H. Leocadio" w:date="2024-07-17T13:11:00Z" w16du:dateUtc="2024-07-17T17:11:00Z"/>
        </w:rPr>
      </w:pPr>
      <w:del w:id="125" w:author="Paulo H. Leocadio" w:date="2024-07-17T13:11:00Z" w16du:dateUtc="2024-07-17T17:11:00Z">
        <w:r w:rsidRPr="00555FFB" w:rsidDel="009466DC">
          <w:rPr>
            <w:b/>
          </w:rPr>
          <w:delText xml:space="preserve">Figure </w:delText>
        </w:r>
        <w:r w:rsidR="00DC7D67" w:rsidRPr="00555FFB" w:rsidDel="009466DC">
          <w:rPr>
            <w:b/>
          </w:rPr>
          <w:delText>7.</w:delText>
        </w:r>
        <w:r w:rsidRPr="00555FFB" w:rsidDel="009466DC">
          <w:rPr>
            <w:b/>
            <w:bCs w:val="0"/>
            <w:i w:val="0"/>
            <w:iCs w:val="0"/>
          </w:rPr>
          <w:fldChar w:fldCharType="begin"/>
        </w:r>
        <w:r w:rsidRPr="00555FFB" w:rsidDel="009466DC">
          <w:rPr>
            <w:b/>
          </w:rPr>
          <w:delInstrText xml:space="preserve"> SEQ Figure \* ARABIC </w:delInstrText>
        </w:r>
        <w:r w:rsidRPr="00555FFB" w:rsidDel="009466DC">
          <w:rPr>
            <w:b/>
            <w:bCs w:val="0"/>
            <w:i w:val="0"/>
            <w:iCs w:val="0"/>
          </w:rPr>
          <w:fldChar w:fldCharType="separate"/>
        </w:r>
        <w:r w:rsidR="009304A7" w:rsidRPr="00555FFB" w:rsidDel="009466DC">
          <w:rPr>
            <w:b/>
            <w:noProof/>
          </w:rPr>
          <w:delText>1</w:delText>
        </w:r>
        <w:r w:rsidRPr="00555FFB" w:rsidDel="009466DC">
          <w:rPr>
            <w:b/>
            <w:bCs w:val="0"/>
            <w:i w:val="0"/>
            <w:iCs w:val="0"/>
          </w:rPr>
          <w:fldChar w:fldCharType="end"/>
        </w:r>
        <w:r w:rsidR="00DC7D67" w:rsidRPr="00555FFB" w:rsidDel="009466DC">
          <w:rPr>
            <w:b/>
          </w:rPr>
          <w:delText>:</w:delText>
        </w:r>
        <w:r w:rsidR="00DC7D67" w:rsidDel="009466DC">
          <w:delText xml:space="preserve"> </w:delText>
        </w:r>
        <w:r w:rsidR="00DF5456" w:rsidRPr="00555FFB" w:rsidDel="009466DC">
          <w:delText xml:space="preserve">How AWS DevOps </w:delText>
        </w:r>
        <w:r w:rsidR="00DC7D67" w:rsidRPr="00DC7D67" w:rsidDel="009466DC">
          <w:delText>tools can integrate your tech teams</w:delText>
        </w:r>
        <w:r w:rsidR="00DC7D67" w:rsidDel="009466DC">
          <w:delText xml:space="preserve"> </w:delText>
        </w:r>
        <w:r w:rsidR="00374314" w:rsidDel="009466DC">
          <w:delText>(AWS Architecture Blog)</w:delText>
        </w:r>
      </w:del>
    </w:p>
    <w:bookmarkEnd w:id="120"/>
    <w:p w14:paraId="445DE522" w14:textId="0CBF7328" w:rsidR="00A804E0" w:rsidRPr="00A804E0" w:rsidDel="009466DC" w:rsidRDefault="00CF15FF" w:rsidP="00A804E0">
      <w:pPr>
        <w:keepNext/>
        <w:keepLines/>
        <w:spacing w:before="400" w:after="0" w:line="276" w:lineRule="auto"/>
        <w:outlineLvl w:val="0"/>
        <w:rPr>
          <w:del w:id="126" w:author="Paulo H. Leocadio" w:date="2024-07-17T13:11:00Z" w16du:dateUtc="2024-07-17T17:11:00Z"/>
          <w:rFonts w:eastAsia="Palatino Linotype" w:cs="Palatino Linotype"/>
          <w:b/>
          <w:color w:val="auto"/>
          <w:sz w:val="40"/>
          <w:szCs w:val="40"/>
        </w:rPr>
      </w:pPr>
      <w:del w:id="127" w:author="Paulo H. Leocadio" w:date="2024-07-17T13:11:00Z" w16du:dateUtc="2024-07-17T17:11:00Z">
        <w:r w:rsidRPr="00CF15FF" w:rsidDel="009466DC">
          <w:rPr>
            <w:rFonts w:eastAsia="Palatino Linotype" w:cs="Palatino Linotype"/>
            <w:b/>
            <w:color w:val="auto"/>
            <w:sz w:val="40"/>
            <w:szCs w:val="40"/>
            <w:lang w:val="en-GB"/>
          </w:rPr>
          <w:delText xml:space="preserve">Amazon CodeCatalyst </w:delText>
        </w:r>
      </w:del>
    </w:p>
    <w:p w14:paraId="5E2D54C8" w14:textId="4A18C8F3" w:rsidR="007942F0" w:rsidDel="009466DC" w:rsidRDefault="007942F0" w:rsidP="004120C0">
      <w:pPr>
        <w:pStyle w:val="NormalBPBHEB"/>
        <w:rPr>
          <w:del w:id="128" w:author="Paulo H. Leocadio" w:date="2024-07-17T13:11:00Z" w16du:dateUtc="2024-07-17T17:11:00Z"/>
        </w:rPr>
      </w:pPr>
      <w:del w:id="129" w:author="Paulo H. Leocadio" w:date="2024-07-17T13:11:00Z" w16du:dateUtc="2024-07-17T17:11:00Z">
        <w:r w:rsidRPr="007942F0" w:rsidDel="009466DC">
          <w:delText>In the dynamic landscape of cloud-based application development,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delText>
        </w:r>
      </w:del>
      <w:customXmlDelRangeStart w:id="130" w:author="Paulo H. Leocadio" w:date="2024-07-17T13:11:00Z"/>
      <w:sdt>
        <w:sdtPr>
          <w:id w:val="1640220454"/>
          <w:citation/>
        </w:sdtPr>
        <w:sdtEndPr/>
        <w:sdtContent>
          <w:customXmlDelRangeEnd w:id="130"/>
          <w:del w:id="131" w:author="Paulo H. Leocadio" w:date="2024-07-17T13:11:00Z" w16du:dateUtc="2024-07-17T17:11:00Z">
            <w:r w:rsidR="00840D53" w:rsidDel="009466DC">
              <w:fldChar w:fldCharType="begin"/>
            </w:r>
            <w:r w:rsidR="00840D53" w:rsidDel="009466DC">
              <w:delInstrText xml:space="preserve"> CITATION garcia2019a \l 1033 </w:delInstrText>
            </w:r>
            <w:r w:rsidR="00840D53" w:rsidDel="009466DC">
              <w:fldChar w:fldCharType="separate"/>
            </w:r>
            <w:r w:rsidR="00D34F43" w:rsidDel="009466DC">
              <w:rPr>
                <w:noProof/>
              </w:rPr>
              <w:delText xml:space="preserve"> </w:delText>
            </w:r>
            <w:r w:rsidR="00D34F43" w:rsidRPr="00D34F43" w:rsidDel="009466DC">
              <w:rPr>
                <w:noProof/>
              </w:rPr>
              <w:delText>[1]</w:delText>
            </w:r>
            <w:r w:rsidR="00840D53" w:rsidDel="009466DC">
              <w:fldChar w:fldCharType="end"/>
            </w:r>
          </w:del>
          <w:customXmlDelRangeStart w:id="132" w:author="Paulo H. Leocadio" w:date="2024-07-17T13:11:00Z"/>
        </w:sdtContent>
      </w:sdt>
      <w:customXmlDelRangeEnd w:id="132"/>
    </w:p>
    <w:p w14:paraId="0C1A670F" w14:textId="26223838" w:rsidR="007942F0" w:rsidRPr="001F0F2A" w:rsidDel="009466DC" w:rsidRDefault="007942F0" w:rsidP="001F0F2A">
      <w:pPr>
        <w:keepNext/>
        <w:keepLines/>
        <w:spacing w:before="40" w:after="0"/>
        <w:outlineLvl w:val="1"/>
        <w:rPr>
          <w:del w:id="133" w:author="Paulo H. Leocadio" w:date="2024-07-17T13:11:00Z" w16du:dateUtc="2024-07-17T17:11:00Z"/>
          <w:rFonts w:eastAsiaTheme="majorEastAsia" w:cstheme="majorBidi"/>
          <w:sz w:val="36"/>
          <w:szCs w:val="26"/>
        </w:rPr>
      </w:pPr>
      <w:del w:id="134" w:author="Paulo H. Leocadio" w:date="2024-07-17T13:11:00Z" w16du:dateUtc="2024-07-17T17:11:00Z">
        <w:r w:rsidRPr="001F0F2A" w:rsidDel="009466DC">
          <w:rPr>
            <w:rFonts w:eastAsiaTheme="majorEastAsia" w:cstheme="majorBidi"/>
            <w:sz w:val="36"/>
            <w:szCs w:val="26"/>
          </w:rPr>
          <w:delText xml:space="preserve">Key </w:delText>
        </w:r>
        <w:r w:rsidR="00DC7D67" w:rsidRPr="001F0F2A" w:rsidDel="009466DC">
          <w:rPr>
            <w:rFonts w:eastAsiaTheme="majorEastAsia" w:cstheme="majorBidi"/>
            <w:sz w:val="36"/>
            <w:szCs w:val="26"/>
          </w:rPr>
          <w:delText xml:space="preserve">features </w:delText>
        </w:r>
      </w:del>
    </w:p>
    <w:p w14:paraId="6BF05B3A" w14:textId="2D1919E3" w:rsidR="007942F0" w:rsidRPr="007942F0" w:rsidDel="009466DC" w:rsidRDefault="007942F0" w:rsidP="00555FFB">
      <w:pPr>
        <w:pStyle w:val="NormalBPBHEB"/>
        <w:rPr>
          <w:del w:id="135" w:author="Paulo H. Leocadio" w:date="2024-07-17T13:11:00Z" w16du:dateUtc="2024-07-17T17:11:00Z"/>
        </w:rPr>
      </w:pPr>
      <w:del w:id="136" w:author="Paulo H. Leocadio" w:date="2024-07-17T13:11:00Z" w16du:dateUtc="2024-07-17T17:11:00Z">
        <w:r w:rsidRPr="007942F0" w:rsidDel="009466DC">
          <w:delText xml:space="preserve">Amazon CodeCatalyst serves as a robust and flexible </w:delText>
        </w:r>
        <w:r w:rsidRPr="00555FFB" w:rsidDel="009466DC">
          <w:rPr>
            <w:b/>
            <w:bCs/>
          </w:rPr>
          <w:delText xml:space="preserve">Integrated Development Environment (IDE) </w:delText>
        </w:r>
        <w:r w:rsidRPr="007942F0" w:rsidDel="009466DC">
          <w:delText xml:space="preserve">specifically tailored to AWS services and applications. It offers several key features that make it </w:delText>
        </w:r>
        <w:r w:rsidR="001C54D0" w:rsidRPr="007942F0" w:rsidDel="009466DC">
          <w:delText>an asset</w:delText>
        </w:r>
        <w:r w:rsidRPr="007942F0" w:rsidDel="009466DC">
          <w:delText xml:space="preserve"> for developers:</w:delText>
        </w:r>
      </w:del>
    </w:p>
    <w:p w14:paraId="7EE8A36C" w14:textId="3FF80894" w:rsidR="007942F0" w:rsidRPr="007942F0" w:rsidDel="009466DC" w:rsidRDefault="007942F0" w:rsidP="008A12F7">
      <w:pPr>
        <w:pStyle w:val="NormalBPBHEB"/>
        <w:numPr>
          <w:ilvl w:val="0"/>
          <w:numId w:val="7"/>
        </w:numPr>
        <w:rPr>
          <w:del w:id="137" w:author="Paulo H. Leocadio" w:date="2024-07-17T13:11:00Z" w16du:dateUtc="2024-07-17T17:11:00Z"/>
        </w:rPr>
      </w:pPr>
      <w:del w:id="138" w:author="Paulo H. Leocadio" w:date="2024-07-17T13:11:00Z" w16du:dateUtc="2024-07-17T17:11:00Z">
        <w:r w:rsidRPr="007942F0" w:rsidDel="009466DC">
          <w:rPr>
            <w:b/>
            <w:bCs/>
          </w:rPr>
          <w:delText xml:space="preserve">AWS </w:delText>
        </w:r>
        <w:r w:rsidR="00DC7D67" w:rsidRPr="007942F0" w:rsidDel="009466DC">
          <w:rPr>
            <w:b/>
            <w:bCs/>
          </w:rPr>
          <w:delText>service integration</w:delText>
        </w:r>
        <w:r w:rsidRPr="007942F0" w:rsidDel="009466DC">
          <w:delText>: CodeCatalyst deeply integrates with AWS services, providing a seamless environment for building, testing, and deploying applications. This integration reduces the complexities associated with managing resources and enables developers to concentrate on coding.</w:delText>
        </w:r>
      </w:del>
      <w:customXmlDelRangeStart w:id="139" w:author="Paulo H. Leocadio" w:date="2024-07-17T13:11:00Z"/>
      <w:sdt>
        <w:sdtPr>
          <w:id w:val="1699737946"/>
          <w:citation/>
        </w:sdtPr>
        <w:sdtEndPr/>
        <w:sdtContent>
          <w:customXmlDelRangeEnd w:id="139"/>
          <w:del w:id="140" w:author="Paulo H. Leocadio" w:date="2024-07-17T13:11:00Z" w16du:dateUtc="2024-07-17T17:11:00Z">
            <w:r w:rsidR="00366FD5" w:rsidDel="009466DC">
              <w:fldChar w:fldCharType="begin"/>
            </w:r>
            <w:r w:rsidR="00D74820" w:rsidDel="009466DC">
              <w:delInstrText xml:space="preserve">CITATION Ama23 \l 1033 </w:delInstrText>
            </w:r>
            <w:r w:rsidR="00366FD5" w:rsidDel="009466DC">
              <w:fldChar w:fldCharType="separate"/>
            </w:r>
            <w:r w:rsidR="00D34F43" w:rsidDel="009466DC">
              <w:rPr>
                <w:noProof/>
              </w:rPr>
              <w:delText xml:space="preserve"> </w:delText>
            </w:r>
            <w:r w:rsidR="00D34F43" w:rsidRPr="00D34F43" w:rsidDel="009466DC">
              <w:rPr>
                <w:noProof/>
              </w:rPr>
              <w:delText>[2]</w:delText>
            </w:r>
            <w:r w:rsidR="00366FD5" w:rsidDel="009466DC">
              <w:fldChar w:fldCharType="end"/>
            </w:r>
          </w:del>
          <w:customXmlDelRangeStart w:id="141" w:author="Paulo H. Leocadio" w:date="2024-07-17T13:11:00Z"/>
        </w:sdtContent>
      </w:sdt>
      <w:customXmlDelRangeEnd w:id="141"/>
    </w:p>
    <w:p w14:paraId="3DD2610B" w14:textId="4DB33978" w:rsidR="007942F0" w:rsidRPr="007942F0" w:rsidDel="009466DC" w:rsidRDefault="007942F0" w:rsidP="008A12F7">
      <w:pPr>
        <w:pStyle w:val="NormalBPBHEB"/>
        <w:numPr>
          <w:ilvl w:val="0"/>
          <w:numId w:val="7"/>
        </w:numPr>
        <w:rPr>
          <w:del w:id="142" w:author="Paulo H. Leocadio" w:date="2024-07-17T13:11:00Z" w16du:dateUtc="2024-07-17T17:11:00Z"/>
        </w:rPr>
      </w:pPr>
      <w:del w:id="143" w:author="Paulo H. Leocadio" w:date="2024-07-17T13:11:00Z" w16du:dateUtc="2024-07-17T17:11:00Z">
        <w:r w:rsidRPr="007942F0" w:rsidDel="009466DC">
          <w:rPr>
            <w:b/>
            <w:bCs/>
          </w:rPr>
          <w:delText xml:space="preserve">Collaborative </w:delText>
        </w:r>
        <w:r w:rsidR="00DC7D67" w:rsidRPr="007942F0" w:rsidDel="009466DC">
          <w:rPr>
            <w:b/>
            <w:bCs/>
          </w:rPr>
          <w:delText>capabilities</w:delText>
        </w:r>
        <w:r w:rsidRPr="007942F0" w:rsidDel="009466DC">
          <w:delText>: CodeCatalyst supports collaborative coding, allowing multiple developers to work on the same project simultaneously. It ensures that developers can effortlessly collaborate, review code, and iterate on their applications.</w:delText>
        </w:r>
      </w:del>
      <w:customXmlDelRangeStart w:id="144" w:author="Paulo H. Leocadio" w:date="2024-07-17T13:11:00Z"/>
      <w:sdt>
        <w:sdtPr>
          <w:id w:val="-851945839"/>
          <w:citation/>
        </w:sdtPr>
        <w:sdtEndPr/>
        <w:sdtContent>
          <w:customXmlDelRangeEnd w:id="144"/>
          <w:del w:id="145" w:author="Paulo H. Leocadio" w:date="2024-07-17T13:11:00Z" w16du:dateUtc="2024-07-17T17:11:00Z">
            <w:r w:rsidR="00B26FFA" w:rsidDel="009466DC">
              <w:fldChar w:fldCharType="begin"/>
            </w:r>
            <w:r w:rsidR="00B26FFA" w:rsidDel="009466DC">
              <w:delInstrText xml:space="preserve"> CITATION smith2018a \l 1033 </w:delInstrText>
            </w:r>
            <w:r w:rsidR="00B26FFA" w:rsidDel="009466DC">
              <w:fldChar w:fldCharType="separate"/>
            </w:r>
            <w:r w:rsidR="00D34F43" w:rsidDel="009466DC">
              <w:rPr>
                <w:noProof/>
              </w:rPr>
              <w:delText xml:space="preserve"> </w:delText>
            </w:r>
            <w:r w:rsidR="00D34F43" w:rsidRPr="00D34F43" w:rsidDel="009466DC">
              <w:rPr>
                <w:noProof/>
              </w:rPr>
              <w:delText>[3]</w:delText>
            </w:r>
            <w:r w:rsidR="00B26FFA" w:rsidDel="009466DC">
              <w:fldChar w:fldCharType="end"/>
            </w:r>
          </w:del>
          <w:customXmlDelRangeStart w:id="146" w:author="Paulo H. Leocadio" w:date="2024-07-17T13:11:00Z"/>
        </w:sdtContent>
      </w:sdt>
      <w:customXmlDelRangeEnd w:id="146"/>
      <w:del w:id="147" w:author="Paulo H. Leocadio" w:date="2024-07-17T13:11:00Z" w16du:dateUtc="2024-07-17T17:11:00Z">
        <w:r w:rsidR="00B26FFA" w:rsidDel="009466DC">
          <w:delText xml:space="preserve"> </w:delText>
        </w:r>
      </w:del>
      <w:customXmlDelRangeStart w:id="148" w:author="Paulo H. Leocadio" w:date="2024-07-17T13:11:00Z"/>
      <w:sdt>
        <w:sdtPr>
          <w:id w:val="-231695666"/>
          <w:citation/>
        </w:sdtPr>
        <w:sdtEndPr/>
        <w:sdtContent>
          <w:customXmlDelRangeEnd w:id="148"/>
          <w:del w:id="149" w:author="Paulo H. Leocadio" w:date="2024-07-17T13:11:00Z" w16du:dateUtc="2024-07-17T17:11:00Z">
            <w:r w:rsidR="00495C0D" w:rsidDel="009466DC">
              <w:fldChar w:fldCharType="begin"/>
            </w:r>
            <w:r w:rsidR="00495C0D" w:rsidDel="009466DC">
              <w:delInstrText xml:space="preserve"> CITATION brown2017a \l 1033 </w:delInstrText>
            </w:r>
            <w:r w:rsidR="00495C0D" w:rsidDel="009466DC">
              <w:fldChar w:fldCharType="separate"/>
            </w:r>
            <w:r w:rsidR="00D34F43" w:rsidRPr="00D34F43" w:rsidDel="009466DC">
              <w:rPr>
                <w:noProof/>
              </w:rPr>
              <w:delText>[4]</w:delText>
            </w:r>
            <w:r w:rsidR="00495C0D" w:rsidDel="009466DC">
              <w:fldChar w:fldCharType="end"/>
            </w:r>
          </w:del>
          <w:customXmlDelRangeStart w:id="150" w:author="Paulo H. Leocadio" w:date="2024-07-17T13:11:00Z"/>
        </w:sdtContent>
      </w:sdt>
      <w:customXmlDelRangeEnd w:id="150"/>
    </w:p>
    <w:p w14:paraId="4AE1B1BF" w14:textId="022D420F" w:rsidR="007942F0" w:rsidRPr="007942F0" w:rsidDel="009466DC" w:rsidRDefault="007942F0" w:rsidP="008A12F7">
      <w:pPr>
        <w:pStyle w:val="NormalBPBHEB"/>
        <w:numPr>
          <w:ilvl w:val="0"/>
          <w:numId w:val="7"/>
        </w:numPr>
        <w:rPr>
          <w:del w:id="151" w:author="Paulo H. Leocadio" w:date="2024-07-17T13:11:00Z" w16du:dateUtc="2024-07-17T17:11:00Z"/>
        </w:rPr>
      </w:pPr>
      <w:del w:id="152" w:author="Paulo H. Leocadio" w:date="2024-07-17T13:11:00Z" w16du:dateUtc="2024-07-17T17:11:00Z">
        <w:r w:rsidRPr="007942F0" w:rsidDel="009466DC">
          <w:rPr>
            <w:b/>
            <w:bCs/>
          </w:rPr>
          <w:delText xml:space="preserve">Serverless </w:delText>
        </w:r>
        <w:r w:rsidR="00DC7D67" w:rsidRPr="007942F0" w:rsidDel="009466DC">
          <w:rPr>
            <w:b/>
            <w:bCs/>
          </w:rPr>
          <w:delText>development</w:delText>
        </w:r>
        <w:r w:rsidRPr="007942F0" w:rsidDel="009466DC">
          <w:delText>: Leveraging AWS Lambda, Amazon CodeCatalyst enables serverless application development. This approach eliminates the need to manage servers, allowing developers to write code without worrying about infrastructure provisioning</w:delText>
        </w:r>
        <w:r w:rsidR="00B74193" w:rsidDel="009466DC">
          <w:fldChar w:fldCharType="begin"/>
        </w:r>
        <w:r w:rsidR="00B74193" w:rsidDel="009466DC">
          <w:delInstrText xml:space="preserve"> NOTEREF _Ref150856451 \f \h </w:delInstrText>
        </w:r>
        <w:r w:rsidR="00B74193" w:rsidDel="009466DC">
          <w:fldChar w:fldCharType="separate"/>
        </w:r>
        <w:r w:rsidR="00B74193" w:rsidRPr="00B74193" w:rsidDel="009466DC">
          <w:rPr>
            <w:rStyle w:val="FootnoteReference"/>
          </w:rPr>
          <w:delText>1</w:delText>
        </w:r>
        <w:r w:rsidR="00B74193" w:rsidDel="009466DC">
          <w:fldChar w:fldCharType="end"/>
        </w:r>
        <w:r w:rsidRPr="007942F0" w:rsidDel="009466DC">
          <w:delText>.</w:delText>
        </w:r>
      </w:del>
    </w:p>
    <w:p w14:paraId="4F6CC28E" w14:textId="6D7BD3F9" w:rsidR="007942F0" w:rsidRPr="007942F0" w:rsidDel="009466DC" w:rsidRDefault="007942F0" w:rsidP="008A12F7">
      <w:pPr>
        <w:pStyle w:val="NormalBPBHEB"/>
        <w:numPr>
          <w:ilvl w:val="0"/>
          <w:numId w:val="7"/>
        </w:numPr>
        <w:rPr>
          <w:del w:id="153" w:author="Paulo H. Leocadio" w:date="2024-07-17T13:11:00Z" w16du:dateUtc="2024-07-17T17:11:00Z"/>
        </w:rPr>
      </w:pPr>
      <w:del w:id="154" w:author="Paulo H. Leocadio" w:date="2024-07-17T13:11:00Z" w16du:dateUtc="2024-07-17T17:11:00Z">
        <w:r w:rsidRPr="007942F0" w:rsidDel="009466DC">
          <w:rPr>
            <w:b/>
            <w:bCs/>
          </w:rPr>
          <w:delText xml:space="preserve">Code </w:delText>
        </w:r>
        <w:r w:rsidR="00DC7D67" w:rsidRPr="007942F0" w:rsidDel="009466DC">
          <w:rPr>
            <w:b/>
            <w:bCs/>
          </w:rPr>
          <w:delText>insights</w:delText>
        </w:r>
        <w:r w:rsidRPr="007942F0" w:rsidDel="009466DC">
          <w:delTex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delText>
        </w:r>
      </w:del>
      <w:customXmlDelRangeStart w:id="155" w:author="Paulo H. Leocadio" w:date="2024-07-17T13:11:00Z"/>
      <w:sdt>
        <w:sdtPr>
          <w:id w:val="-1656291298"/>
          <w:citation/>
        </w:sdtPr>
        <w:sdtEndPr/>
        <w:sdtContent>
          <w:customXmlDelRangeEnd w:id="155"/>
          <w:del w:id="156" w:author="Paulo H. Leocadio" w:date="2024-07-17T13:11:00Z" w16du:dateUtc="2024-07-17T17:11:00Z">
            <w:r w:rsidR="004402FD" w:rsidDel="009466DC">
              <w:fldChar w:fldCharType="begin"/>
            </w:r>
            <w:r w:rsidR="004402FD" w:rsidDel="009466DC">
              <w:delInstrText xml:space="preserve"> CITATION jackson2020a \l 1033 </w:delInstrText>
            </w:r>
            <w:r w:rsidR="004402FD" w:rsidDel="009466DC">
              <w:fldChar w:fldCharType="separate"/>
            </w:r>
            <w:r w:rsidR="00D34F43" w:rsidDel="009466DC">
              <w:rPr>
                <w:noProof/>
              </w:rPr>
              <w:delText xml:space="preserve"> </w:delText>
            </w:r>
            <w:r w:rsidR="00D34F43" w:rsidRPr="00D34F43" w:rsidDel="009466DC">
              <w:rPr>
                <w:noProof/>
              </w:rPr>
              <w:delText>[5]</w:delText>
            </w:r>
            <w:r w:rsidR="004402FD" w:rsidDel="009466DC">
              <w:fldChar w:fldCharType="end"/>
            </w:r>
          </w:del>
          <w:customXmlDelRangeStart w:id="157" w:author="Paulo H. Leocadio" w:date="2024-07-17T13:11:00Z"/>
        </w:sdtContent>
      </w:sdt>
      <w:customXmlDelRangeEnd w:id="157"/>
    </w:p>
    <w:p w14:paraId="41C65A3A" w14:textId="7BA0FF4F" w:rsidR="007942F0" w:rsidRPr="007942F0" w:rsidDel="009466DC" w:rsidRDefault="007942F0" w:rsidP="00555FFB">
      <w:pPr>
        <w:pStyle w:val="NormalBPBHEB"/>
        <w:rPr>
          <w:del w:id="158" w:author="Paulo H. Leocadio" w:date="2024-07-17T13:11:00Z" w16du:dateUtc="2024-07-17T17:11:00Z"/>
        </w:rPr>
      </w:pPr>
      <w:del w:id="159" w:author="Paulo H. Leocadio" w:date="2024-07-17T13:11:00Z" w16du:dateUtc="2024-07-17T17:11:00Z">
        <w:r w:rsidRPr="007942F0" w:rsidDel="009466DC">
          <w:delTex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w:delText>
        </w:r>
        <w:r w:rsidR="00DC7D67" w:rsidDel="009466DC">
          <w:delText xml:space="preserve"> this chapter</w:delText>
        </w:r>
        <w:r w:rsidRPr="007942F0" w:rsidDel="009466DC">
          <w:delText>, we will further explore AWS</w:delText>
        </w:r>
        <w:r w:rsidR="00DC7D67" w:rsidDel="009466DC">
          <w:delText>’</w:delText>
        </w:r>
        <w:r w:rsidRPr="007942F0" w:rsidDel="009466DC">
          <w:delText xml:space="preserve"> extensive array of Developer Tools and DevOps services, each playing a unique role in the cloud-powered innovation landscape.</w:delText>
        </w:r>
      </w:del>
    </w:p>
    <w:p w14:paraId="0482AD95" w14:textId="0A286285" w:rsidR="00DC7D67" w:rsidDel="009466DC" w:rsidRDefault="007942F0" w:rsidP="00D4222C">
      <w:pPr>
        <w:pBdr>
          <w:top w:val="nil"/>
          <w:left w:val="nil"/>
          <w:bottom w:val="nil"/>
          <w:right w:val="nil"/>
          <w:between w:val="nil"/>
        </w:pBdr>
        <w:shd w:val="clear" w:color="auto" w:fill="FFFFFF"/>
        <w:spacing w:after="100" w:line="276" w:lineRule="auto"/>
        <w:jc w:val="both"/>
        <w:rPr>
          <w:del w:id="160" w:author="Paulo H. Leocadio" w:date="2024-07-17T13:11:00Z" w16du:dateUtc="2024-07-17T17:11:00Z"/>
        </w:rPr>
      </w:pPr>
      <w:del w:id="161" w:author="Paulo H. Leocadio" w:date="2024-07-17T13:11:00Z" w16du:dateUtc="2024-07-17T17:11:00Z">
        <w:r w:rsidRPr="007942F0" w:rsidDel="009466DC">
          <w:delText>In the following sections, we</w:delText>
        </w:r>
        <w:r w:rsidR="00DC7D67" w:rsidDel="009466DC">
          <w:delText xml:space="preserve"> wi</w:delText>
        </w:r>
        <w:r w:rsidRPr="007942F0" w:rsidDel="009466DC">
          <w:delText>ll delve into Amazon CodeGuru, Amazon Corretto, AWS Cloud Control API, and various other Developer Tools that collectively shape the modern development and operations paradigms.</w:delText>
        </w:r>
      </w:del>
    </w:p>
    <w:p w14:paraId="523C7940" w14:textId="37705B9B" w:rsidR="00AA52E0" w:rsidRPr="00AA52E0" w:rsidDel="009466DC" w:rsidRDefault="00AA52E0" w:rsidP="00AA52E0">
      <w:pPr>
        <w:keepNext/>
        <w:keepLines/>
        <w:spacing w:before="400" w:after="0" w:line="276" w:lineRule="auto"/>
        <w:outlineLvl w:val="0"/>
        <w:rPr>
          <w:del w:id="162" w:author="Paulo H. Leocadio" w:date="2024-07-17T13:11:00Z" w16du:dateUtc="2024-07-17T17:11:00Z"/>
          <w:rFonts w:eastAsia="Palatino Linotype" w:cs="Palatino Linotype"/>
          <w:b/>
          <w:color w:val="auto"/>
          <w:sz w:val="40"/>
          <w:szCs w:val="40"/>
        </w:rPr>
      </w:pPr>
      <w:del w:id="163" w:author="Paulo H. Leocadio" w:date="2024-07-17T13:11:00Z" w16du:dateUtc="2024-07-17T17:11:00Z">
        <w:r w:rsidRPr="00AA52E0" w:rsidDel="009466DC">
          <w:rPr>
            <w:rFonts w:eastAsia="Palatino Linotype" w:cs="Palatino Linotype"/>
            <w:b/>
            <w:color w:val="auto"/>
            <w:sz w:val="40"/>
            <w:szCs w:val="40"/>
          </w:rPr>
          <w:delText>Amazon CodeGuru</w:delText>
        </w:r>
      </w:del>
    </w:p>
    <w:p w14:paraId="7504651D" w14:textId="6FE21D84" w:rsidR="00AA52E0" w:rsidDel="009466DC" w:rsidRDefault="00AA52E0" w:rsidP="00DC7D67">
      <w:pPr>
        <w:pStyle w:val="NormalBPBHEB"/>
        <w:rPr>
          <w:del w:id="164" w:author="Paulo H. Leocadio" w:date="2024-07-17T13:11:00Z" w16du:dateUtc="2024-07-17T17:11:00Z"/>
        </w:rPr>
      </w:pPr>
      <w:del w:id="165" w:author="Paulo H. Leocadio" w:date="2024-07-17T13:11:00Z" w16du:dateUtc="2024-07-17T17:11:00Z">
        <w:r w:rsidRPr="00AA52E0" w:rsidDel="009466DC">
          <w:delText xml:space="preserve">In the ever-evolving landscape of cloud computing, efficient and optimized software development is paramount. Amazon CodeGuru, a groundbreaking developer tool offered by </w:delText>
        </w:r>
        <w:commentRangeStart w:id="166"/>
        <w:r w:rsidRPr="00AA52E0" w:rsidDel="009466DC">
          <w:delText>AWS,</w:delText>
        </w:r>
        <w:commentRangeEnd w:id="166"/>
        <w:r w:rsidR="00DC7D67" w:rsidDel="009466DC">
          <w:rPr>
            <w:rStyle w:val="CommentReference"/>
            <w:rFonts w:eastAsiaTheme="minorHAnsi" w:cstheme="minorBidi"/>
          </w:rPr>
          <w:commentReference w:id="166"/>
        </w:r>
        <w:r w:rsidRPr="00AA52E0" w:rsidDel="009466DC">
          <w:delTex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delText>
        </w:r>
      </w:del>
    </w:p>
    <w:p w14:paraId="44A7F3B5" w14:textId="3AAF2A8B" w:rsidR="00AA52E0" w:rsidRPr="001F0F2A" w:rsidDel="009466DC" w:rsidRDefault="00AA52E0" w:rsidP="001F0F2A">
      <w:pPr>
        <w:keepNext/>
        <w:keepLines/>
        <w:spacing w:before="40" w:after="0"/>
        <w:outlineLvl w:val="1"/>
        <w:rPr>
          <w:del w:id="167" w:author="Paulo H. Leocadio" w:date="2024-07-17T13:11:00Z" w16du:dateUtc="2024-07-17T17:11:00Z"/>
          <w:rFonts w:eastAsiaTheme="majorEastAsia" w:cstheme="majorBidi"/>
          <w:sz w:val="36"/>
          <w:szCs w:val="26"/>
        </w:rPr>
      </w:pPr>
      <w:del w:id="168" w:author="Paulo H. Leocadio" w:date="2024-07-17T13:11:00Z" w16du:dateUtc="2024-07-17T17:11:00Z">
        <w:r w:rsidRPr="001F0F2A" w:rsidDel="009466DC">
          <w:rPr>
            <w:rFonts w:eastAsiaTheme="majorEastAsia" w:cstheme="majorBidi"/>
            <w:sz w:val="36"/>
            <w:szCs w:val="26"/>
          </w:rPr>
          <w:delText>Introduction to Amazon CodeGuru</w:delText>
        </w:r>
      </w:del>
    </w:p>
    <w:p w14:paraId="7A3D4F6D" w14:textId="28F08084" w:rsidR="00AA52E0" w:rsidDel="009466DC" w:rsidRDefault="00AA52E0" w:rsidP="00DC7D67">
      <w:pPr>
        <w:pStyle w:val="NormalBPBHEB"/>
        <w:rPr>
          <w:del w:id="169" w:author="Paulo H. Leocadio" w:date="2024-07-17T13:11:00Z" w16du:dateUtc="2024-07-17T17:11:00Z"/>
        </w:rPr>
      </w:pPr>
      <w:del w:id="170" w:author="Paulo H. Leocadio" w:date="2024-07-17T13:11:00Z" w16du:dateUtc="2024-07-17T17:11:00Z">
        <w:r w:rsidRPr="00AA52E0" w:rsidDel="009466DC">
          <w:delTex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delText>
        </w:r>
      </w:del>
      <w:customXmlDelRangeStart w:id="171" w:author="Paulo H. Leocadio" w:date="2024-07-17T13:11:00Z"/>
      <w:sdt>
        <w:sdtPr>
          <w:id w:val="-1501036107"/>
          <w:citation/>
        </w:sdtPr>
        <w:sdtEndPr/>
        <w:sdtContent>
          <w:customXmlDelRangeEnd w:id="171"/>
          <w:del w:id="172" w:author="Paulo H. Leocadio" w:date="2024-07-17T13:11:00Z" w16du:dateUtc="2024-07-17T17:11:00Z">
            <w:r w:rsidR="006319DC" w:rsidDel="009466DC">
              <w:fldChar w:fldCharType="begin"/>
            </w:r>
            <w:r w:rsidR="00914756" w:rsidDel="009466DC">
              <w:delInstrText xml:space="preserve">CITATION Ama22 \l 1033 </w:delInstrText>
            </w:r>
            <w:r w:rsidR="006319DC" w:rsidDel="009466DC">
              <w:fldChar w:fldCharType="separate"/>
            </w:r>
            <w:r w:rsidR="00D34F43" w:rsidDel="009466DC">
              <w:rPr>
                <w:noProof/>
              </w:rPr>
              <w:delText xml:space="preserve"> </w:delText>
            </w:r>
            <w:r w:rsidR="00D34F43" w:rsidRPr="00D34F43" w:rsidDel="009466DC">
              <w:rPr>
                <w:noProof/>
              </w:rPr>
              <w:delText>[6]</w:delText>
            </w:r>
            <w:r w:rsidR="006319DC" w:rsidDel="009466DC">
              <w:fldChar w:fldCharType="end"/>
            </w:r>
          </w:del>
          <w:customXmlDelRangeStart w:id="173" w:author="Paulo H. Leocadio" w:date="2024-07-17T13:11:00Z"/>
        </w:sdtContent>
      </w:sdt>
      <w:customXmlDelRangeEnd w:id="173"/>
    </w:p>
    <w:p w14:paraId="1D1CFF49" w14:textId="77F03FEE" w:rsidR="00AA52E0" w:rsidRPr="001F0F2A" w:rsidDel="009466DC" w:rsidRDefault="00AA52E0" w:rsidP="001F0F2A">
      <w:pPr>
        <w:keepNext/>
        <w:keepLines/>
        <w:spacing w:before="40" w:after="0"/>
        <w:outlineLvl w:val="1"/>
        <w:rPr>
          <w:del w:id="174" w:author="Paulo H. Leocadio" w:date="2024-07-17T13:11:00Z" w16du:dateUtc="2024-07-17T17:11:00Z"/>
          <w:rFonts w:eastAsiaTheme="majorEastAsia" w:cstheme="majorBidi"/>
          <w:sz w:val="36"/>
          <w:szCs w:val="26"/>
        </w:rPr>
      </w:pPr>
      <w:del w:id="175" w:author="Paulo H. Leocadio" w:date="2024-07-17T13:11:00Z" w16du:dateUtc="2024-07-17T17:11:00Z">
        <w:r w:rsidRPr="001F0F2A" w:rsidDel="009466DC">
          <w:rPr>
            <w:rFonts w:eastAsiaTheme="majorEastAsia" w:cstheme="majorBidi"/>
            <w:sz w:val="36"/>
            <w:szCs w:val="26"/>
          </w:rPr>
          <w:delText xml:space="preserve">Automated </w:delText>
        </w:r>
        <w:r w:rsidR="00DC7D67" w:rsidRPr="001F0F2A" w:rsidDel="009466DC">
          <w:rPr>
            <w:rFonts w:eastAsiaTheme="majorEastAsia" w:cstheme="majorBidi"/>
            <w:sz w:val="36"/>
            <w:szCs w:val="26"/>
          </w:rPr>
          <w:delText xml:space="preserve">code reviews with </w:delText>
        </w:r>
        <w:r w:rsidRPr="001F0F2A" w:rsidDel="009466DC">
          <w:rPr>
            <w:rFonts w:eastAsiaTheme="majorEastAsia" w:cstheme="majorBidi"/>
            <w:sz w:val="36"/>
            <w:szCs w:val="26"/>
          </w:rPr>
          <w:delText xml:space="preserve">CodeGuru </w:delText>
        </w:r>
        <w:r w:rsidR="00DC7D67" w:rsidRPr="001F0F2A" w:rsidDel="009466DC">
          <w:rPr>
            <w:rFonts w:eastAsiaTheme="majorEastAsia" w:cstheme="majorBidi"/>
            <w:sz w:val="36"/>
            <w:szCs w:val="26"/>
          </w:rPr>
          <w:delText>reviewer</w:delText>
        </w:r>
      </w:del>
    </w:p>
    <w:p w14:paraId="7C7A6291" w14:textId="33EA1BE9" w:rsidR="00AA52E0" w:rsidRPr="00AA52E0" w:rsidDel="009466DC" w:rsidRDefault="00AA52E0" w:rsidP="00555FFB">
      <w:pPr>
        <w:pStyle w:val="NormalBPBHEB"/>
        <w:rPr>
          <w:del w:id="176" w:author="Paulo H. Leocadio" w:date="2024-07-17T13:11:00Z" w16du:dateUtc="2024-07-17T17:11:00Z"/>
        </w:rPr>
      </w:pPr>
      <w:del w:id="177" w:author="Paulo H. Leocadio" w:date="2024-07-17T13:11:00Z" w16du:dateUtc="2024-07-17T17:11:00Z">
        <w:r w:rsidRPr="00AA52E0" w:rsidDel="009466DC">
          <w:delTex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delText>
        </w:r>
      </w:del>
      <w:customXmlDelRangeStart w:id="178" w:author="Paulo H. Leocadio" w:date="2024-07-17T13:11:00Z"/>
      <w:sdt>
        <w:sdtPr>
          <w:id w:val="431099130"/>
          <w:citation/>
        </w:sdtPr>
        <w:sdtEndPr/>
        <w:sdtContent>
          <w:customXmlDelRangeEnd w:id="178"/>
          <w:del w:id="179" w:author="Paulo H. Leocadio" w:date="2024-07-17T13:11:00Z" w16du:dateUtc="2024-07-17T17:11:00Z">
            <w:r w:rsidR="00590022" w:rsidDel="009466DC">
              <w:fldChar w:fldCharType="begin"/>
            </w:r>
            <w:r w:rsidR="00914756" w:rsidDel="009466DC">
              <w:delInstrText xml:space="preserve">CITATION Ama22 \l 1033 </w:delInstrText>
            </w:r>
            <w:r w:rsidR="00590022" w:rsidDel="009466DC">
              <w:fldChar w:fldCharType="separate"/>
            </w:r>
            <w:r w:rsidR="00D34F43" w:rsidDel="009466DC">
              <w:rPr>
                <w:noProof/>
              </w:rPr>
              <w:delText xml:space="preserve"> </w:delText>
            </w:r>
            <w:r w:rsidR="00D34F43" w:rsidRPr="00D34F43" w:rsidDel="009466DC">
              <w:rPr>
                <w:noProof/>
              </w:rPr>
              <w:delText>[6]</w:delText>
            </w:r>
            <w:r w:rsidR="00590022" w:rsidDel="009466DC">
              <w:fldChar w:fldCharType="end"/>
            </w:r>
          </w:del>
          <w:customXmlDelRangeStart w:id="180" w:author="Paulo H. Leocadio" w:date="2024-07-17T13:11:00Z"/>
        </w:sdtContent>
      </w:sdt>
      <w:customXmlDelRangeEnd w:id="180"/>
    </w:p>
    <w:p w14:paraId="7E2446B7" w14:textId="4DF07CBD" w:rsidR="00AA52E0" w:rsidDel="009466DC" w:rsidRDefault="00AA52E0" w:rsidP="00555FFB">
      <w:pPr>
        <w:pStyle w:val="NormalBPBHEB"/>
        <w:rPr>
          <w:del w:id="181" w:author="Paulo H. Leocadio" w:date="2024-07-17T13:11:00Z" w16du:dateUtc="2024-07-17T17:11:00Z"/>
        </w:rPr>
      </w:pPr>
      <w:del w:id="182" w:author="Paulo H. Leocadio" w:date="2024-07-17T13:11:00Z" w16du:dateUtc="2024-07-17T17:11:00Z">
        <w:r w:rsidRPr="00AA52E0" w:rsidDel="009466DC">
          <w:delText xml:space="preserve">According to AWS </w:delText>
        </w:r>
        <w:r w:rsidR="004402FD" w:rsidDel="009466DC">
          <w:delText>CodeGuru</w:delText>
        </w:r>
      </w:del>
      <w:customXmlDelRangeStart w:id="183" w:author="Paulo H. Leocadio" w:date="2024-07-17T13:11:00Z"/>
      <w:sdt>
        <w:sdtPr>
          <w:id w:val="995312423"/>
          <w:citation/>
        </w:sdtPr>
        <w:sdtEndPr/>
        <w:sdtContent>
          <w:customXmlDelRangeEnd w:id="183"/>
          <w:del w:id="184" w:author="Paulo H. Leocadio" w:date="2024-07-17T13:11:00Z" w16du:dateUtc="2024-07-17T17:11:00Z">
            <w:r w:rsidR="004402FD" w:rsidDel="009466DC">
              <w:fldChar w:fldCharType="begin"/>
            </w:r>
            <w:r w:rsidR="00717791" w:rsidDel="009466DC">
              <w:delInstrText xml:space="preserve">CITATION a2023r \l 1033 </w:delInstrText>
            </w:r>
            <w:r w:rsidR="004402FD" w:rsidDel="009466DC">
              <w:fldChar w:fldCharType="separate"/>
            </w:r>
            <w:r w:rsidR="00D34F43" w:rsidDel="009466DC">
              <w:rPr>
                <w:noProof/>
              </w:rPr>
              <w:delText xml:space="preserve"> </w:delText>
            </w:r>
            <w:r w:rsidR="00D34F43" w:rsidRPr="00D34F43" w:rsidDel="009466DC">
              <w:rPr>
                <w:noProof/>
              </w:rPr>
              <w:delText>[7]</w:delText>
            </w:r>
            <w:r w:rsidR="004402FD" w:rsidDel="009466DC">
              <w:fldChar w:fldCharType="end"/>
            </w:r>
          </w:del>
          <w:customXmlDelRangeStart w:id="185" w:author="Paulo H. Leocadio" w:date="2024-07-17T13:11:00Z"/>
        </w:sdtContent>
      </w:sdt>
      <w:customXmlDelRangeEnd w:id="185"/>
      <w:del w:id="186" w:author="Paulo H. Leocadio" w:date="2024-07-17T13:11:00Z" w16du:dateUtc="2024-07-17T17:11:00Z">
        <w:r w:rsidR="004402FD" w:rsidDel="009466DC">
          <w:delText xml:space="preserve"> </w:delText>
        </w:r>
        <w:r w:rsidRPr="00AA52E0" w:rsidDel="009466DC">
          <w:delText>documentation</w:delText>
        </w:r>
        <w:commentRangeStart w:id="187"/>
        <w:commentRangeEnd w:id="187"/>
        <w:r w:rsidR="00DC7D67" w:rsidDel="009466DC">
          <w:rPr>
            <w:rStyle w:val="CommentReference"/>
          </w:rPr>
          <w:commentReference w:id="187"/>
        </w:r>
        <w:r w:rsidR="00CE1089" w:rsidDel="009466DC">
          <w:delText xml:space="preserve">, </w:delText>
        </w:r>
        <w:r w:rsidRPr="00AA52E0" w:rsidDel="009466DC">
          <w:delTex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delText>
        </w:r>
      </w:del>
    </w:p>
    <w:p w14:paraId="50B9C600" w14:textId="199BB35D" w:rsidR="00AA52E0" w:rsidRPr="001F0F2A" w:rsidDel="009466DC" w:rsidRDefault="00AA52E0" w:rsidP="001F0F2A">
      <w:pPr>
        <w:keepNext/>
        <w:keepLines/>
        <w:spacing w:before="40" w:after="0"/>
        <w:outlineLvl w:val="1"/>
        <w:rPr>
          <w:del w:id="188" w:author="Paulo H. Leocadio" w:date="2024-07-17T13:11:00Z" w16du:dateUtc="2024-07-17T17:11:00Z"/>
          <w:rFonts w:eastAsiaTheme="majorEastAsia" w:cstheme="majorBidi"/>
          <w:sz w:val="36"/>
          <w:szCs w:val="26"/>
        </w:rPr>
      </w:pPr>
      <w:del w:id="189" w:author="Paulo H. Leocadio" w:date="2024-07-17T13:11:00Z" w16du:dateUtc="2024-07-17T17:11:00Z">
        <w:r w:rsidRPr="001F0F2A" w:rsidDel="009466DC">
          <w:rPr>
            <w:rFonts w:eastAsiaTheme="majorEastAsia" w:cstheme="majorBidi"/>
            <w:sz w:val="36"/>
            <w:szCs w:val="26"/>
          </w:rPr>
          <w:delText xml:space="preserve">Application </w:delText>
        </w:r>
        <w:r w:rsidR="00DC7D67" w:rsidRPr="001F0F2A" w:rsidDel="009466DC">
          <w:rPr>
            <w:rFonts w:eastAsiaTheme="majorEastAsia" w:cstheme="majorBidi"/>
            <w:sz w:val="36"/>
            <w:szCs w:val="26"/>
          </w:rPr>
          <w:delText xml:space="preserve">profiling </w:delText>
        </w:r>
        <w:r w:rsidRPr="001F0F2A" w:rsidDel="009466DC">
          <w:rPr>
            <w:rFonts w:eastAsiaTheme="majorEastAsia" w:cstheme="majorBidi"/>
            <w:sz w:val="36"/>
            <w:szCs w:val="26"/>
          </w:rPr>
          <w:delText xml:space="preserve">with CodeGuru </w:delText>
        </w:r>
        <w:r w:rsidR="00DC7D67" w:rsidRPr="001F0F2A" w:rsidDel="009466DC">
          <w:rPr>
            <w:rFonts w:eastAsiaTheme="majorEastAsia" w:cstheme="majorBidi"/>
            <w:sz w:val="36"/>
            <w:szCs w:val="26"/>
          </w:rPr>
          <w:delText>profiler</w:delText>
        </w:r>
      </w:del>
    </w:p>
    <w:p w14:paraId="01EDE105" w14:textId="4385D800" w:rsidR="00AA52E0" w:rsidRPr="00AA52E0" w:rsidDel="009466DC" w:rsidRDefault="00AA52E0" w:rsidP="00555FFB">
      <w:pPr>
        <w:pStyle w:val="NormalBPBHEB"/>
        <w:rPr>
          <w:del w:id="190" w:author="Paulo H. Leocadio" w:date="2024-07-17T13:11:00Z" w16du:dateUtc="2024-07-17T17:11:00Z"/>
        </w:rPr>
      </w:pPr>
      <w:del w:id="191" w:author="Paulo H. Leocadio" w:date="2024-07-17T13:11:00Z" w16du:dateUtc="2024-07-17T17:11:00Z">
        <w:r w:rsidRPr="00AA52E0" w:rsidDel="009466DC">
          <w:delTex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delText>
        </w:r>
        <w:commentRangeStart w:id="192"/>
        <w:commentRangeEnd w:id="192"/>
        <w:r w:rsidR="00CD05F2" w:rsidDel="009466DC">
          <w:rPr>
            <w:rStyle w:val="CommentReference"/>
            <w:rFonts w:eastAsiaTheme="minorHAnsi" w:cstheme="minorBidi"/>
          </w:rPr>
          <w:commentReference w:id="192"/>
        </w:r>
        <w:r w:rsidRPr="00AA52E0" w:rsidDel="009466DC">
          <w:delText>.</w:delText>
        </w:r>
      </w:del>
      <w:customXmlDelRangeStart w:id="193" w:author="Paulo H. Leocadio" w:date="2024-07-17T13:11:00Z"/>
      <w:sdt>
        <w:sdtPr>
          <w:id w:val="-127778942"/>
          <w:citation/>
        </w:sdtPr>
        <w:sdtEndPr/>
        <w:sdtContent>
          <w:customXmlDelRangeEnd w:id="193"/>
          <w:del w:id="194" w:author="Paulo H. Leocadio" w:date="2024-07-17T13:11:00Z" w16du:dateUtc="2024-07-17T17:11:00Z">
            <w:r w:rsidR="00A25BE4" w:rsidDel="009466DC">
              <w:fldChar w:fldCharType="begin"/>
            </w:r>
            <w:r w:rsidR="00A25BE4" w:rsidDel="009466DC">
              <w:delInstrText xml:space="preserve"> CITATION chen-a \l 1033 </w:delInstrText>
            </w:r>
            <w:r w:rsidR="00A25BE4" w:rsidDel="009466DC">
              <w:fldChar w:fldCharType="separate"/>
            </w:r>
            <w:r w:rsidR="00D34F43" w:rsidDel="009466DC">
              <w:rPr>
                <w:noProof/>
              </w:rPr>
              <w:delText xml:space="preserve"> </w:delText>
            </w:r>
            <w:r w:rsidR="00D34F43" w:rsidRPr="00D34F43" w:rsidDel="009466DC">
              <w:rPr>
                <w:noProof/>
              </w:rPr>
              <w:delText>[8]</w:delText>
            </w:r>
            <w:r w:rsidR="00A25BE4" w:rsidDel="009466DC">
              <w:fldChar w:fldCharType="end"/>
            </w:r>
          </w:del>
          <w:customXmlDelRangeStart w:id="195" w:author="Paulo H. Leocadio" w:date="2024-07-17T13:11:00Z"/>
        </w:sdtContent>
      </w:sdt>
      <w:customXmlDelRangeEnd w:id="195"/>
    </w:p>
    <w:p w14:paraId="1DDE2954" w14:textId="51075486" w:rsidR="00AA52E0" w:rsidDel="009466DC" w:rsidRDefault="00AA52E0" w:rsidP="00DC7D67">
      <w:pPr>
        <w:pStyle w:val="NormalBPBHEB"/>
        <w:rPr>
          <w:del w:id="196" w:author="Paulo H. Leocadio" w:date="2024-07-17T13:11:00Z" w16du:dateUtc="2024-07-17T17:11:00Z"/>
        </w:rPr>
      </w:pPr>
      <w:del w:id="197" w:author="Paulo H. Leocadio" w:date="2024-07-17T13:11:00Z" w16du:dateUtc="2024-07-17T17:11:00Z">
        <w:r w:rsidRPr="00AA52E0" w:rsidDel="009466DC">
          <w:delTex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delText>
        </w:r>
      </w:del>
    </w:p>
    <w:p w14:paraId="6EE42AF2" w14:textId="5A96ED91" w:rsidR="00AA52E0" w:rsidRPr="001F0F2A" w:rsidDel="009466DC" w:rsidRDefault="00AA52E0" w:rsidP="001F0F2A">
      <w:pPr>
        <w:keepNext/>
        <w:keepLines/>
        <w:spacing w:before="40" w:after="0"/>
        <w:outlineLvl w:val="1"/>
        <w:rPr>
          <w:del w:id="198" w:author="Paulo H. Leocadio" w:date="2024-07-17T13:11:00Z" w16du:dateUtc="2024-07-17T17:11:00Z"/>
          <w:rFonts w:eastAsiaTheme="majorEastAsia" w:cstheme="majorBidi"/>
          <w:sz w:val="36"/>
          <w:szCs w:val="26"/>
        </w:rPr>
      </w:pPr>
      <w:del w:id="199" w:author="Paulo H. Leocadio" w:date="2024-07-17T13:11:00Z" w16du:dateUtc="2024-07-17T17:11:00Z">
        <w:r w:rsidRPr="001F0F2A" w:rsidDel="009466DC">
          <w:rPr>
            <w:rFonts w:eastAsiaTheme="majorEastAsia" w:cstheme="majorBidi"/>
            <w:sz w:val="36"/>
            <w:szCs w:val="26"/>
          </w:rPr>
          <w:delText xml:space="preserve">Real-time </w:delText>
        </w:r>
        <w:r w:rsidR="00CD05F2" w:rsidRPr="001F0F2A" w:rsidDel="009466DC">
          <w:rPr>
            <w:rFonts w:eastAsiaTheme="majorEastAsia" w:cstheme="majorBidi"/>
            <w:sz w:val="36"/>
            <w:szCs w:val="26"/>
          </w:rPr>
          <w:delText>integration and developer workflow</w:delText>
        </w:r>
      </w:del>
    </w:p>
    <w:p w14:paraId="425075EF" w14:textId="46BABCBC" w:rsidR="00AA52E0" w:rsidRPr="00AA52E0" w:rsidDel="009466DC" w:rsidRDefault="00AA52E0" w:rsidP="00555FFB">
      <w:pPr>
        <w:pStyle w:val="NormalBPBHEB"/>
        <w:rPr>
          <w:del w:id="200" w:author="Paulo H. Leocadio" w:date="2024-07-17T13:11:00Z" w16du:dateUtc="2024-07-17T17:11:00Z"/>
        </w:rPr>
      </w:pPr>
      <w:del w:id="201" w:author="Paulo H. Leocadio" w:date="2024-07-17T13:11:00Z" w16du:dateUtc="2024-07-17T17:11:00Z">
        <w:r w:rsidRPr="00AA52E0" w:rsidDel="009466DC">
          <w:delText xml:space="preserve">Amazon CodeGuru seamlessly integrates into existing developer workflows, supporting popular </w:delText>
        </w:r>
        <w:r w:rsidRPr="00555FFB" w:rsidDel="009466DC">
          <w:rPr>
            <w:b/>
            <w:bCs/>
          </w:rPr>
          <w:delText>integrated development environments (IDEs)</w:delText>
        </w:r>
        <w:r w:rsidRPr="00AA52E0" w:rsidDel="009466DC">
          <w:delText xml:space="preserve"> and source code repositories. This real-time integration ensures that developers receive feedback promptly, enabling them to address issues and implement optimizations early in the development process. Such agility contributes to faster release cycles and </w:delText>
        </w:r>
        <w:r w:rsidR="005A3156" w:rsidRPr="00AA52E0" w:rsidDel="009466DC">
          <w:delText>improves</w:delText>
        </w:r>
        <w:r w:rsidRPr="00AA52E0" w:rsidDel="009466DC">
          <w:delText xml:space="preserve"> overall software quality.</w:delText>
        </w:r>
      </w:del>
    </w:p>
    <w:p w14:paraId="3ADCA015" w14:textId="09739ACD" w:rsidR="00CD05F2" w:rsidRPr="00AA52E0" w:rsidDel="009466DC" w:rsidRDefault="00AA52E0" w:rsidP="00D4222C">
      <w:pPr>
        <w:pBdr>
          <w:top w:val="nil"/>
          <w:left w:val="nil"/>
          <w:bottom w:val="nil"/>
          <w:right w:val="nil"/>
          <w:between w:val="nil"/>
        </w:pBdr>
        <w:shd w:val="clear" w:color="auto" w:fill="FFFFFF"/>
        <w:spacing w:after="100" w:line="276" w:lineRule="auto"/>
        <w:jc w:val="both"/>
        <w:rPr>
          <w:del w:id="202" w:author="Paulo H. Leocadio" w:date="2024-07-17T13:11:00Z" w16du:dateUtc="2024-07-17T17:11:00Z"/>
        </w:rPr>
      </w:pPr>
      <w:del w:id="203" w:author="Paulo H. Leocadio" w:date="2024-07-17T13:11:00Z" w16du:dateUtc="2024-07-17T17:11:00Z">
        <w:r w:rsidRPr="00AA52E0" w:rsidDel="009466DC">
          <w:delText xml:space="preserve">Incorporating machine learning into the software development lifecycle, Amazon CodeGuru stands as a testament to AWS's commitment to empowering developers with cutting-edge tools. As we delve deeper into the </w:delText>
        </w:r>
        <w:r w:rsidR="005A3156" w:rsidRPr="00AA52E0" w:rsidDel="009466DC">
          <w:delText>myriads</w:delText>
        </w:r>
        <w:r w:rsidRPr="00AA52E0" w:rsidDel="009466DC">
          <w:delText xml:space="preserve"> of developer tools and DevOps practices in this chapter, the impact of CodeGuru on code quality and application performance becomes even more apparent.</w:delText>
        </w:r>
      </w:del>
      <w:customXmlDelRangeStart w:id="204" w:author="Paulo H. Leocadio" w:date="2024-07-17T13:11:00Z"/>
      <w:sdt>
        <w:sdtPr>
          <w:id w:val="-668244713"/>
          <w:citation/>
        </w:sdtPr>
        <w:sdtEndPr/>
        <w:sdtContent>
          <w:customXmlDelRangeEnd w:id="204"/>
          <w:del w:id="205" w:author="Paulo H. Leocadio" w:date="2024-07-17T13:11:00Z" w16du:dateUtc="2024-07-17T17:11:00Z">
            <w:r w:rsidR="00B50D85" w:rsidDel="009466DC">
              <w:fldChar w:fldCharType="begin"/>
            </w:r>
            <w:r w:rsidR="00B50D85" w:rsidDel="009466DC">
              <w:delInstrText xml:space="preserve"> CITATION Smi10 \l 1033 </w:delInstrText>
            </w:r>
            <w:r w:rsidR="00B50D85" w:rsidDel="009466DC">
              <w:fldChar w:fldCharType="separate"/>
            </w:r>
            <w:r w:rsidR="00D34F43" w:rsidDel="009466DC">
              <w:rPr>
                <w:noProof/>
              </w:rPr>
              <w:delText xml:space="preserve"> </w:delText>
            </w:r>
            <w:r w:rsidR="00D34F43" w:rsidRPr="00D34F43" w:rsidDel="009466DC">
              <w:rPr>
                <w:noProof/>
              </w:rPr>
              <w:delText>[9]</w:delText>
            </w:r>
            <w:r w:rsidR="00B50D85" w:rsidDel="009466DC">
              <w:fldChar w:fldCharType="end"/>
            </w:r>
          </w:del>
          <w:customXmlDelRangeStart w:id="206" w:author="Paulo H. Leocadio" w:date="2024-07-17T13:11:00Z"/>
        </w:sdtContent>
      </w:sdt>
      <w:customXmlDelRangeEnd w:id="206"/>
    </w:p>
    <w:p w14:paraId="423C3C1F" w14:textId="173ABA59" w:rsidR="00C664F4" w:rsidRPr="00C664F4" w:rsidDel="009466DC" w:rsidRDefault="00C664F4" w:rsidP="00555FFB">
      <w:pPr>
        <w:pStyle w:val="Heading1BPBHEB"/>
        <w:rPr>
          <w:del w:id="207" w:author="Paulo H. Leocadio" w:date="2024-07-17T13:11:00Z" w16du:dateUtc="2024-07-17T17:11:00Z"/>
        </w:rPr>
      </w:pPr>
      <w:del w:id="208" w:author="Paulo H. Leocadio" w:date="2024-07-17T13:11:00Z" w16du:dateUtc="2024-07-17T17:11:00Z">
        <w:r w:rsidRPr="00C664F4" w:rsidDel="009466DC">
          <w:delText>Amazon Corretto</w:delText>
        </w:r>
      </w:del>
    </w:p>
    <w:p w14:paraId="5CD6D50D" w14:textId="062AD14D" w:rsidR="00CD05F2" w:rsidRPr="00C664F4" w:rsidDel="009466DC" w:rsidRDefault="00C664F4" w:rsidP="00555FFB">
      <w:pPr>
        <w:pStyle w:val="NormalBPBHEB"/>
        <w:rPr>
          <w:del w:id="209" w:author="Paulo H. Leocadio" w:date="2024-07-17T13:11:00Z" w16du:dateUtc="2024-07-17T17:11:00Z"/>
        </w:rPr>
      </w:pPr>
      <w:del w:id="210" w:author="Paulo H. Leocadio" w:date="2024-07-17T13:11:00Z" w16du:dateUtc="2024-07-17T17:11:00Z">
        <w:r w:rsidRPr="00C664F4" w:rsidDel="009466DC">
          <w:delText xml:space="preserve">In the dynamic landscape of cloud-native development, the choice of a reliable and optimized Java runtime environment is critical. Amazon Corretto, an open-source distribution of the </w:delText>
        </w:r>
        <w:r w:rsidRPr="00555FFB" w:rsidDel="009466DC">
          <w:rPr>
            <w:b/>
            <w:bCs/>
          </w:rPr>
          <w:delText xml:space="preserve">Java Development Kit (JDK) </w:delText>
        </w:r>
        <w:r w:rsidRPr="00C664F4" w:rsidDel="009466DC">
          <w:delText>provided by AWS, serves as a robust solution for developers. This section provides an in-depth exploration of Amazon Corretto, delving into its features, advantages, and the pivotal role it plays in modern software development.</w:delText>
        </w:r>
      </w:del>
    </w:p>
    <w:p w14:paraId="44871104" w14:textId="6FF94308" w:rsidR="00C664F4" w:rsidRPr="001F0F2A" w:rsidDel="009466DC" w:rsidRDefault="00C664F4" w:rsidP="001F0F2A">
      <w:pPr>
        <w:keepNext/>
        <w:keepLines/>
        <w:spacing w:before="40" w:after="0"/>
        <w:outlineLvl w:val="1"/>
        <w:rPr>
          <w:del w:id="211" w:author="Paulo H. Leocadio" w:date="2024-07-17T13:11:00Z" w16du:dateUtc="2024-07-17T17:11:00Z"/>
          <w:rFonts w:eastAsiaTheme="majorEastAsia" w:cstheme="majorBidi"/>
          <w:sz w:val="36"/>
          <w:szCs w:val="26"/>
        </w:rPr>
      </w:pPr>
      <w:del w:id="212" w:author="Paulo H. Leocadio" w:date="2024-07-17T13:11:00Z" w16du:dateUtc="2024-07-17T17:11:00Z">
        <w:r w:rsidRPr="001F0F2A" w:rsidDel="009466DC">
          <w:rPr>
            <w:rFonts w:eastAsiaTheme="majorEastAsia" w:cstheme="majorBidi"/>
            <w:sz w:val="36"/>
            <w:szCs w:val="26"/>
          </w:rPr>
          <w:delText>Introduction</w:delText>
        </w:r>
      </w:del>
    </w:p>
    <w:p w14:paraId="0CA4AD09" w14:textId="39E44B42" w:rsidR="00C664F4" w:rsidDel="009466DC" w:rsidRDefault="00C664F4" w:rsidP="00CD05F2">
      <w:pPr>
        <w:pStyle w:val="NormalBPBHEB"/>
        <w:rPr>
          <w:del w:id="213" w:author="Paulo H. Leocadio" w:date="2024-07-17T13:11:00Z" w16du:dateUtc="2024-07-17T17:11:00Z"/>
        </w:rPr>
      </w:pPr>
      <w:del w:id="214" w:author="Paulo H. Leocadio" w:date="2024-07-17T13:11:00Z" w16du:dateUtc="2024-07-17T17:11:00Z">
        <w:r w:rsidRPr="00C664F4" w:rsidDel="009466DC">
          <w:delText xml:space="preserve">Amazon Corretto is AWS's </w:delText>
        </w:r>
        <w:r w:rsidR="00CC19DF" w:rsidRPr="00C664F4" w:rsidDel="009466DC">
          <w:delText>non</w:delText>
        </w:r>
        <w:r w:rsidRPr="00C664F4" w:rsidDel="009466DC">
          <w:delText xml:space="preserve">-cost, multiplatform, production-ready distribution of the </w:delText>
        </w:r>
        <w:r w:rsidRPr="00555FFB" w:rsidDel="009466DC">
          <w:rPr>
            <w:b/>
            <w:bCs/>
          </w:rPr>
          <w:delText>Open Java Development Kit (OpenJDK)</w:delText>
        </w:r>
        <w:r w:rsidRPr="00C664F4" w:rsidDel="009466DC">
          <w:delText xml:space="preserve">. It is designed to provide a secure, stable, and high-performance environment for Java applications. Amazon Corretto is made available under </w:delText>
        </w:r>
        <w:r w:rsidRPr="00555FFB" w:rsidDel="009466DC">
          <w:rPr>
            <w:b/>
            <w:bCs/>
          </w:rPr>
          <w:delText xml:space="preserve">long-term support (LTS) </w:delText>
        </w:r>
        <w:r w:rsidRPr="00C664F4" w:rsidDel="009466DC">
          <w:delText>and offers features like performance enhancements, monitoring, and security updates</w:delText>
        </w:r>
      </w:del>
      <w:bookmarkStart w:id="215" w:name="_Ref150858608"/>
      <w:customXmlDelRangeStart w:id="216" w:author="Paulo H. Leocadio" w:date="2024-07-17T13:11:00Z"/>
      <w:sdt>
        <w:sdtPr>
          <w:id w:val="1416981612"/>
          <w:citation/>
        </w:sdtPr>
        <w:sdtEndPr/>
        <w:sdtContent>
          <w:customXmlDelRangeEnd w:id="216"/>
          <w:del w:id="217" w:author="Paulo H. Leocadio" w:date="2024-07-17T13:11:00Z" w16du:dateUtc="2024-07-17T17:11:00Z">
            <w:r w:rsidR="004770F2" w:rsidDel="009466DC">
              <w:fldChar w:fldCharType="begin"/>
            </w:r>
            <w:r w:rsidR="00304DD4" w:rsidDel="009466DC">
              <w:delInstrText xml:space="preserve">CITATION a2023s \l 1033 </w:delInstrText>
            </w:r>
            <w:r w:rsidR="004770F2" w:rsidDel="009466DC">
              <w:fldChar w:fldCharType="separate"/>
            </w:r>
            <w:r w:rsidR="00D34F43" w:rsidDel="009466DC">
              <w:rPr>
                <w:noProof/>
              </w:rPr>
              <w:delText xml:space="preserve"> </w:delText>
            </w:r>
            <w:r w:rsidR="00D34F43" w:rsidRPr="00D34F43" w:rsidDel="009466DC">
              <w:rPr>
                <w:noProof/>
              </w:rPr>
              <w:delText>[10]</w:delText>
            </w:r>
            <w:r w:rsidR="004770F2" w:rsidDel="009466DC">
              <w:fldChar w:fldCharType="end"/>
            </w:r>
          </w:del>
          <w:customXmlDelRangeStart w:id="218" w:author="Paulo H. Leocadio" w:date="2024-07-17T13:11:00Z"/>
        </w:sdtContent>
      </w:sdt>
      <w:customXmlDelRangeEnd w:id="218"/>
      <w:bookmarkEnd w:id="215"/>
      <w:del w:id="219" w:author="Paulo H. Leocadio" w:date="2024-07-17T13:11:00Z" w16du:dateUtc="2024-07-17T17:11:00Z">
        <w:r w:rsidRPr="00C664F4" w:rsidDel="009466DC">
          <w:delText>. It is a testament to AWS's commitment to supporting the Java development community and ensuring a seamless Java experience for AWS users</w:delText>
        </w:r>
      </w:del>
      <w:customXmlDelRangeStart w:id="220" w:author="Paulo H. Leocadio" w:date="2024-07-17T13:11:00Z"/>
      <w:sdt>
        <w:sdtPr>
          <w:id w:val="1549262459"/>
          <w:citation/>
        </w:sdtPr>
        <w:sdtEndPr/>
        <w:sdtContent>
          <w:customXmlDelRangeEnd w:id="220"/>
          <w:del w:id="221" w:author="Paulo H. Leocadio" w:date="2024-07-17T13:11:00Z" w16du:dateUtc="2024-07-17T17:11:00Z">
            <w:r w:rsidR="00B654D4" w:rsidDel="009466DC">
              <w:fldChar w:fldCharType="begin"/>
            </w:r>
            <w:r w:rsidR="00B654D4" w:rsidDel="009466DC">
              <w:delInstrText xml:space="preserve"> CITATION tanenbaum2014a \l 1033 </w:delInstrText>
            </w:r>
            <w:r w:rsidR="00B654D4" w:rsidDel="009466DC">
              <w:fldChar w:fldCharType="separate"/>
            </w:r>
            <w:r w:rsidR="00D34F43" w:rsidDel="009466DC">
              <w:rPr>
                <w:noProof/>
              </w:rPr>
              <w:delText xml:space="preserve"> </w:delText>
            </w:r>
            <w:r w:rsidR="00D34F43" w:rsidRPr="00D34F43" w:rsidDel="009466DC">
              <w:rPr>
                <w:noProof/>
              </w:rPr>
              <w:delText>[11]</w:delText>
            </w:r>
            <w:r w:rsidR="00B654D4" w:rsidDel="009466DC">
              <w:fldChar w:fldCharType="end"/>
            </w:r>
          </w:del>
          <w:customXmlDelRangeStart w:id="222" w:author="Paulo H. Leocadio" w:date="2024-07-17T13:11:00Z"/>
        </w:sdtContent>
      </w:sdt>
      <w:customXmlDelRangeEnd w:id="222"/>
      <w:del w:id="223" w:author="Paulo H. Leocadio" w:date="2024-07-17T13:11:00Z" w16du:dateUtc="2024-07-17T17:11:00Z">
        <w:r w:rsidRPr="00C664F4" w:rsidDel="009466DC">
          <w:delText>.</w:delText>
        </w:r>
      </w:del>
    </w:p>
    <w:p w14:paraId="248ED8EF" w14:textId="0BC4FBCB" w:rsidR="00C664F4" w:rsidRPr="001F0F2A" w:rsidDel="009466DC" w:rsidRDefault="00C664F4" w:rsidP="001F0F2A">
      <w:pPr>
        <w:keepNext/>
        <w:keepLines/>
        <w:spacing w:before="40" w:after="0"/>
        <w:outlineLvl w:val="1"/>
        <w:rPr>
          <w:del w:id="224" w:author="Paulo H. Leocadio" w:date="2024-07-17T13:11:00Z" w16du:dateUtc="2024-07-17T17:11:00Z"/>
          <w:rFonts w:eastAsiaTheme="majorEastAsia" w:cstheme="majorBidi"/>
          <w:sz w:val="36"/>
          <w:szCs w:val="26"/>
        </w:rPr>
      </w:pPr>
      <w:del w:id="225" w:author="Paulo H. Leocadio" w:date="2024-07-17T13:11:00Z" w16du:dateUtc="2024-07-17T17:11:00Z">
        <w:r w:rsidRPr="001F0F2A" w:rsidDel="009466DC">
          <w:rPr>
            <w:rFonts w:eastAsiaTheme="majorEastAsia" w:cstheme="majorBidi"/>
            <w:sz w:val="36"/>
            <w:szCs w:val="26"/>
          </w:rPr>
          <w:delText xml:space="preserve">Key </w:delText>
        </w:r>
        <w:r w:rsidR="00CD05F2" w:rsidRPr="001F0F2A" w:rsidDel="009466DC">
          <w:rPr>
            <w:rFonts w:eastAsiaTheme="majorEastAsia" w:cstheme="majorBidi"/>
            <w:sz w:val="36"/>
            <w:szCs w:val="26"/>
          </w:rPr>
          <w:delText>features and performance enhancements</w:delText>
        </w:r>
      </w:del>
    </w:p>
    <w:p w14:paraId="1725182D" w14:textId="0A465E5E" w:rsidR="00C664F4" w:rsidRPr="00C664F4" w:rsidDel="009466DC" w:rsidRDefault="00C664F4" w:rsidP="00555FFB">
      <w:pPr>
        <w:pStyle w:val="NormalBPBHEB"/>
        <w:rPr>
          <w:del w:id="226" w:author="Paulo H. Leocadio" w:date="2024-07-17T13:11:00Z" w16du:dateUtc="2024-07-17T17:11:00Z"/>
        </w:rPr>
      </w:pPr>
      <w:del w:id="227" w:author="Paulo H. Leocadio" w:date="2024-07-17T13:11:00Z" w16du:dateUtc="2024-07-17T17:11:00Z">
        <w:r w:rsidRPr="00C664F4" w:rsidDel="009466DC">
          <w:delText>One of the key strengths of Amazon Corretto lies in its focus on performance and security. AWS emphasizes the delivery of timely updates and patches to address security vulnerabilities, ensuring that developers can build and deploy Java applications with confidence</w:delText>
        </w:r>
        <w:r w:rsidR="00A52AE7" w:rsidDel="009466DC">
          <w:fldChar w:fldCharType="begin"/>
        </w:r>
        <w:r w:rsidR="00A52AE7" w:rsidDel="009466DC">
          <w:delInstrText xml:space="preserve"> NOTEREF _Ref150858608 \f \h </w:delInstrText>
        </w:r>
        <w:r w:rsidR="00A52AE7" w:rsidDel="009466DC">
          <w:fldChar w:fldCharType="separate"/>
        </w:r>
        <w:r w:rsidR="00A52AE7" w:rsidRPr="00A52AE7" w:rsidDel="009466DC">
          <w:rPr>
            <w:rStyle w:val="FootnoteReference"/>
          </w:rPr>
          <w:delText>10</w:delText>
        </w:r>
        <w:r w:rsidR="00A52AE7" w:rsidDel="009466DC">
          <w:fldChar w:fldCharType="end"/>
        </w:r>
        <w:r w:rsidRPr="00C664F4" w:rsidDel="009466DC">
          <w:delText>. Corretto incorporates performance enhancements derived from the collaboration within the OpenJDK community, contributing to a faster and more efficient runtime environment</w:delText>
        </w:r>
      </w:del>
      <w:customXmlDelRangeStart w:id="228" w:author="Paulo H. Leocadio" w:date="2024-07-17T13:11:00Z"/>
      <w:sdt>
        <w:sdtPr>
          <w:id w:val="-956335260"/>
          <w:citation/>
        </w:sdtPr>
        <w:sdtEndPr/>
        <w:sdtContent>
          <w:customXmlDelRangeEnd w:id="228"/>
          <w:del w:id="229" w:author="Paulo H. Leocadio" w:date="2024-07-17T13:11:00Z" w16du:dateUtc="2024-07-17T17:11:00Z">
            <w:r w:rsidR="00B654D4" w:rsidDel="009466DC">
              <w:fldChar w:fldCharType="begin"/>
            </w:r>
            <w:r w:rsidR="00B654D4" w:rsidDel="009466DC">
              <w:delInstrText xml:space="preserve"> CITATION gupta2016a \l 1033 </w:delInstrText>
            </w:r>
            <w:r w:rsidR="00B654D4" w:rsidDel="009466DC">
              <w:fldChar w:fldCharType="separate"/>
            </w:r>
            <w:r w:rsidR="00D34F43" w:rsidDel="009466DC">
              <w:rPr>
                <w:noProof/>
              </w:rPr>
              <w:delText xml:space="preserve"> </w:delText>
            </w:r>
            <w:r w:rsidR="00D34F43" w:rsidRPr="00D34F43" w:rsidDel="009466DC">
              <w:rPr>
                <w:noProof/>
              </w:rPr>
              <w:delText>[12]</w:delText>
            </w:r>
            <w:r w:rsidR="00B654D4" w:rsidDel="009466DC">
              <w:fldChar w:fldCharType="end"/>
            </w:r>
          </w:del>
          <w:customXmlDelRangeStart w:id="230" w:author="Paulo H. Leocadio" w:date="2024-07-17T13:11:00Z"/>
        </w:sdtContent>
      </w:sdt>
      <w:customXmlDelRangeEnd w:id="230"/>
      <w:del w:id="231" w:author="Paulo H. Leocadio" w:date="2024-07-17T13:11:00Z" w16du:dateUtc="2024-07-17T17:11:00Z">
        <w:r w:rsidRPr="00C664F4" w:rsidDel="009466DC">
          <w:delText>.</w:delText>
        </w:r>
      </w:del>
    </w:p>
    <w:p w14:paraId="051D378A" w14:textId="125915F3" w:rsidR="00C664F4" w:rsidDel="009466DC" w:rsidRDefault="00C664F4" w:rsidP="00CD05F2">
      <w:pPr>
        <w:pStyle w:val="NormalBPBHEB"/>
        <w:rPr>
          <w:del w:id="232" w:author="Paulo H. Leocadio" w:date="2024-07-17T13:11:00Z" w16du:dateUtc="2024-07-17T17:11:00Z"/>
        </w:rPr>
      </w:pPr>
      <w:del w:id="233" w:author="Paulo H. Leocadio" w:date="2024-07-17T13:11:00Z" w16du:dateUtc="2024-07-17T17:11:00Z">
        <w:r w:rsidRPr="00C664F4" w:rsidDel="009466DC">
          <w:delTex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delText>
        </w:r>
      </w:del>
    </w:p>
    <w:p w14:paraId="4CE85DA8" w14:textId="7E08B958" w:rsidR="00C664F4" w:rsidRPr="001F0F2A" w:rsidDel="009466DC" w:rsidRDefault="00C664F4" w:rsidP="001F0F2A">
      <w:pPr>
        <w:keepNext/>
        <w:keepLines/>
        <w:spacing w:before="40" w:after="0"/>
        <w:outlineLvl w:val="1"/>
        <w:rPr>
          <w:del w:id="234" w:author="Paulo H. Leocadio" w:date="2024-07-17T13:11:00Z" w16du:dateUtc="2024-07-17T17:11:00Z"/>
          <w:rFonts w:eastAsiaTheme="majorEastAsia" w:cstheme="majorBidi"/>
          <w:sz w:val="36"/>
          <w:szCs w:val="26"/>
        </w:rPr>
      </w:pPr>
      <w:del w:id="235" w:author="Paulo H. Leocadio" w:date="2024-07-17T13:11:00Z" w16du:dateUtc="2024-07-17T17:11:00Z">
        <w:r w:rsidRPr="001F0F2A" w:rsidDel="009466DC">
          <w:rPr>
            <w:rFonts w:eastAsiaTheme="majorEastAsia" w:cstheme="majorBidi"/>
            <w:sz w:val="36"/>
            <w:szCs w:val="26"/>
          </w:rPr>
          <w:delText>Long-</w:delText>
        </w:r>
        <w:r w:rsidR="00CD05F2" w:rsidRPr="001F0F2A" w:rsidDel="009466DC">
          <w:rPr>
            <w:rFonts w:eastAsiaTheme="majorEastAsia" w:cstheme="majorBidi"/>
            <w:sz w:val="36"/>
            <w:szCs w:val="26"/>
          </w:rPr>
          <w:delText>term support and version consistency</w:delText>
        </w:r>
      </w:del>
    </w:p>
    <w:p w14:paraId="095DDC89" w14:textId="086B470B" w:rsidR="00C664F4" w:rsidRPr="00C664F4" w:rsidDel="009466DC" w:rsidRDefault="00C664F4" w:rsidP="00555FFB">
      <w:pPr>
        <w:pStyle w:val="NormalBPBHEB"/>
        <w:rPr>
          <w:del w:id="236" w:author="Paulo H. Leocadio" w:date="2024-07-17T13:11:00Z" w16du:dateUtc="2024-07-17T17:11:00Z"/>
        </w:rPr>
      </w:pPr>
      <w:del w:id="237" w:author="Paulo H. Leocadio" w:date="2024-07-17T13:11:00Z" w16du:dateUtc="2024-07-17T17:11:00Z">
        <w:r w:rsidRPr="00C664F4" w:rsidDel="009466DC">
          <w:delText>A notable feature of Amazon Corretto is its long-term support model</w:delText>
        </w:r>
        <w:r w:rsidR="004A30F4" w:rsidDel="009466DC">
          <w:fldChar w:fldCharType="begin"/>
        </w:r>
        <w:r w:rsidR="004A30F4" w:rsidDel="009466DC">
          <w:delInstrText xml:space="preserve"> NOTEREF _Ref150858608 \f \h </w:delInstrText>
        </w:r>
        <w:r w:rsidR="004A30F4" w:rsidDel="009466DC">
          <w:fldChar w:fldCharType="separate"/>
        </w:r>
        <w:r w:rsidR="004A30F4" w:rsidRPr="004A30F4" w:rsidDel="009466DC">
          <w:rPr>
            <w:rStyle w:val="FootnoteReference"/>
          </w:rPr>
          <w:delText>10</w:delText>
        </w:r>
        <w:r w:rsidR="004A30F4" w:rsidDel="009466DC">
          <w:fldChar w:fldCharType="end"/>
        </w:r>
        <w:r w:rsidRPr="00C664F4" w:rsidDel="009466DC">
          <w:delText>. AWS commits to providing updates and security patches for Corretto builds for an extended period, offering stability and predictability for developers</w:delText>
        </w:r>
      </w:del>
      <w:customXmlDelRangeStart w:id="238" w:author="Paulo H. Leocadio" w:date="2024-07-17T13:11:00Z"/>
      <w:sdt>
        <w:sdtPr>
          <w:id w:val="1314828709"/>
          <w:citation/>
        </w:sdtPr>
        <w:sdtEndPr/>
        <w:sdtContent>
          <w:customXmlDelRangeEnd w:id="238"/>
          <w:del w:id="239" w:author="Paulo H. Leocadio" w:date="2024-07-17T13:11:00Z" w16du:dateUtc="2024-07-17T17:11:00Z">
            <w:r w:rsidR="00053086" w:rsidDel="009466DC">
              <w:fldChar w:fldCharType="begin"/>
            </w:r>
            <w:r w:rsidR="00304DD4" w:rsidDel="009466DC">
              <w:delInstrText xml:space="preserve">CITATION a2023s \l 1033 </w:delInstrText>
            </w:r>
            <w:r w:rsidR="00053086" w:rsidDel="009466DC">
              <w:fldChar w:fldCharType="separate"/>
            </w:r>
            <w:r w:rsidR="00D34F43" w:rsidDel="009466DC">
              <w:rPr>
                <w:noProof/>
              </w:rPr>
              <w:delText xml:space="preserve"> </w:delText>
            </w:r>
            <w:r w:rsidR="00D34F43" w:rsidRPr="00D34F43" w:rsidDel="009466DC">
              <w:rPr>
                <w:noProof/>
              </w:rPr>
              <w:delText>[10]</w:delText>
            </w:r>
            <w:r w:rsidR="00053086" w:rsidDel="009466DC">
              <w:fldChar w:fldCharType="end"/>
            </w:r>
          </w:del>
          <w:customXmlDelRangeStart w:id="240" w:author="Paulo H. Leocadio" w:date="2024-07-17T13:11:00Z"/>
        </w:sdtContent>
      </w:sdt>
      <w:customXmlDelRangeEnd w:id="240"/>
      <w:del w:id="241" w:author="Paulo H. Leocadio" w:date="2024-07-17T13:11:00Z" w16du:dateUtc="2024-07-17T17:11:00Z">
        <w:r w:rsidRPr="00C664F4" w:rsidDel="009466DC">
          <w:delText>. This long-term support aligns with AWS's focus on enabling organizations to build and maintain Java applications with confidence and reliability.</w:delText>
        </w:r>
      </w:del>
    </w:p>
    <w:p w14:paraId="70E239D3" w14:textId="5845523C" w:rsidR="00C664F4" w:rsidDel="009466DC" w:rsidRDefault="00C664F4" w:rsidP="00C664F4">
      <w:pPr>
        <w:pBdr>
          <w:top w:val="nil"/>
          <w:left w:val="nil"/>
          <w:bottom w:val="nil"/>
          <w:right w:val="nil"/>
          <w:between w:val="nil"/>
        </w:pBdr>
        <w:shd w:val="clear" w:color="auto" w:fill="FFFFFF"/>
        <w:spacing w:after="100" w:line="276" w:lineRule="auto"/>
        <w:jc w:val="both"/>
        <w:rPr>
          <w:del w:id="242" w:author="Paulo H. Leocadio" w:date="2024-07-17T13:11:00Z" w16du:dateUtc="2024-07-17T17:11:00Z"/>
        </w:rPr>
      </w:pPr>
      <w:del w:id="243" w:author="Paulo H. Leocadio" w:date="2024-07-17T13:11:00Z" w16du:dateUtc="2024-07-17T17:11:00Z">
        <w:r w:rsidRPr="00C664F4" w:rsidDel="009466DC">
          <w:delTex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delText>
        </w:r>
      </w:del>
    </w:p>
    <w:p w14:paraId="31D14D7D" w14:textId="58CAC956" w:rsidR="00C664F4" w:rsidRPr="001F0F2A" w:rsidDel="009466DC" w:rsidRDefault="00C664F4" w:rsidP="001F0F2A">
      <w:pPr>
        <w:keepNext/>
        <w:keepLines/>
        <w:spacing w:before="40" w:after="0"/>
        <w:outlineLvl w:val="1"/>
        <w:rPr>
          <w:del w:id="244" w:author="Paulo H. Leocadio" w:date="2024-07-17T13:11:00Z" w16du:dateUtc="2024-07-17T17:11:00Z"/>
          <w:rFonts w:eastAsiaTheme="majorEastAsia" w:cstheme="majorBidi"/>
          <w:sz w:val="36"/>
          <w:szCs w:val="26"/>
        </w:rPr>
      </w:pPr>
      <w:del w:id="245" w:author="Paulo H. Leocadio" w:date="2024-07-17T13:11:00Z" w16du:dateUtc="2024-07-17T17:11:00Z">
        <w:r w:rsidRPr="001F0F2A" w:rsidDel="009466DC">
          <w:rPr>
            <w:rFonts w:eastAsiaTheme="majorEastAsia" w:cstheme="majorBidi"/>
            <w:sz w:val="36"/>
            <w:szCs w:val="26"/>
          </w:rPr>
          <w:delText>Integration with AWS Services</w:delText>
        </w:r>
      </w:del>
    </w:p>
    <w:p w14:paraId="4596755F" w14:textId="1E43B3F8" w:rsidR="00C664F4" w:rsidRPr="00C664F4" w:rsidDel="009466DC" w:rsidRDefault="00C664F4" w:rsidP="00555FFB">
      <w:pPr>
        <w:pStyle w:val="NormalBPBHEB"/>
        <w:rPr>
          <w:del w:id="246" w:author="Paulo H. Leocadio" w:date="2024-07-17T13:11:00Z" w16du:dateUtc="2024-07-17T17:11:00Z"/>
        </w:rPr>
      </w:pPr>
      <w:del w:id="247" w:author="Paulo H. Leocadio" w:date="2024-07-17T13:11:00Z" w16du:dateUtc="2024-07-17T17:11:00Z">
        <w:r w:rsidRPr="00C664F4" w:rsidDel="009466DC">
          <w:delTex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delText>
        </w:r>
      </w:del>
      <w:customXmlDelRangeStart w:id="248" w:author="Paulo H. Leocadio" w:date="2024-07-17T13:11:00Z"/>
      <w:sdt>
        <w:sdtPr>
          <w:id w:val="156197999"/>
          <w:citation/>
        </w:sdtPr>
        <w:sdtEndPr/>
        <w:sdtContent>
          <w:customXmlDelRangeEnd w:id="248"/>
          <w:del w:id="249" w:author="Paulo H. Leocadio" w:date="2024-07-17T13:11:00Z" w16du:dateUtc="2024-07-17T17:11:00Z">
            <w:r w:rsidR="00EC4D43" w:rsidDel="009466DC">
              <w:fldChar w:fldCharType="begin"/>
            </w:r>
            <w:r w:rsidR="00304DD4" w:rsidDel="009466DC">
              <w:delInstrText xml:space="preserve">CITATION a2023s \l 1033 </w:delInstrText>
            </w:r>
            <w:r w:rsidR="00EC4D43" w:rsidDel="009466DC">
              <w:fldChar w:fldCharType="separate"/>
            </w:r>
            <w:r w:rsidR="00D34F43" w:rsidDel="009466DC">
              <w:rPr>
                <w:noProof/>
              </w:rPr>
              <w:delText xml:space="preserve"> </w:delText>
            </w:r>
            <w:r w:rsidR="00D34F43" w:rsidRPr="00D34F43" w:rsidDel="009466DC">
              <w:rPr>
                <w:noProof/>
              </w:rPr>
              <w:delText>[10]</w:delText>
            </w:r>
            <w:r w:rsidR="00EC4D43" w:rsidDel="009466DC">
              <w:fldChar w:fldCharType="end"/>
            </w:r>
          </w:del>
          <w:customXmlDelRangeStart w:id="250" w:author="Paulo H. Leocadio" w:date="2024-07-17T13:11:00Z"/>
        </w:sdtContent>
      </w:sdt>
      <w:customXmlDelRangeEnd w:id="250"/>
      <w:del w:id="251" w:author="Paulo H. Leocadio" w:date="2024-07-17T13:11:00Z" w16du:dateUtc="2024-07-17T17:11:00Z">
        <w:r w:rsidRPr="00C664F4" w:rsidDel="009466DC">
          <w:delText>.</w:delText>
        </w:r>
      </w:del>
    </w:p>
    <w:p w14:paraId="2AAB8F9F" w14:textId="27FB3876" w:rsidR="00CD05F2" w:rsidDel="009466DC" w:rsidRDefault="00C664F4" w:rsidP="00555FFB">
      <w:pPr>
        <w:pStyle w:val="NormalBPBHEB"/>
        <w:rPr>
          <w:del w:id="252" w:author="Paulo H. Leocadio" w:date="2024-07-17T13:11:00Z" w16du:dateUtc="2024-07-17T17:11:00Z"/>
        </w:rPr>
      </w:pPr>
      <w:del w:id="253" w:author="Paulo H. Leocadio" w:date="2024-07-17T13:11:00Z" w16du:dateUtc="2024-07-17T17:11:00Z">
        <w:r w:rsidRPr="00C664F4" w:rsidDel="009466DC">
          <w:delTex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delText>
        </w:r>
      </w:del>
    </w:p>
    <w:p w14:paraId="012FA5FC" w14:textId="206B43EC" w:rsidR="00106C44" w:rsidRPr="00106C44" w:rsidDel="009466DC" w:rsidRDefault="00106C44" w:rsidP="00555FFB">
      <w:pPr>
        <w:pStyle w:val="Heading1BPBHEB"/>
        <w:rPr>
          <w:del w:id="254" w:author="Paulo H. Leocadio" w:date="2024-07-17T13:11:00Z" w16du:dateUtc="2024-07-17T17:11:00Z"/>
        </w:rPr>
      </w:pPr>
      <w:del w:id="255" w:author="Paulo H. Leocadio" w:date="2024-07-17T13:11:00Z" w16du:dateUtc="2024-07-17T17:11:00Z">
        <w:r w:rsidRPr="00106C44" w:rsidDel="009466DC">
          <w:delText>AWS Cloud Control API</w:delText>
        </w:r>
      </w:del>
    </w:p>
    <w:p w14:paraId="554C6654" w14:textId="76D78B33" w:rsidR="00E0248C" w:rsidRPr="00C31CD4" w:rsidDel="009466DC" w:rsidRDefault="00106C44" w:rsidP="00555FFB">
      <w:pPr>
        <w:pStyle w:val="NormalBPBHEB"/>
        <w:rPr>
          <w:del w:id="256" w:author="Paulo H. Leocadio" w:date="2024-07-17T13:11:00Z" w16du:dateUtc="2024-07-17T17:11:00Z"/>
        </w:rPr>
      </w:pPr>
      <w:del w:id="257" w:author="Paulo H. Leocadio" w:date="2024-07-17T13:11:00Z" w16du:dateUtc="2024-07-17T17:11:00Z">
        <w:r w:rsidRPr="00106C44" w:rsidDel="009466DC">
          <w:delText xml:space="preserve">In cloud orchestration and management, the AWS Cloud Control API emerges as a key player, providing developers with a programmatic interface to manage and provision AWS resources. </w:delText>
        </w:r>
        <w:r w:rsidR="00E0248C" w:rsidRPr="00C31CD4" w:rsidDel="009466DC">
          <w:delText xml:space="preserve">In the rapidly evolving landscape of cloud-native development, effective orchestration and management of AWS resources are paramount. The AWS Cloud Control API </w:delText>
        </w:r>
        <w:r w:rsidR="005B7775" w:rsidDel="009466DC">
          <w:delText>is</w:delText>
        </w:r>
        <w:r w:rsidR="00E0248C" w:rsidRPr="00C31CD4" w:rsidDel="009466DC">
          <w:delTex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delText>
        </w:r>
      </w:del>
    </w:p>
    <w:p w14:paraId="2EE7CFA2" w14:textId="27A21145" w:rsidR="00106C44" w:rsidRPr="001F0F2A" w:rsidDel="009466DC" w:rsidRDefault="00106C44" w:rsidP="001F0F2A">
      <w:pPr>
        <w:keepNext/>
        <w:keepLines/>
        <w:spacing w:before="40" w:after="0"/>
        <w:outlineLvl w:val="1"/>
        <w:rPr>
          <w:del w:id="258" w:author="Paulo H. Leocadio" w:date="2024-07-17T13:11:00Z" w16du:dateUtc="2024-07-17T17:11:00Z"/>
          <w:rFonts w:eastAsiaTheme="majorEastAsia" w:cstheme="majorBidi"/>
          <w:sz w:val="36"/>
          <w:szCs w:val="26"/>
        </w:rPr>
      </w:pPr>
      <w:del w:id="259" w:author="Paulo H. Leocadio" w:date="2024-07-17T13:11:00Z" w16du:dateUtc="2024-07-17T17:11:00Z">
        <w:r w:rsidRPr="001F0F2A" w:rsidDel="009466DC">
          <w:rPr>
            <w:rFonts w:eastAsiaTheme="majorEastAsia" w:cstheme="majorBidi"/>
            <w:sz w:val="36"/>
            <w:szCs w:val="26"/>
          </w:rPr>
          <w:delText>Introduction to AWS Cloud Control API</w:delText>
        </w:r>
      </w:del>
    </w:p>
    <w:p w14:paraId="0E153C6E" w14:textId="5C2BFA5D" w:rsidR="00106C44" w:rsidDel="009466DC" w:rsidRDefault="00106C44" w:rsidP="00555FFB">
      <w:pPr>
        <w:pStyle w:val="NormalBPBHEB"/>
        <w:rPr>
          <w:del w:id="260" w:author="Paulo H. Leocadio" w:date="2024-07-17T13:11:00Z" w16du:dateUtc="2024-07-17T17:11:00Z"/>
        </w:rPr>
      </w:pPr>
      <w:del w:id="261" w:author="Paulo H. Leocadio" w:date="2024-07-17T13:11:00Z" w16du:dateUtc="2024-07-17T17:11:00Z">
        <w:r w:rsidRPr="00106C44" w:rsidDel="009466DC">
          <w:delText xml:space="preserve">The AWS Cloud Control API is designed to simplify the management of AWS resources by offering a consistent API to create, update, and delete resources across different AWS </w:delText>
        </w:r>
        <w:r w:rsidR="00AF1C00" w:rsidDel="009466DC">
          <w:delText>services</w:delText>
        </w:r>
        <w:r w:rsidRPr="00106C44" w:rsidDel="009466DC">
          <w:delText>. This uniform interface streamlines resource provisioning and management tasks, contributing to the automation and efficiency of cloud operations.</w:delText>
        </w:r>
      </w:del>
    </w:p>
    <w:p w14:paraId="099711C4" w14:textId="5B60E76F" w:rsidR="00AE4A6A" w:rsidDel="009466DC" w:rsidRDefault="00AE4A6A" w:rsidP="00555FFB">
      <w:pPr>
        <w:pStyle w:val="NormalBPBHEB"/>
        <w:rPr>
          <w:del w:id="262" w:author="Paulo H. Leocadio" w:date="2024-07-17T13:11:00Z" w16du:dateUtc="2024-07-17T17:11:00Z"/>
        </w:rPr>
      </w:pPr>
      <w:del w:id="263" w:author="Paulo H. Leocadio" w:date="2024-07-17T13:11:00Z" w16du:dateUtc="2024-07-17T17:11:00Z">
        <w:r w:rsidRPr="00AE4A6A" w:rsidDel="009466DC">
          <w:delText>The AWS Cloud Control API is a service that allows developers to create, read, update, and delete AWS resources across different AWS services</w:delText>
        </w:r>
      </w:del>
      <w:customXmlDelRangeStart w:id="264" w:author="Paulo H. Leocadio" w:date="2024-07-17T13:11:00Z"/>
      <w:sdt>
        <w:sdtPr>
          <w:id w:val="1051036240"/>
          <w:citation/>
        </w:sdtPr>
        <w:sdtEndPr/>
        <w:sdtContent>
          <w:customXmlDelRangeEnd w:id="264"/>
          <w:del w:id="265" w:author="Paulo H. Leocadio" w:date="2024-07-17T13:11:00Z" w16du:dateUtc="2024-07-17T17:11:00Z">
            <w:r w:rsidR="00F420CB" w:rsidDel="009466DC">
              <w:fldChar w:fldCharType="begin"/>
            </w:r>
            <w:r w:rsidR="00F420CB" w:rsidDel="009466DC">
              <w:delInstrText xml:space="preserve"> CITATION smith2018b \l 1033 </w:delInstrText>
            </w:r>
            <w:r w:rsidR="00F420CB" w:rsidDel="009466DC">
              <w:fldChar w:fldCharType="separate"/>
            </w:r>
            <w:r w:rsidR="00D34F43" w:rsidDel="009466DC">
              <w:rPr>
                <w:noProof/>
              </w:rPr>
              <w:delText xml:space="preserve"> </w:delText>
            </w:r>
            <w:r w:rsidR="00D34F43" w:rsidRPr="00D34F43" w:rsidDel="009466DC">
              <w:rPr>
                <w:noProof/>
              </w:rPr>
              <w:delText>[13]</w:delText>
            </w:r>
            <w:r w:rsidR="00F420CB" w:rsidDel="009466DC">
              <w:fldChar w:fldCharType="end"/>
            </w:r>
          </w:del>
          <w:customXmlDelRangeStart w:id="266" w:author="Paulo H. Leocadio" w:date="2024-07-17T13:11:00Z"/>
        </w:sdtContent>
      </w:sdt>
      <w:customXmlDelRangeEnd w:id="266"/>
      <w:del w:id="267" w:author="Paulo H. Leocadio" w:date="2024-07-17T13:11:00Z" w16du:dateUtc="2024-07-17T17:11:00Z">
        <w:r w:rsidRPr="00AE4A6A" w:rsidDel="009466DC">
          <w:delTex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delText>
        </w:r>
        <w:commentRangeStart w:id="268"/>
        <w:commentRangeStart w:id="269"/>
        <w:r w:rsidRPr="00AE4A6A" w:rsidDel="009466DC">
          <w:delText>nuances</w:delText>
        </w:r>
        <w:commentRangeEnd w:id="268"/>
        <w:r w:rsidR="00CD05F2" w:rsidDel="009466DC">
          <w:rPr>
            <w:rStyle w:val="CommentReference"/>
            <w:rFonts w:eastAsiaTheme="minorHAnsi" w:cstheme="minorBidi"/>
          </w:rPr>
          <w:commentReference w:id="268"/>
        </w:r>
        <w:commentRangeEnd w:id="269"/>
        <w:r w:rsidR="00AD46F1" w:rsidDel="009466DC">
          <w:rPr>
            <w:rStyle w:val="CommentReference"/>
            <w:rFonts w:eastAsiaTheme="minorHAnsi" w:cstheme="minorBidi"/>
          </w:rPr>
          <w:commentReference w:id="269"/>
        </w:r>
        <w:r w:rsidRPr="00AE4A6A" w:rsidDel="009466DC">
          <w:delText>.</w:delText>
        </w:r>
      </w:del>
    </w:p>
    <w:p w14:paraId="56FA9A59" w14:textId="49D8060E" w:rsidR="00EC0DDC" w:rsidDel="009466DC" w:rsidRDefault="00D66E3D" w:rsidP="00555FFB">
      <w:pPr>
        <w:pStyle w:val="FigureBPBHEB"/>
        <w:rPr>
          <w:del w:id="270" w:author="Paulo H. Leocadio" w:date="2024-07-17T13:11:00Z" w16du:dateUtc="2024-07-17T17:11:00Z"/>
        </w:rPr>
      </w:pPr>
      <w:del w:id="271" w:author="Paulo H. Leocadio" w:date="2024-07-17T13:11:00Z" w16du:dateUtc="2024-07-17T17:11:00Z">
        <w:r w:rsidDel="009466DC">
          <w:rPr>
            <w:noProof/>
          </w:rPr>
          <w:drawing>
            <wp:inline distT="0" distB="0" distL="0" distR="0" wp14:anchorId="0BE938A1" wp14:editId="73ED6560">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del>
    </w:p>
    <w:p w14:paraId="7F22B32D" w14:textId="5B87A027" w:rsidR="004F2B2B" w:rsidDel="009466DC" w:rsidRDefault="00EC0DDC" w:rsidP="00CD05F2">
      <w:pPr>
        <w:pStyle w:val="FigureCaptionBPBHEB"/>
        <w:rPr>
          <w:del w:id="272" w:author="Paulo H. Leocadio" w:date="2024-07-17T13:11:00Z" w16du:dateUtc="2024-07-17T17:11:00Z"/>
        </w:rPr>
      </w:pPr>
      <w:del w:id="273" w:author="Paulo H. Leocadio" w:date="2024-07-17T13:11:00Z" w16du:dateUtc="2024-07-17T17:11:00Z">
        <w:r w:rsidRPr="00555FFB" w:rsidDel="009466DC">
          <w:rPr>
            <w:b/>
            <w:bCs w:val="0"/>
          </w:rPr>
          <w:delText xml:space="preserve">Figure </w:delText>
        </w:r>
        <w:r w:rsidR="00CD05F2" w:rsidRPr="00555FFB" w:rsidDel="009466DC">
          <w:rPr>
            <w:b/>
            <w:bCs w:val="0"/>
          </w:rPr>
          <w:delText>7.2:</w:delText>
        </w:r>
        <w:r w:rsidDel="009466DC">
          <w:delText xml:space="preserve"> </w:delText>
        </w:r>
        <w:r w:rsidRPr="005A5294" w:rsidDel="009466DC">
          <w:delText xml:space="preserve">AWS Cloud Control API, a Uniform API to Access AWS </w:delText>
        </w:r>
        <w:r w:rsidR="00C02B8B" w:rsidDel="009466DC">
          <w:delText>and</w:delText>
        </w:r>
        <w:r w:rsidRPr="005A5294" w:rsidDel="009466DC">
          <w:delText xml:space="preserve"> Third-Party Services</w:delText>
        </w:r>
        <w:r w:rsidDel="009466DC">
          <w:delText xml:space="preserve"> (AWS Blog)</w:delText>
        </w:r>
      </w:del>
    </w:p>
    <w:p w14:paraId="5FBBF720" w14:textId="1FEC408B" w:rsidR="00106C44" w:rsidRPr="001F0F2A" w:rsidDel="009466DC" w:rsidRDefault="00106C44" w:rsidP="001F0F2A">
      <w:pPr>
        <w:keepNext/>
        <w:keepLines/>
        <w:spacing w:before="40" w:after="0"/>
        <w:outlineLvl w:val="1"/>
        <w:rPr>
          <w:del w:id="274" w:author="Paulo H. Leocadio" w:date="2024-07-17T13:11:00Z" w16du:dateUtc="2024-07-17T17:11:00Z"/>
          <w:rFonts w:eastAsiaTheme="majorEastAsia" w:cstheme="majorBidi"/>
          <w:sz w:val="36"/>
          <w:szCs w:val="26"/>
        </w:rPr>
      </w:pPr>
      <w:del w:id="275" w:author="Paulo H. Leocadio" w:date="2024-07-17T13:11:00Z" w16du:dateUtc="2024-07-17T17:11:00Z">
        <w:r w:rsidRPr="001F0F2A" w:rsidDel="009466DC">
          <w:rPr>
            <w:rFonts w:eastAsiaTheme="majorEastAsia" w:cstheme="majorBidi"/>
            <w:sz w:val="36"/>
            <w:szCs w:val="26"/>
          </w:rPr>
          <w:delText xml:space="preserve">Key </w:delText>
        </w:r>
        <w:r w:rsidR="00CD05F2" w:rsidRPr="001F0F2A" w:rsidDel="009466DC">
          <w:rPr>
            <w:rFonts w:eastAsiaTheme="majorEastAsia" w:cstheme="majorBidi"/>
            <w:sz w:val="36"/>
            <w:szCs w:val="26"/>
          </w:rPr>
          <w:delText>features and capabilities</w:delText>
        </w:r>
      </w:del>
    </w:p>
    <w:p w14:paraId="0C450A2D" w14:textId="2F90F5CE" w:rsidR="00CD05F2" w:rsidRPr="00106C44" w:rsidDel="009466DC" w:rsidRDefault="00CD05F2" w:rsidP="00555FFB">
      <w:pPr>
        <w:pStyle w:val="NormalBPBHEB"/>
        <w:rPr>
          <w:del w:id="276" w:author="Paulo H. Leocadio" w:date="2024-07-17T13:11:00Z" w16du:dateUtc="2024-07-17T17:11:00Z"/>
        </w:rPr>
      </w:pPr>
      <w:del w:id="277" w:author="Paulo H. Leocadio" w:date="2024-07-17T13:11:00Z" w16du:dateUtc="2024-07-17T17:11:00Z">
        <w:r w:rsidDel="009466DC">
          <w:delText>The key features and capabilities are as follows:</w:delText>
        </w:r>
      </w:del>
    </w:p>
    <w:p w14:paraId="490480CC" w14:textId="71643152" w:rsidR="00106C44" w:rsidRPr="00106C44" w:rsidDel="009466DC" w:rsidRDefault="00106C44" w:rsidP="008A12F7">
      <w:pPr>
        <w:pStyle w:val="NormalBPBHEB"/>
        <w:numPr>
          <w:ilvl w:val="0"/>
          <w:numId w:val="8"/>
        </w:numPr>
        <w:rPr>
          <w:del w:id="278" w:author="Paulo H. Leocadio" w:date="2024-07-17T13:11:00Z" w16du:dateUtc="2024-07-17T17:11:00Z"/>
        </w:rPr>
      </w:pPr>
      <w:del w:id="279" w:author="Paulo H. Leocadio" w:date="2024-07-17T13:11:00Z" w16du:dateUtc="2024-07-17T17:11:00Z">
        <w:r w:rsidRPr="00106C44" w:rsidDel="009466DC">
          <w:rPr>
            <w:b/>
            <w:bCs/>
          </w:rPr>
          <w:delText>Cross-</w:delText>
        </w:r>
        <w:r w:rsidR="00CD05F2" w:rsidRPr="00106C44" w:rsidDel="009466DC">
          <w:rPr>
            <w:b/>
            <w:bCs/>
          </w:rPr>
          <w:delText>service resource management</w:delText>
        </w:r>
        <w:r w:rsidRPr="00106C44" w:rsidDel="009466DC">
          <w:delText>: One of the defining features of the AWS Cloud Control API is its ability to manage resources across various AWS services through a single API. This facilitates the integration and orchestration of resources from different domains within AWS.</w:delText>
        </w:r>
      </w:del>
    </w:p>
    <w:p w14:paraId="4CCDDF23" w14:textId="788A108F" w:rsidR="00106C44" w:rsidRPr="00106C44" w:rsidDel="009466DC" w:rsidRDefault="00106C44" w:rsidP="008A12F7">
      <w:pPr>
        <w:pStyle w:val="NormalBPBHEB"/>
        <w:numPr>
          <w:ilvl w:val="0"/>
          <w:numId w:val="8"/>
        </w:numPr>
        <w:rPr>
          <w:del w:id="280" w:author="Paulo H. Leocadio" w:date="2024-07-17T13:11:00Z" w16du:dateUtc="2024-07-17T17:11:00Z"/>
        </w:rPr>
      </w:pPr>
      <w:del w:id="281" w:author="Paulo H. Leocadio" w:date="2024-07-17T13:11:00Z" w16du:dateUtc="2024-07-17T17:11:00Z">
        <w:r w:rsidRPr="00106C44" w:rsidDel="009466DC">
          <w:rPr>
            <w:b/>
            <w:bCs/>
          </w:rPr>
          <w:delText xml:space="preserve">Infrastructure as Code (IaC) </w:delText>
        </w:r>
        <w:r w:rsidR="00CD05F2" w:rsidRPr="00106C44" w:rsidDel="009466DC">
          <w:rPr>
            <w:b/>
            <w:bCs/>
          </w:rPr>
          <w:delText>integration</w:delText>
        </w:r>
        <w:r w:rsidRPr="00106C44" w:rsidDel="009466DC">
          <w:delText>: The API aligns with the IaC paradigm, allowing developers to define and manage AWS resources using code. This integration supports the principles of versioning, collaboration, and repeatability in infrastructure management.</w:delText>
        </w:r>
      </w:del>
    </w:p>
    <w:p w14:paraId="10F61111" w14:textId="25BB3753" w:rsidR="00106C44" w:rsidDel="009466DC" w:rsidRDefault="00106C44" w:rsidP="008A12F7">
      <w:pPr>
        <w:pStyle w:val="NormalBPBHEB"/>
        <w:numPr>
          <w:ilvl w:val="0"/>
          <w:numId w:val="8"/>
        </w:numPr>
        <w:rPr>
          <w:del w:id="282" w:author="Paulo H. Leocadio" w:date="2024-07-17T13:11:00Z" w16du:dateUtc="2024-07-17T17:11:00Z"/>
        </w:rPr>
      </w:pPr>
      <w:del w:id="283" w:author="Paulo H. Leocadio" w:date="2024-07-17T13:11:00Z" w16du:dateUtc="2024-07-17T17:11:00Z">
        <w:r w:rsidRPr="00106C44" w:rsidDel="009466DC">
          <w:rPr>
            <w:b/>
            <w:bCs/>
          </w:rPr>
          <w:delText xml:space="preserve">Consistent </w:delText>
        </w:r>
        <w:r w:rsidR="00CD05F2" w:rsidRPr="00106C44" w:rsidDel="009466DC">
          <w:rPr>
            <w:b/>
            <w:bCs/>
          </w:rPr>
          <w:delText>resource schema</w:delText>
        </w:r>
        <w:r w:rsidRPr="00106C44" w:rsidDel="009466DC">
          <w:delText>: AWS Cloud Control API enforces a consistent resource schema, providing a standardized way to describe and interact with AWS resources. This uniformity simplifies resource management and reduces the learning curve for developers working with diverse AWS services.</w:delText>
        </w:r>
      </w:del>
    </w:p>
    <w:p w14:paraId="3068BC40" w14:textId="6E47CAA6" w:rsidR="00AE4A6A" w:rsidRPr="00C31CD4" w:rsidDel="009466DC" w:rsidRDefault="00AE4A6A" w:rsidP="008A12F7">
      <w:pPr>
        <w:pStyle w:val="NormalBPBHEB"/>
        <w:numPr>
          <w:ilvl w:val="0"/>
          <w:numId w:val="8"/>
        </w:numPr>
        <w:rPr>
          <w:del w:id="284" w:author="Paulo H. Leocadio" w:date="2024-07-17T13:11:00Z" w16du:dateUtc="2024-07-17T17:11:00Z"/>
        </w:rPr>
      </w:pPr>
      <w:del w:id="285" w:author="Paulo H. Leocadio" w:date="2024-07-17T13:11:00Z" w16du:dateUtc="2024-07-17T17:11:00Z">
        <w:r w:rsidRPr="00C31CD4" w:rsidDel="009466DC">
          <w:rPr>
            <w:b/>
            <w:bCs/>
          </w:rPr>
          <w:delText xml:space="preserve">Unified </w:delText>
        </w:r>
        <w:r w:rsidR="00CD05F2" w:rsidRPr="00C31CD4" w:rsidDel="009466DC">
          <w:rPr>
            <w:b/>
            <w:bCs/>
          </w:rPr>
          <w:delText>resource management</w:delText>
        </w:r>
        <w:r w:rsidRPr="00C31CD4" w:rsidDel="009466DC">
          <w:delText>: One of the key features of the Cloud Control API is its ability to handle resource management across multiple AWS services through a single API endpoint</w:delText>
        </w:r>
      </w:del>
      <w:customXmlDelRangeStart w:id="286" w:author="Paulo H. Leocadio" w:date="2024-07-17T13:11:00Z"/>
      <w:sdt>
        <w:sdtPr>
          <w:id w:val="25687207"/>
          <w:citation/>
        </w:sdtPr>
        <w:sdtEndPr/>
        <w:sdtContent>
          <w:customXmlDelRangeEnd w:id="286"/>
          <w:del w:id="287" w:author="Paulo H. Leocadio" w:date="2024-07-17T13:11:00Z" w16du:dateUtc="2024-07-17T17:11:00Z">
            <w:r w:rsidR="007572A4" w:rsidDel="009466DC">
              <w:fldChar w:fldCharType="begin"/>
            </w:r>
            <w:r w:rsidR="004C4216" w:rsidDel="009466DC">
              <w:delInstrText xml:space="preserve">CITATION documentation2023b \l 1033 </w:delInstrText>
            </w:r>
            <w:r w:rsidR="007572A4" w:rsidDel="009466DC">
              <w:fldChar w:fldCharType="separate"/>
            </w:r>
            <w:r w:rsidR="00D34F43" w:rsidDel="009466DC">
              <w:rPr>
                <w:noProof/>
              </w:rPr>
              <w:delText xml:space="preserve"> </w:delText>
            </w:r>
            <w:r w:rsidR="00D34F43" w:rsidRPr="00D34F43" w:rsidDel="009466DC">
              <w:rPr>
                <w:noProof/>
              </w:rPr>
              <w:delText>[14]</w:delText>
            </w:r>
            <w:r w:rsidR="007572A4" w:rsidDel="009466DC">
              <w:fldChar w:fldCharType="end"/>
            </w:r>
          </w:del>
          <w:customXmlDelRangeStart w:id="288" w:author="Paulo H. Leocadio" w:date="2024-07-17T13:11:00Z"/>
        </w:sdtContent>
      </w:sdt>
      <w:customXmlDelRangeEnd w:id="288"/>
      <w:del w:id="289" w:author="Paulo H. Leocadio" w:date="2024-07-17T13:11:00Z" w16du:dateUtc="2024-07-17T17:11:00Z">
        <w:r w:rsidRPr="00C31CD4" w:rsidDel="009466DC">
          <w:delText>. This streamlines the development process, reducing the need to navigate different service APIs for common operations.</w:delText>
        </w:r>
      </w:del>
    </w:p>
    <w:p w14:paraId="3D0AC39C" w14:textId="404998FF" w:rsidR="00AE4A6A" w:rsidRPr="00C31CD4" w:rsidDel="009466DC" w:rsidRDefault="00AE4A6A" w:rsidP="008A12F7">
      <w:pPr>
        <w:pStyle w:val="NormalBPBHEB"/>
        <w:numPr>
          <w:ilvl w:val="0"/>
          <w:numId w:val="8"/>
        </w:numPr>
        <w:rPr>
          <w:del w:id="290" w:author="Paulo H. Leocadio" w:date="2024-07-17T13:11:00Z" w16du:dateUtc="2024-07-17T17:11:00Z"/>
        </w:rPr>
      </w:pPr>
      <w:del w:id="291" w:author="Paulo H. Leocadio" w:date="2024-07-17T13:11:00Z" w16du:dateUtc="2024-07-17T17:11:00Z">
        <w:r w:rsidRPr="00C31CD4" w:rsidDel="009466DC">
          <w:rPr>
            <w:b/>
            <w:bCs/>
          </w:rPr>
          <w:delText xml:space="preserve">Declarative </w:delText>
        </w:r>
        <w:r w:rsidR="00CD05F2" w:rsidRPr="00C31CD4" w:rsidDel="009466DC">
          <w:rPr>
            <w:b/>
            <w:bCs/>
          </w:rPr>
          <w:delText>language sup</w:delText>
        </w:r>
        <w:r w:rsidRPr="00C31CD4" w:rsidDel="009466DC">
          <w:rPr>
            <w:b/>
            <w:bCs/>
          </w:rPr>
          <w:delText>port</w:delText>
        </w:r>
        <w:r w:rsidRPr="00C31CD4" w:rsidDel="009466DC">
          <w:delText>: The Cloud Control API supports a declarative language for resource specifications, allowing developers to define the desired state of their resources</w:delText>
        </w:r>
      </w:del>
      <w:customXmlDelRangeStart w:id="292" w:author="Paulo H. Leocadio" w:date="2024-07-17T13:11:00Z"/>
      <w:sdt>
        <w:sdtPr>
          <w:id w:val="-2112358181"/>
          <w:citation/>
        </w:sdtPr>
        <w:sdtEndPr/>
        <w:sdtContent>
          <w:customXmlDelRangeEnd w:id="292"/>
          <w:del w:id="293" w:author="Paulo H. Leocadio" w:date="2024-07-17T13:11:00Z" w16du:dateUtc="2024-07-17T17:11:00Z">
            <w:r w:rsidR="00123853" w:rsidDel="009466DC">
              <w:fldChar w:fldCharType="begin"/>
            </w:r>
            <w:r w:rsidR="00123853" w:rsidDel="009466DC">
              <w:delInstrText xml:space="preserve"> CITATION documentation2023b \l 1033 </w:delInstrText>
            </w:r>
            <w:r w:rsidR="00123853" w:rsidDel="009466DC">
              <w:fldChar w:fldCharType="separate"/>
            </w:r>
            <w:r w:rsidR="00D34F43" w:rsidDel="009466DC">
              <w:rPr>
                <w:noProof/>
              </w:rPr>
              <w:delText xml:space="preserve"> </w:delText>
            </w:r>
            <w:r w:rsidR="00D34F43" w:rsidRPr="00D34F43" w:rsidDel="009466DC">
              <w:rPr>
                <w:noProof/>
              </w:rPr>
              <w:delText>[14]</w:delText>
            </w:r>
            <w:r w:rsidR="00123853" w:rsidDel="009466DC">
              <w:fldChar w:fldCharType="end"/>
            </w:r>
          </w:del>
          <w:customXmlDelRangeStart w:id="294" w:author="Paulo H. Leocadio" w:date="2024-07-17T13:11:00Z"/>
        </w:sdtContent>
      </w:sdt>
      <w:customXmlDelRangeEnd w:id="294"/>
      <w:del w:id="295" w:author="Paulo H. Leocadio" w:date="2024-07-17T13:11:00Z" w16du:dateUtc="2024-07-17T17:11:00Z">
        <w:r w:rsidRPr="00C31CD4" w:rsidDel="009466DC">
          <w:delText>. This declarative approach enhances the idempotency of operations, making it easier to manage and automate infrastructure changes.</w:delText>
        </w:r>
      </w:del>
    </w:p>
    <w:p w14:paraId="3C4C932C" w14:textId="378973D0" w:rsidR="00AE4A6A" w:rsidDel="009466DC" w:rsidRDefault="00AE4A6A" w:rsidP="008A12F7">
      <w:pPr>
        <w:pStyle w:val="NormalBPBHEB"/>
        <w:numPr>
          <w:ilvl w:val="0"/>
          <w:numId w:val="8"/>
        </w:numPr>
        <w:rPr>
          <w:del w:id="296" w:author="Paulo H. Leocadio" w:date="2024-07-17T13:11:00Z" w16du:dateUtc="2024-07-17T17:11:00Z"/>
        </w:rPr>
      </w:pPr>
      <w:del w:id="297" w:author="Paulo H. Leocadio" w:date="2024-07-17T13:11:00Z" w16du:dateUtc="2024-07-17T17:11:00Z">
        <w:r w:rsidRPr="005000D7" w:rsidDel="009466DC">
          <w:rPr>
            <w:b/>
            <w:bCs/>
          </w:rPr>
          <w:delText xml:space="preserve">Consistency </w:delText>
        </w:r>
        <w:r w:rsidR="00CD05F2" w:rsidRPr="005000D7" w:rsidDel="009466DC">
          <w:rPr>
            <w:b/>
            <w:bCs/>
          </w:rPr>
          <w:delText>across services</w:delText>
        </w:r>
        <w:r w:rsidRPr="00C31CD4" w:rsidDel="009466DC">
          <w:delText xml:space="preserve">: Developers can expect a consistent set of </w:delText>
        </w:r>
        <w:r w:rsidRPr="00555FFB" w:rsidDel="009466DC">
          <w:rPr>
            <w:b/>
            <w:bCs/>
          </w:rPr>
          <w:delText>Create, Read, Update, Delete</w:delText>
        </w:r>
        <w:r w:rsidR="00C02B8B" w:rsidRPr="00555FFB" w:rsidDel="009466DC">
          <w:rPr>
            <w:b/>
            <w:bCs/>
          </w:rPr>
          <w:delText xml:space="preserve"> (CRUD</w:delText>
        </w:r>
        <w:r w:rsidRPr="00555FFB" w:rsidDel="009466DC">
          <w:rPr>
            <w:b/>
            <w:bCs/>
          </w:rPr>
          <w:delText>)</w:delText>
        </w:r>
        <w:r w:rsidRPr="00C31CD4" w:rsidDel="009466DC">
          <w:delText xml:space="preserve"> operations across supported AWS services</w:delText>
        </w:r>
      </w:del>
      <w:customXmlDelRangeStart w:id="298" w:author="Paulo H. Leocadio" w:date="2024-07-17T13:11:00Z"/>
      <w:sdt>
        <w:sdtPr>
          <w:id w:val="-131873988"/>
          <w:citation/>
        </w:sdtPr>
        <w:sdtEndPr/>
        <w:sdtContent>
          <w:customXmlDelRangeEnd w:id="298"/>
          <w:del w:id="299" w:author="Paulo H. Leocadio" w:date="2024-07-17T13:11:00Z" w16du:dateUtc="2024-07-17T17:11:00Z">
            <w:r w:rsidR="006E5560" w:rsidDel="009466DC">
              <w:fldChar w:fldCharType="begin"/>
            </w:r>
            <w:r w:rsidR="004C4216" w:rsidDel="009466DC">
              <w:delInstrText xml:space="preserve">CITATION documentation2023b \l 1033 </w:delInstrText>
            </w:r>
            <w:r w:rsidR="006E5560" w:rsidDel="009466DC">
              <w:fldChar w:fldCharType="separate"/>
            </w:r>
            <w:r w:rsidR="00D34F43" w:rsidDel="009466DC">
              <w:rPr>
                <w:noProof/>
              </w:rPr>
              <w:delText xml:space="preserve"> </w:delText>
            </w:r>
            <w:r w:rsidR="00D34F43" w:rsidRPr="00D34F43" w:rsidDel="009466DC">
              <w:rPr>
                <w:noProof/>
              </w:rPr>
              <w:delText>[14]</w:delText>
            </w:r>
            <w:r w:rsidR="006E5560" w:rsidDel="009466DC">
              <w:fldChar w:fldCharType="end"/>
            </w:r>
          </w:del>
          <w:customXmlDelRangeStart w:id="300" w:author="Paulo H. Leocadio" w:date="2024-07-17T13:11:00Z"/>
        </w:sdtContent>
      </w:sdt>
      <w:customXmlDelRangeEnd w:id="300"/>
      <w:del w:id="301" w:author="Paulo H. Leocadio" w:date="2024-07-17T13:11:00Z" w16du:dateUtc="2024-07-17T17:11:00Z">
        <w:r w:rsidRPr="00C31CD4" w:rsidDel="009466DC">
          <w:delText>. This consistency simplifies the learning curve for developers working with multiple services and ensures a standardized approach to resource management.</w:delText>
        </w:r>
      </w:del>
    </w:p>
    <w:p w14:paraId="4AF97A5D" w14:textId="0C87AD33" w:rsidR="00106C44" w:rsidRPr="001F0F2A" w:rsidDel="009466DC" w:rsidRDefault="00106C44" w:rsidP="001F0F2A">
      <w:pPr>
        <w:keepNext/>
        <w:keepLines/>
        <w:spacing w:before="40" w:after="0"/>
        <w:outlineLvl w:val="1"/>
        <w:rPr>
          <w:del w:id="302" w:author="Paulo H. Leocadio" w:date="2024-07-17T13:11:00Z" w16du:dateUtc="2024-07-17T17:11:00Z"/>
          <w:rFonts w:eastAsiaTheme="majorEastAsia" w:cstheme="majorBidi"/>
          <w:sz w:val="36"/>
          <w:szCs w:val="26"/>
        </w:rPr>
      </w:pPr>
      <w:del w:id="303" w:author="Paulo H. Leocadio" w:date="2024-07-17T13:11:00Z" w16du:dateUtc="2024-07-17T17:11:00Z">
        <w:r w:rsidRPr="001F0F2A" w:rsidDel="009466DC">
          <w:rPr>
            <w:rFonts w:eastAsiaTheme="majorEastAsia" w:cstheme="majorBidi"/>
            <w:sz w:val="36"/>
            <w:szCs w:val="26"/>
          </w:rPr>
          <w:delText xml:space="preserve">Use </w:delText>
        </w:r>
        <w:r w:rsidR="00CD05F2" w:rsidRPr="001F0F2A" w:rsidDel="009466DC">
          <w:rPr>
            <w:rFonts w:eastAsiaTheme="majorEastAsia" w:cstheme="majorBidi"/>
            <w:sz w:val="36"/>
            <w:szCs w:val="26"/>
          </w:rPr>
          <w:delText>cases and scenarios</w:delText>
        </w:r>
      </w:del>
    </w:p>
    <w:p w14:paraId="72FEE88D" w14:textId="0B72FD05" w:rsidR="00CD05F2" w:rsidRPr="00106C44" w:rsidDel="009466DC" w:rsidRDefault="00CD05F2" w:rsidP="00555FFB">
      <w:pPr>
        <w:pStyle w:val="NormalBPBHEB"/>
        <w:rPr>
          <w:del w:id="304" w:author="Paulo H. Leocadio" w:date="2024-07-17T13:11:00Z" w16du:dateUtc="2024-07-17T17:11:00Z"/>
        </w:rPr>
      </w:pPr>
      <w:del w:id="305" w:author="Paulo H. Leocadio" w:date="2024-07-17T13:11:00Z" w16du:dateUtc="2024-07-17T17:11:00Z">
        <w:r w:rsidDel="009466DC">
          <w:delText>In this section, we will go through the use cases and scenarios:</w:delText>
        </w:r>
      </w:del>
    </w:p>
    <w:p w14:paraId="5FD81CAC" w14:textId="0555365F" w:rsidR="00106C44" w:rsidRPr="00106C44" w:rsidDel="009466DC" w:rsidRDefault="00106C44" w:rsidP="008A12F7">
      <w:pPr>
        <w:pStyle w:val="NormalBPBHEB"/>
        <w:numPr>
          <w:ilvl w:val="0"/>
          <w:numId w:val="9"/>
        </w:numPr>
        <w:rPr>
          <w:del w:id="306" w:author="Paulo H. Leocadio" w:date="2024-07-17T13:11:00Z" w16du:dateUtc="2024-07-17T17:11:00Z"/>
        </w:rPr>
      </w:pPr>
      <w:del w:id="307" w:author="Paulo H. Leocadio" w:date="2024-07-17T13:11:00Z" w16du:dateUtc="2024-07-17T17:11:00Z">
        <w:r w:rsidRPr="00106C44" w:rsidDel="009466DC">
          <w:rPr>
            <w:b/>
            <w:bCs/>
          </w:rPr>
          <w:delText xml:space="preserve">Automated </w:delText>
        </w:r>
        <w:r w:rsidR="00CD05F2" w:rsidRPr="00106C44" w:rsidDel="009466DC">
          <w:rPr>
            <w:b/>
            <w:bCs/>
          </w:rPr>
          <w:delText>resource provisioning</w:delText>
        </w:r>
        <w:r w:rsidRPr="00106C44" w:rsidDel="009466DC">
          <w:delText>: DevOps teams can leverage the AWS Cloud Control API to automate the provisioning of resources, ensuring rapid and consistent deployments across development, testing, and production environments</w:delText>
        </w:r>
      </w:del>
      <w:customXmlDelRangeStart w:id="308" w:author="Paulo H. Leocadio" w:date="2024-07-17T13:11:00Z"/>
      <w:sdt>
        <w:sdtPr>
          <w:id w:val="660050259"/>
          <w:citation/>
        </w:sdtPr>
        <w:sdtEndPr/>
        <w:sdtContent>
          <w:customXmlDelRangeEnd w:id="308"/>
          <w:del w:id="309" w:author="Paulo H. Leocadio" w:date="2024-07-17T13:11:00Z" w16du:dateUtc="2024-07-17T17:11:00Z">
            <w:r w:rsidR="00F34E0E" w:rsidDel="009466DC">
              <w:fldChar w:fldCharType="begin"/>
            </w:r>
            <w:r w:rsidR="004C4216" w:rsidDel="009466DC">
              <w:delInstrText xml:space="preserve">CITATION documentation2023b \l 1033 </w:delInstrText>
            </w:r>
            <w:r w:rsidR="00F34E0E" w:rsidDel="009466DC">
              <w:fldChar w:fldCharType="separate"/>
            </w:r>
            <w:r w:rsidR="00D34F43" w:rsidDel="009466DC">
              <w:rPr>
                <w:noProof/>
              </w:rPr>
              <w:delText xml:space="preserve"> </w:delText>
            </w:r>
            <w:r w:rsidR="00D34F43" w:rsidRPr="00D34F43" w:rsidDel="009466DC">
              <w:rPr>
                <w:noProof/>
              </w:rPr>
              <w:delText>[14]</w:delText>
            </w:r>
            <w:r w:rsidR="00F34E0E" w:rsidDel="009466DC">
              <w:fldChar w:fldCharType="end"/>
            </w:r>
          </w:del>
          <w:customXmlDelRangeStart w:id="310" w:author="Paulo H. Leocadio" w:date="2024-07-17T13:11:00Z"/>
        </w:sdtContent>
      </w:sdt>
      <w:customXmlDelRangeEnd w:id="310"/>
      <w:del w:id="311" w:author="Paulo H. Leocadio" w:date="2024-07-17T13:11:00Z" w16du:dateUtc="2024-07-17T17:11:00Z">
        <w:r w:rsidRPr="00106C44" w:rsidDel="009466DC">
          <w:delText>.</w:delText>
        </w:r>
      </w:del>
    </w:p>
    <w:p w14:paraId="00D0D8FE" w14:textId="4F673141" w:rsidR="00106C44" w:rsidDel="009466DC" w:rsidRDefault="00106C44" w:rsidP="008A12F7">
      <w:pPr>
        <w:pStyle w:val="NormalBPBHEB"/>
        <w:numPr>
          <w:ilvl w:val="0"/>
          <w:numId w:val="9"/>
        </w:numPr>
        <w:rPr>
          <w:del w:id="312" w:author="Paulo H. Leocadio" w:date="2024-07-17T13:11:00Z" w16du:dateUtc="2024-07-17T17:11:00Z"/>
        </w:rPr>
      </w:pPr>
      <w:del w:id="313" w:author="Paulo H. Leocadio" w:date="2024-07-17T13:11:00Z" w16du:dateUtc="2024-07-17T17:11:00Z">
        <w:r w:rsidRPr="00106C44" w:rsidDel="009466DC">
          <w:rPr>
            <w:b/>
            <w:bCs/>
          </w:rPr>
          <w:delText>Multi-</w:delText>
        </w:r>
        <w:r w:rsidR="00CD05F2" w:rsidRPr="00106C44" w:rsidDel="009466DC">
          <w:rPr>
            <w:b/>
            <w:bCs/>
          </w:rPr>
          <w:delText>service workflows</w:delText>
        </w:r>
        <w:r w:rsidRPr="00106C44" w:rsidDel="009466DC">
          <w:delText>: In scenarios where applications span multiple AWS services, the Cloud Control API becomes instrumental in orchestrating and managing the entire stack of resources cohesively</w:delText>
        </w:r>
      </w:del>
      <w:customXmlDelRangeStart w:id="314" w:author="Paulo H. Leocadio" w:date="2024-07-17T13:11:00Z"/>
      <w:sdt>
        <w:sdtPr>
          <w:id w:val="683103791"/>
          <w:citation/>
        </w:sdtPr>
        <w:sdtEndPr/>
        <w:sdtContent>
          <w:customXmlDelRangeEnd w:id="314"/>
          <w:del w:id="315" w:author="Paulo H. Leocadio" w:date="2024-07-17T13:11:00Z" w16du:dateUtc="2024-07-17T17:11:00Z">
            <w:r w:rsidR="00F34E0E" w:rsidDel="009466DC">
              <w:fldChar w:fldCharType="begin"/>
            </w:r>
            <w:r w:rsidR="004C4216" w:rsidDel="009466DC">
              <w:delInstrText xml:space="preserve">CITATION documentation2023b \l 1033 </w:delInstrText>
            </w:r>
            <w:r w:rsidR="00F34E0E" w:rsidDel="009466DC">
              <w:fldChar w:fldCharType="separate"/>
            </w:r>
            <w:r w:rsidR="00D34F43" w:rsidDel="009466DC">
              <w:rPr>
                <w:noProof/>
              </w:rPr>
              <w:delText xml:space="preserve"> </w:delText>
            </w:r>
            <w:r w:rsidR="00D34F43" w:rsidRPr="00D34F43" w:rsidDel="009466DC">
              <w:rPr>
                <w:noProof/>
              </w:rPr>
              <w:delText>[14]</w:delText>
            </w:r>
            <w:r w:rsidR="00F34E0E" w:rsidDel="009466DC">
              <w:fldChar w:fldCharType="end"/>
            </w:r>
          </w:del>
          <w:customXmlDelRangeStart w:id="316" w:author="Paulo H. Leocadio" w:date="2024-07-17T13:11:00Z"/>
        </w:sdtContent>
      </w:sdt>
      <w:customXmlDelRangeEnd w:id="316"/>
      <w:del w:id="317" w:author="Paulo H. Leocadio" w:date="2024-07-17T13:11:00Z" w16du:dateUtc="2024-07-17T17:11:00Z">
        <w:r w:rsidRPr="00106C44" w:rsidDel="009466DC">
          <w:delText>.</w:delText>
        </w:r>
      </w:del>
    </w:p>
    <w:p w14:paraId="0BEFBAEB" w14:textId="1C20F405" w:rsidR="00A208D3" w:rsidRPr="00C31CD4" w:rsidDel="009466DC" w:rsidRDefault="00A208D3" w:rsidP="008A12F7">
      <w:pPr>
        <w:pStyle w:val="NormalBPBHEB"/>
        <w:numPr>
          <w:ilvl w:val="0"/>
          <w:numId w:val="9"/>
        </w:numPr>
        <w:rPr>
          <w:del w:id="318" w:author="Paulo H. Leocadio" w:date="2024-07-17T13:11:00Z" w16du:dateUtc="2024-07-17T17:11:00Z"/>
        </w:rPr>
      </w:pPr>
      <w:del w:id="319" w:author="Paulo H. Leocadio" w:date="2024-07-17T13:11:00Z" w16du:dateUtc="2024-07-17T17:11:00Z">
        <w:r w:rsidRPr="00C31CD4" w:rsidDel="009466DC">
          <w:rPr>
            <w:b/>
            <w:bCs/>
          </w:rPr>
          <w:delText>IaC</w:delText>
        </w:r>
        <w:r w:rsidRPr="00C31CD4" w:rsidDel="009466DC">
          <w:delText>: The AWS Cloud Control API is particularly beneficial in IaC scenarios, where infrastructure is defined and managed using code. By providing a unified API, it facilitates the creation and management of AWS resources in a programmatic and version-controlled manner.</w:delText>
        </w:r>
      </w:del>
    </w:p>
    <w:p w14:paraId="672127F7" w14:textId="2935C587" w:rsidR="00106C44" w:rsidDel="009466DC" w:rsidRDefault="00106C44" w:rsidP="008A12F7">
      <w:pPr>
        <w:pStyle w:val="NormalBPBHEB"/>
        <w:numPr>
          <w:ilvl w:val="0"/>
          <w:numId w:val="9"/>
        </w:numPr>
        <w:rPr>
          <w:del w:id="320" w:author="Paulo H. Leocadio" w:date="2024-07-17T13:11:00Z" w16du:dateUtc="2024-07-17T17:11:00Z"/>
        </w:rPr>
      </w:pPr>
      <w:del w:id="321" w:author="Paulo H. Leocadio" w:date="2024-07-17T13:11:00Z" w16du:dateUtc="2024-07-17T17:11:00Z">
        <w:r w:rsidRPr="00106C44" w:rsidDel="009466DC">
          <w:rPr>
            <w:b/>
            <w:bCs/>
          </w:rPr>
          <w:delText xml:space="preserve">IaC </w:delText>
        </w:r>
        <w:r w:rsidR="00CD05F2" w:rsidRPr="00106C44" w:rsidDel="009466DC">
          <w:rPr>
            <w:b/>
            <w:bCs/>
          </w:rPr>
          <w:delText>pipelines</w:delText>
        </w:r>
        <w:r w:rsidRPr="00106C44" w:rsidDel="009466DC">
          <w:delText xml:space="preserve">: Integration with Infrastructure as Code pipelines </w:delText>
        </w:r>
        <w:r w:rsidR="00817C00" w:rsidRPr="00106C44" w:rsidDel="009466DC">
          <w:delText>enable</w:delText>
        </w:r>
        <w:r w:rsidRPr="00106C44" w:rsidDel="009466DC">
          <w:delText xml:space="preserve"> the automation of resource updates and ensures that the infrastructure remains in sync with the codebase throughout its lifecycle</w:delText>
        </w:r>
      </w:del>
      <w:customXmlDelRangeStart w:id="322" w:author="Paulo H. Leocadio" w:date="2024-07-17T13:11:00Z"/>
      <w:sdt>
        <w:sdtPr>
          <w:id w:val="-1905518382"/>
          <w:citation/>
        </w:sdtPr>
        <w:sdtEndPr/>
        <w:sdtContent>
          <w:customXmlDelRangeEnd w:id="322"/>
          <w:del w:id="323" w:author="Paulo H. Leocadio" w:date="2024-07-17T13:11:00Z" w16du:dateUtc="2024-07-17T17:11:00Z">
            <w:r w:rsidR="00A35D84" w:rsidDel="009466DC">
              <w:fldChar w:fldCharType="begin"/>
            </w:r>
            <w:r w:rsidR="00A35D84" w:rsidDel="009466DC">
              <w:delInstrText xml:space="preserve"> CITATION turner2019a \l 1033 </w:delInstrText>
            </w:r>
            <w:r w:rsidR="00A35D84" w:rsidDel="009466DC">
              <w:fldChar w:fldCharType="separate"/>
            </w:r>
            <w:r w:rsidR="00D34F43" w:rsidDel="009466DC">
              <w:rPr>
                <w:noProof/>
              </w:rPr>
              <w:delText xml:space="preserve"> </w:delText>
            </w:r>
            <w:r w:rsidR="00D34F43" w:rsidRPr="00D34F43" w:rsidDel="009466DC">
              <w:rPr>
                <w:noProof/>
              </w:rPr>
              <w:delText>[15]</w:delText>
            </w:r>
            <w:r w:rsidR="00A35D84" w:rsidDel="009466DC">
              <w:fldChar w:fldCharType="end"/>
            </w:r>
          </w:del>
          <w:customXmlDelRangeStart w:id="324" w:author="Paulo H. Leocadio" w:date="2024-07-17T13:11:00Z"/>
        </w:sdtContent>
      </w:sdt>
      <w:customXmlDelRangeEnd w:id="324"/>
      <w:del w:id="325" w:author="Paulo H. Leocadio" w:date="2024-07-17T13:11:00Z" w16du:dateUtc="2024-07-17T17:11:00Z">
        <w:r w:rsidRPr="00106C44" w:rsidDel="009466DC">
          <w:delText>.</w:delText>
        </w:r>
      </w:del>
    </w:p>
    <w:p w14:paraId="43888688" w14:textId="0167CA9F" w:rsidR="005000D7" w:rsidRPr="00C31CD4" w:rsidDel="009466DC" w:rsidRDefault="005000D7" w:rsidP="008A12F7">
      <w:pPr>
        <w:pStyle w:val="NormalBPBHEB"/>
        <w:numPr>
          <w:ilvl w:val="0"/>
          <w:numId w:val="9"/>
        </w:numPr>
        <w:rPr>
          <w:del w:id="326" w:author="Paulo H. Leocadio" w:date="2024-07-17T13:11:00Z" w16du:dateUtc="2024-07-17T17:11:00Z"/>
        </w:rPr>
      </w:pPr>
      <w:del w:id="327" w:author="Paulo H. Leocadio" w:date="2024-07-17T13:11:00Z" w16du:dateUtc="2024-07-17T17:11:00Z">
        <w:r w:rsidRPr="00C31CD4" w:rsidDel="009466DC">
          <w:rPr>
            <w:b/>
            <w:bCs/>
          </w:rPr>
          <w:delText xml:space="preserve">Automation and </w:delText>
        </w:r>
        <w:r w:rsidR="00CD05F2" w:rsidRPr="00C31CD4" w:rsidDel="009466DC">
          <w:rPr>
            <w:b/>
            <w:bCs/>
          </w:rPr>
          <w:delText>orchestration</w:delText>
        </w:r>
        <w:r w:rsidRPr="00C31CD4" w:rsidDel="009466DC">
          <w:delText>: DevOps practices emphasize automation and orchestration. The Cloud Control API enables developers and DevOps teams to automate resource provisioning, updates, and deletion, streamlining deployment processes.</w:delText>
        </w:r>
      </w:del>
    </w:p>
    <w:p w14:paraId="06DBDE7E" w14:textId="21D4098C" w:rsidR="005000D7" w:rsidRPr="00106C44" w:rsidDel="009466DC" w:rsidRDefault="005000D7" w:rsidP="008A12F7">
      <w:pPr>
        <w:pStyle w:val="NormalBPBHEB"/>
        <w:numPr>
          <w:ilvl w:val="0"/>
          <w:numId w:val="9"/>
        </w:numPr>
        <w:rPr>
          <w:del w:id="328" w:author="Paulo H. Leocadio" w:date="2024-07-17T13:11:00Z" w16du:dateUtc="2024-07-17T17:11:00Z"/>
        </w:rPr>
      </w:pPr>
      <w:del w:id="329" w:author="Paulo H. Leocadio" w:date="2024-07-17T13:11:00Z" w16du:dateUtc="2024-07-17T17:11:00Z">
        <w:r w:rsidRPr="00C31CD4" w:rsidDel="009466DC">
          <w:rPr>
            <w:b/>
            <w:bCs/>
          </w:rPr>
          <w:delText>Multi-</w:delText>
        </w:r>
        <w:r w:rsidR="00CD05F2" w:rsidRPr="00C31CD4" w:rsidDel="009466DC">
          <w:rPr>
            <w:b/>
            <w:bCs/>
          </w:rPr>
          <w:delText>service applic</w:delText>
        </w:r>
        <w:r w:rsidRPr="00C31CD4" w:rsidDel="009466DC">
          <w:rPr>
            <w:b/>
            <w:bCs/>
          </w:rPr>
          <w:delText>ations</w:delText>
        </w:r>
        <w:r w:rsidRPr="00C31CD4" w:rsidDel="009466DC">
          <w:delText>: In scenarios where applications span multiple AWS services, the Cloud Control API simplifies the coordination of resources. It becomes instrumental in maintaining consistency and coherence across different parts of a distributed application.</w:delText>
        </w:r>
      </w:del>
    </w:p>
    <w:p w14:paraId="5F34097D" w14:textId="67C50886" w:rsidR="00CD05F2" w:rsidRPr="00C664F4" w:rsidDel="009466DC" w:rsidRDefault="00106C44" w:rsidP="00555FFB">
      <w:pPr>
        <w:pStyle w:val="NormalBPBHEB"/>
        <w:rPr>
          <w:del w:id="330" w:author="Paulo H. Leocadio" w:date="2024-07-17T13:11:00Z" w16du:dateUtc="2024-07-17T17:11:00Z"/>
          <w:vanish/>
        </w:rPr>
      </w:pPr>
      <w:del w:id="331" w:author="Paulo H. Leocadio" w:date="2024-07-17T13:11:00Z" w16du:dateUtc="2024-07-17T17:11:00Z">
        <w:r w:rsidRPr="00106C44" w:rsidDel="009466DC">
          <w:delTex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delText>
        </w:r>
        <w:r w:rsidR="006478B7" w:rsidRPr="00106C44" w:rsidDel="009466DC">
          <w:delText>an asset</w:delText>
        </w:r>
        <w:r w:rsidRPr="00106C44" w:rsidDel="009466DC">
          <w:delText xml:space="preserve"> in modern cloud-centric development and operations.</w:delText>
        </w:r>
        <w:r w:rsidR="00494C00" w:rsidDel="009466DC">
          <w:delText xml:space="preserve"> Also, </w:delText>
        </w:r>
        <w:r w:rsidR="00494C00" w:rsidRPr="00C31CD4" w:rsidDel="009466DC">
          <w:delText>the AWS Cloud Control API emerges as an asset in the toolkit of developers and DevOps practitioners. Its unified approach to resource management aligns with modern development practices, fostering agility, consistency, and efficiency in AWS resource orchestration.</w:delText>
        </w:r>
        <w:r w:rsidR="00494C00" w:rsidRPr="00C664F4" w:rsidDel="009466DC">
          <w:rPr>
            <w:vanish/>
          </w:rPr>
          <w:delText>Top of Form</w:delText>
        </w:r>
      </w:del>
    </w:p>
    <w:p w14:paraId="62A902A9" w14:textId="0CE4FE16" w:rsidR="00494C00" w:rsidDel="009466DC" w:rsidRDefault="00494C00" w:rsidP="00494C00">
      <w:pPr>
        <w:pBdr>
          <w:top w:val="nil"/>
          <w:left w:val="nil"/>
          <w:bottom w:val="nil"/>
          <w:right w:val="nil"/>
          <w:between w:val="nil"/>
        </w:pBdr>
        <w:shd w:val="clear" w:color="auto" w:fill="FFFFFF"/>
        <w:spacing w:after="100" w:line="276" w:lineRule="auto"/>
        <w:jc w:val="both"/>
        <w:rPr>
          <w:del w:id="332" w:author="Paulo H. Leocadio" w:date="2024-07-17T13:11:00Z" w16du:dateUtc="2024-07-17T17:11:00Z"/>
        </w:rPr>
      </w:pPr>
    </w:p>
    <w:p w14:paraId="150B299A" w14:textId="7F569291" w:rsidR="00BE6D12" w:rsidRPr="00BE6D12" w:rsidDel="009466DC" w:rsidRDefault="00BE6D12" w:rsidP="00555FFB">
      <w:pPr>
        <w:pStyle w:val="Heading1BPBHEB"/>
        <w:rPr>
          <w:del w:id="333" w:author="Paulo H. Leocadio" w:date="2024-07-17T13:11:00Z" w16du:dateUtc="2024-07-17T17:11:00Z"/>
        </w:rPr>
      </w:pPr>
      <w:del w:id="334" w:author="Paulo H. Leocadio" w:date="2024-07-17T13:11:00Z" w16du:dateUtc="2024-07-17T17:11:00Z">
        <w:r w:rsidRPr="00BE6D12" w:rsidDel="009466DC">
          <w:delText>AWS Cloud9</w:delText>
        </w:r>
      </w:del>
    </w:p>
    <w:p w14:paraId="6847AB98" w14:textId="3B7C1A02" w:rsidR="00BE6D12" w:rsidDel="009466DC" w:rsidRDefault="00BE6D12" w:rsidP="00CD05F2">
      <w:pPr>
        <w:pStyle w:val="NormalBPBHEB"/>
        <w:rPr>
          <w:del w:id="335" w:author="Paulo H. Leocadio" w:date="2024-07-17T13:11:00Z" w16du:dateUtc="2024-07-17T17:11:00Z"/>
        </w:rPr>
      </w:pPr>
      <w:del w:id="336" w:author="Paulo H. Leocadio" w:date="2024-07-17T13:11:00Z" w16du:dateUtc="2024-07-17T17:11:00Z">
        <w:r w:rsidRPr="00BE6D12" w:rsidDel="009466DC">
          <w:delText xml:space="preserve">In the dynamic landscape of cloud-based development, AWS Cloud9 emerges as a powerful </w:delText>
        </w:r>
        <w:r w:rsidRPr="00555FFB" w:rsidDel="009466DC">
          <w:rPr>
            <w:b/>
            <w:bCs/>
          </w:rPr>
          <w:delText>integrated development environment (IDE)</w:delText>
        </w:r>
        <w:r w:rsidRPr="00BE6D12" w:rsidDel="009466DC">
          <w:delText>, fostering collaboration and streamlining the software development lifecycle</w:delText>
        </w:r>
      </w:del>
      <w:customXmlDelRangeStart w:id="337" w:author="Paulo H. Leocadio" w:date="2024-07-17T13:11:00Z"/>
      <w:sdt>
        <w:sdtPr>
          <w:id w:val="1396544953"/>
          <w:citation/>
        </w:sdtPr>
        <w:sdtEndPr/>
        <w:sdtContent>
          <w:customXmlDelRangeEnd w:id="337"/>
          <w:del w:id="338" w:author="Paulo H. Leocadio" w:date="2024-07-17T13:11:00Z" w16du:dateUtc="2024-07-17T17:11:00Z">
            <w:r w:rsidR="00601B66" w:rsidDel="009466DC">
              <w:fldChar w:fldCharType="begin"/>
            </w:r>
            <w:r w:rsidR="00601B66" w:rsidDel="009466DC">
              <w:delInstrText xml:space="preserve"> CITATION documentation2023c \l 1033 </w:delInstrText>
            </w:r>
            <w:r w:rsidR="00601B66" w:rsidDel="009466DC">
              <w:fldChar w:fldCharType="separate"/>
            </w:r>
            <w:r w:rsidR="00D34F43" w:rsidDel="009466DC">
              <w:rPr>
                <w:noProof/>
              </w:rPr>
              <w:delText xml:space="preserve"> </w:delText>
            </w:r>
            <w:r w:rsidR="00D34F43" w:rsidRPr="00D34F43" w:rsidDel="009466DC">
              <w:rPr>
                <w:noProof/>
              </w:rPr>
              <w:delText>[16]</w:delText>
            </w:r>
            <w:r w:rsidR="00601B66" w:rsidDel="009466DC">
              <w:fldChar w:fldCharType="end"/>
            </w:r>
          </w:del>
          <w:customXmlDelRangeStart w:id="339" w:author="Paulo H. Leocadio" w:date="2024-07-17T13:11:00Z"/>
        </w:sdtContent>
      </w:sdt>
      <w:customXmlDelRangeEnd w:id="339"/>
      <w:del w:id="340" w:author="Paulo H. Leocadio" w:date="2024-07-17T13:11:00Z" w16du:dateUtc="2024-07-17T17:11:00Z">
        <w:r w:rsidRPr="00BE6D12" w:rsidDel="009466DC">
          <w:delText>. This section provides an in-depth exploration of AWS Cloud9, its features, and its role in modern development practices.</w:delText>
        </w:r>
      </w:del>
    </w:p>
    <w:p w14:paraId="208EDE55" w14:textId="1DF8CFCA" w:rsidR="00BE6D12" w:rsidRPr="001F0F2A" w:rsidDel="009466DC" w:rsidRDefault="00BE6D12" w:rsidP="001F0F2A">
      <w:pPr>
        <w:keepNext/>
        <w:keepLines/>
        <w:spacing w:before="40" w:after="0"/>
        <w:outlineLvl w:val="1"/>
        <w:rPr>
          <w:del w:id="341" w:author="Paulo H. Leocadio" w:date="2024-07-17T13:11:00Z" w16du:dateUtc="2024-07-17T17:11:00Z"/>
          <w:rFonts w:eastAsiaTheme="majorEastAsia" w:cstheme="majorBidi"/>
          <w:sz w:val="36"/>
          <w:szCs w:val="26"/>
        </w:rPr>
      </w:pPr>
      <w:del w:id="342" w:author="Paulo H. Leocadio" w:date="2024-07-17T13:11:00Z" w16du:dateUtc="2024-07-17T17:11:00Z">
        <w:r w:rsidRPr="001F0F2A" w:rsidDel="009466DC">
          <w:rPr>
            <w:rFonts w:eastAsiaTheme="majorEastAsia" w:cstheme="majorBidi"/>
            <w:sz w:val="36"/>
            <w:szCs w:val="26"/>
          </w:rPr>
          <w:delText>Introduction to AWS Cloud9</w:delText>
        </w:r>
      </w:del>
    </w:p>
    <w:p w14:paraId="23F41CE0" w14:textId="08B186E0" w:rsidR="00BE6D12" w:rsidDel="009466DC" w:rsidRDefault="00BE6D12" w:rsidP="00CD05F2">
      <w:pPr>
        <w:pStyle w:val="NormalBPBHEB"/>
        <w:rPr>
          <w:del w:id="343" w:author="Paulo H. Leocadio" w:date="2024-07-17T13:11:00Z" w16du:dateUtc="2024-07-17T17:11:00Z"/>
        </w:rPr>
      </w:pPr>
      <w:del w:id="344" w:author="Paulo H. Leocadio" w:date="2024-07-17T13:11:00Z" w16du:dateUtc="2024-07-17T17:11:00Z">
        <w:r w:rsidRPr="00BE6D12" w:rsidDel="009466DC">
          <w:delText>AWS Cloud9 is a cloud-based IDE that allows developers to write, run, and debug code directly from their web browser</w:delText>
        </w:r>
      </w:del>
      <w:customXmlDelRangeStart w:id="345" w:author="Paulo H. Leocadio" w:date="2024-07-17T13:11:00Z"/>
      <w:sdt>
        <w:sdtPr>
          <w:id w:val="-1223903271"/>
          <w:citation/>
        </w:sdtPr>
        <w:sdtEndPr/>
        <w:sdtContent>
          <w:customXmlDelRangeEnd w:id="345"/>
          <w:del w:id="346" w:author="Paulo H. Leocadio" w:date="2024-07-17T13:11:00Z" w16du:dateUtc="2024-07-17T17:11:00Z">
            <w:r w:rsidR="00D03BC6" w:rsidDel="009466DC">
              <w:fldChar w:fldCharType="begin"/>
            </w:r>
            <w:r w:rsidR="00D03BC6" w:rsidDel="009466DC">
              <w:delInstrText xml:space="preserve"> CITATION documentation2023b \l 1033 </w:delInstrText>
            </w:r>
            <w:r w:rsidR="00D03BC6" w:rsidDel="009466DC">
              <w:fldChar w:fldCharType="separate"/>
            </w:r>
            <w:r w:rsidR="00D34F43" w:rsidDel="009466DC">
              <w:rPr>
                <w:noProof/>
              </w:rPr>
              <w:delText xml:space="preserve"> </w:delText>
            </w:r>
            <w:r w:rsidR="00D34F43" w:rsidRPr="00D34F43" w:rsidDel="009466DC">
              <w:rPr>
                <w:noProof/>
              </w:rPr>
              <w:delText>[14]</w:delText>
            </w:r>
            <w:r w:rsidR="00D03BC6" w:rsidDel="009466DC">
              <w:fldChar w:fldCharType="end"/>
            </w:r>
          </w:del>
          <w:customXmlDelRangeStart w:id="347" w:author="Paulo H. Leocadio" w:date="2024-07-17T13:11:00Z"/>
        </w:sdtContent>
      </w:sdt>
      <w:customXmlDelRangeEnd w:id="347"/>
      <w:del w:id="348" w:author="Paulo H. Leocadio" w:date="2024-07-17T13:11:00Z" w16du:dateUtc="2024-07-17T17:11:00Z">
        <w:r w:rsidRPr="00BE6D12" w:rsidDel="009466DC">
          <w:delTex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delText>
        </w:r>
      </w:del>
    </w:p>
    <w:p w14:paraId="6704877A" w14:textId="336EED40" w:rsidR="00BE6D12" w:rsidRPr="001F0F2A" w:rsidDel="009466DC" w:rsidRDefault="00BE6D12" w:rsidP="001F0F2A">
      <w:pPr>
        <w:keepNext/>
        <w:keepLines/>
        <w:spacing w:before="40" w:after="0"/>
        <w:outlineLvl w:val="1"/>
        <w:rPr>
          <w:del w:id="349" w:author="Paulo H. Leocadio" w:date="2024-07-17T13:11:00Z" w16du:dateUtc="2024-07-17T17:11:00Z"/>
          <w:rFonts w:eastAsiaTheme="majorEastAsia" w:cstheme="majorBidi"/>
          <w:sz w:val="36"/>
          <w:szCs w:val="26"/>
        </w:rPr>
      </w:pPr>
      <w:del w:id="350" w:author="Paulo H. Leocadio" w:date="2024-07-17T13:11:00Z" w16du:dateUtc="2024-07-17T17:11:00Z">
        <w:r w:rsidRPr="001F0F2A" w:rsidDel="009466DC">
          <w:rPr>
            <w:rFonts w:eastAsiaTheme="majorEastAsia" w:cstheme="majorBidi"/>
            <w:sz w:val="36"/>
            <w:szCs w:val="26"/>
          </w:rPr>
          <w:delText xml:space="preserve">Key </w:delText>
        </w:r>
        <w:r w:rsidR="00CD05F2" w:rsidRPr="001F0F2A" w:rsidDel="009466DC">
          <w:rPr>
            <w:rFonts w:eastAsiaTheme="majorEastAsia" w:cstheme="majorBidi"/>
            <w:sz w:val="36"/>
            <w:szCs w:val="26"/>
          </w:rPr>
          <w:delText>features and capabilities</w:delText>
        </w:r>
      </w:del>
    </w:p>
    <w:p w14:paraId="23CF8BCE" w14:textId="5FEC1316" w:rsidR="00CD05F2" w:rsidRPr="00BE6D12" w:rsidDel="009466DC" w:rsidRDefault="00CD05F2" w:rsidP="00555FFB">
      <w:pPr>
        <w:pStyle w:val="NormalBPBHEB"/>
        <w:rPr>
          <w:del w:id="351" w:author="Paulo H. Leocadio" w:date="2024-07-17T13:11:00Z" w16du:dateUtc="2024-07-17T17:11:00Z"/>
        </w:rPr>
      </w:pPr>
      <w:del w:id="352" w:author="Paulo H. Leocadio" w:date="2024-07-17T13:11:00Z" w16du:dateUtc="2024-07-17T17:11:00Z">
        <w:r w:rsidDel="009466DC">
          <w:delText>In this section, we will go through the key features and capabilities:</w:delText>
        </w:r>
      </w:del>
    </w:p>
    <w:p w14:paraId="33CE45D0" w14:textId="57E12A9E" w:rsidR="00BE6D12" w:rsidRPr="00BE6D12" w:rsidDel="009466DC" w:rsidRDefault="00BE6D12" w:rsidP="008A12F7">
      <w:pPr>
        <w:pStyle w:val="NormalBPBHEB"/>
        <w:numPr>
          <w:ilvl w:val="0"/>
          <w:numId w:val="10"/>
        </w:numPr>
        <w:rPr>
          <w:del w:id="353" w:author="Paulo H. Leocadio" w:date="2024-07-17T13:11:00Z" w16du:dateUtc="2024-07-17T17:11:00Z"/>
        </w:rPr>
      </w:pPr>
      <w:del w:id="354" w:author="Paulo H. Leocadio" w:date="2024-07-17T13:11:00Z" w16du:dateUtc="2024-07-17T17:11:00Z">
        <w:r w:rsidRPr="00BE6D12" w:rsidDel="009466DC">
          <w:rPr>
            <w:b/>
            <w:bCs/>
          </w:rPr>
          <w:delText xml:space="preserve">Collaborative </w:delText>
        </w:r>
        <w:r w:rsidR="00CD05F2" w:rsidRPr="00BE6D12" w:rsidDel="009466DC">
          <w:rPr>
            <w:b/>
            <w:bCs/>
          </w:rPr>
          <w:delText>coding</w:delText>
        </w:r>
        <w:r w:rsidRPr="00BE6D12" w:rsidDel="009466DC">
          <w:delText>: AWS Cloud9 supports real-time collaboration, allowing multiple developers to edit and write code together in the same environment. This feature enhances teamwork, accelerates development cycles, and facilitates knowledge sharing among team members.</w:delText>
        </w:r>
      </w:del>
    </w:p>
    <w:p w14:paraId="0B590506" w14:textId="2D2C00F2" w:rsidR="00BE6D12" w:rsidRPr="00BE6D12" w:rsidDel="009466DC" w:rsidRDefault="00BE6D12" w:rsidP="008A12F7">
      <w:pPr>
        <w:pStyle w:val="NormalBPBHEB"/>
        <w:numPr>
          <w:ilvl w:val="0"/>
          <w:numId w:val="10"/>
        </w:numPr>
        <w:rPr>
          <w:del w:id="355" w:author="Paulo H. Leocadio" w:date="2024-07-17T13:11:00Z" w16du:dateUtc="2024-07-17T17:11:00Z"/>
        </w:rPr>
      </w:pPr>
      <w:del w:id="356" w:author="Paulo H. Leocadio" w:date="2024-07-17T13:11:00Z" w16du:dateUtc="2024-07-17T17:11:00Z">
        <w:r w:rsidRPr="00BE6D12" w:rsidDel="009466DC">
          <w:rPr>
            <w:b/>
            <w:bCs/>
          </w:rPr>
          <w:delText xml:space="preserve">Built-in </w:delText>
        </w:r>
        <w:r w:rsidR="00CD05F2" w:rsidRPr="00BE6D12" w:rsidDel="009466DC">
          <w:rPr>
            <w:b/>
            <w:bCs/>
          </w:rPr>
          <w:delText>terminal and debu</w:delText>
        </w:r>
        <w:r w:rsidRPr="00BE6D12" w:rsidDel="009466DC">
          <w:rPr>
            <w:b/>
            <w:bCs/>
          </w:rPr>
          <w:delText>gger</w:delText>
        </w:r>
        <w:r w:rsidRPr="00BE6D12" w:rsidDel="009466DC">
          <w:delText>: The IDE comes with a built-in terminal and debugger, providing developers with a comprehensive set of tools for coding, testing, and debugging applications</w:delText>
        </w:r>
      </w:del>
      <w:customXmlDelRangeStart w:id="357" w:author="Paulo H. Leocadio" w:date="2024-07-17T13:11:00Z"/>
      <w:sdt>
        <w:sdtPr>
          <w:id w:val="-2011521313"/>
          <w:citation/>
        </w:sdtPr>
        <w:sdtEndPr/>
        <w:sdtContent>
          <w:customXmlDelRangeEnd w:id="357"/>
          <w:del w:id="358" w:author="Paulo H. Leocadio" w:date="2024-07-17T13:11:00Z" w16du:dateUtc="2024-07-17T17:11:00Z">
            <w:r w:rsidR="00FC06C6" w:rsidDel="009466DC">
              <w:fldChar w:fldCharType="begin"/>
            </w:r>
            <w:r w:rsidR="00FC06C6" w:rsidDel="009466DC">
              <w:delInstrText xml:space="preserve"> CITATION johnson2019a \l 1033 </w:delInstrText>
            </w:r>
            <w:r w:rsidR="00FC06C6" w:rsidDel="009466DC">
              <w:fldChar w:fldCharType="separate"/>
            </w:r>
            <w:r w:rsidR="00D34F43" w:rsidDel="009466DC">
              <w:rPr>
                <w:noProof/>
              </w:rPr>
              <w:delText xml:space="preserve"> </w:delText>
            </w:r>
            <w:r w:rsidR="00D34F43" w:rsidRPr="00D34F43" w:rsidDel="009466DC">
              <w:rPr>
                <w:noProof/>
              </w:rPr>
              <w:delText>[17]</w:delText>
            </w:r>
            <w:r w:rsidR="00FC06C6" w:rsidDel="009466DC">
              <w:fldChar w:fldCharType="end"/>
            </w:r>
          </w:del>
          <w:customXmlDelRangeStart w:id="359" w:author="Paulo H. Leocadio" w:date="2024-07-17T13:11:00Z"/>
        </w:sdtContent>
      </w:sdt>
      <w:customXmlDelRangeEnd w:id="359"/>
      <w:del w:id="360" w:author="Paulo H. Leocadio" w:date="2024-07-17T13:11:00Z" w16du:dateUtc="2024-07-17T17:11:00Z">
        <w:r w:rsidRPr="00BE6D12" w:rsidDel="009466DC">
          <w:delText>. This integrated approach reduces context-switching and enhances the efficiency of the development workflow.</w:delText>
        </w:r>
      </w:del>
    </w:p>
    <w:p w14:paraId="71225D17" w14:textId="435B5A97" w:rsidR="00BE6D12" w:rsidDel="009466DC" w:rsidRDefault="00BE6D12" w:rsidP="008A12F7">
      <w:pPr>
        <w:pStyle w:val="NormalBPBHEB"/>
        <w:numPr>
          <w:ilvl w:val="0"/>
          <w:numId w:val="10"/>
        </w:numPr>
        <w:rPr>
          <w:del w:id="361" w:author="Paulo H. Leocadio" w:date="2024-07-17T13:11:00Z" w16du:dateUtc="2024-07-17T17:11:00Z"/>
        </w:rPr>
      </w:pPr>
      <w:del w:id="362" w:author="Paulo H. Leocadio" w:date="2024-07-17T13:11:00Z" w16du:dateUtc="2024-07-17T17:11:00Z">
        <w:r w:rsidRPr="00BE6D12" w:rsidDel="009466DC">
          <w:rPr>
            <w:b/>
            <w:bCs/>
          </w:rPr>
          <w:delText xml:space="preserve">Wide </w:delText>
        </w:r>
        <w:r w:rsidR="00CD05F2" w:rsidRPr="00BE6D12" w:rsidDel="009466DC">
          <w:rPr>
            <w:b/>
            <w:bCs/>
          </w:rPr>
          <w:delText>language support</w:delText>
        </w:r>
        <w:r w:rsidRPr="00BE6D12" w:rsidDel="009466DC">
          <w:delText>: AWS Cloud9 supports a variety of programming languages, making it versatile for different types of development projects</w:delText>
        </w:r>
      </w:del>
      <w:customXmlDelRangeStart w:id="363" w:author="Paulo H. Leocadio" w:date="2024-07-17T13:11:00Z"/>
      <w:sdt>
        <w:sdtPr>
          <w:id w:val="808053962"/>
          <w:citation/>
        </w:sdtPr>
        <w:sdtEndPr/>
        <w:sdtContent>
          <w:customXmlDelRangeEnd w:id="363"/>
          <w:del w:id="364" w:author="Paulo H. Leocadio" w:date="2024-07-17T13:11:00Z" w16du:dateUtc="2024-07-17T17:11:00Z">
            <w:r w:rsidR="00CB2918" w:rsidDel="009466DC">
              <w:fldChar w:fldCharType="begin"/>
            </w:r>
            <w:r w:rsidR="00CB2918" w:rsidDel="009466DC">
              <w:delInstrText xml:space="preserve"> CITATION davis2020a \l 1033 </w:delInstrText>
            </w:r>
            <w:r w:rsidR="00CB2918" w:rsidDel="009466DC">
              <w:fldChar w:fldCharType="separate"/>
            </w:r>
            <w:r w:rsidR="00D34F43" w:rsidDel="009466DC">
              <w:rPr>
                <w:noProof/>
              </w:rPr>
              <w:delText xml:space="preserve"> </w:delText>
            </w:r>
            <w:r w:rsidR="00D34F43" w:rsidRPr="00D34F43" w:rsidDel="009466DC">
              <w:rPr>
                <w:noProof/>
              </w:rPr>
              <w:delText>[18]</w:delText>
            </w:r>
            <w:r w:rsidR="00CB2918" w:rsidDel="009466DC">
              <w:fldChar w:fldCharType="end"/>
            </w:r>
          </w:del>
          <w:customXmlDelRangeStart w:id="365" w:author="Paulo H. Leocadio" w:date="2024-07-17T13:11:00Z"/>
        </w:sdtContent>
      </w:sdt>
      <w:customXmlDelRangeEnd w:id="365"/>
      <w:del w:id="366" w:author="Paulo H. Leocadio" w:date="2024-07-17T13:11:00Z" w16du:dateUtc="2024-07-17T17:11:00Z">
        <w:r w:rsidRPr="00BE6D12" w:rsidDel="009466DC">
          <w:delText>. Whether working on web applications, serverless functions, or traditional backend services, developers can leverage Cloud9 for a diverse range of use cases.</w:delText>
        </w:r>
      </w:del>
    </w:p>
    <w:p w14:paraId="4E5A381C" w14:textId="65DC5DCF" w:rsidR="00BE6D12" w:rsidRPr="001F0F2A" w:rsidDel="009466DC" w:rsidRDefault="00BE6D12" w:rsidP="001F0F2A">
      <w:pPr>
        <w:keepNext/>
        <w:keepLines/>
        <w:spacing w:before="40" w:after="0"/>
        <w:outlineLvl w:val="1"/>
        <w:rPr>
          <w:del w:id="367" w:author="Paulo H. Leocadio" w:date="2024-07-17T13:11:00Z" w16du:dateUtc="2024-07-17T17:11:00Z"/>
          <w:rFonts w:eastAsiaTheme="majorEastAsia" w:cstheme="majorBidi"/>
          <w:sz w:val="36"/>
          <w:szCs w:val="26"/>
        </w:rPr>
      </w:pPr>
      <w:del w:id="368" w:author="Paulo H. Leocadio" w:date="2024-07-17T13:11:00Z" w16du:dateUtc="2024-07-17T17:11:00Z">
        <w:r w:rsidRPr="001F0F2A" w:rsidDel="009466DC">
          <w:rPr>
            <w:rFonts w:eastAsiaTheme="majorEastAsia" w:cstheme="majorBidi"/>
            <w:sz w:val="36"/>
            <w:szCs w:val="26"/>
          </w:rPr>
          <w:delText xml:space="preserve">Use </w:delText>
        </w:r>
        <w:r w:rsidR="00CD05F2" w:rsidRPr="001F0F2A" w:rsidDel="009466DC">
          <w:rPr>
            <w:rFonts w:eastAsiaTheme="majorEastAsia" w:cstheme="majorBidi"/>
            <w:sz w:val="36"/>
            <w:szCs w:val="26"/>
          </w:rPr>
          <w:delText>cases and scenarios</w:delText>
        </w:r>
      </w:del>
    </w:p>
    <w:p w14:paraId="68A5742A" w14:textId="0E610FCB" w:rsidR="00CD05F2" w:rsidRPr="00BE6D12" w:rsidDel="009466DC" w:rsidRDefault="00CD05F2" w:rsidP="00555FFB">
      <w:pPr>
        <w:pStyle w:val="NormalBPBHEB"/>
        <w:rPr>
          <w:del w:id="369" w:author="Paulo H. Leocadio" w:date="2024-07-17T13:11:00Z" w16du:dateUtc="2024-07-17T17:11:00Z"/>
        </w:rPr>
      </w:pPr>
      <w:del w:id="370" w:author="Paulo H. Leocadio" w:date="2024-07-17T13:11:00Z" w16du:dateUtc="2024-07-17T17:11:00Z">
        <w:r w:rsidDel="009466DC">
          <w:delText>In this section, we will go through the use cases and scenarios:</w:delText>
        </w:r>
      </w:del>
    </w:p>
    <w:p w14:paraId="762774A4" w14:textId="12549D00" w:rsidR="00BE6D12" w:rsidRPr="00BE6D12" w:rsidDel="009466DC" w:rsidRDefault="00BE6D12" w:rsidP="008A12F7">
      <w:pPr>
        <w:pStyle w:val="NormalBPBHEB"/>
        <w:numPr>
          <w:ilvl w:val="0"/>
          <w:numId w:val="11"/>
        </w:numPr>
        <w:rPr>
          <w:del w:id="371" w:author="Paulo H. Leocadio" w:date="2024-07-17T13:11:00Z" w16du:dateUtc="2024-07-17T17:11:00Z"/>
        </w:rPr>
      </w:pPr>
      <w:del w:id="372" w:author="Paulo H. Leocadio" w:date="2024-07-17T13:11:00Z" w16du:dateUtc="2024-07-17T17:11:00Z">
        <w:r w:rsidRPr="00BE6D12" w:rsidDel="009466DC">
          <w:rPr>
            <w:b/>
            <w:bCs/>
          </w:rPr>
          <w:delText xml:space="preserve">Remote </w:delText>
        </w:r>
        <w:r w:rsidR="00CD05F2" w:rsidRPr="00BE6D12" w:rsidDel="009466DC">
          <w:rPr>
            <w:b/>
            <w:bCs/>
          </w:rPr>
          <w:delText>development environments</w:delText>
        </w:r>
        <w:r w:rsidRPr="00BE6D12" w:rsidDel="009466DC">
          <w:delText>: AWS Cloud9 is particularly valuable for teams distributed across different locations. It enables developers to access a consistent and fully configured development environment from anywhere with an internet connection</w:delText>
        </w:r>
      </w:del>
      <w:customXmlDelRangeStart w:id="373" w:author="Paulo H. Leocadio" w:date="2024-07-17T13:11:00Z"/>
      <w:sdt>
        <w:sdtPr>
          <w:id w:val="1219791028"/>
          <w:citation/>
        </w:sdtPr>
        <w:sdtEndPr/>
        <w:sdtContent>
          <w:customXmlDelRangeEnd w:id="373"/>
          <w:del w:id="374" w:author="Paulo H. Leocadio" w:date="2024-07-17T13:11:00Z" w16du:dateUtc="2024-07-17T17:11:00Z">
            <w:r w:rsidR="00061BB2" w:rsidDel="009466DC">
              <w:fldChar w:fldCharType="begin"/>
            </w:r>
            <w:r w:rsidR="00061BB2" w:rsidDel="009466DC">
              <w:delInstrText xml:space="preserve"> CITATION documentation2023c \l 1033 </w:delInstrText>
            </w:r>
            <w:r w:rsidR="00061BB2" w:rsidDel="009466DC">
              <w:fldChar w:fldCharType="separate"/>
            </w:r>
            <w:r w:rsidR="00D34F43" w:rsidDel="009466DC">
              <w:rPr>
                <w:noProof/>
              </w:rPr>
              <w:delText xml:space="preserve"> </w:delText>
            </w:r>
            <w:r w:rsidR="00D34F43" w:rsidRPr="00D34F43" w:rsidDel="009466DC">
              <w:rPr>
                <w:noProof/>
              </w:rPr>
              <w:delText>[16]</w:delText>
            </w:r>
            <w:r w:rsidR="00061BB2" w:rsidDel="009466DC">
              <w:fldChar w:fldCharType="end"/>
            </w:r>
          </w:del>
          <w:customXmlDelRangeStart w:id="375" w:author="Paulo H. Leocadio" w:date="2024-07-17T13:11:00Z"/>
        </w:sdtContent>
      </w:sdt>
      <w:customXmlDelRangeEnd w:id="375"/>
      <w:del w:id="376" w:author="Paulo H. Leocadio" w:date="2024-07-17T13:11:00Z" w16du:dateUtc="2024-07-17T17:11:00Z">
        <w:r w:rsidRPr="00BE6D12" w:rsidDel="009466DC">
          <w:delText>.</w:delText>
        </w:r>
      </w:del>
    </w:p>
    <w:p w14:paraId="62B2BC0D" w14:textId="42E9ED06" w:rsidR="00BE6D12" w:rsidRPr="00BE6D12" w:rsidDel="009466DC" w:rsidRDefault="00BE6D12" w:rsidP="008A12F7">
      <w:pPr>
        <w:pStyle w:val="NormalBPBHEB"/>
        <w:numPr>
          <w:ilvl w:val="0"/>
          <w:numId w:val="11"/>
        </w:numPr>
        <w:rPr>
          <w:del w:id="377" w:author="Paulo H. Leocadio" w:date="2024-07-17T13:11:00Z" w16du:dateUtc="2024-07-17T17:11:00Z"/>
        </w:rPr>
      </w:pPr>
      <w:del w:id="378" w:author="Paulo H. Leocadio" w:date="2024-07-17T13:11:00Z" w16du:dateUtc="2024-07-17T17:11:00Z">
        <w:r w:rsidRPr="00BE6D12" w:rsidDel="009466DC">
          <w:rPr>
            <w:b/>
            <w:bCs/>
          </w:rPr>
          <w:delText xml:space="preserve">Education and </w:delText>
        </w:r>
        <w:r w:rsidR="00CD05F2" w:rsidRPr="00BE6D12" w:rsidDel="009466DC">
          <w:rPr>
            <w:b/>
            <w:bCs/>
          </w:rPr>
          <w:delText>training</w:delText>
        </w:r>
        <w:r w:rsidRPr="00BE6D12" w:rsidDel="009466DC">
          <w:delText>: The collaborative nature of AWS Cloud9 makes it an excellent choice for educational purposes. Instructors can create shared environments for students to work together on coding exercises and projects, fostering a collaborative learning environment.</w:delText>
        </w:r>
      </w:del>
    </w:p>
    <w:p w14:paraId="7DE51DF4" w14:textId="2AF76B43" w:rsidR="00BE6D12" w:rsidRPr="00BE6D12" w:rsidDel="009466DC" w:rsidRDefault="00BE6D12" w:rsidP="008A12F7">
      <w:pPr>
        <w:pStyle w:val="NormalBPBHEB"/>
        <w:numPr>
          <w:ilvl w:val="0"/>
          <w:numId w:val="11"/>
        </w:numPr>
        <w:rPr>
          <w:del w:id="379" w:author="Paulo H. Leocadio" w:date="2024-07-17T13:11:00Z" w16du:dateUtc="2024-07-17T17:11:00Z"/>
        </w:rPr>
      </w:pPr>
      <w:del w:id="380" w:author="Paulo H. Leocadio" w:date="2024-07-17T13:11:00Z" w16du:dateUtc="2024-07-17T17:11:00Z">
        <w:r w:rsidRPr="00BE6D12" w:rsidDel="009466DC">
          <w:rPr>
            <w:b/>
            <w:bCs/>
          </w:rPr>
          <w:delText xml:space="preserve">Serverless </w:delText>
        </w:r>
        <w:r w:rsidR="00CD05F2" w:rsidRPr="00BE6D12" w:rsidDel="009466DC">
          <w:rPr>
            <w:b/>
            <w:bCs/>
          </w:rPr>
          <w:delText>application development</w:delText>
        </w:r>
        <w:r w:rsidRPr="00BE6D12" w:rsidDel="009466DC">
          <w:delText>: For developers working on serverless applications, AWS Cloud9 provides a streamlined experience. It integrates seamlessly with AWS Lambda, making it easier to build, test, and deploy serverless functions.</w:delText>
        </w:r>
      </w:del>
    </w:p>
    <w:p w14:paraId="597FDA64" w14:textId="113FA740" w:rsidR="00CD05F2" w:rsidDel="009466DC" w:rsidRDefault="00BE6D12" w:rsidP="00555FFB">
      <w:pPr>
        <w:pStyle w:val="NormalBPBHEB"/>
        <w:rPr>
          <w:del w:id="381" w:author="Paulo H. Leocadio" w:date="2024-07-17T13:11:00Z" w16du:dateUtc="2024-07-17T17:11:00Z"/>
        </w:rPr>
      </w:pPr>
      <w:del w:id="382" w:author="Paulo H. Leocadio" w:date="2024-07-17T13:11:00Z" w16du:dateUtc="2024-07-17T17:11:00Z">
        <w:r w:rsidRPr="00BE6D12" w:rsidDel="009466DC">
          <w:delTex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delText>
        </w:r>
      </w:del>
    </w:p>
    <w:p w14:paraId="08D9FD12" w14:textId="664012AF" w:rsidR="00DE37AC" w:rsidRPr="00DE37AC" w:rsidDel="009466DC" w:rsidRDefault="00DE37AC" w:rsidP="00555FFB">
      <w:pPr>
        <w:pStyle w:val="Heading1BPBHEB"/>
        <w:rPr>
          <w:del w:id="383" w:author="Paulo H. Leocadio" w:date="2024-07-17T13:11:00Z" w16du:dateUtc="2024-07-17T17:11:00Z"/>
        </w:rPr>
      </w:pPr>
      <w:del w:id="384" w:author="Paulo H. Leocadio" w:date="2024-07-17T13:11:00Z" w16du:dateUtc="2024-07-17T17:11:00Z">
        <w:r w:rsidRPr="00DE37AC" w:rsidDel="009466DC">
          <w:delText>AWS Cloud Control API</w:delText>
        </w:r>
      </w:del>
    </w:p>
    <w:p w14:paraId="2DCE450D" w14:textId="63B70795" w:rsidR="00DE37AC" w:rsidDel="009466DC" w:rsidRDefault="00DE37AC" w:rsidP="00F75971">
      <w:pPr>
        <w:pStyle w:val="NormalBPBHEB"/>
        <w:rPr>
          <w:del w:id="385" w:author="Paulo H. Leocadio" w:date="2024-07-17T13:11:00Z" w16du:dateUtc="2024-07-17T17:11:00Z"/>
        </w:rPr>
      </w:pPr>
      <w:del w:id="386" w:author="Paulo H. Leocadio" w:date="2024-07-17T13:11:00Z" w16du:dateUtc="2024-07-17T17:11:00Z">
        <w:r w:rsidRPr="00DE37AC" w:rsidDel="009466DC">
          <w:delTex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delText>
        </w:r>
      </w:del>
    </w:p>
    <w:p w14:paraId="5D3BCF53" w14:textId="56E24D19" w:rsidR="00DE37AC" w:rsidRPr="001F0F2A" w:rsidDel="009466DC" w:rsidRDefault="00DE37AC" w:rsidP="001F0F2A">
      <w:pPr>
        <w:keepNext/>
        <w:keepLines/>
        <w:spacing w:before="40" w:after="0"/>
        <w:outlineLvl w:val="1"/>
        <w:rPr>
          <w:del w:id="387" w:author="Paulo H. Leocadio" w:date="2024-07-17T13:11:00Z" w16du:dateUtc="2024-07-17T17:11:00Z"/>
          <w:rFonts w:eastAsiaTheme="majorEastAsia" w:cstheme="majorBidi"/>
          <w:sz w:val="36"/>
          <w:szCs w:val="26"/>
        </w:rPr>
      </w:pPr>
      <w:del w:id="388" w:author="Paulo H. Leocadio" w:date="2024-07-17T13:11:00Z" w16du:dateUtc="2024-07-17T17:11:00Z">
        <w:r w:rsidRPr="001F0F2A" w:rsidDel="009466DC">
          <w:rPr>
            <w:rFonts w:eastAsiaTheme="majorEastAsia" w:cstheme="majorBidi"/>
            <w:sz w:val="36"/>
            <w:szCs w:val="26"/>
          </w:rPr>
          <w:delText xml:space="preserve">Introduction </w:delText>
        </w:r>
      </w:del>
    </w:p>
    <w:p w14:paraId="5A8D878E" w14:textId="239124F2" w:rsidR="00DE37AC" w:rsidDel="009466DC" w:rsidRDefault="00DE37AC" w:rsidP="00F75971">
      <w:pPr>
        <w:pStyle w:val="NormalBPBHEB"/>
        <w:rPr>
          <w:del w:id="389" w:author="Paulo H. Leocadio" w:date="2024-07-17T13:11:00Z" w16du:dateUtc="2024-07-17T17:11:00Z"/>
        </w:rPr>
      </w:pPr>
      <w:del w:id="390" w:author="Paulo H. Leocadio" w:date="2024-07-17T13:11:00Z" w16du:dateUtc="2024-07-17T17:11:00Z">
        <w:r w:rsidRPr="00DE37AC" w:rsidDel="009466DC">
          <w:delText>The AWS Cloud Control API serves as a unified and consistent interface to manage AWS resources programmatically. Designed with the principles of simplicity and efficiency, it offers developers a versatile tool to create, update, and delete resources across various AWS services.</w:delText>
        </w:r>
      </w:del>
    </w:p>
    <w:p w14:paraId="02963BB7" w14:textId="5A7DDE04" w:rsidR="00DE37AC" w:rsidRPr="001F0F2A" w:rsidDel="009466DC" w:rsidRDefault="00DE37AC" w:rsidP="001F0F2A">
      <w:pPr>
        <w:keepNext/>
        <w:keepLines/>
        <w:spacing w:before="40" w:after="0"/>
        <w:outlineLvl w:val="1"/>
        <w:rPr>
          <w:del w:id="391" w:author="Paulo H. Leocadio" w:date="2024-07-17T13:11:00Z" w16du:dateUtc="2024-07-17T17:11:00Z"/>
          <w:rFonts w:eastAsiaTheme="majorEastAsia" w:cstheme="majorBidi"/>
          <w:sz w:val="36"/>
          <w:szCs w:val="26"/>
        </w:rPr>
      </w:pPr>
      <w:del w:id="392" w:author="Paulo H. Leocadio" w:date="2024-07-17T13:11:00Z" w16du:dateUtc="2024-07-17T17:11:00Z">
        <w:r w:rsidRPr="001F0F2A" w:rsidDel="009466DC">
          <w:rPr>
            <w:rFonts w:eastAsiaTheme="majorEastAsia" w:cstheme="majorBidi"/>
            <w:sz w:val="36"/>
            <w:szCs w:val="26"/>
          </w:rPr>
          <w:delText xml:space="preserve">Key </w:delText>
        </w:r>
        <w:r w:rsidR="009D7D42" w:rsidRPr="001F0F2A" w:rsidDel="009466DC">
          <w:rPr>
            <w:rFonts w:eastAsiaTheme="majorEastAsia" w:cstheme="majorBidi"/>
            <w:sz w:val="36"/>
            <w:szCs w:val="26"/>
          </w:rPr>
          <w:delText>features and capabilities</w:delText>
        </w:r>
      </w:del>
    </w:p>
    <w:p w14:paraId="7FF0A30B" w14:textId="0A477E1A" w:rsidR="009D7D42" w:rsidRPr="00DE37AC" w:rsidDel="009466DC" w:rsidRDefault="009D7D42" w:rsidP="00555FFB">
      <w:pPr>
        <w:pStyle w:val="NormalBPBHEB"/>
        <w:rPr>
          <w:del w:id="393" w:author="Paulo H. Leocadio" w:date="2024-07-17T13:11:00Z" w16du:dateUtc="2024-07-17T17:11:00Z"/>
        </w:rPr>
      </w:pPr>
      <w:del w:id="394" w:author="Paulo H. Leocadio" w:date="2024-07-17T13:11:00Z" w16du:dateUtc="2024-07-17T17:11:00Z">
        <w:r w:rsidDel="009466DC">
          <w:delText>The following are some key features and capabilities:</w:delText>
        </w:r>
      </w:del>
    </w:p>
    <w:p w14:paraId="587D88E3" w14:textId="10E934EA" w:rsidR="00DE37AC" w:rsidRPr="00DE37AC" w:rsidDel="009466DC" w:rsidRDefault="00DE37AC" w:rsidP="008A12F7">
      <w:pPr>
        <w:numPr>
          <w:ilvl w:val="0"/>
          <w:numId w:val="12"/>
        </w:numPr>
        <w:pBdr>
          <w:top w:val="nil"/>
          <w:left w:val="nil"/>
          <w:bottom w:val="nil"/>
          <w:right w:val="nil"/>
          <w:between w:val="nil"/>
        </w:pBdr>
        <w:shd w:val="clear" w:color="auto" w:fill="FFFFFF"/>
        <w:spacing w:after="100" w:line="276" w:lineRule="auto"/>
        <w:jc w:val="both"/>
        <w:rPr>
          <w:del w:id="395" w:author="Paulo H. Leocadio" w:date="2024-07-17T13:11:00Z" w16du:dateUtc="2024-07-17T17:11:00Z"/>
        </w:rPr>
      </w:pPr>
      <w:del w:id="396" w:author="Paulo H. Leocadio" w:date="2024-07-17T13:11:00Z" w16du:dateUtc="2024-07-17T17:11:00Z">
        <w:r w:rsidRPr="00DE37AC" w:rsidDel="009466DC">
          <w:rPr>
            <w:b/>
            <w:bCs/>
          </w:rPr>
          <w:delText>Cross-</w:delText>
        </w:r>
        <w:r w:rsidR="00645157" w:rsidRPr="00DE37AC" w:rsidDel="009466DC">
          <w:rPr>
            <w:b/>
            <w:bCs/>
          </w:rPr>
          <w:delText>service resource management</w:delText>
        </w:r>
        <w:r w:rsidRPr="00DE37AC" w:rsidDel="009466DC">
          <w:delText>: A distinctive feature of the AWS Cloud Control API is its ability to manage resources seamlessly across different AWS services</w:delText>
        </w:r>
      </w:del>
      <w:bookmarkStart w:id="397" w:name="_Ref150863476"/>
      <w:customXmlDelRangeStart w:id="398" w:author="Paulo H. Leocadio" w:date="2024-07-17T13:11:00Z"/>
      <w:sdt>
        <w:sdtPr>
          <w:id w:val="-490566452"/>
          <w:citation/>
        </w:sdtPr>
        <w:sdtEndPr/>
        <w:sdtContent>
          <w:customXmlDelRangeEnd w:id="398"/>
          <w:del w:id="399" w:author="Paulo H. Leocadio" w:date="2024-07-17T13:11:00Z" w16du:dateUtc="2024-07-17T17:11:00Z">
            <w:r w:rsidR="00CB2918" w:rsidDel="009466DC">
              <w:fldChar w:fldCharType="begin"/>
            </w:r>
            <w:r w:rsidR="00CB2918" w:rsidDel="009466DC">
              <w:delInstrText xml:space="preserve"> CITATION documentation2023b \l 1033 </w:delInstrText>
            </w:r>
            <w:r w:rsidR="00CB2918" w:rsidDel="009466DC">
              <w:fldChar w:fldCharType="separate"/>
            </w:r>
            <w:r w:rsidR="00D34F43" w:rsidDel="009466DC">
              <w:rPr>
                <w:noProof/>
              </w:rPr>
              <w:delText xml:space="preserve"> </w:delText>
            </w:r>
            <w:r w:rsidR="00D34F43" w:rsidRPr="00D34F43" w:rsidDel="009466DC">
              <w:rPr>
                <w:noProof/>
              </w:rPr>
              <w:delText>[14]</w:delText>
            </w:r>
            <w:r w:rsidR="00CB2918" w:rsidDel="009466DC">
              <w:fldChar w:fldCharType="end"/>
            </w:r>
          </w:del>
          <w:customXmlDelRangeStart w:id="400" w:author="Paulo H. Leocadio" w:date="2024-07-17T13:11:00Z"/>
        </w:sdtContent>
      </w:sdt>
      <w:customXmlDelRangeEnd w:id="400"/>
      <w:bookmarkEnd w:id="397"/>
      <w:del w:id="401" w:author="Paulo H. Leocadio" w:date="2024-07-17T13:11:00Z" w16du:dateUtc="2024-07-17T17:11:00Z">
        <w:r w:rsidRPr="00DE37AC" w:rsidDel="009466DC">
          <w:delText>. This capability facilitates integrated and holistic resource orchestration in complex cloud environments.</w:delText>
        </w:r>
      </w:del>
    </w:p>
    <w:p w14:paraId="62F94927" w14:textId="04F8A6BC" w:rsidR="00DE37AC" w:rsidRPr="00DE37AC" w:rsidDel="009466DC" w:rsidRDefault="00DE37AC" w:rsidP="008A12F7">
      <w:pPr>
        <w:numPr>
          <w:ilvl w:val="0"/>
          <w:numId w:val="12"/>
        </w:numPr>
        <w:pBdr>
          <w:top w:val="nil"/>
          <w:left w:val="nil"/>
          <w:bottom w:val="nil"/>
          <w:right w:val="nil"/>
          <w:between w:val="nil"/>
        </w:pBdr>
        <w:shd w:val="clear" w:color="auto" w:fill="FFFFFF"/>
        <w:spacing w:after="100" w:line="276" w:lineRule="auto"/>
        <w:jc w:val="both"/>
        <w:rPr>
          <w:del w:id="402" w:author="Paulo H. Leocadio" w:date="2024-07-17T13:11:00Z" w16du:dateUtc="2024-07-17T17:11:00Z"/>
        </w:rPr>
      </w:pPr>
      <w:del w:id="403" w:author="Paulo H. Leocadio" w:date="2024-07-17T13:11:00Z" w16du:dateUtc="2024-07-17T17:11:00Z">
        <w:r w:rsidRPr="00DE37AC" w:rsidDel="009466DC">
          <w:rPr>
            <w:b/>
            <w:bCs/>
          </w:rPr>
          <w:delText xml:space="preserve">Infrastructure as Code (IaC) </w:delText>
        </w:r>
        <w:r w:rsidR="00645157" w:rsidRPr="00DE37AC" w:rsidDel="009466DC">
          <w:rPr>
            <w:b/>
            <w:bCs/>
          </w:rPr>
          <w:delText>integration</w:delText>
        </w:r>
        <w:r w:rsidRPr="00DE37AC" w:rsidDel="009466DC">
          <w:delText>: Aligned with the IaC philosophy, the API supports the definition and management of AWS resources using code</w:delText>
        </w:r>
      </w:del>
      <w:customXmlDelRangeStart w:id="404" w:author="Paulo H. Leocadio" w:date="2024-07-17T13:11:00Z"/>
      <w:sdt>
        <w:sdtPr>
          <w:id w:val="394709833"/>
          <w:citation/>
        </w:sdtPr>
        <w:sdtEndPr/>
        <w:sdtContent>
          <w:customXmlDelRangeEnd w:id="404"/>
          <w:del w:id="405" w:author="Paulo H. Leocadio" w:date="2024-07-17T13:11:00Z" w16du:dateUtc="2024-07-17T17:11:00Z">
            <w:r w:rsidR="00B02B9D" w:rsidDel="009466DC">
              <w:fldChar w:fldCharType="begin"/>
            </w:r>
            <w:r w:rsidR="00B02B9D" w:rsidDel="009466DC">
              <w:delInstrText xml:space="preserve"> CITATION documentation2023b \l 1033 </w:delInstrText>
            </w:r>
            <w:r w:rsidR="00B02B9D" w:rsidDel="009466DC">
              <w:fldChar w:fldCharType="separate"/>
            </w:r>
            <w:r w:rsidR="00D34F43" w:rsidDel="009466DC">
              <w:rPr>
                <w:noProof/>
              </w:rPr>
              <w:delText xml:space="preserve"> </w:delText>
            </w:r>
            <w:r w:rsidR="00D34F43" w:rsidRPr="00D34F43" w:rsidDel="009466DC">
              <w:rPr>
                <w:noProof/>
              </w:rPr>
              <w:delText>[14]</w:delText>
            </w:r>
            <w:r w:rsidR="00B02B9D" w:rsidDel="009466DC">
              <w:fldChar w:fldCharType="end"/>
            </w:r>
          </w:del>
          <w:customXmlDelRangeStart w:id="406" w:author="Paulo H. Leocadio" w:date="2024-07-17T13:11:00Z"/>
        </w:sdtContent>
      </w:sdt>
      <w:customXmlDelRangeEnd w:id="406"/>
      <w:del w:id="407" w:author="Paulo H. Leocadio" w:date="2024-07-17T13:11:00Z" w16du:dateUtc="2024-07-17T17:11:00Z">
        <w:r w:rsidRPr="00DE37AC" w:rsidDel="009466DC">
          <w:delText>. This integration promotes versioning, collaboration, and automation in infrastructure provisioning.</w:delText>
        </w:r>
      </w:del>
    </w:p>
    <w:p w14:paraId="10784219" w14:textId="4C0803D7" w:rsidR="00DE37AC" w:rsidRPr="00DE37AC" w:rsidDel="009466DC" w:rsidRDefault="00DE37AC" w:rsidP="008A12F7">
      <w:pPr>
        <w:numPr>
          <w:ilvl w:val="0"/>
          <w:numId w:val="12"/>
        </w:numPr>
        <w:pBdr>
          <w:top w:val="nil"/>
          <w:left w:val="nil"/>
          <w:bottom w:val="nil"/>
          <w:right w:val="nil"/>
          <w:between w:val="nil"/>
        </w:pBdr>
        <w:shd w:val="clear" w:color="auto" w:fill="FFFFFF"/>
        <w:spacing w:after="100" w:line="276" w:lineRule="auto"/>
        <w:jc w:val="both"/>
        <w:rPr>
          <w:del w:id="408" w:author="Paulo H. Leocadio" w:date="2024-07-17T13:11:00Z" w16du:dateUtc="2024-07-17T17:11:00Z"/>
        </w:rPr>
      </w:pPr>
      <w:del w:id="409" w:author="Paulo H. Leocadio" w:date="2024-07-17T13:11:00Z" w16du:dateUtc="2024-07-17T17:11:00Z">
        <w:r w:rsidRPr="00DE37AC" w:rsidDel="009466DC">
          <w:rPr>
            <w:b/>
            <w:bCs/>
          </w:rPr>
          <w:delText xml:space="preserve">Consistent </w:delText>
        </w:r>
        <w:r w:rsidR="00645157" w:rsidRPr="00DE37AC" w:rsidDel="009466DC">
          <w:rPr>
            <w:b/>
            <w:bCs/>
          </w:rPr>
          <w:delText>resource schem</w:delText>
        </w:r>
        <w:r w:rsidRPr="00DE37AC" w:rsidDel="009466DC">
          <w:rPr>
            <w:b/>
            <w:bCs/>
          </w:rPr>
          <w:delText>a</w:delText>
        </w:r>
        <w:r w:rsidRPr="00DE37AC" w:rsidDel="009466DC">
          <w:delText>: AWS Cloud Control API enforces a standardized resource schema, ensuring a consistent approach to describing and interacting with diverse AWS resources</w:delText>
        </w:r>
      </w:del>
      <w:customXmlDelRangeStart w:id="410" w:author="Paulo H. Leocadio" w:date="2024-07-17T13:11:00Z"/>
      <w:sdt>
        <w:sdtPr>
          <w:id w:val="-1649968429"/>
          <w:citation/>
        </w:sdtPr>
        <w:sdtEndPr/>
        <w:sdtContent>
          <w:customXmlDelRangeEnd w:id="410"/>
          <w:del w:id="411" w:author="Paulo H. Leocadio" w:date="2024-07-17T13:11:00Z" w16du:dateUtc="2024-07-17T17:11:00Z">
            <w:r w:rsidR="00B02B9D" w:rsidDel="009466DC">
              <w:fldChar w:fldCharType="begin"/>
            </w:r>
            <w:r w:rsidR="00B02B9D" w:rsidDel="009466DC">
              <w:delInstrText xml:space="preserve"> CITATION documentation2023b \l 1033 </w:delInstrText>
            </w:r>
            <w:r w:rsidR="00B02B9D" w:rsidDel="009466DC">
              <w:fldChar w:fldCharType="separate"/>
            </w:r>
            <w:r w:rsidR="00D34F43" w:rsidDel="009466DC">
              <w:rPr>
                <w:noProof/>
              </w:rPr>
              <w:delText xml:space="preserve"> </w:delText>
            </w:r>
            <w:r w:rsidR="00D34F43" w:rsidRPr="00D34F43" w:rsidDel="009466DC">
              <w:rPr>
                <w:noProof/>
              </w:rPr>
              <w:delText>[14]</w:delText>
            </w:r>
            <w:r w:rsidR="00B02B9D" w:rsidDel="009466DC">
              <w:fldChar w:fldCharType="end"/>
            </w:r>
          </w:del>
          <w:customXmlDelRangeStart w:id="412" w:author="Paulo H. Leocadio" w:date="2024-07-17T13:11:00Z"/>
        </w:sdtContent>
      </w:sdt>
      <w:customXmlDelRangeEnd w:id="412"/>
      <w:del w:id="413" w:author="Paulo H. Leocadio" w:date="2024-07-17T13:11:00Z" w16du:dateUtc="2024-07-17T17:11:00Z">
        <w:r w:rsidRPr="00DE37AC" w:rsidDel="009466DC">
          <w:delText>. This standardization simplifies the development and management of cloud infrastructure.</w:delText>
        </w:r>
      </w:del>
    </w:p>
    <w:p w14:paraId="708C8641" w14:textId="26374EF1" w:rsidR="00DE37AC" w:rsidRPr="001F0F2A" w:rsidDel="009466DC" w:rsidRDefault="00DE37AC" w:rsidP="001F0F2A">
      <w:pPr>
        <w:keepNext/>
        <w:keepLines/>
        <w:spacing w:before="40" w:after="0"/>
        <w:outlineLvl w:val="1"/>
        <w:rPr>
          <w:del w:id="414" w:author="Paulo H. Leocadio" w:date="2024-07-17T13:11:00Z" w16du:dateUtc="2024-07-17T17:11:00Z"/>
          <w:rFonts w:eastAsiaTheme="majorEastAsia" w:cstheme="majorBidi"/>
          <w:sz w:val="36"/>
          <w:szCs w:val="26"/>
        </w:rPr>
      </w:pPr>
      <w:del w:id="415" w:author="Paulo H. Leocadio" w:date="2024-07-17T13:11:00Z" w16du:dateUtc="2024-07-17T17:11:00Z">
        <w:r w:rsidRPr="001F0F2A" w:rsidDel="009466DC">
          <w:rPr>
            <w:rFonts w:eastAsiaTheme="majorEastAsia" w:cstheme="majorBidi"/>
            <w:sz w:val="36"/>
            <w:szCs w:val="26"/>
          </w:rPr>
          <w:delText xml:space="preserve">Use </w:delText>
        </w:r>
        <w:r w:rsidR="00016709" w:rsidRPr="001F0F2A" w:rsidDel="009466DC">
          <w:rPr>
            <w:rFonts w:eastAsiaTheme="majorEastAsia" w:cstheme="majorBidi"/>
            <w:sz w:val="36"/>
            <w:szCs w:val="26"/>
          </w:rPr>
          <w:delText>cases and scenarios</w:delText>
        </w:r>
      </w:del>
    </w:p>
    <w:p w14:paraId="6EF0A94E" w14:textId="4769B452" w:rsidR="00645157" w:rsidRPr="00555FFB" w:rsidDel="009466DC" w:rsidRDefault="00645157" w:rsidP="00555FFB">
      <w:pPr>
        <w:pStyle w:val="NormalBPBHEB"/>
        <w:rPr>
          <w:del w:id="416" w:author="Paulo H. Leocadio" w:date="2024-07-17T13:11:00Z" w16du:dateUtc="2024-07-17T17:11:00Z"/>
        </w:rPr>
      </w:pPr>
      <w:del w:id="417" w:author="Paulo H. Leocadio" w:date="2024-07-17T13:11:00Z" w16du:dateUtc="2024-07-17T17:11:00Z">
        <w:r w:rsidDel="009466DC">
          <w:delText>The following are the use cases and scenarios:</w:delText>
        </w:r>
      </w:del>
    </w:p>
    <w:p w14:paraId="5A076F43" w14:textId="11B624EC" w:rsidR="00DE37AC" w:rsidRPr="00DE37AC" w:rsidDel="009466DC" w:rsidRDefault="00DE37AC" w:rsidP="008A12F7">
      <w:pPr>
        <w:pStyle w:val="NormalBPBHEB"/>
        <w:numPr>
          <w:ilvl w:val="0"/>
          <w:numId w:val="13"/>
        </w:numPr>
        <w:rPr>
          <w:del w:id="418" w:author="Paulo H. Leocadio" w:date="2024-07-17T13:11:00Z" w16du:dateUtc="2024-07-17T17:11:00Z"/>
        </w:rPr>
      </w:pPr>
      <w:del w:id="419" w:author="Paulo H. Leocadio" w:date="2024-07-17T13:11:00Z" w16du:dateUtc="2024-07-17T17:11:00Z">
        <w:r w:rsidRPr="00DE37AC" w:rsidDel="009466DC">
          <w:rPr>
            <w:b/>
            <w:bCs/>
          </w:rPr>
          <w:delText xml:space="preserve">Automated </w:delText>
        </w:r>
        <w:r w:rsidR="005C000B" w:rsidRPr="00DE37AC" w:rsidDel="009466DC">
          <w:rPr>
            <w:b/>
            <w:bCs/>
          </w:rPr>
          <w:delText>resource provisioning</w:delText>
        </w:r>
        <w:r w:rsidRPr="00DE37AC" w:rsidDel="009466DC">
          <w:delText>: DevOps teams can leverage the AWS Cloud Control API to automate resource provisioning, enabling swift and consistent deployment across different environments</w:delText>
        </w:r>
      </w:del>
      <w:bookmarkStart w:id="420" w:name="_Ref150863658"/>
      <w:customXmlDelRangeStart w:id="421" w:author="Paulo H. Leocadio" w:date="2024-07-17T13:11:00Z"/>
      <w:sdt>
        <w:sdtPr>
          <w:id w:val="507637864"/>
          <w:citation/>
        </w:sdtPr>
        <w:sdtEndPr/>
        <w:sdtContent>
          <w:customXmlDelRangeEnd w:id="421"/>
          <w:del w:id="422" w:author="Paulo H. Leocadio" w:date="2024-07-17T13:11:00Z" w16du:dateUtc="2024-07-17T17:11:00Z">
            <w:r w:rsidR="00BA0F9F" w:rsidDel="009466DC">
              <w:fldChar w:fldCharType="begin"/>
            </w:r>
            <w:r w:rsidR="00BA0F9F" w:rsidDel="009466DC">
              <w:delInstrText xml:space="preserve"> CITATION garcia2019a \l 1033 </w:delInstrText>
            </w:r>
            <w:r w:rsidR="00BA0F9F" w:rsidDel="009466DC">
              <w:fldChar w:fldCharType="separate"/>
            </w:r>
            <w:r w:rsidR="00D34F43" w:rsidDel="009466DC">
              <w:rPr>
                <w:noProof/>
              </w:rPr>
              <w:delText xml:space="preserve"> </w:delText>
            </w:r>
            <w:r w:rsidR="00D34F43" w:rsidRPr="00D34F43" w:rsidDel="009466DC">
              <w:rPr>
                <w:noProof/>
              </w:rPr>
              <w:delText>[1]</w:delText>
            </w:r>
            <w:r w:rsidR="00BA0F9F" w:rsidDel="009466DC">
              <w:fldChar w:fldCharType="end"/>
            </w:r>
          </w:del>
          <w:customXmlDelRangeStart w:id="423" w:author="Paulo H. Leocadio" w:date="2024-07-17T13:11:00Z"/>
        </w:sdtContent>
      </w:sdt>
      <w:customXmlDelRangeEnd w:id="423"/>
      <w:bookmarkEnd w:id="420"/>
      <w:del w:id="424" w:author="Paulo H. Leocadio" w:date="2024-07-17T13:11:00Z" w16du:dateUtc="2024-07-17T17:11:00Z">
        <w:r w:rsidRPr="00DE37AC" w:rsidDel="009466DC">
          <w:delText>.</w:delText>
        </w:r>
      </w:del>
    </w:p>
    <w:p w14:paraId="6A443CB9" w14:textId="55771492" w:rsidR="00DE37AC" w:rsidRPr="00DE37AC" w:rsidDel="009466DC" w:rsidRDefault="00DE37AC" w:rsidP="008A12F7">
      <w:pPr>
        <w:pStyle w:val="NormalBPBHEB"/>
        <w:numPr>
          <w:ilvl w:val="0"/>
          <w:numId w:val="13"/>
        </w:numPr>
        <w:rPr>
          <w:del w:id="425" w:author="Paulo H. Leocadio" w:date="2024-07-17T13:11:00Z" w16du:dateUtc="2024-07-17T17:11:00Z"/>
        </w:rPr>
      </w:pPr>
      <w:del w:id="426" w:author="Paulo H. Leocadio" w:date="2024-07-17T13:11:00Z" w16du:dateUtc="2024-07-17T17:11:00Z">
        <w:r w:rsidRPr="00DE37AC" w:rsidDel="009466DC">
          <w:rPr>
            <w:b/>
            <w:bCs/>
          </w:rPr>
          <w:delText>Multi-</w:delText>
        </w:r>
        <w:r w:rsidR="005C000B" w:rsidRPr="00DE37AC" w:rsidDel="009466DC">
          <w:rPr>
            <w:b/>
            <w:bCs/>
          </w:rPr>
          <w:delText>service workflows</w:delText>
        </w:r>
        <w:r w:rsidRPr="00DE37AC" w:rsidDel="009466DC">
          <w:delText>: In scenarios where applications span multiple AWS services, the Cloud Control API plays a crucial role in orchestrating and managing a cohesive set of resources</w:delText>
        </w:r>
      </w:del>
      <w:customXmlDelRangeStart w:id="427" w:author="Paulo H. Leocadio" w:date="2024-07-17T13:11:00Z"/>
      <w:sdt>
        <w:sdtPr>
          <w:id w:val="-507747095"/>
          <w:citation/>
        </w:sdtPr>
        <w:sdtEndPr/>
        <w:sdtContent>
          <w:customXmlDelRangeEnd w:id="427"/>
          <w:del w:id="428" w:author="Paulo H. Leocadio" w:date="2024-07-17T13:11:00Z" w16du:dateUtc="2024-07-17T17:11:00Z">
            <w:r w:rsidR="00F910C4" w:rsidDel="009466DC">
              <w:fldChar w:fldCharType="begin"/>
            </w:r>
            <w:r w:rsidR="00F910C4" w:rsidDel="009466DC">
              <w:delInstrText xml:space="preserve"> CITATION Ama23 \l 1033 </w:delInstrText>
            </w:r>
            <w:r w:rsidR="00F910C4" w:rsidDel="009466DC">
              <w:fldChar w:fldCharType="separate"/>
            </w:r>
            <w:r w:rsidR="00D34F43" w:rsidDel="009466DC">
              <w:rPr>
                <w:noProof/>
              </w:rPr>
              <w:delText xml:space="preserve"> </w:delText>
            </w:r>
            <w:r w:rsidR="00D34F43" w:rsidRPr="00D34F43" w:rsidDel="009466DC">
              <w:rPr>
                <w:noProof/>
              </w:rPr>
              <w:delText>[2]</w:delText>
            </w:r>
            <w:r w:rsidR="00F910C4" w:rsidDel="009466DC">
              <w:fldChar w:fldCharType="end"/>
            </w:r>
          </w:del>
          <w:customXmlDelRangeStart w:id="429" w:author="Paulo H. Leocadio" w:date="2024-07-17T13:11:00Z"/>
        </w:sdtContent>
      </w:sdt>
      <w:customXmlDelRangeEnd w:id="429"/>
      <w:del w:id="430" w:author="Paulo H. Leocadio" w:date="2024-07-17T13:11:00Z" w16du:dateUtc="2024-07-17T17:11:00Z">
        <w:r w:rsidRPr="00DE37AC" w:rsidDel="009466DC">
          <w:delText>.</w:delText>
        </w:r>
      </w:del>
    </w:p>
    <w:p w14:paraId="56DA67D0" w14:textId="14012DA0" w:rsidR="00DE37AC" w:rsidRPr="00DE37AC" w:rsidDel="009466DC" w:rsidRDefault="00DE37AC" w:rsidP="008A12F7">
      <w:pPr>
        <w:pStyle w:val="NormalBPBHEB"/>
        <w:numPr>
          <w:ilvl w:val="0"/>
          <w:numId w:val="13"/>
        </w:numPr>
        <w:rPr>
          <w:del w:id="431" w:author="Paulo H. Leocadio" w:date="2024-07-17T13:11:00Z" w16du:dateUtc="2024-07-17T17:11:00Z"/>
        </w:rPr>
      </w:pPr>
      <w:del w:id="432" w:author="Paulo H. Leocadio" w:date="2024-07-17T13:11:00Z" w16du:dateUtc="2024-07-17T17:11:00Z">
        <w:r w:rsidRPr="00DE37AC" w:rsidDel="009466DC">
          <w:rPr>
            <w:b/>
            <w:bCs/>
          </w:rPr>
          <w:delText xml:space="preserve">CI/CD </w:delText>
        </w:r>
        <w:r w:rsidR="005C000B" w:rsidRPr="00DE37AC" w:rsidDel="009466DC">
          <w:rPr>
            <w:b/>
            <w:bCs/>
          </w:rPr>
          <w:delText>pipelines</w:delText>
        </w:r>
        <w:r w:rsidRPr="00DE37AC" w:rsidDel="009466DC">
          <w:delText xml:space="preserve">: Integration with CI/CD pipelines </w:delText>
        </w:r>
        <w:r w:rsidR="00A51C64" w:rsidRPr="00DE37AC" w:rsidDel="009466DC">
          <w:delText>facilitate</w:delText>
        </w:r>
        <w:r w:rsidRPr="00DE37AC" w:rsidDel="009466DC">
          <w:delText xml:space="preserve"> automated resource updates, ensuring that the infrastructure evolves in tandem with code changes</w:delText>
        </w:r>
      </w:del>
      <w:customXmlDelRangeStart w:id="433" w:author="Paulo H. Leocadio" w:date="2024-07-17T13:11:00Z"/>
      <w:sdt>
        <w:sdtPr>
          <w:id w:val="-986477437"/>
          <w:citation/>
        </w:sdtPr>
        <w:sdtEndPr/>
        <w:sdtContent>
          <w:customXmlDelRangeEnd w:id="433"/>
          <w:del w:id="434" w:author="Paulo H. Leocadio" w:date="2024-07-17T13:11:00Z" w16du:dateUtc="2024-07-17T17:11:00Z">
            <w:r w:rsidR="003A22F3" w:rsidDel="009466DC">
              <w:fldChar w:fldCharType="begin"/>
            </w:r>
            <w:r w:rsidR="003A22F3" w:rsidDel="009466DC">
              <w:delInstrText xml:space="preserve"> CITATION turner2019b \l 1033 </w:delInstrText>
            </w:r>
            <w:r w:rsidR="003A22F3" w:rsidDel="009466DC">
              <w:fldChar w:fldCharType="separate"/>
            </w:r>
            <w:r w:rsidR="00D34F43" w:rsidDel="009466DC">
              <w:rPr>
                <w:noProof/>
              </w:rPr>
              <w:delText xml:space="preserve"> </w:delText>
            </w:r>
            <w:r w:rsidR="00D34F43" w:rsidRPr="00D34F43" w:rsidDel="009466DC">
              <w:rPr>
                <w:noProof/>
              </w:rPr>
              <w:delText>[19]</w:delText>
            </w:r>
            <w:r w:rsidR="003A22F3" w:rsidDel="009466DC">
              <w:fldChar w:fldCharType="end"/>
            </w:r>
          </w:del>
          <w:customXmlDelRangeStart w:id="435" w:author="Paulo H. Leocadio" w:date="2024-07-17T13:11:00Z"/>
        </w:sdtContent>
      </w:sdt>
      <w:customXmlDelRangeEnd w:id="435"/>
      <w:del w:id="436" w:author="Paulo H. Leocadio" w:date="2024-07-17T13:11:00Z" w16du:dateUtc="2024-07-17T17:11:00Z">
        <w:r w:rsidRPr="00DE37AC" w:rsidDel="009466DC">
          <w:delText>.</w:delText>
        </w:r>
      </w:del>
    </w:p>
    <w:p w14:paraId="00C61008" w14:textId="0FD40D6A" w:rsidR="005C000B" w:rsidRPr="00DE37AC" w:rsidDel="009466DC" w:rsidRDefault="00DE37AC" w:rsidP="00555FFB">
      <w:pPr>
        <w:pStyle w:val="NormalBPBHEB"/>
        <w:rPr>
          <w:del w:id="437" w:author="Paulo H. Leocadio" w:date="2024-07-17T13:11:00Z" w16du:dateUtc="2024-07-17T17:11:00Z"/>
        </w:rPr>
      </w:pPr>
      <w:del w:id="438" w:author="Paulo H. Leocadio" w:date="2024-07-17T13:11:00Z" w16du:dateUtc="2024-07-17T17:11:00Z">
        <w:r w:rsidRPr="00DE37AC" w:rsidDel="009466DC">
          <w:delTex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delText>
        </w:r>
      </w:del>
    </w:p>
    <w:p w14:paraId="16E339AB" w14:textId="5FD2B657" w:rsidR="00332601" w:rsidRPr="00332601" w:rsidDel="009466DC" w:rsidRDefault="00332601" w:rsidP="00555FFB">
      <w:pPr>
        <w:pStyle w:val="Heading1BPBHEB"/>
        <w:rPr>
          <w:del w:id="439" w:author="Paulo H. Leocadio" w:date="2024-07-17T13:11:00Z" w16du:dateUtc="2024-07-17T17:11:00Z"/>
        </w:rPr>
      </w:pPr>
      <w:del w:id="440" w:author="Paulo H. Leocadio" w:date="2024-07-17T13:11:00Z" w16du:dateUtc="2024-07-17T17:11:00Z">
        <w:r w:rsidRPr="00332601" w:rsidDel="009466DC">
          <w:delText>AWS CodeArtifact</w:delText>
        </w:r>
      </w:del>
    </w:p>
    <w:p w14:paraId="262817A9" w14:textId="272AAA59" w:rsidR="00332601" w:rsidDel="009466DC" w:rsidRDefault="00332601" w:rsidP="005C000B">
      <w:pPr>
        <w:pStyle w:val="NormalBPBHEB"/>
        <w:rPr>
          <w:del w:id="441" w:author="Paulo H. Leocadio" w:date="2024-07-17T13:11:00Z" w16du:dateUtc="2024-07-17T17:11:00Z"/>
        </w:rPr>
      </w:pPr>
      <w:del w:id="442" w:author="Paulo H. Leocadio" w:date="2024-07-17T13:11:00Z" w16du:dateUtc="2024-07-17T17:11:00Z">
        <w:r w:rsidRPr="00332601" w:rsidDel="009466DC">
          <w:delText xml:space="preserve">In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w:delText>
        </w:r>
        <w:r w:rsidR="005C000B" w:rsidDel="009466DC">
          <w:delText xml:space="preserve">discusses </w:delText>
        </w:r>
        <w:r w:rsidRPr="00332601" w:rsidDel="009466DC">
          <w:delText>the key features, use cases, and significance of AWS CodeArtifact.</w:delText>
        </w:r>
      </w:del>
    </w:p>
    <w:p w14:paraId="6B206D42" w14:textId="6CA154B0" w:rsidR="00332601" w:rsidRPr="001F0F2A" w:rsidDel="009466DC" w:rsidRDefault="00332601" w:rsidP="001F0F2A">
      <w:pPr>
        <w:keepNext/>
        <w:keepLines/>
        <w:spacing w:before="40" w:after="0"/>
        <w:outlineLvl w:val="1"/>
        <w:rPr>
          <w:del w:id="443" w:author="Paulo H. Leocadio" w:date="2024-07-17T13:11:00Z" w16du:dateUtc="2024-07-17T17:11:00Z"/>
          <w:rFonts w:eastAsiaTheme="majorEastAsia" w:cstheme="majorBidi"/>
          <w:sz w:val="36"/>
          <w:szCs w:val="26"/>
        </w:rPr>
      </w:pPr>
      <w:del w:id="444" w:author="Paulo H. Leocadio" w:date="2024-07-17T13:11:00Z" w16du:dateUtc="2024-07-17T17:11:00Z">
        <w:r w:rsidRPr="001F0F2A" w:rsidDel="009466DC">
          <w:rPr>
            <w:rFonts w:eastAsiaTheme="majorEastAsia" w:cstheme="majorBidi"/>
            <w:sz w:val="36"/>
            <w:szCs w:val="26"/>
          </w:rPr>
          <w:delText>Introduction</w:delText>
        </w:r>
      </w:del>
    </w:p>
    <w:p w14:paraId="560C6606" w14:textId="709F374B" w:rsidR="00332601" w:rsidDel="009466DC" w:rsidRDefault="00332601" w:rsidP="005C000B">
      <w:pPr>
        <w:pStyle w:val="NormalBPBHEB"/>
        <w:rPr>
          <w:del w:id="445" w:author="Paulo H. Leocadio" w:date="2024-07-17T13:11:00Z" w16du:dateUtc="2024-07-17T17:11:00Z"/>
        </w:rPr>
      </w:pPr>
      <w:del w:id="446" w:author="Paulo H. Leocadio" w:date="2024-07-17T13:11:00Z" w16du:dateUtc="2024-07-17T17:11:00Z">
        <w:r w:rsidRPr="00332601" w:rsidDel="009466DC">
          <w:delText>AWS CodeArtifact is a fully managed artifact repository service that allows organizations to securely store, publish, and share software packages and dependencies</w:delText>
        </w:r>
      </w:del>
      <w:bookmarkStart w:id="447" w:name="_Ref150864158"/>
      <w:customXmlDelRangeStart w:id="448" w:author="Paulo H. Leocadio" w:date="2024-07-17T13:11:00Z"/>
      <w:sdt>
        <w:sdtPr>
          <w:id w:val="-755589244"/>
          <w:citation/>
        </w:sdtPr>
        <w:sdtEndPr/>
        <w:sdtContent>
          <w:customXmlDelRangeEnd w:id="448"/>
          <w:del w:id="449" w:author="Paulo H. Leocadio" w:date="2024-07-17T13:11:00Z" w16du:dateUtc="2024-07-17T17:11:00Z">
            <w:r w:rsidR="00B3585B" w:rsidDel="009466DC">
              <w:fldChar w:fldCharType="begin"/>
            </w:r>
            <w:r w:rsidR="00B3585B" w:rsidDel="009466DC">
              <w:delInstrText xml:space="preserve"> CITATION documentation2023d \l 1033 </w:delInstrText>
            </w:r>
            <w:r w:rsidR="00B3585B" w:rsidDel="009466DC">
              <w:fldChar w:fldCharType="separate"/>
            </w:r>
            <w:r w:rsidR="00D34F43" w:rsidDel="009466DC">
              <w:rPr>
                <w:noProof/>
              </w:rPr>
              <w:delText xml:space="preserve"> </w:delText>
            </w:r>
            <w:r w:rsidR="00D34F43" w:rsidRPr="00D34F43" w:rsidDel="009466DC">
              <w:rPr>
                <w:noProof/>
              </w:rPr>
              <w:delText>[20]</w:delText>
            </w:r>
            <w:r w:rsidR="00B3585B" w:rsidDel="009466DC">
              <w:fldChar w:fldCharType="end"/>
            </w:r>
          </w:del>
          <w:customXmlDelRangeStart w:id="450" w:author="Paulo H. Leocadio" w:date="2024-07-17T13:11:00Z"/>
        </w:sdtContent>
      </w:sdt>
      <w:customXmlDelRangeEnd w:id="450"/>
      <w:bookmarkEnd w:id="447"/>
      <w:del w:id="451" w:author="Paulo H. Leocadio" w:date="2024-07-17T13:11:00Z" w16du:dateUtc="2024-07-17T17:11:00Z">
        <w:r w:rsidRPr="00332601" w:rsidDel="009466DC">
          <w:delText>. With native integration to popular build and deployment tools, CodeArtifact simplifies the management of dependencies in the software development lifecycle.</w:delText>
        </w:r>
      </w:del>
    </w:p>
    <w:p w14:paraId="34B2E77F" w14:textId="0643C452" w:rsidR="00332601" w:rsidRPr="001F0F2A" w:rsidDel="009466DC" w:rsidRDefault="00332601" w:rsidP="001F0F2A">
      <w:pPr>
        <w:keepNext/>
        <w:keepLines/>
        <w:spacing w:before="40" w:after="0"/>
        <w:outlineLvl w:val="1"/>
        <w:rPr>
          <w:del w:id="452" w:author="Paulo H. Leocadio" w:date="2024-07-17T13:11:00Z" w16du:dateUtc="2024-07-17T17:11:00Z"/>
          <w:rFonts w:eastAsiaTheme="majorEastAsia" w:cstheme="majorBidi"/>
          <w:sz w:val="36"/>
          <w:szCs w:val="26"/>
        </w:rPr>
      </w:pPr>
      <w:del w:id="453" w:author="Paulo H. Leocadio" w:date="2024-07-17T13:11:00Z" w16du:dateUtc="2024-07-17T17:11:00Z">
        <w:r w:rsidRPr="001F0F2A" w:rsidDel="009466DC">
          <w:rPr>
            <w:rFonts w:eastAsiaTheme="majorEastAsia" w:cstheme="majorBidi"/>
            <w:sz w:val="36"/>
            <w:szCs w:val="26"/>
          </w:rPr>
          <w:delText xml:space="preserve">Key </w:delText>
        </w:r>
        <w:r w:rsidR="005C000B" w:rsidRPr="001F0F2A" w:rsidDel="009466DC">
          <w:rPr>
            <w:rFonts w:eastAsiaTheme="majorEastAsia" w:cstheme="majorBidi"/>
            <w:sz w:val="36"/>
            <w:szCs w:val="26"/>
          </w:rPr>
          <w:delText>features and capabilities</w:delText>
        </w:r>
      </w:del>
    </w:p>
    <w:p w14:paraId="0D5706F0" w14:textId="1767F1C9" w:rsidR="005C000B" w:rsidRPr="00332601" w:rsidDel="009466DC" w:rsidRDefault="005C000B" w:rsidP="00555FFB">
      <w:pPr>
        <w:pStyle w:val="NormalBPBHEB"/>
        <w:rPr>
          <w:del w:id="454" w:author="Paulo H. Leocadio" w:date="2024-07-17T13:11:00Z" w16du:dateUtc="2024-07-17T17:11:00Z"/>
        </w:rPr>
      </w:pPr>
      <w:del w:id="455" w:author="Paulo H. Leocadio" w:date="2024-07-17T13:11:00Z" w16du:dateUtc="2024-07-17T17:11:00Z">
        <w:r w:rsidDel="009466DC">
          <w:delText>The following are the key features and capabilities:</w:delText>
        </w:r>
      </w:del>
    </w:p>
    <w:p w14:paraId="4E67BB84" w14:textId="665844C1" w:rsidR="00332601" w:rsidRPr="00332601" w:rsidDel="009466DC" w:rsidRDefault="00332601" w:rsidP="008A12F7">
      <w:pPr>
        <w:pStyle w:val="NormalBPBHEB"/>
        <w:numPr>
          <w:ilvl w:val="0"/>
          <w:numId w:val="14"/>
        </w:numPr>
        <w:rPr>
          <w:del w:id="456" w:author="Paulo H. Leocadio" w:date="2024-07-17T13:11:00Z" w16du:dateUtc="2024-07-17T17:11:00Z"/>
        </w:rPr>
      </w:pPr>
      <w:del w:id="457" w:author="Paulo H. Leocadio" w:date="2024-07-17T13:11:00Z" w16du:dateUtc="2024-07-17T17:11:00Z">
        <w:r w:rsidRPr="00332601" w:rsidDel="009466DC">
          <w:rPr>
            <w:b/>
            <w:bCs/>
          </w:rPr>
          <w:delText xml:space="preserve">Universal </w:delText>
        </w:r>
        <w:r w:rsidR="005C000B" w:rsidRPr="00332601" w:rsidDel="009466DC">
          <w:rPr>
            <w:b/>
            <w:bCs/>
          </w:rPr>
          <w:delText>package management</w:delText>
        </w:r>
        <w:r w:rsidRPr="00332601" w:rsidDel="009466DC">
          <w:delText>: CodeArtifact supports popular package formats, including Java (Maven), JavaScript (npm), Python (PyPI), and more</w:delText>
        </w:r>
      </w:del>
      <w:customXmlDelRangeStart w:id="458" w:author="Paulo H. Leocadio" w:date="2024-07-17T13:11:00Z"/>
      <w:sdt>
        <w:sdtPr>
          <w:id w:val="-590537925"/>
          <w:citation/>
        </w:sdtPr>
        <w:sdtEndPr/>
        <w:sdtContent>
          <w:customXmlDelRangeEnd w:id="458"/>
          <w:del w:id="459" w:author="Paulo H. Leocadio" w:date="2024-07-17T13:11:00Z" w16du:dateUtc="2024-07-17T17:11:00Z">
            <w:r w:rsidR="00FC26DA" w:rsidDel="009466DC">
              <w:fldChar w:fldCharType="begin"/>
            </w:r>
            <w:r w:rsidR="00FC26DA" w:rsidDel="009466DC">
              <w:delInstrText xml:space="preserve"> CITATION documentation2023d \l 1033 </w:delInstrText>
            </w:r>
            <w:r w:rsidR="00FC26DA" w:rsidDel="009466DC">
              <w:fldChar w:fldCharType="separate"/>
            </w:r>
            <w:r w:rsidR="00D34F43" w:rsidDel="009466DC">
              <w:rPr>
                <w:noProof/>
              </w:rPr>
              <w:delText xml:space="preserve"> </w:delText>
            </w:r>
            <w:r w:rsidR="00D34F43" w:rsidRPr="00D34F43" w:rsidDel="009466DC">
              <w:rPr>
                <w:noProof/>
              </w:rPr>
              <w:delText>[20]</w:delText>
            </w:r>
            <w:r w:rsidR="00FC26DA" w:rsidDel="009466DC">
              <w:fldChar w:fldCharType="end"/>
            </w:r>
          </w:del>
          <w:customXmlDelRangeStart w:id="460" w:author="Paulo H. Leocadio" w:date="2024-07-17T13:11:00Z"/>
        </w:sdtContent>
      </w:sdt>
      <w:customXmlDelRangeEnd w:id="460"/>
      <w:del w:id="461" w:author="Paulo H. Leocadio" w:date="2024-07-17T13:11:00Z" w16du:dateUtc="2024-07-17T17:11:00Z">
        <w:r w:rsidRPr="00332601" w:rsidDel="009466DC">
          <w:delText>. This universality makes it a versatile choice for projects using multiple programming languages.</w:delText>
        </w:r>
      </w:del>
    </w:p>
    <w:p w14:paraId="7C91A29F" w14:textId="62B74385" w:rsidR="00332601" w:rsidRPr="00332601" w:rsidDel="009466DC" w:rsidRDefault="00332601" w:rsidP="008A12F7">
      <w:pPr>
        <w:pStyle w:val="NormalBPBHEB"/>
        <w:numPr>
          <w:ilvl w:val="0"/>
          <w:numId w:val="14"/>
        </w:numPr>
        <w:rPr>
          <w:del w:id="462" w:author="Paulo H. Leocadio" w:date="2024-07-17T13:11:00Z" w16du:dateUtc="2024-07-17T17:11:00Z"/>
        </w:rPr>
      </w:pPr>
      <w:del w:id="463" w:author="Paulo H. Leocadio" w:date="2024-07-17T13:11:00Z" w16du:dateUtc="2024-07-17T17:11:00Z">
        <w:r w:rsidRPr="00332601" w:rsidDel="009466DC">
          <w:rPr>
            <w:b/>
            <w:bCs/>
          </w:rPr>
          <w:delText>Security and Access Control</w:delText>
        </w:r>
        <w:r w:rsidRPr="00332601" w:rsidDel="009466DC">
          <w:delText xml:space="preserve">: Granular access controls and integration with AWS </w:delText>
        </w:r>
        <w:r w:rsidRPr="00555FFB" w:rsidDel="009466DC">
          <w:rPr>
            <w:b/>
            <w:bCs/>
          </w:rPr>
          <w:delText>Identity and Access Management (IAM)</w:delText>
        </w:r>
        <w:r w:rsidRPr="00332601" w:rsidDel="009466DC">
          <w:delText xml:space="preserve"> enable organizations to manage who can access and publish packages</w:delText>
        </w:r>
      </w:del>
      <w:customXmlDelRangeStart w:id="464" w:author="Paulo H. Leocadio" w:date="2024-07-17T13:11:00Z"/>
      <w:sdt>
        <w:sdtPr>
          <w:id w:val="-1300752020"/>
          <w:citation/>
        </w:sdtPr>
        <w:sdtEndPr/>
        <w:sdtContent>
          <w:customXmlDelRangeEnd w:id="464"/>
          <w:del w:id="465" w:author="Paulo H. Leocadio" w:date="2024-07-17T13:11:00Z" w16du:dateUtc="2024-07-17T17:11:00Z">
            <w:r w:rsidR="000B6879" w:rsidDel="009466DC">
              <w:fldChar w:fldCharType="begin"/>
            </w:r>
            <w:r w:rsidR="000B6879" w:rsidDel="009466DC">
              <w:delInstrText xml:space="preserve"> CITATION documentation2023d \l 1033 </w:delInstrText>
            </w:r>
            <w:r w:rsidR="000B6879" w:rsidDel="009466DC">
              <w:fldChar w:fldCharType="separate"/>
            </w:r>
            <w:r w:rsidR="00D34F43" w:rsidDel="009466DC">
              <w:rPr>
                <w:noProof/>
              </w:rPr>
              <w:delText xml:space="preserve"> </w:delText>
            </w:r>
            <w:r w:rsidR="00D34F43" w:rsidRPr="00D34F43" w:rsidDel="009466DC">
              <w:rPr>
                <w:noProof/>
              </w:rPr>
              <w:delText>[20]</w:delText>
            </w:r>
            <w:r w:rsidR="000B6879" w:rsidDel="009466DC">
              <w:fldChar w:fldCharType="end"/>
            </w:r>
          </w:del>
          <w:customXmlDelRangeStart w:id="466" w:author="Paulo H. Leocadio" w:date="2024-07-17T13:11:00Z"/>
        </w:sdtContent>
      </w:sdt>
      <w:customXmlDelRangeEnd w:id="466"/>
      <w:del w:id="467" w:author="Paulo H. Leocadio" w:date="2024-07-17T13:11:00Z" w16du:dateUtc="2024-07-17T17:11:00Z">
        <w:r w:rsidRPr="00332601" w:rsidDel="009466DC">
          <w:delText>. This ensures the security and integrity of software artifacts.</w:delText>
        </w:r>
      </w:del>
    </w:p>
    <w:p w14:paraId="7A18AEA3" w14:textId="769938FB" w:rsidR="00332601" w:rsidDel="009466DC" w:rsidRDefault="00332601" w:rsidP="008A12F7">
      <w:pPr>
        <w:pStyle w:val="NormalBPBHEB"/>
        <w:numPr>
          <w:ilvl w:val="0"/>
          <w:numId w:val="14"/>
        </w:numPr>
        <w:rPr>
          <w:del w:id="468" w:author="Paulo H. Leocadio" w:date="2024-07-17T13:11:00Z" w16du:dateUtc="2024-07-17T17:11:00Z"/>
        </w:rPr>
      </w:pPr>
      <w:del w:id="469" w:author="Paulo H. Leocadio" w:date="2024-07-17T13:11:00Z" w16du:dateUtc="2024-07-17T17:11:00Z">
        <w:r w:rsidRPr="00332601" w:rsidDel="009466DC">
          <w:rPr>
            <w:b/>
            <w:bCs/>
          </w:rPr>
          <w:delText xml:space="preserve">Scalability and </w:delText>
        </w:r>
        <w:r w:rsidR="005C000B" w:rsidRPr="00332601" w:rsidDel="009466DC">
          <w:rPr>
            <w:b/>
            <w:bCs/>
          </w:rPr>
          <w:delText>high availability</w:delText>
        </w:r>
        <w:r w:rsidRPr="00332601" w:rsidDel="009466DC">
          <w:delText>: CodeArtifact is designed for scalability, allowing organizations to handle the growing volume of artifacts. It also provides high availability across multiple AWS Availability Zones</w:delText>
        </w:r>
      </w:del>
      <w:customXmlDelRangeStart w:id="470" w:author="Paulo H. Leocadio" w:date="2024-07-17T13:11:00Z"/>
      <w:sdt>
        <w:sdtPr>
          <w:id w:val="-24409752"/>
          <w:citation/>
        </w:sdtPr>
        <w:sdtEndPr/>
        <w:sdtContent>
          <w:customXmlDelRangeEnd w:id="470"/>
          <w:del w:id="471" w:author="Paulo H. Leocadio" w:date="2024-07-17T13:11:00Z" w16du:dateUtc="2024-07-17T17:11:00Z">
            <w:r w:rsidR="00D54934" w:rsidDel="009466DC">
              <w:fldChar w:fldCharType="begin"/>
            </w:r>
            <w:r w:rsidR="00D54934" w:rsidDel="009466DC">
              <w:delInstrText xml:space="preserve"> CITATION documentation2023d \l 1033 </w:delInstrText>
            </w:r>
            <w:r w:rsidR="00D54934" w:rsidDel="009466DC">
              <w:fldChar w:fldCharType="separate"/>
            </w:r>
            <w:r w:rsidR="00D34F43" w:rsidDel="009466DC">
              <w:rPr>
                <w:noProof/>
              </w:rPr>
              <w:delText xml:space="preserve"> </w:delText>
            </w:r>
            <w:r w:rsidR="00D34F43" w:rsidRPr="00D34F43" w:rsidDel="009466DC">
              <w:rPr>
                <w:noProof/>
              </w:rPr>
              <w:delText>[20]</w:delText>
            </w:r>
            <w:r w:rsidR="00D54934" w:rsidDel="009466DC">
              <w:fldChar w:fldCharType="end"/>
            </w:r>
          </w:del>
          <w:customXmlDelRangeStart w:id="472" w:author="Paulo H. Leocadio" w:date="2024-07-17T13:11:00Z"/>
        </w:sdtContent>
      </w:sdt>
      <w:customXmlDelRangeEnd w:id="472"/>
      <w:del w:id="473" w:author="Paulo H. Leocadio" w:date="2024-07-17T13:11:00Z" w16du:dateUtc="2024-07-17T17:11:00Z">
        <w:r w:rsidRPr="00332601" w:rsidDel="009466DC">
          <w:delText>, ensuring reliable access to artifacts.</w:delText>
        </w:r>
      </w:del>
    </w:p>
    <w:p w14:paraId="1FF08D3E" w14:textId="1B2FF6AE" w:rsidR="00332601" w:rsidRPr="001F0F2A" w:rsidDel="009466DC" w:rsidRDefault="00332601" w:rsidP="001F0F2A">
      <w:pPr>
        <w:keepNext/>
        <w:keepLines/>
        <w:spacing w:before="40" w:after="0"/>
        <w:outlineLvl w:val="1"/>
        <w:rPr>
          <w:del w:id="474" w:author="Paulo H. Leocadio" w:date="2024-07-17T13:11:00Z" w16du:dateUtc="2024-07-17T17:11:00Z"/>
          <w:rFonts w:eastAsiaTheme="majorEastAsia" w:cstheme="majorBidi"/>
          <w:sz w:val="36"/>
          <w:szCs w:val="26"/>
        </w:rPr>
      </w:pPr>
      <w:del w:id="475" w:author="Paulo H. Leocadio" w:date="2024-07-17T13:11:00Z" w16du:dateUtc="2024-07-17T17:11:00Z">
        <w:r w:rsidRPr="001F0F2A" w:rsidDel="009466DC">
          <w:rPr>
            <w:rFonts w:eastAsiaTheme="majorEastAsia" w:cstheme="majorBidi"/>
            <w:sz w:val="36"/>
            <w:szCs w:val="26"/>
          </w:rPr>
          <w:delText xml:space="preserve">Use </w:delText>
        </w:r>
        <w:r w:rsidR="005C000B" w:rsidRPr="001F0F2A" w:rsidDel="009466DC">
          <w:rPr>
            <w:rFonts w:eastAsiaTheme="majorEastAsia" w:cstheme="majorBidi"/>
            <w:sz w:val="36"/>
            <w:szCs w:val="26"/>
          </w:rPr>
          <w:delText>cases and scenarios</w:delText>
        </w:r>
      </w:del>
    </w:p>
    <w:p w14:paraId="0BF3CB57" w14:textId="07A1C630" w:rsidR="005C000B" w:rsidRPr="00332601" w:rsidDel="009466DC" w:rsidRDefault="005C000B" w:rsidP="00555FFB">
      <w:pPr>
        <w:pStyle w:val="NormalBPBHEB"/>
        <w:rPr>
          <w:del w:id="476" w:author="Paulo H. Leocadio" w:date="2024-07-17T13:11:00Z" w16du:dateUtc="2024-07-17T17:11:00Z"/>
        </w:rPr>
      </w:pPr>
      <w:del w:id="477" w:author="Paulo H. Leocadio" w:date="2024-07-17T13:11:00Z" w16du:dateUtc="2024-07-17T17:11:00Z">
        <w:r w:rsidDel="009466DC">
          <w:delText>The following are the use cases and scenarios:</w:delText>
        </w:r>
      </w:del>
    </w:p>
    <w:p w14:paraId="6A6737E5" w14:textId="3803CBFE" w:rsidR="00332601" w:rsidRPr="00332601" w:rsidDel="009466DC" w:rsidRDefault="00332601" w:rsidP="008A12F7">
      <w:pPr>
        <w:pStyle w:val="NormalBPBHEB"/>
        <w:numPr>
          <w:ilvl w:val="0"/>
          <w:numId w:val="15"/>
        </w:numPr>
        <w:rPr>
          <w:del w:id="478" w:author="Paulo H. Leocadio" w:date="2024-07-17T13:11:00Z" w16du:dateUtc="2024-07-17T17:11:00Z"/>
        </w:rPr>
      </w:pPr>
      <w:del w:id="479" w:author="Paulo H. Leocadio" w:date="2024-07-17T13:11:00Z" w16du:dateUtc="2024-07-17T17:11:00Z">
        <w:r w:rsidRPr="00332601" w:rsidDel="009466DC">
          <w:rPr>
            <w:b/>
            <w:bCs/>
          </w:rPr>
          <w:delText xml:space="preserve">Dependency </w:delText>
        </w:r>
        <w:r w:rsidR="005C000B" w:rsidRPr="00332601" w:rsidDel="009466DC">
          <w:rPr>
            <w:b/>
            <w:bCs/>
          </w:rPr>
          <w:delText>managem</w:delText>
        </w:r>
        <w:r w:rsidRPr="00332601" w:rsidDel="009466DC">
          <w:rPr>
            <w:b/>
            <w:bCs/>
          </w:rPr>
          <w:delText xml:space="preserve">ent in CI/CD </w:delText>
        </w:r>
        <w:r w:rsidR="005C000B" w:rsidRPr="00332601" w:rsidDel="009466DC">
          <w:rPr>
            <w:b/>
            <w:bCs/>
          </w:rPr>
          <w:delText>pipelines</w:delText>
        </w:r>
        <w:r w:rsidRPr="00332601" w:rsidDel="009466DC">
          <w:delText>: CodeArtifact streamlines the process of managing dependencies in CI/CD pipelines, ensuring consistent and reliable builds</w:delText>
        </w:r>
      </w:del>
      <w:customXmlDelRangeStart w:id="480" w:author="Paulo H. Leocadio" w:date="2024-07-17T13:11:00Z"/>
      <w:sdt>
        <w:sdtPr>
          <w:id w:val="2114087118"/>
          <w:citation/>
        </w:sdtPr>
        <w:sdtEndPr/>
        <w:sdtContent>
          <w:customXmlDelRangeEnd w:id="480"/>
          <w:del w:id="481" w:author="Paulo H. Leocadio" w:date="2024-07-17T13:11:00Z" w16du:dateUtc="2024-07-17T17:11:00Z">
            <w:r w:rsidR="0069403C" w:rsidDel="009466DC">
              <w:fldChar w:fldCharType="begin"/>
            </w:r>
            <w:r w:rsidR="0069403C" w:rsidDel="009466DC">
              <w:delInstrText xml:space="preserve"> CITATION smith2021a \l 1033 </w:delInstrText>
            </w:r>
            <w:r w:rsidR="0069403C" w:rsidDel="009466DC">
              <w:fldChar w:fldCharType="separate"/>
            </w:r>
            <w:r w:rsidR="00D34F43" w:rsidDel="009466DC">
              <w:rPr>
                <w:noProof/>
              </w:rPr>
              <w:delText xml:space="preserve"> </w:delText>
            </w:r>
            <w:r w:rsidR="00D34F43" w:rsidRPr="00D34F43" w:rsidDel="009466DC">
              <w:rPr>
                <w:noProof/>
              </w:rPr>
              <w:delText>[21]</w:delText>
            </w:r>
            <w:r w:rsidR="0069403C" w:rsidDel="009466DC">
              <w:fldChar w:fldCharType="end"/>
            </w:r>
          </w:del>
          <w:customXmlDelRangeStart w:id="482" w:author="Paulo H. Leocadio" w:date="2024-07-17T13:11:00Z"/>
        </w:sdtContent>
      </w:sdt>
      <w:customXmlDelRangeEnd w:id="482"/>
      <w:del w:id="483" w:author="Paulo H. Leocadio" w:date="2024-07-17T13:11:00Z" w16du:dateUtc="2024-07-17T17:11:00Z">
        <w:r w:rsidRPr="00332601" w:rsidDel="009466DC">
          <w:delText>.</w:delText>
        </w:r>
      </w:del>
    </w:p>
    <w:p w14:paraId="14D84B1F" w14:textId="5255D48A" w:rsidR="00332601" w:rsidRPr="00332601" w:rsidDel="009466DC" w:rsidRDefault="00332601" w:rsidP="008A12F7">
      <w:pPr>
        <w:pStyle w:val="NormalBPBHEB"/>
        <w:numPr>
          <w:ilvl w:val="0"/>
          <w:numId w:val="15"/>
        </w:numPr>
        <w:rPr>
          <w:del w:id="484" w:author="Paulo H. Leocadio" w:date="2024-07-17T13:11:00Z" w16du:dateUtc="2024-07-17T17:11:00Z"/>
        </w:rPr>
      </w:pPr>
      <w:del w:id="485" w:author="Paulo H. Leocadio" w:date="2024-07-17T13:11:00Z" w16du:dateUtc="2024-07-17T17:11:00Z">
        <w:r w:rsidRPr="00332601" w:rsidDel="009466DC">
          <w:rPr>
            <w:b/>
            <w:bCs/>
          </w:rPr>
          <w:delText xml:space="preserve">Centralized </w:delText>
        </w:r>
        <w:r w:rsidR="005C000B" w:rsidRPr="00332601" w:rsidDel="009466DC">
          <w:rPr>
            <w:b/>
            <w:bCs/>
          </w:rPr>
          <w:delText>artifact repository</w:delText>
        </w:r>
        <w:r w:rsidRPr="00332601" w:rsidDel="009466DC">
          <w:delText>: Organizations with multiple projects and teams benefit from a centralized repository for managing and sharing software artifacts. CodeArtifact simplifies the organization-wide use of shared packages.</w:delText>
        </w:r>
      </w:del>
    </w:p>
    <w:p w14:paraId="48C6B290" w14:textId="5250A0A1" w:rsidR="00332601" w:rsidRPr="00332601" w:rsidDel="009466DC" w:rsidRDefault="00332601" w:rsidP="008A12F7">
      <w:pPr>
        <w:pStyle w:val="NormalBPBHEB"/>
        <w:numPr>
          <w:ilvl w:val="0"/>
          <w:numId w:val="15"/>
        </w:numPr>
        <w:rPr>
          <w:del w:id="486" w:author="Paulo H. Leocadio" w:date="2024-07-17T13:11:00Z" w16du:dateUtc="2024-07-17T17:11:00Z"/>
        </w:rPr>
      </w:pPr>
      <w:del w:id="487" w:author="Paulo H. Leocadio" w:date="2024-07-17T13:11:00Z" w16du:dateUtc="2024-07-17T17:11:00Z">
        <w:r w:rsidRPr="00332601" w:rsidDel="009466DC">
          <w:rPr>
            <w:b/>
            <w:bCs/>
          </w:rPr>
          <w:delText xml:space="preserve">Support for Polyglot </w:delText>
        </w:r>
        <w:r w:rsidR="005C000B" w:rsidRPr="00332601" w:rsidDel="009466DC">
          <w:rPr>
            <w:b/>
            <w:bCs/>
          </w:rPr>
          <w:delText>development</w:delText>
        </w:r>
        <w:r w:rsidRPr="00332601" w:rsidDel="009466DC">
          <w:delText xml:space="preserve">: </w:delText>
        </w:r>
        <w:r w:rsidR="00F24A0A" w:rsidDel="009466DC">
          <w:delText>By supporting various package formats, CodeArtifact facilitates polyglot development environments in which</w:delText>
        </w:r>
        <w:r w:rsidRPr="00332601" w:rsidDel="009466DC">
          <w:delText xml:space="preserve"> different projects may use distinct programming languages and dependencies</w:delText>
        </w:r>
        <w:r w:rsidR="009433B5" w:rsidDel="009466DC">
          <w:rPr>
            <w:rStyle w:val="FootnoteReference"/>
          </w:rPr>
          <w:footnoteReference w:id="1"/>
        </w:r>
        <w:r w:rsidRPr="00332601" w:rsidDel="009466DC">
          <w:delText>.</w:delText>
        </w:r>
      </w:del>
    </w:p>
    <w:p w14:paraId="410AE903" w14:textId="20BC9D83" w:rsidR="005C000B" w:rsidRPr="00332601" w:rsidDel="009466DC" w:rsidRDefault="00332601" w:rsidP="00555FFB">
      <w:pPr>
        <w:pStyle w:val="NormalBPBHEB"/>
        <w:rPr>
          <w:del w:id="490" w:author="Paulo H. Leocadio" w:date="2024-07-17T13:11:00Z" w16du:dateUtc="2024-07-17T17:11:00Z"/>
        </w:rPr>
      </w:pPr>
      <w:del w:id="491" w:author="Paulo H. Leocadio" w:date="2024-07-17T13:11:00Z" w16du:dateUtc="2024-07-17T17:11:00Z">
        <w:r w:rsidRPr="00332601" w:rsidDel="009466DC">
          <w:delText xml:space="preserve">In conclusion, AWS CodeArtifact plays a pivotal role in enhancing the efficiency and security of software development and DevOps practices. Its universal package management, robust security features, and seamless integration with CI/CD pipelines make it </w:delText>
        </w:r>
        <w:r w:rsidR="009433B5" w:rsidRPr="00332601" w:rsidDel="009466DC">
          <w:delText>an asset</w:delText>
        </w:r>
        <w:r w:rsidRPr="00332601" w:rsidDel="009466DC">
          <w:delText xml:space="preserve"> for organizations aiming to streamline their artifact management processes.</w:delText>
        </w:r>
      </w:del>
    </w:p>
    <w:p w14:paraId="412CCDF2" w14:textId="24B3453A" w:rsidR="00DD0D0F" w:rsidRPr="00DD0D0F" w:rsidDel="009466DC" w:rsidRDefault="00BE71C1" w:rsidP="00555FFB">
      <w:pPr>
        <w:pStyle w:val="Heading1BPBHEB"/>
        <w:rPr>
          <w:del w:id="492" w:author="Paulo H. Leocadio" w:date="2024-07-17T13:11:00Z" w16du:dateUtc="2024-07-17T17:11:00Z"/>
        </w:rPr>
      </w:pPr>
      <w:del w:id="493" w:author="Paulo H. Leocadio" w:date="2024-07-17T13:11:00Z" w16du:dateUtc="2024-07-17T17:11:00Z">
        <w:r w:rsidDel="009466DC">
          <w:delText>A</w:delText>
        </w:r>
        <w:r w:rsidR="00DD0D0F" w:rsidRPr="00DD0D0F" w:rsidDel="009466DC">
          <w:delText>WS CodeBuild</w:delText>
        </w:r>
      </w:del>
    </w:p>
    <w:p w14:paraId="6EE58E0F" w14:textId="50328E07" w:rsidR="00DD0D0F" w:rsidDel="009466DC" w:rsidRDefault="00DD0D0F" w:rsidP="00555FFB">
      <w:pPr>
        <w:pStyle w:val="NormalBPBHEB"/>
        <w:rPr>
          <w:del w:id="494" w:author="Paulo H. Leocadio" w:date="2024-07-17T13:11:00Z" w16du:dateUtc="2024-07-17T17:11:00Z"/>
        </w:rPr>
      </w:pPr>
      <w:del w:id="495" w:author="Paulo H. Leocadio" w:date="2024-07-17T13:11:00Z" w16du:dateUtc="2024-07-17T17:11:00Z">
        <w:r w:rsidRPr="00DD0D0F" w:rsidDel="009466DC">
          <w:delTex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delText>
        </w:r>
        <w:commentRangeStart w:id="496"/>
        <w:commentRangeStart w:id="497"/>
        <w:r w:rsidRPr="00DD0D0F" w:rsidDel="009466DC">
          <w:delText>CodeBuild</w:delText>
        </w:r>
        <w:commentRangeEnd w:id="496"/>
        <w:r w:rsidR="00BE4976" w:rsidDel="009466DC">
          <w:rPr>
            <w:rStyle w:val="CommentReference"/>
            <w:rFonts w:eastAsiaTheme="minorHAnsi" w:cstheme="minorBidi"/>
          </w:rPr>
          <w:commentReference w:id="496"/>
        </w:r>
        <w:commentRangeEnd w:id="497"/>
        <w:r w:rsidR="00120911" w:rsidDel="009466DC">
          <w:rPr>
            <w:rStyle w:val="CommentReference"/>
            <w:rFonts w:eastAsiaTheme="minorHAnsi" w:cstheme="minorBidi"/>
          </w:rPr>
          <w:commentReference w:id="497"/>
        </w:r>
        <w:r w:rsidRPr="00DD0D0F" w:rsidDel="009466DC">
          <w:delText>.</w:delText>
        </w:r>
      </w:del>
    </w:p>
    <w:p w14:paraId="26DB3576" w14:textId="3BF60BB9" w:rsidR="00814CEA" w:rsidRPr="00814CEA" w:rsidDel="009466DC" w:rsidRDefault="00814CEA" w:rsidP="00814CEA">
      <w:pPr>
        <w:keepNext/>
        <w:keepLines/>
        <w:spacing w:before="40" w:after="0"/>
        <w:outlineLvl w:val="1"/>
        <w:rPr>
          <w:del w:id="498" w:author="Paulo H. Leocadio" w:date="2024-07-17T13:11:00Z" w16du:dateUtc="2024-07-17T17:11:00Z"/>
          <w:rFonts w:eastAsiaTheme="majorEastAsia" w:cstheme="majorBidi"/>
          <w:sz w:val="36"/>
          <w:szCs w:val="26"/>
        </w:rPr>
      </w:pPr>
      <w:del w:id="499" w:author="Paulo H. Leocadio" w:date="2024-07-17T13:11:00Z" w16du:dateUtc="2024-07-17T17:11:00Z">
        <w:r w:rsidRPr="00814CEA" w:rsidDel="009466DC">
          <w:rPr>
            <w:rFonts w:eastAsiaTheme="majorEastAsia" w:cstheme="majorBidi"/>
            <w:sz w:val="36"/>
            <w:szCs w:val="26"/>
          </w:rPr>
          <w:delText>Introduction to AWS CodeBuild</w:delText>
        </w:r>
      </w:del>
    </w:p>
    <w:p w14:paraId="429EC2BD" w14:textId="012D4781" w:rsidR="00814CEA" w:rsidRPr="00814CEA" w:rsidDel="009466DC" w:rsidRDefault="00814CEA" w:rsidP="00814CEA">
      <w:pPr>
        <w:pBdr>
          <w:top w:val="nil"/>
          <w:left w:val="nil"/>
          <w:bottom w:val="nil"/>
          <w:right w:val="nil"/>
          <w:between w:val="nil"/>
        </w:pBdr>
        <w:shd w:val="clear" w:color="auto" w:fill="FFFFFF"/>
        <w:spacing w:after="100" w:line="276" w:lineRule="auto"/>
        <w:jc w:val="both"/>
        <w:rPr>
          <w:del w:id="500" w:author="Paulo H. Leocadio" w:date="2024-07-17T13:11:00Z" w16du:dateUtc="2024-07-17T17:11:00Z"/>
          <w:rFonts w:eastAsia="Palatino Linotype" w:cs="Palatino Linotype"/>
        </w:rPr>
      </w:pPr>
      <w:del w:id="501" w:author="Paulo H. Leocadio" w:date="2024-07-17T13:11:00Z" w16du:dateUtc="2024-07-17T17:11:00Z">
        <w:r w:rsidRPr="00814CEA" w:rsidDel="009466DC">
          <w:rPr>
            <w:rFonts w:eastAsia="Palatino Linotype" w:cs="Palatino Linotype"/>
          </w:rPr>
          <w:delText>AWS CodeBuild is a cloud-based build service that compiles source code, runs tests, and produces ready-to-deploy software artifacts</w:delText>
        </w:r>
      </w:del>
      <w:bookmarkStart w:id="502" w:name="_Ref150865512"/>
      <w:customXmlDelRangeStart w:id="503" w:author="Paulo H. Leocadio" w:date="2024-07-17T13:11:00Z"/>
      <w:sdt>
        <w:sdtPr>
          <w:rPr>
            <w:rFonts w:eastAsia="Palatino Linotype" w:cs="Palatino Linotype"/>
          </w:rPr>
          <w:id w:val="-584074880"/>
          <w:citation/>
        </w:sdtPr>
        <w:sdtEndPr/>
        <w:sdtContent>
          <w:customXmlDelRangeEnd w:id="503"/>
          <w:del w:id="504" w:author="Paulo H. Leocadio" w:date="2024-07-17T13:11:00Z" w16du:dateUtc="2024-07-17T17:11:00Z">
            <w:r w:rsidRPr="00814CEA" w:rsidDel="009466DC">
              <w:rPr>
                <w:rFonts w:eastAsia="Palatino Linotype" w:cs="Palatino Linotype"/>
              </w:rPr>
              <w:fldChar w:fldCharType="begin"/>
            </w:r>
            <w:r w:rsidRPr="00814CEA" w:rsidDel="009466DC">
              <w:rPr>
                <w:rFonts w:eastAsia="Palatino Linotype" w:cs="Palatino Linotype"/>
              </w:rPr>
              <w:delInstrText xml:space="preserve"> CITATION documentation2023e \l 1033 </w:delInstrText>
            </w:r>
            <w:r w:rsidRPr="00814CEA" w:rsidDel="009466DC">
              <w:rPr>
                <w:rFonts w:eastAsia="Palatino Linotype" w:cs="Palatino Linotype"/>
              </w:rPr>
              <w:fldChar w:fldCharType="separate"/>
            </w:r>
            <w:r w:rsidR="00D34F43" w:rsidDel="009466DC">
              <w:rPr>
                <w:rFonts w:eastAsia="Palatino Linotype" w:cs="Palatino Linotype"/>
                <w:noProof/>
              </w:rPr>
              <w:delText xml:space="preserve"> </w:delText>
            </w:r>
            <w:r w:rsidR="00D34F43" w:rsidRPr="00D34F43" w:rsidDel="009466DC">
              <w:rPr>
                <w:rFonts w:eastAsia="Palatino Linotype" w:cs="Palatino Linotype"/>
                <w:noProof/>
              </w:rPr>
              <w:delText>[22]</w:delText>
            </w:r>
            <w:r w:rsidRPr="00814CEA" w:rsidDel="009466DC">
              <w:rPr>
                <w:rFonts w:eastAsia="Palatino Linotype" w:cs="Palatino Linotype"/>
              </w:rPr>
              <w:fldChar w:fldCharType="end"/>
            </w:r>
          </w:del>
          <w:customXmlDelRangeStart w:id="505" w:author="Paulo H. Leocadio" w:date="2024-07-17T13:11:00Z"/>
        </w:sdtContent>
      </w:sdt>
      <w:customXmlDelRangeEnd w:id="505"/>
      <w:bookmarkEnd w:id="502"/>
      <w:del w:id="506" w:author="Paulo H. Leocadio" w:date="2024-07-17T13:11:00Z" w16du:dateUtc="2024-07-17T17:11:00Z">
        <w:r w:rsidRPr="00814CEA" w:rsidDel="009466DC">
          <w:rPr>
            <w:rFonts w:eastAsia="Palatino Linotype" w:cs="Palatino Linotype"/>
          </w:rPr>
          <w:delText>. It integrates seamlessly with other AWS services and supports popular programming languages, enabling developers to focus on writing code rather than managing build infrastructure.</w:delText>
        </w:r>
      </w:del>
    </w:p>
    <w:p w14:paraId="5FA1A274" w14:textId="12FD6A44" w:rsidR="00814CEA" w:rsidRPr="00814CEA" w:rsidDel="009466DC" w:rsidRDefault="00814CEA" w:rsidP="00814CEA">
      <w:pPr>
        <w:keepNext/>
        <w:keepLines/>
        <w:spacing w:before="40" w:after="0"/>
        <w:outlineLvl w:val="1"/>
        <w:rPr>
          <w:del w:id="507" w:author="Paulo H. Leocadio" w:date="2024-07-17T13:11:00Z" w16du:dateUtc="2024-07-17T17:11:00Z"/>
          <w:rFonts w:eastAsiaTheme="majorEastAsia" w:cstheme="majorBidi"/>
          <w:sz w:val="36"/>
          <w:szCs w:val="26"/>
        </w:rPr>
      </w:pPr>
      <w:del w:id="508" w:author="Paulo H. Leocadio" w:date="2024-07-17T13:11:00Z" w16du:dateUtc="2024-07-17T17:11:00Z">
        <w:r w:rsidRPr="00814CEA" w:rsidDel="009466DC">
          <w:rPr>
            <w:rFonts w:eastAsiaTheme="majorEastAsia" w:cstheme="majorBidi"/>
            <w:sz w:val="36"/>
            <w:szCs w:val="26"/>
          </w:rPr>
          <w:delText>Key features and capabilities</w:delText>
        </w:r>
      </w:del>
    </w:p>
    <w:p w14:paraId="56E21528" w14:textId="70A46B4A" w:rsidR="00814CEA" w:rsidRPr="00814CEA" w:rsidDel="009466DC" w:rsidRDefault="00814CEA" w:rsidP="00814CEA">
      <w:pPr>
        <w:pBdr>
          <w:top w:val="nil"/>
          <w:left w:val="nil"/>
          <w:bottom w:val="nil"/>
          <w:right w:val="nil"/>
          <w:between w:val="nil"/>
        </w:pBdr>
        <w:shd w:val="clear" w:color="auto" w:fill="FFFFFF"/>
        <w:spacing w:after="100" w:line="276" w:lineRule="auto"/>
        <w:jc w:val="both"/>
        <w:rPr>
          <w:del w:id="509" w:author="Paulo H. Leocadio" w:date="2024-07-17T13:11:00Z" w16du:dateUtc="2024-07-17T17:11:00Z"/>
          <w:rFonts w:eastAsia="Palatino Linotype" w:cs="Palatino Linotype"/>
        </w:rPr>
      </w:pPr>
      <w:del w:id="510" w:author="Paulo H. Leocadio" w:date="2024-07-17T13:11:00Z" w16du:dateUtc="2024-07-17T17:11:00Z">
        <w:r w:rsidRPr="00814CEA" w:rsidDel="009466DC">
          <w:rPr>
            <w:rFonts w:eastAsia="Palatino Linotype" w:cs="Palatino Linotype"/>
          </w:rPr>
          <w:delText>The following are the key features and capabilities:</w:delText>
        </w:r>
      </w:del>
    </w:p>
    <w:p w14:paraId="3A527147" w14:textId="2572925F" w:rsidR="00814CEA" w:rsidRPr="00814CEA" w:rsidDel="009466DC" w:rsidRDefault="00814CEA" w:rsidP="00814CEA">
      <w:pPr>
        <w:numPr>
          <w:ilvl w:val="0"/>
          <w:numId w:val="16"/>
        </w:numPr>
        <w:pBdr>
          <w:top w:val="nil"/>
          <w:left w:val="nil"/>
          <w:bottom w:val="nil"/>
          <w:right w:val="nil"/>
          <w:between w:val="nil"/>
        </w:pBdr>
        <w:shd w:val="clear" w:color="auto" w:fill="FFFFFF"/>
        <w:spacing w:after="100" w:line="276" w:lineRule="auto"/>
        <w:jc w:val="both"/>
        <w:rPr>
          <w:del w:id="511" w:author="Paulo H. Leocadio" w:date="2024-07-17T13:11:00Z" w16du:dateUtc="2024-07-17T17:11:00Z"/>
          <w:rFonts w:eastAsia="Palatino Linotype" w:cs="Palatino Linotype"/>
        </w:rPr>
      </w:pPr>
      <w:del w:id="512" w:author="Paulo H. Leocadio" w:date="2024-07-17T13:11:00Z" w16du:dateUtc="2024-07-17T17:11:00Z">
        <w:r w:rsidRPr="00814CEA" w:rsidDel="009466DC">
          <w:rPr>
            <w:rFonts w:eastAsia="Palatino Linotype" w:cs="Palatino Linotype"/>
            <w:b/>
            <w:bCs/>
          </w:rPr>
          <w:delText>Fully managed build service</w:delText>
        </w:r>
        <w:r w:rsidRPr="00814CEA" w:rsidDel="009466DC">
          <w:rPr>
            <w:rFonts w:eastAsia="Palatino Linotype" w:cs="Palatino Linotype"/>
          </w:rPr>
          <w:delText>: CodeBuild eliminates the need for developers to set up and maintain build servers. It automatically scales based on build requirements and provides a consistent environment for builds</w:delText>
        </w:r>
      </w:del>
      <w:customXmlDelRangeStart w:id="513" w:author="Paulo H. Leocadio" w:date="2024-07-17T13:11:00Z"/>
      <w:sdt>
        <w:sdtPr>
          <w:rPr>
            <w:rFonts w:eastAsia="Palatino Linotype" w:cs="Palatino Linotype"/>
          </w:rPr>
          <w:id w:val="-929426001"/>
          <w:citation/>
        </w:sdtPr>
        <w:sdtEndPr/>
        <w:sdtContent>
          <w:customXmlDelRangeEnd w:id="513"/>
          <w:del w:id="514" w:author="Paulo H. Leocadio" w:date="2024-07-17T13:11:00Z" w16du:dateUtc="2024-07-17T17:11:00Z">
            <w:r w:rsidRPr="00814CEA" w:rsidDel="009466DC">
              <w:rPr>
                <w:rFonts w:eastAsia="Palatino Linotype" w:cs="Palatino Linotype"/>
              </w:rPr>
              <w:fldChar w:fldCharType="begin"/>
            </w:r>
            <w:r w:rsidRPr="00814CEA" w:rsidDel="009466DC">
              <w:rPr>
                <w:rFonts w:eastAsia="Palatino Linotype" w:cs="Palatino Linotype"/>
              </w:rPr>
              <w:delInstrText xml:space="preserve"> CITATION documentation2023e \l 1033 </w:delInstrText>
            </w:r>
            <w:r w:rsidRPr="00814CEA" w:rsidDel="009466DC">
              <w:rPr>
                <w:rFonts w:eastAsia="Palatino Linotype" w:cs="Palatino Linotype"/>
              </w:rPr>
              <w:fldChar w:fldCharType="separate"/>
            </w:r>
            <w:r w:rsidR="00D34F43" w:rsidDel="009466DC">
              <w:rPr>
                <w:rFonts w:eastAsia="Palatino Linotype" w:cs="Palatino Linotype"/>
                <w:noProof/>
              </w:rPr>
              <w:delText xml:space="preserve"> </w:delText>
            </w:r>
            <w:r w:rsidR="00D34F43" w:rsidRPr="00D34F43" w:rsidDel="009466DC">
              <w:rPr>
                <w:rFonts w:eastAsia="Palatino Linotype" w:cs="Palatino Linotype"/>
                <w:noProof/>
              </w:rPr>
              <w:delText>[22]</w:delText>
            </w:r>
            <w:r w:rsidRPr="00814CEA" w:rsidDel="009466DC">
              <w:rPr>
                <w:rFonts w:eastAsia="Palatino Linotype" w:cs="Palatino Linotype"/>
              </w:rPr>
              <w:fldChar w:fldCharType="end"/>
            </w:r>
          </w:del>
          <w:customXmlDelRangeStart w:id="515" w:author="Paulo H. Leocadio" w:date="2024-07-17T13:11:00Z"/>
        </w:sdtContent>
      </w:sdt>
      <w:customXmlDelRangeEnd w:id="515"/>
      <w:del w:id="516" w:author="Paulo H. Leocadio" w:date="2024-07-17T13:11:00Z" w16du:dateUtc="2024-07-17T17:11:00Z">
        <w:r w:rsidRPr="00814CEA" w:rsidDel="009466DC">
          <w:rPr>
            <w:rFonts w:eastAsia="Palatino Linotype" w:cs="Palatino Linotype"/>
          </w:rPr>
          <w:delText>.</w:delText>
        </w:r>
      </w:del>
    </w:p>
    <w:p w14:paraId="07D09128" w14:textId="3F7A89D0" w:rsidR="00814CEA" w:rsidRPr="00814CEA" w:rsidDel="009466DC" w:rsidRDefault="00814CEA" w:rsidP="00814CEA">
      <w:pPr>
        <w:numPr>
          <w:ilvl w:val="0"/>
          <w:numId w:val="16"/>
        </w:numPr>
        <w:pBdr>
          <w:top w:val="nil"/>
          <w:left w:val="nil"/>
          <w:bottom w:val="nil"/>
          <w:right w:val="nil"/>
          <w:between w:val="nil"/>
        </w:pBdr>
        <w:shd w:val="clear" w:color="auto" w:fill="FFFFFF"/>
        <w:spacing w:after="100" w:line="276" w:lineRule="auto"/>
        <w:jc w:val="both"/>
        <w:rPr>
          <w:del w:id="517" w:author="Paulo H. Leocadio" w:date="2024-07-17T13:11:00Z" w16du:dateUtc="2024-07-17T17:11:00Z"/>
          <w:rFonts w:eastAsia="Palatino Linotype" w:cs="Palatino Linotype"/>
        </w:rPr>
      </w:pPr>
      <w:del w:id="518" w:author="Paulo H. Leocadio" w:date="2024-07-17T13:11:00Z" w16du:dateUtc="2024-07-17T17:11:00Z">
        <w:r w:rsidRPr="00814CEA" w:rsidDel="009466DC">
          <w:rPr>
            <w:rFonts w:eastAsia="Palatino Linotype" w:cs="Palatino Linotype"/>
            <w:b/>
            <w:bCs/>
          </w:rPr>
          <w:delText>Extensive language support</w:delText>
        </w:r>
        <w:r w:rsidRPr="00814CEA" w:rsidDel="009466DC">
          <w:rPr>
            <w:rFonts w:eastAsia="Palatino Linotype" w:cs="Palatino Linotype"/>
          </w:rPr>
          <w:delText>: CodeBuild supports a wide range of programming languages, build tools, and runtimes, including Java, Python, Node.js, Docker, and more</w:delText>
        </w:r>
        <w:r w:rsidRPr="00814CEA" w:rsidDel="009466DC">
          <w:rPr>
            <w:rFonts w:eastAsia="Palatino Linotype" w:cs="Palatino Linotype"/>
          </w:rPr>
          <w:fldChar w:fldCharType="begin"/>
        </w:r>
        <w:r w:rsidRPr="00814CEA" w:rsidDel="009466DC">
          <w:rPr>
            <w:rFonts w:eastAsia="Palatino Linotype" w:cs="Palatino Linotype"/>
          </w:rPr>
          <w:delInstrText xml:space="preserve"> NOTEREF _Ref150865512 \f \h </w:delInstrText>
        </w:r>
        <w:r w:rsidRPr="00814CEA" w:rsidDel="009466DC">
          <w:rPr>
            <w:rFonts w:eastAsia="Palatino Linotype" w:cs="Palatino Linotype"/>
          </w:rPr>
        </w:r>
        <w:r w:rsidRPr="00814CEA" w:rsidDel="009466DC">
          <w:rPr>
            <w:rFonts w:eastAsia="Palatino Linotype" w:cs="Palatino Linotype"/>
          </w:rPr>
          <w:fldChar w:fldCharType="separate"/>
        </w:r>
        <w:r w:rsidRPr="00814CEA" w:rsidDel="009466DC">
          <w:rPr>
            <w:rFonts w:eastAsia="Palatino Linotype" w:cs="Palatino Linotype"/>
            <w:vertAlign w:val="superscript"/>
          </w:rPr>
          <w:delText>31</w:delText>
        </w:r>
        <w:r w:rsidRPr="00814CEA" w:rsidDel="009466DC">
          <w:rPr>
            <w:rFonts w:eastAsia="Palatino Linotype" w:cs="Palatino Linotype"/>
          </w:rPr>
          <w:fldChar w:fldCharType="end"/>
        </w:r>
        <w:r w:rsidRPr="00814CEA" w:rsidDel="009466DC">
          <w:rPr>
            <w:rFonts w:eastAsia="Palatino Linotype" w:cs="Palatino Linotype"/>
          </w:rPr>
          <w:delText>. This flexibility makes it suitable for diverse development projects.</w:delText>
        </w:r>
      </w:del>
    </w:p>
    <w:p w14:paraId="675D4F45" w14:textId="19A43A7F" w:rsidR="00814CEA" w:rsidDel="009466DC" w:rsidRDefault="00814CEA" w:rsidP="00814CEA">
      <w:pPr>
        <w:numPr>
          <w:ilvl w:val="0"/>
          <w:numId w:val="16"/>
        </w:numPr>
        <w:pBdr>
          <w:top w:val="nil"/>
          <w:left w:val="nil"/>
          <w:bottom w:val="nil"/>
          <w:right w:val="nil"/>
          <w:between w:val="nil"/>
        </w:pBdr>
        <w:shd w:val="clear" w:color="auto" w:fill="FFFFFF"/>
        <w:spacing w:after="100" w:line="276" w:lineRule="auto"/>
        <w:jc w:val="both"/>
        <w:rPr>
          <w:del w:id="519" w:author="Paulo H. Leocadio" w:date="2024-07-17T13:11:00Z" w16du:dateUtc="2024-07-17T17:11:00Z"/>
          <w:rFonts w:eastAsia="Palatino Linotype" w:cs="Palatino Linotype"/>
        </w:rPr>
      </w:pPr>
      <w:del w:id="520" w:author="Paulo H. Leocadio" w:date="2024-07-17T13:11:00Z" w16du:dateUtc="2024-07-17T17:11:00Z">
        <w:r w:rsidRPr="00814CEA" w:rsidDel="009466DC">
          <w:rPr>
            <w:rFonts w:eastAsia="Palatino Linotype" w:cs="Palatino Linotype"/>
            <w:b/>
            <w:bCs/>
          </w:rPr>
          <w:delText>Build environment customization</w:delText>
        </w:r>
        <w:r w:rsidRPr="00814CEA" w:rsidDel="009466DC">
          <w:rPr>
            <w:rFonts w:eastAsia="Palatino Linotype" w:cs="Palatino Linotype"/>
          </w:rPr>
          <w:delText>: Developers can customize the build environment by specifying build commands, environment variables, and build specifications. This allows for tailored build processes that align with project requirements</w:delText>
        </w:r>
      </w:del>
      <w:customXmlDelRangeStart w:id="521" w:author="Paulo H. Leocadio" w:date="2024-07-17T13:11:00Z"/>
      <w:sdt>
        <w:sdtPr>
          <w:rPr>
            <w:rFonts w:eastAsia="Palatino Linotype" w:cs="Palatino Linotype"/>
          </w:rPr>
          <w:id w:val="567308263"/>
          <w:citation/>
        </w:sdtPr>
        <w:sdtEndPr/>
        <w:sdtContent>
          <w:customXmlDelRangeEnd w:id="521"/>
          <w:del w:id="522" w:author="Paulo H. Leocadio" w:date="2024-07-17T13:11:00Z" w16du:dateUtc="2024-07-17T17:11:00Z">
            <w:r w:rsidRPr="00814CEA" w:rsidDel="009466DC">
              <w:rPr>
                <w:rFonts w:eastAsia="Palatino Linotype" w:cs="Palatino Linotype"/>
              </w:rPr>
              <w:fldChar w:fldCharType="begin"/>
            </w:r>
            <w:r w:rsidRPr="00814CEA" w:rsidDel="009466DC">
              <w:rPr>
                <w:rFonts w:eastAsia="Palatino Linotype" w:cs="Palatino Linotype"/>
              </w:rPr>
              <w:delInstrText xml:space="preserve"> CITATION documentation2023e \l 1033 </w:delInstrText>
            </w:r>
            <w:r w:rsidRPr="00814CEA" w:rsidDel="009466DC">
              <w:rPr>
                <w:rFonts w:eastAsia="Palatino Linotype" w:cs="Palatino Linotype"/>
              </w:rPr>
              <w:fldChar w:fldCharType="separate"/>
            </w:r>
            <w:r w:rsidR="00D34F43" w:rsidDel="009466DC">
              <w:rPr>
                <w:rFonts w:eastAsia="Palatino Linotype" w:cs="Palatino Linotype"/>
                <w:noProof/>
              </w:rPr>
              <w:delText xml:space="preserve"> </w:delText>
            </w:r>
            <w:r w:rsidR="00D34F43" w:rsidRPr="00D34F43" w:rsidDel="009466DC">
              <w:rPr>
                <w:rFonts w:eastAsia="Palatino Linotype" w:cs="Palatino Linotype"/>
                <w:noProof/>
              </w:rPr>
              <w:delText>[22]</w:delText>
            </w:r>
            <w:r w:rsidRPr="00814CEA" w:rsidDel="009466DC">
              <w:rPr>
                <w:rFonts w:eastAsia="Palatino Linotype" w:cs="Palatino Linotype"/>
              </w:rPr>
              <w:fldChar w:fldCharType="end"/>
            </w:r>
          </w:del>
          <w:customXmlDelRangeStart w:id="523" w:author="Paulo H. Leocadio" w:date="2024-07-17T13:11:00Z"/>
        </w:sdtContent>
      </w:sdt>
      <w:customXmlDelRangeEnd w:id="523"/>
      <w:del w:id="524" w:author="Paulo H. Leocadio" w:date="2024-07-17T13:11:00Z" w16du:dateUtc="2024-07-17T17:11:00Z">
        <w:r w:rsidRPr="00814CEA" w:rsidDel="009466DC">
          <w:rPr>
            <w:rFonts w:eastAsia="Palatino Linotype" w:cs="Palatino Linotype"/>
          </w:rPr>
          <w:delText>.</w:delText>
        </w:r>
      </w:del>
    </w:p>
    <w:p w14:paraId="08550A50" w14:textId="37DBCDC4" w:rsidR="00814CEA" w:rsidRPr="00814CEA" w:rsidDel="009466DC" w:rsidRDefault="00814CEA" w:rsidP="008541CC">
      <w:pPr>
        <w:pBdr>
          <w:top w:val="nil"/>
          <w:left w:val="nil"/>
          <w:bottom w:val="nil"/>
          <w:right w:val="nil"/>
          <w:between w:val="nil"/>
        </w:pBdr>
        <w:shd w:val="clear" w:color="auto" w:fill="FFFFFF"/>
        <w:spacing w:after="100" w:line="276" w:lineRule="auto"/>
        <w:jc w:val="both"/>
        <w:rPr>
          <w:del w:id="525" w:author="Paulo H. Leocadio" w:date="2024-07-17T13:11:00Z" w16du:dateUtc="2024-07-17T17:11:00Z"/>
          <w:rFonts w:eastAsia="Palatino Linotype" w:cs="Palatino Linotype"/>
        </w:rPr>
      </w:pPr>
      <w:del w:id="526" w:author="Paulo H. Leocadio" w:date="2024-07-17T13:11:00Z" w16du:dateUtc="2024-07-17T17:11:00Z">
        <w:r w:rsidRPr="00814CEA" w:rsidDel="009466DC">
          <w:rPr>
            <w:rFonts w:eastAsia="Palatino Linotype" w:cs="Palatino Linotype"/>
          </w:rPr>
          <w:delText xml:space="preserve">Figure 7.3 </w:delText>
        </w:r>
        <w:r w:rsidDel="009466DC">
          <w:rPr>
            <w:rFonts w:eastAsia="Palatino Linotype" w:cs="Palatino Linotype"/>
          </w:rPr>
          <w:delText xml:space="preserve">below </w:delText>
        </w:r>
        <w:r w:rsidRPr="00814CEA" w:rsidDel="009466DC">
          <w:rPr>
            <w:rFonts w:eastAsia="Palatino Linotype" w:cs="Palatino Linotype"/>
          </w:rPr>
          <w:delText>shows what happens when you run a build with CodeBuild</w:delText>
        </w:r>
        <w:r w:rsidDel="009466DC">
          <w:rPr>
            <w:rFonts w:eastAsia="Palatino Linotype" w:cs="Palatino Linotype"/>
          </w:rPr>
          <w:delText>.</w:delText>
        </w:r>
      </w:del>
    </w:p>
    <w:p w14:paraId="758C207B" w14:textId="0671A648" w:rsidR="00814CEA" w:rsidDel="009466DC" w:rsidRDefault="00814CEA" w:rsidP="00DD0D0F">
      <w:pPr>
        <w:pBdr>
          <w:top w:val="nil"/>
          <w:left w:val="nil"/>
          <w:bottom w:val="nil"/>
          <w:right w:val="nil"/>
          <w:between w:val="nil"/>
        </w:pBdr>
        <w:shd w:val="clear" w:color="auto" w:fill="FFFFFF"/>
        <w:spacing w:after="100" w:line="276" w:lineRule="auto"/>
        <w:jc w:val="both"/>
        <w:rPr>
          <w:del w:id="527" w:author="Paulo H. Leocadio" w:date="2024-07-17T13:11:00Z" w16du:dateUtc="2024-07-17T17:11:00Z"/>
        </w:rPr>
      </w:pPr>
    </w:p>
    <w:p w14:paraId="748E6FF1" w14:textId="328B4B97" w:rsidR="00E05F83" w:rsidDel="009466DC" w:rsidRDefault="00B60C68" w:rsidP="00555FFB">
      <w:pPr>
        <w:pStyle w:val="FigureBPBHEB"/>
        <w:rPr>
          <w:del w:id="528" w:author="Paulo H. Leocadio" w:date="2024-07-17T13:11:00Z" w16du:dateUtc="2024-07-17T17:11:00Z"/>
        </w:rPr>
      </w:pPr>
      <w:del w:id="529" w:author="Paulo H. Leocadio" w:date="2024-07-17T13:11:00Z" w16du:dateUtc="2024-07-17T17:11:00Z">
        <w:r w:rsidRPr="00B60C68" w:rsidDel="009466DC">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del>
    </w:p>
    <w:p w14:paraId="56E878E4" w14:textId="49D33C8F" w:rsidR="00B60C68" w:rsidDel="009466DC" w:rsidRDefault="00E05F83" w:rsidP="00555FFB">
      <w:pPr>
        <w:pStyle w:val="FigureCaptionBPBHEB"/>
        <w:rPr>
          <w:del w:id="530" w:author="Paulo H. Leocadio" w:date="2024-07-17T13:11:00Z" w16du:dateUtc="2024-07-17T17:11:00Z"/>
        </w:rPr>
      </w:pPr>
      <w:del w:id="531" w:author="Paulo H. Leocadio" w:date="2024-07-17T13:11:00Z" w16du:dateUtc="2024-07-17T17:11:00Z">
        <w:r w:rsidRPr="00555FFB" w:rsidDel="009466DC">
          <w:rPr>
            <w:b/>
          </w:rPr>
          <w:delText xml:space="preserve">Figure </w:delText>
        </w:r>
        <w:r w:rsidR="00BE4976" w:rsidRPr="00555FFB" w:rsidDel="009466DC">
          <w:rPr>
            <w:b/>
          </w:rPr>
          <w:delText>7.3:</w:delText>
        </w:r>
        <w:r w:rsidDel="009466DC">
          <w:delText xml:space="preserve"> </w:delText>
        </w:r>
        <w:r w:rsidRPr="00B85830" w:rsidDel="009466DC">
          <w:delText xml:space="preserve"> </w:delText>
        </w:r>
        <w:r w:rsidR="00F24A0A" w:rsidDel="009466DC">
          <w:delText>S</w:delText>
        </w:r>
        <w:r w:rsidRPr="00B85830" w:rsidDel="009466DC">
          <w:delText>hows what happens when you run a build with CodeBuild</w:delText>
        </w:r>
        <w:r w:rsidDel="009466DC">
          <w:rPr>
            <w:noProof/>
          </w:rPr>
          <w:delText xml:space="preserve"> </w:delText>
        </w:r>
        <w:r w:rsidR="006F3D7A" w:rsidDel="009466DC">
          <w:rPr>
            <w:noProof/>
          </w:rPr>
          <w:delText>(</w:delText>
        </w:r>
        <w:r w:rsidDel="009466DC">
          <w:rPr>
            <w:noProof/>
          </w:rPr>
          <w:delText>AWS Documentation)</w:delText>
        </w:r>
      </w:del>
    </w:p>
    <w:p w14:paraId="6BED4129" w14:textId="47C7051A" w:rsidR="00A802DD" w:rsidRPr="00D4222C" w:rsidDel="009466DC" w:rsidRDefault="00A802DD" w:rsidP="00D4222C">
      <w:pPr>
        <w:pStyle w:val="NormalBPBHEB"/>
        <w:rPr>
          <w:del w:id="532" w:author="Paulo H. Leocadio" w:date="2024-07-17T13:11:00Z" w16du:dateUtc="2024-07-17T17:11:00Z"/>
        </w:rPr>
      </w:pPr>
    </w:p>
    <w:p w14:paraId="2A1E1C57" w14:textId="059706CF" w:rsidR="00DD0D0F" w:rsidRPr="001F0F2A" w:rsidDel="009466DC" w:rsidRDefault="00DD0D0F" w:rsidP="001F0F2A">
      <w:pPr>
        <w:keepNext/>
        <w:keepLines/>
        <w:spacing w:before="40" w:after="0"/>
        <w:outlineLvl w:val="1"/>
        <w:rPr>
          <w:del w:id="533" w:author="Paulo H. Leocadio" w:date="2024-07-17T13:11:00Z" w16du:dateUtc="2024-07-17T17:11:00Z"/>
          <w:rFonts w:eastAsiaTheme="majorEastAsia" w:cstheme="majorBidi"/>
          <w:sz w:val="36"/>
          <w:szCs w:val="26"/>
        </w:rPr>
      </w:pPr>
      <w:del w:id="534" w:author="Paulo H. Leocadio" w:date="2024-07-17T13:11:00Z" w16du:dateUtc="2024-07-17T17:11:00Z">
        <w:r w:rsidRPr="001F0F2A" w:rsidDel="009466DC">
          <w:rPr>
            <w:rFonts w:eastAsiaTheme="majorEastAsia" w:cstheme="majorBidi"/>
            <w:sz w:val="36"/>
            <w:szCs w:val="26"/>
          </w:rPr>
          <w:delText xml:space="preserve">Use </w:delText>
        </w:r>
        <w:r w:rsidR="00BE4976" w:rsidRPr="001F0F2A" w:rsidDel="009466DC">
          <w:rPr>
            <w:rFonts w:eastAsiaTheme="majorEastAsia" w:cstheme="majorBidi"/>
            <w:sz w:val="36"/>
            <w:szCs w:val="26"/>
          </w:rPr>
          <w:delText>cases and scenarios</w:delText>
        </w:r>
      </w:del>
    </w:p>
    <w:p w14:paraId="4F1DB770" w14:textId="52326559" w:rsidR="00BE4976" w:rsidRPr="00DD0D0F" w:rsidDel="009466DC" w:rsidRDefault="00BE4976" w:rsidP="00555FFB">
      <w:pPr>
        <w:pStyle w:val="NormalBPBHEB"/>
        <w:rPr>
          <w:del w:id="535" w:author="Paulo H. Leocadio" w:date="2024-07-17T13:11:00Z" w16du:dateUtc="2024-07-17T17:11:00Z"/>
        </w:rPr>
      </w:pPr>
      <w:del w:id="536" w:author="Paulo H. Leocadio" w:date="2024-07-17T13:11:00Z" w16du:dateUtc="2024-07-17T17:11:00Z">
        <w:r w:rsidDel="009466DC">
          <w:delText>The following are the use cases and scenarios:</w:delText>
        </w:r>
      </w:del>
    </w:p>
    <w:p w14:paraId="60320E8B" w14:textId="24F86134" w:rsidR="00DD0D0F" w:rsidRPr="00DD0D0F" w:rsidDel="009466DC" w:rsidRDefault="00DD0D0F" w:rsidP="008A12F7">
      <w:pPr>
        <w:pStyle w:val="NormalBPBHEB"/>
        <w:numPr>
          <w:ilvl w:val="0"/>
          <w:numId w:val="17"/>
        </w:numPr>
        <w:rPr>
          <w:del w:id="537" w:author="Paulo H. Leocadio" w:date="2024-07-17T13:11:00Z" w16du:dateUtc="2024-07-17T17:11:00Z"/>
        </w:rPr>
      </w:pPr>
      <w:del w:id="538" w:author="Paulo H. Leocadio" w:date="2024-07-17T13:11:00Z" w16du:dateUtc="2024-07-17T17:11:00Z">
        <w:r w:rsidRPr="00DD0D0F" w:rsidDel="009466DC">
          <w:rPr>
            <w:b/>
            <w:bCs/>
          </w:rPr>
          <w:delText>Continuous Integration (CI)</w:delText>
        </w:r>
        <w:r w:rsidRPr="00DD0D0F" w:rsidDel="009466DC">
          <w:delText>: CodeBuild is a key component of CI pipelines, automating the build and test phases. It integrates seamlessly with AWS CodePipeline, enabling a continuous integration workflow.</w:delText>
        </w:r>
      </w:del>
    </w:p>
    <w:p w14:paraId="7B64DBA2" w14:textId="4652CE1A" w:rsidR="00DD0D0F" w:rsidRPr="00DD0D0F" w:rsidDel="009466DC" w:rsidRDefault="00DD0D0F" w:rsidP="008A12F7">
      <w:pPr>
        <w:pStyle w:val="NormalBPBHEB"/>
        <w:numPr>
          <w:ilvl w:val="0"/>
          <w:numId w:val="17"/>
        </w:numPr>
        <w:rPr>
          <w:del w:id="539" w:author="Paulo H. Leocadio" w:date="2024-07-17T13:11:00Z" w16du:dateUtc="2024-07-17T17:11:00Z"/>
        </w:rPr>
      </w:pPr>
      <w:del w:id="540" w:author="Paulo H. Leocadio" w:date="2024-07-17T13:11:00Z" w16du:dateUtc="2024-07-17T17:11:00Z">
        <w:r w:rsidRPr="00DD0D0F" w:rsidDel="009466DC">
          <w:rPr>
            <w:b/>
            <w:bCs/>
          </w:rPr>
          <w:delText xml:space="preserve">Scalable </w:delText>
        </w:r>
        <w:r w:rsidR="00BE4976" w:rsidRPr="00DD0D0F" w:rsidDel="009466DC">
          <w:rPr>
            <w:b/>
            <w:bCs/>
          </w:rPr>
          <w:delText>build processes</w:delText>
        </w:r>
        <w:r w:rsidRPr="00DD0D0F" w:rsidDel="009466DC">
          <w:delText>: With its ability to scale automatically, CodeBuild is well-suited for projects with varying build workloads. Whether handling small code changes or large feature additions, CodeBuild adapts to the demands of the development pipeline</w:delText>
        </w:r>
      </w:del>
      <w:customXmlDelRangeStart w:id="541" w:author="Paulo H. Leocadio" w:date="2024-07-17T13:11:00Z"/>
      <w:sdt>
        <w:sdtPr>
          <w:id w:val="-1352714520"/>
          <w:citation/>
        </w:sdtPr>
        <w:sdtEndPr/>
        <w:sdtContent>
          <w:customXmlDelRangeEnd w:id="541"/>
          <w:del w:id="542" w:author="Paulo H. Leocadio" w:date="2024-07-17T13:11:00Z" w16du:dateUtc="2024-07-17T17:11:00Z">
            <w:r w:rsidR="00BF7328" w:rsidDel="009466DC">
              <w:fldChar w:fldCharType="begin"/>
            </w:r>
            <w:r w:rsidR="00BF7328" w:rsidDel="009466DC">
              <w:delInstrText xml:space="preserve"> CITATION brown2022a \l 1033 </w:delInstrText>
            </w:r>
            <w:r w:rsidR="00BF7328" w:rsidDel="009466DC">
              <w:fldChar w:fldCharType="separate"/>
            </w:r>
            <w:r w:rsidR="00D34F43" w:rsidDel="009466DC">
              <w:rPr>
                <w:noProof/>
              </w:rPr>
              <w:delText xml:space="preserve"> </w:delText>
            </w:r>
            <w:r w:rsidR="00D34F43" w:rsidRPr="00D34F43" w:rsidDel="009466DC">
              <w:rPr>
                <w:noProof/>
              </w:rPr>
              <w:delText>[23]</w:delText>
            </w:r>
            <w:r w:rsidR="00BF7328" w:rsidDel="009466DC">
              <w:fldChar w:fldCharType="end"/>
            </w:r>
          </w:del>
          <w:customXmlDelRangeStart w:id="543" w:author="Paulo H. Leocadio" w:date="2024-07-17T13:11:00Z"/>
        </w:sdtContent>
      </w:sdt>
      <w:customXmlDelRangeEnd w:id="543"/>
      <w:del w:id="544" w:author="Paulo H. Leocadio" w:date="2024-07-17T13:11:00Z" w16du:dateUtc="2024-07-17T17:11:00Z">
        <w:r w:rsidRPr="00DD0D0F" w:rsidDel="009466DC">
          <w:delText>.</w:delText>
        </w:r>
      </w:del>
    </w:p>
    <w:p w14:paraId="674AE0B1" w14:textId="49EF19E5" w:rsidR="00DD0D0F" w:rsidRPr="00DD0D0F" w:rsidDel="009466DC" w:rsidRDefault="00DD0D0F" w:rsidP="008A12F7">
      <w:pPr>
        <w:pStyle w:val="NormalBPBHEB"/>
        <w:numPr>
          <w:ilvl w:val="0"/>
          <w:numId w:val="17"/>
        </w:numPr>
        <w:rPr>
          <w:del w:id="545" w:author="Paulo H. Leocadio" w:date="2024-07-17T13:11:00Z" w16du:dateUtc="2024-07-17T17:11:00Z"/>
        </w:rPr>
      </w:pPr>
      <w:del w:id="546" w:author="Paulo H. Leocadio" w:date="2024-07-17T13:11:00Z" w16du:dateUtc="2024-07-17T17:11:00Z">
        <w:r w:rsidRPr="00DD0D0F" w:rsidDel="009466DC">
          <w:rPr>
            <w:b/>
            <w:bCs/>
          </w:rPr>
          <w:delText xml:space="preserve">Integration with </w:delText>
        </w:r>
        <w:r w:rsidR="00BE4976" w:rsidRPr="00DD0D0F" w:rsidDel="009466DC">
          <w:rPr>
            <w:b/>
            <w:bCs/>
          </w:rPr>
          <w:delText>source control</w:delText>
        </w:r>
        <w:r w:rsidRPr="00DD0D0F" w:rsidDel="009466DC">
          <w:delText>: CodeBuild easily integrates with version control systems like AWS CodeCommit, GitHub, and Bitbucket. This ensures that builds are triggered automatically when changes are pushed to the repository</w:delText>
        </w:r>
      </w:del>
      <w:customXmlDelRangeStart w:id="547" w:author="Paulo H. Leocadio" w:date="2024-07-17T13:11:00Z"/>
      <w:sdt>
        <w:sdtPr>
          <w:id w:val="-1685586971"/>
          <w:citation/>
        </w:sdtPr>
        <w:sdtEndPr/>
        <w:sdtContent>
          <w:customXmlDelRangeEnd w:id="547"/>
          <w:del w:id="548" w:author="Paulo H. Leocadio" w:date="2024-07-17T13:11:00Z" w16du:dateUtc="2024-07-17T17:11:00Z">
            <w:r w:rsidR="002F4E59" w:rsidDel="009466DC">
              <w:fldChar w:fldCharType="begin"/>
            </w:r>
            <w:r w:rsidR="002F4E59" w:rsidDel="009466DC">
              <w:delInstrText xml:space="preserve"> CITATION johnson2021a \l 1033 </w:delInstrText>
            </w:r>
            <w:r w:rsidR="002F4E59" w:rsidDel="009466DC">
              <w:fldChar w:fldCharType="separate"/>
            </w:r>
            <w:r w:rsidR="00D34F43" w:rsidDel="009466DC">
              <w:rPr>
                <w:noProof/>
              </w:rPr>
              <w:delText xml:space="preserve"> </w:delText>
            </w:r>
            <w:r w:rsidR="00D34F43" w:rsidRPr="00D34F43" w:rsidDel="009466DC">
              <w:rPr>
                <w:noProof/>
              </w:rPr>
              <w:delText>[24]</w:delText>
            </w:r>
            <w:r w:rsidR="002F4E59" w:rsidDel="009466DC">
              <w:fldChar w:fldCharType="end"/>
            </w:r>
          </w:del>
          <w:customXmlDelRangeStart w:id="549" w:author="Paulo H. Leocadio" w:date="2024-07-17T13:11:00Z"/>
        </w:sdtContent>
      </w:sdt>
      <w:customXmlDelRangeEnd w:id="549"/>
      <w:del w:id="550" w:author="Paulo H. Leocadio" w:date="2024-07-17T13:11:00Z" w16du:dateUtc="2024-07-17T17:11:00Z">
        <w:r w:rsidRPr="00DD0D0F" w:rsidDel="009466DC">
          <w:delText>.</w:delText>
        </w:r>
      </w:del>
    </w:p>
    <w:p w14:paraId="1EFE6F79" w14:textId="215DA8EB" w:rsidR="00BE4976" w:rsidRPr="00DD0D0F" w:rsidDel="009466DC" w:rsidRDefault="00DD0D0F" w:rsidP="00555FFB">
      <w:pPr>
        <w:pStyle w:val="NormalBPBHEB"/>
        <w:rPr>
          <w:del w:id="551" w:author="Paulo H. Leocadio" w:date="2024-07-17T13:11:00Z" w16du:dateUtc="2024-07-17T17:11:00Z"/>
        </w:rPr>
      </w:pPr>
      <w:del w:id="552" w:author="Paulo H. Leocadio" w:date="2024-07-17T13:11:00Z" w16du:dateUtc="2024-07-17T17:11:00Z">
        <w:r w:rsidRPr="00DD0D0F" w:rsidDel="009466DC">
          <w:delText xml:space="preserve">In summary, AWS CodeBuild simplifies and accelerates the build process in DevOps workflows. Its managed service, language support, and seamless integration with other AWS tools make it </w:delText>
        </w:r>
        <w:r w:rsidR="00C421AD" w:rsidRPr="00DD0D0F" w:rsidDel="009466DC">
          <w:delText>an asset</w:delText>
        </w:r>
        <w:r w:rsidRPr="00DD0D0F" w:rsidDel="009466DC">
          <w:delText xml:space="preserve"> for development teams aiming to achieve efficient and reliable software builds.</w:delText>
        </w:r>
      </w:del>
    </w:p>
    <w:p w14:paraId="5ACCCF7A" w14:textId="4CCD47DC" w:rsidR="001D4C56" w:rsidRPr="001D4C56" w:rsidDel="009466DC" w:rsidRDefault="001D4C56" w:rsidP="00555FFB">
      <w:pPr>
        <w:pStyle w:val="Heading1BPBHEB"/>
        <w:rPr>
          <w:del w:id="553" w:author="Paulo H. Leocadio" w:date="2024-07-17T13:11:00Z" w16du:dateUtc="2024-07-17T17:11:00Z"/>
        </w:rPr>
      </w:pPr>
      <w:del w:id="554" w:author="Paulo H. Leocadio" w:date="2024-07-17T13:11:00Z" w16du:dateUtc="2024-07-17T17:11:00Z">
        <w:r w:rsidRPr="001D4C56" w:rsidDel="009466DC">
          <w:delText>AWS CodeCommit</w:delText>
        </w:r>
      </w:del>
    </w:p>
    <w:p w14:paraId="7E406CFC" w14:textId="46A2A705" w:rsidR="001D4C56" w:rsidDel="009466DC" w:rsidRDefault="001D4C56" w:rsidP="00BE4976">
      <w:pPr>
        <w:pStyle w:val="NormalBPBHEB"/>
        <w:rPr>
          <w:del w:id="555" w:author="Paulo H. Leocadio" w:date="2024-07-17T13:11:00Z" w16du:dateUtc="2024-07-17T17:11:00Z"/>
        </w:rPr>
      </w:pPr>
      <w:del w:id="556" w:author="Paulo H. Leocadio" w:date="2024-07-17T13:11:00Z" w16du:dateUtc="2024-07-17T17:11:00Z">
        <w:r w:rsidRPr="00BE4976" w:rsidDel="009466DC">
          <w:delText xml:space="preserve">AWS CodeCommit is a </w:delText>
        </w:r>
        <w:r w:rsidR="007600C1" w:rsidRPr="00BE4976" w:rsidDel="009466DC">
          <w:delText>fully managed</w:delText>
        </w:r>
        <w:r w:rsidRPr="00BE4976" w:rsidDel="009466DC">
          <w:delText xml:space="preserve"> source control service offered by AWS, providing a secure and scalable platform for hosting Git repositories.</w:delText>
        </w:r>
        <w:r w:rsidRPr="001D4C56" w:rsidDel="009466DC">
          <w:delText xml:space="preserve"> This section delves into the key features, use cases, and best practices surrounding AWS CodeCommit.</w:delText>
        </w:r>
      </w:del>
    </w:p>
    <w:p w14:paraId="08A1EE72" w14:textId="190324BD" w:rsidR="001D4C56" w:rsidRPr="001F0F2A" w:rsidDel="009466DC" w:rsidRDefault="001D4C56" w:rsidP="001F0F2A">
      <w:pPr>
        <w:keepNext/>
        <w:keepLines/>
        <w:spacing w:before="40" w:after="0"/>
        <w:outlineLvl w:val="1"/>
        <w:rPr>
          <w:del w:id="557" w:author="Paulo H. Leocadio" w:date="2024-07-17T13:11:00Z" w16du:dateUtc="2024-07-17T17:11:00Z"/>
          <w:rFonts w:eastAsiaTheme="majorEastAsia" w:cstheme="majorBidi"/>
          <w:sz w:val="36"/>
          <w:szCs w:val="26"/>
        </w:rPr>
      </w:pPr>
      <w:del w:id="558" w:author="Paulo H. Leocadio" w:date="2024-07-17T13:11:00Z" w16du:dateUtc="2024-07-17T17:11:00Z">
        <w:r w:rsidRPr="001F0F2A" w:rsidDel="009466DC">
          <w:rPr>
            <w:rFonts w:eastAsiaTheme="majorEastAsia" w:cstheme="majorBidi"/>
            <w:sz w:val="36"/>
            <w:szCs w:val="26"/>
          </w:rPr>
          <w:delText>Overview</w:delText>
        </w:r>
      </w:del>
    </w:p>
    <w:p w14:paraId="4745384C" w14:textId="14F2180E" w:rsidR="001D4C56" w:rsidRPr="001D4C56" w:rsidDel="009466DC" w:rsidRDefault="001D4C56" w:rsidP="001D4C56">
      <w:pPr>
        <w:pBdr>
          <w:top w:val="nil"/>
          <w:left w:val="nil"/>
          <w:bottom w:val="nil"/>
          <w:right w:val="nil"/>
          <w:between w:val="nil"/>
        </w:pBdr>
        <w:shd w:val="clear" w:color="auto" w:fill="FFFFFF"/>
        <w:spacing w:after="100" w:line="276" w:lineRule="auto"/>
        <w:jc w:val="both"/>
        <w:rPr>
          <w:del w:id="559" w:author="Paulo H. Leocadio" w:date="2024-07-17T13:11:00Z" w16du:dateUtc="2024-07-17T17:11:00Z"/>
        </w:rPr>
      </w:pPr>
      <w:del w:id="560" w:author="Paulo H. Leocadio" w:date="2024-07-17T13:11:00Z" w16du:dateUtc="2024-07-17T17:11:00Z">
        <w:r w:rsidRPr="001D4C56" w:rsidDel="009466DC">
          <w:delText>AWS CodeCommit allows developers to store and version their code in the cloud, facilitating collaboration and ensuring a secure and accessible repository. Key aspects include</w:delText>
        </w:r>
      </w:del>
      <w:customXmlDelRangeStart w:id="561" w:author="Paulo H. Leocadio" w:date="2024-07-17T13:11:00Z"/>
      <w:sdt>
        <w:sdtPr>
          <w:id w:val="-1610582190"/>
          <w:citation/>
        </w:sdtPr>
        <w:sdtEndPr/>
        <w:sdtContent>
          <w:customXmlDelRangeEnd w:id="561"/>
          <w:del w:id="562" w:author="Paulo H. Leocadio" w:date="2024-07-17T13:11:00Z" w16du:dateUtc="2024-07-17T17:11:00Z">
            <w:r w:rsidR="00CC4C64" w:rsidDel="009466DC">
              <w:fldChar w:fldCharType="begin"/>
            </w:r>
            <w:r w:rsidR="00CC4C64" w:rsidDel="009466DC">
              <w:delInstrText xml:space="preserve"> CITATION unknown2023a \l 1033 </w:delInstrText>
            </w:r>
            <w:r w:rsidR="00CC4C64" w:rsidDel="009466DC">
              <w:fldChar w:fldCharType="separate"/>
            </w:r>
            <w:r w:rsidR="00D34F43" w:rsidDel="009466DC">
              <w:rPr>
                <w:noProof/>
              </w:rPr>
              <w:delText xml:space="preserve"> </w:delText>
            </w:r>
            <w:r w:rsidR="00D34F43" w:rsidRPr="00D34F43" w:rsidDel="009466DC">
              <w:rPr>
                <w:noProof/>
              </w:rPr>
              <w:delText>[25]</w:delText>
            </w:r>
            <w:r w:rsidR="00CC4C64" w:rsidDel="009466DC">
              <w:fldChar w:fldCharType="end"/>
            </w:r>
          </w:del>
          <w:customXmlDelRangeStart w:id="563" w:author="Paulo H. Leocadio" w:date="2024-07-17T13:11:00Z"/>
        </w:sdtContent>
      </w:sdt>
      <w:customXmlDelRangeEnd w:id="563"/>
      <w:del w:id="564" w:author="Paulo H. Leocadio" w:date="2024-07-17T13:11:00Z" w16du:dateUtc="2024-07-17T17:11:00Z">
        <w:r w:rsidRPr="001D4C56" w:rsidDel="009466DC">
          <w:delText>:</w:delText>
        </w:r>
      </w:del>
    </w:p>
    <w:p w14:paraId="458D8DE1" w14:textId="0156A5DD" w:rsidR="001D4C56" w:rsidRPr="001D4C56" w:rsidDel="009466DC" w:rsidRDefault="001D4C56" w:rsidP="008A12F7">
      <w:pPr>
        <w:numPr>
          <w:ilvl w:val="0"/>
          <w:numId w:val="1"/>
        </w:numPr>
        <w:pBdr>
          <w:top w:val="nil"/>
          <w:left w:val="nil"/>
          <w:bottom w:val="nil"/>
          <w:right w:val="nil"/>
          <w:between w:val="nil"/>
        </w:pBdr>
        <w:shd w:val="clear" w:color="auto" w:fill="FFFFFF"/>
        <w:spacing w:after="100" w:line="276" w:lineRule="auto"/>
        <w:jc w:val="both"/>
        <w:rPr>
          <w:del w:id="565" w:author="Paulo H. Leocadio" w:date="2024-07-17T13:11:00Z" w16du:dateUtc="2024-07-17T17:11:00Z"/>
        </w:rPr>
      </w:pPr>
      <w:del w:id="566" w:author="Paulo H. Leocadio" w:date="2024-07-17T13:11:00Z" w16du:dateUtc="2024-07-17T17:11:00Z">
        <w:r w:rsidRPr="001D4C56" w:rsidDel="009466DC">
          <w:rPr>
            <w:b/>
            <w:bCs/>
          </w:rPr>
          <w:delText xml:space="preserve">Security and </w:delText>
        </w:r>
        <w:r w:rsidR="008F5F7F" w:rsidRPr="001D4C56" w:rsidDel="009466DC">
          <w:rPr>
            <w:b/>
            <w:bCs/>
          </w:rPr>
          <w:delText>compliance</w:delText>
        </w:r>
        <w:r w:rsidRPr="001D4C56" w:rsidDel="009466DC">
          <w:rPr>
            <w:b/>
            <w:bCs/>
          </w:rPr>
          <w:delText>:</w:delText>
        </w:r>
      </w:del>
    </w:p>
    <w:p w14:paraId="6288DB82" w14:textId="76EEC88B" w:rsidR="001D4C56" w:rsidRPr="001D4C56" w:rsidDel="009466DC" w:rsidRDefault="001D4C56" w:rsidP="008A12F7">
      <w:pPr>
        <w:numPr>
          <w:ilvl w:val="1"/>
          <w:numId w:val="1"/>
        </w:numPr>
        <w:pBdr>
          <w:top w:val="nil"/>
          <w:left w:val="nil"/>
          <w:bottom w:val="nil"/>
          <w:right w:val="nil"/>
          <w:between w:val="nil"/>
        </w:pBdr>
        <w:shd w:val="clear" w:color="auto" w:fill="FFFFFF"/>
        <w:spacing w:after="100" w:line="276" w:lineRule="auto"/>
        <w:jc w:val="both"/>
        <w:rPr>
          <w:del w:id="567" w:author="Paulo H. Leocadio" w:date="2024-07-17T13:11:00Z" w16du:dateUtc="2024-07-17T17:11:00Z"/>
        </w:rPr>
      </w:pPr>
      <w:del w:id="568" w:author="Paulo H. Leocadio" w:date="2024-07-17T13:11:00Z" w16du:dateUtc="2024-07-17T17:11:00Z">
        <w:r w:rsidRPr="001D4C56" w:rsidDel="009466DC">
          <w:delText>CodeCommit ensures data encryption in transit and at rest, adhering to industry-standard security practices.</w:delText>
        </w:r>
      </w:del>
    </w:p>
    <w:p w14:paraId="375A0436" w14:textId="6046029A" w:rsidR="001D4C56" w:rsidRPr="001D4C56" w:rsidDel="009466DC" w:rsidRDefault="001D4C56" w:rsidP="008A12F7">
      <w:pPr>
        <w:numPr>
          <w:ilvl w:val="0"/>
          <w:numId w:val="1"/>
        </w:numPr>
        <w:pBdr>
          <w:top w:val="nil"/>
          <w:left w:val="nil"/>
          <w:bottom w:val="nil"/>
          <w:right w:val="nil"/>
          <w:between w:val="nil"/>
        </w:pBdr>
        <w:shd w:val="clear" w:color="auto" w:fill="FFFFFF"/>
        <w:spacing w:after="100" w:line="276" w:lineRule="auto"/>
        <w:jc w:val="both"/>
        <w:rPr>
          <w:del w:id="569" w:author="Paulo H. Leocadio" w:date="2024-07-17T13:11:00Z" w16du:dateUtc="2024-07-17T17:11:00Z"/>
        </w:rPr>
      </w:pPr>
      <w:del w:id="570" w:author="Paulo H. Leocadio" w:date="2024-07-17T13:11:00Z" w16du:dateUtc="2024-07-17T17:11:00Z">
        <w:r w:rsidRPr="001D4C56" w:rsidDel="009466DC">
          <w:rPr>
            <w:b/>
            <w:bCs/>
          </w:rPr>
          <w:delText>Scalability:</w:delText>
        </w:r>
      </w:del>
    </w:p>
    <w:p w14:paraId="13605A5F" w14:textId="1272A933" w:rsidR="001D4C56" w:rsidRPr="001D4C56" w:rsidDel="009466DC" w:rsidRDefault="001D4C56" w:rsidP="008A12F7">
      <w:pPr>
        <w:numPr>
          <w:ilvl w:val="1"/>
          <w:numId w:val="1"/>
        </w:numPr>
        <w:pBdr>
          <w:top w:val="nil"/>
          <w:left w:val="nil"/>
          <w:bottom w:val="nil"/>
          <w:right w:val="nil"/>
          <w:between w:val="nil"/>
        </w:pBdr>
        <w:shd w:val="clear" w:color="auto" w:fill="FFFFFF"/>
        <w:spacing w:after="100" w:line="276" w:lineRule="auto"/>
        <w:jc w:val="both"/>
        <w:rPr>
          <w:del w:id="571" w:author="Paulo H. Leocadio" w:date="2024-07-17T13:11:00Z" w16du:dateUtc="2024-07-17T17:11:00Z"/>
        </w:rPr>
      </w:pPr>
      <w:del w:id="572" w:author="Paulo H. Leocadio" w:date="2024-07-17T13:11:00Z" w16du:dateUtc="2024-07-17T17:11:00Z">
        <w:r w:rsidRPr="001D4C56" w:rsidDel="009466DC">
          <w:delText>The service seamlessly scales with the growth of projects, accommodating varying team sizes and codebase expansions.</w:delText>
        </w:r>
      </w:del>
    </w:p>
    <w:p w14:paraId="72779E50" w14:textId="4EBE95E9" w:rsidR="001D4C56" w:rsidRPr="001D4C56" w:rsidDel="009466DC" w:rsidRDefault="001D4C56" w:rsidP="008A12F7">
      <w:pPr>
        <w:numPr>
          <w:ilvl w:val="0"/>
          <w:numId w:val="1"/>
        </w:numPr>
        <w:pBdr>
          <w:top w:val="nil"/>
          <w:left w:val="nil"/>
          <w:bottom w:val="nil"/>
          <w:right w:val="nil"/>
          <w:between w:val="nil"/>
        </w:pBdr>
        <w:shd w:val="clear" w:color="auto" w:fill="FFFFFF"/>
        <w:spacing w:after="100" w:line="276" w:lineRule="auto"/>
        <w:jc w:val="both"/>
        <w:rPr>
          <w:del w:id="573" w:author="Paulo H. Leocadio" w:date="2024-07-17T13:11:00Z" w16du:dateUtc="2024-07-17T17:11:00Z"/>
        </w:rPr>
      </w:pPr>
      <w:del w:id="574" w:author="Paulo H. Leocadio" w:date="2024-07-17T13:11:00Z" w16du:dateUtc="2024-07-17T17:11:00Z">
        <w:r w:rsidRPr="001D4C56" w:rsidDel="009466DC">
          <w:rPr>
            <w:b/>
            <w:bCs/>
          </w:rPr>
          <w:delText xml:space="preserve">Integration with </w:delText>
        </w:r>
        <w:r w:rsidR="00E52F5D" w:rsidRPr="001D4C56" w:rsidDel="009466DC">
          <w:rPr>
            <w:b/>
            <w:bCs/>
          </w:rPr>
          <w:delText xml:space="preserve">other </w:delText>
        </w:r>
        <w:r w:rsidRPr="001D4C56" w:rsidDel="009466DC">
          <w:rPr>
            <w:b/>
            <w:bCs/>
          </w:rPr>
          <w:delText>AWS Services:</w:delText>
        </w:r>
      </w:del>
    </w:p>
    <w:p w14:paraId="72015EEB" w14:textId="45A2D2CE" w:rsidR="001D4C56" w:rsidRPr="001D4C56" w:rsidDel="009466DC" w:rsidRDefault="001D4C56" w:rsidP="008A12F7">
      <w:pPr>
        <w:numPr>
          <w:ilvl w:val="1"/>
          <w:numId w:val="1"/>
        </w:numPr>
        <w:pBdr>
          <w:top w:val="nil"/>
          <w:left w:val="nil"/>
          <w:bottom w:val="nil"/>
          <w:right w:val="nil"/>
          <w:between w:val="nil"/>
        </w:pBdr>
        <w:shd w:val="clear" w:color="auto" w:fill="FFFFFF"/>
        <w:spacing w:after="100" w:line="276" w:lineRule="auto"/>
        <w:jc w:val="both"/>
        <w:rPr>
          <w:del w:id="575" w:author="Paulo H. Leocadio" w:date="2024-07-17T13:11:00Z" w16du:dateUtc="2024-07-17T17:11:00Z"/>
        </w:rPr>
      </w:pPr>
      <w:del w:id="576" w:author="Paulo H. Leocadio" w:date="2024-07-17T13:11:00Z" w16du:dateUtc="2024-07-17T17:11:00Z">
        <w:r w:rsidRPr="001D4C56" w:rsidDel="009466DC">
          <w:delText>CodeCommit integrates with AWS IAM, AWS CodePipeline, and other developer tools, enhancing the overall development workflow.</w:delText>
        </w:r>
      </w:del>
    </w:p>
    <w:p w14:paraId="39A340F4" w14:textId="1755512C" w:rsidR="001D4C56" w:rsidRPr="001F0F2A" w:rsidDel="009466DC" w:rsidRDefault="001D4C56" w:rsidP="001F0F2A">
      <w:pPr>
        <w:keepNext/>
        <w:keepLines/>
        <w:spacing w:before="40" w:after="0"/>
        <w:outlineLvl w:val="1"/>
        <w:rPr>
          <w:del w:id="577" w:author="Paulo H. Leocadio" w:date="2024-07-17T13:11:00Z" w16du:dateUtc="2024-07-17T17:11:00Z"/>
          <w:rFonts w:eastAsiaTheme="majorEastAsia" w:cstheme="majorBidi"/>
          <w:sz w:val="36"/>
          <w:szCs w:val="26"/>
        </w:rPr>
      </w:pPr>
      <w:del w:id="578" w:author="Paulo H. Leocadio" w:date="2024-07-17T13:11:00Z" w16du:dateUtc="2024-07-17T17:11:00Z">
        <w:r w:rsidRPr="001F0F2A" w:rsidDel="009466DC">
          <w:rPr>
            <w:rFonts w:eastAsiaTheme="majorEastAsia" w:cstheme="majorBidi"/>
            <w:sz w:val="36"/>
            <w:szCs w:val="26"/>
          </w:rPr>
          <w:delText xml:space="preserve">Use </w:delText>
        </w:r>
        <w:r w:rsidR="00B902FE" w:rsidRPr="001F0F2A" w:rsidDel="009466DC">
          <w:rPr>
            <w:rFonts w:eastAsiaTheme="majorEastAsia" w:cstheme="majorBidi"/>
            <w:sz w:val="36"/>
            <w:szCs w:val="26"/>
          </w:rPr>
          <w:delText>cases</w:delText>
        </w:r>
      </w:del>
    </w:p>
    <w:p w14:paraId="10FD8D78" w14:textId="0ADBA640" w:rsidR="00E52F5D" w:rsidRPr="001D4C56" w:rsidDel="009466DC" w:rsidRDefault="00E52F5D" w:rsidP="00555FFB">
      <w:pPr>
        <w:pStyle w:val="NormalBPBHEB"/>
        <w:rPr>
          <w:del w:id="579" w:author="Paulo H. Leocadio" w:date="2024-07-17T13:11:00Z" w16du:dateUtc="2024-07-17T17:11:00Z"/>
        </w:rPr>
      </w:pPr>
      <w:del w:id="580" w:author="Paulo H. Leocadio" w:date="2024-07-17T13:11:00Z" w16du:dateUtc="2024-07-17T17:11:00Z">
        <w:r w:rsidDel="009466DC">
          <w:delText xml:space="preserve">In this section, we will go through the use cases: </w:delText>
        </w:r>
      </w:del>
    </w:p>
    <w:p w14:paraId="46FF938D" w14:textId="0DA4AE2B" w:rsidR="001D4C56" w:rsidRPr="001D4C56" w:rsidDel="009466DC" w:rsidRDefault="001D4C56" w:rsidP="008A12F7">
      <w:pPr>
        <w:numPr>
          <w:ilvl w:val="0"/>
          <w:numId w:val="2"/>
        </w:numPr>
        <w:pBdr>
          <w:top w:val="nil"/>
          <w:left w:val="nil"/>
          <w:bottom w:val="nil"/>
          <w:right w:val="nil"/>
          <w:between w:val="nil"/>
        </w:pBdr>
        <w:shd w:val="clear" w:color="auto" w:fill="FFFFFF"/>
        <w:spacing w:after="100" w:line="276" w:lineRule="auto"/>
        <w:jc w:val="both"/>
        <w:rPr>
          <w:del w:id="581" w:author="Paulo H. Leocadio" w:date="2024-07-17T13:11:00Z" w16du:dateUtc="2024-07-17T17:11:00Z"/>
        </w:rPr>
      </w:pPr>
      <w:del w:id="582" w:author="Paulo H. Leocadio" w:date="2024-07-17T13:11:00Z" w16du:dateUtc="2024-07-17T17:11:00Z">
        <w:r w:rsidRPr="001D4C56" w:rsidDel="009466DC">
          <w:rPr>
            <w:b/>
            <w:bCs/>
          </w:rPr>
          <w:delText xml:space="preserve">Collaborative </w:delText>
        </w:r>
        <w:r w:rsidR="00E52F5D" w:rsidRPr="001D4C56" w:rsidDel="009466DC">
          <w:rPr>
            <w:b/>
            <w:bCs/>
          </w:rPr>
          <w:delText>software development</w:delText>
        </w:r>
        <w:r w:rsidRPr="001D4C56" w:rsidDel="009466DC">
          <w:rPr>
            <w:b/>
            <w:bCs/>
          </w:rPr>
          <w:delText>:</w:delText>
        </w:r>
      </w:del>
    </w:p>
    <w:p w14:paraId="55CC69EE" w14:textId="24EA09EC" w:rsidR="001D4C56" w:rsidRPr="001D4C56" w:rsidDel="009466DC" w:rsidRDefault="001D4C56" w:rsidP="008A12F7">
      <w:pPr>
        <w:numPr>
          <w:ilvl w:val="1"/>
          <w:numId w:val="2"/>
        </w:numPr>
        <w:pBdr>
          <w:top w:val="nil"/>
          <w:left w:val="nil"/>
          <w:bottom w:val="nil"/>
          <w:right w:val="nil"/>
          <w:between w:val="nil"/>
        </w:pBdr>
        <w:shd w:val="clear" w:color="auto" w:fill="FFFFFF"/>
        <w:spacing w:after="100" w:line="276" w:lineRule="auto"/>
        <w:jc w:val="both"/>
        <w:rPr>
          <w:del w:id="583" w:author="Paulo H. Leocadio" w:date="2024-07-17T13:11:00Z" w16du:dateUtc="2024-07-17T17:11:00Z"/>
        </w:rPr>
      </w:pPr>
      <w:del w:id="584" w:author="Paulo H. Leocadio" w:date="2024-07-17T13:11:00Z" w16du:dateUtc="2024-07-17T17:11:00Z">
        <w:r w:rsidRPr="001D4C56" w:rsidDel="009466DC">
          <w:delText>CodeCommit facilitates team collaboration by providing a central repository for code changes, enabling version control and efficient collaboration</w:delText>
        </w:r>
      </w:del>
      <w:bookmarkStart w:id="585" w:name="_Ref150866867"/>
      <w:customXmlDelRangeStart w:id="586" w:author="Paulo H. Leocadio" w:date="2024-07-17T13:11:00Z"/>
      <w:sdt>
        <w:sdtPr>
          <w:id w:val="1305582639"/>
          <w:citation/>
        </w:sdtPr>
        <w:sdtEndPr/>
        <w:sdtContent>
          <w:customXmlDelRangeEnd w:id="586"/>
          <w:del w:id="587" w:author="Paulo H. Leocadio" w:date="2024-07-17T13:11:00Z" w16du:dateUtc="2024-07-17T17:11:00Z">
            <w:r w:rsidR="00211BBF" w:rsidDel="009466DC">
              <w:fldChar w:fldCharType="begin"/>
            </w:r>
            <w:r w:rsidR="00211BBF" w:rsidDel="009466DC">
              <w:delInstrText xml:space="preserve"> CITATION smith2018d \l 1033 </w:delInstrText>
            </w:r>
            <w:r w:rsidR="00211BBF" w:rsidDel="009466DC">
              <w:fldChar w:fldCharType="separate"/>
            </w:r>
            <w:r w:rsidR="00D34F43" w:rsidDel="009466DC">
              <w:rPr>
                <w:noProof/>
              </w:rPr>
              <w:delText xml:space="preserve"> </w:delText>
            </w:r>
            <w:r w:rsidR="00D34F43" w:rsidRPr="00D34F43" w:rsidDel="009466DC">
              <w:rPr>
                <w:noProof/>
              </w:rPr>
              <w:delText>[26]</w:delText>
            </w:r>
            <w:r w:rsidR="00211BBF" w:rsidDel="009466DC">
              <w:fldChar w:fldCharType="end"/>
            </w:r>
          </w:del>
          <w:customXmlDelRangeStart w:id="588" w:author="Paulo H. Leocadio" w:date="2024-07-17T13:11:00Z"/>
        </w:sdtContent>
      </w:sdt>
      <w:customXmlDelRangeEnd w:id="588"/>
      <w:bookmarkEnd w:id="585"/>
      <w:del w:id="589" w:author="Paulo H. Leocadio" w:date="2024-07-17T13:11:00Z" w16du:dateUtc="2024-07-17T17:11:00Z">
        <w:r w:rsidR="00C803A1" w:rsidDel="009466DC">
          <w:delText>.</w:delText>
        </w:r>
      </w:del>
    </w:p>
    <w:p w14:paraId="1E08A3E8" w14:textId="0652294C" w:rsidR="001D4C56" w:rsidRPr="001D4C56" w:rsidDel="009466DC" w:rsidRDefault="001D4C56" w:rsidP="008A12F7">
      <w:pPr>
        <w:numPr>
          <w:ilvl w:val="0"/>
          <w:numId w:val="2"/>
        </w:numPr>
        <w:pBdr>
          <w:top w:val="nil"/>
          <w:left w:val="nil"/>
          <w:bottom w:val="nil"/>
          <w:right w:val="nil"/>
          <w:between w:val="nil"/>
        </w:pBdr>
        <w:shd w:val="clear" w:color="auto" w:fill="FFFFFF"/>
        <w:spacing w:after="100" w:line="276" w:lineRule="auto"/>
        <w:jc w:val="both"/>
        <w:rPr>
          <w:del w:id="590" w:author="Paulo H. Leocadio" w:date="2024-07-17T13:11:00Z" w16du:dateUtc="2024-07-17T17:11:00Z"/>
        </w:rPr>
      </w:pPr>
      <w:del w:id="591" w:author="Paulo H. Leocadio" w:date="2024-07-17T13:11:00Z" w16du:dateUtc="2024-07-17T17:11:00Z">
        <w:r w:rsidRPr="001D4C56" w:rsidDel="009466DC">
          <w:rPr>
            <w:b/>
            <w:bCs/>
          </w:rPr>
          <w:delText xml:space="preserve">Continuous </w:delText>
        </w:r>
        <w:r w:rsidR="00E52F5D" w:rsidRPr="001D4C56" w:rsidDel="009466DC">
          <w:rPr>
            <w:b/>
            <w:bCs/>
          </w:rPr>
          <w:delText xml:space="preserve">integration and deployment </w:delText>
        </w:r>
        <w:r w:rsidRPr="001D4C56" w:rsidDel="009466DC">
          <w:rPr>
            <w:b/>
            <w:bCs/>
          </w:rPr>
          <w:delText>(CI/CD):</w:delText>
        </w:r>
      </w:del>
    </w:p>
    <w:p w14:paraId="4C84C9F5" w14:textId="00222647" w:rsidR="001D4C56" w:rsidRPr="001D4C56" w:rsidDel="009466DC" w:rsidRDefault="001D4C56" w:rsidP="008A12F7">
      <w:pPr>
        <w:numPr>
          <w:ilvl w:val="1"/>
          <w:numId w:val="2"/>
        </w:numPr>
        <w:pBdr>
          <w:top w:val="nil"/>
          <w:left w:val="nil"/>
          <w:bottom w:val="nil"/>
          <w:right w:val="nil"/>
          <w:between w:val="nil"/>
        </w:pBdr>
        <w:shd w:val="clear" w:color="auto" w:fill="FFFFFF"/>
        <w:spacing w:after="100" w:line="276" w:lineRule="auto"/>
        <w:jc w:val="both"/>
        <w:rPr>
          <w:del w:id="592" w:author="Paulo H. Leocadio" w:date="2024-07-17T13:11:00Z" w16du:dateUtc="2024-07-17T17:11:00Z"/>
        </w:rPr>
      </w:pPr>
      <w:del w:id="593" w:author="Paulo H. Leocadio" w:date="2024-07-17T13:11:00Z" w16du:dateUtc="2024-07-17T17:11:00Z">
        <w:r w:rsidRPr="001D4C56" w:rsidDel="009466DC">
          <w:delText>Integration with AWS CodePipeline allows for the seamless implementation of CI/CD pipelines, automating code builds, testing, and deployments</w:delText>
        </w:r>
      </w:del>
      <w:bookmarkStart w:id="594" w:name="_Ref150866893"/>
      <w:customXmlDelRangeStart w:id="595" w:author="Paulo H. Leocadio" w:date="2024-07-17T13:11:00Z"/>
      <w:sdt>
        <w:sdtPr>
          <w:id w:val="1388457351"/>
          <w:citation/>
        </w:sdtPr>
        <w:sdtEndPr/>
        <w:sdtContent>
          <w:customXmlDelRangeEnd w:id="595"/>
          <w:del w:id="596" w:author="Paulo H. Leocadio" w:date="2024-07-17T13:11:00Z" w16du:dateUtc="2024-07-17T17:11:00Z">
            <w:r w:rsidR="00211BBF" w:rsidDel="009466DC">
              <w:fldChar w:fldCharType="begin"/>
            </w:r>
            <w:r w:rsidR="00211BBF" w:rsidDel="009466DC">
              <w:delInstrText xml:space="preserve"> CITATION jones2019a \l 1033 </w:delInstrText>
            </w:r>
            <w:r w:rsidR="00211BBF" w:rsidDel="009466DC">
              <w:fldChar w:fldCharType="separate"/>
            </w:r>
            <w:r w:rsidR="00D34F43" w:rsidDel="009466DC">
              <w:rPr>
                <w:noProof/>
              </w:rPr>
              <w:delText xml:space="preserve"> </w:delText>
            </w:r>
            <w:r w:rsidR="00D34F43" w:rsidRPr="00D34F43" w:rsidDel="009466DC">
              <w:rPr>
                <w:noProof/>
              </w:rPr>
              <w:delText>[27]</w:delText>
            </w:r>
            <w:r w:rsidR="00211BBF" w:rsidDel="009466DC">
              <w:fldChar w:fldCharType="end"/>
            </w:r>
          </w:del>
          <w:customXmlDelRangeStart w:id="597" w:author="Paulo H. Leocadio" w:date="2024-07-17T13:11:00Z"/>
        </w:sdtContent>
      </w:sdt>
      <w:customXmlDelRangeEnd w:id="597"/>
      <w:bookmarkEnd w:id="594"/>
      <w:del w:id="598" w:author="Paulo H. Leocadio" w:date="2024-07-17T13:11:00Z" w16du:dateUtc="2024-07-17T17:11:00Z">
        <w:r w:rsidRPr="001D4C56" w:rsidDel="009466DC">
          <w:delText>.</w:delText>
        </w:r>
      </w:del>
    </w:p>
    <w:p w14:paraId="1D448B35" w14:textId="76B82E71" w:rsidR="001D4C56" w:rsidRPr="001D4C56" w:rsidDel="009466DC" w:rsidRDefault="001D4C56" w:rsidP="008A12F7">
      <w:pPr>
        <w:numPr>
          <w:ilvl w:val="0"/>
          <w:numId w:val="2"/>
        </w:numPr>
        <w:pBdr>
          <w:top w:val="nil"/>
          <w:left w:val="nil"/>
          <w:bottom w:val="nil"/>
          <w:right w:val="nil"/>
          <w:between w:val="nil"/>
        </w:pBdr>
        <w:shd w:val="clear" w:color="auto" w:fill="FFFFFF"/>
        <w:spacing w:after="100" w:line="276" w:lineRule="auto"/>
        <w:jc w:val="both"/>
        <w:rPr>
          <w:del w:id="599" w:author="Paulo H. Leocadio" w:date="2024-07-17T13:11:00Z" w16du:dateUtc="2024-07-17T17:11:00Z"/>
        </w:rPr>
      </w:pPr>
      <w:del w:id="600" w:author="Paulo H. Leocadio" w:date="2024-07-17T13:11:00Z" w16du:dateUtc="2024-07-17T17:11:00Z">
        <w:r w:rsidRPr="001D4C56" w:rsidDel="009466DC">
          <w:rPr>
            <w:b/>
            <w:bCs/>
          </w:rPr>
          <w:delText xml:space="preserve">Secure </w:delText>
        </w:r>
        <w:r w:rsidR="00E52F5D" w:rsidRPr="001D4C56" w:rsidDel="009466DC">
          <w:rPr>
            <w:b/>
            <w:bCs/>
          </w:rPr>
          <w:delText>code storage</w:delText>
        </w:r>
        <w:r w:rsidRPr="001D4C56" w:rsidDel="009466DC">
          <w:rPr>
            <w:b/>
            <w:bCs/>
          </w:rPr>
          <w:delText>:</w:delText>
        </w:r>
      </w:del>
    </w:p>
    <w:p w14:paraId="699D2381" w14:textId="742B7876" w:rsidR="001D4C56" w:rsidRPr="001D4C56" w:rsidDel="009466DC" w:rsidRDefault="001D4C56" w:rsidP="008A12F7">
      <w:pPr>
        <w:numPr>
          <w:ilvl w:val="1"/>
          <w:numId w:val="2"/>
        </w:numPr>
        <w:pBdr>
          <w:top w:val="nil"/>
          <w:left w:val="nil"/>
          <w:bottom w:val="nil"/>
          <w:right w:val="nil"/>
          <w:between w:val="nil"/>
        </w:pBdr>
        <w:shd w:val="clear" w:color="auto" w:fill="FFFFFF"/>
        <w:spacing w:after="100" w:line="276" w:lineRule="auto"/>
        <w:jc w:val="both"/>
        <w:rPr>
          <w:del w:id="601" w:author="Paulo H. Leocadio" w:date="2024-07-17T13:11:00Z" w16du:dateUtc="2024-07-17T17:11:00Z"/>
        </w:rPr>
      </w:pPr>
      <w:del w:id="602" w:author="Paulo H. Leocadio" w:date="2024-07-17T13:11:00Z" w16du:dateUtc="2024-07-17T17:11:00Z">
        <w:r w:rsidRPr="001D4C56" w:rsidDel="009466DC">
          <w:delText>CodeCommit serves as a secure and compliant storage solution for source code, meeting the requirements of industries with stringent security and compliance standards</w:delText>
        </w:r>
      </w:del>
      <w:bookmarkStart w:id="603" w:name="_Ref150866828"/>
      <w:customXmlDelRangeStart w:id="604" w:author="Paulo H. Leocadio" w:date="2024-07-17T13:11:00Z"/>
      <w:sdt>
        <w:sdtPr>
          <w:id w:val="519135085"/>
          <w:citation/>
        </w:sdtPr>
        <w:sdtEndPr/>
        <w:sdtContent>
          <w:customXmlDelRangeEnd w:id="604"/>
          <w:del w:id="605" w:author="Paulo H. Leocadio" w:date="2024-07-17T13:11:00Z" w16du:dateUtc="2024-07-17T17:11:00Z">
            <w:r w:rsidR="004A78EC" w:rsidDel="009466DC">
              <w:fldChar w:fldCharType="begin"/>
            </w:r>
            <w:r w:rsidR="004A78EC" w:rsidDel="009466DC">
              <w:delInstrText xml:space="preserve"> CITATION brown2020a \l 1033 </w:delInstrText>
            </w:r>
            <w:r w:rsidR="004A78EC" w:rsidDel="009466DC">
              <w:fldChar w:fldCharType="separate"/>
            </w:r>
            <w:r w:rsidR="00D34F43" w:rsidDel="009466DC">
              <w:rPr>
                <w:noProof/>
              </w:rPr>
              <w:delText xml:space="preserve"> </w:delText>
            </w:r>
            <w:r w:rsidR="00D34F43" w:rsidRPr="00D34F43" w:rsidDel="009466DC">
              <w:rPr>
                <w:noProof/>
              </w:rPr>
              <w:delText>[28]</w:delText>
            </w:r>
            <w:r w:rsidR="004A78EC" w:rsidDel="009466DC">
              <w:fldChar w:fldCharType="end"/>
            </w:r>
          </w:del>
          <w:customXmlDelRangeStart w:id="606" w:author="Paulo H. Leocadio" w:date="2024-07-17T13:11:00Z"/>
        </w:sdtContent>
      </w:sdt>
      <w:customXmlDelRangeEnd w:id="606"/>
      <w:bookmarkEnd w:id="603"/>
      <w:del w:id="607" w:author="Paulo H. Leocadio" w:date="2024-07-17T13:11:00Z" w16du:dateUtc="2024-07-17T17:11:00Z">
        <w:r w:rsidRPr="001D4C56" w:rsidDel="009466DC">
          <w:delText>.</w:delText>
        </w:r>
      </w:del>
    </w:p>
    <w:p w14:paraId="4C67EEFE" w14:textId="12646439" w:rsidR="001D4C56" w:rsidRPr="001F0F2A" w:rsidDel="009466DC" w:rsidRDefault="001D4C56" w:rsidP="001F0F2A">
      <w:pPr>
        <w:keepNext/>
        <w:keepLines/>
        <w:spacing w:before="40" w:after="0"/>
        <w:outlineLvl w:val="1"/>
        <w:rPr>
          <w:del w:id="608" w:author="Paulo H. Leocadio" w:date="2024-07-17T13:11:00Z" w16du:dateUtc="2024-07-17T17:11:00Z"/>
          <w:rFonts w:eastAsiaTheme="majorEastAsia" w:cstheme="majorBidi"/>
          <w:sz w:val="36"/>
          <w:szCs w:val="26"/>
        </w:rPr>
      </w:pPr>
      <w:del w:id="609" w:author="Paulo H. Leocadio" w:date="2024-07-17T13:11:00Z" w16du:dateUtc="2024-07-17T17:11:00Z">
        <w:r w:rsidRPr="001F0F2A" w:rsidDel="009466DC">
          <w:rPr>
            <w:rFonts w:eastAsiaTheme="majorEastAsia" w:cstheme="majorBidi"/>
            <w:sz w:val="36"/>
            <w:szCs w:val="26"/>
          </w:rPr>
          <w:delText xml:space="preserve">Best </w:delText>
        </w:r>
        <w:r w:rsidR="00E52F5D" w:rsidRPr="001F0F2A" w:rsidDel="009466DC">
          <w:rPr>
            <w:rFonts w:eastAsiaTheme="majorEastAsia" w:cstheme="majorBidi"/>
            <w:sz w:val="36"/>
            <w:szCs w:val="26"/>
          </w:rPr>
          <w:delText xml:space="preserve">practices for </w:delText>
        </w:r>
        <w:r w:rsidRPr="001F0F2A" w:rsidDel="009466DC">
          <w:rPr>
            <w:rFonts w:eastAsiaTheme="majorEastAsia" w:cstheme="majorBidi"/>
            <w:sz w:val="36"/>
            <w:szCs w:val="26"/>
          </w:rPr>
          <w:delText xml:space="preserve">AWS CodeCommit </w:delText>
        </w:r>
        <w:r w:rsidR="001667D7" w:rsidRPr="001F0F2A" w:rsidDel="009466DC">
          <w:rPr>
            <w:rFonts w:eastAsiaTheme="majorEastAsia" w:cstheme="majorBidi"/>
            <w:sz w:val="36"/>
            <w:szCs w:val="26"/>
          </w:rPr>
          <w:delText>implementation</w:delText>
        </w:r>
      </w:del>
    </w:p>
    <w:p w14:paraId="6F3B18DB" w14:textId="011BF8B3" w:rsidR="001667D7" w:rsidRPr="001D4C56" w:rsidDel="009466DC" w:rsidRDefault="001667D7" w:rsidP="00555FFB">
      <w:pPr>
        <w:pStyle w:val="NormalBPBHEB"/>
        <w:rPr>
          <w:del w:id="610" w:author="Paulo H. Leocadio" w:date="2024-07-17T13:11:00Z" w16du:dateUtc="2024-07-17T17:11:00Z"/>
        </w:rPr>
      </w:pPr>
      <w:del w:id="611" w:author="Paulo H. Leocadio" w:date="2024-07-17T13:11:00Z" w16du:dateUtc="2024-07-17T17:11:00Z">
        <w:r w:rsidDel="009466DC">
          <w:delText xml:space="preserve">The following are the </w:delText>
        </w:r>
        <w:r w:rsidRPr="001667D7" w:rsidDel="009466DC">
          <w:delText>best practices for AWS CodeCommit implementation</w:delText>
        </w:r>
        <w:r w:rsidDel="009466DC">
          <w:delText>:</w:delText>
        </w:r>
      </w:del>
    </w:p>
    <w:p w14:paraId="4A486C07" w14:textId="47576874" w:rsidR="001D4C56" w:rsidRPr="001D4C56" w:rsidDel="009466DC" w:rsidRDefault="001D4C56" w:rsidP="008A12F7">
      <w:pPr>
        <w:pStyle w:val="NormalBPBHEB"/>
        <w:numPr>
          <w:ilvl w:val="0"/>
          <w:numId w:val="27"/>
        </w:numPr>
        <w:rPr>
          <w:del w:id="612" w:author="Paulo H. Leocadio" w:date="2024-07-17T13:11:00Z" w16du:dateUtc="2024-07-17T17:11:00Z"/>
        </w:rPr>
      </w:pPr>
      <w:del w:id="613" w:author="Paulo H. Leocadio" w:date="2024-07-17T13:11:00Z" w16du:dateUtc="2024-07-17T17:11:00Z">
        <w:r w:rsidRPr="001D4C56" w:rsidDel="009466DC">
          <w:delText xml:space="preserve">Branching </w:delText>
        </w:r>
        <w:r w:rsidR="00BC61EA" w:rsidRPr="001D4C56" w:rsidDel="009466DC">
          <w:delText>strategies</w:delText>
        </w:r>
        <w:r w:rsidRPr="001D4C56" w:rsidDel="009466DC">
          <w:delText>:</w:delText>
        </w:r>
      </w:del>
    </w:p>
    <w:p w14:paraId="576515A5" w14:textId="4B501281" w:rsidR="001D4C56" w:rsidRPr="001D4C56" w:rsidDel="009466DC" w:rsidRDefault="001D4C56" w:rsidP="008A12F7">
      <w:pPr>
        <w:pStyle w:val="NormalBPBHEB"/>
        <w:numPr>
          <w:ilvl w:val="0"/>
          <w:numId w:val="28"/>
        </w:numPr>
        <w:rPr>
          <w:del w:id="614" w:author="Paulo H. Leocadio" w:date="2024-07-17T13:11:00Z" w16du:dateUtc="2024-07-17T17:11:00Z"/>
        </w:rPr>
      </w:pPr>
      <w:del w:id="615" w:author="Paulo H. Leocadio" w:date="2024-07-17T13:11:00Z" w16du:dateUtc="2024-07-17T17:11:00Z">
        <w:r w:rsidRPr="001D4C56" w:rsidDel="009466DC">
          <w:delText>Adopt effective branching strategies to manage feature development, bug fixes, and releases efficiently</w:delText>
        </w:r>
      </w:del>
      <w:customXmlDelRangeStart w:id="616" w:author="Paulo H. Leocadio" w:date="2024-07-17T13:11:00Z"/>
      <w:sdt>
        <w:sdtPr>
          <w:id w:val="1147784118"/>
          <w:citation/>
        </w:sdtPr>
        <w:sdtEndPr/>
        <w:sdtContent>
          <w:customXmlDelRangeEnd w:id="616"/>
          <w:del w:id="617" w:author="Paulo H. Leocadio" w:date="2024-07-17T13:11:00Z" w16du:dateUtc="2024-07-17T17:11:00Z">
            <w:r w:rsidR="004A78EC" w:rsidDel="009466DC">
              <w:fldChar w:fldCharType="begin"/>
            </w:r>
            <w:r w:rsidR="004A78EC" w:rsidDel="009466DC">
              <w:delInstrText xml:space="preserve"> CITATION brown2020a \l 1033 </w:delInstrText>
            </w:r>
            <w:r w:rsidR="004A78EC" w:rsidDel="009466DC">
              <w:fldChar w:fldCharType="separate"/>
            </w:r>
            <w:r w:rsidR="00D34F43" w:rsidDel="009466DC">
              <w:rPr>
                <w:noProof/>
              </w:rPr>
              <w:delText xml:space="preserve"> </w:delText>
            </w:r>
            <w:r w:rsidR="00D34F43" w:rsidRPr="00D34F43" w:rsidDel="009466DC">
              <w:rPr>
                <w:noProof/>
              </w:rPr>
              <w:delText>[28]</w:delText>
            </w:r>
            <w:r w:rsidR="004A78EC" w:rsidDel="009466DC">
              <w:fldChar w:fldCharType="end"/>
            </w:r>
          </w:del>
          <w:customXmlDelRangeStart w:id="618" w:author="Paulo H. Leocadio" w:date="2024-07-17T13:11:00Z"/>
        </w:sdtContent>
      </w:sdt>
      <w:customXmlDelRangeEnd w:id="618"/>
      <w:del w:id="619" w:author="Paulo H. Leocadio" w:date="2024-07-17T13:11:00Z" w16du:dateUtc="2024-07-17T17:11:00Z">
        <w:r w:rsidRPr="001D4C56" w:rsidDel="009466DC">
          <w:delText>.</w:delText>
        </w:r>
      </w:del>
    </w:p>
    <w:p w14:paraId="5BFC3142" w14:textId="256E4A9A" w:rsidR="001D4C56" w:rsidRPr="001D4C56" w:rsidDel="009466DC" w:rsidRDefault="001D4C56" w:rsidP="008A12F7">
      <w:pPr>
        <w:pStyle w:val="NormalBPBHEB"/>
        <w:numPr>
          <w:ilvl w:val="0"/>
          <w:numId w:val="27"/>
        </w:numPr>
        <w:rPr>
          <w:del w:id="620" w:author="Paulo H. Leocadio" w:date="2024-07-17T13:11:00Z" w16du:dateUtc="2024-07-17T17:11:00Z"/>
        </w:rPr>
      </w:pPr>
      <w:del w:id="621" w:author="Paulo H. Leocadio" w:date="2024-07-17T13:11:00Z" w16du:dateUtc="2024-07-17T17:11:00Z">
        <w:r w:rsidRPr="001D4C56" w:rsidDel="009466DC">
          <w:delText xml:space="preserve">Code </w:delText>
        </w:r>
        <w:r w:rsidR="003C552A" w:rsidRPr="001D4C56" w:rsidDel="009466DC">
          <w:delText>reviews</w:delText>
        </w:r>
        <w:r w:rsidRPr="001D4C56" w:rsidDel="009466DC">
          <w:delText>:</w:delText>
        </w:r>
      </w:del>
    </w:p>
    <w:p w14:paraId="74FA9467" w14:textId="20E296DD" w:rsidR="001D4C56" w:rsidRPr="001D4C56" w:rsidDel="009466DC" w:rsidRDefault="001D4C56" w:rsidP="008A12F7">
      <w:pPr>
        <w:pStyle w:val="NormalBPBHEB"/>
        <w:numPr>
          <w:ilvl w:val="0"/>
          <w:numId w:val="28"/>
        </w:numPr>
        <w:rPr>
          <w:del w:id="622" w:author="Paulo H. Leocadio" w:date="2024-07-17T13:11:00Z" w16du:dateUtc="2024-07-17T17:11:00Z"/>
        </w:rPr>
      </w:pPr>
      <w:del w:id="623" w:author="Paulo H. Leocadio" w:date="2024-07-17T13:11:00Z" w16du:dateUtc="2024-07-17T17:11:00Z">
        <w:r w:rsidRPr="001D4C56" w:rsidDel="009466DC">
          <w:delText>Leverage CodeCommit's built-in code review tools to maintain code quality and ensure adherence to coding standards</w:delText>
        </w:r>
      </w:del>
      <w:customXmlDelRangeStart w:id="624" w:author="Paulo H. Leocadio" w:date="2024-07-17T13:11:00Z"/>
      <w:sdt>
        <w:sdtPr>
          <w:id w:val="-853794109"/>
          <w:citation/>
        </w:sdtPr>
        <w:sdtEndPr/>
        <w:sdtContent>
          <w:customXmlDelRangeEnd w:id="624"/>
          <w:del w:id="625" w:author="Paulo H. Leocadio" w:date="2024-07-17T13:11:00Z" w16du:dateUtc="2024-07-17T17:11:00Z">
            <w:r w:rsidR="0076026F" w:rsidDel="009466DC">
              <w:fldChar w:fldCharType="begin"/>
            </w:r>
            <w:r w:rsidR="0076026F" w:rsidDel="009466DC">
              <w:delInstrText xml:space="preserve"> CITATION smith2018d \l 1033 </w:delInstrText>
            </w:r>
            <w:r w:rsidR="0076026F" w:rsidDel="009466DC">
              <w:fldChar w:fldCharType="separate"/>
            </w:r>
            <w:r w:rsidR="00D34F43" w:rsidDel="009466DC">
              <w:rPr>
                <w:noProof/>
              </w:rPr>
              <w:delText xml:space="preserve"> </w:delText>
            </w:r>
            <w:r w:rsidR="00D34F43" w:rsidRPr="00D34F43" w:rsidDel="009466DC">
              <w:rPr>
                <w:noProof/>
              </w:rPr>
              <w:delText>[26]</w:delText>
            </w:r>
            <w:r w:rsidR="0076026F" w:rsidDel="009466DC">
              <w:fldChar w:fldCharType="end"/>
            </w:r>
          </w:del>
          <w:customXmlDelRangeStart w:id="626" w:author="Paulo H. Leocadio" w:date="2024-07-17T13:11:00Z"/>
        </w:sdtContent>
      </w:sdt>
      <w:customXmlDelRangeEnd w:id="626"/>
      <w:del w:id="627" w:author="Paulo H. Leocadio" w:date="2024-07-17T13:11:00Z" w16du:dateUtc="2024-07-17T17:11:00Z">
        <w:r w:rsidRPr="001D4C56" w:rsidDel="009466DC">
          <w:delText>.</w:delText>
        </w:r>
      </w:del>
    </w:p>
    <w:p w14:paraId="4C1C350B" w14:textId="2926EDBF" w:rsidR="001D4C56" w:rsidRPr="001D4C56" w:rsidDel="009466DC" w:rsidRDefault="001D4C56" w:rsidP="008A12F7">
      <w:pPr>
        <w:pStyle w:val="NormalBPBHEB"/>
        <w:numPr>
          <w:ilvl w:val="0"/>
          <w:numId w:val="27"/>
        </w:numPr>
        <w:rPr>
          <w:del w:id="628" w:author="Paulo H. Leocadio" w:date="2024-07-17T13:11:00Z" w16du:dateUtc="2024-07-17T17:11:00Z"/>
        </w:rPr>
      </w:pPr>
      <w:del w:id="629" w:author="Paulo H. Leocadio" w:date="2024-07-17T13:11:00Z" w16du:dateUtc="2024-07-17T17:11:00Z">
        <w:r w:rsidRPr="001D4C56" w:rsidDel="009466DC">
          <w:delText xml:space="preserve">Repository </w:delText>
        </w:r>
        <w:r w:rsidR="003C552A" w:rsidRPr="001D4C56" w:rsidDel="009466DC">
          <w:delText>structure</w:delText>
        </w:r>
        <w:r w:rsidRPr="001D4C56" w:rsidDel="009466DC">
          <w:delText>:</w:delText>
        </w:r>
      </w:del>
    </w:p>
    <w:p w14:paraId="4A75725A" w14:textId="77DB8563" w:rsidR="005012B1" w:rsidRPr="00600D5E" w:rsidDel="009466DC" w:rsidRDefault="001D4C56" w:rsidP="00600D5E">
      <w:pPr>
        <w:pStyle w:val="NormalBPBHEB"/>
        <w:numPr>
          <w:ilvl w:val="0"/>
          <w:numId w:val="28"/>
        </w:numPr>
        <w:rPr>
          <w:del w:id="630" w:author="Paulo H. Leocadio" w:date="2024-07-17T13:11:00Z" w16du:dateUtc="2024-07-17T17:11:00Z"/>
        </w:rPr>
      </w:pPr>
      <w:del w:id="631" w:author="Paulo H. Leocadio" w:date="2024-07-17T13:11:00Z" w16du:dateUtc="2024-07-17T17:11:00Z">
        <w:r w:rsidRPr="001D4C56" w:rsidDel="009466DC">
          <w:delText>Organize repositories logically, considering factors like team structure, project dependencies, and deployment pipelines</w:delText>
        </w:r>
      </w:del>
      <w:customXmlDelRangeStart w:id="632" w:author="Paulo H. Leocadio" w:date="2024-07-17T13:11:00Z"/>
      <w:sdt>
        <w:sdtPr>
          <w:id w:val="-779866535"/>
          <w:citation/>
        </w:sdtPr>
        <w:sdtEndPr/>
        <w:sdtContent>
          <w:customXmlDelRangeEnd w:id="632"/>
          <w:del w:id="633" w:author="Paulo H. Leocadio" w:date="2024-07-17T13:11:00Z" w16du:dateUtc="2024-07-17T17:11:00Z">
            <w:r w:rsidR="000E1314" w:rsidDel="009466DC">
              <w:fldChar w:fldCharType="begin"/>
            </w:r>
            <w:r w:rsidR="000E1314" w:rsidDel="009466DC">
              <w:delInstrText xml:space="preserve"> CITATION jones2019a \l 1033 </w:delInstrText>
            </w:r>
            <w:r w:rsidR="000E1314" w:rsidDel="009466DC">
              <w:fldChar w:fldCharType="separate"/>
            </w:r>
            <w:r w:rsidR="00D34F43" w:rsidDel="009466DC">
              <w:rPr>
                <w:noProof/>
              </w:rPr>
              <w:delText xml:space="preserve"> </w:delText>
            </w:r>
            <w:r w:rsidR="00D34F43" w:rsidRPr="00D34F43" w:rsidDel="009466DC">
              <w:rPr>
                <w:noProof/>
              </w:rPr>
              <w:delText>[27]</w:delText>
            </w:r>
            <w:r w:rsidR="000E1314" w:rsidDel="009466DC">
              <w:fldChar w:fldCharType="end"/>
            </w:r>
          </w:del>
          <w:customXmlDelRangeStart w:id="634" w:author="Paulo H. Leocadio" w:date="2024-07-17T13:11:00Z"/>
        </w:sdtContent>
      </w:sdt>
      <w:customXmlDelRangeEnd w:id="634"/>
      <w:del w:id="635" w:author="Paulo H. Leocadio" w:date="2024-07-17T13:11:00Z" w16du:dateUtc="2024-07-17T17:11:00Z">
        <w:r w:rsidRPr="001D4C56" w:rsidDel="009466DC">
          <w:delText>.</w:delText>
        </w:r>
      </w:del>
    </w:p>
    <w:p w14:paraId="1B7EB837" w14:textId="799AFB2A" w:rsidR="0096252F" w:rsidRPr="0096252F" w:rsidDel="009466DC" w:rsidRDefault="0096252F" w:rsidP="002D42CA">
      <w:pPr>
        <w:keepNext/>
        <w:keepLines/>
        <w:spacing w:before="400" w:after="0" w:line="276" w:lineRule="auto"/>
        <w:outlineLvl w:val="0"/>
        <w:rPr>
          <w:del w:id="636" w:author="Paulo H. Leocadio" w:date="2024-07-17T13:11:00Z" w16du:dateUtc="2024-07-17T17:11:00Z"/>
          <w:rFonts w:eastAsia="Palatino Linotype" w:cs="Palatino Linotype"/>
          <w:b/>
          <w:color w:val="auto"/>
          <w:sz w:val="40"/>
          <w:szCs w:val="40"/>
        </w:rPr>
      </w:pPr>
      <w:del w:id="637" w:author="Paulo H. Leocadio" w:date="2024-07-17T13:11:00Z" w16du:dateUtc="2024-07-17T17:11:00Z">
        <w:r w:rsidRPr="0096252F" w:rsidDel="009466DC">
          <w:rPr>
            <w:rFonts w:eastAsia="Palatino Linotype" w:cs="Palatino Linotype"/>
            <w:b/>
            <w:color w:val="auto"/>
            <w:sz w:val="40"/>
            <w:szCs w:val="40"/>
          </w:rPr>
          <w:delText xml:space="preserve"> AWS CodeDeploy</w:delText>
        </w:r>
      </w:del>
    </w:p>
    <w:p w14:paraId="676DC974" w14:textId="4712EF36" w:rsidR="0096252F" w:rsidRPr="0096252F" w:rsidDel="009466DC" w:rsidRDefault="0096252F" w:rsidP="00555FFB">
      <w:pPr>
        <w:pStyle w:val="NormalBPBHEB"/>
        <w:rPr>
          <w:del w:id="638" w:author="Paulo H. Leocadio" w:date="2024-07-17T13:11:00Z" w16du:dateUtc="2024-07-17T17:11:00Z"/>
        </w:rPr>
      </w:pPr>
      <w:del w:id="639" w:author="Paulo H. Leocadio" w:date="2024-07-17T13:11:00Z" w16du:dateUtc="2024-07-17T17:11:00Z">
        <w:r w:rsidRPr="0096252F" w:rsidDel="009466DC">
          <w:delText xml:space="preserve">AWS CodeDeploy is a powerful deployment service offered by </w:delText>
        </w:r>
        <w:r w:rsidRPr="00F24A0A" w:rsidDel="009466DC">
          <w:delText>AWS</w:delText>
        </w:r>
        <w:r w:rsidRPr="0096252F" w:rsidDel="009466DC">
          <w:delText>, designed to simplify and automate the process of deploying applications across diverse compute services. This section provides a comprehensive exploration of AWS CodeDeploy, delving into its key features, use cases, and best practices for efficient deployment strategies.</w:delText>
        </w:r>
      </w:del>
    </w:p>
    <w:p w14:paraId="79D65F2C" w14:textId="751BC2BA" w:rsidR="0096252F" w:rsidRPr="001F0F2A" w:rsidDel="009466DC" w:rsidRDefault="0096252F" w:rsidP="001F0F2A">
      <w:pPr>
        <w:keepNext/>
        <w:keepLines/>
        <w:spacing w:before="40" w:after="0"/>
        <w:outlineLvl w:val="1"/>
        <w:rPr>
          <w:del w:id="640" w:author="Paulo H. Leocadio" w:date="2024-07-17T13:11:00Z" w16du:dateUtc="2024-07-17T17:11:00Z"/>
          <w:rFonts w:eastAsiaTheme="majorEastAsia" w:cstheme="majorBidi"/>
          <w:sz w:val="36"/>
          <w:szCs w:val="26"/>
        </w:rPr>
      </w:pPr>
      <w:del w:id="641" w:author="Paulo H. Leocadio" w:date="2024-07-17T13:11:00Z" w16du:dateUtc="2024-07-17T17:11:00Z">
        <w:r w:rsidRPr="001F0F2A" w:rsidDel="009466DC">
          <w:rPr>
            <w:rFonts w:eastAsiaTheme="majorEastAsia" w:cstheme="majorBidi"/>
            <w:sz w:val="36"/>
            <w:szCs w:val="26"/>
          </w:rPr>
          <w:delText xml:space="preserve">Key </w:delText>
        </w:r>
        <w:r w:rsidR="005012B1" w:rsidRPr="001F0F2A" w:rsidDel="009466DC">
          <w:rPr>
            <w:rFonts w:eastAsiaTheme="majorEastAsia" w:cstheme="majorBidi"/>
            <w:sz w:val="36"/>
            <w:szCs w:val="26"/>
          </w:rPr>
          <w:delText>features</w:delText>
        </w:r>
      </w:del>
    </w:p>
    <w:p w14:paraId="443B7C3B" w14:textId="381D3E5F" w:rsidR="005012B1" w:rsidRPr="00555FFB" w:rsidDel="009466DC" w:rsidRDefault="005012B1" w:rsidP="00555FFB">
      <w:pPr>
        <w:pStyle w:val="NormalBPBHEB"/>
        <w:rPr>
          <w:del w:id="642" w:author="Paulo H. Leocadio" w:date="2024-07-17T13:11:00Z" w16du:dateUtc="2024-07-17T17:11:00Z"/>
        </w:rPr>
      </w:pPr>
      <w:del w:id="643" w:author="Paulo H. Leocadio" w:date="2024-07-17T13:11:00Z" w16du:dateUtc="2024-07-17T17:11:00Z">
        <w:r w:rsidDel="009466DC">
          <w:delText>The following are the key features of AWS CodeDeploy:</w:delText>
        </w:r>
      </w:del>
    </w:p>
    <w:p w14:paraId="300E1ABD" w14:textId="2BC189A8" w:rsidR="0096252F" w:rsidRPr="0096252F" w:rsidDel="009466DC" w:rsidRDefault="0096252F" w:rsidP="008A12F7">
      <w:pPr>
        <w:pStyle w:val="NormalBPBHEB"/>
        <w:numPr>
          <w:ilvl w:val="0"/>
          <w:numId w:val="18"/>
        </w:numPr>
        <w:rPr>
          <w:del w:id="644" w:author="Paulo H. Leocadio" w:date="2024-07-17T13:11:00Z" w16du:dateUtc="2024-07-17T17:11:00Z"/>
        </w:rPr>
      </w:pPr>
      <w:del w:id="645" w:author="Paulo H. Leocadio" w:date="2024-07-17T13:11:00Z" w16du:dateUtc="2024-07-17T17:11:00Z">
        <w:r w:rsidRPr="0096252F" w:rsidDel="009466DC">
          <w:rPr>
            <w:b/>
            <w:bCs/>
          </w:rPr>
          <w:delText xml:space="preserve">Flexible </w:delText>
        </w:r>
        <w:r w:rsidR="005012B1" w:rsidRPr="0096252F" w:rsidDel="009466DC">
          <w:rPr>
            <w:b/>
            <w:bCs/>
          </w:rPr>
          <w:delText>deployment strategies</w:delText>
        </w:r>
        <w:r w:rsidRPr="0096252F" w:rsidDel="009466DC">
          <w:rPr>
            <w:b/>
            <w:bCs/>
          </w:rPr>
          <w:delText>:</w:delText>
        </w:r>
        <w:r w:rsidRPr="0096252F" w:rsidDel="009466DC">
          <w:delText xml:space="preserve"> AWS CodeDeploy supports various deployment strategies, including in-place deployments, blue/green deployments, and canary deployments. This flexibility allows developers to choose the method that best suits their application's requirements</w:delText>
        </w:r>
      </w:del>
      <w:bookmarkStart w:id="646" w:name="_Ref150866969"/>
      <w:customXmlDelRangeStart w:id="647" w:author="Paulo H. Leocadio" w:date="2024-07-17T13:11:00Z"/>
      <w:sdt>
        <w:sdtPr>
          <w:id w:val="-783497564"/>
          <w:citation/>
        </w:sdtPr>
        <w:sdtEndPr/>
        <w:sdtContent>
          <w:customXmlDelRangeEnd w:id="647"/>
          <w:del w:id="648" w:author="Paulo H. Leocadio" w:date="2024-07-17T13:11:00Z" w16du:dateUtc="2024-07-17T17:11:00Z">
            <w:r w:rsidR="003D12FE" w:rsidDel="009466DC">
              <w:fldChar w:fldCharType="begin"/>
            </w:r>
            <w:r w:rsidR="003D12FE" w:rsidDel="009466DC">
              <w:delInstrText xml:space="preserve"> CITATION unknown2023b \l 1033 </w:delInstrText>
            </w:r>
            <w:r w:rsidR="003D12FE" w:rsidDel="009466DC">
              <w:fldChar w:fldCharType="separate"/>
            </w:r>
            <w:r w:rsidR="00D34F43" w:rsidDel="009466DC">
              <w:rPr>
                <w:noProof/>
              </w:rPr>
              <w:delText xml:space="preserve"> </w:delText>
            </w:r>
            <w:r w:rsidR="00D34F43" w:rsidRPr="00D34F43" w:rsidDel="009466DC">
              <w:rPr>
                <w:noProof/>
              </w:rPr>
              <w:delText>[29]</w:delText>
            </w:r>
            <w:r w:rsidR="003D12FE" w:rsidDel="009466DC">
              <w:fldChar w:fldCharType="end"/>
            </w:r>
          </w:del>
          <w:customXmlDelRangeStart w:id="649" w:author="Paulo H. Leocadio" w:date="2024-07-17T13:11:00Z"/>
        </w:sdtContent>
      </w:sdt>
      <w:customXmlDelRangeEnd w:id="649"/>
      <w:bookmarkEnd w:id="646"/>
      <w:del w:id="650" w:author="Paulo H. Leocadio" w:date="2024-07-17T13:11:00Z" w16du:dateUtc="2024-07-17T17:11:00Z">
        <w:r w:rsidRPr="0096252F" w:rsidDel="009466DC">
          <w:delText>.</w:delText>
        </w:r>
      </w:del>
    </w:p>
    <w:p w14:paraId="282492F6" w14:textId="6471AFEB" w:rsidR="0096252F" w:rsidRPr="0096252F" w:rsidDel="009466DC" w:rsidRDefault="0096252F" w:rsidP="008A12F7">
      <w:pPr>
        <w:pStyle w:val="NormalBPBHEB"/>
        <w:numPr>
          <w:ilvl w:val="0"/>
          <w:numId w:val="18"/>
        </w:numPr>
        <w:rPr>
          <w:del w:id="651" w:author="Paulo H. Leocadio" w:date="2024-07-17T13:11:00Z" w16du:dateUtc="2024-07-17T17:11:00Z"/>
        </w:rPr>
      </w:pPr>
      <w:del w:id="652" w:author="Paulo H. Leocadio" w:date="2024-07-17T13:11:00Z" w16du:dateUtc="2024-07-17T17:11:00Z">
        <w:r w:rsidRPr="0096252F" w:rsidDel="009466DC">
          <w:rPr>
            <w:b/>
            <w:bCs/>
          </w:rPr>
          <w:delText>Multi-</w:delText>
        </w:r>
        <w:r w:rsidR="005012B1" w:rsidRPr="0096252F" w:rsidDel="009466DC">
          <w:rPr>
            <w:b/>
            <w:bCs/>
          </w:rPr>
          <w:delText>platform support</w:delText>
        </w:r>
        <w:r w:rsidRPr="0096252F" w:rsidDel="009466DC">
          <w:rPr>
            <w:b/>
            <w:bCs/>
          </w:rPr>
          <w:delText>:</w:delText>
        </w:r>
        <w:r w:rsidRPr="0096252F" w:rsidDel="009466DC">
          <w:delText xml:space="preserve"> CodeDeploy is platform-agnostic, extending its support to a variety of applications built on different programming languages and frameworks. This inclusivity makes it a versatile choice for heterogeneous environments</w:delText>
        </w:r>
      </w:del>
      <w:customXmlDelRangeStart w:id="653" w:author="Paulo H. Leocadio" w:date="2024-07-17T13:11:00Z"/>
      <w:sdt>
        <w:sdtPr>
          <w:id w:val="-158547150"/>
          <w:citation/>
        </w:sdtPr>
        <w:sdtEndPr/>
        <w:sdtContent>
          <w:customXmlDelRangeEnd w:id="653"/>
          <w:del w:id="654" w:author="Paulo H. Leocadio" w:date="2024-07-17T13:11:00Z" w16du:dateUtc="2024-07-17T17:11:00Z">
            <w:r w:rsidR="00102CDE" w:rsidDel="009466DC">
              <w:fldChar w:fldCharType="begin"/>
            </w:r>
            <w:r w:rsidR="00102CDE" w:rsidDel="009466DC">
              <w:delInstrText xml:space="preserve"> CITATION smith2018d \l 1033 </w:delInstrText>
            </w:r>
            <w:r w:rsidR="00102CDE" w:rsidDel="009466DC">
              <w:fldChar w:fldCharType="separate"/>
            </w:r>
            <w:r w:rsidR="00D34F43" w:rsidDel="009466DC">
              <w:rPr>
                <w:noProof/>
              </w:rPr>
              <w:delText xml:space="preserve"> </w:delText>
            </w:r>
            <w:r w:rsidR="00D34F43" w:rsidRPr="00D34F43" w:rsidDel="009466DC">
              <w:rPr>
                <w:noProof/>
              </w:rPr>
              <w:delText>[26]</w:delText>
            </w:r>
            <w:r w:rsidR="00102CDE" w:rsidDel="009466DC">
              <w:fldChar w:fldCharType="end"/>
            </w:r>
          </w:del>
          <w:customXmlDelRangeStart w:id="655" w:author="Paulo H. Leocadio" w:date="2024-07-17T13:11:00Z"/>
        </w:sdtContent>
      </w:sdt>
      <w:customXmlDelRangeEnd w:id="655"/>
      <w:del w:id="656" w:author="Paulo H. Leocadio" w:date="2024-07-17T13:11:00Z" w16du:dateUtc="2024-07-17T17:11:00Z">
        <w:r w:rsidRPr="0096252F" w:rsidDel="009466DC">
          <w:delText>.</w:delText>
        </w:r>
      </w:del>
    </w:p>
    <w:p w14:paraId="1E26BA17" w14:textId="6DD667FD" w:rsidR="0096252F" w:rsidRPr="0096252F" w:rsidDel="009466DC" w:rsidRDefault="0096252F" w:rsidP="008A12F7">
      <w:pPr>
        <w:pStyle w:val="NormalBPBHEB"/>
        <w:numPr>
          <w:ilvl w:val="0"/>
          <w:numId w:val="18"/>
        </w:numPr>
        <w:rPr>
          <w:del w:id="657" w:author="Paulo H. Leocadio" w:date="2024-07-17T13:11:00Z" w16du:dateUtc="2024-07-17T17:11:00Z"/>
        </w:rPr>
      </w:pPr>
      <w:del w:id="658" w:author="Paulo H. Leocadio" w:date="2024-07-17T13:11:00Z" w16du:dateUtc="2024-07-17T17:11:00Z">
        <w:r w:rsidRPr="0096252F" w:rsidDel="009466DC">
          <w:rPr>
            <w:b/>
            <w:bCs/>
          </w:rPr>
          <w:delText xml:space="preserve">Integration with DevOps </w:delText>
        </w:r>
        <w:r w:rsidR="005012B1" w:rsidRPr="0096252F" w:rsidDel="009466DC">
          <w:rPr>
            <w:b/>
            <w:bCs/>
          </w:rPr>
          <w:delText>tools</w:delText>
        </w:r>
        <w:r w:rsidRPr="0096252F" w:rsidDel="009466DC">
          <w:rPr>
            <w:b/>
            <w:bCs/>
          </w:rPr>
          <w:delText>:</w:delText>
        </w:r>
        <w:r w:rsidRPr="0096252F" w:rsidDel="009466DC">
          <w:delText xml:space="preserve"> Seamlessly integrates with other AWS Developer Tools and popular third-party DevOps tools, streamlining the deployment pipeline and supporting </w:delText>
        </w:r>
        <w:r w:rsidRPr="00555FFB" w:rsidDel="009466DC">
          <w:rPr>
            <w:b/>
            <w:bCs/>
          </w:rPr>
          <w:delText>continuous integration and continuous delivery (CI/CD)</w:delText>
        </w:r>
        <w:r w:rsidRPr="0096252F" w:rsidDel="009466DC">
          <w:delText xml:space="preserve"> practices</w:delText>
        </w:r>
      </w:del>
      <w:customXmlDelRangeStart w:id="659" w:author="Paulo H. Leocadio" w:date="2024-07-17T13:11:00Z"/>
      <w:sdt>
        <w:sdtPr>
          <w:id w:val="1746528804"/>
          <w:citation/>
        </w:sdtPr>
        <w:sdtEndPr/>
        <w:sdtContent>
          <w:customXmlDelRangeEnd w:id="659"/>
          <w:del w:id="660" w:author="Paulo H. Leocadio" w:date="2024-07-17T13:11:00Z" w16du:dateUtc="2024-07-17T17:11:00Z">
            <w:r w:rsidR="00102CDE" w:rsidDel="009466DC">
              <w:fldChar w:fldCharType="begin"/>
            </w:r>
            <w:r w:rsidR="00102CDE" w:rsidDel="009466DC">
              <w:delInstrText xml:space="preserve"> CITATION jones2019a \l 1033 </w:delInstrText>
            </w:r>
            <w:r w:rsidR="00102CDE" w:rsidDel="009466DC">
              <w:fldChar w:fldCharType="separate"/>
            </w:r>
            <w:r w:rsidR="00D34F43" w:rsidDel="009466DC">
              <w:rPr>
                <w:noProof/>
              </w:rPr>
              <w:delText xml:space="preserve"> </w:delText>
            </w:r>
            <w:r w:rsidR="00D34F43" w:rsidRPr="00D34F43" w:rsidDel="009466DC">
              <w:rPr>
                <w:noProof/>
              </w:rPr>
              <w:delText>[27]</w:delText>
            </w:r>
            <w:r w:rsidR="00102CDE" w:rsidDel="009466DC">
              <w:fldChar w:fldCharType="end"/>
            </w:r>
          </w:del>
          <w:customXmlDelRangeStart w:id="661" w:author="Paulo H. Leocadio" w:date="2024-07-17T13:11:00Z"/>
        </w:sdtContent>
      </w:sdt>
      <w:customXmlDelRangeEnd w:id="661"/>
      <w:del w:id="662" w:author="Paulo H. Leocadio" w:date="2024-07-17T13:11:00Z" w16du:dateUtc="2024-07-17T17:11:00Z">
        <w:r w:rsidRPr="0096252F" w:rsidDel="009466DC">
          <w:delText>.</w:delText>
        </w:r>
      </w:del>
    </w:p>
    <w:p w14:paraId="4EBDCC36" w14:textId="332DB5A8" w:rsidR="0096252F" w:rsidDel="009466DC" w:rsidRDefault="0096252F" w:rsidP="008A12F7">
      <w:pPr>
        <w:pStyle w:val="NormalBPBHEB"/>
        <w:numPr>
          <w:ilvl w:val="0"/>
          <w:numId w:val="18"/>
        </w:numPr>
        <w:rPr>
          <w:del w:id="663" w:author="Paulo H. Leocadio" w:date="2024-07-17T13:11:00Z" w16du:dateUtc="2024-07-17T17:11:00Z"/>
        </w:rPr>
      </w:pPr>
      <w:del w:id="664" w:author="Paulo H. Leocadio" w:date="2024-07-17T13:11:00Z" w16du:dateUtc="2024-07-17T17:11:00Z">
        <w:r w:rsidRPr="0096252F" w:rsidDel="009466DC">
          <w:rPr>
            <w:b/>
            <w:bCs/>
          </w:rPr>
          <w:delText xml:space="preserve">Rollback </w:delText>
        </w:r>
        <w:r w:rsidR="005012B1" w:rsidRPr="0096252F" w:rsidDel="009466DC">
          <w:rPr>
            <w:b/>
            <w:bCs/>
          </w:rPr>
          <w:delText>capabilities</w:delText>
        </w:r>
        <w:r w:rsidRPr="0096252F" w:rsidDel="009466DC">
          <w:rPr>
            <w:b/>
            <w:bCs/>
          </w:rPr>
          <w:delText>:</w:delText>
        </w:r>
        <w:r w:rsidRPr="0096252F" w:rsidDel="009466DC">
          <w:delText xml:space="preserve"> CodeDeploy incorporates automatic rollback features, ensuring that if issues arise during deployment, the system can revert to the previous version, minimizing downtime and impact on </w:delText>
        </w:r>
        <w:commentRangeStart w:id="665"/>
        <w:commentRangeStart w:id="666"/>
        <w:r w:rsidRPr="0096252F" w:rsidDel="009466DC">
          <w:delText>users</w:delText>
        </w:r>
      </w:del>
      <w:customXmlDelRangeStart w:id="667" w:author="Paulo H. Leocadio" w:date="2024-07-17T13:11:00Z"/>
      <w:sdt>
        <w:sdtPr>
          <w:id w:val="-1081981206"/>
          <w:citation/>
        </w:sdtPr>
        <w:sdtEndPr/>
        <w:sdtContent>
          <w:customXmlDelRangeEnd w:id="667"/>
          <w:del w:id="668" w:author="Paulo H. Leocadio" w:date="2024-07-17T13:11:00Z" w16du:dateUtc="2024-07-17T17:11:00Z">
            <w:r w:rsidR="003D12FE" w:rsidDel="009466DC">
              <w:fldChar w:fldCharType="begin"/>
            </w:r>
            <w:r w:rsidR="003D12FE" w:rsidDel="009466DC">
              <w:delInstrText xml:space="preserve"> CITATION jones2019a \l 1033 </w:delInstrText>
            </w:r>
            <w:r w:rsidR="003D12FE" w:rsidDel="009466DC">
              <w:fldChar w:fldCharType="separate"/>
            </w:r>
            <w:r w:rsidR="00D34F43" w:rsidDel="009466DC">
              <w:rPr>
                <w:noProof/>
              </w:rPr>
              <w:delText xml:space="preserve"> </w:delText>
            </w:r>
            <w:r w:rsidR="00D34F43" w:rsidRPr="00D34F43" w:rsidDel="009466DC">
              <w:rPr>
                <w:noProof/>
              </w:rPr>
              <w:delText>[27]</w:delText>
            </w:r>
            <w:r w:rsidR="003D12FE" w:rsidDel="009466DC">
              <w:fldChar w:fldCharType="end"/>
            </w:r>
          </w:del>
          <w:customXmlDelRangeStart w:id="669" w:author="Paulo H. Leocadio" w:date="2024-07-17T13:11:00Z"/>
        </w:sdtContent>
      </w:sdt>
      <w:customXmlDelRangeEnd w:id="669"/>
      <w:commentRangeEnd w:id="665"/>
      <w:del w:id="670" w:author="Paulo H. Leocadio" w:date="2024-07-17T13:11:00Z" w16du:dateUtc="2024-07-17T17:11:00Z">
        <w:r w:rsidR="005012B1" w:rsidDel="009466DC">
          <w:rPr>
            <w:rStyle w:val="CommentReference"/>
            <w:rFonts w:eastAsiaTheme="minorHAnsi" w:cstheme="minorBidi"/>
          </w:rPr>
          <w:commentReference w:id="665"/>
        </w:r>
        <w:commentRangeEnd w:id="666"/>
        <w:r w:rsidR="00BE0D16" w:rsidDel="009466DC">
          <w:rPr>
            <w:rStyle w:val="CommentReference"/>
            <w:rFonts w:eastAsiaTheme="minorHAnsi" w:cstheme="minorBidi"/>
          </w:rPr>
          <w:commentReference w:id="666"/>
        </w:r>
      </w:del>
    </w:p>
    <w:p w14:paraId="1621F685" w14:textId="04A9CFFE" w:rsidR="00120911" w:rsidDel="009466DC" w:rsidRDefault="00BE0D16" w:rsidP="008541CC">
      <w:pPr>
        <w:pStyle w:val="NormalBPBHEB"/>
        <w:rPr>
          <w:del w:id="671" w:author="Paulo H. Leocadio" w:date="2024-07-17T13:11:00Z" w16du:dateUtc="2024-07-17T17:11:00Z"/>
        </w:rPr>
      </w:pPr>
      <w:del w:id="672" w:author="Paulo H. Leocadio" w:date="2024-07-17T13:11:00Z" w16du:dateUtc="2024-07-17T17:11:00Z">
        <w:r w:rsidDel="009466DC">
          <w:delText>Figure</w:delText>
        </w:r>
        <w:r w:rsidR="00713C02" w:rsidDel="009466DC">
          <w:delText xml:space="preserve"> 7.4 below shows a </w:delText>
        </w:r>
        <w:r w:rsidDel="009466DC">
          <w:delText>high-level</w:delText>
        </w:r>
        <w:r w:rsidR="00713C02" w:rsidDel="009466DC">
          <w:delText xml:space="preserve"> a</w:delText>
        </w:r>
        <w:r w:rsidDel="009466DC">
          <w:delText xml:space="preserve">rchitecture for the </w:delText>
        </w:r>
        <w:r w:rsidR="00713C02" w:rsidRPr="00713C02" w:rsidDel="009466DC">
          <w:delText>AWS CodeDeploy</w:delText>
        </w:r>
        <w:r w:rsidDel="009466DC">
          <w:delText>, a</w:delText>
        </w:r>
        <w:r w:rsidR="00713C02" w:rsidRPr="00713C02" w:rsidDel="009466DC">
          <w:delText xml:space="preserve"> fully managed deployment service</w:delText>
        </w:r>
      </w:del>
    </w:p>
    <w:p w14:paraId="3CBE474C" w14:textId="019CFB19" w:rsidR="00496204" w:rsidDel="009466DC" w:rsidRDefault="00496204" w:rsidP="00555FFB">
      <w:pPr>
        <w:pStyle w:val="NormalBPBHEB"/>
        <w:rPr>
          <w:del w:id="673" w:author="Paulo H. Leocadio" w:date="2024-07-17T13:11:00Z" w16du:dateUtc="2024-07-17T17:11:00Z"/>
        </w:rPr>
      </w:pPr>
    </w:p>
    <w:p w14:paraId="53F2FC13" w14:textId="6FEE627F" w:rsidR="00496204" w:rsidDel="009466DC" w:rsidRDefault="00496204" w:rsidP="00555FFB">
      <w:pPr>
        <w:pStyle w:val="FigureBPBHEB"/>
        <w:rPr>
          <w:del w:id="674" w:author="Paulo H. Leocadio" w:date="2024-07-17T13:11:00Z" w16du:dateUtc="2024-07-17T17:11:00Z"/>
        </w:rPr>
      </w:pPr>
      <w:del w:id="675" w:author="Paulo H. Leocadio" w:date="2024-07-17T13:11:00Z" w16du:dateUtc="2024-07-17T17:11:00Z">
        <w:r w:rsidRPr="00496204" w:rsidDel="009466DC">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del>
    </w:p>
    <w:p w14:paraId="5028FD09" w14:textId="1EE34B4A" w:rsidR="00496204" w:rsidDel="009466DC" w:rsidRDefault="00496204" w:rsidP="00555FFB">
      <w:pPr>
        <w:pStyle w:val="FigureCaptionBPBHEB"/>
        <w:rPr>
          <w:del w:id="676" w:author="Paulo H. Leocadio" w:date="2024-07-17T13:11:00Z" w16du:dateUtc="2024-07-17T17:11:00Z"/>
        </w:rPr>
      </w:pPr>
      <w:del w:id="677" w:author="Paulo H. Leocadio" w:date="2024-07-17T13:11:00Z" w16du:dateUtc="2024-07-17T17:11:00Z">
        <w:r w:rsidRPr="00555FFB" w:rsidDel="009466DC">
          <w:rPr>
            <w:b/>
            <w:bCs w:val="0"/>
          </w:rPr>
          <w:delText xml:space="preserve">Figure </w:delText>
        </w:r>
        <w:r w:rsidR="005012B1" w:rsidRPr="00555FFB" w:rsidDel="009466DC">
          <w:rPr>
            <w:b/>
            <w:bCs w:val="0"/>
          </w:rPr>
          <w:delText>7.</w:delText>
        </w:r>
        <w:r w:rsidRPr="00555FFB" w:rsidDel="009466DC">
          <w:rPr>
            <w:b/>
            <w:i w:val="0"/>
            <w:iCs w:val="0"/>
          </w:rPr>
          <w:fldChar w:fldCharType="begin"/>
        </w:r>
        <w:r w:rsidRPr="00555FFB" w:rsidDel="009466DC">
          <w:rPr>
            <w:b/>
            <w:bCs w:val="0"/>
          </w:rPr>
          <w:delInstrText xml:space="preserve"> SEQ Figure \* ARABIC </w:delInstrText>
        </w:r>
        <w:r w:rsidRPr="00555FFB" w:rsidDel="009466DC">
          <w:rPr>
            <w:b/>
            <w:i w:val="0"/>
            <w:iCs w:val="0"/>
          </w:rPr>
          <w:fldChar w:fldCharType="separate"/>
        </w:r>
        <w:r w:rsidR="009304A7" w:rsidRPr="00555FFB" w:rsidDel="009466DC">
          <w:rPr>
            <w:b/>
            <w:bCs w:val="0"/>
            <w:noProof/>
          </w:rPr>
          <w:delText>4</w:delText>
        </w:r>
        <w:r w:rsidRPr="00555FFB" w:rsidDel="009466DC">
          <w:rPr>
            <w:b/>
            <w:i w:val="0"/>
            <w:iCs w:val="0"/>
          </w:rPr>
          <w:fldChar w:fldCharType="end"/>
        </w:r>
        <w:r w:rsidR="005012B1" w:rsidRPr="00555FFB" w:rsidDel="009466DC">
          <w:rPr>
            <w:b/>
            <w:bCs w:val="0"/>
          </w:rPr>
          <w:delText>:</w:delText>
        </w:r>
        <w:r w:rsidDel="009466DC">
          <w:delText xml:space="preserve"> </w:delText>
        </w:r>
        <w:r w:rsidRPr="000C63FF" w:rsidDel="009466DC">
          <w:delText>AWS CodeDeploy</w:delText>
        </w:r>
        <w:r w:rsidDel="009466DC">
          <w:delText>:</w:delText>
        </w:r>
        <w:r w:rsidRPr="000C63FF" w:rsidDel="009466DC">
          <w:delText xml:space="preserve"> fully managed deployment service</w:delText>
        </w:r>
        <w:r w:rsidR="00DF64A0" w:rsidDel="009466DC">
          <w:delText xml:space="preserve"> (A</w:delText>
        </w:r>
        <w:r w:rsidR="002349B9" w:rsidDel="009466DC">
          <w:delText xml:space="preserve">mazon </w:delText>
        </w:r>
        <w:r w:rsidR="00DF64A0" w:rsidDel="009466DC">
          <w:delText>W</w:delText>
        </w:r>
        <w:r w:rsidR="002349B9" w:rsidDel="009466DC">
          <w:delText xml:space="preserve">eb </w:delText>
        </w:r>
        <w:r w:rsidR="00DF64A0" w:rsidDel="009466DC">
          <w:delText>S</w:delText>
        </w:r>
        <w:r w:rsidR="002349B9" w:rsidDel="009466DC">
          <w:delText>ervices).</w:delText>
        </w:r>
      </w:del>
    </w:p>
    <w:p w14:paraId="625014DF" w14:textId="0E6859F1" w:rsidR="0096252F" w:rsidRPr="001F0F2A" w:rsidDel="009466DC" w:rsidRDefault="0096252F" w:rsidP="001F0F2A">
      <w:pPr>
        <w:keepNext/>
        <w:keepLines/>
        <w:spacing w:before="40" w:after="0"/>
        <w:outlineLvl w:val="1"/>
        <w:rPr>
          <w:del w:id="678" w:author="Paulo H. Leocadio" w:date="2024-07-17T13:11:00Z" w16du:dateUtc="2024-07-17T17:11:00Z"/>
          <w:rFonts w:eastAsiaTheme="majorEastAsia" w:cstheme="majorBidi"/>
          <w:sz w:val="36"/>
          <w:szCs w:val="26"/>
        </w:rPr>
      </w:pPr>
      <w:del w:id="679" w:author="Paulo H. Leocadio" w:date="2024-07-17T13:11:00Z" w16du:dateUtc="2024-07-17T17:11:00Z">
        <w:r w:rsidRPr="001F0F2A" w:rsidDel="009466DC">
          <w:rPr>
            <w:rFonts w:eastAsiaTheme="majorEastAsia" w:cstheme="majorBidi"/>
            <w:sz w:val="36"/>
            <w:szCs w:val="26"/>
          </w:rPr>
          <w:delText xml:space="preserve">Use </w:delText>
        </w:r>
        <w:r w:rsidR="005012B1" w:rsidRPr="001F0F2A" w:rsidDel="009466DC">
          <w:rPr>
            <w:rFonts w:eastAsiaTheme="majorEastAsia" w:cstheme="majorBidi"/>
            <w:sz w:val="36"/>
            <w:szCs w:val="26"/>
          </w:rPr>
          <w:delText>case</w:delText>
        </w:r>
        <w:r w:rsidRPr="001F0F2A" w:rsidDel="009466DC">
          <w:rPr>
            <w:rFonts w:eastAsiaTheme="majorEastAsia" w:cstheme="majorBidi"/>
            <w:sz w:val="36"/>
            <w:szCs w:val="26"/>
          </w:rPr>
          <w:delText>s of AWS CodeDeploy</w:delText>
        </w:r>
      </w:del>
    </w:p>
    <w:p w14:paraId="7824D634" w14:textId="44E33520" w:rsidR="005012B1" w:rsidRPr="0096252F" w:rsidDel="009466DC" w:rsidRDefault="005012B1" w:rsidP="00555FFB">
      <w:pPr>
        <w:pStyle w:val="NormalBPBHEB"/>
        <w:rPr>
          <w:del w:id="680" w:author="Paulo H. Leocadio" w:date="2024-07-17T13:11:00Z" w16du:dateUtc="2024-07-17T17:11:00Z"/>
        </w:rPr>
      </w:pPr>
      <w:del w:id="681" w:author="Paulo H. Leocadio" w:date="2024-07-17T13:11:00Z" w16du:dateUtc="2024-07-17T17:11:00Z">
        <w:r w:rsidDel="009466DC">
          <w:delText>The following are the use cases of AWS CodeDeploy</w:delText>
        </w:r>
      </w:del>
      <w:customXmlDelRangeStart w:id="682" w:author="Paulo H. Leocadio" w:date="2024-07-17T13:11:00Z"/>
      <w:sdt>
        <w:sdtPr>
          <w:id w:val="1522354551"/>
          <w:citation/>
        </w:sdtPr>
        <w:sdtEndPr/>
        <w:sdtContent>
          <w:customXmlDelRangeEnd w:id="682"/>
          <w:del w:id="683" w:author="Paulo H. Leocadio" w:date="2024-07-17T13:11:00Z" w16du:dateUtc="2024-07-17T17:11:00Z">
            <w:r w:rsidR="00102CDE" w:rsidDel="009466DC">
              <w:fldChar w:fldCharType="begin"/>
            </w:r>
            <w:r w:rsidR="00102CDE" w:rsidDel="009466DC">
              <w:delInstrText xml:space="preserve"> CITATION unknown2023b \l 1033 </w:delInstrText>
            </w:r>
            <w:r w:rsidR="00102CDE" w:rsidDel="009466DC">
              <w:fldChar w:fldCharType="separate"/>
            </w:r>
            <w:r w:rsidR="00D34F43" w:rsidDel="009466DC">
              <w:rPr>
                <w:noProof/>
              </w:rPr>
              <w:delText xml:space="preserve"> </w:delText>
            </w:r>
            <w:r w:rsidR="00D34F43" w:rsidRPr="00D34F43" w:rsidDel="009466DC">
              <w:rPr>
                <w:noProof/>
              </w:rPr>
              <w:delText>[29]</w:delText>
            </w:r>
            <w:r w:rsidR="00102CDE" w:rsidDel="009466DC">
              <w:fldChar w:fldCharType="end"/>
            </w:r>
          </w:del>
          <w:customXmlDelRangeStart w:id="684" w:author="Paulo H. Leocadio" w:date="2024-07-17T13:11:00Z"/>
        </w:sdtContent>
      </w:sdt>
      <w:customXmlDelRangeEnd w:id="684"/>
      <w:del w:id="685" w:author="Paulo H. Leocadio" w:date="2024-07-17T13:11:00Z" w16du:dateUtc="2024-07-17T17:11:00Z">
        <w:r w:rsidDel="009466DC">
          <w:delText>:</w:delText>
        </w:r>
      </w:del>
    </w:p>
    <w:p w14:paraId="353DA660" w14:textId="3F7F0227" w:rsidR="0096252F" w:rsidRPr="0096252F" w:rsidDel="009466DC" w:rsidRDefault="0096252F" w:rsidP="008A12F7">
      <w:pPr>
        <w:pStyle w:val="NormalBPBHEB"/>
        <w:numPr>
          <w:ilvl w:val="0"/>
          <w:numId w:val="19"/>
        </w:numPr>
        <w:rPr>
          <w:del w:id="686" w:author="Paulo H. Leocadio" w:date="2024-07-17T13:11:00Z" w16du:dateUtc="2024-07-17T17:11:00Z"/>
        </w:rPr>
      </w:pPr>
      <w:del w:id="687" w:author="Paulo H. Leocadio" w:date="2024-07-17T13:11:00Z" w16du:dateUtc="2024-07-17T17:11:00Z">
        <w:r w:rsidRPr="0096252F" w:rsidDel="009466DC">
          <w:rPr>
            <w:b/>
            <w:bCs/>
          </w:rPr>
          <w:delText xml:space="preserve">Web </w:delText>
        </w:r>
        <w:r w:rsidR="005012B1" w:rsidRPr="0096252F" w:rsidDel="009466DC">
          <w:rPr>
            <w:b/>
            <w:bCs/>
          </w:rPr>
          <w:delText>application deployments</w:delText>
        </w:r>
        <w:r w:rsidRPr="0096252F" w:rsidDel="009466DC">
          <w:rPr>
            <w:b/>
            <w:bCs/>
          </w:rPr>
          <w:delText>:</w:delText>
        </w:r>
        <w:r w:rsidRPr="0096252F" w:rsidDel="009466DC">
          <w:delText xml:space="preserve"> CodeDeploy is well-suited for deploying web applications, allowing developers to roll out updates efficiently while maintaining high availability.</w:delText>
        </w:r>
      </w:del>
    </w:p>
    <w:p w14:paraId="192471EA" w14:textId="24A4F118" w:rsidR="0096252F" w:rsidRPr="0096252F" w:rsidDel="009466DC" w:rsidRDefault="0096252F" w:rsidP="008A12F7">
      <w:pPr>
        <w:pStyle w:val="NormalBPBHEB"/>
        <w:numPr>
          <w:ilvl w:val="0"/>
          <w:numId w:val="19"/>
        </w:numPr>
        <w:rPr>
          <w:del w:id="688" w:author="Paulo H. Leocadio" w:date="2024-07-17T13:11:00Z" w16du:dateUtc="2024-07-17T17:11:00Z"/>
        </w:rPr>
      </w:pPr>
      <w:del w:id="689" w:author="Paulo H. Leocadio" w:date="2024-07-17T13:11:00Z" w16du:dateUtc="2024-07-17T17:11:00Z">
        <w:r w:rsidRPr="0096252F" w:rsidDel="009466DC">
          <w:rPr>
            <w:b/>
            <w:bCs/>
          </w:rPr>
          <w:delText xml:space="preserve">Microservices </w:delText>
        </w:r>
        <w:r w:rsidR="005012B1" w:rsidRPr="0096252F" w:rsidDel="009466DC">
          <w:rPr>
            <w:b/>
            <w:bCs/>
          </w:rPr>
          <w:delText>deployments</w:delText>
        </w:r>
        <w:r w:rsidRPr="0096252F" w:rsidDel="009466DC">
          <w:rPr>
            <w:b/>
            <w:bCs/>
          </w:rPr>
          <w:delText>:</w:delText>
        </w:r>
        <w:r w:rsidRPr="0096252F" w:rsidDel="009466DC">
          <w:delText xml:space="preserve"> In a microservices architecture, CodeDeploy facilitates the deployment of individual microservices independently, supporting the principles of agility and scalability.</w:delText>
        </w:r>
      </w:del>
    </w:p>
    <w:p w14:paraId="2632EAF6" w14:textId="047D0C0B" w:rsidR="0096252F" w:rsidRPr="0096252F" w:rsidDel="009466DC" w:rsidRDefault="0096252F" w:rsidP="008A12F7">
      <w:pPr>
        <w:pStyle w:val="NormalBPBHEB"/>
        <w:numPr>
          <w:ilvl w:val="0"/>
          <w:numId w:val="19"/>
        </w:numPr>
        <w:rPr>
          <w:del w:id="690" w:author="Paulo H. Leocadio" w:date="2024-07-17T13:11:00Z" w16du:dateUtc="2024-07-17T17:11:00Z"/>
        </w:rPr>
      </w:pPr>
      <w:del w:id="691" w:author="Paulo H. Leocadio" w:date="2024-07-17T13:11:00Z" w16du:dateUtc="2024-07-17T17:11:00Z">
        <w:r w:rsidRPr="0096252F" w:rsidDel="009466DC">
          <w:rPr>
            <w:b/>
            <w:bCs/>
          </w:rPr>
          <w:delText xml:space="preserve">Hybrid </w:delText>
        </w:r>
        <w:r w:rsidR="005012B1" w:rsidRPr="0096252F" w:rsidDel="009466DC">
          <w:rPr>
            <w:b/>
            <w:bCs/>
          </w:rPr>
          <w:delText>cloud environments</w:delText>
        </w:r>
        <w:r w:rsidRPr="0096252F" w:rsidDel="009466DC">
          <w:rPr>
            <w:b/>
            <w:bCs/>
          </w:rPr>
          <w:delText>:</w:delText>
        </w:r>
        <w:r w:rsidRPr="0096252F" w:rsidDel="009466DC">
          <w:delText xml:space="preserve"> Organizations with hybrid cloud setups can leverage CodeDeploy to manage deployments seamlessly across on-premises and cloud-based infrastructure.</w:delText>
        </w:r>
      </w:del>
    </w:p>
    <w:p w14:paraId="0A6CA7C0" w14:textId="0510F820" w:rsidR="0096252F" w:rsidRPr="001F0F2A" w:rsidDel="009466DC" w:rsidRDefault="0096252F" w:rsidP="001F0F2A">
      <w:pPr>
        <w:keepNext/>
        <w:keepLines/>
        <w:spacing w:before="40" w:after="0"/>
        <w:outlineLvl w:val="1"/>
        <w:rPr>
          <w:del w:id="692" w:author="Paulo H. Leocadio" w:date="2024-07-17T13:11:00Z" w16du:dateUtc="2024-07-17T17:11:00Z"/>
          <w:rFonts w:eastAsiaTheme="majorEastAsia" w:cstheme="majorBidi"/>
          <w:sz w:val="36"/>
          <w:szCs w:val="26"/>
        </w:rPr>
      </w:pPr>
      <w:del w:id="693" w:author="Paulo H. Leocadio" w:date="2024-07-17T13:11:00Z" w16du:dateUtc="2024-07-17T17:11:00Z">
        <w:r w:rsidRPr="001F0F2A" w:rsidDel="009466DC">
          <w:rPr>
            <w:rFonts w:eastAsiaTheme="majorEastAsia" w:cstheme="majorBidi"/>
            <w:sz w:val="36"/>
            <w:szCs w:val="26"/>
          </w:rPr>
          <w:delText xml:space="preserve">Best </w:delText>
        </w:r>
        <w:r w:rsidR="005012B1" w:rsidRPr="001F0F2A" w:rsidDel="009466DC">
          <w:rPr>
            <w:rFonts w:eastAsiaTheme="majorEastAsia" w:cstheme="majorBidi"/>
            <w:sz w:val="36"/>
            <w:szCs w:val="26"/>
          </w:rPr>
          <w:delText xml:space="preserve">practices </w:delText>
        </w:r>
        <w:r w:rsidRPr="001F0F2A" w:rsidDel="009466DC">
          <w:rPr>
            <w:rFonts w:eastAsiaTheme="majorEastAsia" w:cstheme="majorBidi"/>
            <w:sz w:val="36"/>
            <w:szCs w:val="26"/>
          </w:rPr>
          <w:delText xml:space="preserve">for AWS CodeDeploy </w:delText>
        </w:r>
        <w:r w:rsidR="005012B1" w:rsidRPr="001F0F2A" w:rsidDel="009466DC">
          <w:rPr>
            <w:rFonts w:eastAsiaTheme="majorEastAsia" w:cstheme="majorBidi"/>
            <w:sz w:val="36"/>
            <w:szCs w:val="26"/>
          </w:rPr>
          <w:delText>implementation</w:delText>
        </w:r>
      </w:del>
    </w:p>
    <w:p w14:paraId="4538A8AA" w14:textId="2E7B49B1" w:rsidR="005012B1" w:rsidRPr="0096252F" w:rsidDel="009466DC" w:rsidRDefault="005012B1" w:rsidP="00555FFB">
      <w:pPr>
        <w:pStyle w:val="NormalBPBHEB"/>
        <w:rPr>
          <w:del w:id="694" w:author="Paulo H. Leocadio" w:date="2024-07-17T13:11:00Z" w16du:dateUtc="2024-07-17T17:11:00Z"/>
        </w:rPr>
      </w:pPr>
      <w:del w:id="695" w:author="Paulo H. Leocadio" w:date="2024-07-17T13:11:00Z" w16du:dateUtc="2024-07-17T17:11:00Z">
        <w:r w:rsidDel="009466DC">
          <w:delText xml:space="preserve">The following are the </w:delText>
        </w:r>
        <w:r w:rsidRPr="005012B1" w:rsidDel="009466DC">
          <w:delText>best practices for AWS CodeDeploy implementation</w:delText>
        </w:r>
        <w:r w:rsidDel="009466DC">
          <w:delText>:</w:delText>
        </w:r>
      </w:del>
    </w:p>
    <w:p w14:paraId="056C3610" w14:textId="137B5409" w:rsidR="0096252F" w:rsidRPr="0096252F" w:rsidDel="009466DC" w:rsidRDefault="0096252F" w:rsidP="008A12F7">
      <w:pPr>
        <w:pStyle w:val="NormalBPBHEB"/>
        <w:numPr>
          <w:ilvl w:val="0"/>
          <w:numId w:val="20"/>
        </w:numPr>
        <w:rPr>
          <w:del w:id="696" w:author="Paulo H. Leocadio" w:date="2024-07-17T13:11:00Z" w16du:dateUtc="2024-07-17T17:11:00Z"/>
        </w:rPr>
      </w:pPr>
      <w:del w:id="697" w:author="Paulo H. Leocadio" w:date="2024-07-17T13:11:00Z" w16du:dateUtc="2024-07-17T17:11:00Z">
        <w:r w:rsidRPr="0096252F" w:rsidDel="009466DC">
          <w:rPr>
            <w:b/>
            <w:bCs/>
          </w:rPr>
          <w:delText xml:space="preserve">Define </w:delText>
        </w:r>
        <w:r w:rsidR="005012B1" w:rsidRPr="0096252F" w:rsidDel="009466DC">
          <w:rPr>
            <w:b/>
            <w:bCs/>
          </w:rPr>
          <w:delText>clear deployment goals</w:delText>
        </w:r>
        <w:r w:rsidRPr="0096252F" w:rsidDel="009466DC">
          <w:rPr>
            <w:b/>
            <w:bCs/>
          </w:rPr>
          <w:delText>:</w:delText>
        </w:r>
        <w:r w:rsidRPr="0096252F" w:rsidDel="009466DC">
          <w:delText xml:space="preserve"> Clearly articulate the goals of each deployment to choose the most appropriate deployment strategy for your application</w:delText>
        </w:r>
      </w:del>
      <w:customXmlDelRangeStart w:id="698" w:author="Paulo H. Leocadio" w:date="2024-07-17T13:11:00Z"/>
      <w:sdt>
        <w:sdtPr>
          <w:id w:val="-392350555"/>
          <w:citation/>
        </w:sdtPr>
        <w:sdtEndPr/>
        <w:sdtContent>
          <w:customXmlDelRangeEnd w:id="698"/>
          <w:del w:id="699" w:author="Paulo H. Leocadio" w:date="2024-07-17T13:11:00Z" w16du:dateUtc="2024-07-17T17:11:00Z">
            <w:r w:rsidR="001E481F" w:rsidDel="009466DC">
              <w:fldChar w:fldCharType="begin"/>
            </w:r>
            <w:r w:rsidR="001E481F" w:rsidDel="009466DC">
              <w:delInstrText xml:space="preserve"> CITATION smith2018e \l 1033 </w:delInstrText>
            </w:r>
            <w:r w:rsidR="001E481F" w:rsidDel="009466DC">
              <w:fldChar w:fldCharType="separate"/>
            </w:r>
            <w:r w:rsidR="00D34F43" w:rsidDel="009466DC">
              <w:rPr>
                <w:noProof/>
              </w:rPr>
              <w:delText xml:space="preserve"> </w:delText>
            </w:r>
            <w:r w:rsidR="00D34F43" w:rsidRPr="00D34F43" w:rsidDel="009466DC">
              <w:rPr>
                <w:noProof/>
              </w:rPr>
              <w:delText>[30]</w:delText>
            </w:r>
            <w:r w:rsidR="001E481F" w:rsidDel="009466DC">
              <w:fldChar w:fldCharType="end"/>
            </w:r>
          </w:del>
          <w:customXmlDelRangeStart w:id="700" w:author="Paulo H. Leocadio" w:date="2024-07-17T13:11:00Z"/>
        </w:sdtContent>
      </w:sdt>
      <w:customXmlDelRangeEnd w:id="700"/>
      <w:del w:id="701" w:author="Paulo H. Leocadio" w:date="2024-07-17T13:11:00Z" w16du:dateUtc="2024-07-17T17:11:00Z">
        <w:r w:rsidRPr="0096252F" w:rsidDel="009466DC">
          <w:delText>.</w:delText>
        </w:r>
      </w:del>
    </w:p>
    <w:p w14:paraId="2362B7F7" w14:textId="3623A8CC" w:rsidR="0096252F" w:rsidRPr="0096252F" w:rsidDel="009466DC" w:rsidRDefault="0096252F" w:rsidP="008A12F7">
      <w:pPr>
        <w:pStyle w:val="NormalBPBHEB"/>
        <w:numPr>
          <w:ilvl w:val="0"/>
          <w:numId w:val="20"/>
        </w:numPr>
        <w:rPr>
          <w:del w:id="702" w:author="Paulo H. Leocadio" w:date="2024-07-17T13:11:00Z" w16du:dateUtc="2024-07-17T17:11:00Z"/>
        </w:rPr>
      </w:pPr>
      <w:del w:id="703" w:author="Paulo H. Leocadio" w:date="2024-07-17T13:11:00Z" w16du:dateUtc="2024-07-17T17:11:00Z">
        <w:r w:rsidRPr="0096252F" w:rsidDel="009466DC">
          <w:rPr>
            <w:b/>
            <w:bCs/>
          </w:rPr>
          <w:delText xml:space="preserve">Thorough </w:delText>
        </w:r>
        <w:r w:rsidR="005012B1" w:rsidRPr="0096252F" w:rsidDel="009466DC">
          <w:rPr>
            <w:b/>
            <w:bCs/>
          </w:rPr>
          <w:delText>testing procedures</w:delText>
        </w:r>
        <w:r w:rsidRPr="0096252F" w:rsidDel="009466DC">
          <w:rPr>
            <w:b/>
            <w:bCs/>
          </w:rPr>
          <w:delText>:</w:delText>
        </w:r>
        <w:r w:rsidRPr="0096252F" w:rsidDel="009466DC">
          <w:delText xml:space="preserve"> Implement robust testing procedures, including staging environments and automated testing, to catch potential issues before deployment</w:delText>
        </w:r>
      </w:del>
      <w:customXmlDelRangeStart w:id="704" w:author="Paulo H. Leocadio" w:date="2024-07-17T13:11:00Z"/>
      <w:sdt>
        <w:sdtPr>
          <w:id w:val="227580942"/>
          <w:citation/>
        </w:sdtPr>
        <w:sdtEndPr/>
        <w:sdtContent>
          <w:customXmlDelRangeEnd w:id="704"/>
          <w:del w:id="705" w:author="Paulo H. Leocadio" w:date="2024-07-17T13:11:00Z" w16du:dateUtc="2024-07-17T17:11:00Z">
            <w:r w:rsidR="00815561" w:rsidDel="009466DC">
              <w:fldChar w:fldCharType="begin"/>
            </w:r>
            <w:r w:rsidR="00815561" w:rsidDel="009466DC">
              <w:delInstrText xml:space="preserve"> CITATION jones2020a \l 1033 </w:delInstrText>
            </w:r>
            <w:r w:rsidR="00815561" w:rsidDel="009466DC">
              <w:fldChar w:fldCharType="separate"/>
            </w:r>
            <w:r w:rsidR="00D34F43" w:rsidDel="009466DC">
              <w:rPr>
                <w:noProof/>
              </w:rPr>
              <w:delText xml:space="preserve"> </w:delText>
            </w:r>
            <w:r w:rsidR="00D34F43" w:rsidRPr="00D34F43" w:rsidDel="009466DC">
              <w:rPr>
                <w:noProof/>
              </w:rPr>
              <w:delText>[31]</w:delText>
            </w:r>
            <w:r w:rsidR="00815561" w:rsidDel="009466DC">
              <w:fldChar w:fldCharType="end"/>
            </w:r>
          </w:del>
          <w:customXmlDelRangeStart w:id="706" w:author="Paulo H. Leocadio" w:date="2024-07-17T13:11:00Z"/>
        </w:sdtContent>
      </w:sdt>
      <w:customXmlDelRangeEnd w:id="706"/>
      <w:del w:id="707" w:author="Paulo H. Leocadio" w:date="2024-07-17T13:11:00Z" w16du:dateUtc="2024-07-17T17:11:00Z">
        <w:r w:rsidRPr="0096252F" w:rsidDel="009466DC">
          <w:delText>.</w:delText>
        </w:r>
      </w:del>
    </w:p>
    <w:p w14:paraId="1F47CD2B" w14:textId="5900F292" w:rsidR="005012B1" w:rsidRPr="0096252F" w:rsidDel="009466DC" w:rsidRDefault="0096252F" w:rsidP="00D4222C">
      <w:pPr>
        <w:pStyle w:val="NormalBPBHEB"/>
        <w:numPr>
          <w:ilvl w:val="0"/>
          <w:numId w:val="20"/>
        </w:numPr>
        <w:rPr>
          <w:del w:id="708" w:author="Paulo H. Leocadio" w:date="2024-07-17T13:11:00Z" w16du:dateUtc="2024-07-17T17:11:00Z"/>
        </w:rPr>
      </w:pPr>
      <w:del w:id="709" w:author="Paulo H. Leocadio" w:date="2024-07-17T13:11:00Z" w16du:dateUtc="2024-07-17T17:11:00Z">
        <w:r w:rsidRPr="00F33529" w:rsidDel="009466DC">
          <w:rPr>
            <w:b/>
            <w:bCs/>
          </w:rPr>
          <w:delText xml:space="preserve">Monitor and </w:delText>
        </w:r>
        <w:r w:rsidR="005012B1" w:rsidRPr="00F33529" w:rsidDel="009466DC">
          <w:rPr>
            <w:b/>
            <w:bCs/>
          </w:rPr>
          <w:delText>optimize</w:delText>
        </w:r>
        <w:r w:rsidRPr="00F33529" w:rsidDel="009466DC">
          <w:rPr>
            <w:b/>
            <w:bCs/>
          </w:rPr>
          <w:delText>:</w:delText>
        </w:r>
        <w:r w:rsidRPr="0096252F" w:rsidDel="009466DC">
          <w:delText xml:space="preserve"> Continuously monitor deployments using AWS CloudWatch and optimize deployment strategies based on performance metrics</w:delText>
        </w:r>
      </w:del>
      <w:customXmlDelRangeStart w:id="710" w:author="Paulo H. Leocadio" w:date="2024-07-17T13:11:00Z"/>
      <w:sdt>
        <w:sdtPr>
          <w:id w:val="-1967805997"/>
          <w:citation/>
        </w:sdtPr>
        <w:sdtEndPr/>
        <w:sdtContent>
          <w:customXmlDelRangeEnd w:id="710"/>
          <w:del w:id="711" w:author="Paulo H. Leocadio" w:date="2024-07-17T13:11:00Z" w16du:dateUtc="2024-07-17T17:11:00Z">
            <w:r w:rsidR="001E481F" w:rsidDel="009466DC">
              <w:fldChar w:fldCharType="begin"/>
            </w:r>
            <w:r w:rsidR="001E481F" w:rsidDel="009466DC">
              <w:delInstrText xml:space="preserve"> CITATION jones2019a \l 1033 </w:delInstrText>
            </w:r>
            <w:r w:rsidR="001E481F" w:rsidDel="009466DC">
              <w:fldChar w:fldCharType="separate"/>
            </w:r>
            <w:r w:rsidR="00D34F43" w:rsidDel="009466DC">
              <w:rPr>
                <w:noProof/>
              </w:rPr>
              <w:delText xml:space="preserve"> </w:delText>
            </w:r>
            <w:r w:rsidR="00D34F43" w:rsidRPr="00D34F43" w:rsidDel="009466DC">
              <w:rPr>
                <w:noProof/>
              </w:rPr>
              <w:delText>[27]</w:delText>
            </w:r>
            <w:r w:rsidR="001E481F" w:rsidDel="009466DC">
              <w:fldChar w:fldCharType="end"/>
            </w:r>
          </w:del>
          <w:customXmlDelRangeStart w:id="712" w:author="Paulo H. Leocadio" w:date="2024-07-17T13:11:00Z"/>
        </w:sdtContent>
      </w:sdt>
      <w:customXmlDelRangeEnd w:id="712"/>
      <w:del w:id="713" w:author="Paulo H. Leocadio" w:date="2024-07-17T13:11:00Z" w16du:dateUtc="2024-07-17T17:11:00Z">
        <w:r w:rsidRPr="0096252F" w:rsidDel="009466DC">
          <w:delText>.</w:delText>
        </w:r>
      </w:del>
    </w:p>
    <w:p w14:paraId="4F0ABA1D" w14:textId="40D74D0D" w:rsidR="002F0A2A" w:rsidRPr="002F0A2A" w:rsidDel="009466DC" w:rsidRDefault="002F0A2A" w:rsidP="002D42CA">
      <w:pPr>
        <w:keepNext/>
        <w:keepLines/>
        <w:spacing w:before="400" w:after="0" w:line="276" w:lineRule="auto"/>
        <w:outlineLvl w:val="0"/>
        <w:rPr>
          <w:del w:id="714" w:author="Paulo H. Leocadio" w:date="2024-07-17T13:11:00Z" w16du:dateUtc="2024-07-17T17:11:00Z"/>
          <w:rFonts w:eastAsia="Palatino Linotype" w:cs="Palatino Linotype"/>
          <w:b/>
          <w:color w:val="auto"/>
          <w:sz w:val="40"/>
          <w:szCs w:val="40"/>
        </w:rPr>
      </w:pPr>
      <w:del w:id="715" w:author="Paulo H. Leocadio" w:date="2024-07-17T13:11:00Z" w16du:dateUtc="2024-07-17T17:11:00Z">
        <w:r w:rsidRPr="002F0A2A" w:rsidDel="009466DC">
          <w:rPr>
            <w:rFonts w:eastAsia="Palatino Linotype" w:cs="Palatino Linotype"/>
            <w:b/>
            <w:color w:val="auto"/>
            <w:sz w:val="40"/>
            <w:szCs w:val="40"/>
          </w:rPr>
          <w:delText>AWS CodePipeline</w:delText>
        </w:r>
      </w:del>
    </w:p>
    <w:p w14:paraId="6992B862" w14:textId="080363B7" w:rsidR="002F0A2A" w:rsidDel="009466DC" w:rsidRDefault="002F0A2A" w:rsidP="005012B1">
      <w:pPr>
        <w:pStyle w:val="NormalBPBHEB"/>
        <w:rPr>
          <w:del w:id="716" w:author="Paulo H. Leocadio" w:date="2024-07-17T13:11:00Z" w16du:dateUtc="2024-07-17T17:11:00Z"/>
        </w:rPr>
      </w:pPr>
      <w:del w:id="717" w:author="Paulo H. Leocadio" w:date="2024-07-17T13:11:00Z" w16du:dateUtc="2024-07-17T17:11:00Z">
        <w:r w:rsidRPr="002F0A2A" w:rsidDel="009466DC">
          <w:delText>AWS CodePipeline is a fully managed CI/CD service that automates the end-to-end software release process. This section provides an in-depth exploration of AWS CodePipeline, covering its features, integrations, and best practices for achieving efficient and reliable software delivery.</w:delText>
        </w:r>
      </w:del>
    </w:p>
    <w:p w14:paraId="3CB87D3D" w14:textId="499C062A" w:rsidR="002F0A2A" w:rsidRPr="001F0F2A" w:rsidDel="009466DC" w:rsidRDefault="002F0A2A" w:rsidP="001F0F2A">
      <w:pPr>
        <w:keepNext/>
        <w:keepLines/>
        <w:spacing w:before="40" w:after="0"/>
        <w:outlineLvl w:val="1"/>
        <w:rPr>
          <w:del w:id="718" w:author="Paulo H. Leocadio" w:date="2024-07-17T13:11:00Z" w16du:dateUtc="2024-07-17T17:11:00Z"/>
          <w:rFonts w:eastAsiaTheme="majorEastAsia" w:cstheme="majorBidi"/>
          <w:sz w:val="36"/>
          <w:szCs w:val="26"/>
        </w:rPr>
      </w:pPr>
      <w:del w:id="719" w:author="Paulo H. Leocadio" w:date="2024-07-17T13:11:00Z" w16du:dateUtc="2024-07-17T17:11:00Z">
        <w:r w:rsidRPr="001F0F2A" w:rsidDel="009466DC">
          <w:rPr>
            <w:rFonts w:eastAsiaTheme="majorEastAsia" w:cstheme="majorBidi"/>
            <w:sz w:val="36"/>
            <w:szCs w:val="26"/>
          </w:rPr>
          <w:delText xml:space="preserve">Key </w:delText>
        </w:r>
        <w:r w:rsidR="005012B1" w:rsidRPr="001F0F2A" w:rsidDel="009466DC">
          <w:rPr>
            <w:rFonts w:eastAsiaTheme="majorEastAsia" w:cstheme="majorBidi"/>
            <w:sz w:val="36"/>
            <w:szCs w:val="26"/>
          </w:rPr>
          <w:delText xml:space="preserve">features </w:delText>
        </w:r>
        <w:r w:rsidRPr="001F0F2A" w:rsidDel="009466DC">
          <w:rPr>
            <w:rFonts w:eastAsiaTheme="majorEastAsia" w:cstheme="majorBidi"/>
            <w:sz w:val="36"/>
            <w:szCs w:val="26"/>
          </w:rPr>
          <w:delText>of AWS CodePipeline</w:delText>
        </w:r>
      </w:del>
    </w:p>
    <w:p w14:paraId="55B963DC" w14:textId="5A531469" w:rsidR="005012B1" w:rsidRPr="002F0A2A" w:rsidDel="009466DC" w:rsidRDefault="005012B1" w:rsidP="00555FFB">
      <w:pPr>
        <w:pStyle w:val="NormalBPBHEB"/>
        <w:rPr>
          <w:del w:id="720" w:author="Paulo H. Leocadio" w:date="2024-07-17T13:11:00Z" w16du:dateUtc="2024-07-17T17:11:00Z"/>
        </w:rPr>
      </w:pPr>
      <w:del w:id="721" w:author="Paulo H. Leocadio" w:date="2024-07-17T13:11:00Z" w16du:dateUtc="2024-07-17T17:11:00Z">
        <w:r w:rsidDel="009466DC">
          <w:delText xml:space="preserve">Following are the </w:delText>
        </w:r>
        <w:r w:rsidRPr="005012B1" w:rsidDel="009466DC">
          <w:delText>key features of AWS CodePipeline</w:delText>
        </w:r>
      </w:del>
      <w:customXmlDelRangeStart w:id="722" w:author="Paulo H. Leocadio" w:date="2024-07-17T13:11:00Z"/>
      <w:sdt>
        <w:sdtPr>
          <w:id w:val="-398822188"/>
          <w:citation/>
        </w:sdtPr>
        <w:sdtEndPr/>
        <w:sdtContent>
          <w:customXmlDelRangeEnd w:id="722"/>
          <w:del w:id="723" w:author="Paulo H. Leocadio" w:date="2024-07-17T13:11:00Z" w16du:dateUtc="2024-07-17T17:11:00Z">
            <w:r w:rsidR="00B20FF6" w:rsidDel="009466DC">
              <w:fldChar w:fldCharType="begin"/>
            </w:r>
            <w:r w:rsidR="00B20FF6" w:rsidDel="009466DC">
              <w:delInstrText xml:space="preserve"> CITATION unknown2023c \l 1033 </w:delInstrText>
            </w:r>
            <w:r w:rsidR="00B20FF6" w:rsidDel="009466DC">
              <w:fldChar w:fldCharType="separate"/>
            </w:r>
            <w:r w:rsidR="00D34F43" w:rsidDel="009466DC">
              <w:rPr>
                <w:noProof/>
              </w:rPr>
              <w:delText xml:space="preserve"> </w:delText>
            </w:r>
            <w:r w:rsidR="00D34F43" w:rsidRPr="00D34F43" w:rsidDel="009466DC">
              <w:rPr>
                <w:noProof/>
              </w:rPr>
              <w:delText>[32]</w:delText>
            </w:r>
            <w:r w:rsidR="00B20FF6" w:rsidDel="009466DC">
              <w:fldChar w:fldCharType="end"/>
            </w:r>
          </w:del>
          <w:customXmlDelRangeStart w:id="724" w:author="Paulo H. Leocadio" w:date="2024-07-17T13:11:00Z"/>
        </w:sdtContent>
      </w:sdt>
      <w:customXmlDelRangeEnd w:id="724"/>
      <w:del w:id="725" w:author="Paulo H. Leocadio" w:date="2024-07-17T13:11:00Z" w16du:dateUtc="2024-07-17T17:11:00Z">
        <w:r w:rsidDel="009466DC">
          <w:delText>:</w:delText>
        </w:r>
      </w:del>
    </w:p>
    <w:p w14:paraId="0CA96DBF" w14:textId="7AF407E4" w:rsidR="002F0A2A" w:rsidRPr="002F0A2A" w:rsidDel="009466DC" w:rsidRDefault="002F0A2A" w:rsidP="008A12F7">
      <w:pPr>
        <w:pStyle w:val="NormalBPBHEB"/>
        <w:numPr>
          <w:ilvl w:val="0"/>
          <w:numId w:val="21"/>
        </w:numPr>
        <w:rPr>
          <w:del w:id="726" w:author="Paulo H. Leocadio" w:date="2024-07-17T13:11:00Z" w16du:dateUtc="2024-07-17T17:11:00Z"/>
        </w:rPr>
      </w:pPr>
      <w:del w:id="727" w:author="Paulo H. Leocadio" w:date="2024-07-17T13:11:00Z" w16du:dateUtc="2024-07-17T17:11:00Z">
        <w:r w:rsidRPr="002F0A2A" w:rsidDel="009466DC">
          <w:rPr>
            <w:b/>
            <w:bCs/>
          </w:rPr>
          <w:delText xml:space="preserve">Automated </w:delText>
        </w:r>
        <w:r w:rsidR="005012B1" w:rsidRPr="002F0A2A" w:rsidDel="009466DC">
          <w:rPr>
            <w:b/>
            <w:bCs/>
          </w:rPr>
          <w:delText>workflows</w:delText>
        </w:r>
        <w:r w:rsidRPr="002F0A2A" w:rsidDel="009466DC">
          <w:rPr>
            <w:b/>
            <w:bCs/>
          </w:rPr>
          <w:delText>:</w:delText>
        </w:r>
        <w:r w:rsidRPr="002F0A2A" w:rsidDel="009466DC">
          <w:delText xml:space="preserve"> CodePipeline allows users to define and automate their release pipelines, orchestrating the flow of code from source repositories through build, test, and deployment phases.</w:delText>
        </w:r>
      </w:del>
    </w:p>
    <w:p w14:paraId="5AE3F108" w14:textId="07AFE8BA" w:rsidR="002F0A2A" w:rsidRPr="002F0A2A" w:rsidDel="009466DC" w:rsidRDefault="002F0A2A" w:rsidP="008A12F7">
      <w:pPr>
        <w:pStyle w:val="NormalBPBHEB"/>
        <w:numPr>
          <w:ilvl w:val="0"/>
          <w:numId w:val="21"/>
        </w:numPr>
        <w:rPr>
          <w:del w:id="728" w:author="Paulo H. Leocadio" w:date="2024-07-17T13:11:00Z" w16du:dateUtc="2024-07-17T17:11:00Z"/>
        </w:rPr>
      </w:pPr>
      <w:del w:id="729" w:author="Paulo H. Leocadio" w:date="2024-07-17T13:11:00Z" w16du:dateUtc="2024-07-17T17:11:00Z">
        <w:r w:rsidRPr="002F0A2A" w:rsidDel="009466DC">
          <w:rPr>
            <w:b/>
            <w:bCs/>
          </w:rPr>
          <w:delText xml:space="preserve">Integration with DevOps </w:delText>
        </w:r>
        <w:r w:rsidR="005012B1" w:rsidRPr="002F0A2A" w:rsidDel="009466DC">
          <w:rPr>
            <w:b/>
            <w:bCs/>
          </w:rPr>
          <w:delText>tools</w:delText>
        </w:r>
        <w:r w:rsidRPr="002F0A2A" w:rsidDel="009466DC">
          <w:rPr>
            <w:b/>
            <w:bCs/>
          </w:rPr>
          <w:delText>:</w:delText>
        </w:r>
        <w:r w:rsidRPr="002F0A2A" w:rsidDel="009466DC">
          <w:delText xml:space="preserve"> Seamlessly integrates with a variety of AWS services, third-party tools, and custom plugins, enabling users to construct flexible and extensible workflows.</w:delText>
        </w:r>
      </w:del>
    </w:p>
    <w:p w14:paraId="75A2A608" w14:textId="06FB7D07" w:rsidR="002F0A2A" w:rsidRPr="002F0A2A" w:rsidDel="009466DC" w:rsidRDefault="002F0A2A" w:rsidP="008A12F7">
      <w:pPr>
        <w:pStyle w:val="NormalBPBHEB"/>
        <w:numPr>
          <w:ilvl w:val="0"/>
          <w:numId w:val="21"/>
        </w:numPr>
        <w:rPr>
          <w:del w:id="730" w:author="Paulo H. Leocadio" w:date="2024-07-17T13:11:00Z" w16du:dateUtc="2024-07-17T17:11:00Z"/>
        </w:rPr>
      </w:pPr>
      <w:del w:id="731" w:author="Paulo H. Leocadio" w:date="2024-07-17T13:11:00Z" w16du:dateUtc="2024-07-17T17:11:00Z">
        <w:r w:rsidRPr="002F0A2A" w:rsidDel="009466DC">
          <w:rPr>
            <w:b/>
            <w:bCs/>
          </w:rPr>
          <w:delText xml:space="preserve">Parallel and </w:delText>
        </w:r>
        <w:r w:rsidR="005012B1" w:rsidRPr="002F0A2A" w:rsidDel="009466DC">
          <w:rPr>
            <w:b/>
            <w:bCs/>
          </w:rPr>
          <w:delText>sequential e</w:delText>
        </w:r>
        <w:r w:rsidRPr="002F0A2A" w:rsidDel="009466DC">
          <w:rPr>
            <w:b/>
            <w:bCs/>
          </w:rPr>
          <w:delText>xecution:</w:delText>
        </w:r>
        <w:r w:rsidRPr="002F0A2A" w:rsidDel="009466DC">
          <w:delText xml:space="preserve"> CodePipeline supports both parallel and sequential execution of pipeline stages, accommodating diverse application architectures and deployment scenarios.</w:delText>
        </w:r>
      </w:del>
    </w:p>
    <w:p w14:paraId="7BC870D9" w14:textId="4CBD6962" w:rsidR="002F0A2A" w:rsidDel="009466DC" w:rsidRDefault="002F0A2A" w:rsidP="008A12F7">
      <w:pPr>
        <w:pStyle w:val="NormalBPBHEB"/>
        <w:numPr>
          <w:ilvl w:val="0"/>
          <w:numId w:val="21"/>
        </w:numPr>
        <w:rPr>
          <w:del w:id="732" w:author="Paulo H. Leocadio" w:date="2024-07-17T13:11:00Z" w16du:dateUtc="2024-07-17T17:11:00Z"/>
        </w:rPr>
      </w:pPr>
      <w:del w:id="733" w:author="Paulo H. Leocadio" w:date="2024-07-17T13:11:00Z" w16du:dateUtc="2024-07-17T17:11:00Z">
        <w:r w:rsidRPr="002F0A2A" w:rsidDel="009466DC">
          <w:rPr>
            <w:b/>
            <w:bCs/>
          </w:rPr>
          <w:delText xml:space="preserve">Artifact </w:delText>
        </w:r>
        <w:r w:rsidR="005012B1" w:rsidRPr="002F0A2A" w:rsidDel="009466DC">
          <w:rPr>
            <w:b/>
            <w:bCs/>
          </w:rPr>
          <w:delText>management</w:delText>
        </w:r>
        <w:r w:rsidRPr="002F0A2A" w:rsidDel="009466DC">
          <w:rPr>
            <w:b/>
            <w:bCs/>
          </w:rPr>
          <w:delText>:</w:delText>
        </w:r>
        <w:r w:rsidRPr="002F0A2A" w:rsidDel="009466DC">
          <w:delText xml:space="preserve"> Manages and stores build artifacts, ensuring versioned and consistent artifact availability throughout the software delivery process.</w:delText>
        </w:r>
      </w:del>
    </w:p>
    <w:p w14:paraId="539E1D0E" w14:textId="1D3C6E43" w:rsidR="002F0A2A" w:rsidRPr="001F0F2A" w:rsidDel="009466DC" w:rsidRDefault="002F0A2A" w:rsidP="001F0F2A">
      <w:pPr>
        <w:keepNext/>
        <w:keepLines/>
        <w:spacing w:before="40" w:after="0"/>
        <w:outlineLvl w:val="1"/>
        <w:rPr>
          <w:del w:id="734" w:author="Paulo H. Leocadio" w:date="2024-07-17T13:11:00Z" w16du:dateUtc="2024-07-17T17:11:00Z"/>
          <w:rFonts w:eastAsiaTheme="majorEastAsia" w:cstheme="majorBidi"/>
          <w:sz w:val="36"/>
          <w:szCs w:val="26"/>
        </w:rPr>
      </w:pPr>
      <w:del w:id="735" w:author="Paulo H. Leocadio" w:date="2024-07-17T13:11:00Z" w16du:dateUtc="2024-07-17T17:11:00Z">
        <w:r w:rsidRPr="001F0F2A" w:rsidDel="009466DC">
          <w:rPr>
            <w:rFonts w:eastAsiaTheme="majorEastAsia" w:cstheme="majorBidi"/>
            <w:sz w:val="36"/>
            <w:szCs w:val="26"/>
          </w:rPr>
          <w:delText xml:space="preserve">Use </w:delText>
        </w:r>
        <w:r w:rsidR="005012B1" w:rsidRPr="001F0F2A" w:rsidDel="009466DC">
          <w:rPr>
            <w:rFonts w:eastAsiaTheme="majorEastAsia" w:cstheme="majorBidi"/>
            <w:sz w:val="36"/>
            <w:szCs w:val="26"/>
          </w:rPr>
          <w:delText xml:space="preserve">cases </w:delText>
        </w:r>
        <w:r w:rsidRPr="001F0F2A" w:rsidDel="009466DC">
          <w:rPr>
            <w:rFonts w:eastAsiaTheme="majorEastAsia" w:cstheme="majorBidi"/>
            <w:sz w:val="36"/>
            <w:szCs w:val="26"/>
          </w:rPr>
          <w:delText>of AWS CodePipeline</w:delText>
        </w:r>
      </w:del>
    </w:p>
    <w:p w14:paraId="6C62891E" w14:textId="77C317F9" w:rsidR="005012B1" w:rsidRPr="002F0A2A" w:rsidDel="009466DC" w:rsidRDefault="005012B1" w:rsidP="00555FFB">
      <w:pPr>
        <w:pStyle w:val="NormalBPBHEB"/>
        <w:rPr>
          <w:del w:id="736" w:author="Paulo H. Leocadio" w:date="2024-07-17T13:11:00Z" w16du:dateUtc="2024-07-17T17:11:00Z"/>
        </w:rPr>
      </w:pPr>
      <w:del w:id="737" w:author="Paulo H. Leocadio" w:date="2024-07-17T13:11:00Z" w16du:dateUtc="2024-07-17T17:11:00Z">
        <w:r w:rsidDel="009466DC">
          <w:delText>The following are the use cases of AWS CodePipeline:</w:delText>
        </w:r>
      </w:del>
    </w:p>
    <w:p w14:paraId="73CD9566" w14:textId="3FB9CE1A" w:rsidR="002F0A2A" w:rsidRPr="002F0A2A" w:rsidDel="009466DC" w:rsidRDefault="002F0A2A" w:rsidP="008A12F7">
      <w:pPr>
        <w:numPr>
          <w:ilvl w:val="0"/>
          <w:numId w:val="22"/>
        </w:numPr>
        <w:pBdr>
          <w:top w:val="nil"/>
          <w:left w:val="nil"/>
          <w:bottom w:val="nil"/>
          <w:right w:val="nil"/>
          <w:between w:val="nil"/>
        </w:pBdr>
        <w:shd w:val="clear" w:color="auto" w:fill="FFFFFF"/>
        <w:spacing w:after="100" w:line="276" w:lineRule="auto"/>
        <w:jc w:val="both"/>
        <w:rPr>
          <w:del w:id="738" w:author="Paulo H. Leocadio" w:date="2024-07-17T13:11:00Z" w16du:dateUtc="2024-07-17T17:11:00Z"/>
        </w:rPr>
      </w:pPr>
      <w:del w:id="739" w:author="Paulo H. Leocadio" w:date="2024-07-17T13:11:00Z" w16du:dateUtc="2024-07-17T17:11:00Z">
        <w:r w:rsidRPr="002F0A2A" w:rsidDel="009466DC">
          <w:rPr>
            <w:b/>
            <w:bCs/>
          </w:rPr>
          <w:delText>Multi-</w:delText>
        </w:r>
        <w:r w:rsidR="005012B1" w:rsidRPr="002F0A2A" w:rsidDel="009466DC">
          <w:rPr>
            <w:b/>
            <w:bCs/>
          </w:rPr>
          <w:delText>environment deployments</w:delText>
        </w:r>
        <w:r w:rsidRPr="002F0A2A" w:rsidDel="009466DC">
          <w:rPr>
            <w:b/>
            <w:bCs/>
          </w:rPr>
          <w:delText>:</w:delText>
        </w:r>
        <w:r w:rsidRPr="002F0A2A" w:rsidDel="009466DC">
          <w:delText xml:space="preserve"> CodePipeline facilitates the creation of pipelines that support deploying applications to multiple environments, such as development, testing, and production.</w:delText>
        </w:r>
      </w:del>
    </w:p>
    <w:p w14:paraId="30E958CD" w14:textId="2C245C57" w:rsidR="002F0A2A" w:rsidRPr="002F0A2A" w:rsidDel="009466DC" w:rsidRDefault="002F0A2A" w:rsidP="008A12F7">
      <w:pPr>
        <w:numPr>
          <w:ilvl w:val="0"/>
          <w:numId w:val="22"/>
        </w:numPr>
        <w:pBdr>
          <w:top w:val="nil"/>
          <w:left w:val="nil"/>
          <w:bottom w:val="nil"/>
          <w:right w:val="nil"/>
          <w:between w:val="nil"/>
        </w:pBdr>
        <w:shd w:val="clear" w:color="auto" w:fill="FFFFFF"/>
        <w:spacing w:after="100" w:line="276" w:lineRule="auto"/>
        <w:jc w:val="both"/>
        <w:rPr>
          <w:del w:id="740" w:author="Paulo H. Leocadio" w:date="2024-07-17T13:11:00Z" w16du:dateUtc="2024-07-17T17:11:00Z"/>
        </w:rPr>
      </w:pPr>
      <w:del w:id="741" w:author="Paulo H. Leocadio" w:date="2024-07-17T13:11:00Z" w16du:dateUtc="2024-07-17T17:11:00Z">
        <w:r w:rsidRPr="002F0A2A" w:rsidDel="009466DC">
          <w:rPr>
            <w:b/>
            <w:bCs/>
          </w:rPr>
          <w:delText xml:space="preserve">Microservices </w:delText>
        </w:r>
        <w:r w:rsidR="005012B1" w:rsidRPr="002F0A2A" w:rsidDel="009466DC">
          <w:rPr>
            <w:b/>
            <w:bCs/>
          </w:rPr>
          <w:delText>archite</w:delText>
        </w:r>
        <w:r w:rsidRPr="002F0A2A" w:rsidDel="009466DC">
          <w:rPr>
            <w:b/>
            <w:bCs/>
          </w:rPr>
          <w:delText>ctures:</w:delText>
        </w:r>
        <w:r w:rsidRPr="002F0A2A" w:rsidDel="009466DC">
          <w:delText xml:space="preserve"> Ideal for orchestrating CI/CD workflows in microservices-based applications, allowing independent testing and deployment of individual services</w:delText>
        </w:r>
      </w:del>
      <w:customXmlDelRangeStart w:id="742" w:author="Paulo H. Leocadio" w:date="2024-07-17T13:11:00Z"/>
      <w:sdt>
        <w:sdtPr>
          <w:id w:val="-1042129264"/>
          <w:citation/>
        </w:sdtPr>
        <w:sdtEndPr/>
        <w:sdtContent>
          <w:customXmlDelRangeEnd w:id="742"/>
          <w:del w:id="743" w:author="Paulo H. Leocadio" w:date="2024-07-17T13:11:00Z" w16du:dateUtc="2024-07-17T17:11:00Z">
            <w:r w:rsidR="00B20FF6" w:rsidDel="009466DC">
              <w:fldChar w:fldCharType="begin"/>
            </w:r>
            <w:r w:rsidR="00B20FF6" w:rsidDel="009466DC">
              <w:delInstrText xml:space="preserve"> CITATION unknown2023c \l 1033 </w:delInstrText>
            </w:r>
            <w:r w:rsidR="00B20FF6" w:rsidDel="009466DC">
              <w:fldChar w:fldCharType="separate"/>
            </w:r>
            <w:r w:rsidR="00D34F43" w:rsidDel="009466DC">
              <w:rPr>
                <w:noProof/>
              </w:rPr>
              <w:delText xml:space="preserve"> </w:delText>
            </w:r>
            <w:r w:rsidR="00D34F43" w:rsidRPr="00D34F43" w:rsidDel="009466DC">
              <w:rPr>
                <w:noProof/>
              </w:rPr>
              <w:delText>[32]</w:delText>
            </w:r>
            <w:r w:rsidR="00B20FF6" w:rsidDel="009466DC">
              <w:fldChar w:fldCharType="end"/>
            </w:r>
          </w:del>
          <w:customXmlDelRangeStart w:id="744" w:author="Paulo H. Leocadio" w:date="2024-07-17T13:11:00Z"/>
        </w:sdtContent>
      </w:sdt>
      <w:customXmlDelRangeEnd w:id="744"/>
      <w:del w:id="745" w:author="Paulo H. Leocadio" w:date="2024-07-17T13:11:00Z" w16du:dateUtc="2024-07-17T17:11:00Z">
        <w:r w:rsidRPr="002F0A2A" w:rsidDel="009466DC">
          <w:delText>.</w:delText>
        </w:r>
      </w:del>
    </w:p>
    <w:p w14:paraId="030075EF" w14:textId="48F7558C" w:rsidR="002F0A2A" w:rsidRPr="002F0A2A" w:rsidDel="009466DC" w:rsidRDefault="002F0A2A" w:rsidP="008A12F7">
      <w:pPr>
        <w:numPr>
          <w:ilvl w:val="0"/>
          <w:numId w:val="22"/>
        </w:numPr>
        <w:pBdr>
          <w:top w:val="nil"/>
          <w:left w:val="nil"/>
          <w:bottom w:val="nil"/>
          <w:right w:val="nil"/>
          <w:between w:val="nil"/>
        </w:pBdr>
        <w:shd w:val="clear" w:color="auto" w:fill="FFFFFF"/>
        <w:spacing w:after="100" w:line="276" w:lineRule="auto"/>
        <w:jc w:val="both"/>
        <w:rPr>
          <w:del w:id="746" w:author="Paulo H. Leocadio" w:date="2024-07-17T13:11:00Z" w16du:dateUtc="2024-07-17T17:11:00Z"/>
        </w:rPr>
      </w:pPr>
      <w:del w:id="747" w:author="Paulo H. Leocadio" w:date="2024-07-17T13:11:00Z" w16du:dateUtc="2024-07-17T17:11:00Z">
        <w:r w:rsidRPr="002F0A2A" w:rsidDel="009466DC">
          <w:rPr>
            <w:b/>
            <w:bCs/>
          </w:rPr>
          <w:delText xml:space="preserve">Serverless </w:delText>
        </w:r>
        <w:r w:rsidR="005012B1" w:rsidRPr="002F0A2A" w:rsidDel="009466DC">
          <w:rPr>
            <w:b/>
            <w:bCs/>
          </w:rPr>
          <w:delText>application d</w:delText>
        </w:r>
        <w:r w:rsidRPr="002F0A2A" w:rsidDel="009466DC">
          <w:rPr>
            <w:b/>
            <w:bCs/>
          </w:rPr>
          <w:delText>eployments:</w:delText>
        </w:r>
        <w:r w:rsidRPr="002F0A2A" w:rsidDel="009466DC">
          <w:delText xml:space="preserve"> Well-suited for automating the deployment of serverless applications, managing the build and deployment of AWS Lambda functions and related resources.</w:delText>
        </w:r>
      </w:del>
    </w:p>
    <w:p w14:paraId="43B913E9" w14:textId="7FDBBF85" w:rsidR="002F0A2A" w:rsidRPr="001F0F2A" w:rsidDel="009466DC" w:rsidRDefault="002F0A2A" w:rsidP="001F0F2A">
      <w:pPr>
        <w:keepNext/>
        <w:keepLines/>
        <w:spacing w:before="40" w:after="0"/>
        <w:outlineLvl w:val="1"/>
        <w:rPr>
          <w:del w:id="748" w:author="Paulo H. Leocadio" w:date="2024-07-17T13:11:00Z" w16du:dateUtc="2024-07-17T17:11:00Z"/>
          <w:rFonts w:eastAsiaTheme="majorEastAsia" w:cstheme="majorBidi"/>
          <w:sz w:val="36"/>
          <w:szCs w:val="26"/>
        </w:rPr>
      </w:pPr>
      <w:del w:id="749" w:author="Paulo H. Leocadio" w:date="2024-07-17T13:11:00Z" w16du:dateUtc="2024-07-17T17:11:00Z">
        <w:r w:rsidRPr="001F0F2A" w:rsidDel="009466DC">
          <w:rPr>
            <w:rFonts w:eastAsiaTheme="majorEastAsia" w:cstheme="majorBidi"/>
            <w:sz w:val="36"/>
            <w:szCs w:val="26"/>
          </w:rPr>
          <w:delText xml:space="preserve">Best </w:delText>
        </w:r>
        <w:r w:rsidR="005012B1" w:rsidRPr="001F0F2A" w:rsidDel="009466DC">
          <w:rPr>
            <w:rFonts w:eastAsiaTheme="majorEastAsia" w:cstheme="majorBidi"/>
            <w:sz w:val="36"/>
            <w:szCs w:val="26"/>
          </w:rPr>
          <w:delText xml:space="preserve">practices </w:delText>
        </w:r>
        <w:r w:rsidRPr="001F0F2A" w:rsidDel="009466DC">
          <w:rPr>
            <w:rFonts w:eastAsiaTheme="majorEastAsia" w:cstheme="majorBidi"/>
            <w:sz w:val="36"/>
            <w:szCs w:val="26"/>
          </w:rPr>
          <w:delText xml:space="preserve">for AWS CodePipeline </w:delText>
        </w:r>
        <w:r w:rsidR="005012B1" w:rsidRPr="001F0F2A" w:rsidDel="009466DC">
          <w:rPr>
            <w:rFonts w:eastAsiaTheme="majorEastAsia" w:cstheme="majorBidi"/>
            <w:sz w:val="36"/>
            <w:szCs w:val="26"/>
          </w:rPr>
          <w:delText>implementation</w:delText>
        </w:r>
      </w:del>
    </w:p>
    <w:p w14:paraId="272551DD" w14:textId="78873D9D" w:rsidR="005012B1" w:rsidRPr="002F0A2A" w:rsidDel="009466DC" w:rsidRDefault="005012B1" w:rsidP="00555FFB">
      <w:pPr>
        <w:pStyle w:val="NormalBPBHEB"/>
        <w:rPr>
          <w:del w:id="750" w:author="Paulo H. Leocadio" w:date="2024-07-17T13:11:00Z" w16du:dateUtc="2024-07-17T17:11:00Z"/>
        </w:rPr>
      </w:pPr>
      <w:del w:id="751" w:author="Paulo H. Leocadio" w:date="2024-07-17T13:11:00Z" w16du:dateUtc="2024-07-17T17:11:00Z">
        <w:r w:rsidDel="009466DC">
          <w:delText>The following are the best practices for AWS CodePipeline implementation:</w:delText>
        </w:r>
      </w:del>
    </w:p>
    <w:p w14:paraId="2E3DB36E" w14:textId="39F27892" w:rsidR="002F0A2A" w:rsidRPr="002F0A2A" w:rsidDel="009466DC" w:rsidRDefault="002F0A2A" w:rsidP="008A12F7">
      <w:pPr>
        <w:pStyle w:val="NormalBPBHEB"/>
        <w:numPr>
          <w:ilvl w:val="0"/>
          <w:numId w:val="23"/>
        </w:numPr>
        <w:rPr>
          <w:del w:id="752" w:author="Paulo H. Leocadio" w:date="2024-07-17T13:11:00Z" w16du:dateUtc="2024-07-17T17:11:00Z"/>
        </w:rPr>
      </w:pPr>
      <w:del w:id="753" w:author="Paulo H. Leocadio" w:date="2024-07-17T13:11:00Z" w16du:dateUtc="2024-07-17T17:11:00Z">
        <w:r w:rsidRPr="002F0A2A" w:rsidDel="009466DC">
          <w:rPr>
            <w:b/>
            <w:bCs/>
          </w:rPr>
          <w:delText xml:space="preserve">Version </w:delText>
        </w:r>
        <w:r w:rsidR="005012B1" w:rsidRPr="002F0A2A" w:rsidDel="009466DC">
          <w:rPr>
            <w:b/>
            <w:bCs/>
          </w:rPr>
          <w:delText>control inte</w:delText>
        </w:r>
        <w:r w:rsidRPr="002F0A2A" w:rsidDel="009466DC">
          <w:rPr>
            <w:b/>
            <w:bCs/>
          </w:rPr>
          <w:delText>gration:</w:delText>
        </w:r>
        <w:r w:rsidRPr="002F0A2A" w:rsidDel="009466DC">
          <w:delText xml:space="preserve"> Integrate CodePipeline with version control systems like AWS CodeCommit or GitHub for seamless source code management</w:delText>
        </w:r>
      </w:del>
      <w:customXmlDelRangeStart w:id="754" w:author="Paulo H. Leocadio" w:date="2024-07-17T13:11:00Z"/>
      <w:sdt>
        <w:sdtPr>
          <w:id w:val="-2143868606"/>
          <w:citation/>
        </w:sdtPr>
        <w:sdtEndPr/>
        <w:sdtContent>
          <w:customXmlDelRangeEnd w:id="754"/>
          <w:del w:id="755" w:author="Paulo H. Leocadio" w:date="2024-07-17T13:11:00Z" w16du:dateUtc="2024-07-17T17:11:00Z">
            <w:r w:rsidR="0007138F" w:rsidDel="009466DC">
              <w:fldChar w:fldCharType="begin"/>
            </w:r>
            <w:r w:rsidR="0007138F" w:rsidDel="009466DC">
              <w:delInstrText xml:space="preserve"> CITATION jones2019b \l 1033 </w:delInstrText>
            </w:r>
            <w:r w:rsidR="0007138F" w:rsidDel="009466DC">
              <w:fldChar w:fldCharType="separate"/>
            </w:r>
            <w:r w:rsidR="00D34F43" w:rsidDel="009466DC">
              <w:rPr>
                <w:noProof/>
              </w:rPr>
              <w:delText xml:space="preserve"> </w:delText>
            </w:r>
            <w:r w:rsidR="00D34F43" w:rsidRPr="00D34F43" w:rsidDel="009466DC">
              <w:rPr>
                <w:noProof/>
              </w:rPr>
              <w:delText>[33]</w:delText>
            </w:r>
            <w:r w:rsidR="0007138F" w:rsidDel="009466DC">
              <w:fldChar w:fldCharType="end"/>
            </w:r>
          </w:del>
          <w:customXmlDelRangeStart w:id="756" w:author="Paulo H. Leocadio" w:date="2024-07-17T13:11:00Z"/>
        </w:sdtContent>
      </w:sdt>
      <w:customXmlDelRangeEnd w:id="756"/>
      <w:del w:id="757" w:author="Paulo H. Leocadio" w:date="2024-07-17T13:11:00Z" w16du:dateUtc="2024-07-17T17:11:00Z">
        <w:r w:rsidRPr="002F0A2A" w:rsidDel="009466DC">
          <w:delText>.</w:delText>
        </w:r>
      </w:del>
    </w:p>
    <w:p w14:paraId="10194F04" w14:textId="22E00149" w:rsidR="002F0A2A" w:rsidRPr="002F0A2A" w:rsidDel="009466DC" w:rsidRDefault="002F0A2A" w:rsidP="008A12F7">
      <w:pPr>
        <w:pStyle w:val="NormalBPBHEB"/>
        <w:numPr>
          <w:ilvl w:val="0"/>
          <w:numId w:val="23"/>
        </w:numPr>
        <w:rPr>
          <w:del w:id="758" w:author="Paulo H. Leocadio" w:date="2024-07-17T13:11:00Z" w16du:dateUtc="2024-07-17T17:11:00Z"/>
        </w:rPr>
      </w:pPr>
      <w:del w:id="759" w:author="Paulo H. Leocadio" w:date="2024-07-17T13:11:00Z" w16du:dateUtc="2024-07-17T17:11:00Z">
        <w:r w:rsidRPr="002F0A2A" w:rsidDel="009466DC">
          <w:rPr>
            <w:b/>
            <w:bCs/>
          </w:rPr>
          <w:delText xml:space="preserve">Automated </w:delText>
        </w:r>
        <w:r w:rsidR="005012B1" w:rsidRPr="002F0A2A" w:rsidDel="009466DC">
          <w:rPr>
            <w:b/>
            <w:bCs/>
          </w:rPr>
          <w:delText>testing strategies</w:delText>
        </w:r>
        <w:r w:rsidRPr="002F0A2A" w:rsidDel="009466DC">
          <w:rPr>
            <w:b/>
            <w:bCs/>
          </w:rPr>
          <w:delText>:</w:delText>
        </w:r>
        <w:r w:rsidRPr="002F0A2A" w:rsidDel="009466DC">
          <w:delText xml:space="preserve"> Implement automated testing at each stage of the pipeline to identify and address issues early in the development process</w:delText>
        </w:r>
      </w:del>
      <w:customXmlDelRangeStart w:id="760" w:author="Paulo H. Leocadio" w:date="2024-07-17T13:11:00Z"/>
      <w:sdt>
        <w:sdtPr>
          <w:id w:val="-1900823529"/>
          <w:citation/>
        </w:sdtPr>
        <w:sdtEndPr/>
        <w:sdtContent>
          <w:customXmlDelRangeEnd w:id="760"/>
          <w:del w:id="761" w:author="Paulo H. Leocadio" w:date="2024-07-17T13:11:00Z" w16du:dateUtc="2024-07-17T17:11:00Z">
            <w:r w:rsidR="00200CD8" w:rsidDel="009466DC">
              <w:fldChar w:fldCharType="begin"/>
            </w:r>
            <w:r w:rsidR="00200CD8" w:rsidDel="009466DC">
              <w:delInstrText xml:space="preserve"> CITATION smith2018f \l 1033 </w:delInstrText>
            </w:r>
            <w:r w:rsidR="00200CD8" w:rsidDel="009466DC">
              <w:fldChar w:fldCharType="separate"/>
            </w:r>
            <w:r w:rsidR="00D34F43" w:rsidDel="009466DC">
              <w:rPr>
                <w:noProof/>
              </w:rPr>
              <w:delText xml:space="preserve"> </w:delText>
            </w:r>
            <w:r w:rsidR="00D34F43" w:rsidRPr="00D34F43" w:rsidDel="009466DC">
              <w:rPr>
                <w:noProof/>
              </w:rPr>
              <w:delText>[34]</w:delText>
            </w:r>
            <w:r w:rsidR="00200CD8" w:rsidDel="009466DC">
              <w:fldChar w:fldCharType="end"/>
            </w:r>
          </w:del>
          <w:customXmlDelRangeStart w:id="762" w:author="Paulo H. Leocadio" w:date="2024-07-17T13:11:00Z"/>
        </w:sdtContent>
      </w:sdt>
      <w:customXmlDelRangeEnd w:id="762"/>
      <w:del w:id="763" w:author="Paulo H. Leocadio" w:date="2024-07-17T13:11:00Z" w16du:dateUtc="2024-07-17T17:11:00Z">
        <w:r w:rsidRPr="002F0A2A" w:rsidDel="009466DC">
          <w:delText>.</w:delText>
        </w:r>
      </w:del>
    </w:p>
    <w:p w14:paraId="15057E10" w14:textId="3F7606B2" w:rsidR="005012B1" w:rsidRPr="002F0A2A" w:rsidDel="009466DC" w:rsidRDefault="002F0A2A" w:rsidP="00D4222C">
      <w:pPr>
        <w:pStyle w:val="NormalBPBHEB"/>
        <w:numPr>
          <w:ilvl w:val="0"/>
          <w:numId w:val="23"/>
        </w:numPr>
        <w:rPr>
          <w:del w:id="764" w:author="Paulo H. Leocadio" w:date="2024-07-17T13:11:00Z" w16du:dateUtc="2024-07-17T17:11:00Z"/>
        </w:rPr>
      </w:pPr>
      <w:del w:id="765" w:author="Paulo H. Leocadio" w:date="2024-07-17T13:11:00Z" w16du:dateUtc="2024-07-17T17:11:00Z">
        <w:r w:rsidRPr="00F33529" w:rsidDel="009466DC">
          <w:rPr>
            <w:b/>
            <w:bCs/>
          </w:rPr>
          <w:delText xml:space="preserve">Security </w:delText>
        </w:r>
        <w:r w:rsidR="005012B1" w:rsidRPr="00F33529" w:rsidDel="009466DC">
          <w:rPr>
            <w:b/>
            <w:bCs/>
          </w:rPr>
          <w:delText>best practices</w:delText>
        </w:r>
        <w:r w:rsidRPr="00F33529" w:rsidDel="009466DC">
          <w:rPr>
            <w:b/>
            <w:bCs/>
          </w:rPr>
          <w:delText>:</w:delText>
        </w:r>
        <w:r w:rsidRPr="002F0A2A" w:rsidDel="009466DC">
          <w:delText xml:space="preserve"> Follow AWS best practices for security, including least privilege principles and encryption of sensitive data within the pipeline.</w:delText>
        </w:r>
      </w:del>
    </w:p>
    <w:p w14:paraId="15380EFF" w14:textId="008E8FEA" w:rsidR="00906929" w:rsidRPr="00906929" w:rsidDel="009466DC" w:rsidRDefault="001F5C22" w:rsidP="00555FFB">
      <w:pPr>
        <w:pStyle w:val="Heading1BPBHEB"/>
        <w:rPr>
          <w:del w:id="766" w:author="Paulo H. Leocadio" w:date="2024-07-17T13:11:00Z" w16du:dateUtc="2024-07-17T17:11:00Z"/>
        </w:rPr>
      </w:pPr>
      <w:del w:id="767" w:author="Paulo H. Leocadio" w:date="2024-07-17T13:11:00Z" w16du:dateUtc="2024-07-17T17:11:00Z">
        <w:r w:rsidRPr="00906929" w:rsidDel="009466DC">
          <w:delText>AWS CodeStar</w:delText>
        </w:r>
        <w:commentRangeStart w:id="768"/>
        <w:commentRangeStart w:id="769"/>
        <w:commentRangeEnd w:id="768"/>
        <w:r w:rsidDel="009466DC">
          <w:rPr>
            <w:rStyle w:val="CommentReference"/>
            <w:rFonts w:eastAsiaTheme="minorHAnsi" w:cstheme="minorBidi"/>
            <w:b w:val="0"/>
            <w:color w:val="000000" w:themeColor="text1"/>
          </w:rPr>
          <w:commentReference w:id="768"/>
        </w:r>
        <w:commentRangeEnd w:id="769"/>
        <w:r w:rsidDel="009466DC">
          <w:rPr>
            <w:rStyle w:val="CommentReference"/>
            <w:rFonts w:eastAsiaTheme="minorHAnsi" w:cstheme="minorBidi"/>
            <w:b w:val="0"/>
            <w:color w:val="000000" w:themeColor="text1"/>
          </w:rPr>
          <w:commentReference w:id="769"/>
        </w:r>
        <w:r w:rsidDel="009466DC">
          <w:delText xml:space="preserve"> </w:delText>
        </w:r>
        <w:r w:rsidR="00906929" w:rsidRPr="00906929" w:rsidDel="009466DC">
          <w:delText xml:space="preserve">Developer </w:delText>
        </w:r>
        <w:r w:rsidR="005012B1" w:rsidRPr="00906929" w:rsidDel="009466DC">
          <w:delText>tools</w:delText>
        </w:r>
        <w:r w:rsidR="00906929" w:rsidRPr="00906929" w:rsidDel="009466DC">
          <w:delText xml:space="preserve"> </w:delText>
        </w:r>
      </w:del>
    </w:p>
    <w:p w14:paraId="22A40908" w14:textId="17B1C4DA" w:rsidR="00906929" w:rsidDel="009466DC" w:rsidRDefault="00906929" w:rsidP="00555FFB">
      <w:pPr>
        <w:pStyle w:val="NormalBPBHEB"/>
        <w:rPr>
          <w:del w:id="770" w:author="Paulo H. Leocadio" w:date="2024-07-17T13:11:00Z" w16du:dateUtc="2024-07-17T17:11:00Z"/>
        </w:rPr>
      </w:pPr>
      <w:del w:id="771" w:author="Paulo H. Leocadio" w:date="2024-07-17T13:11:00Z" w16du:dateUtc="2024-07-17T17:11:00Z">
        <w:r w:rsidRPr="00906929" w:rsidDel="009466DC">
          <w:delText xml:space="preserve">AWS CodeStar is an </w:delText>
        </w:r>
        <w:r w:rsidRPr="00555FFB" w:rsidDel="009466DC">
          <w:rPr>
            <w:b/>
            <w:bCs/>
          </w:rPr>
          <w:delText>integrated development environment (IDE)</w:delText>
        </w:r>
        <w:r w:rsidRPr="00906929" w:rsidDel="009466DC">
          <w:delText xml:space="preserve"> and CI/CD service designed to simplify the development and deployment of applications on AWS. This section delves into the features, benefits, and best practices associated with AWS CodeStar.</w:delText>
        </w:r>
      </w:del>
    </w:p>
    <w:p w14:paraId="09FB3AD2" w14:textId="5FB47FD9" w:rsidR="00906929" w:rsidRPr="001F0F2A" w:rsidDel="009466DC" w:rsidRDefault="00906929" w:rsidP="001F0F2A">
      <w:pPr>
        <w:keepNext/>
        <w:keepLines/>
        <w:spacing w:before="40" w:after="0"/>
        <w:outlineLvl w:val="1"/>
        <w:rPr>
          <w:del w:id="772" w:author="Paulo H. Leocadio" w:date="2024-07-17T13:11:00Z" w16du:dateUtc="2024-07-17T17:11:00Z"/>
          <w:rFonts w:eastAsiaTheme="majorEastAsia" w:cstheme="majorBidi"/>
          <w:sz w:val="36"/>
          <w:szCs w:val="26"/>
        </w:rPr>
      </w:pPr>
      <w:del w:id="773" w:author="Paulo H. Leocadio" w:date="2024-07-17T13:11:00Z" w16du:dateUtc="2024-07-17T17:11:00Z">
        <w:r w:rsidRPr="001F0F2A" w:rsidDel="009466DC">
          <w:rPr>
            <w:rFonts w:eastAsiaTheme="majorEastAsia" w:cstheme="majorBidi"/>
            <w:sz w:val="36"/>
            <w:szCs w:val="26"/>
          </w:rPr>
          <w:delText xml:space="preserve">Key </w:delText>
        </w:r>
        <w:r w:rsidR="001667D7" w:rsidRPr="001F0F2A" w:rsidDel="009466DC">
          <w:rPr>
            <w:rFonts w:eastAsiaTheme="majorEastAsia" w:cstheme="majorBidi"/>
            <w:sz w:val="36"/>
            <w:szCs w:val="26"/>
          </w:rPr>
          <w:delText>features</w:delText>
        </w:r>
      </w:del>
    </w:p>
    <w:p w14:paraId="5F41D67D" w14:textId="2052F6F7" w:rsidR="001667D7" w:rsidRPr="00906929" w:rsidDel="009466DC" w:rsidRDefault="001667D7" w:rsidP="00555FFB">
      <w:pPr>
        <w:pStyle w:val="NormalBPBHEB"/>
        <w:rPr>
          <w:del w:id="774" w:author="Paulo H. Leocadio" w:date="2024-07-17T13:11:00Z" w16du:dateUtc="2024-07-17T17:11:00Z"/>
        </w:rPr>
      </w:pPr>
      <w:del w:id="775" w:author="Paulo H. Leocadio" w:date="2024-07-17T13:11:00Z" w16du:dateUtc="2024-07-17T17:11:00Z">
        <w:r w:rsidDel="009466DC">
          <w:delText>The following are the key features of AWS CodeStar</w:delText>
        </w:r>
      </w:del>
      <w:customXmlDelRangeStart w:id="776" w:author="Paulo H. Leocadio" w:date="2024-07-17T13:11:00Z"/>
      <w:sdt>
        <w:sdtPr>
          <w:id w:val="-1850323807"/>
          <w:citation/>
        </w:sdtPr>
        <w:sdtEndPr/>
        <w:sdtContent>
          <w:customXmlDelRangeEnd w:id="776"/>
          <w:del w:id="777" w:author="Paulo H. Leocadio" w:date="2024-07-17T13:11:00Z" w16du:dateUtc="2024-07-17T17:11:00Z">
            <w:r w:rsidR="008230A4" w:rsidDel="009466DC">
              <w:fldChar w:fldCharType="begin"/>
            </w:r>
            <w:r w:rsidR="008230A4" w:rsidDel="009466DC">
              <w:delInstrText xml:space="preserve"> CITATION services2023b \l 1033 </w:delInstrText>
            </w:r>
            <w:r w:rsidR="008230A4" w:rsidDel="009466DC">
              <w:fldChar w:fldCharType="separate"/>
            </w:r>
            <w:r w:rsidR="00D34F43" w:rsidDel="009466DC">
              <w:rPr>
                <w:noProof/>
              </w:rPr>
              <w:delText xml:space="preserve"> </w:delText>
            </w:r>
            <w:r w:rsidR="00D34F43" w:rsidRPr="00D34F43" w:rsidDel="009466DC">
              <w:rPr>
                <w:noProof/>
              </w:rPr>
              <w:delText>[35]</w:delText>
            </w:r>
            <w:r w:rsidR="008230A4" w:rsidDel="009466DC">
              <w:fldChar w:fldCharType="end"/>
            </w:r>
          </w:del>
          <w:customXmlDelRangeStart w:id="778" w:author="Paulo H. Leocadio" w:date="2024-07-17T13:11:00Z"/>
        </w:sdtContent>
      </w:sdt>
      <w:customXmlDelRangeEnd w:id="778"/>
      <w:del w:id="779" w:author="Paulo H. Leocadio" w:date="2024-07-17T13:11:00Z" w16du:dateUtc="2024-07-17T17:11:00Z">
        <w:r w:rsidDel="009466DC">
          <w:delText>:</w:delText>
        </w:r>
      </w:del>
    </w:p>
    <w:p w14:paraId="060C45A3" w14:textId="3D0457EA" w:rsidR="00906929" w:rsidRPr="00906929" w:rsidDel="009466DC" w:rsidRDefault="00906929" w:rsidP="008A12F7">
      <w:pPr>
        <w:pStyle w:val="NormalBPBHEB"/>
        <w:numPr>
          <w:ilvl w:val="0"/>
          <w:numId w:val="24"/>
        </w:numPr>
        <w:rPr>
          <w:del w:id="780" w:author="Paulo H. Leocadio" w:date="2024-07-17T13:11:00Z" w16du:dateUtc="2024-07-17T17:11:00Z"/>
        </w:rPr>
      </w:pPr>
      <w:del w:id="781" w:author="Paulo H. Leocadio" w:date="2024-07-17T13:11:00Z" w16du:dateUtc="2024-07-17T17:11:00Z">
        <w:r w:rsidRPr="00906929" w:rsidDel="009466DC">
          <w:rPr>
            <w:b/>
            <w:bCs/>
          </w:rPr>
          <w:delText xml:space="preserve">Unified </w:delText>
        </w:r>
        <w:r w:rsidR="001667D7" w:rsidRPr="00906929" w:rsidDel="009466DC">
          <w:rPr>
            <w:b/>
            <w:bCs/>
          </w:rPr>
          <w:delText>development platform</w:delText>
        </w:r>
        <w:r w:rsidRPr="00906929" w:rsidDel="009466DC">
          <w:rPr>
            <w:b/>
            <w:bCs/>
          </w:rPr>
          <w:delText>:</w:delText>
        </w:r>
        <w:r w:rsidRPr="00906929" w:rsidDel="009466DC">
          <w:delText xml:space="preserve"> CodeStar provides a unified platform for developing, building, and deploying applications, streamlining the software development life cycle.</w:delText>
        </w:r>
      </w:del>
    </w:p>
    <w:p w14:paraId="1FD82C4C" w14:textId="02B9A34C" w:rsidR="00906929" w:rsidRPr="00906929" w:rsidDel="009466DC" w:rsidRDefault="00906929" w:rsidP="008A12F7">
      <w:pPr>
        <w:pStyle w:val="NormalBPBHEB"/>
        <w:numPr>
          <w:ilvl w:val="0"/>
          <w:numId w:val="24"/>
        </w:numPr>
        <w:rPr>
          <w:del w:id="782" w:author="Paulo H. Leocadio" w:date="2024-07-17T13:11:00Z" w16du:dateUtc="2024-07-17T17:11:00Z"/>
        </w:rPr>
      </w:pPr>
      <w:del w:id="783" w:author="Paulo H. Leocadio" w:date="2024-07-17T13:11:00Z" w16du:dateUtc="2024-07-17T17:11:00Z">
        <w:r w:rsidRPr="00906929" w:rsidDel="009466DC">
          <w:rPr>
            <w:b/>
            <w:bCs/>
          </w:rPr>
          <w:delText xml:space="preserve">Project </w:delText>
        </w:r>
        <w:r w:rsidR="001667D7" w:rsidRPr="00906929" w:rsidDel="009466DC">
          <w:rPr>
            <w:b/>
            <w:bCs/>
          </w:rPr>
          <w:delText>templates</w:delText>
        </w:r>
        <w:r w:rsidRPr="00906929" w:rsidDel="009466DC">
          <w:rPr>
            <w:b/>
            <w:bCs/>
          </w:rPr>
          <w:delText>:</w:delText>
        </w:r>
        <w:r w:rsidRPr="00906929" w:rsidDel="009466DC">
          <w:delText xml:space="preserve"> Offers pre-configured project templates for various programming languages and AWS services, enabling quick project setup and reducing configuration overhead.</w:delText>
        </w:r>
      </w:del>
    </w:p>
    <w:p w14:paraId="43282E49" w14:textId="27D40D7A" w:rsidR="00906929" w:rsidRPr="00906929" w:rsidDel="009466DC" w:rsidRDefault="00906929" w:rsidP="008A12F7">
      <w:pPr>
        <w:pStyle w:val="NormalBPBHEB"/>
        <w:numPr>
          <w:ilvl w:val="0"/>
          <w:numId w:val="24"/>
        </w:numPr>
        <w:rPr>
          <w:del w:id="784" w:author="Paulo H. Leocadio" w:date="2024-07-17T13:11:00Z" w16du:dateUtc="2024-07-17T17:11:00Z"/>
        </w:rPr>
      </w:pPr>
      <w:del w:id="785" w:author="Paulo H. Leocadio" w:date="2024-07-17T13:11:00Z" w16du:dateUtc="2024-07-17T17:11:00Z">
        <w:r w:rsidRPr="00906929" w:rsidDel="009466DC">
          <w:rPr>
            <w:b/>
            <w:bCs/>
          </w:rPr>
          <w:delText xml:space="preserve">Built-in CI/CD </w:delText>
        </w:r>
        <w:r w:rsidR="001667D7" w:rsidRPr="00906929" w:rsidDel="009466DC">
          <w:rPr>
            <w:b/>
            <w:bCs/>
          </w:rPr>
          <w:delText>pipeline</w:delText>
        </w:r>
        <w:r w:rsidRPr="00906929" w:rsidDel="009466DC">
          <w:rPr>
            <w:b/>
            <w:bCs/>
          </w:rPr>
          <w:delText>:</w:delText>
        </w:r>
        <w:r w:rsidRPr="00906929" w:rsidDel="009466DC">
          <w:delText xml:space="preserve"> Automatically sets up a CI/CD pipeline for each project, facilitating automated code builds, tests, and deployments.</w:delText>
        </w:r>
      </w:del>
    </w:p>
    <w:p w14:paraId="778475B7" w14:textId="133ADC50" w:rsidR="00906929" w:rsidRPr="00906929" w:rsidDel="009466DC" w:rsidRDefault="00906929" w:rsidP="008A12F7">
      <w:pPr>
        <w:pStyle w:val="NormalBPBHEB"/>
        <w:numPr>
          <w:ilvl w:val="0"/>
          <w:numId w:val="24"/>
        </w:numPr>
        <w:rPr>
          <w:del w:id="786" w:author="Paulo H. Leocadio" w:date="2024-07-17T13:11:00Z" w16du:dateUtc="2024-07-17T17:11:00Z"/>
        </w:rPr>
      </w:pPr>
      <w:del w:id="787" w:author="Paulo H. Leocadio" w:date="2024-07-17T13:11:00Z" w16du:dateUtc="2024-07-17T17:11:00Z">
        <w:r w:rsidRPr="00906929" w:rsidDel="009466DC">
          <w:rPr>
            <w:b/>
            <w:bCs/>
          </w:rPr>
          <w:delText xml:space="preserve">Team </w:delText>
        </w:r>
        <w:r w:rsidR="001667D7" w:rsidRPr="00906929" w:rsidDel="009466DC">
          <w:rPr>
            <w:b/>
            <w:bCs/>
          </w:rPr>
          <w:delText>collaboration</w:delText>
        </w:r>
        <w:r w:rsidRPr="00906929" w:rsidDel="009466DC">
          <w:rPr>
            <w:b/>
            <w:bCs/>
          </w:rPr>
          <w:delText>:</w:delText>
        </w:r>
        <w:r w:rsidRPr="00906929" w:rsidDel="009466DC">
          <w:delText xml:space="preserve"> Supports collaboration by integrating with AWS </w:delText>
        </w:r>
        <w:r w:rsidRPr="00D63F56" w:rsidDel="009466DC">
          <w:delText>IAM</w:delText>
        </w:r>
        <w:r w:rsidRPr="00555FFB" w:rsidDel="009466DC">
          <w:rPr>
            <w:b/>
            <w:bCs/>
          </w:rPr>
          <w:delText xml:space="preserve"> </w:delText>
        </w:r>
        <w:r w:rsidRPr="00906929" w:rsidDel="009466DC">
          <w:delText>for secure user access control and management.</w:delText>
        </w:r>
      </w:del>
    </w:p>
    <w:p w14:paraId="2FA4ED76" w14:textId="542E2FB0" w:rsidR="00906929" w:rsidRPr="001F0F2A" w:rsidDel="009466DC" w:rsidRDefault="00906929" w:rsidP="001F0F2A">
      <w:pPr>
        <w:keepNext/>
        <w:keepLines/>
        <w:spacing w:before="40" w:after="0"/>
        <w:outlineLvl w:val="1"/>
        <w:rPr>
          <w:del w:id="788" w:author="Paulo H. Leocadio" w:date="2024-07-17T13:11:00Z" w16du:dateUtc="2024-07-17T17:11:00Z"/>
          <w:rFonts w:eastAsiaTheme="majorEastAsia" w:cstheme="majorBidi"/>
          <w:sz w:val="36"/>
          <w:szCs w:val="26"/>
        </w:rPr>
      </w:pPr>
      <w:del w:id="789" w:author="Paulo H. Leocadio" w:date="2024-07-17T13:11:00Z" w16du:dateUtc="2024-07-17T17:11:00Z">
        <w:r w:rsidRPr="001F0F2A" w:rsidDel="009466DC">
          <w:rPr>
            <w:rFonts w:eastAsiaTheme="majorEastAsia" w:cstheme="majorBidi"/>
            <w:sz w:val="36"/>
            <w:szCs w:val="26"/>
          </w:rPr>
          <w:delText xml:space="preserve">Use </w:delText>
        </w:r>
        <w:r w:rsidR="001667D7" w:rsidRPr="001F0F2A" w:rsidDel="009466DC">
          <w:rPr>
            <w:rFonts w:eastAsiaTheme="majorEastAsia" w:cstheme="majorBidi"/>
            <w:sz w:val="36"/>
            <w:szCs w:val="26"/>
          </w:rPr>
          <w:delText>cases</w:delText>
        </w:r>
      </w:del>
    </w:p>
    <w:p w14:paraId="705E40CF" w14:textId="393CF354" w:rsidR="001667D7" w:rsidRPr="00906929" w:rsidDel="009466DC" w:rsidRDefault="001667D7" w:rsidP="00555FFB">
      <w:pPr>
        <w:pStyle w:val="NormalBPBHEB"/>
        <w:rPr>
          <w:del w:id="790" w:author="Paulo H. Leocadio" w:date="2024-07-17T13:11:00Z" w16du:dateUtc="2024-07-17T17:11:00Z"/>
        </w:rPr>
      </w:pPr>
      <w:del w:id="791" w:author="Paulo H. Leocadio" w:date="2024-07-17T13:11:00Z" w16du:dateUtc="2024-07-17T17:11:00Z">
        <w:r w:rsidDel="009466DC">
          <w:delText xml:space="preserve">The following are the </w:delText>
        </w:r>
        <w:r w:rsidRPr="001667D7" w:rsidDel="009466DC">
          <w:delText>use cases of AWS CodeStar</w:delText>
        </w:r>
      </w:del>
      <w:customXmlDelRangeStart w:id="792" w:author="Paulo H. Leocadio" w:date="2024-07-17T13:11:00Z"/>
      <w:sdt>
        <w:sdtPr>
          <w:id w:val="892006496"/>
          <w:citation/>
        </w:sdtPr>
        <w:sdtEndPr/>
        <w:sdtContent>
          <w:customXmlDelRangeEnd w:id="792"/>
          <w:del w:id="793" w:author="Paulo H. Leocadio" w:date="2024-07-17T13:11:00Z" w16du:dateUtc="2024-07-17T17:11:00Z">
            <w:r w:rsidR="008230A4" w:rsidDel="009466DC">
              <w:fldChar w:fldCharType="begin"/>
            </w:r>
            <w:r w:rsidR="008230A4" w:rsidDel="009466DC">
              <w:delInstrText xml:space="preserve"> CITATION services2023b \l 1033 </w:delInstrText>
            </w:r>
            <w:r w:rsidR="008230A4" w:rsidDel="009466DC">
              <w:fldChar w:fldCharType="separate"/>
            </w:r>
            <w:r w:rsidR="00D34F43" w:rsidDel="009466DC">
              <w:rPr>
                <w:noProof/>
              </w:rPr>
              <w:delText xml:space="preserve"> </w:delText>
            </w:r>
            <w:r w:rsidR="00D34F43" w:rsidRPr="00D34F43" w:rsidDel="009466DC">
              <w:rPr>
                <w:noProof/>
              </w:rPr>
              <w:delText>[35]</w:delText>
            </w:r>
            <w:r w:rsidR="008230A4" w:rsidDel="009466DC">
              <w:fldChar w:fldCharType="end"/>
            </w:r>
          </w:del>
          <w:customXmlDelRangeStart w:id="794" w:author="Paulo H. Leocadio" w:date="2024-07-17T13:11:00Z"/>
        </w:sdtContent>
      </w:sdt>
      <w:customXmlDelRangeEnd w:id="794"/>
      <w:del w:id="795" w:author="Paulo H. Leocadio" w:date="2024-07-17T13:11:00Z" w16du:dateUtc="2024-07-17T17:11:00Z">
        <w:r w:rsidDel="009466DC">
          <w:delText>:</w:delText>
        </w:r>
      </w:del>
    </w:p>
    <w:p w14:paraId="653684A2" w14:textId="1B172765" w:rsidR="00906929" w:rsidRPr="00906929" w:rsidDel="009466DC" w:rsidRDefault="00906929" w:rsidP="008A12F7">
      <w:pPr>
        <w:pStyle w:val="NormalBPBHEB"/>
        <w:numPr>
          <w:ilvl w:val="0"/>
          <w:numId w:val="25"/>
        </w:numPr>
        <w:rPr>
          <w:del w:id="796" w:author="Paulo H. Leocadio" w:date="2024-07-17T13:11:00Z" w16du:dateUtc="2024-07-17T17:11:00Z"/>
        </w:rPr>
      </w:pPr>
      <w:del w:id="797" w:author="Paulo H. Leocadio" w:date="2024-07-17T13:11:00Z" w16du:dateUtc="2024-07-17T17:11:00Z">
        <w:r w:rsidRPr="00906929" w:rsidDel="009466DC">
          <w:rPr>
            <w:b/>
            <w:bCs/>
          </w:rPr>
          <w:delText xml:space="preserve">Rapid </w:delText>
        </w:r>
        <w:r w:rsidR="001667D7" w:rsidRPr="00906929" w:rsidDel="009466DC">
          <w:rPr>
            <w:b/>
            <w:bCs/>
          </w:rPr>
          <w:delText>prototyping</w:delText>
        </w:r>
        <w:r w:rsidRPr="00906929" w:rsidDel="009466DC">
          <w:rPr>
            <w:b/>
            <w:bCs/>
          </w:rPr>
          <w:delText>:</w:delText>
        </w:r>
        <w:r w:rsidRPr="00906929" w:rsidDel="009466DC">
          <w:delText xml:space="preserve"> CodeStar is beneficial for rapidly prototyping applications, allowing developers to focus on coding while it handles the underlying infrastructure.</w:delText>
        </w:r>
      </w:del>
    </w:p>
    <w:p w14:paraId="778B209A" w14:textId="6EDFB96B" w:rsidR="00906929" w:rsidRPr="00906929" w:rsidDel="009466DC" w:rsidRDefault="00906929" w:rsidP="008A12F7">
      <w:pPr>
        <w:pStyle w:val="NormalBPBHEB"/>
        <w:numPr>
          <w:ilvl w:val="0"/>
          <w:numId w:val="25"/>
        </w:numPr>
        <w:rPr>
          <w:del w:id="798" w:author="Paulo H. Leocadio" w:date="2024-07-17T13:11:00Z" w16du:dateUtc="2024-07-17T17:11:00Z"/>
        </w:rPr>
      </w:pPr>
      <w:del w:id="799" w:author="Paulo H. Leocadio" w:date="2024-07-17T13:11:00Z" w16du:dateUtc="2024-07-17T17:11:00Z">
        <w:r w:rsidRPr="00906929" w:rsidDel="009466DC">
          <w:rPr>
            <w:b/>
            <w:bCs/>
          </w:rPr>
          <w:delText>Multi-</w:delText>
        </w:r>
        <w:r w:rsidR="001667D7" w:rsidRPr="00906929" w:rsidDel="009466DC">
          <w:rPr>
            <w:b/>
            <w:bCs/>
          </w:rPr>
          <w:delText>language support</w:delText>
        </w:r>
        <w:r w:rsidRPr="00906929" w:rsidDel="009466DC">
          <w:rPr>
            <w:b/>
            <w:bCs/>
          </w:rPr>
          <w:delText>:</w:delText>
        </w:r>
        <w:r w:rsidRPr="00906929" w:rsidDel="009466DC">
          <w:delText xml:space="preserve"> Ideal for projects involving multiple programming languages, providing a flexible environment for diverse development needs.</w:delText>
        </w:r>
      </w:del>
    </w:p>
    <w:p w14:paraId="2F6EA769" w14:textId="434A5135" w:rsidR="00906929" w:rsidRPr="00906929" w:rsidDel="009466DC" w:rsidRDefault="00906929" w:rsidP="008A12F7">
      <w:pPr>
        <w:pStyle w:val="NormalBPBHEB"/>
        <w:numPr>
          <w:ilvl w:val="0"/>
          <w:numId w:val="25"/>
        </w:numPr>
        <w:rPr>
          <w:del w:id="800" w:author="Paulo H. Leocadio" w:date="2024-07-17T13:11:00Z" w16du:dateUtc="2024-07-17T17:11:00Z"/>
        </w:rPr>
      </w:pPr>
      <w:del w:id="801" w:author="Paulo H. Leocadio" w:date="2024-07-17T13:11:00Z" w16du:dateUtc="2024-07-17T17:11:00Z">
        <w:r w:rsidRPr="00906929" w:rsidDel="009466DC">
          <w:rPr>
            <w:b/>
            <w:bCs/>
          </w:rPr>
          <w:delText xml:space="preserve">Serverless </w:delText>
        </w:r>
        <w:r w:rsidR="001667D7" w:rsidRPr="00906929" w:rsidDel="009466DC">
          <w:rPr>
            <w:b/>
            <w:bCs/>
          </w:rPr>
          <w:delText>application development</w:delText>
        </w:r>
        <w:r w:rsidRPr="00906929" w:rsidDel="009466DC">
          <w:rPr>
            <w:b/>
            <w:bCs/>
          </w:rPr>
          <w:delText>:</w:delText>
        </w:r>
        <w:r w:rsidRPr="00906929" w:rsidDel="009466DC">
          <w:delText xml:space="preserve"> Suited for serverless application development, simplifying the process of building and deploying AWS Lambda functions.</w:delText>
        </w:r>
      </w:del>
    </w:p>
    <w:p w14:paraId="43193D89" w14:textId="13D72B52" w:rsidR="00906929" w:rsidRPr="001F0F2A" w:rsidDel="009466DC" w:rsidRDefault="00906929" w:rsidP="001F0F2A">
      <w:pPr>
        <w:keepNext/>
        <w:keepLines/>
        <w:spacing w:before="40" w:after="0"/>
        <w:outlineLvl w:val="1"/>
        <w:rPr>
          <w:del w:id="802" w:author="Paulo H. Leocadio" w:date="2024-07-17T13:11:00Z" w16du:dateUtc="2024-07-17T17:11:00Z"/>
          <w:rFonts w:eastAsiaTheme="majorEastAsia" w:cstheme="majorBidi"/>
          <w:sz w:val="36"/>
          <w:szCs w:val="26"/>
        </w:rPr>
      </w:pPr>
      <w:del w:id="803" w:author="Paulo H. Leocadio" w:date="2024-07-17T13:11:00Z" w16du:dateUtc="2024-07-17T17:11:00Z">
        <w:r w:rsidRPr="001F0F2A" w:rsidDel="009466DC">
          <w:rPr>
            <w:rFonts w:eastAsiaTheme="majorEastAsia" w:cstheme="majorBidi"/>
            <w:sz w:val="36"/>
            <w:szCs w:val="26"/>
          </w:rPr>
          <w:delText xml:space="preserve">Best </w:delText>
        </w:r>
        <w:r w:rsidR="001667D7" w:rsidRPr="001F0F2A" w:rsidDel="009466DC">
          <w:rPr>
            <w:rFonts w:eastAsiaTheme="majorEastAsia" w:cstheme="majorBidi"/>
            <w:sz w:val="36"/>
            <w:szCs w:val="26"/>
          </w:rPr>
          <w:delText xml:space="preserve">practices </w:delText>
        </w:r>
        <w:r w:rsidRPr="001F0F2A" w:rsidDel="009466DC">
          <w:rPr>
            <w:rFonts w:eastAsiaTheme="majorEastAsia" w:cstheme="majorBidi"/>
            <w:sz w:val="36"/>
            <w:szCs w:val="26"/>
          </w:rPr>
          <w:delText xml:space="preserve">for AWS CodeStar </w:delText>
        </w:r>
        <w:r w:rsidR="001667D7" w:rsidRPr="001F0F2A" w:rsidDel="009466DC">
          <w:rPr>
            <w:rFonts w:eastAsiaTheme="majorEastAsia" w:cstheme="majorBidi"/>
            <w:sz w:val="36"/>
            <w:szCs w:val="26"/>
          </w:rPr>
          <w:delText>implementation</w:delText>
        </w:r>
      </w:del>
    </w:p>
    <w:p w14:paraId="0B758BED" w14:textId="38E07514" w:rsidR="001667D7" w:rsidRPr="00906929" w:rsidDel="009466DC" w:rsidRDefault="001667D7" w:rsidP="00555FFB">
      <w:pPr>
        <w:pStyle w:val="NormalBPBHEB"/>
        <w:rPr>
          <w:del w:id="804" w:author="Paulo H. Leocadio" w:date="2024-07-17T13:11:00Z" w16du:dateUtc="2024-07-17T17:11:00Z"/>
        </w:rPr>
      </w:pPr>
      <w:del w:id="805" w:author="Paulo H. Leocadio" w:date="2024-07-17T13:11:00Z" w16du:dateUtc="2024-07-17T17:11:00Z">
        <w:r w:rsidDel="009466DC">
          <w:delText xml:space="preserve">The following are the </w:delText>
        </w:r>
        <w:r w:rsidRPr="001667D7" w:rsidDel="009466DC">
          <w:delText>best practices for AWS CodeStar implementation</w:delText>
        </w:r>
        <w:r w:rsidDel="009466DC">
          <w:delText>:</w:delText>
        </w:r>
      </w:del>
    </w:p>
    <w:p w14:paraId="3A5A9B2B" w14:textId="576FAE5C" w:rsidR="00906929" w:rsidRPr="00906929" w:rsidDel="009466DC" w:rsidRDefault="00906929" w:rsidP="008A12F7">
      <w:pPr>
        <w:pStyle w:val="NormalBPBHEB"/>
        <w:numPr>
          <w:ilvl w:val="0"/>
          <w:numId w:val="26"/>
        </w:numPr>
        <w:rPr>
          <w:del w:id="806" w:author="Paulo H. Leocadio" w:date="2024-07-17T13:11:00Z" w16du:dateUtc="2024-07-17T17:11:00Z"/>
        </w:rPr>
      </w:pPr>
      <w:del w:id="807" w:author="Paulo H. Leocadio" w:date="2024-07-17T13:11:00Z" w16du:dateUtc="2024-07-17T17:11:00Z">
        <w:r w:rsidRPr="00906929" w:rsidDel="009466DC">
          <w:rPr>
            <w:b/>
            <w:bCs/>
          </w:rPr>
          <w:delText xml:space="preserve">Customization of </w:delText>
        </w:r>
        <w:r w:rsidR="001667D7" w:rsidRPr="00906929" w:rsidDel="009466DC">
          <w:rPr>
            <w:b/>
            <w:bCs/>
          </w:rPr>
          <w:delText>templates</w:delText>
        </w:r>
        <w:r w:rsidRPr="00906929" w:rsidDel="009466DC">
          <w:rPr>
            <w:b/>
            <w:bCs/>
          </w:rPr>
          <w:delText>:</w:delText>
        </w:r>
        <w:r w:rsidRPr="00906929" w:rsidDel="009466DC">
          <w:delText xml:space="preserve"> Customize project templates to align with specific project requirements and coding standards</w:delText>
        </w:r>
      </w:del>
      <w:customXmlDelRangeStart w:id="808" w:author="Paulo H. Leocadio" w:date="2024-07-17T13:11:00Z"/>
      <w:sdt>
        <w:sdtPr>
          <w:id w:val="-722143333"/>
          <w:citation/>
        </w:sdtPr>
        <w:sdtEndPr/>
        <w:sdtContent>
          <w:customXmlDelRangeEnd w:id="808"/>
          <w:del w:id="809" w:author="Paulo H. Leocadio" w:date="2024-07-17T13:11:00Z" w16du:dateUtc="2024-07-17T17:11:00Z">
            <w:r w:rsidR="00D95CCB" w:rsidDel="009466DC">
              <w:fldChar w:fldCharType="begin"/>
            </w:r>
            <w:r w:rsidR="00D95CCB" w:rsidDel="009466DC">
              <w:delInstrText xml:space="preserve"> CITATION brown2020b \l 1033 </w:delInstrText>
            </w:r>
            <w:r w:rsidR="00D95CCB" w:rsidDel="009466DC">
              <w:fldChar w:fldCharType="separate"/>
            </w:r>
            <w:r w:rsidR="00D34F43" w:rsidDel="009466DC">
              <w:rPr>
                <w:noProof/>
              </w:rPr>
              <w:delText xml:space="preserve"> </w:delText>
            </w:r>
            <w:r w:rsidR="00D34F43" w:rsidRPr="00D34F43" w:rsidDel="009466DC">
              <w:rPr>
                <w:noProof/>
              </w:rPr>
              <w:delText>[36]</w:delText>
            </w:r>
            <w:r w:rsidR="00D95CCB" w:rsidDel="009466DC">
              <w:fldChar w:fldCharType="end"/>
            </w:r>
          </w:del>
          <w:customXmlDelRangeStart w:id="810" w:author="Paulo H. Leocadio" w:date="2024-07-17T13:11:00Z"/>
        </w:sdtContent>
      </w:sdt>
      <w:customXmlDelRangeEnd w:id="810"/>
      <w:del w:id="811" w:author="Paulo H. Leocadio" w:date="2024-07-17T13:11:00Z" w16du:dateUtc="2024-07-17T17:11:00Z">
        <w:r w:rsidRPr="00906929" w:rsidDel="009466DC">
          <w:delText>.</w:delText>
        </w:r>
      </w:del>
    </w:p>
    <w:p w14:paraId="40FF97C3" w14:textId="3E9A0E2D" w:rsidR="00906929" w:rsidRPr="00906929" w:rsidDel="009466DC" w:rsidRDefault="00906929" w:rsidP="008A12F7">
      <w:pPr>
        <w:pStyle w:val="NormalBPBHEB"/>
        <w:numPr>
          <w:ilvl w:val="0"/>
          <w:numId w:val="26"/>
        </w:numPr>
        <w:rPr>
          <w:del w:id="812" w:author="Paulo H. Leocadio" w:date="2024-07-17T13:11:00Z" w16du:dateUtc="2024-07-17T17:11:00Z"/>
        </w:rPr>
      </w:pPr>
      <w:del w:id="813" w:author="Paulo H. Leocadio" w:date="2024-07-17T13:11:00Z" w16du:dateUtc="2024-07-17T17:11:00Z">
        <w:r w:rsidRPr="00906929" w:rsidDel="009466DC">
          <w:rPr>
            <w:b/>
            <w:bCs/>
          </w:rPr>
          <w:delText xml:space="preserve">Integration with AWS </w:delText>
        </w:r>
        <w:r w:rsidR="001667D7" w:rsidRPr="00906929" w:rsidDel="009466DC">
          <w:rPr>
            <w:b/>
            <w:bCs/>
          </w:rPr>
          <w:delText>services</w:delText>
        </w:r>
        <w:r w:rsidRPr="00906929" w:rsidDel="009466DC">
          <w:rPr>
            <w:b/>
            <w:bCs/>
          </w:rPr>
          <w:delText>:</w:delText>
        </w:r>
        <w:r w:rsidRPr="00906929" w:rsidDel="009466DC">
          <w:delText xml:space="preserve"> Leverage integrations with other AWS services, such as AWS CodeCommit and AWS CodeBuild, to enhance the CI/CD pipeline</w:delText>
        </w:r>
      </w:del>
      <w:customXmlDelRangeStart w:id="814" w:author="Paulo H. Leocadio" w:date="2024-07-17T13:11:00Z"/>
      <w:sdt>
        <w:sdtPr>
          <w:id w:val="-161856609"/>
          <w:citation/>
        </w:sdtPr>
        <w:sdtEndPr/>
        <w:sdtContent>
          <w:customXmlDelRangeEnd w:id="814"/>
          <w:del w:id="815" w:author="Paulo H. Leocadio" w:date="2024-07-17T13:11:00Z" w16du:dateUtc="2024-07-17T17:11:00Z">
            <w:r w:rsidR="00D95CCB" w:rsidDel="009466DC">
              <w:fldChar w:fldCharType="begin"/>
            </w:r>
            <w:r w:rsidR="00D95CCB" w:rsidDel="009466DC">
              <w:delInstrText xml:space="preserve"> CITATION smith2017a \l 1033 </w:delInstrText>
            </w:r>
            <w:r w:rsidR="00D95CCB" w:rsidDel="009466DC">
              <w:fldChar w:fldCharType="separate"/>
            </w:r>
            <w:r w:rsidR="00D34F43" w:rsidDel="009466DC">
              <w:rPr>
                <w:noProof/>
              </w:rPr>
              <w:delText xml:space="preserve"> </w:delText>
            </w:r>
            <w:r w:rsidR="00D34F43" w:rsidRPr="00D34F43" w:rsidDel="009466DC">
              <w:rPr>
                <w:noProof/>
              </w:rPr>
              <w:delText>[37]</w:delText>
            </w:r>
            <w:r w:rsidR="00D95CCB" w:rsidDel="009466DC">
              <w:fldChar w:fldCharType="end"/>
            </w:r>
          </w:del>
          <w:customXmlDelRangeStart w:id="816" w:author="Paulo H. Leocadio" w:date="2024-07-17T13:11:00Z"/>
        </w:sdtContent>
      </w:sdt>
      <w:customXmlDelRangeEnd w:id="816"/>
      <w:del w:id="817" w:author="Paulo H. Leocadio" w:date="2024-07-17T13:11:00Z" w16du:dateUtc="2024-07-17T17:11:00Z">
        <w:r w:rsidRPr="00906929" w:rsidDel="009466DC">
          <w:delText>.</w:delText>
        </w:r>
      </w:del>
    </w:p>
    <w:p w14:paraId="286DF732" w14:textId="33EE7DCB" w:rsidR="00906929" w:rsidRPr="00906929" w:rsidDel="009466DC" w:rsidRDefault="00906929" w:rsidP="008A12F7">
      <w:pPr>
        <w:pStyle w:val="NormalBPBHEB"/>
        <w:numPr>
          <w:ilvl w:val="0"/>
          <w:numId w:val="26"/>
        </w:numPr>
        <w:rPr>
          <w:del w:id="818" w:author="Paulo H. Leocadio" w:date="2024-07-17T13:11:00Z" w16du:dateUtc="2024-07-17T17:11:00Z"/>
        </w:rPr>
      </w:pPr>
      <w:del w:id="819" w:author="Paulo H. Leocadio" w:date="2024-07-17T13:11:00Z" w16du:dateUtc="2024-07-17T17:11:00Z">
        <w:r w:rsidRPr="00906929" w:rsidDel="009466DC">
          <w:rPr>
            <w:b/>
            <w:bCs/>
          </w:rPr>
          <w:delText xml:space="preserve">Regular </w:delText>
        </w:r>
        <w:r w:rsidR="001667D7" w:rsidRPr="00906929" w:rsidDel="009466DC">
          <w:rPr>
            <w:b/>
            <w:bCs/>
          </w:rPr>
          <w:delText>monitoring and optimization</w:delText>
        </w:r>
        <w:r w:rsidRPr="00906929" w:rsidDel="009466DC">
          <w:rPr>
            <w:b/>
            <w:bCs/>
          </w:rPr>
          <w:delText>:</w:delText>
        </w:r>
        <w:r w:rsidRPr="00906929" w:rsidDel="009466DC">
          <w:delText xml:space="preserve"> Monitor project activity and resource usage regularly, optimizing configurations based on project needs and changing requirements</w:delText>
        </w:r>
      </w:del>
      <w:customXmlDelRangeStart w:id="820" w:author="Paulo H. Leocadio" w:date="2024-07-17T13:11:00Z"/>
      <w:sdt>
        <w:sdtPr>
          <w:id w:val="1679540997"/>
          <w:citation/>
        </w:sdtPr>
        <w:sdtEndPr/>
        <w:sdtContent>
          <w:customXmlDelRangeEnd w:id="820"/>
          <w:del w:id="821" w:author="Paulo H. Leocadio" w:date="2024-07-17T13:11:00Z" w16du:dateUtc="2024-07-17T17:11:00Z">
            <w:r w:rsidR="00D95CCB" w:rsidDel="009466DC">
              <w:fldChar w:fldCharType="begin"/>
            </w:r>
            <w:r w:rsidR="00D95CCB" w:rsidDel="009466DC">
              <w:delInstrText xml:space="preserve"> CITATION services2023b \l 1033 </w:delInstrText>
            </w:r>
            <w:r w:rsidR="00D95CCB" w:rsidDel="009466DC">
              <w:fldChar w:fldCharType="separate"/>
            </w:r>
            <w:r w:rsidR="00D34F43" w:rsidDel="009466DC">
              <w:rPr>
                <w:noProof/>
              </w:rPr>
              <w:delText xml:space="preserve"> </w:delText>
            </w:r>
            <w:r w:rsidR="00D34F43" w:rsidRPr="00D34F43" w:rsidDel="009466DC">
              <w:rPr>
                <w:noProof/>
              </w:rPr>
              <w:delText>[35]</w:delText>
            </w:r>
            <w:r w:rsidR="00D95CCB" w:rsidDel="009466DC">
              <w:fldChar w:fldCharType="end"/>
            </w:r>
          </w:del>
          <w:customXmlDelRangeStart w:id="822" w:author="Paulo H. Leocadio" w:date="2024-07-17T13:11:00Z"/>
        </w:sdtContent>
      </w:sdt>
      <w:customXmlDelRangeEnd w:id="822"/>
      <w:del w:id="823" w:author="Paulo H. Leocadio" w:date="2024-07-17T13:11:00Z" w16du:dateUtc="2024-07-17T17:11:00Z">
        <w:r w:rsidRPr="00906929" w:rsidDel="009466DC">
          <w:delText>.</w:delText>
        </w:r>
      </w:del>
    </w:p>
    <w:p w14:paraId="575F3A7F" w14:textId="7F581C8B" w:rsidR="00CB4782" w:rsidRPr="001F0F2A" w:rsidDel="009466DC" w:rsidRDefault="00CB4782" w:rsidP="001F0F2A">
      <w:pPr>
        <w:keepNext/>
        <w:keepLines/>
        <w:spacing w:before="40" w:after="0"/>
        <w:outlineLvl w:val="1"/>
        <w:rPr>
          <w:del w:id="824" w:author="Paulo H. Leocadio" w:date="2024-07-17T13:11:00Z" w16du:dateUtc="2024-07-17T17:11:00Z"/>
          <w:rFonts w:eastAsiaTheme="majorEastAsia" w:cstheme="majorBidi"/>
          <w:sz w:val="36"/>
          <w:szCs w:val="26"/>
        </w:rPr>
      </w:pPr>
      <w:del w:id="825" w:author="Paulo H. Leocadio" w:date="2024-07-17T13:11:00Z" w16du:dateUtc="2024-07-17T17:11:00Z">
        <w:r w:rsidRPr="001F0F2A" w:rsidDel="009466DC">
          <w:rPr>
            <w:rFonts w:eastAsiaTheme="majorEastAsia" w:cstheme="majorBidi"/>
            <w:sz w:val="36"/>
            <w:szCs w:val="26"/>
          </w:rPr>
          <w:delText>AWS Command Line Interface</w:delText>
        </w:r>
      </w:del>
    </w:p>
    <w:p w14:paraId="7B53EDD4" w14:textId="331FB6B8" w:rsidR="00CB4782" w:rsidDel="009466DC" w:rsidRDefault="00CB4782" w:rsidP="00BD34EE">
      <w:pPr>
        <w:pStyle w:val="NormalBPBHEB"/>
        <w:rPr>
          <w:del w:id="826" w:author="Paulo H. Leocadio" w:date="2024-07-17T13:11:00Z" w16du:dateUtc="2024-07-17T17:11:00Z"/>
        </w:rPr>
      </w:pPr>
      <w:del w:id="827" w:author="Paulo H. Leocadio" w:date="2024-07-17T13:11:00Z" w16du:dateUtc="2024-07-17T17:11:00Z">
        <w:r w:rsidRPr="00CB4782" w:rsidDel="009466DC">
          <w:delText xml:space="preserve">The AWS </w:delText>
        </w:r>
        <w:r w:rsidRPr="00555FFB" w:rsidDel="009466DC">
          <w:rPr>
            <w:b/>
            <w:bCs/>
          </w:rPr>
          <w:delText>Command Line Interface (CLI)</w:delText>
        </w:r>
        <w:r w:rsidRPr="00CB4782" w:rsidDel="009466DC">
          <w:delText xml:space="preserve"> is a powerful tool that enables users to interact with various AWS services directly from the command line. This section explores the functionalities, benefits, and best practices associated with the AWS CLI.</w:delText>
        </w:r>
      </w:del>
    </w:p>
    <w:p w14:paraId="5DD7DA18" w14:textId="5BC91C47" w:rsidR="00CB4782" w:rsidRPr="001F0F2A" w:rsidDel="009466DC" w:rsidRDefault="00CB4782" w:rsidP="001F0F2A">
      <w:pPr>
        <w:keepNext/>
        <w:keepLines/>
        <w:spacing w:before="40" w:after="0"/>
        <w:outlineLvl w:val="1"/>
        <w:rPr>
          <w:del w:id="828" w:author="Paulo H. Leocadio" w:date="2024-07-17T13:11:00Z" w16du:dateUtc="2024-07-17T17:11:00Z"/>
          <w:rFonts w:eastAsiaTheme="majorEastAsia" w:cstheme="majorBidi"/>
          <w:sz w:val="36"/>
          <w:szCs w:val="26"/>
        </w:rPr>
      </w:pPr>
      <w:del w:id="829" w:author="Paulo H. Leocadio" w:date="2024-07-17T13:11:00Z" w16du:dateUtc="2024-07-17T17:11:00Z">
        <w:r w:rsidRPr="001F0F2A" w:rsidDel="009466DC">
          <w:rPr>
            <w:rFonts w:eastAsiaTheme="majorEastAsia" w:cstheme="majorBidi"/>
            <w:sz w:val="36"/>
            <w:szCs w:val="26"/>
          </w:rPr>
          <w:delText xml:space="preserve">Key </w:delText>
        </w:r>
        <w:r w:rsidR="00BD34EE" w:rsidRPr="001F0F2A" w:rsidDel="009466DC">
          <w:rPr>
            <w:rFonts w:eastAsiaTheme="majorEastAsia" w:cstheme="majorBidi"/>
            <w:sz w:val="36"/>
            <w:szCs w:val="26"/>
          </w:rPr>
          <w:delText xml:space="preserve">features </w:delText>
        </w:r>
      </w:del>
    </w:p>
    <w:p w14:paraId="5BC310DF" w14:textId="4BCB3554" w:rsidR="00BD34EE" w:rsidRPr="00CB4782" w:rsidDel="009466DC" w:rsidRDefault="00BD34EE" w:rsidP="00555FFB">
      <w:pPr>
        <w:pStyle w:val="NormalBPBHEB"/>
        <w:rPr>
          <w:del w:id="830" w:author="Paulo H. Leocadio" w:date="2024-07-17T13:11:00Z" w16du:dateUtc="2024-07-17T17:11:00Z"/>
        </w:rPr>
      </w:pPr>
      <w:del w:id="831" w:author="Paulo H. Leocadio" w:date="2024-07-17T13:11:00Z" w16du:dateUtc="2024-07-17T17:11:00Z">
        <w:r w:rsidDel="009466DC">
          <w:delText>The following are the key features of AWS CLI</w:delText>
        </w:r>
      </w:del>
      <w:customXmlDelRangeStart w:id="832" w:author="Paulo H. Leocadio" w:date="2024-07-17T13:11:00Z"/>
      <w:sdt>
        <w:sdtPr>
          <w:id w:val="-1340770362"/>
          <w:citation/>
        </w:sdtPr>
        <w:sdtEndPr/>
        <w:sdtContent>
          <w:customXmlDelRangeEnd w:id="832"/>
          <w:del w:id="833" w:author="Paulo H. Leocadio" w:date="2024-07-17T13:11:00Z" w16du:dateUtc="2024-07-17T17:11:00Z">
            <w:r w:rsidR="00D95CCB" w:rsidDel="009466DC">
              <w:fldChar w:fldCharType="begin"/>
            </w:r>
            <w:r w:rsidR="00D95CCB" w:rsidDel="009466DC">
              <w:delInstrText xml:space="preserve"> CITATION unknown2023d \l 1033 </w:delInstrText>
            </w:r>
            <w:r w:rsidR="00D95CCB" w:rsidDel="009466DC">
              <w:fldChar w:fldCharType="separate"/>
            </w:r>
            <w:r w:rsidR="00D34F43" w:rsidDel="009466DC">
              <w:rPr>
                <w:noProof/>
              </w:rPr>
              <w:delText xml:space="preserve"> </w:delText>
            </w:r>
            <w:r w:rsidR="00D34F43" w:rsidRPr="00D34F43" w:rsidDel="009466DC">
              <w:rPr>
                <w:noProof/>
              </w:rPr>
              <w:delText>[38]</w:delText>
            </w:r>
            <w:r w:rsidR="00D95CCB" w:rsidDel="009466DC">
              <w:fldChar w:fldCharType="end"/>
            </w:r>
          </w:del>
          <w:customXmlDelRangeStart w:id="834" w:author="Paulo H. Leocadio" w:date="2024-07-17T13:11:00Z"/>
        </w:sdtContent>
      </w:sdt>
      <w:customXmlDelRangeEnd w:id="834"/>
      <w:del w:id="835" w:author="Paulo H. Leocadio" w:date="2024-07-17T13:11:00Z" w16du:dateUtc="2024-07-17T17:11:00Z">
        <w:r w:rsidDel="009466DC">
          <w:delText>:</w:delText>
        </w:r>
      </w:del>
    </w:p>
    <w:p w14:paraId="3CD6C321" w14:textId="16CA8BE9" w:rsidR="00CB4782" w:rsidRPr="00CB4782" w:rsidDel="009466DC" w:rsidRDefault="00CB4782" w:rsidP="008A12F7">
      <w:pPr>
        <w:pStyle w:val="NormalBPBHEB"/>
        <w:numPr>
          <w:ilvl w:val="0"/>
          <w:numId w:val="29"/>
        </w:numPr>
        <w:rPr>
          <w:del w:id="836" w:author="Paulo H. Leocadio" w:date="2024-07-17T13:11:00Z" w16du:dateUtc="2024-07-17T17:11:00Z"/>
        </w:rPr>
      </w:pPr>
      <w:del w:id="837" w:author="Paulo H. Leocadio" w:date="2024-07-17T13:11:00Z" w16du:dateUtc="2024-07-17T17:11:00Z">
        <w:r w:rsidRPr="00CB4782" w:rsidDel="009466DC">
          <w:rPr>
            <w:b/>
            <w:bCs/>
          </w:rPr>
          <w:delText>Cross-</w:delText>
        </w:r>
        <w:r w:rsidR="00932090" w:rsidRPr="00CB4782" w:rsidDel="009466DC">
          <w:rPr>
            <w:b/>
            <w:bCs/>
          </w:rPr>
          <w:delText>service commands</w:delText>
        </w:r>
        <w:r w:rsidRPr="00CB4782" w:rsidDel="009466DC">
          <w:rPr>
            <w:b/>
            <w:bCs/>
          </w:rPr>
          <w:delText>:</w:delText>
        </w:r>
        <w:r w:rsidRPr="00CB4782" w:rsidDel="009466DC">
          <w:delText xml:space="preserve"> The AWS CLI provides a unified interface with commands that span multiple AWS services, offering </w:delText>
        </w:r>
        <w:r w:rsidR="00F33529" w:rsidRPr="00CB4782" w:rsidDel="009466DC">
          <w:delText>consistent</w:delText>
        </w:r>
        <w:r w:rsidRPr="00CB4782" w:rsidDel="009466DC">
          <w:delText xml:space="preserve"> user experience.</w:delText>
        </w:r>
      </w:del>
    </w:p>
    <w:p w14:paraId="16089EDC" w14:textId="622D71CA" w:rsidR="00CB4782" w:rsidRPr="00CB4782" w:rsidDel="009466DC" w:rsidRDefault="00CB4782" w:rsidP="008A12F7">
      <w:pPr>
        <w:pStyle w:val="NormalBPBHEB"/>
        <w:numPr>
          <w:ilvl w:val="0"/>
          <w:numId w:val="29"/>
        </w:numPr>
        <w:rPr>
          <w:del w:id="838" w:author="Paulo H. Leocadio" w:date="2024-07-17T13:11:00Z" w16du:dateUtc="2024-07-17T17:11:00Z"/>
        </w:rPr>
      </w:pPr>
      <w:del w:id="839" w:author="Paulo H. Leocadio" w:date="2024-07-17T13:11:00Z" w16du:dateUtc="2024-07-17T17:11:00Z">
        <w:r w:rsidRPr="00CB4782" w:rsidDel="009466DC">
          <w:rPr>
            <w:b/>
            <w:bCs/>
          </w:rPr>
          <w:delText xml:space="preserve">Scripting and </w:delText>
        </w:r>
        <w:r w:rsidR="00932090" w:rsidRPr="00CB4782" w:rsidDel="009466DC">
          <w:rPr>
            <w:b/>
            <w:bCs/>
          </w:rPr>
          <w:delText>automation</w:delText>
        </w:r>
        <w:r w:rsidRPr="00CB4782" w:rsidDel="009466DC">
          <w:rPr>
            <w:b/>
            <w:bCs/>
          </w:rPr>
          <w:delText>:</w:delText>
        </w:r>
        <w:r w:rsidRPr="00CB4782" w:rsidDel="009466DC">
          <w:delText xml:space="preserve"> Facilitates scripting and automation by allowing users to create scripts that execute AWS CLI commands, enhancing workflow efficiency.</w:delText>
        </w:r>
      </w:del>
    </w:p>
    <w:p w14:paraId="63C3178A" w14:textId="06563C50" w:rsidR="00CB4782" w:rsidRPr="00CB4782" w:rsidDel="009466DC" w:rsidRDefault="00CB4782" w:rsidP="008A12F7">
      <w:pPr>
        <w:pStyle w:val="NormalBPBHEB"/>
        <w:numPr>
          <w:ilvl w:val="0"/>
          <w:numId w:val="29"/>
        </w:numPr>
        <w:rPr>
          <w:del w:id="840" w:author="Paulo H. Leocadio" w:date="2024-07-17T13:11:00Z" w16du:dateUtc="2024-07-17T17:11:00Z"/>
        </w:rPr>
      </w:pPr>
      <w:del w:id="841" w:author="Paulo H. Leocadio" w:date="2024-07-17T13:11:00Z" w16du:dateUtc="2024-07-17T17:11:00Z">
        <w:r w:rsidRPr="00CB4782" w:rsidDel="009466DC">
          <w:rPr>
            <w:b/>
            <w:bCs/>
          </w:rPr>
          <w:delText xml:space="preserve">Customization and </w:delText>
        </w:r>
        <w:r w:rsidR="00932090" w:rsidRPr="00CB4782" w:rsidDel="009466DC">
          <w:rPr>
            <w:b/>
            <w:bCs/>
          </w:rPr>
          <w:delText>configuration</w:delText>
        </w:r>
        <w:r w:rsidRPr="00CB4782" w:rsidDel="009466DC">
          <w:rPr>
            <w:b/>
            <w:bCs/>
          </w:rPr>
          <w:delText>:</w:delText>
        </w:r>
        <w:r w:rsidRPr="00CB4782" w:rsidDel="009466DC">
          <w:delText xml:space="preserve"> Users can configure the AWS CLI to tailor their interactions, including setting default regions, output formats, and security credentials.</w:delText>
        </w:r>
      </w:del>
    </w:p>
    <w:p w14:paraId="4E6AFD1F" w14:textId="7EAD3BDA" w:rsidR="00CB4782" w:rsidRPr="001F0F2A" w:rsidDel="009466DC" w:rsidRDefault="00CB4782" w:rsidP="001F0F2A">
      <w:pPr>
        <w:keepNext/>
        <w:keepLines/>
        <w:spacing w:before="40" w:after="0"/>
        <w:outlineLvl w:val="1"/>
        <w:rPr>
          <w:del w:id="842" w:author="Paulo H. Leocadio" w:date="2024-07-17T13:11:00Z" w16du:dateUtc="2024-07-17T17:11:00Z"/>
          <w:rFonts w:eastAsiaTheme="majorEastAsia" w:cstheme="majorBidi"/>
          <w:sz w:val="36"/>
          <w:szCs w:val="26"/>
        </w:rPr>
      </w:pPr>
      <w:del w:id="843" w:author="Paulo H. Leocadio" w:date="2024-07-17T13:11:00Z" w16du:dateUtc="2024-07-17T17:11:00Z">
        <w:r w:rsidRPr="001F0F2A" w:rsidDel="009466DC">
          <w:rPr>
            <w:rFonts w:eastAsiaTheme="majorEastAsia" w:cstheme="majorBidi"/>
            <w:sz w:val="36"/>
            <w:szCs w:val="26"/>
          </w:rPr>
          <w:delText xml:space="preserve">Use </w:delText>
        </w:r>
        <w:r w:rsidR="00932090" w:rsidRPr="001F0F2A" w:rsidDel="009466DC">
          <w:rPr>
            <w:rFonts w:eastAsiaTheme="majorEastAsia" w:cstheme="majorBidi"/>
            <w:sz w:val="36"/>
            <w:szCs w:val="26"/>
          </w:rPr>
          <w:delText xml:space="preserve">cases </w:delText>
        </w:r>
      </w:del>
    </w:p>
    <w:p w14:paraId="4A7CDBE3" w14:textId="615FC708" w:rsidR="00932090" w:rsidRPr="00CB4782" w:rsidDel="009466DC" w:rsidRDefault="00932090" w:rsidP="00555FFB">
      <w:pPr>
        <w:pStyle w:val="NormalBPBHEB"/>
        <w:rPr>
          <w:del w:id="844" w:author="Paulo H. Leocadio" w:date="2024-07-17T13:11:00Z" w16du:dateUtc="2024-07-17T17:11:00Z"/>
        </w:rPr>
      </w:pPr>
      <w:del w:id="845" w:author="Paulo H. Leocadio" w:date="2024-07-17T13:11:00Z" w16du:dateUtc="2024-07-17T17:11:00Z">
        <w:r w:rsidDel="009466DC">
          <w:delText xml:space="preserve">The following are the </w:delText>
        </w:r>
        <w:r w:rsidRPr="00932090" w:rsidDel="009466DC">
          <w:delText>use cases of AWS CLI</w:delText>
        </w:r>
      </w:del>
    </w:p>
    <w:p w14:paraId="797D6EFE" w14:textId="298F437A" w:rsidR="00CB4782" w:rsidRPr="00CB4782" w:rsidDel="009466DC" w:rsidRDefault="00CB4782" w:rsidP="008A12F7">
      <w:pPr>
        <w:pStyle w:val="NormalBPBHEB"/>
        <w:numPr>
          <w:ilvl w:val="0"/>
          <w:numId w:val="30"/>
        </w:numPr>
        <w:rPr>
          <w:del w:id="846" w:author="Paulo H. Leocadio" w:date="2024-07-17T13:11:00Z" w16du:dateUtc="2024-07-17T17:11:00Z"/>
        </w:rPr>
      </w:pPr>
      <w:del w:id="847" w:author="Paulo H. Leocadio" w:date="2024-07-17T13:11:00Z" w16du:dateUtc="2024-07-17T17:11:00Z">
        <w:r w:rsidRPr="00CB4782" w:rsidDel="009466DC">
          <w:rPr>
            <w:b/>
            <w:bCs/>
          </w:rPr>
          <w:delText xml:space="preserve">Batch </w:delText>
        </w:r>
        <w:r w:rsidR="00932090" w:rsidRPr="00CB4782" w:rsidDel="009466DC">
          <w:rPr>
            <w:b/>
            <w:bCs/>
          </w:rPr>
          <w:delText>operations</w:delText>
        </w:r>
        <w:r w:rsidRPr="00CB4782" w:rsidDel="009466DC">
          <w:rPr>
            <w:b/>
            <w:bCs/>
          </w:rPr>
          <w:delText>:</w:delText>
        </w:r>
        <w:r w:rsidRPr="00CB4782" w:rsidDel="009466DC">
          <w:delText xml:space="preserve"> Ideal for executing batch operations, AWS CLI allows users to automate repetitive tasks and manage resources at scale</w:delText>
        </w:r>
      </w:del>
      <w:customXmlDelRangeStart w:id="848" w:author="Paulo H. Leocadio" w:date="2024-07-17T13:11:00Z"/>
      <w:sdt>
        <w:sdtPr>
          <w:id w:val="785475955"/>
          <w:citation/>
        </w:sdtPr>
        <w:sdtEndPr/>
        <w:sdtContent>
          <w:customXmlDelRangeEnd w:id="848"/>
          <w:del w:id="849" w:author="Paulo H. Leocadio" w:date="2024-07-17T13:11:00Z" w16du:dateUtc="2024-07-17T17:11:00Z">
            <w:r w:rsidR="00D95CCB" w:rsidDel="009466DC">
              <w:fldChar w:fldCharType="begin"/>
            </w:r>
            <w:r w:rsidR="00D95CCB" w:rsidDel="009466DC">
              <w:delInstrText xml:space="preserve"> CITATION unknown2023d \l 1033 </w:delInstrText>
            </w:r>
            <w:r w:rsidR="00D95CCB" w:rsidDel="009466DC">
              <w:fldChar w:fldCharType="separate"/>
            </w:r>
            <w:r w:rsidR="00D34F43" w:rsidDel="009466DC">
              <w:rPr>
                <w:noProof/>
              </w:rPr>
              <w:delText xml:space="preserve"> </w:delText>
            </w:r>
            <w:r w:rsidR="00D34F43" w:rsidRPr="00D34F43" w:rsidDel="009466DC">
              <w:rPr>
                <w:noProof/>
              </w:rPr>
              <w:delText>[38]</w:delText>
            </w:r>
            <w:r w:rsidR="00D95CCB" w:rsidDel="009466DC">
              <w:fldChar w:fldCharType="end"/>
            </w:r>
          </w:del>
          <w:customXmlDelRangeStart w:id="850" w:author="Paulo H. Leocadio" w:date="2024-07-17T13:11:00Z"/>
        </w:sdtContent>
      </w:sdt>
      <w:customXmlDelRangeEnd w:id="850"/>
      <w:del w:id="851" w:author="Paulo H. Leocadio" w:date="2024-07-17T13:11:00Z" w16du:dateUtc="2024-07-17T17:11:00Z">
        <w:r w:rsidRPr="00CB4782" w:rsidDel="009466DC">
          <w:delText>.</w:delText>
        </w:r>
      </w:del>
    </w:p>
    <w:p w14:paraId="5C17F338" w14:textId="05800C65" w:rsidR="00CB4782" w:rsidRPr="00CB4782" w:rsidDel="009466DC" w:rsidRDefault="00CB4782" w:rsidP="008A12F7">
      <w:pPr>
        <w:pStyle w:val="NormalBPBHEB"/>
        <w:numPr>
          <w:ilvl w:val="0"/>
          <w:numId w:val="30"/>
        </w:numPr>
        <w:rPr>
          <w:del w:id="852" w:author="Paulo H. Leocadio" w:date="2024-07-17T13:11:00Z" w16du:dateUtc="2024-07-17T17:11:00Z"/>
        </w:rPr>
      </w:pPr>
      <w:del w:id="853" w:author="Paulo H. Leocadio" w:date="2024-07-17T13:11:00Z" w16du:dateUtc="2024-07-17T17:11:00Z">
        <w:r w:rsidRPr="00CB4782" w:rsidDel="009466DC">
          <w:rPr>
            <w:b/>
            <w:bCs/>
          </w:rPr>
          <w:delText xml:space="preserve">Integration with </w:delText>
        </w:r>
        <w:r w:rsidR="00932090" w:rsidRPr="00CB4782" w:rsidDel="009466DC">
          <w:rPr>
            <w:b/>
            <w:bCs/>
          </w:rPr>
          <w:delText>scripts</w:delText>
        </w:r>
        <w:r w:rsidRPr="00CB4782" w:rsidDel="009466DC">
          <w:rPr>
            <w:b/>
            <w:bCs/>
          </w:rPr>
          <w:delText>:</w:delText>
        </w:r>
        <w:r w:rsidRPr="00CB4782" w:rsidDel="009466DC">
          <w:delText xml:space="preserve"> Suited for integration into scripts and third-party tools, enabling seamless incorporation of AWS actions into existing workflows</w:delText>
        </w:r>
      </w:del>
      <w:customXmlDelRangeStart w:id="854" w:author="Paulo H. Leocadio" w:date="2024-07-17T13:11:00Z"/>
      <w:sdt>
        <w:sdtPr>
          <w:id w:val="552511609"/>
          <w:citation/>
        </w:sdtPr>
        <w:sdtEndPr/>
        <w:sdtContent>
          <w:customXmlDelRangeEnd w:id="854"/>
          <w:del w:id="855" w:author="Paulo H. Leocadio" w:date="2024-07-17T13:11:00Z" w16du:dateUtc="2024-07-17T17:11:00Z">
            <w:r w:rsidR="00581D84" w:rsidDel="009466DC">
              <w:fldChar w:fldCharType="begin"/>
            </w:r>
            <w:r w:rsidR="00581D84" w:rsidDel="009466DC">
              <w:delInstrText xml:space="preserve"> CITATION smith2018g \l 1033 </w:delInstrText>
            </w:r>
            <w:r w:rsidR="00581D84" w:rsidDel="009466DC">
              <w:fldChar w:fldCharType="separate"/>
            </w:r>
            <w:r w:rsidR="00D34F43" w:rsidDel="009466DC">
              <w:rPr>
                <w:noProof/>
              </w:rPr>
              <w:delText xml:space="preserve"> </w:delText>
            </w:r>
            <w:r w:rsidR="00D34F43" w:rsidRPr="00D34F43" w:rsidDel="009466DC">
              <w:rPr>
                <w:noProof/>
              </w:rPr>
              <w:delText>[39]</w:delText>
            </w:r>
            <w:r w:rsidR="00581D84" w:rsidDel="009466DC">
              <w:fldChar w:fldCharType="end"/>
            </w:r>
          </w:del>
          <w:customXmlDelRangeStart w:id="856" w:author="Paulo H. Leocadio" w:date="2024-07-17T13:11:00Z"/>
        </w:sdtContent>
      </w:sdt>
      <w:customXmlDelRangeEnd w:id="856"/>
      <w:del w:id="857" w:author="Paulo H. Leocadio" w:date="2024-07-17T13:11:00Z" w16du:dateUtc="2024-07-17T17:11:00Z">
        <w:r w:rsidRPr="00CB4782" w:rsidDel="009466DC">
          <w:delText>.</w:delText>
        </w:r>
      </w:del>
    </w:p>
    <w:p w14:paraId="1DDA8962" w14:textId="3602554D" w:rsidR="00CB4782" w:rsidRPr="00CB4782" w:rsidDel="009466DC" w:rsidRDefault="00CB4782" w:rsidP="008A12F7">
      <w:pPr>
        <w:pStyle w:val="NormalBPBHEB"/>
        <w:numPr>
          <w:ilvl w:val="0"/>
          <w:numId w:val="30"/>
        </w:numPr>
        <w:rPr>
          <w:del w:id="858" w:author="Paulo H. Leocadio" w:date="2024-07-17T13:11:00Z" w16du:dateUtc="2024-07-17T17:11:00Z"/>
        </w:rPr>
      </w:pPr>
      <w:del w:id="859" w:author="Paulo H. Leocadio" w:date="2024-07-17T13:11:00Z" w16du:dateUtc="2024-07-17T17:11:00Z">
        <w:r w:rsidRPr="00CB4782" w:rsidDel="009466DC">
          <w:rPr>
            <w:b/>
            <w:bCs/>
          </w:rPr>
          <w:delText xml:space="preserve">Quick </w:delText>
        </w:r>
        <w:r w:rsidR="00932090" w:rsidRPr="00CB4782" w:rsidDel="009466DC">
          <w:rPr>
            <w:b/>
            <w:bCs/>
          </w:rPr>
          <w:delText>resource manag</w:delText>
        </w:r>
        <w:r w:rsidRPr="00CB4782" w:rsidDel="009466DC">
          <w:rPr>
            <w:b/>
            <w:bCs/>
          </w:rPr>
          <w:delText>ement:</w:delText>
        </w:r>
        <w:r w:rsidRPr="00CB4782" w:rsidDel="009466DC">
          <w:delText xml:space="preserve"> Users can quickly create, configure, and manage AWS resources without accessing the AWS Management Console, offering a streamlined experience</w:delText>
        </w:r>
      </w:del>
      <w:customXmlDelRangeStart w:id="860" w:author="Paulo H. Leocadio" w:date="2024-07-17T13:11:00Z"/>
      <w:sdt>
        <w:sdtPr>
          <w:id w:val="1639461149"/>
          <w:citation/>
        </w:sdtPr>
        <w:sdtEndPr/>
        <w:sdtContent>
          <w:customXmlDelRangeEnd w:id="860"/>
          <w:del w:id="861" w:author="Paulo H. Leocadio" w:date="2024-07-17T13:11:00Z" w16du:dateUtc="2024-07-17T17:11:00Z">
            <w:r w:rsidR="00583FD8" w:rsidDel="009466DC">
              <w:fldChar w:fldCharType="begin"/>
            </w:r>
            <w:r w:rsidR="00583FD8" w:rsidDel="009466DC">
              <w:delInstrText xml:space="preserve"> CITATION unknown2023d \l 1033 </w:delInstrText>
            </w:r>
            <w:r w:rsidR="00583FD8" w:rsidDel="009466DC">
              <w:fldChar w:fldCharType="separate"/>
            </w:r>
            <w:r w:rsidR="00D34F43" w:rsidDel="009466DC">
              <w:rPr>
                <w:noProof/>
              </w:rPr>
              <w:delText xml:space="preserve"> </w:delText>
            </w:r>
            <w:r w:rsidR="00D34F43" w:rsidRPr="00D34F43" w:rsidDel="009466DC">
              <w:rPr>
                <w:noProof/>
              </w:rPr>
              <w:delText>[38]</w:delText>
            </w:r>
            <w:r w:rsidR="00583FD8" w:rsidDel="009466DC">
              <w:fldChar w:fldCharType="end"/>
            </w:r>
          </w:del>
          <w:customXmlDelRangeStart w:id="862" w:author="Paulo H. Leocadio" w:date="2024-07-17T13:11:00Z"/>
        </w:sdtContent>
      </w:sdt>
      <w:customXmlDelRangeEnd w:id="862"/>
      <w:del w:id="863" w:author="Paulo H. Leocadio" w:date="2024-07-17T13:11:00Z" w16du:dateUtc="2024-07-17T17:11:00Z">
        <w:r w:rsidRPr="00CB4782" w:rsidDel="009466DC">
          <w:delText>.</w:delText>
        </w:r>
      </w:del>
    </w:p>
    <w:p w14:paraId="63D52680" w14:textId="29A04DEA" w:rsidR="00CB4782" w:rsidRPr="001F0F2A" w:rsidDel="009466DC" w:rsidRDefault="00CB4782" w:rsidP="001F0F2A">
      <w:pPr>
        <w:keepNext/>
        <w:keepLines/>
        <w:spacing w:before="40" w:after="0"/>
        <w:outlineLvl w:val="1"/>
        <w:rPr>
          <w:del w:id="864" w:author="Paulo H. Leocadio" w:date="2024-07-17T13:11:00Z" w16du:dateUtc="2024-07-17T17:11:00Z"/>
          <w:rFonts w:eastAsiaTheme="majorEastAsia" w:cstheme="majorBidi"/>
          <w:sz w:val="36"/>
          <w:szCs w:val="26"/>
        </w:rPr>
      </w:pPr>
      <w:del w:id="865" w:author="Paulo H. Leocadio" w:date="2024-07-17T13:11:00Z" w16du:dateUtc="2024-07-17T17:11:00Z">
        <w:r w:rsidRPr="001F0F2A" w:rsidDel="009466DC">
          <w:rPr>
            <w:rFonts w:eastAsiaTheme="majorEastAsia" w:cstheme="majorBidi"/>
            <w:sz w:val="36"/>
            <w:szCs w:val="26"/>
          </w:rPr>
          <w:delText xml:space="preserve">Best </w:delText>
        </w:r>
        <w:r w:rsidR="00932090" w:rsidRPr="001F0F2A" w:rsidDel="009466DC">
          <w:rPr>
            <w:rFonts w:eastAsiaTheme="majorEastAsia" w:cstheme="majorBidi"/>
            <w:sz w:val="36"/>
            <w:szCs w:val="26"/>
          </w:rPr>
          <w:delText xml:space="preserve">practices </w:delText>
        </w:r>
        <w:r w:rsidRPr="001F0F2A" w:rsidDel="009466DC">
          <w:rPr>
            <w:rFonts w:eastAsiaTheme="majorEastAsia" w:cstheme="majorBidi"/>
            <w:sz w:val="36"/>
            <w:szCs w:val="26"/>
          </w:rPr>
          <w:delText>for AWS CLI Usage</w:delText>
        </w:r>
      </w:del>
    </w:p>
    <w:p w14:paraId="38A224D3" w14:textId="453AA154" w:rsidR="00932090" w:rsidRPr="00CB4782" w:rsidDel="009466DC" w:rsidRDefault="00932090" w:rsidP="00555FFB">
      <w:pPr>
        <w:pStyle w:val="NormalBPBHEB"/>
        <w:rPr>
          <w:del w:id="866" w:author="Paulo H. Leocadio" w:date="2024-07-17T13:11:00Z" w16du:dateUtc="2024-07-17T17:11:00Z"/>
        </w:rPr>
      </w:pPr>
      <w:del w:id="867" w:author="Paulo H. Leocadio" w:date="2024-07-17T13:11:00Z" w16du:dateUtc="2024-07-17T17:11:00Z">
        <w:r w:rsidDel="009466DC">
          <w:delText>The following are the best practices for AWS CLI Usage</w:delText>
        </w:r>
      </w:del>
      <w:customXmlDelRangeStart w:id="868" w:author="Paulo H. Leocadio" w:date="2024-07-17T13:11:00Z"/>
      <w:sdt>
        <w:sdtPr>
          <w:id w:val="1262033819"/>
          <w:citation/>
        </w:sdtPr>
        <w:sdtEndPr/>
        <w:sdtContent>
          <w:customXmlDelRangeEnd w:id="868"/>
          <w:del w:id="869" w:author="Paulo H. Leocadio" w:date="2024-07-17T13:11:00Z" w16du:dateUtc="2024-07-17T17:11:00Z">
            <w:r w:rsidR="00583FD8" w:rsidDel="009466DC">
              <w:fldChar w:fldCharType="begin"/>
            </w:r>
            <w:r w:rsidR="00583FD8" w:rsidDel="009466DC">
              <w:delInstrText xml:space="preserve"> CITATION unknown2023d \l 1033 </w:delInstrText>
            </w:r>
            <w:r w:rsidR="00583FD8" w:rsidDel="009466DC">
              <w:fldChar w:fldCharType="separate"/>
            </w:r>
            <w:r w:rsidR="00D34F43" w:rsidDel="009466DC">
              <w:rPr>
                <w:noProof/>
              </w:rPr>
              <w:delText xml:space="preserve"> </w:delText>
            </w:r>
            <w:r w:rsidR="00D34F43" w:rsidRPr="00D34F43" w:rsidDel="009466DC">
              <w:rPr>
                <w:noProof/>
              </w:rPr>
              <w:delText>[38]</w:delText>
            </w:r>
            <w:r w:rsidR="00583FD8" w:rsidDel="009466DC">
              <w:fldChar w:fldCharType="end"/>
            </w:r>
          </w:del>
          <w:customXmlDelRangeStart w:id="870" w:author="Paulo H. Leocadio" w:date="2024-07-17T13:11:00Z"/>
        </w:sdtContent>
      </w:sdt>
      <w:customXmlDelRangeEnd w:id="870"/>
      <w:del w:id="871" w:author="Paulo H. Leocadio" w:date="2024-07-17T13:11:00Z" w16du:dateUtc="2024-07-17T17:11:00Z">
        <w:r w:rsidDel="009466DC">
          <w:delText>:</w:delText>
        </w:r>
      </w:del>
    </w:p>
    <w:p w14:paraId="0332FBA8" w14:textId="26EC65A8" w:rsidR="00CB4782" w:rsidRPr="00CB4782" w:rsidDel="009466DC" w:rsidRDefault="00CB4782" w:rsidP="008A12F7">
      <w:pPr>
        <w:pStyle w:val="NormalBPBHEB"/>
        <w:numPr>
          <w:ilvl w:val="0"/>
          <w:numId w:val="31"/>
        </w:numPr>
        <w:rPr>
          <w:del w:id="872" w:author="Paulo H. Leocadio" w:date="2024-07-17T13:11:00Z" w16du:dateUtc="2024-07-17T17:11:00Z"/>
        </w:rPr>
      </w:pPr>
      <w:del w:id="873" w:author="Paulo H. Leocadio" w:date="2024-07-17T13:11:00Z" w16du:dateUtc="2024-07-17T17:11:00Z">
        <w:r w:rsidRPr="00CB4782" w:rsidDel="009466DC">
          <w:rPr>
            <w:b/>
            <w:bCs/>
          </w:rPr>
          <w:delText xml:space="preserve">Security </w:delText>
        </w:r>
        <w:r w:rsidR="00932090" w:rsidRPr="00CB4782" w:rsidDel="009466DC">
          <w:rPr>
            <w:b/>
            <w:bCs/>
          </w:rPr>
          <w:delText>best practices</w:delText>
        </w:r>
        <w:r w:rsidRPr="00CB4782" w:rsidDel="009466DC">
          <w:rPr>
            <w:b/>
            <w:bCs/>
          </w:rPr>
          <w:delText>:</w:delText>
        </w:r>
        <w:r w:rsidRPr="00CB4782" w:rsidDel="009466DC">
          <w:delText xml:space="preserve"> Adhere to security best practices by securely managing and storing AWS CLI credentials, utilizing IAM roles, and implementing MFA.</w:delText>
        </w:r>
      </w:del>
    </w:p>
    <w:p w14:paraId="55ED18DF" w14:textId="5BE8DF6E" w:rsidR="00CB4782" w:rsidRPr="00CB4782" w:rsidDel="009466DC" w:rsidRDefault="00CB4782" w:rsidP="008A12F7">
      <w:pPr>
        <w:pStyle w:val="NormalBPBHEB"/>
        <w:numPr>
          <w:ilvl w:val="0"/>
          <w:numId w:val="31"/>
        </w:numPr>
        <w:rPr>
          <w:del w:id="874" w:author="Paulo H. Leocadio" w:date="2024-07-17T13:11:00Z" w16du:dateUtc="2024-07-17T17:11:00Z"/>
        </w:rPr>
      </w:pPr>
      <w:del w:id="875" w:author="Paulo H. Leocadio" w:date="2024-07-17T13:11:00Z" w16du:dateUtc="2024-07-17T17:11:00Z">
        <w:r w:rsidRPr="00CB4782" w:rsidDel="009466DC">
          <w:rPr>
            <w:b/>
            <w:bCs/>
          </w:rPr>
          <w:delText>Version Compatibility:</w:delText>
        </w:r>
        <w:r w:rsidRPr="00CB4782" w:rsidDel="009466DC">
          <w:delText xml:space="preserve"> Ensure compatibility by using the latest version of the AWS CLI, staying informed about updates, and checking for any breaking changes in scripts.</w:delText>
        </w:r>
      </w:del>
    </w:p>
    <w:p w14:paraId="46F1D317" w14:textId="788CA77A" w:rsidR="00597265" w:rsidRPr="00CB4782" w:rsidDel="009466DC" w:rsidRDefault="00CB4782" w:rsidP="00D4222C">
      <w:pPr>
        <w:pStyle w:val="NormalBPBHEB"/>
        <w:numPr>
          <w:ilvl w:val="0"/>
          <w:numId w:val="31"/>
        </w:numPr>
        <w:rPr>
          <w:del w:id="876" w:author="Paulo H. Leocadio" w:date="2024-07-17T13:11:00Z" w16du:dateUtc="2024-07-17T17:11:00Z"/>
        </w:rPr>
      </w:pPr>
      <w:del w:id="877" w:author="Paulo H. Leocadio" w:date="2024-07-17T13:11:00Z" w16du:dateUtc="2024-07-17T17:11:00Z">
        <w:r w:rsidRPr="00F33529" w:rsidDel="009466DC">
          <w:rPr>
            <w:b/>
            <w:bCs/>
          </w:rPr>
          <w:delText>Output Formatting:</w:delText>
        </w:r>
        <w:r w:rsidRPr="00CB4782" w:rsidDel="009466DC">
          <w:delText xml:space="preserve"> Optimize output formatting for scripts by selecting appropriate output options, such as JSON or table format, to enhance readability and parsing</w:delText>
        </w:r>
      </w:del>
      <w:customXmlDelRangeStart w:id="878" w:author="Paulo H. Leocadio" w:date="2024-07-17T13:11:00Z"/>
      <w:sdt>
        <w:sdtPr>
          <w:id w:val="-81060793"/>
          <w:citation/>
        </w:sdtPr>
        <w:sdtEndPr/>
        <w:sdtContent>
          <w:customXmlDelRangeEnd w:id="878"/>
          <w:del w:id="879" w:author="Paulo H. Leocadio" w:date="2024-07-17T13:11:00Z" w16du:dateUtc="2024-07-17T17:11:00Z">
            <w:r w:rsidR="005F3FD7" w:rsidDel="009466DC">
              <w:fldChar w:fldCharType="begin"/>
            </w:r>
            <w:r w:rsidR="005F3FD7" w:rsidDel="009466DC">
              <w:delInstrText xml:space="preserve"> CITATION jones2019c \l 1033 </w:delInstrText>
            </w:r>
            <w:r w:rsidR="005F3FD7" w:rsidDel="009466DC">
              <w:fldChar w:fldCharType="separate"/>
            </w:r>
            <w:r w:rsidR="00D34F43" w:rsidDel="009466DC">
              <w:rPr>
                <w:noProof/>
              </w:rPr>
              <w:delText xml:space="preserve"> </w:delText>
            </w:r>
            <w:r w:rsidR="00D34F43" w:rsidRPr="00D34F43" w:rsidDel="009466DC">
              <w:rPr>
                <w:noProof/>
              </w:rPr>
              <w:delText>[40]</w:delText>
            </w:r>
            <w:r w:rsidR="005F3FD7" w:rsidDel="009466DC">
              <w:fldChar w:fldCharType="end"/>
            </w:r>
          </w:del>
          <w:customXmlDelRangeStart w:id="880" w:author="Paulo H. Leocadio" w:date="2024-07-17T13:11:00Z"/>
        </w:sdtContent>
      </w:sdt>
      <w:customXmlDelRangeEnd w:id="880"/>
      <w:del w:id="881" w:author="Paulo H. Leocadio" w:date="2024-07-17T13:11:00Z" w16du:dateUtc="2024-07-17T17:11:00Z">
        <w:r w:rsidRPr="00CB4782" w:rsidDel="009466DC">
          <w:delText>.</w:delText>
        </w:r>
      </w:del>
    </w:p>
    <w:p w14:paraId="0D3211A4" w14:textId="2EF9C3AC" w:rsidR="00737068" w:rsidRPr="00737068" w:rsidDel="009466DC" w:rsidRDefault="00737068" w:rsidP="00555FFB">
      <w:pPr>
        <w:pStyle w:val="Heading1BPBHEB"/>
        <w:rPr>
          <w:del w:id="882" w:author="Paulo H. Leocadio" w:date="2024-07-17T13:11:00Z" w16du:dateUtc="2024-07-17T17:11:00Z"/>
        </w:rPr>
      </w:pPr>
      <w:del w:id="883" w:author="Paulo H. Leocadio" w:date="2024-07-17T13:11:00Z" w16du:dateUtc="2024-07-17T17:11:00Z">
        <w:r w:rsidRPr="00737068" w:rsidDel="009466DC">
          <w:delText>AWS Device Farm</w:delText>
        </w:r>
      </w:del>
    </w:p>
    <w:p w14:paraId="54DB7600" w14:textId="34E2A5D5" w:rsidR="00737068" w:rsidDel="009466DC" w:rsidRDefault="00737068" w:rsidP="00597265">
      <w:pPr>
        <w:pStyle w:val="NormalBPBHEB"/>
        <w:rPr>
          <w:del w:id="884" w:author="Paulo H. Leocadio" w:date="2024-07-17T13:11:00Z" w16du:dateUtc="2024-07-17T17:11:00Z"/>
        </w:rPr>
      </w:pPr>
      <w:del w:id="885" w:author="Paulo H. Leocadio" w:date="2024-07-17T13:11:00Z" w16du:dateUtc="2024-07-17T17:11:00Z">
        <w:r w:rsidRPr="00737068" w:rsidDel="009466DC">
          <w:delText>AWS Device Farm is a cloud-based mobile app testing service that enables developers to test their applications on a wide range of real devices. This section provides an in-depth exploration of AWS Device Farm, highlighting its features, use cases, and best practices.</w:delText>
        </w:r>
      </w:del>
    </w:p>
    <w:p w14:paraId="024ACB66" w14:textId="13F3D8AD" w:rsidR="00737068" w:rsidRPr="001F0F2A" w:rsidDel="009466DC" w:rsidRDefault="00737068" w:rsidP="001F0F2A">
      <w:pPr>
        <w:keepNext/>
        <w:keepLines/>
        <w:spacing w:before="40" w:after="0"/>
        <w:outlineLvl w:val="1"/>
        <w:rPr>
          <w:del w:id="886" w:author="Paulo H. Leocadio" w:date="2024-07-17T13:11:00Z" w16du:dateUtc="2024-07-17T17:11:00Z"/>
          <w:rFonts w:eastAsiaTheme="majorEastAsia" w:cstheme="majorBidi"/>
          <w:sz w:val="36"/>
          <w:szCs w:val="26"/>
        </w:rPr>
      </w:pPr>
      <w:del w:id="887" w:author="Paulo H. Leocadio" w:date="2024-07-17T13:11:00Z" w16du:dateUtc="2024-07-17T17:11:00Z">
        <w:r w:rsidRPr="001F0F2A" w:rsidDel="009466DC">
          <w:rPr>
            <w:rFonts w:eastAsiaTheme="majorEastAsia" w:cstheme="majorBidi"/>
            <w:sz w:val="36"/>
            <w:szCs w:val="26"/>
          </w:rPr>
          <w:delText xml:space="preserve">Key Features </w:delText>
        </w:r>
      </w:del>
    </w:p>
    <w:p w14:paraId="6BF53210" w14:textId="187A3ABE" w:rsidR="00597265" w:rsidRPr="00737068" w:rsidDel="009466DC" w:rsidRDefault="00597265" w:rsidP="00555FFB">
      <w:pPr>
        <w:pStyle w:val="NormalBPBHEB"/>
        <w:rPr>
          <w:del w:id="888" w:author="Paulo H. Leocadio" w:date="2024-07-17T13:11:00Z" w16du:dateUtc="2024-07-17T17:11:00Z"/>
        </w:rPr>
      </w:pPr>
      <w:del w:id="889" w:author="Paulo H. Leocadio" w:date="2024-07-17T13:11:00Z" w16du:dateUtc="2024-07-17T17:11:00Z">
        <w:r w:rsidDel="009466DC">
          <w:delText xml:space="preserve">The following are the </w:delText>
        </w:r>
        <w:r w:rsidRPr="00737068" w:rsidDel="009466DC">
          <w:delText>key features of AWS Device Farm</w:delText>
        </w:r>
      </w:del>
      <w:customXmlDelRangeStart w:id="890" w:author="Paulo H. Leocadio" w:date="2024-07-17T13:11:00Z"/>
      <w:sdt>
        <w:sdtPr>
          <w:id w:val="-478622371"/>
          <w:citation/>
        </w:sdtPr>
        <w:sdtEndPr/>
        <w:sdtContent>
          <w:customXmlDelRangeEnd w:id="890"/>
          <w:del w:id="891" w:author="Paulo H. Leocadio" w:date="2024-07-17T13:11:00Z" w16du:dateUtc="2024-07-17T17:11:00Z">
            <w:r w:rsidR="001E27F8" w:rsidDel="009466DC">
              <w:fldChar w:fldCharType="begin"/>
            </w:r>
            <w:r w:rsidR="001E27F8" w:rsidDel="009466DC">
              <w:delInstrText xml:space="preserve"> CITATION unknown2023e \l 1033 </w:delInstrText>
            </w:r>
            <w:r w:rsidR="001E27F8" w:rsidDel="009466DC">
              <w:fldChar w:fldCharType="separate"/>
            </w:r>
            <w:r w:rsidR="00D34F43" w:rsidDel="009466DC">
              <w:rPr>
                <w:noProof/>
              </w:rPr>
              <w:delText xml:space="preserve"> </w:delText>
            </w:r>
            <w:r w:rsidR="00D34F43" w:rsidRPr="00D34F43" w:rsidDel="009466DC">
              <w:rPr>
                <w:noProof/>
              </w:rPr>
              <w:delText>[41]</w:delText>
            </w:r>
            <w:r w:rsidR="001E27F8" w:rsidDel="009466DC">
              <w:fldChar w:fldCharType="end"/>
            </w:r>
          </w:del>
          <w:customXmlDelRangeStart w:id="892" w:author="Paulo H. Leocadio" w:date="2024-07-17T13:11:00Z"/>
        </w:sdtContent>
      </w:sdt>
      <w:customXmlDelRangeEnd w:id="892"/>
      <w:del w:id="893" w:author="Paulo H. Leocadio" w:date="2024-07-17T13:11:00Z" w16du:dateUtc="2024-07-17T17:11:00Z">
        <w:r w:rsidDel="009466DC">
          <w:delText>:</w:delText>
        </w:r>
      </w:del>
    </w:p>
    <w:p w14:paraId="0A69C307" w14:textId="555E1AF3" w:rsidR="00737068" w:rsidRPr="00737068" w:rsidDel="009466DC" w:rsidRDefault="00737068" w:rsidP="008A12F7">
      <w:pPr>
        <w:pStyle w:val="NormalBPBHEB"/>
        <w:numPr>
          <w:ilvl w:val="0"/>
          <w:numId w:val="32"/>
        </w:numPr>
        <w:rPr>
          <w:del w:id="894" w:author="Paulo H. Leocadio" w:date="2024-07-17T13:11:00Z" w16du:dateUtc="2024-07-17T17:11:00Z"/>
        </w:rPr>
      </w:pPr>
      <w:del w:id="895" w:author="Paulo H. Leocadio" w:date="2024-07-17T13:11:00Z" w16du:dateUtc="2024-07-17T17:11:00Z">
        <w:r w:rsidRPr="00737068" w:rsidDel="009466DC">
          <w:rPr>
            <w:b/>
            <w:bCs/>
          </w:rPr>
          <w:delText xml:space="preserve">Device </w:delText>
        </w:r>
        <w:r w:rsidR="00597265" w:rsidRPr="00737068" w:rsidDel="009466DC">
          <w:rPr>
            <w:b/>
            <w:bCs/>
          </w:rPr>
          <w:delText>compatibility testing</w:delText>
        </w:r>
        <w:r w:rsidRPr="00737068" w:rsidDel="009466DC">
          <w:rPr>
            <w:b/>
            <w:bCs/>
          </w:rPr>
          <w:delText>:</w:delText>
        </w:r>
        <w:r w:rsidRPr="00737068" w:rsidDel="009466DC">
          <w:delText xml:space="preserve"> AWS Device Farm allows developers to test their mobile apps on a diverse set of real devices to ensure compatibility across various platforms.</w:delText>
        </w:r>
      </w:del>
    </w:p>
    <w:p w14:paraId="166B9527" w14:textId="2809E80B" w:rsidR="00737068" w:rsidRPr="00737068" w:rsidDel="009466DC" w:rsidRDefault="00737068" w:rsidP="008A12F7">
      <w:pPr>
        <w:pStyle w:val="NormalBPBHEB"/>
        <w:numPr>
          <w:ilvl w:val="0"/>
          <w:numId w:val="32"/>
        </w:numPr>
        <w:rPr>
          <w:del w:id="896" w:author="Paulo H. Leocadio" w:date="2024-07-17T13:11:00Z" w16du:dateUtc="2024-07-17T17:11:00Z"/>
        </w:rPr>
      </w:pPr>
      <w:del w:id="897" w:author="Paulo H. Leocadio" w:date="2024-07-17T13:11:00Z" w16du:dateUtc="2024-07-17T17:11:00Z">
        <w:r w:rsidRPr="00737068" w:rsidDel="009466DC">
          <w:rPr>
            <w:b/>
            <w:bCs/>
          </w:rPr>
          <w:delText xml:space="preserve">Parallel </w:delText>
        </w:r>
        <w:r w:rsidR="00597265" w:rsidRPr="00737068" w:rsidDel="009466DC">
          <w:rPr>
            <w:b/>
            <w:bCs/>
          </w:rPr>
          <w:delText>testing</w:delText>
        </w:r>
        <w:r w:rsidRPr="00737068" w:rsidDel="009466DC">
          <w:rPr>
            <w:b/>
            <w:bCs/>
          </w:rPr>
          <w:delText>:</w:delText>
        </w:r>
        <w:r w:rsidRPr="00737068" w:rsidDel="009466DC">
          <w:delText xml:space="preserve"> Enhances testing efficiency by enabling parallel execution of tests on multiple devices, reducing testing time and accelerating the development lifecycle.</w:delText>
        </w:r>
      </w:del>
    </w:p>
    <w:p w14:paraId="3845A6B7" w14:textId="4416C981" w:rsidR="00737068" w:rsidRPr="00737068" w:rsidDel="009466DC" w:rsidRDefault="00737068" w:rsidP="008A12F7">
      <w:pPr>
        <w:pStyle w:val="NormalBPBHEB"/>
        <w:numPr>
          <w:ilvl w:val="0"/>
          <w:numId w:val="32"/>
        </w:numPr>
        <w:rPr>
          <w:del w:id="898" w:author="Paulo H. Leocadio" w:date="2024-07-17T13:11:00Z" w16du:dateUtc="2024-07-17T17:11:00Z"/>
        </w:rPr>
      </w:pPr>
      <w:del w:id="899" w:author="Paulo H. Leocadio" w:date="2024-07-17T13:11:00Z" w16du:dateUtc="2024-07-17T17:11:00Z">
        <w:r w:rsidRPr="00737068" w:rsidDel="009466DC">
          <w:rPr>
            <w:b/>
            <w:bCs/>
          </w:rPr>
          <w:delText xml:space="preserve">Built-in </w:delText>
        </w:r>
        <w:r w:rsidR="00597265" w:rsidRPr="00737068" w:rsidDel="009466DC">
          <w:rPr>
            <w:b/>
            <w:bCs/>
          </w:rPr>
          <w:delText>test scripts</w:delText>
        </w:r>
        <w:r w:rsidRPr="00737068" w:rsidDel="009466DC">
          <w:rPr>
            <w:b/>
            <w:bCs/>
          </w:rPr>
          <w:delText>:</w:delText>
        </w:r>
        <w:r w:rsidRPr="00737068" w:rsidDel="009466DC">
          <w:delText xml:space="preserve"> Provides built-in test scripts for popular test automation frameworks, simplifying the process of creating and running tests.</w:delText>
        </w:r>
      </w:del>
    </w:p>
    <w:p w14:paraId="631995DB" w14:textId="73886E68" w:rsidR="00737068" w:rsidRPr="001F0F2A" w:rsidDel="009466DC" w:rsidRDefault="00737068" w:rsidP="001F0F2A">
      <w:pPr>
        <w:keepNext/>
        <w:keepLines/>
        <w:spacing w:before="40" w:after="0"/>
        <w:outlineLvl w:val="1"/>
        <w:rPr>
          <w:del w:id="900" w:author="Paulo H. Leocadio" w:date="2024-07-17T13:11:00Z" w16du:dateUtc="2024-07-17T17:11:00Z"/>
          <w:rFonts w:eastAsiaTheme="majorEastAsia" w:cstheme="majorBidi"/>
          <w:sz w:val="36"/>
          <w:szCs w:val="26"/>
        </w:rPr>
      </w:pPr>
      <w:del w:id="901" w:author="Paulo H. Leocadio" w:date="2024-07-17T13:11:00Z" w16du:dateUtc="2024-07-17T17:11:00Z">
        <w:r w:rsidRPr="001F0F2A" w:rsidDel="009466DC">
          <w:rPr>
            <w:rFonts w:eastAsiaTheme="majorEastAsia" w:cstheme="majorBidi"/>
            <w:sz w:val="36"/>
            <w:szCs w:val="26"/>
          </w:rPr>
          <w:delText xml:space="preserve">Use </w:delText>
        </w:r>
        <w:r w:rsidR="00597265" w:rsidRPr="001F0F2A" w:rsidDel="009466DC">
          <w:rPr>
            <w:rFonts w:eastAsiaTheme="majorEastAsia" w:cstheme="majorBidi"/>
            <w:sz w:val="36"/>
            <w:szCs w:val="26"/>
          </w:rPr>
          <w:delText xml:space="preserve">cases </w:delText>
        </w:r>
      </w:del>
    </w:p>
    <w:p w14:paraId="0D020737" w14:textId="33211EA4" w:rsidR="00597265" w:rsidRPr="00737068" w:rsidDel="009466DC" w:rsidRDefault="00597265" w:rsidP="00555FFB">
      <w:pPr>
        <w:pStyle w:val="NormalBPBHEB"/>
        <w:rPr>
          <w:del w:id="902" w:author="Paulo H. Leocadio" w:date="2024-07-17T13:11:00Z" w16du:dateUtc="2024-07-17T17:11:00Z"/>
        </w:rPr>
      </w:pPr>
      <w:del w:id="903" w:author="Paulo H. Leocadio" w:date="2024-07-17T13:11:00Z" w16du:dateUtc="2024-07-17T17:11:00Z">
        <w:r w:rsidDel="009466DC">
          <w:delText>The following are the use cases of AWS Device Farm:</w:delText>
        </w:r>
      </w:del>
    </w:p>
    <w:p w14:paraId="6796CCC5" w14:textId="347D9177" w:rsidR="00737068" w:rsidRPr="00737068" w:rsidDel="009466DC" w:rsidRDefault="00737068" w:rsidP="008A12F7">
      <w:pPr>
        <w:pStyle w:val="NormalBPBHEB"/>
        <w:numPr>
          <w:ilvl w:val="0"/>
          <w:numId w:val="33"/>
        </w:numPr>
        <w:rPr>
          <w:del w:id="904" w:author="Paulo H. Leocadio" w:date="2024-07-17T13:11:00Z" w16du:dateUtc="2024-07-17T17:11:00Z"/>
        </w:rPr>
      </w:pPr>
      <w:del w:id="905" w:author="Paulo H. Leocadio" w:date="2024-07-17T13:11:00Z" w16du:dateUtc="2024-07-17T17:11:00Z">
        <w:r w:rsidRPr="00737068" w:rsidDel="009466DC">
          <w:rPr>
            <w:b/>
            <w:bCs/>
          </w:rPr>
          <w:delText xml:space="preserve">Automated </w:delText>
        </w:r>
        <w:r w:rsidR="00597265" w:rsidRPr="00737068" w:rsidDel="009466DC">
          <w:rPr>
            <w:b/>
            <w:bCs/>
          </w:rPr>
          <w:delText>testing</w:delText>
        </w:r>
        <w:r w:rsidRPr="00737068" w:rsidDel="009466DC">
          <w:rPr>
            <w:b/>
            <w:bCs/>
          </w:rPr>
          <w:delText>:</w:delText>
        </w:r>
        <w:r w:rsidRPr="00737068" w:rsidDel="009466DC">
          <w:delText xml:space="preserve"> Well-suited for automated testing scenarios, AWS Device Farm supports popular test automation frameworks such as Appium, XCTest, and Espresso</w:delText>
        </w:r>
      </w:del>
      <w:customXmlDelRangeStart w:id="906" w:author="Paulo H. Leocadio" w:date="2024-07-17T13:11:00Z"/>
      <w:sdt>
        <w:sdtPr>
          <w:id w:val="1524817486"/>
          <w:citation/>
        </w:sdtPr>
        <w:sdtEndPr/>
        <w:sdtContent>
          <w:customXmlDelRangeEnd w:id="906"/>
          <w:del w:id="907" w:author="Paulo H. Leocadio" w:date="2024-07-17T13:11:00Z" w16du:dateUtc="2024-07-17T17:11:00Z">
            <w:r w:rsidR="001E27F8" w:rsidDel="009466DC">
              <w:fldChar w:fldCharType="begin"/>
            </w:r>
            <w:r w:rsidR="001E27F8" w:rsidDel="009466DC">
              <w:delInstrText xml:space="preserve"> CITATION unknown2023e \l 1033 </w:delInstrText>
            </w:r>
            <w:r w:rsidR="001E27F8" w:rsidDel="009466DC">
              <w:fldChar w:fldCharType="separate"/>
            </w:r>
            <w:r w:rsidR="00D34F43" w:rsidDel="009466DC">
              <w:rPr>
                <w:noProof/>
              </w:rPr>
              <w:delText xml:space="preserve"> </w:delText>
            </w:r>
            <w:r w:rsidR="00D34F43" w:rsidRPr="00D34F43" w:rsidDel="009466DC">
              <w:rPr>
                <w:noProof/>
              </w:rPr>
              <w:delText>[41]</w:delText>
            </w:r>
            <w:r w:rsidR="001E27F8" w:rsidDel="009466DC">
              <w:fldChar w:fldCharType="end"/>
            </w:r>
          </w:del>
          <w:customXmlDelRangeStart w:id="908" w:author="Paulo H. Leocadio" w:date="2024-07-17T13:11:00Z"/>
        </w:sdtContent>
      </w:sdt>
      <w:customXmlDelRangeEnd w:id="908"/>
      <w:del w:id="909" w:author="Paulo H. Leocadio" w:date="2024-07-17T13:11:00Z" w16du:dateUtc="2024-07-17T17:11:00Z">
        <w:r w:rsidRPr="00737068" w:rsidDel="009466DC">
          <w:delText>.</w:delText>
        </w:r>
      </w:del>
    </w:p>
    <w:p w14:paraId="1F3A9615" w14:textId="1DB05D0B" w:rsidR="00737068" w:rsidRPr="00737068" w:rsidDel="009466DC" w:rsidRDefault="00737068" w:rsidP="008A12F7">
      <w:pPr>
        <w:pStyle w:val="NormalBPBHEB"/>
        <w:numPr>
          <w:ilvl w:val="0"/>
          <w:numId w:val="33"/>
        </w:numPr>
        <w:rPr>
          <w:del w:id="910" w:author="Paulo H. Leocadio" w:date="2024-07-17T13:11:00Z" w16du:dateUtc="2024-07-17T17:11:00Z"/>
        </w:rPr>
      </w:pPr>
      <w:del w:id="911" w:author="Paulo H. Leocadio" w:date="2024-07-17T13:11:00Z" w16du:dateUtc="2024-07-17T17:11:00Z">
        <w:r w:rsidRPr="00737068" w:rsidDel="009466DC">
          <w:rPr>
            <w:b/>
            <w:bCs/>
          </w:rPr>
          <w:delText>Real-</w:delText>
        </w:r>
        <w:r w:rsidR="00597265" w:rsidRPr="00737068" w:rsidDel="009466DC">
          <w:rPr>
            <w:b/>
            <w:bCs/>
          </w:rPr>
          <w:delText>device testing</w:delText>
        </w:r>
        <w:r w:rsidRPr="00737068" w:rsidDel="009466DC">
          <w:rPr>
            <w:b/>
            <w:bCs/>
          </w:rPr>
          <w:delText>:</w:delText>
        </w:r>
        <w:r w:rsidRPr="00737068" w:rsidDel="009466DC">
          <w:delText xml:space="preserve"> Allows developers to perform testing on real devices rather than relying solely on emulators, ensuring accurate simulation of user interactions</w:delText>
        </w:r>
      </w:del>
      <w:bookmarkStart w:id="912" w:name="_Ref150868953"/>
      <w:customXmlDelRangeStart w:id="913" w:author="Paulo H. Leocadio" w:date="2024-07-17T13:11:00Z"/>
      <w:sdt>
        <w:sdtPr>
          <w:id w:val="-559401470"/>
          <w:citation/>
        </w:sdtPr>
        <w:sdtEndPr/>
        <w:sdtContent>
          <w:customXmlDelRangeEnd w:id="913"/>
          <w:del w:id="914" w:author="Paulo H. Leocadio" w:date="2024-07-17T13:11:00Z" w16du:dateUtc="2024-07-17T17:11:00Z">
            <w:r w:rsidR="00905501" w:rsidDel="009466DC">
              <w:fldChar w:fldCharType="begin"/>
            </w:r>
            <w:r w:rsidR="00905501" w:rsidDel="009466DC">
              <w:delInstrText xml:space="preserve"> CITATION jones2017a \l 1033 </w:delInstrText>
            </w:r>
            <w:r w:rsidR="00905501" w:rsidDel="009466DC">
              <w:fldChar w:fldCharType="separate"/>
            </w:r>
            <w:r w:rsidR="00D34F43" w:rsidDel="009466DC">
              <w:rPr>
                <w:noProof/>
              </w:rPr>
              <w:delText xml:space="preserve"> </w:delText>
            </w:r>
            <w:r w:rsidR="00D34F43" w:rsidRPr="00D34F43" w:rsidDel="009466DC">
              <w:rPr>
                <w:noProof/>
              </w:rPr>
              <w:delText>[42]</w:delText>
            </w:r>
            <w:r w:rsidR="00905501" w:rsidDel="009466DC">
              <w:fldChar w:fldCharType="end"/>
            </w:r>
          </w:del>
          <w:customXmlDelRangeStart w:id="915" w:author="Paulo H. Leocadio" w:date="2024-07-17T13:11:00Z"/>
        </w:sdtContent>
      </w:sdt>
      <w:customXmlDelRangeEnd w:id="915"/>
      <w:bookmarkEnd w:id="912"/>
      <w:del w:id="916" w:author="Paulo H. Leocadio" w:date="2024-07-17T13:11:00Z" w16du:dateUtc="2024-07-17T17:11:00Z">
        <w:r w:rsidRPr="00737068" w:rsidDel="009466DC">
          <w:delText>.</w:delText>
        </w:r>
      </w:del>
    </w:p>
    <w:p w14:paraId="259C686A" w14:textId="1583A95F" w:rsidR="00737068" w:rsidRPr="00737068" w:rsidDel="009466DC" w:rsidRDefault="00737068" w:rsidP="008A12F7">
      <w:pPr>
        <w:pStyle w:val="NormalBPBHEB"/>
        <w:numPr>
          <w:ilvl w:val="0"/>
          <w:numId w:val="33"/>
        </w:numPr>
        <w:rPr>
          <w:del w:id="917" w:author="Paulo H. Leocadio" w:date="2024-07-17T13:11:00Z" w16du:dateUtc="2024-07-17T17:11:00Z"/>
        </w:rPr>
      </w:pPr>
      <w:del w:id="918" w:author="Paulo H. Leocadio" w:date="2024-07-17T13:11:00Z" w16du:dateUtc="2024-07-17T17:11:00Z">
        <w:r w:rsidRPr="00737068" w:rsidDel="009466DC">
          <w:rPr>
            <w:b/>
            <w:bCs/>
          </w:rPr>
          <w:delText xml:space="preserve">Performance </w:delText>
        </w:r>
        <w:r w:rsidR="00597265" w:rsidRPr="00737068" w:rsidDel="009466DC">
          <w:rPr>
            <w:b/>
            <w:bCs/>
          </w:rPr>
          <w:delText>testing</w:delText>
        </w:r>
        <w:r w:rsidRPr="00737068" w:rsidDel="009466DC">
          <w:rPr>
            <w:b/>
            <w:bCs/>
          </w:rPr>
          <w:delText>:</w:delText>
        </w:r>
        <w:r w:rsidRPr="00737068" w:rsidDel="009466DC">
          <w:delText xml:space="preserve"> Ideal for performance testing, developers can assess app behavior under various conditions, such as different network strengths and device specifications</w:delText>
        </w:r>
      </w:del>
      <w:customXmlDelRangeStart w:id="919" w:author="Paulo H. Leocadio" w:date="2024-07-17T13:11:00Z"/>
      <w:sdt>
        <w:sdtPr>
          <w:id w:val="-1076812089"/>
          <w:citation/>
        </w:sdtPr>
        <w:sdtEndPr/>
        <w:sdtContent>
          <w:customXmlDelRangeEnd w:id="919"/>
          <w:del w:id="920" w:author="Paulo H. Leocadio" w:date="2024-07-17T13:11:00Z" w16du:dateUtc="2024-07-17T17:11:00Z">
            <w:r w:rsidR="001E27F8" w:rsidDel="009466DC">
              <w:fldChar w:fldCharType="begin"/>
            </w:r>
            <w:r w:rsidR="001E27F8" w:rsidDel="009466DC">
              <w:delInstrText xml:space="preserve"> CITATION unknown2023e \l 1033 </w:delInstrText>
            </w:r>
            <w:r w:rsidR="001E27F8" w:rsidDel="009466DC">
              <w:fldChar w:fldCharType="separate"/>
            </w:r>
            <w:r w:rsidR="00D34F43" w:rsidDel="009466DC">
              <w:rPr>
                <w:noProof/>
              </w:rPr>
              <w:delText xml:space="preserve"> </w:delText>
            </w:r>
            <w:r w:rsidR="00D34F43" w:rsidRPr="00D34F43" w:rsidDel="009466DC">
              <w:rPr>
                <w:noProof/>
              </w:rPr>
              <w:delText>[41]</w:delText>
            </w:r>
            <w:r w:rsidR="001E27F8" w:rsidDel="009466DC">
              <w:fldChar w:fldCharType="end"/>
            </w:r>
          </w:del>
          <w:customXmlDelRangeStart w:id="921" w:author="Paulo H. Leocadio" w:date="2024-07-17T13:11:00Z"/>
        </w:sdtContent>
      </w:sdt>
      <w:customXmlDelRangeEnd w:id="921"/>
      <w:del w:id="922" w:author="Paulo H. Leocadio" w:date="2024-07-17T13:11:00Z" w16du:dateUtc="2024-07-17T17:11:00Z">
        <w:r w:rsidRPr="00737068" w:rsidDel="009466DC">
          <w:delText>.</w:delText>
        </w:r>
      </w:del>
    </w:p>
    <w:p w14:paraId="7C5E7A9A" w14:textId="0388C0EF" w:rsidR="00737068" w:rsidRPr="001F0F2A" w:rsidDel="009466DC" w:rsidRDefault="00737068" w:rsidP="001F0F2A">
      <w:pPr>
        <w:keepNext/>
        <w:keepLines/>
        <w:spacing w:before="40" w:after="0"/>
        <w:outlineLvl w:val="1"/>
        <w:rPr>
          <w:del w:id="923" w:author="Paulo H. Leocadio" w:date="2024-07-17T13:11:00Z" w16du:dateUtc="2024-07-17T17:11:00Z"/>
          <w:rFonts w:eastAsiaTheme="majorEastAsia" w:cstheme="majorBidi"/>
          <w:sz w:val="36"/>
          <w:szCs w:val="26"/>
        </w:rPr>
      </w:pPr>
      <w:del w:id="924" w:author="Paulo H. Leocadio" w:date="2024-07-17T13:11:00Z" w16du:dateUtc="2024-07-17T17:11:00Z">
        <w:r w:rsidRPr="001F0F2A" w:rsidDel="009466DC">
          <w:rPr>
            <w:rFonts w:eastAsiaTheme="majorEastAsia" w:cstheme="majorBidi"/>
            <w:sz w:val="36"/>
            <w:szCs w:val="26"/>
          </w:rPr>
          <w:delText xml:space="preserve">Best </w:delText>
        </w:r>
        <w:r w:rsidR="00597265" w:rsidRPr="001F0F2A" w:rsidDel="009466DC">
          <w:rPr>
            <w:rFonts w:eastAsiaTheme="majorEastAsia" w:cstheme="majorBidi"/>
            <w:sz w:val="36"/>
            <w:szCs w:val="26"/>
          </w:rPr>
          <w:delText xml:space="preserve">practices </w:delText>
        </w:r>
        <w:r w:rsidRPr="001F0F2A" w:rsidDel="009466DC">
          <w:rPr>
            <w:rFonts w:eastAsiaTheme="majorEastAsia" w:cstheme="majorBidi"/>
            <w:sz w:val="36"/>
            <w:szCs w:val="26"/>
          </w:rPr>
          <w:delText>for AWS Device Farm Usage</w:delText>
        </w:r>
      </w:del>
    </w:p>
    <w:p w14:paraId="0DD16570" w14:textId="28EB2C9D" w:rsidR="00597265" w:rsidRPr="00737068" w:rsidDel="009466DC" w:rsidRDefault="00597265" w:rsidP="00555FFB">
      <w:pPr>
        <w:pStyle w:val="NormalBPBHEB"/>
        <w:rPr>
          <w:del w:id="925" w:author="Paulo H. Leocadio" w:date="2024-07-17T13:11:00Z" w16du:dateUtc="2024-07-17T17:11:00Z"/>
        </w:rPr>
      </w:pPr>
      <w:del w:id="926" w:author="Paulo H. Leocadio" w:date="2024-07-17T13:11:00Z" w16du:dateUtc="2024-07-17T17:11:00Z">
        <w:r w:rsidDel="009466DC">
          <w:delText>The following are the best practices for AWS Device Farm Usage:</w:delText>
        </w:r>
      </w:del>
    </w:p>
    <w:p w14:paraId="4F926CD1" w14:textId="1EBCC33A" w:rsidR="00737068" w:rsidRPr="00737068" w:rsidDel="009466DC" w:rsidRDefault="00737068" w:rsidP="008A12F7">
      <w:pPr>
        <w:pStyle w:val="NormalBPBHEB"/>
        <w:numPr>
          <w:ilvl w:val="0"/>
          <w:numId w:val="34"/>
        </w:numPr>
        <w:rPr>
          <w:del w:id="927" w:author="Paulo H. Leocadio" w:date="2024-07-17T13:11:00Z" w16du:dateUtc="2024-07-17T17:11:00Z"/>
        </w:rPr>
      </w:pPr>
      <w:del w:id="928" w:author="Paulo H. Leocadio" w:date="2024-07-17T13:11:00Z" w16du:dateUtc="2024-07-17T17:11:00Z">
        <w:r w:rsidRPr="00737068" w:rsidDel="009466DC">
          <w:rPr>
            <w:b/>
            <w:bCs/>
          </w:rPr>
          <w:delText xml:space="preserve">Test on </w:delText>
        </w:r>
        <w:r w:rsidR="00597265" w:rsidRPr="00737068" w:rsidDel="009466DC">
          <w:rPr>
            <w:b/>
            <w:bCs/>
          </w:rPr>
          <w:delText>real dev</w:delText>
        </w:r>
        <w:r w:rsidRPr="00737068" w:rsidDel="009466DC">
          <w:rPr>
            <w:b/>
            <w:bCs/>
          </w:rPr>
          <w:delText>ices:</w:delText>
        </w:r>
        <w:r w:rsidRPr="00737068" w:rsidDel="009466DC">
          <w:delText xml:space="preserve"> Prioritize testing on real devices to uncover issues that may not be apparent in emulator-based testing</w:delText>
        </w:r>
      </w:del>
      <w:customXmlDelRangeStart w:id="929" w:author="Paulo H. Leocadio" w:date="2024-07-17T13:11:00Z"/>
      <w:sdt>
        <w:sdtPr>
          <w:id w:val="-233699689"/>
          <w:citation/>
        </w:sdtPr>
        <w:sdtEndPr/>
        <w:sdtContent>
          <w:customXmlDelRangeEnd w:id="929"/>
          <w:del w:id="930" w:author="Paulo H. Leocadio" w:date="2024-07-17T13:11:00Z" w16du:dateUtc="2024-07-17T17:11:00Z">
            <w:r w:rsidR="00905501" w:rsidDel="009466DC">
              <w:fldChar w:fldCharType="begin"/>
            </w:r>
            <w:r w:rsidR="00905501" w:rsidDel="009466DC">
              <w:delInstrText xml:space="preserve"> CITATION jones2017a \l 1033 </w:delInstrText>
            </w:r>
            <w:r w:rsidR="00905501" w:rsidDel="009466DC">
              <w:fldChar w:fldCharType="separate"/>
            </w:r>
            <w:r w:rsidR="00D34F43" w:rsidDel="009466DC">
              <w:rPr>
                <w:noProof/>
              </w:rPr>
              <w:delText xml:space="preserve"> </w:delText>
            </w:r>
            <w:r w:rsidR="00D34F43" w:rsidRPr="00D34F43" w:rsidDel="009466DC">
              <w:rPr>
                <w:noProof/>
              </w:rPr>
              <w:delText>[42]</w:delText>
            </w:r>
            <w:r w:rsidR="00905501" w:rsidDel="009466DC">
              <w:fldChar w:fldCharType="end"/>
            </w:r>
          </w:del>
          <w:customXmlDelRangeStart w:id="931" w:author="Paulo H. Leocadio" w:date="2024-07-17T13:11:00Z"/>
        </w:sdtContent>
      </w:sdt>
      <w:customXmlDelRangeEnd w:id="931"/>
      <w:del w:id="932" w:author="Paulo H. Leocadio" w:date="2024-07-17T13:11:00Z" w16du:dateUtc="2024-07-17T17:11:00Z">
        <w:r w:rsidRPr="00737068" w:rsidDel="009466DC">
          <w:delText>.</w:delText>
        </w:r>
      </w:del>
    </w:p>
    <w:p w14:paraId="3F6565F8" w14:textId="11C43FAE" w:rsidR="00737068" w:rsidRPr="00737068" w:rsidDel="009466DC" w:rsidRDefault="00737068" w:rsidP="008A12F7">
      <w:pPr>
        <w:pStyle w:val="NormalBPBHEB"/>
        <w:numPr>
          <w:ilvl w:val="0"/>
          <w:numId w:val="34"/>
        </w:numPr>
        <w:rPr>
          <w:del w:id="933" w:author="Paulo H. Leocadio" w:date="2024-07-17T13:11:00Z" w16du:dateUtc="2024-07-17T17:11:00Z"/>
        </w:rPr>
      </w:pPr>
      <w:del w:id="934" w:author="Paulo H. Leocadio" w:date="2024-07-17T13:11:00Z" w16du:dateUtc="2024-07-17T17:11:00Z">
        <w:r w:rsidRPr="00737068" w:rsidDel="009466DC">
          <w:rPr>
            <w:b/>
            <w:bCs/>
          </w:rPr>
          <w:delText xml:space="preserve">Parallel </w:delText>
        </w:r>
        <w:r w:rsidR="00597265" w:rsidRPr="00737068" w:rsidDel="009466DC">
          <w:rPr>
            <w:b/>
            <w:bCs/>
          </w:rPr>
          <w:delText>execution planning</w:delText>
        </w:r>
        <w:r w:rsidRPr="00737068" w:rsidDel="009466DC">
          <w:rPr>
            <w:b/>
            <w:bCs/>
          </w:rPr>
          <w:delText>:</w:delText>
        </w:r>
        <w:r w:rsidRPr="00737068" w:rsidDel="009466DC">
          <w:delText xml:space="preserve"> Efficiently plan parallel test executions to maximize testing throughput and minimize overall testing time</w:delText>
        </w:r>
      </w:del>
      <w:customXmlDelRangeStart w:id="935" w:author="Paulo H. Leocadio" w:date="2024-07-17T13:11:00Z"/>
      <w:sdt>
        <w:sdtPr>
          <w:id w:val="1089273387"/>
          <w:citation/>
        </w:sdtPr>
        <w:sdtEndPr/>
        <w:sdtContent>
          <w:customXmlDelRangeEnd w:id="935"/>
          <w:del w:id="936" w:author="Paulo H. Leocadio" w:date="2024-07-17T13:11:00Z" w16du:dateUtc="2024-07-17T17:11:00Z">
            <w:r w:rsidR="00905501" w:rsidDel="009466DC">
              <w:fldChar w:fldCharType="begin"/>
            </w:r>
            <w:r w:rsidR="00905501" w:rsidDel="009466DC">
              <w:delInstrText xml:space="preserve"> CITATION unknown2023e \l 1033 </w:delInstrText>
            </w:r>
            <w:r w:rsidR="00905501" w:rsidDel="009466DC">
              <w:fldChar w:fldCharType="separate"/>
            </w:r>
            <w:r w:rsidR="00D34F43" w:rsidDel="009466DC">
              <w:rPr>
                <w:noProof/>
              </w:rPr>
              <w:delText xml:space="preserve"> </w:delText>
            </w:r>
            <w:r w:rsidR="00D34F43" w:rsidRPr="00D34F43" w:rsidDel="009466DC">
              <w:rPr>
                <w:noProof/>
              </w:rPr>
              <w:delText>[41]</w:delText>
            </w:r>
            <w:r w:rsidR="00905501" w:rsidDel="009466DC">
              <w:fldChar w:fldCharType="end"/>
            </w:r>
          </w:del>
          <w:customXmlDelRangeStart w:id="937" w:author="Paulo H. Leocadio" w:date="2024-07-17T13:11:00Z"/>
        </w:sdtContent>
      </w:sdt>
      <w:customXmlDelRangeEnd w:id="937"/>
      <w:del w:id="938" w:author="Paulo H. Leocadio" w:date="2024-07-17T13:11:00Z" w16du:dateUtc="2024-07-17T17:11:00Z">
        <w:r w:rsidR="008369FB" w:rsidDel="009466DC">
          <w:delText>.</w:delText>
        </w:r>
      </w:del>
    </w:p>
    <w:p w14:paraId="276C5EE8" w14:textId="5315CC41" w:rsidR="00597265" w:rsidRPr="00737068" w:rsidDel="009466DC" w:rsidRDefault="00737068" w:rsidP="00D4222C">
      <w:pPr>
        <w:pStyle w:val="NormalBPBHEB"/>
        <w:numPr>
          <w:ilvl w:val="0"/>
          <w:numId w:val="34"/>
        </w:numPr>
        <w:rPr>
          <w:del w:id="939" w:author="Paulo H. Leocadio" w:date="2024-07-17T13:11:00Z" w16du:dateUtc="2024-07-17T17:11:00Z"/>
        </w:rPr>
      </w:pPr>
      <w:del w:id="940" w:author="Paulo H. Leocadio" w:date="2024-07-17T13:11:00Z" w16du:dateUtc="2024-07-17T17:11:00Z">
        <w:r w:rsidRPr="005B4894" w:rsidDel="009466DC">
          <w:rPr>
            <w:b/>
            <w:bCs/>
          </w:rPr>
          <w:delText xml:space="preserve">Regular </w:delText>
        </w:r>
        <w:r w:rsidR="00597265" w:rsidRPr="005B4894" w:rsidDel="009466DC">
          <w:rPr>
            <w:b/>
            <w:bCs/>
          </w:rPr>
          <w:delText>test updates</w:delText>
        </w:r>
        <w:r w:rsidRPr="005B4894" w:rsidDel="009466DC">
          <w:rPr>
            <w:b/>
            <w:bCs/>
          </w:rPr>
          <w:delText>:</w:delText>
        </w:r>
        <w:r w:rsidRPr="00737068" w:rsidDel="009466DC">
          <w:delText xml:space="preserve"> Keep test scripts updated to align with the latest features and capabilities of AWS Device Farm, ensuring optimal testing performance</w:delText>
        </w:r>
      </w:del>
      <w:customXmlDelRangeStart w:id="941" w:author="Paulo H. Leocadio" w:date="2024-07-17T13:11:00Z"/>
      <w:sdt>
        <w:sdtPr>
          <w:id w:val="149644757"/>
          <w:citation/>
        </w:sdtPr>
        <w:sdtEndPr/>
        <w:sdtContent>
          <w:customXmlDelRangeEnd w:id="941"/>
          <w:del w:id="942" w:author="Paulo H. Leocadio" w:date="2024-07-17T13:11:00Z" w16du:dateUtc="2024-07-17T17:11:00Z">
            <w:r w:rsidR="004D5416" w:rsidDel="009466DC">
              <w:fldChar w:fldCharType="begin"/>
            </w:r>
            <w:r w:rsidR="004D5416" w:rsidDel="009466DC">
              <w:delInstrText xml:space="preserve"> CITATION jones2018a \l 1033 </w:delInstrText>
            </w:r>
            <w:r w:rsidR="004D5416" w:rsidDel="009466DC">
              <w:fldChar w:fldCharType="separate"/>
            </w:r>
            <w:r w:rsidR="00D34F43" w:rsidDel="009466DC">
              <w:rPr>
                <w:noProof/>
              </w:rPr>
              <w:delText xml:space="preserve"> </w:delText>
            </w:r>
            <w:r w:rsidR="00D34F43" w:rsidRPr="00D34F43" w:rsidDel="009466DC">
              <w:rPr>
                <w:noProof/>
              </w:rPr>
              <w:delText>[43]</w:delText>
            </w:r>
            <w:r w:rsidR="004D5416" w:rsidDel="009466DC">
              <w:fldChar w:fldCharType="end"/>
            </w:r>
          </w:del>
          <w:customXmlDelRangeStart w:id="943" w:author="Paulo H. Leocadio" w:date="2024-07-17T13:11:00Z"/>
        </w:sdtContent>
      </w:sdt>
      <w:customXmlDelRangeEnd w:id="943"/>
      <w:del w:id="944" w:author="Paulo H. Leocadio" w:date="2024-07-17T13:11:00Z" w16du:dateUtc="2024-07-17T17:11:00Z">
        <w:r w:rsidRPr="00737068" w:rsidDel="009466DC">
          <w:delText>.</w:delText>
        </w:r>
      </w:del>
    </w:p>
    <w:p w14:paraId="6E62E214" w14:textId="55F4899C" w:rsidR="00A66E30" w:rsidRPr="00A66E30" w:rsidDel="009466DC" w:rsidRDefault="00A66E30" w:rsidP="00555FFB">
      <w:pPr>
        <w:pStyle w:val="Heading1BPBHEB"/>
        <w:rPr>
          <w:del w:id="945" w:author="Paulo H. Leocadio" w:date="2024-07-17T13:11:00Z" w16du:dateUtc="2024-07-17T17:11:00Z"/>
        </w:rPr>
      </w:pPr>
      <w:del w:id="946" w:author="Paulo H. Leocadio" w:date="2024-07-17T13:11:00Z" w16du:dateUtc="2024-07-17T17:11:00Z">
        <w:r w:rsidRPr="00A66E30" w:rsidDel="009466DC">
          <w:delText>AWS Fault Injection Simulator</w:delText>
        </w:r>
      </w:del>
    </w:p>
    <w:p w14:paraId="62880DED" w14:textId="63C3607A" w:rsidR="00A66E30" w:rsidDel="009466DC" w:rsidRDefault="00A66E30" w:rsidP="00597265">
      <w:pPr>
        <w:pStyle w:val="NormalBPBHEB"/>
        <w:rPr>
          <w:del w:id="947" w:author="Paulo H. Leocadio" w:date="2024-07-17T13:11:00Z" w16du:dateUtc="2024-07-17T17:11:00Z"/>
        </w:rPr>
      </w:pPr>
      <w:del w:id="948" w:author="Paulo H. Leocadio" w:date="2024-07-17T13:11:00Z" w16du:dateUtc="2024-07-17T17:11:00Z">
        <w:r w:rsidRPr="00A66E30" w:rsidDel="009466DC">
          <w:delTex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delText>
        </w:r>
      </w:del>
    </w:p>
    <w:p w14:paraId="188B3642" w14:textId="2965E37E" w:rsidR="00A66E30" w:rsidRPr="001F0F2A" w:rsidDel="009466DC" w:rsidRDefault="00A66E30" w:rsidP="001F0F2A">
      <w:pPr>
        <w:keepNext/>
        <w:keepLines/>
        <w:spacing w:before="40" w:after="0"/>
        <w:outlineLvl w:val="1"/>
        <w:rPr>
          <w:del w:id="949" w:author="Paulo H. Leocadio" w:date="2024-07-17T13:11:00Z" w16du:dateUtc="2024-07-17T17:11:00Z"/>
          <w:rFonts w:eastAsiaTheme="majorEastAsia" w:cstheme="majorBidi"/>
          <w:sz w:val="36"/>
          <w:szCs w:val="26"/>
        </w:rPr>
      </w:pPr>
      <w:del w:id="950" w:author="Paulo H. Leocadio" w:date="2024-07-17T13:11:00Z" w16du:dateUtc="2024-07-17T17:11:00Z">
        <w:r w:rsidRPr="001F0F2A" w:rsidDel="009466DC">
          <w:rPr>
            <w:rFonts w:eastAsiaTheme="majorEastAsia" w:cstheme="majorBidi"/>
            <w:sz w:val="36"/>
            <w:szCs w:val="26"/>
          </w:rPr>
          <w:delText xml:space="preserve">Key </w:delText>
        </w:r>
        <w:r w:rsidR="00597265" w:rsidRPr="001F0F2A" w:rsidDel="009466DC">
          <w:rPr>
            <w:rFonts w:eastAsiaTheme="majorEastAsia" w:cstheme="majorBidi"/>
            <w:sz w:val="36"/>
            <w:szCs w:val="26"/>
          </w:rPr>
          <w:delText>features</w:delText>
        </w:r>
        <w:r w:rsidRPr="001F0F2A" w:rsidDel="009466DC">
          <w:rPr>
            <w:rFonts w:eastAsiaTheme="majorEastAsia" w:cstheme="majorBidi"/>
            <w:sz w:val="36"/>
            <w:szCs w:val="26"/>
          </w:rPr>
          <w:delText xml:space="preserve"> </w:delText>
        </w:r>
      </w:del>
    </w:p>
    <w:p w14:paraId="6C108777" w14:textId="04B2AA3E" w:rsidR="00597265" w:rsidRPr="00A66E30" w:rsidDel="009466DC" w:rsidRDefault="00597265" w:rsidP="00555FFB">
      <w:pPr>
        <w:pStyle w:val="NormalBPBHEB"/>
        <w:rPr>
          <w:del w:id="951" w:author="Paulo H. Leocadio" w:date="2024-07-17T13:11:00Z" w16du:dateUtc="2024-07-17T17:11:00Z"/>
        </w:rPr>
      </w:pPr>
      <w:del w:id="952" w:author="Paulo H. Leocadio" w:date="2024-07-17T13:11:00Z" w16du:dateUtc="2024-07-17T17:11:00Z">
        <w:r w:rsidDel="009466DC">
          <w:delText xml:space="preserve">The following are the </w:delText>
        </w:r>
        <w:r w:rsidRPr="00597265" w:rsidDel="009466DC">
          <w:delText>key features of AWS Fault Injection Simulator</w:delText>
        </w:r>
      </w:del>
      <w:customXmlDelRangeStart w:id="953" w:author="Paulo H. Leocadio" w:date="2024-07-17T13:11:00Z"/>
      <w:sdt>
        <w:sdtPr>
          <w:id w:val="-1343999899"/>
          <w:citation/>
        </w:sdtPr>
        <w:sdtEndPr/>
        <w:sdtContent>
          <w:customXmlDelRangeEnd w:id="953"/>
          <w:del w:id="954" w:author="Paulo H. Leocadio" w:date="2024-07-17T13:11:00Z" w16du:dateUtc="2024-07-17T17:11:00Z">
            <w:r w:rsidR="004D5416" w:rsidDel="009466DC">
              <w:fldChar w:fldCharType="begin"/>
            </w:r>
            <w:r w:rsidR="004D5416" w:rsidDel="009466DC">
              <w:delInstrText xml:space="preserve"> CITATION unknown2023f \l 1033 </w:delInstrText>
            </w:r>
            <w:r w:rsidR="004D5416" w:rsidDel="009466DC">
              <w:fldChar w:fldCharType="separate"/>
            </w:r>
            <w:r w:rsidR="00D34F43" w:rsidDel="009466DC">
              <w:rPr>
                <w:noProof/>
              </w:rPr>
              <w:delText xml:space="preserve"> </w:delText>
            </w:r>
            <w:r w:rsidR="00D34F43" w:rsidRPr="00D34F43" w:rsidDel="009466DC">
              <w:rPr>
                <w:noProof/>
              </w:rPr>
              <w:delText>[44]</w:delText>
            </w:r>
            <w:r w:rsidR="004D5416" w:rsidDel="009466DC">
              <w:fldChar w:fldCharType="end"/>
            </w:r>
          </w:del>
          <w:customXmlDelRangeStart w:id="955" w:author="Paulo H. Leocadio" w:date="2024-07-17T13:11:00Z"/>
        </w:sdtContent>
      </w:sdt>
      <w:customXmlDelRangeEnd w:id="955"/>
      <w:del w:id="956" w:author="Paulo H. Leocadio" w:date="2024-07-17T13:11:00Z" w16du:dateUtc="2024-07-17T17:11:00Z">
        <w:r w:rsidDel="009466DC">
          <w:delText>:</w:delText>
        </w:r>
      </w:del>
    </w:p>
    <w:p w14:paraId="2FAD50CD" w14:textId="23FD9C0B" w:rsidR="00A66E30" w:rsidRPr="00A66E30" w:rsidDel="009466DC" w:rsidRDefault="00A66E30" w:rsidP="008A12F7">
      <w:pPr>
        <w:pStyle w:val="NormalBPBHEB"/>
        <w:numPr>
          <w:ilvl w:val="0"/>
          <w:numId w:val="35"/>
        </w:numPr>
        <w:rPr>
          <w:del w:id="957" w:author="Paulo H. Leocadio" w:date="2024-07-17T13:11:00Z" w16du:dateUtc="2024-07-17T17:11:00Z"/>
        </w:rPr>
      </w:pPr>
      <w:del w:id="958" w:author="Paulo H. Leocadio" w:date="2024-07-17T13:11:00Z" w16du:dateUtc="2024-07-17T17:11:00Z">
        <w:r w:rsidRPr="00A66E30" w:rsidDel="009466DC">
          <w:rPr>
            <w:b/>
            <w:bCs/>
          </w:rPr>
          <w:delText xml:space="preserve">Fault </w:delText>
        </w:r>
        <w:r w:rsidR="00597265" w:rsidRPr="00A66E30" w:rsidDel="009466DC">
          <w:rPr>
            <w:b/>
            <w:bCs/>
          </w:rPr>
          <w:delText>injection scenarios</w:delText>
        </w:r>
        <w:r w:rsidRPr="00A66E30" w:rsidDel="009466DC">
          <w:rPr>
            <w:b/>
            <w:bCs/>
          </w:rPr>
          <w:delText>:</w:delText>
        </w:r>
        <w:r w:rsidRPr="00A66E30" w:rsidDel="009466DC">
          <w:delText xml:space="preserve"> AWS Fault Injection Simulator enables users to create and run fault injection scenarios, simulating various failure conditions such as latency, errors, and timeouts.</w:delText>
        </w:r>
      </w:del>
    </w:p>
    <w:p w14:paraId="2701A59C" w14:textId="7BA1E16C" w:rsidR="00A66E30" w:rsidRPr="00A66E30" w:rsidDel="009466DC" w:rsidRDefault="00A66E30" w:rsidP="008A12F7">
      <w:pPr>
        <w:pStyle w:val="NormalBPBHEB"/>
        <w:numPr>
          <w:ilvl w:val="0"/>
          <w:numId w:val="35"/>
        </w:numPr>
        <w:rPr>
          <w:del w:id="959" w:author="Paulo H. Leocadio" w:date="2024-07-17T13:11:00Z" w16du:dateUtc="2024-07-17T17:11:00Z"/>
        </w:rPr>
      </w:pPr>
      <w:del w:id="960" w:author="Paulo H. Leocadio" w:date="2024-07-17T13:11:00Z" w16du:dateUtc="2024-07-17T17:11:00Z">
        <w:r w:rsidRPr="00A66E30" w:rsidDel="009466DC">
          <w:rPr>
            <w:b/>
            <w:bCs/>
          </w:rPr>
          <w:delText xml:space="preserve">Observability </w:delText>
        </w:r>
        <w:r w:rsidR="00597265" w:rsidRPr="00A66E30" w:rsidDel="009466DC">
          <w:rPr>
            <w:b/>
            <w:bCs/>
          </w:rPr>
          <w:delText>integration</w:delText>
        </w:r>
        <w:r w:rsidRPr="00A66E30" w:rsidDel="009466DC">
          <w:rPr>
            <w:b/>
            <w:bCs/>
          </w:rPr>
          <w:delText>:</w:delText>
        </w:r>
        <w:r w:rsidRPr="00A66E30" w:rsidDel="009466DC">
          <w:delText xml:space="preserve"> Integrates seamlessly with AWS observability tools, allowing users to monitor and analyze the impact of injected faults on system performance.</w:delText>
        </w:r>
      </w:del>
    </w:p>
    <w:p w14:paraId="5719A771" w14:textId="635993C1" w:rsidR="008D3E3B" w:rsidRPr="00FD6EF0" w:rsidDel="009466DC" w:rsidRDefault="00A66E30" w:rsidP="008A12F7">
      <w:pPr>
        <w:pStyle w:val="NormalBPBHEB"/>
        <w:numPr>
          <w:ilvl w:val="0"/>
          <w:numId w:val="35"/>
        </w:numPr>
        <w:rPr>
          <w:del w:id="961" w:author="Paulo H. Leocadio" w:date="2024-07-17T13:11:00Z" w16du:dateUtc="2024-07-17T17:11:00Z"/>
          <w:b/>
          <w:bCs/>
        </w:rPr>
      </w:pPr>
      <w:del w:id="962" w:author="Paulo H. Leocadio" w:date="2024-07-17T13:11:00Z" w16du:dateUtc="2024-07-17T17:11:00Z">
        <w:r w:rsidRPr="00A66E30" w:rsidDel="009466DC">
          <w:rPr>
            <w:b/>
            <w:bCs/>
          </w:rPr>
          <w:delText xml:space="preserve">Automation </w:delText>
        </w:r>
        <w:r w:rsidR="00597265" w:rsidRPr="00A66E30" w:rsidDel="009466DC">
          <w:rPr>
            <w:b/>
            <w:bCs/>
          </w:rPr>
          <w:delText>capabilities</w:delText>
        </w:r>
        <w:r w:rsidRPr="00A66E30" w:rsidDel="009466DC">
          <w:rPr>
            <w:b/>
            <w:bCs/>
          </w:rPr>
          <w:delText xml:space="preserve">: </w:delText>
        </w:r>
        <w:r w:rsidRPr="00A66E30" w:rsidDel="009466DC">
          <w:delText>Provides automation features for scheduling fault injection experiments, making it easy to conduct regular resilience testing</w:delText>
        </w:r>
        <w:r w:rsidR="00FD6EF0" w:rsidRPr="00A66E30" w:rsidDel="009466DC">
          <w:delText>.</w:delText>
        </w:r>
      </w:del>
    </w:p>
    <w:p w14:paraId="48BC40E0" w14:textId="658CA062" w:rsidR="00A66E30" w:rsidRPr="001F0F2A" w:rsidDel="009466DC" w:rsidRDefault="00A66E30" w:rsidP="001F0F2A">
      <w:pPr>
        <w:keepNext/>
        <w:keepLines/>
        <w:spacing w:before="40" w:after="0"/>
        <w:outlineLvl w:val="1"/>
        <w:rPr>
          <w:del w:id="963" w:author="Paulo H. Leocadio" w:date="2024-07-17T13:11:00Z" w16du:dateUtc="2024-07-17T17:11:00Z"/>
          <w:rFonts w:eastAsiaTheme="majorEastAsia" w:cstheme="majorBidi"/>
          <w:sz w:val="36"/>
          <w:szCs w:val="26"/>
        </w:rPr>
      </w:pPr>
      <w:del w:id="964" w:author="Paulo H. Leocadio" w:date="2024-07-17T13:11:00Z" w16du:dateUtc="2024-07-17T17:11:00Z">
        <w:r w:rsidRPr="001F0F2A" w:rsidDel="009466DC">
          <w:rPr>
            <w:rFonts w:eastAsiaTheme="majorEastAsia" w:cstheme="majorBidi"/>
            <w:sz w:val="36"/>
            <w:szCs w:val="26"/>
          </w:rPr>
          <w:delText xml:space="preserve">Benefits of </w:delText>
        </w:r>
        <w:r w:rsidR="00597265" w:rsidRPr="001F0F2A" w:rsidDel="009466DC">
          <w:rPr>
            <w:rFonts w:eastAsiaTheme="majorEastAsia" w:cstheme="majorBidi"/>
            <w:sz w:val="36"/>
            <w:szCs w:val="26"/>
          </w:rPr>
          <w:delText xml:space="preserve">using </w:delText>
        </w:r>
        <w:r w:rsidRPr="001F0F2A" w:rsidDel="009466DC">
          <w:rPr>
            <w:rFonts w:eastAsiaTheme="majorEastAsia" w:cstheme="majorBidi"/>
            <w:sz w:val="36"/>
            <w:szCs w:val="26"/>
          </w:rPr>
          <w:delText>AWS Fault Injection Simulator</w:delText>
        </w:r>
      </w:del>
    </w:p>
    <w:p w14:paraId="18A07AB6" w14:textId="06E8233D" w:rsidR="00597265" w:rsidRPr="00A66E30" w:rsidDel="009466DC" w:rsidRDefault="00597265" w:rsidP="00555FFB">
      <w:pPr>
        <w:pStyle w:val="NormalBPBHEB"/>
        <w:rPr>
          <w:del w:id="965" w:author="Paulo H. Leocadio" w:date="2024-07-17T13:11:00Z" w16du:dateUtc="2024-07-17T17:11:00Z"/>
        </w:rPr>
      </w:pPr>
      <w:del w:id="966" w:author="Paulo H. Leocadio" w:date="2024-07-17T13:11:00Z" w16du:dateUtc="2024-07-17T17:11:00Z">
        <w:r w:rsidDel="009466DC">
          <w:delText xml:space="preserve">The following are the </w:delText>
        </w:r>
        <w:r w:rsidRPr="00A66E30" w:rsidDel="009466DC">
          <w:delText>benefits of using AWS Fault Injection Simulator</w:delText>
        </w:r>
        <w:r w:rsidDel="009466DC">
          <w:delText>:</w:delText>
        </w:r>
      </w:del>
    </w:p>
    <w:p w14:paraId="7911B015" w14:textId="6C18CA24" w:rsidR="00A66E30" w:rsidRPr="00A66E30" w:rsidDel="009466DC" w:rsidRDefault="00A66E30" w:rsidP="008A12F7">
      <w:pPr>
        <w:pStyle w:val="NormalBPBHEB"/>
        <w:numPr>
          <w:ilvl w:val="0"/>
          <w:numId w:val="36"/>
        </w:numPr>
        <w:rPr>
          <w:del w:id="967" w:author="Paulo H. Leocadio" w:date="2024-07-17T13:11:00Z" w16du:dateUtc="2024-07-17T17:11:00Z"/>
        </w:rPr>
      </w:pPr>
      <w:del w:id="968" w:author="Paulo H. Leocadio" w:date="2024-07-17T13:11:00Z" w16du:dateUtc="2024-07-17T17:11:00Z">
        <w:r w:rsidRPr="00A66E30" w:rsidDel="009466DC">
          <w:rPr>
            <w:b/>
            <w:bCs/>
          </w:rPr>
          <w:delText xml:space="preserve">Resilience </w:delText>
        </w:r>
        <w:r w:rsidR="00597265" w:rsidRPr="00A66E30" w:rsidDel="009466DC">
          <w:rPr>
            <w:b/>
            <w:bCs/>
          </w:rPr>
          <w:delText>validation</w:delText>
        </w:r>
        <w:r w:rsidRPr="00A66E30" w:rsidDel="009466DC">
          <w:rPr>
            <w:b/>
            <w:bCs/>
          </w:rPr>
          <w:delText>:</w:delText>
        </w:r>
        <w:r w:rsidRPr="00A66E30" w:rsidDel="009466DC">
          <w:delText xml:space="preserve"> Allows developers to proactively validate the resilience of their applications, identifying and addressing potential weaknesses before they impact users</w:delText>
        </w:r>
      </w:del>
      <w:bookmarkStart w:id="969" w:name="_Ref150869851"/>
      <w:customXmlDelRangeStart w:id="970" w:author="Paulo H. Leocadio" w:date="2024-07-17T13:11:00Z"/>
      <w:sdt>
        <w:sdtPr>
          <w:id w:val="-1375377562"/>
          <w:citation/>
        </w:sdtPr>
        <w:sdtEndPr/>
        <w:sdtContent>
          <w:customXmlDelRangeEnd w:id="970"/>
          <w:del w:id="971" w:author="Paulo H. Leocadio" w:date="2024-07-17T13:11:00Z" w16du:dateUtc="2024-07-17T17:11:00Z">
            <w:r w:rsidR="000E7FBD" w:rsidDel="009466DC">
              <w:fldChar w:fldCharType="begin"/>
            </w:r>
            <w:r w:rsidR="000E7FBD" w:rsidDel="009466DC">
              <w:delInstrText xml:space="preserve"> CITATION smith2019a \l 1033 </w:delInstrText>
            </w:r>
            <w:r w:rsidR="000E7FBD" w:rsidDel="009466DC">
              <w:fldChar w:fldCharType="separate"/>
            </w:r>
            <w:r w:rsidR="00D34F43" w:rsidDel="009466DC">
              <w:rPr>
                <w:noProof/>
              </w:rPr>
              <w:delText xml:space="preserve"> </w:delText>
            </w:r>
            <w:r w:rsidR="00D34F43" w:rsidRPr="00D34F43" w:rsidDel="009466DC">
              <w:rPr>
                <w:noProof/>
              </w:rPr>
              <w:delText>[45]</w:delText>
            </w:r>
            <w:r w:rsidR="000E7FBD" w:rsidDel="009466DC">
              <w:fldChar w:fldCharType="end"/>
            </w:r>
          </w:del>
          <w:customXmlDelRangeStart w:id="972" w:author="Paulo H. Leocadio" w:date="2024-07-17T13:11:00Z"/>
        </w:sdtContent>
      </w:sdt>
      <w:customXmlDelRangeEnd w:id="972"/>
      <w:bookmarkEnd w:id="969"/>
      <w:del w:id="973" w:author="Paulo H. Leocadio" w:date="2024-07-17T13:11:00Z" w16du:dateUtc="2024-07-17T17:11:00Z">
        <w:r w:rsidRPr="00A66E30" w:rsidDel="009466DC">
          <w:delText>.</w:delText>
        </w:r>
      </w:del>
    </w:p>
    <w:p w14:paraId="369D063F" w14:textId="14D3CA0A" w:rsidR="00A66E30" w:rsidRPr="00A66E30" w:rsidDel="009466DC" w:rsidRDefault="00A66E30" w:rsidP="008A12F7">
      <w:pPr>
        <w:pStyle w:val="NormalBPBHEB"/>
        <w:numPr>
          <w:ilvl w:val="0"/>
          <w:numId w:val="36"/>
        </w:numPr>
        <w:rPr>
          <w:del w:id="974" w:author="Paulo H. Leocadio" w:date="2024-07-17T13:11:00Z" w16du:dateUtc="2024-07-17T17:11:00Z"/>
        </w:rPr>
      </w:pPr>
      <w:del w:id="975" w:author="Paulo H. Leocadio" w:date="2024-07-17T13:11:00Z" w16du:dateUtc="2024-07-17T17:11:00Z">
        <w:r w:rsidRPr="00A66E30" w:rsidDel="009466DC">
          <w:rPr>
            <w:b/>
            <w:bCs/>
          </w:rPr>
          <w:delText>Cost-</w:delText>
        </w:r>
        <w:r w:rsidR="00597265" w:rsidRPr="00A66E30" w:rsidDel="009466DC">
          <w:rPr>
            <w:b/>
            <w:bCs/>
          </w:rPr>
          <w:delText>effective testing</w:delText>
        </w:r>
        <w:r w:rsidRPr="00A66E30" w:rsidDel="009466DC">
          <w:rPr>
            <w:b/>
            <w:bCs/>
          </w:rPr>
          <w:delText>:</w:delText>
        </w:r>
        <w:r w:rsidRPr="00A66E30" w:rsidDel="009466DC">
          <w:delText xml:space="preserve"> Provides a cost-effective way to perform resilience testing without the need for complex infrastructure setup, helping organizations save on testing resources</w:delText>
        </w:r>
      </w:del>
      <w:customXmlDelRangeStart w:id="976" w:author="Paulo H. Leocadio" w:date="2024-07-17T13:11:00Z"/>
      <w:sdt>
        <w:sdtPr>
          <w:id w:val="512116952"/>
          <w:citation/>
        </w:sdtPr>
        <w:sdtEndPr/>
        <w:sdtContent>
          <w:customXmlDelRangeEnd w:id="976"/>
          <w:del w:id="977" w:author="Paulo H. Leocadio" w:date="2024-07-17T13:11:00Z" w16du:dateUtc="2024-07-17T17:11:00Z">
            <w:r w:rsidR="00CD4143" w:rsidDel="009466DC">
              <w:fldChar w:fldCharType="begin"/>
            </w:r>
            <w:r w:rsidR="00CD4143" w:rsidDel="009466DC">
              <w:delInstrText xml:space="preserve"> CITATION unknown2023f \l 1033 </w:delInstrText>
            </w:r>
            <w:r w:rsidR="00CD4143" w:rsidDel="009466DC">
              <w:fldChar w:fldCharType="separate"/>
            </w:r>
            <w:r w:rsidR="00D34F43" w:rsidDel="009466DC">
              <w:rPr>
                <w:noProof/>
              </w:rPr>
              <w:delText xml:space="preserve"> </w:delText>
            </w:r>
            <w:r w:rsidR="00D34F43" w:rsidRPr="00D34F43" w:rsidDel="009466DC">
              <w:rPr>
                <w:noProof/>
              </w:rPr>
              <w:delText>[44]</w:delText>
            </w:r>
            <w:r w:rsidR="00CD4143" w:rsidDel="009466DC">
              <w:fldChar w:fldCharType="end"/>
            </w:r>
          </w:del>
          <w:customXmlDelRangeStart w:id="978" w:author="Paulo H. Leocadio" w:date="2024-07-17T13:11:00Z"/>
        </w:sdtContent>
      </w:sdt>
      <w:customXmlDelRangeEnd w:id="978"/>
      <w:del w:id="979" w:author="Paulo H. Leocadio" w:date="2024-07-17T13:11:00Z" w16du:dateUtc="2024-07-17T17:11:00Z">
        <w:r w:rsidRPr="00A66E30" w:rsidDel="009466DC">
          <w:delText>.</w:delText>
        </w:r>
      </w:del>
    </w:p>
    <w:p w14:paraId="41057907" w14:textId="0899188E" w:rsidR="00A66E30" w:rsidRPr="00A66E30" w:rsidDel="009466DC" w:rsidRDefault="00A66E30" w:rsidP="008A12F7">
      <w:pPr>
        <w:pStyle w:val="NormalBPBHEB"/>
        <w:numPr>
          <w:ilvl w:val="0"/>
          <w:numId w:val="36"/>
        </w:numPr>
        <w:rPr>
          <w:del w:id="980" w:author="Paulo H. Leocadio" w:date="2024-07-17T13:11:00Z" w16du:dateUtc="2024-07-17T17:11:00Z"/>
        </w:rPr>
      </w:pPr>
      <w:del w:id="981" w:author="Paulo H. Leocadio" w:date="2024-07-17T13:11:00Z" w16du:dateUtc="2024-07-17T17:11:00Z">
        <w:r w:rsidRPr="00A66E30" w:rsidDel="009466DC">
          <w:rPr>
            <w:b/>
            <w:bCs/>
          </w:rPr>
          <w:delText xml:space="preserve">Realistic </w:delText>
        </w:r>
        <w:r w:rsidR="00597265" w:rsidRPr="00A66E30" w:rsidDel="009466DC">
          <w:rPr>
            <w:b/>
            <w:bCs/>
          </w:rPr>
          <w:delText>failure simulations</w:delText>
        </w:r>
        <w:r w:rsidRPr="00A66E30" w:rsidDel="009466DC">
          <w:rPr>
            <w:b/>
            <w:bCs/>
          </w:rPr>
          <w:delText>:</w:delText>
        </w:r>
        <w:r w:rsidRPr="00A66E30" w:rsidDel="009466DC">
          <w:delText xml:space="preserve"> Enables the creation of realistic failure scenarios, enhancing the accuracy of resilience testing and ensuring preparedness for unexpected events</w:delText>
        </w:r>
      </w:del>
      <w:customXmlDelRangeStart w:id="982" w:author="Paulo H. Leocadio" w:date="2024-07-17T13:11:00Z"/>
      <w:sdt>
        <w:sdtPr>
          <w:id w:val="379599137"/>
          <w:citation/>
        </w:sdtPr>
        <w:sdtEndPr/>
        <w:sdtContent>
          <w:customXmlDelRangeEnd w:id="982"/>
          <w:del w:id="983" w:author="Paulo H. Leocadio" w:date="2024-07-17T13:11:00Z" w16du:dateUtc="2024-07-17T17:11:00Z">
            <w:r w:rsidR="00EE3B10" w:rsidDel="009466DC">
              <w:fldChar w:fldCharType="begin"/>
            </w:r>
            <w:r w:rsidR="00EE3B10" w:rsidDel="009466DC">
              <w:delInstrText xml:space="preserve"> CITATION smith2019a \l 1033 </w:delInstrText>
            </w:r>
            <w:r w:rsidR="00EE3B10" w:rsidDel="009466DC">
              <w:fldChar w:fldCharType="separate"/>
            </w:r>
            <w:r w:rsidR="00D34F43" w:rsidDel="009466DC">
              <w:rPr>
                <w:noProof/>
              </w:rPr>
              <w:delText xml:space="preserve"> </w:delText>
            </w:r>
            <w:r w:rsidR="00D34F43" w:rsidRPr="00D34F43" w:rsidDel="009466DC">
              <w:rPr>
                <w:noProof/>
              </w:rPr>
              <w:delText>[45]</w:delText>
            </w:r>
            <w:r w:rsidR="00EE3B10" w:rsidDel="009466DC">
              <w:fldChar w:fldCharType="end"/>
            </w:r>
          </w:del>
          <w:customXmlDelRangeStart w:id="984" w:author="Paulo H. Leocadio" w:date="2024-07-17T13:11:00Z"/>
        </w:sdtContent>
      </w:sdt>
      <w:customXmlDelRangeEnd w:id="984"/>
      <w:del w:id="985" w:author="Paulo H. Leocadio" w:date="2024-07-17T13:11:00Z" w16du:dateUtc="2024-07-17T17:11:00Z">
        <w:r w:rsidRPr="00A66E30" w:rsidDel="009466DC">
          <w:delText>.</w:delText>
        </w:r>
      </w:del>
    </w:p>
    <w:p w14:paraId="0A00C8BA" w14:textId="6CD53124" w:rsidR="00A66E30" w:rsidRPr="00DE035E" w:rsidDel="009466DC" w:rsidRDefault="00A66E30" w:rsidP="00DE035E">
      <w:pPr>
        <w:keepNext/>
        <w:keepLines/>
        <w:spacing w:before="40" w:after="0"/>
        <w:outlineLvl w:val="1"/>
        <w:rPr>
          <w:del w:id="986" w:author="Paulo H. Leocadio" w:date="2024-07-17T13:11:00Z" w16du:dateUtc="2024-07-17T17:11:00Z"/>
          <w:rFonts w:eastAsiaTheme="majorEastAsia" w:cstheme="majorBidi"/>
          <w:sz w:val="32"/>
          <w:szCs w:val="24"/>
        </w:rPr>
      </w:pPr>
      <w:del w:id="987" w:author="Paulo H. Leocadio" w:date="2024-07-17T13:11:00Z" w16du:dateUtc="2024-07-17T17:11:00Z">
        <w:r w:rsidRPr="00DE035E" w:rsidDel="009466DC">
          <w:rPr>
            <w:rFonts w:eastAsiaTheme="majorEastAsia" w:cstheme="majorBidi"/>
            <w:sz w:val="32"/>
            <w:szCs w:val="24"/>
          </w:rPr>
          <w:delText xml:space="preserve">Practical </w:delText>
        </w:r>
        <w:r w:rsidR="009F2610" w:rsidRPr="00DE035E" w:rsidDel="009466DC">
          <w:rPr>
            <w:rFonts w:eastAsiaTheme="majorEastAsia" w:cstheme="majorBidi"/>
            <w:sz w:val="32"/>
            <w:szCs w:val="24"/>
          </w:rPr>
          <w:delText>applications</w:delText>
        </w:r>
      </w:del>
    </w:p>
    <w:p w14:paraId="40AE3D4F" w14:textId="0EDF9953" w:rsidR="009F2610" w:rsidRPr="00A66E30" w:rsidDel="009466DC" w:rsidRDefault="009F2610" w:rsidP="00555FFB">
      <w:pPr>
        <w:pStyle w:val="NormalBPBHEB"/>
        <w:rPr>
          <w:del w:id="988" w:author="Paulo H. Leocadio" w:date="2024-07-17T13:11:00Z" w16du:dateUtc="2024-07-17T17:11:00Z"/>
        </w:rPr>
      </w:pPr>
      <w:del w:id="989" w:author="Paulo H. Leocadio" w:date="2024-07-17T13:11:00Z" w16du:dateUtc="2024-07-17T17:11:00Z">
        <w:r w:rsidDel="009466DC">
          <w:delText>The following are some practical applications:</w:delText>
        </w:r>
      </w:del>
    </w:p>
    <w:p w14:paraId="5B215079" w14:textId="192A69F6" w:rsidR="00A66E30" w:rsidRPr="00A66E30" w:rsidDel="009466DC" w:rsidRDefault="00A66E30" w:rsidP="008A12F7">
      <w:pPr>
        <w:pStyle w:val="NormalBPBHEB"/>
        <w:numPr>
          <w:ilvl w:val="0"/>
          <w:numId w:val="37"/>
        </w:numPr>
        <w:rPr>
          <w:del w:id="990" w:author="Paulo H. Leocadio" w:date="2024-07-17T13:11:00Z" w16du:dateUtc="2024-07-17T17:11:00Z"/>
        </w:rPr>
      </w:pPr>
      <w:del w:id="991" w:author="Paulo H. Leocadio" w:date="2024-07-17T13:11:00Z" w16du:dateUtc="2024-07-17T17:11:00Z">
        <w:r w:rsidRPr="00A66E30" w:rsidDel="009466DC">
          <w:rPr>
            <w:b/>
            <w:bCs/>
          </w:rPr>
          <w:delText xml:space="preserve">Chaos </w:delText>
        </w:r>
        <w:r w:rsidR="009F2610" w:rsidRPr="00A66E30" w:rsidDel="009466DC">
          <w:rPr>
            <w:b/>
            <w:bCs/>
          </w:rPr>
          <w:delText>engineering</w:delText>
        </w:r>
        <w:r w:rsidRPr="00A66E30" w:rsidDel="009466DC">
          <w:rPr>
            <w:b/>
            <w:bCs/>
          </w:rPr>
          <w:delText>:</w:delText>
        </w:r>
        <w:r w:rsidRPr="00A66E30" w:rsidDel="009466DC">
          <w:delText xml:space="preserve"> Supports the principles of chaos engineering by allowing controlled injection of faults, helping organizations understand how their systems behave under adverse conditions</w:delText>
        </w:r>
      </w:del>
      <w:customXmlDelRangeStart w:id="992" w:author="Paulo H. Leocadio" w:date="2024-07-17T13:11:00Z"/>
      <w:sdt>
        <w:sdtPr>
          <w:id w:val="-669718498"/>
          <w:citation/>
        </w:sdtPr>
        <w:sdtEndPr/>
        <w:sdtContent>
          <w:customXmlDelRangeEnd w:id="992"/>
          <w:del w:id="993" w:author="Paulo H. Leocadio" w:date="2024-07-17T13:11:00Z" w16du:dateUtc="2024-07-17T17:11:00Z">
            <w:r w:rsidR="00F062B4" w:rsidDel="009466DC">
              <w:fldChar w:fldCharType="begin"/>
            </w:r>
            <w:r w:rsidR="00F062B4" w:rsidDel="009466DC">
              <w:delInstrText xml:space="preserve"> CITATION unknown2023f \l 1033 </w:delInstrText>
            </w:r>
            <w:r w:rsidR="00F062B4" w:rsidDel="009466DC">
              <w:fldChar w:fldCharType="separate"/>
            </w:r>
            <w:r w:rsidR="00D34F43" w:rsidDel="009466DC">
              <w:rPr>
                <w:noProof/>
              </w:rPr>
              <w:delText xml:space="preserve"> </w:delText>
            </w:r>
            <w:r w:rsidR="00D34F43" w:rsidRPr="00D34F43" w:rsidDel="009466DC">
              <w:rPr>
                <w:noProof/>
              </w:rPr>
              <w:delText>[44]</w:delText>
            </w:r>
            <w:r w:rsidR="00F062B4" w:rsidDel="009466DC">
              <w:fldChar w:fldCharType="end"/>
            </w:r>
          </w:del>
          <w:customXmlDelRangeStart w:id="994" w:author="Paulo H. Leocadio" w:date="2024-07-17T13:11:00Z"/>
        </w:sdtContent>
      </w:sdt>
      <w:customXmlDelRangeEnd w:id="994"/>
      <w:del w:id="995" w:author="Paulo H. Leocadio" w:date="2024-07-17T13:11:00Z" w16du:dateUtc="2024-07-17T17:11:00Z">
        <w:r w:rsidRPr="00A66E30" w:rsidDel="009466DC">
          <w:delText>.</w:delText>
        </w:r>
      </w:del>
    </w:p>
    <w:p w14:paraId="2819280C" w14:textId="2BF2B557" w:rsidR="00A66E30" w:rsidRPr="00A66E30" w:rsidDel="009466DC" w:rsidRDefault="00A66E30" w:rsidP="008A12F7">
      <w:pPr>
        <w:pStyle w:val="NormalBPBHEB"/>
        <w:numPr>
          <w:ilvl w:val="0"/>
          <w:numId w:val="37"/>
        </w:numPr>
        <w:rPr>
          <w:del w:id="996" w:author="Paulo H. Leocadio" w:date="2024-07-17T13:11:00Z" w16du:dateUtc="2024-07-17T17:11:00Z"/>
        </w:rPr>
      </w:pPr>
      <w:del w:id="997" w:author="Paulo H. Leocadio" w:date="2024-07-17T13:11:00Z" w16du:dateUtc="2024-07-17T17:11:00Z">
        <w:r w:rsidRPr="00A66E30" w:rsidDel="009466DC">
          <w:rPr>
            <w:b/>
            <w:bCs/>
          </w:rPr>
          <w:delText xml:space="preserve">Continuous </w:delText>
        </w:r>
        <w:r w:rsidR="009F2610" w:rsidRPr="00A66E30" w:rsidDel="009466DC">
          <w:rPr>
            <w:b/>
            <w:bCs/>
          </w:rPr>
          <w:delText>resilience t</w:delText>
        </w:r>
        <w:r w:rsidRPr="00A66E30" w:rsidDel="009466DC">
          <w:rPr>
            <w:b/>
            <w:bCs/>
          </w:rPr>
          <w:delText>esting:</w:delText>
        </w:r>
        <w:r w:rsidRPr="00A66E30" w:rsidDel="009466DC">
          <w:delText xml:space="preserve"> Facilitates the incorporation of continuous resilience testing into the development and deployment pipelines, ensuring ongoing evaluation of application robustness</w:delText>
        </w:r>
      </w:del>
      <w:customXmlDelRangeStart w:id="998" w:author="Paulo H. Leocadio" w:date="2024-07-17T13:11:00Z"/>
      <w:sdt>
        <w:sdtPr>
          <w:id w:val="-640264562"/>
          <w:citation/>
        </w:sdtPr>
        <w:sdtEndPr/>
        <w:sdtContent>
          <w:customXmlDelRangeEnd w:id="998"/>
          <w:del w:id="999" w:author="Paulo H. Leocadio" w:date="2024-07-17T13:11:00Z" w16du:dateUtc="2024-07-17T17:11:00Z">
            <w:r w:rsidR="0065085A" w:rsidDel="009466DC">
              <w:fldChar w:fldCharType="begin"/>
            </w:r>
            <w:r w:rsidR="0065085A" w:rsidDel="009466DC">
              <w:delInstrText xml:space="preserve"> CITATION smith2019a \l 1033 </w:delInstrText>
            </w:r>
            <w:r w:rsidR="0065085A" w:rsidDel="009466DC">
              <w:fldChar w:fldCharType="separate"/>
            </w:r>
            <w:r w:rsidR="00D34F43" w:rsidDel="009466DC">
              <w:rPr>
                <w:noProof/>
              </w:rPr>
              <w:delText xml:space="preserve"> </w:delText>
            </w:r>
            <w:r w:rsidR="00D34F43" w:rsidRPr="00D34F43" w:rsidDel="009466DC">
              <w:rPr>
                <w:noProof/>
              </w:rPr>
              <w:delText>[45]</w:delText>
            </w:r>
            <w:r w:rsidR="0065085A" w:rsidDel="009466DC">
              <w:fldChar w:fldCharType="end"/>
            </w:r>
          </w:del>
          <w:customXmlDelRangeStart w:id="1000" w:author="Paulo H. Leocadio" w:date="2024-07-17T13:11:00Z"/>
        </w:sdtContent>
      </w:sdt>
      <w:customXmlDelRangeEnd w:id="1000"/>
      <w:del w:id="1001" w:author="Paulo H. Leocadio" w:date="2024-07-17T13:11:00Z" w16du:dateUtc="2024-07-17T17:11:00Z">
        <w:r w:rsidRPr="00A66E30" w:rsidDel="009466DC">
          <w:delText>.</w:delText>
        </w:r>
      </w:del>
    </w:p>
    <w:p w14:paraId="68221206" w14:textId="384495FA" w:rsidR="00A66E30" w:rsidRPr="00DE035E" w:rsidDel="009466DC" w:rsidRDefault="00A66E30" w:rsidP="00DE035E">
      <w:pPr>
        <w:keepNext/>
        <w:keepLines/>
        <w:spacing w:before="40" w:after="0"/>
        <w:outlineLvl w:val="1"/>
        <w:rPr>
          <w:del w:id="1002" w:author="Paulo H. Leocadio" w:date="2024-07-17T13:11:00Z" w16du:dateUtc="2024-07-17T17:11:00Z"/>
          <w:rFonts w:eastAsiaTheme="majorEastAsia" w:cstheme="majorBidi"/>
          <w:sz w:val="32"/>
          <w:szCs w:val="24"/>
        </w:rPr>
      </w:pPr>
      <w:del w:id="1003" w:author="Paulo H. Leocadio" w:date="2024-07-17T13:11:00Z" w16du:dateUtc="2024-07-17T17:11:00Z">
        <w:r w:rsidRPr="00DE035E" w:rsidDel="009466DC">
          <w:rPr>
            <w:rFonts w:eastAsiaTheme="majorEastAsia" w:cstheme="majorBidi"/>
            <w:sz w:val="32"/>
            <w:szCs w:val="24"/>
          </w:rPr>
          <w:delText xml:space="preserve">Best </w:delText>
        </w:r>
        <w:r w:rsidR="009F2610" w:rsidRPr="00DE035E" w:rsidDel="009466DC">
          <w:rPr>
            <w:rFonts w:eastAsiaTheme="majorEastAsia" w:cstheme="majorBidi"/>
            <w:sz w:val="32"/>
            <w:szCs w:val="24"/>
          </w:rPr>
          <w:delText xml:space="preserve">practices </w:delText>
        </w:r>
        <w:r w:rsidRPr="00DE035E" w:rsidDel="009466DC">
          <w:rPr>
            <w:rFonts w:eastAsiaTheme="majorEastAsia" w:cstheme="majorBidi"/>
            <w:sz w:val="32"/>
            <w:szCs w:val="24"/>
          </w:rPr>
          <w:delText>for AWS Fault Injection Simulator</w:delText>
        </w:r>
      </w:del>
    </w:p>
    <w:p w14:paraId="14C075B0" w14:textId="066308EB" w:rsidR="009F2610" w:rsidRPr="00A66E30" w:rsidDel="009466DC" w:rsidRDefault="009F2610" w:rsidP="00555FFB">
      <w:pPr>
        <w:pStyle w:val="NormalBPBHEB"/>
        <w:rPr>
          <w:del w:id="1004" w:author="Paulo H. Leocadio" w:date="2024-07-17T13:11:00Z" w16du:dateUtc="2024-07-17T17:11:00Z"/>
        </w:rPr>
      </w:pPr>
      <w:del w:id="1005" w:author="Paulo H. Leocadio" w:date="2024-07-17T13:11:00Z" w16du:dateUtc="2024-07-17T17:11:00Z">
        <w:r w:rsidDel="009466DC">
          <w:delText xml:space="preserve">The following are the </w:delText>
        </w:r>
        <w:r w:rsidRPr="009F2610" w:rsidDel="009466DC">
          <w:delText>best practices for AWS Fault Injection Simulator</w:delText>
        </w:r>
        <w:r w:rsidDel="009466DC">
          <w:delText>:</w:delText>
        </w:r>
      </w:del>
    </w:p>
    <w:p w14:paraId="7E1A5CD2" w14:textId="0A97604A" w:rsidR="00A66E30" w:rsidRPr="00A66E30" w:rsidDel="009466DC" w:rsidRDefault="00A66E30" w:rsidP="008A12F7">
      <w:pPr>
        <w:pStyle w:val="NormalBPBHEB"/>
        <w:numPr>
          <w:ilvl w:val="0"/>
          <w:numId w:val="38"/>
        </w:numPr>
        <w:rPr>
          <w:del w:id="1006" w:author="Paulo H. Leocadio" w:date="2024-07-17T13:11:00Z" w16du:dateUtc="2024-07-17T17:11:00Z"/>
        </w:rPr>
      </w:pPr>
      <w:del w:id="1007" w:author="Paulo H. Leocadio" w:date="2024-07-17T13:11:00Z" w16du:dateUtc="2024-07-17T17:11:00Z">
        <w:r w:rsidRPr="00A66E30" w:rsidDel="009466DC">
          <w:rPr>
            <w:b/>
            <w:bCs/>
          </w:rPr>
          <w:delText xml:space="preserve">Start with </w:delText>
        </w:r>
        <w:r w:rsidR="009F2610" w:rsidRPr="00A66E30" w:rsidDel="009466DC">
          <w:rPr>
            <w:b/>
            <w:bCs/>
          </w:rPr>
          <w:delText>low-impact scenarios</w:delText>
        </w:r>
        <w:r w:rsidRPr="00A66E30" w:rsidDel="009466DC">
          <w:rPr>
            <w:b/>
            <w:bCs/>
          </w:rPr>
          <w:delText>:</w:delText>
        </w:r>
        <w:r w:rsidRPr="00A66E30" w:rsidDel="009466DC">
          <w:delText xml:space="preserve"> Begin by injecting faults with low impact to understand the initial response of the system before progressing to more severe scenarios</w:delText>
        </w:r>
      </w:del>
      <w:customXmlDelRangeStart w:id="1008" w:author="Paulo H. Leocadio" w:date="2024-07-17T13:11:00Z"/>
      <w:sdt>
        <w:sdtPr>
          <w:id w:val="1671375022"/>
          <w:citation/>
        </w:sdtPr>
        <w:sdtEndPr/>
        <w:sdtContent>
          <w:customXmlDelRangeEnd w:id="1008"/>
          <w:del w:id="1009" w:author="Paulo H. Leocadio" w:date="2024-07-17T13:11:00Z" w16du:dateUtc="2024-07-17T17:11:00Z">
            <w:r w:rsidR="00234BAA" w:rsidDel="009466DC">
              <w:fldChar w:fldCharType="begin"/>
            </w:r>
            <w:r w:rsidR="00234BAA" w:rsidDel="009466DC">
              <w:delInstrText xml:space="preserve"> CITATION jones2020b \l 1033 </w:delInstrText>
            </w:r>
            <w:r w:rsidR="00234BAA" w:rsidDel="009466DC">
              <w:fldChar w:fldCharType="separate"/>
            </w:r>
            <w:r w:rsidR="00D34F43" w:rsidDel="009466DC">
              <w:rPr>
                <w:noProof/>
              </w:rPr>
              <w:delText xml:space="preserve"> </w:delText>
            </w:r>
            <w:r w:rsidR="00D34F43" w:rsidRPr="00D34F43" w:rsidDel="009466DC">
              <w:rPr>
                <w:noProof/>
              </w:rPr>
              <w:delText>[46]</w:delText>
            </w:r>
            <w:r w:rsidR="00234BAA" w:rsidDel="009466DC">
              <w:fldChar w:fldCharType="end"/>
            </w:r>
          </w:del>
          <w:customXmlDelRangeStart w:id="1010" w:author="Paulo H. Leocadio" w:date="2024-07-17T13:11:00Z"/>
        </w:sdtContent>
      </w:sdt>
      <w:customXmlDelRangeEnd w:id="1010"/>
      <w:del w:id="1011" w:author="Paulo H. Leocadio" w:date="2024-07-17T13:11:00Z" w16du:dateUtc="2024-07-17T17:11:00Z">
        <w:r w:rsidRPr="00A66E30" w:rsidDel="009466DC">
          <w:delText>.</w:delText>
        </w:r>
      </w:del>
    </w:p>
    <w:p w14:paraId="2ADE7F3F" w14:textId="71C8FC1B" w:rsidR="009F2610" w:rsidRPr="00A66E30" w:rsidDel="009466DC" w:rsidRDefault="00A66E30" w:rsidP="00600D5E">
      <w:pPr>
        <w:pStyle w:val="NormalBPBHEB"/>
        <w:numPr>
          <w:ilvl w:val="0"/>
          <w:numId w:val="38"/>
        </w:numPr>
        <w:rPr>
          <w:del w:id="1012" w:author="Paulo H. Leocadio" w:date="2024-07-17T13:11:00Z" w16du:dateUtc="2024-07-17T17:11:00Z"/>
        </w:rPr>
      </w:pPr>
      <w:del w:id="1013" w:author="Paulo H. Leocadio" w:date="2024-07-17T13:11:00Z" w16du:dateUtc="2024-07-17T17:11:00Z">
        <w:r w:rsidRPr="005D5EFC" w:rsidDel="009466DC">
          <w:rPr>
            <w:b/>
            <w:bCs/>
          </w:rPr>
          <w:delText xml:space="preserve">Regularly </w:delText>
        </w:r>
        <w:r w:rsidR="009F2610" w:rsidRPr="005D5EFC" w:rsidDel="009466DC">
          <w:rPr>
            <w:b/>
            <w:bCs/>
          </w:rPr>
          <w:delText>review results</w:delText>
        </w:r>
        <w:r w:rsidRPr="005D5EFC" w:rsidDel="009466DC">
          <w:rPr>
            <w:b/>
            <w:bCs/>
          </w:rPr>
          <w:delText>:</w:delText>
        </w:r>
        <w:r w:rsidRPr="00A66E30" w:rsidDel="009466DC">
          <w:delText xml:space="preserve"> Regularly review and analyze the results of fault injection experiments to identify patterns and potential areas for improvement</w:delText>
        </w:r>
      </w:del>
      <w:customXmlDelRangeStart w:id="1014" w:author="Paulo H. Leocadio" w:date="2024-07-17T13:11:00Z"/>
      <w:sdt>
        <w:sdtPr>
          <w:id w:val="-1695684155"/>
          <w:citation/>
        </w:sdtPr>
        <w:sdtEndPr/>
        <w:sdtContent>
          <w:customXmlDelRangeEnd w:id="1014"/>
          <w:del w:id="1015" w:author="Paulo H. Leocadio" w:date="2024-07-17T13:11:00Z" w16du:dateUtc="2024-07-17T17:11:00Z">
            <w:r w:rsidR="005012CF" w:rsidDel="009466DC">
              <w:fldChar w:fldCharType="begin"/>
            </w:r>
            <w:r w:rsidR="005012CF" w:rsidDel="009466DC">
              <w:delInstrText xml:space="preserve"> CITATION unknown2023f \l 1033 </w:delInstrText>
            </w:r>
            <w:r w:rsidR="005012CF" w:rsidDel="009466DC">
              <w:fldChar w:fldCharType="separate"/>
            </w:r>
            <w:r w:rsidR="00D34F43" w:rsidDel="009466DC">
              <w:rPr>
                <w:noProof/>
              </w:rPr>
              <w:delText xml:space="preserve"> </w:delText>
            </w:r>
            <w:r w:rsidR="00D34F43" w:rsidRPr="00D34F43" w:rsidDel="009466DC">
              <w:rPr>
                <w:noProof/>
              </w:rPr>
              <w:delText>[44]</w:delText>
            </w:r>
            <w:r w:rsidR="005012CF" w:rsidDel="009466DC">
              <w:fldChar w:fldCharType="end"/>
            </w:r>
          </w:del>
          <w:customXmlDelRangeStart w:id="1016" w:author="Paulo H. Leocadio" w:date="2024-07-17T13:11:00Z"/>
        </w:sdtContent>
      </w:sdt>
      <w:customXmlDelRangeEnd w:id="1016"/>
      <w:del w:id="1017" w:author="Paulo H. Leocadio" w:date="2024-07-17T13:11:00Z" w16du:dateUtc="2024-07-17T17:11:00Z">
        <w:r w:rsidRPr="00A66E30" w:rsidDel="009466DC">
          <w:delText>.</w:delText>
        </w:r>
      </w:del>
    </w:p>
    <w:p w14:paraId="26EC6DA6" w14:textId="0BB21BC3" w:rsidR="00A66E30" w:rsidRPr="00A66E30" w:rsidDel="009466DC" w:rsidRDefault="00A66E30" w:rsidP="002D42CA">
      <w:pPr>
        <w:keepNext/>
        <w:keepLines/>
        <w:spacing w:before="400" w:after="0" w:line="276" w:lineRule="auto"/>
        <w:outlineLvl w:val="0"/>
        <w:rPr>
          <w:del w:id="1018" w:author="Paulo H. Leocadio" w:date="2024-07-17T13:11:00Z" w16du:dateUtc="2024-07-17T17:11:00Z"/>
          <w:rFonts w:eastAsia="Palatino Linotype" w:cs="Palatino Linotype"/>
          <w:b/>
          <w:color w:val="auto"/>
          <w:sz w:val="40"/>
          <w:szCs w:val="40"/>
        </w:rPr>
      </w:pPr>
      <w:del w:id="1019" w:author="Paulo H. Leocadio" w:date="2024-07-17T13:11:00Z" w16du:dateUtc="2024-07-17T17:11:00Z">
        <w:r w:rsidRPr="00A66E30" w:rsidDel="009466DC">
          <w:rPr>
            <w:rFonts w:eastAsia="Palatino Linotype" w:cs="Palatino Linotype"/>
            <w:b/>
            <w:color w:val="auto"/>
            <w:sz w:val="40"/>
            <w:szCs w:val="40"/>
          </w:rPr>
          <w:delText>AWS T</w:delText>
        </w:r>
        <w:commentRangeStart w:id="1020"/>
        <w:commentRangeStart w:id="1021"/>
        <w:r w:rsidRPr="00A66E30" w:rsidDel="009466DC">
          <w:rPr>
            <w:rFonts w:eastAsia="Palatino Linotype" w:cs="Palatino Linotype"/>
            <w:b/>
            <w:color w:val="auto"/>
            <w:sz w:val="40"/>
            <w:szCs w:val="40"/>
          </w:rPr>
          <w:delText xml:space="preserve">ools </w:delText>
        </w:r>
        <w:commentRangeEnd w:id="1020"/>
        <w:r w:rsidR="009F2610" w:rsidDel="009466DC">
          <w:rPr>
            <w:rStyle w:val="CommentReference"/>
          </w:rPr>
          <w:commentReference w:id="1020"/>
        </w:r>
        <w:commentRangeEnd w:id="1021"/>
        <w:r w:rsidR="002D15DF" w:rsidDel="009466DC">
          <w:rPr>
            <w:rStyle w:val="CommentReference"/>
          </w:rPr>
          <w:commentReference w:id="1021"/>
        </w:r>
        <w:r w:rsidRPr="00A66E30" w:rsidDel="009466DC">
          <w:rPr>
            <w:rFonts w:eastAsia="Palatino Linotype" w:cs="Palatino Linotype"/>
            <w:b/>
            <w:color w:val="auto"/>
            <w:sz w:val="40"/>
            <w:szCs w:val="40"/>
          </w:rPr>
          <w:delText>and S</w:delText>
        </w:r>
        <w:r w:rsidR="009F2610" w:rsidDel="009466DC">
          <w:rPr>
            <w:rFonts w:eastAsia="Palatino Linotype" w:cs="Palatino Linotype"/>
            <w:b/>
            <w:color w:val="auto"/>
            <w:sz w:val="40"/>
            <w:szCs w:val="40"/>
          </w:rPr>
          <w:delText>oftware Development Kits</w:delText>
        </w:r>
      </w:del>
    </w:p>
    <w:p w14:paraId="57373698" w14:textId="148D413C" w:rsidR="00A66E30" w:rsidDel="009466DC" w:rsidRDefault="00A66E30" w:rsidP="009F2610">
      <w:pPr>
        <w:pStyle w:val="NormalBPBHEB"/>
        <w:rPr>
          <w:del w:id="1022" w:author="Paulo H. Leocadio" w:date="2024-07-17T13:11:00Z" w16du:dateUtc="2024-07-17T17:11:00Z"/>
        </w:rPr>
      </w:pPr>
      <w:del w:id="1023" w:author="Paulo H. Leocadio" w:date="2024-07-17T13:11:00Z" w16du:dateUtc="2024-07-17T17:11:00Z">
        <w:r w:rsidRPr="00A66E30" w:rsidDel="009466DC">
          <w:delText xml:space="preserve">AWS provides a comprehensive set of tools and </w:delText>
        </w:r>
        <w:r w:rsidRPr="00555FFB" w:rsidDel="009466DC">
          <w:rPr>
            <w:b/>
            <w:bCs/>
          </w:rPr>
          <w:delText>Software Development Kits (SDKs)</w:delText>
        </w:r>
        <w:r w:rsidRPr="00A66E30" w:rsidDel="009466DC">
          <w:delTex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delText>
        </w:r>
      </w:del>
    </w:p>
    <w:p w14:paraId="7C365562" w14:textId="2A929AD1" w:rsidR="00A66E30" w:rsidRPr="00DE035E" w:rsidDel="009466DC" w:rsidRDefault="00A66E30" w:rsidP="00DE035E">
      <w:pPr>
        <w:keepNext/>
        <w:keepLines/>
        <w:spacing w:before="40" w:after="0"/>
        <w:outlineLvl w:val="1"/>
        <w:rPr>
          <w:del w:id="1024" w:author="Paulo H. Leocadio" w:date="2024-07-17T13:11:00Z" w16du:dateUtc="2024-07-17T17:11:00Z"/>
          <w:rFonts w:eastAsiaTheme="majorEastAsia" w:cstheme="majorBidi"/>
          <w:sz w:val="32"/>
          <w:szCs w:val="24"/>
        </w:rPr>
      </w:pPr>
      <w:del w:id="1025" w:author="Paulo H. Leocadio" w:date="2024-07-17T13:11:00Z" w16du:dateUtc="2024-07-17T17:11:00Z">
        <w:r w:rsidRPr="00DE035E" w:rsidDel="009466DC">
          <w:rPr>
            <w:rFonts w:eastAsiaTheme="majorEastAsia" w:cstheme="majorBidi"/>
            <w:sz w:val="32"/>
            <w:szCs w:val="24"/>
          </w:rPr>
          <w:delText xml:space="preserve">Key </w:delText>
        </w:r>
        <w:r w:rsidR="009F2610" w:rsidRPr="00DE035E" w:rsidDel="009466DC">
          <w:rPr>
            <w:rFonts w:eastAsiaTheme="majorEastAsia" w:cstheme="majorBidi"/>
            <w:sz w:val="32"/>
            <w:szCs w:val="24"/>
          </w:rPr>
          <w:delText>features</w:delText>
        </w:r>
      </w:del>
    </w:p>
    <w:p w14:paraId="5435FF83" w14:textId="155C7149" w:rsidR="009F2610" w:rsidRPr="00A66E30" w:rsidDel="009466DC" w:rsidRDefault="009F2610" w:rsidP="00555FFB">
      <w:pPr>
        <w:pStyle w:val="NormalBPBHEB"/>
        <w:rPr>
          <w:del w:id="1026" w:author="Paulo H. Leocadio" w:date="2024-07-17T13:11:00Z" w16du:dateUtc="2024-07-17T17:11:00Z"/>
        </w:rPr>
      </w:pPr>
      <w:del w:id="1027" w:author="Paulo H. Leocadio" w:date="2024-07-17T13:11:00Z" w16du:dateUtc="2024-07-17T17:11:00Z">
        <w:r w:rsidDel="009466DC">
          <w:delText>The following are the key features of AWS Tools and SDKs:</w:delText>
        </w:r>
      </w:del>
    </w:p>
    <w:p w14:paraId="4B768D95" w14:textId="41B9250F" w:rsidR="00A66E30" w:rsidRPr="00A66E30" w:rsidDel="009466DC" w:rsidRDefault="00A66E30" w:rsidP="008A12F7">
      <w:pPr>
        <w:pStyle w:val="NormalBPBHEB"/>
        <w:numPr>
          <w:ilvl w:val="0"/>
          <w:numId w:val="39"/>
        </w:numPr>
        <w:rPr>
          <w:del w:id="1028" w:author="Paulo H. Leocadio" w:date="2024-07-17T13:11:00Z" w16du:dateUtc="2024-07-17T17:11:00Z"/>
        </w:rPr>
      </w:pPr>
      <w:del w:id="1029" w:author="Paulo H. Leocadio" w:date="2024-07-17T13:11:00Z" w16du:dateUtc="2024-07-17T17:11:00Z">
        <w:r w:rsidRPr="00A66E30" w:rsidDel="009466DC">
          <w:rPr>
            <w:b/>
            <w:bCs/>
          </w:rPr>
          <w:delText>Multi-</w:delText>
        </w:r>
        <w:r w:rsidR="009F2610" w:rsidRPr="00A66E30" w:rsidDel="009466DC">
          <w:rPr>
            <w:b/>
            <w:bCs/>
          </w:rPr>
          <w:delText>language support</w:delText>
        </w:r>
        <w:r w:rsidRPr="00A66E30" w:rsidDel="009466DC">
          <w:rPr>
            <w:b/>
            <w:bCs/>
          </w:rPr>
          <w:delText>:</w:delText>
        </w:r>
        <w:r w:rsidRPr="00A66E30" w:rsidDel="009466DC">
          <w:delText xml:space="preserve"> AWS Tools and SDKs offer support for multiple programming languages, allowing developers to choose the language they are most comfortable with</w:delText>
        </w:r>
      </w:del>
      <w:bookmarkStart w:id="1030" w:name="_Ref150870021"/>
      <w:customXmlDelRangeStart w:id="1031" w:author="Paulo H. Leocadio" w:date="2024-07-17T13:11:00Z"/>
      <w:sdt>
        <w:sdtPr>
          <w:id w:val="1675147870"/>
          <w:citation/>
        </w:sdtPr>
        <w:sdtEndPr/>
        <w:sdtContent>
          <w:customXmlDelRangeEnd w:id="1031"/>
          <w:del w:id="1032" w:author="Paulo H. Leocadio" w:date="2024-07-17T13:11:00Z" w16du:dateUtc="2024-07-17T17:11:00Z">
            <w:r w:rsidR="00F15F17" w:rsidDel="009466DC">
              <w:fldChar w:fldCharType="begin"/>
            </w:r>
            <w:r w:rsidR="00F15F17" w:rsidDel="009466DC">
              <w:delInstrText xml:space="preserve"> CITATION smith2018h \l 1033 </w:delInstrText>
            </w:r>
            <w:r w:rsidR="00F15F17" w:rsidDel="009466DC">
              <w:fldChar w:fldCharType="separate"/>
            </w:r>
            <w:r w:rsidR="00D34F43" w:rsidDel="009466DC">
              <w:rPr>
                <w:noProof/>
              </w:rPr>
              <w:delText xml:space="preserve"> </w:delText>
            </w:r>
            <w:r w:rsidR="00D34F43" w:rsidRPr="00D34F43" w:rsidDel="009466DC">
              <w:rPr>
                <w:noProof/>
              </w:rPr>
              <w:delText>[47]</w:delText>
            </w:r>
            <w:r w:rsidR="00F15F17" w:rsidDel="009466DC">
              <w:fldChar w:fldCharType="end"/>
            </w:r>
          </w:del>
          <w:customXmlDelRangeStart w:id="1033" w:author="Paulo H. Leocadio" w:date="2024-07-17T13:11:00Z"/>
        </w:sdtContent>
      </w:sdt>
      <w:customXmlDelRangeEnd w:id="1033"/>
      <w:bookmarkEnd w:id="1030"/>
      <w:del w:id="1034" w:author="Paulo H. Leocadio" w:date="2024-07-17T13:11:00Z" w16du:dateUtc="2024-07-17T17:11:00Z">
        <w:r w:rsidRPr="00A66E30" w:rsidDel="009466DC">
          <w:delText>.</w:delText>
        </w:r>
      </w:del>
    </w:p>
    <w:p w14:paraId="1E226612" w14:textId="7186350C" w:rsidR="00A66E30" w:rsidRPr="00A66E30" w:rsidDel="009466DC" w:rsidRDefault="00A66E30" w:rsidP="008A12F7">
      <w:pPr>
        <w:pStyle w:val="NormalBPBHEB"/>
        <w:numPr>
          <w:ilvl w:val="0"/>
          <w:numId w:val="39"/>
        </w:numPr>
        <w:rPr>
          <w:del w:id="1035" w:author="Paulo H. Leocadio" w:date="2024-07-17T13:11:00Z" w16du:dateUtc="2024-07-17T17:11:00Z"/>
        </w:rPr>
      </w:pPr>
      <w:del w:id="1036" w:author="Paulo H. Leocadio" w:date="2024-07-17T13:11:00Z" w16du:dateUtc="2024-07-17T17:11:00Z">
        <w:r w:rsidRPr="00A66E30" w:rsidDel="009466DC">
          <w:rPr>
            <w:b/>
            <w:bCs/>
          </w:rPr>
          <w:delText xml:space="preserve">Comprehensive </w:delText>
        </w:r>
        <w:r w:rsidR="009F2610" w:rsidRPr="00A66E30" w:rsidDel="009466DC">
          <w:rPr>
            <w:b/>
            <w:bCs/>
          </w:rPr>
          <w:delText>service coverage</w:delText>
        </w:r>
        <w:r w:rsidRPr="00A66E30" w:rsidDel="009466DC">
          <w:rPr>
            <w:b/>
            <w:bCs/>
          </w:rPr>
          <w:delText>:</w:delText>
        </w:r>
        <w:r w:rsidRPr="00A66E30" w:rsidDel="009466DC">
          <w:delText xml:space="preserve"> Encompass a wide range of AWS services, providing developers with libraries and utilities for interacting with various cloud resources</w:delText>
        </w:r>
      </w:del>
      <w:customXmlDelRangeStart w:id="1037" w:author="Paulo H. Leocadio" w:date="2024-07-17T13:11:00Z"/>
      <w:sdt>
        <w:sdtPr>
          <w:id w:val="1884445638"/>
          <w:citation/>
        </w:sdtPr>
        <w:sdtEndPr/>
        <w:sdtContent>
          <w:customXmlDelRangeEnd w:id="1037"/>
          <w:del w:id="1038" w:author="Paulo H. Leocadio" w:date="2024-07-17T13:11:00Z" w16du:dateUtc="2024-07-17T17:11:00Z">
            <w:r w:rsidR="006C6832" w:rsidDel="009466DC">
              <w:fldChar w:fldCharType="begin"/>
            </w:r>
            <w:r w:rsidR="006C6832" w:rsidDel="009466DC">
              <w:delInstrText xml:space="preserve"> CITATION unknown2023g \l 1033 </w:delInstrText>
            </w:r>
            <w:r w:rsidR="006C6832" w:rsidDel="009466DC">
              <w:fldChar w:fldCharType="separate"/>
            </w:r>
            <w:r w:rsidR="00D34F43" w:rsidDel="009466DC">
              <w:rPr>
                <w:noProof/>
              </w:rPr>
              <w:delText xml:space="preserve"> </w:delText>
            </w:r>
            <w:r w:rsidR="00D34F43" w:rsidRPr="00D34F43" w:rsidDel="009466DC">
              <w:rPr>
                <w:noProof/>
              </w:rPr>
              <w:delText>[48]</w:delText>
            </w:r>
            <w:r w:rsidR="006C6832" w:rsidDel="009466DC">
              <w:fldChar w:fldCharType="end"/>
            </w:r>
          </w:del>
          <w:customXmlDelRangeStart w:id="1039" w:author="Paulo H. Leocadio" w:date="2024-07-17T13:11:00Z"/>
        </w:sdtContent>
      </w:sdt>
      <w:customXmlDelRangeEnd w:id="1039"/>
      <w:del w:id="1040" w:author="Paulo H. Leocadio" w:date="2024-07-17T13:11:00Z" w16du:dateUtc="2024-07-17T17:11:00Z">
        <w:r w:rsidRPr="00A66E30" w:rsidDel="009466DC">
          <w:delText>.</w:delText>
        </w:r>
      </w:del>
    </w:p>
    <w:p w14:paraId="28B28B52" w14:textId="0CDAE6E9" w:rsidR="00A66E30" w:rsidRPr="00A66E30" w:rsidDel="009466DC" w:rsidRDefault="00A66E30" w:rsidP="008A12F7">
      <w:pPr>
        <w:pStyle w:val="NormalBPBHEB"/>
        <w:numPr>
          <w:ilvl w:val="0"/>
          <w:numId w:val="39"/>
        </w:numPr>
        <w:rPr>
          <w:del w:id="1041" w:author="Paulo H. Leocadio" w:date="2024-07-17T13:11:00Z" w16du:dateUtc="2024-07-17T17:11:00Z"/>
        </w:rPr>
      </w:pPr>
      <w:del w:id="1042" w:author="Paulo H. Leocadio" w:date="2024-07-17T13:11:00Z" w16du:dateUtc="2024-07-17T17:11:00Z">
        <w:r w:rsidRPr="00A66E30" w:rsidDel="009466DC">
          <w:rPr>
            <w:b/>
            <w:bCs/>
          </w:rPr>
          <w:delText xml:space="preserve">Integration with </w:delText>
        </w:r>
        <w:r w:rsidR="009F2610" w:rsidRPr="00A66E30" w:rsidDel="009466DC">
          <w:rPr>
            <w:b/>
            <w:bCs/>
          </w:rPr>
          <w:delText xml:space="preserve">popular </w:delText>
        </w:r>
        <w:r w:rsidRPr="00A66E30" w:rsidDel="009466DC">
          <w:rPr>
            <w:b/>
            <w:bCs/>
          </w:rPr>
          <w:delText>IDEs:</w:delText>
        </w:r>
        <w:r w:rsidRPr="00A66E30" w:rsidDel="009466DC">
          <w:delText xml:space="preserve"> Integrates seamlessly with popular IDEs such as Visual Studio Code, Eclipse, and IntelliJ IDEA, enhancing the development experience.</w:delText>
        </w:r>
      </w:del>
    </w:p>
    <w:p w14:paraId="649786E7" w14:textId="386D0197" w:rsidR="00A66E30" w:rsidRPr="00523422" w:rsidDel="009466DC" w:rsidRDefault="00A66E30" w:rsidP="00523422">
      <w:pPr>
        <w:keepNext/>
        <w:keepLines/>
        <w:spacing w:before="40" w:after="0"/>
        <w:outlineLvl w:val="1"/>
        <w:rPr>
          <w:del w:id="1043" w:author="Paulo H. Leocadio" w:date="2024-07-17T13:11:00Z" w16du:dateUtc="2024-07-17T17:11:00Z"/>
          <w:rFonts w:eastAsiaTheme="majorEastAsia" w:cstheme="majorBidi"/>
          <w:sz w:val="36"/>
          <w:szCs w:val="26"/>
        </w:rPr>
      </w:pPr>
      <w:del w:id="1044" w:author="Paulo H. Leocadio" w:date="2024-07-17T13:11:00Z" w16du:dateUtc="2024-07-17T17:11:00Z">
        <w:r w:rsidRPr="00523422" w:rsidDel="009466DC">
          <w:rPr>
            <w:rFonts w:eastAsiaTheme="majorEastAsia" w:cstheme="majorBidi"/>
            <w:sz w:val="36"/>
            <w:szCs w:val="26"/>
          </w:rPr>
          <w:delText xml:space="preserve">Benefits of </w:delText>
        </w:r>
        <w:r w:rsidR="009F2610" w:rsidRPr="00523422" w:rsidDel="009466DC">
          <w:rPr>
            <w:rFonts w:eastAsiaTheme="majorEastAsia" w:cstheme="majorBidi"/>
            <w:sz w:val="36"/>
            <w:szCs w:val="26"/>
          </w:rPr>
          <w:delText xml:space="preserve">using </w:delText>
        </w:r>
        <w:r w:rsidRPr="00523422" w:rsidDel="009466DC">
          <w:rPr>
            <w:rFonts w:eastAsiaTheme="majorEastAsia" w:cstheme="majorBidi"/>
            <w:sz w:val="36"/>
            <w:szCs w:val="26"/>
          </w:rPr>
          <w:delText>AWS Tools and SDKs</w:delText>
        </w:r>
      </w:del>
    </w:p>
    <w:p w14:paraId="71BC1F3F" w14:textId="5FBF2FF3" w:rsidR="009F2610" w:rsidRPr="00A66E30" w:rsidDel="009466DC" w:rsidRDefault="009F2610" w:rsidP="00555FFB">
      <w:pPr>
        <w:pStyle w:val="NormalBPBHEB"/>
        <w:rPr>
          <w:del w:id="1045" w:author="Paulo H. Leocadio" w:date="2024-07-17T13:11:00Z" w16du:dateUtc="2024-07-17T17:11:00Z"/>
        </w:rPr>
      </w:pPr>
      <w:del w:id="1046" w:author="Paulo H. Leocadio" w:date="2024-07-17T13:11:00Z" w16du:dateUtc="2024-07-17T17:11:00Z">
        <w:r w:rsidDel="009466DC">
          <w:delText xml:space="preserve">The following are the </w:delText>
        </w:r>
        <w:r w:rsidRPr="009F2610" w:rsidDel="009466DC">
          <w:delText>benefits of using AWS Tools and SDKs</w:delText>
        </w:r>
      </w:del>
    </w:p>
    <w:p w14:paraId="241F3C03" w14:textId="06F14C6A" w:rsidR="00A66E30" w:rsidRPr="00A66E30" w:rsidDel="009466DC" w:rsidRDefault="00A66E30" w:rsidP="008A12F7">
      <w:pPr>
        <w:pStyle w:val="NormalBPBHEB"/>
        <w:numPr>
          <w:ilvl w:val="0"/>
          <w:numId w:val="40"/>
        </w:numPr>
        <w:rPr>
          <w:del w:id="1047" w:author="Paulo H. Leocadio" w:date="2024-07-17T13:11:00Z" w16du:dateUtc="2024-07-17T17:11:00Z"/>
        </w:rPr>
      </w:pPr>
      <w:del w:id="1048" w:author="Paulo H. Leocadio" w:date="2024-07-17T13:11:00Z" w16du:dateUtc="2024-07-17T17:11:00Z">
        <w:r w:rsidRPr="00A66E30" w:rsidDel="009466DC">
          <w:rPr>
            <w:b/>
            <w:bCs/>
          </w:rPr>
          <w:delText xml:space="preserve">Efficiency and </w:delText>
        </w:r>
        <w:r w:rsidR="006F260A" w:rsidRPr="00A66E30" w:rsidDel="009466DC">
          <w:rPr>
            <w:b/>
            <w:bCs/>
          </w:rPr>
          <w:delText>productivity</w:delText>
        </w:r>
        <w:r w:rsidRPr="00A66E30" w:rsidDel="009466DC">
          <w:rPr>
            <w:b/>
            <w:bCs/>
          </w:rPr>
          <w:delText>:</w:delText>
        </w:r>
        <w:r w:rsidRPr="00A66E30" w:rsidDel="009466DC">
          <w:delText xml:space="preserve"> Streamlines the development process by providing pre-built functions and abstractions, reducing the time and effort required to interact with AWS services</w:delText>
        </w:r>
      </w:del>
      <w:bookmarkStart w:id="1049" w:name="_Ref150870189"/>
      <w:customXmlDelRangeStart w:id="1050" w:author="Paulo H. Leocadio" w:date="2024-07-17T13:11:00Z"/>
      <w:sdt>
        <w:sdtPr>
          <w:id w:val="2045481601"/>
          <w:citation/>
        </w:sdtPr>
        <w:sdtEndPr/>
        <w:sdtContent>
          <w:customXmlDelRangeEnd w:id="1050"/>
          <w:del w:id="1051" w:author="Paulo H. Leocadio" w:date="2024-07-17T13:11:00Z" w16du:dateUtc="2024-07-17T17:11:00Z">
            <w:r w:rsidR="00864951" w:rsidDel="009466DC">
              <w:fldChar w:fldCharType="begin"/>
            </w:r>
            <w:r w:rsidR="00864951" w:rsidDel="009466DC">
              <w:delInstrText xml:space="preserve"> CITATION unknown2023g \l 1033 </w:delInstrText>
            </w:r>
            <w:r w:rsidR="00864951" w:rsidDel="009466DC">
              <w:fldChar w:fldCharType="separate"/>
            </w:r>
            <w:r w:rsidR="00D34F43" w:rsidDel="009466DC">
              <w:rPr>
                <w:noProof/>
              </w:rPr>
              <w:delText xml:space="preserve"> </w:delText>
            </w:r>
            <w:r w:rsidR="00D34F43" w:rsidRPr="00D34F43" w:rsidDel="009466DC">
              <w:rPr>
                <w:noProof/>
              </w:rPr>
              <w:delText>[48]</w:delText>
            </w:r>
            <w:r w:rsidR="00864951" w:rsidDel="009466DC">
              <w:fldChar w:fldCharType="end"/>
            </w:r>
          </w:del>
          <w:customXmlDelRangeStart w:id="1052" w:author="Paulo H. Leocadio" w:date="2024-07-17T13:11:00Z"/>
        </w:sdtContent>
      </w:sdt>
      <w:customXmlDelRangeEnd w:id="1052"/>
      <w:bookmarkEnd w:id="1049"/>
      <w:del w:id="1053" w:author="Paulo H. Leocadio" w:date="2024-07-17T13:11:00Z" w16du:dateUtc="2024-07-17T17:11:00Z">
        <w:r w:rsidRPr="00A66E30" w:rsidDel="009466DC">
          <w:delText>.</w:delText>
        </w:r>
      </w:del>
    </w:p>
    <w:p w14:paraId="5D4E0EBD" w14:textId="5DD08DEE" w:rsidR="00A66E30" w:rsidRPr="00A66E30" w:rsidDel="009466DC" w:rsidRDefault="00A66E30" w:rsidP="008A12F7">
      <w:pPr>
        <w:pStyle w:val="NormalBPBHEB"/>
        <w:numPr>
          <w:ilvl w:val="0"/>
          <w:numId w:val="40"/>
        </w:numPr>
        <w:rPr>
          <w:del w:id="1054" w:author="Paulo H. Leocadio" w:date="2024-07-17T13:11:00Z" w16du:dateUtc="2024-07-17T17:11:00Z"/>
        </w:rPr>
      </w:pPr>
      <w:del w:id="1055" w:author="Paulo H. Leocadio" w:date="2024-07-17T13:11:00Z" w16du:dateUtc="2024-07-17T17:11:00Z">
        <w:r w:rsidRPr="00A66E30" w:rsidDel="009466DC">
          <w:rPr>
            <w:b/>
            <w:bCs/>
          </w:rPr>
          <w:delText xml:space="preserve">Consistent </w:delText>
        </w:r>
        <w:r w:rsidR="006F260A" w:rsidRPr="00A66E30" w:rsidDel="009466DC">
          <w:rPr>
            <w:b/>
            <w:bCs/>
          </w:rPr>
          <w:delText>development e</w:delText>
        </w:r>
        <w:r w:rsidRPr="00A66E30" w:rsidDel="009466DC">
          <w:rPr>
            <w:b/>
            <w:bCs/>
          </w:rPr>
          <w:delText>xperience:</w:delText>
        </w:r>
        <w:r w:rsidRPr="00A66E30" w:rsidDel="009466DC">
          <w:delText xml:space="preserve"> Ensures a consistent experience across different programming languages, making it easier for development teams working with diverse technology stacks</w:delText>
        </w:r>
      </w:del>
      <w:customXmlDelRangeStart w:id="1056" w:author="Paulo H. Leocadio" w:date="2024-07-17T13:11:00Z"/>
      <w:sdt>
        <w:sdtPr>
          <w:id w:val="1519590929"/>
          <w:citation/>
        </w:sdtPr>
        <w:sdtEndPr/>
        <w:sdtContent>
          <w:customXmlDelRangeEnd w:id="1056"/>
          <w:del w:id="1057" w:author="Paulo H. Leocadio" w:date="2024-07-17T13:11:00Z" w16du:dateUtc="2024-07-17T17:11:00Z">
            <w:r w:rsidR="00142F3E" w:rsidDel="009466DC">
              <w:fldChar w:fldCharType="begin"/>
            </w:r>
            <w:r w:rsidR="00142F3E" w:rsidDel="009466DC">
              <w:delInstrText xml:space="preserve"> CITATION unknown2023g \l 1033 </w:delInstrText>
            </w:r>
            <w:r w:rsidR="00142F3E" w:rsidDel="009466DC">
              <w:fldChar w:fldCharType="separate"/>
            </w:r>
            <w:r w:rsidR="00D34F43" w:rsidDel="009466DC">
              <w:rPr>
                <w:noProof/>
              </w:rPr>
              <w:delText xml:space="preserve"> </w:delText>
            </w:r>
            <w:r w:rsidR="00D34F43" w:rsidRPr="00D34F43" w:rsidDel="009466DC">
              <w:rPr>
                <w:noProof/>
              </w:rPr>
              <w:delText>[48]</w:delText>
            </w:r>
            <w:r w:rsidR="00142F3E" w:rsidDel="009466DC">
              <w:fldChar w:fldCharType="end"/>
            </w:r>
          </w:del>
          <w:customXmlDelRangeStart w:id="1058" w:author="Paulo H. Leocadio" w:date="2024-07-17T13:11:00Z"/>
        </w:sdtContent>
      </w:sdt>
      <w:customXmlDelRangeEnd w:id="1058"/>
      <w:del w:id="1059" w:author="Paulo H. Leocadio" w:date="2024-07-17T13:11:00Z" w16du:dateUtc="2024-07-17T17:11:00Z">
        <w:r w:rsidRPr="00A66E30" w:rsidDel="009466DC">
          <w:delText>.</w:delText>
        </w:r>
      </w:del>
    </w:p>
    <w:p w14:paraId="169845B9" w14:textId="743BC091" w:rsidR="00A66E30" w:rsidDel="009466DC" w:rsidRDefault="00A66E30" w:rsidP="008A12F7">
      <w:pPr>
        <w:pStyle w:val="NormalBPBHEB"/>
        <w:numPr>
          <w:ilvl w:val="0"/>
          <w:numId w:val="40"/>
        </w:numPr>
        <w:rPr>
          <w:del w:id="1060" w:author="Paulo H. Leocadio" w:date="2024-07-17T13:11:00Z" w16du:dateUtc="2024-07-17T17:11:00Z"/>
        </w:rPr>
      </w:pPr>
      <w:del w:id="1061" w:author="Paulo H. Leocadio" w:date="2024-07-17T13:11:00Z" w16du:dateUtc="2024-07-17T17:11:00Z">
        <w:r w:rsidRPr="00A66E30" w:rsidDel="009466DC">
          <w:rPr>
            <w:b/>
            <w:bCs/>
          </w:rPr>
          <w:delText xml:space="preserve">Version </w:delText>
        </w:r>
        <w:r w:rsidR="006F260A" w:rsidRPr="00A66E30" w:rsidDel="009466DC">
          <w:rPr>
            <w:b/>
            <w:bCs/>
          </w:rPr>
          <w:delText>compatibility</w:delText>
        </w:r>
        <w:r w:rsidRPr="00A66E30" w:rsidDel="009466DC">
          <w:rPr>
            <w:b/>
            <w:bCs/>
          </w:rPr>
          <w:delText>:</w:delText>
        </w:r>
        <w:r w:rsidRPr="00A66E30" w:rsidDel="009466DC">
          <w:delText xml:space="preserve"> Maintains version compatibility with AWS services, allowing developers to leverage the latest features and </w:delText>
        </w:r>
        <w:commentRangeStart w:id="1062"/>
        <w:commentRangeStart w:id="1063"/>
        <w:r w:rsidRPr="00A66E30" w:rsidDel="009466DC">
          <w:delText>improvements</w:delText>
        </w:r>
      </w:del>
      <w:customXmlDelRangeStart w:id="1064" w:author="Paulo H. Leocadio" w:date="2024-07-17T13:11:00Z"/>
      <w:sdt>
        <w:sdtPr>
          <w:id w:val="1518187864"/>
          <w:citation/>
        </w:sdtPr>
        <w:sdtEndPr/>
        <w:sdtContent>
          <w:customXmlDelRangeEnd w:id="1064"/>
          <w:del w:id="1065" w:author="Paulo H. Leocadio" w:date="2024-07-17T13:11:00Z" w16du:dateUtc="2024-07-17T17:11:00Z">
            <w:r w:rsidR="00DA10DF" w:rsidDel="009466DC">
              <w:fldChar w:fldCharType="begin"/>
            </w:r>
            <w:r w:rsidR="00DA10DF" w:rsidDel="009466DC">
              <w:delInstrText xml:space="preserve"> CITATION smith2018h \l 1033 </w:delInstrText>
            </w:r>
            <w:r w:rsidR="00DA10DF" w:rsidDel="009466DC">
              <w:fldChar w:fldCharType="separate"/>
            </w:r>
            <w:r w:rsidR="00D34F43" w:rsidDel="009466DC">
              <w:rPr>
                <w:noProof/>
              </w:rPr>
              <w:delText xml:space="preserve"> </w:delText>
            </w:r>
            <w:r w:rsidR="00D34F43" w:rsidRPr="00D34F43" w:rsidDel="009466DC">
              <w:rPr>
                <w:noProof/>
              </w:rPr>
              <w:delText>[47]</w:delText>
            </w:r>
            <w:r w:rsidR="00DA10DF" w:rsidDel="009466DC">
              <w:fldChar w:fldCharType="end"/>
            </w:r>
          </w:del>
          <w:customXmlDelRangeStart w:id="1066" w:author="Paulo H. Leocadio" w:date="2024-07-17T13:11:00Z"/>
        </w:sdtContent>
      </w:sdt>
      <w:customXmlDelRangeEnd w:id="1066"/>
      <w:commentRangeEnd w:id="1062"/>
      <w:del w:id="1067" w:author="Paulo H. Leocadio" w:date="2024-07-17T13:11:00Z" w16du:dateUtc="2024-07-17T17:11:00Z">
        <w:r w:rsidR="006F260A" w:rsidDel="009466DC">
          <w:rPr>
            <w:rStyle w:val="CommentReference"/>
            <w:rFonts w:eastAsiaTheme="minorHAnsi" w:cstheme="minorBidi"/>
          </w:rPr>
          <w:commentReference w:id="1062"/>
        </w:r>
        <w:commentRangeEnd w:id="1063"/>
        <w:r w:rsidR="00217F02" w:rsidDel="009466DC">
          <w:rPr>
            <w:rStyle w:val="CommentReference"/>
            <w:rFonts w:eastAsiaTheme="minorHAnsi" w:cstheme="minorBidi"/>
          </w:rPr>
          <w:commentReference w:id="1063"/>
        </w:r>
        <w:r w:rsidRPr="00A66E30" w:rsidDel="009466DC">
          <w:delText>.</w:delText>
        </w:r>
      </w:del>
    </w:p>
    <w:p w14:paraId="537F70B8" w14:textId="40A583ED" w:rsidR="002D15DF" w:rsidDel="009466DC" w:rsidRDefault="002D15DF" w:rsidP="008541CC">
      <w:pPr>
        <w:pStyle w:val="NormalBPBHEB"/>
        <w:rPr>
          <w:del w:id="1068" w:author="Paulo H. Leocadio" w:date="2024-07-17T13:11:00Z" w16du:dateUtc="2024-07-17T17:11:00Z"/>
        </w:rPr>
      </w:pPr>
      <w:del w:id="1069" w:author="Paulo H. Leocadio" w:date="2024-07-17T13:11:00Z" w16du:dateUtc="2024-07-17T17:11:00Z">
        <w:r w:rsidRPr="002D15DF" w:rsidDel="009466DC">
          <w:delText>Figure 7.5</w:delText>
        </w:r>
        <w:r w:rsidDel="009466DC">
          <w:delText xml:space="preserve"> below </w:delText>
        </w:r>
        <w:r w:rsidR="00E233E8" w:rsidDel="009466DC">
          <w:delText>shows</w:delText>
        </w:r>
        <w:r w:rsidR="000E68BC" w:rsidDel="009466DC">
          <w:delText xml:space="preserve"> a visualization of the</w:delText>
        </w:r>
        <w:r w:rsidRPr="002D15DF" w:rsidDel="009466DC">
          <w:delText xml:space="preserve"> SDKs</w:delText>
        </w:r>
        <w:r w:rsidR="000E68BC" w:rsidDel="009466DC">
          <w:delText xml:space="preserve">, </w:delText>
        </w:r>
        <w:r w:rsidR="00217F02" w:rsidDel="009466DC">
          <w:delText>and how they</w:delText>
        </w:r>
        <w:r w:rsidR="000E68BC" w:rsidDel="009466DC">
          <w:delText xml:space="preserve"> </w:delText>
        </w:r>
        <w:r w:rsidRPr="002D15DF" w:rsidDel="009466DC">
          <w:delText>prov</w:delText>
        </w:r>
        <w:r w:rsidR="00217F02" w:rsidDel="009466DC">
          <w:delText xml:space="preserve">e </w:delText>
        </w:r>
        <w:r w:rsidRPr="002D15DF" w:rsidDel="009466DC">
          <w:delText>pre-built modules, components, packages, and tools for developers to build, test, and deploy software applications</w:delText>
        </w:r>
      </w:del>
    </w:p>
    <w:p w14:paraId="5346C3E7" w14:textId="28C2E61A" w:rsidR="009C1454" w:rsidDel="009466DC" w:rsidRDefault="009C1454" w:rsidP="009C1454">
      <w:pPr>
        <w:pBdr>
          <w:top w:val="nil"/>
          <w:left w:val="nil"/>
          <w:bottom w:val="nil"/>
          <w:right w:val="nil"/>
          <w:between w:val="nil"/>
        </w:pBdr>
        <w:shd w:val="clear" w:color="auto" w:fill="FFFFFF"/>
        <w:spacing w:after="100" w:line="276" w:lineRule="auto"/>
        <w:jc w:val="both"/>
        <w:rPr>
          <w:del w:id="1070" w:author="Paulo H. Leocadio" w:date="2024-07-17T13:11:00Z" w16du:dateUtc="2024-07-17T17:11:00Z"/>
        </w:rPr>
      </w:pPr>
    </w:p>
    <w:p w14:paraId="10C10B97" w14:textId="6F654737" w:rsidR="00DF64A0" w:rsidDel="009466DC" w:rsidRDefault="009C1454" w:rsidP="00555FFB">
      <w:pPr>
        <w:pStyle w:val="FigureBPBHEB"/>
        <w:rPr>
          <w:del w:id="1071" w:author="Paulo H. Leocadio" w:date="2024-07-17T13:11:00Z" w16du:dateUtc="2024-07-17T17:11:00Z"/>
        </w:rPr>
      </w:pPr>
      <w:del w:id="1072" w:author="Paulo H. Leocadio" w:date="2024-07-17T13:11:00Z" w16du:dateUtc="2024-07-17T17:11:00Z">
        <w:r w:rsidDel="009466DC">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del>
    </w:p>
    <w:p w14:paraId="273E9BA1" w14:textId="75B4C18A" w:rsidR="009C1454" w:rsidDel="009466DC" w:rsidRDefault="00DF64A0" w:rsidP="00555FFB">
      <w:pPr>
        <w:pStyle w:val="FigureCaptionBPBHEB"/>
        <w:rPr>
          <w:del w:id="1073" w:author="Paulo H. Leocadio" w:date="2024-07-17T13:11:00Z" w16du:dateUtc="2024-07-17T17:11:00Z"/>
        </w:rPr>
      </w:pPr>
      <w:del w:id="1074" w:author="Paulo H. Leocadio" w:date="2024-07-17T13:11:00Z" w16du:dateUtc="2024-07-17T17:11:00Z">
        <w:r w:rsidRPr="00555FFB" w:rsidDel="009466DC">
          <w:rPr>
            <w:b/>
            <w:bCs w:val="0"/>
          </w:rPr>
          <w:delText xml:space="preserve">Figure </w:delText>
        </w:r>
        <w:r w:rsidR="006F260A" w:rsidRPr="00555FFB" w:rsidDel="009466DC">
          <w:rPr>
            <w:b/>
            <w:bCs w:val="0"/>
          </w:rPr>
          <w:delText>7.</w:delText>
        </w:r>
        <w:r w:rsidRPr="00555FFB" w:rsidDel="009466DC">
          <w:rPr>
            <w:b/>
            <w:i w:val="0"/>
            <w:iCs w:val="0"/>
          </w:rPr>
          <w:fldChar w:fldCharType="begin"/>
        </w:r>
        <w:r w:rsidRPr="00555FFB" w:rsidDel="009466DC">
          <w:rPr>
            <w:b/>
            <w:bCs w:val="0"/>
          </w:rPr>
          <w:delInstrText xml:space="preserve"> SEQ Figure \* ARABIC </w:delInstrText>
        </w:r>
        <w:r w:rsidRPr="00555FFB" w:rsidDel="009466DC">
          <w:rPr>
            <w:b/>
            <w:i w:val="0"/>
            <w:iCs w:val="0"/>
          </w:rPr>
          <w:fldChar w:fldCharType="separate"/>
        </w:r>
        <w:r w:rsidR="009304A7" w:rsidRPr="00555FFB" w:rsidDel="009466DC">
          <w:rPr>
            <w:b/>
            <w:bCs w:val="0"/>
            <w:noProof/>
          </w:rPr>
          <w:delText>5</w:delText>
        </w:r>
        <w:r w:rsidRPr="00555FFB" w:rsidDel="009466DC">
          <w:rPr>
            <w:b/>
            <w:i w:val="0"/>
            <w:iCs w:val="0"/>
          </w:rPr>
          <w:fldChar w:fldCharType="end"/>
        </w:r>
        <w:r w:rsidR="006F260A" w:rsidRPr="00555FFB" w:rsidDel="009466DC">
          <w:rPr>
            <w:b/>
            <w:bCs w:val="0"/>
          </w:rPr>
          <w:delText>:</w:delText>
        </w:r>
        <w:r w:rsidRPr="00555FFB" w:rsidDel="009466DC">
          <w:rPr>
            <w:b/>
            <w:bCs w:val="0"/>
          </w:rPr>
          <w:delText xml:space="preserve"> </w:delText>
        </w:r>
        <w:r w:rsidRPr="002B41A5" w:rsidDel="009466DC">
          <w:delText xml:space="preserve">SDKs provide pre-built modules, components, packages, and tools </w:delText>
        </w:r>
        <w:r w:rsidDel="009466DC">
          <w:delText>(A</w:delText>
        </w:r>
        <w:r w:rsidR="002349B9" w:rsidDel="009466DC">
          <w:delText xml:space="preserve">mazon </w:delText>
        </w:r>
        <w:r w:rsidDel="009466DC">
          <w:delText>W</w:delText>
        </w:r>
        <w:r w:rsidR="002349B9" w:rsidDel="009466DC">
          <w:delText xml:space="preserve">eb </w:delText>
        </w:r>
        <w:commentRangeStart w:id="1075"/>
        <w:commentRangeStart w:id="1076"/>
        <w:r w:rsidDel="009466DC">
          <w:delText>S</w:delText>
        </w:r>
        <w:r w:rsidR="002349B9" w:rsidDel="009466DC">
          <w:delText>ervices</w:delText>
        </w:r>
        <w:commentRangeEnd w:id="1075"/>
        <w:r w:rsidR="006F260A" w:rsidDel="009466DC">
          <w:rPr>
            <w:rStyle w:val="CommentReference"/>
            <w:rFonts w:eastAsiaTheme="minorHAnsi" w:cstheme="minorBidi"/>
            <w:bCs w:val="0"/>
            <w:i w:val="0"/>
            <w:iCs w:val="0"/>
          </w:rPr>
          <w:commentReference w:id="1075"/>
        </w:r>
        <w:commentRangeEnd w:id="1076"/>
        <w:r w:rsidR="00CB09AF" w:rsidDel="009466DC">
          <w:rPr>
            <w:rStyle w:val="CommentReference"/>
            <w:rFonts w:eastAsiaTheme="minorHAnsi" w:cstheme="minorBidi"/>
            <w:bCs w:val="0"/>
            <w:i w:val="0"/>
            <w:iCs w:val="0"/>
          </w:rPr>
          <w:commentReference w:id="1076"/>
        </w:r>
        <w:r w:rsidDel="009466DC">
          <w:delText>)</w:delText>
        </w:r>
        <w:r w:rsidRPr="002B41A5" w:rsidDel="009466DC">
          <w:delText>.</w:delText>
        </w:r>
      </w:del>
    </w:p>
    <w:p w14:paraId="6AB7949C" w14:textId="4A4A51CC" w:rsidR="00A66E30" w:rsidRPr="00523422" w:rsidDel="009466DC" w:rsidRDefault="00A66E30" w:rsidP="00523422">
      <w:pPr>
        <w:keepNext/>
        <w:keepLines/>
        <w:spacing w:before="40" w:after="0"/>
        <w:outlineLvl w:val="1"/>
        <w:rPr>
          <w:del w:id="1077" w:author="Paulo H. Leocadio" w:date="2024-07-17T13:11:00Z" w16du:dateUtc="2024-07-17T17:11:00Z"/>
          <w:rFonts w:eastAsiaTheme="majorEastAsia" w:cstheme="majorBidi"/>
          <w:sz w:val="36"/>
          <w:szCs w:val="26"/>
        </w:rPr>
      </w:pPr>
      <w:del w:id="1078" w:author="Paulo H. Leocadio" w:date="2024-07-17T13:11:00Z" w16du:dateUtc="2024-07-17T17:11:00Z">
        <w:r w:rsidRPr="00523422" w:rsidDel="009466DC">
          <w:rPr>
            <w:rFonts w:eastAsiaTheme="majorEastAsia" w:cstheme="majorBidi"/>
            <w:sz w:val="36"/>
            <w:szCs w:val="26"/>
          </w:rPr>
          <w:delText xml:space="preserve">Practical </w:delText>
        </w:r>
        <w:r w:rsidR="006F260A" w:rsidRPr="00523422" w:rsidDel="009466DC">
          <w:rPr>
            <w:rFonts w:eastAsiaTheme="majorEastAsia" w:cstheme="majorBidi"/>
            <w:sz w:val="36"/>
            <w:szCs w:val="26"/>
          </w:rPr>
          <w:delText>applications</w:delText>
        </w:r>
      </w:del>
    </w:p>
    <w:p w14:paraId="56C5E623" w14:textId="131D3105" w:rsidR="006F260A" w:rsidRPr="00A66E30" w:rsidDel="009466DC" w:rsidRDefault="006F260A" w:rsidP="00555FFB">
      <w:pPr>
        <w:pStyle w:val="NormalBPBHEB"/>
        <w:rPr>
          <w:del w:id="1079" w:author="Paulo H. Leocadio" w:date="2024-07-17T13:11:00Z" w16du:dateUtc="2024-07-17T17:11:00Z"/>
        </w:rPr>
      </w:pPr>
      <w:del w:id="1080" w:author="Paulo H. Leocadio" w:date="2024-07-17T13:11:00Z" w16du:dateUtc="2024-07-17T17:11:00Z">
        <w:r w:rsidDel="009466DC">
          <w:delText xml:space="preserve">In this </w:delText>
        </w:r>
        <w:r w:rsidR="003A2F8A" w:rsidDel="009466DC">
          <w:delText>section, we will go through the practical applications:</w:delText>
        </w:r>
      </w:del>
    </w:p>
    <w:p w14:paraId="1FCD0CAD" w14:textId="07928382" w:rsidR="00A66E30" w:rsidRPr="00A66E30" w:rsidDel="009466DC" w:rsidRDefault="00A66E30" w:rsidP="008A12F7">
      <w:pPr>
        <w:pStyle w:val="NormalBPBHEB"/>
        <w:numPr>
          <w:ilvl w:val="0"/>
          <w:numId w:val="41"/>
        </w:numPr>
        <w:rPr>
          <w:del w:id="1081" w:author="Paulo H. Leocadio" w:date="2024-07-17T13:11:00Z" w16du:dateUtc="2024-07-17T17:11:00Z"/>
        </w:rPr>
      </w:pPr>
      <w:del w:id="1082" w:author="Paulo H. Leocadio" w:date="2024-07-17T13:11:00Z" w16du:dateUtc="2024-07-17T17:11:00Z">
        <w:r w:rsidRPr="00A66E30" w:rsidDel="009466DC">
          <w:rPr>
            <w:b/>
            <w:bCs/>
          </w:rPr>
          <w:delText xml:space="preserve">Application </w:delText>
        </w:r>
        <w:r w:rsidR="003A2F8A" w:rsidRPr="00A66E30" w:rsidDel="009466DC">
          <w:rPr>
            <w:b/>
            <w:bCs/>
          </w:rPr>
          <w:delText>development</w:delText>
        </w:r>
        <w:r w:rsidRPr="00A66E30" w:rsidDel="009466DC">
          <w:rPr>
            <w:b/>
            <w:bCs/>
          </w:rPr>
          <w:delText>:</w:delText>
        </w:r>
        <w:r w:rsidRPr="00A66E30" w:rsidDel="009466DC">
          <w:delText xml:space="preserve"> Facilitates the development of cloud-native applications by providing tools and SDKs that abstract the complexities of AWS service interaction</w:delText>
        </w:r>
      </w:del>
      <w:customXmlDelRangeStart w:id="1083" w:author="Paulo H. Leocadio" w:date="2024-07-17T13:11:00Z"/>
      <w:sdt>
        <w:sdtPr>
          <w:id w:val="2031916123"/>
          <w:citation/>
        </w:sdtPr>
        <w:sdtEndPr/>
        <w:sdtContent>
          <w:customXmlDelRangeEnd w:id="1083"/>
          <w:del w:id="1084" w:author="Paulo H. Leocadio" w:date="2024-07-17T13:11:00Z" w16du:dateUtc="2024-07-17T17:11:00Z">
            <w:r w:rsidR="00142F3E" w:rsidDel="009466DC">
              <w:fldChar w:fldCharType="begin"/>
            </w:r>
            <w:r w:rsidR="00142F3E" w:rsidDel="009466DC">
              <w:delInstrText xml:space="preserve"> CITATION unknown2023g \l 1033 </w:delInstrText>
            </w:r>
            <w:r w:rsidR="00142F3E" w:rsidDel="009466DC">
              <w:fldChar w:fldCharType="separate"/>
            </w:r>
            <w:r w:rsidR="00D34F43" w:rsidDel="009466DC">
              <w:rPr>
                <w:noProof/>
              </w:rPr>
              <w:delText xml:space="preserve"> </w:delText>
            </w:r>
            <w:r w:rsidR="00D34F43" w:rsidRPr="00D34F43" w:rsidDel="009466DC">
              <w:rPr>
                <w:noProof/>
              </w:rPr>
              <w:delText>[48]</w:delText>
            </w:r>
            <w:r w:rsidR="00142F3E" w:rsidDel="009466DC">
              <w:fldChar w:fldCharType="end"/>
            </w:r>
          </w:del>
          <w:customXmlDelRangeStart w:id="1085" w:author="Paulo H. Leocadio" w:date="2024-07-17T13:11:00Z"/>
        </w:sdtContent>
      </w:sdt>
      <w:customXmlDelRangeEnd w:id="1085"/>
      <w:del w:id="1086" w:author="Paulo H. Leocadio" w:date="2024-07-17T13:11:00Z" w16du:dateUtc="2024-07-17T17:11:00Z">
        <w:r w:rsidRPr="00A66E30" w:rsidDel="009466DC">
          <w:delText>.</w:delText>
        </w:r>
      </w:del>
    </w:p>
    <w:p w14:paraId="186C00D2" w14:textId="63831773" w:rsidR="00A66E30" w:rsidRPr="00A66E30" w:rsidDel="009466DC" w:rsidRDefault="00A66E30" w:rsidP="008A12F7">
      <w:pPr>
        <w:pStyle w:val="NormalBPBHEB"/>
        <w:numPr>
          <w:ilvl w:val="0"/>
          <w:numId w:val="41"/>
        </w:numPr>
        <w:rPr>
          <w:del w:id="1087" w:author="Paulo H. Leocadio" w:date="2024-07-17T13:11:00Z" w16du:dateUtc="2024-07-17T17:11:00Z"/>
        </w:rPr>
      </w:pPr>
      <w:del w:id="1088" w:author="Paulo H. Leocadio" w:date="2024-07-17T13:11:00Z" w16du:dateUtc="2024-07-17T17:11:00Z">
        <w:r w:rsidRPr="00A66E30" w:rsidDel="009466DC">
          <w:rPr>
            <w:b/>
            <w:bCs/>
          </w:rPr>
          <w:delText xml:space="preserve">Automation and </w:delText>
        </w:r>
        <w:r w:rsidR="003A2F8A" w:rsidRPr="00A66E30" w:rsidDel="009466DC">
          <w:rPr>
            <w:b/>
            <w:bCs/>
          </w:rPr>
          <w:delText>scripting</w:delText>
        </w:r>
        <w:r w:rsidRPr="00A66E30" w:rsidDel="009466DC">
          <w:rPr>
            <w:b/>
            <w:bCs/>
          </w:rPr>
          <w:delText>:</w:delText>
        </w:r>
        <w:r w:rsidRPr="00A66E30" w:rsidDel="009466DC">
          <w:delText xml:space="preserve"> Enables automation and scripting of common tasks, allowing DevOps teams to create efficient and repeatable workflows</w:delText>
        </w:r>
      </w:del>
      <w:customXmlDelRangeStart w:id="1089" w:author="Paulo H. Leocadio" w:date="2024-07-17T13:11:00Z"/>
      <w:sdt>
        <w:sdtPr>
          <w:id w:val="-443462022"/>
          <w:citation/>
        </w:sdtPr>
        <w:sdtEndPr/>
        <w:sdtContent>
          <w:customXmlDelRangeEnd w:id="1089"/>
          <w:del w:id="1090" w:author="Paulo H. Leocadio" w:date="2024-07-17T13:11:00Z" w16du:dateUtc="2024-07-17T17:11:00Z">
            <w:r w:rsidR="00142F3E" w:rsidDel="009466DC">
              <w:fldChar w:fldCharType="begin"/>
            </w:r>
            <w:r w:rsidR="00142F3E" w:rsidDel="009466DC">
              <w:delInstrText xml:space="preserve"> CITATION smith2018h \l 1033 </w:delInstrText>
            </w:r>
            <w:r w:rsidR="00142F3E" w:rsidDel="009466DC">
              <w:fldChar w:fldCharType="separate"/>
            </w:r>
            <w:r w:rsidR="00D34F43" w:rsidDel="009466DC">
              <w:rPr>
                <w:noProof/>
              </w:rPr>
              <w:delText xml:space="preserve"> </w:delText>
            </w:r>
            <w:r w:rsidR="00D34F43" w:rsidRPr="00D34F43" w:rsidDel="009466DC">
              <w:rPr>
                <w:noProof/>
              </w:rPr>
              <w:delText>[47]</w:delText>
            </w:r>
            <w:r w:rsidR="00142F3E" w:rsidDel="009466DC">
              <w:fldChar w:fldCharType="end"/>
            </w:r>
          </w:del>
          <w:customXmlDelRangeStart w:id="1091" w:author="Paulo H. Leocadio" w:date="2024-07-17T13:11:00Z"/>
        </w:sdtContent>
      </w:sdt>
      <w:customXmlDelRangeEnd w:id="1091"/>
      <w:del w:id="1092" w:author="Paulo H. Leocadio" w:date="2024-07-17T13:11:00Z" w16du:dateUtc="2024-07-17T17:11:00Z">
        <w:r w:rsidRPr="00A66E30" w:rsidDel="009466DC">
          <w:delText>.</w:delText>
        </w:r>
      </w:del>
    </w:p>
    <w:p w14:paraId="02684612" w14:textId="24A9E87F" w:rsidR="00A66E30" w:rsidRPr="00523422" w:rsidDel="009466DC" w:rsidRDefault="00A66E30" w:rsidP="00523422">
      <w:pPr>
        <w:keepNext/>
        <w:keepLines/>
        <w:spacing w:before="40" w:after="0"/>
        <w:outlineLvl w:val="1"/>
        <w:rPr>
          <w:del w:id="1093" w:author="Paulo H. Leocadio" w:date="2024-07-17T13:11:00Z" w16du:dateUtc="2024-07-17T17:11:00Z"/>
          <w:rFonts w:eastAsiaTheme="majorEastAsia" w:cstheme="majorBidi"/>
          <w:sz w:val="36"/>
          <w:szCs w:val="26"/>
        </w:rPr>
      </w:pPr>
      <w:del w:id="1094" w:author="Paulo H. Leocadio" w:date="2024-07-17T13:11:00Z" w16du:dateUtc="2024-07-17T17:11:00Z">
        <w:r w:rsidRPr="00523422" w:rsidDel="009466DC">
          <w:rPr>
            <w:rFonts w:eastAsiaTheme="majorEastAsia" w:cstheme="majorBidi"/>
            <w:sz w:val="36"/>
            <w:szCs w:val="26"/>
          </w:rPr>
          <w:delText xml:space="preserve">Best </w:delText>
        </w:r>
        <w:r w:rsidR="003A2F8A" w:rsidRPr="00523422" w:rsidDel="009466DC">
          <w:rPr>
            <w:rFonts w:eastAsiaTheme="majorEastAsia" w:cstheme="majorBidi"/>
            <w:sz w:val="36"/>
            <w:szCs w:val="26"/>
          </w:rPr>
          <w:delText xml:space="preserve">practices for using </w:delText>
        </w:r>
        <w:r w:rsidRPr="00523422" w:rsidDel="009466DC">
          <w:rPr>
            <w:rFonts w:eastAsiaTheme="majorEastAsia" w:cstheme="majorBidi"/>
            <w:sz w:val="36"/>
            <w:szCs w:val="26"/>
          </w:rPr>
          <w:delText>AWS Tools and SDKs</w:delText>
        </w:r>
      </w:del>
    </w:p>
    <w:p w14:paraId="0976E87F" w14:textId="57BB3AA0" w:rsidR="003A2F8A" w:rsidRPr="00A66E30" w:rsidDel="009466DC" w:rsidRDefault="003A2F8A" w:rsidP="00555FFB">
      <w:pPr>
        <w:pStyle w:val="NormalBPBHEB"/>
        <w:rPr>
          <w:del w:id="1095" w:author="Paulo H. Leocadio" w:date="2024-07-17T13:11:00Z" w16du:dateUtc="2024-07-17T17:11:00Z"/>
        </w:rPr>
      </w:pPr>
      <w:del w:id="1096" w:author="Paulo H. Leocadio" w:date="2024-07-17T13:11:00Z" w16du:dateUtc="2024-07-17T17:11:00Z">
        <w:r w:rsidDel="009466DC">
          <w:delText xml:space="preserve">The following are the best practices for using AWS Tools </w:delText>
        </w:r>
        <w:r w:rsidR="004120C0" w:rsidDel="009466DC">
          <w:delText>and</w:delText>
        </w:r>
        <w:r w:rsidDel="009466DC">
          <w:delText xml:space="preserve"> SDKs:</w:delText>
        </w:r>
      </w:del>
    </w:p>
    <w:p w14:paraId="7554C27B" w14:textId="6C499813" w:rsidR="00A66E30" w:rsidRPr="00A66E30" w:rsidDel="009466DC" w:rsidRDefault="00A66E30" w:rsidP="008A12F7">
      <w:pPr>
        <w:pStyle w:val="NormalBPBHEB"/>
        <w:numPr>
          <w:ilvl w:val="0"/>
          <w:numId w:val="42"/>
        </w:numPr>
        <w:rPr>
          <w:del w:id="1097" w:author="Paulo H. Leocadio" w:date="2024-07-17T13:11:00Z" w16du:dateUtc="2024-07-17T17:11:00Z"/>
        </w:rPr>
      </w:pPr>
      <w:del w:id="1098" w:author="Paulo H. Leocadio" w:date="2024-07-17T13:11:00Z" w16du:dateUtc="2024-07-17T17:11:00Z">
        <w:r w:rsidRPr="00A66E30" w:rsidDel="009466DC">
          <w:rPr>
            <w:b/>
            <w:bCs/>
          </w:rPr>
          <w:delText>Regularly Update SDK Versions:</w:delText>
        </w:r>
        <w:r w:rsidRPr="00A66E30" w:rsidDel="009466DC">
          <w:delText xml:space="preserve"> Stay </w:delText>
        </w:r>
        <w:r w:rsidR="00215A1A" w:rsidRPr="00A66E30" w:rsidDel="009466DC">
          <w:delText>up to date</w:delText>
        </w:r>
        <w:r w:rsidRPr="00A66E30" w:rsidDel="009466DC">
          <w:delText xml:space="preserve"> with the latest SDK versions to access new features, improvements, and security updates</w:delText>
        </w:r>
      </w:del>
      <w:customXmlDelRangeStart w:id="1099" w:author="Paulo H. Leocadio" w:date="2024-07-17T13:11:00Z"/>
      <w:sdt>
        <w:sdtPr>
          <w:id w:val="302578605"/>
          <w:citation/>
        </w:sdtPr>
        <w:sdtEndPr/>
        <w:sdtContent>
          <w:customXmlDelRangeEnd w:id="1099"/>
          <w:del w:id="1100" w:author="Paulo H. Leocadio" w:date="2024-07-17T13:11:00Z" w16du:dateUtc="2024-07-17T17:11:00Z">
            <w:r w:rsidR="00D24307" w:rsidDel="009466DC">
              <w:fldChar w:fldCharType="begin"/>
            </w:r>
            <w:r w:rsidR="00D24307" w:rsidDel="009466DC">
              <w:delInstrText xml:space="preserve"> CITATION jones2021a \l 1033 </w:delInstrText>
            </w:r>
            <w:r w:rsidR="00D24307" w:rsidDel="009466DC">
              <w:fldChar w:fldCharType="separate"/>
            </w:r>
            <w:r w:rsidR="00D34F43" w:rsidDel="009466DC">
              <w:rPr>
                <w:noProof/>
              </w:rPr>
              <w:delText xml:space="preserve"> </w:delText>
            </w:r>
            <w:r w:rsidR="00D34F43" w:rsidRPr="00D34F43" w:rsidDel="009466DC">
              <w:rPr>
                <w:noProof/>
              </w:rPr>
              <w:delText>[49]</w:delText>
            </w:r>
            <w:r w:rsidR="00D24307" w:rsidDel="009466DC">
              <w:fldChar w:fldCharType="end"/>
            </w:r>
          </w:del>
          <w:customXmlDelRangeStart w:id="1101" w:author="Paulo H. Leocadio" w:date="2024-07-17T13:11:00Z"/>
        </w:sdtContent>
      </w:sdt>
      <w:customXmlDelRangeEnd w:id="1101"/>
      <w:del w:id="1102" w:author="Paulo H. Leocadio" w:date="2024-07-17T13:11:00Z" w16du:dateUtc="2024-07-17T17:11:00Z">
        <w:r w:rsidRPr="00A66E30" w:rsidDel="009466DC">
          <w:delText>.</w:delText>
        </w:r>
      </w:del>
    </w:p>
    <w:p w14:paraId="1F4DE636" w14:textId="3557C9F5" w:rsidR="003A2F8A" w:rsidRPr="00A66E30" w:rsidDel="009466DC" w:rsidRDefault="00A66E30" w:rsidP="00D4222C">
      <w:pPr>
        <w:pStyle w:val="NormalBPBHEB"/>
        <w:numPr>
          <w:ilvl w:val="0"/>
          <w:numId w:val="42"/>
        </w:numPr>
        <w:rPr>
          <w:del w:id="1103" w:author="Paulo H. Leocadio" w:date="2024-07-17T13:11:00Z" w16du:dateUtc="2024-07-17T17:11:00Z"/>
        </w:rPr>
      </w:pPr>
      <w:del w:id="1104" w:author="Paulo H. Leocadio" w:date="2024-07-17T13:11:00Z" w16du:dateUtc="2024-07-17T17:11:00Z">
        <w:r w:rsidRPr="005B4894" w:rsidDel="009466DC">
          <w:rPr>
            <w:b/>
            <w:bCs/>
          </w:rPr>
          <w:delText xml:space="preserve">Utilize </w:delText>
        </w:r>
        <w:r w:rsidR="003A2F8A" w:rsidRPr="005B4894" w:rsidDel="009466DC">
          <w:rPr>
            <w:b/>
            <w:bCs/>
          </w:rPr>
          <w:delText>code samples and documentation</w:delText>
        </w:r>
        <w:r w:rsidRPr="005B4894" w:rsidDel="009466DC">
          <w:rPr>
            <w:b/>
            <w:bCs/>
          </w:rPr>
          <w:delText>:</w:delText>
        </w:r>
        <w:r w:rsidRPr="00A66E30" w:rsidDel="009466DC">
          <w:delText xml:space="preserve"> Leverage code samples and comprehensive documentation provided by AWS to expedite development and troubleshoot issues effectively</w:delText>
        </w:r>
      </w:del>
      <w:customXmlDelRangeStart w:id="1105" w:author="Paulo H. Leocadio" w:date="2024-07-17T13:11:00Z"/>
      <w:sdt>
        <w:sdtPr>
          <w:id w:val="-788047006"/>
          <w:citation/>
        </w:sdtPr>
        <w:sdtEndPr/>
        <w:sdtContent>
          <w:customXmlDelRangeEnd w:id="1105"/>
          <w:del w:id="1106" w:author="Paulo H. Leocadio" w:date="2024-07-17T13:11:00Z" w16du:dateUtc="2024-07-17T17:11:00Z">
            <w:r w:rsidR="0008027E" w:rsidDel="009466DC">
              <w:fldChar w:fldCharType="begin"/>
            </w:r>
            <w:r w:rsidR="0008027E" w:rsidDel="009466DC">
              <w:delInstrText xml:space="preserve"> CITATION unknown2023g \l 1033 </w:delInstrText>
            </w:r>
            <w:r w:rsidR="0008027E" w:rsidDel="009466DC">
              <w:fldChar w:fldCharType="separate"/>
            </w:r>
            <w:r w:rsidR="00D34F43" w:rsidDel="009466DC">
              <w:rPr>
                <w:noProof/>
              </w:rPr>
              <w:delText xml:space="preserve"> </w:delText>
            </w:r>
            <w:r w:rsidR="00D34F43" w:rsidRPr="00D34F43" w:rsidDel="009466DC">
              <w:rPr>
                <w:noProof/>
              </w:rPr>
              <w:delText>[48]</w:delText>
            </w:r>
            <w:r w:rsidR="0008027E" w:rsidDel="009466DC">
              <w:fldChar w:fldCharType="end"/>
            </w:r>
          </w:del>
          <w:customXmlDelRangeStart w:id="1107" w:author="Paulo H. Leocadio" w:date="2024-07-17T13:11:00Z"/>
        </w:sdtContent>
      </w:sdt>
      <w:customXmlDelRangeEnd w:id="1107"/>
      <w:del w:id="1108" w:author="Paulo H. Leocadio" w:date="2024-07-17T13:11:00Z" w16du:dateUtc="2024-07-17T17:11:00Z">
        <w:r w:rsidRPr="00A66E30" w:rsidDel="009466DC">
          <w:delText>.</w:delText>
        </w:r>
      </w:del>
    </w:p>
    <w:p w14:paraId="37ECB21E" w14:textId="7BB02160" w:rsidR="00A66E30" w:rsidRPr="00A66E30" w:rsidDel="009466DC" w:rsidRDefault="00A66E30" w:rsidP="00555FFB">
      <w:pPr>
        <w:pStyle w:val="Heading1BPBHEB"/>
        <w:rPr>
          <w:del w:id="1109" w:author="Paulo H. Leocadio" w:date="2024-07-17T13:11:00Z" w16du:dateUtc="2024-07-17T17:11:00Z"/>
        </w:rPr>
      </w:pPr>
      <w:del w:id="1110" w:author="Paulo H. Leocadio" w:date="2024-07-17T13:11:00Z" w16du:dateUtc="2024-07-17T17:11:00Z">
        <w:r w:rsidRPr="00A66E30" w:rsidDel="009466DC">
          <w:delText>AWS X-Ray</w:delText>
        </w:r>
      </w:del>
    </w:p>
    <w:p w14:paraId="0E79E79E" w14:textId="5B99BF68" w:rsidR="00A66E30" w:rsidDel="009466DC" w:rsidRDefault="00A66E30" w:rsidP="003A2F8A">
      <w:pPr>
        <w:pStyle w:val="NormalBPBHEB"/>
        <w:rPr>
          <w:del w:id="1111" w:author="Paulo H. Leocadio" w:date="2024-07-17T13:11:00Z" w16du:dateUtc="2024-07-17T17:11:00Z"/>
        </w:rPr>
      </w:pPr>
      <w:del w:id="1112" w:author="Paulo H. Leocadio" w:date="2024-07-17T13:11:00Z" w16du:dateUtc="2024-07-17T17:11:00Z">
        <w:r w:rsidRPr="00A66E30" w:rsidDel="009466DC">
          <w:delTex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delText>
        </w:r>
      </w:del>
    </w:p>
    <w:p w14:paraId="75B74D25" w14:textId="6C5F6EAD" w:rsidR="00A66E30" w:rsidRPr="00523422" w:rsidDel="009466DC" w:rsidRDefault="00A66E30" w:rsidP="00523422">
      <w:pPr>
        <w:keepNext/>
        <w:keepLines/>
        <w:spacing w:before="40" w:after="0"/>
        <w:outlineLvl w:val="1"/>
        <w:rPr>
          <w:del w:id="1113" w:author="Paulo H. Leocadio" w:date="2024-07-17T13:11:00Z" w16du:dateUtc="2024-07-17T17:11:00Z"/>
          <w:rFonts w:eastAsiaTheme="majorEastAsia" w:cstheme="majorBidi"/>
          <w:sz w:val="36"/>
          <w:szCs w:val="26"/>
        </w:rPr>
      </w:pPr>
      <w:del w:id="1114" w:author="Paulo H. Leocadio" w:date="2024-07-17T13:11:00Z" w16du:dateUtc="2024-07-17T17:11:00Z">
        <w:r w:rsidRPr="00523422" w:rsidDel="009466DC">
          <w:rPr>
            <w:rFonts w:eastAsiaTheme="majorEastAsia" w:cstheme="majorBidi"/>
            <w:sz w:val="36"/>
            <w:szCs w:val="26"/>
          </w:rPr>
          <w:delText xml:space="preserve">Key </w:delText>
        </w:r>
        <w:r w:rsidR="003A2F8A" w:rsidRPr="00523422" w:rsidDel="009466DC">
          <w:rPr>
            <w:rFonts w:eastAsiaTheme="majorEastAsia" w:cstheme="majorBidi"/>
            <w:sz w:val="36"/>
            <w:szCs w:val="26"/>
          </w:rPr>
          <w:delText xml:space="preserve">features </w:delText>
        </w:r>
        <w:r w:rsidRPr="00523422" w:rsidDel="009466DC">
          <w:rPr>
            <w:rFonts w:eastAsiaTheme="majorEastAsia" w:cstheme="majorBidi"/>
            <w:sz w:val="36"/>
            <w:szCs w:val="26"/>
          </w:rPr>
          <w:delText>of AWS X-Ray</w:delText>
        </w:r>
      </w:del>
    </w:p>
    <w:p w14:paraId="1B96C471" w14:textId="59EF1937" w:rsidR="003A2F8A" w:rsidRPr="00A66E30" w:rsidDel="009466DC" w:rsidRDefault="003A2F8A" w:rsidP="00555FFB">
      <w:pPr>
        <w:pStyle w:val="NormalBPBHEB"/>
        <w:rPr>
          <w:del w:id="1115" w:author="Paulo H. Leocadio" w:date="2024-07-17T13:11:00Z" w16du:dateUtc="2024-07-17T17:11:00Z"/>
        </w:rPr>
      </w:pPr>
      <w:del w:id="1116" w:author="Paulo H. Leocadio" w:date="2024-07-17T13:11:00Z" w16du:dateUtc="2024-07-17T17:11:00Z">
        <w:r w:rsidDel="009466DC">
          <w:delText>The following are the key features of AWS X-Ray:</w:delText>
        </w:r>
      </w:del>
    </w:p>
    <w:p w14:paraId="14177FDA" w14:textId="4515DDD2" w:rsidR="00A66E30" w:rsidRPr="00A66E30" w:rsidDel="009466DC" w:rsidRDefault="00A66E30" w:rsidP="008A12F7">
      <w:pPr>
        <w:pStyle w:val="NormalBPBHEB"/>
        <w:numPr>
          <w:ilvl w:val="0"/>
          <w:numId w:val="43"/>
        </w:numPr>
        <w:rPr>
          <w:del w:id="1117" w:author="Paulo H. Leocadio" w:date="2024-07-17T13:11:00Z" w16du:dateUtc="2024-07-17T17:11:00Z"/>
        </w:rPr>
      </w:pPr>
      <w:del w:id="1118" w:author="Paulo H. Leocadio" w:date="2024-07-17T13:11:00Z" w16du:dateUtc="2024-07-17T17:11:00Z">
        <w:r w:rsidRPr="00A66E30" w:rsidDel="009466DC">
          <w:rPr>
            <w:b/>
            <w:bCs/>
          </w:rPr>
          <w:delText xml:space="preserve">Distributed </w:delText>
        </w:r>
        <w:r w:rsidR="003A2F8A" w:rsidRPr="00A66E30" w:rsidDel="009466DC">
          <w:rPr>
            <w:b/>
            <w:bCs/>
          </w:rPr>
          <w:delText>tracing</w:delText>
        </w:r>
        <w:r w:rsidRPr="00A66E30" w:rsidDel="009466DC">
          <w:rPr>
            <w:b/>
            <w:bCs/>
          </w:rPr>
          <w:delText>:</w:delText>
        </w:r>
        <w:r w:rsidRPr="00A66E30" w:rsidDel="009466DC">
          <w:delText xml:space="preserve"> AWS X-Ray enables distributed tracing, allowing developers to track requests as they traverse various components of a microservices architecture</w:delText>
        </w:r>
      </w:del>
      <w:bookmarkStart w:id="1119" w:name="_Ref150870435"/>
      <w:customXmlDelRangeStart w:id="1120" w:author="Paulo H. Leocadio" w:date="2024-07-17T13:11:00Z"/>
      <w:sdt>
        <w:sdtPr>
          <w:id w:val="-382399715"/>
          <w:citation/>
        </w:sdtPr>
        <w:sdtEndPr/>
        <w:sdtContent>
          <w:customXmlDelRangeEnd w:id="1120"/>
          <w:del w:id="1121" w:author="Paulo H. Leocadio" w:date="2024-07-17T13:11:00Z" w16du:dateUtc="2024-07-17T17:11:00Z">
            <w:r w:rsidR="00BE2247" w:rsidDel="009466DC">
              <w:fldChar w:fldCharType="begin"/>
            </w:r>
            <w:r w:rsidR="00BE2247" w:rsidDel="009466DC">
              <w:delInstrText xml:space="preserve"> CITATION unknown2023h \l 1033 </w:delInstrText>
            </w:r>
            <w:r w:rsidR="00BE2247" w:rsidDel="009466DC">
              <w:fldChar w:fldCharType="separate"/>
            </w:r>
            <w:r w:rsidR="00D34F43" w:rsidDel="009466DC">
              <w:rPr>
                <w:noProof/>
              </w:rPr>
              <w:delText xml:space="preserve"> </w:delText>
            </w:r>
            <w:r w:rsidR="00D34F43" w:rsidRPr="00D34F43" w:rsidDel="009466DC">
              <w:rPr>
                <w:noProof/>
              </w:rPr>
              <w:delText>[50]</w:delText>
            </w:r>
            <w:r w:rsidR="00BE2247" w:rsidDel="009466DC">
              <w:fldChar w:fldCharType="end"/>
            </w:r>
          </w:del>
          <w:customXmlDelRangeStart w:id="1122" w:author="Paulo H. Leocadio" w:date="2024-07-17T13:11:00Z"/>
        </w:sdtContent>
      </w:sdt>
      <w:customXmlDelRangeEnd w:id="1122"/>
      <w:bookmarkEnd w:id="1119"/>
      <w:del w:id="1123" w:author="Paulo H. Leocadio" w:date="2024-07-17T13:11:00Z" w16du:dateUtc="2024-07-17T17:11:00Z">
        <w:r w:rsidRPr="00A66E30" w:rsidDel="009466DC">
          <w:delText>.</w:delText>
        </w:r>
      </w:del>
    </w:p>
    <w:p w14:paraId="649087F7" w14:textId="109BF8A2" w:rsidR="00A66E30" w:rsidRPr="00A66E30" w:rsidDel="009466DC" w:rsidRDefault="00A66E30" w:rsidP="008A12F7">
      <w:pPr>
        <w:pStyle w:val="NormalBPBHEB"/>
        <w:numPr>
          <w:ilvl w:val="0"/>
          <w:numId w:val="43"/>
        </w:numPr>
        <w:rPr>
          <w:del w:id="1124" w:author="Paulo H. Leocadio" w:date="2024-07-17T13:11:00Z" w16du:dateUtc="2024-07-17T17:11:00Z"/>
        </w:rPr>
      </w:pPr>
      <w:del w:id="1125" w:author="Paulo H. Leocadio" w:date="2024-07-17T13:11:00Z" w16du:dateUtc="2024-07-17T17:11:00Z">
        <w:r w:rsidRPr="00A66E30" w:rsidDel="009466DC">
          <w:rPr>
            <w:b/>
            <w:bCs/>
          </w:rPr>
          <w:delText xml:space="preserve">Performance </w:delText>
        </w:r>
        <w:r w:rsidR="003A2F8A" w:rsidRPr="00A66E30" w:rsidDel="009466DC">
          <w:rPr>
            <w:b/>
            <w:bCs/>
          </w:rPr>
          <w:delText>monitoring</w:delText>
        </w:r>
        <w:r w:rsidRPr="00A66E30" w:rsidDel="009466DC">
          <w:rPr>
            <w:b/>
            <w:bCs/>
          </w:rPr>
          <w:delText>:</w:delText>
        </w:r>
        <w:r w:rsidRPr="00A66E30" w:rsidDel="009466DC">
          <w:delText xml:space="preserve"> Provides real-time insights into application performance, allowing developers to identify bottlenecks and optimize critical paths</w:delText>
        </w:r>
      </w:del>
      <w:customXmlDelRangeStart w:id="1126" w:author="Paulo H. Leocadio" w:date="2024-07-17T13:11:00Z"/>
      <w:sdt>
        <w:sdtPr>
          <w:id w:val="-1884169779"/>
          <w:citation/>
        </w:sdtPr>
        <w:sdtEndPr/>
        <w:sdtContent>
          <w:customXmlDelRangeEnd w:id="1126"/>
          <w:del w:id="1127" w:author="Paulo H. Leocadio" w:date="2024-07-17T13:11:00Z" w16du:dateUtc="2024-07-17T17:11:00Z">
            <w:r w:rsidR="00BE2247" w:rsidDel="009466DC">
              <w:fldChar w:fldCharType="begin"/>
            </w:r>
            <w:r w:rsidR="00BE2247" w:rsidDel="009466DC">
              <w:delInstrText xml:space="preserve"> CITATION unknown2023h \l 1033 </w:delInstrText>
            </w:r>
            <w:r w:rsidR="00BE2247" w:rsidDel="009466DC">
              <w:fldChar w:fldCharType="separate"/>
            </w:r>
            <w:r w:rsidR="00D34F43" w:rsidDel="009466DC">
              <w:rPr>
                <w:noProof/>
              </w:rPr>
              <w:delText xml:space="preserve"> </w:delText>
            </w:r>
            <w:r w:rsidR="00D34F43" w:rsidRPr="00D34F43" w:rsidDel="009466DC">
              <w:rPr>
                <w:noProof/>
              </w:rPr>
              <w:delText>[50]</w:delText>
            </w:r>
            <w:r w:rsidR="00BE2247" w:rsidDel="009466DC">
              <w:fldChar w:fldCharType="end"/>
            </w:r>
          </w:del>
          <w:customXmlDelRangeStart w:id="1128" w:author="Paulo H. Leocadio" w:date="2024-07-17T13:11:00Z"/>
        </w:sdtContent>
      </w:sdt>
      <w:customXmlDelRangeEnd w:id="1128"/>
      <w:del w:id="1129" w:author="Paulo H. Leocadio" w:date="2024-07-17T13:11:00Z" w16du:dateUtc="2024-07-17T17:11:00Z">
        <w:r w:rsidRPr="00A66E30" w:rsidDel="009466DC">
          <w:delText>.</w:delText>
        </w:r>
      </w:del>
    </w:p>
    <w:p w14:paraId="17BCEA4C" w14:textId="79D338E0" w:rsidR="00A66E30" w:rsidRPr="00A66E30" w:rsidDel="009466DC" w:rsidRDefault="00A66E30" w:rsidP="008A12F7">
      <w:pPr>
        <w:pStyle w:val="NormalBPBHEB"/>
        <w:numPr>
          <w:ilvl w:val="0"/>
          <w:numId w:val="43"/>
        </w:numPr>
        <w:rPr>
          <w:del w:id="1130" w:author="Paulo H. Leocadio" w:date="2024-07-17T13:11:00Z" w16du:dateUtc="2024-07-17T17:11:00Z"/>
        </w:rPr>
      </w:pPr>
      <w:del w:id="1131" w:author="Paulo H. Leocadio" w:date="2024-07-17T13:11:00Z" w16du:dateUtc="2024-07-17T17:11:00Z">
        <w:r w:rsidRPr="00A66E30" w:rsidDel="009466DC">
          <w:rPr>
            <w:b/>
            <w:bCs/>
          </w:rPr>
          <w:delText xml:space="preserve">Error </w:delText>
        </w:r>
        <w:r w:rsidR="003A2F8A" w:rsidRPr="00A66E30" w:rsidDel="009466DC">
          <w:rPr>
            <w:b/>
            <w:bCs/>
          </w:rPr>
          <w:delText>detection</w:delText>
        </w:r>
        <w:r w:rsidRPr="00A66E30" w:rsidDel="009466DC">
          <w:rPr>
            <w:b/>
            <w:bCs/>
          </w:rPr>
          <w:delText>:</w:delText>
        </w:r>
        <w:r w:rsidRPr="00A66E30" w:rsidDel="009466DC">
          <w:delText xml:space="preserve"> Automatically detects errors and exceptions in distributed applications, aiding in rapid diagnosis and issue resolution</w:delText>
        </w:r>
      </w:del>
      <w:bookmarkStart w:id="1132" w:name="_Ref150870572"/>
      <w:customXmlDelRangeStart w:id="1133" w:author="Paulo H. Leocadio" w:date="2024-07-17T13:11:00Z"/>
      <w:sdt>
        <w:sdtPr>
          <w:id w:val="904268815"/>
          <w:citation/>
        </w:sdtPr>
        <w:sdtEndPr/>
        <w:sdtContent>
          <w:customXmlDelRangeEnd w:id="1133"/>
          <w:del w:id="1134" w:author="Paulo H. Leocadio" w:date="2024-07-17T13:11:00Z" w16du:dateUtc="2024-07-17T17:11:00Z">
            <w:r w:rsidR="006767F3" w:rsidDel="009466DC">
              <w:fldChar w:fldCharType="begin"/>
            </w:r>
            <w:r w:rsidR="006767F3" w:rsidDel="009466DC">
              <w:delInstrText xml:space="preserve"> CITATION smith2019b \l 1033 </w:delInstrText>
            </w:r>
            <w:r w:rsidR="006767F3" w:rsidDel="009466DC">
              <w:fldChar w:fldCharType="separate"/>
            </w:r>
            <w:r w:rsidR="00D34F43" w:rsidDel="009466DC">
              <w:rPr>
                <w:noProof/>
              </w:rPr>
              <w:delText xml:space="preserve"> </w:delText>
            </w:r>
            <w:r w:rsidR="00D34F43" w:rsidRPr="00D34F43" w:rsidDel="009466DC">
              <w:rPr>
                <w:noProof/>
              </w:rPr>
              <w:delText>[51]</w:delText>
            </w:r>
            <w:r w:rsidR="006767F3" w:rsidDel="009466DC">
              <w:fldChar w:fldCharType="end"/>
            </w:r>
          </w:del>
          <w:customXmlDelRangeStart w:id="1135" w:author="Paulo H. Leocadio" w:date="2024-07-17T13:11:00Z"/>
        </w:sdtContent>
      </w:sdt>
      <w:customXmlDelRangeEnd w:id="1135"/>
      <w:bookmarkEnd w:id="1132"/>
      <w:del w:id="1136" w:author="Paulo H. Leocadio" w:date="2024-07-17T13:11:00Z" w16du:dateUtc="2024-07-17T17:11:00Z">
        <w:r w:rsidRPr="00A66E30" w:rsidDel="009466DC">
          <w:delText>.</w:delText>
        </w:r>
      </w:del>
    </w:p>
    <w:p w14:paraId="457517BD" w14:textId="4E5DF57C" w:rsidR="00A66E30" w:rsidRPr="00523422" w:rsidDel="009466DC" w:rsidRDefault="00A66E30" w:rsidP="00523422">
      <w:pPr>
        <w:keepNext/>
        <w:keepLines/>
        <w:spacing w:before="40" w:after="0"/>
        <w:outlineLvl w:val="1"/>
        <w:rPr>
          <w:del w:id="1137" w:author="Paulo H. Leocadio" w:date="2024-07-17T13:11:00Z" w16du:dateUtc="2024-07-17T17:11:00Z"/>
          <w:rFonts w:eastAsiaTheme="majorEastAsia" w:cstheme="majorBidi"/>
          <w:sz w:val="36"/>
          <w:szCs w:val="26"/>
        </w:rPr>
      </w:pPr>
      <w:del w:id="1138" w:author="Paulo H. Leocadio" w:date="2024-07-17T13:11:00Z" w16du:dateUtc="2024-07-17T17:11:00Z">
        <w:r w:rsidRPr="00523422" w:rsidDel="009466DC">
          <w:rPr>
            <w:rFonts w:eastAsiaTheme="majorEastAsia" w:cstheme="majorBidi"/>
            <w:sz w:val="36"/>
            <w:szCs w:val="26"/>
          </w:rPr>
          <w:delText xml:space="preserve">Benefits of </w:delText>
        </w:r>
        <w:r w:rsidR="003A2F8A" w:rsidRPr="00523422" w:rsidDel="009466DC">
          <w:rPr>
            <w:rFonts w:eastAsiaTheme="majorEastAsia" w:cstheme="majorBidi"/>
            <w:sz w:val="36"/>
            <w:szCs w:val="26"/>
          </w:rPr>
          <w:delText xml:space="preserve">using </w:delText>
        </w:r>
        <w:r w:rsidRPr="00523422" w:rsidDel="009466DC">
          <w:rPr>
            <w:rFonts w:eastAsiaTheme="majorEastAsia" w:cstheme="majorBidi"/>
            <w:sz w:val="36"/>
            <w:szCs w:val="26"/>
          </w:rPr>
          <w:delText>AWS X-Ray</w:delText>
        </w:r>
      </w:del>
    </w:p>
    <w:p w14:paraId="21055BF4" w14:textId="3BD6720F" w:rsidR="003A2F8A" w:rsidRPr="00A66E30" w:rsidDel="009466DC" w:rsidRDefault="003A2F8A" w:rsidP="00555FFB">
      <w:pPr>
        <w:pStyle w:val="NormalBPBHEB"/>
        <w:rPr>
          <w:del w:id="1139" w:author="Paulo H. Leocadio" w:date="2024-07-17T13:11:00Z" w16du:dateUtc="2024-07-17T17:11:00Z"/>
        </w:rPr>
      </w:pPr>
      <w:del w:id="1140" w:author="Paulo H. Leocadio" w:date="2024-07-17T13:11:00Z" w16du:dateUtc="2024-07-17T17:11:00Z">
        <w:r w:rsidDel="009466DC">
          <w:delText>The following are the benefits of using AWS X-Ray</w:delText>
        </w:r>
      </w:del>
      <w:customXmlDelRangeStart w:id="1141" w:author="Paulo H. Leocadio" w:date="2024-07-17T13:11:00Z"/>
      <w:sdt>
        <w:sdtPr>
          <w:id w:val="-757753437"/>
          <w:citation/>
        </w:sdtPr>
        <w:sdtEndPr/>
        <w:sdtContent>
          <w:customXmlDelRangeEnd w:id="1141"/>
          <w:del w:id="1142" w:author="Paulo H. Leocadio" w:date="2024-07-17T13:11:00Z" w16du:dateUtc="2024-07-17T17:11:00Z">
            <w:r w:rsidR="00272B6C" w:rsidDel="009466DC">
              <w:fldChar w:fldCharType="begin"/>
            </w:r>
            <w:r w:rsidR="00272B6C" w:rsidDel="009466DC">
              <w:delInstrText xml:space="preserve"> CITATION unknown2023h \l 1033 </w:delInstrText>
            </w:r>
            <w:r w:rsidR="00272B6C" w:rsidDel="009466DC">
              <w:fldChar w:fldCharType="separate"/>
            </w:r>
            <w:r w:rsidR="00D34F43" w:rsidDel="009466DC">
              <w:rPr>
                <w:noProof/>
              </w:rPr>
              <w:delText xml:space="preserve"> </w:delText>
            </w:r>
            <w:r w:rsidR="00D34F43" w:rsidRPr="00D34F43" w:rsidDel="009466DC">
              <w:rPr>
                <w:noProof/>
              </w:rPr>
              <w:delText>[50]</w:delText>
            </w:r>
            <w:r w:rsidR="00272B6C" w:rsidDel="009466DC">
              <w:fldChar w:fldCharType="end"/>
            </w:r>
          </w:del>
          <w:customXmlDelRangeStart w:id="1143" w:author="Paulo H. Leocadio" w:date="2024-07-17T13:11:00Z"/>
        </w:sdtContent>
      </w:sdt>
      <w:customXmlDelRangeEnd w:id="1143"/>
      <w:del w:id="1144" w:author="Paulo H. Leocadio" w:date="2024-07-17T13:11:00Z" w16du:dateUtc="2024-07-17T17:11:00Z">
        <w:r w:rsidDel="009466DC">
          <w:delText>:</w:delText>
        </w:r>
      </w:del>
    </w:p>
    <w:p w14:paraId="381C74FE" w14:textId="001F547B" w:rsidR="00A66E30" w:rsidRPr="00A66E30" w:rsidDel="009466DC" w:rsidRDefault="00A66E30" w:rsidP="008A12F7">
      <w:pPr>
        <w:pStyle w:val="NormalBPBHEB"/>
        <w:numPr>
          <w:ilvl w:val="0"/>
          <w:numId w:val="44"/>
        </w:numPr>
        <w:rPr>
          <w:del w:id="1145" w:author="Paulo H. Leocadio" w:date="2024-07-17T13:11:00Z" w16du:dateUtc="2024-07-17T17:11:00Z"/>
        </w:rPr>
      </w:pPr>
      <w:del w:id="1146" w:author="Paulo H. Leocadio" w:date="2024-07-17T13:11:00Z" w16du:dateUtc="2024-07-17T17:11:00Z">
        <w:r w:rsidRPr="00A66E30" w:rsidDel="009466DC">
          <w:rPr>
            <w:b/>
            <w:bCs/>
          </w:rPr>
          <w:delText xml:space="preserve">Improved </w:delText>
        </w:r>
        <w:r w:rsidR="003A2F8A" w:rsidRPr="00A66E30" w:rsidDel="009466DC">
          <w:rPr>
            <w:b/>
            <w:bCs/>
          </w:rPr>
          <w:delText>debugging</w:delText>
        </w:r>
        <w:r w:rsidRPr="00A66E30" w:rsidDel="009466DC">
          <w:rPr>
            <w:b/>
            <w:bCs/>
          </w:rPr>
          <w:delText>:</w:delText>
        </w:r>
        <w:r w:rsidRPr="00A66E30" w:rsidDel="009466DC">
          <w:delText xml:space="preserve"> Facilitates efficient debugging by providing a visual representation of the entire request flow across microservice</w:delText>
        </w:r>
        <w:r w:rsidR="00272B6C" w:rsidDel="009466DC">
          <w:delText>s</w:delText>
        </w:r>
        <w:r w:rsidRPr="00A66E30" w:rsidDel="009466DC">
          <w:delText>.</w:delText>
        </w:r>
      </w:del>
    </w:p>
    <w:p w14:paraId="36C10B1E" w14:textId="611B7201" w:rsidR="00A66E30" w:rsidRPr="00A66E30" w:rsidDel="009466DC" w:rsidRDefault="00A66E30" w:rsidP="008A12F7">
      <w:pPr>
        <w:pStyle w:val="NormalBPBHEB"/>
        <w:numPr>
          <w:ilvl w:val="0"/>
          <w:numId w:val="44"/>
        </w:numPr>
        <w:rPr>
          <w:del w:id="1147" w:author="Paulo H. Leocadio" w:date="2024-07-17T13:11:00Z" w16du:dateUtc="2024-07-17T17:11:00Z"/>
        </w:rPr>
      </w:pPr>
      <w:del w:id="1148" w:author="Paulo H. Leocadio" w:date="2024-07-17T13:11:00Z" w16du:dateUtc="2024-07-17T17:11:00Z">
        <w:r w:rsidRPr="00A66E30" w:rsidDel="009466DC">
          <w:rPr>
            <w:b/>
            <w:bCs/>
          </w:rPr>
          <w:delText xml:space="preserve">Enhanced </w:delText>
        </w:r>
        <w:r w:rsidR="003A2F8A" w:rsidRPr="00A66E30" w:rsidDel="009466DC">
          <w:rPr>
            <w:b/>
            <w:bCs/>
          </w:rPr>
          <w:delText>performance optimiz</w:delText>
        </w:r>
        <w:r w:rsidRPr="00A66E30" w:rsidDel="009466DC">
          <w:rPr>
            <w:b/>
            <w:bCs/>
          </w:rPr>
          <w:delText>ation:</w:delText>
        </w:r>
        <w:r w:rsidRPr="00A66E30" w:rsidDel="009466DC">
          <w:delText xml:space="preserve"> Enables developers to identify performance issues and optimize application components for improved efficiency.</w:delText>
        </w:r>
      </w:del>
    </w:p>
    <w:p w14:paraId="26D44562" w14:textId="1BD16EB3" w:rsidR="00A66E30" w:rsidRPr="00A66E30" w:rsidDel="009466DC" w:rsidRDefault="00A66E30" w:rsidP="008A12F7">
      <w:pPr>
        <w:pStyle w:val="NormalBPBHEB"/>
        <w:numPr>
          <w:ilvl w:val="0"/>
          <w:numId w:val="44"/>
        </w:numPr>
        <w:rPr>
          <w:del w:id="1149" w:author="Paulo H. Leocadio" w:date="2024-07-17T13:11:00Z" w16du:dateUtc="2024-07-17T17:11:00Z"/>
        </w:rPr>
      </w:pPr>
      <w:del w:id="1150" w:author="Paulo H. Leocadio" w:date="2024-07-17T13:11:00Z" w16du:dateUtc="2024-07-17T17:11:00Z">
        <w:r w:rsidRPr="00A66E30" w:rsidDel="009466DC">
          <w:rPr>
            <w:b/>
            <w:bCs/>
          </w:rPr>
          <w:delText xml:space="preserve">Reduced </w:delText>
        </w:r>
        <w:r w:rsidR="003A2F8A" w:rsidRPr="00A66E30" w:rsidDel="009466DC">
          <w:rPr>
            <w:b/>
            <w:bCs/>
          </w:rPr>
          <w:delText>downtime</w:delText>
        </w:r>
        <w:r w:rsidRPr="00A66E30" w:rsidDel="009466DC">
          <w:rPr>
            <w:b/>
            <w:bCs/>
          </w:rPr>
          <w:delText>:</w:delText>
        </w:r>
        <w:r w:rsidRPr="00A66E30" w:rsidDel="009466DC">
          <w:delText xml:space="preserve"> Minimizes downtime by quickly identifying and resolving errors, leading to enhanced application reliability.</w:delText>
        </w:r>
      </w:del>
    </w:p>
    <w:p w14:paraId="38767F05" w14:textId="6A3596B4" w:rsidR="00A66E30" w:rsidRPr="00523422" w:rsidDel="009466DC" w:rsidRDefault="00A66E30" w:rsidP="00523422">
      <w:pPr>
        <w:keepNext/>
        <w:keepLines/>
        <w:spacing w:before="40" w:after="0"/>
        <w:outlineLvl w:val="1"/>
        <w:rPr>
          <w:del w:id="1151" w:author="Paulo H. Leocadio" w:date="2024-07-17T13:11:00Z" w16du:dateUtc="2024-07-17T17:11:00Z"/>
          <w:rFonts w:eastAsiaTheme="majorEastAsia" w:cstheme="majorBidi"/>
          <w:sz w:val="36"/>
          <w:szCs w:val="26"/>
        </w:rPr>
      </w:pPr>
      <w:del w:id="1152" w:author="Paulo H. Leocadio" w:date="2024-07-17T13:11:00Z" w16du:dateUtc="2024-07-17T17:11:00Z">
        <w:r w:rsidRPr="00523422" w:rsidDel="009466DC">
          <w:rPr>
            <w:rFonts w:eastAsiaTheme="majorEastAsia" w:cstheme="majorBidi"/>
            <w:sz w:val="36"/>
            <w:szCs w:val="26"/>
          </w:rPr>
          <w:delText xml:space="preserve">Practical </w:delText>
        </w:r>
        <w:r w:rsidR="003A2F8A" w:rsidRPr="00523422" w:rsidDel="009466DC">
          <w:rPr>
            <w:rFonts w:eastAsiaTheme="majorEastAsia" w:cstheme="majorBidi"/>
            <w:sz w:val="36"/>
            <w:szCs w:val="26"/>
          </w:rPr>
          <w:delText>applications</w:delText>
        </w:r>
      </w:del>
    </w:p>
    <w:p w14:paraId="7D257532" w14:textId="4179218B" w:rsidR="003A2F8A" w:rsidRPr="00A66E30" w:rsidDel="009466DC" w:rsidRDefault="003A2F8A" w:rsidP="00555FFB">
      <w:pPr>
        <w:pStyle w:val="NormalBPBHEB"/>
        <w:rPr>
          <w:del w:id="1153" w:author="Paulo H. Leocadio" w:date="2024-07-17T13:11:00Z" w16du:dateUtc="2024-07-17T17:11:00Z"/>
        </w:rPr>
      </w:pPr>
      <w:del w:id="1154" w:author="Paulo H. Leocadio" w:date="2024-07-17T13:11:00Z" w16du:dateUtc="2024-07-17T17:11:00Z">
        <w:r w:rsidDel="009466DC">
          <w:delText>The following are the practical applications:</w:delText>
        </w:r>
      </w:del>
    </w:p>
    <w:p w14:paraId="34F3A20F" w14:textId="4D4D1F9D" w:rsidR="00A66E30" w:rsidRPr="00A66E30" w:rsidDel="009466DC" w:rsidRDefault="00A66E30" w:rsidP="008A12F7">
      <w:pPr>
        <w:pStyle w:val="NormalBPBHEB"/>
        <w:numPr>
          <w:ilvl w:val="0"/>
          <w:numId w:val="45"/>
        </w:numPr>
        <w:rPr>
          <w:del w:id="1155" w:author="Paulo H. Leocadio" w:date="2024-07-17T13:11:00Z" w16du:dateUtc="2024-07-17T17:11:00Z"/>
        </w:rPr>
      </w:pPr>
      <w:del w:id="1156" w:author="Paulo H. Leocadio" w:date="2024-07-17T13:11:00Z" w16du:dateUtc="2024-07-17T17:11:00Z">
        <w:r w:rsidRPr="00A66E30" w:rsidDel="009466DC">
          <w:rPr>
            <w:b/>
            <w:bCs/>
          </w:rPr>
          <w:delText xml:space="preserve">Microservices </w:delText>
        </w:r>
        <w:r w:rsidR="003A2F8A" w:rsidRPr="00A66E30" w:rsidDel="009466DC">
          <w:rPr>
            <w:b/>
            <w:bCs/>
          </w:rPr>
          <w:delText>architecture</w:delText>
        </w:r>
        <w:r w:rsidRPr="00A66E30" w:rsidDel="009466DC">
          <w:rPr>
            <w:b/>
            <w:bCs/>
          </w:rPr>
          <w:delText>:</w:delText>
        </w:r>
        <w:r w:rsidRPr="00A66E30" w:rsidDel="009466DC">
          <w:delText xml:space="preserve"> Particularly valuable in microservices architectures, AWS X-Ray helps developers understand the interactions between different services</w:delText>
        </w:r>
      </w:del>
      <w:customXmlDelRangeStart w:id="1157" w:author="Paulo H. Leocadio" w:date="2024-07-17T13:11:00Z"/>
      <w:sdt>
        <w:sdtPr>
          <w:id w:val="-1329290856"/>
          <w:citation/>
        </w:sdtPr>
        <w:sdtEndPr/>
        <w:sdtContent>
          <w:customXmlDelRangeEnd w:id="1157"/>
          <w:del w:id="1158" w:author="Paulo H. Leocadio" w:date="2024-07-17T13:11:00Z" w16du:dateUtc="2024-07-17T17:11:00Z">
            <w:r w:rsidR="003F74F9" w:rsidDel="009466DC">
              <w:fldChar w:fldCharType="begin"/>
            </w:r>
            <w:r w:rsidR="003F74F9" w:rsidDel="009466DC">
              <w:delInstrText xml:space="preserve"> CITATION smith2019b \l 1033 </w:delInstrText>
            </w:r>
            <w:r w:rsidR="003F74F9" w:rsidDel="009466DC">
              <w:fldChar w:fldCharType="separate"/>
            </w:r>
            <w:r w:rsidR="00D34F43" w:rsidDel="009466DC">
              <w:rPr>
                <w:noProof/>
              </w:rPr>
              <w:delText xml:space="preserve"> </w:delText>
            </w:r>
            <w:r w:rsidR="00D34F43" w:rsidRPr="00D34F43" w:rsidDel="009466DC">
              <w:rPr>
                <w:noProof/>
              </w:rPr>
              <w:delText>[51]</w:delText>
            </w:r>
            <w:r w:rsidR="003F74F9" w:rsidDel="009466DC">
              <w:fldChar w:fldCharType="end"/>
            </w:r>
          </w:del>
          <w:customXmlDelRangeStart w:id="1159" w:author="Paulo H. Leocadio" w:date="2024-07-17T13:11:00Z"/>
        </w:sdtContent>
      </w:sdt>
      <w:customXmlDelRangeEnd w:id="1159"/>
      <w:del w:id="1160" w:author="Paulo H. Leocadio" w:date="2024-07-17T13:11:00Z" w16du:dateUtc="2024-07-17T17:11:00Z">
        <w:r w:rsidRPr="00A66E30" w:rsidDel="009466DC">
          <w:delText>.</w:delText>
        </w:r>
      </w:del>
    </w:p>
    <w:p w14:paraId="019CD89E" w14:textId="56E5E8D9" w:rsidR="00A66E30" w:rsidDel="009466DC" w:rsidRDefault="00A66E30" w:rsidP="008A12F7">
      <w:pPr>
        <w:pStyle w:val="NormalBPBHEB"/>
        <w:numPr>
          <w:ilvl w:val="0"/>
          <w:numId w:val="45"/>
        </w:numPr>
        <w:rPr>
          <w:del w:id="1161" w:author="Paulo H. Leocadio" w:date="2024-07-17T13:11:00Z" w16du:dateUtc="2024-07-17T17:11:00Z"/>
        </w:rPr>
      </w:pPr>
      <w:del w:id="1162" w:author="Paulo H. Leocadio" w:date="2024-07-17T13:11:00Z" w16du:dateUtc="2024-07-17T17:11:00Z">
        <w:r w:rsidRPr="00A66E30" w:rsidDel="009466DC">
          <w:rPr>
            <w:b/>
            <w:bCs/>
          </w:rPr>
          <w:delText xml:space="preserve">Troubleshooting </w:delText>
        </w:r>
        <w:r w:rsidR="003A2F8A" w:rsidRPr="00A66E30" w:rsidDel="009466DC">
          <w:rPr>
            <w:b/>
            <w:bCs/>
          </w:rPr>
          <w:delText>production issues</w:delText>
        </w:r>
        <w:r w:rsidRPr="00A66E30" w:rsidDel="009466DC">
          <w:rPr>
            <w:b/>
            <w:bCs/>
          </w:rPr>
          <w:delText>:</w:delText>
        </w:r>
        <w:r w:rsidRPr="00A66E30" w:rsidDel="009466DC">
          <w:delText xml:space="preserve"> Streamlines the process of troubleshooting and diagnosing production issues by providing detailed insights into application behavior</w:delText>
        </w:r>
      </w:del>
      <w:customXmlDelRangeStart w:id="1163" w:author="Paulo H. Leocadio" w:date="2024-07-17T13:11:00Z"/>
      <w:sdt>
        <w:sdtPr>
          <w:id w:val="87279002"/>
          <w:citation/>
        </w:sdtPr>
        <w:sdtEndPr/>
        <w:sdtContent>
          <w:customXmlDelRangeEnd w:id="1163"/>
          <w:del w:id="1164" w:author="Paulo H. Leocadio" w:date="2024-07-17T13:11:00Z" w16du:dateUtc="2024-07-17T17:11:00Z">
            <w:r w:rsidR="009C6C2F" w:rsidDel="009466DC">
              <w:fldChar w:fldCharType="begin"/>
            </w:r>
            <w:r w:rsidR="009C6C2F" w:rsidDel="009466DC">
              <w:delInstrText xml:space="preserve"> CITATION unknown2023h \l 1033 </w:delInstrText>
            </w:r>
            <w:r w:rsidR="009C6C2F" w:rsidDel="009466DC">
              <w:fldChar w:fldCharType="separate"/>
            </w:r>
            <w:r w:rsidR="00D34F43" w:rsidDel="009466DC">
              <w:rPr>
                <w:noProof/>
              </w:rPr>
              <w:delText xml:space="preserve"> </w:delText>
            </w:r>
            <w:r w:rsidR="00D34F43" w:rsidRPr="00D34F43" w:rsidDel="009466DC">
              <w:rPr>
                <w:noProof/>
              </w:rPr>
              <w:delText>[50]</w:delText>
            </w:r>
            <w:r w:rsidR="009C6C2F" w:rsidDel="009466DC">
              <w:fldChar w:fldCharType="end"/>
            </w:r>
          </w:del>
          <w:customXmlDelRangeStart w:id="1165" w:author="Paulo H. Leocadio" w:date="2024-07-17T13:11:00Z"/>
        </w:sdtContent>
      </w:sdt>
      <w:customXmlDelRangeEnd w:id="1165"/>
      <w:del w:id="1166" w:author="Paulo H. Leocadio" w:date="2024-07-17T13:11:00Z" w16du:dateUtc="2024-07-17T17:11:00Z">
        <w:r w:rsidRPr="00A66E30" w:rsidDel="009466DC">
          <w:delText>.</w:delText>
        </w:r>
      </w:del>
    </w:p>
    <w:p w14:paraId="792EDD97" w14:textId="704AD678" w:rsidR="00A66E30" w:rsidRPr="00523422" w:rsidDel="009466DC" w:rsidRDefault="00A66E30" w:rsidP="00523422">
      <w:pPr>
        <w:keepNext/>
        <w:keepLines/>
        <w:spacing w:before="40" w:after="0"/>
        <w:outlineLvl w:val="1"/>
        <w:rPr>
          <w:del w:id="1167" w:author="Paulo H. Leocadio" w:date="2024-07-17T13:11:00Z" w16du:dateUtc="2024-07-17T17:11:00Z"/>
          <w:rFonts w:eastAsiaTheme="majorEastAsia" w:cstheme="majorBidi"/>
          <w:sz w:val="36"/>
          <w:szCs w:val="26"/>
        </w:rPr>
      </w:pPr>
      <w:del w:id="1168" w:author="Paulo H. Leocadio" w:date="2024-07-17T13:11:00Z" w16du:dateUtc="2024-07-17T17:11:00Z">
        <w:r w:rsidRPr="00523422" w:rsidDel="009466DC">
          <w:rPr>
            <w:rFonts w:eastAsiaTheme="majorEastAsia" w:cstheme="majorBidi"/>
            <w:sz w:val="36"/>
            <w:szCs w:val="26"/>
          </w:rPr>
          <w:delText xml:space="preserve">Best </w:delText>
        </w:r>
        <w:r w:rsidR="003A2F8A" w:rsidRPr="00523422" w:rsidDel="009466DC">
          <w:rPr>
            <w:rFonts w:eastAsiaTheme="majorEastAsia" w:cstheme="majorBidi"/>
            <w:sz w:val="36"/>
            <w:szCs w:val="26"/>
          </w:rPr>
          <w:delText xml:space="preserve">practices for using </w:delText>
        </w:r>
        <w:r w:rsidRPr="00523422" w:rsidDel="009466DC">
          <w:rPr>
            <w:rFonts w:eastAsiaTheme="majorEastAsia" w:cstheme="majorBidi"/>
            <w:sz w:val="36"/>
            <w:szCs w:val="26"/>
          </w:rPr>
          <w:delText>AWS X-Ray</w:delText>
        </w:r>
      </w:del>
    </w:p>
    <w:p w14:paraId="7997DB37" w14:textId="20F6354F" w:rsidR="003A2F8A" w:rsidRPr="00A66E30" w:rsidDel="009466DC" w:rsidRDefault="003A2F8A" w:rsidP="00555FFB">
      <w:pPr>
        <w:pStyle w:val="NormalBPBHEB"/>
        <w:rPr>
          <w:del w:id="1169" w:author="Paulo H. Leocadio" w:date="2024-07-17T13:11:00Z" w16du:dateUtc="2024-07-17T17:11:00Z"/>
        </w:rPr>
      </w:pPr>
      <w:del w:id="1170" w:author="Paulo H. Leocadio" w:date="2024-07-17T13:11:00Z" w16du:dateUtc="2024-07-17T17:11:00Z">
        <w:r w:rsidDel="009466DC">
          <w:delText xml:space="preserve">In this section, we will go through the best practices for using AWS X-Ray: </w:delText>
        </w:r>
      </w:del>
    </w:p>
    <w:p w14:paraId="15F7F2E7" w14:textId="603A4369" w:rsidR="00A66E30" w:rsidRPr="00A66E30" w:rsidDel="009466DC" w:rsidRDefault="00A66E30" w:rsidP="008A12F7">
      <w:pPr>
        <w:pStyle w:val="NormalBPBHEB"/>
        <w:numPr>
          <w:ilvl w:val="0"/>
          <w:numId w:val="46"/>
        </w:numPr>
        <w:rPr>
          <w:del w:id="1171" w:author="Paulo H. Leocadio" w:date="2024-07-17T13:11:00Z" w16du:dateUtc="2024-07-17T17:11:00Z"/>
        </w:rPr>
      </w:pPr>
      <w:del w:id="1172" w:author="Paulo H. Leocadio" w:date="2024-07-17T13:11:00Z" w16du:dateUtc="2024-07-17T17:11:00Z">
        <w:r w:rsidRPr="00A66E30" w:rsidDel="009466DC">
          <w:rPr>
            <w:b/>
            <w:bCs/>
          </w:rPr>
          <w:delText xml:space="preserve">Instrumentation of </w:delText>
        </w:r>
        <w:r w:rsidR="003A2F8A" w:rsidRPr="00A66E30" w:rsidDel="009466DC">
          <w:rPr>
            <w:b/>
            <w:bCs/>
          </w:rPr>
          <w:delText>code</w:delText>
        </w:r>
        <w:r w:rsidRPr="00A66E30" w:rsidDel="009466DC">
          <w:rPr>
            <w:b/>
            <w:bCs/>
          </w:rPr>
          <w:delText>:</w:delText>
        </w:r>
        <w:r w:rsidRPr="00A66E30" w:rsidDel="009466DC">
          <w:delText xml:space="preserve"> Implement thorough instrumentation of code to capture trace data effectively and gain comprehensive insights</w:delText>
        </w:r>
      </w:del>
      <w:customXmlDelRangeStart w:id="1173" w:author="Paulo H. Leocadio" w:date="2024-07-17T13:11:00Z"/>
      <w:sdt>
        <w:sdtPr>
          <w:id w:val="2013874794"/>
          <w:citation/>
        </w:sdtPr>
        <w:sdtEndPr/>
        <w:sdtContent>
          <w:customXmlDelRangeEnd w:id="1173"/>
          <w:del w:id="1174" w:author="Paulo H. Leocadio" w:date="2024-07-17T13:11:00Z" w16du:dateUtc="2024-07-17T17:11:00Z">
            <w:r w:rsidR="001B5026" w:rsidDel="009466DC">
              <w:fldChar w:fldCharType="begin"/>
            </w:r>
            <w:r w:rsidR="001B5026" w:rsidDel="009466DC">
              <w:delInstrText xml:space="preserve"> CITATION smith2019b \l 1033 </w:delInstrText>
            </w:r>
            <w:r w:rsidR="001B5026" w:rsidDel="009466DC">
              <w:fldChar w:fldCharType="separate"/>
            </w:r>
            <w:r w:rsidR="00D34F43" w:rsidDel="009466DC">
              <w:rPr>
                <w:noProof/>
              </w:rPr>
              <w:delText xml:space="preserve"> </w:delText>
            </w:r>
            <w:r w:rsidR="00D34F43" w:rsidRPr="00D34F43" w:rsidDel="009466DC">
              <w:rPr>
                <w:noProof/>
              </w:rPr>
              <w:delText>[51]</w:delText>
            </w:r>
            <w:r w:rsidR="001B5026" w:rsidDel="009466DC">
              <w:fldChar w:fldCharType="end"/>
            </w:r>
          </w:del>
          <w:customXmlDelRangeStart w:id="1175" w:author="Paulo H. Leocadio" w:date="2024-07-17T13:11:00Z"/>
        </w:sdtContent>
      </w:sdt>
      <w:customXmlDelRangeEnd w:id="1175"/>
      <w:del w:id="1176" w:author="Paulo H. Leocadio" w:date="2024-07-17T13:11:00Z" w16du:dateUtc="2024-07-17T17:11:00Z">
        <w:r w:rsidRPr="00A66E30" w:rsidDel="009466DC">
          <w:delText>.</w:delText>
        </w:r>
      </w:del>
    </w:p>
    <w:p w14:paraId="642E4F79" w14:textId="7EEFD6C7" w:rsidR="00A66E30" w:rsidRPr="00A66E30" w:rsidDel="009466DC" w:rsidRDefault="00A66E30" w:rsidP="008A12F7">
      <w:pPr>
        <w:pStyle w:val="NormalBPBHEB"/>
        <w:numPr>
          <w:ilvl w:val="0"/>
          <w:numId w:val="46"/>
        </w:numPr>
        <w:rPr>
          <w:del w:id="1177" w:author="Paulo H. Leocadio" w:date="2024-07-17T13:11:00Z" w16du:dateUtc="2024-07-17T17:11:00Z"/>
        </w:rPr>
      </w:pPr>
      <w:del w:id="1178" w:author="Paulo H. Leocadio" w:date="2024-07-17T13:11:00Z" w16du:dateUtc="2024-07-17T17:11:00Z">
        <w:r w:rsidRPr="00A66E30" w:rsidDel="009466DC">
          <w:rPr>
            <w:b/>
            <w:bCs/>
          </w:rPr>
          <w:delText>Integration with AWS Services:</w:delText>
        </w:r>
        <w:r w:rsidRPr="00A66E30" w:rsidDel="009466DC">
          <w:delText xml:space="preserve"> Leverage integration with other AWS services, such as AWS Lambda and Amazon EC2, to capture traces from various components</w:delText>
        </w:r>
      </w:del>
      <w:customXmlDelRangeStart w:id="1179" w:author="Paulo H. Leocadio" w:date="2024-07-17T13:11:00Z"/>
      <w:sdt>
        <w:sdtPr>
          <w:id w:val="1620484071"/>
          <w:citation/>
        </w:sdtPr>
        <w:sdtEndPr/>
        <w:sdtContent>
          <w:customXmlDelRangeEnd w:id="1179"/>
          <w:del w:id="1180" w:author="Paulo H. Leocadio" w:date="2024-07-17T13:11:00Z" w16du:dateUtc="2024-07-17T17:11:00Z">
            <w:r w:rsidR="004B4EEF" w:rsidDel="009466DC">
              <w:fldChar w:fldCharType="begin"/>
            </w:r>
            <w:r w:rsidR="004B4EEF" w:rsidDel="009466DC">
              <w:delInstrText xml:space="preserve"> CITATION unknown2023h \l 1033 </w:delInstrText>
            </w:r>
            <w:r w:rsidR="004B4EEF" w:rsidDel="009466DC">
              <w:fldChar w:fldCharType="separate"/>
            </w:r>
            <w:r w:rsidR="00D34F43" w:rsidDel="009466DC">
              <w:rPr>
                <w:noProof/>
              </w:rPr>
              <w:delText xml:space="preserve"> </w:delText>
            </w:r>
            <w:r w:rsidR="00D34F43" w:rsidRPr="00D34F43" w:rsidDel="009466DC">
              <w:rPr>
                <w:noProof/>
              </w:rPr>
              <w:delText>[50]</w:delText>
            </w:r>
            <w:r w:rsidR="004B4EEF" w:rsidDel="009466DC">
              <w:fldChar w:fldCharType="end"/>
            </w:r>
          </w:del>
          <w:customXmlDelRangeStart w:id="1181" w:author="Paulo H. Leocadio" w:date="2024-07-17T13:11:00Z"/>
        </w:sdtContent>
      </w:sdt>
      <w:customXmlDelRangeEnd w:id="1181"/>
      <w:del w:id="1182" w:author="Paulo H. Leocadio" w:date="2024-07-17T13:11:00Z" w16du:dateUtc="2024-07-17T17:11:00Z">
        <w:r w:rsidRPr="00A66E30" w:rsidDel="009466DC">
          <w:delText>.</w:delText>
        </w:r>
      </w:del>
    </w:p>
    <w:p w14:paraId="2C265C67" w14:textId="3A638718" w:rsidR="00A66E30" w:rsidRPr="00A66E30" w:rsidDel="009466DC" w:rsidRDefault="00A66E30" w:rsidP="00555FFB">
      <w:pPr>
        <w:pStyle w:val="Heading1BPBHEB"/>
        <w:rPr>
          <w:del w:id="1183" w:author="Paulo H. Leocadio" w:date="2024-07-17T13:11:00Z" w16du:dateUtc="2024-07-17T17:11:00Z"/>
        </w:rPr>
      </w:pPr>
      <w:del w:id="1184" w:author="Paulo H. Leocadio" w:date="2024-07-17T13:11:00Z" w16du:dateUtc="2024-07-17T17:11:00Z">
        <w:r w:rsidRPr="00A66E30" w:rsidDel="009466DC">
          <w:delText>Amazon CodeWhisperer</w:delText>
        </w:r>
      </w:del>
    </w:p>
    <w:p w14:paraId="56B3B3E8" w14:textId="336E17E5" w:rsidR="00A66E30" w:rsidDel="009466DC" w:rsidRDefault="00A66E30" w:rsidP="00555FFB">
      <w:pPr>
        <w:pStyle w:val="NormalBPBHEB"/>
        <w:rPr>
          <w:del w:id="1185" w:author="Paulo H. Leocadio" w:date="2024-07-17T13:11:00Z" w16du:dateUtc="2024-07-17T17:11:00Z"/>
        </w:rPr>
      </w:pPr>
      <w:del w:id="1186" w:author="Paulo H. Leocadio" w:date="2024-07-17T13:11:00Z" w16du:dateUtc="2024-07-17T17:11:00Z">
        <w:r w:rsidRPr="00A66E30" w:rsidDel="009466DC">
          <w:delTex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delText>
        </w:r>
        <w:commentRangeStart w:id="1187"/>
        <w:commentRangeStart w:id="1188"/>
        <w:r w:rsidRPr="00A66E30" w:rsidDel="009466DC">
          <w:delText>lifecycle</w:delText>
        </w:r>
        <w:commentRangeEnd w:id="1187"/>
        <w:r w:rsidR="003A2F8A" w:rsidDel="009466DC">
          <w:rPr>
            <w:rStyle w:val="CommentReference"/>
            <w:rFonts w:eastAsiaTheme="minorHAnsi" w:cstheme="minorBidi"/>
          </w:rPr>
          <w:commentReference w:id="1187"/>
        </w:r>
        <w:commentRangeEnd w:id="1188"/>
        <w:r w:rsidR="00263CA9" w:rsidDel="009466DC">
          <w:rPr>
            <w:rStyle w:val="CommentReference"/>
            <w:rFonts w:eastAsiaTheme="minorHAnsi" w:cstheme="minorBidi"/>
          </w:rPr>
          <w:commentReference w:id="1188"/>
        </w:r>
        <w:r w:rsidRPr="00A66E30" w:rsidDel="009466DC">
          <w:delText>.</w:delText>
        </w:r>
      </w:del>
    </w:p>
    <w:p w14:paraId="7DA5AB41" w14:textId="3AE71E5F" w:rsidR="00CB09AF" w:rsidDel="009466DC" w:rsidRDefault="00CB09AF" w:rsidP="00555FFB">
      <w:pPr>
        <w:pStyle w:val="NormalBPBHEB"/>
        <w:rPr>
          <w:del w:id="1189" w:author="Paulo H. Leocadio" w:date="2024-07-17T13:11:00Z" w16du:dateUtc="2024-07-17T17:11:00Z"/>
        </w:rPr>
      </w:pPr>
      <w:del w:id="1190" w:author="Paulo H. Leocadio" w:date="2024-07-17T13:11:00Z" w16du:dateUtc="2024-07-17T17:11:00Z">
        <w:r w:rsidRPr="00CB09AF" w:rsidDel="009466DC">
          <w:delText>Figure 7.6</w:delText>
        </w:r>
        <w:r w:rsidDel="009466DC">
          <w:delText xml:space="preserve"> below is a visual representation of the</w:delText>
        </w:r>
        <w:r w:rsidRPr="00CB09AF" w:rsidDel="009466DC">
          <w:delText xml:space="preserve"> Amazon CodeWhisperer, the ML-powered coding companion</w:delText>
        </w:r>
        <w:r w:rsidR="00263CA9" w:rsidDel="009466DC">
          <w:delText>:</w:delText>
        </w:r>
      </w:del>
    </w:p>
    <w:p w14:paraId="731D46CA" w14:textId="237AB97F" w:rsidR="004E7B43" w:rsidDel="009466DC" w:rsidRDefault="004E7B43" w:rsidP="00555FFB">
      <w:pPr>
        <w:pStyle w:val="FigureBPBHEB"/>
        <w:rPr>
          <w:del w:id="1191" w:author="Paulo H. Leocadio" w:date="2024-07-17T13:11:00Z" w16du:dateUtc="2024-07-17T17:11:00Z"/>
        </w:rPr>
      </w:pPr>
      <w:del w:id="1192" w:author="Paulo H. Leocadio" w:date="2024-07-17T13:11:00Z" w16du:dateUtc="2024-07-17T17:11:00Z">
        <w:r w:rsidDel="009466DC">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del>
    </w:p>
    <w:p w14:paraId="0BFB9BCC" w14:textId="36337857" w:rsidR="004E7B43" w:rsidDel="009466DC" w:rsidRDefault="004E7B43" w:rsidP="00555FFB">
      <w:pPr>
        <w:pStyle w:val="FigureCaptionBPBHEB"/>
        <w:rPr>
          <w:del w:id="1193" w:author="Paulo H. Leocadio" w:date="2024-07-17T13:11:00Z" w16du:dateUtc="2024-07-17T17:11:00Z"/>
          <w:rFonts w:eastAsiaTheme="majorEastAsia" w:cstheme="majorBidi"/>
          <w:sz w:val="36"/>
          <w:szCs w:val="26"/>
        </w:rPr>
      </w:pPr>
      <w:bookmarkStart w:id="1194" w:name="_Hlk169706341"/>
      <w:del w:id="1195" w:author="Paulo H. Leocadio" w:date="2024-07-17T13:11:00Z" w16du:dateUtc="2024-07-17T17:11:00Z">
        <w:r w:rsidRPr="00555FFB" w:rsidDel="009466DC">
          <w:rPr>
            <w:b/>
            <w:bCs w:val="0"/>
          </w:rPr>
          <w:delText xml:space="preserve">Figure </w:delText>
        </w:r>
        <w:r w:rsidR="003A2F8A" w:rsidRPr="00555FFB" w:rsidDel="009466DC">
          <w:rPr>
            <w:b/>
            <w:bCs w:val="0"/>
          </w:rPr>
          <w:delText>7.</w:delText>
        </w:r>
        <w:r w:rsidRPr="00555FFB" w:rsidDel="009466DC">
          <w:rPr>
            <w:b/>
            <w:i w:val="0"/>
            <w:iCs w:val="0"/>
          </w:rPr>
          <w:fldChar w:fldCharType="begin"/>
        </w:r>
        <w:r w:rsidRPr="00555FFB" w:rsidDel="009466DC">
          <w:rPr>
            <w:b/>
            <w:bCs w:val="0"/>
          </w:rPr>
          <w:delInstrText xml:space="preserve"> SEQ Figure \* ARABIC </w:delInstrText>
        </w:r>
        <w:r w:rsidRPr="00555FFB" w:rsidDel="009466DC">
          <w:rPr>
            <w:b/>
            <w:i w:val="0"/>
            <w:iCs w:val="0"/>
          </w:rPr>
          <w:fldChar w:fldCharType="separate"/>
        </w:r>
        <w:r w:rsidR="009304A7" w:rsidRPr="00555FFB" w:rsidDel="009466DC">
          <w:rPr>
            <w:b/>
            <w:bCs w:val="0"/>
            <w:noProof/>
          </w:rPr>
          <w:delText>6</w:delText>
        </w:r>
        <w:r w:rsidRPr="00555FFB" w:rsidDel="009466DC">
          <w:rPr>
            <w:b/>
            <w:i w:val="0"/>
            <w:iCs w:val="0"/>
          </w:rPr>
          <w:fldChar w:fldCharType="end"/>
        </w:r>
        <w:r w:rsidDel="009466DC">
          <w:delText xml:space="preserve"> </w:delText>
        </w:r>
        <w:r w:rsidRPr="007C2977" w:rsidDel="009466DC">
          <w:delText>Amazon CodeWhisperer, the ML-powered coding companion</w:delText>
        </w:r>
        <w:r w:rsidDel="009466DC">
          <w:rPr>
            <w:noProof/>
          </w:rPr>
          <w:delText xml:space="preserve"> </w:delText>
        </w:r>
        <w:bookmarkEnd w:id="1194"/>
        <w:r w:rsidDel="009466DC">
          <w:rPr>
            <w:noProof/>
          </w:rPr>
          <w:delText>(AWS Blog)</w:delText>
        </w:r>
      </w:del>
    </w:p>
    <w:p w14:paraId="4709B8FA" w14:textId="47B78536" w:rsidR="00A66E30" w:rsidRPr="00523422" w:rsidDel="009466DC" w:rsidRDefault="00A66E30" w:rsidP="00523422">
      <w:pPr>
        <w:keepNext/>
        <w:keepLines/>
        <w:spacing w:before="40" w:after="0"/>
        <w:outlineLvl w:val="1"/>
        <w:rPr>
          <w:del w:id="1196" w:author="Paulo H. Leocadio" w:date="2024-07-17T13:11:00Z" w16du:dateUtc="2024-07-17T17:11:00Z"/>
          <w:rFonts w:eastAsiaTheme="majorEastAsia" w:cstheme="majorBidi"/>
          <w:sz w:val="36"/>
          <w:szCs w:val="26"/>
        </w:rPr>
      </w:pPr>
      <w:del w:id="1197" w:author="Paulo H. Leocadio" w:date="2024-07-17T13:11:00Z" w16du:dateUtc="2024-07-17T17:11:00Z">
        <w:r w:rsidRPr="00523422" w:rsidDel="009466DC">
          <w:rPr>
            <w:rFonts w:eastAsiaTheme="majorEastAsia" w:cstheme="majorBidi"/>
            <w:sz w:val="36"/>
            <w:szCs w:val="26"/>
          </w:rPr>
          <w:delText xml:space="preserve">Key </w:delText>
        </w:r>
        <w:r w:rsidR="003A2F8A" w:rsidRPr="00523422" w:rsidDel="009466DC">
          <w:rPr>
            <w:rFonts w:eastAsiaTheme="majorEastAsia" w:cstheme="majorBidi"/>
            <w:sz w:val="36"/>
            <w:szCs w:val="26"/>
          </w:rPr>
          <w:delText xml:space="preserve">features </w:delText>
        </w:r>
      </w:del>
    </w:p>
    <w:p w14:paraId="77067193" w14:textId="1B2787EB" w:rsidR="003A2F8A" w:rsidRPr="00A66E30" w:rsidDel="009466DC" w:rsidRDefault="003A2F8A" w:rsidP="00555FFB">
      <w:pPr>
        <w:pStyle w:val="NormalBPBHEB"/>
        <w:rPr>
          <w:del w:id="1198" w:author="Paulo H. Leocadio" w:date="2024-07-17T13:11:00Z" w16du:dateUtc="2024-07-17T17:11:00Z"/>
        </w:rPr>
      </w:pPr>
      <w:del w:id="1199" w:author="Paulo H. Leocadio" w:date="2024-07-17T13:11:00Z" w16du:dateUtc="2024-07-17T17:11:00Z">
        <w:r w:rsidDel="009466DC">
          <w:delText>The following are the key features of Amazon CodeWhisperer:</w:delText>
        </w:r>
      </w:del>
    </w:p>
    <w:p w14:paraId="5B0A25A9" w14:textId="454E6448" w:rsidR="00A66E30" w:rsidRPr="00A66E30" w:rsidDel="009466DC" w:rsidRDefault="00A66E30" w:rsidP="008A12F7">
      <w:pPr>
        <w:pStyle w:val="NormalBPBHEB"/>
        <w:numPr>
          <w:ilvl w:val="0"/>
          <w:numId w:val="47"/>
        </w:numPr>
        <w:rPr>
          <w:del w:id="1200" w:author="Paulo H. Leocadio" w:date="2024-07-17T13:11:00Z" w16du:dateUtc="2024-07-17T17:11:00Z"/>
        </w:rPr>
      </w:pPr>
      <w:del w:id="1201" w:author="Paulo H. Leocadio" w:date="2024-07-17T13:11:00Z" w16du:dateUtc="2024-07-17T17:11:00Z">
        <w:r w:rsidRPr="00A66E30" w:rsidDel="009466DC">
          <w:rPr>
            <w:b/>
            <w:bCs/>
          </w:rPr>
          <w:delText xml:space="preserve">Real-time </w:delText>
        </w:r>
        <w:r w:rsidR="003A2F8A" w:rsidRPr="00A66E30" w:rsidDel="009466DC">
          <w:rPr>
            <w:b/>
            <w:bCs/>
          </w:rPr>
          <w:delText>collaboration</w:delText>
        </w:r>
        <w:r w:rsidRPr="00A66E30" w:rsidDel="009466DC">
          <w:rPr>
            <w:b/>
            <w:bCs/>
          </w:rPr>
          <w:delText>:</w:delText>
        </w:r>
        <w:r w:rsidRPr="00A66E30" w:rsidDel="009466DC">
          <w:delText xml:space="preserve"> CodeWhisperer facilitates real-time collaboration among developers, allowing them to review and edit code simultaneously</w:delText>
        </w:r>
      </w:del>
      <w:bookmarkStart w:id="1202" w:name="_Ref150870833"/>
      <w:customXmlDelRangeStart w:id="1203" w:author="Paulo H. Leocadio" w:date="2024-07-17T13:11:00Z"/>
      <w:sdt>
        <w:sdtPr>
          <w:id w:val="-2110266474"/>
          <w:citation/>
        </w:sdtPr>
        <w:sdtEndPr/>
        <w:sdtContent>
          <w:customXmlDelRangeEnd w:id="1203"/>
          <w:del w:id="1204" w:author="Paulo H. Leocadio" w:date="2024-07-17T13:11:00Z" w16du:dateUtc="2024-07-17T17:11:00Z">
            <w:r w:rsidR="0034327B" w:rsidDel="009466DC">
              <w:fldChar w:fldCharType="begin"/>
            </w:r>
            <w:r w:rsidR="0034327B" w:rsidDel="009466DC">
              <w:delInstrText xml:space="preserve"> CITATION unknown2023i \l 1033 </w:delInstrText>
            </w:r>
            <w:r w:rsidR="0034327B" w:rsidDel="009466DC">
              <w:fldChar w:fldCharType="separate"/>
            </w:r>
            <w:r w:rsidR="00D34F43" w:rsidDel="009466DC">
              <w:rPr>
                <w:noProof/>
              </w:rPr>
              <w:delText xml:space="preserve"> </w:delText>
            </w:r>
            <w:r w:rsidR="00D34F43" w:rsidRPr="00D34F43" w:rsidDel="009466DC">
              <w:rPr>
                <w:noProof/>
              </w:rPr>
              <w:delText>[52]</w:delText>
            </w:r>
            <w:r w:rsidR="0034327B" w:rsidDel="009466DC">
              <w:fldChar w:fldCharType="end"/>
            </w:r>
          </w:del>
          <w:customXmlDelRangeStart w:id="1205" w:author="Paulo H. Leocadio" w:date="2024-07-17T13:11:00Z"/>
        </w:sdtContent>
      </w:sdt>
      <w:customXmlDelRangeEnd w:id="1205"/>
      <w:bookmarkEnd w:id="1202"/>
      <w:del w:id="1206" w:author="Paulo H. Leocadio" w:date="2024-07-17T13:11:00Z" w16du:dateUtc="2024-07-17T17:11:00Z">
        <w:r w:rsidRPr="00A66E30" w:rsidDel="009466DC">
          <w:delText>.</w:delText>
        </w:r>
      </w:del>
    </w:p>
    <w:p w14:paraId="2F53B23E" w14:textId="7B20940C" w:rsidR="00A66E30" w:rsidRPr="00A66E30" w:rsidDel="009466DC" w:rsidRDefault="00A66E30" w:rsidP="008A12F7">
      <w:pPr>
        <w:pStyle w:val="NormalBPBHEB"/>
        <w:numPr>
          <w:ilvl w:val="0"/>
          <w:numId w:val="47"/>
        </w:numPr>
        <w:rPr>
          <w:del w:id="1207" w:author="Paulo H. Leocadio" w:date="2024-07-17T13:11:00Z" w16du:dateUtc="2024-07-17T17:11:00Z"/>
        </w:rPr>
      </w:pPr>
      <w:del w:id="1208" w:author="Paulo H. Leocadio" w:date="2024-07-17T13:11:00Z" w16du:dateUtc="2024-07-17T17:11:00Z">
        <w:r w:rsidRPr="00A66E30" w:rsidDel="009466DC">
          <w:rPr>
            <w:b/>
            <w:bCs/>
          </w:rPr>
          <w:delText xml:space="preserve">Automated </w:delText>
        </w:r>
        <w:r w:rsidR="003A2F8A" w:rsidRPr="00A66E30" w:rsidDel="009466DC">
          <w:rPr>
            <w:b/>
            <w:bCs/>
          </w:rPr>
          <w:delText>code reviews</w:delText>
        </w:r>
        <w:r w:rsidRPr="00A66E30" w:rsidDel="009466DC">
          <w:rPr>
            <w:b/>
            <w:bCs/>
          </w:rPr>
          <w:delText>:</w:delText>
        </w:r>
        <w:r w:rsidRPr="00A66E30" w:rsidDel="009466DC">
          <w:delText xml:space="preserve"> Implements automated code reviews, leveraging predefined rules and best practices to ensure code quality and adherence to coding standards</w:delText>
        </w:r>
      </w:del>
      <w:bookmarkStart w:id="1209" w:name="_Ref150870847"/>
      <w:customXmlDelRangeStart w:id="1210" w:author="Paulo H. Leocadio" w:date="2024-07-17T13:11:00Z"/>
      <w:sdt>
        <w:sdtPr>
          <w:id w:val="-1741395155"/>
          <w:citation/>
        </w:sdtPr>
        <w:sdtEndPr/>
        <w:sdtContent>
          <w:customXmlDelRangeEnd w:id="1210"/>
          <w:del w:id="1211" w:author="Paulo H. Leocadio" w:date="2024-07-17T13:11:00Z" w16du:dateUtc="2024-07-17T17:11:00Z">
            <w:r w:rsidR="0034327B" w:rsidDel="009466DC">
              <w:fldChar w:fldCharType="begin"/>
            </w:r>
            <w:r w:rsidR="0034327B" w:rsidDel="009466DC">
              <w:delInstrText xml:space="preserve"> CITATION jones2020c \l 1033 </w:delInstrText>
            </w:r>
            <w:r w:rsidR="0034327B" w:rsidDel="009466DC">
              <w:fldChar w:fldCharType="separate"/>
            </w:r>
            <w:r w:rsidR="00D34F43" w:rsidDel="009466DC">
              <w:rPr>
                <w:noProof/>
              </w:rPr>
              <w:delText xml:space="preserve"> </w:delText>
            </w:r>
            <w:r w:rsidR="00D34F43" w:rsidRPr="00D34F43" w:rsidDel="009466DC">
              <w:rPr>
                <w:noProof/>
              </w:rPr>
              <w:delText>[53]</w:delText>
            </w:r>
            <w:r w:rsidR="0034327B" w:rsidDel="009466DC">
              <w:fldChar w:fldCharType="end"/>
            </w:r>
          </w:del>
          <w:customXmlDelRangeStart w:id="1212" w:author="Paulo H. Leocadio" w:date="2024-07-17T13:11:00Z"/>
        </w:sdtContent>
      </w:sdt>
      <w:customXmlDelRangeEnd w:id="1212"/>
      <w:bookmarkEnd w:id="1209"/>
      <w:del w:id="1213" w:author="Paulo H. Leocadio" w:date="2024-07-17T13:11:00Z" w16du:dateUtc="2024-07-17T17:11:00Z">
        <w:r w:rsidRPr="00A66E30" w:rsidDel="009466DC">
          <w:delText>.</w:delText>
        </w:r>
      </w:del>
    </w:p>
    <w:p w14:paraId="38E9B2F1" w14:textId="382893D6" w:rsidR="00A66E30" w:rsidRPr="00A66E30" w:rsidDel="009466DC" w:rsidRDefault="00A66E30" w:rsidP="008A12F7">
      <w:pPr>
        <w:pStyle w:val="NormalBPBHEB"/>
        <w:numPr>
          <w:ilvl w:val="0"/>
          <w:numId w:val="47"/>
        </w:numPr>
        <w:rPr>
          <w:del w:id="1214" w:author="Paulo H. Leocadio" w:date="2024-07-17T13:11:00Z" w16du:dateUtc="2024-07-17T17:11:00Z"/>
        </w:rPr>
      </w:pPr>
      <w:del w:id="1215" w:author="Paulo H. Leocadio" w:date="2024-07-17T13:11:00Z" w16du:dateUtc="2024-07-17T17:11:00Z">
        <w:r w:rsidRPr="00A66E30" w:rsidDel="009466DC">
          <w:rPr>
            <w:b/>
            <w:bCs/>
          </w:rPr>
          <w:delText xml:space="preserve">In-line </w:delText>
        </w:r>
        <w:r w:rsidR="003A2F8A" w:rsidRPr="00A66E30" w:rsidDel="009466DC">
          <w:rPr>
            <w:b/>
            <w:bCs/>
          </w:rPr>
          <w:delText>comments and suggestions</w:delText>
        </w:r>
        <w:r w:rsidRPr="00A66E30" w:rsidDel="009466DC">
          <w:rPr>
            <w:b/>
            <w:bCs/>
          </w:rPr>
          <w:delText>:</w:delText>
        </w:r>
        <w:r w:rsidRPr="00A66E30" w:rsidDel="009466DC">
          <w:delText xml:space="preserve"> Enables developers to provide in-line comments and suggestions directly within the code, fostering effective communication during the review process</w:delText>
        </w:r>
      </w:del>
      <w:customXmlDelRangeStart w:id="1216" w:author="Paulo H. Leocadio" w:date="2024-07-17T13:11:00Z"/>
      <w:sdt>
        <w:sdtPr>
          <w:id w:val="-139578474"/>
          <w:citation/>
        </w:sdtPr>
        <w:sdtEndPr/>
        <w:sdtContent>
          <w:customXmlDelRangeEnd w:id="1216"/>
          <w:del w:id="1217" w:author="Paulo H. Leocadio" w:date="2024-07-17T13:11:00Z" w16du:dateUtc="2024-07-17T17:11:00Z">
            <w:r w:rsidR="004461B3" w:rsidDel="009466DC">
              <w:fldChar w:fldCharType="begin"/>
            </w:r>
            <w:r w:rsidR="004461B3" w:rsidDel="009466DC">
              <w:delInstrText xml:space="preserve"> CITATION unknown2023i \l 1033 </w:delInstrText>
            </w:r>
            <w:r w:rsidR="004461B3" w:rsidDel="009466DC">
              <w:fldChar w:fldCharType="separate"/>
            </w:r>
            <w:r w:rsidR="00D34F43" w:rsidDel="009466DC">
              <w:rPr>
                <w:noProof/>
              </w:rPr>
              <w:delText xml:space="preserve"> </w:delText>
            </w:r>
            <w:r w:rsidR="00D34F43" w:rsidRPr="00D34F43" w:rsidDel="009466DC">
              <w:rPr>
                <w:noProof/>
              </w:rPr>
              <w:delText>[52]</w:delText>
            </w:r>
            <w:r w:rsidR="004461B3" w:rsidDel="009466DC">
              <w:fldChar w:fldCharType="end"/>
            </w:r>
          </w:del>
          <w:customXmlDelRangeStart w:id="1218" w:author="Paulo H. Leocadio" w:date="2024-07-17T13:11:00Z"/>
        </w:sdtContent>
      </w:sdt>
      <w:customXmlDelRangeEnd w:id="1218"/>
      <w:del w:id="1219" w:author="Paulo H. Leocadio" w:date="2024-07-17T13:11:00Z" w16du:dateUtc="2024-07-17T17:11:00Z">
        <w:r w:rsidRPr="00A66E30" w:rsidDel="009466DC">
          <w:delText>.</w:delText>
        </w:r>
      </w:del>
    </w:p>
    <w:p w14:paraId="788286CA" w14:textId="7B366D19" w:rsidR="00A66E30" w:rsidRPr="00523422" w:rsidDel="009466DC" w:rsidRDefault="00A66E30" w:rsidP="00523422">
      <w:pPr>
        <w:keepNext/>
        <w:keepLines/>
        <w:spacing w:before="40" w:after="0"/>
        <w:outlineLvl w:val="1"/>
        <w:rPr>
          <w:del w:id="1220" w:author="Paulo H. Leocadio" w:date="2024-07-17T13:11:00Z" w16du:dateUtc="2024-07-17T17:11:00Z"/>
          <w:rFonts w:eastAsiaTheme="majorEastAsia" w:cstheme="majorBidi"/>
          <w:sz w:val="36"/>
          <w:szCs w:val="26"/>
        </w:rPr>
      </w:pPr>
      <w:del w:id="1221" w:author="Paulo H. Leocadio" w:date="2024-07-17T13:11:00Z" w16du:dateUtc="2024-07-17T17:11:00Z">
        <w:r w:rsidRPr="00523422" w:rsidDel="009466DC">
          <w:rPr>
            <w:rFonts w:eastAsiaTheme="majorEastAsia" w:cstheme="majorBidi"/>
            <w:sz w:val="36"/>
            <w:szCs w:val="26"/>
          </w:rPr>
          <w:delText xml:space="preserve">Benefits of </w:delText>
        </w:r>
        <w:r w:rsidR="003A2F8A" w:rsidRPr="00523422" w:rsidDel="009466DC">
          <w:rPr>
            <w:rFonts w:eastAsiaTheme="majorEastAsia" w:cstheme="majorBidi"/>
            <w:sz w:val="36"/>
            <w:szCs w:val="26"/>
          </w:rPr>
          <w:delText xml:space="preserve">using </w:delText>
        </w:r>
        <w:r w:rsidRPr="00523422" w:rsidDel="009466DC">
          <w:rPr>
            <w:rFonts w:eastAsiaTheme="majorEastAsia" w:cstheme="majorBidi"/>
            <w:sz w:val="36"/>
            <w:szCs w:val="26"/>
          </w:rPr>
          <w:delText>Amazon CodeWhisperer</w:delText>
        </w:r>
      </w:del>
    </w:p>
    <w:p w14:paraId="5B2175FD" w14:textId="19040CA9" w:rsidR="003A2F8A" w:rsidRPr="00A66E30" w:rsidDel="009466DC" w:rsidRDefault="003A2F8A" w:rsidP="00555FFB">
      <w:pPr>
        <w:pStyle w:val="NormalBPBHEB"/>
        <w:rPr>
          <w:del w:id="1222" w:author="Paulo H. Leocadio" w:date="2024-07-17T13:11:00Z" w16du:dateUtc="2024-07-17T17:11:00Z"/>
        </w:rPr>
      </w:pPr>
      <w:del w:id="1223" w:author="Paulo H. Leocadio" w:date="2024-07-17T13:11:00Z" w16du:dateUtc="2024-07-17T17:11:00Z">
        <w:r w:rsidDel="009466DC">
          <w:delText xml:space="preserve">The following are the </w:delText>
        </w:r>
        <w:r w:rsidRPr="003A2F8A" w:rsidDel="009466DC">
          <w:delText>benefits of using Amazon CodeWhisperer</w:delText>
        </w:r>
        <w:r w:rsidDel="009466DC">
          <w:delText>:</w:delText>
        </w:r>
      </w:del>
    </w:p>
    <w:p w14:paraId="4279D8E9" w14:textId="508A04A8" w:rsidR="00A66E30" w:rsidRPr="00A66E30" w:rsidDel="009466DC" w:rsidRDefault="00A66E30" w:rsidP="008A12F7">
      <w:pPr>
        <w:pStyle w:val="NormalBPBHEB"/>
        <w:numPr>
          <w:ilvl w:val="0"/>
          <w:numId w:val="48"/>
        </w:numPr>
        <w:rPr>
          <w:del w:id="1224" w:author="Paulo H. Leocadio" w:date="2024-07-17T13:11:00Z" w16du:dateUtc="2024-07-17T17:11:00Z"/>
        </w:rPr>
      </w:pPr>
      <w:del w:id="1225" w:author="Paulo H. Leocadio" w:date="2024-07-17T13:11:00Z" w16du:dateUtc="2024-07-17T17:11:00Z">
        <w:r w:rsidRPr="00A66E30" w:rsidDel="009466DC">
          <w:rPr>
            <w:b/>
            <w:bCs/>
          </w:rPr>
          <w:delText xml:space="preserve">Accelerated </w:delText>
        </w:r>
        <w:r w:rsidR="003A2F8A" w:rsidRPr="00A66E30" w:rsidDel="009466DC">
          <w:rPr>
            <w:b/>
            <w:bCs/>
          </w:rPr>
          <w:delText>code review process</w:delText>
        </w:r>
        <w:r w:rsidRPr="00A66E30" w:rsidDel="009466DC">
          <w:rPr>
            <w:b/>
            <w:bCs/>
          </w:rPr>
          <w:delText>:</w:delText>
        </w:r>
        <w:r w:rsidRPr="00A66E30" w:rsidDel="009466DC">
          <w:delText xml:space="preserve"> Streamlines and accelerates the code review process by automating routine checks and providing a collaborative environment for developers</w:delText>
        </w:r>
      </w:del>
      <w:customXmlDelRangeStart w:id="1226" w:author="Paulo H. Leocadio" w:date="2024-07-17T13:11:00Z"/>
      <w:sdt>
        <w:sdtPr>
          <w:id w:val="188575699"/>
          <w:citation/>
        </w:sdtPr>
        <w:sdtEndPr/>
        <w:sdtContent>
          <w:customXmlDelRangeEnd w:id="1226"/>
          <w:del w:id="1227" w:author="Paulo H. Leocadio" w:date="2024-07-17T13:11:00Z" w16du:dateUtc="2024-07-17T17:11:00Z">
            <w:r w:rsidR="00CF7334" w:rsidDel="009466DC">
              <w:fldChar w:fldCharType="begin"/>
            </w:r>
            <w:r w:rsidR="00CF7334" w:rsidDel="009466DC">
              <w:delInstrText xml:space="preserve"> CITATION jones2020c \l 1033 </w:delInstrText>
            </w:r>
            <w:r w:rsidR="00CF7334" w:rsidDel="009466DC">
              <w:fldChar w:fldCharType="separate"/>
            </w:r>
            <w:r w:rsidR="00D34F43" w:rsidDel="009466DC">
              <w:rPr>
                <w:noProof/>
              </w:rPr>
              <w:delText xml:space="preserve"> </w:delText>
            </w:r>
            <w:r w:rsidR="00D34F43" w:rsidRPr="00D34F43" w:rsidDel="009466DC">
              <w:rPr>
                <w:noProof/>
              </w:rPr>
              <w:delText>[53]</w:delText>
            </w:r>
            <w:r w:rsidR="00CF7334" w:rsidDel="009466DC">
              <w:fldChar w:fldCharType="end"/>
            </w:r>
          </w:del>
          <w:customXmlDelRangeStart w:id="1228" w:author="Paulo H. Leocadio" w:date="2024-07-17T13:11:00Z"/>
        </w:sdtContent>
      </w:sdt>
      <w:customXmlDelRangeEnd w:id="1228"/>
      <w:del w:id="1229" w:author="Paulo H. Leocadio" w:date="2024-07-17T13:11:00Z" w16du:dateUtc="2024-07-17T17:11:00Z">
        <w:r w:rsidRPr="00A66E30" w:rsidDel="009466DC">
          <w:delText>.</w:delText>
        </w:r>
      </w:del>
    </w:p>
    <w:p w14:paraId="57834147" w14:textId="1C1014F9" w:rsidR="00A66E30" w:rsidRPr="00A66E30" w:rsidDel="009466DC" w:rsidRDefault="00A66E30" w:rsidP="008A12F7">
      <w:pPr>
        <w:pStyle w:val="NormalBPBHEB"/>
        <w:numPr>
          <w:ilvl w:val="0"/>
          <w:numId w:val="48"/>
        </w:numPr>
        <w:rPr>
          <w:del w:id="1230" w:author="Paulo H. Leocadio" w:date="2024-07-17T13:11:00Z" w16du:dateUtc="2024-07-17T17:11:00Z"/>
        </w:rPr>
      </w:pPr>
      <w:del w:id="1231" w:author="Paulo H. Leocadio" w:date="2024-07-17T13:11:00Z" w16du:dateUtc="2024-07-17T17:11:00Z">
        <w:r w:rsidRPr="00A66E30" w:rsidDel="009466DC">
          <w:rPr>
            <w:b/>
            <w:bCs/>
          </w:rPr>
          <w:delText xml:space="preserve">Code </w:delText>
        </w:r>
        <w:r w:rsidR="003A2F8A" w:rsidRPr="00A66E30" w:rsidDel="009466DC">
          <w:rPr>
            <w:b/>
            <w:bCs/>
          </w:rPr>
          <w:delText>quality improvement</w:delText>
        </w:r>
        <w:r w:rsidRPr="00A66E30" w:rsidDel="009466DC">
          <w:rPr>
            <w:b/>
            <w:bCs/>
          </w:rPr>
          <w:delText>:</w:delText>
        </w:r>
        <w:r w:rsidRPr="00A66E30" w:rsidDel="009466DC">
          <w:delText xml:space="preserve"> Contributes to improved code quality by flagging potential issues and ensuring adherence to coding best practices</w:delText>
        </w:r>
      </w:del>
      <w:customXmlDelRangeStart w:id="1232" w:author="Paulo H. Leocadio" w:date="2024-07-17T13:11:00Z"/>
      <w:sdt>
        <w:sdtPr>
          <w:id w:val="1305969343"/>
          <w:citation/>
        </w:sdtPr>
        <w:sdtEndPr/>
        <w:sdtContent>
          <w:customXmlDelRangeEnd w:id="1232"/>
          <w:del w:id="1233" w:author="Paulo H. Leocadio" w:date="2024-07-17T13:11:00Z" w16du:dateUtc="2024-07-17T17:11:00Z">
            <w:r w:rsidR="00C868D0" w:rsidDel="009466DC">
              <w:fldChar w:fldCharType="begin"/>
            </w:r>
            <w:r w:rsidR="00C868D0" w:rsidDel="009466DC">
              <w:delInstrText xml:space="preserve"> CITATION unknown2023i \l 1033 </w:delInstrText>
            </w:r>
            <w:r w:rsidR="00C868D0" w:rsidDel="009466DC">
              <w:fldChar w:fldCharType="separate"/>
            </w:r>
            <w:r w:rsidR="00D34F43" w:rsidDel="009466DC">
              <w:rPr>
                <w:noProof/>
              </w:rPr>
              <w:delText xml:space="preserve"> </w:delText>
            </w:r>
            <w:r w:rsidR="00D34F43" w:rsidRPr="00D34F43" w:rsidDel="009466DC">
              <w:rPr>
                <w:noProof/>
              </w:rPr>
              <w:delText>[52]</w:delText>
            </w:r>
            <w:r w:rsidR="00C868D0" w:rsidDel="009466DC">
              <w:fldChar w:fldCharType="end"/>
            </w:r>
          </w:del>
          <w:customXmlDelRangeStart w:id="1234" w:author="Paulo H. Leocadio" w:date="2024-07-17T13:11:00Z"/>
        </w:sdtContent>
      </w:sdt>
      <w:customXmlDelRangeEnd w:id="1234"/>
      <w:del w:id="1235" w:author="Paulo H. Leocadio" w:date="2024-07-17T13:11:00Z" w16du:dateUtc="2024-07-17T17:11:00Z">
        <w:r w:rsidRPr="00A66E30" w:rsidDel="009466DC">
          <w:delText>.</w:delText>
        </w:r>
      </w:del>
    </w:p>
    <w:p w14:paraId="616C2A71" w14:textId="0D2847BB" w:rsidR="00A66E30" w:rsidRPr="00A66E30" w:rsidDel="009466DC" w:rsidRDefault="00A66E30" w:rsidP="008A12F7">
      <w:pPr>
        <w:pStyle w:val="NormalBPBHEB"/>
        <w:numPr>
          <w:ilvl w:val="0"/>
          <w:numId w:val="48"/>
        </w:numPr>
        <w:rPr>
          <w:del w:id="1236" w:author="Paulo H. Leocadio" w:date="2024-07-17T13:11:00Z" w16du:dateUtc="2024-07-17T17:11:00Z"/>
        </w:rPr>
      </w:pPr>
      <w:del w:id="1237" w:author="Paulo H. Leocadio" w:date="2024-07-17T13:11:00Z" w16du:dateUtc="2024-07-17T17:11:00Z">
        <w:r w:rsidRPr="00A66E30" w:rsidDel="009466DC">
          <w:rPr>
            <w:b/>
            <w:bCs/>
          </w:rPr>
          <w:delText xml:space="preserve">Knowledge </w:delText>
        </w:r>
        <w:r w:rsidR="003A2F8A" w:rsidRPr="00A66E30" w:rsidDel="009466DC">
          <w:rPr>
            <w:b/>
            <w:bCs/>
          </w:rPr>
          <w:delText>transfer</w:delText>
        </w:r>
        <w:r w:rsidRPr="00A66E30" w:rsidDel="009466DC">
          <w:rPr>
            <w:b/>
            <w:bCs/>
          </w:rPr>
          <w:delText>:</w:delText>
        </w:r>
        <w:r w:rsidRPr="00A66E30" w:rsidDel="009466DC">
          <w:delText xml:space="preserve"> Facilitates knowledge transfer among team members by promoting collaboration and shared understanding of the codebase</w:delText>
        </w:r>
      </w:del>
      <w:customXmlDelRangeStart w:id="1238" w:author="Paulo H. Leocadio" w:date="2024-07-17T13:11:00Z"/>
      <w:sdt>
        <w:sdtPr>
          <w:id w:val="-963881448"/>
          <w:citation/>
        </w:sdtPr>
        <w:sdtEndPr/>
        <w:sdtContent>
          <w:customXmlDelRangeEnd w:id="1238"/>
          <w:del w:id="1239" w:author="Paulo H. Leocadio" w:date="2024-07-17T13:11:00Z" w16du:dateUtc="2024-07-17T17:11:00Z">
            <w:r w:rsidR="00C868D0" w:rsidDel="009466DC">
              <w:fldChar w:fldCharType="begin"/>
            </w:r>
            <w:r w:rsidR="00C868D0" w:rsidDel="009466DC">
              <w:delInstrText xml:space="preserve"> CITATION unknown2023i \l 1033 </w:delInstrText>
            </w:r>
            <w:r w:rsidR="00C868D0" w:rsidDel="009466DC">
              <w:fldChar w:fldCharType="separate"/>
            </w:r>
            <w:r w:rsidR="00D34F43" w:rsidDel="009466DC">
              <w:rPr>
                <w:noProof/>
              </w:rPr>
              <w:delText xml:space="preserve"> </w:delText>
            </w:r>
            <w:r w:rsidR="00D34F43" w:rsidRPr="00D34F43" w:rsidDel="009466DC">
              <w:rPr>
                <w:noProof/>
              </w:rPr>
              <w:delText>[52]</w:delText>
            </w:r>
            <w:r w:rsidR="00C868D0" w:rsidDel="009466DC">
              <w:fldChar w:fldCharType="end"/>
            </w:r>
          </w:del>
          <w:customXmlDelRangeStart w:id="1240" w:author="Paulo H. Leocadio" w:date="2024-07-17T13:11:00Z"/>
        </w:sdtContent>
      </w:sdt>
      <w:customXmlDelRangeEnd w:id="1240"/>
      <w:del w:id="1241" w:author="Paulo H. Leocadio" w:date="2024-07-17T13:11:00Z" w16du:dateUtc="2024-07-17T17:11:00Z">
        <w:r w:rsidRPr="00A66E30" w:rsidDel="009466DC">
          <w:delText>.</w:delText>
        </w:r>
      </w:del>
    </w:p>
    <w:p w14:paraId="0DA50F3D" w14:textId="0351C39F" w:rsidR="00A66E30" w:rsidRPr="00523422" w:rsidDel="009466DC" w:rsidRDefault="00A66E30" w:rsidP="00523422">
      <w:pPr>
        <w:keepNext/>
        <w:keepLines/>
        <w:spacing w:before="40" w:after="0"/>
        <w:outlineLvl w:val="1"/>
        <w:rPr>
          <w:del w:id="1242" w:author="Paulo H. Leocadio" w:date="2024-07-17T13:11:00Z" w16du:dateUtc="2024-07-17T17:11:00Z"/>
          <w:rFonts w:eastAsiaTheme="majorEastAsia" w:cstheme="majorBidi"/>
          <w:sz w:val="36"/>
          <w:szCs w:val="26"/>
        </w:rPr>
      </w:pPr>
      <w:del w:id="1243" w:author="Paulo H. Leocadio" w:date="2024-07-17T13:11:00Z" w16du:dateUtc="2024-07-17T17:11:00Z">
        <w:r w:rsidRPr="00523422" w:rsidDel="009466DC">
          <w:rPr>
            <w:rFonts w:eastAsiaTheme="majorEastAsia" w:cstheme="majorBidi"/>
            <w:sz w:val="36"/>
            <w:szCs w:val="26"/>
          </w:rPr>
          <w:delText xml:space="preserve">Practical </w:delText>
        </w:r>
        <w:r w:rsidR="003A2F8A" w:rsidRPr="00523422" w:rsidDel="009466DC">
          <w:rPr>
            <w:rFonts w:eastAsiaTheme="majorEastAsia" w:cstheme="majorBidi"/>
            <w:sz w:val="36"/>
            <w:szCs w:val="26"/>
          </w:rPr>
          <w:delText>applications</w:delText>
        </w:r>
      </w:del>
    </w:p>
    <w:p w14:paraId="693573FC" w14:textId="5AAA8385" w:rsidR="003A2F8A" w:rsidRPr="00A66E30" w:rsidDel="009466DC" w:rsidRDefault="003A2F8A" w:rsidP="00555FFB">
      <w:pPr>
        <w:pStyle w:val="NormalBPBHEB"/>
        <w:rPr>
          <w:del w:id="1244" w:author="Paulo H. Leocadio" w:date="2024-07-17T13:11:00Z" w16du:dateUtc="2024-07-17T17:11:00Z"/>
        </w:rPr>
      </w:pPr>
      <w:del w:id="1245" w:author="Paulo H. Leocadio" w:date="2024-07-17T13:11:00Z" w16du:dateUtc="2024-07-17T17:11:00Z">
        <w:r w:rsidDel="009466DC">
          <w:delText>In this section, we will go through the practical applications:</w:delText>
        </w:r>
      </w:del>
    </w:p>
    <w:p w14:paraId="10465701" w14:textId="6D5ABC73" w:rsidR="00A66E30" w:rsidRPr="00A66E30" w:rsidDel="009466DC" w:rsidRDefault="00A66E30" w:rsidP="008A12F7">
      <w:pPr>
        <w:pStyle w:val="NormalBPBHEB"/>
        <w:numPr>
          <w:ilvl w:val="0"/>
          <w:numId w:val="49"/>
        </w:numPr>
        <w:rPr>
          <w:del w:id="1246" w:author="Paulo H. Leocadio" w:date="2024-07-17T13:11:00Z" w16du:dateUtc="2024-07-17T17:11:00Z"/>
        </w:rPr>
      </w:pPr>
      <w:del w:id="1247" w:author="Paulo H. Leocadio" w:date="2024-07-17T13:11:00Z" w16du:dateUtc="2024-07-17T17:11:00Z">
        <w:r w:rsidRPr="00A66E30" w:rsidDel="009466DC">
          <w:rPr>
            <w:b/>
            <w:bCs/>
          </w:rPr>
          <w:delText xml:space="preserve">Large-scale </w:delText>
        </w:r>
        <w:r w:rsidR="003A2F8A" w:rsidRPr="00A66E30" w:rsidDel="009466DC">
          <w:rPr>
            <w:b/>
            <w:bCs/>
          </w:rPr>
          <w:delText>development projects</w:delText>
        </w:r>
        <w:r w:rsidRPr="00A66E30" w:rsidDel="009466DC">
          <w:rPr>
            <w:b/>
            <w:bCs/>
          </w:rPr>
          <w:delText>:</w:delText>
        </w:r>
        <w:r w:rsidRPr="00A66E30" w:rsidDel="009466DC">
          <w:delText xml:space="preserve"> Particularly beneficial in large-scale development projects with distributed teams, where efficient code collaboration is crucial</w:delText>
        </w:r>
      </w:del>
      <w:customXmlDelRangeStart w:id="1248" w:author="Paulo H. Leocadio" w:date="2024-07-17T13:11:00Z"/>
      <w:sdt>
        <w:sdtPr>
          <w:id w:val="774138814"/>
          <w:citation/>
        </w:sdtPr>
        <w:sdtEndPr/>
        <w:sdtContent>
          <w:customXmlDelRangeEnd w:id="1248"/>
          <w:del w:id="1249" w:author="Paulo H. Leocadio" w:date="2024-07-17T13:11:00Z" w16du:dateUtc="2024-07-17T17:11:00Z">
            <w:r w:rsidR="00262988" w:rsidDel="009466DC">
              <w:fldChar w:fldCharType="begin"/>
            </w:r>
            <w:r w:rsidR="00262988" w:rsidDel="009466DC">
              <w:delInstrText xml:space="preserve"> CITATION unknown2023i \l 1033 </w:delInstrText>
            </w:r>
            <w:r w:rsidR="00262988" w:rsidDel="009466DC">
              <w:fldChar w:fldCharType="separate"/>
            </w:r>
            <w:r w:rsidR="00D34F43" w:rsidDel="009466DC">
              <w:rPr>
                <w:noProof/>
              </w:rPr>
              <w:delText xml:space="preserve"> </w:delText>
            </w:r>
            <w:r w:rsidR="00D34F43" w:rsidRPr="00D34F43" w:rsidDel="009466DC">
              <w:rPr>
                <w:noProof/>
              </w:rPr>
              <w:delText>[52]</w:delText>
            </w:r>
            <w:r w:rsidR="00262988" w:rsidDel="009466DC">
              <w:fldChar w:fldCharType="end"/>
            </w:r>
          </w:del>
          <w:customXmlDelRangeStart w:id="1250" w:author="Paulo H. Leocadio" w:date="2024-07-17T13:11:00Z"/>
        </w:sdtContent>
      </w:sdt>
      <w:customXmlDelRangeEnd w:id="1250"/>
      <w:del w:id="1251" w:author="Paulo H. Leocadio" w:date="2024-07-17T13:11:00Z" w16du:dateUtc="2024-07-17T17:11:00Z">
        <w:r w:rsidRPr="00A66E30" w:rsidDel="009466DC">
          <w:delText>.</w:delText>
        </w:r>
      </w:del>
    </w:p>
    <w:p w14:paraId="75846B8C" w14:textId="4C7BFFC2" w:rsidR="00A66E30" w:rsidRPr="00A66E30" w:rsidDel="009466DC" w:rsidRDefault="00F874A3" w:rsidP="008A12F7">
      <w:pPr>
        <w:pStyle w:val="NormalBPBHEB"/>
        <w:numPr>
          <w:ilvl w:val="0"/>
          <w:numId w:val="49"/>
        </w:numPr>
        <w:rPr>
          <w:del w:id="1252" w:author="Paulo H. Leocadio" w:date="2024-07-17T13:11:00Z" w16du:dateUtc="2024-07-17T17:11:00Z"/>
        </w:rPr>
      </w:pPr>
      <w:del w:id="1253" w:author="Paulo H. Leocadio" w:date="2024-07-17T13:11:00Z" w16du:dateUtc="2024-07-17T17:11:00Z">
        <w:r w:rsidRPr="00A66E30" w:rsidDel="009466DC">
          <w:rPr>
            <w:b/>
            <w:bCs/>
          </w:rPr>
          <w:delText>Open-</w:delText>
        </w:r>
        <w:r w:rsidR="003A2F8A" w:rsidRPr="00A66E30" w:rsidDel="009466DC">
          <w:rPr>
            <w:b/>
            <w:bCs/>
          </w:rPr>
          <w:delText>source contributions</w:delText>
        </w:r>
        <w:r w:rsidR="00A66E30" w:rsidRPr="00A66E30" w:rsidDel="009466DC">
          <w:rPr>
            <w:b/>
            <w:bCs/>
          </w:rPr>
          <w:delText>:</w:delText>
        </w:r>
        <w:r w:rsidR="00A66E30" w:rsidRPr="00A66E30" w:rsidDel="009466DC">
          <w:delText xml:space="preserve"> Supports </w:delText>
        </w:r>
        <w:r w:rsidR="003F69E1" w:rsidRPr="00A66E30" w:rsidDel="009466DC">
          <w:delText>open-source</w:delText>
        </w:r>
        <w:r w:rsidR="00A66E30" w:rsidRPr="00A66E30" w:rsidDel="009466DC">
          <w:delText xml:space="preserve"> contributors by providing a transparent and collaborative platform for reviewing and contributing code changes</w:delText>
        </w:r>
      </w:del>
      <w:customXmlDelRangeStart w:id="1254" w:author="Paulo H. Leocadio" w:date="2024-07-17T13:11:00Z"/>
      <w:sdt>
        <w:sdtPr>
          <w:id w:val="635149428"/>
          <w:citation/>
        </w:sdtPr>
        <w:sdtEndPr/>
        <w:sdtContent>
          <w:customXmlDelRangeEnd w:id="1254"/>
          <w:del w:id="1255" w:author="Paulo H. Leocadio" w:date="2024-07-17T13:11:00Z" w16du:dateUtc="2024-07-17T17:11:00Z">
            <w:r w:rsidR="00D577E4" w:rsidDel="009466DC">
              <w:fldChar w:fldCharType="begin"/>
            </w:r>
            <w:r w:rsidR="00D577E4" w:rsidDel="009466DC">
              <w:delInstrText xml:space="preserve"> CITATION jones2020c \l 1033 </w:delInstrText>
            </w:r>
            <w:r w:rsidR="00D577E4" w:rsidDel="009466DC">
              <w:fldChar w:fldCharType="separate"/>
            </w:r>
            <w:r w:rsidR="00D34F43" w:rsidDel="009466DC">
              <w:rPr>
                <w:noProof/>
              </w:rPr>
              <w:delText xml:space="preserve"> </w:delText>
            </w:r>
            <w:r w:rsidR="00D34F43" w:rsidRPr="00D34F43" w:rsidDel="009466DC">
              <w:rPr>
                <w:noProof/>
              </w:rPr>
              <w:delText>[53]</w:delText>
            </w:r>
            <w:r w:rsidR="00D577E4" w:rsidDel="009466DC">
              <w:fldChar w:fldCharType="end"/>
            </w:r>
          </w:del>
          <w:customXmlDelRangeStart w:id="1256" w:author="Paulo H. Leocadio" w:date="2024-07-17T13:11:00Z"/>
        </w:sdtContent>
      </w:sdt>
      <w:customXmlDelRangeEnd w:id="1256"/>
      <w:del w:id="1257" w:author="Paulo H. Leocadio" w:date="2024-07-17T13:11:00Z" w16du:dateUtc="2024-07-17T17:11:00Z">
        <w:r w:rsidR="00A66E30" w:rsidRPr="00A66E30" w:rsidDel="009466DC">
          <w:delText>.</w:delText>
        </w:r>
      </w:del>
    </w:p>
    <w:p w14:paraId="741EBDD0" w14:textId="579866E4" w:rsidR="00A66E30" w:rsidRPr="00523422" w:rsidDel="009466DC" w:rsidRDefault="00A66E30" w:rsidP="00523422">
      <w:pPr>
        <w:keepNext/>
        <w:keepLines/>
        <w:spacing w:before="40" w:after="0"/>
        <w:outlineLvl w:val="1"/>
        <w:rPr>
          <w:del w:id="1258" w:author="Paulo H. Leocadio" w:date="2024-07-17T13:11:00Z" w16du:dateUtc="2024-07-17T17:11:00Z"/>
          <w:rFonts w:eastAsiaTheme="majorEastAsia" w:cstheme="majorBidi"/>
          <w:sz w:val="36"/>
          <w:szCs w:val="26"/>
        </w:rPr>
      </w:pPr>
      <w:del w:id="1259" w:author="Paulo H. Leocadio" w:date="2024-07-17T13:11:00Z" w16du:dateUtc="2024-07-17T17:11:00Z">
        <w:r w:rsidRPr="00523422" w:rsidDel="009466DC">
          <w:rPr>
            <w:rFonts w:eastAsiaTheme="majorEastAsia" w:cstheme="majorBidi"/>
            <w:sz w:val="36"/>
            <w:szCs w:val="26"/>
          </w:rPr>
          <w:delText xml:space="preserve">Best </w:delText>
        </w:r>
        <w:r w:rsidR="003A2F8A" w:rsidRPr="00523422" w:rsidDel="009466DC">
          <w:rPr>
            <w:rFonts w:eastAsiaTheme="majorEastAsia" w:cstheme="majorBidi"/>
            <w:sz w:val="36"/>
            <w:szCs w:val="26"/>
          </w:rPr>
          <w:delText xml:space="preserve">practices for using </w:delText>
        </w:r>
        <w:r w:rsidRPr="00523422" w:rsidDel="009466DC">
          <w:rPr>
            <w:rFonts w:eastAsiaTheme="majorEastAsia" w:cstheme="majorBidi"/>
            <w:sz w:val="36"/>
            <w:szCs w:val="26"/>
          </w:rPr>
          <w:delText>Amazon CodeWhisperer</w:delText>
        </w:r>
      </w:del>
    </w:p>
    <w:p w14:paraId="4F1BEEA5" w14:textId="5CCC9570" w:rsidR="007253B4" w:rsidRPr="00A66E30" w:rsidDel="009466DC" w:rsidRDefault="009F125F" w:rsidP="00555FFB">
      <w:pPr>
        <w:pStyle w:val="NormalBPBHEB"/>
        <w:rPr>
          <w:del w:id="1260" w:author="Paulo H. Leocadio" w:date="2024-07-17T13:11:00Z" w16du:dateUtc="2024-07-17T17:11:00Z"/>
        </w:rPr>
      </w:pPr>
      <w:del w:id="1261" w:author="Paulo H. Leocadio" w:date="2024-07-17T13:11:00Z" w16du:dateUtc="2024-07-17T17:11:00Z">
        <w:r w:rsidDel="009466DC">
          <w:delText xml:space="preserve">In this section, we will go through the best </w:delText>
        </w:r>
        <w:r w:rsidRPr="009F125F" w:rsidDel="009466DC">
          <w:delText>practices for using Amazon CodeWhisperer</w:delText>
        </w:r>
        <w:r w:rsidDel="009466DC">
          <w:delText>:</w:delText>
        </w:r>
      </w:del>
    </w:p>
    <w:p w14:paraId="5A64BA64" w14:textId="73F22544" w:rsidR="00A66E30" w:rsidRPr="00A66E30" w:rsidDel="009466DC" w:rsidRDefault="00A66E30" w:rsidP="008A12F7">
      <w:pPr>
        <w:pStyle w:val="NormalBPBHEB"/>
        <w:numPr>
          <w:ilvl w:val="0"/>
          <w:numId w:val="50"/>
        </w:numPr>
        <w:rPr>
          <w:del w:id="1262" w:author="Paulo H. Leocadio" w:date="2024-07-17T13:11:00Z" w16du:dateUtc="2024-07-17T17:11:00Z"/>
        </w:rPr>
      </w:pPr>
      <w:del w:id="1263" w:author="Paulo H. Leocadio" w:date="2024-07-17T13:11:00Z" w16du:dateUtc="2024-07-17T17:11:00Z">
        <w:r w:rsidRPr="00A66E30" w:rsidDel="009466DC">
          <w:rPr>
            <w:b/>
            <w:bCs/>
          </w:rPr>
          <w:delText xml:space="preserve">Define </w:delText>
        </w:r>
        <w:r w:rsidR="009F125F" w:rsidRPr="00A66E30" w:rsidDel="009466DC">
          <w:rPr>
            <w:b/>
            <w:bCs/>
          </w:rPr>
          <w:delText>clear review guidelines</w:delText>
        </w:r>
        <w:r w:rsidRPr="00A66E30" w:rsidDel="009466DC">
          <w:rPr>
            <w:b/>
            <w:bCs/>
          </w:rPr>
          <w:delText>:</w:delText>
        </w:r>
        <w:r w:rsidRPr="00A66E30" w:rsidDel="009466DC">
          <w:delText xml:space="preserve"> Establish clear guidelines for code reviews to ensure that the team focuses on critical aspects of code quality and functionality</w:delText>
        </w:r>
      </w:del>
      <w:customXmlDelRangeStart w:id="1264" w:author="Paulo H. Leocadio" w:date="2024-07-17T13:11:00Z"/>
      <w:sdt>
        <w:sdtPr>
          <w:id w:val="167441853"/>
          <w:citation/>
        </w:sdtPr>
        <w:sdtEndPr/>
        <w:sdtContent>
          <w:customXmlDelRangeEnd w:id="1264"/>
          <w:del w:id="1265" w:author="Paulo H. Leocadio" w:date="2024-07-17T13:11:00Z" w16du:dateUtc="2024-07-17T17:11:00Z">
            <w:r w:rsidR="00B95A1D" w:rsidDel="009466DC">
              <w:fldChar w:fldCharType="begin"/>
            </w:r>
            <w:r w:rsidR="00B95A1D" w:rsidDel="009466DC">
              <w:delInstrText xml:space="preserve"> CITATION unknown2023i \l 1033 </w:delInstrText>
            </w:r>
            <w:r w:rsidR="00B95A1D" w:rsidDel="009466DC">
              <w:fldChar w:fldCharType="separate"/>
            </w:r>
            <w:r w:rsidR="00D34F43" w:rsidDel="009466DC">
              <w:rPr>
                <w:noProof/>
              </w:rPr>
              <w:delText xml:space="preserve"> </w:delText>
            </w:r>
            <w:r w:rsidR="00D34F43" w:rsidRPr="00D34F43" w:rsidDel="009466DC">
              <w:rPr>
                <w:noProof/>
              </w:rPr>
              <w:delText>[52]</w:delText>
            </w:r>
            <w:r w:rsidR="00B95A1D" w:rsidDel="009466DC">
              <w:fldChar w:fldCharType="end"/>
            </w:r>
          </w:del>
          <w:customXmlDelRangeStart w:id="1266" w:author="Paulo H. Leocadio" w:date="2024-07-17T13:11:00Z"/>
        </w:sdtContent>
      </w:sdt>
      <w:customXmlDelRangeEnd w:id="1266"/>
    </w:p>
    <w:p w14:paraId="654F6278" w14:textId="56CC82C8" w:rsidR="00A66E30" w:rsidDel="009466DC" w:rsidRDefault="00A66E30" w:rsidP="008A12F7">
      <w:pPr>
        <w:pStyle w:val="NormalBPBHEB"/>
        <w:numPr>
          <w:ilvl w:val="0"/>
          <w:numId w:val="50"/>
        </w:numPr>
        <w:rPr>
          <w:del w:id="1267" w:author="Paulo H. Leocadio" w:date="2024-07-17T13:11:00Z" w16du:dateUtc="2024-07-17T17:11:00Z"/>
        </w:rPr>
      </w:pPr>
      <w:del w:id="1268" w:author="Paulo H. Leocadio" w:date="2024-07-17T13:11:00Z" w16du:dateUtc="2024-07-17T17:11:00Z">
        <w:r w:rsidRPr="00A66E30" w:rsidDel="009466DC">
          <w:rPr>
            <w:b/>
            <w:bCs/>
          </w:rPr>
          <w:delText xml:space="preserve">Regularly </w:delText>
        </w:r>
        <w:r w:rsidR="009F125F" w:rsidRPr="00A66E30" w:rsidDel="009466DC">
          <w:rPr>
            <w:b/>
            <w:bCs/>
          </w:rPr>
          <w:delText>update review rules</w:delText>
        </w:r>
        <w:r w:rsidRPr="00A66E30" w:rsidDel="009466DC">
          <w:rPr>
            <w:b/>
            <w:bCs/>
          </w:rPr>
          <w:delText>:</w:delText>
        </w:r>
        <w:r w:rsidRPr="00A66E30" w:rsidDel="009466DC">
          <w:delText xml:space="preserve"> Regularly update and customize automated review rules to align with evolving coding standards and project requirements</w:delText>
        </w:r>
      </w:del>
      <w:customXmlDelRangeStart w:id="1269" w:author="Paulo H. Leocadio" w:date="2024-07-17T13:11:00Z"/>
      <w:sdt>
        <w:sdtPr>
          <w:id w:val="-1990549278"/>
          <w:citation/>
        </w:sdtPr>
        <w:sdtEndPr/>
        <w:sdtContent>
          <w:customXmlDelRangeEnd w:id="1269"/>
          <w:del w:id="1270" w:author="Paulo H. Leocadio" w:date="2024-07-17T13:11:00Z" w16du:dateUtc="2024-07-17T17:11:00Z">
            <w:r w:rsidR="00B95A1D" w:rsidDel="009466DC">
              <w:fldChar w:fldCharType="begin"/>
            </w:r>
            <w:r w:rsidR="00B95A1D" w:rsidDel="009466DC">
              <w:delInstrText xml:space="preserve"> CITATION jones2020c \l 1033 </w:delInstrText>
            </w:r>
            <w:r w:rsidR="00B95A1D" w:rsidDel="009466DC">
              <w:fldChar w:fldCharType="separate"/>
            </w:r>
            <w:r w:rsidR="00D34F43" w:rsidDel="009466DC">
              <w:rPr>
                <w:noProof/>
              </w:rPr>
              <w:delText xml:space="preserve"> </w:delText>
            </w:r>
            <w:r w:rsidR="00D34F43" w:rsidRPr="00D34F43" w:rsidDel="009466DC">
              <w:rPr>
                <w:noProof/>
              </w:rPr>
              <w:delText>[53]</w:delText>
            </w:r>
            <w:r w:rsidR="00B95A1D" w:rsidDel="009466DC">
              <w:fldChar w:fldCharType="end"/>
            </w:r>
          </w:del>
          <w:customXmlDelRangeStart w:id="1271" w:author="Paulo H. Leocadio" w:date="2024-07-17T13:11:00Z"/>
        </w:sdtContent>
      </w:sdt>
      <w:customXmlDelRangeEnd w:id="1271"/>
      <w:del w:id="1272" w:author="Paulo H. Leocadio" w:date="2024-07-17T13:11:00Z" w16du:dateUtc="2024-07-17T17:11:00Z">
        <w:r w:rsidRPr="00A66E30" w:rsidDel="009466DC">
          <w:delText>.</w:delText>
        </w:r>
      </w:del>
    </w:p>
    <w:p w14:paraId="1B79FFAE" w14:textId="77777777" w:rsidR="00600D5E" w:rsidRPr="00600D5E" w:rsidRDefault="00600D5E" w:rsidP="00600D5E">
      <w:pPr>
        <w:pStyle w:val="Heading1BPBHEB"/>
      </w:pPr>
      <w:r w:rsidRPr="00600D5E">
        <w:t>AWS application integration services</w:t>
      </w:r>
    </w:p>
    <w:p w14:paraId="32527E71" w14:textId="77777777" w:rsidR="00600D5E" w:rsidRPr="00DA3801" w:rsidRDefault="00600D5E" w:rsidP="00600D5E">
      <w:pPr>
        <w:pStyle w:val="NormalBPBHEB"/>
      </w:pPr>
      <w:r>
        <w:t>In this section, we will go through the AWS application integration services:</w:t>
      </w:r>
    </w:p>
    <w:p w14:paraId="21C992CA" w14:textId="72E288E3" w:rsidR="00600D5E" w:rsidRDefault="00600D5E" w:rsidP="00600D5E">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1273" w:name="_Ref150873099"/>
      <w:sdt>
        <w:sdtPr>
          <w:id w:val="-780181832"/>
          <w:citation/>
        </w:sdtPr>
        <w:sdtEndPr/>
        <w:sdtContent>
          <w:r>
            <w:fldChar w:fldCharType="begin"/>
          </w:r>
          <w:r>
            <w:instrText xml:space="preserve"> CITATION a2023g \l 1033 </w:instrText>
          </w:r>
          <w:r>
            <w:fldChar w:fldCharType="separate"/>
          </w:r>
          <w:r w:rsidR="006167A6">
            <w:rPr>
              <w:noProof/>
            </w:rPr>
            <w:t xml:space="preserve"> </w:t>
          </w:r>
          <w:r w:rsidR="006167A6" w:rsidRPr="006167A6">
            <w:rPr>
              <w:noProof/>
            </w:rPr>
            <w:t>[54]</w:t>
          </w:r>
          <w:r>
            <w:fldChar w:fldCharType="end"/>
          </w:r>
        </w:sdtContent>
      </w:sdt>
      <w:bookmarkEnd w:id="1273"/>
      <w:r w:rsidRPr="00DA3801">
        <w:t>.</w:t>
      </w:r>
    </w:p>
    <w:p w14:paraId="4D110BC6" w14:textId="61F118C2" w:rsidR="00600D5E" w:rsidRDefault="00600D5E" w:rsidP="00600D5E">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EndPr/>
        <w:sdtContent>
          <w:r>
            <w:fldChar w:fldCharType="begin"/>
          </w:r>
          <w:r>
            <w:instrText xml:space="preserve"> CITATION a2023b \l 1033 </w:instrText>
          </w:r>
          <w:r>
            <w:fldChar w:fldCharType="separate"/>
          </w:r>
          <w:r w:rsidR="006167A6">
            <w:rPr>
              <w:noProof/>
            </w:rPr>
            <w:t xml:space="preserve"> </w:t>
          </w:r>
          <w:r w:rsidR="006167A6" w:rsidRPr="006167A6">
            <w:rPr>
              <w:noProof/>
            </w:rPr>
            <w:t>[55]</w:t>
          </w:r>
          <w:r>
            <w:fldChar w:fldCharType="end"/>
          </w:r>
        </w:sdtContent>
      </w:sdt>
      <w:r w:rsidRPr="00DA3801">
        <w:t>.</w:t>
      </w:r>
    </w:p>
    <w:p w14:paraId="21FD9435" w14:textId="14F749A5" w:rsidR="00600D5E" w:rsidRPr="000760BB" w:rsidRDefault="00600D5E" w:rsidP="00600D5E">
      <w:pPr>
        <w:pStyle w:val="NormalBPBHEB"/>
        <w:numPr>
          <w:ilvl w:val="0"/>
          <w:numId w:val="53"/>
        </w:numPr>
      </w:pPr>
      <w:r w:rsidRPr="000760BB">
        <w:rPr>
          <w:b/>
          <w:bCs/>
        </w:rPr>
        <w:t>Amazon AppFlow:</w:t>
      </w:r>
      <w:r w:rsidRPr="000760BB">
        <w:t xml:space="preserve"> Amazon AppFlow allows secure and seamless integration between AWS services and SaaS applications, automating data flows</w:t>
      </w:r>
      <w:sdt>
        <w:sdtPr>
          <w:id w:val="-1206174232"/>
          <w:citation/>
        </w:sdtPr>
        <w:sdtEndPr/>
        <w:sdtContent>
          <w:r>
            <w:fldChar w:fldCharType="begin"/>
          </w:r>
          <w:r>
            <w:instrText xml:space="preserve"> CITATION a2023c \l 1033 </w:instrText>
          </w:r>
          <w:r>
            <w:fldChar w:fldCharType="separate"/>
          </w:r>
          <w:r w:rsidR="006167A6">
            <w:rPr>
              <w:noProof/>
            </w:rPr>
            <w:t xml:space="preserve"> </w:t>
          </w:r>
          <w:r w:rsidR="006167A6" w:rsidRPr="006167A6">
            <w:rPr>
              <w:noProof/>
            </w:rPr>
            <w:t>[56]</w:t>
          </w:r>
          <w:r>
            <w:fldChar w:fldCharType="end"/>
          </w:r>
        </w:sdtContent>
      </w:sdt>
      <w:r w:rsidRPr="000760BB">
        <w:t>.</w:t>
      </w:r>
    </w:p>
    <w:p w14:paraId="182B709A" w14:textId="41AD90CC" w:rsidR="00600D5E" w:rsidRPr="000760BB" w:rsidRDefault="00600D5E" w:rsidP="00600D5E">
      <w:pPr>
        <w:pStyle w:val="NormalBPBHEB"/>
        <w:numPr>
          <w:ilvl w:val="0"/>
          <w:numId w:val="53"/>
        </w:numPr>
      </w:pPr>
      <w:r w:rsidRPr="000760BB">
        <w:rPr>
          <w:b/>
          <w:bCs/>
        </w:rPr>
        <w:t>Amazon EventBridge:</w:t>
      </w:r>
      <w:r w:rsidRPr="000760BB">
        <w:t xml:space="preserve"> Amazon EventBridge simplifies event-driven integration by connecting application data with various AWS services</w:t>
      </w:r>
      <w:sdt>
        <w:sdtPr>
          <w:id w:val="967939299"/>
          <w:citation/>
        </w:sdtPr>
        <w:sdtEndPr/>
        <w:sdtContent>
          <w:r>
            <w:fldChar w:fldCharType="begin"/>
          </w:r>
          <w:r>
            <w:instrText xml:space="preserve"> CITATION unknown2023k \l 1033 </w:instrText>
          </w:r>
          <w:r>
            <w:fldChar w:fldCharType="separate"/>
          </w:r>
          <w:r w:rsidR="006167A6">
            <w:rPr>
              <w:noProof/>
            </w:rPr>
            <w:t xml:space="preserve"> </w:t>
          </w:r>
          <w:r w:rsidR="006167A6" w:rsidRPr="006167A6">
            <w:rPr>
              <w:noProof/>
            </w:rPr>
            <w:t>[57]</w:t>
          </w:r>
          <w:r>
            <w:fldChar w:fldCharType="end"/>
          </w:r>
        </w:sdtContent>
      </w:sdt>
      <w:r w:rsidRPr="000760BB">
        <w:t>.</w:t>
      </w:r>
    </w:p>
    <w:p w14:paraId="6C1D8708" w14:textId="77777777" w:rsidR="00600D5E" w:rsidRPr="00600D5E" w:rsidRDefault="00600D5E" w:rsidP="008541CC">
      <w:pPr>
        <w:keepNext/>
        <w:keepLines/>
        <w:spacing w:before="40" w:after="0"/>
        <w:outlineLvl w:val="1"/>
        <w:rPr>
          <w:rFonts w:eastAsiaTheme="majorEastAsia" w:cstheme="majorBidi"/>
          <w:sz w:val="36"/>
          <w:szCs w:val="26"/>
        </w:rPr>
      </w:pPr>
      <w:commentRangeStart w:id="1274"/>
      <w:commentRangeStart w:id="1275"/>
      <w:r w:rsidRPr="00600D5E">
        <w:rPr>
          <w:rFonts w:eastAsiaTheme="majorEastAsia" w:cstheme="majorBidi"/>
          <w:sz w:val="36"/>
          <w:szCs w:val="26"/>
        </w:rPr>
        <w:t>Overview</w:t>
      </w:r>
      <w:commentRangeEnd w:id="1274"/>
      <w:r w:rsidRPr="008541CC">
        <w:rPr>
          <w:rFonts w:eastAsiaTheme="majorEastAsia" w:cstheme="majorBidi"/>
          <w:sz w:val="36"/>
          <w:szCs w:val="26"/>
        </w:rPr>
        <w:commentReference w:id="1274"/>
      </w:r>
      <w:commentRangeEnd w:id="1275"/>
      <w:r w:rsidR="005C0326" w:rsidRPr="008541CC">
        <w:rPr>
          <w:rFonts w:eastAsiaTheme="majorEastAsia" w:cstheme="majorBidi"/>
          <w:sz w:val="36"/>
          <w:szCs w:val="26"/>
        </w:rPr>
        <w:commentReference w:id="1275"/>
      </w:r>
    </w:p>
    <w:p w14:paraId="43D23139" w14:textId="77777777" w:rsidR="00600D5E" w:rsidRPr="000760BB" w:rsidRDefault="00600D5E" w:rsidP="008541CC">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51254E3F" w14:textId="77777777" w:rsidR="00262988" w:rsidRPr="00A66E30" w:rsidRDefault="00262988" w:rsidP="00523422">
      <w:pPr>
        <w:pStyle w:val="NormalBPBHEB"/>
      </w:pPr>
    </w:p>
    <w:p w14:paraId="2E803BCB" w14:textId="77777777" w:rsidR="00D466CB" w:rsidRDefault="00D81278" w:rsidP="00555FFB">
      <w:pPr>
        <w:pStyle w:val="FigureBPBHEB"/>
      </w:pPr>
      <w:bookmarkStart w:id="1276" w:name="_Hlk151458501"/>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1277"/>
      <w:commentRangeStart w:id="1278"/>
      <w:r w:rsidRPr="00555FFB">
        <w:rPr>
          <w:b/>
          <w:bCs w:val="0"/>
        </w:rPr>
        <w:t>Figure</w:t>
      </w:r>
      <w:commentRangeEnd w:id="1277"/>
      <w:r w:rsidR="009F125F">
        <w:rPr>
          <w:rStyle w:val="CommentReference"/>
          <w:rFonts w:eastAsiaTheme="minorHAnsi" w:cstheme="minorBidi"/>
          <w:bCs w:val="0"/>
          <w:i w:val="0"/>
          <w:iCs w:val="0"/>
        </w:rPr>
        <w:commentReference w:id="1277"/>
      </w:r>
      <w:commentRangeEnd w:id="1278"/>
      <w:r w:rsidR="005C0326">
        <w:rPr>
          <w:rStyle w:val="CommentReference"/>
          <w:rFonts w:eastAsiaTheme="minorHAnsi" w:cstheme="minorBidi"/>
          <w:bCs w:val="0"/>
          <w:i w:val="0"/>
          <w:iCs w:val="0"/>
        </w:rPr>
        <w:commentReference w:id="1278"/>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1276"/>
    <w:p w14:paraId="153F6B04" w14:textId="77777777" w:rsidR="009F125F" w:rsidRDefault="009F125F" w:rsidP="00355E7B">
      <w:pPr>
        <w:keepNext/>
        <w:keepLines/>
        <w:spacing w:before="40" w:after="0"/>
        <w:outlineLvl w:val="1"/>
        <w:rPr>
          <w:rFonts w:eastAsiaTheme="majorEastAsia" w:cstheme="majorBidi"/>
          <w:sz w:val="36"/>
          <w:szCs w:val="26"/>
        </w:rPr>
      </w:pP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3E5BFEBA" w14:textId="0176813D" w:rsidR="009F125F" w:rsidRPr="000760BB" w:rsidRDefault="005F4F4B" w:rsidP="00555FFB">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566F4FF2"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1279" w:name="_Ref151397553"/>
      <w:sdt>
        <w:sdtPr>
          <w:id w:val="-98800723"/>
          <w:citation/>
        </w:sdtPr>
        <w:sdtEndPr/>
        <w:sdtContent>
          <w:r w:rsidR="008F4306">
            <w:fldChar w:fldCharType="begin"/>
          </w:r>
          <w:r w:rsidR="008F4306">
            <w:instrText xml:space="preserve"> CITATION linthicum2009a \l 1033 </w:instrText>
          </w:r>
          <w:r w:rsidR="008F4306">
            <w:fldChar w:fldCharType="separate"/>
          </w:r>
          <w:r w:rsidR="006167A6">
            <w:rPr>
              <w:noProof/>
            </w:rPr>
            <w:t xml:space="preserve"> </w:t>
          </w:r>
          <w:r w:rsidR="006167A6" w:rsidRPr="006167A6">
            <w:rPr>
              <w:noProof/>
            </w:rPr>
            <w:t>[58]</w:t>
          </w:r>
          <w:r w:rsidR="008F4306">
            <w:fldChar w:fldCharType="end"/>
          </w:r>
        </w:sdtContent>
      </w:sdt>
      <w:bookmarkEnd w:id="1279"/>
      <w:r w:rsidRPr="000760BB">
        <w:t>.</w:t>
      </w:r>
    </w:p>
    <w:p w14:paraId="4EA344C2" w14:textId="2A8A55F9"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EndPr/>
        <w:sdtContent>
          <w:r w:rsidR="007738EF">
            <w:fldChar w:fldCharType="begin"/>
          </w:r>
          <w:r w:rsidR="007738EF">
            <w:instrText xml:space="preserve"> CITATION mclaren2020a \l 1033 </w:instrText>
          </w:r>
          <w:r w:rsidR="007738EF">
            <w:fldChar w:fldCharType="separate"/>
          </w:r>
          <w:r w:rsidR="006167A6">
            <w:rPr>
              <w:noProof/>
            </w:rPr>
            <w:t xml:space="preserve"> </w:t>
          </w:r>
          <w:r w:rsidR="006167A6" w:rsidRPr="006167A6">
            <w:rPr>
              <w:noProof/>
            </w:rPr>
            <w:t>[59]</w:t>
          </w:r>
          <w:r w:rsidR="007738EF">
            <w:fldChar w:fldCharType="end"/>
          </w:r>
        </w:sdtContent>
      </w:sdt>
      <w:r w:rsidRPr="000760BB">
        <w:t>.</w:t>
      </w:r>
    </w:p>
    <w:p w14:paraId="6891A2F0" w14:textId="70120FB9"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EndPr/>
        <w:sdtContent>
          <w:r w:rsidR="00C85D30">
            <w:fldChar w:fldCharType="begin"/>
          </w:r>
          <w:r w:rsidR="00C85D30">
            <w:instrText xml:space="preserve"> CITATION leukert2009a \l 1033 </w:instrText>
          </w:r>
          <w:r w:rsidR="00C85D30">
            <w:fldChar w:fldCharType="separate"/>
          </w:r>
          <w:r w:rsidR="006167A6">
            <w:rPr>
              <w:noProof/>
            </w:rPr>
            <w:t xml:space="preserve"> </w:t>
          </w:r>
          <w:r w:rsidR="006167A6" w:rsidRPr="006167A6">
            <w:rPr>
              <w:noProof/>
            </w:rPr>
            <w:t>[60]</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30BF5442"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EndPr/>
        <w:sdtContent>
          <w:r w:rsidR="00792B9D">
            <w:fldChar w:fldCharType="begin"/>
          </w:r>
          <w:r w:rsidR="00792B9D">
            <w:instrText xml:space="preserve"> CITATION chappell2004a \l 1033 </w:instrText>
          </w:r>
          <w:r w:rsidR="00792B9D">
            <w:fldChar w:fldCharType="separate"/>
          </w:r>
          <w:r w:rsidR="006167A6">
            <w:rPr>
              <w:noProof/>
            </w:rPr>
            <w:t xml:space="preserve"> </w:t>
          </w:r>
          <w:r w:rsidR="006167A6" w:rsidRPr="006167A6">
            <w:rPr>
              <w:noProof/>
            </w:rPr>
            <w:t>[61]</w:t>
          </w:r>
          <w:r w:rsidR="00792B9D">
            <w:fldChar w:fldCharType="end"/>
          </w:r>
        </w:sdtContent>
      </w:sdt>
      <w:r w:rsidRPr="000760BB">
        <w:t>.</w:t>
      </w:r>
    </w:p>
    <w:p w14:paraId="08769C48" w14:textId="2310AE5A"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EndPr/>
        <w:sdtContent>
          <w:r w:rsidR="00AF3C6E">
            <w:fldChar w:fldCharType="begin"/>
          </w:r>
          <w:r w:rsidR="00AF3C6E">
            <w:instrText xml:space="preserve"> CITATION mclaren2020a \l 1033 </w:instrText>
          </w:r>
          <w:r w:rsidR="00AF3C6E">
            <w:fldChar w:fldCharType="separate"/>
          </w:r>
          <w:r w:rsidR="006167A6">
            <w:rPr>
              <w:noProof/>
            </w:rPr>
            <w:t xml:space="preserve"> </w:t>
          </w:r>
          <w:r w:rsidR="006167A6" w:rsidRPr="006167A6">
            <w:rPr>
              <w:noProof/>
            </w:rPr>
            <w:t>[59]</w:t>
          </w:r>
          <w:r w:rsidR="00AF3C6E">
            <w:fldChar w:fldCharType="end"/>
          </w:r>
        </w:sdtContent>
      </w:sdt>
      <w:r w:rsidRPr="000760BB">
        <w:t>.</w:t>
      </w:r>
    </w:p>
    <w:p w14:paraId="495639BE" w14:textId="779D4E53"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EndPr/>
        <w:sdtContent>
          <w:r w:rsidR="00AF3C6E">
            <w:fldChar w:fldCharType="begin"/>
          </w:r>
          <w:r w:rsidR="00AF3C6E">
            <w:instrText xml:space="preserve"> CITATION hohpe2004a \l 1033 </w:instrText>
          </w:r>
          <w:r w:rsidR="00AF3C6E">
            <w:fldChar w:fldCharType="separate"/>
          </w:r>
          <w:r w:rsidR="006167A6">
            <w:rPr>
              <w:noProof/>
            </w:rPr>
            <w:t xml:space="preserve"> </w:t>
          </w:r>
          <w:r w:rsidR="006167A6" w:rsidRPr="006167A6">
            <w:rPr>
              <w:noProof/>
            </w:rPr>
            <w:t>[62]</w:t>
          </w:r>
          <w:r w:rsidR="00AF3C6E">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0FC3B0C5"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EndPr/>
        <w:sdtContent>
          <w:r w:rsidR="00B32FCF">
            <w:fldChar w:fldCharType="begin"/>
          </w:r>
          <w:r w:rsidR="00B32FCF">
            <w:instrText xml:space="preserve"> CITATION linthicum2009a \l 1033 </w:instrText>
          </w:r>
          <w:r w:rsidR="00B32FCF">
            <w:fldChar w:fldCharType="separate"/>
          </w:r>
          <w:r w:rsidR="006167A6">
            <w:rPr>
              <w:noProof/>
            </w:rPr>
            <w:t xml:space="preserve"> </w:t>
          </w:r>
          <w:r w:rsidR="006167A6" w:rsidRPr="006167A6">
            <w:rPr>
              <w:noProof/>
            </w:rPr>
            <w:t>[58]</w:t>
          </w:r>
          <w:r w:rsidR="00B32FCF">
            <w:fldChar w:fldCharType="end"/>
          </w:r>
        </w:sdtContent>
      </w:sdt>
      <w:r w:rsidRPr="000760BB">
        <w:t>.</w:t>
      </w:r>
    </w:p>
    <w:p w14:paraId="683FFB8D" w14:textId="566FBB8D"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EndPr/>
        <w:sdtContent>
          <w:r w:rsidR="009D43B9">
            <w:fldChar w:fldCharType="begin"/>
          </w:r>
          <w:r w:rsidR="009D43B9">
            <w:instrText xml:space="preserve"> CITATION leukert2009a \l 1033 </w:instrText>
          </w:r>
          <w:r w:rsidR="009D43B9">
            <w:fldChar w:fldCharType="separate"/>
          </w:r>
          <w:r w:rsidR="006167A6">
            <w:rPr>
              <w:noProof/>
            </w:rPr>
            <w:t xml:space="preserve"> </w:t>
          </w:r>
          <w:r w:rsidR="006167A6" w:rsidRPr="006167A6">
            <w:rPr>
              <w:noProof/>
            </w:rPr>
            <w:t>[60]</w:t>
          </w:r>
          <w:r w:rsidR="009D43B9">
            <w:fldChar w:fldCharType="end"/>
          </w:r>
        </w:sdtContent>
      </w:sdt>
      <w:r w:rsidRPr="000760BB">
        <w:t>.</w:t>
      </w:r>
    </w:p>
    <w:p w14:paraId="07246FE8" w14:textId="4C53D764"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EndPr/>
        <w:sdtContent>
          <w:r w:rsidR="009D43B9">
            <w:fldChar w:fldCharType="begin"/>
          </w:r>
          <w:r w:rsidR="009D43B9">
            <w:instrText xml:space="preserve"> CITATION mclaren2020a \l 1033 </w:instrText>
          </w:r>
          <w:r w:rsidR="009D43B9">
            <w:fldChar w:fldCharType="separate"/>
          </w:r>
          <w:r w:rsidR="006167A6">
            <w:rPr>
              <w:noProof/>
            </w:rPr>
            <w:t xml:space="preserve"> </w:t>
          </w:r>
          <w:r w:rsidR="006167A6" w:rsidRPr="006167A6">
            <w:rPr>
              <w:noProof/>
            </w:rPr>
            <w:t>[59]</w:t>
          </w:r>
          <w:r w:rsidR="009D43B9">
            <w:fldChar w:fldCharType="end"/>
          </w:r>
        </w:sdtContent>
      </w:sdt>
      <w:r w:rsidRPr="00DA3801">
        <w:t>.</w:t>
      </w:r>
    </w:p>
    <w:p w14:paraId="1BE5D1F4" w14:textId="4EF0C1BB" w:rsidR="00DE5FD4" w:rsidRPr="00DA3801" w:rsidRDefault="00DE5FD4" w:rsidP="008A12F7">
      <w:pPr>
        <w:pStyle w:val="NormalBPBHEB"/>
        <w:numPr>
          <w:ilvl w:val="0"/>
          <w:numId w:val="54"/>
        </w:numPr>
      </w:pPr>
      <w:r w:rsidRPr="00DA3801">
        <w:rPr>
          <w:b/>
          <w:bCs/>
        </w:rPr>
        <w:lastRenderedPageBreak/>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EndPr/>
        <w:sdtContent>
          <w:r w:rsidR="004167F5">
            <w:fldChar w:fldCharType="begin"/>
          </w:r>
          <w:r w:rsidR="004167F5">
            <w:instrText xml:space="preserve"> CITATION hohpe2004a \l 1033 </w:instrText>
          </w:r>
          <w:r w:rsidR="004167F5">
            <w:fldChar w:fldCharType="separate"/>
          </w:r>
          <w:r w:rsidR="006167A6">
            <w:rPr>
              <w:noProof/>
            </w:rPr>
            <w:t xml:space="preserve"> </w:t>
          </w:r>
          <w:r w:rsidR="006167A6" w:rsidRPr="006167A6">
            <w:rPr>
              <w:noProof/>
            </w:rPr>
            <w:t>[62]</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643EE12D"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1280" w:name="_Ref150873061"/>
      <w:sdt>
        <w:sdtPr>
          <w:id w:val="2061443282"/>
          <w:citation/>
        </w:sdtPr>
        <w:sdtEndPr/>
        <w:sdtContent>
          <w:r w:rsidR="00E10554">
            <w:fldChar w:fldCharType="begin"/>
          </w:r>
          <w:r w:rsidR="00E10554">
            <w:instrText xml:space="preserve"> CITATION doe2019a \l 1033 </w:instrText>
          </w:r>
          <w:r w:rsidR="00E10554">
            <w:fldChar w:fldCharType="separate"/>
          </w:r>
          <w:r w:rsidR="006167A6">
            <w:rPr>
              <w:noProof/>
            </w:rPr>
            <w:t xml:space="preserve"> </w:t>
          </w:r>
          <w:r w:rsidR="006167A6" w:rsidRPr="006167A6">
            <w:rPr>
              <w:noProof/>
            </w:rPr>
            <w:t>[63]</w:t>
          </w:r>
          <w:r w:rsidR="00E10554">
            <w:fldChar w:fldCharType="end"/>
          </w:r>
        </w:sdtContent>
      </w:sdt>
      <w:bookmarkEnd w:id="1280"/>
      <w:commentRangeStart w:id="1281"/>
      <w:commentRangeEnd w:id="1281"/>
      <w:r w:rsidR="009F125F">
        <w:rPr>
          <w:rStyle w:val="CommentReference"/>
          <w:rFonts w:eastAsiaTheme="minorHAnsi" w:cstheme="minorBidi"/>
        </w:rPr>
        <w:commentReference w:id="1281"/>
      </w:r>
      <w:r w:rsidRPr="00DA3801">
        <w:t>.</w:t>
      </w:r>
    </w:p>
    <w:p w14:paraId="6CC20484" w14:textId="2CB81C09" w:rsidR="006D64F3" w:rsidRDefault="006D64F3" w:rsidP="008541CC">
      <w:pPr>
        <w:pStyle w:val="NormalBPBHEB"/>
      </w:pPr>
      <w:r w:rsidRPr="006D64F3">
        <w:t>Figure 7.8</w:t>
      </w:r>
      <w:r>
        <w:t xml:space="preserve"> below depicts a t</w:t>
      </w:r>
      <w:r w:rsidRPr="006D64F3">
        <w:t xml:space="preserve">ypical microservices application on </w:t>
      </w:r>
      <w:r w:rsidR="00A01259" w:rsidRPr="006D64F3">
        <w:t>AWS</w:t>
      </w:r>
      <w:r w:rsidR="00A01259">
        <w:t>.</w:t>
      </w:r>
    </w:p>
    <w:p w14:paraId="2C427474" w14:textId="30C7BB4B" w:rsidR="00F95F26" w:rsidRDefault="000E07E1" w:rsidP="00555FFB">
      <w:pPr>
        <w:pStyle w:val="FigureBPBHEB"/>
      </w:pPr>
      <w:r>
        <w:t xml:space="preserve"> </w:t>
      </w:r>
      <w:r>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5B51C6FE"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1282" w:name="_Ref150873084"/>
      <w:sdt>
        <w:sdtPr>
          <w:id w:val="1986045106"/>
          <w:citation/>
        </w:sdtPr>
        <w:sdtEndPr/>
        <w:sdtContent>
          <w:r w:rsidR="00C44DC9">
            <w:fldChar w:fldCharType="begin"/>
          </w:r>
          <w:r w:rsidR="00C44DC9">
            <w:instrText xml:space="preserve"> CITATION smith2018i \l 1033 </w:instrText>
          </w:r>
          <w:r w:rsidR="00C44DC9">
            <w:fldChar w:fldCharType="separate"/>
          </w:r>
          <w:r w:rsidR="006167A6">
            <w:rPr>
              <w:noProof/>
            </w:rPr>
            <w:t xml:space="preserve"> </w:t>
          </w:r>
          <w:r w:rsidR="006167A6" w:rsidRPr="006167A6">
            <w:rPr>
              <w:noProof/>
            </w:rPr>
            <w:t>[64]</w:t>
          </w:r>
          <w:r w:rsidR="00C44DC9">
            <w:fldChar w:fldCharType="end"/>
          </w:r>
        </w:sdtContent>
      </w:sdt>
      <w:bookmarkEnd w:id="1282"/>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2142AD30" w:rsidR="005553A4" w:rsidRPr="00DA3801" w:rsidRDefault="005553A4" w:rsidP="008A12F7">
      <w:pPr>
        <w:pStyle w:val="NormalBPBHEB"/>
        <w:numPr>
          <w:ilvl w:val="0"/>
          <w:numId w:val="56"/>
        </w:numPr>
      </w:pPr>
      <w:r w:rsidRPr="00DA3801">
        <w:rPr>
          <w:b/>
          <w:bCs/>
        </w:rPr>
        <w:lastRenderedPageBreak/>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EndPr/>
        <w:sdtContent>
          <w:r w:rsidR="004771EA">
            <w:fldChar w:fldCharType="begin"/>
          </w:r>
          <w:r w:rsidR="004771EA">
            <w:instrText xml:space="preserve"> CITATION linthicum2009a \l 1033 </w:instrText>
          </w:r>
          <w:r w:rsidR="004771EA">
            <w:fldChar w:fldCharType="separate"/>
          </w:r>
          <w:r w:rsidR="006167A6">
            <w:rPr>
              <w:noProof/>
            </w:rPr>
            <w:t xml:space="preserve"> </w:t>
          </w:r>
          <w:r w:rsidR="006167A6" w:rsidRPr="006167A6">
            <w:rPr>
              <w:noProof/>
            </w:rPr>
            <w:t>[58]</w:t>
          </w:r>
          <w:r w:rsidR="004771EA">
            <w:fldChar w:fldCharType="end"/>
          </w:r>
        </w:sdtContent>
      </w:sdt>
      <w:r w:rsidRPr="00DA3801">
        <w:t>.</w:t>
      </w:r>
    </w:p>
    <w:p w14:paraId="0F3D092D" w14:textId="2DBBF721"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EndPr/>
        <w:sdtContent>
          <w:r w:rsidR="00DB4067">
            <w:fldChar w:fldCharType="begin"/>
          </w:r>
          <w:r w:rsidR="00DB4067">
            <w:instrText xml:space="preserve"> CITATION chappell2004a \l 1033 </w:instrText>
          </w:r>
          <w:r w:rsidR="00DB4067">
            <w:fldChar w:fldCharType="separate"/>
          </w:r>
          <w:r w:rsidR="006167A6">
            <w:rPr>
              <w:noProof/>
            </w:rPr>
            <w:t xml:space="preserve"> </w:t>
          </w:r>
          <w:r w:rsidR="006167A6" w:rsidRPr="006167A6">
            <w:rPr>
              <w:noProof/>
            </w:rPr>
            <w:t>[61]</w:t>
          </w:r>
          <w:r w:rsidR="00DB4067">
            <w:fldChar w:fldCharType="end"/>
          </w:r>
        </w:sdtContent>
      </w:sdt>
      <w:r w:rsidRPr="00DA3801">
        <w:t>.</w:t>
      </w:r>
    </w:p>
    <w:p w14:paraId="2285F5C9" w14:textId="00C6FC94" w:rsidR="000760BB" w:rsidRPr="000760BB" w:rsidRDefault="000760BB" w:rsidP="00555FFB">
      <w:pPr>
        <w:pStyle w:val="Heading1BPBHEB"/>
      </w:pPr>
      <w:r w:rsidRPr="000760BB">
        <w:t>Amazon AppFlow</w:t>
      </w:r>
    </w:p>
    <w:p w14:paraId="0832EBDA" w14:textId="77777777" w:rsidR="000760BB" w:rsidRDefault="000760BB" w:rsidP="009F125F">
      <w:pPr>
        <w:pStyle w:val="NormalBPBHEB"/>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057EEEEA" w:rsidR="009F125F" w:rsidRPr="000760BB" w:rsidRDefault="009F125F" w:rsidP="00555FFB">
      <w:pPr>
        <w:pStyle w:val="NormalBPBHEB"/>
      </w:pPr>
      <w:r>
        <w:t>The following are the key features of Amazon AppFlow</w:t>
      </w:r>
      <w:sdt>
        <w:sdtPr>
          <w:id w:val="-199563514"/>
          <w:citation/>
        </w:sdtPr>
        <w:sdtEndPr/>
        <w:sdtContent>
          <w:r w:rsidR="00CD4C7F">
            <w:fldChar w:fldCharType="begin"/>
          </w:r>
          <w:r w:rsidR="00CD4C7F">
            <w:instrText xml:space="preserve"> CITATION a2023c \l 1033 </w:instrText>
          </w:r>
          <w:r w:rsidR="00CD4C7F">
            <w:fldChar w:fldCharType="separate"/>
          </w:r>
          <w:r w:rsidR="006167A6">
            <w:rPr>
              <w:noProof/>
            </w:rPr>
            <w:t xml:space="preserve"> </w:t>
          </w:r>
          <w:r w:rsidR="006167A6" w:rsidRPr="006167A6">
            <w:rPr>
              <w:noProof/>
            </w:rPr>
            <w:t>[56]</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AppFlow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AppFlow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56292483"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AppFlow to automate the flow of data between CRM systems like Salesforce and marketing platforms, streamlining sales and marketing processes</w:t>
      </w:r>
      <w:sdt>
        <w:sdtPr>
          <w:id w:val="-733385263"/>
          <w:citation/>
        </w:sdtPr>
        <w:sdtEndPr/>
        <w:sdtContent>
          <w:r w:rsidR="00CA448E">
            <w:fldChar w:fldCharType="begin"/>
          </w:r>
          <w:r w:rsidR="00CA448E">
            <w:instrText xml:space="preserve"> CITATION doe2020a \l 1033 </w:instrText>
          </w:r>
          <w:r w:rsidR="00CA448E">
            <w:fldChar w:fldCharType="separate"/>
          </w:r>
          <w:r w:rsidR="006167A6">
            <w:rPr>
              <w:noProof/>
            </w:rPr>
            <w:t xml:space="preserve"> </w:t>
          </w:r>
          <w:r w:rsidR="006167A6" w:rsidRPr="006167A6">
            <w:rPr>
              <w:noProof/>
            </w:rPr>
            <w:t>[65]</w:t>
          </w:r>
          <w:r w:rsidR="00CA448E">
            <w:fldChar w:fldCharType="end"/>
          </w:r>
        </w:sdtContent>
      </w:sdt>
      <w:r w:rsidRPr="000760BB">
        <w:t>.</w:t>
      </w:r>
    </w:p>
    <w:p w14:paraId="30A8AF41" w14:textId="5555D1B3"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AppFlow can facilitate the transfer of data from SaaS applications to data warehouses on AWS, supporting analytics and reporting requirements</w:t>
      </w:r>
      <w:sdt>
        <w:sdtPr>
          <w:id w:val="-1254194856"/>
          <w:citation/>
        </w:sdtPr>
        <w:sdtEndPr/>
        <w:sdtContent>
          <w:r w:rsidR="00B9645F">
            <w:fldChar w:fldCharType="begin"/>
          </w:r>
          <w:r w:rsidR="00B9645F">
            <w:instrText xml:space="preserve"> CITATION a2023c \l 1033 </w:instrText>
          </w:r>
          <w:r w:rsidR="00B9645F">
            <w:fldChar w:fldCharType="separate"/>
          </w:r>
          <w:r w:rsidR="006167A6">
            <w:rPr>
              <w:noProof/>
            </w:rPr>
            <w:t xml:space="preserve"> </w:t>
          </w:r>
          <w:r w:rsidR="006167A6" w:rsidRPr="006167A6">
            <w:rPr>
              <w:noProof/>
            </w:rPr>
            <w:t>[56]</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62598541" w:rsidR="000E4263" w:rsidRPr="000760BB" w:rsidRDefault="000E4263" w:rsidP="00555FFB">
      <w:pPr>
        <w:pStyle w:val="NormalBPBHEB"/>
      </w:pPr>
      <w:r>
        <w:t>The following are the considerations for implementation</w:t>
      </w:r>
      <w:sdt>
        <w:sdtPr>
          <w:id w:val="1706451398"/>
          <w:citation/>
        </w:sdtPr>
        <w:sdtEndPr/>
        <w:sdtContent>
          <w:r w:rsidR="00F726E3">
            <w:fldChar w:fldCharType="begin"/>
          </w:r>
          <w:r w:rsidR="00F726E3">
            <w:instrText xml:space="preserve"> CITATION a2023c \l 1033 </w:instrText>
          </w:r>
          <w:r w:rsidR="00F726E3">
            <w:fldChar w:fldCharType="separate"/>
          </w:r>
          <w:r w:rsidR="006167A6">
            <w:rPr>
              <w:noProof/>
            </w:rPr>
            <w:t xml:space="preserve"> </w:t>
          </w:r>
          <w:r w:rsidR="006167A6" w:rsidRPr="006167A6">
            <w:rPr>
              <w:noProof/>
            </w:rPr>
            <w:t>[56]</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lastRenderedPageBreak/>
        <w:t xml:space="preserve">Security and </w:t>
      </w:r>
      <w:r w:rsidR="000E4263" w:rsidRPr="000760BB">
        <w:rPr>
          <w:b/>
          <w:bCs/>
        </w:rPr>
        <w:t>compliance</w:t>
      </w:r>
      <w:r w:rsidRPr="000760BB">
        <w:rPr>
          <w:b/>
          <w:bCs/>
        </w:rPr>
        <w:t>:</w:t>
      </w:r>
      <w:r w:rsidRPr="000760BB">
        <w:t xml:space="preserve"> Ensure that data transferred through Amazon AppFlow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1283"/>
      <w:r>
        <w:t>challenges</w:t>
      </w:r>
      <w:commentRangeEnd w:id="1283"/>
      <w:r>
        <w:rPr>
          <w:rStyle w:val="CommentReference"/>
          <w:rFonts w:eastAsiaTheme="minorHAnsi" w:cstheme="minorBidi"/>
        </w:rPr>
        <w:commentReference w:id="1283"/>
      </w:r>
      <w:r>
        <w:t xml:space="preserve">: </w:t>
      </w:r>
    </w:p>
    <w:p w14:paraId="5C024C6C" w14:textId="3D7E37B5"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EndPr/>
        <w:sdtContent>
          <w:r w:rsidR="003709EE">
            <w:fldChar w:fldCharType="begin"/>
          </w:r>
          <w:r w:rsidR="003709EE">
            <w:instrText xml:space="preserve"> CITATION smith2019c \l 1033 </w:instrText>
          </w:r>
          <w:r w:rsidR="003709EE">
            <w:fldChar w:fldCharType="separate"/>
          </w:r>
          <w:r w:rsidR="006167A6">
            <w:rPr>
              <w:noProof/>
            </w:rPr>
            <w:t xml:space="preserve"> </w:t>
          </w:r>
          <w:r w:rsidR="006167A6" w:rsidRPr="006167A6">
            <w:rPr>
              <w:noProof/>
            </w:rPr>
            <w:t>[66]</w:t>
          </w:r>
          <w:r w:rsidR="003709EE">
            <w:fldChar w:fldCharType="end"/>
          </w:r>
        </w:sdtContent>
      </w:sdt>
      <w:r w:rsidRPr="000760BB">
        <w:t>.</w:t>
      </w:r>
    </w:p>
    <w:p w14:paraId="4B84289D" w14:textId="2FB942A9" w:rsidR="000760BB" w:rsidRPr="000760BB" w:rsidRDefault="000760BB" w:rsidP="00555FFB">
      <w:pPr>
        <w:pStyle w:val="Heading1BPBHEB"/>
      </w:pPr>
      <w:r w:rsidRPr="000760BB">
        <w:t>Amazon EventBridge</w:t>
      </w:r>
    </w:p>
    <w:p w14:paraId="2816F6AA" w14:textId="59AFB760" w:rsidR="000760BB" w:rsidRDefault="000760BB" w:rsidP="000E4263">
      <w:pPr>
        <w:pStyle w:val="NormalBPBHEB"/>
      </w:pPr>
      <w:r w:rsidRPr="000760BB">
        <w:t xml:space="preserve">Amazon EventBridge, a serverless event bus service provided by AWS, enables easy and scalable event-driven applications. This section </w:t>
      </w:r>
      <w:r w:rsidR="000E4263">
        <w:t xml:space="preserve">discusses </w:t>
      </w:r>
      <w:r w:rsidRPr="000760BB">
        <w:t>the features, use cases, and best practices for leveraging Amazon EventBridge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75385F4D" w:rsidR="000E4263" w:rsidRPr="000760BB" w:rsidRDefault="000E4263" w:rsidP="00555FFB">
      <w:pPr>
        <w:pStyle w:val="NormalBPBHEB"/>
      </w:pPr>
      <w:r>
        <w:t xml:space="preserve">The following are the </w:t>
      </w:r>
      <w:r w:rsidRPr="000E4263">
        <w:t>key features of Amazon EventBridge</w:t>
      </w:r>
      <w:sdt>
        <w:sdtPr>
          <w:id w:val="-1043140646"/>
          <w:citation/>
        </w:sdtPr>
        <w:sdtEndPr/>
        <w:sdtContent>
          <w:r w:rsidR="00571BBD">
            <w:fldChar w:fldCharType="begin"/>
          </w:r>
          <w:r w:rsidR="00571BBD">
            <w:instrText xml:space="preserve"> CITATION unknown2023k \l 1033 </w:instrText>
          </w:r>
          <w:r w:rsidR="00571BBD">
            <w:fldChar w:fldCharType="separate"/>
          </w:r>
          <w:r w:rsidR="006167A6">
            <w:rPr>
              <w:noProof/>
            </w:rPr>
            <w:t xml:space="preserve"> </w:t>
          </w:r>
          <w:r w:rsidR="006167A6" w:rsidRPr="006167A6">
            <w:rPr>
              <w:noProof/>
            </w:rPr>
            <w:t>[57]</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EventBridge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EventBridge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The following are the use cases of Amazon EventBridge:</w:t>
      </w:r>
    </w:p>
    <w:p w14:paraId="268FE28B" w14:textId="0761F52D"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EventBridge supports communication between microservices by enabling them to produce and consume events, fostering a loosely coupled architecture</w:t>
      </w:r>
      <w:bookmarkStart w:id="1284" w:name="_Ref151399311"/>
      <w:sdt>
        <w:sdtPr>
          <w:id w:val="-14458901"/>
          <w:citation/>
        </w:sdtPr>
        <w:sdtEndPr/>
        <w:sdtContent>
          <w:r w:rsidR="00B3545B">
            <w:fldChar w:fldCharType="begin"/>
          </w:r>
          <w:r w:rsidR="00B3545B">
            <w:instrText xml:space="preserve"> CITATION doe2021a \l 1033 </w:instrText>
          </w:r>
          <w:r w:rsidR="00B3545B">
            <w:fldChar w:fldCharType="separate"/>
          </w:r>
          <w:r w:rsidR="006167A6">
            <w:rPr>
              <w:noProof/>
            </w:rPr>
            <w:t xml:space="preserve"> </w:t>
          </w:r>
          <w:r w:rsidR="006167A6" w:rsidRPr="006167A6">
            <w:rPr>
              <w:noProof/>
            </w:rPr>
            <w:t>[67]</w:t>
          </w:r>
          <w:r w:rsidR="00B3545B">
            <w:fldChar w:fldCharType="end"/>
          </w:r>
        </w:sdtContent>
      </w:sdt>
      <w:bookmarkEnd w:id="1284"/>
      <w:r w:rsidRPr="000760BB">
        <w:t>.</w:t>
      </w:r>
    </w:p>
    <w:p w14:paraId="78F2B1B4" w14:textId="5DB1C55F"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EventBridge for real-time data processing by reacting to events generated by different services or applications</w:t>
      </w:r>
      <w:sdt>
        <w:sdtPr>
          <w:id w:val="-653074090"/>
          <w:citation/>
        </w:sdtPr>
        <w:sdtEndPr/>
        <w:sdtContent>
          <w:r w:rsidR="003F0E19">
            <w:fldChar w:fldCharType="begin"/>
          </w:r>
          <w:r w:rsidR="003F0E19">
            <w:instrText xml:space="preserve"> CITATION unknown2023k \l 1033 </w:instrText>
          </w:r>
          <w:r w:rsidR="003F0E19">
            <w:fldChar w:fldCharType="separate"/>
          </w:r>
          <w:r w:rsidR="006167A6">
            <w:rPr>
              <w:noProof/>
            </w:rPr>
            <w:t xml:space="preserve"> </w:t>
          </w:r>
          <w:r w:rsidR="006167A6" w:rsidRPr="006167A6">
            <w:rPr>
              <w:noProof/>
            </w:rPr>
            <w:t>[57]</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74B1DCE2" w:rsidR="000E4263" w:rsidRPr="000760BB" w:rsidRDefault="000E4263" w:rsidP="00555FFB">
      <w:pPr>
        <w:pStyle w:val="NormalBPBHEB"/>
      </w:pPr>
      <w:r>
        <w:t>The following are the best practices of Amazon EventBridge</w:t>
      </w:r>
      <w:sdt>
        <w:sdtPr>
          <w:id w:val="-1454399589"/>
          <w:citation/>
        </w:sdtPr>
        <w:sdtEndPr/>
        <w:sdtContent>
          <w:r w:rsidR="002052FC">
            <w:fldChar w:fldCharType="begin"/>
          </w:r>
          <w:r w:rsidR="002052FC">
            <w:instrText xml:space="preserve"> CITATION unknown2023k \l 1033 </w:instrText>
          </w:r>
          <w:r w:rsidR="002052FC">
            <w:fldChar w:fldCharType="separate"/>
          </w:r>
          <w:r w:rsidR="006167A6">
            <w:rPr>
              <w:noProof/>
            </w:rPr>
            <w:t xml:space="preserve"> </w:t>
          </w:r>
          <w:r w:rsidR="006167A6" w:rsidRPr="006167A6">
            <w:rPr>
              <w:noProof/>
            </w:rPr>
            <w:t>[57]</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lastRenderedPageBreak/>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1285"/>
      <w:r>
        <w:t>of</w:t>
      </w:r>
      <w:commentRangeEnd w:id="1285"/>
      <w:r>
        <w:rPr>
          <w:rStyle w:val="CommentReference"/>
          <w:rFonts w:eastAsiaTheme="minorHAnsi" w:cstheme="minorBidi"/>
        </w:rPr>
        <w:commentReference w:id="1285"/>
      </w:r>
      <w:r>
        <w:t xml:space="preserve">: </w:t>
      </w:r>
    </w:p>
    <w:p w14:paraId="390FA6E1" w14:textId="2F97B758"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EndPr/>
        <w:sdtContent>
          <w:r w:rsidR="009F0897">
            <w:fldChar w:fldCharType="begin"/>
          </w:r>
          <w:r w:rsidR="009F0897">
            <w:instrText xml:space="preserve"> CITATION doe2021a \l 1033 </w:instrText>
          </w:r>
          <w:r w:rsidR="009F0897">
            <w:fldChar w:fldCharType="separate"/>
          </w:r>
          <w:r w:rsidR="006167A6">
            <w:rPr>
              <w:noProof/>
            </w:rPr>
            <w:t xml:space="preserve"> </w:t>
          </w:r>
          <w:r w:rsidR="006167A6" w:rsidRPr="006167A6">
            <w:rPr>
              <w:noProof/>
            </w:rPr>
            <w:t>[67]</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5BD901AF"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1286"/>
      <w:r w:rsidRPr="000760BB">
        <w:t>applications</w:t>
      </w:r>
      <w:commentRangeEnd w:id="1286"/>
      <w:r w:rsidR="000E4263">
        <w:rPr>
          <w:rStyle w:val="CommentReference"/>
          <w:rFonts w:eastAsiaTheme="minorHAnsi" w:cstheme="minorBidi"/>
        </w:rPr>
        <w:commentReference w:id="1286"/>
      </w:r>
      <w:r w:rsidRPr="000760BB">
        <w:t>.</w:t>
      </w:r>
      <w:r w:rsidR="00D8273A">
        <w:t xml:space="preserve"> </w:t>
      </w:r>
      <w:r w:rsidR="00D8273A" w:rsidRPr="00D8273A">
        <w:t>Figure 7.9</w:t>
      </w:r>
      <w:r w:rsidR="00D8273A">
        <w:t xml:space="preserve"> below </w:t>
      </w:r>
      <w:r w:rsidR="00FA357E">
        <w:t xml:space="preserve">shows the high-level architecture for </w:t>
      </w:r>
      <w:r w:rsidR="00D8273A" w:rsidRPr="00D8273A">
        <w:t>Amazon Managed Workflows for Apache Airflow</w:t>
      </w:r>
      <w:r w:rsidR="00FA357E">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bookmarkStart w:id="1287" w:name="_Hlk169706596"/>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bookmarkEnd w:id="1287"/>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780C1BDC" w:rsidR="000E4263" w:rsidRPr="000760BB" w:rsidRDefault="000E4263" w:rsidP="00555FFB">
      <w:pPr>
        <w:pStyle w:val="NormalBPBHEB"/>
      </w:pPr>
      <w:r>
        <w:t>The following are the key features of Amazon MWAA</w:t>
      </w:r>
      <w:sdt>
        <w:sdtPr>
          <w:id w:val="1738659755"/>
          <w:citation/>
        </w:sdtPr>
        <w:sdtEndPr/>
        <w:sdtContent>
          <w:r w:rsidR="00DD49DA">
            <w:fldChar w:fldCharType="begin"/>
          </w:r>
          <w:r w:rsidR="00DD49DA">
            <w:instrText xml:space="preserve"> CITATION services2023c \l 1033 </w:instrText>
          </w:r>
          <w:r w:rsidR="00DD49DA">
            <w:fldChar w:fldCharType="separate"/>
          </w:r>
          <w:r w:rsidR="006167A6">
            <w:rPr>
              <w:noProof/>
            </w:rPr>
            <w:t xml:space="preserve"> </w:t>
          </w:r>
          <w:r w:rsidR="006167A6" w:rsidRPr="006167A6">
            <w:rPr>
              <w:noProof/>
            </w:rPr>
            <w:t>[68]</w:t>
          </w:r>
          <w:r w:rsidR="00DD49DA">
            <w:fldChar w:fldCharType="end"/>
          </w:r>
        </w:sdtContent>
      </w:sdt>
      <w:r>
        <w:t xml:space="preserve">: </w:t>
      </w:r>
    </w:p>
    <w:p w14:paraId="517DF4D0" w14:textId="4B6050E7" w:rsidR="000760BB" w:rsidRPr="000760BB" w:rsidRDefault="000760BB" w:rsidP="008A12F7">
      <w:pPr>
        <w:pStyle w:val="NormalBPBHEB"/>
        <w:numPr>
          <w:ilvl w:val="0"/>
          <w:numId w:val="64"/>
        </w:numPr>
      </w:pPr>
      <w:r w:rsidRPr="000760BB">
        <w:rPr>
          <w:b/>
          <w:bCs/>
        </w:rPr>
        <w:lastRenderedPageBreak/>
        <w:t xml:space="preserve">Managed </w:t>
      </w:r>
      <w:r w:rsidR="00FA357E" w:rsidRPr="000760BB">
        <w:rPr>
          <w:b/>
          <w:bCs/>
        </w:rPr>
        <w:t>Apache</w:t>
      </w:r>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12738BFC"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EndPr/>
        <w:sdtContent>
          <w:r w:rsidR="008F0CBC">
            <w:fldChar w:fldCharType="begin"/>
          </w:r>
          <w:r w:rsidR="008F0CBC">
            <w:instrText xml:space="preserve"> CITATION doe2020b \l 1033 </w:instrText>
          </w:r>
          <w:r w:rsidR="008F0CBC">
            <w:fldChar w:fldCharType="separate"/>
          </w:r>
          <w:r w:rsidR="006167A6">
            <w:rPr>
              <w:noProof/>
            </w:rPr>
            <w:t xml:space="preserve"> </w:t>
          </w:r>
          <w:r w:rsidR="006167A6" w:rsidRPr="006167A6">
            <w:rPr>
              <w:noProof/>
            </w:rPr>
            <w:t>[69]</w:t>
          </w:r>
          <w:r w:rsidR="008F0CBC">
            <w:fldChar w:fldCharType="end"/>
          </w:r>
        </w:sdtContent>
      </w:sdt>
      <w:r w:rsidRPr="000760BB">
        <w:t>.</w:t>
      </w:r>
    </w:p>
    <w:p w14:paraId="695025B5" w14:textId="09B6CC04"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EndPr/>
        <w:sdtContent>
          <w:r w:rsidR="00292195">
            <w:fldChar w:fldCharType="begin"/>
          </w:r>
          <w:r w:rsidR="00292195">
            <w:instrText xml:space="preserve"> CITATION services2023c \l 1033 </w:instrText>
          </w:r>
          <w:r w:rsidR="00292195">
            <w:fldChar w:fldCharType="separate"/>
          </w:r>
          <w:r w:rsidR="006167A6">
            <w:rPr>
              <w:noProof/>
            </w:rPr>
            <w:t xml:space="preserve"> </w:t>
          </w:r>
          <w:r w:rsidR="006167A6" w:rsidRPr="006167A6">
            <w:rPr>
              <w:noProof/>
            </w:rPr>
            <w:t>[68]</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295E3AAB" w:rsidR="0080773E" w:rsidRPr="000760BB" w:rsidRDefault="0080773E" w:rsidP="00555FFB">
      <w:pPr>
        <w:pStyle w:val="NormalBPBHEB"/>
      </w:pPr>
      <w:r>
        <w:t>The following are the best practices</w:t>
      </w:r>
      <w:sdt>
        <w:sdtPr>
          <w:id w:val="196512868"/>
          <w:citation/>
        </w:sdtPr>
        <w:sdtEndPr/>
        <w:sdtContent>
          <w:r w:rsidR="00EC75DB">
            <w:fldChar w:fldCharType="begin"/>
          </w:r>
          <w:r w:rsidR="00EC75DB">
            <w:instrText xml:space="preserve"> CITATION doe2020b \l 1033 </w:instrText>
          </w:r>
          <w:r w:rsidR="00EC75DB">
            <w:fldChar w:fldCharType="separate"/>
          </w:r>
          <w:r w:rsidR="006167A6">
            <w:rPr>
              <w:noProof/>
            </w:rPr>
            <w:t xml:space="preserve"> </w:t>
          </w:r>
          <w:r w:rsidR="006167A6" w:rsidRPr="006167A6">
            <w:rPr>
              <w:noProof/>
            </w:rPr>
            <w:t>[69]</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1288"/>
      <w:commentRangeStart w:id="1289"/>
      <w:r w:rsidRPr="00FE2F39">
        <w:rPr>
          <w:rFonts w:eastAsiaTheme="majorEastAsia" w:cstheme="majorBidi"/>
          <w:sz w:val="36"/>
          <w:szCs w:val="26"/>
        </w:rPr>
        <w:t>Considerations</w:t>
      </w:r>
      <w:commentRangeEnd w:id="1288"/>
      <w:r w:rsidR="0080773E" w:rsidRPr="00FE2F39">
        <w:rPr>
          <w:rFonts w:eastAsiaTheme="majorEastAsia" w:cstheme="majorBidi"/>
          <w:sz w:val="36"/>
          <w:szCs w:val="26"/>
        </w:rPr>
        <w:commentReference w:id="1288"/>
      </w:r>
      <w:commentRangeEnd w:id="1289"/>
      <w:r w:rsidR="0035436F">
        <w:rPr>
          <w:rStyle w:val="CommentReference"/>
        </w:rPr>
        <w:commentReference w:id="1289"/>
      </w:r>
    </w:p>
    <w:p w14:paraId="463D20B2" w14:textId="15490073" w:rsidR="0080773E" w:rsidRPr="000760BB" w:rsidRDefault="0080773E" w:rsidP="00555FFB">
      <w:pPr>
        <w:pStyle w:val="NormalBPBHEB"/>
      </w:pPr>
      <w:r>
        <w:t>The following are the considerations:</w:t>
      </w:r>
    </w:p>
    <w:p w14:paraId="7D406D92" w14:textId="6C79E182" w:rsid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EndPr/>
        <w:sdtContent>
          <w:r w:rsidR="00CC50CE">
            <w:fldChar w:fldCharType="begin"/>
          </w:r>
          <w:r w:rsidR="00CC50CE">
            <w:instrText xml:space="preserve"> CITATION services2023c \l 1033 </w:instrText>
          </w:r>
          <w:r w:rsidR="00CC50CE">
            <w:fldChar w:fldCharType="separate"/>
          </w:r>
          <w:r w:rsidR="006167A6">
            <w:rPr>
              <w:noProof/>
            </w:rPr>
            <w:t xml:space="preserve"> </w:t>
          </w:r>
          <w:r w:rsidR="006167A6" w:rsidRPr="006167A6">
            <w:rPr>
              <w:noProof/>
            </w:rPr>
            <w:t>[68]</w:t>
          </w:r>
          <w:r w:rsidR="00CC50CE">
            <w:fldChar w:fldCharType="end"/>
          </w:r>
        </w:sdtContent>
      </w:sdt>
      <w:r w:rsidRPr="000760BB">
        <w:t>.</w:t>
      </w:r>
    </w:p>
    <w:p w14:paraId="314313A3" w14:textId="1C77B63D" w:rsidR="0035436F" w:rsidRPr="0035436F" w:rsidRDefault="0035436F" w:rsidP="008541CC">
      <w:pPr>
        <w:pStyle w:val="NormalBPBHEB"/>
        <w:numPr>
          <w:ilvl w:val="0"/>
          <w:numId w:val="6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75551E77" w14:textId="6CD5F21D" w:rsidR="0035436F" w:rsidRPr="0035436F" w:rsidRDefault="0035436F" w:rsidP="008541CC">
      <w:pPr>
        <w:pStyle w:val="NormalBPBHEB"/>
        <w:numPr>
          <w:ilvl w:val="0"/>
          <w:numId w:val="6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5D7EBBA8" w14:textId="3FFF8712" w:rsidR="0035436F" w:rsidRPr="008541CC" w:rsidRDefault="0035436F" w:rsidP="008541CC">
      <w:pPr>
        <w:pStyle w:val="NormalBPBHEB"/>
        <w:numPr>
          <w:ilvl w:val="0"/>
          <w:numId w:val="67"/>
        </w:numPr>
        <w:rPr>
          <w:b/>
          <w:bCs/>
        </w:rPr>
      </w:pPr>
      <w:r w:rsidRPr="008541CC">
        <w:rPr>
          <w:b/>
          <w:bCs/>
        </w:rPr>
        <w:lastRenderedPageBreak/>
        <w:t xml:space="preserve">Dependency Management: </w:t>
      </w:r>
      <w:r w:rsidRPr="0035436F">
        <w:t>Manage dependencies effectively by utilizing Amazon MWAA's support for Python packages and libraries. Ensure that dependencies are version-controlled and updated regularly to maintain compatibility and security.</w:t>
      </w:r>
    </w:p>
    <w:p w14:paraId="61F202C2" w14:textId="793D17F7" w:rsidR="0035436F" w:rsidRPr="0035436F" w:rsidRDefault="0035436F" w:rsidP="008541CC">
      <w:pPr>
        <w:pStyle w:val="NormalBPBHEB"/>
        <w:numPr>
          <w:ilvl w:val="0"/>
          <w:numId w:val="67"/>
        </w:numPr>
      </w:pPr>
      <w:r w:rsidRPr="008541CC">
        <w:rPr>
          <w:b/>
          <w:bCs/>
        </w:rPr>
        <w:t xml:space="preserve">Compliance and Governance: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1C60A771" w14:textId="5920B939" w:rsidR="0035436F" w:rsidRPr="0035436F" w:rsidRDefault="0035436F" w:rsidP="008541CC">
      <w:pPr>
        <w:pStyle w:val="NormalBPBHEB"/>
        <w:numPr>
          <w:ilvl w:val="0"/>
          <w:numId w:val="67"/>
        </w:numPr>
      </w:pPr>
      <w:r w:rsidRPr="008541CC">
        <w:rPr>
          <w:b/>
          <w:bCs/>
        </w:rPr>
        <w:t xml:space="preserve">Backup and Recovery: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43046128" w14:textId="692CCEB4" w:rsidR="0035436F" w:rsidRPr="008541CC" w:rsidRDefault="0035436F" w:rsidP="008541CC">
      <w:pPr>
        <w:pStyle w:val="NormalBPBHEB"/>
        <w:numPr>
          <w:ilvl w:val="0"/>
          <w:numId w:val="67"/>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1A1023D6" w14:textId="46901E78" w:rsidR="0035436F" w:rsidRPr="008541CC" w:rsidRDefault="0035436F" w:rsidP="008541CC">
      <w:pPr>
        <w:pStyle w:val="NormalBPBHEB"/>
        <w:numPr>
          <w:ilvl w:val="0"/>
          <w:numId w:val="6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783B7638" w14:textId="4D3A9688" w:rsidR="0035436F" w:rsidRPr="008541CC" w:rsidRDefault="0035436F" w:rsidP="008541CC">
      <w:pPr>
        <w:pStyle w:val="NormalBPBHEB"/>
        <w:numPr>
          <w:ilvl w:val="0"/>
          <w:numId w:val="6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1C334C5D" w14:textId="3DDB0F00" w:rsidR="0035436F" w:rsidRPr="008541CC" w:rsidRDefault="0035436F" w:rsidP="008541CC">
      <w:pPr>
        <w:pStyle w:val="NormalBPBHEB"/>
        <w:numPr>
          <w:ilvl w:val="0"/>
          <w:numId w:val="67"/>
        </w:numPr>
        <w:rPr>
          <w:b/>
          <w:bCs/>
        </w:rPr>
      </w:pPr>
      <w:r w:rsidRPr="008541CC">
        <w:rPr>
          <w:b/>
          <w:bCs/>
        </w:rPr>
        <w:t xml:space="preserve">Training and Documentation: </w:t>
      </w:r>
      <w:r w:rsidRPr="0035436F">
        <w:t>Provide adequate training and documentation for teams working with Amazon MWAA. This includes best practices, troubleshooting guides, and operational procedures to ensure effective usage and maintenance of the service.</w:t>
      </w:r>
    </w:p>
    <w:p w14:paraId="6D1B5972" w14:textId="3BA6EFA4" w:rsidR="0035436F" w:rsidRPr="008541CC" w:rsidRDefault="0035436F" w:rsidP="0035436F">
      <w:pPr>
        <w:pStyle w:val="NormalBPBHEB"/>
        <w:numPr>
          <w:ilvl w:val="0"/>
          <w:numId w:val="6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lastRenderedPageBreak/>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5F509177" w:rsidR="0080773E" w:rsidRPr="000760BB" w:rsidRDefault="0080773E" w:rsidP="00555FFB">
      <w:pPr>
        <w:pStyle w:val="NormalBPBHEB"/>
      </w:pPr>
      <w:r>
        <w:t>The following are the k</w:t>
      </w:r>
      <w:r w:rsidRPr="0080773E">
        <w:t>ey features of Amazon MQ</w:t>
      </w:r>
      <w:sdt>
        <w:sdtPr>
          <w:id w:val="-1669395838"/>
          <w:citation/>
        </w:sdtPr>
        <w:sdtEndPr/>
        <w:sdtContent>
          <w:r w:rsidR="00B653DA">
            <w:fldChar w:fldCharType="begin"/>
          </w:r>
          <w:r w:rsidR="00B653DA">
            <w:instrText xml:space="preserve"> CITATION services2023d \l 1033 </w:instrText>
          </w:r>
          <w:r w:rsidR="00B653DA">
            <w:fldChar w:fldCharType="separate"/>
          </w:r>
          <w:r w:rsidR="006167A6">
            <w:rPr>
              <w:noProof/>
            </w:rPr>
            <w:t xml:space="preserve"> </w:t>
          </w:r>
          <w:r w:rsidR="006167A6" w:rsidRPr="006167A6">
            <w:rPr>
              <w:noProof/>
            </w:rPr>
            <w:t>[70]</w:t>
          </w:r>
          <w:r w:rsidR="00B653DA">
            <w:fldChar w:fldCharType="end"/>
          </w:r>
        </w:sdtContent>
      </w:sdt>
      <w:r>
        <w:t>:</w:t>
      </w:r>
    </w:p>
    <w:p w14:paraId="71D2613F" w14:textId="53DEE6A3" w:rsidR="000760BB" w:rsidRPr="000760BB" w:rsidRDefault="000760BB" w:rsidP="004C399E">
      <w:pPr>
        <w:pStyle w:val="NormalBPBHEB"/>
        <w:numPr>
          <w:ilvl w:val="0"/>
          <w:numId w:val="68"/>
        </w:numPr>
      </w:pPr>
      <w:r w:rsidRPr="004C399E">
        <w:rPr>
          <w:b/>
          <w:bCs/>
        </w:rPr>
        <w:t xml:space="preserve">Compatibility with </w:t>
      </w:r>
      <w:r w:rsidR="0080773E" w:rsidRPr="004C399E">
        <w:rPr>
          <w:b/>
          <w:bCs/>
        </w:rPr>
        <w:t>industry standards</w:t>
      </w:r>
      <w:r w:rsidRPr="004C399E">
        <w:rPr>
          <w:b/>
          <w:bCs/>
        </w:rPr>
        <w:t>:</w:t>
      </w:r>
      <w:r w:rsidRPr="000760BB">
        <w:t xml:space="preserve"> Amazon MQ supports multiple messaging protocols, including</w:t>
      </w:r>
      <w:r w:rsidR="003E09B0">
        <w:t xml:space="preserve"> Message Queuing Telemetry Transport (MQTT)</w:t>
      </w:r>
      <w:r w:rsidR="004C399E">
        <w:t>; Advanced Message Queuing Protocol (</w:t>
      </w:r>
      <w:r w:rsidR="003E09B0">
        <w:t>AMQP</w:t>
      </w:r>
      <w:r w:rsidR="004C399E">
        <w:t>)</w:t>
      </w:r>
      <w:r w:rsidR="00BB1223">
        <w:t>, and</w:t>
      </w:r>
      <w:r w:rsidR="004C399E">
        <w:t xml:space="preserve"> </w:t>
      </w:r>
      <w:r w:rsidR="003E09B0">
        <w:t>Simple Text Oriented Messaging Protocol</w:t>
      </w:r>
      <w:r w:rsidR="004C399E">
        <w:t xml:space="preserve"> (STOMP)</w:t>
      </w:r>
      <w:commentRangeStart w:id="1290"/>
      <w:commentRangeStart w:id="1291"/>
      <w:commentRangeEnd w:id="1290"/>
      <w:r w:rsidR="0080773E">
        <w:rPr>
          <w:rStyle w:val="CommentReference"/>
          <w:rFonts w:eastAsiaTheme="minorHAnsi" w:cstheme="minorBidi"/>
        </w:rPr>
        <w:commentReference w:id="1290"/>
      </w:r>
      <w:commentRangeEnd w:id="1291"/>
      <w:r w:rsidR="00BB1223">
        <w:rPr>
          <w:rStyle w:val="CommentReference"/>
          <w:rFonts w:eastAsiaTheme="minorHAnsi" w:cstheme="minorBidi"/>
        </w:rPr>
        <w:commentReference w:id="1291"/>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09E81CCD"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1292" w:name="_Ref151400309"/>
      <w:sdt>
        <w:sdtPr>
          <w:id w:val="-527179173"/>
          <w:citation/>
        </w:sdtPr>
        <w:sdtEndPr/>
        <w:sdtContent>
          <w:r w:rsidR="00473778">
            <w:fldChar w:fldCharType="begin"/>
          </w:r>
          <w:r w:rsidR="00473778">
            <w:instrText xml:space="preserve"> CITATION doe2019b \l 1033 </w:instrText>
          </w:r>
          <w:r w:rsidR="00473778">
            <w:fldChar w:fldCharType="separate"/>
          </w:r>
          <w:r w:rsidR="006167A6">
            <w:rPr>
              <w:noProof/>
            </w:rPr>
            <w:t xml:space="preserve"> </w:t>
          </w:r>
          <w:r w:rsidR="006167A6" w:rsidRPr="006167A6">
            <w:rPr>
              <w:noProof/>
            </w:rPr>
            <w:t>[71]</w:t>
          </w:r>
          <w:r w:rsidR="00473778">
            <w:fldChar w:fldCharType="end"/>
          </w:r>
        </w:sdtContent>
      </w:sdt>
      <w:bookmarkEnd w:id="1292"/>
      <w:r w:rsidRPr="000760BB">
        <w:t>.</w:t>
      </w:r>
    </w:p>
    <w:p w14:paraId="440A32F2" w14:textId="3110E955"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EndPr/>
        <w:sdtContent>
          <w:r w:rsidR="00473778">
            <w:fldChar w:fldCharType="begin"/>
          </w:r>
          <w:r w:rsidR="00473778">
            <w:instrText xml:space="preserve"> CITATION services2023d \l 1033 </w:instrText>
          </w:r>
          <w:r w:rsidR="00473778">
            <w:fldChar w:fldCharType="separate"/>
          </w:r>
          <w:r w:rsidR="006167A6">
            <w:rPr>
              <w:noProof/>
            </w:rPr>
            <w:t xml:space="preserve"> </w:t>
          </w:r>
          <w:r w:rsidR="006167A6" w:rsidRPr="006167A6">
            <w:rPr>
              <w:noProof/>
            </w:rPr>
            <w:t>[70]</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01D636C3"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EndPr/>
        <w:sdtContent>
          <w:r w:rsidR="004E2B8D">
            <w:fldChar w:fldCharType="begin"/>
          </w:r>
          <w:r w:rsidR="004E2B8D">
            <w:instrText xml:space="preserve"> CITATION services2023d \l 1033 </w:instrText>
          </w:r>
          <w:r w:rsidR="004E2B8D">
            <w:fldChar w:fldCharType="separate"/>
          </w:r>
          <w:r w:rsidR="006167A6">
            <w:rPr>
              <w:noProof/>
            </w:rPr>
            <w:t xml:space="preserve"> </w:t>
          </w:r>
          <w:r w:rsidR="006167A6" w:rsidRPr="006167A6">
            <w:rPr>
              <w:noProof/>
            </w:rPr>
            <w:t>[70]</w:t>
          </w:r>
          <w:r w:rsidR="004E2B8D">
            <w:fldChar w:fldCharType="end"/>
          </w:r>
        </w:sdtContent>
      </w:sdt>
      <w:r w:rsidRPr="000760BB">
        <w:t>.</w:t>
      </w:r>
    </w:p>
    <w:p w14:paraId="407086D4" w14:textId="50106B57"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EndPr/>
        <w:sdtContent>
          <w:r w:rsidR="004E2B8D">
            <w:fldChar w:fldCharType="begin"/>
          </w:r>
          <w:r w:rsidR="004E2B8D">
            <w:instrText xml:space="preserve"> CITATION doe2019b \l 1033 </w:instrText>
          </w:r>
          <w:r w:rsidR="004E2B8D">
            <w:fldChar w:fldCharType="separate"/>
          </w:r>
          <w:r w:rsidR="006167A6">
            <w:rPr>
              <w:noProof/>
            </w:rPr>
            <w:t xml:space="preserve"> </w:t>
          </w:r>
          <w:r w:rsidR="006167A6" w:rsidRPr="006167A6">
            <w:rPr>
              <w:noProof/>
            </w:rPr>
            <w:t>[71]</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52394934"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EndPr/>
        <w:sdtContent>
          <w:r w:rsidR="004004E9">
            <w:fldChar w:fldCharType="begin"/>
          </w:r>
          <w:r w:rsidR="004004E9">
            <w:instrText xml:space="preserve"> CITATION services2023d \l 1033 </w:instrText>
          </w:r>
          <w:r w:rsidR="004004E9">
            <w:fldChar w:fldCharType="separate"/>
          </w:r>
          <w:r w:rsidR="006167A6">
            <w:rPr>
              <w:noProof/>
            </w:rPr>
            <w:t xml:space="preserve"> </w:t>
          </w:r>
          <w:r w:rsidR="006167A6" w:rsidRPr="006167A6">
            <w:rPr>
              <w:noProof/>
            </w:rPr>
            <w:t>[70]</w:t>
          </w:r>
          <w:r w:rsidR="004004E9">
            <w:fldChar w:fldCharType="end"/>
          </w:r>
        </w:sdtContent>
      </w:sdt>
      <w:r w:rsidRPr="000760BB">
        <w:t>.</w:t>
      </w:r>
    </w:p>
    <w:p w14:paraId="368ABE84" w14:textId="7A75A70D" w:rsidR="000760BB" w:rsidRPr="000760BB" w:rsidRDefault="000760BB" w:rsidP="00555FFB">
      <w:pPr>
        <w:pStyle w:val="Heading1BPBHEB"/>
      </w:pPr>
      <w:r w:rsidRPr="000760BB">
        <w:lastRenderedPageBreak/>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849B017" w:rsidR="007E47A9" w:rsidRPr="000760BB" w:rsidRDefault="007E47A9" w:rsidP="00555FFB">
      <w:pPr>
        <w:pStyle w:val="NormalBPBHEB"/>
      </w:pPr>
      <w:r>
        <w:t>The following are the k</w:t>
      </w:r>
      <w:r w:rsidRPr="007E47A9">
        <w:t>ey features of Amazon SNS</w:t>
      </w:r>
      <w:sdt>
        <w:sdtPr>
          <w:id w:val="-1560164059"/>
          <w:citation/>
        </w:sdtPr>
        <w:sdtEndPr/>
        <w:sdtContent>
          <w:r w:rsidR="00954E3F">
            <w:fldChar w:fldCharType="begin"/>
          </w:r>
          <w:r w:rsidR="00954E3F">
            <w:instrText xml:space="preserve"> CITATION a2023b \l 1033 </w:instrText>
          </w:r>
          <w:r w:rsidR="00954E3F">
            <w:fldChar w:fldCharType="separate"/>
          </w:r>
          <w:r w:rsidR="006167A6">
            <w:rPr>
              <w:noProof/>
            </w:rPr>
            <w:t xml:space="preserve"> </w:t>
          </w:r>
          <w:r w:rsidR="006167A6" w:rsidRPr="006167A6">
            <w:rPr>
              <w:noProof/>
            </w:rPr>
            <w:t>[55]</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4A002577" w:rsidR="007E47A9" w:rsidRPr="000760BB" w:rsidRDefault="007E47A9" w:rsidP="00555FFB">
      <w:pPr>
        <w:pStyle w:val="NormalBPBHEB"/>
      </w:pPr>
      <w:r>
        <w:t>The following are the use cases of Amazon SNS</w:t>
      </w:r>
      <w:sdt>
        <w:sdtPr>
          <w:id w:val="1396162231"/>
          <w:citation/>
        </w:sdtPr>
        <w:sdtEndPr/>
        <w:sdtContent>
          <w:r w:rsidR="001E6B8C">
            <w:fldChar w:fldCharType="begin"/>
          </w:r>
          <w:r w:rsidR="001E6B8C">
            <w:instrText xml:space="preserve"> CITATION a2023b \l 1033 </w:instrText>
          </w:r>
          <w:r w:rsidR="001E6B8C">
            <w:fldChar w:fldCharType="separate"/>
          </w:r>
          <w:r w:rsidR="006167A6">
            <w:rPr>
              <w:noProof/>
            </w:rPr>
            <w:t xml:space="preserve"> </w:t>
          </w:r>
          <w:r w:rsidR="006167A6" w:rsidRPr="006167A6">
            <w:rPr>
              <w:noProof/>
            </w:rPr>
            <w:t>[55]</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398240A8" w:rsidR="007E47A9" w:rsidRPr="000760BB" w:rsidRDefault="007E47A9" w:rsidP="00555FFB">
      <w:pPr>
        <w:pStyle w:val="NormalBPBHEB"/>
      </w:pPr>
      <w:r>
        <w:t>The following are the best practices of Amazon SNS</w:t>
      </w:r>
      <w:sdt>
        <w:sdtPr>
          <w:id w:val="1001623770"/>
          <w:citation/>
        </w:sdtPr>
        <w:sdtEndPr/>
        <w:sdtContent>
          <w:r w:rsidR="00AA0432">
            <w:fldChar w:fldCharType="begin"/>
          </w:r>
          <w:r w:rsidR="00AA0432">
            <w:instrText xml:space="preserve"> CITATION a2023b \l 1033 </w:instrText>
          </w:r>
          <w:r w:rsidR="00AA0432">
            <w:fldChar w:fldCharType="separate"/>
          </w:r>
          <w:r w:rsidR="006167A6">
            <w:rPr>
              <w:noProof/>
            </w:rPr>
            <w:t xml:space="preserve"> </w:t>
          </w:r>
          <w:r w:rsidR="006167A6" w:rsidRPr="006167A6">
            <w:rPr>
              <w:noProof/>
            </w:rPr>
            <w:t>[55]</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082F6C12" w:rsidR="000760BB" w:rsidRPr="000760BB" w:rsidRDefault="000760BB" w:rsidP="008A12F7">
      <w:pPr>
        <w:pStyle w:val="NormalBPBHEB"/>
        <w:numPr>
          <w:ilvl w:val="0"/>
          <w:numId w:val="76"/>
        </w:numPr>
      </w:pPr>
      <w:r w:rsidRPr="000760BB">
        <w:rPr>
          <w:b/>
          <w:bCs/>
        </w:rPr>
        <w:lastRenderedPageBreak/>
        <w:t>Amazon Simple Queue Service (SQS):</w:t>
      </w:r>
      <w:r w:rsidRPr="000760BB">
        <w:t xml:space="preserve"> Enables asynchronous communication by allowing SNS messages to be sent to SQS queues</w:t>
      </w:r>
      <w:sdt>
        <w:sdtPr>
          <w:id w:val="-1801990603"/>
          <w:citation/>
        </w:sdtPr>
        <w:sdtEndPr/>
        <w:sdtContent>
          <w:r w:rsidR="00C9377B">
            <w:fldChar w:fldCharType="begin"/>
          </w:r>
          <w:r w:rsidR="00C9377B">
            <w:instrText xml:space="preserve"> CITATION a2023h \l 1033 </w:instrText>
          </w:r>
          <w:r w:rsidR="00C9377B">
            <w:fldChar w:fldCharType="separate"/>
          </w:r>
          <w:r w:rsidR="006167A6">
            <w:rPr>
              <w:noProof/>
            </w:rPr>
            <w:t xml:space="preserve"> </w:t>
          </w:r>
          <w:r w:rsidR="006167A6" w:rsidRPr="006167A6">
            <w:rPr>
              <w:noProof/>
            </w:rPr>
            <w:t>[72]</w:t>
          </w:r>
          <w:r w:rsidR="00C9377B">
            <w:fldChar w:fldCharType="end"/>
          </w:r>
        </w:sdtContent>
      </w:sdt>
      <w:r w:rsidRPr="000760BB">
        <w:t>.</w:t>
      </w:r>
    </w:p>
    <w:p w14:paraId="559F518E" w14:textId="73A32A62" w:rsidR="001D25A0" w:rsidRPr="000760BB" w:rsidRDefault="000760BB" w:rsidP="00567041">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EndPr/>
        <w:sdtContent>
          <w:r w:rsidR="00130056">
            <w:fldChar w:fldCharType="begin"/>
          </w:r>
          <w:r w:rsidR="00130056">
            <w:instrText xml:space="preserve"> CITATION a2023f \l 1033 </w:instrText>
          </w:r>
          <w:r w:rsidR="00130056">
            <w:fldChar w:fldCharType="separate"/>
          </w:r>
          <w:r w:rsidR="006167A6">
            <w:rPr>
              <w:noProof/>
            </w:rPr>
            <w:t xml:space="preserve"> </w:t>
          </w:r>
          <w:r w:rsidR="006167A6" w:rsidRPr="006167A6">
            <w:rPr>
              <w:noProof/>
            </w:rPr>
            <w:t>[73]</w:t>
          </w:r>
          <w:r w:rsidR="00130056">
            <w:fldChar w:fldCharType="end"/>
          </w:r>
        </w:sdtContent>
      </w:sdt>
      <w:r w:rsidRPr="000760BB">
        <w:t>.</w:t>
      </w:r>
    </w:p>
    <w:p w14:paraId="56059185" w14:textId="3F6CAA81" w:rsidR="000760BB" w:rsidRPr="000760BB" w:rsidRDefault="000760BB" w:rsidP="00555FFB">
      <w:pPr>
        <w:pStyle w:val="Heading1BPBHEB"/>
      </w:pPr>
      <w:r w:rsidRPr="000760BB">
        <w:t xml:space="preserve">Amazon Simple Queue Service </w:t>
      </w:r>
    </w:p>
    <w:p w14:paraId="2EAC7AA1" w14:textId="4E1CD9F5"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1293"/>
      <w:commentRangeStart w:id="1294"/>
      <w:r w:rsidRPr="000760BB">
        <w:t>SQS</w:t>
      </w:r>
      <w:commentRangeEnd w:id="1293"/>
      <w:r w:rsidR="001D25A0">
        <w:rPr>
          <w:rStyle w:val="CommentReference"/>
          <w:rFonts w:eastAsiaTheme="minorHAnsi" w:cstheme="minorBidi"/>
        </w:rPr>
        <w:commentReference w:id="1293"/>
      </w:r>
      <w:commentRangeEnd w:id="1294"/>
      <w:r w:rsidR="00A56839">
        <w:rPr>
          <w:rStyle w:val="CommentReference"/>
          <w:rFonts w:eastAsiaTheme="minorHAnsi" w:cstheme="minorBidi"/>
        </w:rPr>
        <w:commentReference w:id="1294"/>
      </w:r>
      <w:r w:rsidRPr="000760BB">
        <w:t>.</w:t>
      </w:r>
      <w:r w:rsidR="00A56839">
        <w:t xml:space="preserve"> </w:t>
      </w:r>
      <w:r w:rsidR="00A56839" w:rsidRPr="00A56839">
        <w:t>Figure 7.10</w:t>
      </w:r>
      <w:r w:rsidR="00A56839">
        <w:t xml:space="preserve"> below shows </w:t>
      </w:r>
      <w:r w:rsidR="00A56839" w:rsidRPr="00A56839">
        <w:t>Amazon Simple Queuing Service Basic Architecture</w:t>
      </w:r>
      <w:r w:rsidR="00A56839">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498EC341" w:rsidR="001D25A0" w:rsidRPr="000760BB" w:rsidRDefault="001D25A0" w:rsidP="00555FFB">
      <w:pPr>
        <w:pStyle w:val="NormalBPBHEB"/>
      </w:pPr>
      <w:r>
        <w:t>The following are the key</w:t>
      </w:r>
      <w:r w:rsidRPr="001D25A0">
        <w:t xml:space="preserve"> features of Amazon SQS</w:t>
      </w:r>
      <w:sdt>
        <w:sdtPr>
          <w:id w:val="-402062790"/>
          <w:citation/>
        </w:sdtPr>
        <w:sdtEndPr/>
        <w:sdtContent>
          <w:r w:rsidR="0093184F">
            <w:fldChar w:fldCharType="begin"/>
          </w:r>
          <w:r w:rsidR="0093184F">
            <w:instrText xml:space="preserve"> CITATION a2023g \l 1033 </w:instrText>
          </w:r>
          <w:r w:rsidR="0093184F">
            <w:fldChar w:fldCharType="separate"/>
          </w:r>
          <w:r w:rsidR="006167A6">
            <w:rPr>
              <w:noProof/>
            </w:rPr>
            <w:t xml:space="preserve"> </w:t>
          </w:r>
          <w:r w:rsidR="006167A6" w:rsidRPr="006167A6">
            <w:rPr>
              <w:noProof/>
            </w:rPr>
            <w:t>[54]</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369E4ED3"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EndPr/>
        <w:sdtContent>
          <w:r w:rsidR="007E2F40">
            <w:fldChar w:fldCharType="begin"/>
          </w:r>
          <w:r w:rsidR="007E2F40">
            <w:instrText xml:space="preserve"> CITATION gupta2019a \l 1033 </w:instrText>
          </w:r>
          <w:r w:rsidR="007E2F40">
            <w:fldChar w:fldCharType="separate"/>
          </w:r>
          <w:r w:rsidR="006167A6">
            <w:rPr>
              <w:noProof/>
            </w:rPr>
            <w:t xml:space="preserve"> </w:t>
          </w:r>
          <w:r w:rsidR="006167A6" w:rsidRPr="006167A6">
            <w:rPr>
              <w:noProof/>
            </w:rPr>
            <w:t>[74]</w:t>
          </w:r>
          <w:r w:rsidR="007E2F40">
            <w:fldChar w:fldCharType="end"/>
          </w:r>
        </w:sdtContent>
      </w:sdt>
      <w:r w:rsidRPr="000760BB">
        <w:t>.</w:t>
      </w:r>
    </w:p>
    <w:p w14:paraId="6B865C5A" w14:textId="2C33090C"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EndPr/>
        <w:sdtContent>
          <w:r w:rsidR="007E2F40">
            <w:fldChar w:fldCharType="begin"/>
          </w:r>
          <w:r w:rsidR="007E2F40">
            <w:instrText xml:space="preserve"> CITATION a2023g \l 1033 </w:instrText>
          </w:r>
          <w:r w:rsidR="007E2F40">
            <w:fldChar w:fldCharType="separate"/>
          </w:r>
          <w:r w:rsidR="006167A6">
            <w:rPr>
              <w:noProof/>
            </w:rPr>
            <w:t xml:space="preserve"> </w:t>
          </w:r>
          <w:r w:rsidR="006167A6" w:rsidRPr="006167A6">
            <w:rPr>
              <w:noProof/>
            </w:rPr>
            <w:t>[54]</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 xml:space="preserve">Best </w:t>
      </w:r>
      <w:r w:rsidR="00372D0F" w:rsidRPr="00611C64">
        <w:rPr>
          <w:rFonts w:eastAsiaTheme="majorEastAsia" w:cstheme="majorBidi"/>
          <w:sz w:val="36"/>
          <w:szCs w:val="26"/>
        </w:rPr>
        <w:t>practices</w:t>
      </w:r>
    </w:p>
    <w:p w14:paraId="7EB42AB0" w14:textId="7B3F7AD8" w:rsidR="00372D0F" w:rsidRPr="000760BB" w:rsidRDefault="00372D0F" w:rsidP="00555FFB">
      <w:pPr>
        <w:pStyle w:val="NormalBPBHEB"/>
      </w:pPr>
      <w:r>
        <w:t xml:space="preserve"> </w:t>
      </w:r>
      <w:r w:rsidRPr="00372D0F">
        <w:t xml:space="preserve">The following are the </w:t>
      </w:r>
      <w:r>
        <w:t>best practices</w:t>
      </w:r>
      <w:sdt>
        <w:sdtPr>
          <w:id w:val="-2125761278"/>
          <w:citation/>
        </w:sdtPr>
        <w:sdtEndPr/>
        <w:sdtContent>
          <w:r w:rsidR="00AB5ADD">
            <w:fldChar w:fldCharType="begin"/>
          </w:r>
          <w:r w:rsidR="00AB5ADD">
            <w:instrText xml:space="preserve"> CITATION a2023g \l 1033 </w:instrText>
          </w:r>
          <w:r w:rsidR="00AB5ADD">
            <w:fldChar w:fldCharType="separate"/>
          </w:r>
          <w:r w:rsidR="006167A6">
            <w:rPr>
              <w:noProof/>
            </w:rPr>
            <w:t xml:space="preserve"> </w:t>
          </w:r>
          <w:r w:rsidR="006167A6" w:rsidRPr="006167A6">
            <w:rPr>
              <w:noProof/>
            </w:rPr>
            <w:t>[54]</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7AE87BF1"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EndPr/>
        <w:sdtContent>
          <w:r w:rsidR="003857D0">
            <w:fldChar w:fldCharType="begin"/>
          </w:r>
          <w:r w:rsidR="003857D0">
            <w:instrText xml:space="preserve"> CITATION a2023g \l 1033 </w:instrText>
          </w:r>
          <w:r w:rsidR="003857D0">
            <w:fldChar w:fldCharType="separate"/>
          </w:r>
          <w:r w:rsidR="006167A6">
            <w:rPr>
              <w:noProof/>
            </w:rPr>
            <w:t xml:space="preserve"> </w:t>
          </w:r>
          <w:r w:rsidR="006167A6" w:rsidRPr="006167A6">
            <w:rPr>
              <w:noProof/>
            </w:rPr>
            <w:t>[54]</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5F20553E"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EndPr/>
        <w:sdtContent>
          <w:r w:rsidR="00C97A58">
            <w:fldChar w:fldCharType="begin"/>
          </w:r>
          <w:r w:rsidR="00C97A58">
            <w:instrText xml:space="preserve"> CITATION a2023g \l 1033 </w:instrText>
          </w:r>
          <w:r w:rsidR="00C97A58">
            <w:fldChar w:fldCharType="separate"/>
          </w:r>
          <w:r w:rsidR="006167A6">
            <w:rPr>
              <w:noProof/>
            </w:rPr>
            <w:t xml:space="preserve"> </w:t>
          </w:r>
          <w:r w:rsidR="006167A6" w:rsidRPr="006167A6">
            <w:rPr>
              <w:noProof/>
            </w:rPr>
            <w:t>[54]</w:t>
          </w:r>
          <w:r w:rsidR="00C97A58">
            <w:fldChar w:fldCharType="end"/>
          </w:r>
        </w:sdtContent>
      </w:sdt>
      <w:r w:rsidRPr="000760BB">
        <w:t>.</w:t>
      </w:r>
    </w:p>
    <w:p w14:paraId="48C31B2D" w14:textId="4C9B8B2B"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EndPr/>
        <w:sdtContent>
          <w:r w:rsidR="00D532D7">
            <w:fldChar w:fldCharType="begin"/>
          </w:r>
          <w:r w:rsidR="00D532D7">
            <w:instrText xml:space="preserve"> CITATION a2023h \l 1033 </w:instrText>
          </w:r>
          <w:r w:rsidR="00D532D7">
            <w:fldChar w:fldCharType="separate"/>
          </w:r>
          <w:r w:rsidR="006167A6">
            <w:rPr>
              <w:noProof/>
            </w:rPr>
            <w:t xml:space="preserve"> </w:t>
          </w:r>
          <w:r w:rsidR="006167A6" w:rsidRPr="006167A6">
            <w:rPr>
              <w:noProof/>
            </w:rPr>
            <w:t>[72]</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1295"/>
      <w:commentRangeStart w:id="1296"/>
      <w:r>
        <w:rPr>
          <w:rFonts w:eastAsiaTheme="majorEastAsia" w:cstheme="majorBidi"/>
          <w:sz w:val="36"/>
          <w:szCs w:val="26"/>
        </w:rPr>
        <w:t>O</w:t>
      </w:r>
      <w:r w:rsidR="00966E40" w:rsidRPr="00611C64">
        <w:rPr>
          <w:rFonts w:eastAsiaTheme="majorEastAsia" w:cstheme="majorBidi"/>
          <w:sz w:val="36"/>
          <w:szCs w:val="26"/>
        </w:rPr>
        <w:t>verview</w:t>
      </w:r>
      <w:commentRangeEnd w:id="1295"/>
      <w:r w:rsidR="00966E40" w:rsidRPr="00611C64">
        <w:rPr>
          <w:rFonts w:eastAsiaTheme="majorEastAsia" w:cstheme="majorBidi"/>
          <w:sz w:val="36"/>
          <w:szCs w:val="26"/>
        </w:rPr>
        <w:commentReference w:id="1295"/>
      </w:r>
      <w:commentRangeEnd w:id="1296"/>
      <w:r w:rsidR="00B476FE">
        <w:rPr>
          <w:rStyle w:val="CommentReference"/>
        </w:rPr>
        <w:commentReference w:id="1296"/>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76557ABF"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1297" w:name="_Ref151402670"/>
      <w:sdt>
        <w:sdtPr>
          <w:id w:val="102857521"/>
          <w:citation/>
        </w:sdtPr>
        <w:sdtEndPr/>
        <w:sdtContent>
          <w:r w:rsidR="00D11419">
            <w:fldChar w:fldCharType="begin"/>
          </w:r>
          <w:r w:rsidR="00D11419">
            <w:instrText xml:space="preserve"> CITATION hoffman2016a \l 1033 </w:instrText>
          </w:r>
          <w:r w:rsidR="00D11419">
            <w:fldChar w:fldCharType="separate"/>
          </w:r>
          <w:r w:rsidR="006167A6">
            <w:rPr>
              <w:noProof/>
            </w:rPr>
            <w:t xml:space="preserve"> </w:t>
          </w:r>
          <w:r w:rsidR="006167A6" w:rsidRPr="006167A6">
            <w:rPr>
              <w:noProof/>
            </w:rPr>
            <w:t>[75]</w:t>
          </w:r>
          <w:r w:rsidR="00D11419">
            <w:fldChar w:fldCharType="end"/>
          </w:r>
        </w:sdtContent>
      </w:sdt>
      <w:bookmarkEnd w:id="1297"/>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7A0E8D9E" w:rsidR="000760BB" w:rsidRPr="000760BB" w:rsidRDefault="000760BB" w:rsidP="008A12F7">
      <w:pPr>
        <w:pStyle w:val="NormalBPBHEB"/>
        <w:numPr>
          <w:ilvl w:val="0"/>
          <w:numId w:val="82"/>
        </w:numPr>
      </w:pPr>
      <w:r w:rsidRPr="000760BB">
        <w:rPr>
          <w:b/>
          <w:bCs/>
        </w:rPr>
        <w:lastRenderedPageBreak/>
        <w:t>Decoupling:</w:t>
      </w:r>
      <w:r w:rsidRPr="000760BB">
        <w:t xml:space="preserve"> Managed message queues facilitate the decoupling of producers and consumers, enabling asynchronous communication and reducing dependencies between components</w:t>
      </w:r>
      <w:bookmarkStart w:id="1298" w:name="_Ref151402875"/>
      <w:sdt>
        <w:sdtPr>
          <w:id w:val="1553503577"/>
          <w:citation/>
        </w:sdtPr>
        <w:sdtEndPr/>
        <w:sdtContent>
          <w:r w:rsidR="00EF281B">
            <w:fldChar w:fldCharType="begin"/>
          </w:r>
          <w:r w:rsidR="00EF281B">
            <w:instrText xml:space="preserve"> CITATION bonnin2014a \l 1033 </w:instrText>
          </w:r>
          <w:r w:rsidR="00EF281B">
            <w:fldChar w:fldCharType="separate"/>
          </w:r>
          <w:r w:rsidR="006167A6">
            <w:rPr>
              <w:noProof/>
            </w:rPr>
            <w:t xml:space="preserve"> </w:t>
          </w:r>
          <w:r w:rsidR="006167A6" w:rsidRPr="006167A6">
            <w:rPr>
              <w:noProof/>
            </w:rPr>
            <w:t>[76]</w:t>
          </w:r>
          <w:r w:rsidR="00EF281B">
            <w:fldChar w:fldCharType="end"/>
          </w:r>
        </w:sdtContent>
      </w:sdt>
      <w:bookmarkEnd w:id="1298"/>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396FD257" w:rsidR="00A01195" w:rsidRPr="000760BB" w:rsidRDefault="00A01195" w:rsidP="00555FFB">
      <w:pPr>
        <w:pStyle w:val="NormalBPBHEB"/>
      </w:pPr>
      <w:r>
        <w:t>The following are the use cases of managed message queues</w:t>
      </w:r>
      <w:sdt>
        <w:sdtPr>
          <w:id w:val="794333266"/>
          <w:citation/>
        </w:sdtPr>
        <w:sdtEndPr/>
        <w:sdtContent>
          <w:r w:rsidR="008A12F7">
            <w:fldChar w:fldCharType="begin"/>
          </w:r>
          <w:r w:rsidR="008A12F7">
            <w:instrText xml:space="preserve"> CITATION a2023g \l 1033 </w:instrText>
          </w:r>
          <w:r w:rsidR="008A12F7">
            <w:fldChar w:fldCharType="separate"/>
          </w:r>
          <w:r w:rsidR="006167A6">
            <w:rPr>
              <w:noProof/>
            </w:rPr>
            <w:t xml:space="preserve"> </w:t>
          </w:r>
          <w:r w:rsidR="006167A6" w:rsidRPr="006167A6">
            <w:rPr>
              <w:noProof/>
            </w:rPr>
            <w:t>[54]</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16830D18" w:rsidR="00A01195" w:rsidRPr="000760BB" w:rsidRDefault="00A01195" w:rsidP="00555FFB">
      <w:pPr>
        <w:pStyle w:val="NormalBPBHEB"/>
      </w:pPr>
      <w:r>
        <w:t>The following are the best practices of manages message queues</w:t>
      </w:r>
      <w:sdt>
        <w:sdtPr>
          <w:id w:val="178555755"/>
          <w:citation/>
        </w:sdtPr>
        <w:sdtEndPr/>
        <w:sdtContent>
          <w:r w:rsidR="00A1458C">
            <w:fldChar w:fldCharType="begin"/>
          </w:r>
          <w:r w:rsidR="00A1458C">
            <w:instrText xml:space="preserve"> CITATION a2023g \l 1033 </w:instrText>
          </w:r>
          <w:r w:rsidR="00A1458C">
            <w:fldChar w:fldCharType="separate"/>
          </w:r>
          <w:r w:rsidR="006167A6">
            <w:rPr>
              <w:noProof/>
            </w:rPr>
            <w:t xml:space="preserve"> </w:t>
          </w:r>
          <w:r w:rsidR="006167A6" w:rsidRPr="006167A6">
            <w:rPr>
              <w:noProof/>
            </w:rPr>
            <w:t>[54]</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5522AF9F"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EndPr/>
        <w:sdtContent>
          <w:r w:rsidR="00207CBB">
            <w:fldChar w:fldCharType="begin"/>
          </w:r>
          <w:r w:rsidR="00207CBB">
            <w:instrText xml:space="preserve"> CITATION a2023g \l 1033 </w:instrText>
          </w:r>
          <w:r w:rsidR="00207CBB">
            <w:fldChar w:fldCharType="separate"/>
          </w:r>
          <w:r w:rsidR="006167A6">
            <w:rPr>
              <w:noProof/>
            </w:rPr>
            <w:t xml:space="preserve"> </w:t>
          </w:r>
          <w:r w:rsidR="006167A6" w:rsidRPr="006167A6">
            <w:rPr>
              <w:noProof/>
            </w:rPr>
            <w:t>[54]</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145AE88A" w14:textId="27365C3E" w:rsidR="00A01195" w:rsidRDefault="000760BB" w:rsidP="00567041">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1299"/>
      <w:commentRangeStart w:id="1300"/>
      <w:r w:rsidRPr="000760BB">
        <w:t>workflow</w:t>
      </w:r>
      <w:commentRangeEnd w:id="1299"/>
      <w:r w:rsidR="00F33931">
        <w:rPr>
          <w:rStyle w:val="CommentReference"/>
          <w:rFonts w:eastAsiaTheme="minorHAnsi" w:cstheme="minorBidi"/>
        </w:rPr>
        <w:commentReference w:id="1299"/>
      </w:r>
      <w:commentRangeEnd w:id="1300"/>
      <w:r w:rsidR="00314055">
        <w:rPr>
          <w:rStyle w:val="CommentReference"/>
          <w:rFonts w:eastAsiaTheme="minorHAnsi" w:cstheme="minorBidi"/>
        </w:rPr>
        <w:commentReference w:id="1300"/>
      </w:r>
      <w:r w:rsidRPr="000760BB">
        <w:t>.</w:t>
      </w:r>
    </w:p>
    <w:p w14:paraId="66214E6D" w14:textId="77777777" w:rsidR="00B476FE" w:rsidRPr="00611C64" w:rsidRDefault="00B476FE" w:rsidP="00B476FE">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6CA8643" w14:textId="342D122B" w:rsidR="00B476FE" w:rsidRPr="000760BB" w:rsidRDefault="00B476FE" w:rsidP="00B476FE">
      <w:pPr>
        <w:pStyle w:val="NormalBPBHEB"/>
      </w:pPr>
      <w:r>
        <w:t xml:space="preserve">The following are the </w:t>
      </w:r>
      <w:r w:rsidRPr="00F33931">
        <w:t>key features of AWS Step Functions</w:t>
      </w:r>
      <w:sdt>
        <w:sdtPr>
          <w:id w:val="355086703"/>
          <w:citation/>
        </w:sdtPr>
        <w:sdtEndPr/>
        <w:sdtContent>
          <w:r>
            <w:fldChar w:fldCharType="begin"/>
          </w:r>
          <w:r>
            <w:instrText xml:space="preserve"> CITATION unknown2023m \l 1033 </w:instrText>
          </w:r>
          <w:r>
            <w:fldChar w:fldCharType="separate"/>
          </w:r>
          <w:r w:rsidR="006167A6">
            <w:rPr>
              <w:noProof/>
            </w:rPr>
            <w:t xml:space="preserve"> </w:t>
          </w:r>
          <w:r w:rsidR="006167A6" w:rsidRPr="006167A6">
            <w:rPr>
              <w:noProof/>
            </w:rPr>
            <w:t>[77]</w:t>
          </w:r>
          <w:r>
            <w:fldChar w:fldCharType="end"/>
          </w:r>
        </w:sdtContent>
      </w:sdt>
      <w:r>
        <w:t>:</w:t>
      </w:r>
    </w:p>
    <w:p w14:paraId="428D89F0" w14:textId="77777777" w:rsidR="00B476FE" w:rsidRPr="000760BB" w:rsidRDefault="00B476FE" w:rsidP="00B476FE">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4AF18E9C" w14:textId="77777777" w:rsidR="00B476FE" w:rsidRPr="000760BB" w:rsidRDefault="00B476FE" w:rsidP="00B476FE">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2FF8C905" w14:textId="77777777" w:rsidR="00B476FE" w:rsidRDefault="00B476FE" w:rsidP="00B476FE">
      <w:pPr>
        <w:pStyle w:val="NormalBPBHEB"/>
        <w:numPr>
          <w:ilvl w:val="0"/>
          <w:numId w:val="86"/>
        </w:numPr>
      </w:pPr>
      <w:r w:rsidRPr="000760BB">
        <w:rPr>
          <w:b/>
          <w:bCs/>
        </w:rPr>
        <w:t>Error handling:</w:t>
      </w:r>
      <w:r w:rsidRPr="000760BB">
        <w:t xml:space="preserve"> Step Functions includes built-in error handling capabilities, allowing for the definition of error states and automatic retries.</w:t>
      </w:r>
    </w:p>
    <w:p w14:paraId="65A67E13" w14:textId="5E2E5CBE" w:rsidR="00163CD0" w:rsidRDefault="00163CD0" w:rsidP="008541CC">
      <w:pPr>
        <w:pStyle w:val="NormalBPBHEB"/>
      </w:pPr>
      <w:r w:rsidRPr="00163CD0">
        <w:t>Figure 7.11</w:t>
      </w:r>
      <w:r>
        <w:t xml:space="preserve"> below</w:t>
      </w:r>
      <w:r w:rsidR="00F10D8F">
        <w:t xml:space="preserve"> </w:t>
      </w:r>
      <w:del w:id="1301" w:author="Paulo H. Leocadio" w:date="2024-07-17T13:28:00Z" w16du:dateUtc="2024-07-17T17:28:00Z">
        <w:r w:rsidR="00F10D8F" w:rsidDel="00033537">
          <w:delText>exemplify</w:delText>
        </w:r>
      </w:del>
      <w:ins w:id="1302" w:author="Paulo H. Leocadio" w:date="2024-07-17T13:28:00Z" w16du:dateUtc="2024-07-17T17:28:00Z">
        <w:r w:rsidR="00033537">
          <w:t>exemplifies</w:t>
        </w:r>
      </w:ins>
      <w:r w:rsidR="00F10D8F">
        <w:t xml:space="preserve"> </w:t>
      </w:r>
      <w:r w:rsidRPr="00163CD0">
        <w:t>AWS Step Functions Microservice Orchestration: Combine</w:t>
      </w:r>
      <w:r w:rsidR="00F10D8F">
        <w:t>d</w:t>
      </w:r>
      <w:r w:rsidRPr="00163CD0">
        <w:t xml:space="preserve"> Lambda functions to build a web-based application.</w:t>
      </w:r>
    </w:p>
    <w:p w14:paraId="52E6BB6A" w14:textId="77777777" w:rsidR="00B476FE" w:rsidRDefault="00B476FE" w:rsidP="00555FFB">
      <w:pPr>
        <w:pStyle w:val="NormalBPBHEB"/>
      </w:pPr>
    </w:p>
    <w:p w14:paraId="0149525F" w14:textId="77777777" w:rsidR="00345228" w:rsidRDefault="00D541F5" w:rsidP="00555FFB">
      <w:pPr>
        <w:pStyle w:val="FigureBPBHEB"/>
      </w:pPr>
      <w:r>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7D417BD0" w14:textId="190E2213" w:rsidR="00D541F5" w:rsidRPr="000760BB" w:rsidRDefault="00345228" w:rsidP="00555FFB">
      <w:pPr>
        <w:pStyle w:val="FigureCaptionBPBHEB"/>
      </w:pPr>
      <w:bookmarkStart w:id="1303" w:name="_Hlk169707417"/>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1303"/>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4999AEF3" w:rsidR="00F33931" w:rsidRPr="000760BB" w:rsidRDefault="00F33931" w:rsidP="00555FFB">
      <w:pPr>
        <w:pStyle w:val="NormalBPBHEB"/>
      </w:pPr>
      <w:r>
        <w:t xml:space="preserve">The following are the </w:t>
      </w:r>
      <w:r w:rsidRPr="00F33931">
        <w:t>use cases of AWS Step Functions</w:t>
      </w:r>
      <w:sdt>
        <w:sdtPr>
          <w:id w:val="446352967"/>
          <w:citation/>
        </w:sdtPr>
        <w:sdtEndPr/>
        <w:sdtContent>
          <w:r w:rsidR="00D93AF2">
            <w:fldChar w:fldCharType="begin"/>
          </w:r>
          <w:r w:rsidR="00D93AF2">
            <w:instrText xml:space="preserve"> CITATION a2023f \l 1033 </w:instrText>
          </w:r>
          <w:r w:rsidR="00D93AF2">
            <w:fldChar w:fldCharType="separate"/>
          </w:r>
          <w:r w:rsidR="006167A6">
            <w:rPr>
              <w:noProof/>
            </w:rPr>
            <w:t xml:space="preserve"> </w:t>
          </w:r>
          <w:r w:rsidR="006167A6" w:rsidRPr="006167A6">
            <w:rPr>
              <w:noProof/>
            </w:rPr>
            <w:t>[73]</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lastRenderedPageBreak/>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6326093D" w:rsidR="00F33931" w:rsidRPr="000760BB" w:rsidRDefault="00F33931" w:rsidP="00555FFB">
      <w:pPr>
        <w:pStyle w:val="NormalBPBHEB"/>
      </w:pPr>
      <w:r>
        <w:t>The following are the b</w:t>
      </w:r>
      <w:r w:rsidRPr="00F33931">
        <w:t>enefits of using AWS Step Functions</w:t>
      </w:r>
      <w:sdt>
        <w:sdtPr>
          <w:id w:val="333960029"/>
          <w:citation/>
        </w:sdtPr>
        <w:sdtEndPr/>
        <w:sdtContent>
          <w:r w:rsidR="008C28BF">
            <w:fldChar w:fldCharType="begin"/>
          </w:r>
          <w:r w:rsidR="008C28BF">
            <w:instrText xml:space="preserve"> CITATION a2023f \l 1033 </w:instrText>
          </w:r>
          <w:r w:rsidR="008C28BF">
            <w:fldChar w:fldCharType="separate"/>
          </w:r>
          <w:r w:rsidR="006167A6">
            <w:rPr>
              <w:noProof/>
            </w:rPr>
            <w:t xml:space="preserve"> </w:t>
          </w:r>
          <w:r w:rsidR="006167A6" w:rsidRPr="006167A6">
            <w:rPr>
              <w:noProof/>
            </w:rPr>
            <w:t>[73]</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AWS Step Functions seamlessly integrates with various AWS services, including AWS Lambda, AWS Fargate, and Amazon SageMaker, allowing developers to leverage a wide array of functionalities within their workflows.</w:t>
      </w:r>
    </w:p>
    <w:p w14:paraId="3CB89907" w14:textId="77777777" w:rsidR="00567041" w:rsidRPr="000760BB" w:rsidRDefault="00567041" w:rsidP="00567041">
      <w:pPr>
        <w:pStyle w:val="Heading1BPBHEB"/>
      </w:pPr>
      <w:r w:rsidRPr="000760BB">
        <w:t xml:space="preserve">Amazon Elastic Container Registry </w:t>
      </w:r>
    </w:p>
    <w:p w14:paraId="10D36CC6" w14:textId="77777777" w:rsidR="00567041" w:rsidRDefault="00567041" w:rsidP="00567041">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00A97F" w14:textId="77777777" w:rsidR="00567041" w:rsidRPr="00611C64" w:rsidRDefault="00567041" w:rsidP="00567041">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7FE130DA" w14:textId="51E35449" w:rsidR="004D2213" w:rsidRDefault="00567041" w:rsidP="00567041">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31592E26" w14:textId="77777777" w:rsidR="00E578E4" w:rsidRPr="00611C64" w:rsidRDefault="00E578E4" w:rsidP="00E578E4">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454C3DE6" w14:textId="77777777" w:rsidR="00E578E4" w:rsidRPr="000760BB" w:rsidRDefault="00E578E4" w:rsidP="00E578E4">
      <w:pPr>
        <w:pStyle w:val="NormalBPBHEB"/>
      </w:pPr>
      <w:r>
        <w:t xml:space="preserve">The following are the </w:t>
      </w:r>
      <w:r w:rsidRPr="00DD1DB0">
        <w:t>key features of Amazon ECR</w:t>
      </w:r>
      <w:r>
        <w:t>:</w:t>
      </w:r>
    </w:p>
    <w:p w14:paraId="18EF6F15" w14:textId="1C5F1137" w:rsidR="00E578E4" w:rsidRPr="000760BB" w:rsidRDefault="00E578E4" w:rsidP="00E578E4">
      <w:pPr>
        <w:pStyle w:val="NormalBPBHEB"/>
        <w:numPr>
          <w:ilvl w:val="0"/>
          <w:numId w:val="8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1304" w:name="_Ref151455810"/>
      <w:sdt>
        <w:sdtPr>
          <w:id w:val="729735067"/>
          <w:citation/>
        </w:sdtPr>
        <w:sdtEndPr/>
        <w:sdtContent>
          <w:r>
            <w:fldChar w:fldCharType="begin"/>
          </w:r>
          <w:r>
            <w:instrText xml:space="preserve"> CITATION a2023i \l 1033 </w:instrText>
          </w:r>
          <w:r>
            <w:fldChar w:fldCharType="separate"/>
          </w:r>
          <w:r w:rsidR="006167A6">
            <w:rPr>
              <w:noProof/>
            </w:rPr>
            <w:t xml:space="preserve"> </w:t>
          </w:r>
          <w:r w:rsidR="006167A6" w:rsidRPr="006167A6">
            <w:rPr>
              <w:noProof/>
            </w:rPr>
            <w:t>[78]</w:t>
          </w:r>
          <w:r>
            <w:fldChar w:fldCharType="end"/>
          </w:r>
        </w:sdtContent>
      </w:sdt>
      <w:bookmarkEnd w:id="1304"/>
      <w:r w:rsidRPr="000760BB">
        <w:t>.</w:t>
      </w:r>
    </w:p>
    <w:p w14:paraId="348539E4" w14:textId="77777777" w:rsidR="00E578E4" w:rsidRPr="000760BB" w:rsidRDefault="00E578E4" w:rsidP="00E578E4">
      <w:pPr>
        <w:pStyle w:val="NormalBPBHEB"/>
        <w:numPr>
          <w:ilvl w:val="0"/>
          <w:numId w:val="89"/>
        </w:numPr>
      </w:pPr>
      <w:r w:rsidRPr="000760BB">
        <w:rPr>
          <w:b/>
          <w:bCs/>
        </w:rPr>
        <w:lastRenderedPageBreak/>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760AC1AE" w14:textId="4ECC3958" w:rsidR="00E578E4" w:rsidRPr="000760BB" w:rsidRDefault="00E578E4" w:rsidP="00E578E4">
      <w:pPr>
        <w:pStyle w:val="NormalBPBHEB"/>
        <w:numPr>
          <w:ilvl w:val="0"/>
          <w:numId w:val="89"/>
        </w:numPr>
      </w:pPr>
      <w:r w:rsidRPr="000760BB">
        <w:rPr>
          <w:b/>
          <w:bCs/>
        </w:rPr>
        <w:t>Scalability:</w:t>
      </w:r>
      <w:r w:rsidRPr="000760BB">
        <w:t xml:space="preserve"> ECR is designed to scale with the needs of the development team, supporting the storage and retrieval of many container images</w:t>
      </w:r>
      <w:bookmarkStart w:id="1305" w:name="_Ref151457769"/>
      <w:sdt>
        <w:sdtPr>
          <w:id w:val="-1533404708"/>
          <w:citation/>
        </w:sdtPr>
        <w:sdtEndPr/>
        <w:sdtContent>
          <w:r>
            <w:fldChar w:fldCharType="begin"/>
          </w:r>
          <w:r>
            <w:instrText xml:space="preserve"> CITATION bryant2017a \l 1033 </w:instrText>
          </w:r>
          <w:r>
            <w:fldChar w:fldCharType="separate"/>
          </w:r>
          <w:r w:rsidR="006167A6">
            <w:rPr>
              <w:noProof/>
            </w:rPr>
            <w:t xml:space="preserve"> </w:t>
          </w:r>
          <w:r w:rsidR="006167A6" w:rsidRPr="006167A6">
            <w:rPr>
              <w:noProof/>
            </w:rPr>
            <w:t>[79]</w:t>
          </w:r>
          <w:r>
            <w:fldChar w:fldCharType="end"/>
          </w:r>
        </w:sdtContent>
      </w:sdt>
      <w:bookmarkEnd w:id="1305"/>
      <w:r w:rsidRPr="000760BB">
        <w:t>.</w:t>
      </w:r>
    </w:p>
    <w:p w14:paraId="3E7A827C" w14:textId="77777777" w:rsidR="002B1F8F" w:rsidRPr="00611C64" w:rsidRDefault="002B1F8F" w:rsidP="002B1F8F">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7CEC9C25" w14:textId="5D5D0F33" w:rsidR="002B1F8F" w:rsidRPr="000760BB" w:rsidRDefault="002B1F8F" w:rsidP="002B1F8F">
      <w:pPr>
        <w:pStyle w:val="NormalBPBHEB"/>
      </w:pPr>
      <w:r>
        <w:t xml:space="preserve">The following are the </w:t>
      </w:r>
      <w:r w:rsidRPr="00DD1DB0">
        <w:t>use cases of Amazon ECR</w:t>
      </w:r>
      <w:sdt>
        <w:sdtPr>
          <w:id w:val="589812510"/>
          <w:citation/>
        </w:sdtPr>
        <w:sdtEndPr/>
        <w:sdtContent>
          <w:r>
            <w:fldChar w:fldCharType="begin"/>
          </w:r>
          <w:r>
            <w:instrText xml:space="preserve"> CITATION a2023i \l 1033 </w:instrText>
          </w:r>
          <w:r>
            <w:fldChar w:fldCharType="separate"/>
          </w:r>
          <w:r w:rsidR="006167A6">
            <w:rPr>
              <w:noProof/>
            </w:rPr>
            <w:t xml:space="preserve"> </w:t>
          </w:r>
          <w:r w:rsidR="006167A6" w:rsidRPr="006167A6">
            <w:rPr>
              <w:noProof/>
            </w:rPr>
            <w:t>[78]</w:t>
          </w:r>
          <w:r>
            <w:fldChar w:fldCharType="end"/>
          </w:r>
        </w:sdtContent>
      </w:sdt>
      <w:r>
        <w:t>:</w:t>
      </w:r>
    </w:p>
    <w:p w14:paraId="1C2F3420" w14:textId="77777777" w:rsidR="002B1F8F" w:rsidRPr="000760BB" w:rsidRDefault="002B1F8F" w:rsidP="002B1F8F">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59EF6CB1" w14:textId="77777777" w:rsidR="002B1F8F" w:rsidRPr="000760BB" w:rsidRDefault="002B1F8F" w:rsidP="002B1F8F">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51299D90" w14:textId="77777777" w:rsidR="002B1F8F" w:rsidRDefault="002B1F8F" w:rsidP="002B1F8F">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6A7273BB" w14:textId="058DDE86" w:rsidR="002B1F8F" w:rsidRPr="000760BB" w:rsidRDefault="002B1F8F" w:rsidP="008541CC">
      <w:pPr>
        <w:pStyle w:val="NormalBPBHEB"/>
      </w:pPr>
      <w:r w:rsidRPr="002B1F8F">
        <w:t>Figure 7.12</w:t>
      </w:r>
      <w:r>
        <w:t xml:space="preserve"> below </w:t>
      </w:r>
      <w:r w:rsidR="00BB7060">
        <w:t>shows</w:t>
      </w:r>
      <w:r w:rsidRPr="002B1F8F">
        <w:t xml:space="preserve"> AWS Containers </w:t>
      </w:r>
      <w:r w:rsidR="00BB7060">
        <w:t>options by layer</w:t>
      </w:r>
    </w:p>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bookmarkStart w:id="1306" w:name="_Hlk169707557"/>
      <w:commentRangeStart w:id="1307"/>
      <w:commentRangeStart w:id="1308"/>
      <w:r w:rsidRPr="00555FFB">
        <w:rPr>
          <w:b/>
          <w:bCs w:val="0"/>
        </w:rPr>
        <w:t>Figure</w:t>
      </w:r>
      <w:commentRangeEnd w:id="1307"/>
      <w:r w:rsidR="00DD1DB0">
        <w:rPr>
          <w:rStyle w:val="CommentReference"/>
          <w:rFonts w:eastAsiaTheme="minorHAnsi" w:cstheme="minorBidi"/>
          <w:bCs w:val="0"/>
          <w:i w:val="0"/>
          <w:iCs w:val="0"/>
        </w:rPr>
        <w:commentReference w:id="1307"/>
      </w:r>
      <w:commentRangeEnd w:id="1308"/>
      <w:r w:rsidR="002B1F8F">
        <w:rPr>
          <w:rStyle w:val="CommentReference"/>
          <w:rFonts w:eastAsiaTheme="minorHAnsi" w:cstheme="minorBidi"/>
          <w:bCs w:val="0"/>
          <w:i w:val="0"/>
          <w:iCs w:val="0"/>
        </w:rPr>
        <w:commentReference w:id="1308"/>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bookmarkEnd w:id="1306"/>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059237A3" w:rsidR="00DD1DB0" w:rsidRPr="000760BB" w:rsidRDefault="00DD1DB0" w:rsidP="00555FFB">
      <w:pPr>
        <w:pStyle w:val="NormalBPBHEB"/>
      </w:pPr>
      <w:r>
        <w:t>The following are the benefits of using Amazon ECR</w:t>
      </w:r>
      <w:sdt>
        <w:sdtPr>
          <w:id w:val="1304508765"/>
          <w:citation/>
        </w:sdtPr>
        <w:sdtEndPr/>
        <w:sdtContent>
          <w:r w:rsidR="00072950">
            <w:fldChar w:fldCharType="begin"/>
          </w:r>
          <w:r w:rsidR="00072950">
            <w:instrText xml:space="preserve"> CITATION a2023i \l 1033 </w:instrText>
          </w:r>
          <w:r w:rsidR="00072950">
            <w:fldChar w:fldCharType="separate"/>
          </w:r>
          <w:r w:rsidR="006167A6">
            <w:rPr>
              <w:noProof/>
            </w:rPr>
            <w:t xml:space="preserve"> </w:t>
          </w:r>
          <w:r w:rsidR="006167A6" w:rsidRPr="006167A6">
            <w:rPr>
              <w:noProof/>
            </w:rPr>
            <w:t>[78]</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lastRenderedPageBreak/>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121AD4AA" w:rsidR="00DD1DB0" w:rsidRPr="000760BB" w:rsidRDefault="00DD1DB0" w:rsidP="00555FFB">
      <w:pPr>
        <w:pStyle w:val="NormalBPBHEB"/>
      </w:pPr>
      <w:r>
        <w:t xml:space="preserve">Following are the </w:t>
      </w:r>
      <w:r w:rsidRPr="00DD1DB0">
        <w:t>key features of Amazon ECS</w:t>
      </w:r>
      <w:sdt>
        <w:sdtPr>
          <w:id w:val="1073542478"/>
          <w:citation/>
        </w:sdtPr>
        <w:sdtEndPr/>
        <w:sdtContent>
          <w:r w:rsidR="00BB2313">
            <w:fldChar w:fldCharType="begin"/>
          </w:r>
          <w:r w:rsidR="00BB2313">
            <w:instrText xml:space="preserve"> CITATION a2023j \l 1033 </w:instrText>
          </w:r>
          <w:r w:rsidR="00BB2313">
            <w:fldChar w:fldCharType="separate"/>
          </w:r>
          <w:r w:rsidR="006167A6">
            <w:rPr>
              <w:noProof/>
            </w:rPr>
            <w:t xml:space="preserve"> </w:t>
          </w:r>
          <w:r w:rsidR="006167A6" w:rsidRPr="006167A6">
            <w:rPr>
              <w:noProof/>
            </w:rPr>
            <w:t>[80]</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293DEE41" w14:textId="31C52FBE" w:rsidR="001A0B28" w:rsidRDefault="000760BB" w:rsidP="008541CC">
      <w:pPr>
        <w:keepNext/>
        <w:keepLines/>
        <w:spacing w:before="40" w:after="0"/>
        <w:outlineLvl w:val="1"/>
      </w:pPr>
      <w:r w:rsidRPr="00611C64">
        <w:rPr>
          <w:rFonts w:eastAsiaTheme="majorEastAsia" w:cstheme="majorBidi"/>
          <w:sz w:val="36"/>
          <w:szCs w:val="26"/>
        </w:rPr>
        <w:t xml:space="preserve">Amazon ECS </w:t>
      </w:r>
      <w:commentRangeStart w:id="1309"/>
      <w:commentRangeStart w:id="1310"/>
      <w:r w:rsidRPr="00611C64">
        <w:rPr>
          <w:rFonts w:eastAsiaTheme="majorEastAsia" w:cstheme="majorBidi"/>
          <w:sz w:val="36"/>
          <w:szCs w:val="26"/>
        </w:rPr>
        <w:t>Architecture</w:t>
      </w:r>
      <w:commentRangeEnd w:id="1309"/>
      <w:r w:rsidR="00DD1DB0" w:rsidRPr="00611C64">
        <w:rPr>
          <w:rFonts w:eastAsiaTheme="majorEastAsia" w:cstheme="majorBidi"/>
          <w:sz w:val="36"/>
          <w:szCs w:val="26"/>
        </w:rPr>
        <w:commentReference w:id="1309"/>
      </w:r>
      <w:commentRangeEnd w:id="1310"/>
      <w:r w:rsidR="008541CC">
        <w:rPr>
          <w:rStyle w:val="CommentReference"/>
        </w:rPr>
        <w:commentReference w:id="1310"/>
      </w:r>
    </w:p>
    <w:p w14:paraId="47970FFC" w14:textId="4F32A695" w:rsidR="00120A98" w:rsidRPr="00120A98" w:rsidRDefault="00120A98" w:rsidP="00120A98">
      <w:pPr>
        <w:pStyle w:val="NormalBPBHEB"/>
      </w:pPr>
      <w:r w:rsidRPr="00120A98">
        <w:t>Amazon Elastic Container Service (ECS) simplifies the deployment and management of containerized applications on AWS infrastructure. At its core, ECS</w:t>
      </w:r>
      <w:r w:rsidR="000F73FD">
        <w:t xml:space="preserve"> (</w:t>
      </w:r>
      <w:r w:rsidR="004F449D">
        <w:t xml:space="preserve">refer to </w:t>
      </w:r>
      <w:r w:rsidR="000F73FD" w:rsidRPr="000F73FD">
        <w:t>Figure 7.13</w:t>
      </w:r>
      <w:r w:rsidR="004F449D">
        <w:t xml:space="preserve"> </w:t>
      </w:r>
      <w:r w:rsidR="008912E0">
        <w:t>below) _</w:t>
      </w:r>
      <w:r w:rsidRPr="00120A98">
        <w: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t>
      </w:r>
    </w:p>
    <w:p w14:paraId="094D0021" w14:textId="77777777" w:rsidR="00120A98" w:rsidRPr="00120A98" w:rsidRDefault="00120A98" w:rsidP="00120A98">
      <w:pPr>
        <w:pStyle w:val="NormalBPBHEB"/>
      </w:pPr>
      <w:r w:rsidRPr="00120A98">
        <w:rPr>
          <w:b/>
          <w:bCs/>
        </w:rPr>
        <w:t>Components of Amazon ECS</w:t>
      </w:r>
    </w:p>
    <w:p w14:paraId="6A0AB3B3" w14:textId="77777777" w:rsidR="00120A98" w:rsidRPr="00120A98" w:rsidRDefault="00120A98" w:rsidP="00120A98">
      <w:pPr>
        <w:pStyle w:val="NormalBPBHEB"/>
      </w:pPr>
      <w:r w:rsidRPr="00120A98">
        <w:lastRenderedPageBreak/>
        <w: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379CBF55" w14:textId="77777777" w:rsidR="00120A98" w:rsidRPr="00120A98" w:rsidRDefault="00120A98" w:rsidP="00120A98">
      <w:pPr>
        <w:pStyle w:val="NormalBPBHEB"/>
      </w:pPr>
      <w:r w:rsidRPr="00120A98">
        <w:rPr>
          <w:b/>
          <w:bCs/>
        </w:rPr>
        <w:t>Scalability and Integration</w:t>
      </w:r>
    </w:p>
    <w:p w14:paraId="1364E989" w14:textId="77777777" w:rsidR="00120A98" w:rsidRPr="00120A98" w:rsidRDefault="00120A98" w:rsidP="00120A98">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15FF574" w14:textId="77777777" w:rsidR="00120A98" w:rsidRPr="00120A98" w:rsidRDefault="00120A98" w:rsidP="00120A98">
      <w:pPr>
        <w:pStyle w:val="NormalBPBHEB"/>
      </w:pPr>
      <w:r w:rsidRPr="00120A98">
        <w:rPr>
          <w:b/>
          <w:bCs/>
        </w:rPr>
        <w:t>Operational Simplicity and Benefits</w:t>
      </w:r>
    </w:p>
    <w:p w14:paraId="79581DF5" w14:textId="77777777" w:rsidR="00120A98" w:rsidRPr="00120A98" w:rsidRDefault="00120A98" w:rsidP="00120A98">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6030DABE" w14:textId="77777777" w:rsidR="008541CC" w:rsidRPr="008541CC" w:rsidRDefault="008541CC" w:rsidP="008541CC">
      <w:pPr>
        <w:pStyle w:val="NormalBPBHEB"/>
      </w:pPr>
    </w:p>
    <w:p w14:paraId="4D44A0BD" w14:textId="77777777" w:rsidR="008541CC" w:rsidRPr="008541CC" w:rsidRDefault="008541CC" w:rsidP="008541CC">
      <w:pPr>
        <w:pStyle w:val="NormalBPBHEB"/>
      </w:pPr>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5CD74AD9" w14:textId="77777777" w:rsidR="008541CC" w:rsidRPr="008541CC" w:rsidRDefault="008541CC" w:rsidP="008541CC">
      <w:pPr>
        <w:pStyle w:val="NormalBPBHEB"/>
        <w:rPr>
          <w:bCs/>
          <w:i/>
          <w:iCs/>
        </w:rPr>
      </w:pPr>
      <w:bookmarkStart w:id="1311"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1312"/>
      <w:commentRangeStart w:id="1313"/>
      <w:r w:rsidRPr="008541CC">
        <w:rPr>
          <w:bCs/>
          <w:i/>
          <w:iCs/>
        </w:rPr>
        <w:t>Services</w:t>
      </w:r>
      <w:commentRangeEnd w:id="1312"/>
      <w:r w:rsidRPr="008541CC">
        <w:commentReference w:id="1312"/>
      </w:r>
      <w:commentRangeEnd w:id="1313"/>
      <w:r w:rsidRPr="008541CC">
        <w:commentReference w:id="1313"/>
      </w:r>
      <w:r w:rsidRPr="008541CC">
        <w:rPr>
          <w:bCs/>
          <w:i/>
          <w:iCs/>
        </w:rPr>
        <w:t>)</w:t>
      </w:r>
    </w:p>
    <w:bookmarkEnd w:id="1311"/>
    <w:p w14:paraId="0B1DBF61" w14:textId="77777777" w:rsidR="00DD1DB0" w:rsidRDefault="00DD1DB0" w:rsidP="00555FFB">
      <w:pPr>
        <w:pStyle w:val="NormalBPBHEB"/>
      </w:pPr>
    </w:p>
    <w:p w14:paraId="18EFBA15" w14:textId="66462A7D" w:rsidR="004D1361" w:rsidRDefault="004D1361" w:rsidP="004D1361">
      <w:pPr>
        <w:pStyle w:val="NormalBPBHEB"/>
        <w:rPr>
          <w:b/>
          <w:bCs/>
        </w:rPr>
      </w:pPr>
      <w:r w:rsidRPr="004D1361">
        <w:rPr>
          <w:b/>
          <w:bCs/>
        </w:rPr>
        <w:t xml:space="preserve">Amazon ECS Architecture </w:t>
      </w:r>
      <w:r w:rsidR="001C1369">
        <w:rPr>
          <w:b/>
          <w:bCs/>
        </w:rPr>
        <w:t xml:space="preserve">Core </w:t>
      </w:r>
      <w:r w:rsidRPr="004D1361">
        <w:rPr>
          <w:b/>
          <w:bCs/>
        </w:rPr>
        <w:t>Components</w:t>
      </w:r>
    </w:p>
    <w:p w14:paraId="756795C3" w14:textId="24829E53" w:rsidR="00D51CB0" w:rsidRPr="00BE2C41" w:rsidRDefault="00D51CB0" w:rsidP="004D1361">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3FC285A1" w14:textId="77777777" w:rsidR="004D1361" w:rsidRPr="001C1369" w:rsidRDefault="004D1361" w:rsidP="004D1361">
      <w:pPr>
        <w:pStyle w:val="NormalBPBHEB"/>
      </w:pPr>
      <w:r w:rsidRPr="004D1361">
        <w:rPr>
          <w:b/>
          <w:bCs/>
        </w:rPr>
        <w:t xml:space="preserve">Clusters: </w:t>
      </w:r>
      <w:r w:rsidRPr="001C1369">
        <w: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t>
      </w:r>
    </w:p>
    <w:p w14:paraId="248D4EB3" w14:textId="77777777" w:rsidR="004D1361" w:rsidRPr="004D1361" w:rsidRDefault="004D1361" w:rsidP="004D1361">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11015E" w14:textId="77777777" w:rsidR="004D1361" w:rsidRPr="001C1369" w:rsidRDefault="004D1361" w:rsidP="004D1361">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15AA961D" w:rsidR="00DD1DB0" w:rsidRPr="000760BB" w:rsidRDefault="00DD1DB0" w:rsidP="00555FFB">
      <w:pPr>
        <w:pStyle w:val="NormalBPBHEB"/>
      </w:pPr>
      <w:r>
        <w:t>The following are the use cases of Amazon ECS</w:t>
      </w:r>
      <w:sdt>
        <w:sdtPr>
          <w:id w:val="1621111440"/>
          <w:citation/>
        </w:sdtPr>
        <w:sdtEndPr/>
        <w:sdtContent>
          <w:r w:rsidR="00427056">
            <w:fldChar w:fldCharType="begin"/>
          </w:r>
          <w:r w:rsidR="00427056">
            <w:instrText xml:space="preserve"> CITATION a2023j \l 1033 </w:instrText>
          </w:r>
          <w:r w:rsidR="00427056">
            <w:fldChar w:fldCharType="separate"/>
          </w:r>
          <w:r w:rsidR="006167A6">
            <w:rPr>
              <w:noProof/>
            </w:rPr>
            <w:t xml:space="preserve"> </w:t>
          </w:r>
          <w:r w:rsidR="006167A6" w:rsidRPr="006167A6">
            <w:rPr>
              <w:noProof/>
            </w:rPr>
            <w:t>[80]</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0243C801"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EndPr/>
        <w:sdtContent>
          <w:r w:rsidR="001458DC">
            <w:fldChar w:fldCharType="begin"/>
          </w:r>
          <w:r w:rsidR="001458DC">
            <w:instrText xml:space="preserve"> CITATION kulkarni2018a \l 1033 </w:instrText>
          </w:r>
          <w:r w:rsidR="001458DC">
            <w:fldChar w:fldCharType="separate"/>
          </w:r>
          <w:r w:rsidR="006167A6">
            <w:rPr>
              <w:noProof/>
            </w:rPr>
            <w:t xml:space="preserve"> </w:t>
          </w:r>
          <w:r w:rsidR="006167A6" w:rsidRPr="006167A6">
            <w:rPr>
              <w:noProof/>
            </w:rPr>
            <w:t>[81]</w:t>
          </w:r>
          <w:r w:rsidR="001458DC">
            <w:fldChar w:fldCharType="end"/>
          </w:r>
        </w:sdtContent>
      </w:sdt>
      <w:r w:rsidRPr="000760BB">
        <w:t>.</w:t>
      </w: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0C09B97D" w:rsidR="00D63F56" w:rsidRPr="000760BB" w:rsidRDefault="00D63F56" w:rsidP="00555FFB">
      <w:pPr>
        <w:pStyle w:val="NormalBPBHEB"/>
      </w:pPr>
      <w:r>
        <w:t>The following are the benefits of using Amazon ECS</w:t>
      </w:r>
      <w:sdt>
        <w:sdtPr>
          <w:id w:val="1605463251"/>
          <w:citation/>
        </w:sdtPr>
        <w:sdtEndPr/>
        <w:sdtContent>
          <w:r w:rsidR="001458DC">
            <w:fldChar w:fldCharType="begin"/>
          </w:r>
          <w:r w:rsidR="001458DC">
            <w:instrText xml:space="preserve"> CITATION a2023j \l 1033 </w:instrText>
          </w:r>
          <w:r w:rsidR="001458DC">
            <w:fldChar w:fldCharType="separate"/>
          </w:r>
          <w:r w:rsidR="006167A6">
            <w:rPr>
              <w:noProof/>
            </w:rPr>
            <w:t xml:space="preserve"> </w:t>
          </w:r>
          <w:r w:rsidR="006167A6" w:rsidRPr="006167A6">
            <w:rPr>
              <w:noProof/>
            </w:rPr>
            <w:t>[80]</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8A5243" w:rsidRDefault="000760BB" w:rsidP="008A5243">
      <w:pPr>
        <w:pStyle w:val="NormalBPBHEB"/>
        <w:numPr>
          <w:ilvl w:val="0"/>
          <w:numId w:val="95"/>
        </w:numPr>
      </w:pPr>
      <w:r w:rsidRPr="00A2553C">
        <w:rPr>
          <w:b/>
          <w:bCs/>
        </w:rPr>
        <w:t xml:space="preserve">Operational </w:t>
      </w:r>
      <w:r w:rsidR="00D63F56" w:rsidRPr="00A2553C">
        <w:rPr>
          <w:b/>
          <w:bCs/>
        </w:rPr>
        <w:t>simplicity</w:t>
      </w:r>
      <w:r w:rsidRPr="00A2553C">
        <w:rPr>
          <w:b/>
          <w:bCs/>
        </w:rPr>
        <w:t>:</w:t>
      </w:r>
      <w:r w:rsidRPr="00611C64">
        <w:rPr>
          <w:b/>
          <w:bCs/>
        </w:rPr>
        <w:t xml:space="preserve"> </w:t>
      </w:r>
      <w:r w:rsidRPr="00EF0FE8">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367D9CA3" w:rsidR="00C2444F" w:rsidRDefault="00C2444F" w:rsidP="00555FFB">
      <w:pPr>
        <w:pStyle w:val="NormalBPBHEB"/>
      </w:pPr>
      <w:r>
        <w:t>The following are the k</w:t>
      </w:r>
      <w:r w:rsidRPr="00C2444F">
        <w:t>ey features of Amazon EK</w:t>
      </w:r>
    </w:p>
    <w:p w14:paraId="31BC87F9" w14:textId="6C6164AA" w:rsidR="006C1932" w:rsidRDefault="006C1932" w:rsidP="006C1932">
      <w:pPr>
        <w:pStyle w:val="NormalBPBHEB"/>
      </w:pPr>
      <w:r w:rsidRPr="006C1932">
        <w:t>Amazon Elastic Kubernetes Service (EKS)</w:t>
      </w:r>
      <w:sdt>
        <w:sdtPr>
          <w:id w:val="433631195"/>
          <w:citation/>
        </w:sdtPr>
        <w:sdtEndPr/>
        <w:sdtContent>
          <w:r w:rsidR="005B58D7">
            <w:fldChar w:fldCharType="begin"/>
          </w:r>
          <w:r w:rsidR="005B58D7">
            <w:instrText xml:space="preserve"> CITATION a2023k \l 1033 </w:instrText>
          </w:r>
          <w:r w:rsidR="005B58D7">
            <w:fldChar w:fldCharType="separate"/>
          </w:r>
          <w:r w:rsidR="006167A6">
            <w:rPr>
              <w:noProof/>
            </w:rPr>
            <w:t xml:space="preserve"> </w:t>
          </w:r>
          <w:r w:rsidR="006167A6" w:rsidRPr="006167A6">
            <w:rPr>
              <w:noProof/>
            </w:rPr>
            <w:t>[82]</w:t>
          </w:r>
          <w:r w:rsidR="005B58D7">
            <w:fldChar w:fldCharType="end"/>
          </w:r>
        </w:sdtContent>
      </w:sdt>
      <w:r w:rsidR="005B58D7">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023C93B7" w14:textId="77777777" w:rsidR="00941622" w:rsidRPr="00CD3D3F" w:rsidRDefault="00941622" w:rsidP="00941622">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1314"/>
      <w:commentRangeStart w:id="1315"/>
      <w:r w:rsidRPr="00CD3D3F">
        <w:rPr>
          <w:rFonts w:eastAsiaTheme="majorEastAsia" w:cstheme="majorBidi"/>
          <w:sz w:val="36"/>
          <w:szCs w:val="26"/>
        </w:rPr>
        <w:t>Architecture</w:t>
      </w:r>
      <w:commentRangeEnd w:id="1314"/>
      <w:r w:rsidRPr="00CD3D3F">
        <w:rPr>
          <w:rFonts w:eastAsiaTheme="majorEastAsia" w:cstheme="majorBidi"/>
          <w:sz w:val="36"/>
          <w:szCs w:val="26"/>
        </w:rPr>
        <w:commentReference w:id="1314"/>
      </w:r>
      <w:commentRangeEnd w:id="1315"/>
      <w:r w:rsidRPr="00CD3D3F">
        <w:rPr>
          <w:rFonts w:eastAsiaTheme="majorEastAsia" w:cstheme="majorBidi"/>
          <w:sz w:val="36"/>
          <w:szCs w:val="26"/>
        </w:rPr>
        <w:commentReference w:id="1315"/>
      </w:r>
    </w:p>
    <w:p w14:paraId="4D69A836" w14:textId="77777777" w:rsidR="00711F5B" w:rsidRPr="00711F5B" w:rsidRDefault="00711F5B" w:rsidP="00711F5B">
      <w:pPr>
        <w:pStyle w:val="NormalBPBHEB"/>
      </w:pPr>
      <w:r w:rsidRPr="00711F5B">
        <w:t>Amazon Elastic Kubernetes Service (EKS) empowers organizations to efficiently deploy and manage Kubernetes clusters on AWS, leveraging robust infrastructure for scalable container orchestration.</w:t>
      </w:r>
    </w:p>
    <w:p w14:paraId="31EC7311" w14:textId="77777777" w:rsidR="00711F5B" w:rsidRPr="00711F5B" w:rsidRDefault="00711F5B" w:rsidP="00711F5B">
      <w:pPr>
        <w:pStyle w:val="NormalBPBHEB"/>
      </w:pPr>
      <w:r w:rsidRPr="00711F5B">
        <w:t xml:space="preserve">Amazon EKS architecture encompasses essential components that streamline the deployment and operation of Kubernetes clusters within the AWS cloud environment. Central to this architecture are the control plane, worker nodes, and clusters, each playing a pivotal role in </w:t>
      </w:r>
      <w:r w:rsidRPr="00711F5B">
        <w:lastRenderedPageBreak/>
        <w:t>ensuring the scalability, reliability, and performance of containerized applications orchestrated by EKS.</w:t>
      </w:r>
    </w:p>
    <w:p w14:paraId="62E2A5EE" w14:textId="77777777" w:rsidR="006C1932" w:rsidRPr="006C1932" w:rsidRDefault="006C1932" w:rsidP="006C1932">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2C0474C7" w14:textId="77777777" w:rsidR="006C1932" w:rsidRPr="006C1932" w:rsidRDefault="006C1932" w:rsidP="006C1932">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t>
      </w:r>
    </w:p>
    <w:p w14:paraId="4200BD8D" w14:textId="77777777" w:rsidR="006C1932" w:rsidRPr="006C1932" w:rsidRDefault="006C1932" w:rsidP="006C1932">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1316"/>
      <w:commentRangeStart w:id="1317"/>
      <w:r w:rsidRPr="00CD3D3F">
        <w:rPr>
          <w:rFonts w:eastAsiaTheme="majorEastAsia" w:cstheme="majorBidi"/>
          <w:sz w:val="36"/>
          <w:szCs w:val="26"/>
        </w:rPr>
        <w:t>EKS</w:t>
      </w:r>
      <w:commentRangeEnd w:id="1316"/>
      <w:r w:rsidR="00A45D56" w:rsidRPr="00CD3D3F">
        <w:rPr>
          <w:rFonts w:eastAsiaTheme="majorEastAsia" w:cstheme="majorBidi"/>
          <w:sz w:val="36"/>
          <w:szCs w:val="26"/>
        </w:rPr>
        <w:commentReference w:id="1316"/>
      </w:r>
      <w:commentRangeEnd w:id="1317"/>
      <w:r w:rsidR="00140E3A" w:rsidRPr="00CD3D3F">
        <w:rPr>
          <w:rFonts w:eastAsiaTheme="majorEastAsia" w:cstheme="majorBidi"/>
          <w:sz w:val="36"/>
          <w:szCs w:val="26"/>
        </w:rPr>
        <w:commentReference w:id="1317"/>
      </w:r>
    </w:p>
    <w:p w14:paraId="2B21C8FB" w14:textId="7FABE420" w:rsidR="00BE2C41" w:rsidRPr="00BE2C41" w:rsidRDefault="00BE2C41" w:rsidP="00BE2C41">
      <w:pPr>
        <w:pStyle w:val="NormalBPBHEB"/>
        <w:ind w:left="360"/>
      </w:pPr>
      <w:r w:rsidRPr="00BE2C41">
        <w:t>Amazon EKS</w:t>
      </w:r>
      <w:r w:rsidR="00084F6A">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rsidR="004B08D1">
        <w:t xml:space="preserve"> </w:t>
      </w:r>
      <w:r w:rsidR="0086613D">
        <w:t xml:space="preserve">Also, refer to </w:t>
      </w:r>
      <w:r w:rsidR="0086613D" w:rsidRPr="00332D5D">
        <w:rPr>
          <w:bCs/>
        </w:rPr>
        <w:t>Figure 7.</w:t>
      </w:r>
      <w:r w:rsidR="0086613D" w:rsidRPr="00332D5D">
        <w:rPr>
          <w:bCs/>
        </w:rPr>
        <w:fldChar w:fldCharType="begin"/>
      </w:r>
      <w:r w:rsidR="0086613D" w:rsidRPr="00332D5D">
        <w:rPr>
          <w:bCs/>
        </w:rPr>
        <w:instrText xml:space="preserve"> SEQ Figure \* ARABIC </w:instrText>
      </w:r>
      <w:r w:rsidR="0086613D" w:rsidRPr="00332D5D">
        <w:rPr>
          <w:bCs/>
        </w:rPr>
        <w:fldChar w:fldCharType="separate"/>
      </w:r>
      <w:r w:rsidR="0086613D" w:rsidRPr="00332D5D">
        <w:rPr>
          <w:bCs/>
          <w:noProof/>
        </w:rPr>
        <w:t>14</w:t>
      </w:r>
      <w:r w:rsidR="0086613D" w:rsidRPr="00332D5D">
        <w:rPr>
          <w:bCs/>
        </w:rPr>
        <w:fldChar w:fldCharType="end"/>
      </w:r>
      <w:r w:rsidR="0086613D" w:rsidRPr="00332D5D">
        <w:rPr>
          <w:bCs/>
        </w:rPr>
        <w:t xml:space="preserve"> below for a </w:t>
      </w:r>
      <w:r w:rsidR="00F13F6F" w:rsidRPr="00332D5D">
        <w:rPr>
          <w:bCs/>
        </w:rPr>
        <w:t>visualization</w:t>
      </w:r>
      <w:r w:rsidR="0086613D" w:rsidRPr="00332D5D">
        <w:rPr>
          <w:bCs/>
        </w:rPr>
        <w:t xml:space="preserve"> of an</w:t>
      </w:r>
      <w:r w:rsidR="0086613D">
        <w:rPr>
          <w:b/>
          <w:bCs/>
        </w:rPr>
        <w:t xml:space="preserve"> </w:t>
      </w:r>
      <w:r w:rsidR="0086613D" w:rsidRPr="007219E6">
        <w:t>Amazon EKS use case</w:t>
      </w:r>
      <w:r w:rsidR="00F13F6F">
        <w:t xml:space="preserve"> example.</w:t>
      </w:r>
    </w:p>
    <w:p w14:paraId="4804CBAC" w14:textId="2B104B34"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1318"/>
      <w:commentRangeStart w:id="1319"/>
      <w:r w:rsidRPr="000760BB">
        <w:t>availability</w:t>
      </w:r>
      <w:commentRangeEnd w:id="1318"/>
      <w:r w:rsidR="00A45D56">
        <w:rPr>
          <w:rStyle w:val="CommentReference"/>
          <w:rFonts w:eastAsiaTheme="minorHAnsi" w:cstheme="minorBidi"/>
        </w:rPr>
        <w:commentReference w:id="1318"/>
      </w:r>
      <w:commentRangeEnd w:id="1319"/>
      <w:r w:rsidR="00140E3A">
        <w:rPr>
          <w:rStyle w:val="CommentReference"/>
          <w:rFonts w:eastAsiaTheme="minorHAnsi" w:cstheme="minorBidi"/>
        </w:rPr>
        <w:commentReference w:id="1319"/>
      </w:r>
      <w:r w:rsidRPr="000760BB">
        <w:t>.</w:t>
      </w:r>
    </w:p>
    <w:p w14:paraId="7CAF8893" w14:textId="77777777" w:rsidR="009304A7" w:rsidRDefault="007027C4" w:rsidP="00555FFB">
      <w:pPr>
        <w:pStyle w:val="FigureBPBHEB"/>
      </w:pPr>
      <w:r>
        <w:rPr>
          <w:noProof/>
        </w:rPr>
        <w:lastRenderedPageBreak/>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bookmarkStart w:id="1320" w:name="_Hlk169709318"/>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w:t>
      </w:r>
      <w:bookmarkEnd w:id="1320"/>
      <w:r>
        <w:t>(AWS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05E55B9E" w:rsidR="00A45D56" w:rsidRPr="000760BB" w:rsidRDefault="00A45D56" w:rsidP="00555FFB">
      <w:pPr>
        <w:pStyle w:val="NormalBPBHEB"/>
      </w:pPr>
      <w:r>
        <w:t xml:space="preserve">The following are the </w:t>
      </w:r>
      <w:r w:rsidRPr="00A45D56">
        <w:t>benefits of using Amazon EKS</w:t>
      </w:r>
      <w:sdt>
        <w:sdtPr>
          <w:id w:val="1278909312"/>
          <w:citation/>
        </w:sdtPr>
        <w:sdtEndPr/>
        <w:sdtContent>
          <w:r w:rsidR="00140E3A">
            <w:fldChar w:fldCharType="begin"/>
          </w:r>
          <w:r w:rsidR="00140E3A">
            <w:instrText xml:space="preserve"> CITATION a2023k \l 1033 </w:instrText>
          </w:r>
          <w:r w:rsidR="00140E3A">
            <w:fldChar w:fldCharType="separate"/>
          </w:r>
          <w:r w:rsidR="006167A6">
            <w:rPr>
              <w:noProof/>
            </w:rPr>
            <w:t xml:space="preserve"> </w:t>
          </w:r>
          <w:r w:rsidR="006167A6" w:rsidRPr="006167A6">
            <w:rPr>
              <w:noProof/>
            </w:rPr>
            <w:t>[82]</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1321"/>
      <w:commentRangeStart w:id="1322"/>
      <w:r w:rsidR="00C06AB1" w:rsidRPr="00CD3D3F">
        <w:rPr>
          <w:rFonts w:eastAsiaTheme="majorEastAsia" w:cstheme="majorBidi"/>
          <w:sz w:val="36"/>
          <w:szCs w:val="26"/>
        </w:rPr>
        <w:t>workflow</w:t>
      </w:r>
      <w:commentRangeEnd w:id="1321"/>
      <w:r w:rsidR="00C06AB1" w:rsidRPr="00CD3D3F">
        <w:rPr>
          <w:rFonts w:eastAsiaTheme="majorEastAsia" w:cstheme="majorBidi"/>
          <w:sz w:val="36"/>
          <w:szCs w:val="26"/>
        </w:rPr>
        <w:commentReference w:id="1321"/>
      </w:r>
      <w:commentRangeEnd w:id="1322"/>
      <w:r w:rsidR="005E0005">
        <w:rPr>
          <w:rStyle w:val="CommentReference"/>
        </w:rPr>
        <w:commentReference w:id="1322"/>
      </w:r>
    </w:p>
    <w:p w14:paraId="2EFEBE0A" w14:textId="0F35AEBA" w:rsidR="00332D5D" w:rsidRPr="00332D5D" w:rsidRDefault="000760BB" w:rsidP="00332D5D">
      <w:pPr>
        <w:pStyle w:val="NormalBPBHEB"/>
      </w:pPr>
      <w:r w:rsidRPr="000760BB">
        <w:t>Amazon EKS integrates seamlessly with DevOps workflows, enabling developers to incorporate Kubernetes-based applications into their CI/CD pipelines.</w:t>
      </w:r>
      <w:r w:rsidR="00332D5D">
        <w:t xml:space="preserve"> </w:t>
      </w:r>
      <w:r w:rsidR="00332D5D"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DCD51E8" w14:textId="77777777" w:rsidR="00332D5D" w:rsidRPr="00332D5D" w:rsidRDefault="00332D5D" w:rsidP="00332D5D">
      <w:pPr>
        <w:pStyle w:val="NormalBPBHEB"/>
      </w:pPr>
      <w:r w:rsidRPr="00332D5D">
        <w:rPr>
          <w:b/>
          <w:bCs/>
        </w:rPr>
        <w:t>Continuous Integration (CI)</w:t>
      </w:r>
      <w:r w:rsidRPr="00332D5D">
        <w: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t>
      </w:r>
    </w:p>
    <w:p w14:paraId="48CC2E09" w14:textId="77777777" w:rsidR="00332D5D" w:rsidRPr="00332D5D" w:rsidRDefault="00332D5D" w:rsidP="00332D5D">
      <w:pPr>
        <w:pStyle w:val="NormalBPBHEB"/>
      </w:pPr>
      <w:r w:rsidRPr="00332D5D">
        <w:rPr>
          <w:b/>
          <w:bCs/>
        </w:rPr>
        <w:lastRenderedPageBreak/>
        <w:t>Continuous Deployment (CD)</w:t>
      </w:r>
      <w:r w:rsidRPr="00332D5D">
        <w: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t>
      </w:r>
    </w:p>
    <w:p w14:paraId="5C0EF9BE" w14:textId="77777777" w:rsidR="00332D5D" w:rsidRPr="00332D5D" w:rsidRDefault="00332D5D" w:rsidP="00332D5D">
      <w:pPr>
        <w:pStyle w:val="NormalBPBHEB"/>
      </w:pPr>
      <w:r w:rsidRPr="00332D5D">
        <w:rPr>
          <w:b/>
          <w:bCs/>
        </w:rPr>
        <w:t>Infrastructure as Code (IaC)</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458FCC22" w14:textId="77777777" w:rsidR="00332D5D" w:rsidRPr="00332D5D" w:rsidRDefault="00332D5D" w:rsidP="00332D5D">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38971396" w14:textId="77777777" w:rsidR="00332D5D" w:rsidRPr="00332D5D" w:rsidRDefault="00332D5D" w:rsidP="00332D5D">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16D7362A" w14:textId="77777777" w:rsidR="00332D5D" w:rsidRPr="00332D5D" w:rsidRDefault="00332D5D" w:rsidP="00332D5D">
      <w:pPr>
        <w:pStyle w:val="NormalBPBHEB"/>
      </w:pPr>
      <w:r w:rsidRPr="00332D5D">
        <w:rPr>
          <w:b/>
          <w:bCs/>
        </w:rPr>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5945A679" w14:textId="77777777" w:rsidR="00332D5D" w:rsidRPr="00332D5D" w:rsidRDefault="00332D5D" w:rsidP="00332D5D">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60105928" w14:textId="3474D236" w:rsidR="00332D5D" w:rsidRPr="00332D5D" w:rsidRDefault="00CA364D" w:rsidP="00332D5D">
      <w:pPr>
        <w:pStyle w:val="NormalBPBHEB"/>
      </w:pPr>
      <w:r>
        <w:rPr>
          <w:b/>
          <w:bCs/>
        </w:rPr>
        <w:t>Summary</w:t>
      </w:r>
      <w:r w:rsidR="00332D5D"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06D267F2"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1323" w:name="_Ref151458798"/>
      <w:sdt>
        <w:sdtPr>
          <w:id w:val="-1830589791"/>
          <w:citation/>
        </w:sdtPr>
        <w:sdtEndPr/>
        <w:sdtContent>
          <w:r w:rsidR="00107A1D">
            <w:fldChar w:fldCharType="begin"/>
          </w:r>
          <w:r w:rsidR="00107A1D">
            <w:instrText xml:space="preserve"> CITATION a2023l \l 1033 </w:instrText>
          </w:r>
          <w:r w:rsidR="00107A1D">
            <w:fldChar w:fldCharType="separate"/>
          </w:r>
          <w:r w:rsidR="006167A6">
            <w:rPr>
              <w:noProof/>
            </w:rPr>
            <w:t xml:space="preserve"> </w:t>
          </w:r>
          <w:r w:rsidR="006167A6" w:rsidRPr="006167A6">
            <w:rPr>
              <w:noProof/>
            </w:rPr>
            <w:t>[83]</w:t>
          </w:r>
          <w:r w:rsidR="00107A1D">
            <w:fldChar w:fldCharType="end"/>
          </w:r>
        </w:sdtContent>
      </w:sdt>
      <w:bookmarkEnd w:id="1323"/>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2C84F8A9"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1324" w:name="_Ref151458853"/>
      <w:sdt>
        <w:sdtPr>
          <w:id w:val="69867531"/>
          <w:citation/>
        </w:sdtPr>
        <w:sdtEndPr/>
        <w:sdtContent>
          <w:r w:rsidR="00CF75D2">
            <w:fldChar w:fldCharType="begin"/>
          </w:r>
          <w:r w:rsidR="00CF75D2">
            <w:instrText xml:space="preserve"> CITATION a2023m \l 1033 </w:instrText>
          </w:r>
          <w:r w:rsidR="00CF75D2">
            <w:fldChar w:fldCharType="separate"/>
          </w:r>
          <w:r w:rsidR="006167A6">
            <w:rPr>
              <w:noProof/>
            </w:rPr>
            <w:t xml:space="preserve"> </w:t>
          </w:r>
          <w:r w:rsidR="006167A6" w:rsidRPr="006167A6">
            <w:rPr>
              <w:noProof/>
            </w:rPr>
            <w:t>[84]</w:t>
          </w:r>
          <w:r w:rsidR="00CF75D2">
            <w:fldChar w:fldCharType="end"/>
          </w:r>
        </w:sdtContent>
      </w:sdt>
      <w:bookmarkEnd w:id="1324"/>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40709B5B" w:rsidR="00C06AB1" w:rsidRPr="000760BB" w:rsidRDefault="00C06AB1" w:rsidP="00555FFB">
      <w:pPr>
        <w:pStyle w:val="NormalBPBHEB"/>
      </w:pPr>
      <w:r>
        <w:t>The following are the use cases</w:t>
      </w:r>
      <w:sdt>
        <w:sdtPr>
          <w:id w:val="1490834206"/>
          <w:citation/>
        </w:sdtPr>
        <w:sdtEndPr/>
        <w:sdtContent>
          <w:r w:rsidR="00CF75D2">
            <w:fldChar w:fldCharType="begin"/>
          </w:r>
          <w:r w:rsidR="00CF75D2">
            <w:instrText xml:space="preserve"> CITATION a2023m \l 1033 </w:instrText>
          </w:r>
          <w:r w:rsidR="00CF75D2">
            <w:fldChar w:fldCharType="separate"/>
          </w:r>
          <w:r w:rsidR="006167A6">
            <w:rPr>
              <w:noProof/>
            </w:rPr>
            <w:t xml:space="preserve"> </w:t>
          </w:r>
          <w:r w:rsidR="006167A6" w:rsidRPr="006167A6">
            <w:rPr>
              <w:noProof/>
            </w:rPr>
            <w:t>[84]</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lastRenderedPageBreak/>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307F8E3D" w14:textId="2E14EFE9" w:rsidR="007B6BAB" w:rsidRDefault="000760BB" w:rsidP="008A5243">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(IaC)</w:t>
      </w:r>
      <w:r w:rsidRPr="000760BB">
        <w:t xml:space="preserve"> and supporting automation throughout the application lifecycle.</w:t>
      </w:r>
    </w:p>
    <w:p w14:paraId="794ECED9" w14:textId="361FB2E3" w:rsidR="000760BB" w:rsidRPr="008E0507" w:rsidRDefault="000760BB" w:rsidP="008E0507">
      <w:pPr>
        <w:pStyle w:val="Heading1BPBHEB"/>
      </w:pPr>
      <w:commentRangeStart w:id="1325"/>
      <w:r w:rsidRPr="008E0507">
        <w:t xml:space="preserve">AWS App2Container </w:t>
      </w:r>
      <w:r w:rsidR="002A0838">
        <w:t xml:space="preserve">&amp; </w:t>
      </w:r>
      <w:r w:rsidRPr="008E0507">
        <w:t>AWS Fargate Integration</w:t>
      </w:r>
      <w:commentRangeEnd w:id="1325"/>
      <w:r w:rsidR="007B6BAB" w:rsidRPr="008E0507">
        <w:commentReference w:id="1325"/>
      </w:r>
    </w:p>
    <w:p w14:paraId="19477888" w14:textId="77227981" w:rsidR="00133E3D" w:rsidRDefault="00A679B5" w:rsidP="00CD3D3F">
      <w:pPr>
        <w:pStyle w:val="NormalBPBHEB"/>
      </w:pPr>
      <w:r w:rsidRPr="00A679B5">
        <w:t>AWS App2Container (A2C) and AWS Fargate combine to offer a seamless pathway for containerizing applications and deploying them onto AWS Fargate. This section explores how these tools integrate to streamline container management effectively.</w:t>
      </w:r>
    </w:p>
    <w:p w14:paraId="589C6888" w14:textId="77777777" w:rsidR="006D09A0" w:rsidRPr="006D09A0" w:rsidRDefault="006D09A0"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03630D24" w14:textId="77777777" w:rsidR="006D09A0" w:rsidRDefault="006D09A0" w:rsidP="006D09A0">
      <w:pPr>
        <w:pStyle w:val="NormalBPBHEB"/>
      </w:pPr>
      <w:r w:rsidRPr="005A4C96">
        <w: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t>
      </w:r>
    </w:p>
    <w:p w14:paraId="7BE157EE" w14:textId="77777777" w:rsidR="00485D8D" w:rsidRPr="005A4C96" w:rsidRDefault="00485D8D"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0EF74D16" w14:textId="77777777" w:rsidR="00485D8D" w:rsidRPr="00485D8D" w:rsidRDefault="00485D8D" w:rsidP="00485D8D">
      <w:pPr>
        <w:pStyle w:val="NormalBPBHEB"/>
      </w:pPr>
      <w:r w:rsidRPr="00485D8D">
        <w: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t>
      </w:r>
    </w:p>
    <w:p w14:paraId="2A747A40" w14:textId="77777777" w:rsidR="00A2522E" w:rsidRPr="00A2522E" w:rsidRDefault="00A2522E" w:rsidP="00A2522E">
      <w:pPr>
        <w:pStyle w:val="NormalBPBHEB"/>
      </w:pPr>
      <w:r w:rsidRPr="00A2522E">
        <w:rPr>
          <w:b/>
          <w:bCs/>
        </w:rPr>
        <w:t>Key Steps in A2C Containerization</w:t>
      </w:r>
    </w:p>
    <w:p w14:paraId="5182B0BB" w14:textId="77777777" w:rsidR="00A2522E" w:rsidRPr="00A2522E" w:rsidRDefault="00A2522E" w:rsidP="00A2522E">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1DC2DAB7" w14:textId="77777777" w:rsidR="00A2522E" w:rsidRPr="00A2522E" w:rsidRDefault="00A2522E" w:rsidP="00A2522E">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574D5DB8" w14:textId="77777777" w:rsidR="00A2522E" w:rsidRDefault="00A2522E" w:rsidP="00A2522E">
      <w:pPr>
        <w:pStyle w:val="NormalBPBHEB"/>
        <w:numPr>
          <w:ilvl w:val="0"/>
          <w:numId w:val="147"/>
        </w:numPr>
      </w:pPr>
      <w:r w:rsidRPr="00A2522E">
        <w:rPr>
          <w:b/>
          <w:bCs/>
        </w:rPr>
        <w:lastRenderedPageBreak/>
        <w:t>Orchestration Recommendations:</w:t>
      </w:r>
      <w:r w:rsidRPr="00A2522E">
        <w:t xml:space="preserve"> A2C recommends suitable container orchestration platforms, aligning with AWS best practices and capabilities like AWS Fargate [85].</w:t>
      </w:r>
    </w:p>
    <w:p w14:paraId="3716286E"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Fargate</w:t>
      </w:r>
    </w:p>
    <w:p w14:paraId="0096177D" w14:textId="0CCF1CE2" w:rsidR="00017AEF" w:rsidRDefault="00017AEF" w:rsidP="00017AEF">
      <w:pPr>
        <w:pStyle w:val="NormalBPBHEB"/>
      </w:pPr>
      <w:r>
        <w:t>AWS Fargate provides a serverless compute engine for running containers, eliminating the need for managing infrastructure. It supports seamless deployment of containerized applications by handling server provisioning, scaling, and resource management automatically.</w:t>
      </w:r>
    </w:p>
    <w:p w14:paraId="190FCA6A"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Fargate</w:t>
      </w:r>
    </w:p>
    <w:p w14:paraId="4943CD44" w14:textId="3E9097D7" w:rsidR="00A2522E" w:rsidRDefault="00017AEF" w:rsidP="00017AEF">
      <w:pPr>
        <w:pStyle w:val="NormalBPBHEB"/>
      </w:pPr>
      <w:r>
        <w: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t>
      </w:r>
    </w:p>
    <w:p w14:paraId="09A503B4" w14:textId="77777777" w:rsidR="005B7B30" w:rsidRPr="005B7B30" w:rsidRDefault="005B7B30" w:rsidP="005B7B30">
      <w:pPr>
        <w:pStyle w:val="NormalBPBHEB"/>
      </w:pPr>
      <w:r w:rsidRPr="005B7B30">
        <w:rPr>
          <w:b/>
          <w:bCs/>
        </w:rPr>
        <w:t>Key Steps in Deploying on AWS Fargate</w:t>
      </w:r>
    </w:p>
    <w:p w14:paraId="1A8BC405" w14:textId="77777777" w:rsidR="005B7B30" w:rsidRPr="005B7B30" w:rsidRDefault="005B7B30" w:rsidP="005B7B30">
      <w:pPr>
        <w:pStyle w:val="NormalBPBHEB"/>
        <w:numPr>
          <w:ilvl w:val="0"/>
          <w:numId w:val="148"/>
        </w:numPr>
      </w:pPr>
      <w:r w:rsidRPr="005B7B30">
        <w:rPr>
          <w:b/>
          <w:bCs/>
        </w:rPr>
        <w:t>Task Definition:</w:t>
      </w:r>
      <w:r w:rsidRPr="005B7B30">
        <w:t xml:space="preserve"> Define parameters such as Docker image, CPU, memory, and networking for the containers to be deployed.</w:t>
      </w:r>
    </w:p>
    <w:p w14:paraId="7EEBAD0F" w14:textId="77777777" w:rsidR="005B7B30" w:rsidRPr="005B7B30" w:rsidRDefault="005B7B30" w:rsidP="005B7B30">
      <w:pPr>
        <w:pStyle w:val="NormalBPBHEB"/>
        <w:numPr>
          <w:ilvl w:val="0"/>
          <w:numId w:val="148"/>
        </w:numPr>
      </w:pPr>
      <w:r w:rsidRPr="005B7B30">
        <w:rPr>
          <w:b/>
          <w:bCs/>
        </w:rPr>
        <w:t>Service Configuration:</w:t>
      </w:r>
      <w:r w:rsidRPr="005B7B30">
        <w:t xml:space="preserve"> Specify the desired number of tasks (containers) and their operational states, ensuring continuous availability and scalability.</w:t>
      </w:r>
    </w:p>
    <w:p w14:paraId="325B0FF6" w14:textId="77777777" w:rsidR="005B7B30" w:rsidRPr="005B7B30" w:rsidRDefault="005B7B30" w:rsidP="005B7B30">
      <w:pPr>
        <w:pStyle w:val="NormalBPBHEB"/>
        <w:numPr>
          <w:ilvl w:val="0"/>
          <w:numId w:val="148"/>
        </w:numPr>
      </w:pPr>
      <w:r w:rsidRPr="005B7B30">
        <w:rPr>
          <w:b/>
          <w:bCs/>
        </w:rPr>
        <w:t>Deployment Orchestration:</w:t>
      </w:r>
      <w:r w:rsidRPr="005B7B30">
        <w:t xml:space="preserve"> AWS Fargate orchestrates the deployment, scaling, and monitoring of containers, simplifying operational tasks for developers.</w:t>
      </w:r>
    </w:p>
    <w:p w14:paraId="6AE00212" w14:textId="77777777" w:rsidR="00BB56E0" w:rsidRPr="005A4C96" w:rsidRDefault="00BB56E0" w:rsidP="00BB56E0">
      <w:pPr>
        <w:keepNext/>
        <w:keepLines/>
        <w:spacing w:before="40" w:after="0"/>
        <w:outlineLvl w:val="1"/>
        <w:rPr>
          <w:rFonts w:eastAsiaTheme="majorEastAsia" w:cstheme="majorBidi"/>
          <w:sz w:val="36"/>
          <w:szCs w:val="26"/>
        </w:rPr>
      </w:pPr>
      <w:r w:rsidRPr="005A4C96">
        <w:rPr>
          <w:rFonts w:eastAsiaTheme="majorEastAsia" w:cstheme="majorBidi"/>
          <w:sz w:val="36"/>
          <w:szCs w:val="26"/>
        </w:rPr>
        <w:t>Integration of AWS App2Container &amp; AWS Fargate</w:t>
      </w:r>
    </w:p>
    <w:p w14:paraId="2EBC67DF" w14:textId="77777777" w:rsidR="00BB56E0" w:rsidRPr="00BB56E0" w:rsidRDefault="00BB56E0" w:rsidP="00BB56E0">
      <w:pPr>
        <w:keepNext/>
        <w:keepLines/>
        <w:spacing w:before="40" w:after="0"/>
        <w:outlineLvl w:val="1"/>
        <w:rPr>
          <w:rFonts w:eastAsia="Palatino Linotype" w:cs="Palatino Linotype"/>
        </w:rPr>
      </w:pPr>
      <w:r w:rsidRPr="00BB56E0">
        <w:rPr>
          <w:rFonts w:eastAsia="Palatino Linotype" w:cs="Palatino Linotype"/>
        </w:rPr>
        <w:t>Combining AWS App2Container with AWS Fargate offers a streamlined approach to container management and deployment:</w:t>
      </w:r>
    </w:p>
    <w:p w14:paraId="0CE9AF41"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Fargate, optimizing the transition with minimal configuration overhead.</w:t>
      </w:r>
    </w:p>
    <w:p w14:paraId="7BF510E6"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Fargate automates infrastructure management, enabling developers to focus on application logic rather than operational tasks.</w:t>
      </w:r>
    </w:p>
    <w:p w14:paraId="039641EB"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6D2BE8D4" w14:textId="77777777" w:rsidR="00E007B7" w:rsidRPr="007101C9" w:rsidRDefault="00E007B7" w:rsidP="005A4C96">
      <w:pPr>
        <w:pStyle w:val="NormalBPBHEB"/>
        <w:rPr>
          <w:rFonts w:eastAsiaTheme="majorEastAsia" w:cstheme="majorBidi"/>
          <w:sz w:val="36"/>
          <w:szCs w:val="26"/>
        </w:rPr>
      </w:pPr>
      <w:r w:rsidRPr="007101C9">
        <w:rPr>
          <w:rFonts w:eastAsiaTheme="majorEastAsia" w:cstheme="majorBidi"/>
          <w:sz w:val="36"/>
          <w:szCs w:val="26"/>
        </w:rPr>
        <w:t>Benefits of AWS Fargate Integration</w:t>
      </w:r>
    </w:p>
    <w:p w14:paraId="48900A25" w14:textId="77777777" w:rsidR="00E007B7" w:rsidRPr="00E007B7" w:rsidRDefault="00E007B7" w:rsidP="00E007B7">
      <w:pPr>
        <w:pStyle w:val="NormalBPBHEB"/>
        <w:ind w:left="360"/>
      </w:pPr>
      <w:r w:rsidRPr="00E007B7">
        <w:t>Integrating AWS App2Container with AWS Fargate brings several benefits:</w:t>
      </w:r>
    </w:p>
    <w:p w14:paraId="58E21477" w14:textId="77777777" w:rsidR="00E007B7" w:rsidRPr="00E007B7" w:rsidRDefault="00E007B7" w:rsidP="00E007B7">
      <w:pPr>
        <w:pStyle w:val="NormalBPBHEB"/>
        <w:numPr>
          <w:ilvl w:val="0"/>
          <w:numId w:val="145"/>
        </w:numPr>
      </w:pPr>
      <w:r w:rsidRPr="00E007B7">
        <w:rPr>
          <w:b/>
          <w:bCs/>
        </w:rPr>
        <w:t>Serverless Container Orchestration:</w:t>
      </w:r>
      <w:r w:rsidRPr="00E007B7">
        <w:t xml:space="preserve"> AWS Fargate's serverless architecture eliminates the need to manage underlying servers, providing a truly serverless experience for container orchestration.</w:t>
      </w:r>
    </w:p>
    <w:p w14:paraId="74381010" w14:textId="77777777" w:rsidR="00E007B7" w:rsidRPr="00E007B7" w:rsidRDefault="00E007B7" w:rsidP="00E007B7">
      <w:pPr>
        <w:pStyle w:val="NormalBPBHEB"/>
        <w:numPr>
          <w:ilvl w:val="0"/>
          <w:numId w:val="145"/>
        </w:numPr>
      </w:pPr>
      <w:r w:rsidRPr="00E007B7">
        <w:rPr>
          <w:b/>
          <w:bCs/>
        </w:rPr>
        <w:t>Resource Optimization:</w:t>
      </w:r>
      <w:r w:rsidRPr="00E007B7">
        <w:t xml:space="preserve"> Fargate automatically scales resources based on application demand, optimizing resource allocation and enhancing cost efficiency.</w:t>
      </w:r>
    </w:p>
    <w:p w14:paraId="25CD392A" w14:textId="77777777" w:rsidR="00E007B7" w:rsidRPr="00E007B7" w:rsidRDefault="00E007B7" w:rsidP="00E007B7">
      <w:pPr>
        <w:pStyle w:val="NormalBPBHEB"/>
        <w:numPr>
          <w:ilvl w:val="0"/>
          <w:numId w:val="145"/>
        </w:numPr>
      </w:pPr>
      <w:r w:rsidRPr="00E007B7">
        <w:rPr>
          <w:b/>
          <w:bCs/>
        </w:rPr>
        <w:lastRenderedPageBreak/>
        <w:t>Simplified Operations:</w:t>
      </w:r>
      <w:r w:rsidRPr="00E007B7">
        <w:t xml:space="preserve"> Combining A2C with AWS Fargate simplifies the containerization and deployment processes, reducing operational complexities for developers.</w:t>
      </w:r>
    </w:p>
    <w:p w14:paraId="4D16C3C5" w14:textId="77777777" w:rsidR="00E007B7" w:rsidRPr="005A4C96" w:rsidRDefault="00E007B7"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7D61294A" w14:textId="77777777" w:rsidR="00E007B7" w:rsidRPr="00E007B7" w:rsidRDefault="00E007B7" w:rsidP="00E007B7">
      <w:pPr>
        <w:pStyle w:val="NormalBPBHEB"/>
        <w:ind w:left="360"/>
      </w:pPr>
      <w:r w:rsidRPr="00E007B7">
        <w:t>The integration of A2C and AWS Fargate is beneficial for:</w:t>
      </w:r>
    </w:p>
    <w:p w14:paraId="1379FC17" w14:textId="77777777" w:rsidR="00E007B7" w:rsidRPr="00E007B7" w:rsidRDefault="00E007B7" w:rsidP="00E007B7">
      <w:pPr>
        <w:pStyle w:val="NormalBPBHEB"/>
        <w:numPr>
          <w:ilvl w:val="0"/>
          <w:numId w:val="146"/>
        </w:numPr>
      </w:pPr>
      <w:r w:rsidRPr="00E007B7">
        <w:rPr>
          <w:b/>
          <w:bCs/>
        </w:rPr>
        <w:t>Microservices Architecture:</w:t>
      </w:r>
      <w:r w:rsidRPr="00E007B7">
        <w:t xml:space="preserve"> Organizations adopting microservices architectures can leverage A2C and Fargate to deploy individual services efficiently.</w:t>
      </w:r>
    </w:p>
    <w:p w14:paraId="49C8A9BD" w14:textId="77777777" w:rsidR="00E007B7" w:rsidRPr="00E007B7" w:rsidRDefault="00E007B7" w:rsidP="00E007B7">
      <w:pPr>
        <w:pStyle w:val="NormalBPBHEB"/>
        <w:numPr>
          <w:ilvl w:val="0"/>
          <w:numId w:val="146"/>
        </w:numPr>
      </w:pPr>
      <w:r w:rsidRPr="00E007B7">
        <w:rPr>
          <w:b/>
          <w:bCs/>
        </w:rPr>
        <w:t>Application Modernization:</w:t>
      </w:r>
      <w:r w:rsidRPr="00E007B7">
        <w:t xml:space="preserve"> Modernizing applications with A2C and deploying them on Fargate enhances agility, scalability, and cost-effectiveness [83].</w:t>
      </w:r>
    </w:p>
    <w:p w14:paraId="6FC188E5" w14:textId="25DB2CD5" w:rsidR="000760BB" w:rsidRPr="000760BB" w:rsidRDefault="000760BB" w:rsidP="00CC21C4">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1A03E144"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r w:rsidR="00CC21C4">
        <w:rPr>
          <w:b/>
          <w:bCs/>
        </w:rPr>
        <w:t>K</w:t>
      </w:r>
      <w:r w:rsidR="00272C9C" w:rsidRPr="000760BB">
        <w:rPr>
          <w:b/>
          <w:bCs/>
        </w:rPr>
        <w:t>ubern</w:t>
      </w:r>
      <w:r w:rsidRPr="000760BB">
        <w:rPr>
          <w:b/>
          <w:bCs/>
        </w:rPr>
        <w:t>etes:</w:t>
      </w:r>
      <w:r w:rsidRPr="000760BB">
        <w:t xml:space="preserve"> Red Hat OpenShift Service on AWS offers a fully managed Kubernetes service, eliminating the operational overhead of managing the Kubernetes control plane</w:t>
      </w:r>
      <w:bookmarkStart w:id="1326" w:name="_Ref151459439"/>
      <w:sdt>
        <w:sdtPr>
          <w:id w:val="-1252426900"/>
          <w:citation/>
        </w:sdtPr>
        <w:sdtEndPr/>
        <w:sdtContent>
          <w:r w:rsidR="003B1AB3">
            <w:fldChar w:fldCharType="begin"/>
          </w:r>
          <w:r w:rsidR="003B1AB3">
            <w:instrText xml:space="preserve"> CITATION hat2023a \l 1033 </w:instrText>
          </w:r>
          <w:r w:rsidR="003B1AB3">
            <w:fldChar w:fldCharType="separate"/>
          </w:r>
          <w:r w:rsidR="006167A6">
            <w:rPr>
              <w:noProof/>
            </w:rPr>
            <w:t xml:space="preserve"> </w:t>
          </w:r>
          <w:r w:rsidR="006167A6" w:rsidRPr="006167A6">
            <w:rPr>
              <w:noProof/>
            </w:rPr>
            <w:t>[85]</w:t>
          </w:r>
          <w:r w:rsidR="003B1AB3">
            <w:fldChar w:fldCharType="end"/>
          </w:r>
        </w:sdtContent>
      </w:sdt>
      <w:bookmarkEnd w:id="1326"/>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1327"/>
      <w:commentRangeStart w:id="1328"/>
      <w:r w:rsidR="00272C9C" w:rsidRPr="00CD3D3F">
        <w:rPr>
          <w:rFonts w:eastAsiaTheme="majorEastAsia" w:cstheme="majorBidi"/>
          <w:sz w:val="36"/>
          <w:szCs w:val="26"/>
        </w:rPr>
        <w:t>steps</w:t>
      </w:r>
      <w:commentRangeEnd w:id="1327"/>
      <w:r w:rsidR="00272C9C" w:rsidRPr="00CD3D3F">
        <w:rPr>
          <w:rFonts w:eastAsiaTheme="majorEastAsia" w:cstheme="majorBidi"/>
          <w:sz w:val="36"/>
          <w:szCs w:val="26"/>
        </w:rPr>
        <w:commentReference w:id="1327"/>
      </w:r>
      <w:commentRangeEnd w:id="1328"/>
      <w:r w:rsidR="0022761D" w:rsidRPr="00CD3D3F">
        <w:rPr>
          <w:rFonts w:eastAsiaTheme="majorEastAsia" w:cstheme="majorBidi"/>
          <w:sz w:val="36"/>
          <w:szCs w:val="26"/>
        </w:rPr>
        <w:commentReference w:id="1328"/>
      </w:r>
    </w:p>
    <w:p w14:paraId="28B59643" w14:textId="6FFF1F6B" w:rsidR="00373826" w:rsidRPr="005A4C96" w:rsidRDefault="00373826" w:rsidP="005A4C96">
      <w:pPr>
        <w:pStyle w:val="NormalBPBHEB"/>
        <w:ind w:left="360"/>
      </w:pPr>
      <w:r w:rsidRPr="00373826">
        <w:t>Integrating Red Hat OpenShift Service on AWS involves several key steps to ensure a smooth deployment and efficient management of containerized applications.</w:t>
      </w:r>
    </w:p>
    <w:p w14:paraId="64A88053" w14:textId="1EC2FDAE" w:rsidR="000760BB" w:rsidRPr="000760BB" w:rsidRDefault="000760BB" w:rsidP="008A12F7">
      <w:pPr>
        <w:pStyle w:val="NormalBPBHEB"/>
        <w:numPr>
          <w:ilvl w:val="0"/>
          <w:numId w:val="5"/>
        </w:numPr>
      </w:pPr>
      <w:r w:rsidRPr="000760BB">
        <w:rPr>
          <w:b/>
          <w:bCs/>
        </w:rPr>
        <w:t>Deployment on AWS:</w:t>
      </w:r>
      <w:r w:rsidRPr="000760BB">
        <w:t xml:space="preserve"> </w:t>
      </w:r>
      <w:r w:rsidR="00777771" w:rsidRPr="00777771">
        <w:t>The first step involves deploying Red Hat OpenShift Service on AWS infrastructure, leveraging AWS services for optimal performance and reliability.</w:t>
      </w:r>
    </w:p>
    <w:p w14:paraId="2F4FD216" w14:textId="6B880E58" w:rsidR="000760BB" w:rsidRPr="000760BB" w:rsidRDefault="000760BB" w:rsidP="008A12F7">
      <w:pPr>
        <w:pStyle w:val="NormalBPBHEB"/>
        <w:numPr>
          <w:ilvl w:val="0"/>
          <w:numId w:val="110"/>
        </w:numPr>
      </w:pPr>
      <w:r w:rsidRPr="000760BB">
        <w:lastRenderedPageBreak/>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3907A39F"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EndPr/>
        <w:sdtContent>
          <w:r w:rsidR="00E3003F">
            <w:fldChar w:fldCharType="begin"/>
          </w:r>
          <w:r w:rsidR="00E3003F">
            <w:instrText xml:space="preserve"> CITATION unknown2023m \l 1033 </w:instrText>
          </w:r>
          <w:r w:rsidR="00E3003F">
            <w:fldChar w:fldCharType="separate"/>
          </w:r>
          <w:r w:rsidR="006167A6">
            <w:rPr>
              <w:noProof/>
            </w:rPr>
            <w:t xml:space="preserve"> </w:t>
          </w:r>
          <w:r w:rsidR="006167A6" w:rsidRPr="006167A6">
            <w:rPr>
              <w:noProof/>
            </w:rPr>
            <w:t>[77]</w:t>
          </w:r>
          <w:r w:rsidR="00E3003F">
            <w:fldChar w:fldCharType="end"/>
          </w:r>
        </w:sdtContent>
      </w:sdt>
      <w:sdt>
        <w:sdtPr>
          <w:id w:val="349455952"/>
          <w:citation/>
        </w:sdtPr>
        <w:sdtEndPr/>
        <w:sdtContent>
          <w:r w:rsidR="00E3003F">
            <w:fldChar w:fldCharType="begin"/>
          </w:r>
          <w:r w:rsidR="00E3003F">
            <w:instrText xml:space="preserve"> CITATION hat2023a \l 1033 </w:instrText>
          </w:r>
          <w:r w:rsidR="00E3003F">
            <w:fldChar w:fldCharType="separate"/>
          </w:r>
          <w:r w:rsidR="006167A6">
            <w:rPr>
              <w:noProof/>
            </w:rPr>
            <w:t xml:space="preserve"> </w:t>
          </w:r>
          <w:r w:rsidR="006167A6" w:rsidRPr="006167A6">
            <w:rPr>
              <w:noProof/>
            </w:rPr>
            <w:t>[85]</w:t>
          </w:r>
          <w:r w:rsidR="00E3003F">
            <w:fldChar w:fldCharType="end"/>
          </w:r>
        </w:sdtContent>
      </w:sdt>
      <w:r w:rsidR="004D22A9">
        <w:t>.</w:t>
      </w:r>
    </w:p>
    <w:p w14:paraId="355844EB" w14:textId="33696DC1"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w:t>
      </w:r>
      <w:r w:rsidR="008E2166" w:rsidRPr="008E2166">
        <w:t>Once deployed, OpenShift Service on AWS uses Kubernetes for orchestrating containers, ensuring robust and scalable application management.</w:t>
      </w:r>
    </w:p>
    <w:p w14:paraId="1658B70D" w14:textId="552A3D01" w:rsidR="000760BB" w:rsidRPr="00777771" w:rsidRDefault="000760BB" w:rsidP="00777771">
      <w:pPr>
        <w:pStyle w:val="NormalBPBHEB"/>
        <w:numPr>
          <w:ilvl w:val="0"/>
          <w:numId w:val="110"/>
        </w:numPr>
      </w:pPr>
      <w:r w:rsidRPr="00777771">
        <w:t xml:space="preserve">Kubernetes </w:t>
      </w:r>
      <w:r w:rsidR="00272C9C" w:rsidRPr="00777771">
        <w:t>features</w:t>
      </w:r>
      <w:r w:rsidRPr="00777771">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4C06519D"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EndPr/>
        <w:sdtContent>
          <w:r w:rsidR="00DE64B3">
            <w:fldChar w:fldCharType="begin"/>
          </w:r>
          <w:r w:rsidR="00DE64B3">
            <w:instrText xml:space="preserve"> CITATION unknown2023m \l 1033 </w:instrText>
          </w:r>
          <w:r w:rsidR="00DE64B3">
            <w:fldChar w:fldCharType="separate"/>
          </w:r>
          <w:r w:rsidR="006167A6">
            <w:rPr>
              <w:noProof/>
            </w:rPr>
            <w:t xml:space="preserve"> </w:t>
          </w:r>
          <w:r w:rsidR="006167A6" w:rsidRPr="006167A6">
            <w:rPr>
              <w:noProof/>
            </w:rPr>
            <w:t>[77]</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02F90F8E"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EndPr/>
        <w:sdtContent>
          <w:r w:rsidR="00820F28">
            <w:fldChar w:fldCharType="begin"/>
          </w:r>
          <w:r w:rsidR="00820F28">
            <w:instrText xml:space="preserve"> CITATION hat2023a \l 1033 </w:instrText>
          </w:r>
          <w:r w:rsidR="00820F28">
            <w:fldChar w:fldCharType="separate"/>
          </w:r>
          <w:r w:rsidR="006167A6">
            <w:rPr>
              <w:noProof/>
            </w:rPr>
            <w:t xml:space="preserve"> </w:t>
          </w:r>
          <w:r w:rsidR="006167A6" w:rsidRPr="006167A6">
            <w:rPr>
              <w:noProof/>
            </w:rPr>
            <w:t>[85]</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00428AAA"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329" w:name="_Ref151459912"/>
      <w:sdt>
        <w:sdtPr>
          <w:id w:val="-1466036901"/>
          <w:citation/>
        </w:sdtPr>
        <w:sdtEndPr/>
        <w:sdtContent>
          <w:r w:rsidR="009833C5">
            <w:fldChar w:fldCharType="begin"/>
          </w:r>
          <w:r w:rsidR="009833C5">
            <w:instrText xml:space="preserve"> CITATION hat2023a \l 1033 </w:instrText>
          </w:r>
          <w:r w:rsidR="009833C5">
            <w:fldChar w:fldCharType="separate"/>
          </w:r>
          <w:r w:rsidR="006167A6">
            <w:rPr>
              <w:noProof/>
            </w:rPr>
            <w:t xml:space="preserve"> </w:t>
          </w:r>
          <w:r w:rsidR="006167A6" w:rsidRPr="006167A6">
            <w:rPr>
              <w:noProof/>
            </w:rPr>
            <w:t>[85]</w:t>
          </w:r>
          <w:r w:rsidR="009833C5">
            <w:fldChar w:fldCharType="end"/>
          </w:r>
        </w:sdtContent>
      </w:sdt>
      <w:bookmarkEnd w:id="1329"/>
      <w:r w:rsidRPr="000760BB">
        <w:t>.</w:t>
      </w:r>
    </w:p>
    <w:p w14:paraId="120F0D45" w14:textId="063A752F"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EndPr/>
        <w:sdtContent>
          <w:r w:rsidR="00C601D9">
            <w:fldChar w:fldCharType="begin"/>
          </w:r>
          <w:r w:rsidR="00C601D9">
            <w:instrText xml:space="preserve"> CITATION unknown2023g \l 1033 </w:instrText>
          </w:r>
          <w:r w:rsidR="00C601D9">
            <w:fldChar w:fldCharType="separate"/>
          </w:r>
          <w:r w:rsidR="006167A6">
            <w:rPr>
              <w:noProof/>
            </w:rPr>
            <w:t xml:space="preserve"> </w:t>
          </w:r>
          <w:r w:rsidR="006167A6" w:rsidRPr="006167A6">
            <w:rPr>
              <w:noProof/>
            </w:rPr>
            <w:t>[48]</w:t>
          </w:r>
          <w:r w:rsidR="00C601D9">
            <w:fldChar w:fldCharType="end"/>
          </w:r>
        </w:sdtContent>
      </w:sdt>
      <w:r w:rsidRPr="000760BB">
        <w:t>.</w:t>
      </w:r>
    </w:p>
    <w:p w14:paraId="77B00ADB" w14:textId="10307066"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1330" w:name="_Ref151459935"/>
      <w:sdt>
        <w:sdtPr>
          <w:id w:val="2023817024"/>
          <w:citation/>
        </w:sdtPr>
        <w:sdtEndPr/>
        <w:sdtContent>
          <w:r w:rsidR="009833C5">
            <w:fldChar w:fldCharType="begin"/>
          </w:r>
          <w:r w:rsidR="009833C5">
            <w:instrText xml:space="preserve"> CITATION hat2023a \l 1033 </w:instrText>
          </w:r>
          <w:r w:rsidR="009833C5">
            <w:fldChar w:fldCharType="separate"/>
          </w:r>
          <w:r w:rsidR="006167A6">
            <w:rPr>
              <w:noProof/>
            </w:rPr>
            <w:t xml:space="preserve"> </w:t>
          </w:r>
          <w:r w:rsidR="006167A6" w:rsidRPr="006167A6">
            <w:rPr>
              <w:noProof/>
            </w:rPr>
            <w:t>[85]</w:t>
          </w:r>
          <w:r w:rsidR="009833C5">
            <w:fldChar w:fldCharType="end"/>
          </w:r>
        </w:sdtContent>
      </w:sdt>
      <w:bookmarkEnd w:id="1330"/>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1331"/>
      <w:commentRangeStart w:id="1332"/>
      <w:r w:rsidRPr="00CD3D3F">
        <w:rPr>
          <w:rFonts w:eastAsiaTheme="majorEastAsia" w:cstheme="majorBidi"/>
          <w:sz w:val="36"/>
          <w:szCs w:val="26"/>
        </w:rPr>
        <w:t>AWS</w:t>
      </w:r>
      <w:commentRangeEnd w:id="1331"/>
      <w:r w:rsidR="00A76281" w:rsidRPr="00CD3D3F">
        <w:rPr>
          <w:rFonts w:eastAsiaTheme="majorEastAsia" w:cstheme="majorBidi"/>
          <w:sz w:val="36"/>
          <w:szCs w:val="26"/>
        </w:rPr>
        <w:commentReference w:id="1331"/>
      </w:r>
      <w:commentRangeEnd w:id="1332"/>
      <w:r w:rsidR="00812E4F" w:rsidRPr="00CD3D3F">
        <w:rPr>
          <w:rFonts w:eastAsiaTheme="majorEastAsia" w:cstheme="majorBidi"/>
          <w:sz w:val="36"/>
          <w:szCs w:val="26"/>
        </w:rPr>
        <w:commentReference w:id="1332"/>
      </w:r>
    </w:p>
    <w:p w14:paraId="7284334A" w14:textId="0DE911AA" w:rsidR="00E655A4" w:rsidRPr="005A4C96" w:rsidRDefault="00E655A4" w:rsidP="005A4C96">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620C3078" w14:textId="34B08251"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1333"/>
      <w:commentRangeStart w:id="1334"/>
      <w:r w:rsidRPr="000760BB">
        <w:t>IAM</w:t>
      </w:r>
      <w:commentRangeEnd w:id="1333"/>
      <w:r w:rsidR="00A76281">
        <w:rPr>
          <w:rStyle w:val="CommentReference"/>
          <w:rFonts w:eastAsiaTheme="minorHAnsi" w:cstheme="minorBidi"/>
        </w:rPr>
        <w:commentReference w:id="1333"/>
      </w:r>
      <w:commentRangeEnd w:id="1334"/>
      <w:r w:rsidR="00812E4F">
        <w:rPr>
          <w:rStyle w:val="CommentReference"/>
          <w:rFonts w:eastAsiaTheme="minorHAnsi" w:cstheme="minorBidi"/>
        </w:rPr>
        <w:commentReference w:id="1334"/>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14EC10CA" w:rsidR="000760BB" w:rsidRPr="000760BB" w:rsidRDefault="000760BB" w:rsidP="008A12F7">
      <w:pPr>
        <w:pStyle w:val="NormalBPBHEB"/>
        <w:numPr>
          <w:ilvl w:val="0"/>
          <w:numId w:val="117"/>
        </w:numPr>
      </w:pPr>
      <w:r w:rsidRPr="000760BB">
        <w:t>IAM: Manages access and permissions</w:t>
      </w:r>
      <w:sdt>
        <w:sdtPr>
          <w:id w:val="-1401444020"/>
          <w:citation/>
        </w:sdtPr>
        <w:sdtEndPr/>
        <w:sdtContent>
          <w:r w:rsidR="003B2839">
            <w:fldChar w:fldCharType="begin"/>
          </w:r>
          <w:r w:rsidR="003B2839">
            <w:instrText xml:space="preserve"> CITATION unknown2023m \l 1033 </w:instrText>
          </w:r>
          <w:r w:rsidR="003B2839">
            <w:fldChar w:fldCharType="separate"/>
          </w:r>
          <w:r w:rsidR="006167A6">
            <w:rPr>
              <w:noProof/>
            </w:rPr>
            <w:t xml:space="preserve"> </w:t>
          </w:r>
          <w:r w:rsidR="006167A6" w:rsidRPr="006167A6">
            <w:rPr>
              <w:noProof/>
            </w:rPr>
            <w:t>[77]</w:t>
          </w:r>
          <w:r w:rsidR="003B2839">
            <w:fldChar w:fldCharType="end"/>
          </w:r>
        </w:sdtContent>
      </w:sdt>
      <w:sdt>
        <w:sdtPr>
          <w:id w:val="1794165973"/>
          <w:citation/>
        </w:sdtPr>
        <w:sdtEndPr/>
        <w:sdtContent>
          <w:r w:rsidR="003B2839">
            <w:fldChar w:fldCharType="begin"/>
          </w:r>
          <w:r w:rsidR="003B2839">
            <w:instrText xml:space="preserve"> CITATION hat2023a \l 1033 </w:instrText>
          </w:r>
          <w:r w:rsidR="003B2839">
            <w:fldChar w:fldCharType="separate"/>
          </w:r>
          <w:r w:rsidR="006167A6">
            <w:rPr>
              <w:noProof/>
            </w:rPr>
            <w:t xml:space="preserve"> </w:t>
          </w:r>
          <w:r w:rsidR="006167A6" w:rsidRPr="006167A6">
            <w:rPr>
              <w:noProof/>
            </w:rPr>
            <w:t>[85]</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4D3373CC" w:rsidR="00A76281" w:rsidRDefault="000760BB" w:rsidP="00CD3D3F">
      <w:pPr>
        <w:pStyle w:val="NormalBPBHEB"/>
        <w:numPr>
          <w:ilvl w:val="0"/>
          <w:numId w:val="118"/>
        </w:numPr>
      </w:pPr>
      <w:r w:rsidRPr="000760BB">
        <w:t>Amazon EKS: Kubernetes service for container orchestration</w:t>
      </w:r>
      <w:sdt>
        <w:sdtPr>
          <w:id w:val="874276592"/>
          <w:citation/>
        </w:sdtPr>
        <w:sdtEndPr/>
        <w:sdtContent>
          <w:r w:rsidR="00DC1BBC">
            <w:fldChar w:fldCharType="begin"/>
          </w:r>
          <w:r w:rsidR="00DC1BBC">
            <w:instrText xml:space="preserve"> CITATION unknown2023m \l 1033 </w:instrText>
          </w:r>
          <w:r w:rsidR="00DC1BBC">
            <w:fldChar w:fldCharType="separate"/>
          </w:r>
          <w:r w:rsidR="006167A6">
            <w:rPr>
              <w:noProof/>
            </w:rPr>
            <w:t xml:space="preserve"> </w:t>
          </w:r>
          <w:r w:rsidR="006167A6" w:rsidRPr="006167A6">
            <w:rPr>
              <w:noProof/>
            </w:rPr>
            <w:t>[77]</w:t>
          </w:r>
          <w:r w:rsidR="00DC1BBC">
            <w:fldChar w:fldCharType="end"/>
          </w:r>
        </w:sdtContent>
      </w:sdt>
      <w:sdt>
        <w:sdtPr>
          <w:id w:val="-1523695629"/>
          <w:citation/>
        </w:sdtPr>
        <w:sdtEndPr/>
        <w:sdtContent>
          <w:r w:rsidR="00DC1BBC">
            <w:fldChar w:fldCharType="begin"/>
          </w:r>
          <w:r w:rsidR="00DC1BBC">
            <w:instrText xml:space="preserve"> CITATION hat2023a \l 1033 </w:instrText>
          </w:r>
          <w:r w:rsidR="00DC1BBC">
            <w:fldChar w:fldCharType="separate"/>
          </w:r>
          <w:r w:rsidR="006167A6">
            <w:rPr>
              <w:noProof/>
            </w:rPr>
            <w:t xml:space="preserve"> </w:t>
          </w:r>
          <w:r w:rsidR="006167A6" w:rsidRPr="006167A6">
            <w:rPr>
              <w:noProof/>
            </w:rPr>
            <w:t>[85]</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17F105B0" w:rsidR="000760BB" w:rsidRPr="000760BB" w:rsidRDefault="000760BB" w:rsidP="008A12F7">
      <w:pPr>
        <w:pStyle w:val="NormalBPBHEB"/>
        <w:numPr>
          <w:ilvl w:val="0"/>
          <w:numId w:val="119"/>
        </w:numPr>
      </w:pPr>
      <w:r w:rsidRPr="000760BB">
        <w:rPr>
          <w:b/>
          <w:bCs/>
        </w:rPr>
        <w:lastRenderedPageBreak/>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EndPr/>
        <w:sdtContent>
          <w:r w:rsidR="00590E74">
            <w:fldChar w:fldCharType="begin"/>
          </w:r>
          <w:r w:rsidR="00590E74">
            <w:instrText xml:space="preserve"> CITATION unknown2023m \l 1033 </w:instrText>
          </w:r>
          <w:r w:rsidR="00590E74">
            <w:fldChar w:fldCharType="separate"/>
          </w:r>
          <w:r w:rsidR="006167A6">
            <w:rPr>
              <w:noProof/>
            </w:rPr>
            <w:t xml:space="preserve"> </w:t>
          </w:r>
          <w:r w:rsidR="006167A6" w:rsidRPr="006167A6">
            <w:rPr>
              <w:noProof/>
            </w:rPr>
            <w:t>[77]</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4829F4E6"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EndPr/>
        <w:sdtContent>
          <w:r w:rsidR="00D56AE3">
            <w:fldChar w:fldCharType="begin"/>
          </w:r>
          <w:r w:rsidR="00D56AE3">
            <w:instrText xml:space="preserve"> CITATION hat2023a \l 1033 </w:instrText>
          </w:r>
          <w:r w:rsidR="00D56AE3">
            <w:fldChar w:fldCharType="separate"/>
          </w:r>
          <w:r w:rsidR="006167A6">
            <w:rPr>
              <w:noProof/>
            </w:rPr>
            <w:t xml:space="preserve"> </w:t>
          </w:r>
          <w:r w:rsidR="006167A6" w:rsidRPr="006167A6">
            <w:rPr>
              <w:noProof/>
            </w:rPr>
            <w:t>[85]</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35AE6A52" w:rsidR="00A76281" w:rsidRPr="000760BB" w:rsidRDefault="00A76281" w:rsidP="00555FFB">
      <w:pPr>
        <w:pStyle w:val="NormalBPBHEB"/>
      </w:pPr>
      <w:r>
        <w:t>The following are the use cases</w:t>
      </w:r>
      <w:sdt>
        <w:sdtPr>
          <w:id w:val="-872613451"/>
          <w:citation/>
        </w:sdtPr>
        <w:sdtEndPr/>
        <w:sdtContent>
          <w:r w:rsidR="00F027B9">
            <w:fldChar w:fldCharType="begin"/>
          </w:r>
          <w:r w:rsidR="00F027B9">
            <w:instrText xml:space="preserve"> CITATION hat2023a \l 1033 </w:instrText>
          </w:r>
          <w:r w:rsidR="00F027B9">
            <w:fldChar w:fldCharType="separate"/>
          </w:r>
          <w:r w:rsidR="006167A6">
            <w:rPr>
              <w:noProof/>
            </w:rPr>
            <w:t xml:space="preserve"> </w:t>
          </w:r>
          <w:r w:rsidR="006167A6" w:rsidRPr="006167A6">
            <w:rPr>
              <w:noProof/>
            </w:rPr>
            <w:t>[85]</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1A6992" w14:textId="77777777" w:rsidR="008A5243" w:rsidRPr="000760BB" w:rsidRDefault="008A5243" w:rsidP="006315C9">
      <w:pPr>
        <w:pStyle w:val="Heading1BPBHEB"/>
      </w:pPr>
      <w:r w:rsidRPr="000760BB">
        <w:t>Robotics</w:t>
      </w:r>
      <w:r>
        <w:t>:</w:t>
      </w:r>
      <w:r w:rsidRPr="000760BB">
        <w:t xml:space="preserve"> AWS RoboMaker</w:t>
      </w:r>
    </w:p>
    <w:p w14:paraId="0350CFFF" w14:textId="77777777" w:rsidR="008A5243" w:rsidRPr="000760BB" w:rsidRDefault="008A5243" w:rsidP="006315C9">
      <w:pPr>
        <w:pStyle w:val="NormalBPBHEB"/>
      </w:pPr>
      <w:r w:rsidRPr="000760BB">
        <w: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t>
      </w:r>
    </w:p>
    <w:p w14:paraId="70A171C9" w14:textId="77777777" w:rsidR="006315C9" w:rsidRPr="00CD3D3F" w:rsidRDefault="006315C9" w:rsidP="006315C9">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7C971105" w14:textId="77777777" w:rsidR="006315C9" w:rsidRPr="000760BB" w:rsidRDefault="006315C9" w:rsidP="006315C9">
      <w:pPr>
        <w:pStyle w:val="NormalBPBHEB"/>
      </w:pPr>
      <w:r>
        <w:t xml:space="preserve">In this section, we will go through the </w:t>
      </w:r>
      <w:r w:rsidRPr="00A76281">
        <w:t>key features and capabilities</w:t>
      </w:r>
      <w:r>
        <w:t>:</w:t>
      </w:r>
    </w:p>
    <w:p w14:paraId="4A74E753" w14:textId="77777777" w:rsidR="006315C9" w:rsidRPr="000760BB" w:rsidRDefault="006315C9" w:rsidP="006315C9">
      <w:pPr>
        <w:pStyle w:val="NormalBPBHEB"/>
        <w:numPr>
          <w:ilvl w:val="0"/>
          <w:numId w:val="121"/>
        </w:numPr>
      </w:pPr>
      <w:r w:rsidRPr="000760BB">
        <w:rPr>
          <w:b/>
          <w:bCs/>
        </w:rPr>
        <w:t>Simulation environments:</w:t>
      </w:r>
      <w:r w:rsidRPr="000760BB">
        <w:t xml:space="preserve"> AWS RoboMaker offers realistic simulation environments, allowing developers to test robotic applications in various scenarios before deploying them to physical robots.</w:t>
      </w:r>
    </w:p>
    <w:p w14:paraId="01DB3465" w14:textId="77777777" w:rsidR="006315C9" w:rsidRPr="000760BB" w:rsidRDefault="006315C9" w:rsidP="006315C9">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5175C6FB" w14:textId="57D4DF91" w:rsidR="006315C9" w:rsidRPr="000760BB" w:rsidRDefault="006315C9" w:rsidP="006315C9">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RoboMaker seamlessly integrates with the ROS, a popular open-source middleware framework for robotics</w:t>
      </w:r>
      <w:sdt>
        <w:sdtPr>
          <w:id w:val="-981385040"/>
          <w:citation/>
        </w:sdtPr>
        <w:sdtEndPr/>
        <w:sdtContent>
          <w:r>
            <w:fldChar w:fldCharType="begin"/>
          </w:r>
          <w:r>
            <w:instrText xml:space="preserve"> CITATION unknown2023n \l 1033 </w:instrText>
          </w:r>
          <w:r>
            <w:fldChar w:fldCharType="separate"/>
          </w:r>
          <w:r w:rsidR="006167A6">
            <w:rPr>
              <w:noProof/>
            </w:rPr>
            <w:t xml:space="preserve"> </w:t>
          </w:r>
          <w:r w:rsidR="006167A6" w:rsidRPr="006167A6">
            <w:rPr>
              <w:noProof/>
            </w:rPr>
            <w:t>[86]</w:t>
          </w:r>
          <w:r>
            <w:fldChar w:fldCharType="end"/>
          </w:r>
        </w:sdtContent>
      </w:sdt>
      <w:r w:rsidRPr="000760BB">
        <w:t>.</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lastRenderedPageBreak/>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RoboMaker cloud-based simulation service </w:t>
      </w:r>
      <w:r>
        <w:t>(AWS</w:t>
      </w:r>
      <w:r>
        <w:rPr>
          <w:noProof/>
        </w:rPr>
        <w:t xml:space="preserve"> Documentation)</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RoboMaker </w:t>
      </w:r>
      <w:commentRangeStart w:id="1335"/>
      <w:commentRangeStart w:id="1336"/>
      <w:r w:rsidR="00A76281" w:rsidRPr="00CD3D3F">
        <w:rPr>
          <w:rFonts w:eastAsiaTheme="majorEastAsia" w:cstheme="majorBidi"/>
          <w:sz w:val="36"/>
          <w:szCs w:val="26"/>
        </w:rPr>
        <w:t>workflow</w:t>
      </w:r>
      <w:commentRangeEnd w:id="1335"/>
      <w:r w:rsidR="00A76281" w:rsidRPr="00CD3D3F">
        <w:rPr>
          <w:rFonts w:eastAsiaTheme="majorEastAsia" w:cstheme="majorBidi"/>
          <w:sz w:val="36"/>
          <w:szCs w:val="26"/>
        </w:rPr>
        <w:commentReference w:id="1335"/>
      </w:r>
      <w:commentRangeEnd w:id="1336"/>
      <w:r w:rsidR="000E51AD">
        <w:rPr>
          <w:rStyle w:val="CommentReference"/>
        </w:rPr>
        <w:commentReference w:id="1336"/>
      </w:r>
    </w:p>
    <w:p w14:paraId="2D0F3DFF" w14:textId="7DA586BA" w:rsidR="000E51AD" w:rsidRPr="005A4C96" w:rsidRDefault="000E51AD" w:rsidP="005A4C96">
      <w:pPr>
        <w:pStyle w:val="NormalBPBHEB"/>
        <w:ind w:left="360"/>
      </w:pPr>
      <w:r w:rsidRPr="000E51AD">
        <w: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t>
      </w:r>
    </w:p>
    <w:p w14:paraId="616E92E5" w14:textId="1AA452F5"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RoboMaker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3AACE96E"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RoboMaker</w:t>
      </w:r>
      <w:sdt>
        <w:sdtPr>
          <w:id w:val="-1967963712"/>
          <w:citation/>
        </w:sdtPr>
        <w:sdtEndPr/>
        <w:sdtContent>
          <w:r w:rsidR="0081764F">
            <w:fldChar w:fldCharType="begin"/>
          </w:r>
          <w:r w:rsidR="0081764F">
            <w:instrText xml:space="preserve"> CITATION unknown2023n \l 1033 </w:instrText>
          </w:r>
          <w:r w:rsidR="0081764F">
            <w:fldChar w:fldCharType="separate"/>
          </w:r>
          <w:r w:rsidR="006167A6">
            <w:rPr>
              <w:noProof/>
            </w:rPr>
            <w:t xml:space="preserve"> </w:t>
          </w:r>
          <w:r w:rsidR="006167A6" w:rsidRPr="006167A6">
            <w:rPr>
              <w:noProof/>
            </w:rPr>
            <w:t>[86]</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1337"/>
      <w:commentRangeStart w:id="1338"/>
      <w:r w:rsidRPr="00CD3D3F">
        <w:rPr>
          <w:rFonts w:eastAsiaTheme="majorEastAsia" w:cstheme="majorBidi"/>
          <w:sz w:val="36"/>
          <w:szCs w:val="26"/>
        </w:rPr>
        <w:t>Services</w:t>
      </w:r>
      <w:commentRangeEnd w:id="1337"/>
      <w:r w:rsidR="00A76281" w:rsidRPr="00CD3D3F">
        <w:rPr>
          <w:rFonts w:eastAsiaTheme="majorEastAsia" w:cstheme="majorBidi"/>
          <w:sz w:val="36"/>
          <w:szCs w:val="26"/>
        </w:rPr>
        <w:commentReference w:id="1337"/>
      </w:r>
      <w:commentRangeEnd w:id="1338"/>
      <w:r w:rsidR="0085615E">
        <w:rPr>
          <w:rStyle w:val="CommentReference"/>
        </w:rPr>
        <w:commentReference w:id="1338"/>
      </w:r>
    </w:p>
    <w:p w14:paraId="207F8F45" w14:textId="5A35E542" w:rsidR="0060773C" w:rsidRPr="005A4C96" w:rsidRDefault="0060773C" w:rsidP="005A4C96">
      <w:pPr>
        <w:pStyle w:val="NormalBPBHEB"/>
        <w:ind w:left="360"/>
      </w:pPr>
      <w:r w:rsidRPr="0060773C">
        <w:t>To enhance the functionality and efficiency of robotic applications, AWS RoboMaker integrates seamlessly with a range of AWS services. These integrations enable developers to leverage AWS's robust cloud infrastructure and tools for storage, resource provisioning, and more.</w:t>
      </w:r>
    </w:p>
    <w:p w14:paraId="757655D3" w14:textId="0FB4A736" w:rsidR="000760BB" w:rsidRPr="000760BB" w:rsidRDefault="000760BB" w:rsidP="008A12F7">
      <w:pPr>
        <w:pStyle w:val="NormalBPBHEB"/>
        <w:numPr>
          <w:ilvl w:val="0"/>
          <w:numId w:val="123"/>
        </w:numPr>
      </w:pPr>
      <w:r w:rsidRPr="000760BB">
        <w:rPr>
          <w:b/>
          <w:bCs/>
        </w:rPr>
        <w:t>Amazon S3:</w:t>
      </w:r>
      <w:r w:rsidRPr="000760BB">
        <w:t xml:space="preserve"> AWS RoboMaker integrates with Amazon S3 for storing and accessing simulation data, model files, and other artifacts.</w:t>
      </w:r>
    </w:p>
    <w:p w14:paraId="01C191E6" w14:textId="23450874"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EndPr/>
        <w:sdtContent>
          <w:r w:rsidR="000E5628">
            <w:fldChar w:fldCharType="begin"/>
          </w:r>
          <w:r w:rsidR="000E5628">
            <w:instrText xml:space="preserve"> CITATION unknown2023n \l 1033 </w:instrText>
          </w:r>
          <w:r w:rsidR="000E5628">
            <w:fldChar w:fldCharType="separate"/>
          </w:r>
          <w:r w:rsidR="006167A6">
            <w:rPr>
              <w:noProof/>
            </w:rPr>
            <w:t xml:space="preserve"> </w:t>
          </w:r>
          <w:r w:rsidR="006167A6" w:rsidRPr="006167A6">
            <w:rPr>
              <w:noProof/>
            </w:rPr>
            <w:t>[86]</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lastRenderedPageBreak/>
        <w:t xml:space="preserve">Industrial </w:t>
      </w:r>
      <w:r w:rsidR="00A76281" w:rsidRPr="000760BB">
        <w:rPr>
          <w:b/>
          <w:bCs/>
        </w:rPr>
        <w:t>automation</w:t>
      </w:r>
      <w:r w:rsidRPr="000760BB">
        <w:rPr>
          <w:b/>
          <w:bCs/>
        </w:rPr>
        <w:t>:</w:t>
      </w:r>
      <w:r w:rsidRPr="000760BB">
        <w:t xml:space="preserve"> AWS RoboMaker is applied in industrial settings for automating tasks such as material handling, inspection, and logistics using robotic systems.</w:t>
      </w:r>
    </w:p>
    <w:p w14:paraId="37079736" w14:textId="4AE092F1"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Educational institutions and researchers utilize AWS RoboMaker to experiment with and develop advanced robotics applications in a cloud-based environment</w:t>
      </w:r>
      <w:sdt>
        <w:sdtPr>
          <w:id w:val="-1001278346"/>
          <w:citation/>
        </w:sdtPr>
        <w:sdtEndPr/>
        <w:sdtContent>
          <w:r w:rsidR="00E963EF" w:rsidRPr="003D6C51">
            <w:fldChar w:fldCharType="begin"/>
          </w:r>
          <w:r w:rsidR="00E963EF" w:rsidRPr="003D6C51">
            <w:instrText xml:space="preserve"> CITATION unknown2023n \l 1033 </w:instrText>
          </w:r>
          <w:r w:rsidR="00E963EF" w:rsidRPr="003D6C51">
            <w:fldChar w:fldCharType="separate"/>
          </w:r>
          <w:r w:rsidR="006167A6">
            <w:rPr>
              <w:noProof/>
            </w:rPr>
            <w:t xml:space="preserve"> </w:t>
          </w:r>
          <w:r w:rsidR="006167A6" w:rsidRPr="006167A6">
            <w:rPr>
              <w:noProof/>
            </w:rPr>
            <w:t>[86]</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AWS RoboMaker</w:t>
      </w:r>
    </w:p>
    <w:p w14:paraId="1DBAA8D6" w14:textId="045D2844" w:rsidR="00A76281" w:rsidRPr="000760BB" w:rsidRDefault="00A76281" w:rsidP="00555FFB">
      <w:pPr>
        <w:pStyle w:val="NormalBPBHEB"/>
      </w:pPr>
      <w:r>
        <w:t>The following are the benefits of AWS RoboMaker:</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3811AEA" w:rsidR="000760BB" w:rsidRPr="000760BB" w:rsidRDefault="000760BB" w:rsidP="008A12F7">
      <w:pPr>
        <w:pStyle w:val="NormalBPBHEB"/>
        <w:numPr>
          <w:ilvl w:val="0"/>
          <w:numId w:val="125"/>
        </w:numPr>
      </w:pPr>
      <w:r w:rsidRPr="000760BB">
        <w:rPr>
          <w:b/>
          <w:bCs/>
        </w:rPr>
        <w:t>Scalability:</w:t>
      </w:r>
      <w:r w:rsidRPr="000760BB">
        <w:t xml:space="preserve"> AWS RoboMaker supports the scalability of robotic applications, allowing developers to deploy and manage large fleets of robots efficiently</w:t>
      </w:r>
      <w:sdt>
        <w:sdtPr>
          <w:id w:val="-86926494"/>
          <w:citation/>
        </w:sdtPr>
        <w:sdtEndPr/>
        <w:sdtContent>
          <w:r w:rsidR="00E963EF">
            <w:fldChar w:fldCharType="begin"/>
          </w:r>
          <w:r w:rsidR="00E963EF">
            <w:instrText xml:space="preserve"> CITATION unknown2023n \l 1033 </w:instrText>
          </w:r>
          <w:r w:rsidR="00E963EF">
            <w:fldChar w:fldCharType="separate"/>
          </w:r>
          <w:r w:rsidR="006167A6">
            <w:rPr>
              <w:noProof/>
            </w:rPr>
            <w:t xml:space="preserve"> </w:t>
          </w:r>
          <w:r w:rsidR="006167A6" w:rsidRPr="006167A6">
            <w:rPr>
              <w:noProof/>
            </w:rPr>
            <w:t>[86]</w:t>
          </w:r>
          <w:r w:rsidR="00E963EF">
            <w:fldChar w:fldCharType="end"/>
          </w:r>
        </w:sdtContent>
      </w:sdt>
      <w:r w:rsidRPr="000760BB">
        <w:t>.</w:t>
      </w: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7027114B"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EndPr/>
        <w:sdtContent>
          <w:r w:rsidR="00C97B1D">
            <w:fldChar w:fldCharType="begin"/>
          </w:r>
          <w:r w:rsidR="00C97B1D">
            <w:instrText xml:space="preserve"> CITATION unknown2023o \l 1033 </w:instrText>
          </w:r>
          <w:r w:rsidR="00C97B1D">
            <w:fldChar w:fldCharType="separate"/>
          </w:r>
          <w:r w:rsidR="006167A6">
            <w:rPr>
              <w:noProof/>
            </w:rPr>
            <w:t xml:space="preserve"> </w:t>
          </w:r>
          <w:r w:rsidR="006167A6" w:rsidRPr="006167A6">
            <w:rPr>
              <w:noProof/>
            </w:rPr>
            <w:t>[87]</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Amazon Braket</w:t>
      </w:r>
      <w:r w:rsidRPr="00CD3D3F" w:rsidDel="00E5767A">
        <w:rPr>
          <w:rFonts w:eastAsiaTheme="majorEastAsia" w:cstheme="majorBidi"/>
          <w:sz w:val="36"/>
          <w:szCs w:val="26"/>
        </w:rPr>
        <w:t xml:space="preserve"> </w:t>
      </w:r>
      <w:commentRangeStart w:id="1339"/>
      <w:commentRangeStart w:id="1340"/>
      <w:r w:rsidR="000723D6" w:rsidRPr="00CD3D3F">
        <w:rPr>
          <w:rFonts w:eastAsiaTheme="majorEastAsia" w:cstheme="majorBidi"/>
          <w:sz w:val="36"/>
          <w:szCs w:val="26"/>
        </w:rPr>
        <w:t>Quantum</w:t>
      </w:r>
      <w:commentRangeEnd w:id="1339"/>
      <w:r w:rsidR="000723D6" w:rsidRPr="00CD3D3F">
        <w:rPr>
          <w:rFonts w:eastAsiaTheme="majorEastAsia" w:cstheme="majorBidi"/>
          <w:sz w:val="36"/>
          <w:szCs w:val="26"/>
        </w:rPr>
        <w:commentReference w:id="1339"/>
      </w:r>
      <w:commentRangeEnd w:id="1340"/>
      <w:r w:rsidR="000F143B">
        <w:rPr>
          <w:rStyle w:val="CommentReference"/>
        </w:rPr>
        <w:commentReference w:id="1340"/>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Key </w:t>
      </w:r>
      <w:r w:rsidR="00EE5677" w:rsidRPr="00CD3D3F">
        <w:rPr>
          <w:rFonts w:eastAsiaTheme="majorEastAsia" w:cstheme="majorBidi"/>
          <w:sz w:val="36"/>
          <w:szCs w:val="26"/>
        </w:rPr>
        <w:t xml:space="preserve">features </w:t>
      </w:r>
    </w:p>
    <w:p w14:paraId="645133A0" w14:textId="1B71ED32"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341" w:name="_Ref151460645"/>
      <w:sdt>
        <w:sdtPr>
          <w:id w:val="-1779789952"/>
          <w:citation/>
        </w:sdtPr>
        <w:sdtEndPr/>
        <w:sdtContent>
          <w:r w:rsidR="004440B7">
            <w:fldChar w:fldCharType="begin"/>
          </w:r>
          <w:r w:rsidR="004440B7">
            <w:instrText xml:space="preserve"> CITATION unknown2023o \l 1033 </w:instrText>
          </w:r>
          <w:r w:rsidR="004440B7">
            <w:fldChar w:fldCharType="separate"/>
          </w:r>
          <w:r w:rsidR="006167A6">
            <w:rPr>
              <w:noProof/>
            </w:rPr>
            <w:t xml:space="preserve"> </w:t>
          </w:r>
          <w:r w:rsidR="006167A6" w:rsidRPr="006167A6">
            <w:rPr>
              <w:noProof/>
            </w:rPr>
            <w:t>[87]</w:t>
          </w:r>
          <w:r w:rsidR="004440B7">
            <w:fldChar w:fldCharType="end"/>
          </w:r>
        </w:sdtContent>
      </w:sdt>
      <w:bookmarkEnd w:id="1341"/>
      <w:r w:rsidRPr="000760BB">
        <w:t>.</w:t>
      </w:r>
    </w:p>
    <w:p w14:paraId="1A366E60" w14:textId="3B5524AB"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sdt>
        <w:sdtPr>
          <w:id w:val="1043029227"/>
          <w:citation/>
        </w:sdtPr>
        <w:sdtEndPr/>
        <w:sdtContent>
          <w:r w:rsidR="004440B7">
            <w:fldChar w:fldCharType="begin"/>
          </w:r>
          <w:r w:rsidR="004440B7">
            <w:instrText xml:space="preserve"> CITATION unknown2023o \l 1033 </w:instrText>
          </w:r>
          <w:r w:rsidR="004440B7">
            <w:fldChar w:fldCharType="separate"/>
          </w:r>
          <w:r w:rsidR="006167A6">
            <w:rPr>
              <w:noProof/>
            </w:rPr>
            <w:t xml:space="preserve"> </w:t>
          </w:r>
          <w:r w:rsidR="006167A6" w:rsidRPr="006167A6">
            <w:rPr>
              <w:noProof/>
            </w:rPr>
            <w:t>[87]</w:t>
          </w:r>
          <w:r w:rsidR="004440B7">
            <w:fldChar w:fldCharType="end"/>
          </w:r>
        </w:sdtContent>
      </w:sdt>
      <w:r w:rsidRPr="000760BB">
        <w:t>.</w:t>
      </w:r>
    </w:p>
    <w:p w14:paraId="353505E8" w14:textId="00332A11"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Braket provides tools for creating and simulating quantum circuits, enabling users to design and test quantum algorithms before running them on actual quantum hardware</w:t>
      </w:r>
      <w:sdt>
        <w:sdtPr>
          <w:id w:val="-467818640"/>
          <w:citation/>
        </w:sdtPr>
        <w:sdtEndPr/>
        <w:sdtContent>
          <w:r w:rsidR="004440B7">
            <w:fldChar w:fldCharType="begin"/>
          </w:r>
          <w:r w:rsidR="004440B7">
            <w:instrText xml:space="preserve"> CITATION unknown2023o \l 1033 </w:instrText>
          </w:r>
          <w:r w:rsidR="004440B7">
            <w:fldChar w:fldCharType="separate"/>
          </w:r>
          <w:r w:rsidR="006167A6">
            <w:rPr>
              <w:noProof/>
            </w:rPr>
            <w:t xml:space="preserve"> </w:t>
          </w:r>
          <w:r w:rsidR="006167A6" w:rsidRPr="006167A6">
            <w:rPr>
              <w:noProof/>
            </w:rPr>
            <w:t>[87]</w:t>
          </w:r>
          <w:r w:rsidR="004440B7">
            <w:fldChar w:fldCharType="end"/>
          </w:r>
        </w:sdtContent>
      </w:sdt>
      <w:r w:rsidRPr="000760BB">
        <w:t>.</w:t>
      </w:r>
    </w:p>
    <w:p w14:paraId="4E30757D" w14:textId="28547E41"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sdt>
        <w:sdtPr>
          <w:id w:val="-986700922"/>
          <w:citation/>
        </w:sdtPr>
        <w:sdtEndPr/>
        <w:sdtContent>
          <w:r w:rsidR="00615400">
            <w:fldChar w:fldCharType="begin"/>
          </w:r>
          <w:r w:rsidR="00615400">
            <w:instrText xml:space="preserve"> CITATION unknown2023o \l 1033 </w:instrText>
          </w:r>
          <w:r w:rsidR="00615400">
            <w:fldChar w:fldCharType="separate"/>
          </w:r>
          <w:r w:rsidR="006167A6">
            <w:rPr>
              <w:noProof/>
            </w:rPr>
            <w:t xml:space="preserve"> </w:t>
          </w:r>
          <w:r w:rsidR="006167A6" w:rsidRPr="006167A6">
            <w:rPr>
              <w:noProof/>
            </w:rPr>
            <w:t>[87]</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3F3829FD" w:rsidR="000760BB" w:rsidRPr="00E46C02" w:rsidRDefault="000760BB" w:rsidP="00E46C02">
      <w:pPr>
        <w:pStyle w:val="NormalBPBHEB"/>
        <w:numPr>
          <w:ilvl w:val="0"/>
          <w:numId w:val="134"/>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EndPr/>
        <w:sdtContent>
          <w:r w:rsidR="00615400" w:rsidRPr="00C619B8">
            <w:fldChar w:fldCharType="begin"/>
          </w:r>
          <w:r w:rsidR="00615400" w:rsidRPr="00C619B8">
            <w:instrText xml:space="preserve"> CITATION unknown2023o \l 1033 </w:instrText>
          </w:r>
          <w:r w:rsidR="00615400" w:rsidRPr="00C619B8">
            <w:fldChar w:fldCharType="separate"/>
          </w:r>
          <w:r w:rsidR="006167A6">
            <w:rPr>
              <w:noProof/>
            </w:rPr>
            <w:t xml:space="preserve"> </w:t>
          </w:r>
          <w:r w:rsidR="006167A6" w:rsidRPr="006167A6">
            <w:rPr>
              <w:noProof/>
            </w:rPr>
            <w:t>[87]</w:t>
          </w:r>
          <w:r w:rsidR="00615400" w:rsidRPr="00C619B8">
            <w:fldChar w:fldCharType="end"/>
          </w:r>
        </w:sdtContent>
      </w:sdt>
      <w:r w:rsidRPr="00C619B8">
        <w:t>.</w:t>
      </w:r>
    </w:p>
    <w:p w14:paraId="620B263B" w14:textId="69310418" w:rsidR="00EE5677" w:rsidRPr="00E46C02" w:rsidRDefault="000760BB" w:rsidP="00E46C02">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EndPr/>
        <w:sdtContent>
          <w:r w:rsidR="00615400" w:rsidRPr="00C619B8">
            <w:fldChar w:fldCharType="begin"/>
          </w:r>
          <w:r w:rsidR="00615400" w:rsidRPr="00C619B8">
            <w:instrText xml:space="preserve"> CITATION unknown2023o \l 1033 </w:instrText>
          </w:r>
          <w:r w:rsidR="00615400" w:rsidRPr="00C619B8">
            <w:fldChar w:fldCharType="separate"/>
          </w:r>
          <w:r w:rsidR="006167A6">
            <w:rPr>
              <w:noProof/>
            </w:rPr>
            <w:t xml:space="preserve"> </w:t>
          </w:r>
          <w:r w:rsidR="006167A6" w:rsidRPr="006167A6">
            <w:rPr>
              <w:noProof/>
            </w:rPr>
            <w:t>[87]</w:t>
          </w:r>
          <w:r w:rsidR="00615400" w:rsidRPr="00C619B8">
            <w:fldChar w:fldCharType="end"/>
          </w:r>
        </w:sdtContent>
      </w:sdt>
      <w:r w:rsidRPr="00C619B8">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of Amazon Braket</w:t>
      </w:r>
    </w:p>
    <w:p w14:paraId="41D3CFC0" w14:textId="4EEC2264" w:rsidR="000760BB" w:rsidRPr="00E46C02" w:rsidRDefault="000760BB" w:rsidP="00E46C02">
      <w:pPr>
        <w:pStyle w:val="NormalBPBHEB"/>
        <w:numPr>
          <w:ilvl w:val="0"/>
          <w:numId w:val="134"/>
        </w:numPr>
        <w:rPr>
          <w:b/>
          <w:bCs/>
        </w:rPr>
      </w:pPr>
      <w:r w:rsidRPr="000760BB">
        <w:rPr>
          <w:b/>
          <w:bCs/>
        </w:rPr>
        <w:t xml:space="preserve">Quantum </w:t>
      </w:r>
      <w:r w:rsidR="00EE5677" w:rsidRPr="000760BB">
        <w:rPr>
          <w:b/>
          <w:bCs/>
        </w:rPr>
        <w:t>algorithm development</w:t>
      </w:r>
      <w:r w:rsidRPr="000760BB">
        <w:rPr>
          <w:b/>
          <w:bCs/>
        </w:rPr>
        <w:t>:</w:t>
      </w:r>
      <w:r w:rsidRPr="00E46C02">
        <w:rPr>
          <w:b/>
          <w:bCs/>
        </w:rPr>
        <w:t xml:space="preserve"> </w:t>
      </w:r>
      <w:r w:rsidRPr="00C619B8">
        <w:t>Researchers and developers can use Amazon Braket to develop, test, and refine quantum algorithms, taking advantage of various quantum processors available on the platform</w:t>
      </w:r>
      <w:sdt>
        <w:sdtPr>
          <w:id w:val="-1761441710"/>
          <w:citation/>
        </w:sdtPr>
        <w:sdtEndPr/>
        <w:sdtContent>
          <w:r w:rsidR="00645649" w:rsidRPr="00C619B8">
            <w:fldChar w:fldCharType="begin"/>
          </w:r>
          <w:r w:rsidR="00645649" w:rsidRPr="00C619B8">
            <w:instrText xml:space="preserve"> CITATION unknown2023o \l 1033 </w:instrText>
          </w:r>
          <w:r w:rsidR="00645649" w:rsidRPr="00C619B8">
            <w:fldChar w:fldCharType="separate"/>
          </w:r>
          <w:r w:rsidR="006167A6">
            <w:rPr>
              <w:noProof/>
            </w:rPr>
            <w:t xml:space="preserve"> </w:t>
          </w:r>
          <w:r w:rsidR="006167A6" w:rsidRPr="006167A6">
            <w:rPr>
              <w:noProof/>
            </w:rPr>
            <w:t>[87]</w:t>
          </w:r>
          <w:r w:rsidR="00645649" w:rsidRPr="00C619B8">
            <w:fldChar w:fldCharType="end"/>
          </w:r>
        </w:sdtContent>
      </w:sdt>
      <w:r w:rsidRPr="00C619B8">
        <w:t>.</w:t>
      </w:r>
    </w:p>
    <w:p w14:paraId="735B64D1" w14:textId="63CE8897" w:rsidR="00EE5677" w:rsidRPr="00E46C02" w:rsidRDefault="000760BB" w:rsidP="00E46C02">
      <w:pPr>
        <w:pStyle w:val="NormalBPBHEB"/>
        <w:numPr>
          <w:ilvl w:val="0"/>
          <w:numId w:val="134"/>
        </w:numPr>
        <w:rPr>
          <w:b/>
          <w:bCs/>
        </w:rPr>
      </w:pPr>
      <w:r w:rsidRPr="00CD3D3F">
        <w:rPr>
          <w:b/>
          <w:bCs/>
        </w:rPr>
        <w:t xml:space="preserve">Exploration of </w:t>
      </w:r>
      <w:r w:rsidR="00EE5677" w:rsidRPr="00CD3D3F">
        <w:rPr>
          <w:b/>
          <w:bCs/>
        </w:rPr>
        <w:t>quantum computing</w:t>
      </w:r>
      <w:r w:rsidRPr="00CD3D3F">
        <w:rPr>
          <w:b/>
          <w:bCs/>
        </w:rPr>
        <w:t>:</w:t>
      </w:r>
      <w:r w:rsidRPr="00E46C02">
        <w:rPr>
          <w:b/>
          <w:bCs/>
        </w:rPr>
        <w:t xml:space="preserve"> </w:t>
      </w:r>
      <w:r w:rsidRPr="00C619B8">
        <w:t>Amazon Braket serves as a valuable tool for exploring the capabilities and potential applications of quantum computing without the need for an extensive quantum computing infrastructure</w:t>
      </w:r>
      <w:sdt>
        <w:sdtPr>
          <w:id w:val="731966076"/>
          <w:citation/>
        </w:sdtPr>
        <w:sdtEndPr/>
        <w:sdtContent>
          <w:r w:rsidR="00645649" w:rsidRPr="00C619B8">
            <w:fldChar w:fldCharType="begin"/>
          </w:r>
          <w:r w:rsidR="00645649" w:rsidRPr="00C619B8">
            <w:instrText xml:space="preserve"> CITATION unknown2023o \l 1033 </w:instrText>
          </w:r>
          <w:r w:rsidR="00645649" w:rsidRPr="00C619B8">
            <w:fldChar w:fldCharType="separate"/>
          </w:r>
          <w:r w:rsidR="006167A6">
            <w:rPr>
              <w:noProof/>
            </w:rPr>
            <w:t xml:space="preserve"> </w:t>
          </w:r>
          <w:r w:rsidR="006167A6" w:rsidRPr="006167A6">
            <w:rPr>
              <w:noProof/>
            </w:rPr>
            <w:t>[87]</w:t>
          </w:r>
          <w:r w:rsidR="00645649" w:rsidRPr="00C619B8">
            <w:fldChar w:fldCharType="end"/>
          </w:r>
        </w:sdtContent>
      </w:sdt>
      <w:r w:rsidRPr="00C619B8">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67CCFEE4"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Braket users must consider error correction strategies and advancements in this field to enhance the reliability of quantum computations</w:t>
      </w:r>
      <w:sdt>
        <w:sdtPr>
          <w:id w:val="42564165"/>
          <w:citation/>
        </w:sdtPr>
        <w:sdtEndPr/>
        <w:sdtContent>
          <w:r w:rsidR="00645649">
            <w:fldChar w:fldCharType="begin"/>
          </w:r>
          <w:r w:rsidR="00645649">
            <w:instrText xml:space="preserve"> CITATION unknown2023o \l 1033 </w:instrText>
          </w:r>
          <w:r w:rsidR="00645649">
            <w:fldChar w:fldCharType="separate"/>
          </w:r>
          <w:r w:rsidR="006167A6">
            <w:rPr>
              <w:noProof/>
            </w:rPr>
            <w:t xml:space="preserve"> </w:t>
          </w:r>
          <w:r w:rsidR="006167A6" w:rsidRPr="006167A6">
            <w:rPr>
              <w:noProof/>
            </w:rPr>
            <w:t>[87]</w:t>
          </w:r>
          <w:r w:rsidR="00645649">
            <w:fldChar w:fldCharType="end"/>
          </w:r>
        </w:sdtContent>
      </w:sdt>
      <w:r w:rsidRPr="000760BB">
        <w:t>.</w:t>
      </w:r>
    </w:p>
    <w:p w14:paraId="7269EC3C" w14:textId="1FCBC8A8" w:rsidR="000760BB" w:rsidRPr="000760BB" w:rsidRDefault="000760BB" w:rsidP="008A12F7">
      <w:pPr>
        <w:pStyle w:val="NormalBPBHEB"/>
        <w:numPr>
          <w:ilvl w:val="0"/>
          <w:numId w:val="134"/>
        </w:numPr>
      </w:pPr>
      <w:r w:rsidRPr="000760BB">
        <w:rPr>
          <w:b/>
          <w:bCs/>
        </w:rPr>
        <w:lastRenderedPageBreak/>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Braket</w:t>
      </w:r>
      <w:sdt>
        <w:sdtPr>
          <w:id w:val="1359086526"/>
          <w:citation/>
        </w:sdtPr>
        <w:sdtEndPr/>
        <w:sdtContent>
          <w:r w:rsidR="00A85E35">
            <w:fldChar w:fldCharType="begin"/>
          </w:r>
          <w:r w:rsidR="00A85E35">
            <w:instrText xml:space="preserve"> CITATION unknown2023o \l 1033 </w:instrText>
          </w:r>
          <w:r w:rsidR="00A85E35">
            <w:fldChar w:fldCharType="separate"/>
          </w:r>
          <w:r w:rsidR="006167A6">
            <w:rPr>
              <w:noProof/>
            </w:rPr>
            <w:t xml:space="preserve"> </w:t>
          </w:r>
          <w:r w:rsidR="006167A6" w:rsidRPr="006167A6">
            <w:rPr>
              <w:noProof/>
            </w:rPr>
            <w:t>[87]</w:t>
          </w:r>
          <w:r w:rsidR="00A85E35">
            <w:fldChar w:fldCharType="end"/>
          </w:r>
        </w:sdtContent>
      </w:sdt>
      <w:r w:rsidRPr="000760BB">
        <w:t>.</w:t>
      </w: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0A7B00D3" w:rsidR="00506522" w:rsidRPr="00506522" w:rsidRDefault="00506522" w:rsidP="00555FFB">
      <w:pPr>
        <w:pStyle w:val="NormalBPBHEB"/>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EndPr/>
        <w:sdtContent>
          <w:r w:rsidR="005523D1">
            <w:fldChar w:fldCharType="begin"/>
          </w:r>
          <w:r w:rsidR="005523D1">
            <w:instrText xml:space="preserve"> CITATION Ama23 \l 1033 </w:instrText>
          </w:r>
          <w:r w:rsidR="005523D1">
            <w:fldChar w:fldCharType="separate"/>
          </w:r>
          <w:r w:rsidR="006167A6">
            <w:rPr>
              <w:noProof/>
            </w:rPr>
            <w:t xml:space="preserve"> </w:t>
          </w:r>
          <w:r w:rsidR="006167A6" w:rsidRPr="006167A6">
            <w:rPr>
              <w:noProof/>
            </w:rPr>
            <w:t>[2]</w:t>
          </w:r>
          <w:r w:rsidR="005523D1">
            <w:fldChar w:fldCharType="end"/>
          </w:r>
        </w:sdtContent>
      </w:sdt>
      <w:sdt>
        <w:sdtPr>
          <w:id w:val="-2108183181"/>
          <w:citation/>
        </w:sdtPr>
        <w:sdtEndPr/>
        <w:sdtContent>
          <w:r w:rsidR="005523D1">
            <w:fldChar w:fldCharType="begin"/>
          </w:r>
          <w:r w:rsidR="005523D1">
            <w:instrText xml:space="preserve"> CITATION a2023r \l 1033 </w:instrText>
          </w:r>
          <w:r w:rsidR="005523D1">
            <w:fldChar w:fldCharType="separate"/>
          </w:r>
          <w:r w:rsidR="006167A6">
            <w:rPr>
              <w:noProof/>
            </w:rPr>
            <w:t xml:space="preserve"> </w:t>
          </w:r>
          <w:r w:rsidR="006167A6" w:rsidRPr="006167A6">
            <w:rPr>
              <w:noProof/>
            </w:rPr>
            <w:t>[7]</w:t>
          </w:r>
          <w:r w:rsidR="005523D1">
            <w:fldChar w:fldCharType="end"/>
          </w:r>
        </w:sdtContent>
      </w:sdt>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opment with Amazon Corretto</w:t>
      </w:r>
    </w:p>
    <w:p w14:paraId="00BFD374" w14:textId="21F95885" w:rsidR="00506522" w:rsidRPr="00506522" w:rsidRDefault="00506522" w:rsidP="0055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EndPr/>
        <w:sdtContent>
          <w:r w:rsidR="008E39FD">
            <w:fldChar w:fldCharType="begin"/>
          </w:r>
          <w:r w:rsidR="008E39FD">
            <w:instrText xml:space="preserve"> CITATION a2023s \l 1033 </w:instrText>
          </w:r>
          <w:r w:rsidR="008E39FD">
            <w:fldChar w:fldCharType="separate"/>
          </w:r>
          <w:r w:rsidR="006167A6">
            <w:rPr>
              <w:noProof/>
            </w:rPr>
            <w:t xml:space="preserve"> </w:t>
          </w:r>
          <w:r w:rsidR="006167A6" w:rsidRPr="006167A6">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50253A6D"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(IaC)</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EndPr/>
        <w:sdtContent>
          <w:r w:rsidR="00202ED2">
            <w:fldChar w:fldCharType="begin"/>
          </w:r>
          <w:r w:rsidR="00202ED2">
            <w:instrText xml:space="preserve"> CITATION a2023t \l 1033 </w:instrText>
          </w:r>
          <w:r w:rsidR="00202ED2">
            <w:fldChar w:fldCharType="separate"/>
          </w:r>
          <w:r w:rsidR="006167A6">
            <w:rPr>
              <w:noProof/>
            </w:rPr>
            <w:t xml:space="preserve"> </w:t>
          </w:r>
          <w:r w:rsidR="006167A6" w:rsidRPr="006167A6">
            <w:rPr>
              <w:noProof/>
            </w:rPr>
            <w:t>[88]</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w:t>
      </w:r>
      <w:r w:rsidR="00506522" w:rsidRPr="00CD3D3F">
        <w:rPr>
          <w:rFonts w:eastAsiaTheme="majorEastAsia" w:cstheme="majorBidi"/>
          <w:sz w:val="36"/>
          <w:szCs w:val="26"/>
        </w:rPr>
        <w:t xml:space="preserve">Integrated Development Environment </w:t>
      </w:r>
    </w:p>
    <w:p w14:paraId="101F943B" w14:textId="285C607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EndPr/>
        <w:sdtContent>
          <w:r w:rsidR="007163F9">
            <w:fldChar w:fldCharType="begin"/>
          </w:r>
          <w:r w:rsidR="007163F9">
            <w:instrText xml:space="preserve"> CITATION documentation2023c \l 1033 </w:instrText>
          </w:r>
          <w:r w:rsidR="007163F9">
            <w:fldChar w:fldCharType="separate"/>
          </w:r>
          <w:r w:rsidR="006167A6">
            <w:rPr>
              <w:noProof/>
            </w:rPr>
            <w:t xml:space="preserve"> </w:t>
          </w:r>
          <w:r w:rsidR="006167A6" w:rsidRPr="006167A6">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CloudShell</w:t>
      </w:r>
    </w:p>
    <w:p w14:paraId="08F2D94E" w14:textId="4144C23E" w:rsidR="00506522" w:rsidRPr="00506522" w:rsidRDefault="00506522" w:rsidP="00555FFB">
      <w:pPr>
        <w:pStyle w:val="NormalBPBHEB"/>
      </w:pPr>
      <w:r w:rsidRPr="00506522">
        <w:t xml:space="preserve">The section on </w:t>
      </w:r>
      <w:r w:rsidRPr="00506522">
        <w:rPr>
          <w:b/>
          <w:bCs/>
        </w:rPr>
        <w:t>AWS CloudShell</w:t>
      </w:r>
      <w:r w:rsidRPr="00506522">
        <w:t xml:space="preserve"> delved into the significance of </w:t>
      </w:r>
      <w:r w:rsidRPr="00555FFB">
        <w:rPr>
          <w:b/>
          <w:bCs/>
        </w:rPr>
        <w:t>command-line interfaces (CLIs)</w:t>
      </w:r>
      <w:r w:rsidRPr="00506522">
        <w:t xml:space="preserve"> in cloud environments. CloudShell provides a browser-based shell, enabling developers to manage AWS resources directly from the AWS Management Console, streamlining command-line interactions</w:t>
      </w:r>
      <w:sdt>
        <w:sdtPr>
          <w:id w:val="2084872072"/>
          <w:citation/>
        </w:sdtPr>
        <w:sdtEndPr/>
        <w:sdtContent>
          <w:r w:rsidR="00D64A72">
            <w:fldChar w:fldCharType="begin"/>
          </w:r>
          <w:r w:rsidR="00D64A72">
            <w:instrText xml:space="preserve"> CITATION a2023u \l 1033 </w:instrText>
          </w:r>
          <w:r w:rsidR="00D64A72">
            <w:fldChar w:fldCharType="separate"/>
          </w:r>
          <w:r w:rsidR="006167A6">
            <w:rPr>
              <w:noProof/>
            </w:rPr>
            <w:t xml:space="preserve"> </w:t>
          </w:r>
          <w:r w:rsidR="006167A6" w:rsidRPr="006167A6">
            <w:rPr>
              <w:noProof/>
            </w:rPr>
            <w:t>[89]</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with AWS CodeArtifact</w:t>
      </w:r>
    </w:p>
    <w:p w14:paraId="4864E334" w14:textId="52282FF3" w:rsidR="00506522" w:rsidRPr="00506522" w:rsidRDefault="00506522" w:rsidP="00555FFB">
      <w:pPr>
        <w:pStyle w:val="NormalBPBHEB"/>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sdt>
        <w:sdtPr>
          <w:id w:val="-1439213287"/>
          <w:citation/>
        </w:sdtPr>
        <w:sdtEndPr/>
        <w:sdtContent>
          <w:r w:rsidR="00D64A72">
            <w:fldChar w:fldCharType="begin"/>
          </w:r>
          <w:r w:rsidR="00D64A72">
            <w:instrText xml:space="preserve"> CITATION documentation2023d \l 1033 </w:instrText>
          </w:r>
          <w:r w:rsidR="00D64A72">
            <w:fldChar w:fldCharType="separate"/>
          </w:r>
          <w:r w:rsidR="006167A6">
            <w:rPr>
              <w:noProof/>
            </w:rPr>
            <w:t xml:space="preserve"> </w:t>
          </w:r>
          <w:r w:rsidR="006167A6" w:rsidRPr="006167A6">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with AWS CodeBuild</w:t>
      </w:r>
    </w:p>
    <w:p w14:paraId="2F7201C4" w14:textId="7C7AC6CB" w:rsidR="00506522" w:rsidRPr="00506522" w:rsidRDefault="00506522" w:rsidP="0055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EndPr/>
        <w:sdtContent>
          <w:r w:rsidR="00930937">
            <w:fldChar w:fldCharType="begin"/>
          </w:r>
          <w:r w:rsidR="00930937">
            <w:instrText xml:space="preserve"> CITATION documentation2023e \l 1033 </w:instrText>
          </w:r>
          <w:r w:rsidR="00930937">
            <w:fldChar w:fldCharType="separate"/>
          </w:r>
          <w:r w:rsidR="006167A6">
            <w:rPr>
              <w:noProof/>
            </w:rPr>
            <w:t xml:space="preserve"> </w:t>
          </w:r>
          <w:r w:rsidR="006167A6" w:rsidRPr="006167A6">
            <w:rPr>
              <w:noProof/>
            </w:rPr>
            <w:t>[22]</w:t>
          </w:r>
          <w:r w:rsidR="00930937">
            <w:fldChar w:fldCharType="end"/>
          </w:r>
        </w:sdtContent>
      </w:sdt>
      <w:r w:rsidRPr="00506522">
        <w:t>.</w:t>
      </w:r>
    </w:p>
    <w:p w14:paraId="43BA84A9" w14:textId="6850D924" w:rsidR="00506522" w:rsidRPr="00CD3D3F" w:rsidRDefault="00F62AFD"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CodeCommit </w:t>
      </w:r>
      <w:r w:rsidR="00506522" w:rsidRPr="00CD3D3F">
        <w:rPr>
          <w:rFonts w:eastAsiaTheme="majorEastAsia" w:cstheme="majorBidi"/>
          <w:sz w:val="36"/>
          <w:szCs w:val="26"/>
        </w:rPr>
        <w:t xml:space="preserve">Version </w:t>
      </w:r>
      <w:r w:rsidR="00E172D5" w:rsidRPr="00CD3D3F">
        <w:rPr>
          <w:rFonts w:eastAsiaTheme="majorEastAsia" w:cstheme="majorBidi"/>
          <w:sz w:val="36"/>
          <w:szCs w:val="26"/>
        </w:rPr>
        <w:t>control and collaboration</w:t>
      </w:r>
    </w:p>
    <w:p w14:paraId="658013AB" w14:textId="0D9A94CE" w:rsidR="00506522" w:rsidRPr="00506522" w:rsidRDefault="00506522" w:rsidP="00555FFB">
      <w:pPr>
        <w:pStyle w:val="NormalBPBHEB"/>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CI/CD pipeline</w:t>
      </w:r>
      <w:sdt>
        <w:sdtPr>
          <w:id w:val="-352885501"/>
          <w:citation/>
        </w:sdtPr>
        <w:sdtEndPr/>
        <w:sdtContent>
          <w:r w:rsidR="00930937">
            <w:fldChar w:fldCharType="begin"/>
          </w:r>
          <w:r w:rsidR="00930937">
            <w:instrText xml:space="preserve"> CITATION unknown2023a \l 1033 </w:instrText>
          </w:r>
          <w:r w:rsidR="00930937">
            <w:fldChar w:fldCharType="separate"/>
          </w:r>
          <w:r w:rsidR="006167A6">
            <w:rPr>
              <w:noProof/>
            </w:rPr>
            <w:t xml:space="preserve"> </w:t>
          </w:r>
          <w:r w:rsidR="006167A6" w:rsidRPr="006167A6">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1FF312C7" w14:textId="22B185A0" w:rsidR="00506522" w:rsidRDefault="00506522">
      <w:pPr>
        <w:pStyle w:val="NormalBPBHEB"/>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sdt>
        <w:sdtPr>
          <w:id w:val="-1190982544"/>
          <w:citation/>
        </w:sdtPr>
        <w:sdtEndPr/>
        <w:sdtContent>
          <w:r w:rsidR="002566F5">
            <w:fldChar w:fldCharType="begin"/>
          </w:r>
          <w:r w:rsidR="002566F5">
            <w:instrText xml:space="preserve">CITATION unknown2023b \l 1033 </w:instrText>
          </w:r>
          <w:r w:rsidR="002566F5">
            <w:fldChar w:fldCharType="separate"/>
          </w:r>
          <w:r w:rsidR="006167A6">
            <w:rPr>
              <w:noProof/>
            </w:rPr>
            <w:t xml:space="preserve"> </w:t>
          </w:r>
          <w:r w:rsidR="006167A6" w:rsidRPr="006167A6">
            <w:rPr>
              <w:noProof/>
            </w:rPr>
            <w:t>[29]</w:t>
          </w:r>
          <w:r w:rsidR="002566F5">
            <w:fldChar w:fldCharType="end"/>
          </w:r>
        </w:sdtContent>
      </w:sdt>
      <w:sdt>
        <w:sdtPr>
          <w:id w:val="882990502"/>
          <w:citation/>
        </w:sdtPr>
        <w:sdtEndPr/>
        <w:sdtContent>
          <w:r w:rsidR="002566F5">
            <w:fldChar w:fldCharType="begin"/>
          </w:r>
          <w:r w:rsidR="002566F5">
            <w:instrText xml:space="preserve">CITATION unknown2023c \l 1033 </w:instrText>
          </w:r>
          <w:r w:rsidR="002566F5">
            <w:fldChar w:fldCharType="separate"/>
          </w:r>
          <w:r w:rsidR="006167A6">
            <w:rPr>
              <w:noProof/>
            </w:rPr>
            <w:t xml:space="preserve"> </w:t>
          </w:r>
          <w:r w:rsidR="006167A6" w:rsidRPr="006167A6">
            <w:rPr>
              <w:noProof/>
            </w:rPr>
            <w:t>[32]</w:t>
          </w:r>
          <w:r w:rsidR="002566F5">
            <w:fldChar w:fldCharType="end"/>
          </w:r>
        </w:sdtContent>
      </w:sdt>
      <w:r w:rsidRPr="00506522">
        <w:t>.</w:t>
      </w: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734B246C" w14:textId="685ADB22" w:rsidR="00E172D5" w:rsidRPr="00506522" w:rsidRDefault="00506522" w:rsidP="00555FFB">
      <w:pPr>
        <w:pStyle w:val="NormalBPBHEB"/>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sdt>
        <w:sdtPr>
          <w:id w:val="-564342437"/>
          <w:citation/>
        </w:sdtPr>
        <w:sdtEndPr/>
        <w:sdtContent>
          <w:r w:rsidR="008E4A2F">
            <w:fldChar w:fldCharType="begin"/>
          </w:r>
          <w:r w:rsidR="008E4A2F">
            <w:instrText xml:space="preserve"> CITATION services2023b \l 1033 </w:instrText>
          </w:r>
          <w:r w:rsidR="008E4A2F">
            <w:fldChar w:fldCharType="separate"/>
          </w:r>
          <w:r w:rsidR="006167A6">
            <w:rPr>
              <w:noProof/>
            </w:rPr>
            <w:t xml:space="preserve"> </w:t>
          </w:r>
          <w:r w:rsidR="006167A6" w:rsidRPr="006167A6">
            <w:rPr>
              <w:noProof/>
            </w:rPr>
            <w:t>[35]</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36CA23B8"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EndPr/>
        <w:sdtContent>
          <w:r w:rsidR="00C4549A">
            <w:fldChar w:fldCharType="begin"/>
          </w:r>
          <w:r w:rsidR="00C4549A">
            <w:instrText xml:space="preserve">CITATION unknown2023d \l 1033 </w:instrText>
          </w:r>
          <w:r w:rsidR="00C4549A">
            <w:fldChar w:fldCharType="separate"/>
          </w:r>
          <w:r w:rsidR="006167A6">
            <w:rPr>
              <w:noProof/>
            </w:rPr>
            <w:t xml:space="preserve"> </w:t>
          </w:r>
          <w:r w:rsidR="006167A6" w:rsidRPr="006167A6">
            <w:rPr>
              <w:noProof/>
            </w:rPr>
            <w:t>[38]</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3939E218"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EndPr/>
        <w:sdtContent>
          <w:r w:rsidR="00C4549A">
            <w:fldChar w:fldCharType="begin"/>
          </w:r>
          <w:r w:rsidR="00C4549A">
            <w:instrText xml:space="preserve">CITATION unknown2023e \l 1033 </w:instrText>
          </w:r>
          <w:r w:rsidR="00C4549A">
            <w:fldChar w:fldCharType="separate"/>
          </w:r>
          <w:r w:rsidR="006167A6">
            <w:rPr>
              <w:noProof/>
            </w:rPr>
            <w:t xml:space="preserve"> </w:t>
          </w:r>
          <w:r w:rsidR="006167A6" w:rsidRPr="006167A6">
            <w:rPr>
              <w:noProof/>
            </w:rPr>
            <w:t>[41]</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Chaos Engineering with AWS Fault Injection Simulator</w:t>
      </w:r>
    </w:p>
    <w:p w14:paraId="060EF26A" w14:textId="1909CB1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EndPr/>
        <w:sdtContent>
          <w:r w:rsidR="00416DB1">
            <w:fldChar w:fldCharType="begin"/>
          </w:r>
          <w:r w:rsidR="00416DB1">
            <w:instrText xml:space="preserve">CITATION unknown2023f \l 1033 </w:instrText>
          </w:r>
          <w:r w:rsidR="00416DB1">
            <w:fldChar w:fldCharType="separate"/>
          </w:r>
          <w:r w:rsidR="006167A6">
            <w:rPr>
              <w:noProof/>
            </w:rPr>
            <w:t xml:space="preserve"> </w:t>
          </w:r>
          <w:r w:rsidR="006167A6" w:rsidRPr="006167A6">
            <w:rPr>
              <w:noProof/>
            </w:rPr>
            <w:t>[44]</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48A8AABC"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EndPr/>
        <w:sdtContent>
          <w:r w:rsidR="00D60CBC">
            <w:fldChar w:fldCharType="begin"/>
          </w:r>
          <w:r w:rsidR="00D60CBC">
            <w:instrText xml:space="preserve">CITATION unknown2023h \l 1033 </w:instrText>
          </w:r>
          <w:r w:rsidR="00D60CBC">
            <w:fldChar w:fldCharType="separate"/>
          </w:r>
          <w:r w:rsidR="006167A6">
            <w:rPr>
              <w:noProof/>
            </w:rPr>
            <w:t xml:space="preserve"> </w:t>
          </w:r>
          <w:r w:rsidR="006167A6" w:rsidRPr="006167A6">
            <w:rPr>
              <w:noProof/>
            </w:rPr>
            <w:t>[50]</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4CF9458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EndPr/>
        <w:sdtContent>
          <w:r w:rsidR="00D60CBC">
            <w:fldChar w:fldCharType="begin"/>
          </w:r>
          <w:r w:rsidR="00D60CBC">
            <w:instrText xml:space="preserve">CITATION unknown2023g \l 1033 </w:instrText>
          </w:r>
          <w:r w:rsidR="00D60CBC">
            <w:fldChar w:fldCharType="separate"/>
          </w:r>
          <w:r w:rsidR="006167A6">
            <w:rPr>
              <w:noProof/>
            </w:rPr>
            <w:t xml:space="preserve"> </w:t>
          </w:r>
          <w:r w:rsidR="006167A6" w:rsidRPr="006167A6">
            <w:rPr>
              <w:noProof/>
            </w:rPr>
            <w:t>[48]</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D9A502E" w14:textId="7855E85E"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sdt>
        <w:sdtPr>
          <w:id w:val="1632746278"/>
          <w:citation/>
        </w:sdtPr>
        <w:sdtEndPr/>
        <w:sdtContent>
          <w:r w:rsidR="009868F7">
            <w:fldChar w:fldCharType="begin"/>
          </w:r>
          <w:r w:rsidR="009868F7">
            <w:instrText xml:space="preserve"> CITATION unknown2023i \l 1033 </w:instrText>
          </w:r>
          <w:r w:rsidR="009868F7">
            <w:fldChar w:fldCharType="separate"/>
          </w:r>
          <w:r w:rsidR="006167A6">
            <w:rPr>
              <w:noProof/>
            </w:rPr>
            <w:t xml:space="preserve"> </w:t>
          </w:r>
          <w:r w:rsidR="006167A6" w:rsidRPr="006167A6">
            <w:rPr>
              <w:noProof/>
            </w:rPr>
            <w:t>[52]</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4F70620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EndPr/>
        <w:sdtContent>
          <w:r w:rsidR="000E2233">
            <w:fldChar w:fldCharType="begin"/>
          </w:r>
          <w:r w:rsidR="000E2233">
            <w:instrText xml:space="preserve"> CITATION a2023c \l 1033 </w:instrText>
          </w:r>
          <w:r w:rsidR="000E2233">
            <w:fldChar w:fldCharType="separate"/>
          </w:r>
          <w:r w:rsidR="006167A6">
            <w:rPr>
              <w:noProof/>
            </w:rPr>
            <w:t xml:space="preserve"> </w:t>
          </w:r>
          <w:r w:rsidR="006167A6" w:rsidRPr="006167A6">
            <w:rPr>
              <w:noProof/>
            </w:rPr>
            <w:t>[56]</w:t>
          </w:r>
          <w:r w:rsidR="000E2233">
            <w:fldChar w:fldCharType="end"/>
          </w:r>
        </w:sdtContent>
      </w:sdt>
      <w:sdt>
        <w:sdtPr>
          <w:id w:val="-1911228661"/>
          <w:citation/>
        </w:sdtPr>
        <w:sdtEndPr/>
        <w:sdtContent>
          <w:r w:rsidR="009868F7">
            <w:fldChar w:fldCharType="begin"/>
          </w:r>
          <w:r w:rsidR="009868F7">
            <w:instrText xml:space="preserve"> CITATION unknown2023k \l 1033 </w:instrText>
          </w:r>
          <w:r w:rsidR="009868F7">
            <w:fldChar w:fldCharType="separate"/>
          </w:r>
          <w:r w:rsidR="006167A6">
            <w:rPr>
              <w:noProof/>
            </w:rPr>
            <w:t xml:space="preserve"> </w:t>
          </w:r>
          <w:r w:rsidR="006167A6" w:rsidRPr="006167A6">
            <w:rPr>
              <w:noProof/>
            </w:rPr>
            <w:t>[57]</w:t>
          </w:r>
          <w:r w:rsidR="009868F7">
            <w:fldChar w:fldCharType="end"/>
          </w:r>
        </w:sdtContent>
      </w:sdt>
      <w:sdt>
        <w:sdtPr>
          <w:id w:val="-586692397"/>
          <w:citation/>
        </w:sdtPr>
        <w:sdtEndPr/>
        <w:sdtContent>
          <w:r w:rsidR="009868F7">
            <w:fldChar w:fldCharType="begin"/>
          </w:r>
          <w:r w:rsidR="009868F7">
            <w:instrText xml:space="preserve"> CITATION services2023c \l 1033 </w:instrText>
          </w:r>
          <w:r w:rsidR="009868F7">
            <w:fldChar w:fldCharType="separate"/>
          </w:r>
          <w:r w:rsidR="006167A6">
            <w:rPr>
              <w:noProof/>
            </w:rPr>
            <w:t xml:space="preserve"> </w:t>
          </w:r>
          <w:r w:rsidR="006167A6" w:rsidRPr="006167A6">
            <w:rPr>
              <w:noProof/>
            </w:rPr>
            <w:t>[68]</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7F1563F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EndPr/>
        <w:sdtContent>
          <w:r w:rsidR="006E26ED">
            <w:fldChar w:fldCharType="begin"/>
          </w:r>
          <w:r w:rsidR="006E26ED">
            <w:instrText xml:space="preserve"> CITATION a2023g \l 1033 </w:instrText>
          </w:r>
          <w:r w:rsidR="006E26ED">
            <w:fldChar w:fldCharType="separate"/>
          </w:r>
          <w:r w:rsidR="006167A6">
            <w:rPr>
              <w:noProof/>
            </w:rPr>
            <w:t xml:space="preserve"> </w:t>
          </w:r>
          <w:r w:rsidR="006167A6" w:rsidRPr="006167A6">
            <w:rPr>
              <w:noProof/>
            </w:rPr>
            <w:t>[54]</w:t>
          </w:r>
          <w:r w:rsidR="006E26ED">
            <w:fldChar w:fldCharType="end"/>
          </w:r>
        </w:sdtContent>
      </w:sdt>
      <w:sdt>
        <w:sdtPr>
          <w:id w:val="-286116313"/>
          <w:citation/>
        </w:sdtPr>
        <w:sdtEndPr/>
        <w:sdtContent>
          <w:r w:rsidR="006E26ED">
            <w:fldChar w:fldCharType="begin"/>
          </w:r>
          <w:r w:rsidR="006E26ED">
            <w:instrText xml:space="preserve"> CITATION a2023h \l 1033 </w:instrText>
          </w:r>
          <w:r w:rsidR="006E26ED">
            <w:fldChar w:fldCharType="separate"/>
          </w:r>
          <w:r w:rsidR="006167A6">
            <w:rPr>
              <w:noProof/>
            </w:rPr>
            <w:t xml:space="preserve"> </w:t>
          </w:r>
          <w:r w:rsidR="006167A6" w:rsidRPr="006167A6">
            <w:rPr>
              <w:noProof/>
            </w:rPr>
            <w:t>[72]</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1766F934"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EndPr/>
        <w:sdtContent>
          <w:r w:rsidR="00455CFD">
            <w:fldChar w:fldCharType="begin"/>
          </w:r>
          <w:r w:rsidR="00455CFD">
            <w:instrText xml:space="preserve"> CITATION a2023f \l 1033 </w:instrText>
          </w:r>
          <w:r w:rsidR="00455CFD">
            <w:fldChar w:fldCharType="separate"/>
          </w:r>
          <w:r w:rsidR="006167A6">
            <w:rPr>
              <w:noProof/>
            </w:rPr>
            <w:t xml:space="preserve"> </w:t>
          </w:r>
          <w:r w:rsidR="006167A6" w:rsidRPr="006167A6">
            <w:rPr>
              <w:noProof/>
            </w:rPr>
            <w:t>[73]</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Containers: The Foundation of Scalable Deployments</w:t>
      </w:r>
    </w:p>
    <w:p w14:paraId="15E2BCAF" w14:textId="69A24105"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EndPr/>
        <w:sdtContent>
          <w:r w:rsidR="00DA405E">
            <w:fldChar w:fldCharType="begin"/>
          </w:r>
          <w:r w:rsidR="00DA405E">
            <w:instrText xml:space="preserve"> CITATION a2023i \l 1033 </w:instrText>
          </w:r>
          <w:r w:rsidR="00DA405E">
            <w:fldChar w:fldCharType="separate"/>
          </w:r>
          <w:r w:rsidR="006167A6">
            <w:rPr>
              <w:noProof/>
            </w:rPr>
            <w:t xml:space="preserve"> </w:t>
          </w:r>
          <w:r w:rsidR="006167A6" w:rsidRPr="006167A6">
            <w:rPr>
              <w:noProof/>
            </w:rPr>
            <w:t>[78]</w:t>
          </w:r>
          <w:r w:rsidR="00DA405E">
            <w:fldChar w:fldCharType="end"/>
          </w:r>
        </w:sdtContent>
      </w:sdt>
      <w:sdt>
        <w:sdtPr>
          <w:id w:val="1762874439"/>
          <w:citation/>
        </w:sdtPr>
        <w:sdtEndPr/>
        <w:sdtContent>
          <w:r w:rsidR="00DA405E">
            <w:fldChar w:fldCharType="begin"/>
          </w:r>
          <w:r w:rsidR="00DA405E">
            <w:instrText xml:space="preserve"> CITATION a2023j \l 1033 </w:instrText>
          </w:r>
          <w:r w:rsidR="00DA405E">
            <w:fldChar w:fldCharType="separate"/>
          </w:r>
          <w:r w:rsidR="006167A6">
            <w:rPr>
              <w:noProof/>
            </w:rPr>
            <w:t xml:space="preserve"> </w:t>
          </w:r>
          <w:r w:rsidR="006167A6" w:rsidRPr="006167A6">
            <w:rPr>
              <w:noProof/>
            </w:rPr>
            <w:t>[80]</w:t>
          </w:r>
          <w:r w:rsidR="00DA405E">
            <w:fldChar w:fldCharType="end"/>
          </w:r>
        </w:sdtContent>
      </w:sdt>
      <w:sdt>
        <w:sdtPr>
          <w:id w:val="-1412149080"/>
          <w:citation/>
        </w:sdtPr>
        <w:sdtEndPr/>
        <w:sdtContent>
          <w:r w:rsidR="00DA405E">
            <w:fldChar w:fldCharType="begin"/>
          </w:r>
          <w:r w:rsidR="00DA405E">
            <w:instrText xml:space="preserve"> CITATION a2023k \l 1033 </w:instrText>
          </w:r>
          <w:r w:rsidR="00DA405E">
            <w:fldChar w:fldCharType="separate"/>
          </w:r>
          <w:r w:rsidR="006167A6">
            <w:rPr>
              <w:noProof/>
            </w:rPr>
            <w:t xml:space="preserve"> </w:t>
          </w:r>
          <w:r w:rsidR="006167A6" w:rsidRPr="006167A6">
            <w:rPr>
              <w:noProof/>
            </w:rPr>
            <w:t>[82]</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7BE5C62E"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EndPr/>
        <w:sdtContent>
          <w:r w:rsidR="00295F1D">
            <w:fldChar w:fldCharType="begin"/>
          </w:r>
          <w:r w:rsidR="00295F1D">
            <w:instrText xml:space="preserve"> CITATION a2023l \l 1033 </w:instrText>
          </w:r>
          <w:r w:rsidR="00295F1D">
            <w:fldChar w:fldCharType="separate"/>
          </w:r>
          <w:r w:rsidR="006167A6">
            <w:rPr>
              <w:noProof/>
            </w:rPr>
            <w:t xml:space="preserve"> </w:t>
          </w:r>
          <w:r w:rsidR="006167A6" w:rsidRPr="006167A6">
            <w:rPr>
              <w:noProof/>
            </w:rPr>
            <w:t>[83]</w:t>
          </w:r>
          <w:r w:rsidR="00295F1D">
            <w:fldChar w:fldCharType="end"/>
          </w:r>
        </w:sdtContent>
      </w:sdt>
      <w:r w:rsidR="00295F1D">
        <w:t xml:space="preserve"> </w:t>
      </w:r>
      <w:sdt>
        <w:sdtPr>
          <w:id w:val="140473976"/>
          <w:citation/>
        </w:sdtPr>
        <w:sdtEndPr/>
        <w:sdtContent>
          <w:r w:rsidR="00295F1D">
            <w:fldChar w:fldCharType="begin"/>
          </w:r>
          <w:r w:rsidR="00295F1D">
            <w:instrText xml:space="preserve"> CITATION a2023m \l 1033 </w:instrText>
          </w:r>
          <w:r w:rsidR="00295F1D">
            <w:fldChar w:fldCharType="separate"/>
          </w:r>
          <w:r w:rsidR="006167A6" w:rsidRPr="006167A6">
            <w:rPr>
              <w:noProof/>
            </w:rPr>
            <w:t>[84]</w:t>
          </w:r>
          <w:r w:rsidR="00295F1D">
            <w:fldChar w:fldCharType="end"/>
          </w:r>
        </w:sdtContent>
      </w:sdt>
      <w:r w:rsidRPr="00506522">
        <w:t>.</w:t>
      </w: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Serverless Computing with AWS Fargate</w:t>
      </w:r>
    </w:p>
    <w:p w14:paraId="3E1A6D33" w14:textId="3462763E" w:rsidR="00506522" w:rsidRPr="00506522" w:rsidRDefault="00506522" w:rsidP="00555FFB">
      <w:pPr>
        <w:pStyle w:val="NormalBPBHEB"/>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sdt>
        <w:sdtPr>
          <w:id w:val="-1601171488"/>
          <w:citation/>
        </w:sdtPr>
        <w:sdtEndPr/>
        <w:sdtContent>
          <w:r w:rsidR="00295F1D">
            <w:fldChar w:fldCharType="begin"/>
          </w:r>
          <w:r w:rsidR="00295F1D">
            <w:instrText xml:space="preserve"> CITATION a2023n \l 1033 </w:instrText>
          </w:r>
          <w:r w:rsidR="00295F1D">
            <w:fldChar w:fldCharType="separate"/>
          </w:r>
          <w:r w:rsidR="006167A6">
            <w:rPr>
              <w:noProof/>
            </w:rPr>
            <w:t xml:space="preserve"> </w:t>
          </w:r>
          <w:r w:rsidR="006167A6" w:rsidRPr="006167A6">
            <w:rPr>
              <w:noProof/>
            </w:rPr>
            <w:t>[90]</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53A183E7"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EndPr/>
        <w:sdtContent>
          <w:r w:rsidR="001A1DC9">
            <w:fldChar w:fldCharType="begin"/>
          </w:r>
          <w:r w:rsidR="001A1DC9">
            <w:instrText xml:space="preserve"> CITATION unknown2023m \l 1033 </w:instrText>
          </w:r>
          <w:r w:rsidR="001A1DC9">
            <w:fldChar w:fldCharType="separate"/>
          </w:r>
          <w:r w:rsidR="006167A6">
            <w:rPr>
              <w:noProof/>
            </w:rPr>
            <w:t xml:space="preserve"> </w:t>
          </w:r>
          <w:r w:rsidR="006167A6" w:rsidRPr="006167A6">
            <w:rPr>
              <w:noProof/>
            </w:rPr>
            <w:t>[77]</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RoboMaker: </w:t>
      </w:r>
    </w:p>
    <w:p w14:paraId="40B3F709" w14:textId="0F407A0F"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xml:space="preserve">, a service designed for building, testing, and deploying intelligent robotic applications at </w:t>
      </w:r>
      <w:r w:rsidR="00B70C59" w:rsidRPr="00506522">
        <w:t>a scale</w:t>
      </w:r>
      <w:r w:rsidRPr="00506522">
        <w:t>. RoboMaker simplifies the complex process of developing robotic systems, offering a comprehensive set of tools for simulation, development, and fleet management</w:t>
      </w:r>
      <w:sdt>
        <w:sdtPr>
          <w:id w:val="-1275705512"/>
          <w:citation/>
        </w:sdtPr>
        <w:sdtEndPr/>
        <w:sdtContent>
          <w:r w:rsidR="004A4D20">
            <w:fldChar w:fldCharType="begin"/>
          </w:r>
          <w:r w:rsidR="00B42D8F">
            <w:instrText xml:space="preserve">CITATION unknown2023n \l 1033 </w:instrText>
          </w:r>
          <w:r w:rsidR="004A4D20">
            <w:fldChar w:fldCharType="separate"/>
          </w:r>
          <w:r w:rsidR="006167A6">
            <w:rPr>
              <w:noProof/>
            </w:rPr>
            <w:t xml:space="preserve"> </w:t>
          </w:r>
          <w:r w:rsidR="006167A6" w:rsidRPr="006167A6">
            <w:rPr>
              <w:noProof/>
            </w:rPr>
            <w:t>[86]</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19C2E8EB"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sdt>
        <w:sdtPr>
          <w:id w:val="2139841816"/>
          <w:citation/>
        </w:sdtPr>
        <w:sdtEndPr/>
        <w:sdtContent>
          <w:r w:rsidR="009E6846">
            <w:fldChar w:fldCharType="begin"/>
          </w:r>
          <w:r w:rsidR="009E6846">
            <w:instrText xml:space="preserve"> CITATION unknown2023o \l 1033 </w:instrText>
          </w:r>
          <w:r w:rsidR="009E6846">
            <w:fldChar w:fldCharType="separate"/>
          </w:r>
          <w:r w:rsidR="006167A6">
            <w:rPr>
              <w:noProof/>
            </w:rPr>
            <w:t xml:space="preserve"> </w:t>
          </w:r>
          <w:r w:rsidR="006167A6" w:rsidRPr="006167A6">
            <w:rPr>
              <w:noProof/>
            </w:rPr>
            <w:t>[87]</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656F8305"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02025261"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2E1EF482"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7496EB94" w14:textId="77777777" w:rsidR="00EE71D3" w:rsidRPr="00EE71D3" w:rsidRDefault="00EE71D3" w:rsidP="00EE71D3">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09CC4452" w14:textId="7392471D" w:rsidR="00F62AFD" w:rsidRDefault="00EE71D3" w:rsidP="00CD3D3F">
      <w:pPr>
        <w:pStyle w:val="NormalBPBHEB"/>
      </w:pPr>
      <w:r w:rsidRPr="00EE71D3">
        <w: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EndPr/>
          <w:sdtContent>
            <w:p w14:paraId="331CB07C" w14:textId="77777777" w:rsidR="006167A6"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6167A6" w14:paraId="70BC7DF4" w14:textId="77777777">
                <w:trPr>
                  <w:divId w:val="985282607"/>
                  <w:tblCellSpacing w:w="15" w:type="dxa"/>
                </w:trPr>
                <w:tc>
                  <w:tcPr>
                    <w:tcW w:w="50" w:type="pct"/>
                    <w:hideMark/>
                  </w:tcPr>
                  <w:p w14:paraId="09C969DA" w14:textId="13976C26" w:rsidR="006167A6" w:rsidRDefault="006167A6">
                    <w:pPr>
                      <w:pStyle w:val="Bibliography"/>
                      <w:rPr>
                        <w:noProof/>
                        <w:sz w:val="24"/>
                        <w:szCs w:val="24"/>
                      </w:rPr>
                    </w:pPr>
                    <w:r>
                      <w:rPr>
                        <w:noProof/>
                      </w:rPr>
                      <w:t xml:space="preserve">[1] </w:t>
                    </w:r>
                  </w:p>
                </w:tc>
                <w:tc>
                  <w:tcPr>
                    <w:tcW w:w="0" w:type="auto"/>
                    <w:hideMark/>
                  </w:tcPr>
                  <w:p w14:paraId="0EEE8DA4" w14:textId="77777777" w:rsidR="006167A6" w:rsidRDefault="006167A6">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6167A6" w14:paraId="251DA5F0" w14:textId="77777777">
                <w:trPr>
                  <w:divId w:val="985282607"/>
                  <w:tblCellSpacing w:w="15" w:type="dxa"/>
                </w:trPr>
                <w:tc>
                  <w:tcPr>
                    <w:tcW w:w="50" w:type="pct"/>
                    <w:hideMark/>
                  </w:tcPr>
                  <w:p w14:paraId="0A38EE62" w14:textId="77777777" w:rsidR="006167A6" w:rsidRDefault="006167A6">
                    <w:pPr>
                      <w:pStyle w:val="Bibliography"/>
                      <w:rPr>
                        <w:noProof/>
                      </w:rPr>
                    </w:pPr>
                    <w:r>
                      <w:rPr>
                        <w:noProof/>
                      </w:rPr>
                      <w:t xml:space="preserve">[2] </w:t>
                    </w:r>
                  </w:p>
                </w:tc>
                <w:tc>
                  <w:tcPr>
                    <w:tcW w:w="0" w:type="auto"/>
                    <w:hideMark/>
                  </w:tcPr>
                  <w:p w14:paraId="451DD914" w14:textId="77777777" w:rsidR="006167A6" w:rsidRDefault="006167A6">
                    <w:pPr>
                      <w:pStyle w:val="Bibliography"/>
                      <w:rPr>
                        <w:noProof/>
                      </w:rPr>
                    </w:pPr>
                    <w:r>
                      <w:rPr>
                        <w:noProof/>
                      </w:rPr>
                      <w:t>AWS, "Amazon CodeCatalyst Overview," 2023. [Online]. Available: https://aws.amazon.com/code/catalyst/.</w:t>
                    </w:r>
                  </w:p>
                </w:tc>
              </w:tr>
              <w:tr w:rsidR="006167A6" w14:paraId="1C899407" w14:textId="77777777">
                <w:trPr>
                  <w:divId w:val="985282607"/>
                  <w:tblCellSpacing w:w="15" w:type="dxa"/>
                </w:trPr>
                <w:tc>
                  <w:tcPr>
                    <w:tcW w:w="50" w:type="pct"/>
                    <w:hideMark/>
                  </w:tcPr>
                  <w:p w14:paraId="7D73C193" w14:textId="77777777" w:rsidR="006167A6" w:rsidRDefault="006167A6">
                    <w:pPr>
                      <w:pStyle w:val="Bibliography"/>
                      <w:rPr>
                        <w:noProof/>
                      </w:rPr>
                    </w:pPr>
                    <w:r>
                      <w:rPr>
                        <w:noProof/>
                      </w:rPr>
                      <w:t xml:space="preserve">[3] </w:t>
                    </w:r>
                  </w:p>
                </w:tc>
                <w:tc>
                  <w:tcPr>
                    <w:tcW w:w="0" w:type="auto"/>
                    <w:hideMark/>
                  </w:tcPr>
                  <w:p w14:paraId="5CD618FD" w14:textId="77777777" w:rsidR="006167A6" w:rsidRDefault="006167A6">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6167A6" w14:paraId="7960280B" w14:textId="77777777">
                <w:trPr>
                  <w:divId w:val="985282607"/>
                  <w:tblCellSpacing w:w="15" w:type="dxa"/>
                </w:trPr>
                <w:tc>
                  <w:tcPr>
                    <w:tcW w:w="50" w:type="pct"/>
                    <w:hideMark/>
                  </w:tcPr>
                  <w:p w14:paraId="65009C85" w14:textId="77777777" w:rsidR="006167A6" w:rsidRDefault="006167A6">
                    <w:pPr>
                      <w:pStyle w:val="Bibliography"/>
                      <w:rPr>
                        <w:noProof/>
                      </w:rPr>
                    </w:pPr>
                    <w:r>
                      <w:rPr>
                        <w:noProof/>
                      </w:rPr>
                      <w:t xml:space="preserve">[4] </w:t>
                    </w:r>
                  </w:p>
                </w:tc>
                <w:tc>
                  <w:tcPr>
                    <w:tcW w:w="0" w:type="auto"/>
                    <w:hideMark/>
                  </w:tcPr>
                  <w:p w14:paraId="63817B32" w14:textId="77777777" w:rsidR="006167A6" w:rsidRDefault="006167A6">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6167A6" w14:paraId="3AD22FFC" w14:textId="77777777">
                <w:trPr>
                  <w:divId w:val="985282607"/>
                  <w:tblCellSpacing w:w="15" w:type="dxa"/>
                </w:trPr>
                <w:tc>
                  <w:tcPr>
                    <w:tcW w:w="50" w:type="pct"/>
                    <w:hideMark/>
                  </w:tcPr>
                  <w:p w14:paraId="78ED2A00" w14:textId="77777777" w:rsidR="006167A6" w:rsidRDefault="006167A6">
                    <w:pPr>
                      <w:pStyle w:val="Bibliography"/>
                      <w:rPr>
                        <w:noProof/>
                      </w:rPr>
                    </w:pPr>
                    <w:r>
                      <w:rPr>
                        <w:noProof/>
                      </w:rPr>
                      <w:t xml:space="preserve">[5] </w:t>
                    </w:r>
                  </w:p>
                </w:tc>
                <w:tc>
                  <w:tcPr>
                    <w:tcW w:w="0" w:type="auto"/>
                    <w:hideMark/>
                  </w:tcPr>
                  <w:p w14:paraId="3D713384" w14:textId="77777777" w:rsidR="006167A6" w:rsidRDefault="006167A6">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6167A6" w14:paraId="0C15B309" w14:textId="77777777">
                <w:trPr>
                  <w:divId w:val="985282607"/>
                  <w:tblCellSpacing w:w="15" w:type="dxa"/>
                </w:trPr>
                <w:tc>
                  <w:tcPr>
                    <w:tcW w:w="50" w:type="pct"/>
                    <w:hideMark/>
                  </w:tcPr>
                  <w:p w14:paraId="2C87B901" w14:textId="77777777" w:rsidR="006167A6" w:rsidRDefault="006167A6">
                    <w:pPr>
                      <w:pStyle w:val="Bibliography"/>
                      <w:rPr>
                        <w:noProof/>
                      </w:rPr>
                    </w:pPr>
                    <w:r>
                      <w:rPr>
                        <w:noProof/>
                      </w:rPr>
                      <w:t xml:space="preserve">[6] </w:t>
                    </w:r>
                  </w:p>
                </w:tc>
                <w:tc>
                  <w:tcPr>
                    <w:tcW w:w="0" w:type="auto"/>
                    <w:hideMark/>
                  </w:tcPr>
                  <w:p w14:paraId="6DD128C3" w14:textId="77777777" w:rsidR="006167A6" w:rsidRDefault="006167A6">
                    <w:pPr>
                      <w:pStyle w:val="Bibliography"/>
                      <w:rPr>
                        <w:noProof/>
                      </w:rPr>
                    </w:pPr>
                    <w:r>
                      <w:rPr>
                        <w:noProof/>
                      </w:rPr>
                      <w:t xml:space="preserve">AWS, "Best Practices for Automated Code Reviews with Machine Learning," 2022. [Online]. </w:t>
                    </w:r>
                  </w:p>
                </w:tc>
              </w:tr>
              <w:tr w:rsidR="006167A6" w14:paraId="48BD02E6" w14:textId="77777777">
                <w:trPr>
                  <w:divId w:val="985282607"/>
                  <w:tblCellSpacing w:w="15" w:type="dxa"/>
                </w:trPr>
                <w:tc>
                  <w:tcPr>
                    <w:tcW w:w="50" w:type="pct"/>
                    <w:hideMark/>
                  </w:tcPr>
                  <w:p w14:paraId="37820CDA" w14:textId="77777777" w:rsidR="006167A6" w:rsidRDefault="006167A6">
                    <w:pPr>
                      <w:pStyle w:val="Bibliography"/>
                      <w:rPr>
                        <w:noProof/>
                      </w:rPr>
                    </w:pPr>
                    <w:r>
                      <w:rPr>
                        <w:noProof/>
                      </w:rPr>
                      <w:t xml:space="preserve">[7] </w:t>
                    </w:r>
                  </w:p>
                </w:tc>
                <w:tc>
                  <w:tcPr>
                    <w:tcW w:w="0" w:type="auto"/>
                    <w:hideMark/>
                  </w:tcPr>
                  <w:p w14:paraId="1333E3F6" w14:textId="77777777" w:rsidR="006167A6" w:rsidRDefault="006167A6">
                    <w:pPr>
                      <w:pStyle w:val="Bibliography"/>
                      <w:rPr>
                        <w:noProof/>
                      </w:rPr>
                    </w:pPr>
                    <w:r>
                      <w:rPr>
                        <w:noProof/>
                      </w:rPr>
                      <w:t xml:space="preserve">AWS, </w:t>
                    </w:r>
                    <w:r>
                      <w:rPr>
                        <w:i/>
                        <w:iCs/>
                        <w:noProof/>
                      </w:rPr>
                      <w:t xml:space="preserve">Amazon CodeGuru, </w:t>
                    </w:r>
                    <w:r>
                      <w:rPr>
                        <w:noProof/>
                      </w:rPr>
                      <w:t xml:space="preserve">2023. </w:t>
                    </w:r>
                  </w:p>
                </w:tc>
              </w:tr>
              <w:tr w:rsidR="006167A6" w14:paraId="2D5A7570" w14:textId="77777777">
                <w:trPr>
                  <w:divId w:val="985282607"/>
                  <w:tblCellSpacing w:w="15" w:type="dxa"/>
                </w:trPr>
                <w:tc>
                  <w:tcPr>
                    <w:tcW w:w="50" w:type="pct"/>
                    <w:hideMark/>
                  </w:tcPr>
                  <w:p w14:paraId="162503AE" w14:textId="77777777" w:rsidR="006167A6" w:rsidRDefault="006167A6">
                    <w:pPr>
                      <w:pStyle w:val="Bibliography"/>
                      <w:rPr>
                        <w:noProof/>
                      </w:rPr>
                    </w:pPr>
                    <w:r>
                      <w:rPr>
                        <w:noProof/>
                      </w:rPr>
                      <w:t xml:space="preserve">[8] </w:t>
                    </w:r>
                  </w:p>
                </w:tc>
                <w:tc>
                  <w:tcPr>
                    <w:tcW w:w="0" w:type="auto"/>
                    <w:hideMark/>
                  </w:tcPr>
                  <w:p w14:paraId="250AE0B0" w14:textId="77777777" w:rsidR="006167A6" w:rsidRDefault="006167A6">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6167A6" w14:paraId="5486C226" w14:textId="77777777">
                <w:trPr>
                  <w:divId w:val="985282607"/>
                  <w:tblCellSpacing w:w="15" w:type="dxa"/>
                </w:trPr>
                <w:tc>
                  <w:tcPr>
                    <w:tcW w:w="50" w:type="pct"/>
                    <w:hideMark/>
                  </w:tcPr>
                  <w:p w14:paraId="025817B1" w14:textId="77777777" w:rsidR="006167A6" w:rsidRDefault="006167A6">
                    <w:pPr>
                      <w:pStyle w:val="Bibliography"/>
                      <w:rPr>
                        <w:noProof/>
                      </w:rPr>
                    </w:pPr>
                    <w:r>
                      <w:rPr>
                        <w:noProof/>
                      </w:rPr>
                      <w:t xml:space="preserve">[9] </w:t>
                    </w:r>
                  </w:p>
                </w:tc>
                <w:tc>
                  <w:tcPr>
                    <w:tcW w:w="0" w:type="auto"/>
                    <w:hideMark/>
                  </w:tcPr>
                  <w:p w14:paraId="08919827" w14:textId="77777777" w:rsidR="006167A6" w:rsidRDefault="006167A6">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6167A6" w14:paraId="3157CD04" w14:textId="77777777">
                <w:trPr>
                  <w:divId w:val="985282607"/>
                  <w:tblCellSpacing w:w="15" w:type="dxa"/>
                </w:trPr>
                <w:tc>
                  <w:tcPr>
                    <w:tcW w:w="50" w:type="pct"/>
                    <w:hideMark/>
                  </w:tcPr>
                  <w:p w14:paraId="50D2FC31" w14:textId="77777777" w:rsidR="006167A6" w:rsidRDefault="006167A6">
                    <w:pPr>
                      <w:pStyle w:val="Bibliography"/>
                      <w:rPr>
                        <w:noProof/>
                      </w:rPr>
                    </w:pPr>
                    <w:r>
                      <w:rPr>
                        <w:noProof/>
                      </w:rPr>
                      <w:t xml:space="preserve">[10] </w:t>
                    </w:r>
                  </w:p>
                </w:tc>
                <w:tc>
                  <w:tcPr>
                    <w:tcW w:w="0" w:type="auto"/>
                    <w:hideMark/>
                  </w:tcPr>
                  <w:p w14:paraId="4921D0E5" w14:textId="77777777" w:rsidR="006167A6" w:rsidRDefault="006167A6">
                    <w:pPr>
                      <w:pStyle w:val="Bibliography"/>
                      <w:rPr>
                        <w:noProof/>
                      </w:rPr>
                    </w:pPr>
                    <w:r>
                      <w:rPr>
                        <w:noProof/>
                      </w:rPr>
                      <w:t>AWS, "Amazon Corretto - Developer Guide," 2023. [Online]. Available: https://aws.amazon.com/corretto/.</w:t>
                    </w:r>
                  </w:p>
                </w:tc>
              </w:tr>
              <w:tr w:rsidR="006167A6" w14:paraId="7625536B" w14:textId="77777777">
                <w:trPr>
                  <w:divId w:val="985282607"/>
                  <w:tblCellSpacing w:w="15" w:type="dxa"/>
                </w:trPr>
                <w:tc>
                  <w:tcPr>
                    <w:tcW w:w="50" w:type="pct"/>
                    <w:hideMark/>
                  </w:tcPr>
                  <w:p w14:paraId="1060D48B" w14:textId="77777777" w:rsidR="006167A6" w:rsidRDefault="006167A6">
                    <w:pPr>
                      <w:pStyle w:val="Bibliography"/>
                      <w:rPr>
                        <w:noProof/>
                      </w:rPr>
                    </w:pPr>
                    <w:r>
                      <w:rPr>
                        <w:noProof/>
                      </w:rPr>
                      <w:t xml:space="preserve">[11] </w:t>
                    </w:r>
                  </w:p>
                </w:tc>
                <w:tc>
                  <w:tcPr>
                    <w:tcW w:w="0" w:type="auto"/>
                    <w:hideMark/>
                  </w:tcPr>
                  <w:p w14:paraId="6DC693E9" w14:textId="77777777" w:rsidR="006167A6" w:rsidRDefault="006167A6">
                    <w:pPr>
                      <w:pStyle w:val="Bibliography"/>
                      <w:rPr>
                        <w:noProof/>
                      </w:rPr>
                    </w:pPr>
                    <w:r>
                      <w:rPr>
                        <w:noProof/>
                      </w:rPr>
                      <w:t xml:space="preserve">A. S. Tanenbaum and M. V. Steen, Distributed Systems: Principles and Paradigms, Pearson Education, 2014. </w:t>
                    </w:r>
                  </w:p>
                </w:tc>
              </w:tr>
              <w:tr w:rsidR="006167A6" w14:paraId="33F9D0F8" w14:textId="77777777">
                <w:trPr>
                  <w:divId w:val="985282607"/>
                  <w:tblCellSpacing w:w="15" w:type="dxa"/>
                </w:trPr>
                <w:tc>
                  <w:tcPr>
                    <w:tcW w:w="50" w:type="pct"/>
                    <w:hideMark/>
                  </w:tcPr>
                  <w:p w14:paraId="10FE20CB" w14:textId="77777777" w:rsidR="006167A6" w:rsidRDefault="006167A6">
                    <w:pPr>
                      <w:pStyle w:val="Bibliography"/>
                      <w:rPr>
                        <w:noProof/>
                      </w:rPr>
                    </w:pPr>
                    <w:r>
                      <w:rPr>
                        <w:noProof/>
                      </w:rPr>
                      <w:t xml:space="preserve">[12] </w:t>
                    </w:r>
                  </w:p>
                </w:tc>
                <w:tc>
                  <w:tcPr>
                    <w:tcW w:w="0" w:type="auto"/>
                    <w:hideMark/>
                  </w:tcPr>
                  <w:p w14:paraId="003CB509" w14:textId="77777777" w:rsidR="006167A6" w:rsidRDefault="006167A6">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6167A6" w14:paraId="1B31D839" w14:textId="77777777">
                <w:trPr>
                  <w:divId w:val="985282607"/>
                  <w:tblCellSpacing w:w="15" w:type="dxa"/>
                </w:trPr>
                <w:tc>
                  <w:tcPr>
                    <w:tcW w:w="50" w:type="pct"/>
                    <w:hideMark/>
                  </w:tcPr>
                  <w:p w14:paraId="11D28481" w14:textId="77777777" w:rsidR="006167A6" w:rsidRDefault="006167A6">
                    <w:pPr>
                      <w:pStyle w:val="Bibliography"/>
                      <w:rPr>
                        <w:noProof/>
                      </w:rPr>
                    </w:pPr>
                    <w:r>
                      <w:rPr>
                        <w:noProof/>
                      </w:rPr>
                      <w:t xml:space="preserve">[13] </w:t>
                    </w:r>
                  </w:p>
                </w:tc>
                <w:tc>
                  <w:tcPr>
                    <w:tcW w:w="0" w:type="auto"/>
                    <w:hideMark/>
                  </w:tcPr>
                  <w:p w14:paraId="5431F286" w14:textId="77777777" w:rsidR="006167A6" w:rsidRDefault="006167A6">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6167A6" w14:paraId="73BC1D62" w14:textId="77777777">
                <w:trPr>
                  <w:divId w:val="985282607"/>
                  <w:tblCellSpacing w:w="15" w:type="dxa"/>
                </w:trPr>
                <w:tc>
                  <w:tcPr>
                    <w:tcW w:w="50" w:type="pct"/>
                    <w:hideMark/>
                  </w:tcPr>
                  <w:p w14:paraId="6240B881" w14:textId="77777777" w:rsidR="006167A6" w:rsidRDefault="006167A6">
                    <w:pPr>
                      <w:pStyle w:val="Bibliography"/>
                      <w:rPr>
                        <w:noProof/>
                      </w:rPr>
                    </w:pPr>
                    <w:r>
                      <w:rPr>
                        <w:noProof/>
                      </w:rPr>
                      <w:t xml:space="preserve">[14] </w:t>
                    </w:r>
                  </w:p>
                </w:tc>
                <w:tc>
                  <w:tcPr>
                    <w:tcW w:w="0" w:type="auto"/>
                    <w:hideMark/>
                  </w:tcPr>
                  <w:p w14:paraId="67F316BC" w14:textId="77777777" w:rsidR="006167A6" w:rsidRDefault="006167A6">
                    <w:pPr>
                      <w:pStyle w:val="Bibliography"/>
                      <w:rPr>
                        <w:noProof/>
                      </w:rPr>
                    </w:pPr>
                    <w:r>
                      <w:rPr>
                        <w:noProof/>
                      </w:rPr>
                      <w:t>AWS, "AWS Cloud Control API - User Guide," 2023. [Online]. Available: https://docs.aws.amazon.com/cloudcontrolapi/latest/userguide/what-is-cloudcontrolapi.html.</w:t>
                    </w:r>
                  </w:p>
                </w:tc>
              </w:tr>
              <w:tr w:rsidR="006167A6" w14:paraId="60661C7C" w14:textId="77777777">
                <w:trPr>
                  <w:divId w:val="985282607"/>
                  <w:tblCellSpacing w:w="15" w:type="dxa"/>
                </w:trPr>
                <w:tc>
                  <w:tcPr>
                    <w:tcW w:w="50" w:type="pct"/>
                    <w:hideMark/>
                  </w:tcPr>
                  <w:p w14:paraId="12C038CF" w14:textId="77777777" w:rsidR="006167A6" w:rsidRDefault="006167A6">
                    <w:pPr>
                      <w:pStyle w:val="Bibliography"/>
                      <w:rPr>
                        <w:noProof/>
                      </w:rPr>
                    </w:pPr>
                    <w:r>
                      <w:rPr>
                        <w:noProof/>
                      </w:rPr>
                      <w:t xml:space="preserve">[15] </w:t>
                    </w:r>
                  </w:p>
                </w:tc>
                <w:tc>
                  <w:tcPr>
                    <w:tcW w:w="0" w:type="auto"/>
                    <w:hideMark/>
                  </w:tcPr>
                  <w:p w14:paraId="73500894" w14:textId="77777777" w:rsidR="006167A6" w:rsidRDefault="006167A6">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6167A6" w14:paraId="30397EDE" w14:textId="77777777">
                <w:trPr>
                  <w:divId w:val="985282607"/>
                  <w:tblCellSpacing w:w="15" w:type="dxa"/>
                </w:trPr>
                <w:tc>
                  <w:tcPr>
                    <w:tcW w:w="50" w:type="pct"/>
                    <w:hideMark/>
                  </w:tcPr>
                  <w:p w14:paraId="485FB1AA" w14:textId="77777777" w:rsidR="006167A6" w:rsidRDefault="006167A6">
                    <w:pPr>
                      <w:pStyle w:val="Bibliography"/>
                      <w:rPr>
                        <w:noProof/>
                      </w:rPr>
                    </w:pPr>
                    <w:r>
                      <w:rPr>
                        <w:noProof/>
                      </w:rPr>
                      <w:t xml:space="preserve">[16] </w:t>
                    </w:r>
                  </w:p>
                </w:tc>
                <w:tc>
                  <w:tcPr>
                    <w:tcW w:w="0" w:type="auto"/>
                    <w:hideMark/>
                  </w:tcPr>
                  <w:p w14:paraId="1A2FA0D3" w14:textId="77777777" w:rsidR="006167A6" w:rsidRDefault="006167A6">
                    <w:pPr>
                      <w:pStyle w:val="Bibliography"/>
                      <w:rPr>
                        <w:noProof/>
                      </w:rPr>
                    </w:pPr>
                    <w:r>
                      <w:rPr>
                        <w:noProof/>
                      </w:rPr>
                      <w:t>AWS, "AWS Cloud9 - User Guide," 2023. [Online]. Available: https://docs.aws.amazon.com/cloud9/latest/user-guide/welcome.html.</w:t>
                    </w:r>
                  </w:p>
                </w:tc>
              </w:tr>
              <w:tr w:rsidR="006167A6" w14:paraId="765680B6" w14:textId="77777777">
                <w:trPr>
                  <w:divId w:val="985282607"/>
                  <w:tblCellSpacing w:w="15" w:type="dxa"/>
                </w:trPr>
                <w:tc>
                  <w:tcPr>
                    <w:tcW w:w="50" w:type="pct"/>
                    <w:hideMark/>
                  </w:tcPr>
                  <w:p w14:paraId="28C4D7AD" w14:textId="77777777" w:rsidR="006167A6" w:rsidRDefault="006167A6">
                    <w:pPr>
                      <w:pStyle w:val="Bibliography"/>
                      <w:rPr>
                        <w:noProof/>
                      </w:rPr>
                    </w:pPr>
                    <w:r>
                      <w:rPr>
                        <w:noProof/>
                      </w:rPr>
                      <w:t xml:space="preserve">[17] </w:t>
                    </w:r>
                  </w:p>
                </w:tc>
                <w:tc>
                  <w:tcPr>
                    <w:tcW w:w="0" w:type="auto"/>
                    <w:hideMark/>
                  </w:tcPr>
                  <w:p w14:paraId="2292D733" w14:textId="77777777" w:rsidR="006167A6" w:rsidRDefault="006167A6">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6167A6" w14:paraId="611977AB" w14:textId="77777777">
                <w:trPr>
                  <w:divId w:val="985282607"/>
                  <w:tblCellSpacing w:w="15" w:type="dxa"/>
                </w:trPr>
                <w:tc>
                  <w:tcPr>
                    <w:tcW w:w="50" w:type="pct"/>
                    <w:hideMark/>
                  </w:tcPr>
                  <w:p w14:paraId="6F94C75E" w14:textId="77777777" w:rsidR="006167A6" w:rsidRDefault="006167A6">
                    <w:pPr>
                      <w:pStyle w:val="Bibliography"/>
                      <w:rPr>
                        <w:noProof/>
                      </w:rPr>
                    </w:pPr>
                    <w:r>
                      <w:rPr>
                        <w:noProof/>
                      </w:rPr>
                      <w:t xml:space="preserve">[18] </w:t>
                    </w:r>
                  </w:p>
                </w:tc>
                <w:tc>
                  <w:tcPr>
                    <w:tcW w:w="0" w:type="auto"/>
                    <w:hideMark/>
                  </w:tcPr>
                  <w:p w14:paraId="39B147BA" w14:textId="77777777" w:rsidR="006167A6" w:rsidRDefault="006167A6">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6167A6" w14:paraId="08FC972F" w14:textId="77777777">
                <w:trPr>
                  <w:divId w:val="985282607"/>
                  <w:tblCellSpacing w:w="15" w:type="dxa"/>
                </w:trPr>
                <w:tc>
                  <w:tcPr>
                    <w:tcW w:w="50" w:type="pct"/>
                    <w:hideMark/>
                  </w:tcPr>
                  <w:p w14:paraId="2910D7CE" w14:textId="77777777" w:rsidR="006167A6" w:rsidRDefault="006167A6">
                    <w:pPr>
                      <w:pStyle w:val="Bibliography"/>
                      <w:rPr>
                        <w:noProof/>
                      </w:rPr>
                    </w:pPr>
                    <w:r>
                      <w:rPr>
                        <w:noProof/>
                      </w:rPr>
                      <w:t xml:space="preserve">[19] </w:t>
                    </w:r>
                  </w:p>
                </w:tc>
                <w:tc>
                  <w:tcPr>
                    <w:tcW w:w="0" w:type="auto"/>
                    <w:hideMark/>
                  </w:tcPr>
                  <w:p w14:paraId="0633B6E8" w14:textId="77777777" w:rsidR="006167A6" w:rsidRDefault="006167A6">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6167A6" w14:paraId="1DABAC3F" w14:textId="77777777">
                <w:trPr>
                  <w:divId w:val="985282607"/>
                  <w:tblCellSpacing w:w="15" w:type="dxa"/>
                </w:trPr>
                <w:tc>
                  <w:tcPr>
                    <w:tcW w:w="50" w:type="pct"/>
                    <w:hideMark/>
                  </w:tcPr>
                  <w:p w14:paraId="5D40A2B1" w14:textId="77777777" w:rsidR="006167A6" w:rsidRDefault="006167A6">
                    <w:pPr>
                      <w:pStyle w:val="Bibliography"/>
                      <w:rPr>
                        <w:noProof/>
                      </w:rPr>
                    </w:pPr>
                    <w:r>
                      <w:rPr>
                        <w:noProof/>
                      </w:rPr>
                      <w:t xml:space="preserve">[20] </w:t>
                    </w:r>
                  </w:p>
                </w:tc>
                <w:tc>
                  <w:tcPr>
                    <w:tcW w:w="0" w:type="auto"/>
                    <w:hideMark/>
                  </w:tcPr>
                  <w:p w14:paraId="13AE381F" w14:textId="77777777" w:rsidR="006167A6" w:rsidRDefault="006167A6">
                    <w:pPr>
                      <w:pStyle w:val="Bibliography"/>
                      <w:rPr>
                        <w:noProof/>
                      </w:rPr>
                    </w:pPr>
                    <w:r>
                      <w:rPr>
                        <w:noProof/>
                      </w:rPr>
                      <w:t>AWS, "AWS CodeArtifact - Developer Guide," 2023. [Online]. Available: https://docs.aws.amazon.com/codeartifact/latest/ug/welcome.html.</w:t>
                    </w:r>
                  </w:p>
                </w:tc>
              </w:tr>
              <w:tr w:rsidR="006167A6" w14:paraId="4E7F8B20" w14:textId="77777777">
                <w:trPr>
                  <w:divId w:val="985282607"/>
                  <w:tblCellSpacing w:w="15" w:type="dxa"/>
                </w:trPr>
                <w:tc>
                  <w:tcPr>
                    <w:tcW w:w="50" w:type="pct"/>
                    <w:hideMark/>
                  </w:tcPr>
                  <w:p w14:paraId="5DFB9C17" w14:textId="77777777" w:rsidR="006167A6" w:rsidRDefault="006167A6">
                    <w:pPr>
                      <w:pStyle w:val="Bibliography"/>
                      <w:rPr>
                        <w:noProof/>
                      </w:rPr>
                    </w:pPr>
                    <w:r>
                      <w:rPr>
                        <w:noProof/>
                      </w:rPr>
                      <w:t xml:space="preserve">[21] </w:t>
                    </w:r>
                  </w:p>
                </w:tc>
                <w:tc>
                  <w:tcPr>
                    <w:tcW w:w="0" w:type="auto"/>
                    <w:hideMark/>
                  </w:tcPr>
                  <w:p w14:paraId="18A008D5" w14:textId="77777777" w:rsidR="006167A6" w:rsidRDefault="006167A6">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6167A6" w14:paraId="2684D170" w14:textId="77777777">
                <w:trPr>
                  <w:divId w:val="985282607"/>
                  <w:tblCellSpacing w:w="15" w:type="dxa"/>
                </w:trPr>
                <w:tc>
                  <w:tcPr>
                    <w:tcW w:w="50" w:type="pct"/>
                    <w:hideMark/>
                  </w:tcPr>
                  <w:p w14:paraId="0E0929DD" w14:textId="77777777" w:rsidR="006167A6" w:rsidRDefault="006167A6">
                    <w:pPr>
                      <w:pStyle w:val="Bibliography"/>
                      <w:rPr>
                        <w:noProof/>
                      </w:rPr>
                    </w:pPr>
                    <w:r>
                      <w:rPr>
                        <w:noProof/>
                      </w:rPr>
                      <w:t xml:space="preserve">[22] </w:t>
                    </w:r>
                  </w:p>
                </w:tc>
                <w:tc>
                  <w:tcPr>
                    <w:tcW w:w="0" w:type="auto"/>
                    <w:hideMark/>
                  </w:tcPr>
                  <w:p w14:paraId="1097B198" w14:textId="77777777" w:rsidR="006167A6" w:rsidRDefault="006167A6">
                    <w:pPr>
                      <w:pStyle w:val="Bibliography"/>
                      <w:rPr>
                        <w:noProof/>
                      </w:rPr>
                    </w:pPr>
                    <w:r>
                      <w:rPr>
                        <w:noProof/>
                      </w:rPr>
                      <w:t>AWS, "AWS CodeBuild - User Guide," 2023. [Online]. Available: https://docs.aws.amazon.com/codebuild/latest/userguide/welcome.html.</w:t>
                    </w:r>
                  </w:p>
                </w:tc>
              </w:tr>
              <w:tr w:rsidR="006167A6" w14:paraId="6F3EEC6F" w14:textId="77777777">
                <w:trPr>
                  <w:divId w:val="985282607"/>
                  <w:tblCellSpacing w:w="15" w:type="dxa"/>
                </w:trPr>
                <w:tc>
                  <w:tcPr>
                    <w:tcW w:w="50" w:type="pct"/>
                    <w:hideMark/>
                  </w:tcPr>
                  <w:p w14:paraId="50637886" w14:textId="77777777" w:rsidR="006167A6" w:rsidRDefault="006167A6">
                    <w:pPr>
                      <w:pStyle w:val="Bibliography"/>
                      <w:rPr>
                        <w:noProof/>
                      </w:rPr>
                    </w:pPr>
                    <w:r>
                      <w:rPr>
                        <w:noProof/>
                      </w:rPr>
                      <w:t xml:space="preserve">[23] </w:t>
                    </w:r>
                  </w:p>
                </w:tc>
                <w:tc>
                  <w:tcPr>
                    <w:tcW w:w="0" w:type="auto"/>
                    <w:hideMark/>
                  </w:tcPr>
                  <w:p w14:paraId="1313876C" w14:textId="77777777" w:rsidR="006167A6" w:rsidRDefault="006167A6">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6167A6" w14:paraId="69119C94" w14:textId="77777777">
                <w:trPr>
                  <w:divId w:val="985282607"/>
                  <w:tblCellSpacing w:w="15" w:type="dxa"/>
                </w:trPr>
                <w:tc>
                  <w:tcPr>
                    <w:tcW w:w="50" w:type="pct"/>
                    <w:hideMark/>
                  </w:tcPr>
                  <w:p w14:paraId="5C0152FC" w14:textId="77777777" w:rsidR="006167A6" w:rsidRDefault="006167A6">
                    <w:pPr>
                      <w:pStyle w:val="Bibliography"/>
                      <w:rPr>
                        <w:noProof/>
                      </w:rPr>
                    </w:pPr>
                    <w:r>
                      <w:rPr>
                        <w:noProof/>
                      </w:rPr>
                      <w:t xml:space="preserve">[24] </w:t>
                    </w:r>
                  </w:p>
                </w:tc>
                <w:tc>
                  <w:tcPr>
                    <w:tcW w:w="0" w:type="auto"/>
                    <w:hideMark/>
                  </w:tcPr>
                  <w:p w14:paraId="39D986B5" w14:textId="77777777" w:rsidR="006167A6" w:rsidRDefault="006167A6">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6167A6" w14:paraId="0BEA33C4" w14:textId="77777777">
                <w:trPr>
                  <w:divId w:val="985282607"/>
                  <w:tblCellSpacing w:w="15" w:type="dxa"/>
                </w:trPr>
                <w:tc>
                  <w:tcPr>
                    <w:tcW w:w="50" w:type="pct"/>
                    <w:hideMark/>
                  </w:tcPr>
                  <w:p w14:paraId="63B0B6E6" w14:textId="77777777" w:rsidR="006167A6" w:rsidRDefault="006167A6">
                    <w:pPr>
                      <w:pStyle w:val="Bibliography"/>
                      <w:rPr>
                        <w:noProof/>
                      </w:rPr>
                    </w:pPr>
                    <w:r>
                      <w:rPr>
                        <w:noProof/>
                      </w:rPr>
                      <w:t xml:space="preserve">[25] </w:t>
                    </w:r>
                  </w:p>
                </w:tc>
                <w:tc>
                  <w:tcPr>
                    <w:tcW w:w="0" w:type="auto"/>
                    <w:hideMark/>
                  </w:tcPr>
                  <w:p w14:paraId="0D658D4B" w14:textId="77777777" w:rsidR="006167A6" w:rsidRDefault="006167A6">
                    <w:pPr>
                      <w:pStyle w:val="Bibliography"/>
                      <w:rPr>
                        <w:noProof/>
                      </w:rPr>
                    </w:pPr>
                    <w:r>
                      <w:rPr>
                        <w:noProof/>
                      </w:rPr>
                      <w:t>AWS, "AWS CodeCommit," 2023. [Online]. Available: https://aws.amazon.com/codecommit/.</w:t>
                    </w:r>
                  </w:p>
                </w:tc>
              </w:tr>
              <w:tr w:rsidR="006167A6" w14:paraId="4BC58F62" w14:textId="77777777">
                <w:trPr>
                  <w:divId w:val="985282607"/>
                  <w:tblCellSpacing w:w="15" w:type="dxa"/>
                </w:trPr>
                <w:tc>
                  <w:tcPr>
                    <w:tcW w:w="50" w:type="pct"/>
                    <w:hideMark/>
                  </w:tcPr>
                  <w:p w14:paraId="32D09E8D" w14:textId="77777777" w:rsidR="006167A6" w:rsidRDefault="006167A6">
                    <w:pPr>
                      <w:pStyle w:val="Bibliography"/>
                      <w:rPr>
                        <w:noProof/>
                      </w:rPr>
                    </w:pPr>
                    <w:r>
                      <w:rPr>
                        <w:noProof/>
                      </w:rPr>
                      <w:t xml:space="preserve">[26] </w:t>
                    </w:r>
                  </w:p>
                </w:tc>
                <w:tc>
                  <w:tcPr>
                    <w:tcW w:w="0" w:type="auto"/>
                    <w:hideMark/>
                  </w:tcPr>
                  <w:p w14:paraId="085F517B" w14:textId="77777777" w:rsidR="006167A6" w:rsidRDefault="006167A6">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6167A6" w14:paraId="1D910003" w14:textId="77777777">
                <w:trPr>
                  <w:divId w:val="985282607"/>
                  <w:tblCellSpacing w:w="15" w:type="dxa"/>
                </w:trPr>
                <w:tc>
                  <w:tcPr>
                    <w:tcW w:w="50" w:type="pct"/>
                    <w:hideMark/>
                  </w:tcPr>
                  <w:p w14:paraId="751A892D" w14:textId="77777777" w:rsidR="006167A6" w:rsidRDefault="006167A6">
                    <w:pPr>
                      <w:pStyle w:val="Bibliography"/>
                      <w:rPr>
                        <w:noProof/>
                      </w:rPr>
                    </w:pPr>
                    <w:r>
                      <w:rPr>
                        <w:noProof/>
                      </w:rPr>
                      <w:t xml:space="preserve">[27] </w:t>
                    </w:r>
                  </w:p>
                </w:tc>
                <w:tc>
                  <w:tcPr>
                    <w:tcW w:w="0" w:type="auto"/>
                    <w:hideMark/>
                  </w:tcPr>
                  <w:p w14:paraId="160D76BD" w14:textId="77777777" w:rsidR="006167A6" w:rsidRDefault="006167A6">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6167A6" w14:paraId="13FA93B7" w14:textId="77777777">
                <w:trPr>
                  <w:divId w:val="985282607"/>
                  <w:tblCellSpacing w:w="15" w:type="dxa"/>
                </w:trPr>
                <w:tc>
                  <w:tcPr>
                    <w:tcW w:w="50" w:type="pct"/>
                    <w:hideMark/>
                  </w:tcPr>
                  <w:p w14:paraId="5EBA3447" w14:textId="77777777" w:rsidR="006167A6" w:rsidRDefault="006167A6">
                    <w:pPr>
                      <w:pStyle w:val="Bibliography"/>
                      <w:rPr>
                        <w:noProof/>
                      </w:rPr>
                    </w:pPr>
                    <w:r>
                      <w:rPr>
                        <w:noProof/>
                      </w:rPr>
                      <w:t xml:space="preserve">[28] </w:t>
                    </w:r>
                  </w:p>
                </w:tc>
                <w:tc>
                  <w:tcPr>
                    <w:tcW w:w="0" w:type="auto"/>
                    <w:hideMark/>
                  </w:tcPr>
                  <w:p w14:paraId="287462AF" w14:textId="77777777" w:rsidR="006167A6" w:rsidRDefault="006167A6">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6167A6" w14:paraId="0CABF920" w14:textId="77777777">
                <w:trPr>
                  <w:divId w:val="985282607"/>
                  <w:tblCellSpacing w:w="15" w:type="dxa"/>
                </w:trPr>
                <w:tc>
                  <w:tcPr>
                    <w:tcW w:w="50" w:type="pct"/>
                    <w:hideMark/>
                  </w:tcPr>
                  <w:p w14:paraId="0F01998B" w14:textId="77777777" w:rsidR="006167A6" w:rsidRDefault="006167A6">
                    <w:pPr>
                      <w:pStyle w:val="Bibliography"/>
                      <w:rPr>
                        <w:noProof/>
                      </w:rPr>
                    </w:pPr>
                    <w:r>
                      <w:rPr>
                        <w:noProof/>
                      </w:rPr>
                      <w:t xml:space="preserve">[29] </w:t>
                    </w:r>
                  </w:p>
                </w:tc>
                <w:tc>
                  <w:tcPr>
                    <w:tcW w:w="0" w:type="auto"/>
                    <w:hideMark/>
                  </w:tcPr>
                  <w:p w14:paraId="4B6C169A" w14:textId="77777777" w:rsidR="006167A6" w:rsidRDefault="006167A6">
                    <w:pPr>
                      <w:pStyle w:val="Bibliography"/>
                      <w:rPr>
                        <w:noProof/>
                      </w:rPr>
                    </w:pPr>
                    <w:r>
                      <w:rPr>
                        <w:noProof/>
                      </w:rPr>
                      <w:t>AWS, "AWS CodeDeploy," 2023. [Online]. Available: https://aws.amazon.com/codedeploy/..</w:t>
                    </w:r>
                  </w:p>
                </w:tc>
              </w:tr>
              <w:tr w:rsidR="006167A6" w14:paraId="7378A29E" w14:textId="77777777">
                <w:trPr>
                  <w:divId w:val="985282607"/>
                  <w:tblCellSpacing w:w="15" w:type="dxa"/>
                </w:trPr>
                <w:tc>
                  <w:tcPr>
                    <w:tcW w:w="50" w:type="pct"/>
                    <w:hideMark/>
                  </w:tcPr>
                  <w:p w14:paraId="3C80F8AC" w14:textId="77777777" w:rsidR="006167A6" w:rsidRDefault="006167A6">
                    <w:pPr>
                      <w:pStyle w:val="Bibliography"/>
                      <w:rPr>
                        <w:noProof/>
                      </w:rPr>
                    </w:pPr>
                    <w:r>
                      <w:rPr>
                        <w:noProof/>
                      </w:rPr>
                      <w:t xml:space="preserve">[30] </w:t>
                    </w:r>
                  </w:p>
                </w:tc>
                <w:tc>
                  <w:tcPr>
                    <w:tcW w:w="0" w:type="auto"/>
                    <w:hideMark/>
                  </w:tcPr>
                  <w:p w14:paraId="3AD0B33B" w14:textId="77777777" w:rsidR="006167A6" w:rsidRDefault="006167A6">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6167A6" w14:paraId="580DDA50" w14:textId="77777777">
                <w:trPr>
                  <w:divId w:val="985282607"/>
                  <w:tblCellSpacing w:w="15" w:type="dxa"/>
                </w:trPr>
                <w:tc>
                  <w:tcPr>
                    <w:tcW w:w="50" w:type="pct"/>
                    <w:hideMark/>
                  </w:tcPr>
                  <w:p w14:paraId="76036C79" w14:textId="77777777" w:rsidR="006167A6" w:rsidRDefault="006167A6">
                    <w:pPr>
                      <w:pStyle w:val="Bibliography"/>
                      <w:rPr>
                        <w:noProof/>
                      </w:rPr>
                    </w:pPr>
                    <w:r>
                      <w:rPr>
                        <w:noProof/>
                      </w:rPr>
                      <w:t xml:space="preserve">[31] </w:t>
                    </w:r>
                  </w:p>
                </w:tc>
                <w:tc>
                  <w:tcPr>
                    <w:tcW w:w="0" w:type="auto"/>
                    <w:hideMark/>
                  </w:tcPr>
                  <w:p w14:paraId="7C655F81" w14:textId="77777777" w:rsidR="006167A6" w:rsidRDefault="006167A6">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6167A6" w14:paraId="127A8BE9" w14:textId="77777777">
                <w:trPr>
                  <w:divId w:val="985282607"/>
                  <w:tblCellSpacing w:w="15" w:type="dxa"/>
                </w:trPr>
                <w:tc>
                  <w:tcPr>
                    <w:tcW w:w="50" w:type="pct"/>
                    <w:hideMark/>
                  </w:tcPr>
                  <w:p w14:paraId="267D120B" w14:textId="77777777" w:rsidR="006167A6" w:rsidRDefault="006167A6">
                    <w:pPr>
                      <w:pStyle w:val="Bibliography"/>
                      <w:rPr>
                        <w:noProof/>
                      </w:rPr>
                    </w:pPr>
                    <w:r>
                      <w:rPr>
                        <w:noProof/>
                      </w:rPr>
                      <w:t xml:space="preserve">[32] </w:t>
                    </w:r>
                  </w:p>
                </w:tc>
                <w:tc>
                  <w:tcPr>
                    <w:tcW w:w="0" w:type="auto"/>
                    <w:hideMark/>
                  </w:tcPr>
                  <w:p w14:paraId="272A07D0" w14:textId="77777777" w:rsidR="006167A6" w:rsidRDefault="006167A6">
                    <w:pPr>
                      <w:pStyle w:val="Bibliography"/>
                      <w:rPr>
                        <w:noProof/>
                      </w:rPr>
                    </w:pPr>
                    <w:r>
                      <w:rPr>
                        <w:noProof/>
                      </w:rPr>
                      <w:t>AWS, "AWS CodePipeline," 2023. [Online]. Available: https://aws.amazon.com/codepipeline/..</w:t>
                    </w:r>
                  </w:p>
                </w:tc>
              </w:tr>
              <w:tr w:rsidR="006167A6" w14:paraId="0664B974" w14:textId="77777777">
                <w:trPr>
                  <w:divId w:val="985282607"/>
                  <w:tblCellSpacing w:w="15" w:type="dxa"/>
                </w:trPr>
                <w:tc>
                  <w:tcPr>
                    <w:tcW w:w="50" w:type="pct"/>
                    <w:hideMark/>
                  </w:tcPr>
                  <w:p w14:paraId="025618DA" w14:textId="77777777" w:rsidR="006167A6" w:rsidRDefault="006167A6">
                    <w:pPr>
                      <w:pStyle w:val="Bibliography"/>
                      <w:rPr>
                        <w:noProof/>
                      </w:rPr>
                    </w:pPr>
                    <w:r>
                      <w:rPr>
                        <w:noProof/>
                      </w:rPr>
                      <w:t xml:space="preserve">[33] </w:t>
                    </w:r>
                  </w:p>
                </w:tc>
                <w:tc>
                  <w:tcPr>
                    <w:tcW w:w="0" w:type="auto"/>
                    <w:hideMark/>
                  </w:tcPr>
                  <w:p w14:paraId="3C04274E" w14:textId="77777777" w:rsidR="006167A6" w:rsidRDefault="006167A6">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6167A6" w14:paraId="0E35C579" w14:textId="77777777">
                <w:trPr>
                  <w:divId w:val="985282607"/>
                  <w:tblCellSpacing w:w="15" w:type="dxa"/>
                </w:trPr>
                <w:tc>
                  <w:tcPr>
                    <w:tcW w:w="50" w:type="pct"/>
                    <w:hideMark/>
                  </w:tcPr>
                  <w:p w14:paraId="612B40A6" w14:textId="77777777" w:rsidR="006167A6" w:rsidRDefault="006167A6">
                    <w:pPr>
                      <w:pStyle w:val="Bibliography"/>
                      <w:rPr>
                        <w:noProof/>
                      </w:rPr>
                    </w:pPr>
                    <w:r>
                      <w:rPr>
                        <w:noProof/>
                      </w:rPr>
                      <w:t xml:space="preserve">[34] </w:t>
                    </w:r>
                  </w:p>
                </w:tc>
                <w:tc>
                  <w:tcPr>
                    <w:tcW w:w="0" w:type="auto"/>
                    <w:hideMark/>
                  </w:tcPr>
                  <w:p w14:paraId="535C1245" w14:textId="77777777" w:rsidR="006167A6" w:rsidRDefault="006167A6">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6167A6" w14:paraId="557F4EB8" w14:textId="77777777">
                <w:trPr>
                  <w:divId w:val="985282607"/>
                  <w:tblCellSpacing w:w="15" w:type="dxa"/>
                </w:trPr>
                <w:tc>
                  <w:tcPr>
                    <w:tcW w:w="50" w:type="pct"/>
                    <w:hideMark/>
                  </w:tcPr>
                  <w:p w14:paraId="3FE575B8" w14:textId="77777777" w:rsidR="006167A6" w:rsidRDefault="006167A6">
                    <w:pPr>
                      <w:pStyle w:val="Bibliography"/>
                      <w:rPr>
                        <w:noProof/>
                      </w:rPr>
                    </w:pPr>
                    <w:r>
                      <w:rPr>
                        <w:noProof/>
                      </w:rPr>
                      <w:t xml:space="preserve">[35] </w:t>
                    </w:r>
                  </w:p>
                </w:tc>
                <w:tc>
                  <w:tcPr>
                    <w:tcW w:w="0" w:type="auto"/>
                    <w:hideMark/>
                  </w:tcPr>
                  <w:p w14:paraId="60E1E79D" w14:textId="77777777" w:rsidR="006167A6" w:rsidRDefault="006167A6">
                    <w:pPr>
                      <w:pStyle w:val="Bibliography"/>
                      <w:rPr>
                        <w:noProof/>
                      </w:rPr>
                    </w:pPr>
                    <w:r>
                      <w:rPr>
                        <w:noProof/>
                      </w:rPr>
                      <w:t>AWS, "AWS CodeStar," 2023. [Online]. Available: https://aws.amazon.com/codestar/.</w:t>
                    </w:r>
                  </w:p>
                </w:tc>
              </w:tr>
              <w:tr w:rsidR="006167A6" w14:paraId="7BE49EAD" w14:textId="77777777">
                <w:trPr>
                  <w:divId w:val="985282607"/>
                  <w:tblCellSpacing w:w="15" w:type="dxa"/>
                </w:trPr>
                <w:tc>
                  <w:tcPr>
                    <w:tcW w:w="50" w:type="pct"/>
                    <w:hideMark/>
                  </w:tcPr>
                  <w:p w14:paraId="0FFBDD23" w14:textId="77777777" w:rsidR="006167A6" w:rsidRDefault="006167A6">
                    <w:pPr>
                      <w:pStyle w:val="Bibliography"/>
                      <w:rPr>
                        <w:noProof/>
                      </w:rPr>
                    </w:pPr>
                    <w:r>
                      <w:rPr>
                        <w:noProof/>
                      </w:rPr>
                      <w:t xml:space="preserve">[36] </w:t>
                    </w:r>
                  </w:p>
                </w:tc>
                <w:tc>
                  <w:tcPr>
                    <w:tcW w:w="0" w:type="auto"/>
                    <w:hideMark/>
                  </w:tcPr>
                  <w:p w14:paraId="4C5F3798" w14:textId="77777777" w:rsidR="006167A6" w:rsidRDefault="006167A6">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6167A6" w14:paraId="235ED6DD" w14:textId="77777777">
                <w:trPr>
                  <w:divId w:val="985282607"/>
                  <w:tblCellSpacing w:w="15" w:type="dxa"/>
                </w:trPr>
                <w:tc>
                  <w:tcPr>
                    <w:tcW w:w="50" w:type="pct"/>
                    <w:hideMark/>
                  </w:tcPr>
                  <w:p w14:paraId="0CA85899" w14:textId="77777777" w:rsidR="006167A6" w:rsidRDefault="006167A6">
                    <w:pPr>
                      <w:pStyle w:val="Bibliography"/>
                      <w:rPr>
                        <w:noProof/>
                      </w:rPr>
                    </w:pPr>
                    <w:r>
                      <w:rPr>
                        <w:noProof/>
                      </w:rPr>
                      <w:t xml:space="preserve">[37] </w:t>
                    </w:r>
                  </w:p>
                </w:tc>
                <w:tc>
                  <w:tcPr>
                    <w:tcW w:w="0" w:type="auto"/>
                    <w:hideMark/>
                  </w:tcPr>
                  <w:p w14:paraId="315BA1E7" w14:textId="77777777" w:rsidR="006167A6" w:rsidRDefault="006167A6">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6167A6" w14:paraId="6634927C" w14:textId="77777777">
                <w:trPr>
                  <w:divId w:val="985282607"/>
                  <w:tblCellSpacing w:w="15" w:type="dxa"/>
                </w:trPr>
                <w:tc>
                  <w:tcPr>
                    <w:tcW w:w="50" w:type="pct"/>
                    <w:hideMark/>
                  </w:tcPr>
                  <w:p w14:paraId="08659BC1" w14:textId="77777777" w:rsidR="006167A6" w:rsidRDefault="006167A6">
                    <w:pPr>
                      <w:pStyle w:val="Bibliography"/>
                      <w:rPr>
                        <w:noProof/>
                      </w:rPr>
                    </w:pPr>
                    <w:r>
                      <w:rPr>
                        <w:noProof/>
                      </w:rPr>
                      <w:t xml:space="preserve">[38] </w:t>
                    </w:r>
                  </w:p>
                </w:tc>
                <w:tc>
                  <w:tcPr>
                    <w:tcW w:w="0" w:type="auto"/>
                    <w:hideMark/>
                  </w:tcPr>
                  <w:p w14:paraId="3D14E8D2" w14:textId="77777777" w:rsidR="006167A6" w:rsidRDefault="006167A6">
                    <w:pPr>
                      <w:pStyle w:val="Bibliography"/>
                      <w:rPr>
                        <w:noProof/>
                      </w:rPr>
                    </w:pPr>
                    <w:r>
                      <w:rPr>
                        <w:noProof/>
                      </w:rPr>
                      <w:t>AWS, "AWS Command Line Interface," 2023. [Online]. Available: https://aws.amazon.com/cli/..</w:t>
                    </w:r>
                  </w:p>
                </w:tc>
              </w:tr>
              <w:tr w:rsidR="006167A6" w14:paraId="32691190" w14:textId="77777777">
                <w:trPr>
                  <w:divId w:val="985282607"/>
                  <w:tblCellSpacing w:w="15" w:type="dxa"/>
                </w:trPr>
                <w:tc>
                  <w:tcPr>
                    <w:tcW w:w="50" w:type="pct"/>
                    <w:hideMark/>
                  </w:tcPr>
                  <w:p w14:paraId="09E482DB" w14:textId="77777777" w:rsidR="006167A6" w:rsidRDefault="006167A6">
                    <w:pPr>
                      <w:pStyle w:val="Bibliography"/>
                      <w:rPr>
                        <w:noProof/>
                      </w:rPr>
                    </w:pPr>
                    <w:r>
                      <w:rPr>
                        <w:noProof/>
                      </w:rPr>
                      <w:t xml:space="preserve">[39] </w:t>
                    </w:r>
                  </w:p>
                </w:tc>
                <w:tc>
                  <w:tcPr>
                    <w:tcW w:w="0" w:type="auto"/>
                    <w:hideMark/>
                  </w:tcPr>
                  <w:p w14:paraId="1E7CBCF0" w14:textId="77777777" w:rsidR="006167A6" w:rsidRDefault="006167A6">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6167A6" w14:paraId="391155B7" w14:textId="77777777">
                <w:trPr>
                  <w:divId w:val="985282607"/>
                  <w:tblCellSpacing w:w="15" w:type="dxa"/>
                </w:trPr>
                <w:tc>
                  <w:tcPr>
                    <w:tcW w:w="50" w:type="pct"/>
                    <w:hideMark/>
                  </w:tcPr>
                  <w:p w14:paraId="03D39B01" w14:textId="77777777" w:rsidR="006167A6" w:rsidRDefault="006167A6">
                    <w:pPr>
                      <w:pStyle w:val="Bibliography"/>
                      <w:rPr>
                        <w:noProof/>
                      </w:rPr>
                    </w:pPr>
                    <w:r>
                      <w:rPr>
                        <w:noProof/>
                      </w:rPr>
                      <w:t xml:space="preserve">[40] </w:t>
                    </w:r>
                  </w:p>
                </w:tc>
                <w:tc>
                  <w:tcPr>
                    <w:tcW w:w="0" w:type="auto"/>
                    <w:hideMark/>
                  </w:tcPr>
                  <w:p w14:paraId="67EE3919" w14:textId="77777777" w:rsidR="006167A6" w:rsidRDefault="006167A6">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6167A6" w14:paraId="18E8B64D" w14:textId="77777777">
                <w:trPr>
                  <w:divId w:val="985282607"/>
                  <w:tblCellSpacing w:w="15" w:type="dxa"/>
                </w:trPr>
                <w:tc>
                  <w:tcPr>
                    <w:tcW w:w="50" w:type="pct"/>
                    <w:hideMark/>
                  </w:tcPr>
                  <w:p w14:paraId="69121AF4" w14:textId="77777777" w:rsidR="006167A6" w:rsidRDefault="006167A6">
                    <w:pPr>
                      <w:pStyle w:val="Bibliography"/>
                      <w:rPr>
                        <w:noProof/>
                      </w:rPr>
                    </w:pPr>
                    <w:r>
                      <w:rPr>
                        <w:noProof/>
                      </w:rPr>
                      <w:t xml:space="preserve">[41] </w:t>
                    </w:r>
                  </w:p>
                </w:tc>
                <w:tc>
                  <w:tcPr>
                    <w:tcW w:w="0" w:type="auto"/>
                    <w:hideMark/>
                  </w:tcPr>
                  <w:p w14:paraId="76A0FBCC" w14:textId="77777777" w:rsidR="006167A6" w:rsidRDefault="006167A6">
                    <w:pPr>
                      <w:pStyle w:val="Bibliography"/>
                      <w:rPr>
                        <w:noProof/>
                      </w:rPr>
                    </w:pPr>
                    <w:r>
                      <w:rPr>
                        <w:noProof/>
                      </w:rPr>
                      <w:t>AWS, "AWS Device Farm," 2023. [Online]. Available: https://aws.amazon.com/device-farm/..</w:t>
                    </w:r>
                  </w:p>
                </w:tc>
              </w:tr>
              <w:tr w:rsidR="006167A6" w14:paraId="59DD745B" w14:textId="77777777">
                <w:trPr>
                  <w:divId w:val="985282607"/>
                  <w:tblCellSpacing w:w="15" w:type="dxa"/>
                </w:trPr>
                <w:tc>
                  <w:tcPr>
                    <w:tcW w:w="50" w:type="pct"/>
                    <w:hideMark/>
                  </w:tcPr>
                  <w:p w14:paraId="32A65EBF" w14:textId="77777777" w:rsidR="006167A6" w:rsidRDefault="006167A6">
                    <w:pPr>
                      <w:pStyle w:val="Bibliography"/>
                      <w:rPr>
                        <w:noProof/>
                      </w:rPr>
                    </w:pPr>
                    <w:r>
                      <w:rPr>
                        <w:noProof/>
                      </w:rPr>
                      <w:t xml:space="preserve">[42] </w:t>
                    </w:r>
                  </w:p>
                </w:tc>
                <w:tc>
                  <w:tcPr>
                    <w:tcW w:w="0" w:type="auto"/>
                    <w:hideMark/>
                  </w:tcPr>
                  <w:p w14:paraId="338D96C3" w14:textId="77777777" w:rsidR="006167A6" w:rsidRDefault="006167A6">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6167A6" w14:paraId="3944925B" w14:textId="77777777">
                <w:trPr>
                  <w:divId w:val="985282607"/>
                  <w:tblCellSpacing w:w="15" w:type="dxa"/>
                </w:trPr>
                <w:tc>
                  <w:tcPr>
                    <w:tcW w:w="50" w:type="pct"/>
                    <w:hideMark/>
                  </w:tcPr>
                  <w:p w14:paraId="1FC5A5C5" w14:textId="77777777" w:rsidR="006167A6" w:rsidRDefault="006167A6">
                    <w:pPr>
                      <w:pStyle w:val="Bibliography"/>
                      <w:rPr>
                        <w:noProof/>
                      </w:rPr>
                    </w:pPr>
                    <w:r>
                      <w:rPr>
                        <w:noProof/>
                      </w:rPr>
                      <w:t xml:space="preserve">[43] </w:t>
                    </w:r>
                  </w:p>
                </w:tc>
                <w:tc>
                  <w:tcPr>
                    <w:tcW w:w="0" w:type="auto"/>
                    <w:hideMark/>
                  </w:tcPr>
                  <w:p w14:paraId="7C7540D1" w14:textId="77777777" w:rsidR="006167A6" w:rsidRDefault="006167A6">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6167A6" w14:paraId="6A52A2A2" w14:textId="77777777">
                <w:trPr>
                  <w:divId w:val="985282607"/>
                  <w:tblCellSpacing w:w="15" w:type="dxa"/>
                </w:trPr>
                <w:tc>
                  <w:tcPr>
                    <w:tcW w:w="50" w:type="pct"/>
                    <w:hideMark/>
                  </w:tcPr>
                  <w:p w14:paraId="16AF6D6D" w14:textId="77777777" w:rsidR="006167A6" w:rsidRDefault="006167A6">
                    <w:pPr>
                      <w:pStyle w:val="Bibliography"/>
                      <w:rPr>
                        <w:noProof/>
                      </w:rPr>
                    </w:pPr>
                    <w:r>
                      <w:rPr>
                        <w:noProof/>
                      </w:rPr>
                      <w:t xml:space="preserve">[44] </w:t>
                    </w:r>
                  </w:p>
                </w:tc>
                <w:tc>
                  <w:tcPr>
                    <w:tcW w:w="0" w:type="auto"/>
                    <w:hideMark/>
                  </w:tcPr>
                  <w:p w14:paraId="6305A332" w14:textId="77777777" w:rsidR="006167A6" w:rsidRDefault="006167A6">
                    <w:pPr>
                      <w:pStyle w:val="Bibliography"/>
                      <w:rPr>
                        <w:noProof/>
                      </w:rPr>
                    </w:pPr>
                    <w:r>
                      <w:rPr>
                        <w:noProof/>
                      </w:rPr>
                      <w:t>AWS, "AWS Fault Injection Simulator," 2023. [Online]. Available: https://aws.amazon.com/fault-injection-simulator/..</w:t>
                    </w:r>
                  </w:p>
                </w:tc>
              </w:tr>
              <w:tr w:rsidR="006167A6" w14:paraId="336FE3D2" w14:textId="77777777">
                <w:trPr>
                  <w:divId w:val="985282607"/>
                  <w:tblCellSpacing w:w="15" w:type="dxa"/>
                </w:trPr>
                <w:tc>
                  <w:tcPr>
                    <w:tcW w:w="50" w:type="pct"/>
                    <w:hideMark/>
                  </w:tcPr>
                  <w:p w14:paraId="7F360926" w14:textId="77777777" w:rsidR="006167A6" w:rsidRDefault="006167A6">
                    <w:pPr>
                      <w:pStyle w:val="Bibliography"/>
                      <w:rPr>
                        <w:noProof/>
                      </w:rPr>
                    </w:pPr>
                    <w:r>
                      <w:rPr>
                        <w:noProof/>
                      </w:rPr>
                      <w:t xml:space="preserve">[45] </w:t>
                    </w:r>
                  </w:p>
                </w:tc>
                <w:tc>
                  <w:tcPr>
                    <w:tcW w:w="0" w:type="auto"/>
                    <w:hideMark/>
                  </w:tcPr>
                  <w:p w14:paraId="5709F103" w14:textId="77777777" w:rsidR="006167A6" w:rsidRDefault="006167A6">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6167A6" w14:paraId="3421C804" w14:textId="77777777">
                <w:trPr>
                  <w:divId w:val="985282607"/>
                  <w:tblCellSpacing w:w="15" w:type="dxa"/>
                </w:trPr>
                <w:tc>
                  <w:tcPr>
                    <w:tcW w:w="50" w:type="pct"/>
                    <w:hideMark/>
                  </w:tcPr>
                  <w:p w14:paraId="6683C00F" w14:textId="77777777" w:rsidR="006167A6" w:rsidRDefault="006167A6">
                    <w:pPr>
                      <w:pStyle w:val="Bibliography"/>
                      <w:rPr>
                        <w:noProof/>
                      </w:rPr>
                    </w:pPr>
                    <w:r>
                      <w:rPr>
                        <w:noProof/>
                      </w:rPr>
                      <w:t xml:space="preserve">[46] </w:t>
                    </w:r>
                  </w:p>
                </w:tc>
                <w:tc>
                  <w:tcPr>
                    <w:tcW w:w="0" w:type="auto"/>
                    <w:hideMark/>
                  </w:tcPr>
                  <w:p w14:paraId="676BF84E" w14:textId="77777777" w:rsidR="006167A6" w:rsidRDefault="006167A6">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6167A6" w14:paraId="6A29C4E0" w14:textId="77777777">
                <w:trPr>
                  <w:divId w:val="985282607"/>
                  <w:tblCellSpacing w:w="15" w:type="dxa"/>
                </w:trPr>
                <w:tc>
                  <w:tcPr>
                    <w:tcW w:w="50" w:type="pct"/>
                    <w:hideMark/>
                  </w:tcPr>
                  <w:p w14:paraId="0F0308B7" w14:textId="77777777" w:rsidR="006167A6" w:rsidRDefault="006167A6">
                    <w:pPr>
                      <w:pStyle w:val="Bibliography"/>
                      <w:rPr>
                        <w:noProof/>
                      </w:rPr>
                    </w:pPr>
                    <w:r>
                      <w:rPr>
                        <w:noProof/>
                      </w:rPr>
                      <w:t xml:space="preserve">[47] </w:t>
                    </w:r>
                  </w:p>
                </w:tc>
                <w:tc>
                  <w:tcPr>
                    <w:tcW w:w="0" w:type="auto"/>
                    <w:hideMark/>
                  </w:tcPr>
                  <w:p w14:paraId="0271FDFF" w14:textId="77777777" w:rsidR="006167A6" w:rsidRDefault="006167A6">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6167A6" w14:paraId="03A2F4F1" w14:textId="77777777">
                <w:trPr>
                  <w:divId w:val="985282607"/>
                  <w:tblCellSpacing w:w="15" w:type="dxa"/>
                </w:trPr>
                <w:tc>
                  <w:tcPr>
                    <w:tcW w:w="50" w:type="pct"/>
                    <w:hideMark/>
                  </w:tcPr>
                  <w:p w14:paraId="5F72A9C8" w14:textId="77777777" w:rsidR="006167A6" w:rsidRDefault="006167A6">
                    <w:pPr>
                      <w:pStyle w:val="Bibliography"/>
                      <w:rPr>
                        <w:noProof/>
                      </w:rPr>
                    </w:pPr>
                    <w:r>
                      <w:rPr>
                        <w:noProof/>
                      </w:rPr>
                      <w:t xml:space="preserve">[48] </w:t>
                    </w:r>
                  </w:p>
                </w:tc>
                <w:tc>
                  <w:tcPr>
                    <w:tcW w:w="0" w:type="auto"/>
                    <w:hideMark/>
                  </w:tcPr>
                  <w:p w14:paraId="4CE8376B" w14:textId="77777777" w:rsidR="006167A6" w:rsidRDefault="006167A6">
                    <w:pPr>
                      <w:pStyle w:val="Bibliography"/>
                      <w:rPr>
                        <w:noProof/>
                      </w:rPr>
                    </w:pPr>
                    <w:r>
                      <w:rPr>
                        <w:noProof/>
                      </w:rPr>
                      <w:t>AWS, "AWS Tools and SDKs," 2023. [Online]. Available: https://aws.amazon.com/tools/..</w:t>
                    </w:r>
                  </w:p>
                </w:tc>
              </w:tr>
              <w:tr w:rsidR="006167A6" w14:paraId="68FCDF03" w14:textId="77777777">
                <w:trPr>
                  <w:divId w:val="985282607"/>
                  <w:tblCellSpacing w:w="15" w:type="dxa"/>
                </w:trPr>
                <w:tc>
                  <w:tcPr>
                    <w:tcW w:w="50" w:type="pct"/>
                    <w:hideMark/>
                  </w:tcPr>
                  <w:p w14:paraId="1D9B78B3" w14:textId="77777777" w:rsidR="006167A6" w:rsidRDefault="006167A6">
                    <w:pPr>
                      <w:pStyle w:val="Bibliography"/>
                      <w:rPr>
                        <w:noProof/>
                      </w:rPr>
                    </w:pPr>
                    <w:r>
                      <w:rPr>
                        <w:noProof/>
                      </w:rPr>
                      <w:t xml:space="preserve">[49] </w:t>
                    </w:r>
                  </w:p>
                </w:tc>
                <w:tc>
                  <w:tcPr>
                    <w:tcW w:w="0" w:type="auto"/>
                    <w:hideMark/>
                  </w:tcPr>
                  <w:p w14:paraId="707238E0" w14:textId="77777777" w:rsidR="006167A6" w:rsidRDefault="006167A6">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6167A6" w14:paraId="7A1A12AE" w14:textId="77777777">
                <w:trPr>
                  <w:divId w:val="985282607"/>
                  <w:tblCellSpacing w:w="15" w:type="dxa"/>
                </w:trPr>
                <w:tc>
                  <w:tcPr>
                    <w:tcW w:w="50" w:type="pct"/>
                    <w:hideMark/>
                  </w:tcPr>
                  <w:p w14:paraId="480456D2" w14:textId="77777777" w:rsidR="006167A6" w:rsidRDefault="006167A6">
                    <w:pPr>
                      <w:pStyle w:val="Bibliography"/>
                      <w:rPr>
                        <w:noProof/>
                      </w:rPr>
                    </w:pPr>
                    <w:r>
                      <w:rPr>
                        <w:noProof/>
                      </w:rPr>
                      <w:t xml:space="preserve">[50] </w:t>
                    </w:r>
                  </w:p>
                </w:tc>
                <w:tc>
                  <w:tcPr>
                    <w:tcW w:w="0" w:type="auto"/>
                    <w:hideMark/>
                  </w:tcPr>
                  <w:p w14:paraId="6983A33C" w14:textId="77777777" w:rsidR="006167A6" w:rsidRDefault="006167A6">
                    <w:pPr>
                      <w:pStyle w:val="Bibliography"/>
                      <w:rPr>
                        <w:noProof/>
                      </w:rPr>
                    </w:pPr>
                    <w:r>
                      <w:rPr>
                        <w:noProof/>
                      </w:rPr>
                      <w:t>AWS, "AWS X-Ray," 2023. [Online]. Available: https://aws.amazon.com/xray/..</w:t>
                    </w:r>
                  </w:p>
                </w:tc>
              </w:tr>
              <w:tr w:rsidR="006167A6" w14:paraId="7A90C7BB" w14:textId="77777777">
                <w:trPr>
                  <w:divId w:val="985282607"/>
                  <w:tblCellSpacing w:w="15" w:type="dxa"/>
                </w:trPr>
                <w:tc>
                  <w:tcPr>
                    <w:tcW w:w="50" w:type="pct"/>
                    <w:hideMark/>
                  </w:tcPr>
                  <w:p w14:paraId="554B8DE7" w14:textId="77777777" w:rsidR="006167A6" w:rsidRDefault="006167A6">
                    <w:pPr>
                      <w:pStyle w:val="Bibliography"/>
                      <w:rPr>
                        <w:noProof/>
                      </w:rPr>
                    </w:pPr>
                    <w:r>
                      <w:rPr>
                        <w:noProof/>
                      </w:rPr>
                      <w:t xml:space="preserve">[51] </w:t>
                    </w:r>
                  </w:p>
                </w:tc>
                <w:tc>
                  <w:tcPr>
                    <w:tcW w:w="0" w:type="auto"/>
                    <w:hideMark/>
                  </w:tcPr>
                  <w:p w14:paraId="4E8FB7F3" w14:textId="77777777" w:rsidR="006167A6" w:rsidRDefault="006167A6">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6167A6" w14:paraId="39554E60" w14:textId="77777777">
                <w:trPr>
                  <w:divId w:val="985282607"/>
                  <w:tblCellSpacing w:w="15" w:type="dxa"/>
                </w:trPr>
                <w:tc>
                  <w:tcPr>
                    <w:tcW w:w="50" w:type="pct"/>
                    <w:hideMark/>
                  </w:tcPr>
                  <w:p w14:paraId="1F4B44B3" w14:textId="77777777" w:rsidR="006167A6" w:rsidRDefault="006167A6">
                    <w:pPr>
                      <w:pStyle w:val="Bibliography"/>
                      <w:rPr>
                        <w:noProof/>
                      </w:rPr>
                    </w:pPr>
                    <w:r>
                      <w:rPr>
                        <w:noProof/>
                      </w:rPr>
                      <w:t xml:space="preserve">[52] </w:t>
                    </w:r>
                  </w:p>
                </w:tc>
                <w:tc>
                  <w:tcPr>
                    <w:tcW w:w="0" w:type="auto"/>
                    <w:hideMark/>
                  </w:tcPr>
                  <w:p w14:paraId="259752EF" w14:textId="77777777" w:rsidR="006167A6" w:rsidRDefault="006167A6">
                    <w:pPr>
                      <w:pStyle w:val="Bibliography"/>
                      <w:rPr>
                        <w:noProof/>
                      </w:rPr>
                    </w:pPr>
                    <w:r>
                      <w:rPr>
                        <w:noProof/>
                      </w:rPr>
                      <w:t>AWS, "Amazon CodeWhisperer," 2023. [Online]. Available: https://aws.amazon.com/codewhisperer/.</w:t>
                    </w:r>
                  </w:p>
                </w:tc>
              </w:tr>
              <w:tr w:rsidR="006167A6" w14:paraId="42C73B4F" w14:textId="77777777">
                <w:trPr>
                  <w:divId w:val="985282607"/>
                  <w:tblCellSpacing w:w="15" w:type="dxa"/>
                </w:trPr>
                <w:tc>
                  <w:tcPr>
                    <w:tcW w:w="50" w:type="pct"/>
                    <w:hideMark/>
                  </w:tcPr>
                  <w:p w14:paraId="18AC9185" w14:textId="77777777" w:rsidR="006167A6" w:rsidRDefault="006167A6">
                    <w:pPr>
                      <w:pStyle w:val="Bibliography"/>
                      <w:rPr>
                        <w:noProof/>
                      </w:rPr>
                    </w:pPr>
                    <w:r>
                      <w:rPr>
                        <w:noProof/>
                      </w:rPr>
                      <w:t xml:space="preserve">[53] </w:t>
                    </w:r>
                  </w:p>
                </w:tc>
                <w:tc>
                  <w:tcPr>
                    <w:tcW w:w="0" w:type="auto"/>
                    <w:hideMark/>
                  </w:tcPr>
                  <w:p w14:paraId="2F574A39" w14:textId="77777777" w:rsidR="006167A6" w:rsidRDefault="006167A6">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6167A6" w14:paraId="19DBFDFF" w14:textId="77777777">
                <w:trPr>
                  <w:divId w:val="985282607"/>
                  <w:tblCellSpacing w:w="15" w:type="dxa"/>
                </w:trPr>
                <w:tc>
                  <w:tcPr>
                    <w:tcW w:w="50" w:type="pct"/>
                    <w:hideMark/>
                  </w:tcPr>
                  <w:p w14:paraId="703B0DED" w14:textId="77777777" w:rsidR="006167A6" w:rsidRDefault="006167A6">
                    <w:pPr>
                      <w:pStyle w:val="Bibliography"/>
                      <w:rPr>
                        <w:noProof/>
                      </w:rPr>
                    </w:pPr>
                    <w:r>
                      <w:rPr>
                        <w:noProof/>
                      </w:rPr>
                      <w:t xml:space="preserve">[54] </w:t>
                    </w:r>
                  </w:p>
                </w:tc>
                <w:tc>
                  <w:tcPr>
                    <w:tcW w:w="0" w:type="auto"/>
                    <w:hideMark/>
                  </w:tcPr>
                  <w:p w14:paraId="24924133" w14:textId="77777777" w:rsidR="006167A6" w:rsidRDefault="006167A6">
                    <w:pPr>
                      <w:pStyle w:val="Bibliography"/>
                      <w:rPr>
                        <w:noProof/>
                      </w:rPr>
                    </w:pPr>
                    <w:r>
                      <w:rPr>
                        <w:noProof/>
                      </w:rPr>
                      <w:t>AWS, "Amazon Simple Queue Service (SQS) - Amazon S3," 2023. [Online]. Available: https://docs.aws.amazon.com/AWSSimpleQueueService/latest/SQSDeveloperGuide/sqs-s3.html.</w:t>
                    </w:r>
                  </w:p>
                </w:tc>
              </w:tr>
              <w:tr w:rsidR="006167A6" w14:paraId="367A64F4" w14:textId="77777777">
                <w:trPr>
                  <w:divId w:val="985282607"/>
                  <w:tblCellSpacing w:w="15" w:type="dxa"/>
                </w:trPr>
                <w:tc>
                  <w:tcPr>
                    <w:tcW w:w="50" w:type="pct"/>
                    <w:hideMark/>
                  </w:tcPr>
                  <w:p w14:paraId="27ABE985" w14:textId="77777777" w:rsidR="006167A6" w:rsidRDefault="006167A6">
                    <w:pPr>
                      <w:pStyle w:val="Bibliography"/>
                      <w:rPr>
                        <w:noProof/>
                      </w:rPr>
                    </w:pPr>
                    <w:r>
                      <w:rPr>
                        <w:noProof/>
                      </w:rPr>
                      <w:t xml:space="preserve">[55] </w:t>
                    </w:r>
                  </w:p>
                </w:tc>
                <w:tc>
                  <w:tcPr>
                    <w:tcW w:w="0" w:type="auto"/>
                    <w:hideMark/>
                  </w:tcPr>
                  <w:p w14:paraId="092A4A8B" w14:textId="77777777" w:rsidR="006167A6" w:rsidRDefault="006167A6">
                    <w:pPr>
                      <w:pStyle w:val="Bibliography"/>
                      <w:rPr>
                        <w:noProof/>
                      </w:rPr>
                    </w:pPr>
                    <w:r>
                      <w:rPr>
                        <w:noProof/>
                      </w:rPr>
                      <w:t>AWS, "Amazon Simple Notification Service (SNS)," 2023. [Online]. Available: https://aws.amazon.com/sns/..</w:t>
                    </w:r>
                  </w:p>
                </w:tc>
              </w:tr>
              <w:tr w:rsidR="006167A6" w14:paraId="309DD7E1" w14:textId="77777777">
                <w:trPr>
                  <w:divId w:val="985282607"/>
                  <w:tblCellSpacing w:w="15" w:type="dxa"/>
                </w:trPr>
                <w:tc>
                  <w:tcPr>
                    <w:tcW w:w="50" w:type="pct"/>
                    <w:hideMark/>
                  </w:tcPr>
                  <w:p w14:paraId="107FAFCC" w14:textId="77777777" w:rsidR="006167A6" w:rsidRDefault="006167A6">
                    <w:pPr>
                      <w:pStyle w:val="Bibliography"/>
                      <w:rPr>
                        <w:noProof/>
                      </w:rPr>
                    </w:pPr>
                    <w:r>
                      <w:rPr>
                        <w:noProof/>
                      </w:rPr>
                      <w:t xml:space="preserve">[56] </w:t>
                    </w:r>
                  </w:p>
                </w:tc>
                <w:tc>
                  <w:tcPr>
                    <w:tcW w:w="0" w:type="auto"/>
                    <w:hideMark/>
                  </w:tcPr>
                  <w:p w14:paraId="0D87DFB5" w14:textId="77777777" w:rsidR="006167A6" w:rsidRDefault="006167A6">
                    <w:pPr>
                      <w:pStyle w:val="Bibliography"/>
                      <w:rPr>
                        <w:noProof/>
                      </w:rPr>
                    </w:pPr>
                    <w:r>
                      <w:rPr>
                        <w:noProof/>
                      </w:rPr>
                      <w:t>AWS, "Amazon AppFlow," 2023. [Online]. Available: https://aws.amazon.com/appflow/.</w:t>
                    </w:r>
                  </w:p>
                </w:tc>
              </w:tr>
              <w:tr w:rsidR="006167A6" w14:paraId="37D06737" w14:textId="77777777">
                <w:trPr>
                  <w:divId w:val="985282607"/>
                  <w:tblCellSpacing w:w="15" w:type="dxa"/>
                </w:trPr>
                <w:tc>
                  <w:tcPr>
                    <w:tcW w:w="50" w:type="pct"/>
                    <w:hideMark/>
                  </w:tcPr>
                  <w:p w14:paraId="326FA443" w14:textId="77777777" w:rsidR="006167A6" w:rsidRDefault="006167A6">
                    <w:pPr>
                      <w:pStyle w:val="Bibliography"/>
                      <w:rPr>
                        <w:noProof/>
                      </w:rPr>
                    </w:pPr>
                    <w:r>
                      <w:rPr>
                        <w:noProof/>
                      </w:rPr>
                      <w:t xml:space="preserve">[57] </w:t>
                    </w:r>
                  </w:p>
                </w:tc>
                <w:tc>
                  <w:tcPr>
                    <w:tcW w:w="0" w:type="auto"/>
                    <w:hideMark/>
                  </w:tcPr>
                  <w:p w14:paraId="7FFD69CA" w14:textId="77777777" w:rsidR="006167A6" w:rsidRDefault="006167A6">
                    <w:pPr>
                      <w:pStyle w:val="Bibliography"/>
                      <w:rPr>
                        <w:noProof/>
                      </w:rPr>
                    </w:pPr>
                    <w:r>
                      <w:rPr>
                        <w:noProof/>
                      </w:rPr>
                      <w:t>AWS, "Amazon EventBridge," 2023. [Online]. Available: https://aws.amazon.com/eventbridge/.</w:t>
                    </w:r>
                  </w:p>
                </w:tc>
              </w:tr>
              <w:tr w:rsidR="006167A6" w14:paraId="6A493B2F" w14:textId="77777777">
                <w:trPr>
                  <w:divId w:val="985282607"/>
                  <w:tblCellSpacing w:w="15" w:type="dxa"/>
                </w:trPr>
                <w:tc>
                  <w:tcPr>
                    <w:tcW w:w="50" w:type="pct"/>
                    <w:hideMark/>
                  </w:tcPr>
                  <w:p w14:paraId="51147422" w14:textId="77777777" w:rsidR="006167A6" w:rsidRDefault="006167A6">
                    <w:pPr>
                      <w:pStyle w:val="Bibliography"/>
                      <w:rPr>
                        <w:noProof/>
                      </w:rPr>
                    </w:pPr>
                    <w:r>
                      <w:rPr>
                        <w:noProof/>
                      </w:rPr>
                      <w:t xml:space="preserve">[58] </w:t>
                    </w:r>
                  </w:p>
                </w:tc>
                <w:tc>
                  <w:tcPr>
                    <w:tcW w:w="0" w:type="auto"/>
                    <w:hideMark/>
                  </w:tcPr>
                  <w:p w14:paraId="18B81D50" w14:textId="77777777" w:rsidR="006167A6" w:rsidRDefault="006167A6">
                    <w:pPr>
                      <w:pStyle w:val="Bibliography"/>
                      <w:rPr>
                        <w:noProof/>
                      </w:rPr>
                    </w:pPr>
                    <w:r>
                      <w:rPr>
                        <w:noProof/>
                      </w:rPr>
                      <w:t xml:space="preserve">D. S. Linthicum, Cloud Computing and SOA Convergence in Your Enterprise: A Step-by-Step Guide, Addison-Wesley, 2009. </w:t>
                    </w:r>
                  </w:p>
                </w:tc>
              </w:tr>
              <w:tr w:rsidR="006167A6" w14:paraId="4BDC0FC2" w14:textId="77777777">
                <w:trPr>
                  <w:divId w:val="985282607"/>
                  <w:tblCellSpacing w:w="15" w:type="dxa"/>
                </w:trPr>
                <w:tc>
                  <w:tcPr>
                    <w:tcW w:w="50" w:type="pct"/>
                    <w:hideMark/>
                  </w:tcPr>
                  <w:p w14:paraId="167071F6" w14:textId="77777777" w:rsidR="006167A6" w:rsidRDefault="006167A6">
                    <w:pPr>
                      <w:pStyle w:val="Bibliography"/>
                      <w:rPr>
                        <w:noProof/>
                      </w:rPr>
                    </w:pPr>
                    <w:r>
                      <w:rPr>
                        <w:noProof/>
                      </w:rPr>
                      <w:t xml:space="preserve">[59] </w:t>
                    </w:r>
                  </w:p>
                </w:tc>
                <w:tc>
                  <w:tcPr>
                    <w:tcW w:w="0" w:type="auto"/>
                    <w:hideMark/>
                  </w:tcPr>
                  <w:p w14:paraId="72D0B5D1" w14:textId="77777777" w:rsidR="006167A6" w:rsidRDefault="006167A6">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6167A6" w14:paraId="58C11DE6" w14:textId="77777777">
                <w:trPr>
                  <w:divId w:val="985282607"/>
                  <w:tblCellSpacing w:w="15" w:type="dxa"/>
                </w:trPr>
                <w:tc>
                  <w:tcPr>
                    <w:tcW w:w="50" w:type="pct"/>
                    <w:hideMark/>
                  </w:tcPr>
                  <w:p w14:paraId="545550A1" w14:textId="77777777" w:rsidR="006167A6" w:rsidRDefault="006167A6">
                    <w:pPr>
                      <w:pStyle w:val="Bibliography"/>
                      <w:rPr>
                        <w:noProof/>
                      </w:rPr>
                    </w:pPr>
                    <w:r>
                      <w:rPr>
                        <w:noProof/>
                      </w:rPr>
                      <w:t xml:space="preserve">[60] </w:t>
                    </w:r>
                  </w:p>
                </w:tc>
                <w:tc>
                  <w:tcPr>
                    <w:tcW w:w="0" w:type="auto"/>
                    <w:hideMark/>
                  </w:tcPr>
                  <w:p w14:paraId="68031172" w14:textId="77777777" w:rsidR="006167A6" w:rsidRDefault="006167A6">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6167A6" w14:paraId="0E277555" w14:textId="77777777">
                <w:trPr>
                  <w:divId w:val="985282607"/>
                  <w:tblCellSpacing w:w="15" w:type="dxa"/>
                </w:trPr>
                <w:tc>
                  <w:tcPr>
                    <w:tcW w:w="50" w:type="pct"/>
                    <w:hideMark/>
                  </w:tcPr>
                  <w:p w14:paraId="03A4F872" w14:textId="77777777" w:rsidR="006167A6" w:rsidRDefault="006167A6">
                    <w:pPr>
                      <w:pStyle w:val="Bibliography"/>
                      <w:rPr>
                        <w:noProof/>
                      </w:rPr>
                    </w:pPr>
                    <w:r>
                      <w:rPr>
                        <w:noProof/>
                      </w:rPr>
                      <w:t xml:space="preserve">[61] </w:t>
                    </w:r>
                  </w:p>
                </w:tc>
                <w:tc>
                  <w:tcPr>
                    <w:tcW w:w="0" w:type="auto"/>
                    <w:hideMark/>
                  </w:tcPr>
                  <w:p w14:paraId="6ADBD280" w14:textId="77777777" w:rsidR="006167A6" w:rsidRDefault="006167A6">
                    <w:pPr>
                      <w:pStyle w:val="Bibliography"/>
                      <w:rPr>
                        <w:noProof/>
                      </w:rPr>
                    </w:pPr>
                    <w:r>
                      <w:rPr>
                        <w:noProof/>
                      </w:rPr>
                      <w:t xml:space="preserve">D. Chappell, Enterprise Service Bus, O'Reilly Media, 2004. </w:t>
                    </w:r>
                  </w:p>
                </w:tc>
              </w:tr>
              <w:tr w:rsidR="006167A6" w14:paraId="27BDF1C6" w14:textId="77777777">
                <w:trPr>
                  <w:divId w:val="985282607"/>
                  <w:tblCellSpacing w:w="15" w:type="dxa"/>
                </w:trPr>
                <w:tc>
                  <w:tcPr>
                    <w:tcW w:w="50" w:type="pct"/>
                    <w:hideMark/>
                  </w:tcPr>
                  <w:p w14:paraId="1ACD0909" w14:textId="77777777" w:rsidR="006167A6" w:rsidRDefault="006167A6">
                    <w:pPr>
                      <w:pStyle w:val="Bibliography"/>
                      <w:rPr>
                        <w:noProof/>
                      </w:rPr>
                    </w:pPr>
                    <w:r>
                      <w:rPr>
                        <w:noProof/>
                      </w:rPr>
                      <w:t xml:space="preserve">[62] </w:t>
                    </w:r>
                  </w:p>
                </w:tc>
                <w:tc>
                  <w:tcPr>
                    <w:tcW w:w="0" w:type="auto"/>
                    <w:hideMark/>
                  </w:tcPr>
                  <w:p w14:paraId="46E058DD" w14:textId="77777777" w:rsidR="006167A6" w:rsidRDefault="006167A6">
                    <w:pPr>
                      <w:pStyle w:val="Bibliography"/>
                      <w:rPr>
                        <w:noProof/>
                      </w:rPr>
                    </w:pPr>
                    <w:r>
                      <w:rPr>
                        <w:noProof/>
                      </w:rPr>
                      <w:t xml:space="preserve">G. Hohpe and B. Woolf, Enterprise Integration Patterns: Designing, Building, and Deploying Messaging Solutions, Addison-Wesley, 2004. </w:t>
                    </w:r>
                  </w:p>
                </w:tc>
              </w:tr>
              <w:tr w:rsidR="006167A6" w14:paraId="336AD0B0" w14:textId="77777777">
                <w:trPr>
                  <w:divId w:val="985282607"/>
                  <w:tblCellSpacing w:w="15" w:type="dxa"/>
                </w:trPr>
                <w:tc>
                  <w:tcPr>
                    <w:tcW w:w="50" w:type="pct"/>
                    <w:hideMark/>
                  </w:tcPr>
                  <w:p w14:paraId="3CF10A74" w14:textId="77777777" w:rsidR="006167A6" w:rsidRDefault="006167A6">
                    <w:pPr>
                      <w:pStyle w:val="Bibliography"/>
                      <w:rPr>
                        <w:noProof/>
                      </w:rPr>
                    </w:pPr>
                    <w:r>
                      <w:rPr>
                        <w:noProof/>
                      </w:rPr>
                      <w:t xml:space="preserve">[63] </w:t>
                    </w:r>
                  </w:p>
                </w:tc>
                <w:tc>
                  <w:tcPr>
                    <w:tcW w:w="0" w:type="auto"/>
                    <w:hideMark/>
                  </w:tcPr>
                  <w:p w14:paraId="062ACF99" w14:textId="77777777" w:rsidR="006167A6" w:rsidRDefault="006167A6">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6167A6" w14:paraId="34E1FEC5" w14:textId="77777777">
                <w:trPr>
                  <w:divId w:val="985282607"/>
                  <w:tblCellSpacing w:w="15" w:type="dxa"/>
                </w:trPr>
                <w:tc>
                  <w:tcPr>
                    <w:tcW w:w="50" w:type="pct"/>
                    <w:hideMark/>
                  </w:tcPr>
                  <w:p w14:paraId="23D4BAF1" w14:textId="77777777" w:rsidR="006167A6" w:rsidRDefault="006167A6">
                    <w:pPr>
                      <w:pStyle w:val="Bibliography"/>
                      <w:rPr>
                        <w:noProof/>
                      </w:rPr>
                    </w:pPr>
                    <w:r>
                      <w:rPr>
                        <w:noProof/>
                      </w:rPr>
                      <w:t xml:space="preserve">[64] </w:t>
                    </w:r>
                  </w:p>
                </w:tc>
                <w:tc>
                  <w:tcPr>
                    <w:tcW w:w="0" w:type="auto"/>
                    <w:hideMark/>
                  </w:tcPr>
                  <w:p w14:paraId="33148293" w14:textId="77777777" w:rsidR="006167A6" w:rsidRDefault="006167A6">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6167A6" w14:paraId="7AB326C2" w14:textId="77777777">
                <w:trPr>
                  <w:divId w:val="985282607"/>
                  <w:tblCellSpacing w:w="15" w:type="dxa"/>
                </w:trPr>
                <w:tc>
                  <w:tcPr>
                    <w:tcW w:w="50" w:type="pct"/>
                    <w:hideMark/>
                  </w:tcPr>
                  <w:p w14:paraId="5CF79C56" w14:textId="77777777" w:rsidR="006167A6" w:rsidRDefault="006167A6">
                    <w:pPr>
                      <w:pStyle w:val="Bibliography"/>
                      <w:rPr>
                        <w:noProof/>
                      </w:rPr>
                    </w:pPr>
                    <w:r>
                      <w:rPr>
                        <w:noProof/>
                      </w:rPr>
                      <w:t xml:space="preserve">[65] </w:t>
                    </w:r>
                  </w:p>
                </w:tc>
                <w:tc>
                  <w:tcPr>
                    <w:tcW w:w="0" w:type="auto"/>
                    <w:hideMark/>
                  </w:tcPr>
                  <w:p w14:paraId="2235881B" w14:textId="77777777" w:rsidR="006167A6" w:rsidRDefault="006167A6">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6167A6" w14:paraId="6875B67A" w14:textId="77777777">
                <w:trPr>
                  <w:divId w:val="985282607"/>
                  <w:tblCellSpacing w:w="15" w:type="dxa"/>
                </w:trPr>
                <w:tc>
                  <w:tcPr>
                    <w:tcW w:w="50" w:type="pct"/>
                    <w:hideMark/>
                  </w:tcPr>
                  <w:p w14:paraId="45E2CE19" w14:textId="77777777" w:rsidR="006167A6" w:rsidRDefault="006167A6">
                    <w:pPr>
                      <w:pStyle w:val="Bibliography"/>
                      <w:rPr>
                        <w:noProof/>
                      </w:rPr>
                    </w:pPr>
                    <w:r>
                      <w:rPr>
                        <w:noProof/>
                      </w:rPr>
                      <w:t xml:space="preserve">[66] </w:t>
                    </w:r>
                  </w:p>
                </w:tc>
                <w:tc>
                  <w:tcPr>
                    <w:tcW w:w="0" w:type="auto"/>
                    <w:hideMark/>
                  </w:tcPr>
                  <w:p w14:paraId="29096508" w14:textId="77777777" w:rsidR="006167A6" w:rsidRDefault="006167A6">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6167A6" w14:paraId="7539C4A9" w14:textId="77777777">
                <w:trPr>
                  <w:divId w:val="985282607"/>
                  <w:tblCellSpacing w:w="15" w:type="dxa"/>
                </w:trPr>
                <w:tc>
                  <w:tcPr>
                    <w:tcW w:w="50" w:type="pct"/>
                    <w:hideMark/>
                  </w:tcPr>
                  <w:p w14:paraId="06E6469B" w14:textId="77777777" w:rsidR="006167A6" w:rsidRDefault="006167A6">
                    <w:pPr>
                      <w:pStyle w:val="Bibliography"/>
                      <w:rPr>
                        <w:noProof/>
                      </w:rPr>
                    </w:pPr>
                    <w:r>
                      <w:rPr>
                        <w:noProof/>
                      </w:rPr>
                      <w:t xml:space="preserve">[67] </w:t>
                    </w:r>
                  </w:p>
                </w:tc>
                <w:tc>
                  <w:tcPr>
                    <w:tcW w:w="0" w:type="auto"/>
                    <w:hideMark/>
                  </w:tcPr>
                  <w:p w14:paraId="4B2F6B72" w14:textId="77777777" w:rsidR="006167A6" w:rsidRDefault="006167A6">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6167A6" w14:paraId="2EE1B0A9" w14:textId="77777777">
                <w:trPr>
                  <w:divId w:val="985282607"/>
                  <w:tblCellSpacing w:w="15" w:type="dxa"/>
                </w:trPr>
                <w:tc>
                  <w:tcPr>
                    <w:tcW w:w="50" w:type="pct"/>
                    <w:hideMark/>
                  </w:tcPr>
                  <w:p w14:paraId="443A75D7" w14:textId="77777777" w:rsidR="006167A6" w:rsidRDefault="006167A6">
                    <w:pPr>
                      <w:pStyle w:val="Bibliography"/>
                      <w:rPr>
                        <w:noProof/>
                      </w:rPr>
                    </w:pPr>
                    <w:r>
                      <w:rPr>
                        <w:noProof/>
                      </w:rPr>
                      <w:t xml:space="preserve">[68] </w:t>
                    </w:r>
                  </w:p>
                </w:tc>
                <w:tc>
                  <w:tcPr>
                    <w:tcW w:w="0" w:type="auto"/>
                    <w:hideMark/>
                  </w:tcPr>
                  <w:p w14:paraId="11C7890F" w14:textId="77777777" w:rsidR="006167A6" w:rsidRDefault="006167A6">
                    <w:pPr>
                      <w:pStyle w:val="Bibliography"/>
                      <w:rPr>
                        <w:noProof/>
                      </w:rPr>
                    </w:pPr>
                    <w:r>
                      <w:rPr>
                        <w:noProof/>
                      </w:rPr>
                      <w:t>AWS, "Amazon Managed Workflows for Apache Airflow (MWAA," 2023. [Online]. Available: https://aws.amazon.com/mwaa/.</w:t>
                    </w:r>
                  </w:p>
                </w:tc>
              </w:tr>
              <w:tr w:rsidR="006167A6" w14:paraId="0CB39790" w14:textId="77777777">
                <w:trPr>
                  <w:divId w:val="985282607"/>
                  <w:tblCellSpacing w:w="15" w:type="dxa"/>
                </w:trPr>
                <w:tc>
                  <w:tcPr>
                    <w:tcW w:w="50" w:type="pct"/>
                    <w:hideMark/>
                  </w:tcPr>
                  <w:p w14:paraId="2342FD51" w14:textId="77777777" w:rsidR="006167A6" w:rsidRDefault="006167A6">
                    <w:pPr>
                      <w:pStyle w:val="Bibliography"/>
                      <w:rPr>
                        <w:noProof/>
                      </w:rPr>
                    </w:pPr>
                    <w:r>
                      <w:rPr>
                        <w:noProof/>
                      </w:rPr>
                      <w:t xml:space="preserve">[69] </w:t>
                    </w:r>
                  </w:p>
                </w:tc>
                <w:tc>
                  <w:tcPr>
                    <w:tcW w:w="0" w:type="auto"/>
                    <w:hideMark/>
                  </w:tcPr>
                  <w:p w14:paraId="5BFCCF8F" w14:textId="77777777" w:rsidR="006167A6" w:rsidRDefault="006167A6">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6167A6" w14:paraId="6C92BF68" w14:textId="77777777">
                <w:trPr>
                  <w:divId w:val="985282607"/>
                  <w:tblCellSpacing w:w="15" w:type="dxa"/>
                </w:trPr>
                <w:tc>
                  <w:tcPr>
                    <w:tcW w:w="50" w:type="pct"/>
                    <w:hideMark/>
                  </w:tcPr>
                  <w:p w14:paraId="60CA3764" w14:textId="77777777" w:rsidR="006167A6" w:rsidRDefault="006167A6">
                    <w:pPr>
                      <w:pStyle w:val="Bibliography"/>
                      <w:rPr>
                        <w:noProof/>
                      </w:rPr>
                    </w:pPr>
                    <w:r>
                      <w:rPr>
                        <w:noProof/>
                      </w:rPr>
                      <w:t xml:space="preserve">[70] </w:t>
                    </w:r>
                  </w:p>
                </w:tc>
                <w:tc>
                  <w:tcPr>
                    <w:tcW w:w="0" w:type="auto"/>
                    <w:hideMark/>
                  </w:tcPr>
                  <w:p w14:paraId="48BBED7D" w14:textId="77777777" w:rsidR="006167A6" w:rsidRDefault="006167A6">
                    <w:pPr>
                      <w:pStyle w:val="Bibliography"/>
                      <w:rPr>
                        <w:noProof/>
                      </w:rPr>
                    </w:pPr>
                    <w:r>
                      <w:rPr>
                        <w:noProof/>
                      </w:rPr>
                      <w:t>AWS, "Amazon MQ," 2023. [Online]. Available: https://aws.amazon.com/amazon-mq/.</w:t>
                    </w:r>
                  </w:p>
                </w:tc>
              </w:tr>
              <w:tr w:rsidR="006167A6" w14:paraId="1F334128" w14:textId="77777777">
                <w:trPr>
                  <w:divId w:val="985282607"/>
                  <w:tblCellSpacing w:w="15" w:type="dxa"/>
                </w:trPr>
                <w:tc>
                  <w:tcPr>
                    <w:tcW w:w="50" w:type="pct"/>
                    <w:hideMark/>
                  </w:tcPr>
                  <w:p w14:paraId="54C5E14E" w14:textId="77777777" w:rsidR="006167A6" w:rsidRDefault="006167A6">
                    <w:pPr>
                      <w:pStyle w:val="Bibliography"/>
                      <w:rPr>
                        <w:noProof/>
                      </w:rPr>
                    </w:pPr>
                    <w:r>
                      <w:rPr>
                        <w:noProof/>
                      </w:rPr>
                      <w:t xml:space="preserve">[71] </w:t>
                    </w:r>
                  </w:p>
                </w:tc>
                <w:tc>
                  <w:tcPr>
                    <w:tcW w:w="0" w:type="auto"/>
                    <w:hideMark/>
                  </w:tcPr>
                  <w:p w14:paraId="46615629" w14:textId="77777777" w:rsidR="006167A6" w:rsidRDefault="006167A6">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6167A6" w14:paraId="1B2AC73D" w14:textId="77777777">
                <w:trPr>
                  <w:divId w:val="985282607"/>
                  <w:tblCellSpacing w:w="15" w:type="dxa"/>
                </w:trPr>
                <w:tc>
                  <w:tcPr>
                    <w:tcW w:w="50" w:type="pct"/>
                    <w:hideMark/>
                  </w:tcPr>
                  <w:p w14:paraId="0C576258" w14:textId="77777777" w:rsidR="006167A6" w:rsidRDefault="006167A6">
                    <w:pPr>
                      <w:pStyle w:val="Bibliography"/>
                      <w:rPr>
                        <w:noProof/>
                      </w:rPr>
                    </w:pPr>
                    <w:r>
                      <w:rPr>
                        <w:noProof/>
                      </w:rPr>
                      <w:t xml:space="preserve">[72] </w:t>
                    </w:r>
                  </w:p>
                </w:tc>
                <w:tc>
                  <w:tcPr>
                    <w:tcW w:w="0" w:type="auto"/>
                    <w:hideMark/>
                  </w:tcPr>
                  <w:p w14:paraId="0F647009" w14:textId="77777777" w:rsidR="006167A6" w:rsidRDefault="006167A6">
                    <w:pPr>
                      <w:pStyle w:val="Bibliography"/>
                      <w:rPr>
                        <w:noProof/>
                      </w:rPr>
                    </w:pPr>
                    <w:r>
                      <w:rPr>
                        <w:noProof/>
                      </w:rPr>
                      <w:t>AWS, "Using AWS Lambda with Amazon SQS," 2023. [Online]. Available: https://docs.aws.amazon.com/lambda/latest/dg/with-sqs.html.</w:t>
                    </w:r>
                  </w:p>
                </w:tc>
              </w:tr>
              <w:tr w:rsidR="006167A6" w14:paraId="14A0FFB9" w14:textId="77777777">
                <w:trPr>
                  <w:divId w:val="985282607"/>
                  <w:tblCellSpacing w:w="15" w:type="dxa"/>
                </w:trPr>
                <w:tc>
                  <w:tcPr>
                    <w:tcW w:w="50" w:type="pct"/>
                    <w:hideMark/>
                  </w:tcPr>
                  <w:p w14:paraId="532A2AF4" w14:textId="77777777" w:rsidR="006167A6" w:rsidRDefault="006167A6">
                    <w:pPr>
                      <w:pStyle w:val="Bibliography"/>
                      <w:rPr>
                        <w:noProof/>
                      </w:rPr>
                    </w:pPr>
                    <w:r>
                      <w:rPr>
                        <w:noProof/>
                      </w:rPr>
                      <w:t xml:space="preserve">[73] </w:t>
                    </w:r>
                  </w:p>
                </w:tc>
                <w:tc>
                  <w:tcPr>
                    <w:tcW w:w="0" w:type="auto"/>
                    <w:hideMark/>
                  </w:tcPr>
                  <w:p w14:paraId="13BEAA89" w14:textId="77777777" w:rsidR="006167A6" w:rsidRDefault="006167A6">
                    <w:pPr>
                      <w:pStyle w:val="Bibliography"/>
                      <w:rPr>
                        <w:noProof/>
                      </w:rPr>
                    </w:pPr>
                    <w:r>
                      <w:rPr>
                        <w:noProof/>
                      </w:rPr>
                      <w:t>AWS, "AWS Step Functions," 2023. [Online]. Available: https://aws.amazon.com/step-functions/.</w:t>
                    </w:r>
                  </w:p>
                </w:tc>
              </w:tr>
              <w:tr w:rsidR="006167A6" w14:paraId="1EEEBCAD" w14:textId="77777777">
                <w:trPr>
                  <w:divId w:val="985282607"/>
                  <w:tblCellSpacing w:w="15" w:type="dxa"/>
                </w:trPr>
                <w:tc>
                  <w:tcPr>
                    <w:tcW w:w="50" w:type="pct"/>
                    <w:hideMark/>
                  </w:tcPr>
                  <w:p w14:paraId="7F7F074A" w14:textId="77777777" w:rsidR="006167A6" w:rsidRDefault="006167A6">
                    <w:pPr>
                      <w:pStyle w:val="Bibliography"/>
                      <w:rPr>
                        <w:noProof/>
                      </w:rPr>
                    </w:pPr>
                    <w:r>
                      <w:rPr>
                        <w:noProof/>
                      </w:rPr>
                      <w:t xml:space="preserve">[74] </w:t>
                    </w:r>
                  </w:p>
                </w:tc>
                <w:tc>
                  <w:tcPr>
                    <w:tcW w:w="0" w:type="auto"/>
                    <w:hideMark/>
                  </w:tcPr>
                  <w:p w14:paraId="47478CBB" w14:textId="77777777" w:rsidR="006167A6" w:rsidRDefault="006167A6">
                    <w:pPr>
                      <w:pStyle w:val="Bibliography"/>
                      <w:rPr>
                        <w:noProof/>
                      </w:rPr>
                    </w:pPr>
                    <w:r>
                      <w:rPr>
                        <w:noProof/>
                      </w:rPr>
                      <w:t xml:space="preserve">A. Gupta, Building Scalable Microservices with Amazon SQS, AWS Whitepaper, 2019. </w:t>
                    </w:r>
                  </w:p>
                </w:tc>
              </w:tr>
              <w:tr w:rsidR="006167A6" w14:paraId="274F58E7" w14:textId="77777777">
                <w:trPr>
                  <w:divId w:val="985282607"/>
                  <w:tblCellSpacing w:w="15" w:type="dxa"/>
                </w:trPr>
                <w:tc>
                  <w:tcPr>
                    <w:tcW w:w="50" w:type="pct"/>
                    <w:hideMark/>
                  </w:tcPr>
                  <w:p w14:paraId="47C8EB0D" w14:textId="77777777" w:rsidR="006167A6" w:rsidRDefault="006167A6">
                    <w:pPr>
                      <w:pStyle w:val="Bibliography"/>
                      <w:rPr>
                        <w:noProof/>
                      </w:rPr>
                    </w:pPr>
                    <w:r>
                      <w:rPr>
                        <w:noProof/>
                      </w:rPr>
                      <w:t xml:space="preserve">[75] </w:t>
                    </w:r>
                  </w:p>
                </w:tc>
                <w:tc>
                  <w:tcPr>
                    <w:tcW w:w="0" w:type="auto"/>
                    <w:hideMark/>
                  </w:tcPr>
                  <w:p w14:paraId="01EE2007" w14:textId="77777777" w:rsidR="006167A6" w:rsidRDefault="006167A6">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6167A6" w14:paraId="47FDB8BB" w14:textId="77777777">
                <w:trPr>
                  <w:divId w:val="985282607"/>
                  <w:tblCellSpacing w:w="15" w:type="dxa"/>
                </w:trPr>
                <w:tc>
                  <w:tcPr>
                    <w:tcW w:w="50" w:type="pct"/>
                    <w:hideMark/>
                  </w:tcPr>
                  <w:p w14:paraId="2A125DC7" w14:textId="77777777" w:rsidR="006167A6" w:rsidRDefault="006167A6">
                    <w:pPr>
                      <w:pStyle w:val="Bibliography"/>
                      <w:rPr>
                        <w:noProof/>
                      </w:rPr>
                    </w:pPr>
                    <w:r>
                      <w:rPr>
                        <w:noProof/>
                      </w:rPr>
                      <w:t xml:space="preserve">[76] </w:t>
                    </w:r>
                  </w:p>
                </w:tc>
                <w:tc>
                  <w:tcPr>
                    <w:tcW w:w="0" w:type="auto"/>
                    <w:hideMark/>
                  </w:tcPr>
                  <w:p w14:paraId="1DA46D31" w14:textId="77777777" w:rsidR="006167A6" w:rsidRDefault="006167A6">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6167A6" w14:paraId="255F707E" w14:textId="77777777">
                <w:trPr>
                  <w:divId w:val="985282607"/>
                  <w:tblCellSpacing w:w="15" w:type="dxa"/>
                </w:trPr>
                <w:tc>
                  <w:tcPr>
                    <w:tcW w:w="50" w:type="pct"/>
                    <w:hideMark/>
                  </w:tcPr>
                  <w:p w14:paraId="6BA4C628" w14:textId="77777777" w:rsidR="006167A6" w:rsidRDefault="006167A6">
                    <w:pPr>
                      <w:pStyle w:val="Bibliography"/>
                      <w:rPr>
                        <w:noProof/>
                      </w:rPr>
                    </w:pPr>
                    <w:r>
                      <w:rPr>
                        <w:noProof/>
                      </w:rPr>
                      <w:t xml:space="preserve">[77] </w:t>
                    </w:r>
                  </w:p>
                </w:tc>
                <w:tc>
                  <w:tcPr>
                    <w:tcW w:w="0" w:type="auto"/>
                    <w:hideMark/>
                  </w:tcPr>
                  <w:p w14:paraId="2B52DFC6" w14:textId="77777777" w:rsidR="006167A6" w:rsidRDefault="006167A6">
                    <w:pPr>
                      <w:pStyle w:val="Bibliography"/>
                      <w:rPr>
                        <w:noProof/>
                      </w:rPr>
                    </w:pPr>
                    <w:r>
                      <w:rPr>
                        <w:noProof/>
                      </w:rPr>
                      <w:t>AWS, "Managed OpenShift," 2023. [Online]. Available: https://aws.amazon.com/openshift/.</w:t>
                    </w:r>
                  </w:p>
                </w:tc>
              </w:tr>
              <w:tr w:rsidR="006167A6" w14:paraId="7DAE4DBF" w14:textId="77777777">
                <w:trPr>
                  <w:divId w:val="985282607"/>
                  <w:tblCellSpacing w:w="15" w:type="dxa"/>
                </w:trPr>
                <w:tc>
                  <w:tcPr>
                    <w:tcW w:w="50" w:type="pct"/>
                    <w:hideMark/>
                  </w:tcPr>
                  <w:p w14:paraId="596B6923" w14:textId="77777777" w:rsidR="006167A6" w:rsidRDefault="006167A6">
                    <w:pPr>
                      <w:pStyle w:val="Bibliography"/>
                      <w:rPr>
                        <w:noProof/>
                      </w:rPr>
                    </w:pPr>
                    <w:r>
                      <w:rPr>
                        <w:noProof/>
                      </w:rPr>
                      <w:t xml:space="preserve">[78] </w:t>
                    </w:r>
                  </w:p>
                </w:tc>
                <w:tc>
                  <w:tcPr>
                    <w:tcW w:w="0" w:type="auto"/>
                    <w:hideMark/>
                  </w:tcPr>
                  <w:p w14:paraId="08AD5BFA" w14:textId="77777777" w:rsidR="006167A6" w:rsidRDefault="006167A6">
                    <w:pPr>
                      <w:pStyle w:val="Bibliography"/>
                      <w:rPr>
                        <w:noProof/>
                      </w:rPr>
                    </w:pPr>
                    <w:r>
                      <w:rPr>
                        <w:noProof/>
                      </w:rPr>
                      <w:t>AWS, "Amazon Elastic Container Registry (ECR)," 2023. [Online]. Available: https://aws.amazon.com/ecr/.</w:t>
                    </w:r>
                  </w:p>
                </w:tc>
              </w:tr>
              <w:tr w:rsidR="006167A6" w14:paraId="35602150" w14:textId="77777777">
                <w:trPr>
                  <w:divId w:val="985282607"/>
                  <w:tblCellSpacing w:w="15" w:type="dxa"/>
                </w:trPr>
                <w:tc>
                  <w:tcPr>
                    <w:tcW w:w="50" w:type="pct"/>
                    <w:hideMark/>
                  </w:tcPr>
                  <w:p w14:paraId="22E9A6FA" w14:textId="77777777" w:rsidR="006167A6" w:rsidRDefault="006167A6">
                    <w:pPr>
                      <w:pStyle w:val="Bibliography"/>
                      <w:rPr>
                        <w:noProof/>
                      </w:rPr>
                    </w:pPr>
                    <w:r>
                      <w:rPr>
                        <w:noProof/>
                      </w:rPr>
                      <w:t xml:space="preserve">[79] </w:t>
                    </w:r>
                  </w:p>
                </w:tc>
                <w:tc>
                  <w:tcPr>
                    <w:tcW w:w="0" w:type="auto"/>
                    <w:hideMark/>
                  </w:tcPr>
                  <w:p w14:paraId="78B791C5" w14:textId="77777777" w:rsidR="006167A6" w:rsidRDefault="006167A6">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6167A6" w14:paraId="792EF5FB" w14:textId="77777777">
                <w:trPr>
                  <w:divId w:val="985282607"/>
                  <w:tblCellSpacing w:w="15" w:type="dxa"/>
                </w:trPr>
                <w:tc>
                  <w:tcPr>
                    <w:tcW w:w="50" w:type="pct"/>
                    <w:hideMark/>
                  </w:tcPr>
                  <w:p w14:paraId="43EABF85" w14:textId="77777777" w:rsidR="006167A6" w:rsidRDefault="006167A6">
                    <w:pPr>
                      <w:pStyle w:val="Bibliography"/>
                      <w:rPr>
                        <w:noProof/>
                      </w:rPr>
                    </w:pPr>
                    <w:r>
                      <w:rPr>
                        <w:noProof/>
                      </w:rPr>
                      <w:t xml:space="preserve">[80] </w:t>
                    </w:r>
                  </w:p>
                </w:tc>
                <w:tc>
                  <w:tcPr>
                    <w:tcW w:w="0" w:type="auto"/>
                    <w:hideMark/>
                  </w:tcPr>
                  <w:p w14:paraId="1FC239C5" w14:textId="77777777" w:rsidR="006167A6" w:rsidRDefault="006167A6">
                    <w:pPr>
                      <w:pStyle w:val="Bibliography"/>
                      <w:rPr>
                        <w:noProof/>
                      </w:rPr>
                    </w:pPr>
                    <w:r>
                      <w:rPr>
                        <w:noProof/>
                      </w:rPr>
                      <w:t>AWS, "Amazon Elastic Container Service (ECS)," 2023. [Online]. Available: https://aws.amazon.com/ecs/.</w:t>
                    </w:r>
                  </w:p>
                </w:tc>
              </w:tr>
              <w:tr w:rsidR="006167A6" w14:paraId="72BAAF4E" w14:textId="77777777">
                <w:trPr>
                  <w:divId w:val="985282607"/>
                  <w:tblCellSpacing w:w="15" w:type="dxa"/>
                </w:trPr>
                <w:tc>
                  <w:tcPr>
                    <w:tcW w:w="50" w:type="pct"/>
                    <w:hideMark/>
                  </w:tcPr>
                  <w:p w14:paraId="199F9FF6" w14:textId="77777777" w:rsidR="006167A6" w:rsidRDefault="006167A6">
                    <w:pPr>
                      <w:pStyle w:val="Bibliography"/>
                      <w:rPr>
                        <w:noProof/>
                      </w:rPr>
                    </w:pPr>
                    <w:r>
                      <w:rPr>
                        <w:noProof/>
                      </w:rPr>
                      <w:t xml:space="preserve">[81] </w:t>
                    </w:r>
                  </w:p>
                </w:tc>
                <w:tc>
                  <w:tcPr>
                    <w:tcW w:w="0" w:type="auto"/>
                    <w:hideMark/>
                  </w:tcPr>
                  <w:p w14:paraId="1BC86AEC" w14:textId="77777777" w:rsidR="006167A6" w:rsidRDefault="006167A6">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6167A6" w14:paraId="0922A7A4" w14:textId="77777777">
                <w:trPr>
                  <w:divId w:val="985282607"/>
                  <w:tblCellSpacing w:w="15" w:type="dxa"/>
                </w:trPr>
                <w:tc>
                  <w:tcPr>
                    <w:tcW w:w="50" w:type="pct"/>
                    <w:hideMark/>
                  </w:tcPr>
                  <w:p w14:paraId="7EE43FCA" w14:textId="77777777" w:rsidR="006167A6" w:rsidRDefault="006167A6">
                    <w:pPr>
                      <w:pStyle w:val="Bibliography"/>
                      <w:rPr>
                        <w:noProof/>
                      </w:rPr>
                    </w:pPr>
                    <w:r>
                      <w:rPr>
                        <w:noProof/>
                      </w:rPr>
                      <w:t xml:space="preserve">[82] </w:t>
                    </w:r>
                  </w:p>
                </w:tc>
                <w:tc>
                  <w:tcPr>
                    <w:tcW w:w="0" w:type="auto"/>
                    <w:hideMark/>
                  </w:tcPr>
                  <w:p w14:paraId="15701D59" w14:textId="77777777" w:rsidR="006167A6" w:rsidRDefault="006167A6">
                    <w:pPr>
                      <w:pStyle w:val="Bibliography"/>
                      <w:rPr>
                        <w:noProof/>
                      </w:rPr>
                    </w:pPr>
                    <w:r>
                      <w:rPr>
                        <w:noProof/>
                      </w:rPr>
                      <w:t>AWS, "Amazon Elastic Kubernetes Service (EKS)," 2023. [Online]. Available: https://aws.amazon.com/eks/.</w:t>
                    </w:r>
                  </w:p>
                </w:tc>
              </w:tr>
              <w:tr w:rsidR="006167A6" w14:paraId="5007EA03" w14:textId="77777777">
                <w:trPr>
                  <w:divId w:val="985282607"/>
                  <w:tblCellSpacing w:w="15" w:type="dxa"/>
                </w:trPr>
                <w:tc>
                  <w:tcPr>
                    <w:tcW w:w="50" w:type="pct"/>
                    <w:hideMark/>
                  </w:tcPr>
                  <w:p w14:paraId="1185FCEC" w14:textId="77777777" w:rsidR="006167A6" w:rsidRDefault="006167A6">
                    <w:pPr>
                      <w:pStyle w:val="Bibliography"/>
                      <w:rPr>
                        <w:noProof/>
                      </w:rPr>
                    </w:pPr>
                    <w:r>
                      <w:rPr>
                        <w:noProof/>
                      </w:rPr>
                      <w:t xml:space="preserve">[83] </w:t>
                    </w:r>
                  </w:p>
                </w:tc>
                <w:tc>
                  <w:tcPr>
                    <w:tcW w:w="0" w:type="auto"/>
                    <w:hideMark/>
                  </w:tcPr>
                  <w:p w14:paraId="5C44A201" w14:textId="77777777" w:rsidR="006167A6" w:rsidRDefault="006167A6">
                    <w:pPr>
                      <w:pStyle w:val="Bibliography"/>
                      <w:rPr>
                        <w:noProof/>
                      </w:rPr>
                    </w:pPr>
                    <w:r>
                      <w:rPr>
                        <w:noProof/>
                      </w:rPr>
                      <w:t>AWS, "AWS App2Container," 2023. [Online]. Available: https://aws.amazon.com/app2container/.</w:t>
                    </w:r>
                  </w:p>
                </w:tc>
              </w:tr>
              <w:tr w:rsidR="006167A6" w14:paraId="098F3967" w14:textId="77777777">
                <w:trPr>
                  <w:divId w:val="985282607"/>
                  <w:tblCellSpacing w:w="15" w:type="dxa"/>
                </w:trPr>
                <w:tc>
                  <w:tcPr>
                    <w:tcW w:w="50" w:type="pct"/>
                    <w:hideMark/>
                  </w:tcPr>
                  <w:p w14:paraId="5AA95346" w14:textId="77777777" w:rsidR="006167A6" w:rsidRDefault="006167A6">
                    <w:pPr>
                      <w:pStyle w:val="Bibliography"/>
                      <w:rPr>
                        <w:noProof/>
                      </w:rPr>
                    </w:pPr>
                    <w:r>
                      <w:rPr>
                        <w:noProof/>
                      </w:rPr>
                      <w:t xml:space="preserve">[84] </w:t>
                    </w:r>
                  </w:p>
                </w:tc>
                <w:tc>
                  <w:tcPr>
                    <w:tcW w:w="0" w:type="auto"/>
                    <w:hideMark/>
                  </w:tcPr>
                  <w:p w14:paraId="2CEC8AA2" w14:textId="77777777" w:rsidR="006167A6" w:rsidRDefault="006167A6">
                    <w:pPr>
                      <w:pStyle w:val="Bibliography"/>
                      <w:rPr>
                        <w:noProof/>
                      </w:rPr>
                    </w:pPr>
                    <w:r>
                      <w:rPr>
                        <w:noProof/>
                      </w:rPr>
                      <w:t>AWS, "AWS Copilot," 2023. [Online]. Available: https://aws.amazon.com/copilot/.</w:t>
                    </w:r>
                  </w:p>
                </w:tc>
              </w:tr>
              <w:tr w:rsidR="006167A6" w14:paraId="1CFFF7EB" w14:textId="77777777">
                <w:trPr>
                  <w:divId w:val="985282607"/>
                  <w:tblCellSpacing w:w="15" w:type="dxa"/>
                </w:trPr>
                <w:tc>
                  <w:tcPr>
                    <w:tcW w:w="50" w:type="pct"/>
                    <w:hideMark/>
                  </w:tcPr>
                  <w:p w14:paraId="5699E202" w14:textId="77777777" w:rsidR="006167A6" w:rsidRDefault="006167A6">
                    <w:pPr>
                      <w:pStyle w:val="Bibliography"/>
                      <w:rPr>
                        <w:noProof/>
                      </w:rPr>
                    </w:pPr>
                    <w:r>
                      <w:rPr>
                        <w:noProof/>
                      </w:rPr>
                      <w:t xml:space="preserve">[85] </w:t>
                    </w:r>
                  </w:p>
                </w:tc>
                <w:tc>
                  <w:tcPr>
                    <w:tcW w:w="0" w:type="auto"/>
                    <w:hideMark/>
                  </w:tcPr>
                  <w:p w14:paraId="68804C67" w14:textId="77777777" w:rsidR="006167A6" w:rsidRDefault="006167A6">
                    <w:pPr>
                      <w:pStyle w:val="Bibliography"/>
                      <w:rPr>
                        <w:noProof/>
                      </w:rPr>
                    </w:pPr>
                    <w:r>
                      <w:rPr>
                        <w:noProof/>
                      </w:rPr>
                      <w:t>Red Hat, "Red Hat OpenShift Service on AWS," 2023. [Online]. Available: https://www.openshift.com/products/amazon-openshift.</w:t>
                    </w:r>
                  </w:p>
                </w:tc>
              </w:tr>
              <w:tr w:rsidR="006167A6" w14:paraId="14E84862" w14:textId="77777777">
                <w:trPr>
                  <w:divId w:val="985282607"/>
                  <w:tblCellSpacing w:w="15" w:type="dxa"/>
                </w:trPr>
                <w:tc>
                  <w:tcPr>
                    <w:tcW w:w="50" w:type="pct"/>
                    <w:hideMark/>
                  </w:tcPr>
                  <w:p w14:paraId="22D6A673" w14:textId="77777777" w:rsidR="006167A6" w:rsidRDefault="006167A6">
                    <w:pPr>
                      <w:pStyle w:val="Bibliography"/>
                      <w:rPr>
                        <w:noProof/>
                      </w:rPr>
                    </w:pPr>
                    <w:r>
                      <w:rPr>
                        <w:noProof/>
                      </w:rPr>
                      <w:t xml:space="preserve">[86] </w:t>
                    </w:r>
                  </w:p>
                </w:tc>
                <w:tc>
                  <w:tcPr>
                    <w:tcW w:w="0" w:type="auto"/>
                    <w:hideMark/>
                  </w:tcPr>
                  <w:p w14:paraId="1FBC4679" w14:textId="77777777" w:rsidR="006167A6" w:rsidRDefault="006167A6">
                    <w:pPr>
                      <w:pStyle w:val="Bibliography"/>
                      <w:rPr>
                        <w:noProof/>
                      </w:rPr>
                    </w:pPr>
                    <w:r>
                      <w:rPr>
                        <w:noProof/>
                      </w:rPr>
                      <w:t>AWS, "AWS RoboMaker," 2023. [Online]. Available: https://aws.amazon.com/robomaker/.</w:t>
                    </w:r>
                  </w:p>
                </w:tc>
              </w:tr>
              <w:tr w:rsidR="006167A6" w14:paraId="558EF226" w14:textId="77777777">
                <w:trPr>
                  <w:divId w:val="985282607"/>
                  <w:tblCellSpacing w:w="15" w:type="dxa"/>
                </w:trPr>
                <w:tc>
                  <w:tcPr>
                    <w:tcW w:w="50" w:type="pct"/>
                    <w:hideMark/>
                  </w:tcPr>
                  <w:p w14:paraId="2E2D8276" w14:textId="77777777" w:rsidR="006167A6" w:rsidRDefault="006167A6">
                    <w:pPr>
                      <w:pStyle w:val="Bibliography"/>
                      <w:rPr>
                        <w:noProof/>
                      </w:rPr>
                    </w:pPr>
                    <w:r>
                      <w:rPr>
                        <w:noProof/>
                      </w:rPr>
                      <w:t xml:space="preserve">[87] </w:t>
                    </w:r>
                  </w:p>
                </w:tc>
                <w:tc>
                  <w:tcPr>
                    <w:tcW w:w="0" w:type="auto"/>
                    <w:hideMark/>
                  </w:tcPr>
                  <w:p w14:paraId="22F2BED0" w14:textId="77777777" w:rsidR="006167A6" w:rsidRDefault="006167A6">
                    <w:pPr>
                      <w:pStyle w:val="Bibliography"/>
                      <w:rPr>
                        <w:noProof/>
                      </w:rPr>
                    </w:pPr>
                    <w:r>
                      <w:rPr>
                        <w:noProof/>
                      </w:rPr>
                      <w:t>AWS, "Amazon Braket," 2023. [Online]. Available: https://aws.amazon.com/braket/.</w:t>
                    </w:r>
                  </w:p>
                </w:tc>
              </w:tr>
              <w:tr w:rsidR="006167A6" w14:paraId="25505848" w14:textId="77777777">
                <w:trPr>
                  <w:divId w:val="985282607"/>
                  <w:tblCellSpacing w:w="15" w:type="dxa"/>
                </w:trPr>
                <w:tc>
                  <w:tcPr>
                    <w:tcW w:w="50" w:type="pct"/>
                    <w:hideMark/>
                  </w:tcPr>
                  <w:p w14:paraId="67EC8BAC" w14:textId="77777777" w:rsidR="006167A6" w:rsidRDefault="006167A6">
                    <w:pPr>
                      <w:pStyle w:val="Bibliography"/>
                      <w:rPr>
                        <w:noProof/>
                      </w:rPr>
                    </w:pPr>
                    <w:r>
                      <w:rPr>
                        <w:noProof/>
                      </w:rPr>
                      <w:t xml:space="preserve">[88] </w:t>
                    </w:r>
                  </w:p>
                </w:tc>
                <w:tc>
                  <w:tcPr>
                    <w:tcW w:w="0" w:type="auto"/>
                    <w:hideMark/>
                  </w:tcPr>
                  <w:p w14:paraId="78B72697" w14:textId="77777777" w:rsidR="006167A6" w:rsidRDefault="006167A6">
                    <w:pPr>
                      <w:pStyle w:val="Bibliography"/>
                      <w:rPr>
                        <w:noProof/>
                      </w:rPr>
                    </w:pPr>
                    <w:r>
                      <w:rPr>
                        <w:noProof/>
                      </w:rPr>
                      <w:t>AWS, "AWS Cloud Development Kit (CDK)," 2023. [Online]. Available: https://aws.amazon.com/cdk/.</w:t>
                    </w:r>
                  </w:p>
                </w:tc>
              </w:tr>
              <w:tr w:rsidR="006167A6" w14:paraId="28874B25" w14:textId="77777777">
                <w:trPr>
                  <w:divId w:val="985282607"/>
                  <w:tblCellSpacing w:w="15" w:type="dxa"/>
                </w:trPr>
                <w:tc>
                  <w:tcPr>
                    <w:tcW w:w="50" w:type="pct"/>
                    <w:hideMark/>
                  </w:tcPr>
                  <w:p w14:paraId="16578B84" w14:textId="77777777" w:rsidR="006167A6" w:rsidRDefault="006167A6">
                    <w:pPr>
                      <w:pStyle w:val="Bibliography"/>
                      <w:rPr>
                        <w:noProof/>
                      </w:rPr>
                    </w:pPr>
                    <w:r>
                      <w:rPr>
                        <w:noProof/>
                      </w:rPr>
                      <w:t xml:space="preserve">[89] </w:t>
                    </w:r>
                  </w:p>
                </w:tc>
                <w:tc>
                  <w:tcPr>
                    <w:tcW w:w="0" w:type="auto"/>
                    <w:hideMark/>
                  </w:tcPr>
                  <w:p w14:paraId="378FF3C3" w14:textId="77777777" w:rsidR="006167A6" w:rsidRDefault="006167A6">
                    <w:pPr>
                      <w:pStyle w:val="Bibliography"/>
                      <w:rPr>
                        <w:noProof/>
                      </w:rPr>
                    </w:pPr>
                    <w:r>
                      <w:rPr>
                        <w:noProof/>
                      </w:rPr>
                      <w:t>AWS, "AWS CloudShell," 2023. [Online]. Available: https://aws.amazon.com/cloudshell/.</w:t>
                    </w:r>
                  </w:p>
                </w:tc>
              </w:tr>
              <w:tr w:rsidR="006167A6" w14:paraId="717724A9" w14:textId="77777777">
                <w:trPr>
                  <w:divId w:val="985282607"/>
                  <w:tblCellSpacing w:w="15" w:type="dxa"/>
                </w:trPr>
                <w:tc>
                  <w:tcPr>
                    <w:tcW w:w="50" w:type="pct"/>
                    <w:hideMark/>
                  </w:tcPr>
                  <w:p w14:paraId="695A92F8" w14:textId="77777777" w:rsidR="006167A6" w:rsidRDefault="006167A6">
                    <w:pPr>
                      <w:pStyle w:val="Bibliography"/>
                      <w:rPr>
                        <w:noProof/>
                      </w:rPr>
                    </w:pPr>
                    <w:r>
                      <w:rPr>
                        <w:noProof/>
                      </w:rPr>
                      <w:t xml:space="preserve">[90] </w:t>
                    </w:r>
                  </w:p>
                </w:tc>
                <w:tc>
                  <w:tcPr>
                    <w:tcW w:w="0" w:type="auto"/>
                    <w:hideMark/>
                  </w:tcPr>
                  <w:p w14:paraId="52C52DB4" w14:textId="77777777" w:rsidR="006167A6" w:rsidRDefault="006167A6">
                    <w:pPr>
                      <w:pStyle w:val="Bibliography"/>
                      <w:rPr>
                        <w:noProof/>
                      </w:rPr>
                    </w:pPr>
                    <w:r>
                      <w:rPr>
                        <w:noProof/>
                      </w:rPr>
                      <w:t>AWS, "AWS Fargate," 2023. [Online]. Available: https://aws.amazon.com/fargate/.</w:t>
                    </w:r>
                  </w:p>
                </w:tc>
              </w:tr>
            </w:tbl>
            <w:p w14:paraId="02C6522C" w14:textId="77777777" w:rsidR="006167A6" w:rsidRDefault="006167A6">
              <w:pPr>
                <w:divId w:val="985282607"/>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3"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4"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2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2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2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2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69"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70"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66"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87"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92"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268"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269"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496"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497"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665"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666"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768"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769"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1020"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1021"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1062"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1063"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1075"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1076"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1187"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1188"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1274"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1275"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1277"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1278"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1281"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1283"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1285"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1286"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1288"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1289"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1290"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1291"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1293"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1294"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1295"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1296"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1299"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1300"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1307"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1308"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1309"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1310"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1312"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1313"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1314"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1315"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131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131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1318"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1319"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1321"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1322"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1325"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327"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328"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331"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332"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333"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334"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335"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336"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337"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338"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339"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340"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AABC9" w14:textId="77777777" w:rsidR="00187884" w:rsidRDefault="00187884" w:rsidP="005935FF">
      <w:pPr>
        <w:spacing w:after="0" w:line="240" w:lineRule="auto"/>
      </w:pPr>
      <w:r>
        <w:separator/>
      </w:r>
    </w:p>
  </w:endnote>
  <w:endnote w:type="continuationSeparator" w:id="0">
    <w:p w14:paraId="115E1104" w14:textId="77777777" w:rsidR="00187884" w:rsidRDefault="00187884"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87627" w14:textId="77777777" w:rsidR="00187884" w:rsidRDefault="00187884" w:rsidP="005935FF">
      <w:pPr>
        <w:spacing w:after="0" w:line="240" w:lineRule="auto"/>
      </w:pPr>
      <w:r>
        <w:separator/>
      </w:r>
    </w:p>
  </w:footnote>
  <w:footnote w:type="continuationSeparator" w:id="0">
    <w:p w14:paraId="66900CEB" w14:textId="77777777" w:rsidR="00187884" w:rsidRDefault="00187884" w:rsidP="005935FF">
      <w:pPr>
        <w:spacing w:after="0" w:line="240" w:lineRule="auto"/>
      </w:pPr>
      <w:r>
        <w:continuationSeparator/>
      </w:r>
    </w:p>
  </w:footnote>
  <w:footnote w:id="1">
    <w:p w14:paraId="48534A4E" w14:textId="3F4A578D" w:rsidR="009433B5" w:rsidDel="009466DC" w:rsidRDefault="009433B5">
      <w:pPr>
        <w:pStyle w:val="FootnoteText"/>
        <w:rPr>
          <w:del w:id="488" w:author="Paulo H. Leocadio" w:date="2024-07-17T13:11:00Z" w16du:dateUtc="2024-07-17T17:11:00Z"/>
        </w:rPr>
      </w:pPr>
      <w:del w:id="489" w:author="Paulo H. Leocadio" w:date="2024-07-17T13:11:00Z" w16du:dateUtc="2024-07-17T17:11:00Z">
        <w:r w:rsidDel="009466DC">
          <w:rPr>
            <w:rStyle w:val="FootnoteReference"/>
          </w:rPr>
          <w:footnoteRef/>
        </w:r>
        <w:r w:rsidDel="009466DC">
          <w:delText xml:space="preserve"> </w:delText>
        </w:r>
        <w:r w:rsidRPr="00332601" w:rsidDel="009466DC">
          <w:delText xml:space="preserve">Turner, B., &amp; Johnson, L. (2020). "Scalable and Secure Package Management in Cloud Environments." </w:delText>
        </w:r>
        <w:r w:rsidRPr="00332601" w:rsidDel="009466DC">
          <w:rPr>
            <w:i/>
            <w:iCs/>
          </w:rPr>
          <w:delText>International Conference on Cloud Computing, 2020</w:delText>
        </w:r>
        <w:r w:rsidRPr="00332601" w:rsidDel="009466DC">
          <w:delText>, 234-249</w:delText>
        </w:r>
        <w:r w:rsidDel="009466DC">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773"/>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3537"/>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87884"/>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072"/>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7A6"/>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0C71"/>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466DC"/>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0CA"/>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0931053">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5811045">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090497">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293279">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469147">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27610">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150836">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0560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1355843">
      <w:bodyDiv w:val="1"/>
      <w:marLeft w:val="0"/>
      <w:marRight w:val="0"/>
      <w:marTop w:val="0"/>
      <w:marBottom w:val="0"/>
      <w:divBdr>
        <w:top w:val="none" w:sz="0" w:space="0" w:color="auto"/>
        <w:left w:val="none" w:sz="0" w:space="0" w:color="auto"/>
        <w:bottom w:val="none" w:sz="0" w:space="0" w:color="auto"/>
        <w:right w:val="none" w:sz="0" w:space="0" w:color="auto"/>
      </w:divBdr>
    </w:div>
    <w:div w:id="162013332">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1208582">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26251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2625026">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788145">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19943966">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82336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790745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409869">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14806">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298576">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023192">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365845">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750426">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163360">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399862888">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644571">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2217">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2919253">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367481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6822725">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4571486">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7911414">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237308">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2644324">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59679095">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79293963">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24037">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0964585">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466479">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1941348">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16826">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176">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0905330">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1713808">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109982">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303263">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591466">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522842">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268444">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5560008">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06448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26107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448215">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56399">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148901">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566430">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529375">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35184">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363001">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644027">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668857">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5621910">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870685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5282607">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886763">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7148005">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1681">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186426">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03260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5198979">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678286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658383">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683084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212538">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799719">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166064">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4459410">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197024">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082166">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3660575">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09282">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305699">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513687">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304338">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5891288">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0237856">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294233">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0943090">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753059">
      <w:bodyDiv w:val="1"/>
      <w:marLeft w:val="0"/>
      <w:marRight w:val="0"/>
      <w:marTop w:val="0"/>
      <w:marBottom w:val="0"/>
      <w:divBdr>
        <w:top w:val="none" w:sz="0" w:space="0" w:color="auto"/>
        <w:left w:val="none" w:sz="0" w:space="0" w:color="auto"/>
        <w:bottom w:val="none" w:sz="0" w:space="0" w:color="auto"/>
        <w:right w:val="none" w:sz="0" w:space="0" w:color="auto"/>
      </w:divBdr>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48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36664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018591">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427589">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0589998">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92427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699562">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5997694">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053665">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628836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8830381">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560209">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667316">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365121">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186110">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8633755">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566956">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39341377">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563582">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2903714">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383706">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5538949">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148323">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6757612">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606680">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704904">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293017">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03803">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09366">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467581">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610008">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277434">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091063">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178678">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493560">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2467312">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3852373">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35079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15966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394460">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171637">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083102">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7298045">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663167">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8609">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1896878">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90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89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88</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86</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85</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9F3B00E-6994-4ABA-A817-4DF41787D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7393</TotalTime>
  <Pages>45</Pages>
  <Words>23194</Words>
  <Characters>132209</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559</cp:revision>
  <dcterms:created xsi:type="dcterms:W3CDTF">2024-05-07T11:17:00Z</dcterms:created>
  <dcterms:modified xsi:type="dcterms:W3CDTF">2024-07-17T17:30:00Z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ies>
</file>