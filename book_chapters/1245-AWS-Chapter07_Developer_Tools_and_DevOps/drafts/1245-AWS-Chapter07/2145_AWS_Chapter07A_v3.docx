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2"/>
      <w:commentRangeStart w:id="3"/>
      <w:r w:rsidRPr="003D5B30">
        <w:t>Introduction</w:t>
      </w:r>
      <w:commentRangeEnd w:id="2"/>
      <w:r w:rsidR="00703812">
        <w:rPr>
          <w:rStyle w:val="CommentReference"/>
          <w:rFonts w:eastAsiaTheme="minorHAnsi" w:cstheme="minorBidi"/>
          <w:b w:val="0"/>
          <w:color w:val="000000" w:themeColor="text1"/>
        </w:rPr>
        <w:commentReference w:id="2"/>
      </w:r>
      <w:commentRangeEnd w:id="3"/>
      <w:r w:rsidR="009E7A45">
        <w:rPr>
          <w:rStyle w:val="CommentReference"/>
          <w:rFonts w:eastAsiaTheme="minorHAnsi" w:cstheme="minorBidi"/>
          <w:b w:val="0"/>
          <w:color w:val="000000" w:themeColor="text1"/>
        </w:rPr>
        <w:commentReference w:id="3"/>
      </w:r>
    </w:p>
    <w:p w14:paraId="7F9D814D" w14:textId="77777777" w:rsidR="003D4A53" w:rsidRPr="001731C0" w:rsidRDefault="003D4A53" w:rsidP="009E7A45">
      <w:pPr>
        <w:pStyle w:val="NormalBPBHEB"/>
      </w:pPr>
      <w:r w:rsidRPr="00CB6A8F">
        <w: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t>
      </w:r>
      <w:r w:rsidRPr="001731C0">
        <w:t>leverage cloud-native services effectively.</w:t>
      </w:r>
    </w:p>
    <w:p w14:paraId="58766560" w14:textId="77777777" w:rsidR="003D4A53" w:rsidRPr="001731C0" w:rsidRDefault="003D4A53" w:rsidP="009E7A45">
      <w:pPr>
        <w:pStyle w:val="NormalBPBHEB"/>
      </w:pPr>
      <w:r w:rsidRPr="001731C0">
        <w: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t>
      </w:r>
    </w:p>
    <w:p w14:paraId="511BFE33" w14:textId="77777777" w:rsidR="003D4A53" w:rsidRPr="001731C0" w:rsidRDefault="003D4A53" w:rsidP="009E7A45">
      <w:pPr>
        <w:pStyle w:val="NormalBPBHEB"/>
      </w:pPr>
      <w:r w:rsidRPr="001731C0">
        <w:t xml:space="preserve">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w:t>
      </w:r>
      <w:r w:rsidRPr="001731C0">
        <w:lastRenderedPageBreak/>
        <w:t>developer productivity through features like code completion, debugging tools, and collaborative capabilities [3], [18].</w:t>
      </w:r>
    </w:p>
    <w:p w14:paraId="39F3BAB4" w14:textId="77777777" w:rsidR="003D4A53" w:rsidRPr="001731C0" w:rsidRDefault="003D4A53" w:rsidP="009E7A45">
      <w:pPr>
        <w:pStyle w:val="NormalBPBHEB"/>
      </w:pPr>
      <w:r w:rsidRPr="001731C0">
        <w: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t>
      </w:r>
    </w:p>
    <w:p w14:paraId="564E4C81" w14:textId="77777777" w:rsidR="003D4A53" w:rsidRPr="001731C0" w:rsidRDefault="003D4A53" w:rsidP="009E7A45">
      <w:pPr>
        <w:pStyle w:val="NormalBPBHEB"/>
      </w:pPr>
      <w:r w:rsidRPr="001731C0">
        <w:t>In parallel, the chapter addresses the critical aspects of continuous integration (CI) and continuous deployment (CD) methodologies, elucidating how cloud-native services such as AWS CodeBuild, AWS CodeCommit, and AWS CodePipeline automate build, test, and deployment tasks [24], [27], [32]. Best practices for secure CI/CD pipelines are highlighted, emphasizing the importance of robust security measures in cloud environments [34].</w:t>
      </w:r>
    </w:p>
    <w:p w14:paraId="14D9C4C9" w14:textId="77777777" w:rsidR="003D4A53" w:rsidRPr="001731C0" w:rsidRDefault="003D4A53" w:rsidP="009E7A45">
      <w:pPr>
        <w:pStyle w:val="NormalBPBHEB"/>
      </w:pPr>
      <w:r w:rsidRPr="001731C0">
        <w:t>The discussion then shifts towards advanced deployment strategies and orchestration techniques, underscoring the role of infrastructure as code (IaC) in provisioning and managing cloud resources programmatically [13], [15]. Tools like AWS CloudFormation and AWS Cloud Control API are examined for their efficacy in achieving infrastructure scalability and consistency [14], [16].</w:t>
      </w:r>
    </w:p>
    <w:p w14:paraId="015F1749" w14:textId="77777777" w:rsidR="003D4A53" w:rsidRPr="001731C0" w:rsidRDefault="003D4A53" w:rsidP="009E7A45">
      <w:pPr>
        <w:pStyle w:val="NormalBPBHEB"/>
      </w:pPr>
      <w:r w:rsidRPr="001731C0">
        <w: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t>
      </w:r>
    </w:p>
    <w:p w14:paraId="380CEAD7" w14:textId="6C1C1158" w:rsidR="003D4A53" w:rsidRPr="001731C0" w:rsidRDefault="003D4A53" w:rsidP="009E7A45">
      <w:pPr>
        <w:pStyle w:val="NormalBPBHEB"/>
      </w:pPr>
      <w:r w:rsidRPr="001731C0">
        <w:t xml:space="preserve">Lastly, the chapter </w:t>
      </w:r>
      <w:r w:rsidR="00982258" w:rsidRPr="001731C0">
        <w:t>elucidates</w:t>
      </w:r>
      <w:r w:rsidRPr="001731C0">
        <w: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t>
      </w:r>
    </w:p>
    <w:p w14:paraId="629A1119" w14:textId="4B0054E1" w:rsidR="003D4A53" w:rsidRPr="001731C0" w:rsidRDefault="003D4A53" w:rsidP="009E7A45">
      <w:pPr>
        <w:pStyle w:val="NormalBPBHEB"/>
      </w:pPr>
      <w:r w:rsidRPr="001731C0">
        <w:t xml:space="preserve">In </w:t>
      </w:r>
      <w:r w:rsidR="004C08EC" w:rsidRPr="001731C0">
        <w:t>summary</w:t>
      </w:r>
      <w:r w:rsidRPr="001731C0">
        <w: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t>
      </w: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4"/>
      <w:commentRangeStart w:id="5"/>
      <w:commentRangeStart w:id="6"/>
      <w:commentRangeStart w:id="7"/>
      <w:r>
        <w:t>topics</w:t>
      </w:r>
      <w:commentRangeEnd w:id="4"/>
      <w:r>
        <w:rPr>
          <w:rStyle w:val="CommentReference"/>
          <w:rFonts w:asciiTheme="minorHAnsi" w:eastAsiaTheme="minorHAnsi" w:hAnsiTheme="minorHAnsi" w:cstheme="minorBidi"/>
        </w:rPr>
        <w:commentReference w:id="4"/>
      </w:r>
      <w:commentRangeEnd w:id="5"/>
      <w:commentRangeEnd w:id="6"/>
      <w:commentRangeEnd w:id="7"/>
      <w:r w:rsidR="00910FFE">
        <w:rPr>
          <w:rStyle w:val="CommentReference"/>
          <w:rFonts w:eastAsiaTheme="minorHAnsi" w:cstheme="minorBidi"/>
        </w:rPr>
        <w:commentReference w:id="5"/>
      </w:r>
      <w:r w:rsidR="004120C0">
        <w:rPr>
          <w:rStyle w:val="CommentReference"/>
          <w:rFonts w:eastAsiaTheme="minorHAnsi" w:cstheme="minorBidi"/>
        </w:rPr>
        <w:commentReference w:id="6"/>
      </w:r>
      <w:r w:rsidR="00910FFE">
        <w:rPr>
          <w:rStyle w:val="CommentReference"/>
          <w:rFonts w:eastAsiaTheme="minorHAnsi" w:cstheme="minorBidi"/>
        </w:rPr>
        <w:commentReference w:id="7"/>
      </w:r>
      <w:r>
        <w:t xml:space="preserve">: </w:t>
      </w:r>
    </w:p>
    <w:p w14:paraId="5779CF43" w14:textId="77777777" w:rsid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Developer Tools</w:t>
      </w:r>
    </w:p>
    <w:p w14:paraId="77111E5E"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CodeCatalyst </w:t>
      </w:r>
    </w:p>
    <w:p w14:paraId="66C704F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CodeGuru</w:t>
      </w:r>
    </w:p>
    <w:p w14:paraId="7C166BA4"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Corretto</w:t>
      </w:r>
    </w:p>
    <w:p w14:paraId="032C72B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Control API</w:t>
      </w:r>
    </w:p>
    <w:p w14:paraId="5B39549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Development Kit (CDK)</w:t>
      </w:r>
    </w:p>
    <w:p w14:paraId="416FA9C2"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Cloud9</w:t>
      </w:r>
    </w:p>
    <w:p w14:paraId="73D054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CloudShell</w:t>
      </w:r>
    </w:p>
    <w:p w14:paraId="1A36BD5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CodeArtifact</w:t>
      </w:r>
    </w:p>
    <w:p w14:paraId="41098080"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CodeBuild</w:t>
      </w:r>
    </w:p>
    <w:p w14:paraId="2493918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CodeCommit</w:t>
      </w:r>
    </w:p>
    <w:p w14:paraId="4C43D35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CodeDeploy</w:t>
      </w:r>
    </w:p>
    <w:p w14:paraId="6110B4B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CodePipeline</w:t>
      </w:r>
    </w:p>
    <w:p w14:paraId="58F2663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CodeStar</w:t>
      </w:r>
    </w:p>
    <w:p w14:paraId="6649191C"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Command Line Interface (CLI)</w:t>
      </w:r>
    </w:p>
    <w:p w14:paraId="1D55370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Device Farm</w:t>
      </w:r>
    </w:p>
    <w:p w14:paraId="692D5BB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Fault Injection Simulator</w:t>
      </w:r>
    </w:p>
    <w:p w14:paraId="0C254B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Tools and SDKs</w:t>
      </w:r>
    </w:p>
    <w:p w14:paraId="0DBE544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X-Ray</w:t>
      </w:r>
    </w:p>
    <w:p w14:paraId="59B3CDA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CodeWhisperer</w:t>
      </w:r>
    </w:p>
    <w:p w14:paraId="61E48F46" w14:textId="5B5DEDE5" w:rsidR="001F211F" w:rsidDel="00EC5BCB" w:rsidRDefault="001F211F" w:rsidP="00534F46">
      <w:pPr>
        <w:pStyle w:val="ListParagraph"/>
        <w:numPr>
          <w:ilvl w:val="0"/>
          <w:numId w:val="136"/>
        </w:numPr>
        <w:spacing w:after="0" w:line="276" w:lineRule="auto"/>
        <w:rPr>
          <w:del w:id="8" w:author="Paulo H. Leocadio" w:date="2024-07-17T13:09:00Z" w16du:dateUtc="2024-07-17T17:09:00Z"/>
          <w:rFonts w:ascii="Times New Roman" w:eastAsia="Times New Roman" w:hAnsi="Times New Roman" w:cs="Times New Roman"/>
          <w:color w:val="404040"/>
          <w:sz w:val="24"/>
          <w:szCs w:val="24"/>
          <w:lang w:val="en-GB"/>
        </w:rPr>
      </w:pPr>
      <w:del w:id="9" w:author="Paulo H. Leocadio" w:date="2024-07-17T13:09:00Z" w16du:dateUtc="2024-07-17T17:09:00Z">
        <w:r w:rsidRPr="00273BC7" w:rsidDel="00EC5BCB">
          <w:rPr>
            <w:rFonts w:ascii="Times New Roman" w:eastAsia="Times New Roman" w:hAnsi="Times New Roman" w:cs="Times New Roman"/>
            <w:color w:val="404040"/>
            <w:sz w:val="24"/>
            <w:szCs w:val="24"/>
            <w:lang w:val="en-GB"/>
          </w:rPr>
          <w:delText>Application Integration</w:delText>
        </w:r>
      </w:del>
    </w:p>
    <w:p w14:paraId="18595EF4" w14:textId="65E87A71" w:rsidR="001F211F" w:rsidRPr="00273BC7" w:rsidDel="00EC5BCB" w:rsidRDefault="001F211F" w:rsidP="00273BC7">
      <w:pPr>
        <w:pStyle w:val="ListParagraph"/>
        <w:numPr>
          <w:ilvl w:val="1"/>
          <w:numId w:val="136"/>
        </w:numPr>
        <w:spacing w:after="0" w:line="276" w:lineRule="auto"/>
        <w:rPr>
          <w:del w:id="10" w:author="Paulo H. Leocadio" w:date="2024-07-17T13:09:00Z" w16du:dateUtc="2024-07-17T17:09:00Z"/>
          <w:rFonts w:ascii="Times New Roman" w:eastAsia="Times New Roman" w:hAnsi="Times New Roman" w:cs="Times New Roman"/>
          <w:color w:val="404040"/>
          <w:lang w:val="en-GB"/>
        </w:rPr>
      </w:pPr>
      <w:del w:id="11" w:author="Paulo H. Leocadio" w:date="2024-07-17T13:09:00Z" w16du:dateUtc="2024-07-17T17:09:00Z">
        <w:r w:rsidRPr="00273BC7" w:rsidDel="00EC5BCB">
          <w:rPr>
            <w:rFonts w:ascii="Times New Roman" w:eastAsia="Times New Roman" w:hAnsi="Times New Roman" w:cs="Times New Roman"/>
            <w:color w:val="404040"/>
            <w:lang w:val="en-GB"/>
          </w:rPr>
          <w:delText>Application Integration</w:delText>
        </w:r>
      </w:del>
    </w:p>
    <w:p w14:paraId="379C670C" w14:textId="11CDCF01" w:rsidR="001F211F" w:rsidRPr="00273BC7" w:rsidDel="00EC5BCB" w:rsidRDefault="001F211F" w:rsidP="00273BC7">
      <w:pPr>
        <w:pStyle w:val="ListParagraph"/>
        <w:numPr>
          <w:ilvl w:val="1"/>
          <w:numId w:val="136"/>
        </w:numPr>
        <w:spacing w:after="0" w:line="276" w:lineRule="auto"/>
        <w:rPr>
          <w:del w:id="12" w:author="Paulo H. Leocadio" w:date="2024-07-17T13:09:00Z" w16du:dateUtc="2024-07-17T17:09:00Z"/>
          <w:rFonts w:ascii="Times New Roman" w:eastAsia="Times New Roman" w:hAnsi="Times New Roman" w:cs="Times New Roman"/>
          <w:color w:val="404040"/>
          <w:lang w:val="en-GB"/>
        </w:rPr>
      </w:pPr>
      <w:del w:id="13" w:author="Paulo H. Leocadio" w:date="2024-07-17T13:09:00Z" w16du:dateUtc="2024-07-17T17:09:00Z">
        <w:r w:rsidRPr="00273BC7" w:rsidDel="00EC5BCB">
          <w:rPr>
            <w:rFonts w:ascii="Times New Roman" w:eastAsia="Times New Roman" w:hAnsi="Times New Roman" w:cs="Times New Roman"/>
            <w:color w:val="404040"/>
            <w:lang w:val="en-GB"/>
          </w:rPr>
          <w:delText>Amazon AppFlow</w:delText>
        </w:r>
      </w:del>
    </w:p>
    <w:p w14:paraId="0629F7E0" w14:textId="35DFB59D" w:rsidR="001F211F" w:rsidRPr="00273BC7" w:rsidDel="00EC5BCB" w:rsidRDefault="001F211F" w:rsidP="00273BC7">
      <w:pPr>
        <w:pStyle w:val="ListParagraph"/>
        <w:numPr>
          <w:ilvl w:val="1"/>
          <w:numId w:val="136"/>
        </w:numPr>
        <w:spacing w:after="0" w:line="276" w:lineRule="auto"/>
        <w:rPr>
          <w:del w:id="14" w:author="Paulo H. Leocadio" w:date="2024-07-17T13:09:00Z" w16du:dateUtc="2024-07-17T17:09:00Z"/>
          <w:rFonts w:ascii="Times New Roman" w:eastAsia="Times New Roman" w:hAnsi="Times New Roman" w:cs="Times New Roman"/>
          <w:color w:val="404040"/>
          <w:lang w:val="en-GB"/>
        </w:rPr>
      </w:pPr>
      <w:del w:id="15" w:author="Paulo H. Leocadio" w:date="2024-07-17T13:09:00Z" w16du:dateUtc="2024-07-17T17:09:00Z">
        <w:r w:rsidRPr="00273BC7" w:rsidDel="00EC5BCB">
          <w:rPr>
            <w:rFonts w:ascii="Times New Roman" w:eastAsia="Times New Roman" w:hAnsi="Times New Roman" w:cs="Times New Roman"/>
            <w:color w:val="404040"/>
            <w:lang w:val="en-GB"/>
          </w:rPr>
          <w:delText>Amazon EventBridge</w:delText>
        </w:r>
      </w:del>
    </w:p>
    <w:p w14:paraId="13170EEA" w14:textId="5B649D25" w:rsidR="001F211F" w:rsidRPr="00273BC7" w:rsidDel="00EC5BCB" w:rsidRDefault="001F211F" w:rsidP="00273BC7">
      <w:pPr>
        <w:pStyle w:val="ListParagraph"/>
        <w:numPr>
          <w:ilvl w:val="1"/>
          <w:numId w:val="136"/>
        </w:numPr>
        <w:spacing w:after="0" w:line="276" w:lineRule="auto"/>
        <w:rPr>
          <w:del w:id="16" w:author="Paulo H. Leocadio" w:date="2024-07-17T13:09:00Z" w16du:dateUtc="2024-07-17T17:09:00Z"/>
          <w:rFonts w:ascii="Times New Roman" w:eastAsia="Times New Roman" w:hAnsi="Times New Roman" w:cs="Times New Roman"/>
          <w:color w:val="404040"/>
          <w:lang w:val="en-GB"/>
        </w:rPr>
      </w:pPr>
      <w:del w:id="17" w:author="Paulo H. Leocadio" w:date="2024-07-17T13:09:00Z" w16du:dateUtc="2024-07-17T17:09:00Z">
        <w:r w:rsidRPr="00273BC7" w:rsidDel="00EC5BCB">
          <w:rPr>
            <w:rFonts w:ascii="Times New Roman" w:eastAsia="Times New Roman" w:hAnsi="Times New Roman" w:cs="Times New Roman"/>
            <w:color w:val="404040"/>
            <w:lang w:val="en-GB"/>
          </w:rPr>
          <w:delText>Amazon Managed Workflows for Apache Airflow (MWAA)</w:delText>
        </w:r>
      </w:del>
    </w:p>
    <w:p w14:paraId="76A3E5DF" w14:textId="5995675A" w:rsidR="001F211F" w:rsidRPr="00273BC7" w:rsidDel="00EC5BCB" w:rsidRDefault="001F211F" w:rsidP="00273BC7">
      <w:pPr>
        <w:pStyle w:val="ListParagraph"/>
        <w:numPr>
          <w:ilvl w:val="1"/>
          <w:numId w:val="136"/>
        </w:numPr>
        <w:spacing w:after="0" w:line="276" w:lineRule="auto"/>
        <w:rPr>
          <w:del w:id="18" w:author="Paulo H. Leocadio" w:date="2024-07-17T13:09:00Z" w16du:dateUtc="2024-07-17T17:09:00Z"/>
          <w:rFonts w:ascii="Times New Roman" w:eastAsia="Times New Roman" w:hAnsi="Times New Roman" w:cs="Times New Roman"/>
          <w:color w:val="404040"/>
          <w:lang w:val="en-GB"/>
        </w:rPr>
      </w:pPr>
      <w:del w:id="19" w:author="Paulo H. Leocadio" w:date="2024-07-17T13:09:00Z" w16du:dateUtc="2024-07-17T17:09:00Z">
        <w:r w:rsidRPr="00273BC7" w:rsidDel="00EC5BCB">
          <w:rPr>
            <w:rFonts w:ascii="Times New Roman" w:eastAsia="Times New Roman" w:hAnsi="Times New Roman" w:cs="Times New Roman"/>
            <w:color w:val="404040"/>
            <w:lang w:val="en-GB"/>
          </w:rPr>
          <w:delText>Amazon MQ</w:delText>
        </w:r>
      </w:del>
    </w:p>
    <w:p w14:paraId="08B68511" w14:textId="5A76036E" w:rsidR="001F211F" w:rsidRPr="00273BC7" w:rsidDel="00EC5BCB" w:rsidRDefault="001F211F" w:rsidP="00273BC7">
      <w:pPr>
        <w:pStyle w:val="ListParagraph"/>
        <w:numPr>
          <w:ilvl w:val="1"/>
          <w:numId w:val="136"/>
        </w:numPr>
        <w:spacing w:after="0" w:line="276" w:lineRule="auto"/>
        <w:rPr>
          <w:del w:id="20" w:author="Paulo H. Leocadio" w:date="2024-07-17T13:09:00Z" w16du:dateUtc="2024-07-17T17:09:00Z"/>
          <w:rFonts w:ascii="Times New Roman" w:eastAsia="Times New Roman" w:hAnsi="Times New Roman" w:cs="Times New Roman"/>
          <w:color w:val="404040"/>
          <w:lang w:val="en-GB"/>
        </w:rPr>
      </w:pPr>
      <w:del w:id="21" w:author="Paulo H. Leocadio" w:date="2024-07-17T13:09:00Z" w16du:dateUtc="2024-07-17T17:09:00Z">
        <w:r w:rsidRPr="00273BC7" w:rsidDel="00EC5BCB">
          <w:rPr>
            <w:rFonts w:ascii="Times New Roman" w:eastAsia="Times New Roman" w:hAnsi="Times New Roman" w:cs="Times New Roman"/>
            <w:color w:val="404040"/>
            <w:lang w:val="en-GB"/>
          </w:rPr>
          <w:delText>Amazon Simple Notification Service (SNS)</w:delText>
        </w:r>
      </w:del>
    </w:p>
    <w:p w14:paraId="5D1B83C3" w14:textId="34731915" w:rsidR="001F211F" w:rsidRPr="00273BC7" w:rsidDel="00EC5BCB" w:rsidRDefault="001F211F" w:rsidP="00273BC7">
      <w:pPr>
        <w:pStyle w:val="ListParagraph"/>
        <w:numPr>
          <w:ilvl w:val="1"/>
          <w:numId w:val="136"/>
        </w:numPr>
        <w:spacing w:after="0" w:line="276" w:lineRule="auto"/>
        <w:rPr>
          <w:del w:id="22" w:author="Paulo H. Leocadio" w:date="2024-07-17T13:09:00Z" w16du:dateUtc="2024-07-17T17:09:00Z"/>
          <w:rFonts w:ascii="Times New Roman" w:eastAsia="Times New Roman" w:hAnsi="Times New Roman" w:cs="Times New Roman"/>
          <w:color w:val="404040"/>
          <w:lang w:val="en-GB"/>
        </w:rPr>
      </w:pPr>
      <w:del w:id="23" w:author="Paulo H. Leocadio" w:date="2024-07-17T13:09:00Z" w16du:dateUtc="2024-07-17T17:09:00Z">
        <w:r w:rsidRPr="00273BC7" w:rsidDel="00EC5BCB">
          <w:rPr>
            <w:rFonts w:ascii="Times New Roman" w:eastAsia="Times New Roman" w:hAnsi="Times New Roman" w:cs="Times New Roman"/>
            <w:color w:val="404040"/>
            <w:lang w:val="en-GB"/>
          </w:rPr>
          <w:delText>Amazon Simple Queue Service (SQS)</w:delText>
        </w:r>
      </w:del>
    </w:p>
    <w:p w14:paraId="039ABE96" w14:textId="1F6B07F5" w:rsidR="001F211F" w:rsidRPr="00273BC7" w:rsidDel="00EC5BCB" w:rsidRDefault="001F211F" w:rsidP="00273BC7">
      <w:pPr>
        <w:pStyle w:val="ListParagraph"/>
        <w:numPr>
          <w:ilvl w:val="1"/>
          <w:numId w:val="136"/>
        </w:numPr>
        <w:spacing w:after="0" w:line="276" w:lineRule="auto"/>
        <w:rPr>
          <w:del w:id="24" w:author="Paulo H. Leocadio" w:date="2024-07-17T13:09:00Z" w16du:dateUtc="2024-07-17T17:09:00Z"/>
          <w:rFonts w:ascii="Times New Roman" w:eastAsia="Times New Roman" w:hAnsi="Times New Roman" w:cs="Times New Roman"/>
          <w:color w:val="404040"/>
          <w:lang w:val="en-GB"/>
        </w:rPr>
      </w:pPr>
      <w:del w:id="25" w:author="Paulo H. Leocadio" w:date="2024-07-17T13:09:00Z" w16du:dateUtc="2024-07-17T17:09:00Z">
        <w:r w:rsidRPr="00273BC7" w:rsidDel="00EC5BCB">
          <w:rPr>
            <w:rFonts w:ascii="Times New Roman" w:eastAsia="Times New Roman" w:hAnsi="Times New Roman" w:cs="Times New Roman"/>
            <w:color w:val="404040"/>
            <w:lang w:val="en-GB"/>
          </w:rPr>
          <w:delText>Managed message queues</w:delText>
        </w:r>
      </w:del>
    </w:p>
    <w:p w14:paraId="628E45CD" w14:textId="3B77F08B" w:rsidR="001F211F" w:rsidRPr="00273BC7" w:rsidDel="00EC5BCB" w:rsidRDefault="001F211F" w:rsidP="00273BC7">
      <w:pPr>
        <w:pStyle w:val="ListParagraph"/>
        <w:numPr>
          <w:ilvl w:val="1"/>
          <w:numId w:val="136"/>
        </w:numPr>
        <w:spacing w:after="0" w:line="276" w:lineRule="auto"/>
        <w:rPr>
          <w:del w:id="26" w:author="Paulo H. Leocadio" w:date="2024-07-17T13:09:00Z" w16du:dateUtc="2024-07-17T17:09:00Z"/>
          <w:rFonts w:ascii="Times New Roman" w:eastAsia="Times New Roman" w:hAnsi="Times New Roman" w:cs="Times New Roman"/>
          <w:color w:val="404040"/>
          <w:lang w:val="en-GB"/>
        </w:rPr>
      </w:pPr>
      <w:del w:id="27" w:author="Paulo H. Leocadio" w:date="2024-07-17T13:09:00Z" w16du:dateUtc="2024-07-17T17:09:00Z">
        <w:r w:rsidRPr="00273BC7" w:rsidDel="00EC5BCB">
          <w:rPr>
            <w:rFonts w:ascii="Times New Roman" w:eastAsia="Times New Roman" w:hAnsi="Times New Roman" w:cs="Times New Roman"/>
            <w:color w:val="404040"/>
            <w:lang w:val="en-GB"/>
          </w:rPr>
          <w:delText>Application Integration</w:delText>
        </w:r>
      </w:del>
    </w:p>
    <w:p w14:paraId="0718A3FD" w14:textId="43A7D95D" w:rsidR="001F211F" w:rsidRPr="00273BC7" w:rsidDel="00EC5BCB" w:rsidRDefault="001F211F" w:rsidP="00273BC7">
      <w:pPr>
        <w:pStyle w:val="ListParagraph"/>
        <w:numPr>
          <w:ilvl w:val="1"/>
          <w:numId w:val="136"/>
        </w:numPr>
        <w:spacing w:after="0" w:line="276" w:lineRule="auto"/>
        <w:rPr>
          <w:del w:id="28" w:author="Paulo H. Leocadio" w:date="2024-07-17T13:09:00Z" w16du:dateUtc="2024-07-17T17:09:00Z"/>
          <w:rFonts w:ascii="Times New Roman" w:eastAsia="Times New Roman" w:hAnsi="Times New Roman" w:cs="Times New Roman"/>
          <w:color w:val="404040"/>
          <w:lang w:val="en-GB"/>
        </w:rPr>
      </w:pPr>
      <w:del w:id="29" w:author="Paulo H. Leocadio" w:date="2024-07-17T13:09:00Z" w16du:dateUtc="2024-07-17T17:09:00Z">
        <w:r w:rsidRPr="00273BC7" w:rsidDel="00EC5BCB">
          <w:rPr>
            <w:rFonts w:ascii="Times New Roman" w:eastAsia="Times New Roman" w:hAnsi="Times New Roman" w:cs="Times New Roman"/>
            <w:color w:val="404040"/>
            <w:lang w:val="en-GB"/>
          </w:rPr>
          <w:delText>AWS Step Functions</w:delText>
        </w:r>
      </w:del>
    </w:p>
    <w:p w14:paraId="5757E492" w14:textId="5CF99CB7" w:rsidR="001F211F" w:rsidRPr="001F211F" w:rsidDel="00EC5BCB" w:rsidRDefault="001F211F" w:rsidP="00273BC7">
      <w:pPr>
        <w:pStyle w:val="ListParagraph"/>
        <w:numPr>
          <w:ilvl w:val="0"/>
          <w:numId w:val="136"/>
        </w:numPr>
        <w:spacing w:after="0" w:line="276" w:lineRule="auto"/>
        <w:rPr>
          <w:del w:id="30" w:author="Paulo H. Leocadio" w:date="2024-07-17T13:09:00Z" w16du:dateUtc="2024-07-17T17:09:00Z"/>
          <w:rFonts w:ascii="Times New Roman" w:eastAsia="Times New Roman" w:hAnsi="Times New Roman" w:cs="Times New Roman"/>
          <w:color w:val="404040"/>
          <w:sz w:val="24"/>
          <w:szCs w:val="24"/>
          <w:lang w:val="en-GB"/>
        </w:rPr>
      </w:pPr>
      <w:del w:id="31" w:author="Paulo H. Leocadio" w:date="2024-07-17T13:09:00Z" w16du:dateUtc="2024-07-17T17:09:00Z">
        <w:r w:rsidRPr="001F211F" w:rsidDel="00EC5BCB">
          <w:rPr>
            <w:rFonts w:ascii="Times New Roman" w:eastAsia="Times New Roman" w:hAnsi="Times New Roman" w:cs="Times New Roman"/>
            <w:color w:val="404040"/>
            <w:sz w:val="24"/>
            <w:szCs w:val="24"/>
            <w:lang w:val="en-GB"/>
          </w:rPr>
          <w:delText>Containers</w:delText>
        </w:r>
      </w:del>
    </w:p>
    <w:p w14:paraId="61E88FB3" w14:textId="20F811EF" w:rsidR="001F211F" w:rsidRPr="00273BC7" w:rsidDel="00EC5BCB" w:rsidRDefault="001F211F" w:rsidP="00273BC7">
      <w:pPr>
        <w:pStyle w:val="ListParagraph"/>
        <w:numPr>
          <w:ilvl w:val="1"/>
          <w:numId w:val="136"/>
        </w:numPr>
        <w:spacing w:after="0" w:line="276" w:lineRule="auto"/>
        <w:rPr>
          <w:del w:id="32" w:author="Paulo H. Leocadio" w:date="2024-07-17T13:09:00Z" w16du:dateUtc="2024-07-17T17:09:00Z"/>
          <w:rFonts w:ascii="Times New Roman" w:eastAsia="Times New Roman" w:hAnsi="Times New Roman" w:cs="Times New Roman"/>
          <w:color w:val="404040"/>
          <w:lang w:val="en-GB"/>
        </w:rPr>
      </w:pPr>
      <w:del w:id="33" w:author="Paulo H. Leocadio" w:date="2024-07-17T13:09:00Z" w16du:dateUtc="2024-07-17T17:09:00Z">
        <w:r w:rsidRPr="00273BC7" w:rsidDel="00EC5BCB">
          <w:rPr>
            <w:rFonts w:ascii="Times New Roman" w:eastAsia="Times New Roman" w:hAnsi="Times New Roman" w:cs="Times New Roman"/>
            <w:color w:val="404040"/>
            <w:lang w:val="en-GB"/>
          </w:rPr>
          <w:delText>Amazon Elastic Container Registry (ECR)</w:delText>
        </w:r>
      </w:del>
    </w:p>
    <w:p w14:paraId="31DDBDFD" w14:textId="6A0F35B0" w:rsidR="001F211F" w:rsidRPr="00273BC7" w:rsidDel="00EC5BCB" w:rsidRDefault="001F211F" w:rsidP="00273BC7">
      <w:pPr>
        <w:pStyle w:val="ListParagraph"/>
        <w:numPr>
          <w:ilvl w:val="1"/>
          <w:numId w:val="136"/>
        </w:numPr>
        <w:spacing w:after="0" w:line="276" w:lineRule="auto"/>
        <w:rPr>
          <w:del w:id="34" w:author="Paulo H. Leocadio" w:date="2024-07-17T13:09:00Z" w16du:dateUtc="2024-07-17T17:09:00Z"/>
          <w:rFonts w:ascii="Times New Roman" w:eastAsia="Times New Roman" w:hAnsi="Times New Roman" w:cs="Times New Roman"/>
          <w:color w:val="404040"/>
          <w:lang w:val="en-GB"/>
        </w:rPr>
      </w:pPr>
      <w:del w:id="35" w:author="Paulo H. Leocadio" w:date="2024-07-17T13:09:00Z" w16du:dateUtc="2024-07-17T17:09:00Z">
        <w:r w:rsidRPr="00273BC7" w:rsidDel="00EC5BCB">
          <w:rPr>
            <w:rFonts w:ascii="Times New Roman" w:eastAsia="Times New Roman" w:hAnsi="Times New Roman" w:cs="Times New Roman"/>
            <w:color w:val="404040"/>
            <w:lang w:val="en-GB"/>
          </w:rPr>
          <w:delText>Amazon Elastic Container Service (ECS)</w:delText>
        </w:r>
      </w:del>
    </w:p>
    <w:p w14:paraId="22CE6555" w14:textId="59C349FE" w:rsidR="001F211F" w:rsidRPr="00273BC7" w:rsidDel="00EC5BCB" w:rsidRDefault="001F211F" w:rsidP="00273BC7">
      <w:pPr>
        <w:pStyle w:val="ListParagraph"/>
        <w:numPr>
          <w:ilvl w:val="1"/>
          <w:numId w:val="136"/>
        </w:numPr>
        <w:spacing w:after="0" w:line="276" w:lineRule="auto"/>
        <w:rPr>
          <w:del w:id="36" w:author="Paulo H. Leocadio" w:date="2024-07-17T13:09:00Z" w16du:dateUtc="2024-07-17T17:09:00Z"/>
          <w:rFonts w:ascii="Times New Roman" w:eastAsia="Times New Roman" w:hAnsi="Times New Roman" w:cs="Times New Roman"/>
          <w:color w:val="404040"/>
          <w:lang w:val="en-GB"/>
        </w:rPr>
      </w:pPr>
      <w:del w:id="37" w:author="Paulo H. Leocadio" w:date="2024-07-17T13:09:00Z" w16du:dateUtc="2024-07-17T17:09:00Z">
        <w:r w:rsidRPr="00273BC7" w:rsidDel="00EC5BCB">
          <w:rPr>
            <w:rFonts w:ascii="Times New Roman" w:eastAsia="Times New Roman" w:hAnsi="Times New Roman" w:cs="Times New Roman"/>
            <w:color w:val="404040"/>
            <w:lang w:val="en-GB"/>
          </w:rPr>
          <w:delText>Amazon Elastic Kubernetes Service (EKS)</w:delText>
        </w:r>
      </w:del>
    </w:p>
    <w:p w14:paraId="63124039" w14:textId="2C319E6E" w:rsidR="001F211F" w:rsidRPr="00273BC7" w:rsidDel="00EC5BCB" w:rsidRDefault="001F211F" w:rsidP="00273BC7">
      <w:pPr>
        <w:pStyle w:val="ListParagraph"/>
        <w:numPr>
          <w:ilvl w:val="1"/>
          <w:numId w:val="136"/>
        </w:numPr>
        <w:spacing w:after="0" w:line="276" w:lineRule="auto"/>
        <w:rPr>
          <w:del w:id="38" w:author="Paulo H. Leocadio" w:date="2024-07-17T13:09:00Z" w16du:dateUtc="2024-07-17T17:09:00Z"/>
          <w:rFonts w:ascii="Times New Roman" w:eastAsia="Times New Roman" w:hAnsi="Times New Roman" w:cs="Times New Roman"/>
          <w:color w:val="404040"/>
          <w:lang w:val="en-GB"/>
        </w:rPr>
      </w:pPr>
      <w:del w:id="39" w:author="Paulo H. Leocadio" w:date="2024-07-17T13:09:00Z" w16du:dateUtc="2024-07-17T17:09:00Z">
        <w:r w:rsidRPr="00273BC7" w:rsidDel="00EC5BCB">
          <w:rPr>
            <w:rFonts w:ascii="Times New Roman" w:eastAsia="Times New Roman" w:hAnsi="Times New Roman" w:cs="Times New Roman"/>
            <w:color w:val="404040"/>
            <w:lang w:val="en-GB"/>
          </w:rPr>
          <w:delText>AWS App2Container</w:delText>
        </w:r>
      </w:del>
    </w:p>
    <w:p w14:paraId="4E36BC73" w14:textId="02B99F6E" w:rsidR="001F211F" w:rsidRPr="00273BC7" w:rsidDel="00EC5BCB" w:rsidRDefault="001F211F" w:rsidP="00273BC7">
      <w:pPr>
        <w:pStyle w:val="ListParagraph"/>
        <w:numPr>
          <w:ilvl w:val="1"/>
          <w:numId w:val="136"/>
        </w:numPr>
        <w:spacing w:after="0" w:line="276" w:lineRule="auto"/>
        <w:rPr>
          <w:del w:id="40" w:author="Paulo H. Leocadio" w:date="2024-07-17T13:09:00Z" w16du:dateUtc="2024-07-17T17:09:00Z"/>
          <w:rFonts w:ascii="Times New Roman" w:eastAsia="Times New Roman" w:hAnsi="Times New Roman" w:cs="Times New Roman"/>
          <w:color w:val="404040"/>
          <w:lang w:val="en-GB"/>
        </w:rPr>
      </w:pPr>
      <w:del w:id="41" w:author="Paulo H. Leocadio" w:date="2024-07-17T13:09:00Z" w16du:dateUtc="2024-07-17T17:09:00Z">
        <w:r w:rsidRPr="00273BC7" w:rsidDel="00EC5BCB">
          <w:rPr>
            <w:rFonts w:ascii="Times New Roman" w:eastAsia="Times New Roman" w:hAnsi="Times New Roman" w:cs="Times New Roman"/>
            <w:color w:val="404040"/>
            <w:lang w:val="en-GB"/>
          </w:rPr>
          <w:delText>AWS Copilot</w:delText>
        </w:r>
      </w:del>
    </w:p>
    <w:p w14:paraId="24E85747" w14:textId="17965297" w:rsidR="001F211F" w:rsidRPr="00273BC7" w:rsidDel="00EC5BCB" w:rsidRDefault="001F211F" w:rsidP="00273BC7">
      <w:pPr>
        <w:pStyle w:val="ListParagraph"/>
        <w:numPr>
          <w:ilvl w:val="1"/>
          <w:numId w:val="136"/>
        </w:numPr>
        <w:spacing w:after="0" w:line="276" w:lineRule="auto"/>
        <w:rPr>
          <w:del w:id="42" w:author="Paulo H. Leocadio" w:date="2024-07-17T13:09:00Z" w16du:dateUtc="2024-07-17T17:09:00Z"/>
          <w:rFonts w:ascii="Times New Roman" w:eastAsia="Times New Roman" w:hAnsi="Times New Roman" w:cs="Times New Roman"/>
          <w:color w:val="404040"/>
          <w:lang w:val="en-GB"/>
        </w:rPr>
      </w:pPr>
      <w:del w:id="43" w:author="Paulo H. Leocadio" w:date="2024-07-17T13:09:00Z" w16du:dateUtc="2024-07-17T17:09:00Z">
        <w:r w:rsidRPr="00273BC7" w:rsidDel="00EC5BCB">
          <w:rPr>
            <w:rFonts w:ascii="Times New Roman" w:eastAsia="Times New Roman" w:hAnsi="Times New Roman" w:cs="Times New Roman"/>
            <w:color w:val="404040"/>
            <w:lang w:val="en-GB"/>
          </w:rPr>
          <w:delText>AWS Fargate</w:delText>
        </w:r>
      </w:del>
    </w:p>
    <w:p w14:paraId="00690DEC" w14:textId="654A79C7" w:rsidR="001F211F" w:rsidRPr="00273BC7" w:rsidDel="00EC5BCB" w:rsidRDefault="001F211F" w:rsidP="00273BC7">
      <w:pPr>
        <w:pStyle w:val="ListParagraph"/>
        <w:numPr>
          <w:ilvl w:val="1"/>
          <w:numId w:val="136"/>
        </w:numPr>
        <w:spacing w:after="0" w:line="276" w:lineRule="auto"/>
        <w:rPr>
          <w:del w:id="44" w:author="Paulo H. Leocadio" w:date="2024-07-17T13:09:00Z" w16du:dateUtc="2024-07-17T17:09:00Z"/>
          <w:rFonts w:ascii="Times New Roman" w:eastAsia="Times New Roman" w:hAnsi="Times New Roman" w:cs="Times New Roman"/>
          <w:color w:val="404040"/>
          <w:lang w:val="en-GB"/>
        </w:rPr>
      </w:pPr>
      <w:del w:id="45" w:author="Paulo H. Leocadio" w:date="2024-07-17T13:09:00Z" w16du:dateUtc="2024-07-17T17:09:00Z">
        <w:r w:rsidRPr="00273BC7" w:rsidDel="00EC5BCB">
          <w:rPr>
            <w:rFonts w:ascii="Times New Roman" w:eastAsia="Times New Roman" w:hAnsi="Times New Roman" w:cs="Times New Roman"/>
            <w:color w:val="404040"/>
            <w:lang w:val="en-GB"/>
          </w:rPr>
          <w:delText>Red Hat OpenShift Service on AWS</w:delText>
        </w:r>
      </w:del>
    </w:p>
    <w:p w14:paraId="5947C304" w14:textId="1D3DF51B" w:rsidR="001F211F" w:rsidRPr="00273BC7" w:rsidDel="00EC5BCB" w:rsidRDefault="001F211F" w:rsidP="00273BC7">
      <w:pPr>
        <w:pStyle w:val="ListParagraph"/>
        <w:numPr>
          <w:ilvl w:val="1"/>
          <w:numId w:val="136"/>
        </w:numPr>
        <w:spacing w:after="0" w:line="276" w:lineRule="auto"/>
        <w:rPr>
          <w:del w:id="46" w:author="Paulo H. Leocadio" w:date="2024-07-17T13:09:00Z" w16du:dateUtc="2024-07-17T17:09:00Z"/>
          <w:rFonts w:ascii="Times New Roman" w:eastAsia="Times New Roman" w:hAnsi="Times New Roman" w:cs="Times New Roman"/>
          <w:color w:val="404040"/>
          <w:lang w:val="en-GB"/>
        </w:rPr>
      </w:pPr>
      <w:del w:id="47" w:author="Paulo H. Leocadio" w:date="2024-07-17T13:09:00Z" w16du:dateUtc="2024-07-17T17:09:00Z">
        <w:r w:rsidRPr="00273BC7" w:rsidDel="00EC5BCB">
          <w:rPr>
            <w:rFonts w:ascii="Times New Roman" w:eastAsia="Times New Roman" w:hAnsi="Times New Roman" w:cs="Times New Roman"/>
            <w:color w:val="404040"/>
            <w:lang w:val="en-GB"/>
          </w:rPr>
          <w:delText xml:space="preserve">Managed OpenShift in the cloud </w:delText>
        </w:r>
      </w:del>
    </w:p>
    <w:p w14:paraId="311157B5" w14:textId="6E0FDF88" w:rsidR="001F211F" w:rsidRPr="001F211F" w:rsidDel="00EC5BCB" w:rsidRDefault="001F211F" w:rsidP="00273BC7">
      <w:pPr>
        <w:pStyle w:val="ListParagraph"/>
        <w:numPr>
          <w:ilvl w:val="0"/>
          <w:numId w:val="136"/>
        </w:numPr>
        <w:spacing w:after="0" w:line="276" w:lineRule="auto"/>
        <w:rPr>
          <w:del w:id="48" w:author="Paulo H. Leocadio" w:date="2024-07-17T13:09:00Z" w16du:dateUtc="2024-07-17T17:09:00Z"/>
          <w:rFonts w:ascii="Times New Roman" w:eastAsia="Times New Roman" w:hAnsi="Times New Roman" w:cs="Times New Roman"/>
          <w:color w:val="404040"/>
          <w:sz w:val="24"/>
          <w:szCs w:val="24"/>
          <w:lang w:val="en-GB"/>
        </w:rPr>
      </w:pPr>
      <w:del w:id="49" w:author="Paulo H. Leocadio" w:date="2024-07-17T13:09:00Z" w16du:dateUtc="2024-07-17T17:09:00Z">
        <w:r w:rsidRPr="001F211F" w:rsidDel="00EC5BCB">
          <w:rPr>
            <w:rFonts w:ascii="Times New Roman" w:eastAsia="Times New Roman" w:hAnsi="Times New Roman" w:cs="Times New Roman"/>
            <w:color w:val="404040"/>
            <w:sz w:val="24"/>
            <w:szCs w:val="24"/>
            <w:lang w:val="en-GB"/>
          </w:rPr>
          <w:delText>Robotics</w:delText>
        </w:r>
      </w:del>
    </w:p>
    <w:p w14:paraId="015E8829" w14:textId="692EBB2E" w:rsidR="001F211F" w:rsidRPr="00273BC7" w:rsidDel="00EC5BCB" w:rsidRDefault="001F211F" w:rsidP="00273BC7">
      <w:pPr>
        <w:pStyle w:val="ListParagraph"/>
        <w:numPr>
          <w:ilvl w:val="1"/>
          <w:numId w:val="136"/>
        </w:numPr>
        <w:spacing w:after="0" w:line="276" w:lineRule="auto"/>
        <w:rPr>
          <w:del w:id="50" w:author="Paulo H. Leocadio" w:date="2024-07-17T13:09:00Z" w16du:dateUtc="2024-07-17T17:09:00Z"/>
          <w:rFonts w:ascii="Times New Roman" w:eastAsia="Times New Roman" w:hAnsi="Times New Roman" w:cs="Times New Roman"/>
          <w:color w:val="404040"/>
          <w:lang w:val="en-GB"/>
        </w:rPr>
      </w:pPr>
      <w:del w:id="51" w:author="Paulo H. Leocadio" w:date="2024-07-17T13:09:00Z" w16du:dateUtc="2024-07-17T17:09:00Z">
        <w:r w:rsidRPr="00273BC7" w:rsidDel="00EC5BCB">
          <w:rPr>
            <w:rFonts w:ascii="Times New Roman" w:eastAsia="Times New Roman" w:hAnsi="Times New Roman" w:cs="Times New Roman"/>
            <w:color w:val="404040"/>
            <w:lang w:val="en-GB"/>
          </w:rPr>
          <w:delText>AWS RoboMaker</w:delText>
        </w:r>
      </w:del>
    </w:p>
    <w:p w14:paraId="229A325C" w14:textId="560BB199" w:rsidR="001F211F" w:rsidRPr="001F211F" w:rsidDel="00EC5BCB" w:rsidRDefault="001F211F" w:rsidP="00273BC7">
      <w:pPr>
        <w:pStyle w:val="ListParagraph"/>
        <w:numPr>
          <w:ilvl w:val="0"/>
          <w:numId w:val="136"/>
        </w:numPr>
        <w:spacing w:after="0" w:line="276" w:lineRule="auto"/>
        <w:rPr>
          <w:del w:id="52" w:author="Paulo H. Leocadio" w:date="2024-07-17T13:09:00Z" w16du:dateUtc="2024-07-17T17:09:00Z"/>
          <w:rFonts w:ascii="Times New Roman" w:eastAsia="Times New Roman" w:hAnsi="Times New Roman" w:cs="Times New Roman"/>
          <w:color w:val="404040"/>
          <w:sz w:val="24"/>
          <w:szCs w:val="24"/>
          <w:lang w:val="en-GB"/>
        </w:rPr>
      </w:pPr>
      <w:del w:id="53" w:author="Paulo H. Leocadio" w:date="2024-07-17T13:09:00Z" w16du:dateUtc="2024-07-17T17:09:00Z">
        <w:r w:rsidRPr="001F211F" w:rsidDel="00EC5BCB">
          <w:rPr>
            <w:rFonts w:ascii="Times New Roman" w:eastAsia="Times New Roman" w:hAnsi="Times New Roman" w:cs="Times New Roman"/>
            <w:color w:val="404040"/>
            <w:sz w:val="24"/>
            <w:szCs w:val="24"/>
            <w:lang w:val="en-GB"/>
          </w:rPr>
          <w:delText>Quantum Technologies</w:delText>
        </w:r>
      </w:del>
    </w:p>
    <w:p w14:paraId="108AC65F" w14:textId="0A83849A" w:rsidR="001F211F" w:rsidRPr="001F211F" w:rsidDel="00EC5BCB" w:rsidRDefault="001F211F" w:rsidP="00273BC7">
      <w:pPr>
        <w:pStyle w:val="ListParagraph"/>
        <w:numPr>
          <w:ilvl w:val="0"/>
          <w:numId w:val="136"/>
        </w:numPr>
        <w:spacing w:after="0" w:line="276" w:lineRule="auto"/>
        <w:rPr>
          <w:del w:id="54" w:author="Paulo H. Leocadio" w:date="2024-07-17T13:09:00Z" w16du:dateUtc="2024-07-17T17:09:00Z"/>
          <w:rFonts w:ascii="Times New Roman" w:eastAsia="Times New Roman" w:hAnsi="Times New Roman" w:cs="Times New Roman"/>
          <w:color w:val="404040"/>
          <w:sz w:val="24"/>
          <w:szCs w:val="24"/>
          <w:lang w:val="en-GB"/>
        </w:rPr>
      </w:pPr>
      <w:del w:id="55" w:author="Paulo H. Leocadio" w:date="2024-07-17T13:09:00Z" w16du:dateUtc="2024-07-17T17:09:00Z">
        <w:r w:rsidRPr="001F211F" w:rsidDel="00EC5BCB">
          <w:rPr>
            <w:rFonts w:ascii="Times New Roman" w:eastAsia="Times New Roman" w:hAnsi="Times New Roman" w:cs="Times New Roman"/>
            <w:color w:val="404040"/>
            <w:sz w:val="24"/>
            <w:szCs w:val="24"/>
            <w:lang w:val="en-GB"/>
          </w:rPr>
          <w:delText>Amazon Braket</w:delText>
        </w:r>
      </w:del>
    </w:p>
    <w:p w14:paraId="267D8DAE" w14:textId="77777777" w:rsidR="001F211F" w:rsidRDefault="001F211F" w:rsidP="00703812">
      <w:pPr>
        <w:pStyle w:val="NormalBPBHEB"/>
      </w:pPr>
    </w:p>
    <w:p w14:paraId="25EF4842" w14:textId="77777777" w:rsidR="00EC5BCB" w:rsidRDefault="00EC5BCB">
      <w:pPr>
        <w:rPr>
          <w:ins w:id="56" w:author="Paulo H. Leocadio" w:date="2024-07-17T13:09:00Z" w16du:dateUtc="2024-07-17T17:09:00Z"/>
          <w:rFonts w:eastAsiaTheme="majorEastAsia" w:cstheme="majorBidi"/>
          <w:sz w:val="36"/>
          <w:szCs w:val="26"/>
        </w:rPr>
      </w:pPr>
      <w:ins w:id="57" w:author="Paulo H. Leocadio" w:date="2024-07-17T13:09:00Z" w16du:dateUtc="2024-07-17T17:09:00Z">
        <w:r>
          <w:rPr>
            <w:rFonts w:eastAsiaTheme="majorEastAsia" w:cstheme="majorBidi"/>
            <w:sz w:val="36"/>
            <w:szCs w:val="26"/>
          </w:rPr>
          <w:br w:type="page"/>
        </w:r>
      </w:ins>
    </w:p>
    <w:p w14:paraId="6A79DDAB" w14:textId="02843B9B" w:rsidR="00703812" w:rsidRPr="001F0F2A" w:rsidRDefault="00703812" w:rsidP="001F0F2A">
      <w:pPr>
        <w:keepNext/>
        <w:keepLines/>
        <w:spacing w:before="40" w:after="0"/>
        <w:outlineLvl w:val="1"/>
        <w:rPr>
          <w:rFonts w:eastAsiaTheme="majorEastAsia" w:cstheme="majorBidi"/>
          <w:sz w:val="36"/>
          <w:szCs w:val="26"/>
        </w:rPr>
      </w:pPr>
      <w:commentRangeStart w:id="58"/>
      <w:commentRangeStart w:id="59"/>
      <w:r w:rsidRPr="001F0F2A">
        <w:rPr>
          <w:rFonts w:eastAsiaTheme="majorEastAsia" w:cstheme="majorBidi"/>
          <w:sz w:val="36"/>
          <w:szCs w:val="26"/>
        </w:rPr>
        <w:t>Objectives</w:t>
      </w:r>
      <w:commentRangeEnd w:id="58"/>
      <w:r w:rsidRPr="001F0F2A">
        <w:rPr>
          <w:rFonts w:eastAsiaTheme="majorEastAsia" w:cstheme="majorBidi"/>
          <w:sz w:val="36"/>
          <w:szCs w:val="26"/>
        </w:rPr>
        <w:commentReference w:id="58"/>
      </w:r>
      <w:commentRangeEnd w:id="59"/>
      <w:r w:rsidR="00B03188">
        <w:rPr>
          <w:rStyle w:val="CommentReference"/>
        </w:rPr>
        <w:commentReference w:id="59"/>
      </w:r>
      <w:r w:rsidRPr="001F0F2A">
        <w:rPr>
          <w:rFonts w:eastAsiaTheme="majorEastAsia" w:cstheme="majorBidi"/>
          <w:sz w:val="36"/>
          <w:szCs w:val="26"/>
        </w:rPr>
        <w:t xml:space="preserve"> </w:t>
      </w:r>
    </w:p>
    <w:p w14:paraId="4FEF0AC1" w14:textId="77777777" w:rsidR="004308E6" w:rsidRPr="004308E6" w:rsidRDefault="004308E6" w:rsidP="004308E6">
      <w:pPr>
        <w:pStyle w:val="NormalBPBHEB"/>
      </w:pPr>
      <w:r w:rsidRPr="004308E6">
        <w: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t>
      </w:r>
    </w:p>
    <w:p w14:paraId="207C640F" w14:textId="77777777" w:rsidR="004308E6" w:rsidRPr="004308E6" w:rsidRDefault="004308E6" w:rsidP="004308E6">
      <w:pPr>
        <w:pStyle w:val="NormalBPBHEB"/>
        <w:numPr>
          <w:ilvl w:val="0"/>
          <w:numId w:val="137"/>
        </w:numPr>
      </w:pPr>
      <w:r w:rsidRPr="004308E6">
        <w:rPr>
          <w:b/>
          <w:bCs/>
        </w:rPr>
        <w:t>Understanding Serverless Computing</w:t>
      </w:r>
      <w:r w:rsidRPr="004308E6">
        <w:t>: Readers will comprehend the principles and advantages of serverless computing, including its impact on developer productivity and operational efficiency in cloud-native applications.</w:t>
      </w:r>
    </w:p>
    <w:p w14:paraId="5F175409" w14:textId="77777777" w:rsidR="004308E6" w:rsidRPr="004308E6" w:rsidRDefault="004308E6" w:rsidP="004308E6">
      <w:pPr>
        <w:pStyle w:val="NormalBPBHEB"/>
        <w:numPr>
          <w:ilvl w:val="0"/>
          <w:numId w:val="137"/>
        </w:numPr>
      </w:pPr>
      <w:r w:rsidRPr="004308E6">
        <w:rPr>
          <w:b/>
          <w:bCs/>
        </w:rPr>
        <w:t>Utilizing Integrated Development Environments (IDEs)</w:t>
      </w:r>
      <w:r w:rsidRPr="004308E6">
        <w:t>: Skills will be developed in using IDEs to enhance coding efficiency, collaborate effectively, and utilize debugging tools for rapid software development.</w:t>
      </w:r>
    </w:p>
    <w:p w14:paraId="1CFFCD24" w14:textId="77777777" w:rsidR="004308E6" w:rsidRPr="004308E6" w:rsidRDefault="004308E6" w:rsidP="004308E6">
      <w:pPr>
        <w:pStyle w:val="NormalBPBHEB"/>
        <w:numPr>
          <w:ilvl w:val="0"/>
          <w:numId w:val="137"/>
        </w:numPr>
      </w:pPr>
      <w:r w:rsidRPr="004308E6">
        <w:rPr>
          <w:b/>
          <w:bCs/>
        </w:rPr>
        <w:t>Implementing Machine Learning (ML) in Software Development</w:t>
      </w:r>
      <w:r w:rsidRPr="004308E6">
        <w:t>: Readers will learn to integrate machine learning algorithms for tasks such as code quality improvement, automated code reviews, and performance optimization.</w:t>
      </w:r>
    </w:p>
    <w:p w14:paraId="1C6D98D3" w14:textId="77777777" w:rsidR="004308E6" w:rsidRPr="004308E6" w:rsidRDefault="004308E6" w:rsidP="004308E6">
      <w:pPr>
        <w:pStyle w:val="NormalBPBHEB"/>
        <w:numPr>
          <w:ilvl w:val="0"/>
          <w:numId w:val="137"/>
        </w:numPr>
      </w:pPr>
      <w:r w:rsidRPr="004308E6">
        <w:rPr>
          <w:b/>
          <w:bCs/>
        </w:rPr>
        <w:t>Managing Artifacts and Dependencies</w:t>
      </w:r>
      <w:r w:rsidRPr="004308E6">
        <w:t>: Skills will be acquired in managing artifacts, version control, and dependencies using AWS tools like CodeArtifact, ensuring reliable and consistent software builds.</w:t>
      </w:r>
    </w:p>
    <w:p w14:paraId="338C99B7" w14:textId="77777777" w:rsidR="004308E6" w:rsidRPr="004308E6" w:rsidRDefault="004308E6" w:rsidP="004308E6">
      <w:pPr>
        <w:pStyle w:val="NormalBPBHEB"/>
        <w:numPr>
          <w:ilvl w:val="0"/>
          <w:numId w:val="137"/>
        </w:numPr>
      </w:pPr>
      <w:r w:rsidRPr="004308E6">
        <w:rPr>
          <w:b/>
          <w:bCs/>
        </w:rPr>
        <w:t>Implementing Continuous Integration and Continuous Deployment (CI/CD)</w:t>
      </w:r>
      <w:r w:rsidRPr="004308E6">
        <w:t>: Techniques for automating build, test, and deployment pipelines using AWS CodeBuild, CodeCommit, and CodePipeline will be mastered, along with best practices for secure CI/CD pipelines.</w:t>
      </w:r>
    </w:p>
    <w:p w14:paraId="33F1CAC3" w14:textId="77777777" w:rsidR="004308E6" w:rsidRPr="004308E6" w:rsidRDefault="004308E6" w:rsidP="004308E6">
      <w:pPr>
        <w:pStyle w:val="NormalBPBHEB"/>
        <w:numPr>
          <w:ilvl w:val="0"/>
          <w:numId w:val="137"/>
        </w:numPr>
      </w:pPr>
      <w:r w:rsidRPr="004308E6">
        <w:rPr>
          <w:b/>
          <w:bCs/>
        </w:rPr>
        <w:t>Deploying Infrastructure as Code (IaC)</w:t>
      </w:r>
      <w:r w:rsidRPr="004308E6">
        <w:t>: Proficiency will be gained in using AWS CloudFormation and Cloud Control API to provision and manage cloud resources programmatically, ensuring scalability and reproducibility.</w:t>
      </w:r>
    </w:p>
    <w:p w14:paraId="5DFC670A" w14:textId="77777777" w:rsidR="004308E6" w:rsidRPr="004308E6" w:rsidRDefault="004308E6" w:rsidP="004308E6">
      <w:pPr>
        <w:pStyle w:val="NormalBPBHEB"/>
        <w:numPr>
          <w:ilvl w:val="0"/>
          <w:numId w:val="137"/>
        </w:numPr>
      </w:pPr>
      <w:r w:rsidRPr="004308E6">
        <w:rPr>
          <w:b/>
          <w:bCs/>
        </w:rPr>
        <w:t>Implementing Advanced Deployment Strategies</w:t>
      </w:r>
      <w:r w:rsidRPr="004308E6">
        <w:t>: Readers will understand advanced deployment strategies and orchestration techniques, including blue/green deployments and canary releases, to achieve zero-downtime deployments and minimize risks.</w:t>
      </w:r>
    </w:p>
    <w:p w14:paraId="3709E06C" w14:textId="77777777" w:rsidR="004308E6" w:rsidRPr="004308E6" w:rsidRDefault="004308E6" w:rsidP="004308E6">
      <w:pPr>
        <w:pStyle w:val="NormalBPBHEB"/>
        <w:numPr>
          <w:ilvl w:val="0"/>
          <w:numId w:val="137"/>
        </w:numPr>
      </w:pPr>
      <w:r w:rsidRPr="004308E6">
        <w:rPr>
          <w:b/>
          <w:bCs/>
        </w:rPr>
        <w:t>Testing Resilience and Fault Tolerance</w:t>
      </w:r>
      <w:r w:rsidRPr="004308E6">
        <w:t>: Skills will be developed in chaos engineering and resilience testing methodologies to ensure the reliability and fault tolerance of cloud-based applications.</w:t>
      </w:r>
    </w:p>
    <w:p w14:paraId="10F35765" w14:textId="77777777" w:rsidR="004308E6" w:rsidRPr="004308E6" w:rsidRDefault="004308E6" w:rsidP="004308E6">
      <w:pPr>
        <w:pStyle w:val="NormalBPBHEB"/>
        <w:numPr>
          <w:ilvl w:val="0"/>
          <w:numId w:val="137"/>
        </w:numPr>
      </w:pPr>
      <w:r w:rsidRPr="004308E6">
        <w:rPr>
          <w:b/>
          <w:bCs/>
        </w:rPr>
        <w:t>Building Event-Driven Architectures (EDA)</w:t>
      </w:r>
      <w:r w:rsidRPr="004308E6">
        <w:t>: Techniques for designing and implementing event-driven architectures using AWS services like SNS and Step Functions will be covered, enabling scalable and responsive applications.</w:t>
      </w:r>
    </w:p>
    <w:p w14:paraId="626C6E18" w14:textId="77777777" w:rsidR="004308E6" w:rsidRPr="004308E6" w:rsidRDefault="004308E6" w:rsidP="004308E6">
      <w:pPr>
        <w:pStyle w:val="NormalBPBHEB"/>
        <w:numPr>
          <w:ilvl w:val="0"/>
          <w:numId w:val="137"/>
        </w:numPr>
      </w:pPr>
      <w:r w:rsidRPr="004308E6">
        <w:rPr>
          <w:b/>
          <w:bCs/>
        </w:rPr>
        <w:t>Integration of DevOps Practices</w:t>
      </w:r>
      <w:r w:rsidRPr="004308E6">
        <w:t>: Readers will learn how to integrate DevOps practices effectively with AWS services to streamline collaboration, automate workflows, and accelerate the software development lifecycle.</w:t>
      </w:r>
    </w:p>
    <w:p w14:paraId="6039D085" w14:textId="01A202C2" w:rsidR="00703812" w:rsidRDefault="004308E6" w:rsidP="00703812">
      <w:pPr>
        <w:pStyle w:val="NormalBPBHEB"/>
      </w:pPr>
      <w:r w:rsidRPr="004308E6">
        <w:t>By mastering these skills, readers will be equipped to leverage AWS effectively in building robust, scalable, and secure cloud-native applications, thereby enhancing their capabilities as proficient developers in modern cloud environments.</w:t>
      </w: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ll discover how services like AWS CloudShell and AWS CodePipeline provide a seamless and integrated development experience, while AWS CodeCommit and AWS CodeDeploy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and AWS Fargate. You</w:t>
      </w:r>
      <w:r w:rsidR="00DC7D67">
        <w:t xml:space="preserve"> wi</w:t>
      </w:r>
      <w:r w:rsidRPr="009F5D45">
        <w:t>ll also explore AWS RoboMaker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Braket.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60"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60"/>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CodeCatalyst </w:t>
      </w:r>
    </w:p>
    <w:p w14:paraId="5E2D54C8" w14:textId="0E0DA3FA" w:rsidR="007942F0" w:rsidRDefault="007942F0" w:rsidP="004120C0">
      <w:pPr>
        <w:pStyle w:val="NormalBPBHEB"/>
      </w:pPr>
      <w:r w:rsidRPr="007942F0">
        <w:t>In the dynamic landscape of cloud-based application development,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t>
      </w:r>
      <w:sdt>
        <w:sdtPr>
          <w:id w:val="1640220454"/>
          <w:citation/>
        </w:sdtPr>
        <w:sdtContent>
          <w:r w:rsidR="00840D53">
            <w:fldChar w:fldCharType="begin"/>
          </w:r>
          <w:r w:rsidR="00840D53">
            <w:instrText xml:space="preserve"> CITATION garcia2019a \l 1033 </w:instrText>
          </w:r>
          <w:r w:rsidR="00840D53">
            <w:fldChar w:fldCharType="separate"/>
          </w:r>
          <w:r w:rsidR="00BA05FB">
            <w:rPr>
              <w:noProof/>
            </w:rPr>
            <w:t xml:space="preserve"> </w:t>
          </w:r>
          <w:r w:rsidR="00BA05FB" w:rsidRPr="00BA05FB">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CodeCatalyst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27BE6A5C"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CodeCatalyst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Content>
          <w:r w:rsidR="00366FD5">
            <w:fldChar w:fldCharType="begin"/>
          </w:r>
          <w:r w:rsidR="00D74820">
            <w:instrText xml:space="preserve">CITATION Ama23 \l 1033 </w:instrText>
          </w:r>
          <w:r w:rsidR="00366FD5">
            <w:fldChar w:fldCharType="separate"/>
          </w:r>
          <w:r w:rsidR="00BA05FB">
            <w:rPr>
              <w:noProof/>
            </w:rPr>
            <w:t xml:space="preserve"> </w:t>
          </w:r>
          <w:r w:rsidR="00BA05FB" w:rsidRPr="00BA05FB">
            <w:rPr>
              <w:noProof/>
            </w:rPr>
            <w:t>[2]</w:t>
          </w:r>
          <w:r w:rsidR="00366FD5">
            <w:fldChar w:fldCharType="end"/>
          </w:r>
        </w:sdtContent>
      </w:sdt>
    </w:p>
    <w:p w14:paraId="3DD2610B" w14:textId="5641763B"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CodeCatalyst supports collaborative coding, allowing multiple developers to work on the same project simultaneously. It ensures that developers can effortlessly collaborate, review code, and iterate on their applications.</w:t>
      </w:r>
      <w:sdt>
        <w:sdtPr>
          <w:id w:val="-851945839"/>
          <w:citation/>
        </w:sdtPr>
        <w:sdtContent>
          <w:r w:rsidR="00B26FFA">
            <w:fldChar w:fldCharType="begin"/>
          </w:r>
          <w:r w:rsidR="00B26FFA">
            <w:instrText xml:space="preserve"> CITATION smith2018a \l 1033 </w:instrText>
          </w:r>
          <w:r w:rsidR="00B26FFA">
            <w:fldChar w:fldCharType="separate"/>
          </w:r>
          <w:r w:rsidR="00BA05FB">
            <w:rPr>
              <w:noProof/>
            </w:rPr>
            <w:t xml:space="preserve"> </w:t>
          </w:r>
          <w:r w:rsidR="00BA05FB" w:rsidRPr="00BA05FB">
            <w:rPr>
              <w:noProof/>
            </w:rPr>
            <w:t>[3]</w:t>
          </w:r>
          <w:r w:rsidR="00B26FFA">
            <w:fldChar w:fldCharType="end"/>
          </w:r>
        </w:sdtContent>
      </w:sdt>
      <w:r w:rsidR="00B26FFA">
        <w:t xml:space="preserve"> </w:t>
      </w:r>
      <w:sdt>
        <w:sdtPr>
          <w:id w:val="-231695666"/>
          <w:citation/>
        </w:sdtPr>
        <w:sdtContent>
          <w:r w:rsidR="00495C0D">
            <w:fldChar w:fldCharType="begin"/>
          </w:r>
          <w:r w:rsidR="00495C0D">
            <w:instrText xml:space="preserve"> CITATION brown2017a \l 1033 </w:instrText>
          </w:r>
          <w:r w:rsidR="00495C0D">
            <w:fldChar w:fldCharType="separate"/>
          </w:r>
          <w:r w:rsidR="00BA05FB" w:rsidRPr="00BA05FB">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Leveraging AWS Lambda, Amazon CodeCatalyst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447833EE"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Content>
          <w:r w:rsidR="004402FD">
            <w:fldChar w:fldCharType="begin"/>
          </w:r>
          <w:r w:rsidR="004402FD">
            <w:instrText xml:space="preserve"> CITATION jackson2020a \l 1033 </w:instrText>
          </w:r>
          <w:r w:rsidR="004402FD">
            <w:fldChar w:fldCharType="separate"/>
          </w:r>
          <w:r w:rsidR="00BA05FB">
            <w:rPr>
              <w:noProof/>
            </w:rPr>
            <w:t xml:space="preserve"> </w:t>
          </w:r>
          <w:r w:rsidR="00BA05FB" w:rsidRPr="00BA05FB">
            <w:rPr>
              <w:noProof/>
            </w:rPr>
            <w:t>[5]</w:t>
          </w:r>
          <w:r w:rsidR="004402FD">
            <w:fldChar w:fldCharType="end"/>
          </w:r>
        </w:sdtContent>
      </w:sdt>
    </w:p>
    <w:p w14:paraId="41C65A3A" w14:textId="27414742" w:rsidR="007942F0" w:rsidRPr="007942F0" w:rsidRDefault="007942F0" w:rsidP="00555FFB">
      <w:pPr>
        <w:pStyle w:val="NormalBPBHEB"/>
      </w:pPr>
      <w:r w:rsidRPr="007942F0">
        <w: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0482AD95" w14:textId="062CEF9D" w:rsidR="00DC7D67" w:rsidRDefault="007942F0" w:rsidP="00D4222C">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ll delve into Amazon CodeGuru, Amazon Corretto,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CodeGuru, a groundbreaking developer tool offered by </w:t>
      </w:r>
      <w:commentRangeStart w:id="61"/>
      <w:r w:rsidRPr="00AA52E0">
        <w:t>AWS,</w:t>
      </w:r>
      <w:commentRangeEnd w:id="61"/>
      <w:r w:rsidR="00DC7D67">
        <w:rPr>
          <w:rStyle w:val="CommentReference"/>
          <w:rFonts w:eastAsiaTheme="minorHAnsi" w:cstheme="minorBidi"/>
        </w:rPr>
        <w:commentReference w:id="61"/>
      </w:r>
      <w:r w:rsidRPr="00AA52E0">
        <w: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Amazon CodeGuru</w:t>
      </w:r>
    </w:p>
    <w:p w14:paraId="7A3D4F6D" w14:textId="0BE734A4" w:rsidR="00AA52E0" w:rsidRDefault="00AA52E0" w:rsidP="00DC7D67">
      <w:pPr>
        <w:pStyle w:val="NormalBPBHEB"/>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Content>
          <w:r w:rsidR="006319DC">
            <w:fldChar w:fldCharType="begin"/>
          </w:r>
          <w:r w:rsidR="00914756">
            <w:instrText xml:space="preserve">CITATION Ama22 \l 1033 </w:instrText>
          </w:r>
          <w:r w:rsidR="006319DC">
            <w:fldChar w:fldCharType="separate"/>
          </w:r>
          <w:r w:rsidR="00BA05FB">
            <w:rPr>
              <w:noProof/>
            </w:rPr>
            <w:t xml:space="preserve"> </w:t>
          </w:r>
          <w:r w:rsidR="00BA05FB" w:rsidRPr="00BA05FB">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r w:rsidRPr="001F0F2A">
        <w:rPr>
          <w:rFonts w:eastAsiaTheme="majorEastAsia" w:cstheme="majorBidi"/>
          <w:sz w:val="36"/>
          <w:szCs w:val="26"/>
        </w:rPr>
        <w:t xml:space="preserve">CodeGuru </w:t>
      </w:r>
      <w:r w:rsidR="00DC7D67" w:rsidRPr="001F0F2A">
        <w:rPr>
          <w:rFonts w:eastAsiaTheme="majorEastAsia" w:cstheme="majorBidi"/>
          <w:sz w:val="36"/>
          <w:szCs w:val="26"/>
        </w:rPr>
        <w:t>reviewer</w:t>
      </w:r>
    </w:p>
    <w:p w14:paraId="7C7A6291" w14:textId="6F93BCA5" w:rsidR="00AA52E0" w:rsidRPr="00AA52E0" w:rsidRDefault="00AA52E0" w:rsidP="00555FFB">
      <w:pPr>
        <w:pStyle w:val="NormalBPBHEB"/>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sdt>
        <w:sdtPr>
          <w:id w:val="431099130"/>
          <w:citation/>
        </w:sdtPr>
        <w:sdtContent>
          <w:r w:rsidR="00590022">
            <w:fldChar w:fldCharType="begin"/>
          </w:r>
          <w:r w:rsidR="00914756">
            <w:instrText xml:space="preserve">CITATION Ama22 \l 1033 </w:instrText>
          </w:r>
          <w:r w:rsidR="00590022">
            <w:fldChar w:fldCharType="separate"/>
          </w:r>
          <w:r w:rsidR="00BA05FB">
            <w:rPr>
              <w:noProof/>
            </w:rPr>
            <w:t xml:space="preserve"> </w:t>
          </w:r>
          <w:r w:rsidR="00BA05FB" w:rsidRPr="00BA05FB">
            <w:rPr>
              <w:noProof/>
            </w:rPr>
            <w:t>[6]</w:t>
          </w:r>
          <w:r w:rsidR="00590022">
            <w:fldChar w:fldCharType="end"/>
          </w:r>
        </w:sdtContent>
      </w:sdt>
    </w:p>
    <w:p w14:paraId="7E2446B7" w14:textId="37A76D5D" w:rsidR="00AA52E0" w:rsidRDefault="00AA52E0" w:rsidP="00555FFB">
      <w:pPr>
        <w:pStyle w:val="NormalBPBHEB"/>
      </w:pPr>
      <w:r w:rsidRPr="00AA52E0">
        <w:t xml:space="preserve">According to AWS </w:t>
      </w:r>
      <w:r w:rsidR="004402FD">
        <w:t>CodeGuru</w:t>
      </w:r>
      <w:sdt>
        <w:sdtPr>
          <w:id w:val="995312423"/>
          <w:citation/>
        </w:sdtPr>
        <w:sdtContent>
          <w:r w:rsidR="004402FD">
            <w:fldChar w:fldCharType="begin"/>
          </w:r>
          <w:r w:rsidR="00717791">
            <w:instrText xml:space="preserve">CITATION a2023r \l 1033 </w:instrText>
          </w:r>
          <w:r w:rsidR="004402FD">
            <w:fldChar w:fldCharType="separate"/>
          </w:r>
          <w:r w:rsidR="00BA05FB">
            <w:rPr>
              <w:noProof/>
            </w:rPr>
            <w:t xml:space="preserve"> </w:t>
          </w:r>
          <w:r w:rsidR="00BA05FB" w:rsidRPr="00BA05FB">
            <w:rPr>
              <w:noProof/>
            </w:rPr>
            <w:t>[7]</w:t>
          </w:r>
          <w:r w:rsidR="004402FD">
            <w:fldChar w:fldCharType="end"/>
          </w:r>
        </w:sdtContent>
      </w:sdt>
      <w:r w:rsidR="004402FD">
        <w:t xml:space="preserve"> </w:t>
      </w:r>
      <w:r w:rsidRPr="00AA52E0">
        <w:t>documentation</w:t>
      </w:r>
      <w:commentRangeStart w:id="62"/>
      <w:commentRangeEnd w:id="62"/>
      <w:r w:rsidR="00DC7D67">
        <w:rPr>
          <w:rStyle w:val="CommentReference"/>
        </w:rPr>
        <w:commentReference w:id="62"/>
      </w:r>
      <w:r w:rsidR="00CE1089">
        <w:t xml:space="preserve">, </w:t>
      </w:r>
      <w:r w:rsidRPr="00AA52E0">
        <w: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CodeGuru </w:t>
      </w:r>
      <w:r w:rsidR="00DC7D67" w:rsidRPr="001F0F2A">
        <w:rPr>
          <w:rFonts w:eastAsiaTheme="majorEastAsia" w:cstheme="majorBidi"/>
          <w:sz w:val="36"/>
          <w:szCs w:val="26"/>
        </w:rPr>
        <w:t>profiler</w:t>
      </w:r>
    </w:p>
    <w:p w14:paraId="01EDE105" w14:textId="742C2F97" w:rsidR="00AA52E0" w:rsidRPr="00AA52E0" w:rsidRDefault="00AA52E0" w:rsidP="00555FFB">
      <w:pPr>
        <w:pStyle w:val="NormalBPBHEB"/>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63"/>
      <w:commentRangeEnd w:id="63"/>
      <w:r w:rsidR="00CD05F2">
        <w:rPr>
          <w:rStyle w:val="CommentReference"/>
          <w:rFonts w:eastAsiaTheme="minorHAnsi" w:cstheme="minorBidi"/>
        </w:rPr>
        <w:commentReference w:id="63"/>
      </w:r>
      <w:r w:rsidRPr="00AA52E0">
        <w:t>.</w:t>
      </w:r>
      <w:sdt>
        <w:sdtPr>
          <w:id w:val="-127778942"/>
          <w:citation/>
        </w:sdtPr>
        <w:sdtContent>
          <w:r w:rsidR="00A25BE4">
            <w:fldChar w:fldCharType="begin"/>
          </w:r>
          <w:r w:rsidR="00A25BE4">
            <w:instrText xml:space="preserve"> CITATION chen-a \l 1033 </w:instrText>
          </w:r>
          <w:r w:rsidR="00A25BE4">
            <w:fldChar w:fldCharType="separate"/>
          </w:r>
          <w:r w:rsidR="00BA05FB">
            <w:rPr>
              <w:noProof/>
            </w:rPr>
            <w:t xml:space="preserve"> </w:t>
          </w:r>
          <w:r w:rsidR="00BA05FB" w:rsidRPr="00BA05FB">
            <w:rPr>
              <w:noProof/>
            </w:rPr>
            <w:t>[8]</w:t>
          </w:r>
          <w:r w:rsidR="00A25BE4">
            <w:fldChar w:fldCharType="end"/>
          </w:r>
        </w:sdtContent>
      </w:sdt>
    </w:p>
    <w:p w14:paraId="1DDE2954" w14:textId="77777777" w:rsidR="00AA52E0" w:rsidRDefault="00AA52E0" w:rsidP="00DC7D67">
      <w:pPr>
        <w:pStyle w:val="NormalBPBHEB"/>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CodeGuru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3ADCA015" w14:textId="27BEAC15" w:rsidR="00CD05F2" w:rsidRPr="00AA52E0" w:rsidRDefault="00AA52E0" w:rsidP="00D4222C">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CodeGuru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CodeGuru on code quality and application performance becomes even more apparent.</w:t>
      </w:r>
      <w:sdt>
        <w:sdtPr>
          <w:id w:val="-668244713"/>
          <w:citation/>
        </w:sdtPr>
        <w:sdtContent>
          <w:r w:rsidR="00B50D85">
            <w:fldChar w:fldCharType="begin"/>
          </w:r>
          <w:r w:rsidR="00B50D85">
            <w:instrText xml:space="preserve"> CITATION Smi10 \l 1033 </w:instrText>
          </w:r>
          <w:r w:rsidR="00B50D85">
            <w:fldChar w:fldCharType="separate"/>
          </w:r>
          <w:r w:rsidR="00BA05FB">
            <w:rPr>
              <w:noProof/>
            </w:rPr>
            <w:t xml:space="preserve"> </w:t>
          </w:r>
          <w:r w:rsidR="00BA05FB" w:rsidRPr="00BA05FB">
            <w:rPr>
              <w:noProof/>
            </w:rPr>
            <w:t>[9]</w:t>
          </w:r>
          <w:r w:rsidR="00B50D85">
            <w:fldChar w:fldCharType="end"/>
          </w:r>
        </w:sdtContent>
      </w:sdt>
    </w:p>
    <w:p w14:paraId="423C3C1F" w14:textId="1724306B" w:rsidR="00C664F4" w:rsidRPr="00C664F4" w:rsidRDefault="00C664F4" w:rsidP="00555FFB">
      <w:pPr>
        <w:pStyle w:val="Heading1BPBHEB"/>
      </w:pPr>
      <w:r w:rsidRPr="00C664F4">
        <w:t>Amazon Corretto</w:t>
      </w:r>
    </w:p>
    <w:p w14:paraId="5CD6D50D" w14:textId="4955B5D9" w:rsidR="00CD05F2" w:rsidRPr="00C664F4" w:rsidRDefault="00C664F4" w:rsidP="00555FFB">
      <w:pPr>
        <w:pStyle w:val="NormalBPBHEB"/>
      </w:pPr>
      <w:r w:rsidRPr="00C664F4">
        <w:t xml:space="preserve">In the dynamic landscape of cloud-native development, the choice of a reliable and optimized Java runtime environment is critical. Amazon Corretto, an open-source distribution of the </w:t>
      </w:r>
      <w:r w:rsidRPr="00555FFB">
        <w:rPr>
          <w:b/>
          <w:bCs/>
        </w:rPr>
        <w:t xml:space="preserve">Java Development Kit (JDK) </w:t>
      </w:r>
      <w:r w:rsidRPr="00C664F4">
        <w:t>provided by AWS, serves as a robust solution for developers. This section provides an in-depth exploration of Amazon Corretto, delving into its features, advantages, and the pivotal role it plays in modern software development.</w:t>
      </w: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0B94CC77" w:rsidR="00C664F4" w:rsidRDefault="00C664F4" w:rsidP="00CD05F2">
      <w:pPr>
        <w:pStyle w:val="NormalBPBHEB"/>
      </w:pPr>
      <w:r w:rsidRPr="00C664F4">
        <w:t xml:space="preserve">Amazon Corretto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Corretto is made available under </w:t>
      </w:r>
      <w:r w:rsidRPr="00555FFB">
        <w:rPr>
          <w:b/>
          <w:bCs/>
        </w:rPr>
        <w:t xml:space="preserve">long-term support (LTS) </w:t>
      </w:r>
      <w:r w:rsidRPr="00C664F4">
        <w:t>and offers features like performance enhancements, monitoring, and security updates</w:t>
      </w:r>
      <w:bookmarkStart w:id="64" w:name="_Ref150858608"/>
      <w:sdt>
        <w:sdtPr>
          <w:id w:val="1416981612"/>
          <w:citation/>
        </w:sdtPr>
        <w:sdtContent>
          <w:r w:rsidR="004770F2">
            <w:fldChar w:fldCharType="begin"/>
          </w:r>
          <w:r w:rsidR="00304DD4">
            <w:instrText xml:space="preserve">CITATION a2023s \l 1033 </w:instrText>
          </w:r>
          <w:r w:rsidR="004770F2">
            <w:fldChar w:fldCharType="separate"/>
          </w:r>
          <w:r w:rsidR="00BA05FB">
            <w:rPr>
              <w:noProof/>
            </w:rPr>
            <w:t xml:space="preserve"> </w:t>
          </w:r>
          <w:r w:rsidR="00BA05FB" w:rsidRPr="00BA05FB">
            <w:rPr>
              <w:noProof/>
            </w:rPr>
            <w:t>[10]</w:t>
          </w:r>
          <w:r w:rsidR="004770F2">
            <w:fldChar w:fldCharType="end"/>
          </w:r>
        </w:sdtContent>
      </w:sdt>
      <w:bookmarkEnd w:id="64"/>
      <w:r w:rsidRPr="00C664F4">
        <w:t>. It is a testament to AWS's commitment to supporting the Java development community and ensuring a seamless Java experience for AWS users</w:t>
      </w:r>
      <w:sdt>
        <w:sdtPr>
          <w:id w:val="1549262459"/>
          <w:citation/>
        </w:sdtPr>
        <w:sdtContent>
          <w:r w:rsidR="00B654D4">
            <w:fldChar w:fldCharType="begin"/>
          </w:r>
          <w:r w:rsidR="00B654D4">
            <w:instrText xml:space="preserve"> CITATION tanenbaum2014a \l 1033 </w:instrText>
          </w:r>
          <w:r w:rsidR="00B654D4">
            <w:fldChar w:fldCharType="separate"/>
          </w:r>
          <w:r w:rsidR="00BA05FB">
            <w:rPr>
              <w:noProof/>
            </w:rPr>
            <w:t xml:space="preserve"> </w:t>
          </w:r>
          <w:r w:rsidR="00BA05FB" w:rsidRPr="00BA05FB">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5F04F39A" w:rsidR="00C664F4" w:rsidRPr="00C664F4" w:rsidRDefault="00C664F4" w:rsidP="00555FFB">
      <w:pPr>
        <w:pStyle w:val="NormalBPBHEB"/>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sdt>
        <w:sdtPr>
          <w:id w:val="-956335260"/>
          <w:citation/>
        </w:sdtPr>
        <w:sdtContent>
          <w:r w:rsidR="00B654D4">
            <w:fldChar w:fldCharType="begin"/>
          </w:r>
          <w:r w:rsidR="00B654D4">
            <w:instrText xml:space="preserve"> CITATION gupta2016a \l 1033 </w:instrText>
          </w:r>
          <w:r w:rsidR="00B654D4">
            <w:fldChar w:fldCharType="separate"/>
          </w:r>
          <w:r w:rsidR="00BA05FB">
            <w:rPr>
              <w:noProof/>
            </w:rPr>
            <w:t xml:space="preserve"> </w:t>
          </w:r>
          <w:r w:rsidR="00BA05FB" w:rsidRPr="00BA05FB">
            <w:rPr>
              <w:noProof/>
            </w:rPr>
            <w:t>[12]</w:t>
          </w:r>
          <w:r w:rsidR="00B654D4">
            <w:fldChar w:fldCharType="end"/>
          </w:r>
        </w:sdtContent>
      </w:sdt>
      <w:r w:rsidRPr="00C664F4">
        <w:t>.</w:t>
      </w:r>
    </w:p>
    <w:p w14:paraId="051D378A" w14:textId="77777777" w:rsidR="00C664F4" w:rsidRDefault="00C664F4" w:rsidP="00CD05F2">
      <w:pPr>
        <w:pStyle w:val="NormalBPBHEB"/>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2A48D75E" w:rsidR="00C664F4" w:rsidRPr="00C664F4" w:rsidRDefault="00C664F4" w:rsidP="00555FFB">
      <w:pPr>
        <w:pStyle w:val="NormalBPBHEB"/>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sdt>
        <w:sdtPr>
          <w:id w:val="1314828709"/>
          <w:citation/>
        </w:sdtPr>
        <w:sdtContent>
          <w:r w:rsidR="00053086">
            <w:fldChar w:fldCharType="begin"/>
          </w:r>
          <w:r w:rsidR="00304DD4">
            <w:instrText xml:space="preserve">CITATION a2023s \l 1033 </w:instrText>
          </w:r>
          <w:r w:rsidR="00053086">
            <w:fldChar w:fldCharType="separate"/>
          </w:r>
          <w:r w:rsidR="00BA05FB">
            <w:rPr>
              <w:noProof/>
            </w:rPr>
            <w:t xml:space="preserve"> </w:t>
          </w:r>
          <w:r w:rsidR="00BA05FB" w:rsidRPr="00BA05FB">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11BF2A9E" w:rsidR="00C664F4" w:rsidRPr="00C664F4" w:rsidRDefault="00C664F4" w:rsidP="00555FFB">
      <w:pPr>
        <w:pStyle w:val="NormalBPBHEB"/>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sdt>
        <w:sdtPr>
          <w:id w:val="156197999"/>
          <w:citation/>
        </w:sdtPr>
        <w:sdtContent>
          <w:r w:rsidR="00EC4D43">
            <w:fldChar w:fldCharType="begin"/>
          </w:r>
          <w:r w:rsidR="00304DD4">
            <w:instrText xml:space="preserve">CITATION a2023s \l 1033 </w:instrText>
          </w:r>
          <w:r w:rsidR="00EC4D43">
            <w:fldChar w:fldCharType="separate"/>
          </w:r>
          <w:r w:rsidR="00BA05FB">
            <w:rPr>
              <w:noProof/>
            </w:rPr>
            <w:t xml:space="preserve"> </w:t>
          </w:r>
          <w:r w:rsidR="00BA05FB" w:rsidRPr="00BA05FB">
            <w:rPr>
              <w:noProof/>
            </w:rPr>
            <w:t>[10]</w:t>
          </w:r>
          <w:r w:rsidR="00EC4D43">
            <w:fldChar w:fldCharType="end"/>
          </w:r>
        </w:sdtContent>
      </w:sdt>
      <w:r w:rsidRPr="00C664F4">
        <w:t>.</w:t>
      </w:r>
    </w:p>
    <w:p w14:paraId="2AAB8F9F" w14:textId="6DEC17ED" w:rsidR="00CD05F2" w:rsidRDefault="00C664F4" w:rsidP="00555FFB">
      <w:pPr>
        <w:pStyle w:val="NormalBPBHEB"/>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5569920F"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Content>
          <w:r w:rsidR="00F420CB">
            <w:fldChar w:fldCharType="begin"/>
          </w:r>
          <w:r w:rsidR="00F420CB">
            <w:instrText xml:space="preserve"> CITATION smith2018b \l 1033 </w:instrText>
          </w:r>
          <w:r w:rsidR="00F420CB">
            <w:fldChar w:fldCharType="separate"/>
          </w:r>
          <w:r w:rsidR="00BA05FB">
            <w:rPr>
              <w:noProof/>
            </w:rPr>
            <w:t xml:space="preserve"> </w:t>
          </w:r>
          <w:r w:rsidR="00BA05FB" w:rsidRPr="00BA05FB">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65"/>
      <w:commentRangeStart w:id="66"/>
      <w:r w:rsidRPr="00AE4A6A">
        <w:t>nuances</w:t>
      </w:r>
      <w:commentRangeEnd w:id="65"/>
      <w:r w:rsidR="00CD05F2">
        <w:rPr>
          <w:rStyle w:val="CommentReference"/>
          <w:rFonts w:eastAsiaTheme="minorHAnsi" w:cstheme="minorBidi"/>
        </w:rPr>
        <w:commentReference w:id="65"/>
      </w:r>
      <w:commentRangeEnd w:id="66"/>
      <w:r w:rsidR="00AD46F1">
        <w:rPr>
          <w:rStyle w:val="CommentReference"/>
          <w:rFonts w:eastAsiaTheme="minorHAnsi" w:cstheme="minorBidi"/>
        </w:rPr>
        <w:commentReference w:id="66"/>
      </w:r>
      <w:r w:rsidRPr="00AE4A6A">
        <w:t>.</w:t>
      </w:r>
    </w:p>
    <w:p w14:paraId="56FA9A59" w14:textId="54940A8A" w:rsidR="00EC0DDC" w:rsidRDefault="00D66E3D" w:rsidP="00555FFB">
      <w:pPr>
        <w:pStyle w:val="FigureBPBHEB"/>
      </w:pPr>
      <w:r>
        <w:rPr>
          <w:noProof/>
        </w:rPr>
        <w:drawing>
          <wp:inline distT="0" distB="0" distL="0" distR="0" wp14:anchorId="0BE938A1" wp14:editId="3C585D07">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 xml:space="preserve">Infrastructure as Code (IaC) </w:t>
      </w:r>
      <w:r w:rsidR="00CD05F2" w:rsidRPr="00106C44">
        <w:rPr>
          <w:b/>
          <w:bCs/>
        </w:rPr>
        <w:t>integration</w:t>
      </w:r>
      <w:r w:rsidRPr="00106C44">
        <w:t>: The API aligns with the IaC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048BEB77"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Content>
          <w:r w:rsidR="007572A4">
            <w:fldChar w:fldCharType="begin"/>
          </w:r>
          <w:r w:rsidR="004C4216">
            <w:instrText xml:space="preserve">CITATION documentation2023b \l 1033 </w:instrText>
          </w:r>
          <w:r w:rsidR="007572A4">
            <w:fldChar w:fldCharType="separate"/>
          </w:r>
          <w:r w:rsidR="00BA05FB">
            <w:rPr>
              <w:noProof/>
            </w:rPr>
            <w:t xml:space="preserve"> </w:t>
          </w:r>
          <w:r w:rsidR="00BA05FB" w:rsidRPr="00BA05FB">
            <w:rPr>
              <w:noProof/>
            </w:rPr>
            <w:t>[14]</w:t>
          </w:r>
          <w:r w:rsidR="007572A4">
            <w:fldChar w:fldCharType="end"/>
          </w:r>
        </w:sdtContent>
      </w:sdt>
      <w:r w:rsidRPr="00C31CD4">
        <w:t>. This streamlines the development process, reducing the need to navigate different service APIs for common operations.</w:t>
      </w:r>
    </w:p>
    <w:p w14:paraId="3D0AC39C" w14:textId="2E0446F1"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Content>
          <w:r w:rsidR="00123853">
            <w:fldChar w:fldCharType="begin"/>
          </w:r>
          <w:r w:rsidR="00123853">
            <w:instrText xml:space="preserve"> CITATION documentation2023b \l 1033 </w:instrText>
          </w:r>
          <w:r w:rsidR="00123853">
            <w:fldChar w:fldCharType="separate"/>
          </w:r>
          <w:r w:rsidR="00BA05FB">
            <w:rPr>
              <w:noProof/>
            </w:rPr>
            <w:t xml:space="preserve"> </w:t>
          </w:r>
          <w:r w:rsidR="00BA05FB" w:rsidRPr="00BA05FB">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59AA682F"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Content>
          <w:r w:rsidR="006E5560">
            <w:fldChar w:fldCharType="begin"/>
          </w:r>
          <w:r w:rsidR="004C4216">
            <w:instrText xml:space="preserve">CITATION documentation2023b \l 1033 </w:instrText>
          </w:r>
          <w:r w:rsidR="006E5560">
            <w:fldChar w:fldCharType="separate"/>
          </w:r>
          <w:r w:rsidR="00BA05FB">
            <w:rPr>
              <w:noProof/>
            </w:rPr>
            <w:t xml:space="preserve"> </w:t>
          </w:r>
          <w:r w:rsidR="00BA05FB" w:rsidRPr="00BA05FB">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4ECA63D7"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Content>
          <w:r w:rsidR="00F34E0E">
            <w:fldChar w:fldCharType="begin"/>
          </w:r>
          <w:r w:rsidR="004C4216">
            <w:instrText xml:space="preserve">CITATION documentation2023b \l 1033 </w:instrText>
          </w:r>
          <w:r w:rsidR="00F34E0E">
            <w:fldChar w:fldCharType="separate"/>
          </w:r>
          <w:r w:rsidR="00BA05FB">
            <w:rPr>
              <w:noProof/>
            </w:rPr>
            <w:t xml:space="preserve"> </w:t>
          </w:r>
          <w:r w:rsidR="00BA05FB" w:rsidRPr="00BA05FB">
            <w:rPr>
              <w:noProof/>
            </w:rPr>
            <w:t>[14]</w:t>
          </w:r>
          <w:r w:rsidR="00F34E0E">
            <w:fldChar w:fldCharType="end"/>
          </w:r>
        </w:sdtContent>
      </w:sdt>
      <w:r w:rsidRPr="00106C44">
        <w:t>.</w:t>
      </w:r>
    </w:p>
    <w:p w14:paraId="00D0D8FE" w14:textId="45F24F30"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Content>
          <w:r w:rsidR="00F34E0E">
            <w:fldChar w:fldCharType="begin"/>
          </w:r>
          <w:r w:rsidR="004C4216">
            <w:instrText xml:space="preserve">CITATION documentation2023b \l 1033 </w:instrText>
          </w:r>
          <w:r w:rsidR="00F34E0E">
            <w:fldChar w:fldCharType="separate"/>
          </w:r>
          <w:r w:rsidR="00BA05FB">
            <w:rPr>
              <w:noProof/>
            </w:rPr>
            <w:t xml:space="preserve"> </w:t>
          </w:r>
          <w:r w:rsidR="00BA05FB" w:rsidRPr="00BA05FB">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r w:rsidRPr="00C31CD4">
        <w:rPr>
          <w:b/>
          <w:bCs/>
        </w:rPr>
        <w:t>IaC</w:t>
      </w:r>
      <w:r w:rsidRPr="00C31CD4">
        <w:t>: The AWS Cloud Control API is particularly beneficial in IaC scenarios, where infrastructure is defined and managed using code. By providing a unified API, it facilitates the creation and management of AWS resources in a programmatic and version-controlled manner.</w:t>
      </w:r>
    </w:p>
    <w:p w14:paraId="672127F7" w14:textId="6EC8E900" w:rsidR="00106C44" w:rsidRDefault="00106C44" w:rsidP="008A12F7">
      <w:pPr>
        <w:pStyle w:val="NormalBPBHEB"/>
        <w:numPr>
          <w:ilvl w:val="0"/>
          <w:numId w:val="9"/>
        </w:numPr>
      </w:pPr>
      <w:r w:rsidRPr="00106C44">
        <w:rPr>
          <w:b/>
          <w:bCs/>
        </w:rPr>
        <w:t xml:space="preserve">IaC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Content>
          <w:r w:rsidR="00A35D84">
            <w:fldChar w:fldCharType="begin"/>
          </w:r>
          <w:r w:rsidR="00A35D84">
            <w:instrText xml:space="preserve"> CITATION turner2019a \l 1033 </w:instrText>
          </w:r>
          <w:r w:rsidR="00A35D84">
            <w:fldChar w:fldCharType="separate"/>
          </w:r>
          <w:r w:rsidR="00BA05FB">
            <w:rPr>
              <w:noProof/>
            </w:rPr>
            <w:t xml:space="preserve"> </w:t>
          </w:r>
          <w:r w:rsidR="00BA05FB" w:rsidRPr="00BA05FB">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5F34097D" w14:textId="5E7644C1" w:rsidR="00CD05F2" w:rsidRPr="00C664F4" w:rsidRDefault="00106C44" w:rsidP="00555FFB">
      <w:pPr>
        <w:pStyle w:val="NormalBPBHEB"/>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1114BA7B"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Content>
          <w:r w:rsidR="00601B66">
            <w:fldChar w:fldCharType="begin"/>
          </w:r>
          <w:r w:rsidR="00601B66">
            <w:instrText xml:space="preserve"> CITATION documentation2023c \l 1033 </w:instrText>
          </w:r>
          <w:r w:rsidR="00601B66">
            <w:fldChar w:fldCharType="separate"/>
          </w:r>
          <w:r w:rsidR="00BA05FB">
            <w:rPr>
              <w:noProof/>
            </w:rPr>
            <w:t xml:space="preserve"> </w:t>
          </w:r>
          <w:r w:rsidR="00BA05FB" w:rsidRPr="00BA05FB">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27EACFF0"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Content>
          <w:r w:rsidR="00D03BC6">
            <w:fldChar w:fldCharType="begin"/>
          </w:r>
          <w:r w:rsidR="00D03BC6">
            <w:instrText xml:space="preserve"> CITATION documentation2023b \l 1033 </w:instrText>
          </w:r>
          <w:r w:rsidR="00D03BC6">
            <w:fldChar w:fldCharType="separate"/>
          </w:r>
          <w:r w:rsidR="00BA05FB">
            <w:rPr>
              <w:noProof/>
            </w:rPr>
            <w:t xml:space="preserve"> </w:t>
          </w:r>
          <w:r w:rsidR="00BA05FB" w:rsidRPr="00BA05FB">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49C3A7A5"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Content>
          <w:r w:rsidR="00FC06C6">
            <w:fldChar w:fldCharType="begin"/>
          </w:r>
          <w:r w:rsidR="00FC06C6">
            <w:instrText xml:space="preserve"> CITATION johnson2019a \l 1033 </w:instrText>
          </w:r>
          <w:r w:rsidR="00FC06C6">
            <w:fldChar w:fldCharType="separate"/>
          </w:r>
          <w:r w:rsidR="00BA05FB">
            <w:rPr>
              <w:noProof/>
            </w:rPr>
            <w:t xml:space="preserve"> </w:t>
          </w:r>
          <w:r w:rsidR="00BA05FB" w:rsidRPr="00BA05FB">
            <w:rPr>
              <w:noProof/>
            </w:rPr>
            <w:t>[17]</w:t>
          </w:r>
          <w:r w:rsidR="00FC06C6">
            <w:fldChar w:fldCharType="end"/>
          </w:r>
        </w:sdtContent>
      </w:sdt>
      <w:r w:rsidRPr="00BE6D12">
        <w:t>. This integrated approach reduces context-switching and enhances the efficiency of the development workflow.</w:t>
      </w:r>
    </w:p>
    <w:p w14:paraId="71225D17" w14:textId="2A638BAF"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Content>
          <w:r w:rsidR="00CB2918">
            <w:fldChar w:fldCharType="begin"/>
          </w:r>
          <w:r w:rsidR="00CB2918">
            <w:instrText xml:space="preserve"> CITATION davis2020a \l 1033 </w:instrText>
          </w:r>
          <w:r w:rsidR="00CB2918">
            <w:fldChar w:fldCharType="separate"/>
          </w:r>
          <w:r w:rsidR="00BA05FB">
            <w:rPr>
              <w:noProof/>
            </w:rPr>
            <w:t xml:space="preserve"> </w:t>
          </w:r>
          <w:r w:rsidR="00BA05FB" w:rsidRPr="00BA05FB">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785171C5"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Content>
          <w:r w:rsidR="00061BB2">
            <w:fldChar w:fldCharType="begin"/>
          </w:r>
          <w:r w:rsidR="00061BB2">
            <w:instrText xml:space="preserve"> CITATION documentation2023c \l 1033 </w:instrText>
          </w:r>
          <w:r w:rsidR="00061BB2">
            <w:fldChar w:fldCharType="separate"/>
          </w:r>
          <w:r w:rsidR="00BA05FB">
            <w:rPr>
              <w:noProof/>
            </w:rPr>
            <w:t xml:space="preserve"> </w:t>
          </w:r>
          <w:r w:rsidR="00BA05FB" w:rsidRPr="00BA05FB">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597FDA64" w14:textId="5E0605F3" w:rsidR="00CD05F2" w:rsidRDefault="00BE6D12" w:rsidP="00555FFB">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099D0BE2"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67" w:name="_Ref150863476"/>
      <w:sdt>
        <w:sdtPr>
          <w:id w:val="-490566452"/>
          <w:citation/>
        </w:sdtPr>
        <w:sdtContent>
          <w:r w:rsidR="00CB2918">
            <w:fldChar w:fldCharType="begin"/>
          </w:r>
          <w:r w:rsidR="00CB2918">
            <w:instrText xml:space="preserve"> CITATION documentation2023b \l 1033 </w:instrText>
          </w:r>
          <w:r w:rsidR="00CB2918">
            <w:fldChar w:fldCharType="separate"/>
          </w:r>
          <w:r w:rsidR="00BA05FB">
            <w:rPr>
              <w:noProof/>
            </w:rPr>
            <w:t xml:space="preserve"> </w:t>
          </w:r>
          <w:r w:rsidR="00BA05FB" w:rsidRPr="00BA05FB">
            <w:rPr>
              <w:noProof/>
            </w:rPr>
            <w:t>[14]</w:t>
          </w:r>
          <w:r w:rsidR="00CB2918">
            <w:fldChar w:fldCharType="end"/>
          </w:r>
        </w:sdtContent>
      </w:sdt>
      <w:bookmarkEnd w:id="67"/>
      <w:r w:rsidRPr="00DE37AC">
        <w:t>. This capability facilitates integrated and holistic resource orchestration in complex cloud environments.</w:t>
      </w:r>
    </w:p>
    <w:p w14:paraId="62F94927" w14:textId="6D14BDEA"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Infrastructure as Code (IaC) </w:t>
      </w:r>
      <w:r w:rsidR="00645157" w:rsidRPr="00DE37AC">
        <w:rPr>
          <w:b/>
          <w:bCs/>
        </w:rPr>
        <w:t>integration</w:t>
      </w:r>
      <w:r w:rsidRPr="00DE37AC">
        <w:t>: Aligned with the IaC philosophy, the API supports the definition and management of AWS resources using code</w:t>
      </w:r>
      <w:sdt>
        <w:sdtPr>
          <w:id w:val="394709833"/>
          <w:citation/>
        </w:sdtPr>
        <w:sdtContent>
          <w:r w:rsidR="00B02B9D">
            <w:fldChar w:fldCharType="begin"/>
          </w:r>
          <w:r w:rsidR="00B02B9D">
            <w:instrText xml:space="preserve"> CITATION documentation2023b \l 1033 </w:instrText>
          </w:r>
          <w:r w:rsidR="00B02B9D">
            <w:fldChar w:fldCharType="separate"/>
          </w:r>
          <w:r w:rsidR="00BA05FB">
            <w:rPr>
              <w:noProof/>
            </w:rPr>
            <w:t xml:space="preserve"> </w:t>
          </w:r>
          <w:r w:rsidR="00BA05FB" w:rsidRPr="00BA05FB">
            <w:rPr>
              <w:noProof/>
            </w:rPr>
            <w:t>[14]</w:t>
          </w:r>
          <w:r w:rsidR="00B02B9D">
            <w:fldChar w:fldCharType="end"/>
          </w:r>
        </w:sdtContent>
      </w:sdt>
      <w:r w:rsidRPr="00DE37AC">
        <w:t>. This integration promotes versioning, collaboration, and automation in infrastructure provisioning.</w:t>
      </w:r>
    </w:p>
    <w:p w14:paraId="10784219" w14:textId="594ECF72"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Content>
          <w:r w:rsidR="00B02B9D">
            <w:fldChar w:fldCharType="begin"/>
          </w:r>
          <w:r w:rsidR="00B02B9D">
            <w:instrText xml:space="preserve"> CITATION documentation2023b \l 1033 </w:instrText>
          </w:r>
          <w:r w:rsidR="00B02B9D">
            <w:fldChar w:fldCharType="separate"/>
          </w:r>
          <w:r w:rsidR="00BA05FB">
            <w:rPr>
              <w:noProof/>
            </w:rPr>
            <w:t xml:space="preserve"> </w:t>
          </w:r>
          <w:r w:rsidR="00BA05FB" w:rsidRPr="00BA05FB">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781AEAF1"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68" w:name="_Ref150863658"/>
      <w:sdt>
        <w:sdtPr>
          <w:id w:val="507637864"/>
          <w:citation/>
        </w:sdtPr>
        <w:sdtContent>
          <w:r w:rsidR="00BA0F9F">
            <w:fldChar w:fldCharType="begin"/>
          </w:r>
          <w:r w:rsidR="00BA0F9F">
            <w:instrText xml:space="preserve"> CITATION garcia2019a \l 1033 </w:instrText>
          </w:r>
          <w:r w:rsidR="00BA0F9F">
            <w:fldChar w:fldCharType="separate"/>
          </w:r>
          <w:r w:rsidR="00BA05FB">
            <w:rPr>
              <w:noProof/>
            </w:rPr>
            <w:t xml:space="preserve"> </w:t>
          </w:r>
          <w:r w:rsidR="00BA05FB" w:rsidRPr="00BA05FB">
            <w:rPr>
              <w:noProof/>
            </w:rPr>
            <w:t>[1]</w:t>
          </w:r>
          <w:r w:rsidR="00BA0F9F">
            <w:fldChar w:fldCharType="end"/>
          </w:r>
        </w:sdtContent>
      </w:sdt>
      <w:bookmarkEnd w:id="68"/>
      <w:r w:rsidRPr="00DE37AC">
        <w:t>.</w:t>
      </w:r>
    </w:p>
    <w:p w14:paraId="6A443CB9" w14:textId="22456D6B"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Content>
          <w:r w:rsidR="00F910C4">
            <w:fldChar w:fldCharType="begin"/>
          </w:r>
          <w:r w:rsidR="00F910C4">
            <w:instrText xml:space="preserve"> CITATION Ama23 \l 1033 </w:instrText>
          </w:r>
          <w:r w:rsidR="00F910C4">
            <w:fldChar w:fldCharType="separate"/>
          </w:r>
          <w:r w:rsidR="00BA05FB">
            <w:rPr>
              <w:noProof/>
            </w:rPr>
            <w:t xml:space="preserve"> </w:t>
          </w:r>
          <w:r w:rsidR="00BA05FB" w:rsidRPr="00BA05FB">
            <w:rPr>
              <w:noProof/>
            </w:rPr>
            <w:t>[2]</w:t>
          </w:r>
          <w:r w:rsidR="00F910C4">
            <w:fldChar w:fldCharType="end"/>
          </w:r>
        </w:sdtContent>
      </w:sdt>
      <w:r w:rsidRPr="00DE37AC">
        <w:t>.</w:t>
      </w:r>
    </w:p>
    <w:p w14:paraId="56DA67D0" w14:textId="555678F1"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Content>
          <w:r w:rsidR="003A22F3">
            <w:fldChar w:fldCharType="begin"/>
          </w:r>
          <w:r w:rsidR="003A22F3">
            <w:instrText xml:space="preserve"> CITATION turner2019b \l 1033 </w:instrText>
          </w:r>
          <w:r w:rsidR="003A22F3">
            <w:fldChar w:fldCharType="separate"/>
          </w:r>
          <w:r w:rsidR="00BA05FB">
            <w:rPr>
              <w:noProof/>
            </w:rPr>
            <w:t xml:space="preserve"> </w:t>
          </w:r>
          <w:r w:rsidR="00BA05FB" w:rsidRPr="00BA05FB">
            <w:rPr>
              <w:noProof/>
            </w:rPr>
            <w:t>[19]</w:t>
          </w:r>
          <w:r w:rsidR="003A22F3">
            <w:fldChar w:fldCharType="end"/>
          </w:r>
        </w:sdtContent>
      </w:sdt>
      <w:r w:rsidRPr="00DE37AC">
        <w:t>.</w:t>
      </w:r>
    </w:p>
    <w:p w14:paraId="00C61008" w14:textId="17BF37DE" w:rsidR="005C000B" w:rsidRPr="00DE37AC" w:rsidRDefault="00DE37AC" w:rsidP="00555FF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555FFB">
      <w:pPr>
        <w:pStyle w:val="Heading1BPBHEB"/>
      </w:pPr>
      <w:r w:rsidRPr="00332601">
        <w:t>AWS CodeArtifact</w:t>
      </w:r>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w:t>
      </w:r>
      <w:r w:rsidR="005C000B">
        <w:t xml:space="preserve">discusses </w:t>
      </w:r>
      <w:r w:rsidRPr="00332601">
        <w:t>the key features, use cases, and significance of AWS CodeArtifact.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33B8A4C9" w:rsidR="00332601" w:rsidRDefault="00332601" w:rsidP="005C000B">
      <w:pPr>
        <w:pStyle w:val="NormalBPBHEB"/>
      </w:pPr>
      <w:r w:rsidRPr="00332601">
        <w:t>AWS CodeArtifact is a fully managed artifact repository service that allows organizations to securely store, publish, and share software packages and dependencies</w:t>
      </w:r>
      <w:bookmarkStart w:id="69" w:name="_Ref150864158"/>
      <w:sdt>
        <w:sdtPr>
          <w:id w:val="-755589244"/>
          <w:citation/>
        </w:sdtPr>
        <w:sdtContent>
          <w:r w:rsidR="00B3585B">
            <w:fldChar w:fldCharType="begin"/>
          </w:r>
          <w:r w:rsidR="00B3585B">
            <w:instrText xml:space="preserve"> CITATION documentation2023d \l 1033 </w:instrText>
          </w:r>
          <w:r w:rsidR="00B3585B">
            <w:fldChar w:fldCharType="separate"/>
          </w:r>
          <w:r w:rsidR="00BA05FB">
            <w:rPr>
              <w:noProof/>
            </w:rPr>
            <w:t xml:space="preserve"> </w:t>
          </w:r>
          <w:r w:rsidR="00BA05FB" w:rsidRPr="00BA05FB">
            <w:rPr>
              <w:noProof/>
            </w:rPr>
            <w:t>[20]</w:t>
          </w:r>
          <w:r w:rsidR="00B3585B">
            <w:fldChar w:fldCharType="end"/>
          </w:r>
        </w:sdtContent>
      </w:sdt>
      <w:bookmarkEnd w:id="69"/>
      <w:r w:rsidRPr="00332601">
        <w:t>. With native integration to popular build and deployment tools, CodeArtifact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4EF37E0F"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CodeArtifact supports popular package formats, including Java (Maven), JavaScript (npm), Python (PyPI), and more</w:t>
      </w:r>
      <w:sdt>
        <w:sdtPr>
          <w:id w:val="-590537925"/>
          <w:citation/>
        </w:sdtPr>
        <w:sdtContent>
          <w:r w:rsidR="00FC26DA">
            <w:fldChar w:fldCharType="begin"/>
          </w:r>
          <w:r w:rsidR="00FC26DA">
            <w:instrText xml:space="preserve"> CITATION documentation2023d \l 1033 </w:instrText>
          </w:r>
          <w:r w:rsidR="00FC26DA">
            <w:fldChar w:fldCharType="separate"/>
          </w:r>
          <w:r w:rsidR="00BA05FB">
            <w:rPr>
              <w:noProof/>
            </w:rPr>
            <w:t xml:space="preserve"> </w:t>
          </w:r>
          <w:r w:rsidR="00BA05FB" w:rsidRPr="00BA05FB">
            <w:rPr>
              <w:noProof/>
            </w:rPr>
            <w:t>[20]</w:t>
          </w:r>
          <w:r w:rsidR="00FC26DA">
            <w:fldChar w:fldCharType="end"/>
          </w:r>
        </w:sdtContent>
      </w:sdt>
      <w:r w:rsidRPr="00332601">
        <w:t>. This universality makes it a versatile choice for projects using multiple programming languages.</w:t>
      </w:r>
    </w:p>
    <w:p w14:paraId="7C91A29F" w14:textId="13ADD45C"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Content>
          <w:r w:rsidR="000B6879">
            <w:fldChar w:fldCharType="begin"/>
          </w:r>
          <w:r w:rsidR="000B6879">
            <w:instrText xml:space="preserve"> CITATION documentation2023d \l 1033 </w:instrText>
          </w:r>
          <w:r w:rsidR="000B6879">
            <w:fldChar w:fldCharType="separate"/>
          </w:r>
          <w:r w:rsidR="00BA05FB">
            <w:rPr>
              <w:noProof/>
            </w:rPr>
            <w:t xml:space="preserve"> </w:t>
          </w:r>
          <w:r w:rsidR="00BA05FB" w:rsidRPr="00BA05FB">
            <w:rPr>
              <w:noProof/>
            </w:rPr>
            <w:t>[20]</w:t>
          </w:r>
          <w:r w:rsidR="000B6879">
            <w:fldChar w:fldCharType="end"/>
          </w:r>
        </w:sdtContent>
      </w:sdt>
      <w:r w:rsidRPr="00332601">
        <w:t>. This ensures the security and integrity of software artifacts.</w:t>
      </w:r>
    </w:p>
    <w:p w14:paraId="7A18AEA3" w14:textId="4EC2189A"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CodeArtifact is designed for scalability, allowing organizations to handle the growing volume of artifacts. It also provides high availability across multiple AWS Availability Zones</w:t>
      </w:r>
      <w:sdt>
        <w:sdtPr>
          <w:id w:val="-24409752"/>
          <w:citation/>
        </w:sdtPr>
        <w:sdtContent>
          <w:r w:rsidR="00D54934">
            <w:fldChar w:fldCharType="begin"/>
          </w:r>
          <w:r w:rsidR="00D54934">
            <w:instrText xml:space="preserve"> CITATION documentation2023d \l 1033 </w:instrText>
          </w:r>
          <w:r w:rsidR="00D54934">
            <w:fldChar w:fldCharType="separate"/>
          </w:r>
          <w:r w:rsidR="00BA05FB">
            <w:rPr>
              <w:noProof/>
            </w:rPr>
            <w:t xml:space="preserve"> </w:t>
          </w:r>
          <w:r w:rsidR="00BA05FB" w:rsidRPr="00BA05FB">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43ACAFED"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CodeArtifact streamlines the process of managing dependencies in CI/CD pipelines, ensuring consistent and reliable builds</w:t>
      </w:r>
      <w:sdt>
        <w:sdtPr>
          <w:id w:val="2114087118"/>
          <w:citation/>
        </w:sdtPr>
        <w:sdtContent>
          <w:r w:rsidR="0069403C">
            <w:fldChar w:fldCharType="begin"/>
          </w:r>
          <w:r w:rsidR="0069403C">
            <w:instrText xml:space="preserve"> CITATION smith2021a \l 1033 </w:instrText>
          </w:r>
          <w:r w:rsidR="0069403C">
            <w:fldChar w:fldCharType="separate"/>
          </w:r>
          <w:r w:rsidR="00BA05FB">
            <w:rPr>
              <w:noProof/>
            </w:rPr>
            <w:t xml:space="preserve"> </w:t>
          </w:r>
          <w:r w:rsidR="00BA05FB" w:rsidRPr="00BA05FB">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Organizations with multiple projects and teams benefit from a centralized repository for managing and sharing software artifacts. CodeArtifact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By supporting various package formats, CodeArtifact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410AE903" w14:textId="42E8A02C" w:rsidR="005C000B" w:rsidRPr="00332601" w:rsidRDefault="00332601" w:rsidP="00555FFB">
      <w:pPr>
        <w:pStyle w:val="NormalBPBHEB"/>
      </w:pPr>
      <w:r w:rsidRPr="00332601">
        <w:t xml:space="preserve">In conclusion, AWS CodeArtifact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555FFB">
      <w:pPr>
        <w:pStyle w:val="Heading1BPBHEB"/>
      </w:pPr>
      <w:r>
        <w:t>A</w:t>
      </w:r>
      <w:r w:rsidR="00DD0D0F" w:rsidRPr="00DD0D0F">
        <w:t>WS CodeBuild</w:t>
      </w:r>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t>
      </w:r>
      <w:commentRangeStart w:id="70"/>
      <w:commentRangeStart w:id="71"/>
      <w:r w:rsidRPr="00DD0D0F">
        <w:t>CodeBuild</w:t>
      </w:r>
      <w:commentRangeEnd w:id="70"/>
      <w:r w:rsidR="00BE4976">
        <w:rPr>
          <w:rStyle w:val="CommentReference"/>
          <w:rFonts w:eastAsiaTheme="minorHAnsi" w:cstheme="minorBidi"/>
        </w:rPr>
        <w:commentReference w:id="70"/>
      </w:r>
      <w:commentRangeEnd w:id="71"/>
      <w:r w:rsidR="00120911">
        <w:rPr>
          <w:rStyle w:val="CommentReference"/>
          <w:rFonts w:eastAsiaTheme="minorHAnsi" w:cstheme="minorBidi"/>
        </w:rPr>
        <w:commentReference w:id="71"/>
      </w:r>
      <w:r w:rsidRPr="00DD0D0F">
        <w:t>.</w:t>
      </w:r>
    </w:p>
    <w:p w14:paraId="26DB3576"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Introduction to AWS CodeBuild</w:t>
      </w:r>
    </w:p>
    <w:p w14:paraId="429EC2BD" w14:textId="17293D65"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AWS CodeBuild is a cloud-based build service that compiles source code, runs tests, and produces ready-to-deploy software artifacts</w:t>
      </w:r>
      <w:bookmarkStart w:id="72" w:name="_Ref150865512"/>
      <w:sdt>
        <w:sdtPr>
          <w:rPr>
            <w:rFonts w:eastAsia="Palatino Linotype" w:cs="Palatino Linotype"/>
          </w:rPr>
          <w:id w:val="-584074880"/>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BA05FB">
            <w:rPr>
              <w:rFonts w:eastAsia="Palatino Linotype" w:cs="Palatino Linotype"/>
              <w:noProof/>
            </w:rPr>
            <w:t xml:space="preserve"> </w:t>
          </w:r>
          <w:r w:rsidR="00BA05FB" w:rsidRPr="00BA05FB">
            <w:rPr>
              <w:rFonts w:eastAsia="Palatino Linotype" w:cs="Palatino Linotype"/>
              <w:noProof/>
            </w:rPr>
            <w:t>[22]</w:t>
          </w:r>
          <w:r w:rsidRPr="00814CEA">
            <w:rPr>
              <w:rFonts w:eastAsia="Palatino Linotype" w:cs="Palatino Linotype"/>
            </w:rPr>
            <w:fldChar w:fldCharType="end"/>
          </w:r>
        </w:sdtContent>
      </w:sdt>
      <w:bookmarkEnd w:id="72"/>
      <w:r w:rsidRPr="00814CEA">
        <w:rPr>
          <w:rFonts w:eastAsia="Palatino Linotype" w:cs="Palatino Linotype"/>
        </w:rPr>
        <w:t>. It integrates seamlessly with other AWS services and supports popular programming languages, enabling developers to focus on writing code rather than managing build infrastructure.</w:t>
      </w:r>
    </w:p>
    <w:p w14:paraId="5FA1A274"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Key features and capabilities</w:t>
      </w:r>
    </w:p>
    <w:p w14:paraId="56E21528" w14:textId="77777777"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The following are the key features and capabilities:</w:t>
      </w:r>
    </w:p>
    <w:p w14:paraId="3A527147" w14:textId="418EDB4E"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Fully managed build service</w:t>
      </w:r>
      <w:r w:rsidRPr="00814CEA">
        <w:rPr>
          <w:rFonts w:eastAsia="Palatino Linotype" w:cs="Palatino Linotype"/>
        </w:rPr>
        <w:t>: CodeBuild eliminates the need for developers to set up and maintain build servers. It automatically scales based on build requirements and provides a consistent environment for builds</w:t>
      </w:r>
      <w:sdt>
        <w:sdtPr>
          <w:rPr>
            <w:rFonts w:eastAsia="Palatino Linotype" w:cs="Palatino Linotype"/>
          </w:rPr>
          <w:id w:val="-929426001"/>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BA05FB">
            <w:rPr>
              <w:rFonts w:eastAsia="Palatino Linotype" w:cs="Palatino Linotype"/>
              <w:noProof/>
            </w:rPr>
            <w:t xml:space="preserve"> </w:t>
          </w:r>
          <w:r w:rsidR="00BA05FB" w:rsidRPr="00BA05FB">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7D09128" w14:textId="7777777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Extensive language support</w:t>
      </w:r>
      <w:r w:rsidRPr="00814CEA">
        <w:rPr>
          <w:rFonts w:eastAsia="Palatino Linotype" w:cs="Palatino Linotype"/>
        </w:rPr>
        <w:t>: CodeBuild supports a wide range of programming languages, build tools, and runtimes, including Java, Python, Node.js, Docker, and more</w:t>
      </w:r>
      <w:r w:rsidRPr="00814CEA">
        <w:rPr>
          <w:rFonts w:eastAsia="Palatino Linotype" w:cs="Palatino Linotype"/>
        </w:rPr>
        <w:fldChar w:fldCharType="begin"/>
      </w:r>
      <w:r w:rsidRPr="00814CEA">
        <w:rPr>
          <w:rFonts w:eastAsia="Palatino Linotype" w:cs="Palatino Linotype"/>
        </w:rPr>
        <w:instrText xml:space="preserve"> NOTEREF _Ref150865512 \f \h </w:instrText>
      </w:r>
      <w:r w:rsidRPr="00814CEA">
        <w:rPr>
          <w:rFonts w:eastAsia="Palatino Linotype" w:cs="Palatino Linotype"/>
        </w:rPr>
      </w:r>
      <w:r w:rsidRPr="00814CEA">
        <w:rPr>
          <w:rFonts w:eastAsia="Palatino Linotype" w:cs="Palatino Linotype"/>
        </w:rPr>
        <w:fldChar w:fldCharType="separate"/>
      </w:r>
      <w:r w:rsidRPr="00814CEA">
        <w:rPr>
          <w:rFonts w:eastAsia="Palatino Linotype" w:cs="Palatino Linotype"/>
          <w:vertAlign w:val="superscript"/>
        </w:rPr>
        <w:t>31</w:t>
      </w:r>
      <w:r w:rsidRPr="00814CEA">
        <w:rPr>
          <w:rFonts w:eastAsia="Palatino Linotype" w:cs="Palatino Linotype"/>
        </w:rPr>
        <w:fldChar w:fldCharType="end"/>
      </w:r>
      <w:r w:rsidRPr="00814CEA">
        <w:rPr>
          <w:rFonts w:eastAsia="Palatino Linotype" w:cs="Palatino Linotype"/>
        </w:rPr>
        <w:t>. This flexibility makes it suitable for diverse development projects.</w:t>
      </w:r>
    </w:p>
    <w:p w14:paraId="675D4F45" w14:textId="01E85C29" w:rsid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Build environment customization</w:t>
      </w:r>
      <w:r w:rsidRPr="00814CEA">
        <w:rPr>
          <w:rFonts w:eastAsia="Palatino Linotype" w:cs="Palatino Linotype"/>
        </w:rPr>
        <w:t>: Developers can customize the build environment by specifying build commands, environment variables, and build specifications. This allows for tailored build processes that align with project requirements</w:t>
      </w:r>
      <w:sdt>
        <w:sdtPr>
          <w:rPr>
            <w:rFonts w:eastAsia="Palatino Linotype" w:cs="Palatino Linotype"/>
          </w:rPr>
          <w:id w:val="567308263"/>
          <w:citation/>
        </w:sdt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BA05FB">
            <w:rPr>
              <w:rFonts w:eastAsia="Palatino Linotype" w:cs="Palatino Linotype"/>
              <w:noProof/>
            </w:rPr>
            <w:t xml:space="preserve"> </w:t>
          </w:r>
          <w:r w:rsidR="00BA05FB" w:rsidRPr="00BA05FB">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8550A50" w14:textId="008EB70C" w:rsidR="00814CEA" w:rsidRPr="00814CEA" w:rsidRDefault="00814CEA" w:rsidP="008541CC">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Figure 7.3 </w:t>
      </w:r>
      <w:r>
        <w:rPr>
          <w:rFonts w:eastAsia="Palatino Linotype" w:cs="Palatino Linotype"/>
        </w:rPr>
        <w:t xml:space="preserve">below </w:t>
      </w:r>
      <w:r w:rsidRPr="00814CEA">
        <w:rPr>
          <w:rFonts w:eastAsia="Palatino Linotype" w:cs="Palatino Linotype"/>
        </w:rPr>
        <w:t>shows what happens when you run a build with CodeBuild</w:t>
      </w:r>
      <w:r>
        <w:rPr>
          <w:rFonts w:eastAsia="Palatino Linotype" w:cs="Palatino Linotype"/>
        </w:rPr>
        <w:t>.</w:t>
      </w:r>
    </w:p>
    <w:p w14:paraId="758C207B" w14:textId="77777777" w:rsidR="00814CEA" w:rsidRDefault="00814CEA"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p>
    <w:p w14:paraId="56E878E4" w14:textId="60794D98"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hows what happens when you run a build with CodeBuild</w:t>
      </w:r>
      <w:r>
        <w:rPr>
          <w:noProof/>
        </w:rPr>
        <w:t xml:space="preserve"> </w:t>
      </w:r>
      <w:r w:rsidR="006F3D7A">
        <w:rPr>
          <w:noProof/>
        </w:rPr>
        <w:t>(</w:t>
      </w:r>
      <w:r>
        <w:rPr>
          <w:noProof/>
        </w:rPr>
        <w:t>AWS Documentation)</w:t>
      </w:r>
    </w:p>
    <w:p w14:paraId="6BED4129" w14:textId="77777777" w:rsidR="00A802DD" w:rsidRPr="00D4222C" w:rsidRDefault="00A802DD" w:rsidP="00D4222C">
      <w:pPr>
        <w:pStyle w:val="NormalBPBHEB"/>
      </w:pP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2748849F"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With its ability to scale automatically, CodeBuild is well-suited for projects with varying build workloads. Whether handling small code changes or large feature additions, CodeBuild adapts to the demands of the development pipeline</w:t>
      </w:r>
      <w:sdt>
        <w:sdtPr>
          <w:id w:val="-1352714520"/>
          <w:citation/>
        </w:sdtPr>
        <w:sdtContent>
          <w:r w:rsidR="00BF7328">
            <w:fldChar w:fldCharType="begin"/>
          </w:r>
          <w:r w:rsidR="00BF7328">
            <w:instrText xml:space="preserve"> CITATION brown2022a \l 1033 </w:instrText>
          </w:r>
          <w:r w:rsidR="00BF7328">
            <w:fldChar w:fldCharType="separate"/>
          </w:r>
          <w:r w:rsidR="00BA05FB">
            <w:rPr>
              <w:noProof/>
            </w:rPr>
            <w:t xml:space="preserve"> </w:t>
          </w:r>
          <w:r w:rsidR="00BA05FB" w:rsidRPr="00BA05FB">
            <w:rPr>
              <w:noProof/>
            </w:rPr>
            <w:t>[23]</w:t>
          </w:r>
          <w:r w:rsidR="00BF7328">
            <w:fldChar w:fldCharType="end"/>
          </w:r>
        </w:sdtContent>
      </w:sdt>
      <w:r w:rsidRPr="00DD0D0F">
        <w:t>.</w:t>
      </w:r>
    </w:p>
    <w:p w14:paraId="674AE0B1" w14:textId="744F425B"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CodeBuild easily integrates with version control systems like AWS CodeCommit, GitHub, and Bitbucket. This ensures that builds are triggered automatically when changes are pushed to the repository</w:t>
      </w:r>
      <w:sdt>
        <w:sdtPr>
          <w:id w:val="-1685586971"/>
          <w:citation/>
        </w:sdtPr>
        <w:sdtContent>
          <w:r w:rsidR="002F4E59">
            <w:fldChar w:fldCharType="begin"/>
          </w:r>
          <w:r w:rsidR="002F4E59">
            <w:instrText xml:space="preserve"> CITATION johnson2021a \l 1033 </w:instrText>
          </w:r>
          <w:r w:rsidR="002F4E59">
            <w:fldChar w:fldCharType="separate"/>
          </w:r>
          <w:r w:rsidR="00BA05FB">
            <w:rPr>
              <w:noProof/>
            </w:rPr>
            <w:t xml:space="preserve"> </w:t>
          </w:r>
          <w:r w:rsidR="00BA05FB" w:rsidRPr="00BA05FB">
            <w:rPr>
              <w:noProof/>
            </w:rPr>
            <w:t>[24]</w:t>
          </w:r>
          <w:r w:rsidR="002F4E59">
            <w:fldChar w:fldCharType="end"/>
          </w:r>
        </w:sdtContent>
      </w:sdt>
      <w:r w:rsidRPr="00DD0D0F">
        <w:t>.</w:t>
      </w:r>
    </w:p>
    <w:p w14:paraId="1EFE6F79" w14:textId="1A879635" w:rsidR="00BE4976" w:rsidRPr="00DD0D0F" w:rsidRDefault="00DD0D0F" w:rsidP="00555FFB">
      <w:pPr>
        <w:pStyle w:val="NormalBPBHEB"/>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555FFB">
      <w:pPr>
        <w:pStyle w:val="Heading1BPBHEB"/>
      </w:pPr>
      <w:r w:rsidRPr="001D4C56">
        <w:t>AWS CodeCommit</w:t>
      </w:r>
    </w:p>
    <w:p w14:paraId="7E406CFC" w14:textId="6AAF225F" w:rsidR="001D4C56" w:rsidRDefault="001D4C56" w:rsidP="00BE4976">
      <w:pPr>
        <w:pStyle w:val="NormalBPBHEB"/>
      </w:pPr>
      <w:r w:rsidRPr="00BE4976">
        <w:t xml:space="preserve">AWS CodeCommit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CodeCommit.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3A8538E6"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sdt>
        <w:sdtPr>
          <w:id w:val="-1610582190"/>
          <w:citation/>
        </w:sdtPr>
        <w:sdtContent>
          <w:r w:rsidR="00CC4C64">
            <w:fldChar w:fldCharType="begin"/>
          </w:r>
          <w:r w:rsidR="00CC4C64">
            <w:instrText xml:space="preserve"> CITATION unknown2023a \l 1033 </w:instrText>
          </w:r>
          <w:r w:rsidR="00CC4C64">
            <w:fldChar w:fldCharType="separate"/>
          </w:r>
          <w:r w:rsidR="00BA05FB">
            <w:rPr>
              <w:noProof/>
            </w:rPr>
            <w:t xml:space="preserve"> </w:t>
          </w:r>
          <w:r w:rsidR="00BA05FB" w:rsidRPr="00BA05FB">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integrates with AWS IAM, AWS CodePipeline,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7CCAE62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73" w:name="_Ref150866867"/>
      <w:sdt>
        <w:sdtPr>
          <w:id w:val="1305582639"/>
          <w:citation/>
        </w:sdtPr>
        <w:sdtContent>
          <w:r w:rsidR="00211BBF">
            <w:fldChar w:fldCharType="begin"/>
          </w:r>
          <w:r w:rsidR="00211BBF">
            <w:instrText xml:space="preserve"> CITATION smith2018d \l 1033 </w:instrText>
          </w:r>
          <w:r w:rsidR="00211BBF">
            <w:fldChar w:fldCharType="separate"/>
          </w:r>
          <w:r w:rsidR="00BA05FB">
            <w:rPr>
              <w:noProof/>
            </w:rPr>
            <w:t xml:space="preserve"> </w:t>
          </w:r>
          <w:r w:rsidR="00BA05FB" w:rsidRPr="00BA05FB">
            <w:rPr>
              <w:noProof/>
            </w:rPr>
            <w:t>[26]</w:t>
          </w:r>
          <w:r w:rsidR="00211BBF">
            <w:fldChar w:fldCharType="end"/>
          </w:r>
        </w:sdtContent>
      </w:sdt>
      <w:bookmarkEnd w:id="73"/>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5C99F26D"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74" w:name="_Ref150866893"/>
      <w:sdt>
        <w:sdtPr>
          <w:id w:val="1388457351"/>
          <w:citation/>
        </w:sdtPr>
        <w:sdtContent>
          <w:r w:rsidR="00211BBF">
            <w:fldChar w:fldCharType="begin"/>
          </w:r>
          <w:r w:rsidR="00211BBF">
            <w:instrText xml:space="preserve"> CITATION jones2019a \l 1033 </w:instrText>
          </w:r>
          <w:r w:rsidR="00211BBF">
            <w:fldChar w:fldCharType="separate"/>
          </w:r>
          <w:r w:rsidR="00BA05FB">
            <w:rPr>
              <w:noProof/>
            </w:rPr>
            <w:t xml:space="preserve"> </w:t>
          </w:r>
          <w:r w:rsidR="00BA05FB" w:rsidRPr="00BA05FB">
            <w:rPr>
              <w:noProof/>
            </w:rPr>
            <w:t>[27]</w:t>
          </w:r>
          <w:r w:rsidR="00211BBF">
            <w:fldChar w:fldCharType="end"/>
          </w:r>
        </w:sdtContent>
      </w:sdt>
      <w:bookmarkEnd w:id="74"/>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23E4D460"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75" w:name="_Ref150866828"/>
      <w:sdt>
        <w:sdtPr>
          <w:id w:val="519135085"/>
          <w:citation/>
        </w:sdtPr>
        <w:sdtContent>
          <w:r w:rsidR="004A78EC">
            <w:fldChar w:fldCharType="begin"/>
          </w:r>
          <w:r w:rsidR="004A78EC">
            <w:instrText xml:space="preserve"> CITATION brown2020a \l 1033 </w:instrText>
          </w:r>
          <w:r w:rsidR="004A78EC">
            <w:fldChar w:fldCharType="separate"/>
          </w:r>
          <w:r w:rsidR="00BA05FB">
            <w:rPr>
              <w:noProof/>
            </w:rPr>
            <w:t xml:space="preserve"> </w:t>
          </w:r>
          <w:r w:rsidR="00BA05FB" w:rsidRPr="00BA05FB">
            <w:rPr>
              <w:noProof/>
            </w:rPr>
            <w:t>[28]</w:t>
          </w:r>
          <w:r w:rsidR="004A78EC">
            <w:fldChar w:fldCharType="end"/>
          </w:r>
        </w:sdtContent>
      </w:sdt>
      <w:bookmarkEnd w:id="75"/>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CodeCommit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best practices for AWS CodeCommit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26D6A5F6"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Content>
          <w:r w:rsidR="004A78EC">
            <w:fldChar w:fldCharType="begin"/>
          </w:r>
          <w:r w:rsidR="004A78EC">
            <w:instrText xml:space="preserve"> CITATION brown2020a \l 1033 </w:instrText>
          </w:r>
          <w:r w:rsidR="004A78EC">
            <w:fldChar w:fldCharType="separate"/>
          </w:r>
          <w:r w:rsidR="00BA05FB">
            <w:rPr>
              <w:noProof/>
            </w:rPr>
            <w:t xml:space="preserve"> </w:t>
          </w:r>
          <w:r w:rsidR="00BA05FB" w:rsidRPr="00BA05FB">
            <w:rPr>
              <w:noProof/>
            </w:rPr>
            <w:t>[28]</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1A18E56C" w:rsidR="001D4C56" w:rsidRPr="001D4C56" w:rsidRDefault="001D4C56" w:rsidP="008A12F7">
      <w:pPr>
        <w:pStyle w:val="NormalBPBHEB"/>
        <w:numPr>
          <w:ilvl w:val="0"/>
          <w:numId w:val="28"/>
        </w:numPr>
      </w:pPr>
      <w:r w:rsidRPr="001D4C56">
        <w:t>Leverage CodeCommit's built-in code review tools to maintain code quality and ensure adherence to coding standards</w:t>
      </w:r>
      <w:sdt>
        <w:sdtPr>
          <w:id w:val="-853794109"/>
          <w:citation/>
        </w:sdtPr>
        <w:sdtContent>
          <w:r w:rsidR="0076026F">
            <w:fldChar w:fldCharType="begin"/>
          </w:r>
          <w:r w:rsidR="0076026F">
            <w:instrText xml:space="preserve"> CITATION smith2018d \l 1033 </w:instrText>
          </w:r>
          <w:r w:rsidR="0076026F">
            <w:fldChar w:fldCharType="separate"/>
          </w:r>
          <w:r w:rsidR="00BA05FB">
            <w:rPr>
              <w:noProof/>
            </w:rPr>
            <w:t xml:space="preserve"> </w:t>
          </w:r>
          <w:r w:rsidR="00BA05FB" w:rsidRPr="00BA05FB">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4A75725A" w14:textId="11CFF258" w:rsidR="005012B1" w:rsidRPr="00600D5E" w:rsidRDefault="001D4C56" w:rsidP="00600D5E">
      <w:pPr>
        <w:pStyle w:val="NormalBPBHEB"/>
        <w:numPr>
          <w:ilvl w:val="0"/>
          <w:numId w:val="28"/>
        </w:numPr>
      </w:pPr>
      <w:r w:rsidRPr="001D4C56">
        <w:t>Organize repositories logically, considering factors like team structure, project dependencies, and deployment pipelines</w:t>
      </w:r>
      <w:sdt>
        <w:sdtPr>
          <w:id w:val="-779866535"/>
          <w:citation/>
        </w:sdtPr>
        <w:sdtContent>
          <w:r w:rsidR="000E1314">
            <w:fldChar w:fldCharType="begin"/>
          </w:r>
          <w:r w:rsidR="000E1314">
            <w:instrText xml:space="preserve"> CITATION jones2019a \l 1033 </w:instrText>
          </w:r>
          <w:r w:rsidR="000E1314">
            <w:fldChar w:fldCharType="separate"/>
          </w:r>
          <w:r w:rsidR="00BA05FB">
            <w:rPr>
              <w:noProof/>
            </w:rPr>
            <w:t xml:space="preserve"> </w:t>
          </w:r>
          <w:r w:rsidR="00BA05FB" w:rsidRPr="00BA05FB">
            <w:rPr>
              <w:noProof/>
            </w:rPr>
            <w:t>[27]</w:t>
          </w:r>
          <w:r w:rsidR="000E1314">
            <w:fldChar w:fldCharType="end"/>
          </w:r>
        </w:sdtContent>
      </w:sdt>
      <w:r w:rsidRPr="001D4C56">
        <w:t>.</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5EFBD3" w:rsidR="0096252F" w:rsidRPr="0096252F" w:rsidRDefault="0096252F" w:rsidP="00555FFB">
      <w:pPr>
        <w:pStyle w:val="NormalBPBHEB"/>
      </w:pPr>
      <w:r w:rsidRPr="0096252F">
        <w:t xml:space="preserve">AWS CodeDeploy is a powerful deployment service offered by </w:t>
      </w:r>
      <w:r w:rsidRPr="00F24A0A">
        <w:t>AWS</w:t>
      </w:r>
      <w:r w:rsidRPr="0096252F">
        <w:t>,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The following are the key features of AWS CodeDeploy:</w:t>
      </w:r>
    </w:p>
    <w:p w14:paraId="300E1ABD" w14:textId="16955FEF"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76" w:name="_Ref150866969"/>
      <w:sdt>
        <w:sdtPr>
          <w:id w:val="-783497564"/>
          <w:citation/>
        </w:sdtPr>
        <w:sdtContent>
          <w:r w:rsidR="003D12FE">
            <w:fldChar w:fldCharType="begin"/>
          </w:r>
          <w:r w:rsidR="003D12FE">
            <w:instrText xml:space="preserve"> CITATION unknown2023b \l 1033 </w:instrText>
          </w:r>
          <w:r w:rsidR="003D12FE">
            <w:fldChar w:fldCharType="separate"/>
          </w:r>
          <w:r w:rsidR="00BA05FB">
            <w:rPr>
              <w:noProof/>
            </w:rPr>
            <w:t xml:space="preserve"> </w:t>
          </w:r>
          <w:r w:rsidR="00BA05FB" w:rsidRPr="00BA05FB">
            <w:rPr>
              <w:noProof/>
            </w:rPr>
            <w:t>[29]</w:t>
          </w:r>
          <w:r w:rsidR="003D12FE">
            <w:fldChar w:fldCharType="end"/>
          </w:r>
        </w:sdtContent>
      </w:sdt>
      <w:bookmarkEnd w:id="76"/>
      <w:r w:rsidRPr="0096252F">
        <w:t>.</w:t>
      </w:r>
    </w:p>
    <w:p w14:paraId="282492F6" w14:textId="2737CAF8"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CodeDeploy is platform-agnostic, extending its support to a variety of applications built on different programming languages and frameworks. This inclusivity makes it a versatile choice for heterogeneous environments</w:t>
      </w:r>
      <w:sdt>
        <w:sdtPr>
          <w:id w:val="-158547150"/>
          <w:citation/>
        </w:sdtPr>
        <w:sdtContent>
          <w:r w:rsidR="00102CDE">
            <w:fldChar w:fldCharType="begin"/>
          </w:r>
          <w:r w:rsidR="00102CDE">
            <w:instrText xml:space="preserve"> CITATION smith2018d \l 1033 </w:instrText>
          </w:r>
          <w:r w:rsidR="00102CDE">
            <w:fldChar w:fldCharType="separate"/>
          </w:r>
          <w:r w:rsidR="00BA05FB">
            <w:rPr>
              <w:noProof/>
            </w:rPr>
            <w:t xml:space="preserve"> </w:t>
          </w:r>
          <w:r w:rsidR="00BA05FB" w:rsidRPr="00BA05FB">
            <w:rPr>
              <w:noProof/>
            </w:rPr>
            <w:t>[26]</w:t>
          </w:r>
          <w:r w:rsidR="00102CDE">
            <w:fldChar w:fldCharType="end"/>
          </w:r>
        </w:sdtContent>
      </w:sdt>
      <w:r w:rsidRPr="0096252F">
        <w:t>.</w:t>
      </w:r>
    </w:p>
    <w:p w14:paraId="1E26BA17" w14:textId="3F5929E4"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Content>
          <w:r w:rsidR="00102CDE">
            <w:fldChar w:fldCharType="begin"/>
          </w:r>
          <w:r w:rsidR="00102CDE">
            <w:instrText xml:space="preserve"> CITATION jones2019a \l 1033 </w:instrText>
          </w:r>
          <w:r w:rsidR="00102CDE">
            <w:fldChar w:fldCharType="separate"/>
          </w:r>
          <w:r w:rsidR="00BA05FB">
            <w:rPr>
              <w:noProof/>
            </w:rPr>
            <w:t xml:space="preserve"> </w:t>
          </w:r>
          <w:r w:rsidR="00BA05FB" w:rsidRPr="00BA05FB">
            <w:rPr>
              <w:noProof/>
            </w:rPr>
            <w:t>[27]</w:t>
          </w:r>
          <w:r w:rsidR="00102CDE">
            <w:fldChar w:fldCharType="end"/>
          </w:r>
        </w:sdtContent>
      </w:sdt>
      <w:r w:rsidRPr="0096252F">
        <w:t>.</w:t>
      </w:r>
    </w:p>
    <w:p w14:paraId="4EBDCC36" w14:textId="0C35FF97"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CodeDeploy incorporates automatic rollback features, ensuring that if issues arise during deployment, the system can revert to the previous version, minimizing downtime and impact on </w:t>
      </w:r>
      <w:commentRangeStart w:id="77"/>
      <w:commentRangeStart w:id="78"/>
      <w:r w:rsidRPr="0096252F">
        <w:t>users</w:t>
      </w:r>
      <w:sdt>
        <w:sdtPr>
          <w:id w:val="-1081981206"/>
          <w:citation/>
        </w:sdtPr>
        <w:sdtContent>
          <w:r w:rsidR="003D12FE">
            <w:fldChar w:fldCharType="begin"/>
          </w:r>
          <w:r w:rsidR="003D12FE">
            <w:instrText xml:space="preserve"> CITATION jones2019a \l 1033 </w:instrText>
          </w:r>
          <w:r w:rsidR="003D12FE">
            <w:fldChar w:fldCharType="separate"/>
          </w:r>
          <w:r w:rsidR="00BA05FB">
            <w:rPr>
              <w:noProof/>
            </w:rPr>
            <w:t xml:space="preserve"> </w:t>
          </w:r>
          <w:r w:rsidR="00BA05FB" w:rsidRPr="00BA05FB">
            <w:rPr>
              <w:noProof/>
            </w:rPr>
            <w:t>[27]</w:t>
          </w:r>
          <w:r w:rsidR="003D12FE">
            <w:fldChar w:fldCharType="end"/>
          </w:r>
        </w:sdtContent>
      </w:sdt>
      <w:commentRangeEnd w:id="77"/>
      <w:r w:rsidR="005012B1">
        <w:rPr>
          <w:rStyle w:val="CommentReference"/>
          <w:rFonts w:eastAsiaTheme="minorHAnsi" w:cstheme="minorBidi"/>
        </w:rPr>
        <w:commentReference w:id="77"/>
      </w:r>
      <w:commentRangeEnd w:id="78"/>
      <w:r w:rsidR="00BE0D16">
        <w:rPr>
          <w:rStyle w:val="CommentReference"/>
          <w:rFonts w:eastAsiaTheme="minorHAnsi" w:cstheme="minorBidi"/>
        </w:rPr>
        <w:commentReference w:id="78"/>
      </w:r>
    </w:p>
    <w:p w14:paraId="1621F685" w14:textId="54773476" w:rsidR="00120911" w:rsidRDefault="00BE0D16" w:rsidP="008541CC">
      <w:pPr>
        <w:pStyle w:val="NormalBPBHEB"/>
      </w:pPr>
      <w:r>
        <w:t>Figure</w:t>
      </w:r>
      <w:r w:rsidR="00713C02">
        <w:t xml:space="preserve"> 7.4 below shows a </w:t>
      </w:r>
      <w:r>
        <w:t>high-level</w:t>
      </w:r>
      <w:r w:rsidR="00713C02">
        <w:t xml:space="preserve"> a</w:t>
      </w:r>
      <w:r>
        <w:t xml:space="preserve">rchitecture for the </w:t>
      </w:r>
      <w:r w:rsidR="00713C02" w:rsidRPr="00713C02">
        <w:t>AWS CodeDeploy</w:t>
      </w:r>
      <w:r>
        <w:t>, a</w:t>
      </w:r>
      <w:r w:rsidR="00713C02" w:rsidRPr="00713C02">
        <w:t xml:space="preserve"> fully managed deployment service</w:t>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s of AWS CodeDeploy</w:t>
      </w:r>
    </w:p>
    <w:p w14:paraId="7824D634" w14:textId="65C95144" w:rsidR="005012B1" w:rsidRPr="0096252F" w:rsidRDefault="005012B1" w:rsidP="00555FFB">
      <w:pPr>
        <w:pStyle w:val="NormalBPBHEB"/>
      </w:pPr>
      <w:r>
        <w:t>The following are the use cases of AWS CodeDeploy</w:t>
      </w:r>
      <w:sdt>
        <w:sdtPr>
          <w:id w:val="1522354551"/>
          <w:citation/>
        </w:sdtPr>
        <w:sdtContent>
          <w:r w:rsidR="00102CDE">
            <w:fldChar w:fldCharType="begin"/>
          </w:r>
          <w:r w:rsidR="00102CDE">
            <w:instrText xml:space="preserve"> CITATION unknown2023b \l 1033 </w:instrText>
          </w:r>
          <w:r w:rsidR="00102CDE">
            <w:fldChar w:fldCharType="separate"/>
          </w:r>
          <w:r w:rsidR="00BA05FB">
            <w:rPr>
              <w:noProof/>
            </w:rPr>
            <w:t xml:space="preserve"> </w:t>
          </w:r>
          <w:r w:rsidR="00BA05FB" w:rsidRPr="00BA05FB">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CodeDeploy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CodeDeploy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CodeDeploy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CodeDeploy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best practices for AWS CodeDeploy implementation</w:t>
      </w:r>
      <w:r>
        <w:t>:</w:t>
      </w:r>
    </w:p>
    <w:p w14:paraId="056C3610" w14:textId="7DA7B8AF"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Content>
          <w:r w:rsidR="001E481F">
            <w:fldChar w:fldCharType="begin"/>
          </w:r>
          <w:r w:rsidR="001E481F">
            <w:instrText xml:space="preserve"> CITATION smith2018e \l 1033 </w:instrText>
          </w:r>
          <w:r w:rsidR="001E481F">
            <w:fldChar w:fldCharType="separate"/>
          </w:r>
          <w:r w:rsidR="00BA05FB">
            <w:rPr>
              <w:noProof/>
            </w:rPr>
            <w:t xml:space="preserve"> </w:t>
          </w:r>
          <w:r w:rsidR="00BA05FB" w:rsidRPr="00BA05FB">
            <w:rPr>
              <w:noProof/>
            </w:rPr>
            <w:t>[30]</w:t>
          </w:r>
          <w:r w:rsidR="001E481F">
            <w:fldChar w:fldCharType="end"/>
          </w:r>
        </w:sdtContent>
      </w:sdt>
      <w:r w:rsidRPr="0096252F">
        <w:t>.</w:t>
      </w:r>
    </w:p>
    <w:p w14:paraId="2362B7F7" w14:textId="465D3C38"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Content>
          <w:r w:rsidR="00815561">
            <w:fldChar w:fldCharType="begin"/>
          </w:r>
          <w:r w:rsidR="00815561">
            <w:instrText xml:space="preserve"> CITATION jones2020a \l 1033 </w:instrText>
          </w:r>
          <w:r w:rsidR="00815561">
            <w:fldChar w:fldCharType="separate"/>
          </w:r>
          <w:r w:rsidR="00BA05FB">
            <w:rPr>
              <w:noProof/>
            </w:rPr>
            <w:t xml:space="preserve"> </w:t>
          </w:r>
          <w:r w:rsidR="00BA05FB" w:rsidRPr="00BA05FB">
            <w:rPr>
              <w:noProof/>
            </w:rPr>
            <w:t>[31]</w:t>
          </w:r>
          <w:r w:rsidR="00815561">
            <w:fldChar w:fldCharType="end"/>
          </w:r>
        </w:sdtContent>
      </w:sdt>
      <w:r w:rsidRPr="0096252F">
        <w:t>.</w:t>
      </w:r>
    </w:p>
    <w:p w14:paraId="1F47CD2B" w14:textId="6287C78F" w:rsidR="005012B1" w:rsidRPr="0096252F" w:rsidRDefault="0096252F" w:rsidP="00D4222C">
      <w:pPr>
        <w:pStyle w:val="NormalBPBHEB"/>
        <w:numPr>
          <w:ilvl w:val="0"/>
          <w:numId w:val="20"/>
        </w:numPr>
      </w:pPr>
      <w:r w:rsidRPr="00F33529">
        <w:rPr>
          <w:b/>
          <w:bCs/>
        </w:rPr>
        <w:t xml:space="preserve">Monitor and </w:t>
      </w:r>
      <w:r w:rsidR="005012B1" w:rsidRPr="00F33529">
        <w:rPr>
          <w:b/>
          <w:bCs/>
        </w:rPr>
        <w:t>optimize</w:t>
      </w:r>
      <w:r w:rsidRPr="00F33529">
        <w:rPr>
          <w:b/>
          <w:bCs/>
        </w:rPr>
        <w:t>:</w:t>
      </w:r>
      <w:r w:rsidRPr="0096252F">
        <w:t xml:space="preserve"> Continuously monitor deployments using AWS CloudWatch and optimize deployment strategies based on performance metrics</w:t>
      </w:r>
      <w:sdt>
        <w:sdtPr>
          <w:id w:val="-1967805997"/>
          <w:citation/>
        </w:sdtPr>
        <w:sdtContent>
          <w:r w:rsidR="001E481F">
            <w:fldChar w:fldCharType="begin"/>
          </w:r>
          <w:r w:rsidR="001E481F">
            <w:instrText xml:space="preserve"> CITATION jones2019a \l 1033 </w:instrText>
          </w:r>
          <w:r w:rsidR="001E481F">
            <w:fldChar w:fldCharType="separate"/>
          </w:r>
          <w:r w:rsidR="00BA05FB">
            <w:rPr>
              <w:noProof/>
            </w:rPr>
            <w:t xml:space="preserve"> </w:t>
          </w:r>
          <w:r w:rsidR="00BA05FB" w:rsidRPr="00BA05FB">
            <w:rPr>
              <w:noProof/>
            </w:rPr>
            <w:t>[27]</w:t>
          </w:r>
          <w:r w:rsidR="001E481F">
            <w:fldChar w:fldCharType="end"/>
          </w:r>
        </w:sdtContent>
      </w:sdt>
      <w:r w:rsidRPr="0096252F">
        <w:t>.</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04A35C8E" w:rsidR="002F0A2A" w:rsidRDefault="002F0A2A" w:rsidP="005012B1">
      <w:pPr>
        <w:pStyle w:val="NormalBPBHEB"/>
      </w:pPr>
      <w:r w:rsidRPr="002F0A2A">
        <w:t>AWS CodePipeline is a fully managed CI/CD service that automates the end-to-end software release process. This section provides an in-depth exploration of AWS CodePipeline,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of AWS CodePipeline</w:t>
      </w:r>
    </w:p>
    <w:p w14:paraId="55B963DC" w14:textId="55927CD8" w:rsidR="005012B1" w:rsidRPr="002F0A2A" w:rsidRDefault="005012B1" w:rsidP="00555FFB">
      <w:pPr>
        <w:pStyle w:val="NormalBPBHEB"/>
      </w:pPr>
      <w:r>
        <w:t xml:space="preserve">Following are the </w:t>
      </w:r>
      <w:r w:rsidRPr="005012B1">
        <w:t>key features of AWS CodePipeline</w:t>
      </w:r>
      <w:sdt>
        <w:sdtPr>
          <w:id w:val="-398822188"/>
          <w:citation/>
        </w:sdtPr>
        <w:sdtContent>
          <w:r w:rsidR="00B20FF6">
            <w:fldChar w:fldCharType="begin"/>
          </w:r>
          <w:r w:rsidR="00B20FF6">
            <w:instrText xml:space="preserve"> CITATION unknown2023c \l 1033 </w:instrText>
          </w:r>
          <w:r w:rsidR="00B20FF6">
            <w:fldChar w:fldCharType="separate"/>
          </w:r>
          <w:r w:rsidR="00BA05FB">
            <w:rPr>
              <w:noProof/>
            </w:rPr>
            <w:t xml:space="preserve"> </w:t>
          </w:r>
          <w:r w:rsidR="00BA05FB" w:rsidRPr="00BA05FB">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CodePipeline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CodePipeline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of AWS CodePipeline</w:t>
      </w:r>
    </w:p>
    <w:p w14:paraId="6C62891E" w14:textId="48A336DA" w:rsidR="005012B1" w:rsidRPr="002F0A2A" w:rsidRDefault="005012B1" w:rsidP="00555FFB">
      <w:pPr>
        <w:pStyle w:val="NormalBPBHEB"/>
      </w:pPr>
      <w:r>
        <w:t>The following are the use cases of AWS CodePipeline:</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CodePipeline facilitates the creation of pipelines that support deploying applications to multiple environments, such as development, testing, and production.</w:t>
      </w:r>
    </w:p>
    <w:p w14:paraId="30E958CD" w14:textId="2B3C18A4"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Content>
          <w:r w:rsidR="00B20FF6">
            <w:fldChar w:fldCharType="begin"/>
          </w:r>
          <w:r w:rsidR="00B20FF6">
            <w:instrText xml:space="preserve"> CITATION unknown2023c \l 1033 </w:instrText>
          </w:r>
          <w:r w:rsidR="00B20FF6">
            <w:fldChar w:fldCharType="separate"/>
          </w:r>
          <w:r w:rsidR="00BA05FB">
            <w:rPr>
              <w:noProof/>
            </w:rPr>
            <w:t xml:space="preserve"> </w:t>
          </w:r>
          <w:r w:rsidR="00BA05FB" w:rsidRPr="00BA05FB">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CodePipeline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The following are the best practices for AWS CodePipeline implementation:</w:t>
      </w:r>
    </w:p>
    <w:p w14:paraId="2E3DB36E" w14:textId="24BD4F44"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CodePipeline with version control systems like AWS CodeCommit or GitHub for seamless source code management</w:t>
      </w:r>
      <w:sdt>
        <w:sdtPr>
          <w:id w:val="-2143868606"/>
          <w:citation/>
        </w:sdtPr>
        <w:sdtContent>
          <w:r w:rsidR="0007138F">
            <w:fldChar w:fldCharType="begin"/>
          </w:r>
          <w:r w:rsidR="0007138F">
            <w:instrText xml:space="preserve"> CITATION jones2019b \l 1033 </w:instrText>
          </w:r>
          <w:r w:rsidR="0007138F">
            <w:fldChar w:fldCharType="separate"/>
          </w:r>
          <w:r w:rsidR="00BA05FB">
            <w:rPr>
              <w:noProof/>
            </w:rPr>
            <w:t xml:space="preserve"> </w:t>
          </w:r>
          <w:r w:rsidR="00BA05FB" w:rsidRPr="00BA05FB">
            <w:rPr>
              <w:noProof/>
            </w:rPr>
            <w:t>[33]</w:t>
          </w:r>
          <w:r w:rsidR="0007138F">
            <w:fldChar w:fldCharType="end"/>
          </w:r>
        </w:sdtContent>
      </w:sdt>
      <w:r w:rsidRPr="002F0A2A">
        <w:t>.</w:t>
      </w:r>
    </w:p>
    <w:p w14:paraId="10194F04" w14:textId="0A28D350"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Content>
          <w:r w:rsidR="00200CD8">
            <w:fldChar w:fldCharType="begin"/>
          </w:r>
          <w:r w:rsidR="00200CD8">
            <w:instrText xml:space="preserve"> CITATION smith2018f \l 1033 </w:instrText>
          </w:r>
          <w:r w:rsidR="00200CD8">
            <w:fldChar w:fldCharType="separate"/>
          </w:r>
          <w:r w:rsidR="00BA05FB">
            <w:rPr>
              <w:noProof/>
            </w:rPr>
            <w:t xml:space="preserve"> </w:t>
          </w:r>
          <w:r w:rsidR="00BA05FB" w:rsidRPr="00BA05FB">
            <w:rPr>
              <w:noProof/>
            </w:rPr>
            <w:t>[34]</w:t>
          </w:r>
          <w:r w:rsidR="00200CD8">
            <w:fldChar w:fldCharType="end"/>
          </w:r>
        </w:sdtContent>
      </w:sdt>
      <w:r w:rsidRPr="002F0A2A">
        <w:t>.</w:t>
      </w:r>
    </w:p>
    <w:p w14:paraId="15057E10" w14:textId="5E8CF9DC" w:rsidR="005012B1" w:rsidRPr="002F0A2A" w:rsidRDefault="002F0A2A" w:rsidP="00D4222C">
      <w:pPr>
        <w:pStyle w:val="NormalBPBHEB"/>
        <w:numPr>
          <w:ilvl w:val="0"/>
          <w:numId w:val="23"/>
        </w:numPr>
      </w:pPr>
      <w:r w:rsidRPr="00F33529">
        <w:rPr>
          <w:b/>
          <w:bCs/>
        </w:rPr>
        <w:t xml:space="preserve">Security </w:t>
      </w:r>
      <w:r w:rsidR="005012B1" w:rsidRPr="00F33529">
        <w:rPr>
          <w:b/>
          <w:bCs/>
        </w:rPr>
        <w:t>best practices</w:t>
      </w:r>
      <w:r w:rsidRPr="00F33529">
        <w:rPr>
          <w:b/>
          <w:bCs/>
        </w:rPr>
        <w:t>:</w:t>
      </w:r>
      <w:r w:rsidRPr="002F0A2A">
        <w:t xml:space="preserve"> Follow AWS best practices for security, including least privilege principles and encryption of sensitive data within the pipeline.</w:t>
      </w:r>
    </w:p>
    <w:p w14:paraId="15380EFF" w14:textId="6BD27E41" w:rsidR="00906929" w:rsidRPr="00906929" w:rsidRDefault="001F5C22" w:rsidP="00555FFB">
      <w:pPr>
        <w:pStyle w:val="Heading1BPBHEB"/>
      </w:pPr>
      <w:r w:rsidRPr="00906929">
        <w:t>AWS CodeStar</w:t>
      </w:r>
      <w:commentRangeStart w:id="79"/>
      <w:commentRangeStart w:id="80"/>
      <w:commentRangeEnd w:id="79"/>
      <w:r>
        <w:rPr>
          <w:rStyle w:val="CommentReference"/>
          <w:rFonts w:eastAsiaTheme="minorHAnsi" w:cstheme="minorBidi"/>
          <w:b w:val="0"/>
          <w:color w:val="000000" w:themeColor="text1"/>
        </w:rPr>
        <w:commentReference w:id="79"/>
      </w:r>
      <w:commentRangeEnd w:id="80"/>
      <w:r>
        <w:rPr>
          <w:rStyle w:val="CommentReference"/>
          <w:rFonts w:eastAsiaTheme="minorHAnsi" w:cstheme="minorBidi"/>
          <w:b w:val="0"/>
          <w:color w:val="000000" w:themeColor="text1"/>
        </w:rPr>
        <w:commentReference w:id="80"/>
      </w:r>
      <w:r>
        <w:t xml:space="preserve"> </w:t>
      </w:r>
      <w:r w:rsidR="00906929" w:rsidRPr="00906929">
        <w:t xml:space="preserve">Developer </w:t>
      </w:r>
      <w:r w:rsidR="005012B1" w:rsidRPr="00906929">
        <w:t>tools</w:t>
      </w:r>
      <w:r w:rsidR="00906929" w:rsidRPr="00906929">
        <w:t xml:space="preserve"> </w:t>
      </w:r>
    </w:p>
    <w:p w14:paraId="22A40908" w14:textId="3C88E0F1" w:rsidR="00906929" w:rsidRDefault="00906929" w:rsidP="00555FFB">
      <w:pPr>
        <w:pStyle w:val="NormalBPBHEB"/>
      </w:pPr>
      <w:r w:rsidRPr="00906929">
        <w:t xml:space="preserve">AWS CodeStar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CodeStar.</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770CEF34" w:rsidR="001667D7" w:rsidRPr="00906929" w:rsidRDefault="001667D7" w:rsidP="00555FFB">
      <w:pPr>
        <w:pStyle w:val="NormalBPBHEB"/>
      </w:pPr>
      <w:r>
        <w:t>The following are the key features of AWS CodeStar</w:t>
      </w:r>
      <w:sdt>
        <w:sdtPr>
          <w:id w:val="-1850323807"/>
          <w:citation/>
        </w:sdtPr>
        <w:sdtContent>
          <w:r w:rsidR="008230A4">
            <w:fldChar w:fldCharType="begin"/>
          </w:r>
          <w:r w:rsidR="008230A4">
            <w:instrText xml:space="preserve"> CITATION services2023b \l 1033 </w:instrText>
          </w:r>
          <w:r w:rsidR="008230A4">
            <w:fldChar w:fldCharType="separate"/>
          </w:r>
          <w:r w:rsidR="00BA05FB">
            <w:rPr>
              <w:noProof/>
            </w:rPr>
            <w:t xml:space="preserve"> </w:t>
          </w:r>
          <w:r w:rsidR="00BA05FB" w:rsidRPr="00BA05FB">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CodeStar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2353F296" w:rsidR="001667D7" w:rsidRPr="00906929" w:rsidRDefault="001667D7" w:rsidP="00555FFB">
      <w:pPr>
        <w:pStyle w:val="NormalBPBHEB"/>
      </w:pPr>
      <w:r>
        <w:t xml:space="preserve">The following are the </w:t>
      </w:r>
      <w:r w:rsidRPr="001667D7">
        <w:t>use cases of AWS CodeStar</w:t>
      </w:r>
      <w:sdt>
        <w:sdtPr>
          <w:id w:val="892006496"/>
          <w:citation/>
        </w:sdtPr>
        <w:sdtContent>
          <w:r w:rsidR="008230A4">
            <w:fldChar w:fldCharType="begin"/>
          </w:r>
          <w:r w:rsidR="008230A4">
            <w:instrText xml:space="preserve"> CITATION services2023b \l 1033 </w:instrText>
          </w:r>
          <w:r w:rsidR="008230A4">
            <w:fldChar w:fldCharType="separate"/>
          </w:r>
          <w:r w:rsidR="00BA05FB">
            <w:rPr>
              <w:noProof/>
            </w:rPr>
            <w:t xml:space="preserve"> </w:t>
          </w:r>
          <w:r w:rsidR="00BA05FB" w:rsidRPr="00BA05FB">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CodeStar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CodeStar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best practices for AWS CodeStar implementation</w:t>
      </w:r>
      <w:r>
        <w:t>:</w:t>
      </w:r>
    </w:p>
    <w:p w14:paraId="3A5A9B2B" w14:textId="6507DF63"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Content>
          <w:r w:rsidR="00D95CCB">
            <w:fldChar w:fldCharType="begin"/>
          </w:r>
          <w:r w:rsidR="00D95CCB">
            <w:instrText xml:space="preserve"> CITATION brown2020b \l 1033 </w:instrText>
          </w:r>
          <w:r w:rsidR="00D95CCB">
            <w:fldChar w:fldCharType="separate"/>
          </w:r>
          <w:r w:rsidR="00BA05FB">
            <w:rPr>
              <w:noProof/>
            </w:rPr>
            <w:t xml:space="preserve"> </w:t>
          </w:r>
          <w:r w:rsidR="00BA05FB" w:rsidRPr="00BA05FB">
            <w:rPr>
              <w:noProof/>
            </w:rPr>
            <w:t>[36]</w:t>
          </w:r>
          <w:r w:rsidR="00D95CCB">
            <w:fldChar w:fldCharType="end"/>
          </w:r>
        </w:sdtContent>
      </w:sdt>
      <w:r w:rsidRPr="00906929">
        <w:t>.</w:t>
      </w:r>
    </w:p>
    <w:p w14:paraId="40FF97C3" w14:textId="38ABBDA8"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CodeCommit and AWS CodeBuild, to enhance the CI/CD pipeline</w:t>
      </w:r>
      <w:sdt>
        <w:sdtPr>
          <w:id w:val="-161856609"/>
          <w:citation/>
        </w:sdtPr>
        <w:sdtContent>
          <w:r w:rsidR="00D95CCB">
            <w:fldChar w:fldCharType="begin"/>
          </w:r>
          <w:r w:rsidR="00D95CCB">
            <w:instrText xml:space="preserve"> CITATION smith2017a \l 1033 </w:instrText>
          </w:r>
          <w:r w:rsidR="00D95CCB">
            <w:fldChar w:fldCharType="separate"/>
          </w:r>
          <w:r w:rsidR="00BA05FB">
            <w:rPr>
              <w:noProof/>
            </w:rPr>
            <w:t xml:space="preserve"> </w:t>
          </w:r>
          <w:r w:rsidR="00BA05FB" w:rsidRPr="00BA05FB">
            <w:rPr>
              <w:noProof/>
            </w:rPr>
            <w:t>[37]</w:t>
          </w:r>
          <w:r w:rsidR="00D95CCB">
            <w:fldChar w:fldCharType="end"/>
          </w:r>
        </w:sdtContent>
      </w:sdt>
      <w:r w:rsidRPr="00906929">
        <w:t>.</w:t>
      </w:r>
    </w:p>
    <w:p w14:paraId="286DF732" w14:textId="5C8F000C"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Content>
          <w:r w:rsidR="00D95CCB">
            <w:fldChar w:fldCharType="begin"/>
          </w:r>
          <w:r w:rsidR="00D95CCB">
            <w:instrText xml:space="preserve"> CITATION services2023b \l 1033 </w:instrText>
          </w:r>
          <w:r w:rsidR="00D95CCB">
            <w:fldChar w:fldCharType="separate"/>
          </w:r>
          <w:r w:rsidR="00BA05FB">
            <w:rPr>
              <w:noProof/>
            </w:rPr>
            <w:t xml:space="preserve"> </w:t>
          </w:r>
          <w:r w:rsidR="00BA05FB" w:rsidRPr="00BA05FB">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73158438" w:rsidR="00BD34EE" w:rsidRPr="00CB4782" w:rsidRDefault="00BD34EE" w:rsidP="00555FFB">
      <w:pPr>
        <w:pStyle w:val="NormalBPBHEB"/>
      </w:pPr>
      <w:r>
        <w:t>The following are the key features of AWS CLI</w:t>
      </w:r>
      <w:sdt>
        <w:sdtPr>
          <w:id w:val="-1340770362"/>
          <w:citation/>
        </w:sdtPr>
        <w:sdtContent>
          <w:r w:rsidR="00D95CCB">
            <w:fldChar w:fldCharType="begin"/>
          </w:r>
          <w:r w:rsidR="00D95CCB">
            <w:instrText xml:space="preserve"> CITATION unknown2023d \l 1033 </w:instrText>
          </w:r>
          <w:r w:rsidR="00D95CCB">
            <w:fldChar w:fldCharType="separate"/>
          </w:r>
          <w:r w:rsidR="00BA05FB">
            <w:rPr>
              <w:noProof/>
            </w:rPr>
            <w:t xml:space="preserve"> </w:t>
          </w:r>
          <w:r w:rsidR="00BA05FB" w:rsidRPr="00BA05FB">
            <w:rPr>
              <w:noProof/>
            </w:rPr>
            <w:t>[38]</w:t>
          </w:r>
          <w:r w:rsidR="00D95CCB">
            <w:fldChar w:fldCharType="end"/>
          </w:r>
        </w:sdtContent>
      </w:sdt>
      <w:r>
        <w:t>:</w:t>
      </w:r>
    </w:p>
    <w:p w14:paraId="3CD6C321" w14:textId="688686E6"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w:t>
      </w:r>
      <w:r w:rsidR="00F33529" w:rsidRPr="00CB4782">
        <w:t>consistent</w:t>
      </w:r>
      <w:r w:rsidRPr="00CB4782">
        <w:t xml:space="preserve">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02B733B9"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Content>
          <w:r w:rsidR="00D95CCB">
            <w:fldChar w:fldCharType="begin"/>
          </w:r>
          <w:r w:rsidR="00D95CCB">
            <w:instrText xml:space="preserve"> CITATION unknown2023d \l 1033 </w:instrText>
          </w:r>
          <w:r w:rsidR="00D95CCB">
            <w:fldChar w:fldCharType="separate"/>
          </w:r>
          <w:r w:rsidR="00BA05FB">
            <w:rPr>
              <w:noProof/>
            </w:rPr>
            <w:t xml:space="preserve"> </w:t>
          </w:r>
          <w:r w:rsidR="00BA05FB" w:rsidRPr="00BA05FB">
            <w:rPr>
              <w:noProof/>
            </w:rPr>
            <w:t>[38]</w:t>
          </w:r>
          <w:r w:rsidR="00D95CCB">
            <w:fldChar w:fldCharType="end"/>
          </w:r>
        </w:sdtContent>
      </w:sdt>
      <w:r w:rsidRPr="00CB4782">
        <w:t>.</w:t>
      </w:r>
    </w:p>
    <w:p w14:paraId="5C17F338" w14:textId="1E6FE1C1"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Content>
          <w:r w:rsidR="00581D84">
            <w:fldChar w:fldCharType="begin"/>
          </w:r>
          <w:r w:rsidR="00581D84">
            <w:instrText xml:space="preserve"> CITATION smith2018g \l 1033 </w:instrText>
          </w:r>
          <w:r w:rsidR="00581D84">
            <w:fldChar w:fldCharType="separate"/>
          </w:r>
          <w:r w:rsidR="00BA05FB">
            <w:rPr>
              <w:noProof/>
            </w:rPr>
            <w:t xml:space="preserve"> </w:t>
          </w:r>
          <w:r w:rsidR="00BA05FB" w:rsidRPr="00BA05FB">
            <w:rPr>
              <w:noProof/>
            </w:rPr>
            <w:t>[39]</w:t>
          </w:r>
          <w:r w:rsidR="00581D84">
            <w:fldChar w:fldCharType="end"/>
          </w:r>
        </w:sdtContent>
      </w:sdt>
      <w:r w:rsidRPr="00CB4782">
        <w:t>.</w:t>
      </w:r>
    </w:p>
    <w:p w14:paraId="1DDA8962" w14:textId="64250524"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Content>
          <w:r w:rsidR="00583FD8">
            <w:fldChar w:fldCharType="begin"/>
          </w:r>
          <w:r w:rsidR="00583FD8">
            <w:instrText xml:space="preserve"> CITATION unknown2023d \l 1033 </w:instrText>
          </w:r>
          <w:r w:rsidR="00583FD8">
            <w:fldChar w:fldCharType="separate"/>
          </w:r>
          <w:r w:rsidR="00BA05FB">
            <w:rPr>
              <w:noProof/>
            </w:rPr>
            <w:t xml:space="preserve"> </w:t>
          </w:r>
          <w:r w:rsidR="00BA05FB" w:rsidRPr="00BA05FB">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2106B60E" w:rsidR="00932090" w:rsidRPr="00CB4782" w:rsidRDefault="00932090" w:rsidP="00555FFB">
      <w:pPr>
        <w:pStyle w:val="NormalBPBHEB"/>
      </w:pPr>
      <w:r>
        <w:t>The following are the best practices for AWS CLI Usage</w:t>
      </w:r>
      <w:sdt>
        <w:sdtPr>
          <w:id w:val="1262033819"/>
          <w:citation/>
        </w:sdtPr>
        <w:sdtContent>
          <w:r w:rsidR="00583FD8">
            <w:fldChar w:fldCharType="begin"/>
          </w:r>
          <w:r w:rsidR="00583FD8">
            <w:instrText xml:space="preserve"> CITATION unknown2023d \l 1033 </w:instrText>
          </w:r>
          <w:r w:rsidR="00583FD8">
            <w:fldChar w:fldCharType="separate"/>
          </w:r>
          <w:r w:rsidR="00BA05FB">
            <w:rPr>
              <w:noProof/>
            </w:rPr>
            <w:t xml:space="preserve"> </w:t>
          </w:r>
          <w:r w:rsidR="00BA05FB" w:rsidRPr="00BA05FB">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46F1D317" w14:textId="48565FE1" w:rsidR="00597265" w:rsidRPr="00CB4782" w:rsidRDefault="00CB4782" w:rsidP="00D4222C">
      <w:pPr>
        <w:pStyle w:val="NormalBPBHEB"/>
        <w:numPr>
          <w:ilvl w:val="0"/>
          <w:numId w:val="31"/>
        </w:numPr>
      </w:pPr>
      <w:r w:rsidRPr="00F33529">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Content>
          <w:r w:rsidR="005F3FD7">
            <w:fldChar w:fldCharType="begin"/>
          </w:r>
          <w:r w:rsidR="005F3FD7">
            <w:instrText xml:space="preserve"> CITATION jones2019c \l 1033 </w:instrText>
          </w:r>
          <w:r w:rsidR="005F3FD7">
            <w:fldChar w:fldCharType="separate"/>
          </w:r>
          <w:r w:rsidR="00BA05FB">
            <w:rPr>
              <w:noProof/>
            </w:rPr>
            <w:t xml:space="preserve"> </w:t>
          </w:r>
          <w:r w:rsidR="00BA05FB" w:rsidRPr="00BA05FB">
            <w:rPr>
              <w:noProof/>
            </w:rPr>
            <w:t>[40]</w:t>
          </w:r>
          <w:r w:rsidR="005F3FD7">
            <w:fldChar w:fldCharType="end"/>
          </w:r>
        </w:sdtContent>
      </w:sdt>
      <w:r w:rsidRPr="00CB4782">
        <w:t>.</w:t>
      </w: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7662AA7E" w:rsidR="00597265" w:rsidRPr="00737068" w:rsidRDefault="00597265" w:rsidP="00555FFB">
      <w:pPr>
        <w:pStyle w:val="NormalBPBHEB"/>
      </w:pPr>
      <w:r>
        <w:t xml:space="preserve">The following are the </w:t>
      </w:r>
      <w:r w:rsidRPr="00737068">
        <w:t>key features of AWS Device Farm</w:t>
      </w:r>
      <w:sdt>
        <w:sdtPr>
          <w:id w:val="-478622371"/>
          <w:citation/>
        </w:sdtPr>
        <w:sdtContent>
          <w:r w:rsidR="001E27F8">
            <w:fldChar w:fldCharType="begin"/>
          </w:r>
          <w:r w:rsidR="001E27F8">
            <w:instrText xml:space="preserve"> CITATION unknown2023e \l 1033 </w:instrText>
          </w:r>
          <w:r w:rsidR="001E27F8">
            <w:fldChar w:fldCharType="separate"/>
          </w:r>
          <w:r w:rsidR="00BA05FB">
            <w:rPr>
              <w:noProof/>
            </w:rPr>
            <w:t xml:space="preserve"> </w:t>
          </w:r>
          <w:r w:rsidR="00BA05FB" w:rsidRPr="00BA05FB">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07206E8B"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XCTest, and Espresso</w:t>
      </w:r>
      <w:sdt>
        <w:sdtPr>
          <w:id w:val="1524817486"/>
          <w:citation/>
        </w:sdtPr>
        <w:sdtContent>
          <w:r w:rsidR="001E27F8">
            <w:fldChar w:fldCharType="begin"/>
          </w:r>
          <w:r w:rsidR="001E27F8">
            <w:instrText xml:space="preserve"> CITATION unknown2023e \l 1033 </w:instrText>
          </w:r>
          <w:r w:rsidR="001E27F8">
            <w:fldChar w:fldCharType="separate"/>
          </w:r>
          <w:r w:rsidR="00BA05FB">
            <w:rPr>
              <w:noProof/>
            </w:rPr>
            <w:t xml:space="preserve"> </w:t>
          </w:r>
          <w:r w:rsidR="00BA05FB" w:rsidRPr="00BA05FB">
            <w:rPr>
              <w:noProof/>
            </w:rPr>
            <w:t>[41]</w:t>
          </w:r>
          <w:r w:rsidR="001E27F8">
            <w:fldChar w:fldCharType="end"/>
          </w:r>
        </w:sdtContent>
      </w:sdt>
      <w:r w:rsidRPr="00737068">
        <w:t>.</w:t>
      </w:r>
    </w:p>
    <w:p w14:paraId="1F3A9615" w14:textId="2DE60E55"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81" w:name="_Ref150868953"/>
      <w:sdt>
        <w:sdtPr>
          <w:id w:val="-559401470"/>
          <w:citation/>
        </w:sdtPr>
        <w:sdtContent>
          <w:r w:rsidR="00905501">
            <w:fldChar w:fldCharType="begin"/>
          </w:r>
          <w:r w:rsidR="00905501">
            <w:instrText xml:space="preserve"> CITATION jones2017a \l 1033 </w:instrText>
          </w:r>
          <w:r w:rsidR="00905501">
            <w:fldChar w:fldCharType="separate"/>
          </w:r>
          <w:r w:rsidR="00BA05FB">
            <w:rPr>
              <w:noProof/>
            </w:rPr>
            <w:t xml:space="preserve"> </w:t>
          </w:r>
          <w:r w:rsidR="00BA05FB" w:rsidRPr="00BA05FB">
            <w:rPr>
              <w:noProof/>
            </w:rPr>
            <w:t>[42]</w:t>
          </w:r>
          <w:r w:rsidR="00905501">
            <w:fldChar w:fldCharType="end"/>
          </w:r>
        </w:sdtContent>
      </w:sdt>
      <w:bookmarkEnd w:id="81"/>
      <w:r w:rsidRPr="00737068">
        <w:t>.</w:t>
      </w:r>
    </w:p>
    <w:p w14:paraId="259C686A" w14:textId="3CFCD74E"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Content>
          <w:r w:rsidR="001E27F8">
            <w:fldChar w:fldCharType="begin"/>
          </w:r>
          <w:r w:rsidR="001E27F8">
            <w:instrText xml:space="preserve"> CITATION unknown2023e \l 1033 </w:instrText>
          </w:r>
          <w:r w:rsidR="001E27F8">
            <w:fldChar w:fldCharType="separate"/>
          </w:r>
          <w:r w:rsidR="00BA05FB">
            <w:rPr>
              <w:noProof/>
            </w:rPr>
            <w:t xml:space="preserve"> </w:t>
          </w:r>
          <w:r w:rsidR="00BA05FB" w:rsidRPr="00BA05FB">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118A6C91"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Content>
          <w:r w:rsidR="00905501">
            <w:fldChar w:fldCharType="begin"/>
          </w:r>
          <w:r w:rsidR="00905501">
            <w:instrText xml:space="preserve"> CITATION jones2017a \l 1033 </w:instrText>
          </w:r>
          <w:r w:rsidR="00905501">
            <w:fldChar w:fldCharType="separate"/>
          </w:r>
          <w:r w:rsidR="00BA05FB">
            <w:rPr>
              <w:noProof/>
            </w:rPr>
            <w:t xml:space="preserve"> </w:t>
          </w:r>
          <w:r w:rsidR="00BA05FB" w:rsidRPr="00BA05FB">
            <w:rPr>
              <w:noProof/>
            </w:rPr>
            <w:t>[42]</w:t>
          </w:r>
          <w:r w:rsidR="00905501">
            <w:fldChar w:fldCharType="end"/>
          </w:r>
        </w:sdtContent>
      </w:sdt>
      <w:r w:rsidRPr="00737068">
        <w:t>.</w:t>
      </w:r>
    </w:p>
    <w:p w14:paraId="3F6565F8" w14:textId="4B9EDD5F"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Content>
          <w:r w:rsidR="00905501">
            <w:fldChar w:fldCharType="begin"/>
          </w:r>
          <w:r w:rsidR="00905501">
            <w:instrText xml:space="preserve"> CITATION unknown2023e \l 1033 </w:instrText>
          </w:r>
          <w:r w:rsidR="00905501">
            <w:fldChar w:fldCharType="separate"/>
          </w:r>
          <w:r w:rsidR="00BA05FB">
            <w:rPr>
              <w:noProof/>
            </w:rPr>
            <w:t xml:space="preserve"> </w:t>
          </w:r>
          <w:r w:rsidR="00BA05FB" w:rsidRPr="00BA05FB">
            <w:rPr>
              <w:noProof/>
            </w:rPr>
            <w:t>[41]</w:t>
          </w:r>
          <w:r w:rsidR="00905501">
            <w:fldChar w:fldCharType="end"/>
          </w:r>
        </w:sdtContent>
      </w:sdt>
      <w:r w:rsidR="008369FB">
        <w:t>.</w:t>
      </w:r>
    </w:p>
    <w:p w14:paraId="276C5EE8" w14:textId="3C24D992" w:rsidR="00597265" w:rsidRPr="00737068" w:rsidRDefault="00737068" w:rsidP="00D4222C">
      <w:pPr>
        <w:pStyle w:val="NormalBPBHEB"/>
        <w:numPr>
          <w:ilvl w:val="0"/>
          <w:numId w:val="34"/>
        </w:numPr>
      </w:pPr>
      <w:r w:rsidRPr="005B4894">
        <w:rPr>
          <w:b/>
          <w:bCs/>
        </w:rPr>
        <w:t xml:space="preserve">Regular </w:t>
      </w:r>
      <w:r w:rsidR="00597265" w:rsidRPr="005B4894">
        <w:rPr>
          <w:b/>
          <w:bCs/>
        </w:rPr>
        <w:t>test updates</w:t>
      </w:r>
      <w:r w:rsidRPr="005B4894">
        <w:rPr>
          <w:b/>
          <w:bCs/>
        </w:rPr>
        <w:t>:</w:t>
      </w:r>
      <w:r w:rsidRPr="00737068">
        <w:t xml:space="preserve"> Keep test scripts updated to align with the latest features and capabilities of AWS Device Farm, ensuring optimal testing performance</w:t>
      </w:r>
      <w:sdt>
        <w:sdtPr>
          <w:id w:val="149644757"/>
          <w:citation/>
        </w:sdtPr>
        <w:sdtContent>
          <w:r w:rsidR="004D5416">
            <w:fldChar w:fldCharType="begin"/>
          </w:r>
          <w:r w:rsidR="004D5416">
            <w:instrText xml:space="preserve"> CITATION jones2018a \l 1033 </w:instrText>
          </w:r>
          <w:r w:rsidR="004D5416">
            <w:fldChar w:fldCharType="separate"/>
          </w:r>
          <w:r w:rsidR="00BA05FB">
            <w:rPr>
              <w:noProof/>
            </w:rPr>
            <w:t xml:space="preserve"> </w:t>
          </w:r>
          <w:r w:rsidR="00BA05FB" w:rsidRPr="00BA05FB">
            <w:rPr>
              <w:noProof/>
            </w:rPr>
            <w:t>[43]</w:t>
          </w:r>
          <w:r w:rsidR="004D5416">
            <w:fldChar w:fldCharType="end"/>
          </w:r>
        </w:sdtContent>
      </w:sdt>
      <w:r w:rsidRPr="00737068">
        <w:t>.</w:t>
      </w: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2F992FA3"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Content>
          <w:r w:rsidR="004D5416">
            <w:fldChar w:fldCharType="begin"/>
          </w:r>
          <w:r w:rsidR="004D5416">
            <w:instrText xml:space="preserve"> CITATION unknown2023f \l 1033 </w:instrText>
          </w:r>
          <w:r w:rsidR="004D5416">
            <w:fldChar w:fldCharType="separate"/>
          </w:r>
          <w:r w:rsidR="00BA05FB">
            <w:rPr>
              <w:noProof/>
            </w:rPr>
            <w:t xml:space="preserve"> </w:t>
          </w:r>
          <w:r w:rsidR="00BA05FB" w:rsidRPr="00BA05FB">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2AC926F0"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82" w:name="_Ref150869851"/>
      <w:sdt>
        <w:sdtPr>
          <w:id w:val="-1375377562"/>
          <w:citation/>
        </w:sdtPr>
        <w:sdtContent>
          <w:r w:rsidR="000E7FBD">
            <w:fldChar w:fldCharType="begin"/>
          </w:r>
          <w:r w:rsidR="000E7FBD">
            <w:instrText xml:space="preserve"> CITATION smith2019a \l 1033 </w:instrText>
          </w:r>
          <w:r w:rsidR="000E7FBD">
            <w:fldChar w:fldCharType="separate"/>
          </w:r>
          <w:r w:rsidR="00BA05FB">
            <w:rPr>
              <w:noProof/>
            </w:rPr>
            <w:t xml:space="preserve"> </w:t>
          </w:r>
          <w:r w:rsidR="00BA05FB" w:rsidRPr="00BA05FB">
            <w:rPr>
              <w:noProof/>
            </w:rPr>
            <w:t>[45]</w:t>
          </w:r>
          <w:r w:rsidR="000E7FBD">
            <w:fldChar w:fldCharType="end"/>
          </w:r>
        </w:sdtContent>
      </w:sdt>
      <w:bookmarkEnd w:id="82"/>
      <w:r w:rsidRPr="00A66E30">
        <w:t>.</w:t>
      </w:r>
    </w:p>
    <w:p w14:paraId="369D063F" w14:textId="0697A195"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Content>
          <w:r w:rsidR="00CD4143">
            <w:fldChar w:fldCharType="begin"/>
          </w:r>
          <w:r w:rsidR="00CD4143">
            <w:instrText xml:space="preserve"> CITATION unknown2023f \l 1033 </w:instrText>
          </w:r>
          <w:r w:rsidR="00CD4143">
            <w:fldChar w:fldCharType="separate"/>
          </w:r>
          <w:r w:rsidR="00BA05FB">
            <w:rPr>
              <w:noProof/>
            </w:rPr>
            <w:t xml:space="preserve"> </w:t>
          </w:r>
          <w:r w:rsidR="00BA05FB" w:rsidRPr="00BA05FB">
            <w:rPr>
              <w:noProof/>
            </w:rPr>
            <w:t>[44]</w:t>
          </w:r>
          <w:r w:rsidR="00CD4143">
            <w:fldChar w:fldCharType="end"/>
          </w:r>
        </w:sdtContent>
      </w:sdt>
      <w:r w:rsidRPr="00A66E30">
        <w:t>.</w:t>
      </w:r>
    </w:p>
    <w:p w14:paraId="41057907" w14:textId="240AA50C"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Content>
          <w:r w:rsidR="00EE3B10">
            <w:fldChar w:fldCharType="begin"/>
          </w:r>
          <w:r w:rsidR="00EE3B10">
            <w:instrText xml:space="preserve"> CITATION smith2019a \l 1033 </w:instrText>
          </w:r>
          <w:r w:rsidR="00EE3B10">
            <w:fldChar w:fldCharType="separate"/>
          </w:r>
          <w:r w:rsidR="00BA05FB">
            <w:rPr>
              <w:noProof/>
            </w:rPr>
            <w:t xml:space="preserve"> </w:t>
          </w:r>
          <w:r w:rsidR="00BA05FB" w:rsidRPr="00BA05FB">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76912AC1"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Content>
          <w:r w:rsidR="00F062B4">
            <w:fldChar w:fldCharType="begin"/>
          </w:r>
          <w:r w:rsidR="00F062B4">
            <w:instrText xml:space="preserve"> CITATION unknown2023f \l 1033 </w:instrText>
          </w:r>
          <w:r w:rsidR="00F062B4">
            <w:fldChar w:fldCharType="separate"/>
          </w:r>
          <w:r w:rsidR="00BA05FB">
            <w:rPr>
              <w:noProof/>
            </w:rPr>
            <w:t xml:space="preserve"> </w:t>
          </w:r>
          <w:r w:rsidR="00BA05FB" w:rsidRPr="00BA05FB">
            <w:rPr>
              <w:noProof/>
            </w:rPr>
            <w:t>[44]</w:t>
          </w:r>
          <w:r w:rsidR="00F062B4">
            <w:fldChar w:fldCharType="end"/>
          </w:r>
        </w:sdtContent>
      </w:sdt>
      <w:r w:rsidRPr="00A66E30">
        <w:t>.</w:t>
      </w:r>
    </w:p>
    <w:p w14:paraId="2819280C" w14:textId="6E8B35D9"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Content>
          <w:r w:rsidR="0065085A">
            <w:fldChar w:fldCharType="begin"/>
          </w:r>
          <w:r w:rsidR="0065085A">
            <w:instrText xml:space="preserve"> CITATION smith2019a \l 1033 </w:instrText>
          </w:r>
          <w:r w:rsidR="0065085A">
            <w:fldChar w:fldCharType="separate"/>
          </w:r>
          <w:r w:rsidR="00BA05FB">
            <w:rPr>
              <w:noProof/>
            </w:rPr>
            <w:t xml:space="preserve"> </w:t>
          </w:r>
          <w:r w:rsidR="00BA05FB" w:rsidRPr="00BA05FB">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57E84EA2"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Content>
          <w:r w:rsidR="00234BAA">
            <w:fldChar w:fldCharType="begin"/>
          </w:r>
          <w:r w:rsidR="00234BAA">
            <w:instrText xml:space="preserve"> CITATION jones2020b \l 1033 </w:instrText>
          </w:r>
          <w:r w:rsidR="00234BAA">
            <w:fldChar w:fldCharType="separate"/>
          </w:r>
          <w:r w:rsidR="00BA05FB">
            <w:rPr>
              <w:noProof/>
            </w:rPr>
            <w:t xml:space="preserve"> </w:t>
          </w:r>
          <w:r w:rsidR="00BA05FB" w:rsidRPr="00BA05FB">
            <w:rPr>
              <w:noProof/>
            </w:rPr>
            <w:t>[46]</w:t>
          </w:r>
          <w:r w:rsidR="00234BAA">
            <w:fldChar w:fldCharType="end"/>
          </w:r>
        </w:sdtContent>
      </w:sdt>
      <w:r w:rsidRPr="00A66E30">
        <w:t>.</w:t>
      </w:r>
    </w:p>
    <w:p w14:paraId="2ADE7F3F" w14:textId="69AA467A" w:rsidR="009F2610" w:rsidRPr="00A66E30" w:rsidRDefault="00A66E30" w:rsidP="00600D5E">
      <w:pPr>
        <w:pStyle w:val="NormalBPBHEB"/>
        <w:numPr>
          <w:ilvl w:val="0"/>
          <w:numId w:val="38"/>
        </w:numPr>
      </w:pPr>
      <w:r w:rsidRPr="005D5EFC">
        <w:rPr>
          <w:b/>
          <w:bCs/>
        </w:rPr>
        <w:t xml:space="preserve">Regularly </w:t>
      </w:r>
      <w:r w:rsidR="009F2610" w:rsidRPr="005D5EFC">
        <w:rPr>
          <w:b/>
          <w:bCs/>
        </w:rPr>
        <w:t>review results</w:t>
      </w:r>
      <w:r w:rsidRPr="005D5EFC">
        <w:rPr>
          <w:b/>
          <w:bCs/>
        </w:rPr>
        <w:t>:</w:t>
      </w:r>
      <w:r w:rsidRPr="00A66E30">
        <w:t xml:space="preserve"> Regularly review and analyze the results of fault injection experiments to identify patterns and potential areas for improvement</w:t>
      </w:r>
      <w:sdt>
        <w:sdtPr>
          <w:id w:val="-1695684155"/>
          <w:citation/>
        </w:sdtPr>
        <w:sdtContent>
          <w:r w:rsidR="005012CF">
            <w:fldChar w:fldCharType="begin"/>
          </w:r>
          <w:r w:rsidR="005012CF">
            <w:instrText xml:space="preserve"> CITATION unknown2023f \l 1033 </w:instrText>
          </w:r>
          <w:r w:rsidR="005012CF">
            <w:fldChar w:fldCharType="separate"/>
          </w:r>
          <w:r w:rsidR="00BA05FB">
            <w:rPr>
              <w:noProof/>
            </w:rPr>
            <w:t xml:space="preserve"> </w:t>
          </w:r>
          <w:r w:rsidR="00BA05FB" w:rsidRPr="00BA05FB">
            <w:rPr>
              <w:noProof/>
            </w:rPr>
            <w:t>[44]</w:t>
          </w:r>
          <w:r w:rsidR="005012CF">
            <w:fldChar w:fldCharType="end"/>
          </w:r>
        </w:sdtContent>
      </w:sdt>
      <w:r w:rsidRPr="00A66E30">
        <w:t>.</w:t>
      </w: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83"/>
      <w:commentRangeStart w:id="84"/>
      <w:r w:rsidRPr="00A66E30">
        <w:rPr>
          <w:rFonts w:eastAsia="Palatino Linotype" w:cs="Palatino Linotype"/>
          <w:b/>
          <w:color w:val="auto"/>
          <w:sz w:val="40"/>
          <w:szCs w:val="40"/>
        </w:rPr>
        <w:t xml:space="preserve">ools </w:t>
      </w:r>
      <w:commentRangeEnd w:id="83"/>
      <w:r w:rsidR="009F2610">
        <w:rPr>
          <w:rStyle w:val="CommentReference"/>
        </w:rPr>
        <w:commentReference w:id="83"/>
      </w:r>
      <w:commentRangeEnd w:id="84"/>
      <w:r w:rsidR="002D15DF">
        <w:rPr>
          <w:rStyle w:val="CommentReference"/>
        </w:rPr>
        <w:commentReference w:id="84"/>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07BE5AE8"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85" w:name="_Ref150870021"/>
      <w:sdt>
        <w:sdtPr>
          <w:id w:val="1675147870"/>
          <w:citation/>
        </w:sdtPr>
        <w:sdtContent>
          <w:r w:rsidR="00F15F17">
            <w:fldChar w:fldCharType="begin"/>
          </w:r>
          <w:r w:rsidR="00F15F17">
            <w:instrText xml:space="preserve"> CITATION smith2018h \l 1033 </w:instrText>
          </w:r>
          <w:r w:rsidR="00F15F17">
            <w:fldChar w:fldCharType="separate"/>
          </w:r>
          <w:r w:rsidR="00BA05FB">
            <w:rPr>
              <w:noProof/>
            </w:rPr>
            <w:t xml:space="preserve"> </w:t>
          </w:r>
          <w:r w:rsidR="00BA05FB" w:rsidRPr="00BA05FB">
            <w:rPr>
              <w:noProof/>
            </w:rPr>
            <w:t>[47]</w:t>
          </w:r>
          <w:r w:rsidR="00F15F17">
            <w:fldChar w:fldCharType="end"/>
          </w:r>
        </w:sdtContent>
      </w:sdt>
      <w:bookmarkEnd w:id="85"/>
      <w:r w:rsidRPr="00A66E30">
        <w:t>.</w:t>
      </w:r>
    </w:p>
    <w:p w14:paraId="1E226612" w14:textId="00FDBCC1"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Content>
          <w:r w:rsidR="006C6832">
            <w:fldChar w:fldCharType="begin"/>
          </w:r>
          <w:r w:rsidR="006C6832">
            <w:instrText xml:space="preserve"> CITATION unknown2023g \l 1033 </w:instrText>
          </w:r>
          <w:r w:rsidR="006C6832">
            <w:fldChar w:fldCharType="separate"/>
          </w:r>
          <w:r w:rsidR="00BA05FB">
            <w:rPr>
              <w:noProof/>
            </w:rPr>
            <w:t xml:space="preserve"> </w:t>
          </w:r>
          <w:r w:rsidR="00BA05FB" w:rsidRPr="00BA05FB">
            <w:rPr>
              <w:noProof/>
            </w:rPr>
            <w:t>[48]</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6EAC99BD"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86" w:name="_Ref150870189"/>
      <w:sdt>
        <w:sdtPr>
          <w:id w:val="2045481601"/>
          <w:citation/>
        </w:sdtPr>
        <w:sdtContent>
          <w:r w:rsidR="00864951">
            <w:fldChar w:fldCharType="begin"/>
          </w:r>
          <w:r w:rsidR="00864951">
            <w:instrText xml:space="preserve"> CITATION unknown2023g \l 1033 </w:instrText>
          </w:r>
          <w:r w:rsidR="00864951">
            <w:fldChar w:fldCharType="separate"/>
          </w:r>
          <w:r w:rsidR="00BA05FB">
            <w:rPr>
              <w:noProof/>
            </w:rPr>
            <w:t xml:space="preserve"> </w:t>
          </w:r>
          <w:r w:rsidR="00BA05FB" w:rsidRPr="00BA05FB">
            <w:rPr>
              <w:noProof/>
            </w:rPr>
            <w:t>[48]</w:t>
          </w:r>
          <w:r w:rsidR="00864951">
            <w:fldChar w:fldCharType="end"/>
          </w:r>
        </w:sdtContent>
      </w:sdt>
      <w:bookmarkEnd w:id="86"/>
      <w:r w:rsidRPr="00A66E30">
        <w:t>.</w:t>
      </w:r>
    </w:p>
    <w:p w14:paraId="5D4E0EBD" w14:textId="630DFF88"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Content>
          <w:r w:rsidR="00142F3E">
            <w:fldChar w:fldCharType="begin"/>
          </w:r>
          <w:r w:rsidR="00142F3E">
            <w:instrText xml:space="preserve"> CITATION unknown2023g \l 1033 </w:instrText>
          </w:r>
          <w:r w:rsidR="00142F3E">
            <w:fldChar w:fldCharType="separate"/>
          </w:r>
          <w:r w:rsidR="00BA05FB">
            <w:rPr>
              <w:noProof/>
            </w:rPr>
            <w:t xml:space="preserve"> </w:t>
          </w:r>
          <w:r w:rsidR="00BA05FB" w:rsidRPr="00BA05FB">
            <w:rPr>
              <w:noProof/>
            </w:rPr>
            <w:t>[48]</w:t>
          </w:r>
          <w:r w:rsidR="00142F3E">
            <w:fldChar w:fldCharType="end"/>
          </w:r>
        </w:sdtContent>
      </w:sdt>
      <w:r w:rsidRPr="00A66E30">
        <w:t>.</w:t>
      </w:r>
    </w:p>
    <w:p w14:paraId="169845B9" w14:textId="4A6E8527"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87"/>
      <w:commentRangeStart w:id="88"/>
      <w:r w:rsidRPr="00A66E30">
        <w:t>improvements</w:t>
      </w:r>
      <w:sdt>
        <w:sdtPr>
          <w:id w:val="1518187864"/>
          <w:citation/>
        </w:sdtPr>
        <w:sdtContent>
          <w:r w:rsidR="00DA10DF">
            <w:fldChar w:fldCharType="begin"/>
          </w:r>
          <w:r w:rsidR="00DA10DF">
            <w:instrText xml:space="preserve"> CITATION smith2018h \l 1033 </w:instrText>
          </w:r>
          <w:r w:rsidR="00DA10DF">
            <w:fldChar w:fldCharType="separate"/>
          </w:r>
          <w:r w:rsidR="00BA05FB">
            <w:rPr>
              <w:noProof/>
            </w:rPr>
            <w:t xml:space="preserve"> </w:t>
          </w:r>
          <w:r w:rsidR="00BA05FB" w:rsidRPr="00BA05FB">
            <w:rPr>
              <w:noProof/>
            </w:rPr>
            <w:t>[47]</w:t>
          </w:r>
          <w:r w:rsidR="00DA10DF">
            <w:fldChar w:fldCharType="end"/>
          </w:r>
        </w:sdtContent>
      </w:sdt>
      <w:commentRangeEnd w:id="87"/>
      <w:r w:rsidR="006F260A">
        <w:rPr>
          <w:rStyle w:val="CommentReference"/>
          <w:rFonts w:eastAsiaTheme="minorHAnsi" w:cstheme="minorBidi"/>
        </w:rPr>
        <w:commentReference w:id="87"/>
      </w:r>
      <w:commentRangeEnd w:id="88"/>
      <w:r w:rsidR="00217F02">
        <w:rPr>
          <w:rStyle w:val="CommentReference"/>
          <w:rFonts w:eastAsiaTheme="minorHAnsi" w:cstheme="minorBidi"/>
        </w:rPr>
        <w:commentReference w:id="88"/>
      </w:r>
      <w:r w:rsidRPr="00A66E30">
        <w:t>.</w:t>
      </w:r>
    </w:p>
    <w:p w14:paraId="537F70B8" w14:textId="146C81F5" w:rsidR="002D15DF" w:rsidRDefault="002D15DF" w:rsidP="008541CC">
      <w:pPr>
        <w:pStyle w:val="NormalBPBHEB"/>
      </w:pPr>
      <w:r w:rsidRPr="002D15DF">
        <w:t>Figure 7.5</w:t>
      </w:r>
      <w:r>
        <w:t xml:space="preserve"> below </w:t>
      </w:r>
      <w:r w:rsidR="00E233E8">
        <w:t>shows</w:t>
      </w:r>
      <w:r w:rsidR="000E68BC">
        <w:t xml:space="preserve"> a visualization of the</w:t>
      </w:r>
      <w:r w:rsidRPr="002D15DF">
        <w:t xml:space="preserve"> SDKs</w:t>
      </w:r>
      <w:r w:rsidR="000E68BC">
        <w:t xml:space="preserve">, </w:t>
      </w:r>
      <w:r w:rsidR="00217F02">
        <w:t>and how they</w:t>
      </w:r>
      <w:r w:rsidR="000E68BC">
        <w:t xml:space="preserve"> </w:t>
      </w:r>
      <w:r w:rsidRPr="002D15DF">
        <w:t>prov</w:t>
      </w:r>
      <w:r w:rsidR="00217F02">
        <w:t xml:space="preserve">e </w:t>
      </w:r>
      <w:r w:rsidRPr="002D15DF">
        <w:t>pre-built modules, components, packages, and tools for developers to build, test, and deploy software applications</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658CBBF4"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 xml:space="preserve">SDKs provide pre-built modules, components, packages, and tools </w:t>
      </w:r>
      <w:r>
        <w:t>(A</w:t>
      </w:r>
      <w:r w:rsidR="002349B9">
        <w:t xml:space="preserve">mazon </w:t>
      </w:r>
      <w:r>
        <w:t>W</w:t>
      </w:r>
      <w:r w:rsidR="002349B9">
        <w:t xml:space="preserve">eb </w:t>
      </w:r>
      <w:commentRangeStart w:id="89"/>
      <w:commentRangeStart w:id="90"/>
      <w:r>
        <w:t>S</w:t>
      </w:r>
      <w:r w:rsidR="002349B9">
        <w:t>ervices</w:t>
      </w:r>
      <w:commentRangeEnd w:id="89"/>
      <w:r w:rsidR="006F260A">
        <w:rPr>
          <w:rStyle w:val="CommentReference"/>
          <w:rFonts w:eastAsiaTheme="minorHAnsi" w:cstheme="minorBidi"/>
          <w:bCs w:val="0"/>
          <w:i w:val="0"/>
          <w:iCs w:val="0"/>
        </w:rPr>
        <w:commentReference w:id="89"/>
      </w:r>
      <w:commentRangeEnd w:id="90"/>
      <w:r w:rsidR="00CB09AF">
        <w:rPr>
          <w:rStyle w:val="CommentReference"/>
          <w:rFonts w:eastAsiaTheme="minorHAnsi" w:cstheme="minorBidi"/>
          <w:bCs w:val="0"/>
          <w:i w:val="0"/>
          <w:iCs w:val="0"/>
        </w:rPr>
        <w:commentReference w:id="90"/>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230A9F4C"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Content>
          <w:r w:rsidR="00142F3E">
            <w:fldChar w:fldCharType="begin"/>
          </w:r>
          <w:r w:rsidR="00142F3E">
            <w:instrText xml:space="preserve"> CITATION unknown2023g \l 1033 </w:instrText>
          </w:r>
          <w:r w:rsidR="00142F3E">
            <w:fldChar w:fldCharType="separate"/>
          </w:r>
          <w:r w:rsidR="00BA05FB">
            <w:rPr>
              <w:noProof/>
            </w:rPr>
            <w:t xml:space="preserve"> </w:t>
          </w:r>
          <w:r w:rsidR="00BA05FB" w:rsidRPr="00BA05FB">
            <w:rPr>
              <w:noProof/>
            </w:rPr>
            <w:t>[48]</w:t>
          </w:r>
          <w:r w:rsidR="00142F3E">
            <w:fldChar w:fldCharType="end"/>
          </w:r>
        </w:sdtContent>
      </w:sdt>
      <w:r w:rsidRPr="00A66E30">
        <w:t>.</w:t>
      </w:r>
    </w:p>
    <w:p w14:paraId="186C00D2" w14:textId="6ACFBD01"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Content>
          <w:r w:rsidR="00142F3E">
            <w:fldChar w:fldCharType="begin"/>
          </w:r>
          <w:r w:rsidR="00142F3E">
            <w:instrText xml:space="preserve"> CITATION smith2018h \l 1033 </w:instrText>
          </w:r>
          <w:r w:rsidR="00142F3E">
            <w:fldChar w:fldCharType="separate"/>
          </w:r>
          <w:r w:rsidR="00BA05FB">
            <w:rPr>
              <w:noProof/>
            </w:rPr>
            <w:t xml:space="preserve"> </w:t>
          </w:r>
          <w:r w:rsidR="00BA05FB" w:rsidRPr="00BA05FB">
            <w:rPr>
              <w:noProof/>
            </w:rPr>
            <w:t>[47]</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040CF7A0"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Content>
          <w:r w:rsidR="00D24307">
            <w:fldChar w:fldCharType="begin"/>
          </w:r>
          <w:r w:rsidR="00D24307">
            <w:instrText xml:space="preserve"> CITATION jones2021a \l 1033 </w:instrText>
          </w:r>
          <w:r w:rsidR="00D24307">
            <w:fldChar w:fldCharType="separate"/>
          </w:r>
          <w:r w:rsidR="00BA05FB">
            <w:rPr>
              <w:noProof/>
            </w:rPr>
            <w:t xml:space="preserve"> </w:t>
          </w:r>
          <w:r w:rsidR="00BA05FB" w:rsidRPr="00BA05FB">
            <w:rPr>
              <w:noProof/>
            </w:rPr>
            <w:t>[49]</w:t>
          </w:r>
          <w:r w:rsidR="00D24307">
            <w:fldChar w:fldCharType="end"/>
          </w:r>
        </w:sdtContent>
      </w:sdt>
      <w:r w:rsidRPr="00A66E30">
        <w:t>.</w:t>
      </w:r>
    </w:p>
    <w:p w14:paraId="1F4DE636" w14:textId="7BEB446F" w:rsidR="003A2F8A" w:rsidRPr="00A66E30" w:rsidRDefault="00A66E30" w:rsidP="00D4222C">
      <w:pPr>
        <w:pStyle w:val="NormalBPBHEB"/>
        <w:numPr>
          <w:ilvl w:val="0"/>
          <w:numId w:val="42"/>
        </w:numPr>
      </w:pPr>
      <w:r w:rsidRPr="005B4894">
        <w:rPr>
          <w:b/>
          <w:bCs/>
        </w:rPr>
        <w:t xml:space="preserve">Utilize </w:t>
      </w:r>
      <w:r w:rsidR="003A2F8A" w:rsidRPr="005B4894">
        <w:rPr>
          <w:b/>
          <w:bCs/>
        </w:rPr>
        <w:t>code samples and documentation</w:t>
      </w:r>
      <w:r w:rsidRPr="005B4894">
        <w:rPr>
          <w:b/>
          <w:bCs/>
        </w:rPr>
        <w:t>:</w:t>
      </w:r>
      <w:r w:rsidRPr="00A66E30">
        <w:t xml:space="preserve"> Leverage code samples and comprehensive documentation provided by AWS to expedite development and troubleshoot issues effectively</w:t>
      </w:r>
      <w:sdt>
        <w:sdtPr>
          <w:id w:val="-788047006"/>
          <w:citation/>
        </w:sdtPr>
        <w:sdtContent>
          <w:r w:rsidR="0008027E">
            <w:fldChar w:fldCharType="begin"/>
          </w:r>
          <w:r w:rsidR="0008027E">
            <w:instrText xml:space="preserve"> CITATION unknown2023g \l 1033 </w:instrText>
          </w:r>
          <w:r w:rsidR="0008027E">
            <w:fldChar w:fldCharType="separate"/>
          </w:r>
          <w:r w:rsidR="00BA05FB">
            <w:rPr>
              <w:noProof/>
            </w:rPr>
            <w:t xml:space="preserve"> </w:t>
          </w:r>
          <w:r w:rsidR="00BA05FB" w:rsidRPr="00BA05FB">
            <w:rPr>
              <w:noProof/>
            </w:rPr>
            <w:t>[48]</w:t>
          </w:r>
          <w:r w:rsidR="0008027E">
            <w:fldChar w:fldCharType="end"/>
          </w:r>
        </w:sdtContent>
      </w:sdt>
      <w:r w:rsidRPr="00A66E30">
        <w:t>.</w:t>
      </w: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6F8ECDDE"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91" w:name="_Ref150870435"/>
      <w:sdt>
        <w:sdtPr>
          <w:id w:val="-382399715"/>
          <w:citation/>
        </w:sdtPr>
        <w:sdtContent>
          <w:r w:rsidR="00BE2247">
            <w:fldChar w:fldCharType="begin"/>
          </w:r>
          <w:r w:rsidR="00BE2247">
            <w:instrText xml:space="preserve"> CITATION unknown2023h \l 1033 </w:instrText>
          </w:r>
          <w:r w:rsidR="00BE2247">
            <w:fldChar w:fldCharType="separate"/>
          </w:r>
          <w:r w:rsidR="00BA05FB">
            <w:rPr>
              <w:noProof/>
            </w:rPr>
            <w:t xml:space="preserve"> </w:t>
          </w:r>
          <w:r w:rsidR="00BA05FB" w:rsidRPr="00BA05FB">
            <w:rPr>
              <w:noProof/>
            </w:rPr>
            <w:t>[50]</w:t>
          </w:r>
          <w:r w:rsidR="00BE2247">
            <w:fldChar w:fldCharType="end"/>
          </w:r>
        </w:sdtContent>
      </w:sdt>
      <w:bookmarkEnd w:id="91"/>
      <w:r w:rsidRPr="00A66E30">
        <w:t>.</w:t>
      </w:r>
    </w:p>
    <w:p w14:paraId="649087F7" w14:textId="5D99F12D"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Content>
          <w:r w:rsidR="00BE2247">
            <w:fldChar w:fldCharType="begin"/>
          </w:r>
          <w:r w:rsidR="00BE2247">
            <w:instrText xml:space="preserve"> CITATION unknown2023h \l 1033 </w:instrText>
          </w:r>
          <w:r w:rsidR="00BE2247">
            <w:fldChar w:fldCharType="separate"/>
          </w:r>
          <w:r w:rsidR="00BA05FB">
            <w:rPr>
              <w:noProof/>
            </w:rPr>
            <w:t xml:space="preserve"> </w:t>
          </w:r>
          <w:r w:rsidR="00BA05FB" w:rsidRPr="00BA05FB">
            <w:rPr>
              <w:noProof/>
            </w:rPr>
            <w:t>[50]</w:t>
          </w:r>
          <w:r w:rsidR="00BE2247">
            <w:fldChar w:fldCharType="end"/>
          </w:r>
        </w:sdtContent>
      </w:sdt>
      <w:r w:rsidRPr="00A66E30">
        <w:t>.</w:t>
      </w:r>
    </w:p>
    <w:p w14:paraId="17BCEA4C" w14:textId="12BC5466"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92" w:name="_Ref150870572"/>
      <w:sdt>
        <w:sdtPr>
          <w:id w:val="904268815"/>
          <w:citation/>
        </w:sdtPr>
        <w:sdtContent>
          <w:r w:rsidR="006767F3">
            <w:fldChar w:fldCharType="begin"/>
          </w:r>
          <w:r w:rsidR="006767F3">
            <w:instrText xml:space="preserve"> CITATION smith2019b \l 1033 </w:instrText>
          </w:r>
          <w:r w:rsidR="006767F3">
            <w:fldChar w:fldCharType="separate"/>
          </w:r>
          <w:r w:rsidR="00BA05FB">
            <w:rPr>
              <w:noProof/>
            </w:rPr>
            <w:t xml:space="preserve"> </w:t>
          </w:r>
          <w:r w:rsidR="00BA05FB" w:rsidRPr="00BA05FB">
            <w:rPr>
              <w:noProof/>
            </w:rPr>
            <w:t>[51]</w:t>
          </w:r>
          <w:r w:rsidR="006767F3">
            <w:fldChar w:fldCharType="end"/>
          </w:r>
        </w:sdtContent>
      </w:sdt>
      <w:bookmarkEnd w:id="92"/>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6552796A" w:rsidR="003A2F8A" w:rsidRPr="00A66E30" w:rsidRDefault="003A2F8A" w:rsidP="00555FFB">
      <w:pPr>
        <w:pStyle w:val="NormalBPBHEB"/>
      </w:pPr>
      <w:r>
        <w:t>The following are the benefits of using AWS X-Ray</w:t>
      </w:r>
      <w:sdt>
        <w:sdtPr>
          <w:id w:val="-757753437"/>
          <w:citation/>
        </w:sdtPr>
        <w:sdtContent>
          <w:r w:rsidR="00272B6C">
            <w:fldChar w:fldCharType="begin"/>
          </w:r>
          <w:r w:rsidR="00272B6C">
            <w:instrText xml:space="preserve"> CITATION unknown2023h \l 1033 </w:instrText>
          </w:r>
          <w:r w:rsidR="00272B6C">
            <w:fldChar w:fldCharType="separate"/>
          </w:r>
          <w:r w:rsidR="00BA05FB">
            <w:rPr>
              <w:noProof/>
            </w:rPr>
            <w:t xml:space="preserve"> </w:t>
          </w:r>
          <w:r w:rsidR="00BA05FB" w:rsidRPr="00BA05FB">
            <w:rPr>
              <w:noProof/>
            </w:rPr>
            <w:t>[50]</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61631365"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Content>
          <w:r w:rsidR="003F74F9">
            <w:fldChar w:fldCharType="begin"/>
          </w:r>
          <w:r w:rsidR="003F74F9">
            <w:instrText xml:space="preserve"> CITATION smith2019b \l 1033 </w:instrText>
          </w:r>
          <w:r w:rsidR="003F74F9">
            <w:fldChar w:fldCharType="separate"/>
          </w:r>
          <w:r w:rsidR="00BA05FB">
            <w:rPr>
              <w:noProof/>
            </w:rPr>
            <w:t xml:space="preserve"> </w:t>
          </w:r>
          <w:r w:rsidR="00BA05FB" w:rsidRPr="00BA05FB">
            <w:rPr>
              <w:noProof/>
            </w:rPr>
            <w:t>[51]</w:t>
          </w:r>
          <w:r w:rsidR="003F74F9">
            <w:fldChar w:fldCharType="end"/>
          </w:r>
        </w:sdtContent>
      </w:sdt>
      <w:r w:rsidRPr="00A66E30">
        <w:t>.</w:t>
      </w:r>
    </w:p>
    <w:p w14:paraId="019CD89E" w14:textId="1CC75183"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Content>
          <w:r w:rsidR="009C6C2F">
            <w:fldChar w:fldCharType="begin"/>
          </w:r>
          <w:r w:rsidR="009C6C2F">
            <w:instrText xml:space="preserve"> CITATION unknown2023h \l 1033 </w:instrText>
          </w:r>
          <w:r w:rsidR="009C6C2F">
            <w:fldChar w:fldCharType="separate"/>
          </w:r>
          <w:r w:rsidR="00BA05FB">
            <w:rPr>
              <w:noProof/>
            </w:rPr>
            <w:t xml:space="preserve"> </w:t>
          </w:r>
          <w:r w:rsidR="00BA05FB" w:rsidRPr="00BA05FB">
            <w:rPr>
              <w:noProof/>
            </w:rPr>
            <w:t>[50]</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19EFB6A0"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Content>
          <w:r w:rsidR="001B5026">
            <w:fldChar w:fldCharType="begin"/>
          </w:r>
          <w:r w:rsidR="001B5026">
            <w:instrText xml:space="preserve"> CITATION smith2019b \l 1033 </w:instrText>
          </w:r>
          <w:r w:rsidR="001B5026">
            <w:fldChar w:fldCharType="separate"/>
          </w:r>
          <w:r w:rsidR="00BA05FB">
            <w:rPr>
              <w:noProof/>
            </w:rPr>
            <w:t xml:space="preserve"> </w:t>
          </w:r>
          <w:r w:rsidR="00BA05FB" w:rsidRPr="00BA05FB">
            <w:rPr>
              <w:noProof/>
            </w:rPr>
            <w:t>[51]</w:t>
          </w:r>
          <w:r w:rsidR="001B5026">
            <w:fldChar w:fldCharType="end"/>
          </w:r>
        </w:sdtContent>
      </w:sdt>
      <w:r w:rsidRPr="00A66E30">
        <w:t>.</w:t>
      </w:r>
    </w:p>
    <w:p w14:paraId="642E4F79" w14:textId="60CBF2F3"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Content>
          <w:r w:rsidR="004B4EEF">
            <w:fldChar w:fldCharType="begin"/>
          </w:r>
          <w:r w:rsidR="004B4EEF">
            <w:instrText xml:space="preserve"> CITATION unknown2023h \l 1033 </w:instrText>
          </w:r>
          <w:r w:rsidR="004B4EEF">
            <w:fldChar w:fldCharType="separate"/>
          </w:r>
          <w:r w:rsidR="00BA05FB">
            <w:rPr>
              <w:noProof/>
            </w:rPr>
            <w:t xml:space="preserve"> </w:t>
          </w:r>
          <w:r w:rsidR="00BA05FB" w:rsidRPr="00BA05FB">
            <w:rPr>
              <w:noProof/>
            </w:rPr>
            <w:t>[50]</w:t>
          </w:r>
          <w:r w:rsidR="004B4EEF">
            <w:fldChar w:fldCharType="end"/>
          </w:r>
        </w:sdtContent>
      </w:sdt>
      <w:r w:rsidRPr="00A66E30">
        <w:t>.</w:t>
      </w:r>
    </w:p>
    <w:p w14:paraId="2C265C67" w14:textId="2EB9023D" w:rsidR="00A66E30" w:rsidRPr="00A66E30" w:rsidRDefault="00A66E30" w:rsidP="00555FFB">
      <w:pPr>
        <w:pStyle w:val="Heading1BPBHEB"/>
      </w:pPr>
      <w:r w:rsidRPr="00A66E30">
        <w:t>Amazon CodeWhisperer</w:t>
      </w:r>
    </w:p>
    <w:p w14:paraId="56B3B3E8" w14:textId="77777777" w:rsidR="00A66E30" w:rsidRDefault="00A66E30" w:rsidP="00555FFB">
      <w:pPr>
        <w:pStyle w:val="NormalBPBHEB"/>
      </w:pPr>
      <w:r w:rsidRPr="00A66E30">
        <w: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t>
      </w:r>
      <w:commentRangeStart w:id="93"/>
      <w:commentRangeStart w:id="94"/>
      <w:r w:rsidRPr="00A66E30">
        <w:t>lifecycle</w:t>
      </w:r>
      <w:commentRangeEnd w:id="93"/>
      <w:r w:rsidR="003A2F8A">
        <w:rPr>
          <w:rStyle w:val="CommentReference"/>
          <w:rFonts w:eastAsiaTheme="minorHAnsi" w:cstheme="minorBidi"/>
        </w:rPr>
        <w:commentReference w:id="93"/>
      </w:r>
      <w:commentRangeEnd w:id="94"/>
      <w:r w:rsidR="00263CA9">
        <w:rPr>
          <w:rStyle w:val="CommentReference"/>
          <w:rFonts w:eastAsiaTheme="minorHAnsi" w:cstheme="minorBidi"/>
        </w:rPr>
        <w:commentReference w:id="94"/>
      </w:r>
      <w:r w:rsidRPr="00A66E30">
        <w:t>.</w:t>
      </w:r>
    </w:p>
    <w:p w14:paraId="7DA5AB41" w14:textId="5EBF3566" w:rsidR="00CB09AF" w:rsidRDefault="00CB09AF" w:rsidP="00555FFB">
      <w:pPr>
        <w:pStyle w:val="NormalBPBHEB"/>
      </w:pPr>
      <w:r w:rsidRPr="00CB09AF">
        <w:t>Figure 7.6</w:t>
      </w:r>
      <w:r>
        <w:t xml:space="preserve"> below is a visual representation of the</w:t>
      </w:r>
      <w:r w:rsidRPr="00CB09AF">
        <w:t xml:space="preserve"> Amazon CodeWhisperer, the ML-powered coding companion</w:t>
      </w:r>
      <w:r w:rsidR="00263CA9">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bookmarkStart w:id="95" w:name="_Hlk169706341"/>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Amazon CodeWhisperer, the ML-powered coding companion</w:t>
      </w:r>
      <w:r>
        <w:rPr>
          <w:noProof/>
        </w:rPr>
        <w:t xml:space="preserve"> </w:t>
      </w:r>
      <w:bookmarkEnd w:id="95"/>
      <w:r>
        <w:rPr>
          <w:noProof/>
        </w:rPr>
        <w:t>(AWS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The following are the key features of Amazon CodeWhisperer:</w:t>
      </w:r>
    </w:p>
    <w:p w14:paraId="5B0A25A9" w14:textId="13D58599"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CodeWhisperer facilitates real-time collaboration among developers, allowing them to review and edit code simultaneously</w:t>
      </w:r>
      <w:bookmarkStart w:id="96" w:name="_Ref150870833"/>
      <w:sdt>
        <w:sdtPr>
          <w:id w:val="-2110266474"/>
          <w:citation/>
        </w:sdtPr>
        <w:sdtContent>
          <w:r w:rsidR="0034327B">
            <w:fldChar w:fldCharType="begin"/>
          </w:r>
          <w:r w:rsidR="0034327B">
            <w:instrText xml:space="preserve"> CITATION unknown2023i \l 1033 </w:instrText>
          </w:r>
          <w:r w:rsidR="0034327B">
            <w:fldChar w:fldCharType="separate"/>
          </w:r>
          <w:r w:rsidR="00BA05FB">
            <w:rPr>
              <w:noProof/>
            </w:rPr>
            <w:t xml:space="preserve"> </w:t>
          </w:r>
          <w:r w:rsidR="00BA05FB" w:rsidRPr="00BA05FB">
            <w:rPr>
              <w:noProof/>
            </w:rPr>
            <w:t>[52]</w:t>
          </w:r>
          <w:r w:rsidR="0034327B">
            <w:fldChar w:fldCharType="end"/>
          </w:r>
        </w:sdtContent>
      </w:sdt>
      <w:bookmarkEnd w:id="96"/>
      <w:r w:rsidRPr="00A66E30">
        <w:t>.</w:t>
      </w:r>
    </w:p>
    <w:p w14:paraId="2F53B23E" w14:textId="77B6262F"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97" w:name="_Ref150870847"/>
      <w:sdt>
        <w:sdtPr>
          <w:id w:val="-1741395155"/>
          <w:citation/>
        </w:sdtPr>
        <w:sdtContent>
          <w:r w:rsidR="0034327B">
            <w:fldChar w:fldCharType="begin"/>
          </w:r>
          <w:r w:rsidR="0034327B">
            <w:instrText xml:space="preserve"> CITATION jones2020c \l 1033 </w:instrText>
          </w:r>
          <w:r w:rsidR="0034327B">
            <w:fldChar w:fldCharType="separate"/>
          </w:r>
          <w:r w:rsidR="00BA05FB">
            <w:rPr>
              <w:noProof/>
            </w:rPr>
            <w:t xml:space="preserve"> </w:t>
          </w:r>
          <w:r w:rsidR="00BA05FB" w:rsidRPr="00BA05FB">
            <w:rPr>
              <w:noProof/>
            </w:rPr>
            <w:t>[53]</w:t>
          </w:r>
          <w:r w:rsidR="0034327B">
            <w:fldChar w:fldCharType="end"/>
          </w:r>
        </w:sdtContent>
      </w:sdt>
      <w:bookmarkEnd w:id="97"/>
      <w:r w:rsidRPr="00A66E30">
        <w:t>.</w:t>
      </w:r>
    </w:p>
    <w:p w14:paraId="38E9B2F1" w14:textId="0BCB76F3"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Content>
          <w:r w:rsidR="004461B3">
            <w:fldChar w:fldCharType="begin"/>
          </w:r>
          <w:r w:rsidR="004461B3">
            <w:instrText xml:space="preserve"> CITATION unknown2023i \l 1033 </w:instrText>
          </w:r>
          <w:r w:rsidR="004461B3">
            <w:fldChar w:fldCharType="separate"/>
          </w:r>
          <w:r w:rsidR="00BA05FB">
            <w:rPr>
              <w:noProof/>
            </w:rPr>
            <w:t xml:space="preserve"> </w:t>
          </w:r>
          <w:r w:rsidR="00BA05FB" w:rsidRPr="00BA05FB">
            <w:rPr>
              <w:noProof/>
            </w:rPr>
            <w:t>[52]</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Amazon CodeWhisperer</w:t>
      </w:r>
    </w:p>
    <w:p w14:paraId="5B2175FD" w14:textId="1D0271DE" w:rsidR="003A2F8A" w:rsidRPr="00A66E30" w:rsidRDefault="003A2F8A" w:rsidP="00555FFB">
      <w:pPr>
        <w:pStyle w:val="NormalBPBHEB"/>
      </w:pPr>
      <w:r>
        <w:t xml:space="preserve">The following are the </w:t>
      </w:r>
      <w:r w:rsidRPr="003A2F8A">
        <w:t>benefits of using Amazon CodeWhisperer</w:t>
      </w:r>
      <w:r>
        <w:t>:</w:t>
      </w:r>
    </w:p>
    <w:p w14:paraId="4279D8E9" w14:textId="5920F971"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Content>
          <w:r w:rsidR="00CF7334">
            <w:fldChar w:fldCharType="begin"/>
          </w:r>
          <w:r w:rsidR="00CF7334">
            <w:instrText xml:space="preserve"> CITATION jones2020c \l 1033 </w:instrText>
          </w:r>
          <w:r w:rsidR="00CF7334">
            <w:fldChar w:fldCharType="separate"/>
          </w:r>
          <w:r w:rsidR="00BA05FB">
            <w:rPr>
              <w:noProof/>
            </w:rPr>
            <w:t xml:space="preserve"> </w:t>
          </w:r>
          <w:r w:rsidR="00BA05FB" w:rsidRPr="00BA05FB">
            <w:rPr>
              <w:noProof/>
            </w:rPr>
            <w:t>[53]</w:t>
          </w:r>
          <w:r w:rsidR="00CF7334">
            <w:fldChar w:fldCharType="end"/>
          </w:r>
        </w:sdtContent>
      </w:sdt>
      <w:r w:rsidRPr="00A66E30">
        <w:t>.</w:t>
      </w:r>
    </w:p>
    <w:p w14:paraId="57834147" w14:textId="764B71A5"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Content>
          <w:r w:rsidR="00C868D0">
            <w:fldChar w:fldCharType="begin"/>
          </w:r>
          <w:r w:rsidR="00C868D0">
            <w:instrText xml:space="preserve"> CITATION unknown2023i \l 1033 </w:instrText>
          </w:r>
          <w:r w:rsidR="00C868D0">
            <w:fldChar w:fldCharType="separate"/>
          </w:r>
          <w:r w:rsidR="00BA05FB">
            <w:rPr>
              <w:noProof/>
            </w:rPr>
            <w:t xml:space="preserve"> </w:t>
          </w:r>
          <w:r w:rsidR="00BA05FB" w:rsidRPr="00BA05FB">
            <w:rPr>
              <w:noProof/>
            </w:rPr>
            <w:t>[52]</w:t>
          </w:r>
          <w:r w:rsidR="00C868D0">
            <w:fldChar w:fldCharType="end"/>
          </w:r>
        </w:sdtContent>
      </w:sdt>
      <w:r w:rsidRPr="00A66E30">
        <w:t>.</w:t>
      </w:r>
    </w:p>
    <w:p w14:paraId="616C2A71" w14:textId="65DED1BB"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Content>
          <w:r w:rsidR="00C868D0">
            <w:fldChar w:fldCharType="begin"/>
          </w:r>
          <w:r w:rsidR="00C868D0">
            <w:instrText xml:space="preserve"> CITATION unknown2023i \l 1033 </w:instrText>
          </w:r>
          <w:r w:rsidR="00C868D0">
            <w:fldChar w:fldCharType="separate"/>
          </w:r>
          <w:r w:rsidR="00BA05FB">
            <w:rPr>
              <w:noProof/>
            </w:rPr>
            <w:t xml:space="preserve"> </w:t>
          </w:r>
          <w:r w:rsidR="00BA05FB" w:rsidRPr="00BA05FB">
            <w:rPr>
              <w:noProof/>
            </w:rPr>
            <w:t>[52]</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503FD42C"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Content>
          <w:r w:rsidR="00262988">
            <w:fldChar w:fldCharType="begin"/>
          </w:r>
          <w:r w:rsidR="00262988">
            <w:instrText xml:space="preserve"> CITATION unknown2023i \l 1033 </w:instrText>
          </w:r>
          <w:r w:rsidR="00262988">
            <w:fldChar w:fldCharType="separate"/>
          </w:r>
          <w:r w:rsidR="00BA05FB">
            <w:rPr>
              <w:noProof/>
            </w:rPr>
            <w:t xml:space="preserve"> </w:t>
          </w:r>
          <w:r w:rsidR="00BA05FB" w:rsidRPr="00BA05FB">
            <w:rPr>
              <w:noProof/>
            </w:rPr>
            <w:t>[52]</w:t>
          </w:r>
          <w:r w:rsidR="00262988">
            <w:fldChar w:fldCharType="end"/>
          </w:r>
        </w:sdtContent>
      </w:sdt>
      <w:r w:rsidRPr="00A66E30">
        <w:t>.</w:t>
      </w:r>
    </w:p>
    <w:p w14:paraId="75846B8C" w14:textId="40205900"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Content>
          <w:r w:rsidR="00D577E4">
            <w:fldChar w:fldCharType="begin"/>
          </w:r>
          <w:r w:rsidR="00D577E4">
            <w:instrText xml:space="preserve"> CITATION jones2020c \l 1033 </w:instrText>
          </w:r>
          <w:r w:rsidR="00D577E4">
            <w:fldChar w:fldCharType="separate"/>
          </w:r>
          <w:r w:rsidR="00BA05FB">
            <w:rPr>
              <w:noProof/>
            </w:rPr>
            <w:t xml:space="preserve"> </w:t>
          </w:r>
          <w:r w:rsidR="00BA05FB" w:rsidRPr="00BA05FB">
            <w:rPr>
              <w:noProof/>
            </w:rPr>
            <w:t>[53]</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Amazon CodeWhisperer</w:t>
      </w:r>
    </w:p>
    <w:p w14:paraId="4F1BEEA5" w14:textId="1B97F76B" w:rsidR="007253B4" w:rsidRPr="00A66E30" w:rsidRDefault="009F125F" w:rsidP="00555FFB">
      <w:pPr>
        <w:pStyle w:val="NormalBPBHEB"/>
      </w:pPr>
      <w:r>
        <w:t xml:space="preserve">In this section, we will go through the best </w:t>
      </w:r>
      <w:r w:rsidRPr="009F125F">
        <w:t>practices for using Amazon CodeWhisperer</w:t>
      </w:r>
      <w:r>
        <w:t>:</w:t>
      </w:r>
    </w:p>
    <w:p w14:paraId="5A64BA64" w14:textId="61EC52E4"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Content>
          <w:r w:rsidR="00B95A1D">
            <w:fldChar w:fldCharType="begin"/>
          </w:r>
          <w:r w:rsidR="00B95A1D">
            <w:instrText xml:space="preserve"> CITATION unknown2023i \l 1033 </w:instrText>
          </w:r>
          <w:r w:rsidR="00B95A1D">
            <w:fldChar w:fldCharType="separate"/>
          </w:r>
          <w:r w:rsidR="00BA05FB">
            <w:rPr>
              <w:noProof/>
            </w:rPr>
            <w:t xml:space="preserve"> </w:t>
          </w:r>
          <w:r w:rsidR="00BA05FB" w:rsidRPr="00BA05FB">
            <w:rPr>
              <w:noProof/>
            </w:rPr>
            <w:t>[52]</w:t>
          </w:r>
          <w:r w:rsidR="00B95A1D">
            <w:fldChar w:fldCharType="end"/>
          </w:r>
        </w:sdtContent>
      </w:sdt>
    </w:p>
    <w:p w14:paraId="654F6278" w14:textId="0F892707" w:rsidR="00A66E30" w:rsidRDefault="00A66E30" w:rsidP="008A12F7">
      <w:pPr>
        <w:pStyle w:val="NormalBPBHEB"/>
        <w:numPr>
          <w:ilvl w:val="0"/>
          <w:numId w:val="50"/>
        </w:numPr>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sdt>
        <w:sdtPr>
          <w:id w:val="-1990549278"/>
          <w:citation/>
        </w:sdtPr>
        <w:sdtContent>
          <w:r w:rsidR="00B95A1D">
            <w:fldChar w:fldCharType="begin"/>
          </w:r>
          <w:r w:rsidR="00B95A1D">
            <w:instrText xml:space="preserve"> CITATION jones2020c \l 1033 </w:instrText>
          </w:r>
          <w:r w:rsidR="00B95A1D">
            <w:fldChar w:fldCharType="separate"/>
          </w:r>
          <w:r w:rsidR="00BA05FB">
            <w:rPr>
              <w:noProof/>
            </w:rPr>
            <w:t xml:space="preserve"> </w:t>
          </w:r>
          <w:r w:rsidR="00BA05FB" w:rsidRPr="00BA05FB">
            <w:rPr>
              <w:noProof/>
            </w:rPr>
            <w:t>[53]</w:t>
          </w:r>
          <w:r w:rsidR="00B95A1D">
            <w:fldChar w:fldCharType="end"/>
          </w:r>
        </w:sdtContent>
      </w:sdt>
      <w:r w:rsidRPr="00A66E30">
        <w:t>.</w:t>
      </w:r>
    </w:p>
    <w:p w14:paraId="1B79FFAE" w14:textId="50E7B7B5" w:rsidR="00600D5E" w:rsidRPr="00600D5E" w:rsidDel="00EC5BCB" w:rsidRDefault="00600D5E" w:rsidP="00600D5E">
      <w:pPr>
        <w:pStyle w:val="Heading1BPBHEB"/>
        <w:rPr>
          <w:del w:id="98" w:author="Paulo H. Leocadio" w:date="2024-07-17T13:08:00Z" w16du:dateUtc="2024-07-17T17:08:00Z"/>
        </w:rPr>
      </w:pPr>
      <w:del w:id="99" w:author="Paulo H. Leocadio" w:date="2024-07-17T13:08:00Z" w16du:dateUtc="2024-07-17T17:08:00Z">
        <w:r w:rsidRPr="00600D5E" w:rsidDel="00EC5BCB">
          <w:delText>AWS application integration services</w:delText>
        </w:r>
      </w:del>
    </w:p>
    <w:p w14:paraId="32527E71" w14:textId="087D9ED6" w:rsidR="00600D5E" w:rsidRPr="00DA3801" w:rsidDel="00EC5BCB" w:rsidRDefault="00600D5E" w:rsidP="00600D5E">
      <w:pPr>
        <w:pStyle w:val="NormalBPBHEB"/>
        <w:rPr>
          <w:del w:id="100" w:author="Paulo H. Leocadio" w:date="2024-07-17T13:08:00Z" w16du:dateUtc="2024-07-17T17:08:00Z"/>
        </w:rPr>
      </w:pPr>
      <w:del w:id="101" w:author="Paulo H. Leocadio" w:date="2024-07-17T13:08:00Z" w16du:dateUtc="2024-07-17T17:08:00Z">
        <w:r w:rsidDel="00EC5BCB">
          <w:delText>In this section, we will go through the AWS application integration services:</w:delText>
        </w:r>
      </w:del>
    </w:p>
    <w:p w14:paraId="21C992CA" w14:textId="69E83CD6" w:rsidR="00600D5E" w:rsidDel="00EC5BCB" w:rsidRDefault="00600D5E" w:rsidP="00600D5E">
      <w:pPr>
        <w:pStyle w:val="NormalBPBHEB"/>
        <w:numPr>
          <w:ilvl w:val="0"/>
          <w:numId w:val="53"/>
        </w:numPr>
        <w:rPr>
          <w:del w:id="102" w:author="Paulo H. Leocadio" w:date="2024-07-17T13:08:00Z" w16du:dateUtc="2024-07-17T17:08:00Z"/>
        </w:rPr>
      </w:pPr>
      <w:del w:id="103" w:author="Paulo H. Leocadio" w:date="2024-07-17T13:08:00Z" w16du:dateUtc="2024-07-17T17:08:00Z">
        <w:r w:rsidRPr="00E6681F" w:rsidDel="00EC5BCB">
          <w:rPr>
            <w:b/>
            <w:bCs/>
          </w:rPr>
          <w:delText>Amazon Simple Queue Service (SQS):</w:delText>
        </w:r>
        <w:r w:rsidRPr="00DA3801" w:rsidDel="00EC5BCB">
          <w:delText xml:space="preserve"> SQS is a fully managed message queuing service that enables decoupling of the components in a cloud application, promoting scalability and fault tolerance</w:delText>
        </w:r>
      </w:del>
      <w:bookmarkStart w:id="104" w:name="_Ref150873099"/>
      <w:customXmlDelRangeStart w:id="105" w:author="Paulo H. Leocadio" w:date="2024-07-17T13:08:00Z"/>
      <w:sdt>
        <w:sdtPr>
          <w:id w:val="-780181832"/>
          <w:citation/>
        </w:sdtPr>
        <w:sdtContent>
          <w:customXmlDelRangeEnd w:id="105"/>
          <w:del w:id="106" w:author="Paulo H. Leocadio" w:date="2024-07-17T13:08:00Z" w16du:dateUtc="2024-07-17T17:08:00Z">
            <w:r w:rsidDel="00EC5BCB">
              <w:fldChar w:fldCharType="begin"/>
            </w:r>
            <w:r w:rsidDel="00EC5BCB">
              <w:delInstrText xml:space="preserve"> CITATION a2023g \l 1033 </w:delInstrText>
            </w:r>
            <w:r w:rsidDel="00EC5BCB">
              <w:fldChar w:fldCharType="separate"/>
            </w:r>
            <w:r w:rsidR="00D34F43" w:rsidDel="00EC5BCB">
              <w:rPr>
                <w:noProof/>
              </w:rPr>
              <w:delText xml:space="preserve"> </w:delText>
            </w:r>
            <w:r w:rsidR="00D34F43" w:rsidRPr="00D34F43" w:rsidDel="00EC5BCB">
              <w:rPr>
                <w:noProof/>
              </w:rPr>
              <w:delText>[54]</w:delText>
            </w:r>
            <w:r w:rsidDel="00EC5BCB">
              <w:fldChar w:fldCharType="end"/>
            </w:r>
          </w:del>
          <w:customXmlDelRangeStart w:id="107" w:author="Paulo H. Leocadio" w:date="2024-07-17T13:08:00Z"/>
        </w:sdtContent>
      </w:sdt>
      <w:customXmlDelRangeEnd w:id="107"/>
      <w:bookmarkEnd w:id="104"/>
      <w:del w:id="108" w:author="Paulo H. Leocadio" w:date="2024-07-17T13:08:00Z" w16du:dateUtc="2024-07-17T17:08:00Z">
        <w:r w:rsidRPr="00DA3801" w:rsidDel="00EC5BCB">
          <w:delText>.</w:delText>
        </w:r>
      </w:del>
    </w:p>
    <w:p w14:paraId="4D110BC6" w14:textId="437945F2" w:rsidR="00600D5E" w:rsidDel="00EC5BCB" w:rsidRDefault="00600D5E" w:rsidP="00600D5E">
      <w:pPr>
        <w:pStyle w:val="NormalBPBHEB"/>
        <w:numPr>
          <w:ilvl w:val="0"/>
          <w:numId w:val="53"/>
        </w:numPr>
        <w:rPr>
          <w:del w:id="109" w:author="Paulo H. Leocadio" w:date="2024-07-17T13:08:00Z" w16du:dateUtc="2024-07-17T17:08:00Z"/>
        </w:rPr>
      </w:pPr>
      <w:del w:id="110" w:author="Paulo H. Leocadio" w:date="2024-07-17T13:08:00Z" w16du:dateUtc="2024-07-17T17:08:00Z">
        <w:r w:rsidRPr="00E6681F" w:rsidDel="00EC5BCB">
          <w:rPr>
            <w:b/>
            <w:bCs/>
          </w:rPr>
          <w:delText>Amazon Simple Notification Service (SNS):</w:delText>
        </w:r>
        <w:r w:rsidRPr="00DA3801" w:rsidDel="00EC5BCB">
          <w:delText xml:space="preserve"> SNS is a flexible, fully managed messaging service facilitating communication between distributed microservices and components</w:delText>
        </w:r>
      </w:del>
      <w:customXmlDelRangeStart w:id="111" w:author="Paulo H. Leocadio" w:date="2024-07-17T13:08:00Z"/>
      <w:sdt>
        <w:sdtPr>
          <w:id w:val="397946239"/>
          <w:citation/>
        </w:sdtPr>
        <w:sdtContent>
          <w:customXmlDelRangeEnd w:id="111"/>
          <w:del w:id="112" w:author="Paulo H. Leocadio" w:date="2024-07-17T13:08:00Z" w16du:dateUtc="2024-07-17T17:08:00Z">
            <w:r w:rsidDel="00EC5BCB">
              <w:fldChar w:fldCharType="begin"/>
            </w:r>
            <w:r w:rsidDel="00EC5BCB">
              <w:delInstrText xml:space="preserve"> CITATION a2023b \l 1033 </w:delInstrText>
            </w:r>
            <w:r w:rsidDel="00EC5BCB">
              <w:fldChar w:fldCharType="separate"/>
            </w:r>
            <w:r w:rsidR="00D34F43" w:rsidDel="00EC5BCB">
              <w:rPr>
                <w:noProof/>
              </w:rPr>
              <w:delText xml:space="preserve"> </w:delText>
            </w:r>
            <w:r w:rsidR="00D34F43" w:rsidRPr="00D34F43" w:rsidDel="00EC5BCB">
              <w:rPr>
                <w:noProof/>
              </w:rPr>
              <w:delText>[55]</w:delText>
            </w:r>
            <w:r w:rsidDel="00EC5BCB">
              <w:fldChar w:fldCharType="end"/>
            </w:r>
          </w:del>
          <w:customXmlDelRangeStart w:id="113" w:author="Paulo H. Leocadio" w:date="2024-07-17T13:08:00Z"/>
        </w:sdtContent>
      </w:sdt>
      <w:customXmlDelRangeEnd w:id="113"/>
      <w:del w:id="114" w:author="Paulo H. Leocadio" w:date="2024-07-17T13:08:00Z" w16du:dateUtc="2024-07-17T17:08:00Z">
        <w:r w:rsidRPr="00DA3801" w:rsidDel="00EC5BCB">
          <w:delText>.</w:delText>
        </w:r>
      </w:del>
    </w:p>
    <w:p w14:paraId="21FD9435" w14:textId="417D3B26" w:rsidR="00600D5E" w:rsidRPr="000760BB" w:rsidDel="00EC5BCB" w:rsidRDefault="00600D5E" w:rsidP="00600D5E">
      <w:pPr>
        <w:pStyle w:val="NormalBPBHEB"/>
        <w:numPr>
          <w:ilvl w:val="0"/>
          <w:numId w:val="53"/>
        </w:numPr>
        <w:rPr>
          <w:del w:id="115" w:author="Paulo H. Leocadio" w:date="2024-07-17T13:08:00Z" w16du:dateUtc="2024-07-17T17:08:00Z"/>
        </w:rPr>
      </w:pPr>
      <w:del w:id="116" w:author="Paulo H. Leocadio" w:date="2024-07-17T13:08:00Z" w16du:dateUtc="2024-07-17T17:08:00Z">
        <w:r w:rsidRPr="000760BB" w:rsidDel="00EC5BCB">
          <w:rPr>
            <w:b/>
            <w:bCs/>
          </w:rPr>
          <w:delText>Amazon AppFlow:</w:delText>
        </w:r>
        <w:r w:rsidRPr="000760BB" w:rsidDel="00EC5BCB">
          <w:delText xml:space="preserve"> Amazon AppFlow allows secure and seamless integration between AWS services and SaaS applications, automating data flows</w:delText>
        </w:r>
      </w:del>
      <w:customXmlDelRangeStart w:id="117" w:author="Paulo H. Leocadio" w:date="2024-07-17T13:08:00Z"/>
      <w:sdt>
        <w:sdtPr>
          <w:id w:val="-1206174232"/>
          <w:citation/>
        </w:sdtPr>
        <w:sdtContent>
          <w:customXmlDelRangeEnd w:id="117"/>
          <w:del w:id="118" w:author="Paulo H. Leocadio" w:date="2024-07-17T13:08:00Z" w16du:dateUtc="2024-07-17T17:08:00Z">
            <w:r w:rsidDel="00EC5BCB">
              <w:fldChar w:fldCharType="begin"/>
            </w:r>
            <w:r w:rsidDel="00EC5BCB">
              <w:delInstrText xml:space="preserve"> CITATION a2023c \l 1033 </w:delInstrText>
            </w:r>
            <w:r w:rsidDel="00EC5BCB">
              <w:fldChar w:fldCharType="separate"/>
            </w:r>
            <w:r w:rsidR="00D34F43" w:rsidDel="00EC5BCB">
              <w:rPr>
                <w:noProof/>
              </w:rPr>
              <w:delText xml:space="preserve"> </w:delText>
            </w:r>
            <w:r w:rsidR="00D34F43" w:rsidRPr="00D34F43" w:rsidDel="00EC5BCB">
              <w:rPr>
                <w:noProof/>
              </w:rPr>
              <w:delText>[56]</w:delText>
            </w:r>
            <w:r w:rsidDel="00EC5BCB">
              <w:fldChar w:fldCharType="end"/>
            </w:r>
          </w:del>
          <w:customXmlDelRangeStart w:id="119" w:author="Paulo H. Leocadio" w:date="2024-07-17T13:08:00Z"/>
        </w:sdtContent>
      </w:sdt>
      <w:customXmlDelRangeEnd w:id="119"/>
      <w:del w:id="120" w:author="Paulo H. Leocadio" w:date="2024-07-17T13:08:00Z" w16du:dateUtc="2024-07-17T17:08:00Z">
        <w:r w:rsidRPr="000760BB" w:rsidDel="00EC5BCB">
          <w:delText>.</w:delText>
        </w:r>
      </w:del>
    </w:p>
    <w:p w14:paraId="182B709A" w14:textId="11EDEC4B" w:rsidR="00600D5E" w:rsidRPr="000760BB" w:rsidDel="00EC5BCB" w:rsidRDefault="00600D5E" w:rsidP="00600D5E">
      <w:pPr>
        <w:pStyle w:val="NormalBPBHEB"/>
        <w:numPr>
          <w:ilvl w:val="0"/>
          <w:numId w:val="53"/>
        </w:numPr>
        <w:rPr>
          <w:del w:id="121" w:author="Paulo H. Leocadio" w:date="2024-07-17T13:08:00Z" w16du:dateUtc="2024-07-17T17:08:00Z"/>
        </w:rPr>
      </w:pPr>
      <w:del w:id="122" w:author="Paulo H. Leocadio" w:date="2024-07-17T13:08:00Z" w16du:dateUtc="2024-07-17T17:08:00Z">
        <w:r w:rsidRPr="000760BB" w:rsidDel="00EC5BCB">
          <w:rPr>
            <w:b/>
            <w:bCs/>
          </w:rPr>
          <w:delText>Amazon EventBridge:</w:delText>
        </w:r>
        <w:r w:rsidRPr="000760BB" w:rsidDel="00EC5BCB">
          <w:delText xml:space="preserve"> Amazon EventBridge simplifies event-driven integration by connecting application data with various AWS services</w:delText>
        </w:r>
      </w:del>
      <w:customXmlDelRangeStart w:id="123" w:author="Paulo H. Leocadio" w:date="2024-07-17T13:08:00Z"/>
      <w:sdt>
        <w:sdtPr>
          <w:id w:val="967939299"/>
          <w:citation/>
        </w:sdtPr>
        <w:sdtContent>
          <w:customXmlDelRangeEnd w:id="123"/>
          <w:del w:id="124" w:author="Paulo H. Leocadio" w:date="2024-07-17T13:08:00Z" w16du:dateUtc="2024-07-17T17:08:00Z">
            <w:r w:rsidDel="00EC5BCB">
              <w:fldChar w:fldCharType="begin"/>
            </w:r>
            <w:r w:rsidDel="00EC5BCB">
              <w:delInstrText xml:space="preserve"> CITATION unknown2023k \l 1033 </w:delInstrText>
            </w:r>
            <w:r w:rsidDel="00EC5BCB">
              <w:fldChar w:fldCharType="separate"/>
            </w:r>
            <w:r w:rsidR="00D34F43" w:rsidDel="00EC5BCB">
              <w:rPr>
                <w:noProof/>
              </w:rPr>
              <w:delText xml:space="preserve"> </w:delText>
            </w:r>
            <w:r w:rsidR="00D34F43" w:rsidRPr="00D34F43" w:rsidDel="00EC5BCB">
              <w:rPr>
                <w:noProof/>
              </w:rPr>
              <w:delText>[57]</w:delText>
            </w:r>
            <w:r w:rsidDel="00EC5BCB">
              <w:fldChar w:fldCharType="end"/>
            </w:r>
          </w:del>
          <w:customXmlDelRangeStart w:id="125" w:author="Paulo H. Leocadio" w:date="2024-07-17T13:08:00Z"/>
        </w:sdtContent>
      </w:sdt>
      <w:customXmlDelRangeEnd w:id="125"/>
      <w:del w:id="126" w:author="Paulo H. Leocadio" w:date="2024-07-17T13:08:00Z" w16du:dateUtc="2024-07-17T17:08:00Z">
        <w:r w:rsidRPr="000760BB" w:rsidDel="00EC5BCB">
          <w:delText>.</w:delText>
        </w:r>
      </w:del>
    </w:p>
    <w:p w14:paraId="6C1D8708" w14:textId="1454B37A" w:rsidR="00600D5E" w:rsidRPr="00600D5E" w:rsidDel="00EC5BCB" w:rsidRDefault="00600D5E" w:rsidP="008541CC">
      <w:pPr>
        <w:keepNext/>
        <w:keepLines/>
        <w:spacing w:before="40" w:after="0"/>
        <w:outlineLvl w:val="1"/>
        <w:rPr>
          <w:del w:id="127" w:author="Paulo H. Leocadio" w:date="2024-07-17T13:08:00Z" w16du:dateUtc="2024-07-17T17:08:00Z"/>
          <w:rFonts w:eastAsiaTheme="majorEastAsia" w:cstheme="majorBidi"/>
          <w:sz w:val="36"/>
          <w:szCs w:val="26"/>
        </w:rPr>
      </w:pPr>
      <w:commentRangeStart w:id="128"/>
      <w:commentRangeStart w:id="129"/>
      <w:del w:id="130" w:author="Paulo H. Leocadio" w:date="2024-07-17T13:08:00Z" w16du:dateUtc="2024-07-17T17:08:00Z">
        <w:r w:rsidRPr="00600D5E" w:rsidDel="00EC5BCB">
          <w:rPr>
            <w:rFonts w:eastAsiaTheme="majorEastAsia" w:cstheme="majorBidi"/>
            <w:sz w:val="36"/>
            <w:szCs w:val="26"/>
          </w:rPr>
          <w:delText>Overview</w:delText>
        </w:r>
        <w:commentRangeEnd w:id="128"/>
        <w:r w:rsidRPr="008541CC" w:rsidDel="00EC5BCB">
          <w:rPr>
            <w:rFonts w:eastAsiaTheme="majorEastAsia" w:cstheme="majorBidi"/>
            <w:sz w:val="36"/>
            <w:szCs w:val="26"/>
          </w:rPr>
          <w:commentReference w:id="128"/>
        </w:r>
        <w:commentRangeEnd w:id="129"/>
        <w:r w:rsidR="005C0326" w:rsidRPr="008541CC" w:rsidDel="00EC5BCB">
          <w:rPr>
            <w:rFonts w:eastAsiaTheme="majorEastAsia" w:cstheme="majorBidi"/>
            <w:sz w:val="36"/>
            <w:szCs w:val="26"/>
          </w:rPr>
          <w:commentReference w:id="129"/>
        </w:r>
      </w:del>
    </w:p>
    <w:p w14:paraId="43D23139" w14:textId="127FDB13" w:rsidR="00600D5E" w:rsidRPr="000760BB" w:rsidDel="00EC5BCB" w:rsidRDefault="00600D5E" w:rsidP="008541CC">
      <w:pPr>
        <w:pStyle w:val="NormalBPBHEB"/>
        <w:ind w:left="360"/>
        <w:rPr>
          <w:del w:id="131" w:author="Paulo H. Leocadio" w:date="2024-07-17T13:08:00Z" w16du:dateUtc="2024-07-17T17:08:00Z"/>
        </w:rPr>
      </w:pPr>
      <w:del w:id="132" w:author="Paulo H. Leocadio" w:date="2024-07-17T13:08:00Z" w16du:dateUtc="2024-07-17T17:08:00Z">
        <w:r w:rsidRPr="00DA3801" w:rsidDel="00EC5BCB">
          <w:delTex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delText>
        </w:r>
      </w:del>
    </w:p>
    <w:p w14:paraId="51254E3F" w14:textId="4E043348" w:rsidR="00262988" w:rsidRPr="00A66E30" w:rsidDel="00EC5BCB" w:rsidRDefault="00262988" w:rsidP="00523422">
      <w:pPr>
        <w:pStyle w:val="NormalBPBHEB"/>
        <w:rPr>
          <w:del w:id="133" w:author="Paulo H. Leocadio" w:date="2024-07-17T13:08:00Z" w16du:dateUtc="2024-07-17T17:08:00Z"/>
        </w:rPr>
      </w:pPr>
    </w:p>
    <w:p w14:paraId="2E803BCB" w14:textId="5B619C27" w:rsidR="00D466CB" w:rsidDel="00EC5BCB" w:rsidRDefault="00D81278" w:rsidP="00555FFB">
      <w:pPr>
        <w:pStyle w:val="FigureBPBHEB"/>
        <w:rPr>
          <w:del w:id="134" w:author="Paulo H. Leocadio" w:date="2024-07-17T13:08:00Z" w16du:dateUtc="2024-07-17T17:08:00Z"/>
        </w:rPr>
      </w:pPr>
      <w:bookmarkStart w:id="135" w:name="_Hlk151458501"/>
      <w:del w:id="136" w:author="Paulo H. Leocadio" w:date="2024-07-17T13:08:00Z" w16du:dateUtc="2024-07-17T17:08:00Z">
        <w:r w:rsidDel="00EC5BCB">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del>
    </w:p>
    <w:p w14:paraId="44B1D987" w14:textId="1CFC42B5" w:rsidR="00D81278" w:rsidRPr="00D81278" w:rsidDel="00EC5BCB" w:rsidRDefault="00D466CB" w:rsidP="00555FFB">
      <w:pPr>
        <w:pStyle w:val="FigureCaptionBPBHEB"/>
        <w:rPr>
          <w:del w:id="137" w:author="Paulo H. Leocadio" w:date="2024-07-17T13:08:00Z" w16du:dateUtc="2024-07-17T17:08:00Z"/>
        </w:rPr>
      </w:pPr>
      <w:commentRangeStart w:id="138"/>
      <w:commentRangeStart w:id="139"/>
      <w:del w:id="140" w:author="Paulo H. Leocadio" w:date="2024-07-17T13:08:00Z" w16du:dateUtc="2024-07-17T17:08:00Z">
        <w:r w:rsidRPr="00555FFB" w:rsidDel="00EC5BCB">
          <w:rPr>
            <w:b/>
            <w:bCs w:val="0"/>
          </w:rPr>
          <w:delText>Figure</w:delText>
        </w:r>
        <w:commentRangeEnd w:id="138"/>
        <w:r w:rsidR="009F125F" w:rsidDel="00EC5BCB">
          <w:rPr>
            <w:rStyle w:val="CommentReference"/>
            <w:rFonts w:eastAsiaTheme="minorHAnsi" w:cstheme="minorBidi"/>
            <w:bCs w:val="0"/>
            <w:i w:val="0"/>
            <w:iCs w:val="0"/>
          </w:rPr>
          <w:commentReference w:id="138"/>
        </w:r>
        <w:commentRangeEnd w:id="139"/>
        <w:r w:rsidR="005C0326" w:rsidDel="00EC5BCB">
          <w:rPr>
            <w:rStyle w:val="CommentReference"/>
            <w:rFonts w:eastAsiaTheme="minorHAnsi" w:cstheme="minorBidi"/>
            <w:bCs w:val="0"/>
            <w:i w:val="0"/>
            <w:iCs w:val="0"/>
          </w:rPr>
          <w:commentReference w:id="139"/>
        </w:r>
        <w:r w:rsidRPr="00555FFB" w:rsidDel="00EC5BCB">
          <w:rPr>
            <w:b/>
            <w:bCs w:val="0"/>
          </w:rPr>
          <w:delText xml:space="preserve"> </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7</w:delText>
        </w:r>
        <w:r w:rsidRPr="00555FFB" w:rsidDel="00EC5BCB">
          <w:rPr>
            <w:b/>
            <w:i w:val="0"/>
            <w:iCs w:val="0"/>
          </w:rPr>
          <w:fldChar w:fldCharType="end"/>
        </w:r>
        <w:r w:rsidRPr="00555FFB" w:rsidDel="00EC5BCB">
          <w:rPr>
            <w:b/>
            <w:bCs w:val="0"/>
          </w:rPr>
          <w:delText>.</w:delText>
        </w:r>
        <w:r w:rsidR="009F125F" w:rsidRPr="00555FFB" w:rsidDel="00EC5BCB">
          <w:rPr>
            <w:b/>
            <w:bCs w:val="0"/>
          </w:rPr>
          <w:delText>7:</w:delText>
        </w:r>
        <w:r w:rsidDel="00EC5BCB">
          <w:delText xml:space="preserve">  </w:delText>
        </w:r>
        <w:r w:rsidRPr="006551FA" w:rsidDel="00EC5BCB">
          <w:delText>AWS Application Integration Services</w:delText>
        </w:r>
        <w:r w:rsidR="00DF5456" w:rsidDel="00EC5BCB">
          <w:delText xml:space="preserve"> (AWS Training Blog)</w:delText>
        </w:r>
      </w:del>
    </w:p>
    <w:bookmarkEnd w:id="135"/>
    <w:p w14:paraId="153F6B04" w14:textId="729408CB" w:rsidR="009F125F" w:rsidDel="00EC5BCB" w:rsidRDefault="009F125F" w:rsidP="00355E7B">
      <w:pPr>
        <w:keepNext/>
        <w:keepLines/>
        <w:spacing w:before="40" w:after="0"/>
        <w:outlineLvl w:val="1"/>
        <w:rPr>
          <w:del w:id="141" w:author="Paulo H. Leocadio" w:date="2024-07-17T13:08:00Z" w16du:dateUtc="2024-07-17T17:08:00Z"/>
          <w:rFonts w:eastAsiaTheme="majorEastAsia" w:cstheme="majorBidi"/>
          <w:sz w:val="36"/>
          <w:szCs w:val="26"/>
        </w:rPr>
      </w:pPr>
    </w:p>
    <w:p w14:paraId="7F911BD9" w14:textId="1FB43460" w:rsidR="00355E7B" w:rsidDel="00EC5BCB" w:rsidRDefault="00355E7B" w:rsidP="00555FFB">
      <w:pPr>
        <w:pStyle w:val="NormalBPBHEB"/>
        <w:rPr>
          <w:del w:id="142" w:author="Paulo H. Leocadio" w:date="2024-07-17T13:08:00Z" w16du:dateUtc="2024-07-17T17:08:00Z"/>
        </w:rPr>
      </w:pPr>
      <w:del w:id="143" w:author="Paulo H. Leocadio" w:date="2024-07-17T13:08:00Z" w16du:dateUtc="2024-07-17T17:08:00Z">
        <w:r w:rsidRPr="000760BB" w:rsidDel="00EC5BCB">
          <w:delTex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delText>
        </w:r>
      </w:del>
    </w:p>
    <w:p w14:paraId="3E5BFEBA" w14:textId="66043C5A" w:rsidR="009F125F" w:rsidRPr="000760BB" w:rsidDel="00EC5BCB" w:rsidRDefault="005F4F4B" w:rsidP="00555FFB">
      <w:pPr>
        <w:pStyle w:val="NormalBPBHEB"/>
        <w:rPr>
          <w:del w:id="144" w:author="Paulo H. Leocadio" w:date="2024-07-17T13:08:00Z" w16du:dateUtc="2024-07-17T17:08:00Z"/>
        </w:rPr>
      </w:pPr>
      <w:del w:id="145" w:author="Paulo H. Leocadio" w:date="2024-07-17T13:08:00Z" w16du:dateUtc="2024-07-17T17:08:00Z">
        <w:r w:rsidRPr="000760BB" w:rsidDel="00EC5BCB">
          <w:delText xml:space="preserve">Application integration is a critical aspect of modern cloud computing, allowing diverse systems and applications to communicate and share data seamlessly. This section </w:delText>
        </w:r>
        <w:r w:rsidR="00BF0F76" w:rsidDel="00EC5BCB">
          <w:delText xml:space="preserve">also </w:delText>
        </w:r>
        <w:r w:rsidRPr="000760BB" w:rsidDel="00EC5BCB">
          <w:delText>provides an overview of application integration, its significance, and key strategies for implementing effective integration solutions.</w:delText>
        </w:r>
      </w:del>
    </w:p>
    <w:p w14:paraId="7CE64EA3" w14:textId="1ECEF120" w:rsidR="00355E7B" w:rsidRPr="008F4306" w:rsidDel="00EC5BCB" w:rsidRDefault="00355E7B" w:rsidP="008F4306">
      <w:pPr>
        <w:keepNext/>
        <w:keepLines/>
        <w:spacing w:before="40" w:after="0"/>
        <w:outlineLvl w:val="1"/>
        <w:rPr>
          <w:del w:id="146" w:author="Paulo H. Leocadio" w:date="2024-07-17T13:08:00Z" w16du:dateUtc="2024-07-17T17:08:00Z"/>
          <w:rFonts w:eastAsiaTheme="majorEastAsia" w:cstheme="majorBidi"/>
          <w:sz w:val="36"/>
          <w:szCs w:val="26"/>
        </w:rPr>
      </w:pPr>
      <w:del w:id="147" w:author="Paulo H. Leocadio" w:date="2024-07-17T13:08:00Z" w16du:dateUtc="2024-07-17T17:08:00Z">
        <w:r w:rsidRPr="008F4306" w:rsidDel="00EC5BCB">
          <w:rPr>
            <w:rFonts w:eastAsiaTheme="majorEastAsia" w:cstheme="majorBidi"/>
            <w:sz w:val="36"/>
            <w:szCs w:val="26"/>
          </w:rPr>
          <w:delText xml:space="preserve">Significance of </w:delText>
        </w:r>
        <w:r w:rsidR="009F125F" w:rsidRPr="008F4306" w:rsidDel="00EC5BCB">
          <w:rPr>
            <w:rFonts w:eastAsiaTheme="majorEastAsia" w:cstheme="majorBidi"/>
            <w:sz w:val="36"/>
            <w:szCs w:val="26"/>
          </w:rPr>
          <w:delText>application integration</w:delText>
        </w:r>
      </w:del>
    </w:p>
    <w:p w14:paraId="690F737E" w14:textId="0BBD1FA2" w:rsidR="009F125F" w:rsidRPr="000760BB" w:rsidDel="00EC5BCB" w:rsidRDefault="009F125F" w:rsidP="00555FFB">
      <w:pPr>
        <w:pStyle w:val="NormalBPBHEB"/>
        <w:rPr>
          <w:del w:id="148" w:author="Paulo H. Leocadio" w:date="2024-07-17T13:08:00Z" w16du:dateUtc="2024-07-17T17:08:00Z"/>
        </w:rPr>
      </w:pPr>
      <w:del w:id="149" w:author="Paulo H. Leocadio" w:date="2024-07-17T13:08:00Z" w16du:dateUtc="2024-07-17T17:08:00Z">
        <w:r w:rsidDel="00EC5BCB">
          <w:delText>In this section, the</w:delText>
        </w:r>
        <w:r w:rsidRPr="009F125F" w:rsidDel="00EC5BCB">
          <w:delText xml:space="preserve"> significance of application integration</w:delText>
        </w:r>
        <w:r w:rsidDel="00EC5BCB">
          <w:delText xml:space="preserve"> will be discussed:</w:delText>
        </w:r>
      </w:del>
    </w:p>
    <w:p w14:paraId="2A63B854" w14:textId="3C59D765" w:rsidR="00355E7B" w:rsidRPr="000760BB" w:rsidDel="00EC5BCB" w:rsidRDefault="00355E7B" w:rsidP="008A12F7">
      <w:pPr>
        <w:pStyle w:val="NormalBPBHEB"/>
        <w:numPr>
          <w:ilvl w:val="0"/>
          <w:numId w:val="51"/>
        </w:numPr>
        <w:rPr>
          <w:del w:id="150" w:author="Paulo H. Leocadio" w:date="2024-07-17T13:08:00Z" w16du:dateUtc="2024-07-17T17:08:00Z"/>
        </w:rPr>
      </w:pPr>
      <w:del w:id="151" w:author="Paulo H. Leocadio" w:date="2024-07-17T13:08:00Z" w16du:dateUtc="2024-07-17T17:08:00Z">
        <w:r w:rsidRPr="000760BB" w:rsidDel="00EC5BCB">
          <w:rPr>
            <w:b/>
            <w:bCs/>
          </w:rPr>
          <w:delText xml:space="preserve">Data </w:delText>
        </w:r>
        <w:r w:rsidR="009F125F" w:rsidRPr="000760BB" w:rsidDel="00EC5BCB">
          <w:rPr>
            <w:b/>
            <w:bCs/>
          </w:rPr>
          <w:delText>consistency</w:delText>
        </w:r>
        <w:r w:rsidRPr="000760BB" w:rsidDel="00EC5BCB">
          <w:rPr>
            <w:b/>
            <w:bCs/>
          </w:rPr>
          <w:delText>:</w:delText>
        </w:r>
        <w:r w:rsidRPr="000760BB" w:rsidDel="00EC5BCB">
          <w:delText xml:space="preserve"> Application integration ensures that data is consistent across various systems, preventing discrepancies and errors</w:delText>
        </w:r>
      </w:del>
      <w:bookmarkStart w:id="152" w:name="_Ref151397553"/>
      <w:customXmlDelRangeStart w:id="153" w:author="Paulo H. Leocadio" w:date="2024-07-17T13:08:00Z"/>
      <w:sdt>
        <w:sdtPr>
          <w:id w:val="-98800723"/>
          <w:citation/>
        </w:sdtPr>
        <w:sdtContent>
          <w:customXmlDelRangeEnd w:id="153"/>
          <w:del w:id="154" w:author="Paulo H. Leocadio" w:date="2024-07-17T13:08:00Z" w16du:dateUtc="2024-07-17T17:08:00Z">
            <w:r w:rsidR="008F4306" w:rsidDel="00EC5BCB">
              <w:fldChar w:fldCharType="begin"/>
            </w:r>
            <w:r w:rsidR="008F4306" w:rsidDel="00EC5BCB">
              <w:delInstrText xml:space="preserve"> CITATION linthicum2009a \l 1033 </w:delInstrText>
            </w:r>
            <w:r w:rsidR="008F4306" w:rsidDel="00EC5BCB">
              <w:fldChar w:fldCharType="separate"/>
            </w:r>
            <w:r w:rsidR="00D34F43" w:rsidDel="00EC5BCB">
              <w:rPr>
                <w:noProof/>
              </w:rPr>
              <w:delText xml:space="preserve"> </w:delText>
            </w:r>
            <w:r w:rsidR="00D34F43" w:rsidRPr="00D34F43" w:rsidDel="00EC5BCB">
              <w:rPr>
                <w:noProof/>
              </w:rPr>
              <w:delText>[58]</w:delText>
            </w:r>
            <w:r w:rsidR="008F4306" w:rsidDel="00EC5BCB">
              <w:fldChar w:fldCharType="end"/>
            </w:r>
          </w:del>
          <w:customXmlDelRangeStart w:id="155" w:author="Paulo H. Leocadio" w:date="2024-07-17T13:08:00Z"/>
        </w:sdtContent>
      </w:sdt>
      <w:customXmlDelRangeEnd w:id="155"/>
      <w:bookmarkEnd w:id="152"/>
      <w:del w:id="156" w:author="Paulo H. Leocadio" w:date="2024-07-17T13:08:00Z" w16du:dateUtc="2024-07-17T17:08:00Z">
        <w:r w:rsidRPr="000760BB" w:rsidDel="00EC5BCB">
          <w:delText>.</w:delText>
        </w:r>
      </w:del>
    </w:p>
    <w:p w14:paraId="4EA344C2" w14:textId="5C541C97" w:rsidR="00355E7B" w:rsidRPr="000760BB" w:rsidDel="00EC5BCB" w:rsidRDefault="00355E7B" w:rsidP="008A12F7">
      <w:pPr>
        <w:pStyle w:val="NormalBPBHEB"/>
        <w:numPr>
          <w:ilvl w:val="0"/>
          <w:numId w:val="51"/>
        </w:numPr>
        <w:rPr>
          <w:del w:id="157" w:author="Paulo H. Leocadio" w:date="2024-07-17T13:08:00Z" w16du:dateUtc="2024-07-17T17:08:00Z"/>
        </w:rPr>
      </w:pPr>
      <w:del w:id="158" w:author="Paulo H. Leocadio" w:date="2024-07-17T13:08:00Z" w16du:dateUtc="2024-07-17T17:08:00Z">
        <w:r w:rsidRPr="000760BB" w:rsidDel="00EC5BCB">
          <w:rPr>
            <w:b/>
            <w:bCs/>
          </w:rPr>
          <w:delText xml:space="preserve">Improved </w:delText>
        </w:r>
        <w:r w:rsidR="009F125F" w:rsidRPr="000760BB" w:rsidDel="00EC5BCB">
          <w:rPr>
            <w:b/>
            <w:bCs/>
          </w:rPr>
          <w:delText>efficiency</w:delText>
        </w:r>
        <w:r w:rsidRPr="000760BB" w:rsidDel="00EC5BCB">
          <w:rPr>
            <w:b/>
            <w:bCs/>
          </w:rPr>
          <w:delText>:</w:delText>
        </w:r>
        <w:r w:rsidRPr="000760BB" w:rsidDel="00EC5BCB">
          <w:delText xml:space="preserve"> Seamless communication between applications reduces manual efforts, minimizes data silos, and enhances overall operational efficiency</w:delText>
        </w:r>
      </w:del>
      <w:customXmlDelRangeStart w:id="159" w:author="Paulo H. Leocadio" w:date="2024-07-17T13:08:00Z"/>
      <w:sdt>
        <w:sdtPr>
          <w:id w:val="-2061242021"/>
          <w:citation/>
        </w:sdtPr>
        <w:sdtContent>
          <w:customXmlDelRangeEnd w:id="159"/>
          <w:del w:id="160" w:author="Paulo H. Leocadio" w:date="2024-07-17T13:08:00Z" w16du:dateUtc="2024-07-17T17:08:00Z">
            <w:r w:rsidR="007738EF" w:rsidDel="00EC5BCB">
              <w:fldChar w:fldCharType="begin"/>
            </w:r>
            <w:r w:rsidR="007738EF" w:rsidDel="00EC5BCB">
              <w:delInstrText xml:space="preserve"> CITATION mclaren2020a \l 1033 </w:delInstrText>
            </w:r>
            <w:r w:rsidR="007738EF" w:rsidDel="00EC5BCB">
              <w:fldChar w:fldCharType="separate"/>
            </w:r>
            <w:r w:rsidR="00D34F43" w:rsidDel="00EC5BCB">
              <w:rPr>
                <w:noProof/>
              </w:rPr>
              <w:delText xml:space="preserve"> </w:delText>
            </w:r>
            <w:r w:rsidR="00D34F43" w:rsidRPr="00D34F43" w:rsidDel="00EC5BCB">
              <w:rPr>
                <w:noProof/>
              </w:rPr>
              <w:delText>[59]</w:delText>
            </w:r>
            <w:r w:rsidR="007738EF" w:rsidDel="00EC5BCB">
              <w:fldChar w:fldCharType="end"/>
            </w:r>
          </w:del>
          <w:customXmlDelRangeStart w:id="161" w:author="Paulo H. Leocadio" w:date="2024-07-17T13:08:00Z"/>
        </w:sdtContent>
      </w:sdt>
      <w:customXmlDelRangeEnd w:id="161"/>
      <w:del w:id="162" w:author="Paulo H. Leocadio" w:date="2024-07-17T13:08:00Z" w16du:dateUtc="2024-07-17T17:08:00Z">
        <w:r w:rsidRPr="000760BB" w:rsidDel="00EC5BCB">
          <w:delText>.</w:delText>
        </w:r>
      </w:del>
    </w:p>
    <w:p w14:paraId="6891A2F0" w14:textId="507A7D44" w:rsidR="00355E7B" w:rsidRPr="000760BB" w:rsidDel="00EC5BCB" w:rsidRDefault="00355E7B" w:rsidP="008A12F7">
      <w:pPr>
        <w:pStyle w:val="NormalBPBHEB"/>
        <w:numPr>
          <w:ilvl w:val="0"/>
          <w:numId w:val="51"/>
        </w:numPr>
        <w:rPr>
          <w:del w:id="163" w:author="Paulo H. Leocadio" w:date="2024-07-17T13:08:00Z" w16du:dateUtc="2024-07-17T17:08:00Z"/>
        </w:rPr>
      </w:pPr>
      <w:del w:id="164" w:author="Paulo H. Leocadio" w:date="2024-07-17T13:08:00Z" w16du:dateUtc="2024-07-17T17:08:00Z">
        <w:r w:rsidRPr="000760BB" w:rsidDel="00EC5BCB">
          <w:rPr>
            <w:b/>
            <w:bCs/>
          </w:rPr>
          <w:delText xml:space="preserve">Enhanced </w:delText>
        </w:r>
        <w:r w:rsidR="009F125F" w:rsidRPr="000760BB" w:rsidDel="00EC5BCB">
          <w:rPr>
            <w:b/>
            <w:bCs/>
          </w:rPr>
          <w:delText>decision-making</w:delText>
        </w:r>
        <w:r w:rsidRPr="000760BB" w:rsidDel="00EC5BCB">
          <w:rPr>
            <w:b/>
            <w:bCs/>
          </w:rPr>
          <w:delText>:</w:delText>
        </w:r>
        <w:r w:rsidRPr="000760BB" w:rsidDel="00EC5BCB">
          <w:delText xml:space="preserve"> Integrated systems provide a holistic view of data, empowering organizations to make informed and timely decisions</w:delText>
        </w:r>
      </w:del>
      <w:customXmlDelRangeStart w:id="165" w:author="Paulo H. Leocadio" w:date="2024-07-17T13:08:00Z"/>
      <w:sdt>
        <w:sdtPr>
          <w:id w:val="993608299"/>
          <w:citation/>
        </w:sdtPr>
        <w:sdtContent>
          <w:customXmlDelRangeEnd w:id="165"/>
          <w:del w:id="166" w:author="Paulo H. Leocadio" w:date="2024-07-17T13:08:00Z" w16du:dateUtc="2024-07-17T17:08:00Z">
            <w:r w:rsidR="00C85D30" w:rsidDel="00EC5BCB">
              <w:fldChar w:fldCharType="begin"/>
            </w:r>
            <w:r w:rsidR="00C85D30" w:rsidDel="00EC5BCB">
              <w:delInstrText xml:space="preserve"> CITATION leukert2009a \l 1033 </w:delInstrText>
            </w:r>
            <w:r w:rsidR="00C85D30" w:rsidDel="00EC5BCB">
              <w:fldChar w:fldCharType="separate"/>
            </w:r>
            <w:r w:rsidR="00D34F43" w:rsidDel="00EC5BCB">
              <w:rPr>
                <w:noProof/>
              </w:rPr>
              <w:delText xml:space="preserve"> </w:delText>
            </w:r>
            <w:r w:rsidR="00D34F43" w:rsidRPr="00D34F43" w:rsidDel="00EC5BCB">
              <w:rPr>
                <w:noProof/>
              </w:rPr>
              <w:delText>[60]</w:delText>
            </w:r>
            <w:r w:rsidR="00C85D30" w:rsidDel="00EC5BCB">
              <w:fldChar w:fldCharType="end"/>
            </w:r>
          </w:del>
          <w:customXmlDelRangeStart w:id="167" w:author="Paulo H. Leocadio" w:date="2024-07-17T13:08:00Z"/>
        </w:sdtContent>
      </w:sdt>
      <w:customXmlDelRangeEnd w:id="167"/>
      <w:del w:id="168" w:author="Paulo H. Leocadio" w:date="2024-07-17T13:08:00Z" w16du:dateUtc="2024-07-17T17:08:00Z">
        <w:r w:rsidRPr="000760BB" w:rsidDel="00EC5BCB">
          <w:delText>.</w:delText>
        </w:r>
      </w:del>
    </w:p>
    <w:p w14:paraId="3624B092" w14:textId="53B27A11" w:rsidR="00355E7B" w:rsidRPr="008F4306" w:rsidDel="00EC5BCB" w:rsidRDefault="00355E7B" w:rsidP="008F4306">
      <w:pPr>
        <w:keepNext/>
        <w:keepLines/>
        <w:spacing w:before="40" w:after="0"/>
        <w:outlineLvl w:val="1"/>
        <w:rPr>
          <w:del w:id="169" w:author="Paulo H. Leocadio" w:date="2024-07-17T13:08:00Z" w16du:dateUtc="2024-07-17T17:08:00Z"/>
          <w:rFonts w:eastAsiaTheme="majorEastAsia" w:cstheme="majorBidi"/>
          <w:sz w:val="36"/>
          <w:szCs w:val="26"/>
        </w:rPr>
      </w:pPr>
      <w:del w:id="170" w:author="Paulo H. Leocadio" w:date="2024-07-17T13:08:00Z" w16du:dateUtc="2024-07-17T17:08:00Z">
        <w:r w:rsidRPr="008F4306" w:rsidDel="00EC5BCB">
          <w:rPr>
            <w:rFonts w:eastAsiaTheme="majorEastAsia" w:cstheme="majorBidi"/>
            <w:sz w:val="36"/>
            <w:szCs w:val="26"/>
          </w:rPr>
          <w:delText xml:space="preserve">Strategies for </w:delText>
        </w:r>
        <w:r w:rsidR="009F125F" w:rsidRPr="008F4306" w:rsidDel="00EC5BCB">
          <w:rPr>
            <w:rFonts w:eastAsiaTheme="majorEastAsia" w:cstheme="majorBidi"/>
            <w:sz w:val="36"/>
            <w:szCs w:val="26"/>
          </w:rPr>
          <w:delText>application integration</w:delText>
        </w:r>
      </w:del>
    </w:p>
    <w:p w14:paraId="639E2CFE" w14:textId="793AAE1B" w:rsidR="009F125F" w:rsidRPr="000760BB" w:rsidDel="00EC5BCB" w:rsidRDefault="009F125F" w:rsidP="00555FFB">
      <w:pPr>
        <w:pStyle w:val="NormalBPBHEB"/>
        <w:rPr>
          <w:del w:id="171" w:author="Paulo H. Leocadio" w:date="2024-07-17T13:08:00Z" w16du:dateUtc="2024-07-17T17:08:00Z"/>
        </w:rPr>
      </w:pPr>
      <w:del w:id="172" w:author="Paulo H. Leocadio" w:date="2024-07-17T13:08:00Z" w16du:dateUtc="2024-07-17T17:08:00Z">
        <w:r w:rsidDel="00EC5BCB">
          <w:delText xml:space="preserve">The following are the </w:delText>
        </w:r>
        <w:r w:rsidRPr="009F125F" w:rsidDel="00EC5BCB">
          <w:delText>strategies for application integration</w:delText>
        </w:r>
        <w:r w:rsidDel="00EC5BCB">
          <w:delText>:</w:delText>
        </w:r>
      </w:del>
    </w:p>
    <w:p w14:paraId="3896B3A5" w14:textId="42F97331" w:rsidR="00355E7B" w:rsidRPr="000760BB" w:rsidDel="00EC5BCB" w:rsidRDefault="00355E7B" w:rsidP="008A12F7">
      <w:pPr>
        <w:pStyle w:val="NormalBPBHEB"/>
        <w:numPr>
          <w:ilvl w:val="0"/>
          <w:numId w:val="52"/>
        </w:numPr>
        <w:rPr>
          <w:del w:id="173" w:author="Paulo H. Leocadio" w:date="2024-07-17T13:08:00Z" w16du:dateUtc="2024-07-17T17:08:00Z"/>
        </w:rPr>
      </w:pPr>
      <w:del w:id="174" w:author="Paulo H. Leocadio" w:date="2024-07-17T13:08:00Z" w16du:dateUtc="2024-07-17T17:08:00Z">
        <w:r w:rsidRPr="000760BB" w:rsidDel="00EC5BCB">
          <w:rPr>
            <w:b/>
            <w:bCs/>
          </w:rPr>
          <w:delText>Enterprise Service Bus (ESB):</w:delText>
        </w:r>
        <w:r w:rsidRPr="000760BB" w:rsidDel="00EC5BCB">
          <w:delText xml:space="preserve"> ESB serves as a middleware solution, facilitating communication between applications through a centralized hub</w:delText>
        </w:r>
      </w:del>
      <w:customXmlDelRangeStart w:id="175" w:author="Paulo H. Leocadio" w:date="2024-07-17T13:08:00Z"/>
      <w:sdt>
        <w:sdtPr>
          <w:id w:val="-111364640"/>
          <w:citation/>
        </w:sdtPr>
        <w:sdtContent>
          <w:customXmlDelRangeEnd w:id="175"/>
          <w:del w:id="176" w:author="Paulo H. Leocadio" w:date="2024-07-17T13:08:00Z" w16du:dateUtc="2024-07-17T17:08:00Z">
            <w:r w:rsidR="00792B9D" w:rsidDel="00EC5BCB">
              <w:fldChar w:fldCharType="begin"/>
            </w:r>
            <w:r w:rsidR="00792B9D" w:rsidDel="00EC5BCB">
              <w:delInstrText xml:space="preserve"> CITATION chappell2004a \l 1033 </w:delInstrText>
            </w:r>
            <w:r w:rsidR="00792B9D" w:rsidDel="00EC5BCB">
              <w:fldChar w:fldCharType="separate"/>
            </w:r>
            <w:r w:rsidR="00D34F43" w:rsidDel="00EC5BCB">
              <w:rPr>
                <w:noProof/>
              </w:rPr>
              <w:delText xml:space="preserve"> </w:delText>
            </w:r>
            <w:r w:rsidR="00D34F43" w:rsidRPr="00D34F43" w:rsidDel="00EC5BCB">
              <w:rPr>
                <w:noProof/>
              </w:rPr>
              <w:delText>[61]</w:delText>
            </w:r>
            <w:r w:rsidR="00792B9D" w:rsidDel="00EC5BCB">
              <w:fldChar w:fldCharType="end"/>
            </w:r>
          </w:del>
          <w:customXmlDelRangeStart w:id="177" w:author="Paulo H. Leocadio" w:date="2024-07-17T13:08:00Z"/>
        </w:sdtContent>
      </w:sdt>
      <w:customXmlDelRangeEnd w:id="177"/>
      <w:del w:id="178" w:author="Paulo H. Leocadio" w:date="2024-07-17T13:08:00Z" w16du:dateUtc="2024-07-17T17:08:00Z">
        <w:r w:rsidRPr="000760BB" w:rsidDel="00EC5BCB">
          <w:delText>.</w:delText>
        </w:r>
      </w:del>
    </w:p>
    <w:p w14:paraId="08769C48" w14:textId="79AA5C60" w:rsidR="00355E7B" w:rsidRPr="000760BB" w:rsidDel="00EC5BCB" w:rsidRDefault="00355E7B" w:rsidP="008A12F7">
      <w:pPr>
        <w:pStyle w:val="NormalBPBHEB"/>
        <w:numPr>
          <w:ilvl w:val="0"/>
          <w:numId w:val="52"/>
        </w:numPr>
        <w:rPr>
          <w:del w:id="179" w:author="Paulo H. Leocadio" w:date="2024-07-17T13:08:00Z" w16du:dateUtc="2024-07-17T17:08:00Z"/>
        </w:rPr>
      </w:pPr>
      <w:del w:id="180" w:author="Paulo H. Leocadio" w:date="2024-07-17T13:08:00Z" w16du:dateUtc="2024-07-17T17:08:00Z">
        <w:r w:rsidRPr="000760BB" w:rsidDel="00EC5BCB">
          <w:rPr>
            <w:b/>
            <w:bCs/>
          </w:rPr>
          <w:delText xml:space="preserve">API-based </w:delText>
        </w:r>
        <w:r w:rsidR="009F125F" w:rsidRPr="000760BB" w:rsidDel="00EC5BCB">
          <w:rPr>
            <w:b/>
            <w:bCs/>
          </w:rPr>
          <w:delText>integration</w:delText>
        </w:r>
        <w:r w:rsidRPr="000760BB" w:rsidDel="00EC5BCB">
          <w:rPr>
            <w:b/>
            <w:bCs/>
          </w:rPr>
          <w:delText>:</w:delText>
        </w:r>
        <w:r w:rsidRPr="000760BB" w:rsidDel="00EC5BCB">
          <w:delText xml:space="preserve"> Utilizing </w:delText>
        </w:r>
        <w:r w:rsidRPr="00555FFB" w:rsidDel="00EC5BCB">
          <w:rPr>
            <w:b/>
            <w:bCs/>
          </w:rPr>
          <w:delText>Application Programming Interfaces</w:delText>
        </w:r>
        <w:r w:rsidR="009F125F" w:rsidRPr="00555FFB" w:rsidDel="00EC5BCB">
          <w:rPr>
            <w:b/>
            <w:bCs/>
          </w:rPr>
          <w:delText xml:space="preserve"> (APIs</w:delText>
        </w:r>
        <w:r w:rsidRPr="00555FFB" w:rsidDel="00EC5BCB">
          <w:rPr>
            <w:b/>
            <w:bCs/>
          </w:rPr>
          <w:delText>)</w:delText>
        </w:r>
        <w:r w:rsidRPr="000760BB" w:rsidDel="00EC5BCB">
          <w:delText xml:space="preserve"> for seamless connectivity between applications, enabling data exchange and functionality sharing</w:delText>
        </w:r>
      </w:del>
      <w:customXmlDelRangeStart w:id="181" w:author="Paulo H. Leocadio" w:date="2024-07-17T13:08:00Z"/>
      <w:sdt>
        <w:sdtPr>
          <w:id w:val="2032609095"/>
          <w:citation/>
        </w:sdtPr>
        <w:sdtContent>
          <w:customXmlDelRangeEnd w:id="181"/>
          <w:del w:id="182" w:author="Paulo H. Leocadio" w:date="2024-07-17T13:08:00Z" w16du:dateUtc="2024-07-17T17:08:00Z">
            <w:r w:rsidR="00AF3C6E" w:rsidDel="00EC5BCB">
              <w:fldChar w:fldCharType="begin"/>
            </w:r>
            <w:r w:rsidR="00AF3C6E" w:rsidDel="00EC5BCB">
              <w:delInstrText xml:space="preserve"> CITATION mclaren2020a \l 1033 </w:delInstrText>
            </w:r>
            <w:r w:rsidR="00AF3C6E" w:rsidDel="00EC5BCB">
              <w:fldChar w:fldCharType="separate"/>
            </w:r>
            <w:r w:rsidR="00D34F43" w:rsidDel="00EC5BCB">
              <w:rPr>
                <w:noProof/>
              </w:rPr>
              <w:delText xml:space="preserve"> </w:delText>
            </w:r>
            <w:r w:rsidR="00D34F43" w:rsidRPr="00D34F43" w:rsidDel="00EC5BCB">
              <w:rPr>
                <w:noProof/>
              </w:rPr>
              <w:delText>[59]</w:delText>
            </w:r>
            <w:r w:rsidR="00AF3C6E" w:rsidDel="00EC5BCB">
              <w:fldChar w:fldCharType="end"/>
            </w:r>
          </w:del>
          <w:customXmlDelRangeStart w:id="183" w:author="Paulo H. Leocadio" w:date="2024-07-17T13:08:00Z"/>
        </w:sdtContent>
      </w:sdt>
      <w:customXmlDelRangeEnd w:id="183"/>
      <w:del w:id="184" w:author="Paulo H. Leocadio" w:date="2024-07-17T13:08:00Z" w16du:dateUtc="2024-07-17T17:08:00Z">
        <w:r w:rsidRPr="000760BB" w:rsidDel="00EC5BCB">
          <w:delText>.</w:delText>
        </w:r>
      </w:del>
    </w:p>
    <w:p w14:paraId="495639BE" w14:textId="3D6C8BCF" w:rsidR="00355E7B" w:rsidRPr="000760BB" w:rsidDel="00EC5BCB" w:rsidRDefault="00355E7B" w:rsidP="008A12F7">
      <w:pPr>
        <w:pStyle w:val="NormalBPBHEB"/>
        <w:numPr>
          <w:ilvl w:val="0"/>
          <w:numId w:val="52"/>
        </w:numPr>
        <w:rPr>
          <w:del w:id="185" w:author="Paulo H. Leocadio" w:date="2024-07-17T13:08:00Z" w16du:dateUtc="2024-07-17T17:08:00Z"/>
        </w:rPr>
      </w:pPr>
      <w:del w:id="186" w:author="Paulo H. Leocadio" w:date="2024-07-17T13:08:00Z" w16du:dateUtc="2024-07-17T17:08:00Z">
        <w:r w:rsidRPr="000760BB" w:rsidDel="00EC5BCB">
          <w:rPr>
            <w:b/>
            <w:bCs/>
          </w:rPr>
          <w:delText>Event-</w:delText>
        </w:r>
        <w:r w:rsidR="009F125F" w:rsidRPr="000760BB" w:rsidDel="00EC5BCB">
          <w:rPr>
            <w:b/>
            <w:bCs/>
          </w:rPr>
          <w:delText>driven architecture</w:delText>
        </w:r>
        <w:r w:rsidRPr="000760BB" w:rsidDel="00EC5BCB">
          <w:rPr>
            <w:b/>
            <w:bCs/>
          </w:rPr>
          <w:delText>:</w:delText>
        </w:r>
        <w:r w:rsidRPr="000760BB" w:rsidDel="00EC5BCB">
          <w:delText xml:space="preserve"> Implementing an event-driven approach where applications communicate through events, enabling real-time responses to changes</w:delText>
        </w:r>
      </w:del>
      <w:customXmlDelRangeStart w:id="187" w:author="Paulo H. Leocadio" w:date="2024-07-17T13:08:00Z"/>
      <w:sdt>
        <w:sdtPr>
          <w:id w:val="1257944784"/>
          <w:citation/>
        </w:sdtPr>
        <w:sdtContent>
          <w:customXmlDelRangeEnd w:id="187"/>
          <w:del w:id="188" w:author="Paulo H. Leocadio" w:date="2024-07-17T13:08:00Z" w16du:dateUtc="2024-07-17T17:08:00Z">
            <w:r w:rsidR="00AF3C6E" w:rsidDel="00EC5BCB">
              <w:fldChar w:fldCharType="begin"/>
            </w:r>
            <w:r w:rsidR="00AF3C6E" w:rsidDel="00EC5BCB">
              <w:delInstrText xml:space="preserve"> CITATION hohpe2004a \l 1033 </w:delInstrText>
            </w:r>
            <w:r w:rsidR="00AF3C6E" w:rsidDel="00EC5BCB">
              <w:fldChar w:fldCharType="separate"/>
            </w:r>
            <w:r w:rsidR="00D34F43" w:rsidDel="00EC5BCB">
              <w:rPr>
                <w:noProof/>
              </w:rPr>
              <w:delText xml:space="preserve"> </w:delText>
            </w:r>
            <w:r w:rsidR="00D34F43" w:rsidRPr="00D34F43" w:rsidDel="00EC5BCB">
              <w:rPr>
                <w:noProof/>
              </w:rPr>
              <w:delText>[62]</w:delText>
            </w:r>
            <w:r w:rsidR="00AF3C6E" w:rsidDel="00EC5BCB">
              <w:fldChar w:fldCharType="end"/>
            </w:r>
          </w:del>
          <w:customXmlDelRangeStart w:id="189" w:author="Paulo H. Leocadio" w:date="2024-07-17T13:08:00Z"/>
        </w:sdtContent>
      </w:sdt>
      <w:customXmlDelRangeEnd w:id="189"/>
      <w:del w:id="190" w:author="Paulo H. Leocadio" w:date="2024-07-17T13:08:00Z" w16du:dateUtc="2024-07-17T17:08:00Z">
        <w:r w:rsidRPr="000760BB" w:rsidDel="00EC5BCB">
          <w:delText>.</w:delText>
        </w:r>
      </w:del>
    </w:p>
    <w:p w14:paraId="70C15A49" w14:textId="093B3EF5" w:rsidR="00355E7B" w:rsidRPr="008F4306" w:rsidDel="00EC5BCB" w:rsidRDefault="00355E7B" w:rsidP="008F4306">
      <w:pPr>
        <w:keepNext/>
        <w:keepLines/>
        <w:spacing w:before="40" w:after="0"/>
        <w:outlineLvl w:val="1"/>
        <w:rPr>
          <w:del w:id="191" w:author="Paulo H. Leocadio" w:date="2024-07-17T13:08:00Z" w16du:dateUtc="2024-07-17T17:08:00Z"/>
          <w:rFonts w:eastAsiaTheme="majorEastAsia" w:cstheme="majorBidi"/>
          <w:sz w:val="36"/>
          <w:szCs w:val="26"/>
        </w:rPr>
      </w:pPr>
      <w:del w:id="192" w:author="Paulo H. Leocadio" w:date="2024-07-17T13:08:00Z" w16du:dateUtc="2024-07-17T17:08:00Z">
        <w:r w:rsidRPr="008F4306" w:rsidDel="00EC5BCB">
          <w:rPr>
            <w:rFonts w:eastAsiaTheme="majorEastAsia" w:cstheme="majorBidi"/>
            <w:sz w:val="36"/>
            <w:szCs w:val="26"/>
          </w:rPr>
          <w:delText xml:space="preserve">Best </w:delText>
        </w:r>
        <w:r w:rsidR="009F125F" w:rsidRPr="008F4306" w:rsidDel="00EC5BCB">
          <w:rPr>
            <w:rFonts w:eastAsiaTheme="majorEastAsia" w:cstheme="majorBidi"/>
            <w:sz w:val="36"/>
            <w:szCs w:val="26"/>
          </w:rPr>
          <w:delText>practices for effective application integration</w:delText>
        </w:r>
      </w:del>
    </w:p>
    <w:p w14:paraId="22FC85AC" w14:textId="0F77779A" w:rsidR="009F125F" w:rsidRPr="000760BB" w:rsidDel="00EC5BCB" w:rsidRDefault="009F125F" w:rsidP="00555FFB">
      <w:pPr>
        <w:pStyle w:val="NormalBPBHEB"/>
        <w:rPr>
          <w:del w:id="193" w:author="Paulo H. Leocadio" w:date="2024-07-17T13:08:00Z" w16du:dateUtc="2024-07-17T17:08:00Z"/>
        </w:rPr>
      </w:pPr>
      <w:del w:id="194" w:author="Paulo H. Leocadio" w:date="2024-07-17T13:08:00Z" w16du:dateUtc="2024-07-17T17:08:00Z">
        <w:r w:rsidDel="00EC5BCB">
          <w:delText>The following are the best practices for effective application integration:</w:delText>
        </w:r>
      </w:del>
    </w:p>
    <w:p w14:paraId="1CC2C039" w14:textId="5361C6BC" w:rsidR="005553A4" w:rsidDel="00EC5BCB" w:rsidRDefault="00355E7B" w:rsidP="008A12F7">
      <w:pPr>
        <w:pStyle w:val="NormalBPBHEB"/>
        <w:numPr>
          <w:ilvl w:val="0"/>
          <w:numId w:val="54"/>
        </w:numPr>
        <w:rPr>
          <w:del w:id="195" w:author="Paulo H. Leocadio" w:date="2024-07-17T13:08:00Z" w16du:dateUtc="2024-07-17T17:08:00Z"/>
        </w:rPr>
      </w:pPr>
      <w:del w:id="196" w:author="Paulo H. Leocadio" w:date="2024-07-17T13:08:00Z" w16du:dateUtc="2024-07-17T17:08:00Z">
        <w:r w:rsidRPr="000760BB" w:rsidDel="00EC5BCB">
          <w:rPr>
            <w:b/>
            <w:bCs/>
          </w:rPr>
          <w:delText xml:space="preserve">Standardize </w:delText>
        </w:r>
        <w:r w:rsidR="009F125F" w:rsidRPr="000760BB" w:rsidDel="00EC5BCB">
          <w:rPr>
            <w:b/>
            <w:bCs/>
          </w:rPr>
          <w:delText>data formats</w:delText>
        </w:r>
        <w:r w:rsidRPr="000760BB" w:rsidDel="00EC5BCB">
          <w:rPr>
            <w:b/>
            <w:bCs/>
          </w:rPr>
          <w:delText>:</w:delText>
        </w:r>
        <w:r w:rsidRPr="000760BB" w:rsidDel="00EC5BCB">
          <w:delText xml:space="preserve"> Adopt standardized data formats to ensure compatibility and smooth data exchange between applications</w:delText>
        </w:r>
      </w:del>
      <w:customXmlDelRangeStart w:id="197" w:author="Paulo H. Leocadio" w:date="2024-07-17T13:08:00Z"/>
      <w:sdt>
        <w:sdtPr>
          <w:id w:val="-1841075620"/>
          <w:citation/>
        </w:sdtPr>
        <w:sdtContent>
          <w:customXmlDelRangeEnd w:id="197"/>
          <w:del w:id="198" w:author="Paulo H. Leocadio" w:date="2024-07-17T13:08:00Z" w16du:dateUtc="2024-07-17T17:08:00Z">
            <w:r w:rsidR="00B32FCF" w:rsidDel="00EC5BCB">
              <w:fldChar w:fldCharType="begin"/>
            </w:r>
            <w:r w:rsidR="00B32FCF" w:rsidDel="00EC5BCB">
              <w:delInstrText xml:space="preserve"> CITATION linthicum2009a \l 1033 </w:delInstrText>
            </w:r>
            <w:r w:rsidR="00B32FCF" w:rsidDel="00EC5BCB">
              <w:fldChar w:fldCharType="separate"/>
            </w:r>
            <w:r w:rsidR="00D34F43" w:rsidDel="00EC5BCB">
              <w:rPr>
                <w:noProof/>
              </w:rPr>
              <w:delText xml:space="preserve"> </w:delText>
            </w:r>
            <w:r w:rsidR="00D34F43" w:rsidRPr="00D34F43" w:rsidDel="00EC5BCB">
              <w:rPr>
                <w:noProof/>
              </w:rPr>
              <w:delText>[58]</w:delText>
            </w:r>
            <w:r w:rsidR="00B32FCF" w:rsidDel="00EC5BCB">
              <w:fldChar w:fldCharType="end"/>
            </w:r>
          </w:del>
          <w:customXmlDelRangeStart w:id="199" w:author="Paulo H. Leocadio" w:date="2024-07-17T13:08:00Z"/>
        </w:sdtContent>
      </w:sdt>
      <w:customXmlDelRangeEnd w:id="199"/>
      <w:del w:id="200" w:author="Paulo H. Leocadio" w:date="2024-07-17T13:08:00Z" w16du:dateUtc="2024-07-17T17:08:00Z">
        <w:r w:rsidRPr="000760BB" w:rsidDel="00EC5BCB">
          <w:delText>.</w:delText>
        </w:r>
      </w:del>
    </w:p>
    <w:p w14:paraId="683FFB8D" w14:textId="289AE9E8" w:rsidR="005553A4" w:rsidDel="00EC5BCB" w:rsidRDefault="00355E7B" w:rsidP="008A12F7">
      <w:pPr>
        <w:pStyle w:val="NormalBPBHEB"/>
        <w:numPr>
          <w:ilvl w:val="0"/>
          <w:numId w:val="54"/>
        </w:numPr>
        <w:rPr>
          <w:del w:id="201" w:author="Paulo H. Leocadio" w:date="2024-07-17T13:08:00Z" w16du:dateUtc="2024-07-17T17:08:00Z"/>
        </w:rPr>
      </w:pPr>
      <w:del w:id="202" w:author="Paulo H. Leocadio" w:date="2024-07-17T13:08:00Z" w16du:dateUtc="2024-07-17T17:08:00Z">
        <w:r w:rsidRPr="000760BB" w:rsidDel="00EC5BCB">
          <w:rPr>
            <w:b/>
            <w:bCs/>
          </w:rPr>
          <w:delText xml:space="preserve">Security </w:delText>
        </w:r>
        <w:r w:rsidR="009F125F" w:rsidRPr="000760BB" w:rsidDel="00EC5BCB">
          <w:rPr>
            <w:b/>
            <w:bCs/>
          </w:rPr>
          <w:delText>measures</w:delText>
        </w:r>
        <w:r w:rsidRPr="000760BB" w:rsidDel="00EC5BCB">
          <w:rPr>
            <w:b/>
            <w:bCs/>
          </w:rPr>
          <w:delText>:</w:delText>
        </w:r>
        <w:r w:rsidRPr="000760BB" w:rsidDel="00EC5BCB">
          <w:delText xml:space="preserve"> Implement robust security measures, including encryption and authentication, to protect data during integration processes</w:delText>
        </w:r>
      </w:del>
      <w:customXmlDelRangeStart w:id="203" w:author="Paulo H. Leocadio" w:date="2024-07-17T13:08:00Z"/>
      <w:sdt>
        <w:sdtPr>
          <w:id w:val="1464473367"/>
          <w:citation/>
        </w:sdtPr>
        <w:sdtContent>
          <w:customXmlDelRangeEnd w:id="203"/>
          <w:del w:id="204" w:author="Paulo H. Leocadio" w:date="2024-07-17T13:08:00Z" w16du:dateUtc="2024-07-17T17:08:00Z">
            <w:r w:rsidR="009D43B9" w:rsidDel="00EC5BCB">
              <w:fldChar w:fldCharType="begin"/>
            </w:r>
            <w:r w:rsidR="009D43B9" w:rsidDel="00EC5BCB">
              <w:delInstrText xml:space="preserve"> CITATION leukert2009a \l 1033 </w:delInstrText>
            </w:r>
            <w:r w:rsidR="009D43B9" w:rsidDel="00EC5BCB">
              <w:fldChar w:fldCharType="separate"/>
            </w:r>
            <w:r w:rsidR="00D34F43" w:rsidDel="00EC5BCB">
              <w:rPr>
                <w:noProof/>
              </w:rPr>
              <w:delText xml:space="preserve"> </w:delText>
            </w:r>
            <w:r w:rsidR="00D34F43" w:rsidRPr="00D34F43" w:rsidDel="00EC5BCB">
              <w:rPr>
                <w:noProof/>
              </w:rPr>
              <w:delText>[60]</w:delText>
            </w:r>
            <w:r w:rsidR="009D43B9" w:rsidDel="00EC5BCB">
              <w:fldChar w:fldCharType="end"/>
            </w:r>
          </w:del>
          <w:customXmlDelRangeStart w:id="205" w:author="Paulo H. Leocadio" w:date="2024-07-17T13:08:00Z"/>
        </w:sdtContent>
      </w:sdt>
      <w:customXmlDelRangeEnd w:id="205"/>
      <w:del w:id="206" w:author="Paulo H. Leocadio" w:date="2024-07-17T13:08:00Z" w16du:dateUtc="2024-07-17T17:08:00Z">
        <w:r w:rsidRPr="000760BB" w:rsidDel="00EC5BCB">
          <w:delText>.</w:delText>
        </w:r>
      </w:del>
    </w:p>
    <w:p w14:paraId="07246FE8" w14:textId="4C90B2E9" w:rsidR="00DE5FD4" w:rsidRPr="00DA3801" w:rsidDel="00EC5BCB" w:rsidRDefault="00DE5FD4" w:rsidP="008A12F7">
      <w:pPr>
        <w:pStyle w:val="NormalBPBHEB"/>
        <w:numPr>
          <w:ilvl w:val="0"/>
          <w:numId w:val="54"/>
        </w:numPr>
        <w:rPr>
          <w:del w:id="207" w:author="Paulo H. Leocadio" w:date="2024-07-17T13:08:00Z" w16du:dateUtc="2024-07-17T17:08:00Z"/>
        </w:rPr>
      </w:pPr>
      <w:del w:id="208" w:author="Paulo H. Leocadio" w:date="2024-07-17T13:08:00Z" w16du:dateUtc="2024-07-17T17:08:00Z">
        <w:r w:rsidRPr="005553A4" w:rsidDel="00EC5BCB">
          <w:rPr>
            <w:b/>
            <w:bCs/>
          </w:rPr>
          <w:delText>Event-</w:delText>
        </w:r>
        <w:r w:rsidR="009F125F" w:rsidRPr="005553A4" w:rsidDel="00EC5BCB">
          <w:rPr>
            <w:b/>
            <w:bCs/>
          </w:rPr>
          <w:delText>driven design</w:delText>
        </w:r>
        <w:r w:rsidRPr="005553A4" w:rsidDel="00EC5BCB">
          <w:rPr>
            <w:b/>
            <w:bCs/>
          </w:rPr>
          <w:delText>:</w:delText>
        </w:r>
        <w:r w:rsidRPr="00DA3801" w:rsidDel="00EC5BCB">
          <w:delText xml:space="preserve"> Embrace event-driven design principles, where components communicate through events, enhancing flexibility and scalability</w:delText>
        </w:r>
      </w:del>
      <w:customXmlDelRangeStart w:id="209" w:author="Paulo H. Leocadio" w:date="2024-07-17T13:08:00Z"/>
      <w:sdt>
        <w:sdtPr>
          <w:id w:val="567845776"/>
          <w:citation/>
        </w:sdtPr>
        <w:sdtContent>
          <w:customXmlDelRangeEnd w:id="209"/>
          <w:del w:id="210" w:author="Paulo H. Leocadio" w:date="2024-07-17T13:08:00Z" w16du:dateUtc="2024-07-17T17:08:00Z">
            <w:r w:rsidR="009D43B9" w:rsidDel="00EC5BCB">
              <w:fldChar w:fldCharType="begin"/>
            </w:r>
            <w:r w:rsidR="009D43B9" w:rsidDel="00EC5BCB">
              <w:delInstrText xml:space="preserve"> CITATION mclaren2020a \l 1033 </w:delInstrText>
            </w:r>
            <w:r w:rsidR="009D43B9" w:rsidDel="00EC5BCB">
              <w:fldChar w:fldCharType="separate"/>
            </w:r>
            <w:r w:rsidR="00D34F43" w:rsidDel="00EC5BCB">
              <w:rPr>
                <w:noProof/>
              </w:rPr>
              <w:delText xml:space="preserve"> </w:delText>
            </w:r>
            <w:r w:rsidR="00D34F43" w:rsidRPr="00D34F43" w:rsidDel="00EC5BCB">
              <w:rPr>
                <w:noProof/>
              </w:rPr>
              <w:delText>[59]</w:delText>
            </w:r>
            <w:r w:rsidR="009D43B9" w:rsidDel="00EC5BCB">
              <w:fldChar w:fldCharType="end"/>
            </w:r>
          </w:del>
          <w:customXmlDelRangeStart w:id="211" w:author="Paulo H. Leocadio" w:date="2024-07-17T13:08:00Z"/>
        </w:sdtContent>
      </w:sdt>
      <w:customXmlDelRangeEnd w:id="211"/>
      <w:del w:id="212" w:author="Paulo H. Leocadio" w:date="2024-07-17T13:08:00Z" w16du:dateUtc="2024-07-17T17:08:00Z">
        <w:r w:rsidRPr="00DA3801" w:rsidDel="00EC5BCB">
          <w:delText>.</w:delText>
        </w:r>
      </w:del>
    </w:p>
    <w:p w14:paraId="1BE5D1F4" w14:textId="3B26A843" w:rsidR="00DE5FD4" w:rsidRPr="00DA3801" w:rsidDel="00EC5BCB" w:rsidRDefault="00DE5FD4" w:rsidP="008A12F7">
      <w:pPr>
        <w:pStyle w:val="NormalBPBHEB"/>
        <w:numPr>
          <w:ilvl w:val="0"/>
          <w:numId w:val="54"/>
        </w:numPr>
        <w:rPr>
          <w:del w:id="213" w:author="Paulo H. Leocadio" w:date="2024-07-17T13:08:00Z" w16du:dateUtc="2024-07-17T17:08:00Z"/>
        </w:rPr>
      </w:pPr>
      <w:del w:id="214" w:author="Paulo H. Leocadio" w:date="2024-07-17T13:08:00Z" w16du:dateUtc="2024-07-17T17:08:00Z">
        <w:r w:rsidRPr="00DA3801" w:rsidDel="00EC5BCB">
          <w:rPr>
            <w:b/>
            <w:bCs/>
          </w:rPr>
          <w:delText xml:space="preserve">Decoupling </w:delText>
        </w:r>
        <w:r w:rsidR="009F125F" w:rsidRPr="00DA3801" w:rsidDel="00EC5BCB">
          <w:rPr>
            <w:b/>
            <w:bCs/>
          </w:rPr>
          <w:delText>components</w:delText>
        </w:r>
        <w:r w:rsidRPr="00DA3801" w:rsidDel="00EC5BCB">
          <w:rPr>
            <w:b/>
            <w:bCs/>
          </w:rPr>
          <w:delText>:</w:delText>
        </w:r>
        <w:r w:rsidRPr="00DA3801" w:rsidDel="00EC5BCB">
          <w:delText xml:space="preserve"> Leverage SQS for decoupling components, reducing interdependencies and allowing for independent scaling and development</w:delText>
        </w:r>
      </w:del>
      <w:customXmlDelRangeStart w:id="215" w:author="Paulo H. Leocadio" w:date="2024-07-17T13:08:00Z"/>
      <w:sdt>
        <w:sdtPr>
          <w:id w:val="-1384403565"/>
          <w:citation/>
        </w:sdtPr>
        <w:sdtContent>
          <w:customXmlDelRangeEnd w:id="215"/>
          <w:del w:id="216" w:author="Paulo H. Leocadio" w:date="2024-07-17T13:08:00Z" w16du:dateUtc="2024-07-17T17:08:00Z">
            <w:r w:rsidR="004167F5" w:rsidDel="00EC5BCB">
              <w:fldChar w:fldCharType="begin"/>
            </w:r>
            <w:r w:rsidR="004167F5" w:rsidDel="00EC5BCB">
              <w:delInstrText xml:space="preserve"> CITATION hohpe2004a \l 1033 </w:delInstrText>
            </w:r>
            <w:r w:rsidR="004167F5" w:rsidDel="00EC5BCB">
              <w:fldChar w:fldCharType="separate"/>
            </w:r>
            <w:r w:rsidR="00D34F43" w:rsidDel="00EC5BCB">
              <w:rPr>
                <w:noProof/>
              </w:rPr>
              <w:delText xml:space="preserve"> </w:delText>
            </w:r>
            <w:r w:rsidR="00D34F43" w:rsidRPr="00D34F43" w:rsidDel="00EC5BCB">
              <w:rPr>
                <w:noProof/>
              </w:rPr>
              <w:delText>[62]</w:delText>
            </w:r>
            <w:r w:rsidR="004167F5" w:rsidDel="00EC5BCB">
              <w:fldChar w:fldCharType="end"/>
            </w:r>
          </w:del>
          <w:customXmlDelRangeStart w:id="217" w:author="Paulo H. Leocadio" w:date="2024-07-17T13:08:00Z"/>
        </w:sdtContent>
      </w:sdt>
      <w:customXmlDelRangeEnd w:id="217"/>
      <w:del w:id="218" w:author="Paulo H. Leocadio" w:date="2024-07-17T13:08:00Z" w16du:dateUtc="2024-07-17T17:08:00Z">
        <w:r w:rsidRPr="00DA3801" w:rsidDel="00EC5BCB">
          <w:delText>.</w:delText>
        </w:r>
      </w:del>
    </w:p>
    <w:p w14:paraId="21BF636D" w14:textId="772C835A" w:rsidR="005553A4" w:rsidRPr="008F4306" w:rsidDel="00EC5BCB" w:rsidRDefault="005553A4" w:rsidP="008F4306">
      <w:pPr>
        <w:keepNext/>
        <w:keepLines/>
        <w:spacing w:before="40" w:after="0"/>
        <w:outlineLvl w:val="1"/>
        <w:rPr>
          <w:del w:id="219" w:author="Paulo H. Leocadio" w:date="2024-07-17T13:08:00Z" w16du:dateUtc="2024-07-17T17:08:00Z"/>
          <w:rFonts w:eastAsiaTheme="majorEastAsia" w:cstheme="majorBidi"/>
          <w:sz w:val="36"/>
          <w:szCs w:val="26"/>
        </w:rPr>
      </w:pPr>
      <w:del w:id="220" w:author="Paulo H. Leocadio" w:date="2024-07-17T13:08:00Z" w16du:dateUtc="2024-07-17T17:08:00Z">
        <w:r w:rsidRPr="008F4306" w:rsidDel="00EC5BCB">
          <w:rPr>
            <w:rFonts w:eastAsiaTheme="majorEastAsia" w:cstheme="majorBidi"/>
            <w:sz w:val="36"/>
            <w:szCs w:val="26"/>
          </w:rPr>
          <w:delText xml:space="preserve">Use </w:delText>
        </w:r>
        <w:r w:rsidR="009F125F" w:rsidRPr="008F4306" w:rsidDel="00EC5BCB">
          <w:rPr>
            <w:rFonts w:eastAsiaTheme="majorEastAsia" w:cstheme="majorBidi"/>
            <w:sz w:val="36"/>
            <w:szCs w:val="26"/>
          </w:rPr>
          <w:delText>cases</w:delText>
        </w:r>
      </w:del>
    </w:p>
    <w:p w14:paraId="17B6CB12" w14:textId="0CC39D09" w:rsidR="009F125F" w:rsidRPr="00DA3801" w:rsidDel="00EC5BCB" w:rsidRDefault="009F125F" w:rsidP="00555FFB">
      <w:pPr>
        <w:pStyle w:val="NormalBPBHEB"/>
        <w:rPr>
          <w:del w:id="221" w:author="Paulo H. Leocadio" w:date="2024-07-17T13:08:00Z" w16du:dateUtc="2024-07-17T17:08:00Z"/>
        </w:rPr>
      </w:pPr>
      <w:del w:id="222" w:author="Paulo H. Leocadio" w:date="2024-07-17T13:08:00Z" w16du:dateUtc="2024-07-17T17:08:00Z">
        <w:r w:rsidDel="00EC5BCB">
          <w:delText>The following are the use cases:</w:delText>
        </w:r>
      </w:del>
    </w:p>
    <w:p w14:paraId="70E27214" w14:textId="1D779699" w:rsidR="009F125F" w:rsidDel="00EC5BCB" w:rsidRDefault="005553A4" w:rsidP="008A12F7">
      <w:pPr>
        <w:pStyle w:val="NormalBPBHEB"/>
        <w:numPr>
          <w:ilvl w:val="0"/>
          <w:numId w:val="55"/>
        </w:numPr>
        <w:rPr>
          <w:del w:id="223" w:author="Paulo H. Leocadio" w:date="2024-07-17T13:08:00Z" w16du:dateUtc="2024-07-17T17:08:00Z"/>
        </w:rPr>
      </w:pPr>
      <w:del w:id="224" w:author="Paulo H. Leocadio" w:date="2024-07-17T13:08:00Z" w16du:dateUtc="2024-07-17T17:08:00Z">
        <w:r w:rsidRPr="00DA3801" w:rsidDel="00EC5BCB">
          <w:rPr>
            <w:b/>
            <w:bCs/>
          </w:rPr>
          <w:delText xml:space="preserve">Microservices </w:delText>
        </w:r>
        <w:r w:rsidR="009F125F" w:rsidRPr="00DA3801" w:rsidDel="00EC5BCB">
          <w:rPr>
            <w:b/>
            <w:bCs/>
          </w:rPr>
          <w:delText>architecture</w:delText>
        </w:r>
        <w:r w:rsidRPr="00DA3801" w:rsidDel="00EC5BCB">
          <w:rPr>
            <w:b/>
            <w:bCs/>
          </w:rPr>
          <w:delText>:</w:delText>
        </w:r>
        <w:r w:rsidRPr="00DA3801" w:rsidDel="00EC5BCB">
          <w:delText xml:space="preserve"> AWS Application Integration services are instrumental in implementing </w:delText>
        </w:r>
        <w:r w:rsidR="00DF5456" w:rsidDel="00EC5BCB">
          <w:delText xml:space="preserve">a </w:delText>
        </w:r>
        <w:r w:rsidRPr="00DA3801" w:rsidDel="00EC5BCB">
          <w:delText>microservices architecture, where individual services communicate efficiently through events and messages</w:delText>
        </w:r>
      </w:del>
      <w:bookmarkStart w:id="225" w:name="_Ref150873061"/>
      <w:customXmlDelRangeStart w:id="226" w:author="Paulo H. Leocadio" w:date="2024-07-17T13:08:00Z"/>
      <w:sdt>
        <w:sdtPr>
          <w:id w:val="2061443282"/>
          <w:citation/>
        </w:sdtPr>
        <w:sdtContent>
          <w:customXmlDelRangeEnd w:id="226"/>
          <w:del w:id="227" w:author="Paulo H. Leocadio" w:date="2024-07-17T13:08:00Z" w16du:dateUtc="2024-07-17T17:08:00Z">
            <w:r w:rsidR="00E10554" w:rsidDel="00EC5BCB">
              <w:fldChar w:fldCharType="begin"/>
            </w:r>
            <w:r w:rsidR="00E10554" w:rsidDel="00EC5BCB">
              <w:delInstrText xml:space="preserve"> CITATION doe2019a \l 1033 </w:delInstrText>
            </w:r>
            <w:r w:rsidR="00E10554" w:rsidDel="00EC5BCB">
              <w:fldChar w:fldCharType="separate"/>
            </w:r>
            <w:r w:rsidR="00D34F43" w:rsidDel="00EC5BCB">
              <w:rPr>
                <w:noProof/>
              </w:rPr>
              <w:delText xml:space="preserve"> </w:delText>
            </w:r>
            <w:r w:rsidR="00D34F43" w:rsidRPr="00D34F43" w:rsidDel="00EC5BCB">
              <w:rPr>
                <w:noProof/>
              </w:rPr>
              <w:delText>[63]</w:delText>
            </w:r>
            <w:r w:rsidR="00E10554" w:rsidDel="00EC5BCB">
              <w:fldChar w:fldCharType="end"/>
            </w:r>
          </w:del>
          <w:customXmlDelRangeStart w:id="228" w:author="Paulo H. Leocadio" w:date="2024-07-17T13:08:00Z"/>
        </w:sdtContent>
      </w:sdt>
      <w:customXmlDelRangeEnd w:id="228"/>
      <w:bookmarkEnd w:id="225"/>
      <w:commentRangeStart w:id="229"/>
      <w:commentRangeEnd w:id="229"/>
      <w:del w:id="230" w:author="Paulo H. Leocadio" w:date="2024-07-17T13:08:00Z" w16du:dateUtc="2024-07-17T17:08:00Z">
        <w:r w:rsidR="009F125F" w:rsidDel="00EC5BCB">
          <w:rPr>
            <w:rStyle w:val="CommentReference"/>
            <w:rFonts w:eastAsiaTheme="minorHAnsi" w:cstheme="minorBidi"/>
          </w:rPr>
          <w:commentReference w:id="229"/>
        </w:r>
        <w:r w:rsidRPr="00DA3801" w:rsidDel="00EC5BCB">
          <w:delText>.</w:delText>
        </w:r>
      </w:del>
    </w:p>
    <w:p w14:paraId="6CC20484" w14:textId="20703C29" w:rsidR="006D64F3" w:rsidDel="00EC5BCB" w:rsidRDefault="006D64F3" w:rsidP="008541CC">
      <w:pPr>
        <w:pStyle w:val="NormalBPBHEB"/>
        <w:rPr>
          <w:del w:id="231" w:author="Paulo H. Leocadio" w:date="2024-07-17T13:08:00Z" w16du:dateUtc="2024-07-17T17:08:00Z"/>
        </w:rPr>
      </w:pPr>
      <w:del w:id="232" w:author="Paulo H. Leocadio" w:date="2024-07-17T13:08:00Z" w16du:dateUtc="2024-07-17T17:08:00Z">
        <w:r w:rsidRPr="006D64F3" w:rsidDel="00EC5BCB">
          <w:delText>Figure 7.8</w:delText>
        </w:r>
        <w:r w:rsidDel="00EC5BCB">
          <w:delText xml:space="preserve"> below depicts a t</w:delText>
        </w:r>
        <w:r w:rsidRPr="006D64F3" w:rsidDel="00EC5BCB">
          <w:delText xml:space="preserve">ypical microservices application on </w:delText>
        </w:r>
        <w:r w:rsidR="00A01259" w:rsidRPr="006D64F3" w:rsidDel="00EC5BCB">
          <w:delText>AWS</w:delText>
        </w:r>
        <w:r w:rsidR="00A01259" w:rsidDel="00EC5BCB">
          <w:delText>.</w:delText>
        </w:r>
      </w:del>
    </w:p>
    <w:p w14:paraId="2C427474" w14:textId="0DF86D9E" w:rsidR="00F95F26" w:rsidDel="00EC5BCB" w:rsidRDefault="000E07E1" w:rsidP="00555FFB">
      <w:pPr>
        <w:pStyle w:val="FigureBPBHEB"/>
        <w:rPr>
          <w:del w:id="233" w:author="Paulo H. Leocadio" w:date="2024-07-17T13:08:00Z" w16du:dateUtc="2024-07-17T17:08:00Z"/>
        </w:rPr>
      </w:pPr>
      <w:del w:id="234" w:author="Paulo H. Leocadio" w:date="2024-07-17T13:08:00Z" w16du:dateUtc="2024-07-17T17:08:00Z">
        <w:r w:rsidDel="00EC5BCB">
          <w:delText xml:space="preserve"> </w:delText>
        </w:r>
        <w:r w:rsidDel="00EC5BCB">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del>
    </w:p>
    <w:p w14:paraId="4656216B" w14:textId="656CF158" w:rsidR="005553A4" w:rsidDel="00EC5BCB" w:rsidRDefault="00F95F26" w:rsidP="009F125F">
      <w:pPr>
        <w:pStyle w:val="FigureCaptionBPBHEB"/>
        <w:rPr>
          <w:del w:id="235" w:author="Paulo H. Leocadio" w:date="2024-07-17T13:08:00Z" w16du:dateUtc="2024-07-17T17:08:00Z"/>
        </w:rPr>
      </w:pPr>
      <w:del w:id="236" w:author="Paulo H. Leocadio" w:date="2024-07-17T13:08:00Z" w16du:dateUtc="2024-07-17T17:08:00Z">
        <w:r w:rsidRPr="00555FFB" w:rsidDel="00EC5BCB">
          <w:rPr>
            <w:b/>
            <w:bCs w:val="0"/>
          </w:rPr>
          <w:delText xml:space="preserve">Figure </w:delText>
        </w:r>
        <w:r w:rsidR="009F125F"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8</w:delText>
        </w:r>
        <w:r w:rsidRPr="00555FFB" w:rsidDel="00EC5BCB">
          <w:rPr>
            <w:b/>
            <w:i w:val="0"/>
            <w:iCs w:val="0"/>
          </w:rPr>
          <w:fldChar w:fldCharType="end"/>
        </w:r>
        <w:r w:rsidR="009F125F" w:rsidRPr="00555FFB" w:rsidDel="00EC5BCB">
          <w:rPr>
            <w:b/>
            <w:bCs w:val="0"/>
          </w:rPr>
          <w:delText>:</w:delText>
        </w:r>
        <w:r w:rsidDel="00EC5BCB">
          <w:delText xml:space="preserve"> </w:delText>
        </w:r>
        <w:r w:rsidRPr="00C93985" w:rsidDel="00EC5BCB">
          <w:delText>Typical microservices application on AWS</w:delText>
        </w:r>
        <w:r w:rsidR="001351C7" w:rsidDel="00EC5BCB">
          <w:delText xml:space="preserve"> (AWS Documentation)</w:delText>
        </w:r>
      </w:del>
    </w:p>
    <w:p w14:paraId="08D8924A" w14:textId="1F73AB44" w:rsidR="009F125F" w:rsidRPr="00DA3801" w:rsidDel="00EC5BCB" w:rsidRDefault="009F125F" w:rsidP="00555FFB">
      <w:pPr>
        <w:pStyle w:val="NormalBPBHEB"/>
        <w:rPr>
          <w:del w:id="237" w:author="Paulo H. Leocadio" w:date="2024-07-17T13:08:00Z" w16du:dateUtc="2024-07-17T17:08:00Z"/>
        </w:rPr>
      </w:pPr>
    </w:p>
    <w:p w14:paraId="714CD106" w14:textId="143AEBE8" w:rsidR="005553A4" w:rsidDel="00EC5BCB" w:rsidRDefault="005553A4" w:rsidP="008A12F7">
      <w:pPr>
        <w:pStyle w:val="NormalBPBHEB"/>
        <w:numPr>
          <w:ilvl w:val="0"/>
          <w:numId w:val="55"/>
        </w:numPr>
        <w:rPr>
          <w:del w:id="238" w:author="Paulo H. Leocadio" w:date="2024-07-17T13:08:00Z" w16du:dateUtc="2024-07-17T17:08:00Z"/>
        </w:rPr>
      </w:pPr>
      <w:del w:id="239" w:author="Paulo H. Leocadio" w:date="2024-07-17T13:08:00Z" w16du:dateUtc="2024-07-17T17:08:00Z">
        <w:r w:rsidRPr="00DA3801" w:rsidDel="00EC5BCB">
          <w:rPr>
            <w:b/>
            <w:bCs/>
          </w:rPr>
          <w:delText xml:space="preserve">Asynchronous </w:delText>
        </w:r>
        <w:r w:rsidR="009F125F" w:rsidRPr="00DA3801" w:rsidDel="00EC5BCB">
          <w:rPr>
            <w:b/>
            <w:bCs/>
          </w:rPr>
          <w:delText>communication</w:delText>
        </w:r>
        <w:r w:rsidRPr="00DA3801" w:rsidDel="00EC5BCB">
          <w:rPr>
            <w:b/>
            <w:bCs/>
          </w:rPr>
          <w:delText>:</w:delText>
        </w:r>
        <w:r w:rsidRPr="00DA3801" w:rsidDel="00EC5BCB">
          <w:delText xml:space="preserve"> SQS is particularly effective for enabling asynchronous communication between different parts of an application, ensuring smooth operation and reducing dependencies</w:delText>
        </w:r>
      </w:del>
      <w:bookmarkStart w:id="240" w:name="_Ref150873084"/>
      <w:customXmlDelRangeStart w:id="241" w:author="Paulo H. Leocadio" w:date="2024-07-17T13:08:00Z"/>
      <w:sdt>
        <w:sdtPr>
          <w:id w:val="1986045106"/>
          <w:citation/>
        </w:sdtPr>
        <w:sdtContent>
          <w:customXmlDelRangeEnd w:id="241"/>
          <w:del w:id="242" w:author="Paulo H. Leocadio" w:date="2024-07-17T13:08:00Z" w16du:dateUtc="2024-07-17T17:08:00Z">
            <w:r w:rsidR="00C44DC9" w:rsidDel="00EC5BCB">
              <w:fldChar w:fldCharType="begin"/>
            </w:r>
            <w:r w:rsidR="00C44DC9" w:rsidDel="00EC5BCB">
              <w:delInstrText xml:space="preserve"> CITATION smith2018i \l 1033 </w:delInstrText>
            </w:r>
            <w:r w:rsidR="00C44DC9" w:rsidDel="00EC5BCB">
              <w:fldChar w:fldCharType="separate"/>
            </w:r>
            <w:r w:rsidR="00D34F43" w:rsidDel="00EC5BCB">
              <w:rPr>
                <w:noProof/>
              </w:rPr>
              <w:delText xml:space="preserve"> </w:delText>
            </w:r>
            <w:r w:rsidR="00D34F43" w:rsidRPr="00D34F43" w:rsidDel="00EC5BCB">
              <w:rPr>
                <w:noProof/>
              </w:rPr>
              <w:delText>[64]</w:delText>
            </w:r>
            <w:r w:rsidR="00C44DC9" w:rsidDel="00EC5BCB">
              <w:fldChar w:fldCharType="end"/>
            </w:r>
          </w:del>
          <w:customXmlDelRangeStart w:id="243" w:author="Paulo H. Leocadio" w:date="2024-07-17T13:08:00Z"/>
        </w:sdtContent>
      </w:sdt>
      <w:customXmlDelRangeEnd w:id="243"/>
      <w:bookmarkEnd w:id="240"/>
      <w:del w:id="244" w:author="Paulo H. Leocadio" w:date="2024-07-17T13:08:00Z" w16du:dateUtc="2024-07-17T17:08:00Z">
        <w:r w:rsidRPr="00DA3801" w:rsidDel="00EC5BCB">
          <w:delText>.</w:delText>
        </w:r>
      </w:del>
    </w:p>
    <w:p w14:paraId="1A2F653B" w14:textId="6D252982" w:rsidR="005553A4" w:rsidRPr="00470873" w:rsidDel="00EC5BCB" w:rsidRDefault="005553A4" w:rsidP="00470873">
      <w:pPr>
        <w:keepNext/>
        <w:keepLines/>
        <w:spacing w:before="40" w:after="0"/>
        <w:outlineLvl w:val="1"/>
        <w:rPr>
          <w:del w:id="245" w:author="Paulo H. Leocadio" w:date="2024-07-17T13:08:00Z" w16du:dateUtc="2024-07-17T17:08:00Z"/>
          <w:rFonts w:eastAsiaTheme="majorEastAsia" w:cstheme="majorBidi"/>
          <w:sz w:val="36"/>
          <w:szCs w:val="26"/>
        </w:rPr>
      </w:pPr>
      <w:del w:id="246" w:author="Paulo H. Leocadio" w:date="2024-07-17T13:08:00Z" w16du:dateUtc="2024-07-17T17:08:00Z">
        <w:r w:rsidRPr="00470873" w:rsidDel="00EC5BCB">
          <w:rPr>
            <w:rFonts w:eastAsiaTheme="majorEastAsia" w:cstheme="majorBidi"/>
            <w:sz w:val="36"/>
            <w:szCs w:val="26"/>
          </w:rPr>
          <w:delText xml:space="preserve">Challenges and </w:delText>
        </w:r>
        <w:r w:rsidR="009F125F" w:rsidRPr="00470873" w:rsidDel="00EC5BCB">
          <w:rPr>
            <w:rFonts w:eastAsiaTheme="majorEastAsia" w:cstheme="majorBidi"/>
            <w:sz w:val="36"/>
            <w:szCs w:val="26"/>
          </w:rPr>
          <w:delText>considerations</w:delText>
        </w:r>
      </w:del>
    </w:p>
    <w:p w14:paraId="5B425795" w14:textId="70F4DE80" w:rsidR="009F125F" w:rsidRPr="00DA3801" w:rsidDel="00EC5BCB" w:rsidRDefault="009F125F" w:rsidP="00555FFB">
      <w:pPr>
        <w:pStyle w:val="NormalBPBHEB"/>
        <w:rPr>
          <w:del w:id="247" w:author="Paulo H. Leocadio" w:date="2024-07-17T13:08:00Z" w16du:dateUtc="2024-07-17T17:08:00Z"/>
        </w:rPr>
      </w:pPr>
      <w:del w:id="248" w:author="Paulo H. Leocadio" w:date="2024-07-17T13:08:00Z" w16du:dateUtc="2024-07-17T17:08:00Z">
        <w:r w:rsidDel="00EC5BCB">
          <w:delText>The following are the challenges and considerations:</w:delText>
        </w:r>
      </w:del>
    </w:p>
    <w:p w14:paraId="274B4FB1" w14:textId="79D3CC16" w:rsidR="005553A4" w:rsidRPr="00DA3801" w:rsidDel="00EC5BCB" w:rsidRDefault="005553A4" w:rsidP="008A12F7">
      <w:pPr>
        <w:pStyle w:val="NormalBPBHEB"/>
        <w:numPr>
          <w:ilvl w:val="0"/>
          <w:numId w:val="56"/>
        </w:numPr>
        <w:rPr>
          <w:del w:id="249" w:author="Paulo H. Leocadio" w:date="2024-07-17T13:08:00Z" w16du:dateUtc="2024-07-17T17:08:00Z"/>
        </w:rPr>
      </w:pPr>
      <w:del w:id="250" w:author="Paulo H. Leocadio" w:date="2024-07-17T13:08:00Z" w16du:dateUtc="2024-07-17T17:08:00Z">
        <w:r w:rsidRPr="00DA3801" w:rsidDel="00EC5BCB">
          <w:rPr>
            <w:b/>
            <w:bCs/>
          </w:rPr>
          <w:delText xml:space="preserve">Message </w:delText>
        </w:r>
        <w:r w:rsidR="009F125F" w:rsidRPr="00DA3801" w:rsidDel="00EC5BCB">
          <w:rPr>
            <w:b/>
            <w:bCs/>
          </w:rPr>
          <w:delText>ordering</w:delText>
        </w:r>
        <w:r w:rsidRPr="00DA3801" w:rsidDel="00EC5BCB">
          <w:rPr>
            <w:b/>
            <w:bCs/>
          </w:rPr>
          <w:delText>:</w:delText>
        </w:r>
        <w:r w:rsidRPr="00DA3801" w:rsidDel="00EC5BCB">
          <w:delText xml:space="preserve"> When using SQS, consider the implications of message ordering and implement strategies to manage and handle ordered and unordered messages effectively</w:delText>
        </w:r>
      </w:del>
      <w:customXmlDelRangeStart w:id="251" w:author="Paulo H. Leocadio" w:date="2024-07-17T13:08:00Z"/>
      <w:sdt>
        <w:sdtPr>
          <w:id w:val="834809663"/>
          <w:citation/>
        </w:sdtPr>
        <w:sdtContent>
          <w:customXmlDelRangeEnd w:id="251"/>
          <w:del w:id="252" w:author="Paulo H. Leocadio" w:date="2024-07-17T13:08:00Z" w16du:dateUtc="2024-07-17T17:08:00Z">
            <w:r w:rsidR="004771EA" w:rsidDel="00EC5BCB">
              <w:fldChar w:fldCharType="begin"/>
            </w:r>
            <w:r w:rsidR="004771EA" w:rsidDel="00EC5BCB">
              <w:delInstrText xml:space="preserve"> CITATION linthicum2009a \l 1033 </w:delInstrText>
            </w:r>
            <w:r w:rsidR="004771EA" w:rsidDel="00EC5BCB">
              <w:fldChar w:fldCharType="separate"/>
            </w:r>
            <w:r w:rsidR="00D34F43" w:rsidDel="00EC5BCB">
              <w:rPr>
                <w:noProof/>
              </w:rPr>
              <w:delText xml:space="preserve"> </w:delText>
            </w:r>
            <w:r w:rsidR="00D34F43" w:rsidRPr="00D34F43" w:rsidDel="00EC5BCB">
              <w:rPr>
                <w:noProof/>
              </w:rPr>
              <w:delText>[58]</w:delText>
            </w:r>
            <w:r w:rsidR="004771EA" w:rsidDel="00EC5BCB">
              <w:fldChar w:fldCharType="end"/>
            </w:r>
          </w:del>
          <w:customXmlDelRangeStart w:id="253" w:author="Paulo H. Leocadio" w:date="2024-07-17T13:08:00Z"/>
        </w:sdtContent>
      </w:sdt>
      <w:customXmlDelRangeEnd w:id="253"/>
      <w:del w:id="254" w:author="Paulo H. Leocadio" w:date="2024-07-17T13:08:00Z" w16du:dateUtc="2024-07-17T17:08:00Z">
        <w:r w:rsidRPr="00DA3801" w:rsidDel="00EC5BCB">
          <w:delText>.</w:delText>
        </w:r>
      </w:del>
    </w:p>
    <w:p w14:paraId="0F3D092D" w14:textId="6A755DFE" w:rsidR="005553A4" w:rsidRPr="00DA3801" w:rsidDel="00EC5BCB" w:rsidRDefault="005553A4" w:rsidP="008A12F7">
      <w:pPr>
        <w:pStyle w:val="NormalBPBHEB"/>
        <w:numPr>
          <w:ilvl w:val="0"/>
          <w:numId w:val="56"/>
        </w:numPr>
        <w:rPr>
          <w:del w:id="255" w:author="Paulo H. Leocadio" w:date="2024-07-17T13:08:00Z" w16du:dateUtc="2024-07-17T17:08:00Z"/>
        </w:rPr>
      </w:pPr>
      <w:del w:id="256" w:author="Paulo H. Leocadio" w:date="2024-07-17T13:08:00Z" w16du:dateUtc="2024-07-17T17:08:00Z">
        <w:r w:rsidRPr="00DA3801" w:rsidDel="00EC5BCB">
          <w:rPr>
            <w:b/>
            <w:bCs/>
          </w:rPr>
          <w:delText xml:space="preserve">Error </w:delText>
        </w:r>
        <w:r w:rsidR="009F125F" w:rsidRPr="00DA3801" w:rsidDel="00EC5BCB">
          <w:rPr>
            <w:b/>
            <w:bCs/>
          </w:rPr>
          <w:delText>handling</w:delText>
        </w:r>
        <w:r w:rsidRPr="00DA3801" w:rsidDel="00EC5BCB">
          <w:rPr>
            <w:b/>
            <w:bCs/>
          </w:rPr>
          <w:delText>:</w:delText>
        </w:r>
        <w:r w:rsidRPr="00DA3801" w:rsidDel="00EC5BCB">
          <w:delText xml:space="preserve"> Implement robust error handling mechanisms, especially in asynchronous communication scenarios, to ensure the reliability of application integration</w:delText>
        </w:r>
      </w:del>
      <w:customXmlDelRangeStart w:id="257" w:author="Paulo H. Leocadio" w:date="2024-07-17T13:08:00Z"/>
      <w:sdt>
        <w:sdtPr>
          <w:id w:val="-257907560"/>
          <w:citation/>
        </w:sdtPr>
        <w:sdtContent>
          <w:customXmlDelRangeEnd w:id="257"/>
          <w:del w:id="258" w:author="Paulo H. Leocadio" w:date="2024-07-17T13:08:00Z" w16du:dateUtc="2024-07-17T17:08:00Z">
            <w:r w:rsidR="00DB4067" w:rsidDel="00EC5BCB">
              <w:fldChar w:fldCharType="begin"/>
            </w:r>
            <w:r w:rsidR="00DB4067" w:rsidDel="00EC5BCB">
              <w:delInstrText xml:space="preserve"> CITATION chappell2004a \l 1033 </w:delInstrText>
            </w:r>
            <w:r w:rsidR="00DB4067" w:rsidDel="00EC5BCB">
              <w:fldChar w:fldCharType="separate"/>
            </w:r>
            <w:r w:rsidR="00D34F43" w:rsidDel="00EC5BCB">
              <w:rPr>
                <w:noProof/>
              </w:rPr>
              <w:delText xml:space="preserve"> </w:delText>
            </w:r>
            <w:r w:rsidR="00D34F43" w:rsidRPr="00D34F43" w:rsidDel="00EC5BCB">
              <w:rPr>
                <w:noProof/>
              </w:rPr>
              <w:delText>[61]</w:delText>
            </w:r>
            <w:r w:rsidR="00DB4067" w:rsidDel="00EC5BCB">
              <w:fldChar w:fldCharType="end"/>
            </w:r>
          </w:del>
          <w:customXmlDelRangeStart w:id="259" w:author="Paulo H. Leocadio" w:date="2024-07-17T13:08:00Z"/>
        </w:sdtContent>
      </w:sdt>
      <w:customXmlDelRangeEnd w:id="259"/>
      <w:del w:id="260" w:author="Paulo H. Leocadio" w:date="2024-07-17T13:08:00Z" w16du:dateUtc="2024-07-17T17:08:00Z">
        <w:r w:rsidRPr="00DA3801" w:rsidDel="00EC5BCB">
          <w:delText>.</w:delText>
        </w:r>
      </w:del>
    </w:p>
    <w:p w14:paraId="2285F5C9" w14:textId="30426A56" w:rsidR="000760BB" w:rsidRPr="000760BB" w:rsidDel="00EC5BCB" w:rsidRDefault="000760BB" w:rsidP="00555FFB">
      <w:pPr>
        <w:pStyle w:val="Heading1BPBHEB"/>
        <w:rPr>
          <w:del w:id="261" w:author="Paulo H. Leocadio" w:date="2024-07-17T13:08:00Z" w16du:dateUtc="2024-07-17T17:08:00Z"/>
        </w:rPr>
      </w:pPr>
      <w:del w:id="262" w:author="Paulo H. Leocadio" w:date="2024-07-17T13:08:00Z" w16du:dateUtc="2024-07-17T17:08:00Z">
        <w:r w:rsidRPr="000760BB" w:rsidDel="00EC5BCB">
          <w:delText>Amazon AppFlow</w:delText>
        </w:r>
      </w:del>
    </w:p>
    <w:p w14:paraId="0832EBDA" w14:textId="48911248" w:rsidR="000760BB" w:rsidDel="00EC5BCB" w:rsidRDefault="000760BB" w:rsidP="009F125F">
      <w:pPr>
        <w:pStyle w:val="NormalBPBHEB"/>
        <w:rPr>
          <w:del w:id="263" w:author="Paulo H. Leocadio" w:date="2024-07-17T13:08:00Z" w16du:dateUtc="2024-07-17T17:08:00Z"/>
        </w:rPr>
      </w:pPr>
      <w:del w:id="264" w:author="Paulo H. Leocadio" w:date="2024-07-17T13:08:00Z" w16du:dateUtc="2024-07-17T17:08:00Z">
        <w:r w:rsidRPr="000760BB" w:rsidDel="00EC5BCB">
          <w:delTex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delText>
        </w:r>
      </w:del>
    </w:p>
    <w:p w14:paraId="248ECDC8" w14:textId="5AD36AB8" w:rsidR="000760BB" w:rsidRPr="00470873" w:rsidDel="00EC5BCB" w:rsidRDefault="000760BB" w:rsidP="00470873">
      <w:pPr>
        <w:keepNext/>
        <w:keepLines/>
        <w:spacing w:before="40" w:after="0"/>
        <w:outlineLvl w:val="1"/>
        <w:rPr>
          <w:del w:id="265" w:author="Paulo H. Leocadio" w:date="2024-07-17T13:08:00Z" w16du:dateUtc="2024-07-17T17:08:00Z"/>
          <w:rFonts w:eastAsiaTheme="majorEastAsia" w:cstheme="majorBidi"/>
          <w:sz w:val="36"/>
          <w:szCs w:val="26"/>
        </w:rPr>
      </w:pPr>
      <w:del w:id="266" w:author="Paulo H. Leocadio" w:date="2024-07-17T13:08:00Z" w16du:dateUtc="2024-07-17T17:08:00Z">
        <w:r w:rsidRPr="00470873" w:rsidDel="00EC5BCB">
          <w:rPr>
            <w:rFonts w:eastAsiaTheme="majorEastAsia" w:cstheme="majorBidi"/>
            <w:sz w:val="36"/>
            <w:szCs w:val="26"/>
          </w:rPr>
          <w:delText xml:space="preserve">Key </w:delText>
        </w:r>
        <w:r w:rsidR="009F125F" w:rsidRPr="00470873" w:rsidDel="00EC5BCB">
          <w:rPr>
            <w:rFonts w:eastAsiaTheme="majorEastAsia" w:cstheme="majorBidi"/>
            <w:sz w:val="36"/>
            <w:szCs w:val="26"/>
          </w:rPr>
          <w:delText xml:space="preserve">features </w:delText>
        </w:r>
      </w:del>
    </w:p>
    <w:p w14:paraId="3229B980" w14:textId="78548E01" w:rsidR="009F125F" w:rsidRPr="000760BB" w:rsidDel="00EC5BCB" w:rsidRDefault="009F125F" w:rsidP="00555FFB">
      <w:pPr>
        <w:pStyle w:val="NormalBPBHEB"/>
        <w:rPr>
          <w:del w:id="267" w:author="Paulo H. Leocadio" w:date="2024-07-17T13:08:00Z" w16du:dateUtc="2024-07-17T17:08:00Z"/>
        </w:rPr>
      </w:pPr>
      <w:del w:id="268" w:author="Paulo H. Leocadio" w:date="2024-07-17T13:08:00Z" w16du:dateUtc="2024-07-17T17:08:00Z">
        <w:r w:rsidDel="00EC5BCB">
          <w:delText>The following are the key features of Amazon AppFlow</w:delText>
        </w:r>
      </w:del>
      <w:customXmlDelRangeStart w:id="269" w:author="Paulo H. Leocadio" w:date="2024-07-17T13:08:00Z"/>
      <w:sdt>
        <w:sdtPr>
          <w:id w:val="-199563514"/>
          <w:citation/>
        </w:sdtPr>
        <w:sdtContent>
          <w:customXmlDelRangeEnd w:id="269"/>
          <w:del w:id="270" w:author="Paulo H. Leocadio" w:date="2024-07-17T13:08:00Z" w16du:dateUtc="2024-07-17T17:08:00Z">
            <w:r w:rsidR="00CD4C7F" w:rsidDel="00EC5BCB">
              <w:fldChar w:fldCharType="begin"/>
            </w:r>
            <w:r w:rsidR="00CD4C7F" w:rsidDel="00EC5BCB">
              <w:delInstrText xml:space="preserve"> CITATION a2023c \l 1033 </w:delInstrText>
            </w:r>
            <w:r w:rsidR="00CD4C7F" w:rsidDel="00EC5BCB">
              <w:fldChar w:fldCharType="separate"/>
            </w:r>
            <w:r w:rsidR="00D34F43" w:rsidDel="00EC5BCB">
              <w:rPr>
                <w:noProof/>
              </w:rPr>
              <w:delText xml:space="preserve"> </w:delText>
            </w:r>
            <w:r w:rsidR="00D34F43" w:rsidRPr="00D34F43" w:rsidDel="00EC5BCB">
              <w:rPr>
                <w:noProof/>
              </w:rPr>
              <w:delText>[56]</w:delText>
            </w:r>
            <w:r w:rsidR="00CD4C7F" w:rsidDel="00EC5BCB">
              <w:fldChar w:fldCharType="end"/>
            </w:r>
          </w:del>
          <w:customXmlDelRangeStart w:id="271" w:author="Paulo H. Leocadio" w:date="2024-07-17T13:08:00Z"/>
        </w:sdtContent>
      </w:sdt>
      <w:customXmlDelRangeEnd w:id="271"/>
      <w:del w:id="272" w:author="Paulo H. Leocadio" w:date="2024-07-17T13:08:00Z" w16du:dateUtc="2024-07-17T17:08:00Z">
        <w:r w:rsidDel="00EC5BCB">
          <w:delText xml:space="preserve">: </w:delText>
        </w:r>
      </w:del>
    </w:p>
    <w:p w14:paraId="1579455B" w14:textId="374DBAAC" w:rsidR="000760BB" w:rsidRPr="000760BB" w:rsidDel="00EC5BCB" w:rsidRDefault="000760BB" w:rsidP="008A12F7">
      <w:pPr>
        <w:pStyle w:val="NormalBPBHEB"/>
        <w:numPr>
          <w:ilvl w:val="0"/>
          <w:numId w:val="57"/>
        </w:numPr>
        <w:rPr>
          <w:del w:id="273" w:author="Paulo H. Leocadio" w:date="2024-07-17T13:08:00Z" w16du:dateUtc="2024-07-17T17:08:00Z"/>
        </w:rPr>
      </w:pPr>
      <w:del w:id="274" w:author="Paulo H. Leocadio" w:date="2024-07-17T13:08:00Z" w16du:dateUtc="2024-07-17T17:08:00Z">
        <w:r w:rsidRPr="000760BB" w:rsidDel="00EC5BCB">
          <w:rPr>
            <w:b/>
            <w:bCs/>
          </w:rPr>
          <w:delText>Bi-</w:delText>
        </w:r>
        <w:r w:rsidR="00884272" w:rsidRPr="000760BB" w:rsidDel="00EC5BCB">
          <w:rPr>
            <w:b/>
            <w:bCs/>
          </w:rPr>
          <w:delText>directional data flow</w:delText>
        </w:r>
        <w:r w:rsidRPr="000760BB" w:rsidDel="00EC5BCB">
          <w:rPr>
            <w:b/>
            <w:bCs/>
          </w:rPr>
          <w:delText>:</w:delText>
        </w:r>
        <w:r w:rsidRPr="000760BB" w:rsidDel="00EC5BCB">
          <w:delText xml:space="preserve"> Amazon AppFlow supports bidirectional data transfer, allowing organizations to move data both to and from AWS services and various SaaS applications.</w:delText>
        </w:r>
      </w:del>
    </w:p>
    <w:p w14:paraId="68666369" w14:textId="170F16FB" w:rsidR="000760BB" w:rsidRPr="000760BB" w:rsidDel="00EC5BCB" w:rsidRDefault="000760BB" w:rsidP="008A12F7">
      <w:pPr>
        <w:pStyle w:val="NormalBPBHEB"/>
        <w:numPr>
          <w:ilvl w:val="0"/>
          <w:numId w:val="57"/>
        </w:numPr>
        <w:rPr>
          <w:del w:id="275" w:author="Paulo H. Leocadio" w:date="2024-07-17T13:08:00Z" w16du:dateUtc="2024-07-17T17:08:00Z"/>
        </w:rPr>
      </w:pPr>
      <w:del w:id="276" w:author="Paulo H. Leocadio" w:date="2024-07-17T13:08:00Z" w16du:dateUtc="2024-07-17T17:08:00Z">
        <w:r w:rsidRPr="000760BB" w:rsidDel="00EC5BCB">
          <w:rPr>
            <w:b/>
            <w:bCs/>
          </w:rPr>
          <w:delText>Pre-</w:delText>
        </w:r>
        <w:r w:rsidR="00884272" w:rsidRPr="000760BB" w:rsidDel="00EC5BCB">
          <w:rPr>
            <w:b/>
            <w:bCs/>
          </w:rPr>
          <w:delText>built connectors</w:delText>
        </w:r>
        <w:r w:rsidRPr="000760BB" w:rsidDel="00EC5BCB">
          <w:rPr>
            <w:b/>
            <w:bCs/>
          </w:rPr>
          <w:delText>:</w:delText>
        </w:r>
        <w:r w:rsidRPr="000760BB" w:rsidDel="00EC5BCB">
          <w:delText xml:space="preserve"> The service comes with pre-built connectors for popular SaaS applications like Salesforce, ServiceNow, and others, simplifying the integration process.</w:delText>
        </w:r>
      </w:del>
    </w:p>
    <w:p w14:paraId="3B00AB8E" w14:textId="171C1550" w:rsidR="000760BB" w:rsidRPr="000760BB" w:rsidDel="00EC5BCB" w:rsidRDefault="000760BB" w:rsidP="008A12F7">
      <w:pPr>
        <w:pStyle w:val="NormalBPBHEB"/>
        <w:numPr>
          <w:ilvl w:val="0"/>
          <w:numId w:val="57"/>
        </w:numPr>
        <w:rPr>
          <w:del w:id="277" w:author="Paulo H. Leocadio" w:date="2024-07-17T13:08:00Z" w16du:dateUtc="2024-07-17T17:08:00Z"/>
        </w:rPr>
      </w:pPr>
      <w:del w:id="278" w:author="Paulo H. Leocadio" w:date="2024-07-17T13:08:00Z" w16du:dateUtc="2024-07-17T17:08:00Z">
        <w:r w:rsidRPr="000760BB" w:rsidDel="00EC5BCB">
          <w:rPr>
            <w:b/>
            <w:bCs/>
          </w:rPr>
          <w:delText xml:space="preserve">Data </w:delText>
        </w:r>
        <w:r w:rsidR="00884272" w:rsidRPr="000760BB" w:rsidDel="00EC5BCB">
          <w:rPr>
            <w:b/>
            <w:bCs/>
          </w:rPr>
          <w:delText>mapping and transformation</w:delText>
        </w:r>
        <w:r w:rsidRPr="000760BB" w:rsidDel="00EC5BCB">
          <w:rPr>
            <w:b/>
            <w:bCs/>
          </w:rPr>
          <w:delText>:</w:delText>
        </w:r>
        <w:r w:rsidRPr="000760BB" w:rsidDel="00EC5BCB">
          <w:delText xml:space="preserve"> Amazon AppFlow enables data mapping and transformation, ensuring that data formats are compatible between source and destination systems.</w:delText>
        </w:r>
      </w:del>
    </w:p>
    <w:p w14:paraId="23C23C75" w14:textId="77CEC918" w:rsidR="000760BB" w:rsidRPr="00470873" w:rsidDel="00EC5BCB" w:rsidRDefault="000760BB" w:rsidP="00470873">
      <w:pPr>
        <w:keepNext/>
        <w:keepLines/>
        <w:spacing w:before="40" w:after="0"/>
        <w:outlineLvl w:val="1"/>
        <w:rPr>
          <w:del w:id="279" w:author="Paulo H. Leocadio" w:date="2024-07-17T13:08:00Z" w16du:dateUtc="2024-07-17T17:08:00Z"/>
          <w:rFonts w:eastAsiaTheme="majorEastAsia" w:cstheme="majorBidi"/>
          <w:sz w:val="36"/>
          <w:szCs w:val="26"/>
        </w:rPr>
      </w:pPr>
      <w:del w:id="280" w:author="Paulo H. Leocadio" w:date="2024-07-17T13:08:00Z" w16du:dateUtc="2024-07-17T17:08:00Z">
        <w:r w:rsidRPr="00470873" w:rsidDel="00EC5BCB">
          <w:rPr>
            <w:rFonts w:eastAsiaTheme="majorEastAsia" w:cstheme="majorBidi"/>
            <w:sz w:val="36"/>
            <w:szCs w:val="26"/>
          </w:rPr>
          <w:delText xml:space="preserve">Use </w:delText>
        </w:r>
        <w:r w:rsidR="007562A6" w:rsidRPr="00470873" w:rsidDel="00EC5BCB">
          <w:rPr>
            <w:rFonts w:eastAsiaTheme="majorEastAsia" w:cstheme="majorBidi"/>
            <w:sz w:val="36"/>
            <w:szCs w:val="26"/>
          </w:rPr>
          <w:delText>cases</w:delText>
        </w:r>
      </w:del>
    </w:p>
    <w:p w14:paraId="5D6690ED" w14:textId="178E4F3F" w:rsidR="007562A6" w:rsidRPr="000760BB" w:rsidDel="00EC5BCB" w:rsidRDefault="007562A6" w:rsidP="00555FFB">
      <w:pPr>
        <w:pStyle w:val="NormalBPBHEB"/>
        <w:rPr>
          <w:del w:id="281" w:author="Paulo H. Leocadio" w:date="2024-07-17T13:08:00Z" w16du:dateUtc="2024-07-17T17:08:00Z"/>
        </w:rPr>
      </w:pPr>
      <w:del w:id="282" w:author="Paulo H. Leocadio" w:date="2024-07-17T13:08:00Z" w16du:dateUtc="2024-07-17T17:08:00Z">
        <w:r w:rsidDel="00EC5BCB">
          <w:delText xml:space="preserve">In the following section, we will go through the use cases: </w:delText>
        </w:r>
      </w:del>
    </w:p>
    <w:p w14:paraId="6D960E1F" w14:textId="1449E62C" w:rsidR="000760BB" w:rsidRPr="000760BB" w:rsidDel="00EC5BCB" w:rsidRDefault="000760BB" w:rsidP="008A12F7">
      <w:pPr>
        <w:pStyle w:val="NormalBPBHEB"/>
        <w:numPr>
          <w:ilvl w:val="0"/>
          <w:numId w:val="58"/>
        </w:numPr>
        <w:rPr>
          <w:del w:id="283" w:author="Paulo H. Leocadio" w:date="2024-07-17T13:08:00Z" w16du:dateUtc="2024-07-17T17:08:00Z"/>
        </w:rPr>
      </w:pPr>
      <w:del w:id="284" w:author="Paulo H. Leocadio" w:date="2024-07-17T13:08:00Z" w16du:dateUtc="2024-07-17T17:08:00Z">
        <w:r w:rsidRPr="000760BB" w:rsidDel="00EC5BCB">
          <w:rPr>
            <w:b/>
            <w:bCs/>
          </w:rPr>
          <w:delText xml:space="preserve">Sales and </w:delText>
        </w:r>
        <w:r w:rsidR="007562A6" w:rsidRPr="000760BB" w:rsidDel="00EC5BCB">
          <w:rPr>
            <w:b/>
            <w:bCs/>
          </w:rPr>
          <w:delText>marketing automation</w:delText>
        </w:r>
        <w:r w:rsidRPr="000760BB" w:rsidDel="00EC5BCB">
          <w:rPr>
            <w:b/>
            <w:bCs/>
          </w:rPr>
          <w:delText>:</w:delText>
        </w:r>
        <w:r w:rsidRPr="000760BB" w:rsidDel="00EC5BCB">
          <w:delText xml:space="preserve"> Organizations can use Amazon AppFlow to automate the flow of data between CRM systems like Salesforce and marketing platforms, streamlining sales and marketing processes</w:delText>
        </w:r>
      </w:del>
      <w:customXmlDelRangeStart w:id="285" w:author="Paulo H. Leocadio" w:date="2024-07-17T13:08:00Z"/>
      <w:sdt>
        <w:sdtPr>
          <w:id w:val="-733385263"/>
          <w:citation/>
        </w:sdtPr>
        <w:sdtContent>
          <w:customXmlDelRangeEnd w:id="285"/>
          <w:del w:id="286" w:author="Paulo H. Leocadio" w:date="2024-07-17T13:08:00Z" w16du:dateUtc="2024-07-17T17:08:00Z">
            <w:r w:rsidR="00CA448E" w:rsidDel="00EC5BCB">
              <w:fldChar w:fldCharType="begin"/>
            </w:r>
            <w:r w:rsidR="00CA448E" w:rsidDel="00EC5BCB">
              <w:delInstrText xml:space="preserve"> CITATION doe2020a \l 1033 </w:delInstrText>
            </w:r>
            <w:r w:rsidR="00CA448E" w:rsidDel="00EC5BCB">
              <w:fldChar w:fldCharType="separate"/>
            </w:r>
            <w:r w:rsidR="00D34F43" w:rsidDel="00EC5BCB">
              <w:rPr>
                <w:noProof/>
              </w:rPr>
              <w:delText xml:space="preserve"> </w:delText>
            </w:r>
            <w:r w:rsidR="00D34F43" w:rsidRPr="00D34F43" w:rsidDel="00EC5BCB">
              <w:rPr>
                <w:noProof/>
              </w:rPr>
              <w:delText>[65]</w:delText>
            </w:r>
            <w:r w:rsidR="00CA448E" w:rsidDel="00EC5BCB">
              <w:fldChar w:fldCharType="end"/>
            </w:r>
          </w:del>
          <w:customXmlDelRangeStart w:id="287" w:author="Paulo H. Leocadio" w:date="2024-07-17T13:08:00Z"/>
        </w:sdtContent>
      </w:sdt>
      <w:customXmlDelRangeEnd w:id="287"/>
      <w:del w:id="288" w:author="Paulo H. Leocadio" w:date="2024-07-17T13:08:00Z" w16du:dateUtc="2024-07-17T17:08:00Z">
        <w:r w:rsidRPr="000760BB" w:rsidDel="00EC5BCB">
          <w:delText>.</w:delText>
        </w:r>
      </w:del>
    </w:p>
    <w:p w14:paraId="30A8AF41" w14:textId="3926C088" w:rsidR="000760BB" w:rsidRPr="000760BB" w:rsidDel="00EC5BCB" w:rsidRDefault="000760BB" w:rsidP="008A12F7">
      <w:pPr>
        <w:pStyle w:val="NormalBPBHEB"/>
        <w:numPr>
          <w:ilvl w:val="0"/>
          <w:numId w:val="58"/>
        </w:numPr>
        <w:rPr>
          <w:del w:id="289" w:author="Paulo H. Leocadio" w:date="2024-07-17T13:08:00Z" w16du:dateUtc="2024-07-17T17:08:00Z"/>
        </w:rPr>
      </w:pPr>
      <w:del w:id="290" w:author="Paulo H. Leocadio" w:date="2024-07-17T13:08:00Z" w16du:dateUtc="2024-07-17T17:08:00Z">
        <w:r w:rsidRPr="000760BB" w:rsidDel="00EC5BCB">
          <w:rPr>
            <w:b/>
            <w:bCs/>
          </w:rPr>
          <w:delText xml:space="preserve">Data </w:delText>
        </w:r>
        <w:r w:rsidR="007562A6" w:rsidRPr="000760BB" w:rsidDel="00EC5BCB">
          <w:rPr>
            <w:b/>
            <w:bCs/>
          </w:rPr>
          <w:delText>warehousing</w:delText>
        </w:r>
        <w:r w:rsidRPr="000760BB" w:rsidDel="00EC5BCB">
          <w:rPr>
            <w:b/>
            <w:bCs/>
          </w:rPr>
          <w:delText>:</w:delText>
        </w:r>
        <w:r w:rsidRPr="000760BB" w:rsidDel="00EC5BCB">
          <w:delText xml:space="preserve"> Amazon AppFlow can facilitate the transfer of data from SaaS applications to data warehouses on AWS, supporting analytics and reporting requirements</w:delText>
        </w:r>
      </w:del>
      <w:customXmlDelRangeStart w:id="291" w:author="Paulo H. Leocadio" w:date="2024-07-17T13:08:00Z"/>
      <w:sdt>
        <w:sdtPr>
          <w:id w:val="-1254194856"/>
          <w:citation/>
        </w:sdtPr>
        <w:sdtContent>
          <w:customXmlDelRangeEnd w:id="291"/>
          <w:del w:id="292" w:author="Paulo H. Leocadio" w:date="2024-07-17T13:08:00Z" w16du:dateUtc="2024-07-17T17:08:00Z">
            <w:r w:rsidR="00B9645F" w:rsidDel="00EC5BCB">
              <w:fldChar w:fldCharType="begin"/>
            </w:r>
            <w:r w:rsidR="00B9645F" w:rsidDel="00EC5BCB">
              <w:delInstrText xml:space="preserve"> CITATION a2023c \l 1033 </w:delInstrText>
            </w:r>
            <w:r w:rsidR="00B9645F" w:rsidDel="00EC5BCB">
              <w:fldChar w:fldCharType="separate"/>
            </w:r>
            <w:r w:rsidR="00D34F43" w:rsidDel="00EC5BCB">
              <w:rPr>
                <w:noProof/>
              </w:rPr>
              <w:delText xml:space="preserve"> </w:delText>
            </w:r>
            <w:r w:rsidR="00D34F43" w:rsidRPr="00D34F43" w:rsidDel="00EC5BCB">
              <w:rPr>
                <w:noProof/>
              </w:rPr>
              <w:delText>[56]</w:delText>
            </w:r>
            <w:r w:rsidR="00B9645F" w:rsidDel="00EC5BCB">
              <w:fldChar w:fldCharType="end"/>
            </w:r>
          </w:del>
          <w:customXmlDelRangeStart w:id="293" w:author="Paulo H. Leocadio" w:date="2024-07-17T13:08:00Z"/>
        </w:sdtContent>
      </w:sdt>
      <w:customXmlDelRangeEnd w:id="293"/>
      <w:del w:id="294" w:author="Paulo H. Leocadio" w:date="2024-07-17T13:08:00Z" w16du:dateUtc="2024-07-17T17:08:00Z">
        <w:r w:rsidRPr="000760BB" w:rsidDel="00EC5BCB">
          <w:delText>.</w:delText>
        </w:r>
      </w:del>
    </w:p>
    <w:p w14:paraId="52580AFB" w14:textId="2CD1DB56" w:rsidR="000760BB" w:rsidRPr="00470873" w:rsidDel="00EC5BCB" w:rsidRDefault="000760BB" w:rsidP="00470873">
      <w:pPr>
        <w:keepNext/>
        <w:keepLines/>
        <w:spacing w:before="40" w:after="0"/>
        <w:outlineLvl w:val="1"/>
        <w:rPr>
          <w:del w:id="295" w:author="Paulo H. Leocadio" w:date="2024-07-17T13:08:00Z" w16du:dateUtc="2024-07-17T17:08:00Z"/>
          <w:rFonts w:eastAsiaTheme="majorEastAsia" w:cstheme="majorBidi"/>
          <w:sz w:val="36"/>
          <w:szCs w:val="26"/>
        </w:rPr>
      </w:pPr>
      <w:del w:id="296" w:author="Paulo H. Leocadio" w:date="2024-07-17T13:08:00Z" w16du:dateUtc="2024-07-17T17:08:00Z">
        <w:r w:rsidRPr="00470873" w:rsidDel="00EC5BCB">
          <w:rPr>
            <w:rFonts w:eastAsiaTheme="majorEastAsia" w:cstheme="majorBidi"/>
            <w:sz w:val="36"/>
            <w:szCs w:val="26"/>
          </w:rPr>
          <w:delText xml:space="preserve">Considerations for </w:delText>
        </w:r>
        <w:r w:rsidR="000E4263" w:rsidRPr="00470873" w:rsidDel="00EC5BCB">
          <w:rPr>
            <w:rFonts w:eastAsiaTheme="majorEastAsia" w:cstheme="majorBidi"/>
            <w:sz w:val="36"/>
            <w:szCs w:val="26"/>
          </w:rPr>
          <w:delText>implementation</w:delText>
        </w:r>
      </w:del>
    </w:p>
    <w:p w14:paraId="338B3B48" w14:textId="4D42A08F" w:rsidR="000E4263" w:rsidRPr="000760BB" w:rsidDel="00EC5BCB" w:rsidRDefault="000E4263" w:rsidP="00555FFB">
      <w:pPr>
        <w:pStyle w:val="NormalBPBHEB"/>
        <w:rPr>
          <w:del w:id="297" w:author="Paulo H. Leocadio" w:date="2024-07-17T13:08:00Z" w16du:dateUtc="2024-07-17T17:08:00Z"/>
        </w:rPr>
      </w:pPr>
      <w:del w:id="298" w:author="Paulo H. Leocadio" w:date="2024-07-17T13:08:00Z" w16du:dateUtc="2024-07-17T17:08:00Z">
        <w:r w:rsidDel="00EC5BCB">
          <w:delText>The following are the considerations for implementation</w:delText>
        </w:r>
      </w:del>
      <w:customXmlDelRangeStart w:id="299" w:author="Paulo H. Leocadio" w:date="2024-07-17T13:08:00Z"/>
      <w:sdt>
        <w:sdtPr>
          <w:id w:val="1706451398"/>
          <w:citation/>
        </w:sdtPr>
        <w:sdtContent>
          <w:customXmlDelRangeEnd w:id="299"/>
          <w:del w:id="300" w:author="Paulo H. Leocadio" w:date="2024-07-17T13:08:00Z" w16du:dateUtc="2024-07-17T17:08:00Z">
            <w:r w:rsidR="00F726E3" w:rsidDel="00EC5BCB">
              <w:fldChar w:fldCharType="begin"/>
            </w:r>
            <w:r w:rsidR="00F726E3" w:rsidDel="00EC5BCB">
              <w:delInstrText xml:space="preserve"> CITATION a2023c \l 1033 </w:delInstrText>
            </w:r>
            <w:r w:rsidR="00F726E3" w:rsidDel="00EC5BCB">
              <w:fldChar w:fldCharType="separate"/>
            </w:r>
            <w:r w:rsidR="00D34F43" w:rsidDel="00EC5BCB">
              <w:rPr>
                <w:noProof/>
              </w:rPr>
              <w:delText xml:space="preserve"> </w:delText>
            </w:r>
            <w:r w:rsidR="00D34F43" w:rsidRPr="00D34F43" w:rsidDel="00EC5BCB">
              <w:rPr>
                <w:noProof/>
              </w:rPr>
              <w:delText>[56]</w:delText>
            </w:r>
            <w:r w:rsidR="00F726E3" w:rsidDel="00EC5BCB">
              <w:fldChar w:fldCharType="end"/>
            </w:r>
          </w:del>
          <w:customXmlDelRangeStart w:id="301" w:author="Paulo H. Leocadio" w:date="2024-07-17T13:08:00Z"/>
        </w:sdtContent>
      </w:sdt>
      <w:customXmlDelRangeEnd w:id="301"/>
      <w:del w:id="302" w:author="Paulo H. Leocadio" w:date="2024-07-17T13:08:00Z" w16du:dateUtc="2024-07-17T17:08:00Z">
        <w:r w:rsidDel="00EC5BCB">
          <w:delText>:</w:delText>
        </w:r>
      </w:del>
    </w:p>
    <w:p w14:paraId="16AA2C22" w14:textId="26E49E22" w:rsidR="000760BB" w:rsidRPr="000760BB" w:rsidDel="00EC5BCB" w:rsidRDefault="000760BB" w:rsidP="008A12F7">
      <w:pPr>
        <w:pStyle w:val="NormalBPBHEB"/>
        <w:numPr>
          <w:ilvl w:val="0"/>
          <w:numId w:val="59"/>
        </w:numPr>
        <w:rPr>
          <w:del w:id="303" w:author="Paulo H. Leocadio" w:date="2024-07-17T13:08:00Z" w16du:dateUtc="2024-07-17T17:08:00Z"/>
        </w:rPr>
      </w:pPr>
      <w:del w:id="304" w:author="Paulo H. Leocadio" w:date="2024-07-17T13:08:00Z" w16du:dateUtc="2024-07-17T17:08:00Z">
        <w:r w:rsidRPr="000760BB" w:rsidDel="00EC5BCB">
          <w:rPr>
            <w:b/>
            <w:bCs/>
          </w:rPr>
          <w:delText xml:space="preserve">Security and </w:delText>
        </w:r>
        <w:r w:rsidR="000E4263" w:rsidRPr="000760BB" w:rsidDel="00EC5BCB">
          <w:rPr>
            <w:b/>
            <w:bCs/>
          </w:rPr>
          <w:delText>compliance</w:delText>
        </w:r>
        <w:r w:rsidRPr="000760BB" w:rsidDel="00EC5BCB">
          <w:rPr>
            <w:b/>
            <w:bCs/>
          </w:rPr>
          <w:delText>:</w:delText>
        </w:r>
        <w:r w:rsidRPr="000760BB" w:rsidDel="00EC5BCB">
          <w:delText xml:space="preserve"> Ensure that data transferred through Amazon AppFlow complies with security and compliance standards, especially when dealing with sensitive information.</w:delText>
        </w:r>
      </w:del>
    </w:p>
    <w:p w14:paraId="196BCBE0" w14:textId="528CD857" w:rsidR="000760BB" w:rsidRPr="000760BB" w:rsidDel="00EC5BCB" w:rsidRDefault="000760BB" w:rsidP="008A12F7">
      <w:pPr>
        <w:pStyle w:val="NormalBPBHEB"/>
        <w:numPr>
          <w:ilvl w:val="0"/>
          <w:numId w:val="59"/>
        </w:numPr>
        <w:rPr>
          <w:del w:id="305" w:author="Paulo H. Leocadio" w:date="2024-07-17T13:08:00Z" w16du:dateUtc="2024-07-17T17:08:00Z"/>
        </w:rPr>
      </w:pPr>
      <w:del w:id="306" w:author="Paulo H. Leocadio" w:date="2024-07-17T13:08:00Z" w16du:dateUtc="2024-07-17T17:08:00Z">
        <w:r w:rsidRPr="000760BB" w:rsidDel="00EC5BCB">
          <w:rPr>
            <w:b/>
            <w:bCs/>
          </w:rPr>
          <w:delText xml:space="preserve">Data </w:delText>
        </w:r>
        <w:r w:rsidR="000E4263" w:rsidRPr="000760BB" w:rsidDel="00EC5BCB">
          <w:rPr>
            <w:b/>
            <w:bCs/>
          </w:rPr>
          <w:delText>mapping accuracy</w:delText>
        </w:r>
        <w:r w:rsidRPr="000760BB" w:rsidDel="00EC5BCB">
          <w:rPr>
            <w:b/>
            <w:bCs/>
          </w:rPr>
          <w:delText>:</w:delText>
        </w:r>
        <w:r w:rsidRPr="000760BB" w:rsidDel="00EC5BCB">
          <w:delText xml:space="preserve"> Validate and test data mapping configurations to guarantee accuracy and consistency in data transfer between different systems.</w:delText>
        </w:r>
      </w:del>
    </w:p>
    <w:p w14:paraId="57791AB4" w14:textId="41A09AED" w:rsidR="000760BB" w:rsidRPr="00FE2F39" w:rsidDel="00EC5BCB" w:rsidRDefault="000760BB" w:rsidP="00FE2F39">
      <w:pPr>
        <w:keepNext/>
        <w:keepLines/>
        <w:spacing w:before="40" w:after="0"/>
        <w:outlineLvl w:val="1"/>
        <w:rPr>
          <w:del w:id="307" w:author="Paulo H. Leocadio" w:date="2024-07-17T13:08:00Z" w16du:dateUtc="2024-07-17T17:08:00Z"/>
          <w:rFonts w:eastAsiaTheme="majorEastAsia" w:cstheme="majorBidi"/>
          <w:sz w:val="36"/>
          <w:szCs w:val="26"/>
        </w:rPr>
      </w:pPr>
      <w:del w:id="308" w:author="Paulo H. Leocadio" w:date="2024-07-17T13:08:00Z" w16du:dateUtc="2024-07-17T17:08:00Z">
        <w:r w:rsidRPr="00FE2F39" w:rsidDel="00EC5BCB">
          <w:rPr>
            <w:rFonts w:eastAsiaTheme="majorEastAsia" w:cstheme="majorBidi"/>
            <w:sz w:val="36"/>
            <w:szCs w:val="26"/>
          </w:rPr>
          <w:delText>Challenges</w:delText>
        </w:r>
      </w:del>
    </w:p>
    <w:p w14:paraId="6B5D3249" w14:textId="50CAA2E7" w:rsidR="000E4263" w:rsidRPr="000760BB" w:rsidDel="00EC5BCB" w:rsidRDefault="000E4263" w:rsidP="00555FFB">
      <w:pPr>
        <w:pStyle w:val="NormalBPBHEB"/>
        <w:rPr>
          <w:del w:id="309" w:author="Paulo H. Leocadio" w:date="2024-07-17T13:08:00Z" w16du:dateUtc="2024-07-17T17:08:00Z"/>
        </w:rPr>
      </w:pPr>
      <w:del w:id="310" w:author="Paulo H. Leocadio" w:date="2024-07-17T13:08:00Z" w16du:dateUtc="2024-07-17T17:08:00Z">
        <w:r w:rsidDel="00EC5BCB">
          <w:delText xml:space="preserve">The following are the </w:delText>
        </w:r>
        <w:commentRangeStart w:id="311"/>
        <w:r w:rsidDel="00EC5BCB">
          <w:delText>challenges</w:delText>
        </w:r>
        <w:commentRangeEnd w:id="311"/>
        <w:r w:rsidDel="00EC5BCB">
          <w:rPr>
            <w:rStyle w:val="CommentReference"/>
            <w:rFonts w:eastAsiaTheme="minorHAnsi" w:cstheme="minorBidi"/>
          </w:rPr>
          <w:commentReference w:id="311"/>
        </w:r>
        <w:r w:rsidDel="00EC5BCB">
          <w:delText xml:space="preserve">: </w:delText>
        </w:r>
      </w:del>
    </w:p>
    <w:p w14:paraId="5C024C6C" w14:textId="75035D86" w:rsidR="000760BB" w:rsidRPr="000760BB" w:rsidDel="00EC5BCB" w:rsidRDefault="000760BB" w:rsidP="008A12F7">
      <w:pPr>
        <w:pStyle w:val="NormalBPBHEB"/>
        <w:numPr>
          <w:ilvl w:val="0"/>
          <w:numId w:val="60"/>
        </w:numPr>
        <w:rPr>
          <w:del w:id="312" w:author="Paulo H. Leocadio" w:date="2024-07-17T13:08:00Z" w16du:dateUtc="2024-07-17T17:08:00Z"/>
        </w:rPr>
      </w:pPr>
      <w:del w:id="313" w:author="Paulo H. Leocadio" w:date="2024-07-17T13:08:00Z" w16du:dateUtc="2024-07-17T17:08:00Z">
        <w:r w:rsidRPr="000760BB" w:rsidDel="00EC5BCB">
          <w:rPr>
            <w:b/>
            <w:bCs/>
          </w:rPr>
          <w:delText xml:space="preserve">Data </w:delText>
        </w:r>
        <w:r w:rsidR="000E4263" w:rsidRPr="000760BB" w:rsidDel="00EC5BCB">
          <w:rPr>
            <w:b/>
            <w:bCs/>
          </w:rPr>
          <w:delText>transfer speed</w:delText>
        </w:r>
        <w:r w:rsidRPr="000760BB" w:rsidDel="00EC5BCB">
          <w:rPr>
            <w:b/>
            <w:bCs/>
          </w:rPr>
          <w:delText>:</w:delText>
        </w:r>
        <w:r w:rsidRPr="000760BB" w:rsidDel="00EC5BCB">
          <w:delText xml:space="preserve"> Depending on the volume of data and the capabilities of the SaaS application, organizations may need to consider the speed of data transfer and plan accordingly</w:delText>
        </w:r>
      </w:del>
      <w:customXmlDelRangeStart w:id="314" w:author="Paulo H. Leocadio" w:date="2024-07-17T13:08:00Z"/>
      <w:sdt>
        <w:sdtPr>
          <w:id w:val="-1058623272"/>
          <w:citation/>
        </w:sdtPr>
        <w:sdtContent>
          <w:customXmlDelRangeEnd w:id="314"/>
          <w:del w:id="315" w:author="Paulo H. Leocadio" w:date="2024-07-17T13:08:00Z" w16du:dateUtc="2024-07-17T17:08:00Z">
            <w:r w:rsidR="003709EE" w:rsidDel="00EC5BCB">
              <w:fldChar w:fldCharType="begin"/>
            </w:r>
            <w:r w:rsidR="003709EE" w:rsidDel="00EC5BCB">
              <w:delInstrText xml:space="preserve"> CITATION smith2019c \l 1033 </w:delInstrText>
            </w:r>
            <w:r w:rsidR="003709EE" w:rsidDel="00EC5BCB">
              <w:fldChar w:fldCharType="separate"/>
            </w:r>
            <w:r w:rsidR="00D34F43" w:rsidDel="00EC5BCB">
              <w:rPr>
                <w:noProof/>
              </w:rPr>
              <w:delText xml:space="preserve"> </w:delText>
            </w:r>
            <w:r w:rsidR="00D34F43" w:rsidRPr="00D34F43" w:rsidDel="00EC5BCB">
              <w:rPr>
                <w:noProof/>
              </w:rPr>
              <w:delText>[66]</w:delText>
            </w:r>
            <w:r w:rsidR="003709EE" w:rsidDel="00EC5BCB">
              <w:fldChar w:fldCharType="end"/>
            </w:r>
          </w:del>
          <w:customXmlDelRangeStart w:id="316" w:author="Paulo H. Leocadio" w:date="2024-07-17T13:08:00Z"/>
        </w:sdtContent>
      </w:sdt>
      <w:customXmlDelRangeEnd w:id="316"/>
      <w:del w:id="317" w:author="Paulo H. Leocadio" w:date="2024-07-17T13:08:00Z" w16du:dateUtc="2024-07-17T17:08:00Z">
        <w:r w:rsidRPr="000760BB" w:rsidDel="00EC5BCB">
          <w:delText>.</w:delText>
        </w:r>
      </w:del>
    </w:p>
    <w:p w14:paraId="4B84289D" w14:textId="1BCE8BFE" w:rsidR="000760BB" w:rsidRPr="000760BB" w:rsidDel="00EC5BCB" w:rsidRDefault="000760BB" w:rsidP="00555FFB">
      <w:pPr>
        <w:pStyle w:val="Heading1BPBHEB"/>
        <w:rPr>
          <w:del w:id="318" w:author="Paulo H. Leocadio" w:date="2024-07-17T13:08:00Z" w16du:dateUtc="2024-07-17T17:08:00Z"/>
        </w:rPr>
      </w:pPr>
      <w:del w:id="319" w:author="Paulo H. Leocadio" w:date="2024-07-17T13:08:00Z" w16du:dateUtc="2024-07-17T17:08:00Z">
        <w:r w:rsidRPr="000760BB" w:rsidDel="00EC5BCB">
          <w:delText>Amazon EventBridge</w:delText>
        </w:r>
      </w:del>
    </w:p>
    <w:p w14:paraId="2816F6AA" w14:textId="7F548072" w:rsidR="000760BB" w:rsidDel="00EC5BCB" w:rsidRDefault="000760BB" w:rsidP="000E4263">
      <w:pPr>
        <w:pStyle w:val="NormalBPBHEB"/>
        <w:rPr>
          <w:del w:id="320" w:author="Paulo H. Leocadio" w:date="2024-07-17T13:08:00Z" w16du:dateUtc="2024-07-17T17:08:00Z"/>
        </w:rPr>
      </w:pPr>
      <w:del w:id="321" w:author="Paulo H. Leocadio" w:date="2024-07-17T13:08:00Z" w16du:dateUtc="2024-07-17T17:08:00Z">
        <w:r w:rsidRPr="000760BB" w:rsidDel="00EC5BCB">
          <w:delText xml:space="preserve">Amazon EventBridge, a serverless event bus service provided by AWS, enables easy and scalable event-driven applications. This section </w:delText>
        </w:r>
        <w:r w:rsidR="000E4263" w:rsidDel="00EC5BCB">
          <w:delText xml:space="preserve">discusses </w:delText>
        </w:r>
        <w:r w:rsidRPr="000760BB" w:rsidDel="00EC5BCB">
          <w:delText>the features, use cases, and best practices for leveraging Amazon EventBridge in your cloud architecture.</w:delText>
        </w:r>
      </w:del>
    </w:p>
    <w:p w14:paraId="14019341" w14:textId="1E469225" w:rsidR="000760BB" w:rsidRPr="00FE2F39" w:rsidDel="00EC5BCB" w:rsidRDefault="000760BB" w:rsidP="00FE2F39">
      <w:pPr>
        <w:keepNext/>
        <w:keepLines/>
        <w:spacing w:before="40" w:after="0"/>
        <w:outlineLvl w:val="1"/>
        <w:rPr>
          <w:del w:id="322" w:author="Paulo H. Leocadio" w:date="2024-07-17T13:08:00Z" w16du:dateUtc="2024-07-17T17:08:00Z"/>
          <w:rFonts w:eastAsiaTheme="majorEastAsia" w:cstheme="majorBidi"/>
          <w:sz w:val="36"/>
          <w:szCs w:val="26"/>
        </w:rPr>
      </w:pPr>
      <w:del w:id="323" w:author="Paulo H. Leocadio" w:date="2024-07-17T13:08:00Z" w16du:dateUtc="2024-07-17T17:08:00Z">
        <w:r w:rsidRPr="00FE2F39" w:rsidDel="00EC5BCB">
          <w:rPr>
            <w:rFonts w:eastAsiaTheme="majorEastAsia" w:cstheme="majorBidi"/>
            <w:sz w:val="36"/>
            <w:szCs w:val="26"/>
          </w:rPr>
          <w:delText xml:space="preserve">Key </w:delText>
        </w:r>
        <w:r w:rsidR="000E4263" w:rsidRPr="00FE2F39" w:rsidDel="00EC5BCB">
          <w:rPr>
            <w:rFonts w:eastAsiaTheme="majorEastAsia" w:cstheme="majorBidi"/>
            <w:sz w:val="36"/>
            <w:szCs w:val="26"/>
          </w:rPr>
          <w:delText>features</w:delText>
        </w:r>
      </w:del>
    </w:p>
    <w:p w14:paraId="6B02F383" w14:textId="1DBC22E7" w:rsidR="000E4263" w:rsidRPr="000760BB" w:rsidDel="00EC5BCB" w:rsidRDefault="000E4263" w:rsidP="00555FFB">
      <w:pPr>
        <w:pStyle w:val="NormalBPBHEB"/>
        <w:rPr>
          <w:del w:id="324" w:author="Paulo H. Leocadio" w:date="2024-07-17T13:08:00Z" w16du:dateUtc="2024-07-17T17:08:00Z"/>
        </w:rPr>
      </w:pPr>
      <w:del w:id="325" w:author="Paulo H. Leocadio" w:date="2024-07-17T13:08:00Z" w16du:dateUtc="2024-07-17T17:08:00Z">
        <w:r w:rsidDel="00EC5BCB">
          <w:delText xml:space="preserve">The following are the </w:delText>
        </w:r>
        <w:r w:rsidRPr="000E4263" w:rsidDel="00EC5BCB">
          <w:delText>key features of Amazon EventBridge</w:delText>
        </w:r>
      </w:del>
      <w:customXmlDelRangeStart w:id="326" w:author="Paulo H. Leocadio" w:date="2024-07-17T13:08:00Z"/>
      <w:sdt>
        <w:sdtPr>
          <w:id w:val="-1043140646"/>
          <w:citation/>
        </w:sdtPr>
        <w:sdtContent>
          <w:customXmlDelRangeEnd w:id="326"/>
          <w:del w:id="327" w:author="Paulo H. Leocadio" w:date="2024-07-17T13:08:00Z" w16du:dateUtc="2024-07-17T17:08:00Z">
            <w:r w:rsidR="00571BBD" w:rsidDel="00EC5BCB">
              <w:fldChar w:fldCharType="begin"/>
            </w:r>
            <w:r w:rsidR="00571BBD" w:rsidDel="00EC5BCB">
              <w:delInstrText xml:space="preserve"> CITATION unknown2023k \l 1033 </w:delInstrText>
            </w:r>
            <w:r w:rsidR="00571BBD" w:rsidDel="00EC5BCB">
              <w:fldChar w:fldCharType="separate"/>
            </w:r>
            <w:r w:rsidR="00D34F43" w:rsidDel="00EC5BCB">
              <w:rPr>
                <w:noProof/>
              </w:rPr>
              <w:delText xml:space="preserve"> </w:delText>
            </w:r>
            <w:r w:rsidR="00D34F43" w:rsidRPr="00D34F43" w:rsidDel="00EC5BCB">
              <w:rPr>
                <w:noProof/>
              </w:rPr>
              <w:delText>[57]</w:delText>
            </w:r>
            <w:r w:rsidR="00571BBD" w:rsidDel="00EC5BCB">
              <w:fldChar w:fldCharType="end"/>
            </w:r>
          </w:del>
          <w:customXmlDelRangeStart w:id="328" w:author="Paulo H. Leocadio" w:date="2024-07-17T13:08:00Z"/>
        </w:sdtContent>
      </w:sdt>
      <w:customXmlDelRangeEnd w:id="328"/>
      <w:del w:id="329" w:author="Paulo H. Leocadio" w:date="2024-07-17T13:08:00Z" w16du:dateUtc="2024-07-17T17:08:00Z">
        <w:r w:rsidDel="00EC5BCB">
          <w:delText>:</w:delText>
        </w:r>
      </w:del>
    </w:p>
    <w:p w14:paraId="1B7AE0A2" w14:textId="628972B5" w:rsidR="000760BB" w:rsidRPr="000760BB" w:rsidDel="00EC5BCB" w:rsidRDefault="000760BB" w:rsidP="008A12F7">
      <w:pPr>
        <w:pStyle w:val="NormalBPBHEB"/>
        <w:numPr>
          <w:ilvl w:val="0"/>
          <w:numId w:val="61"/>
        </w:numPr>
        <w:rPr>
          <w:del w:id="330" w:author="Paulo H. Leocadio" w:date="2024-07-17T13:08:00Z" w16du:dateUtc="2024-07-17T17:08:00Z"/>
        </w:rPr>
      </w:pPr>
      <w:del w:id="331" w:author="Paulo H. Leocadio" w:date="2024-07-17T13:08:00Z" w16du:dateUtc="2024-07-17T17:08:00Z">
        <w:r w:rsidRPr="000760BB" w:rsidDel="00EC5BCB">
          <w:rPr>
            <w:b/>
            <w:bCs/>
          </w:rPr>
          <w:delText xml:space="preserve">Event </w:delText>
        </w:r>
        <w:r w:rsidR="000E4263" w:rsidRPr="000760BB" w:rsidDel="00EC5BCB">
          <w:rPr>
            <w:b/>
            <w:bCs/>
          </w:rPr>
          <w:delText>routing</w:delText>
        </w:r>
        <w:r w:rsidRPr="000760BB" w:rsidDel="00EC5BCB">
          <w:rPr>
            <w:b/>
            <w:bCs/>
          </w:rPr>
          <w:delText>:</w:delText>
        </w:r>
        <w:r w:rsidRPr="000760BB" w:rsidDel="00EC5BCB">
          <w:delText xml:space="preserve"> Amazon EventBridge allows the definition of event rules to route events from a source to one or more targets, facilitating decoupled communication between services.</w:delText>
        </w:r>
      </w:del>
    </w:p>
    <w:p w14:paraId="54086D49" w14:textId="6D42C706" w:rsidR="000760BB" w:rsidRPr="000760BB" w:rsidDel="00EC5BCB" w:rsidRDefault="000760BB" w:rsidP="008A12F7">
      <w:pPr>
        <w:pStyle w:val="NormalBPBHEB"/>
        <w:numPr>
          <w:ilvl w:val="0"/>
          <w:numId w:val="61"/>
        </w:numPr>
        <w:rPr>
          <w:del w:id="332" w:author="Paulo H. Leocadio" w:date="2024-07-17T13:08:00Z" w16du:dateUtc="2024-07-17T17:08:00Z"/>
        </w:rPr>
      </w:pPr>
      <w:del w:id="333" w:author="Paulo H. Leocadio" w:date="2024-07-17T13:08:00Z" w16du:dateUtc="2024-07-17T17:08:00Z">
        <w:r w:rsidRPr="000760BB" w:rsidDel="00EC5BCB">
          <w:rPr>
            <w:b/>
            <w:bCs/>
          </w:rPr>
          <w:delText xml:space="preserve">Schema </w:delText>
        </w:r>
        <w:r w:rsidR="000E4263" w:rsidRPr="000760BB" w:rsidDel="00EC5BCB">
          <w:rPr>
            <w:b/>
            <w:bCs/>
          </w:rPr>
          <w:delText>registry</w:delText>
        </w:r>
        <w:r w:rsidRPr="000760BB" w:rsidDel="00EC5BCB">
          <w:rPr>
            <w:b/>
            <w:bCs/>
          </w:rPr>
          <w:delText>:</w:delText>
        </w:r>
        <w:r w:rsidRPr="000760BB" w:rsidDel="00EC5BCB">
          <w:delText xml:space="preserve"> The service provides a schema registry for events, promoting consistency and compatibility in event structures across applications.</w:delText>
        </w:r>
      </w:del>
    </w:p>
    <w:p w14:paraId="62555977" w14:textId="31F5CE97" w:rsidR="000760BB" w:rsidRPr="000760BB" w:rsidDel="00EC5BCB" w:rsidRDefault="000760BB" w:rsidP="008A12F7">
      <w:pPr>
        <w:pStyle w:val="NormalBPBHEB"/>
        <w:numPr>
          <w:ilvl w:val="0"/>
          <w:numId w:val="61"/>
        </w:numPr>
        <w:rPr>
          <w:del w:id="334" w:author="Paulo H. Leocadio" w:date="2024-07-17T13:08:00Z" w16du:dateUtc="2024-07-17T17:08:00Z"/>
        </w:rPr>
      </w:pPr>
      <w:del w:id="335" w:author="Paulo H. Leocadio" w:date="2024-07-17T13:08:00Z" w16du:dateUtc="2024-07-17T17:08:00Z">
        <w:r w:rsidRPr="000760BB" w:rsidDel="00EC5BCB">
          <w:rPr>
            <w:b/>
            <w:bCs/>
          </w:rPr>
          <w:delText xml:space="preserve">Managed </w:delText>
        </w:r>
        <w:r w:rsidR="000E4263" w:rsidRPr="000760BB" w:rsidDel="00EC5BCB">
          <w:rPr>
            <w:b/>
            <w:bCs/>
          </w:rPr>
          <w:delText>integrations</w:delText>
        </w:r>
        <w:r w:rsidRPr="000760BB" w:rsidDel="00EC5BCB">
          <w:rPr>
            <w:b/>
            <w:bCs/>
          </w:rPr>
          <w:delText>:</w:delText>
        </w:r>
        <w:r w:rsidRPr="000760BB" w:rsidDel="00EC5BCB">
          <w:delText xml:space="preserve"> Amazon EventBridge offers pre-built integrations with various AWS services, reducing the effort required for event-driven architectures.</w:delText>
        </w:r>
      </w:del>
    </w:p>
    <w:p w14:paraId="7F562329" w14:textId="5F031621" w:rsidR="000760BB" w:rsidRPr="00FE2F39" w:rsidDel="00EC5BCB" w:rsidRDefault="000760BB" w:rsidP="00FE2F39">
      <w:pPr>
        <w:keepNext/>
        <w:keepLines/>
        <w:spacing w:before="40" w:after="0"/>
        <w:outlineLvl w:val="1"/>
        <w:rPr>
          <w:del w:id="336" w:author="Paulo H. Leocadio" w:date="2024-07-17T13:08:00Z" w16du:dateUtc="2024-07-17T17:08:00Z"/>
          <w:rFonts w:eastAsiaTheme="majorEastAsia" w:cstheme="majorBidi"/>
          <w:sz w:val="36"/>
          <w:szCs w:val="26"/>
        </w:rPr>
      </w:pPr>
      <w:del w:id="337" w:author="Paulo H. Leocadio" w:date="2024-07-17T13:08:00Z" w16du:dateUtc="2024-07-17T17:08:00Z">
        <w:r w:rsidRPr="00FE2F39" w:rsidDel="00EC5BCB">
          <w:rPr>
            <w:rFonts w:eastAsiaTheme="majorEastAsia" w:cstheme="majorBidi"/>
            <w:sz w:val="36"/>
            <w:szCs w:val="26"/>
          </w:rPr>
          <w:delText xml:space="preserve">Use </w:delText>
        </w:r>
        <w:r w:rsidR="000E4263" w:rsidRPr="00FE2F39" w:rsidDel="00EC5BCB">
          <w:rPr>
            <w:rFonts w:eastAsiaTheme="majorEastAsia" w:cstheme="majorBidi"/>
            <w:sz w:val="36"/>
            <w:szCs w:val="26"/>
          </w:rPr>
          <w:delText>cases</w:delText>
        </w:r>
      </w:del>
    </w:p>
    <w:p w14:paraId="51296012" w14:textId="61A5E235" w:rsidR="000E4263" w:rsidRPr="000760BB" w:rsidDel="00EC5BCB" w:rsidRDefault="000E4263" w:rsidP="00555FFB">
      <w:pPr>
        <w:pStyle w:val="NormalBPBHEB"/>
        <w:rPr>
          <w:del w:id="338" w:author="Paulo H. Leocadio" w:date="2024-07-17T13:08:00Z" w16du:dateUtc="2024-07-17T17:08:00Z"/>
        </w:rPr>
      </w:pPr>
      <w:del w:id="339" w:author="Paulo H. Leocadio" w:date="2024-07-17T13:08:00Z" w16du:dateUtc="2024-07-17T17:08:00Z">
        <w:r w:rsidDel="00EC5BCB">
          <w:delText>The following are the use cases of Amazon EventBridge:</w:delText>
        </w:r>
      </w:del>
    </w:p>
    <w:p w14:paraId="268FE28B" w14:textId="45D6DD44" w:rsidR="000760BB" w:rsidRPr="000760BB" w:rsidDel="00EC5BCB" w:rsidRDefault="000760BB" w:rsidP="008A12F7">
      <w:pPr>
        <w:pStyle w:val="NormalBPBHEB"/>
        <w:numPr>
          <w:ilvl w:val="0"/>
          <w:numId w:val="62"/>
        </w:numPr>
        <w:rPr>
          <w:del w:id="340" w:author="Paulo H. Leocadio" w:date="2024-07-17T13:08:00Z" w16du:dateUtc="2024-07-17T17:08:00Z"/>
        </w:rPr>
      </w:pPr>
      <w:del w:id="341" w:author="Paulo H. Leocadio" w:date="2024-07-17T13:08:00Z" w16du:dateUtc="2024-07-17T17:08:00Z">
        <w:r w:rsidRPr="000760BB" w:rsidDel="00EC5BCB">
          <w:rPr>
            <w:b/>
            <w:bCs/>
          </w:rPr>
          <w:delText xml:space="preserve">Microservices </w:delText>
        </w:r>
        <w:r w:rsidR="000E4263" w:rsidRPr="000760BB" w:rsidDel="00EC5BCB">
          <w:rPr>
            <w:b/>
            <w:bCs/>
          </w:rPr>
          <w:delText>communication</w:delText>
        </w:r>
        <w:r w:rsidRPr="000760BB" w:rsidDel="00EC5BCB">
          <w:rPr>
            <w:b/>
            <w:bCs/>
          </w:rPr>
          <w:delText>:</w:delText>
        </w:r>
        <w:r w:rsidRPr="000760BB" w:rsidDel="00EC5BCB">
          <w:delText xml:space="preserve"> Amazon EventBridge supports communication between microservices by enabling them to produce and consume events, fostering a loosely coupled architecture</w:delText>
        </w:r>
      </w:del>
      <w:bookmarkStart w:id="342" w:name="_Ref151399311"/>
      <w:customXmlDelRangeStart w:id="343" w:author="Paulo H. Leocadio" w:date="2024-07-17T13:08:00Z"/>
      <w:sdt>
        <w:sdtPr>
          <w:id w:val="-14458901"/>
          <w:citation/>
        </w:sdtPr>
        <w:sdtContent>
          <w:customXmlDelRangeEnd w:id="343"/>
          <w:del w:id="344" w:author="Paulo H. Leocadio" w:date="2024-07-17T13:08:00Z" w16du:dateUtc="2024-07-17T17:08:00Z">
            <w:r w:rsidR="00B3545B" w:rsidDel="00EC5BCB">
              <w:fldChar w:fldCharType="begin"/>
            </w:r>
            <w:r w:rsidR="00B3545B" w:rsidDel="00EC5BCB">
              <w:delInstrText xml:space="preserve"> CITATION doe2021a \l 1033 </w:delInstrText>
            </w:r>
            <w:r w:rsidR="00B3545B" w:rsidDel="00EC5BCB">
              <w:fldChar w:fldCharType="separate"/>
            </w:r>
            <w:r w:rsidR="00D34F43" w:rsidDel="00EC5BCB">
              <w:rPr>
                <w:noProof/>
              </w:rPr>
              <w:delText xml:space="preserve"> </w:delText>
            </w:r>
            <w:r w:rsidR="00D34F43" w:rsidRPr="00D34F43" w:rsidDel="00EC5BCB">
              <w:rPr>
                <w:noProof/>
              </w:rPr>
              <w:delText>[67]</w:delText>
            </w:r>
            <w:r w:rsidR="00B3545B" w:rsidDel="00EC5BCB">
              <w:fldChar w:fldCharType="end"/>
            </w:r>
          </w:del>
          <w:customXmlDelRangeStart w:id="345" w:author="Paulo H. Leocadio" w:date="2024-07-17T13:08:00Z"/>
        </w:sdtContent>
      </w:sdt>
      <w:customXmlDelRangeEnd w:id="345"/>
      <w:bookmarkEnd w:id="342"/>
      <w:del w:id="346" w:author="Paulo H. Leocadio" w:date="2024-07-17T13:08:00Z" w16du:dateUtc="2024-07-17T17:08:00Z">
        <w:r w:rsidRPr="000760BB" w:rsidDel="00EC5BCB">
          <w:delText>.</w:delText>
        </w:r>
      </w:del>
    </w:p>
    <w:p w14:paraId="78F2B1B4" w14:textId="529970B1" w:rsidR="000760BB" w:rsidDel="00EC5BCB" w:rsidRDefault="000760BB" w:rsidP="008A12F7">
      <w:pPr>
        <w:pStyle w:val="NormalBPBHEB"/>
        <w:numPr>
          <w:ilvl w:val="0"/>
          <w:numId w:val="62"/>
        </w:numPr>
        <w:rPr>
          <w:del w:id="347" w:author="Paulo H. Leocadio" w:date="2024-07-17T13:08:00Z" w16du:dateUtc="2024-07-17T17:08:00Z"/>
        </w:rPr>
      </w:pPr>
      <w:del w:id="348" w:author="Paulo H. Leocadio" w:date="2024-07-17T13:08:00Z" w16du:dateUtc="2024-07-17T17:08:00Z">
        <w:r w:rsidRPr="000760BB" w:rsidDel="00EC5BCB">
          <w:rPr>
            <w:b/>
            <w:bCs/>
          </w:rPr>
          <w:delText xml:space="preserve">Real-time </w:delText>
        </w:r>
        <w:r w:rsidR="000E4263" w:rsidRPr="000760BB" w:rsidDel="00EC5BCB">
          <w:rPr>
            <w:b/>
            <w:bCs/>
          </w:rPr>
          <w:delText>data processing</w:delText>
        </w:r>
        <w:r w:rsidRPr="000760BB" w:rsidDel="00EC5BCB">
          <w:rPr>
            <w:b/>
            <w:bCs/>
          </w:rPr>
          <w:delText>:</w:delText>
        </w:r>
        <w:r w:rsidRPr="000760BB" w:rsidDel="00EC5BCB">
          <w:delText xml:space="preserve"> Organizations can leverage Amazon EventBridge for real-time data processing by reacting to events generated by different services or applications</w:delText>
        </w:r>
      </w:del>
      <w:customXmlDelRangeStart w:id="349" w:author="Paulo H. Leocadio" w:date="2024-07-17T13:08:00Z"/>
      <w:sdt>
        <w:sdtPr>
          <w:id w:val="-653074090"/>
          <w:citation/>
        </w:sdtPr>
        <w:sdtContent>
          <w:customXmlDelRangeEnd w:id="349"/>
          <w:del w:id="350" w:author="Paulo H. Leocadio" w:date="2024-07-17T13:08:00Z" w16du:dateUtc="2024-07-17T17:08:00Z">
            <w:r w:rsidR="003F0E19" w:rsidDel="00EC5BCB">
              <w:fldChar w:fldCharType="begin"/>
            </w:r>
            <w:r w:rsidR="003F0E19" w:rsidDel="00EC5BCB">
              <w:delInstrText xml:space="preserve"> CITATION unknown2023k \l 1033 </w:delInstrText>
            </w:r>
            <w:r w:rsidR="003F0E19" w:rsidDel="00EC5BCB">
              <w:fldChar w:fldCharType="separate"/>
            </w:r>
            <w:r w:rsidR="00D34F43" w:rsidDel="00EC5BCB">
              <w:rPr>
                <w:noProof/>
              </w:rPr>
              <w:delText xml:space="preserve"> </w:delText>
            </w:r>
            <w:r w:rsidR="00D34F43" w:rsidRPr="00D34F43" w:rsidDel="00EC5BCB">
              <w:rPr>
                <w:noProof/>
              </w:rPr>
              <w:delText>[57]</w:delText>
            </w:r>
            <w:r w:rsidR="003F0E19" w:rsidDel="00EC5BCB">
              <w:fldChar w:fldCharType="end"/>
            </w:r>
          </w:del>
          <w:customXmlDelRangeStart w:id="351" w:author="Paulo H. Leocadio" w:date="2024-07-17T13:08:00Z"/>
        </w:sdtContent>
      </w:sdt>
      <w:customXmlDelRangeEnd w:id="351"/>
      <w:del w:id="352" w:author="Paulo H. Leocadio" w:date="2024-07-17T13:08:00Z" w16du:dateUtc="2024-07-17T17:08:00Z">
        <w:r w:rsidRPr="000760BB" w:rsidDel="00EC5BCB">
          <w:delText>.</w:delText>
        </w:r>
      </w:del>
    </w:p>
    <w:p w14:paraId="54305E42" w14:textId="7553075A" w:rsidR="000E4263" w:rsidRPr="00FE2F39" w:rsidDel="00EC5BCB" w:rsidRDefault="000760BB" w:rsidP="00FE2F39">
      <w:pPr>
        <w:keepNext/>
        <w:keepLines/>
        <w:spacing w:before="40" w:after="0"/>
        <w:outlineLvl w:val="1"/>
        <w:rPr>
          <w:del w:id="353" w:author="Paulo H. Leocadio" w:date="2024-07-17T13:08:00Z" w16du:dateUtc="2024-07-17T17:08:00Z"/>
          <w:rFonts w:eastAsiaTheme="majorEastAsia" w:cstheme="majorBidi"/>
          <w:sz w:val="36"/>
          <w:szCs w:val="26"/>
        </w:rPr>
      </w:pPr>
      <w:del w:id="354" w:author="Paulo H. Leocadio" w:date="2024-07-17T13:08:00Z" w16du:dateUtc="2024-07-17T17:08:00Z">
        <w:r w:rsidRPr="00FE2F39" w:rsidDel="00EC5BCB">
          <w:rPr>
            <w:rFonts w:eastAsiaTheme="majorEastAsia" w:cstheme="majorBidi"/>
            <w:sz w:val="36"/>
            <w:szCs w:val="26"/>
          </w:rPr>
          <w:delText xml:space="preserve">Best </w:delText>
        </w:r>
        <w:r w:rsidR="000E4263" w:rsidRPr="00FE2F39" w:rsidDel="00EC5BCB">
          <w:rPr>
            <w:rFonts w:eastAsiaTheme="majorEastAsia" w:cstheme="majorBidi"/>
            <w:sz w:val="36"/>
            <w:szCs w:val="26"/>
          </w:rPr>
          <w:delText>practices</w:delText>
        </w:r>
      </w:del>
    </w:p>
    <w:p w14:paraId="1987AC82" w14:textId="1B9D1995" w:rsidR="000E4263" w:rsidRPr="000760BB" w:rsidDel="00EC5BCB" w:rsidRDefault="000E4263" w:rsidP="00555FFB">
      <w:pPr>
        <w:pStyle w:val="NormalBPBHEB"/>
        <w:rPr>
          <w:del w:id="355" w:author="Paulo H. Leocadio" w:date="2024-07-17T13:08:00Z" w16du:dateUtc="2024-07-17T17:08:00Z"/>
        </w:rPr>
      </w:pPr>
      <w:del w:id="356" w:author="Paulo H. Leocadio" w:date="2024-07-17T13:08:00Z" w16du:dateUtc="2024-07-17T17:08:00Z">
        <w:r w:rsidDel="00EC5BCB">
          <w:delText>The following are the best practices of Amazon EventBridge</w:delText>
        </w:r>
      </w:del>
      <w:customXmlDelRangeStart w:id="357" w:author="Paulo H. Leocadio" w:date="2024-07-17T13:08:00Z"/>
      <w:sdt>
        <w:sdtPr>
          <w:id w:val="-1454399589"/>
          <w:citation/>
        </w:sdtPr>
        <w:sdtContent>
          <w:customXmlDelRangeEnd w:id="357"/>
          <w:del w:id="358" w:author="Paulo H. Leocadio" w:date="2024-07-17T13:08:00Z" w16du:dateUtc="2024-07-17T17:08:00Z">
            <w:r w:rsidR="002052FC" w:rsidDel="00EC5BCB">
              <w:fldChar w:fldCharType="begin"/>
            </w:r>
            <w:r w:rsidR="002052FC" w:rsidDel="00EC5BCB">
              <w:delInstrText xml:space="preserve"> CITATION unknown2023k \l 1033 </w:delInstrText>
            </w:r>
            <w:r w:rsidR="002052FC" w:rsidDel="00EC5BCB">
              <w:fldChar w:fldCharType="separate"/>
            </w:r>
            <w:r w:rsidR="00D34F43" w:rsidDel="00EC5BCB">
              <w:rPr>
                <w:noProof/>
              </w:rPr>
              <w:delText xml:space="preserve"> </w:delText>
            </w:r>
            <w:r w:rsidR="00D34F43" w:rsidRPr="00D34F43" w:rsidDel="00EC5BCB">
              <w:rPr>
                <w:noProof/>
              </w:rPr>
              <w:delText>[57]</w:delText>
            </w:r>
            <w:r w:rsidR="002052FC" w:rsidDel="00EC5BCB">
              <w:fldChar w:fldCharType="end"/>
            </w:r>
          </w:del>
          <w:customXmlDelRangeStart w:id="359" w:author="Paulo H. Leocadio" w:date="2024-07-17T13:08:00Z"/>
        </w:sdtContent>
      </w:sdt>
      <w:customXmlDelRangeEnd w:id="359"/>
      <w:del w:id="360" w:author="Paulo H. Leocadio" w:date="2024-07-17T13:08:00Z" w16du:dateUtc="2024-07-17T17:08:00Z">
        <w:r w:rsidDel="00EC5BCB">
          <w:delText>:</w:delText>
        </w:r>
      </w:del>
    </w:p>
    <w:p w14:paraId="19746B6B" w14:textId="2A88EF08" w:rsidR="000760BB" w:rsidRPr="000760BB" w:rsidDel="00EC5BCB" w:rsidRDefault="000760BB" w:rsidP="008A12F7">
      <w:pPr>
        <w:pStyle w:val="NormalBPBHEB"/>
        <w:numPr>
          <w:ilvl w:val="0"/>
          <w:numId w:val="63"/>
        </w:numPr>
        <w:rPr>
          <w:del w:id="361" w:author="Paulo H. Leocadio" w:date="2024-07-17T13:08:00Z" w16du:dateUtc="2024-07-17T17:08:00Z"/>
        </w:rPr>
      </w:pPr>
      <w:del w:id="362" w:author="Paulo H. Leocadio" w:date="2024-07-17T13:08:00Z" w16du:dateUtc="2024-07-17T17:08:00Z">
        <w:r w:rsidRPr="000760BB" w:rsidDel="00EC5BCB">
          <w:rPr>
            <w:b/>
            <w:bCs/>
          </w:rPr>
          <w:delText xml:space="preserve">Event </w:delText>
        </w:r>
        <w:r w:rsidR="000E4263" w:rsidRPr="000760BB" w:rsidDel="00EC5BCB">
          <w:rPr>
            <w:b/>
            <w:bCs/>
          </w:rPr>
          <w:delText>schema design</w:delText>
        </w:r>
        <w:r w:rsidRPr="000760BB" w:rsidDel="00EC5BCB">
          <w:rPr>
            <w:b/>
            <w:bCs/>
          </w:rPr>
          <w:delText>:</w:delText>
        </w:r>
        <w:r w:rsidRPr="000760BB" w:rsidDel="00EC5BCB">
          <w:delText xml:space="preserve"> Follow best practices for designing event schemas to ensure clarity, extensibility, and maintainability.</w:delText>
        </w:r>
      </w:del>
    </w:p>
    <w:p w14:paraId="2249B80C" w14:textId="23460F36" w:rsidR="000760BB" w:rsidRPr="000760BB" w:rsidDel="00EC5BCB" w:rsidRDefault="000760BB" w:rsidP="008A12F7">
      <w:pPr>
        <w:pStyle w:val="NormalBPBHEB"/>
        <w:numPr>
          <w:ilvl w:val="0"/>
          <w:numId w:val="63"/>
        </w:numPr>
        <w:rPr>
          <w:del w:id="363" w:author="Paulo H. Leocadio" w:date="2024-07-17T13:08:00Z" w16du:dateUtc="2024-07-17T17:08:00Z"/>
        </w:rPr>
      </w:pPr>
      <w:del w:id="364" w:author="Paulo H. Leocadio" w:date="2024-07-17T13:08:00Z" w16du:dateUtc="2024-07-17T17:08:00Z">
        <w:r w:rsidRPr="000760BB" w:rsidDel="00EC5BCB">
          <w:rPr>
            <w:b/>
            <w:bCs/>
          </w:rPr>
          <w:delText xml:space="preserve">Rule </w:delText>
        </w:r>
        <w:r w:rsidR="000E4263" w:rsidRPr="000760BB" w:rsidDel="00EC5BCB">
          <w:rPr>
            <w:b/>
            <w:bCs/>
          </w:rPr>
          <w:delText>filtering strategies</w:delText>
        </w:r>
        <w:r w:rsidRPr="000760BB" w:rsidDel="00EC5BCB">
          <w:rPr>
            <w:b/>
            <w:bCs/>
          </w:rPr>
          <w:delText>:</w:delText>
        </w:r>
        <w:r w:rsidRPr="000760BB" w:rsidDel="00EC5BCB">
          <w:delText xml:space="preserve"> Implement effective rule filtering strategies to control the flow of events and optimize event-driven workflows.</w:delText>
        </w:r>
      </w:del>
    </w:p>
    <w:p w14:paraId="0126657A" w14:textId="24FD0312" w:rsidR="000760BB" w:rsidRPr="00FE2F39" w:rsidDel="00EC5BCB" w:rsidRDefault="000760BB" w:rsidP="00FE2F39">
      <w:pPr>
        <w:keepNext/>
        <w:keepLines/>
        <w:spacing w:before="40" w:after="0"/>
        <w:outlineLvl w:val="1"/>
        <w:rPr>
          <w:del w:id="365" w:author="Paulo H. Leocadio" w:date="2024-07-17T13:08:00Z" w16du:dateUtc="2024-07-17T17:08:00Z"/>
          <w:rFonts w:eastAsiaTheme="majorEastAsia" w:cstheme="majorBidi"/>
          <w:sz w:val="36"/>
          <w:szCs w:val="26"/>
        </w:rPr>
      </w:pPr>
      <w:del w:id="366" w:author="Paulo H. Leocadio" w:date="2024-07-17T13:08:00Z" w16du:dateUtc="2024-07-17T17:08:00Z">
        <w:r w:rsidRPr="00FE2F39" w:rsidDel="00EC5BCB">
          <w:rPr>
            <w:rFonts w:eastAsiaTheme="majorEastAsia" w:cstheme="majorBidi"/>
            <w:sz w:val="36"/>
            <w:szCs w:val="26"/>
          </w:rPr>
          <w:delText>Challenges</w:delText>
        </w:r>
      </w:del>
    </w:p>
    <w:p w14:paraId="0F160561" w14:textId="213DFC97" w:rsidR="000E4263" w:rsidRPr="000760BB" w:rsidDel="00EC5BCB" w:rsidRDefault="000E4263" w:rsidP="00555FFB">
      <w:pPr>
        <w:pStyle w:val="NormalBPBHEB"/>
        <w:rPr>
          <w:del w:id="367" w:author="Paulo H. Leocadio" w:date="2024-07-17T13:08:00Z" w16du:dateUtc="2024-07-17T17:08:00Z"/>
        </w:rPr>
      </w:pPr>
      <w:del w:id="368" w:author="Paulo H. Leocadio" w:date="2024-07-17T13:08:00Z" w16du:dateUtc="2024-07-17T17:08:00Z">
        <w:r w:rsidDel="00EC5BCB">
          <w:delText xml:space="preserve">The following are the challenges </w:delText>
        </w:r>
        <w:commentRangeStart w:id="369"/>
        <w:r w:rsidDel="00EC5BCB">
          <w:delText>of</w:delText>
        </w:r>
        <w:commentRangeEnd w:id="369"/>
        <w:r w:rsidDel="00EC5BCB">
          <w:rPr>
            <w:rStyle w:val="CommentReference"/>
            <w:rFonts w:eastAsiaTheme="minorHAnsi" w:cstheme="minorBidi"/>
          </w:rPr>
          <w:commentReference w:id="369"/>
        </w:r>
        <w:r w:rsidDel="00EC5BCB">
          <w:delText xml:space="preserve">: </w:delText>
        </w:r>
      </w:del>
    </w:p>
    <w:p w14:paraId="390FA6E1" w14:textId="6A36AC49" w:rsidR="000760BB" w:rsidRPr="000760BB" w:rsidDel="00EC5BCB" w:rsidRDefault="000760BB" w:rsidP="008A12F7">
      <w:pPr>
        <w:numPr>
          <w:ilvl w:val="0"/>
          <w:numId w:val="3"/>
        </w:numPr>
        <w:pBdr>
          <w:top w:val="nil"/>
          <w:left w:val="nil"/>
          <w:bottom w:val="nil"/>
          <w:right w:val="nil"/>
          <w:between w:val="nil"/>
        </w:pBdr>
        <w:shd w:val="clear" w:color="auto" w:fill="FFFFFF"/>
        <w:spacing w:after="100" w:line="276" w:lineRule="auto"/>
        <w:jc w:val="both"/>
        <w:rPr>
          <w:del w:id="370" w:author="Paulo H. Leocadio" w:date="2024-07-17T13:08:00Z" w16du:dateUtc="2024-07-17T17:08:00Z"/>
        </w:rPr>
      </w:pPr>
      <w:del w:id="371" w:author="Paulo H. Leocadio" w:date="2024-07-17T13:08:00Z" w16du:dateUtc="2024-07-17T17:08:00Z">
        <w:r w:rsidRPr="000760BB" w:rsidDel="00EC5BCB">
          <w:rPr>
            <w:b/>
            <w:bCs/>
          </w:rPr>
          <w:delText>Event Consistency:</w:delText>
        </w:r>
        <w:r w:rsidRPr="000760BB" w:rsidDel="00EC5BCB">
          <w:delText xml:space="preserve"> Ensuring consistency in event formats and schemas across different services and teams can be a challenge, requiring thorough communication and documentation</w:delText>
        </w:r>
      </w:del>
      <w:customXmlDelRangeStart w:id="372" w:author="Paulo H. Leocadio" w:date="2024-07-17T13:08:00Z"/>
      <w:sdt>
        <w:sdtPr>
          <w:id w:val="-151528352"/>
          <w:citation/>
        </w:sdtPr>
        <w:sdtContent>
          <w:customXmlDelRangeEnd w:id="372"/>
          <w:del w:id="373" w:author="Paulo H. Leocadio" w:date="2024-07-17T13:08:00Z" w16du:dateUtc="2024-07-17T17:08:00Z">
            <w:r w:rsidR="009F0897" w:rsidDel="00EC5BCB">
              <w:fldChar w:fldCharType="begin"/>
            </w:r>
            <w:r w:rsidR="009F0897" w:rsidDel="00EC5BCB">
              <w:delInstrText xml:space="preserve"> CITATION doe2021a \l 1033 </w:delInstrText>
            </w:r>
            <w:r w:rsidR="009F0897" w:rsidDel="00EC5BCB">
              <w:fldChar w:fldCharType="separate"/>
            </w:r>
            <w:r w:rsidR="00D34F43" w:rsidDel="00EC5BCB">
              <w:rPr>
                <w:noProof/>
              </w:rPr>
              <w:delText xml:space="preserve"> </w:delText>
            </w:r>
            <w:r w:rsidR="00D34F43" w:rsidRPr="00D34F43" w:rsidDel="00EC5BCB">
              <w:rPr>
                <w:noProof/>
              </w:rPr>
              <w:delText>[67]</w:delText>
            </w:r>
            <w:r w:rsidR="009F0897" w:rsidDel="00EC5BCB">
              <w:fldChar w:fldCharType="end"/>
            </w:r>
          </w:del>
          <w:customXmlDelRangeStart w:id="374" w:author="Paulo H. Leocadio" w:date="2024-07-17T13:08:00Z"/>
        </w:sdtContent>
      </w:sdt>
      <w:customXmlDelRangeEnd w:id="374"/>
      <w:del w:id="375" w:author="Paulo H. Leocadio" w:date="2024-07-17T13:08:00Z" w16du:dateUtc="2024-07-17T17:08:00Z">
        <w:r w:rsidRPr="000760BB" w:rsidDel="00EC5BCB">
          <w:delText>.</w:delText>
        </w:r>
      </w:del>
    </w:p>
    <w:p w14:paraId="5965888C" w14:textId="158390F8" w:rsidR="000760BB" w:rsidRPr="000760BB" w:rsidDel="00EC5BCB" w:rsidRDefault="000760BB" w:rsidP="00555FFB">
      <w:pPr>
        <w:pStyle w:val="Heading1BPBHEB"/>
        <w:rPr>
          <w:del w:id="376" w:author="Paulo H. Leocadio" w:date="2024-07-17T13:08:00Z" w16du:dateUtc="2024-07-17T17:08:00Z"/>
        </w:rPr>
      </w:pPr>
      <w:del w:id="377" w:author="Paulo H. Leocadio" w:date="2024-07-17T13:08:00Z" w16du:dateUtc="2024-07-17T17:08:00Z">
        <w:r w:rsidRPr="000760BB" w:rsidDel="00EC5BCB">
          <w:delText xml:space="preserve">Amazon Managed Workflows for Apache Airflow </w:delText>
        </w:r>
      </w:del>
    </w:p>
    <w:p w14:paraId="273448C4" w14:textId="073E9A6B" w:rsidR="000760BB" w:rsidDel="00EC5BCB" w:rsidRDefault="000760BB" w:rsidP="00555FFB">
      <w:pPr>
        <w:pStyle w:val="NormalBPBHEB"/>
        <w:rPr>
          <w:del w:id="378" w:author="Paulo H. Leocadio" w:date="2024-07-17T13:08:00Z" w16du:dateUtc="2024-07-17T17:08:00Z"/>
        </w:rPr>
      </w:pPr>
      <w:del w:id="379" w:author="Paulo H. Leocadio" w:date="2024-07-17T13:08:00Z" w16du:dateUtc="2024-07-17T17:08:00Z">
        <w:r w:rsidRPr="00555FFB" w:rsidDel="00EC5BCB">
          <w:rPr>
            <w:b/>
            <w:bCs/>
          </w:rPr>
          <w:delText>Amazon Managed Workflows for Apache Airflow (MWAA)</w:delText>
        </w:r>
        <w:r w:rsidRPr="000760BB" w:rsidDel="00EC5BCB">
          <w:delText xml:space="preserve"> is a fully managed service that simplifies the orchestration and automation of complex workflows. This section explores the key features, use cases, and considerations for leveraging Amazon MWAA in your cloud-based </w:delText>
        </w:r>
        <w:commentRangeStart w:id="380"/>
        <w:r w:rsidRPr="000760BB" w:rsidDel="00EC5BCB">
          <w:delText>applications</w:delText>
        </w:r>
        <w:commentRangeEnd w:id="380"/>
        <w:r w:rsidR="000E4263" w:rsidDel="00EC5BCB">
          <w:rPr>
            <w:rStyle w:val="CommentReference"/>
            <w:rFonts w:eastAsiaTheme="minorHAnsi" w:cstheme="minorBidi"/>
          </w:rPr>
          <w:commentReference w:id="380"/>
        </w:r>
        <w:r w:rsidRPr="000760BB" w:rsidDel="00EC5BCB">
          <w:delText>.</w:delText>
        </w:r>
        <w:r w:rsidR="00D8273A" w:rsidDel="00EC5BCB">
          <w:delText xml:space="preserve"> </w:delText>
        </w:r>
        <w:r w:rsidR="00D8273A" w:rsidRPr="00D8273A" w:rsidDel="00EC5BCB">
          <w:delText>Figure 7.9</w:delText>
        </w:r>
        <w:r w:rsidR="00D8273A" w:rsidDel="00EC5BCB">
          <w:delText xml:space="preserve"> below </w:delText>
        </w:r>
        <w:r w:rsidR="00FA357E" w:rsidDel="00EC5BCB">
          <w:delText xml:space="preserve">shows the high-level architecture for </w:delText>
        </w:r>
        <w:r w:rsidR="00D8273A" w:rsidRPr="00D8273A" w:rsidDel="00EC5BCB">
          <w:delText>Amazon Managed Workflows for Apache Airflow</w:delText>
        </w:r>
        <w:r w:rsidR="00FA357E" w:rsidDel="00EC5BCB">
          <w:delText>.</w:delText>
        </w:r>
      </w:del>
    </w:p>
    <w:p w14:paraId="461F3204" w14:textId="325F2BE4" w:rsidR="00C96C73" w:rsidDel="00EC5BCB" w:rsidRDefault="001B0CC2" w:rsidP="00555FFB">
      <w:pPr>
        <w:pStyle w:val="FigureBPBHEB"/>
        <w:rPr>
          <w:del w:id="381" w:author="Paulo H. Leocadio" w:date="2024-07-17T13:08:00Z" w16du:dateUtc="2024-07-17T17:08:00Z"/>
        </w:rPr>
      </w:pPr>
      <w:del w:id="382" w:author="Paulo H. Leocadio" w:date="2024-07-17T13:08:00Z" w16du:dateUtc="2024-07-17T17:08:00Z">
        <w:r w:rsidDel="00EC5BCB">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del>
    </w:p>
    <w:p w14:paraId="51AAE9EC" w14:textId="315149BF" w:rsidR="001B0CC2" w:rsidDel="00EC5BCB" w:rsidRDefault="00C96C73" w:rsidP="000E4263">
      <w:pPr>
        <w:pStyle w:val="FigureCaptionBPBHEB"/>
        <w:rPr>
          <w:del w:id="383" w:author="Paulo H. Leocadio" w:date="2024-07-17T13:08:00Z" w16du:dateUtc="2024-07-17T17:08:00Z"/>
        </w:rPr>
      </w:pPr>
      <w:bookmarkStart w:id="384" w:name="_Hlk169706596"/>
      <w:del w:id="385" w:author="Paulo H. Leocadio" w:date="2024-07-17T13:08:00Z" w16du:dateUtc="2024-07-17T17:08:00Z">
        <w:r w:rsidRPr="00555FFB" w:rsidDel="00EC5BCB">
          <w:rPr>
            <w:b/>
            <w:bCs w:val="0"/>
          </w:rPr>
          <w:delText xml:space="preserve">Figure </w:delText>
        </w:r>
        <w:r w:rsidR="000E4263"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9</w:delText>
        </w:r>
        <w:r w:rsidRPr="00555FFB" w:rsidDel="00EC5BCB">
          <w:rPr>
            <w:b/>
            <w:i w:val="0"/>
            <w:iCs w:val="0"/>
          </w:rPr>
          <w:fldChar w:fldCharType="end"/>
        </w:r>
        <w:r w:rsidR="000E4263" w:rsidRPr="00555FFB" w:rsidDel="00EC5BCB">
          <w:rPr>
            <w:b/>
            <w:bCs w:val="0"/>
          </w:rPr>
          <w:delText>:</w:delText>
        </w:r>
        <w:r w:rsidRPr="00555FFB" w:rsidDel="00EC5BCB">
          <w:rPr>
            <w:b/>
            <w:bCs w:val="0"/>
          </w:rPr>
          <w:delText xml:space="preserve"> </w:delText>
        </w:r>
        <w:r w:rsidRPr="00D029FB" w:rsidDel="00EC5BCB">
          <w:delText>Amazon Managed Workflows for Apache Airflow</w:delText>
        </w:r>
        <w:r w:rsidDel="00EC5BCB">
          <w:delText xml:space="preserve"> Architecture (AWS Documentation)</w:delText>
        </w:r>
      </w:del>
    </w:p>
    <w:bookmarkEnd w:id="384"/>
    <w:p w14:paraId="519FD011" w14:textId="764D3B5B" w:rsidR="000E4263" w:rsidRPr="000760BB" w:rsidDel="00EC5BCB" w:rsidRDefault="000E4263" w:rsidP="00555FFB">
      <w:pPr>
        <w:pStyle w:val="FigureCaptionBPBHEB"/>
        <w:rPr>
          <w:del w:id="386" w:author="Paulo H. Leocadio" w:date="2024-07-17T13:08:00Z" w16du:dateUtc="2024-07-17T17:08:00Z"/>
        </w:rPr>
      </w:pPr>
    </w:p>
    <w:p w14:paraId="1BD83BE1" w14:textId="1D2DA56A" w:rsidR="000760BB" w:rsidRPr="00FE2F39" w:rsidDel="00EC5BCB" w:rsidRDefault="000760BB" w:rsidP="00FE2F39">
      <w:pPr>
        <w:keepNext/>
        <w:keepLines/>
        <w:spacing w:before="40" w:after="0"/>
        <w:outlineLvl w:val="1"/>
        <w:rPr>
          <w:del w:id="387" w:author="Paulo H. Leocadio" w:date="2024-07-17T13:08:00Z" w16du:dateUtc="2024-07-17T17:08:00Z"/>
          <w:rFonts w:eastAsiaTheme="majorEastAsia" w:cstheme="majorBidi"/>
          <w:sz w:val="36"/>
          <w:szCs w:val="26"/>
        </w:rPr>
      </w:pPr>
      <w:del w:id="388" w:author="Paulo H. Leocadio" w:date="2024-07-17T13:08:00Z" w16du:dateUtc="2024-07-17T17:08:00Z">
        <w:r w:rsidRPr="00FE2F39" w:rsidDel="00EC5BCB">
          <w:rPr>
            <w:rFonts w:eastAsiaTheme="majorEastAsia" w:cstheme="majorBidi"/>
            <w:sz w:val="36"/>
            <w:szCs w:val="26"/>
          </w:rPr>
          <w:delText xml:space="preserve">Key </w:delText>
        </w:r>
        <w:r w:rsidR="000E4263" w:rsidRPr="00FE2F39" w:rsidDel="00EC5BCB">
          <w:rPr>
            <w:rFonts w:eastAsiaTheme="majorEastAsia" w:cstheme="majorBidi"/>
            <w:sz w:val="36"/>
            <w:szCs w:val="26"/>
          </w:rPr>
          <w:delText xml:space="preserve">features </w:delText>
        </w:r>
      </w:del>
    </w:p>
    <w:p w14:paraId="2E8543A6" w14:textId="7F16893C" w:rsidR="000E4263" w:rsidRPr="000760BB" w:rsidDel="00EC5BCB" w:rsidRDefault="000E4263" w:rsidP="00555FFB">
      <w:pPr>
        <w:pStyle w:val="NormalBPBHEB"/>
        <w:rPr>
          <w:del w:id="389" w:author="Paulo H. Leocadio" w:date="2024-07-17T13:08:00Z" w16du:dateUtc="2024-07-17T17:08:00Z"/>
        </w:rPr>
      </w:pPr>
      <w:del w:id="390" w:author="Paulo H. Leocadio" w:date="2024-07-17T13:08:00Z" w16du:dateUtc="2024-07-17T17:08:00Z">
        <w:r w:rsidDel="00EC5BCB">
          <w:delText>The following are the key features of Amazon MWAA</w:delText>
        </w:r>
      </w:del>
      <w:customXmlDelRangeStart w:id="391" w:author="Paulo H. Leocadio" w:date="2024-07-17T13:08:00Z"/>
      <w:sdt>
        <w:sdtPr>
          <w:id w:val="1738659755"/>
          <w:citation/>
        </w:sdtPr>
        <w:sdtContent>
          <w:customXmlDelRangeEnd w:id="391"/>
          <w:del w:id="392" w:author="Paulo H. Leocadio" w:date="2024-07-17T13:08:00Z" w16du:dateUtc="2024-07-17T17:08:00Z">
            <w:r w:rsidR="00DD49DA" w:rsidDel="00EC5BCB">
              <w:fldChar w:fldCharType="begin"/>
            </w:r>
            <w:r w:rsidR="00DD49DA" w:rsidDel="00EC5BCB">
              <w:delInstrText xml:space="preserve"> CITATION services2023c \l 1033 </w:delInstrText>
            </w:r>
            <w:r w:rsidR="00DD49DA" w:rsidDel="00EC5BCB">
              <w:fldChar w:fldCharType="separate"/>
            </w:r>
            <w:r w:rsidR="00D34F43" w:rsidDel="00EC5BCB">
              <w:rPr>
                <w:noProof/>
              </w:rPr>
              <w:delText xml:space="preserve"> </w:delText>
            </w:r>
            <w:r w:rsidR="00D34F43" w:rsidRPr="00D34F43" w:rsidDel="00EC5BCB">
              <w:rPr>
                <w:noProof/>
              </w:rPr>
              <w:delText>[68]</w:delText>
            </w:r>
            <w:r w:rsidR="00DD49DA" w:rsidDel="00EC5BCB">
              <w:fldChar w:fldCharType="end"/>
            </w:r>
          </w:del>
          <w:customXmlDelRangeStart w:id="393" w:author="Paulo H. Leocadio" w:date="2024-07-17T13:08:00Z"/>
        </w:sdtContent>
      </w:sdt>
      <w:customXmlDelRangeEnd w:id="393"/>
      <w:del w:id="394" w:author="Paulo H. Leocadio" w:date="2024-07-17T13:08:00Z" w16du:dateUtc="2024-07-17T17:08:00Z">
        <w:r w:rsidDel="00EC5BCB">
          <w:delText xml:space="preserve">: </w:delText>
        </w:r>
      </w:del>
    </w:p>
    <w:p w14:paraId="517DF4D0" w14:textId="21379C45" w:rsidR="000760BB" w:rsidRPr="000760BB" w:rsidDel="00EC5BCB" w:rsidRDefault="000760BB" w:rsidP="008A12F7">
      <w:pPr>
        <w:pStyle w:val="NormalBPBHEB"/>
        <w:numPr>
          <w:ilvl w:val="0"/>
          <w:numId w:val="64"/>
        </w:numPr>
        <w:rPr>
          <w:del w:id="395" w:author="Paulo H. Leocadio" w:date="2024-07-17T13:08:00Z" w16du:dateUtc="2024-07-17T17:08:00Z"/>
        </w:rPr>
      </w:pPr>
      <w:del w:id="396" w:author="Paulo H. Leocadio" w:date="2024-07-17T13:08:00Z" w16du:dateUtc="2024-07-17T17:08:00Z">
        <w:r w:rsidRPr="000760BB" w:rsidDel="00EC5BCB">
          <w:rPr>
            <w:b/>
            <w:bCs/>
          </w:rPr>
          <w:delText xml:space="preserve">Managed </w:delText>
        </w:r>
        <w:r w:rsidR="00FA357E" w:rsidRPr="000760BB" w:rsidDel="00EC5BCB">
          <w:rPr>
            <w:b/>
            <w:bCs/>
          </w:rPr>
          <w:delText>Apache</w:delText>
        </w:r>
        <w:r w:rsidR="0080773E" w:rsidRPr="000760BB" w:rsidDel="00EC5BCB">
          <w:rPr>
            <w:b/>
            <w:bCs/>
          </w:rPr>
          <w:delText xml:space="preserve"> airflow environment</w:delText>
        </w:r>
        <w:r w:rsidRPr="000760BB" w:rsidDel="00EC5BCB">
          <w:rPr>
            <w:b/>
            <w:bCs/>
          </w:rPr>
          <w:delText>:</w:delText>
        </w:r>
        <w:r w:rsidRPr="000760BB" w:rsidDel="00EC5BCB">
          <w:delText xml:space="preserve"> Amazon MWAA provides a fully managed Apache Airflow environment, eliminating the operational overhead of infrastructure management.</w:delText>
        </w:r>
      </w:del>
    </w:p>
    <w:p w14:paraId="6825B3BD" w14:textId="520A441E" w:rsidR="000760BB" w:rsidRPr="000760BB" w:rsidDel="00EC5BCB" w:rsidRDefault="000760BB" w:rsidP="008A12F7">
      <w:pPr>
        <w:pStyle w:val="NormalBPBHEB"/>
        <w:numPr>
          <w:ilvl w:val="0"/>
          <w:numId w:val="64"/>
        </w:numPr>
        <w:rPr>
          <w:del w:id="397" w:author="Paulo H. Leocadio" w:date="2024-07-17T13:08:00Z" w16du:dateUtc="2024-07-17T17:08:00Z"/>
        </w:rPr>
      </w:pPr>
      <w:del w:id="398" w:author="Paulo H. Leocadio" w:date="2024-07-17T13:08:00Z" w16du:dateUtc="2024-07-17T17:08:00Z">
        <w:r w:rsidRPr="000760BB" w:rsidDel="00EC5BCB">
          <w:rPr>
            <w:b/>
            <w:bCs/>
          </w:rPr>
          <w:delText xml:space="preserve">Scalability and </w:delText>
        </w:r>
        <w:r w:rsidR="0080773E" w:rsidRPr="000760BB" w:rsidDel="00EC5BCB">
          <w:rPr>
            <w:b/>
            <w:bCs/>
          </w:rPr>
          <w:delText>reliability</w:delText>
        </w:r>
        <w:r w:rsidRPr="000760BB" w:rsidDel="00EC5BCB">
          <w:rPr>
            <w:b/>
            <w:bCs/>
          </w:rPr>
          <w:delText>:</w:delText>
        </w:r>
        <w:r w:rsidRPr="000760BB" w:rsidDel="00EC5BCB">
          <w:delText xml:space="preserve"> The service automatically scales resources based on workflow requirements, ensuring reliability and performance during varying workloads.</w:delText>
        </w:r>
      </w:del>
    </w:p>
    <w:p w14:paraId="096D543F" w14:textId="078A3807" w:rsidR="000760BB" w:rsidRPr="000760BB" w:rsidDel="00EC5BCB" w:rsidRDefault="000760BB" w:rsidP="008A12F7">
      <w:pPr>
        <w:pStyle w:val="NormalBPBHEB"/>
        <w:numPr>
          <w:ilvl w:val="0"/>
          <w:numId w:val="64"/>
        </w:numPr>
        <w:rPr>
          <w:del w:id="399" w:author="Paulo H. Leocadio" w:date="2024-07-17T13:08:00Z" w16du:dateUtc="2024-07-17T17:08:00Z"/>
        </w:rPr>
      </w:pPr>
      <w:del w:id="400" w:author="Paulo H. Leocadio" w:date="2024-07-17T13:08:00Z" w16du:dateUtc="2024-07-17T17:08:00Z">
        <w:r w:rsidRPr="000760BB" w:rsidDel="00EC5BCB">
          <w:rPr>
            <w:b/>
            <w:bCs/>
          </w:rPr>
          <w:delText>Integration with AWS Services:</w:delText>
        </w:r>
        <w:r w:rsidRPr="000760BB" w:rsidDel="00EC5BCB">
          <w:delText xml:space="preserve"> Amazon MWAA seamlessly integrates with various AWS services, allowing workflows to interact with and utilize other cloud resources.</w:delText>
        </w:r>
      </w:del>
    </w:p>
    <w:p w14:paraId="4245AEA8" w14:textId="680E8CF2" w:rsidR="000760BB" w:rsidRPr="00FE2F39" w:rsidDel="00EC5BCB" w:rsidRDefault="000760BB" w:rsidP="00FE2F39">
      <w:pPr>
        <w:keepNext/>
        <w:keepLines/>
        <w:spacing w:before="40" w:after="0"/>
        <w:outlineLvl w:val="1"/>
        <w:rPr>
          <w:del w:id="401" w:author="Paulo H. Leocadio" w:date="2024-07-17T13:08:00Z" w16du:dateUtc="2024-07-17T17:08:00Z"/>
          <w:rFonts w:eastAsiaTheme="majorEastAsia" w:cstheme="majorBidi"/>
          <w:sz w:val="36"/>
          <w:szCs w:val="26"/>
        </w:rPr>
      </w:pPr>
      <w:del w:id="402" w:author="Paulo H. Leocadio" w:date="2024-07-17T13:08:00Z" w16du:dateUtc="2024-07-17T17:08:00Z">
        <w:r w:rsidRPr="00FE2F39" w:rsidDel="00EC5BCB">
          <w:rPr>
            <w:rFonts w:eastAsiaTheme="majorEastAsia" w:cstheme="majorBidi"/>
            <w:sz w:val="36"/>
            <w:szCs w:val="26"/>
          </w:rPr>
          <w:delText xml:space="preserve">Use </w:delText>
        </w:r>
        <w:r w:rsidR="0080773E" w:rsidRPr="00FE2F39" w:rsidDel="00EC5BCB">
          <w:rPr>
            <w:rFonts w:eastAsiaTheme="majorEastAsia" w:cstheme="majorBidi"/>
            <w:sz w:val="36"/>
            <w:szCs w:val="26"/>
          </w:rPr>
          <w:delText>cases</w:delText>
        </w:r>
      </w:del>
    </w:p>
    <w:p w14:paraId="23FC7BE3" w14:textId="2F55C1E7" w:rsidR="0080773E" w:rsidRPr="000760BB" w:rsidDel="00EC5BCB" w:rsidRDefault="0080773E" w:rsidP="00555FFB">
      <w:pPr>
        <w:pStyle w:val="NormalBPBHEB"/>
        <w:rPr>
          <w:del w:id="403" w:author="Paulo H. Leocadio" w:date="2024-07-17T13:08:00Z" w16du:dateUtc="2024-07-17T17:08:00Z"/>
        </w:rPr>
      </w:pPr>
      <w:del w:id="404" w:author="Paulo H. Leocadio" w:date="2024-07-17T13:08:00Z" w16du:dateUtc="2024-07-17T17:08:00Z">
        <w:r w:rsidDel="00EC5BCB">
          <w:delText>The following are the use cases:</w:delText>
        </w:r>
      </w:del>
    </w:p>
    <w:p w14:paraId="064A3E99" w14:textId="4B931E8A" w:rsidR="000760BB" w:rsidRPr="000760BB" w:rsidDel="00EC5BCB" w:rsidRDefault="000760BB" w:rsidP="008A12F7">
      <w:pPr>
        <w:pStyle w:val="NormalBPBHEB"/>
        <w:numPr>
          <w:ilvl w:val="0"/>
          <w:numId w:val="65"/>
        </w:numPr>
        <w:rPr>
          <w:del w:id="405" w:author="Paulo H. Leocadio" w:date="2024-07-17T13:08:00Z" w16du:dateUtc="2024-07-17T17:08:00Z"/>
        </w:rPr>
      </w:pPr>
      <w:del w:id="406" w:author="Paulo H. Leocadio" w:date="2024-07-17T13:08:00Z" w16du:dateUtc="2024-07-17T17:08:00Z">
        <w:r w:rsidRPr="000760BB" w:rsidDel="00EC5BCB">
          <w:rPr>
            <w:b/>
            <w:bCs/>
          </w:rPr>
          <w:delText xml:space="preserve">Data </w:delText>
        </w:r>
        <w:r w:rsidR="0080773E" w:rsidRPr="000760BB" w:rsidDel="00EC5BCB">
          <w:rPr>
            <w:b/>
            <w:bCs/>
          </w:rPr>
          <w:delText>processing p</w:delText>
        </w:r>
        <w:r w:rsidRPr="000760BB" w:rsidDel="00EC5BCB">
          <w:rPr>
            <w:b/>
            <w:bCs/>
          </w:rPr>
          <w:delText>ipelines:</w:delText>
        </w:r>
        <w:r w:rsidRPr="000760BB" w:rsidDel="00EC5BCB">
          <w:delText xml:space="preserve"> Organizations can use Amazon MWAA to create and manage data processing pipelines, orchestrating tasks across diverse data sources and destinations</w:delText>
        </w:r>
      </w:del>
      <w:customXmlDelRangeStart w:id="407" w:author="Paulo H. Leocadio" w:date="2024-07-17T13:08:00Z"/>
      <w:sdt>
        <w:sdtPr>
          <w:id w:val="458463806"/>
          <w:citation/>
        </w:sdtPr>
        <w:sdtContent>
          <w:customXmlDelRangeEnd w:id="407"/>
          <w:del w:id="408" w:author="Paulo H. Leocadio" w:date="2024-07-17T13:08:00Z" w16du:dateUtc="2024-07-17T17:08:00Z">
            <w:r w:rsidR="008F0CBC" w:rsidDel="00EC5BCB">
              <w:fldChar w:fldCharType="begin"/>
            </w:r>
            <w:r w:rsidR="008F0CBC" w:rsidDel="00EC5BCB">
              <w:delInstrText xml:space="preserve"> CITATION doe2020b \l 1033 </w:delInstrText>
            </w:r>
            <w:r w:rsidR="008F0CBC" w:rsidDel="00EC5BCB">
              <w:fldChar w:fldCharType="separate"/>
            </w:r>
            <w:r w:rsidR="00D34F43" w:rsidDel="00EC5BCB">
              <w:rPr>
                <w:noProof/>
              </w:rPr>
              <w:delText xml:space="preserve"> </w:delText>
            </w:r>
            <w:r w:rsidR="00D34F43" w:rsidRPr="00D34F43" w:rsidDel="00EC5BCB">
              <w:rPr>
                <w:noProof/>
              </w:rPr>
              <w:delText>[69]</w:delText>
            </w:r>
            <w:r w:rsidR="008F0CBC" w:rsidDel="00EC5BCB">
              <w:fldChar w:fldCharType="end"/>
            </w:r>
          </w:del>
          <w:customXmlDelRangeStart w:id="409" w:author="Paulo H. Leocadio" w:date="2024-07-17T13:08:00Z"/>
        </w:sdtContent>
      </w:sdt>
      <w:customXmlDelRangeEnd w:id="409"/>
      <w:del w:id="410" w:author="Paulo H. Leocadio" w:date="2024-07-17T13:08:00Z" w16du:dateUtc="2024-07-17T17:08:00Z">
        <w:r w:rsidRPr="000760BB" w:rsidDel="00EC5BCB">
          <w:delText>.</w:delText>
        </w:r>
      </w:del>
    </w:p>
    <w:p w14:paraId="695025B5" w14:textId="3681BABB" w:rsidR="000760BB" w:rsidRPr="000760BB" w:rsidDel="00EC5BCB" w:rsidRDefault="000760BB" w:rsidP="008A12F7">
      <w:pPr>
        <w:pStyle w:val="NormalBPBHEB"/>
        <w:numPr>
          <w:ilvl w:val="0"/>
          <w:numId w:val="65"/>
        </w:numPr>
        <w:rPr>
          <w:del w:id="411" w:author="Paulo H. Leocadio" w:date="2024-07-17T13:08:00Z" w16du:dateUtc="2024-07-17T17:08:00Z"/>
        </w:rPr>
      </w:pPr>
      <w:del w:id="412" w:author="Paulo H. Leocadio" w:date="2024-07-17T13:08:00Z" w16du:dateUtc="2024-07-17T17:08:00Z">
        <w:r w:rsidRPr="000760BB" w:rsidDel="00EC5BCB">
          <w:rPr>
            <w:b/>
            <w:bCs/>
          </w:rPr>
          <w:delText>Extract, Transform, Load</w:delText>
        </w:r>
        <w:r w:rsidR="0080773E" w:rsidDel="00EC5BCB">
          <w:rPr>
            <w:b/>
            <w:bCs/>
          </w:rPr>
          <w:delText xml:space="preserve"> (ETL</w:delText>
        </w:r>
        <w:r w:rsidRPr="000760BB" w:rsidDel="00EC5BCB">
          <w:rPr>
            <w:b/>
            <w:bCs/>
          </w:rPr>
          <w:delText>) Workflows:</w:delText>
        </w:r>
        <w:r w:rsidRPr="000760BB" w:rsidDel="00EC5BCB">
          <w:delText xml:space="preserve"> The service is well-suited for orchestrating ETL workflows, enabling the efficient processing and transformation of data for analytics and reporting</w:delText>
        </w:r>
      </w:del>
      <w:customXmlDelRangeStart w:id="413" w:author="Paulo H. Leocadio" w:date="2024-07-17T13:08:00Z"/>
      <w:sdt>
        <w:sdtPr>
          <w:id w:val="-735400149"/>
          <w:citation/>
        </w:sdtPr>
        <w:sdtContent>
          <w:customXmlDelRangeEnd w:id="413"/>
          <w:del w:id="414" w:author="Paulo H. Leocadio" w:date="2024-07-17T13:08:00Z" w16du:dateUtc="2024-07-17T17:08:00Z">
            <w:r w:rsidR="00292195" w:rsidDel="00EC5BCB">
              <w:fldChar w:fldCharType="begin"/>
            </w:r>
            <w:r w:rsidR="00292195" w:rsidDel="00EC5BCB">
              <w:delInstrText xml:space="preserve"> CITATION services2023c \l 1033 </w:delInstrText>
            </w:r>
            <w:r w:rsidR="00292195" w:rsidDel="00EC5BCB">
              <w:fldChar w:fldCharType="separate"/>
            </w:r>
            <w:r w:rsidR="00D34F43" w:rsidDel="00EC5BCB">
              <w:rPr>
                <w:noProof/>
              </w:rPr>
              <w:delText xml:space="preserve"> </w:delText>
            </w:r>
            <w:r w:rsidR="00D34F43" w:rsidRPr="00D34F43" w:rsidDel="00EC5BCB">
              <w:rPr>
                <w:noProof/>
              </w:rPr>
              <w:delText>[68]</w:delText>
            </w:r>
            <w:r w:rsidR="00292195" w:rsidDel="00EC5BCB">
              <w:fldChar w:fldCharType="end"/>
            </w:r>
          </w:del>
          <w:customXmlDelRangeStart w:id="415" w:author="Paulo H. Leocadio" w:date="2024-07-17T13:08:00Z"/>
        </w:sdtContent>
      </w:sdt>
      <w:customXmlDelRangeEnd w:id="415"/>
      <w:del w:id="416" w:author="Paulo H. Leocadio" w:date="2024-07-17T13:08:00Z" w16du:dateUtc="2024-07-17T17:08:00Z">
        <w:r w:rsidRPr="000760BB" w:rsidDel="00EC5BCB">
          <w:delText>.</w:delText>
        </w:r>
      </w:del>
    </w:p>
    <w:p w14:paraId="42C37E73" w14:textId="02021D48" w:rsidR="000760BB" w:rsidRPr="00FE2F39" w:rsidDel="00EC5BCB" w:rsidRDefault="000760BB" w:rsidP="00FE2F39">
      <w:pPr>
        <w:keepNext/>
        <w:keepLines/>
        <w:spacing w:before="40" w:after="0"/>
        <w:outlineLvl w:val="1"/>
        <w:rPr>
          <w:del w:id="417" w:author="Paulo H. Leocadio" w:date="2024-07-17T13:08:00Z" w16du:dateUtc="2024-07-17T17:08:00Z"/>
          <w:rFonts w:eastAsiaTheme="majorEastAsia" w:cstheme="majorBidi"/>
          <w:sz w:val="36"/>
          <w:szCs w:val="26"/>
        </w:rPr>
      </w:pPr>
      <w:del w:id="418" w:author="Paulo H. Leocadio" w:date="2024-07-17T13:08:00Z" w16du:dateUtc="2024-07-17T17:08:00Z">
        <w:r w:rsidRPr="00FE2F39" w:rsidDel="00EC5BCB">
          <w:rPr>
            <w:rFonts w:eastAsiaTheme="majorEastAsia" w:cstheme="majorBidi"/>
            <w:sz w:val="36"/>
            <w:szCs w:val="26"/>
          </w:rPr>
          <w:delText xml:space="preserve">Best </w:delText>
        </w:r>
        <w:r w:rsidR="0080773E" w:rsidRPr="00FE2F39" w:rsidDel="00EC5BCB">
          <w:rPr>
            <w:rFonts w:eastAsiaTheme="majorEastAsia" w:cstheme="majorBidi"/>
            <w:sz w:val="36"/>
            <w:szCs w:val="26"/>
          </w:rPr>
          <w:delText>practices</w:delText>
        </w:r>
      </w:del>
    </w:p>
    <w:p w14:paraId="793AC877" w14:textId="0B3FEEB4" w:rsidR="0080773E" w:rsidRPr="000760BB" w:rsidDel="00EC5BCB" w:rsidRDefault="0080773E" w:rsidP="00555FFB">
      <w:pPr>
        <w:pStyle w:val="NormalBPBHEB"/>
        <w:rPr>
          <w:del w:id="419" w:author="Paulo H. Leocadio" w:date="2024-07-17T13:08:00Z" w16du:dateUtc="2024-07-17T17:08:00Z"/>
        </w:rPr>
      </w:pPr>
      <w:del w:id="420" w:author="Paulo H. Leocadio" w:date="2024-07-17T13:08:00Z" w16du:dateUtc="2024-07-17T17:08:00Z">
        <w:r w:rsidDel="00EC5BCB">
          <w:delText>The following are the best practices</w:delText>
        </w:r>
      </w:del>
      <w:customXmlDelRangeStart w:id="421" w:author="Paulo H. Leocadio" w:date="2024-07-17T13:08:00Z"/>
      <w:sdt>
        <w:sdtPr>
          <w:id w:val="196512868"/>
          <w:citation/>
        </w:sdtPr>
        <w:sdtContent>
          <w:customXmlDelRangeEnd w:id="421"/>
          <w:del w:id="422" w:author="Paulo H. Leocadio" w:date="2024-07-17T13:08:00Z" w16du:dateUtc="2024-07-17T17:08:00Z">
            <w:r w:rsidR="00EC75DB" w:rsidDel="00EC5BCB">
              <w:fldChar w:fldCharType="begin"/>
            </w:r>
            <w:r w:rsidR="00EC75DB" w:rsidDel="00EC5BCB">
              <w:delInstrText xml:space="preserve"> CITATION doe2020b \l 1033 </w:delInstrText>
            </w:r>
            <w:r w:rsidR="00EC75DB" w:rsidDel="00EC5BCB">
              <w:fldChar w:fldCharType="separate"/>
            </w:r>
            <w:r w:rsidR="00D34F43" w:rsidDel="00EC5BCB">
              <w:rPr>
                <w:noProof/>
              </w:rPr>
              <w:delText xml:space="preserve"> </w:delText>
            </w:r>
            <w:r w:rsidR="00D34F43" w:rsidRPr="00D34F43" w:rsidDel="00EC5BCB">
              <w:rPr>
                <w:noProof/>
              </w:rPr>
              <w:delText>[69]</w:delText>
            </w:r>
            <w:r w:rsidR="00EC75DB" w:rsidDel="00EC5BCB">
              <w:fldChar w:fldCharType="end"/>
            </w:r>
          </w:del>
          <w:customXmlDelRangeStart w:id="423" w:author="Paulo H. Leocadio" w:date="2024-07-17T13:08:00Z"/>
        </w:sdtContent>
      </w:sdt>
      <w:customXmlDelRangeEnd w:id="423"/>
      <w:del w:id="424" w:author="Paulo H. Leocadio" w:date="2024-07-17T13:08:00Z" w16du:dateUtc="2024-07-17T17:08:00Z">
        <w:r w:rsidDel="00EC5BCB">
          <w:delText>:</w:delText>
        </w:r>
      </w:del>
    </w:p>
    <w:p w14:paraId="60D6D89E" w14:textId="79AA6A13" w:rsidR="000760BB" w:rsidRPr="000760BB" w:rsidDel="00EC5BCB" w:rsidRDefault="000760BB" w:rsidP="008A12F7">
      <w:pPr>
        <w:pStyle w:val="NormalBPBHEB"/>
        <w:numPr>
          <w:ilvl w:val="0"/>
          <w:numId w:val="66"/>
        </w:numPr>
        <w:rPr>
          <w:del w:id="425" w:author="Paulo H. Leocadio" w:date="2024-07-17T13:08:00Z" w16du:dateUtc="2024-07-17T17:08:00Z"/>
        </w:rPr>
      </w:pPr>
      <w:del w:id="426" w:author="Paulo H. Leocadio" w:date="2024-07-17T13:08:00Z" w16du:dateUtc="2024-07-17T17:08:00Z">
        <w:r w:rsidRPr="000760BB" w:rsidDel="00EC5BCB">
          <w:rPr>
            <w:b/>
            <w:bCs/>
          </w:rPr>
          <w:delText xml:space="preserve">Environment </w:delText>
        </w:r>
        <w:r w:rsidR="0080773E" w:rsidRPr="000760BB" w:rsidDel="00EC5BCB">
          <w:rPr>
            <w:b/>
            <w:bCs/>
          </w:rPr>
          <w:delText>configuration</w:delText>
        </w:r>
        <w:r w:rsidRPr="000760BB" w:rsidDel="00EC5BCB">
          <w:rPr>
            <w:b/>
            <w:bCs/>
          </w:rPr>
          <w:delText>:</w:delText>
        </w:r>
        <w:r w:rsidRPr="000760BB" w:rsidDel="00EC5BCB">
          <w:delText xml:space="preserve"> Follow best practices for configuring the Apache Airflow environment within Amazon MWAA to optimize performance and security.</w:delText>
        </w:r>
      </w:del>
    </w:p>
    <w:p w14:paraId="2D41133F" w14:textId="2530BEFA" w:rsidR="000760BB" w:rsidRPr="000760BB" w:rsidDel="00EC5BCB" w:rsidRDefault="000760BB" w:rsidP="008A12F7">
      <w:pPr>
        <w:pStyle w:val="NormalBPBHEB"/>
        <w:numPr>
          <w:ilvl w:val="0"/>
          <w:numId w:val="66"/>
        </w:numPr>
        <w:rPr>
          <w:del w:id="427" w:author="Paulo H. Leocadio" w:date="2024-07-17T13:08:00Z" w16du:dateUtc="2024-07-17T17:08:00Z"/>
        </w:rPr>
      </w:pPr>
      <w:del w:id="428" w:author="Paulo H. Leocadio" w:date="2024-07-17T13:08:00Z" w16du:dateUtc="2024-07-17T17:08:00Z">
        <w:r w:rsidRPr="000760BB" w:rsidDel="00EC5BCB">
          <w:rPr>
            <w:b/>
            <w:bCs/>
          </w:rPr>
          <w:delText xml:space="preserve">Monitoring and </w:delText>
        </w:r>
        <w:r w:rsidR="0080773E" w:rsidRPr="000760BB" w:rsidDel="00EC5BCB">
          <w:rPr>
            <w:b/>
            <w:bCs/>
          </w:rPr>
          <w:delText>logging</w:delText>
        </w:r>
        <w:r w:rsidRPr="000760BB" w:rsidDel="00EC5BCB">
          <w:rPr>
            <w:b/>
            <w:bCs/>
          </w:rPr>
          <w:delText>:</w:delText>
        </w:r>
        <w:r w:rsidRPr="000760BB" w:rsidDel="00EC5BCB">
          <w:delText xml:space="preserve"> Implement robust monitoring and logging practices to track workflow execution, identify issues, and ensure optimal performance.</w:delText>
        </w:r>
      </w:del>
    </w:p>
    <w:p w14:paraId="348C164E" w14:textId="2A642BE8" w:rsidR="000760BB" w:rsidRPr="00FE2F39" w:rsidDel="00EC5BCB" w:rsidRDefault="000760BB" w:rsidP="00FE2F39">
      <w:pPr>
        <w:keepNext/>
        <w:keepLines/>
        <w:spacing w:before="40" w:after="0"/>
        <w:outlineLvl w:val="1"/>
        <w:rPr>
          <w:del w:id="429" w:author="Paulo H. Leocadio" w:date="2024-07-17T13:08:00Z" w16du:dateUtc="2024-07-17T17:08:00Z"/>
          <w:rFonts w:eastAsiaTheme="majorEastAsia" w:cstheme="majorBidi"/>
          <w:sz w:val="36"/>
          <w:szCs w:val="26"/>
        </w:rPr>
      </w:pPr>
      <w:commentRangeStart w:id="430"/>
      <w:commentRangeStart w:id="431"/>
      <w:del w:id="432" w:author="Paulo H. Leocadio" w:date="2024-07-17T13:08:00Z" w16du:dateUtc="2024-07-17T17:08:00Z">
        <w:r w:rsidRPr="00FE2F39" w:rsidDel="00EC5BCB">
          <w:rPr>
            <w:rFonts w:eastAsiaTheme="majorEastAsia" w:cstheme="majorBidi"/>
            <w:sz w:val="36"/>
            <w:szCs w:val="26"/>
          </w:rPr>
          <w:delText>Considerations</w:delText>
        </w:r>
        <w:commentRangeEnd w:id="430"/>
        <w:r w:rsidR="0080773E" w:rsidRPr="00FE2F39" w:rsidDel="00EC5BCB">
          <w:rPr>
            <w:rFonts w:eastAsiaTheme="majorEastAsia" w:cstheme="majorBidi"/>
            <w:sz w:val="36"/>
            <w:szCs w:val="26"/>
          </w:rPr>
          <w:commentReference w:id="430"/>
        </w:r>
        <w:commentRangeEnd w:id="431"/>
        <w:r w:rsidR="0035436F" w:rsidDel="00EC5BCB">
          <w:rPr>
            <w:rStyle w:val="CommentReference"/>
          </w:rPr>
          <w:commentReference w:id="431"/>
        </w:r>
      </w:del>
    </w:p>
    <w:p w14:paraId="463D20B2" w14:textId="5C5F3524" w:rsidR="0080773E" w:rsidRPr="000760BB" w:rsidDel="00EC5BCB" w:rsidRDefault="0080773E" w:rsidP="00555FFB">
      <w:pPr>
        <w:pStyle w:val="NormalBPBHEB"/>
        <w:rPr>
          <w:del w:id="433" w:author="Paulo H. Leocadio" w:date="2024-07-17T13:08:00Z" w16du:dateUtc="2024-07-17T17:08:00Z"/>
        </w:rPr>
      </w:pPr>
      <w:del w:id="434" w:author="Paulo H. Leocadio" w:date="2024-07-17T13:08:00Z" w16du:dateUtc="2024-07-17T17:08:00Z">
        <w:r w:rsidDel="00EC5BCB">
          <w:delText>The following are the considerations:</w:delText>
        </w:r>
      </w:del>
    </w:p>
    <w:p w14:paraId="7D406D92" w14:textId="7F99537A" w:rsidR="000760BB" w:rsidDel="00EC5BCB" w:rsidRDefault="000760BB" w:rsidP="008A12F7">
      <w:pPr>
        <w:pStyle w:val="NormalBPBHEB"/>
        <w:numPr>
          <w:ilvl w:val="0"/>
          <w:numId w:val="67"/>
        </w:numPr>
        <w:rPr>
          <w:del w:id="435" w:author="Paulo H. Leocadio" w:date="2024-07-17T13:08:00Z" w16du:dateUtc="2024-07-17T17:08:00Z"/>
        </w:rPr>
      </w:pPr>
      <w:del w:id="436" w:author="Paulo H. Leocadio" w:date="2024-07-17T13:08:00Z" w16du:dateUtc="2024-07-17T17:08:00Z">
        <w:r w:rsidRPr="000760BB" w:rsidDel="00EC5BCB">
          <w:rPr>
            <w:b/>
            <w:bCs/>
          </w:rPr>
          <w:delText xml:space="preserve">Cost </w:delText>
        </w:r>
        <w:r w:rsidR="0080773E" w:rsidRPr="000760BB" w:rsidDel="00EC5BCB">
          <w:rPr>
            <w:b/>
            <w:bCs/>
          </w:rPr>
          <w:delText>management</w:delText>
        </w:r>
        <w:r w:rsidRPr="000760BB" w:rsidDel="00EC5BCB">
          <w:rPr>
            <w:b/>
            <w:bCs/>
          </w:rPr>
          <w:delText>:</w:delText>
        </w:r>
        <w:r w:rsidRPr="000760BB" w:rsidDel="00EC5BCB">
          <w:delText xml:space="preserve"> Organizations should carefully consider and manage costs associated with Amazon MWAA, particularly as workflows scale or when integrating with data-intensive services</w:delText>
        </w:r>
      </w:del>
      <w:customXmlDelRangeStart w:id="437" w:author="Paulo H. Leocadio" w:date="2024-07-17T13:08:00Z"/>
      <w:sdt>
        <w:sdtPr>
          <w:id w:val="158125294"/>
          <w:citation/>
        </w:sdtPr>
        <w:sdtContent>
          <w:customXmlDelRangeEnd w:id="437"/>
          <w:del w:id="438" w:author="Paulo H. Leocadio" w:date="2024-07-17T13:08:00Z" w16du:dateUtc="2024-07-17T17:08:00Z">
            <w:r w:rsidR="00CC50CE" w:rsidDel="00EC5BCB">
              <w:fldChar w:fldCharType="begin"/>
            </w:r>
            <w:r w:rsidR="00CC50CE" w:rsidDel="00EC5BCB">
              <w:delInstrText xml:space="preserve"> CITATION services2023c \l 1033 </w:delInstrText>
            </w:r>
            <w:r w:rsidR="00CC50CE" w:rsidDel="00EC5BCB">
              <w:fldChar w:fldCharType="separate"/>
            </w:r>
            <w:r w:rsidR="00D34F43" w:rsidDel="00EC5BCB">
              <w:rPr>
                <w:noProof/>
              </w:rPr>
              <w:delText xml:space="preserve"> </w:delText>
            </w:r>
            <w:r w:rsidR="00D34F43" w:rsidRPr="00D34F43" w:rsidDel="00EC5BCB">
              <w:rPr>
                <w:noProof/>
              </w:rPr>
              <w:delText>[68]</w:delText>
            </w:r>
            <w:r w:rsidR="00CC50CE" w:rsidDel="00EC5BCB">
              <w:fldChar w:fldCharType="end"/>
            </w:r>
          </w:del>
          <w:customXmlDelRangeStart w:id="439" w:author="Paulo H. Leocadio" w:date="2024-07-17T13:08:00Z"/>
        </w:sdtContent>
      </w:sdt>
      <w:customXmlDelRangeEnd w:id="439"/>
      <w:del w:id="440" w:author="Paulo H. Leocadio" w:date="2024-07-17T13:08:00Z" w16du:dateUtc="2024-07-17T17:08:00Z">
        <w:r w:rsidRPr="000760BB" w:rsidDel="00EC5BCB">
          <w:delText>.</w:delText>
        </w:r>
      </w:del>
    </w:p>
    <w:p w14:paraId="314313A3" w14:textId="4532F5E0" w:rsidR="0035436F" w:rsidRPr="0035436F" w:rsidDel="00EC5BCB" w:rsidRDefault="0035436F" w:rsidP="008541CC">
      <w:pPr>
        <w:pStyle w:val="NormalBPBHEB"/>
        <w:numPr>
          <w:ilvl w:val="0"/>
          <w:numId w:val="67"/>
        </w:numPr>
        <w:rPr>
          <w:del w:id="441" w:author="Paulo H. Leocadio" w:date="2024-07-17T13:08:00Z" w16du:dateUtc="2024-07-17T17:08:00Z"/>
        </w:rPr>
      </w:pPr>
      <w:del w:id="442" w:author="Paulo H. Leocadio" w:date="2024-07-17T13:08:00Z" w16du:dateUtc="2024-07-17T17:08:00Z">
        <w:r w:rsidRPr="008541CC" w:rsidDel="00EC5BCB">
          <w:rPr>
            <w:b/>
            <w:bCs/>
          </w:rPr>
          <w:delText xml:space="preserve">Security Configuration: </w:delText>
        </w:r>
        <w:r w:rsidRPr="0035436F" w:rsidDel="00EC5BCB">
          <w:delText>Implementing robust security measures is crucial. This includes configuring IAM roles and policies properly to ensure least privilege access, encrypting sensitive data both in transit and at rest, and adhering to AWS security best practices.</w:delText>
        </w:r>
      </w:del>
    </w:p>
    <w:p w14:paraId="75551E77" w14:textId="1C1C5946" w:rsidR="0035436F" w:rsidRPr="0035436F" w:rsidDel="00EC5BCB" w:rsidRDefault="0035436F" w:rsidP="008541CC">
      <w:pPr>
        <w:pStyle w:val="NormalBPBHEB"/>
        <w:numPr>
          <w:ilvl w:val="0"/>
          <w:numId w:val="67"/>
        </w:numPr>
        <w:rPr>
          <w:del w:id="443" w:author="Paulo H. Leocadio" w:date="2024-07-17T13:08:00Z" w16du:dateUtc="2024-07-17T17:08:00Z"/>
        </w:rPr>
      </w:pPr>
      <w:del w:id="444" w:author="Paulo H. Leocadio" w:date="2024-07-17T13:08:00Z" w16du:dateUtc="2024-07-17T17:08:00Z">
        <w:r w:rsidRPr="008541CC" w:rsidDel="00EC5BCB">
          <w:rPr>
            <w:b/>
            <w:bCs/>
          </w:rPr>
          <w:delText xml:space="preserve">Performance Optimization: </w:delText>
        </w:r>
        <w:r w:rsidRPr="0035436F" w:rsidDel="00EC5BCB">
          <w:delText>Apart from environment configuration, optimize workflows for performance by tuning task concurrency, leveraging spot instances where applicable to reduce costs, and using appropriate instance types based on workload requirements.</w:delText>
        </w:r>
      </w:del>
    </w:p>
    <w:p w14:paraId="5D7EBBA8" w14:textId="228F8E16" w:rsidR="0035436F" w:rsidRPr="008541CC" w:rsidDel="00EC5BCB" w:rsidRDefault="0035436F" w:rsidP="008541CC">
      <w:pPr>
        <w:pStyle w:val="NormalBPBHEB"/>
        <w:numPr>
          <w:ilvl w:val="0"/>
          <w:numId w:val="67"/>
        </w:numPr>
        <w:rPr>
          <w:del w:id="445" w:author="Paulo H. Leocadio" w:date="2024-07-17T13:08:00Z" w16du:dateUtc="2024-07-17T17:08:00Z"/>
          <w:b/>
          <w:bCs/>
        </w:rPr>
      </w:pPr>
      <w:del w:id="446" w:author="Paulo H. Leocadio" w:date="2024-07-17T13:08:00Z" w16du:dateUtc="2024-07-17T17:08:00Z">
        <w:r w:rsidRPr="008541CC" w:rsidDel="00EC5BCB">
          <w:rPr>
            <w:b/>
            <w:bCs/>
          </w:rPr>
          <w:delText xml:space="preserve">Dependency Management: </w:delText>
        </w:r>
        <w:r w:rsidRPr="0035436F" w:rsidDel="00EC5BCB">
          <w:delText>Manage dependencies effectively by utilizing Amazon MWAA's support for Python packages and libraries. Ensure that dependencies are version-controlled and updated regularly to maintain compatibility and security.</w:delText>
        </w:r>
      </w:del>
    </w:p>
    <w:p w14:paraId="61F202C2" w14:textId="12FE8973" w:rsidR="0035436F" w:rsidRPr="0035436F" w:rsidDel="00EC5BCB" w:rsidRDefault="0035436F" w:rsidP="008541CC">
      <w:pPr>
        <w:pStyle w:val="NormalBPBHEB"/>
        <w:numPr>
          <w:ilvl w:val="0"/>
          <w:numId w:val="67"/>
        </w:numPr>
        <w:rPr>
          <w:del w:id="447" w:author="Paulo H. Leocadio" w:date="2024-07-17T13:08:00Z" w16du:dateUtc="2024-07-17T17:08:00Z"/>
        </w:rPr>
      </w:pPr>
      <w:del w:id="448" w:author="Paulo H. Leocadio" w:date="2024-07-17T13:08:00Z" w16du:dateUtc="2024-07-17T17:08:00Z">
        <w:r w:rsidRPr="008541CC" w:rsidDel="00EC5BCB">
          <w:rPr>
            <w:b/>
            <w:bCs/>
          </w:rPr>
          <w:delText xml:space="preserve">Compliance and Governance: </w:delText>
        </w:r>
        <w:r w:rsidRPr="0035436F" w:rsidDel="00EC5BCB">
          <w:delText>Address compliance requirements and governance policies. This includes ensuring that workflows adhere to regulatory standards, implementing auditing mechanisms, and integrating with AWS services like AWS CloudTrail for logging API calls.</w:delText>
        </w:r>
      </w:del>
    </w:p>
    <w:p w14:paraId="1C60A771" w14:textId="214CF176" w:rsidR="0035436F" w:rsidRPr="0035436F" w:rsidDel="00EC5BCB" w:rsidRDefault="0035436F" w:rsidP="008541CC">
      <w:pPr>
        <w:pStyle w:val="NormalBPBHEB"/>
        <w:numPr>
          <w:ilvl w:val="0"/>
          <w:numId w:val="67"/>
        </w:numPr>
        <w:rPr>
          <w:del w:id="449" w:author="Paulo H. Leocadio" w:date="2024-07-17T13:08:00Z" w16du:dateUtc="2024-07-17T17:08:00Z"/>
        </w:rPr>
      </w:pPr>
      <w:del w:id="450" w:author="Paulo H. Leocadio" w:date="2024-07-17T13:08:00Z" w16du:dateUtc="2024-07-17T17:08:00Z">
        <w:r w:rsidRPr="008541CC" w:rsidDel="00EC5BCB">
          <w:rPr>
            <w:b/>
            <w:bCs/>
          </w:rPr>
          <w:delText xml:space="preserve">Backup and Recovery: </w:delText>
        </w:r>
        <w:r w:rsidRPr="0035436F" w:rsidDel="00EC5BCB">
          <w:delText>Establish robust backup and recovery strategies for workflow definitions and data processed through Amazon MWAA. Implement automated backups using Amazon S3 or other suitable storage solutions, and regularly test recovery procedures to ensure reliability.</w:delText>
        </w:r>
      </w:del>
    </w:p>
    <w:p w14:paraId="43046128" w14:textId="3341B6AC" w:rsidR="0035436F" w:rsidRPr="008541CC" w:rsidDel="00EC5BCB" w:rsidRDefault="0035436F" w:rsidP="008541CC">
      <w:pPr>
        <w:pStyle w:val="NormalBPBHEB"/>
        <w:numPr>
          <w:ilvl w:val="0"/>
          <w:numId w:val="67"/>
        </w:numPr>
        <w:rPr>
          <w:del w:id="451" w:author="Paulo H. Leocadio" w:date="2024-07-17T13:08:00Z" w16du:dateUtc="2024-07-17T17:08:00Z"/>
          <w:b/>
          <w:bCs/>
        </w:rPr>
      </w:pPr>
      <w:del w:id="452" w:author="Paulo H. Leocadio" w:date="2024-07-17T13:08:00Z" w16du:dateUtc="2024-07-17T17:08:00Z">
        <w:r w:rsidRPr="008541CC" w:rsidDel="00EC5BCB">
          <w:rPr>
            <w:b/>
            <w:bCs/>
          </w:rPr>
          <w:delText xml:space="preserve">Integration with CI/CD Pipelines: </w:delText>
        </w:r>
        <w:r w:rsidRPr="0035436F" w:rsidDel="00EC5BCB">
          <w:delText>Integrate MWAA workflows into CI/CD pipelines to automate deployment and updates of workflows. This helps in maintaining consistency and reliability across development, testing, and production environments.</w:delText>
        </w:r>
      </w:del>
    </w:p>
    <w:p w14:paraId="1A1023D6" w14:textId="09996284" w:rsidR="0035436F" w:rsidRPr="008541CC" w:rsidDel="00EC5BCB" w:rsidRDefault="0035436F" w:rsidP="008541CC">
      <w:pPr>
        <w:pStyle w:val="NormalBPBHEB"/>
        <w:numPr>
          <w:ilvl w:val="0"/>
          <w:numId w:val="67"/>
        </w:numPr>
        <w:rPr>
          <w:del w:id="453" w:author="Paulo H. Leocadio" w:date="2024-07-17T13:08:00Z" w16du:dateUtc="2024-07-17T17:08:00Z"/>
          <w:b/>
          <w:bCs/>
        </w:rPr>
      </w:pPr>
      <w:del w:id="454" w:author="Paulo H. Leocadio" w:date="2024-07-17T13:08:00Z" w16du:dateUtc="2024-07-17T17:08:00Z">
        <w:r w:rsidRPr="008541CC" w:rsidDel="00EC5BCB">
          <w:rPr>
            <w:b/>
            <w:bCs/>
          </w:rPr>
          <w:delText xml:space="preserve">Monitoring Alerts and Notifications: </w:delText>
        </w:r>
        <w:r w:rsidRPr="0035436F" w:rsidDel="00EC5BCB">
          <w:delText>Configure monitoring alerts and notifications to promptly respond to performance issues, failures, or resource constraints. Utilize Amazon CloudWatch metrics and alarms to monitor workflow execution, airflow scheduler health, and overall system performance.</w:delText>
        </w:r>
      </w:del>
    </w:p>
    <w:p w14:paraId="783B7638" w14:textId="4E9BC5F9" w:rsidR="0035436F" w:rsidRPr="008541CC" w:rsidDel="00EC5BCB" w:rsidRDefault="0035436F" w:rsidP="008541CC">
      <w:pPr>
        <w:pStyle w:val="NormalBPBHEB"/>
        <w:numPr>
          <w:ilvl w:val="0"/>
          <w:numId w:val="67"/>
        </w:numPr>
        <w:rPr>
          <w:del w:id="455" w:author="Paulo H. Leocadio" w:date="2024-07-17T13:08:00Z" w16du:dateUtc="2024-07-17T17:08:00Z"/>
          <w:b/>
          <w:bCs/>
        </w:rPr>
      </w:pPr>
      <w:del w:id="456" w:author="Paulo H. Leocadio" w:date="2024-07-17T13:08:00Z" w16du:dateUtc="2024-07-17T17:08:00Z">
        <w:r w:rsidRPr="008541CC" w:rsidDel="00EC5BCB">
          <w:rPr>
            <w:b/>
            <w:bCs/>
          </w:rPr>
          <w:delText xml:space="preserve">Data Handling and Privacy: </w:delText>
        </w:r>
        <w:r w:rsidRPr="0035436F" w:rsidDel="00EC5BCB">
          <w:delText>Pay special attention to data handling practices within workflows. Ensure data privacy and compliance with data protection regulations (such as GDPR or CCPA), especially when dealing with sensitive or personally identifiable information (PII).</w:delText>
        </w:r>
      </w:del>
    </w:p>
    <w:p w14:paraId="1C334C5D" w14:textId="75E4512A" w:rsidR="0035436F" w:rsidRPr="008541CC" w:rsidDel="00EC5BCB" w:rsidRDefault="0035436F" w:rsidP="008541CC">
      <w:pPr>
        <w:pStyle w:val="NormalBPBHEB"/>
        <w:numPr>
          <w:ilvl w:val="0"/>
          <w:numId w:val="67"/>
        </w:numPr>
        <w:rPr>
          <w:del w:id="457" w:author="Paulo H. Leocadio" w:date="2024-07-17T13:08:00Z" w16du:dateUtc="2024-07-17T17:08:00Z"/>
          <w:b/>
          <w:bCs/>
        </w:rPr>
      </w:pPr>
      <w:del w:id="458" w:author="Paulo H. Leocadio" w:date="2024-07-17T13:08:00Z" w16du:dateUtc="2024-07-17T17:08:00Z">
        <w:r w:rsidRPr="008541CC" w:rsidDel="00EC5BCB">
          <w:rPr>
            <w:b/>
            <w:bCs/>
          </w:rPr>
          <w:delText xml:space="preserve">Training and Documentation: </w:delText>
        </w:r>
        <w:r w:rsidRPr="0035436F" w:rsidDel="00EC5BCB">
          <w:delText>Provide adequate training and documentation for teams working with Amazon MWAA. This includes best practices, troubleshooting guides, and operational procedures to ensure effective usage and maintenance of the service.</w:delText>
        </w:r>
      </w:del>
    </w:p>
    <w:p w14:paraId="6D1B5972" w14:textId="20A42A99" w:rsidR="0035436F" w:rsidRPr="008541CC" w:rsidDel="00EC5BCB" w:rsidRDefault="0035436F" w:rsidP="0035436F">
      <w:pPr>
        <w:pStyle w:val="NormalBPBHEB"/>
        <w:numPr>
          <w:ilvl w:val="0"/>
          <w:numId w:val="67"/>
        </w:numPr>
        <w:rPr>
          <w:del w:id="459" w:author="Paulo H. Leocadio" w:date="2024-07-17T13:08:00Z" w16du:dateUtc="2024-07-17T17:08:00Z"/>
          <w:b/>
          <w:bCs/>
        </w:rPr>
      </w:pPr>
      <w:del w:id="460" w:author="Paulo H. Leocadio" w:date="2024-07-17T13:08:00Z" w16du:dateUtc="2024-07-17T17:08:00Z">
        <w:r w:rsidRPr="008541CC" w:rsidDel="00EC5BCB">
          <w:rPr>
            <w:b/>
            <w:bCs/>
          </w:rPr>
          <w:delText xml:space="preserve">Vendor Lock-in and Portability: </w:delText>
        </w:r>
        <w:r w:rsidRPr="0035436F" w:rsidDel="00EC5BCB">
          <w:delTex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delText>
        </w:r>
      </w:del>
    </w:p>
    <w:p w14:paraId="2CEDE5A3" w14:textId="6FE68D68" w:rsidR="000760BB" w:rsidRPr="000760BB" w:rsidDel="00EC5BCB" w:rsidRDefault="000760BB" w:rsidP="00555FFB">
      <w:pPr>
        <w:pStyle w:val="Heading1BPBHEB"/>
        <w:rPr>
          <w:del w:id="461" w:author="Paulo H. Leocadio" w:date="2024-07-17T13:08:00Z" w16du:dateUtc="2024-07-17T17:08:00Z"/>
        </w:rPr>
      </w:pPr>
      <w:del w:id="462" w:author="Paulo H. Leocadio" w:date="2024-07-17T13:08:00Z" w16du:dateUtc="2024-07-17T17:08:00Z">
        <w:r w:rsidRPr="000760BB" w:rsidDel="00EC5BCB">
          <w:delText>Amazon MQ</w:delText>
        </w:r>
      </w:del>
    </w:p>
    <w:p w14:paraId="3D8F6C24" w14:textId="43AB886A" w:rsidR="000760BB" w:rsidRPr="000760BB" w:rsidDel="00EC5BCB" w:rsidRDefault="000760BB" w:rsidP="00555FFB">
      <w:pPr>
        <w:pStyle w:val="NormalBPBHEB"/>
        <w:rPr>
          <w:del w:id="463" w:author="Paulo H. Leocadio" w:date="2024-07-17T13:08:00Z" w16du:dateUtc="2024-07-17T17:08:00Z"/>
        </w:rPr>
      </w:pPr>
      <w:del w:id="464" w:author="Paulo H. Leocadio" w:date="2024-07-17T13:08:00Z" w16du:dateUtc="2024-07-17T17:08:00Z">
        <w:r w:rsidRPr="000760BB" w:rsidDel="00EC5BCB">
          <w:delText>Amazon MQ is a managed message broker service that enables the easy deployment and maintenance of popular messaging systems. In this section, we explore the key features, use cases, and considerations for leveraging Amazon MQ in the context of application integration.</w:delText>
        </w:r>
      </w:del>
    </w:p>
    <w:p w14:paraId="42347752" w14:textId="1CBA2BA1" w:rsidR="000760BB" w:rsidRPr="00FE2F39" w:rsidDel="00EC5BCB" w:rsidRDefault="000760BB" w:rsidP="00FE2F39">
      <w:pPr>
        <w:keepNext/>
        <w:keepLines/>
        <w:spacing w:before="40" w:after="0"/>
        <w:outlineLvl w:val="1"/>
        <w:rPr>
          <w:del w:id="465" w:author="Paulo H. Leocadio" w:date="2024-07-17T13:08:00Z" w16du:dateUtc="2024-07-17T17:08:00Z"/>
          <w:rFonts w:eastAsiaTheme="majorEastAsia" w:cstheme="majorBidi"/>
          <w:sz w:val="36"/>
          <w:szCs w:val="26"/>
        </w:rPr>
      </w:pPr>
      <w:del w:id="466" w:author="Paulo H. Leocadio" w:date="2024-07-17T13:08:00Z" w16du:dateUtc="2024-07-17T17:08:00Z">
        <w:r w:rsidRPr="00FE2F39" w:rsidDel="00EC5BCB">
          <w:rPr>
            <w:rFonts w:eastAsiaTheme="majorEastAsia" w:cstheme="majorBidi"/>
            <w:sz w:val="36"/>
            <w:szCs w:val="26"/>
          </w:rPr>
          <w:delText xml:space="preserve">Key </w:delText>
        </w:r>
        <w:r w:rsidR="0080773E" w:rsidRPr="00FE2F39" w:rsidDel="00EC5BCB">
          <w:rPr>
            <w:rFonts w:eastAsiaTheme="majorEastAsia" w:cstheme="majorBidi"/>
            <w:sz w:val="36"/>
            <w:szCs w:val="26"/>
          </w:rPr>
          <w:delText xml:space="preserve">features </w:delText>
        </w:r>
        <w:r w:rsidRPr="00FE2F39" w:rsidDel="00EC5BCB">
          <w:rPr>
            <w:rFonts w:eastAsiaTheme="majorEastAsia" w:cstheme="majorBidi"/>
            <w:sz w:val="36"/>
            <w:szCs w:val="26"/>
          </w:rPr>
          <w:delText>of Amazon MQ</w:delText>
        </w:r>
      </w:del>
    </w:p>
    <w:p w14:paraId="1C73299B" w14:textId="5C79C528" w:rsidR="0080773E" w:rsidRPr="000760BB" w:rsidDel="00EC5BCB" w:rsidRDefault="0080773E" w:rsidP="00555FFB">
      <w:pPr>
        <w:pStyle w:val="NormalBPBHEB"/>
        <w:rPr>
          <w:del w:id="467" w:author="Paulo H. Leocadio" w:date="2024-07-17T13:08:00Z" w16du:dateUtc="2024-07-17T17:08:00Z"/>
        </w:rPr>
      </w:pPr>
      <w:del w:id="468" w:author="Paulo H. Leocadio" w:date="2024-07-17T13:08:00Z" w16du:dateUtc="2024-07-17T17:08:00Z">
        <w:r w:rsidDel="00EC5BCB">
          <w:delText>The following are the k</w:delText>
        </w:r>
        <w:r w:rsidRPr="0080773E" w:rsidDel="00EC5BCB">
          <w:delText>ey features of Amazon MQ</w:delText>
        </w:r>
      </w:del>
      <w:customXmlDelRangeStart w:id="469" w:author="Paulo H. Leocadio" w:date="2024-07-17T13:08:00Z"/>
      <w:sdt>
        <w:sdtPr>
          <w:id w:val="-1669395838"/>
          <w:citation/>
        </w:sdtPr>
        <w:sdtContent>
          <w:customXmlDelRangeEnd w:id="469"/>
          <w:del w:id="470" w:author="Paulo H. Leocadio" w:date="2024-07-17T13:08:00Z" w16du:dateUtc="2024-07-17T17:08:00Z">
            <w:r w:rsidR="00B653DA" w:rsidDel="00EC5BCB">
              <w:fldChar w:fldCharType="begin"/>
            </w:r>
            <w:r w:rsidR="00B653DA" w:rsidDel="00EC5BCB">
              <w:delInstrText xml:space="preserve"> CITATION services2023d \l 1033 </w:delInstrText>
            </w:r>
            <w:r w:rsidR="00B653DA" w:rsidDel="00EC5BCB">
              <w:fldChar w:fldCharType="separate"/>
            </w:r>
            <w:r w:rsidR="00D34F43" w:rsidDel="00EC5BCB">
              <w:rPr>
                <w:noProof/>
              </w:rPr>
              <w:delText xml:space="preserve"> </w:delText>
            </w:r>
            <w:r w:rsidR="00D34F43" w:rsidRPr="00D34F43" w:rsidDel="00EC5BCB">
              <w:rPr>
                <w:noProof/>
              </w:rPr>
              <w:delText>[70]</w:delText>
            </w:r>
            <w:r w:rsidR="00B653DA" w:rsidDel="00EC5BCB">
              <w:fldChar w:fldCharType="end"/>
            </w:r>
          </w:del>
          <w:customXmlDelRangeStart w:id="471" w:author="Paulo H. Leocadio" w:date="2024-07-17T13:08:00Z"/>
        </w:sdtContent>
      </w:sdt>
      <w:customXmlDelRangeEnd w:id="471"/>
      <w:del w:id="472" w:author="Paulo H. Leocadio" w:date="2024-07-17T13:08:00Z" w16du:dateUtc="2024-07-17T17:08:00Z">
        <w:r w:rsidDel="00EC5BCB">
          <w:delText>:</w:delText>
        </w:r>
      </w:del>
    </w:p>
    <w:p w14:paraId="71D2613F" w14:textId="23699B5D" w:rsidR="000760BB" w:rsidRPr="000760BB" w:rsidDel="00EC5BCB" w:rsidRDefault="000760BB" w:rsidP="004C399E">
      <w:pPr>
        <w:pStyle w:val="NormalBPBHEB"/>
        <w:numPr>
          <w:ilvl w:val="0"/>
          <w:numId w:val="68"/>
        </w:numPr>
        <w:rPr>
          <w:del w:id="473" w:author="Paulo H. Leocadio" w:date="2024-07-17T13:08:00Z" w16du:dateUtc="2024-07-17T17:08:00Z"/>
        </w:rPr>
      </w:pPr>
      <w:del w:id="474" w:author="Paulo H. Leocadio" w:date="2024-07-17T13:08:00Z" w16du:dateUtc="2024-07-17T17:08:00Z">
        <w:r w:rsidRPr="004C399E" w:rsidDel="00EC5BCB">
          <w:rPr>
            <w:b/>
            <w:bCs/>
          </w:rPr>
          <w:delText xml:space="preserve">Compatibility with </w:delText>
        </w:r>
        <w:r w:rsidR="0080773E" w:rsidRPr="004C399E" w:rsidDel="00EC5BCB">
          <w:rPr>
            <w:b/>
            <w:bCs/>
          </w:rPr>
          <w:delText>industry standards</w:delText>
        </w:r>
        <w:r w:rsidRPr="004C399E" w:rsidDel="00EC5BCB">
          <w:rPr>
            <w:b/>
            <w:bCs/>
          </w:rPr>
          <w:delText>:</w:delText>
        </w:r>
        <w:r w:rsidRPr="000760BB" w:rsidDel="00EC5BCB">
          <w:delText xml:space="preserve"> Amazon MQ supports multiple messaging protocols, including</w:delText>
        </w:r>
        <w:r w:rsidR="003E09B0" w:rsidDel="00EC5BCB">
          <w:delText xml:space="preserve"> Message Queuing Telemetry Transport (MQTT)</w:delText>
        </w:r>
        <w:r w:rsidR="004C399E" w:rsidDel="00EC5BCB">
          <w:delText>; Advanced Message Queuing Protocol (</w:delText>
        </w:r>
        <w:r w:rsidR="003E09B0" w:rsidDel="00EC5BCB">
          <w:delText>AMQP</w:delText>
        </w:r>
        <w:r w:rsidR="004C399E" w:rsidDel="00EC5BCB">
          <w:delText>)</w:delText>
        </w:r>
        <w:r w:rsidR="00BB1223" w:rsidDel="00EC5BCB">
          <w:delText>, and</w:delText>
        </w:r>
        <w:r w:rsidR="004C399E" w:rsidDel="00EC5BCB">
          <w:delText xml:space="preserve"> </w:delText>
        </w:r>
        <w:r w:rsidR="003E09B0" w:rsidDel="00EC5BCB">
          <w:delText>Simple Text Oriented Messaging Protocol</w:delText>
        </w:r>
        <w:r w:rsidR="004C399E" w:rsidDel="00EC5BCB">
          <w:delText xml:space="preserve"> (STOMP)</w:delText>
        </w:r>
        <w:commentRangeStart w:id="475"/>
        <w:commentRangeStart w:id="476"/>
        <w:commentRangeEnd w:id="475"/>
        <w:r w:rsidR="0080773E" w:rsidDel="00EC5BCB">
          <w:rPr>
            <w:rStyle w:val="CommentReference"/>
            <w:rFonts w:eastAsiaTheme="minorHAnsi" w:cstheme="minorBidi"/>
          </w:rPr>
          <w:commentReference w:id="475"/>
        </w:r>
        <w:commentRangeEnd w:id="476"/>
        <w:r w:rsidR="00BB1223" w:rsidDel="00EC5BCB">
          <w:rPr>
            <w:rStyle w:val="CommentReference"/>
            <w:rFonts w:eastAsiaTheme="minorHAnsi" w:cstheme="minorBidi"/>
          </w:rPr>
          <w:commentReference w:id="476"/>
        </w:r>
        <w:r w:rsidRPr="000760BB" w:rsidDel="00EC5BCB">
          <w:delText>, ensuring compatibility with various applications and systems.</w:delText>
        </w:r>
      </w:del>
    </w:p>
    <w:p w14:paraId="2EE9B3A3" w14:textId="3104AC5A" w:rsidR="000760BB" w:rsidRPr="000760BB" w:rsidDel="00EC5BCB" w:rsidRDefault="000760BB" w:rsidP="008A12F7">
      <w:pPr>
        <w:pStyle w:val="NormalBPBHEB"/>
        <w:numPr>
          <w:ilvl w:val="0"/>
          <w:numId w:val="68"/>
        </w:numPr>
        <w:rPr>
          <w:del w:id="477" w:author="Paulo H. Leocadio" w:date="2024-07-17T13:08:00Z" w16du:dateUtc="2024-07-17T17:08:00Z"/>
        </w:rPr>
      </w:pPr>
      <w:del w:id="478" w:author="Paulo H. Leocadio" w:date="2024-07-17T13:08:00Z" w16du:dateUtc="2024-07-17T17:08:00Z">
        <w:r w:rsidRPr="000760BB" w:rsidDel="00EC5BCB">
          <w:rPr>
            <w:b/>
            <w:bCs/>
          </w:rPr>
          <w:delText xml:space="preserve">Managed </w:delText>
        </w:r>
        <w:r w:rsidR="0080773E" w:rsidRPr="000760BB" w:rsidDel="00EC5BCB">
          <w:rPr>
            <w:b/>
            <w:bCs/>
          </w:rPr>
          <w:delText>message b</w:delText>
        </w:r>
        <w:r w:rsidRPr="000760BB" w:rsidDel="00EC5BCB">
          <w:rPr>
            <w:b/>
            <w:bCs/>
          </w:rPr>
          <w:delText>roker:</w:delText>
        </w:r>
        <w:r w:rsidRPr="000760BB" w:rsidDel="00EC5BCB">
          <w:delText xml:space="preserve"> The service provides a fully managed message broker infrastructure, reducing the operational overhead typically associated with maintaining messaging system</w:delText>
        </w:r>
        <w:r w:rsidR="00B653DA" w:rsidDel="00EC5BCB">
          <w:delText>s</w:delText>
        </w:r>
        <w:r w:rsidRPr="000760BB" w:rsidDel="00EC5BCB">
          <w:delText>.</w:delText>
        </w:r>
      </w:del>
    </w:p>
    <w:p w14:paraId="569D3088" w14:textId="028ECFB7" w:rsidR="000760BB" w:rsidRPr="00FE2F39" w:rsidDel="00EC5BCB" w:rsidRDefault="000760BB" w:rsidP="00FE2F39">
      <w:pPr>
        <w:keepNext/>
        <w:keepLines/>
        <w:spacing w:before="40" w:after="0"/>
        <w:outlineLvl w:val="1"/>
        <w:rPr>
          <w:del w:id="479" w:author="Paulo H. Leocadio" w:date="2024-07-17T13:08:00Z" w16du:dateUtc="2024-07-17T17:08:00Z"/>
          <w:rFonts w:eastAsiaTheme="majorEastAsia" w:cstheme="majorBidi"/>
          <w:sz w:val="36"/>
          <w:szCs w:val="26"/>
        </w:rPr>
      </w:pPr>
      <w:del w:id="480" w:author="Paulo H. Leocadio" w:date="2024-07-17T13:08:00Z" w16du:dateUtc="2024-07-17T17:08:00Z">
        <w:r w:rsidRPr="00FE2F39" w:rsidDel="00EC5BCB">
          <w:rPr>
            <w:rFonts w:eastAsiaTheme="majorEastAsia" w:cstheme="majorBidi"/>
            <w:sz w:val="36"/>
            <w:szCs w:val="26"/>
          </w:rPr>
          <w:delText xml:space="preserve">Use </w:delText>
        </w:r>
        <w:r w:rsidR="0080773E" w:rsidRPr="00FE2F39" w:rsidDel="00EC5BCB">
          <w:rPr>
            <w:rFonts w:eastAsiaTheme="majorEastAsia" w:cstheme="majorBidi"/>
            <w:sz w:val="36"/>
            <w:szCs w:val="26"/>
          </w:rPr>
          <w:delText>cases</w:delText>
        </w:r>
      </w:del>
    </w:p>
    <w:p w14:paraId="6C52FF20" w14:textId="4CD42F63" w:rsidR="0080773E" w:rsidRPr="000760BB" w:rsidDel="00EC5BCB" w:rsidRDefault="0080773E" w:rsidP="00555FFB">
      <w:pPr>
        <w:pStyle w:val="NormalBPBHEB"/>
        <w:rPr>
          <w:del w:id="481" w:author="Paulo H. Leocadio" w:date="2024-07-17T13:08:00Z" w16du:dateUtc="2024-07-17T17:08:00Z"/>
        </w:rPr>
      </w:pPr>
      <w:del w:id="482" w:author="Paulo H. Leocadio" w:date="2024-07-17T13:08:00Z" w16du:dateUtc="2024-07-17T17:08:00Z">
        <w:r w:rsidDel="00EC5BCB">
          <w:delText>The following are the use cases:</w:delText>
        </w:r>
      </w:del>
    </w:p>
    <w:p w14:paraId="675BB3B6" w14:textId="5CF2A4CA" w:rsidR="000760BB" w:rsidRPr="000760BB" w:rsidDel="00EC5BCB" w:rsidRDefault="000760BB" w:rsidP="008A12F7">
      <w:pPr>
        <w:pStyle w:val="NormalBPBHEB"/>
        <w:numPr>
          <w:ilvl w:val="0"/>
          <w:numId w:val="69"/>
        </w:numPr>
        <w:rPr>
          <w:del w:id="483" w:author="Paulo H. Leocadio" w:date="2024-07-17T13:08:00Z" w16du:dateUtc="2024-07-17T17:08:00Z"/>
        </w:rPr>
      </w:pPr>
      <w:del w:id="484" w:author="Paulo H. Leocadio" w:date="2024-07-17T13:08:00Z" w16du:dateUtc="2024-07-17T17:08:00Z">
        <w:r w:rsidRPr="000760BB" w:rsidDel="00EC5BCB">
          <w:rPr>
            <w:b/>
            <w:bCs/>
          </w:rPr>
          <w:delText xml:space="preserve">Decoupled </w:delText>
        </w:r>
        <w:r w:rsidR="0080773E" w:rsidRPr="000760BB" w:rsidDel="00EC5BCB">
          <w:rPr>
            <w:b/>
            <w:bCs/>
          </w:rPr>
          <w:delText>microservices communication</w:delText>
        </w:r>
        <w:r w:rsidRPr="000760BB" w:rsidDel="00EC5BCB">
          <w:rPr>
            <w:b/>
            <w:bCs/>
          </w:rPr>
          <w:delText>:</w:delText>
        </w:r>
        <w:r w:rsidRPr="000760BB" w:rsidDel="00EC5BCB">
          <w:delText xml:space="preserve"> Amazon MQ facilitates communication between microservices in a decoupled manner, enhancing the scalability and flexibility of microservices architectures</w:delText>
        </w:r>
      </w:del>
      <w:bookmarkStart w:id="485" w:name="_Ref151400309"/>
      <w:customXmlDelRangeStart w:id="486" w:author="Paulo H. Leocadio" w:date="2024-07-17T13:08:00Z"/>
      <w:sdt>
        <w:sdtPr>
          <w:id w:val="-527179173"/>
          <w:citation/>
        </w:sdtPr>
        <w:sdtContent>
          <w:customXmlDelRangeEnd w:id="486"/>
          <w:del w:id="487" w:author="Paulo H. Leocadio" w:date="2024-07-17T13:08:00Z" w16du:dateUtc="2024-07-17T17:08:00Z">
            <w:r w:rsidR="00473778" w:rsidDel="00EC5BCB">
              <w:fldChar w:fldCharType="begin"/>
            </w:r>
            <w:r w:rsidR="00473778" w:rsidDel="00EC5BCB">
              <w:delInstrText xml:space="preserve"> CITATION doe2019b \l 1033 </w:delInstrText>
            </w:r>
            <w:r w:rsidR="00473778" w:rsidDel="00EC5BCB">
              <w:fldChar w:fldCharType="separate"/>
            </w:r>
            <w:r w:rsidR="00D34F43" w:rsidDel="00EC5BCB">
              <w:rPr>
                <w:noProof/>
              </w:rPr>
              <w:delText xml:space="preserve"> </w:delText>
            </w:r>
            <w:r w:rsidR="00D34F43" w:rsidRPr="00D34F43" w:rsidDel="00EC5BCB">
              <w:rPr>
                <w:noProof/>
              </w:rPr>
              <w:delText>[71]</w:delText>
            </w:r>
            <w:r w:rsidR="00473778" w:rsidDel="00EC5BCB">
              <w:fldChar w:fldCharType="end"/>
            </w:r>
          </w:del>
          <w:customXmlDelRangeStart w:id="488" w:author="Paulo H. Leocadio" w:date="2024-07-17T13:08:00Z"/>
        </w:sdtContent>
      </w:sdt>
      <w:customXmlDelRangeEnd w:id="488"/>
      <w:bookmarkEnd w:id="485"/>
      <w:del w:id="489" w:author="Paulo H. Leocadio" w:date="2024-07-17T13:08:00Z" w16du:dateUtc="2024-07-17T17:08:00Z">
        <w:r w:rsidRPr="000760BB" w:rsidDel="00EC5BCB">
          <w:delText>.</w:delText>
        </w:r>
      </w:del>
    </w:p>
    <w:p w14:paraId="440A32F2" w14:textId="63D0D4F2" w:rsidR="000760BB" w:rsidDel="00EC5BCB" w:rsidRDefault="000760BB" w:rsidP="008A12F7">
      <w:pPr>
        <w:pStyle w:val="NormalBPBHEB"/>
        <w:numPr>
          <w:ilvl w:val="0"/>
          <w:numId w:val="69"/>
        </w:numPr>
        <w:rPr>
          <w:del w:id="490" w:author="Paulo H. Leocadio" w:date="2024-07-17T13:08:00Z" w16du:dateUtc="2024-07-17T17:08:00Z"/>
        </w:rPr>
      </w:pPr>
      <w:del w:id="491" w:author="Paulo H. Leocadio" w:date="2024-07-17T13:08:00Z" w16du:dateUtc="2024-07-17T17:08:00Z">
        <w:r w:rsidRPr="000760BB" w:rsidDel="00EC5BCB">
          <w:rPr>
            <w:b/>
            <w:bCs/>
          </w:rPr>
          <w:delText xml:space="preserve">Reliable </w:delText>
        </w:r>
        <w:r w:rsidR="0080773E" w:rsidRPr="000760BB" w:rsidDel="00EC5BCB">
          <w:rPr>
            <w:b/>
            <w:bCs/>
          </w:rPr>
          <w:delText>event-driven architectures</w:delText>
        </w:r>
        <w:r w:rsidRPr="000760BB" w:rsidDel="00EC5BCB">
          <w:rPr>
            <w:b/>
            <w:bCs/>
          </w:rPr>
          <w:delText>:</w:delText>
        </w:r>
        <w:r w:rsidRPr="000760BB" w:rsidDel="00EC5BCB">
          <w:delText xml:space="preserve"> The service is suitable for building reliable event-driven architectures, enabling applications to react to events and messages in a scalable and responsive manner</w:delText>
        </w:r>
      </w:del>
      <w:customXmlDelRangeStart w:id="492" w:author="Paulo H. Leocadio" w:date="2024-07-17T13:08:00Z"/>
      <w:sdt>
        <w:sdtPr>
          <w:id w:val="1874261693"/>
          <w:citation/>
        </w:sdtPr>
        <w:sdtContent>
          <w:customXmlDelRangeEnd w:id="492"/>
          <w:del w:id="493" w:author="Paulo H. Leocadio" w:date="2024-07-17T13:08:00Z" w16du:dateUtc="2024-07-17T17:08:00Z">
            <w:r w:rsidR="00473778" w:rsidDel="00EC5BCB">
              <w:fldChar w:fldCharType="begin"/>
            </w:r>
            <w:r w:rsidR="00473778" w:rsidDel="00EC5BCB">
              <w:delInstrText xml:space="preserve"> CITATION services2023d \l 1033 </w:delInstrText>
            </w:r>
            <w:r w:rsidR="00473778" w:rsidDel="00EC5BCB">
              <w:fldChar w:fldCharType="separate"/>
            </w:r>
            <w:r w:rsidR="00D34F43" w:rsidDel="00EC5BCB">
              <w:rPr>
                <w:noProof/>
              </w:rPr>
              <w:delText xml:space="preserve"> </w:delText>
            </w:r>
            <w:r w:rsidR="00D34F43" w:rsidRPr="00D34F43" w:rsidDel="00EC5BCB">
              <w:rPr>
                <w:noProof/>
              </w:rPr>
              <w:delText>[70]</w:delText>
            </w:r>
            <w:r w:rsidR="00473778" w:rsidDel="00EC5BCB">
              <w:fldChar w:fldCharType="end"/>
            </w:r>
          </w:del>
          <w:customXmlDelRangeStart w:id="494" w:author="Paulo H. Leocadio" w:date="2024-07-17T13:08:00Z"/>
        </w:sdtContent>
      </w:sdt>
      <w:customXmlDelRangeEnd w:id="494"/>
      <w:del w:id="495" w:author="Paulo H. Leocadio" w:date="2024-07-17T13:08:00Z" w16du:dateUtc="2024-07-17T17:08:00Z">
        <w:r w:rsidRPr="000760BB" w:rsidDel="00EC5BCB">
          <w:delText>.</w:delText>
        </w:r>
      </w:del>
    </w:p>
    <w:p w14:paraId="565141FC" w14:textId="1B1FE9C4" w:rsidR="000760BB" w:rsidRPr="00FE2F39" w:rsidDel="00EC5BCB" w:rsidRDefault="000760BB" w:rsidP="00FE2F39">
      <w:pPr>
        <w:keepNext/>
        <w:keepLines/>
        <w:spacing w:before="40" w:after="0"/>
        <w:outlineLvl w:val="1"/>
        <w:rPr>
          <w:del w:id="496" w:author="Paulo H. Leocadio" w:date="2024-07-17T13:08:00Z" w16du:dateUtc="2024-07-17T17:08:00Z"/>
          <w:rFonts w:eastAsiaTheme="majorEastAsia" w:cstheme="majorBidi"/>
          <w:sz w:val="36"/>
          <w:szCs w:val="26"/>
        </w:rPr>
      </w:pPr>
      <w:del w:id="497" w:author="Paulo H. Leocadio" w:date="2024-07-17T13:08:00Z" w16du:dateUtc="2024-07-17T17:08:00Z">
        <w:r w:rsidRPr="00FE2F39" w:rsidDel="00EC5BCB">
          <w:rPr>
            <w:rFonts w:eastAsiaTheme="majorEastAsia" w:cstheme="majorBidi"/>
            <w:sz w:val="36"/>
            <w:szCs w:val="26"/>
          </w:rPr>
          <w:delText xml:space="preserve">Best </w:delText>
        </w:r>
        <w:r w:rsidR="0080773E" w:rsidRPr="00FE2F39" w:rsidDel="00EC5BCB">
          <w:rPr>
            <w:rFonts w:eastAsiaTheme="majorEastAsia" w:cstheme="majorBidi"/>
            <w:sz w:val="36"/>
            <w:szCs w:val="26"/>
          </w:rPr>
          <w:delText>practices</w:delText>
        </w:r>
      </w:del>
    </w:p>
    <w:p w14:paraId="25E04BD2" w14:textId="6BA6FA71" w:rsidR="0080773E" w:rsidRPr="000760BB" w:rsidDel="00EC5BCB" w:rsidRDefault="0080773E" w:rsidP="00555FFB">
      <w:pPr>
        <w:pStyle w:val="NormalBPBHEB"/>
        <w:rPr>
          <w:del w:id="498" w:author="Paulo H. Leocadio" w:date="2024-07-17T13:08:00Z" w16du:dateUtc="2024-07-17T17:08:00Z"/>
        </w:rPr>
      </w:pPr>
      <w:del w:id="499" w:author="Paulo H. Leocadio" w:date="2024-07-17T13:08:00Z" w16du:dateUtc="2024-07-17T17:08:00Z">
        <w:r w:rsidDel="00EC5BCB">
          <w:delText>The following are the best practices:</w:delText>
        </w:r>
      </w:del>
    </w:p>
    <w:p w14:paraId="065D32BF" w14:textId="39ECFB3D" w:rsidR="000760BB" w:rsidRPr="000760BB" w:rsidDel="00EC5BCB" w:rsidRDefault="000760BB" w:rsidP="008A12F7">
      <w:pPr>
        <w:pStyle w:val="NormalBPBHEB"/>
        <w:numPr>
          <w:ilvl w:val="0"/>
          <w:numId w:val="70"/>
        </w:numPr>
        <w:rPr>
          <w:del w:id="500" w:author="Paulo H. Leocadio" w:date="2024-07-17T13:08:00Z" w16du:dateUtc="2024-07-17T17:08:00Z"/>
        </w:rPr>
      </w:pPr>
      <w:del w:id="501" w:author="Paulo H. Leocadio" w:date="2024-07-17T13:08:00Z" w16du:dateUtc="2024-07-17T17:08:00Z">
        <w:r w:rsidRPr="000760BB" w:rsidDel="00EC5BCB">
          <w:rPr>
            <w:b/>
            <w:bCs/>
          </w:rPr>
          <w:delText xml:space="preserve">Secure </w:delText>
        </w:r>
        <w:r w:rsidR="0080773E" w:rsidRPr="000760BB" w:rsidDel="00EC5BCB">
          <w:rPr>
            <w:b/>
            <w:bCs/>
          </w:rPr>
          <w:delText>configuration</w:delText>
        </w:r>
        <w:r w:rsidRPr="000760BB" w:rsidDel="00EC5BCB">
          <w:rPr>
            <w:b/>
            <w:bCs/>
          </w:rPr>
          <w:delText>:</w:delText>
        </w:r>
        <w:r w:rsidRPr="000760BB" w:rsidDel="00EC5BCB">
          <w:delText xml:space="preserve"> Follow best practices for configuring Amazon MQ securely, including the use of IAM roles, encryption, and access controls to protect sensitive data</w:delText>
        </w:r>
      </w:del>
      <w:customXmlDelRangeStart w:id="502" w:author="Paulo H. Leocadio" w:date="2024-07-17T13:08:00Z"/>
      <w:sdt>
        <w:sdtPr>
          <w:id w:val="384999576"/>
          <w:citation/>
        </w:sdtPr>
        <w:sdtContent>
          <w:customXmlDelRangeEnd w:id="502"/>
          <w:del w:id="503" w:author="Paulo H. Leocadio" w:date="2024-07-17T13:08:00Z" w16du:dateUtc="2024-07-17T17:08:00Z">
            <w:r w:rsidR="004E2B8D" w:rsidDel="00EC5BCB">
              <w:fldChar w:fldCharType="begin"/>
            </w:r>
            <w:r w:rsidR="004E2B8D" w:rsidDel="00EC5BCB">
              <w:delInstrText xml:space="preserve"> CITATION services2023d \l 1033 </w:delInstrText>
            </w:r>
            <w:r w:rsidR="004E2B8D" w:rsidDel="00EC5BCB">
              <w:fldChar w:fldCharType="separate"/>
            </w:r>
            <w:r w:rsidR="00D34F43" w:rsidDel="00EC5BCB">
              <w:rPr>
                <w:noProof/>
              </w:rPr>
              <w:delText xml:space="preserve"> </w:delText>
            </w:r>
            <w:r w:rsidR="00D34F43" w:rsidRPr="00D34F43" w:rsidDel="00EC5BCB">
              <w:rPr>
                <w:noProof/>
              </w:rPr>
              <w:delText>[70]</w:delText>
            </w:r>
            <w:r w:rsidR="004E2B8D" w:rsidDel="00EC5BCB">
              <w:fldChar w:fldCharType="end"/>
            </w:r>
          </w:del>
          <w:customXmlDelRangeStart w:id="504" w:author="Paulo H. Leocadio" w:date="2024-07-17T13:08:00Z"/>
        </w:sdtContent>
      </w:sdt>
      <w:customXmlDelRangeEnd w:id="504"/>
      <w:del w:id="505" w:author="Paulo H. Leocadio" w:date="2024-07-17T13:08:00Z" w16du:dateUtc="2024-07-17T17:08:00Z">
        <w:r w:rsidRPr="000760BB" w:rsidDel="00EC5BCB">
          <w:delText>.</w:delText>
        </w:r>
      </w:del>
    </w:p>
    <w:p w14:paraId="407086D4" w14:textId="5EDB8BDB" w:rsidR="000760BB" w:rsidRPr="000760BB" w:rsidDel="00EC5BCB" w:rsidRDefault="000760BB" w:rsidP="008A12F7">
      <w:pPr>
        <w:pStyle w:val="NormalBPBHEB"/>
        <w:numPr>
          <w:ilvl w:val="0"/>
          <w:numId w:val="70"/>
        </w:numPr>
        <w:rPr>
          <w:del w:id="506" w:author="Paulo H. Leocadio" w:date="2024-07-17T13:08:00Z" w16du:dateUtc="2024-07-17T17:08:00Z"/>
        </w:rPr>
      </w:pPr>
      <w:del w:id="507" w:author="Paulo H. Leocadio" w:date="2024-07-17T13:08:00Z" w16du:dateUtc="2024-07-17T17:08:00Z">
        <w:r w:rsidRPr="000760BB" w:rsidDel="00EC5BCB">
          <w:rPr>
            <w:b/>
            <w:bCs/>
          </w:rPr>
          <w:delText xml:space="preserve">Scalability </w:delText>
        </w:r>
        <w:r w:rsidR="0080773E" w:rsidRPr="000760BB" w:rsidDel="00EC5BCB">
          <w:rPr>
            <w:b/>
            <w:bCs/>
          </w:rPr>
          <w:delText>planning</w:delText>
        </w:r>
        <w:r w:rsidRPr="000760BB" w:rsidDel="00EC5BCB">
          <w:rPr>
            <w:b/>
            <w:bCs/>
          </w:rPr>
          <w:delText>:</w:delText>
        </w:r>
        <w:r w:rsidRPr="000760BB" w:rsidDel="00EC5BCB">
          <w:delText xml:space="preserve"> Plan for scalability by choosing the appropriate instance type and configuring resources based on the expected message throughput and processing requirements</w:delText>
        </w:r>
      </w:del>
      <w:customXmlDelRangeStart w:id="508" w:author="Paulo H. Leocadio" w:date="2024-07-17T13:08:00Z"/>
      <w:sdt>
        <w:sdtPr>
          <w:id w:val="-721666773"/>
          <w:citation/>
        </w:sdtPr>
        <w:sdtContent>
          <w:customXmlDelRangeEnd w:id="508"/>
          <w:del w:id="509" w:author="Paulo H. Leocadio" w:date="2024-07-17T13:08:00Z" w16du:dateUtc="2024-07-17T17:08:00Z">
            <w:r w:rsidR="004E2B8D" w:rsidDel="00EC5BCB">
              <w:fldChar w:fldCharType="begin"/>
            </w:r>
            <w:r w:rsidR="004E2B8D" w:rsidDel="00EC5BCB">
              <w:delInstrText xml:space="preserve"> CITATION doe2019b \l 1033 </w:delInstrText>
            </w:r>
            <w:r w:rsidR="004E2B8D" w:rsidDel="00EC5BCB">
              <w:fldChar w:fldCharType="separate"/>
            </w:r>
            <w:r w:rsidR="00D34F43" w:rsidDel="00EC5BCB">
              <w:rPr>
                <w:noProof/>
              </w:rPr>
              <w:delText xml:space="preserve"> </w:delText>
            </w:r>
            <w:r w:rsidR="00D34F43" w:rsidRPr="00D34F43" w:rsidDel="00EC5BCB">
              <w:rPr>
                <w:noProof/>
              </w:rPr>
              <w:delText>[71]</w:delText>
            </w:r>
            <w:r w:rsidR="004E2B8D" w:rsidDel="00EC5BCB">
              <w:fldChar w:fldCharType="end"/>
            </w:r>
          </w:del>
          <w:customXmlDelRangeStart w:id="510" w:author="Paulo H. Leocadio" w:date="2024-07-17T13:08:00Z"/>
        </w:sdtContent>
      </w:sdt>
      <w:customXmlDelRangeEnd w:id="510"/>
      <w:del w:id="511" w:author="Paulo H. Leocadio" w:date="2024-07-17T13:08:00Z" w16du:dateUtc="2024-07-17T17:08:00Z">
        <w:r w:rsidRPr="000760BB" w:rsidDel="00EC5BCB">
          <w:delText>.</w:delText>
        </w:r>
      </w:del>
    </w:p>
    <w:p w14:paraId="37F14AC2" w14:textId="0C2A8225" w:rsidR="000760BB" w:rsidRPr="00611C64" w:rsidDel="00EC5BCB" w:rsidRDefault="000760BB" w:rsidP="00611C64">
      <w:pPr>
        <w:keepNext/>
        <w:keepLines/>
        <w:spacing w:before="40" w:after="0"/>
        <w:outlineLvl w:val="1"/>
        <w:rPr>
          <w:del w:id="512" w:author="Paulo H. Leocadio" w:date="2024-07-17T13:08:00Z" w16du:dateUtc="2024-07-17T17:08:00Z"/>
          <w:rFonts w:eastAsiaTheme="majorEastAsia" w:cstheme="majorBidi"/>
          <w:sz w:val="36"/>
          <w:szCs w:val="26"/>
        </w:rPr>
      </w:pPr>
      <w:del w:id="513" w:author="Paulo H. Leocadio" w:date="2024-07-17T13:08:00Z" w16du:dateUtc="2024-07-17T17:08:00Z">
        <w:r w:rsidRPr="00611C64" w:rsidDel="00EC5BCB">
          <w:rPr>
            <w:rFonts w:eastAsiaTheme="majorEastAsia" w:cstheme="majorBidi"/>
            <w:sz w:val="36"/>
            <w:szCs w:val="26"/>
          </w:rPr>
          <w:delText>Considerations</w:delText>
        </w:r>
      </w:del>
    </w:p>
    <w:p w14:paraId="45A274D8" w14:textId="153EAB73" w:rsidR="0080773E" w:rsidRPr="000760BB" w:rsidDel="00EC5BCB" w:rsidRDefault="0080773E" w:rsidP="00555FFB">
      <w:pPr>
        <w:pStyle w:val="NormalBPBHEB"/>
        <w:rPr>
          <w:del w:id="514" w:author="Paulo H. Leocadio" w:date="2024-07-17T13:08:00Z" w16du:dateUtc="2024-07-17T17:08:00Z"/>
        </w:rPr>
      </w:pPr>
      <w:del w:id="515" w:author="Paulo H. Leocadio" w:date="2024-07-17T13:08:00Z" w16du:dateUtc="2024-07-17T17:08:00Z">
        <w:r w:rsidDel="00EC5BCB">
          <w:delText>The following are the considerations:</w:delText>
        </w:r>
      </w:del>
    </w:p>
    <w:p w14:paraId="3ECDC2DA" w14:textId="1AB90015" w:rsidR="000760BB" w:rsidRPr="000760BB" w:rsidDel="00EC5BCB" w:rsidRDefault="000760BB" w:rsidP="008A12F7">
      <w:pPr>
        <w:pStyle w:val="NormalBPBHEB"/>
        <w:numPr>
          <w:ilvl w:val="0"/>
          <w:numId w:val="71"/>
        </w:numPr>
        <w:rPr>
          <w:del w:id="516" w:author="Paulo H. Leocadio" w:date="2024-07-17T13:08:00Z" w16du:dateUtc="2024-07-17T17:08:00Z"/>
        </w:rPr>
      </w:pPr>
      <w:del w:id="517" w:author="Paulo H. Leocadio" w:date="2024-07-17T13:08:00Z" w16du:dateUtc="2024-07-17T17:08:00Z">
        <w:r w:rsidRPr="000760BB" w:rsidDel="00EC5BCB">
          <w:rPr>
            <w:b/>
            <w:bCs/>
          </w:rPr>
          <w:delText xml:space="preserve">Message </w:delText>
        </w:r>
        <w:r w:rsidR="0080773E" w:rsidRPr="000760BB" w:rsidDel="00EC5BCB">
          <w:rPr>
            <w:b/>
            <w:bCs/>
          </w:rPr>
          <w:delText>retention and cleanup</w:delText>
        </w:r>
        <w:r w:rsidRPr="000760BB" w:rsidDel="00EC5BCB">
          <w:rPr>
            <w:b/>
            <w:bCs/>
          </w:rPr>
          <w:delText>:</w:delText>
        </w:r>
        <w:r w:rsidRPr="000760BB" w:rsidDel="00EC5BCB">
          <w:delText xml:space="preserve"> Organizations should define appropriate message retention policies and cleanup processes to manage storage costs and ensure efficient system performance</w:delText>
        </w:r>
      </w:del>
      <w:customXmlDelRangeStart w:id="518" w:author="Paulo H. Leocadio" w:date="2024-07-17T13:08:00Z"/>
      <w:sdt>
        <w:sdtPr>
          <w:id w:val="93526193"/>
          <w:citation/>
        </w:sdtPr>
        <w:sdtContent>
          <w:customXmlDelRangeEnd w:id="518"/>
          <w:del w:id="519" w:author="Paulo H. Leocadio" w:date="2024-07-17T13:08:00Z" w16du:dateUtc="2024-07-17T17:08:00Z">
            <w:r w:rsidR="004004E9" w:rsidDel="00EC5BCB">
              <w:fldChar w:fldCharType="begin"/>
            </w:r>
            <w:r w:rsidR="004004E9" w:rsidDel="00EC5BCB">
              <w:delInstrText xml:space="preserve"> CITATION services2023d \l 1033 </w:delInstrText>
            </w:r>
            <w:r w:rsidR="004004E9" w:rsidDel="00EC5BCB">
              <w:fldChar w:fldCharType="separate"/>
            </w:r>
            <w:r w:rsidR="00D34F43" w:rsidDel="00EC5BCB">
              <w:rPr>
                <w:noProof/>
              </w:rPr>
              <w:delText xml:space="preserve"> </w:delText>
            </w:r>
            <w:r w:rsidR="00D34F43" w:rsidRPr="00D34F43" w:rsidDel="00EC5BCB">
              <w:rPr>
                <w:noProof/>
              </w:rPr>
              <w:delText>[70]</w:delText>
            </w:r>
            <w:r w:rsidR="004004E9" w:rsidDel="00EC5BCB">
              <w:fldChar w:fldCharType="end"/>
            </w:r>
          </w:del>
          <w:customXmlDelRangeStart w:id="520" w:author="Paulo H. Leocadio" w:date="2024-07-17T13:08:00Z"/>
        </w:sdtContent>
      </w:sdt>
      <w:customXmlDelRangeEnd w:id="520"/>
      <w:del w:id="521" w:author="Paulo H. Leocadio" w:date="2024-07-17T13:08:00Z" w16du:dateUtc="2024-07-17T17:08:00Z">
        <w:r w:rsidRPr="000760BB" w:rsidDel="00EC5BCB">
          <w:delText>.</w:delText>
        </w:r>
      </w:del>
    </w:p>
    <w:p w14:paraId="368ABE84" w14:textId="5B5AC631" w:rsidR="000760BB" w:rsidRPr="000760BB" w:rsidDel="00EC5BCB" w:rsidRDefault="000760BB" w:rsidP="00555FFB">
      <w:pPr>
        <w:pStyle w:val="Heading1BPBHEB"/>
        <w:rPr>
          <w:del w:id="522" w:author="Paulo H. Leocadio" w:date="2024-07-17T13:08:00Z" w16du:dateUtc="2024-07-17T17:08:00Z"/>
        </w:rPr>
      </w:pPr>
      <w:del w:id="523" w:author="Paulo H. Leocadio" w:date="2024-07-17T13:08:00Z" w16du:dateUtc="2024-07-17T17:08:00Z">
        <w:r w:rsidRPr="000760BB" w:rsidDel="00EC5BCB">
          <w:delText>Amazon Simple Notification Service</w:delText>
        </w:r>
      </w:del>
    </w:p>
    <w:p w14:paraId="03BBA819" w14:textId="607356CB" w:rsidR="000760BB" w:rsidDel="00EC5BCB" w:rsidRDefault="000760BB" w:rsidP="0080773E">
      <w:pPr>
        <w:pStyle w:val="NormalBPBHEB"/>
        <w:rPr>
          <w:del w:id="524" w:author="Paulo H. Leocadio" w:date="2024-07-17T13:08:00Z" w16du:dateUtc="2024-07-17T17:08:00Z"/>
        </w:rPr>
      </w:pPr>
      <w:del w:id="525" w:author="Paulo H. Leocadio" w:date="2024-07-17T13:08:00Z" w16du:dateUtc="2024-07-17T17:08:00Z">
        <w:r w:rsidRPr="00555FFB" w:rsidDel="00EC5BCB">
          <w:rPr>
            <w:b/>
            <w:bCs/>
          </w:rPr>
          <w:delText xml:space="preserve">Amazon Simple Notification Service (SNS) </w:delText>
        </w:r>
        <w:r w:rsidRPr="000760BB" w:rsidDel="00EC5BCB">
          <w:delText>is a fully managed messaging service that enables the decoupling of microservices, distributed systems, and serverless applications. This section explores the features, use cases, and best practices associated with Amazon SNS.</w:delText>
        </w:r>
      </w:del>
    </w:p>
    <w:p w14:paraId="512C67E6" w14:textId="74735118" w:rsidR="000760BB" w:rsidRPr="00611C64" w:rsidDel="00EC5BCB" w:rsidRDefault="000760BB" w:rsidP="00611C64">
      <w:pPr>
        <w:keepNext/>
        <w:keepLines/>
        <w:spacing w:before="40" w:after="0"/>
        <w:outlineLvl w:val="1"/>
        <w:rPr>
          <w:del w:id="526" w:author="Paulo H. Leocadio" w:date="2024-07-17T13:08:00Z" w16du:dateUtc="2024-07-17T17:08:00Z"/>
          <w:rFonts w:eastAsiaTheme="majorEastAsia" w:cstheme="majorBidi"/>
          <w:sz w:val="36"/>
          <w:szCs w:val="26"/>
        </w:rPr>
      </w:pPr>
      <w:del w:id="527" w:author="Paulo H. Leocadio" w:date="2024-07-17T13:08:00Z" w16du:dateUtc="2024-07-17T17:08:00Z">
        <w:r w:rsidRPr="00611C64" w:rsidDel="00EC5BCB">
          <w:rPr>
            <w:rFonts w:eastAsiaTheme="majorEastAsia" w:cstheme="majorBidi"/>
            <w:sz w:val="36"/>
            <w:szCs w:val="26"/>
          </w:rPr>
          <w:delText xml:space="preserve">Key </w:delText>
        </w:r>
        <w:r w:rsidR="007E47A9" w:rsidRPr="00611C64" w:rsidDel="00EC5BCB">
          <w:rPr>
            <w:rFonts w:eastAsiaTheme="majorEastAsia" w:cstheme="majorBidi"/>
            <w:sz w:val="36"/>
            <w:szCs w:val="26"/>
          </w:rPr>
          <w:delText xml:space="preserve">features </w:delText>
        </w:r>
      </w:del>
    </w:p>
    <w:p w14:paraId="3964D09B" w14:textId="6AA5D8AF" w:rsidR="007E47A9" w:rsidRPr="000760BB" w:rsidDel="00EC5BCB" w:rsidRDefault="007E47A9" w:rsidP="00555FFB">
      <w:pPr>
        <w:pStyle w:val="NormalBPBHEB"/>
        <w:rPr>
          <w:del w:id="528" w:author="Paulo H. Leocadio" w:date="2024-07-17T13:08:00Z" w16du:dateUtc="2024-07-17T17:08:00Z"/>
        </w:rPr>
      </w:pPr>
      <w:del w:id="529" w:author="Paulo H. Leocadio" w:date="2024-07-17T13:08:00Z" w16du:dateUtc="2024-07-17T17:08:00Z">
        <w:r w:rsidDel="00EC5BCB">
          <w:delText>The following are the k</w:delText>
        </w:r>
        <w:r w:rsidRPr="007E47A9" w:rsidDel="00EC5BCB">
          <w:delText>ey features of Amazon SNS</w:delText>
        </w:r>
      </w:del>
      <w:customXmlDelRangeStart w:id="530" w:author="Paulo H. Leocadio" w:date="2024-07-17T13:08:00Z"/>
      <w:sdt>
        <w:sdtPr>
          <w:id w:val="-1560164059"/>
          <w:citation/>
        </w:sdtPr>
        <w:sdtContent>
          <w:customXmlDelRangeEnd w:id="530"/>
          <w:del w:id="531" w:author="Paulo H. Leocadio" w:date="2024-07-17T13:08:00Z" w16du:dateUtc="2024-07-17T17:08:00Z">
            <w:r w:rsidR="00954E3F" w:rsidDel="00EC5BCB">
              <w:fldChar w:fldCharType="begin"/>
            </w:r>
            <w:r w:rsidR="00954E3F" w:rsidDel="00EC5BCB">
              <w:delInstrText xml:space="preserve"> CITATION a2023b \l 1033 </w:delInstrText>
            </w:r>
            <w:r w:rsidR="00954E3F" w:rsidDel="00EC5BCB">
              <w:fldChar w:fldCharType="separate"/>
            </w:r>
            <w:r w:rsidR="00D34F43" w:rsidDel="00EC5BCB">
              <w:rPr>
                <w:noProof/>
              </w:rPr>
              <w:delText xml:space="preserve"> </w:delText>
            </w:r>
            <w:r w:rsidR="00D34F43" w:rsidRPr="00D34F43" w:rsidDel="00EC5BCB">
              <w:rPr>
                <w:noProof/>
              </w:rPr>
              <w:delText>[55]</w:delText>
            </w:r>
            <w:r w:rsidR="00954E3F" w:rsidDel="00EC5BCB">
              <w:fldChar w:fldCharType="end"/>
            </w:r>
          </w:del>
          <w:customXmlDelRangeStart w:id="532" w:author="Paulo H. Leocadio" w:date="2024-07-17T13:08:00Z"/>
        </w:sdtContent>
      </w:sdt>
      <w:customXmlDelRangeEnd w:id="532"/>
      <w:del w:id="533" w:author="Paulo H. Leocadio" w:date="2024-07-17T13:08:00Z" w16du:dateUtc="2024-07-17T17:08:00Z">
        <w:r w:rsidDel="00EC5BCB">
          <w:delText>:</w:delText>
        </w:r>
      </w:del>
    </w:p>
    <w:p w14:paraId="2F9AD1D3" w14:textId="0F402A54" w:rsidR="000760BB" w:rsidRPr="000760BB" w:rsidDel="00EC5BCB" w:rsidRDefault="000760BB" w:rsidP="008A12F7">
      <w:pPr>
        <w:pStyle w:val="NormalBPBHEB"/>
        <w:numPr>
          <w:ilvl w:val="0"/>
          <w:numId w:val="72"/>
        </w:numPr>
        <w:rPr>
          <w:del w:id="534" w:author="Paulo H. Leocadio" w:date="2024-07-17T13:08:00Z" w16du:dateUtc="2024-07-17T17:08:00Z"/>
        </w:rPr>
      </w:pPr>
      <w:del w:id="535" w:author="Paulo H. Leocadio" w:date="2024-07-17T13:08:00Z" w16du:dateUtc="2024-07-17T17:08:00Z">
        <w:r w:rsidRPr="000760BB" w:rsidDel="00EC5BCB">
          <w:rPr>
            <w:b/>
            <w:bCs/>
          </w:rPr>
          <w:delText>Publish-</w:delText>
        </w:r>
        <w:r w:rsidR="007E47A9" w:rsidRPr="000760BB" w:rsidDel="00EC5BCB">
          <w:rPr>
            <w:b/>
            <w:bCs/>
          </w:rPr>
          <w:delText>subscribe model</w:delText>
        </w:r>
        <w:r w:rsidRPr="000760BB" w:rsidDel="00EC5BCB">
          <w:rPr>
            <w:b/>
            <w:bCs/>
          </w:rPr>
          <w:delText>:</w:delText>
        </w:r>
        <w:r w:rsidRPr="000760BB" w:rsidDel="00EC5BCB">
          <w:delText xml:space="preserve"> Amazon SNS follows a publish-subscribe messaging paradigm, allowing message producers to send messages to multiple subscribers simultaneously.</w:delText>
        </w:r>
      </w:del>
    </w:p>
    <w:p w14:paraId="61705B60" w14:textId="27B99E46" w:rsidR="000760BB" w:rsidRPr="000760BB" w:rsidDel="00EC5BCB" w:rsidRDefault="000760BB" w:rsidP="008A12F7">
      <w:pPr>
        <w:pStyle w:val="NormalBPBHEB"/>
        <w:numPr>
          <w:ilvl w:val="0"/>
          <w:numId w:val="72"/>
        </w:numPr>
        <w:rPr>
          <w:del w:id="536" w:author="Paulo H. Leocadio" w:date="2024-07-17T13:08:00Z" w16du:dateUtc="2024-07-17T17:08:00Z"/>
        </w:rPr>
      </w:pPr>
      <w:del w:id="537" w:author="Paulo H. Leocadio" w:date="2024-07-17T13:08:00Z" w16du:dateUtc="2024-07-17T17:08:00Z">
        <w:r w:rsidRPr="000760BB" w:rsidDel="00EC5BCB">
          <w:rPr>
            <w:b/>
            <w:bCs/>
          </w:rPr>
          <w:delText xml:space="preserve">Wide </w:delText>
        </w:r>
        <w:r w:rsidR="007E47A9" w:rsidRPr="000760BB" w:rsidDel="00EC5BCB">
          <w:rPr>
            <w:b/>
            <w:bCs/>
          </w:rPr>
          <w:delText>range of message protocols</w:delText>
        </w:r>
        <w:r w:rsidRPr="000760BB" w:rsidDel="00EC5BCB">
          <w:rPr>
            <w:b/>
            <w:bCs/>
          </w:rPr>
          <w:delText>:</w:delText>
        </w:r>
        <w:r w:rsidRPr="000760BB" w:rsidDel="00EC5BCB">
          <w:delText xml:space="preserve"> The service supports various message protocols, including HTTPS, email/SMTP, SMS, and application-specific protocols, ensuring flexibility in message delivery.</w:delText>
        </w:r>
      </w:del>
    </w:p>
    <w:p w14:paraId="2E6E55E8" w14:textId="3893B9A4" w:rsidR="000760BB" w:rsidRPr="00611C64" w:rsidDel="00EC5BCB" w:rsidRDefault="000760BB" w:rsidP="00611C64">
      <w:pPr>
        <w:keepNext/>
        <w:keepLines/>
        <w:spacing w:before="40" w:after="0"/>
        <w:outlineLvl w:val="1"/>
        <w:rPr>
          <w:del w:id="538" w:author="Paulo H. Leocadio" w:date="2024-07-17T13:08:00Z" w16du:dateUtc="2024-07-17T17:08:00Z"/>
          <w:rFonts w:eastAsiaTheme="majorEastAsia" w:cstheme="majorBidi"/>
          <w:sz w:val="36"/>
          <w:szCs w:val="26"/>
        </w:rPr>
      </w:pPr>
      <w:del w:id="539" w:author="Paulo H. Leocadio" w:date="2024-07-17T13:08:00Z" w16du:dateUtc="2024-07-17T17:08:00Z">
        <w:r w:rsidRPr="00611C64" w:rsidDel="00EC5BCB">
          <w:rPr>
            <w:rFonts w:eastAsiaTheme="majorEastAsia" w:cstheme="majorBidi"/>
            <w:sz w:val="36"/>
            <w:szCs w:val="26"/>
          </w:rPr>
          <w:delText xml:space="preserve">Use </w:delText>
        </w:r>
        <w:r w:rsidR="007E47A9" w:rsidRPr="00611C64" w:rsidDel="00EC5BCB">
          <w:rPr>
            <w:rFonts w:eastAsiaTheme="majorEastAsia" w:cstheme="majorBidi"/>
            <w:sz w:val="36"/>
            <w:szCs w:val="26"/>
          </w:rPr>
          <w:delText>cases</w:delText>
        </w:r>
      </w:del>
    </w:p>
    <w:p w14:paraId="12E3B795" w14:textId="4615F219" w:rsidR="007E47A9" w:rsidRPr="000760BB" w:rsidDel="00EC5BCB" w:rsidRDefault="007E47A9" w:rsidP="00555FFB">
      <w:pPr>
        <w:pStyle w:val="NormalBPBHEB"/>
        <w:rPr>
          <w:del w:id="540" w:author="Paulo H. Leocadio" w:date="2024-07-17T13:08:00Z" w16du:dateUtc="2024-07-17T17:08:00Z"/>
        </w:rPr>
      </w:pPr>
      <w:del w:id="541" w:author="Paulo H. Leocadio" w:date="2024-07-17T13:08:00Z" w16du:dateUtc="2024-07-17T17:08:00Z">
        <w:r w:rsidDel="00EC5BCB">
          <w:delText>The following are the use cases of Amazon SNS</w:delText>
        </w:r>
      </w:del>
      <w:customXmlDelRangeStart w:id="542" w:author="Paulo H. Leocadio" w:date="2024-07-17T13:08:00Z"/>
      <w:sdt>
        <w:sdtPr>
          <w:id w:val="1396162231"/>
          <w:citation/>
        </w:sdtPr>
        <w:sdtContent>
          <w:customXmlDelRangeEnd w:id="542"/>
          <w:del w:id="543" w:author="Paulo H. Leocadio" w:date="2024-07-17T13:08:00Z" w16du:dateUtc="2024-07-17T17:08:00Z">
            <w:r w:rsidR="001E6B8C" w:rsidDel="00EC5BCB">
              <w:fldChar w:fldCharType="begin"/>
            </w:r>
            <w:r w:rsidR="001E6B8C" w:rsidDel="00EC5BCB">
              <w:delInstrText xml:space="preserve"> CITATION a2023b \l 1033 </w:delInstrText>
            </w:r>
            <w:r w:rsidR="001E6B8C" w:rsidDel="00EC5BCB">
              <w:fldChar w:fldCharType="separate"/>
            </w:r>
            <w:r w:rsidR="00D34F43" w:rsidDel="00EC5BCB">
              <w:rPr>
                <w:noProof/>
              </w:rPr>
              <w:delText xml:space="preserve"> </w:delText>
            </w:r>
            <w:r w:rsidR="00D34F43" w:rsidRPr="00D34F43" w:rsidDel="00EC5BCB">
              <w:rPr>
                <w:noProof/>
              </w:rPr>
              <w:delText>[55]</w:delText>
            </w:r>
            <w:r w:rsidR="001E6B8C" w:rsidDel="00EC5BCB">
              <w:fldChar w:fldCharType="end"/>
            </w:r>
          </w:del>
          <w:customXmlDelRangeStart w:id="544" w:author="Paulo H. Leocadio" w:date="2024-07-17T13:08:00Z"/>
        </w:sdtContent>
      </w:sdt>
      <w:customXmlDelRangeEnd w:id="544"/>
      <w:del w:id="545" w:author="Paulo H. Leocadio" w:date="2024-07-17T13:08:00Z" w16du:dateUtc="2024-07-17T17:08:00Z">
        <w:r w:rsidDel="00EC5BCB">
          <w:delText xml:space="preserve">: </w:delText>
        </w:r>
      </w:del>
    </w:p>
    <w:p w14:paraId="59E26B90" w14:textId="28107DDF" w:rsidR="000760BB" w:rsidRPr="000760BB" w:rsidDel="00EC5BCB" w:rsidRDefault="000760BB" w:rsidP="008A12F7">
      <w:pPr>
        <w:pStyle w:val="NormalBPBHEB"/>
        <w:numPr>
          <w:ilvl w:val="0"/>
          <w:numId w:val="73"/>
        </w:numPr>
        <w:rPr>
          <w:del w:id="546" w:author="Paulo H. Leocadio" w:date="2024-07-17T13:08:00Z" w16du:dateUtc="2024-07-17T17:08:00Z"/>
        </w:rPr>
      </w:pPr>
      <w:del w:id="547" w:author="Paulo H. Leocadio" w:date="2024-07-17T13:08:00Z" w16du:dateUtc="2024-07-17T17:08:00Z">
        <w:r w:rsidRPr="000760BB" w:rsidDel="00EC5BCB">
          <w:rPr>
            <w:b/>
            <w:bCs/>
          </w:rPr>
          <w:delText>Event-</w:delText>
        </w:r>
        <w:r w:rsidR="007E47A9" w:rsidRPr="000760BB" w:rsidDel="00EC5BCB">
          <w:rPr>
            <w:b/>
            <w:bCs/>
          </w:rPr>
          <w:delText>driven architectures</w:delText>
        </w:r>
        <w:r w:rsidRPr="000760BB" w:rsidDel="00EC5BCB">
          <w:rPr>
            <w:b/>
            <w:bCs/>
          </w:rPr>
          <w:delText>:</w:delText>
        </w:r>
        <w:r w:rsidRPr="000760BB" w:rsidDel="00EC5BCB">
          <w:delText xml:space="preserve"> Amazon SNS is instrumental in building event-driven architectures, facilitating communication and coordination between loosely coupled components.</w:delText>
        </w:r>
      </w:del>
    </w:p>
    <w:p w14:paraId="5E455BB0" w14:textId="5B6485CE" w:rsidR="000760BB" w:rsidRPr="000760BB" w:rsidDel="00EC5BCB" w:rsidRDefault="000760BB" w:rsidP="008A12F7">
      <w:pPr>
        <w:pStyle w:val="NormalBPBHEB"/>
        <w:numPr>
          <w:ilvl w:val="0"/>
          <w:numId w:val="73"/>
        </w:numPr>
        <w:rPr>
          <w:del w:id="548" w:author="Paulo H. Leocadio" w:date="2024-07-17T13:08:00Z" w16du:dateUtc="2024-07-17T17:08:00Z"/>
        </w:rPr>
      </w:pPr>
      <w:del w:id="549" w:author="Paulo H. Leocadio" w:date="2024-07-17T13:08:00Z" w16du:dateUtc="2024-07-17T17:08:00Z">
        <w:r w:rsidRPr="000760BB" w:rsidDel="00EC5BCB">
          <w:rPr>
            <w:b/>
            <w:bCs/>
          </w:rPr>
          <w:delText xml:space="preserve">Mobile </w:delText>
        </w:r>
        <w:r w:rsidR="007E47A9" w:rsidRPr="000760BB" w:rsidDel="00EC5BCB">
          <w:rPr>
            <w:b/>
            <w:bCs/>
          </w:rPr>
          <w:delText>application notifications</w:delText>
        </w:r>
        <w:r w:rsidRPr="000760BB" w:rsidDel="00EC5BCB">
          <w:rPr>
            <w:b/>
            <w:bCs/>
          </w:rPr>
          <w:delText>:</w:delText>
        </w:r>
        <w:r w:rsidRPr="000760BB" w:rsidDel="00EC5BCB">
          <w:delText xml:space="preserve"> The service can be utilized to send push notifications to mobile devices, enhancing user engagement for mobile application</w:delText>
        </w:r>
        <w:r w:rsidR="001E6B8C" w:rsidDel="00EC5BCB">
          <w:delText>s</w:delText>
        </w:r>
        <w:r w:rsidRPr="000760BB" w:rsidDel="00EC5BCB">
          <w:delText>.</w:delText>
        </w:r>
      </w:del>
    </w:p>
    <w:p w14:paraId="25DB49C1" w14:textId="4F2D17B2" w:rsidR="000760BB" w:rsidRPr="00611C64" w:rsidDel="00EC5BCB" w:rsidRDefault="000760BB" w:rsidP="00611C64">
      <w:pPr>
        <w:keepNext/>
        <w:keepLines/>
        <w:spacing w:before="40" w:after="0"/>
        <w:outlineLvl w:val="1"/>
        <w:rPr>
          <w:del w:id="550" w:author="Paulo H. Leocadio" w:date="2024-07-17T13:08:00Z" w16du:dateUtc="2024-07-17T17:08:00Z"/>
          <w:rFonts w:eastAsiaTheme="majorEastAsia" w:cstheme="majorBidi"/>
          <w:sz w:val="36"/>
          <w:szCs w:val="26"/>
        </w:rPr>
      </w:pPr>
      <w:del w:id="551" w:author="Paulo H. Leocadio" w:date="2024-07-17T13:08:00Z" w16du:dateUtc="2024-07-17T17:08:00Z">
        <w:r w:rsidRPr="00611C64" w:rsidDel="00EC5BCB">
          <w:rPr>
            <w:rFonts w:eastAsiaTheme="majorEastAsia" w:cstheme="majorBidi"/>
            <w:sz w:val="36"/>
            <w:szCs w:val="26"/>
          </w:rPr>
          <w:delText xml:space="preserve">Best </w:delText>
        </w:r>
        <w:r w:rsidR="007E47A9" w:rsidRPr="00611C64" w:rsidDel="00EC5BCB">
          <w:rPr>
            <w:rFonts w:eastAsiaTheme="majorEastAsia" w:cstheme="majorBidi"/>
            <w:sz w:val="36"/>
            <w:szCs w:val="26"/>
          </w:rPr>
          <w:delText>practices</w:delText>
        </w:r>
      </w:del>
    </w:p>
    <w:p w14:paraId="3A235F21" w14:textId="6E191402" w:rsidR="007E47A9" w:rsidRPr="000760BB" w:rsidDel="00EC5BCB" w:rsidRDefault="007E47A9" w:rsidP="00555FFB">
      <w:pPr>
        <w:pStyle w:val="NormalBPBHEB"/>
        <w:rPr>
          <w:del w:id="552" w:author="Paulo H. Leocadio" w:date="2024-07-17T13:08:00Z" w16du:dateUtc="2024-07-17T17:08:00Z"/>
        </w:rPr>
      </w:pPr>
      <w:del w:id="553" w:author="Paulo H. Leocadio" w:date="2024-07-17T13:08:00Z" w16du:dateUtc="2024-07-17T17:08:00Z">
        <w:r w:rsidDel="00EC5BCB">
          <w:delText>The following are the best practices of Amazon SNS</w:delText>
        </w:r>
      </w:del>
      <w:customXmlDelRangeStart w:id="554" w:author="Paulo H. Leocadio" w:date="2024-07-17T13:08:00Z"/>
      <w:sdt>
        <w:sdtPr>
          <w:id w:val="1001623770"/>
          <w:citation/>
        </w:sdtPr>
        <w:sdtContent>
          <w:customXmlDelRangeEnd w:id="554"/>
          <w:del w:id="555" w:author="Paulo H. Leocadio" w:date="2024-07-17T13:08:00Z" w16du:dateUtc="2024-07-17T17:08:00Z">
            <w:r w:rsidR="00AA0432" w:rsidDel="00EC5BCB">
              <w:fldChar w:fldCharType="begin"/>
            </w:r>
            <w:r w:rsidR="00AA0432" w:rsidDel="00EC5BCB">
              <w:delInstrText xml:space="preserve"> CITATION a2023b \l 1033 </w:delInstrText>
            </w:r>
            <w:r w:rsidR="00AA0432" w:rsidDel="00EC5BCB">
              <w:fldChar w:fldCharType="separate"/>
            </w:r>
            <w:r w:rsidR="00D34F43" w:rsidDel="00EC5BCB">
              <w:rPr>
                <w:noProof/>
              </w:rPr>
              <w:delText xml:space="preserve"> </w:delText>
            </w:r>
            <w:r w:rsidR="00D34F43" w:rsidRPr="00D34F43" w:rsidDel="00EC5BCB">
              <w:rPr>
                <w:noProof/>
              </w:rPr>
              <w:delText>[55]</w:delText>
            </w:r>
            <w:r w:rsidR="00AA0432" w:rsidDel="00EC5BCB">
              <w:fldChar w:fldCharType="end"/>
            </w:r>
          </w:del>
          <w:customXmlDelRangeStart w:id="556" w:author="Paulo H. Leocadio" w:date="2024-07-17T13:08:00Z"/>
        </w:sdtContent>
      </w:sdt>
      <w:customXmlDelRangeEnd w:id="556"/>
      <w:del w:id="557" w:author="Paulo H. Leocadio" w:date="2024-07-17T13:08:00Z" w16du:dateUtc="2024-07-17T17:08:00Z">
        <w:r w:rsidDel="00EC5BCB">
          <w:delText>:</w:delText>
        </w:r>
      </w:del>
    </w:p>
    <w:p w14:paraId="68A92A48" w14:textId="5A783678" w:rsidR="000760BB" w:rsidRPr="000760BB" w:rsidDel="00EC5BCB" w:rsidRDefault="000760BB" w:rsidP="008A12F7">
      <w:pPr>
        <w:pStyle w:val="NormalBPBHEB"/>
        <w:numPr>
          <w:ilvl w:val="0"/>
          <w:numId w:val="74"/>
        </w:numPr>
        <w:rPr>
          <w:del w:id="558" w:author="Paulo H. Leocadio" w:date="2024-07-17T13:08:00Z" w16du:dateUtc="2024-07-17T17:08:00Z"/>
        </w:rPr>
      </w:pPr>
      <w:del w:id="559" w:author="Paulo H. Leocadio" w:date="2024-07-17T13:08:00Z" w16du:dateUtc="2024-07-17T17:08:00Z">
        <w:r w:rsidRPr="000760BB" w:rsidDel="00EC5BCB">
          <w:rPr>
            <w:b/>
            <w:bCs/>
          </w:rPr>
          <w:delText xml:space="preserve">Topic </w:delText>
        </w:r>
        <w:r w:rsidR="001D25A0" w:rsidRPr="000760BB" w:rsidDel="00EC5BCB">
          <w:rPr>
            <w:b/>
            <w:bCs/>
          </w:rPr>
          <w:delText>organization</w:delText>
        </w:r>
        <w:r w:rsidRPr="000760BB" w:rsidDel="00EC5BCB">
          <w:rPr>
            <w:b/>
            <w:bCs/>
          </w:rPr>
          <w:delText>:</w:delText>
        </w:r>
        <w:r w:rsidRPr="000760BB" w:rsidDel="00EC5BCB">
          <w:delText xml:space="preserve"> Organize topics effectively to reflect the structure of your application, making it easier to manage and control message distribution</w:delText>
        </w:r>
        <w:r w:rsidR="00596338" w:rsidDel="00EC5BCB">
          <w:fldChar w:fldCharType="begin"/>
        </w:r>
        <w:r w:rsidR="00596338" w:rsidDel="00EC5BCB">
          <w:delInstrText xml:space="preserve"> NOTEREF _Ref151400749 \f \h </w:delInstrText>
        </w:r>
        <w:r w:rsidR="00596338" w:rsidDel="00EC5BCB">
          <w:fldChar w:fldCharType="separate"/>
        </w:r>
        <w:r w:rsidR="00596338" w:rsidRPr="00596338" w:rsidDel="00EC5BCB">
          <w:rPr>
            <w:rStyle w:val="FootnoteReference"/>
          </w:rPr>
          <w:delText>83</w:delText>
        </w:r>
        <w:r w:rsidR="00596338" w:rsidDel="00EC5BCB">
          <w:fldChar w:fldCharType="end"/>
        </w:r>
        <w:r w:rsidRPr="000760BB" w:rsidDel="00EC5BCB">
          <w:delText>.</w:delText>
        </w:r>
      </w:del>
    </w:p>
    <w:p w14:paraId="3CC7FCB3" w14:textId="43A70DC0" w:rsidR="000760BB" w:rsidRPr="000760BB" w:rsidDel="00EC5BCB" w:rsidRDefault="000760BB" w:rsidP="008A12F7">
      <w:pPr>
        <w:pStyle w:val="NormalBPBHEB"/>
        <w:numPr>
          <w:ilvl w:val="0"/>
          <w:numId w:val="74"/>
        </w:numPr>
        <w:rPr>
          <w:del w:id="560" w:author="Paulo H. Leocadio" w:date="2024-07-17T13:08:00Z" w16du:dateUtc="2024-07-17T17:08:00Z"/>
        </w:rPr>
      </w:pPr>
      <w:del w:id="561" w:author="Paulo H. Leocadio" w:date="2024-07-17T13:08:00Z" w16du:dateUtc="2024-07-17T17:08:00Z">
        <w:r w:rsidRPr="000760BB" w:rsidDel="00EC5BCB">
          <w:rPr>
            <w:b/>
            <w:bCs/>
          </w:rPr>
          <w:delText xml:space="preserve">Message </w:delText>
        </w:r>
        <w:r w:rsidR="001D25A0" w:rsidRPr="000760BB" w:rsidDel="00EC5BCB">
          <w:rPr>
            <w:b/>
            <w:bCs/>
          </w:rPr>
          <w:delText>filtering</w:delText>
        </w:r>
        <w:r w:rsidRPr="000760BB" w:rsidDel="00EC5BCB">
          <w:rPr>
            <w:b/>
            <w:bCs/>
          </w:rPr>
          <w:delText>:</w:delText>
        </w:r>
        <w:r w:rsidRPr="000760BB" w:rsidDel="00EC5BCB">
          <w:delText xml:space="preserve"> Implement message filtering to control which subscribers receive specific messages based on their preferences or attributes.</w:delText>
        </w:r>
      </w:del>
    </w:p>
    <w:p w14:paraId="5F36321F" w14:textId="4C39CF0E" w:rsidR="000760BB" w:rsidRPr="00611C64" w:rsidDel="00EC5BCB" w:rsidRDefault="000760BB" w:rsidP="00611C64">
      <w:pPr>
        <w:keepNext/>
        <w:keepLines/>
        <w:spacing w:before="40" w:after="0"/>
        <w:outlineLvl w:val="1"/>
        <w:rPr>
          <w:del w:id="562" w:author="Paulo H. Leocadio" w:date="2024-07-17T13:08:00Z" w16du:dateUtc="2024-07-17T17:08:00Z"/>
          <w:rFonts w:eastAsiaTheme="majorEastAsia" w:cstheme="majorBidi"/>
          <w:sz w:val="36"/>
          <w:szCs w:val="26"/>
        </w:rPr>
      </w:pPr>
      <w:del w:id="563" w:author="Paulo H. Leocadio" w:date="2024-07-17T13:08:00Z" w16du:dateUtc="2024-07-17T17:08:00Z">
        <w:r w:rsidRPr="00611C64" w:rsidDel="00EC5BCB">
          <w:rPr>
            <w:rFonts w:eastAsiaTheme="majorEastAsia" w:cstheme="majorBidi"/>
            <w:sz w:val="36"/>
            <w:szCs w:val="26"/>
          </w:rPr>
          <w:delText>Considerations</w:delText>
        </w:r>
      </w:del>
    </w:p>
    <w:p w14:paraId="558140CB" w14:textId="1E50D753" w:rsidR="001D25A0" w:rsidRPr="000760BB" w:rsidDel="00EC5BCB" w:rsidRDefault="001D25A0" w:rsidP="00555FFB">
      <w:pPr>
        <w:pStyle w:val="NormalBPBHEB"/>
        <w:rPr>
          <w:del w:id="564" w:author="Paulo H. Leocadio" w:date="2024-07-17T13:08:00Z" w16du:dateUtc="2024-07-17T17:08:00Z"/>
        </w:rPr>
      </w:pPr>
      <w:del w:id="565" w:author="Paulo H. Leocadio" w:date="2024-07-17T13:08:00Z" w16du:dateUtc="2024-07-17T17:08:00Z">
        <w:r w:rsidDel="00EC5BCB">
          <w:delText xml:space="preserve">The following are the considerations: </w:delText>
        </w:r>
      </w:del>
    </w:p>
    <w:p w14:paraId="3D2DB9F6" w14:textId="537415B4" w:rsidR="000760BB" w:rsidRPr="000760BB" w:rsidDel="00EC5BCB" w:rsidRDefault="000760BB" w:rsidP="008A12F7">
      <w:pPr>
        <w:pStyle w:val="NormalBPBHEB"/>
        <w:numPr>
          <w:ilvl w:val="0"/>
          <w:numId w:val="75"/>
        </w:numPr>
        <w:rPr>
          <w:del w:id="566" w:author="Paulo H. Leocadio" w:date="2024-07-17T13:08:00Z" w16du:dateUtc="2024-07-17T17:08:00Z"/>
        </w:rPr>
      </w:pPr>
      <w:del w:id="567" w:author="Paulo H. Leocadio" w:date="2024-07-17T13:08:00Z" w16du:dateUtc="2024-07-17T17:08:00Z">
        <w:r w:rsidRPr="000760BB" w:rsidDel="00EC5BCB">
          <w:rPr>
            <w:b/>
            <w:bCs/>
          </w:rPr>
          <w:delText xml:space="preserve">Message </w:delText>
        </w:r>
        <w:r w:rsidR="001D25A0" w:rsidRPr="000760BB" w:rsidDel="00EC5BCB">
          <w:rPr>
            <w:b/>
            <w:bCs/>
          </w:rPr>
          <w:delText>retention</w:delText>
        </w:r>
        <w:r w:rsidRPr="000760BB" w:rsidDel="00EC5BCB">
          <w:rPr>
            <w:b/>
            <w:bCs/>
          </w:rPr>
          <w:delText>:</w:delText>
        </w:r>
        <w:r w:rsidRPr="000760BB" w:rsidDel="00EC5BCB">
          <w:delText xml:space="preserve"> Understand the default message retention periods and adjust them based on your application's requirements to avoid message loss</w:delText>
        </w:r>
        <w:r w:rsidR="00596338" w:rsidDel="00EC5BCB">
          <w:fldChar w:fldCharType="begin"/>
        </w:r>
        <w:r w:rsidR="00596338" w:rsidDel="00EC5BCB">
          <w:delInstrText xml:space="preserve"> NOTEREF _Ref151400749 \f \h </w:delInstrText>
        </w:r>
        <w:r w:rsidR="00596338" w:rsidDel="00EC5BCB">
          <w:fldChar w:fldCharType="separate"/>
        </w:r>
        <w:r w:rsidR="00596338" w:rsidRPr="00596338" w:rsidDel="00EC5BCB">
          <w:rPr>
            <w:rStyle w:val="FootnoteReference"/>
          </w:rPr>
          <w:delText>83</w:delText>
        </w:r>
        <w:r w:rsidR="00596338" w:rsidDel="00EC5BCB">
          <w:fldChar w:fldCharType="end"/>
        </w:r>
        <w:r w:rsidRPr="000760BB" w:rsidDel="00EC5BCB">
          <w:delText>.</w:delText>
        </w:r>
      </w:del>
    </w:p>
    <w:p w14:paraId="1E43DF05" w14:textId="35080BCA" w:rsidR="000760BB" w:rsidRPr="00611C64" w:rsidDel="00EC5BCB" w:rsidRDefault="000760BB" w:rsidP="00611C64">
      <w:pPr>
        <w:keepNext/>
        <w:keepLines/>
        <w:spacing w:before="40" w:after="0"/>
        <w:outlineLvl w:val="1"/>
        <w:rPr>
          <w:del w:id="568" w:author="Paulo H. Leocadio" w:date="2024-07-17T13:08:00Z" w16du:dateUtc="2024-07-17T17:08:00Z"/>
          <w:rFonts w:eastAsiaTheme="majorEastAsia" w:cstheme="majorBidi"/>
          <w:sz w:val="36"/>
          <w:szCs w:val="26"/>
        </w:rPr>
      </w:pPr>
      <w:del w:id="569" w:author="Paulo H. Leocadio" w:date="2024-07-17T13:08:00Z" w16du:dateUtc="2024-07-17T17:08:00Z">
        <w:r w:rsidRPr="00611C64" w:rsidDel="00EC5BCB">
          <w:rPr>
            <w:rFonts w:eastAsiaTheme="majorEastAsia" w:cstheme="majorBidi"/>
            <w:sz w:val="36"/>
            <w:szCs w:val="26"/>
          </w:rPr>
          <w:delText xml:space="preserve">Integration with </w:delText>
        </w:r>
        <w:r w:rsidR="001D25A0" w:rsidRPr="00611C64" w:rsidDel="00EC5BCB">
          <w:rPr>
            <w:rFonts w:eastAsiaTheme="majorEastAsia" w:cstheme="majorBidi"/>
            <w:sz w:val="36"/>
            <w:szCs w:val="26"/>
          </w:rPr>
          <w:delText xml:space="preserve">other </w:delText>
        </w:r>
        <w:r w:rsidRPr="00611C64" w:rsidDel="00EC5BCB">
          <w:rPr>
            <w:rFonts w:eastAsiaTheme="majorEastAsia" w:cstheme="majorBidi"/>
            <w:sz w:val="36"/>
            <w:szCs w:val="26"/>
          </w:rPr>
          <w:delText xml:space="preserve">AWS </w:delText>
        </w:r>
        <w:r w:rsidR="001D25A0" w:rsidRPr="00611C64" w:rsidDel="00EC5BCB">
          <w:rPr>
            <w:rFonts w:eastAsiaTheme="majorEastAsia" w:cstheme="majorBidi"/>
            <w:sz w:val="36"/>
            <w:szCs w:val="26"/>
          </w:rPr>
          <w:delText>services</w:delText>
        </w:r>
      </w:del>
    </w:p>
    <w:p w14:paraId="2CCF95B0" w14:textId="29367D77" w:rsidR="000760BB" w:rsidRPr="000760BB" w:rsidDel="00EC5BCB" w:rsidRDefault="000760BB" w:rsidP="00555FFB">
      <w:pPr>
        <w:pStyle w:val="NormalBPBHEB"/>
        <w:rPr>
          <w:del w:id="570" w:author="Paulo H. Leocadio" w:date="2024-07-17T13:08:00Z" w16du:dateUtc="2024-07-17T17:08:00Z"/>
        </w:rPr>
      </w:pPr>
      <w:del w:id="571" w:author="Paulo H. Leocadio" w:date="2024-07-17T13:08:00Z" w16du:dateUtc="2024-07-17T17:08:00Z">
        <w:r w:rsidRPr="000760BB" w:rsidDel="00EC5BCB">
          <w:delText>Amazon SNS seamlessly integrates with other AWS services to enhance various aspects of application development and deployment. Notable integrations include:</w:delText>
        </w:r>
      </w:del>
    </w:p>
    <w:p w14:paraId="32AE56BB" w14:textId="2957EDFA" w:rsidR="000760BB" w:rsidRPr="000760BB" w:rsidDel="00EC5BCB" w:rsidRDefault="000760BB" w:rsidP="008A12F7">
      <w:pPr>
        <w:pStyle w:val="NormalBPBHEB"/>
        <w:numPr>
          <w:ilvl w:val="0"/>
          <w:numId w:val="76"/>
        </w:numPr>
        <w:rPr>
          <w:del w:id="572" w:author="Paulo H. Leocadio" w:date="2024-07-17T13:08:00Z" w16du:dateUtc="2024-07-17T17:08:00Z"/>
        </w:rPr>
      </w:pPr>
      <w:del w:id="573" w:author="Paulo H. Leocadio" w:date="2024-07-17T13:08:00Z" w16du:dateUtc="2024-07-17T17:08:00Z">
        <w:r w:rsidRPr="000760BB" w:rsidDel="00EC5BCB">
          <w:rPr>
            <w:b/>
            <w:bCs/>
          </w:rPr>
          <w:delText>Amazon Simple Queue Service (SQS):</w:delText>
        </w:r>
        <w:r w:rsidRPr="000760BB" w:rsidDel="00EC5BCB">
          <w:delText xml:space="preserve"> Enables asynchronous communication by allowing SNS messages to be sent to SQS queues</w:delText>
        </w:r>
      </w:del>
      <w:customXmlDelRangeStart w:id="574" w:author="Paulo H. Leocadio" w:date="2024-07-17T13:08:00Z"/>
      <w:sdt>
        <w:sdtPr>
          <w:id w:val="-1801990603"/>
          <w:citation/>
        </w:sdtPr>
        <w:sdtContent>
          <w:customXmlDelRangeEnd w:id="574"/>
          <w:del w:id="575" w:author="Paulo H. Leocadio" w:date="2024-07-17T13:08:00Z" w16du:dateUtc="2024-07-17T17:08:00Z">
            <w:r w:rsidR="00C9377B" w:rsidDel="00EC5BCB">
              <w:fldChar w:fldCharType="begin"/>
            </w:r>
            <w:r w:rsidR="00C9377B" w:rsidDel="00EC5BCB">
              <w:delInstrText xml:space="preserve"> CITATION a2023h \l 1033 </w:delInstrText>
            </w:r>
            <w:r w:rsidR="00C9377B" w:rsidDel="00EC5BCB">
              <w:fldChar w:fldCharType="separate"/>
            </w:r>
            <w:r w:rsidR="00D34F43" w:rsidDel="00EC5BCB">
              <w:rPr>
                <w:noProof/>
              </w:rPr>
              <w:delText xml:space="preserve"> </w:delText>
            </w:r>
            <w:r w:rsidR="00D34F43" w:rsidRPr="00D34F43" w:rsidDel="00EC5BCB">
              <w:rPr>
                <w:noProof/>
              </w:rPr>
              <w:delText>[72]</w:delText>
            </w:r>
            <w:r w:rsidR="00C9377B" w:rsidDel="00EC5BCB">
              <w:fldChar w:fldCharType="end"/>
            </w:r>
          </w:del>
          <w:customXmlDelRangeStart w:id="576" w:author="Paulo H. Leocadio" w:date="2024-07-17T13:08:00Z"/>
        </w:sdtContent>
      </w:sdt>
      <w:customXmlDelRangeEnd w:id="576"/>
      <w:del w:id="577" w:author="Paulo H. Leocadio" w:date="2024-07-17T13:08:00Z" w16du:dateUtc="2024-07-17T17:08:00Z">
        <w:r w:rsidRPr="000760BB" w:rsidDel="00EC5BCB">
          <w:delText>.</w:delText>
        </w:r>
      </w:del>
    </w:p>
    <w:p w14:paraId="559F518E" w14:textId="2B21022F" w:rsidR="001D25A0" w:rsidRPr="000760BB" w:rsidDel="00EC5BCB" w:rsidRDefault="000760BB" w:rsidP="00567041">
      <w:pPr>
        <w:pStyle w:val="NormalBPBHEB"/>
        <w:numPr>
          <w:ilvl w:val="0"/>
          <w:numId w:val="76"/>
        </w:numPr>
        <w:rPr>
          <w:del w:id="578" w:author="Paulo H. Leocadio" w:date="2024-07-17T13:08:00Z" w16du:dateUtc="2024-07-17T17:08:00Z"/>
        </w:rPr>
      </w:pPr>
      <w:del w:id="579" w:author="Paulo H. Leocadio" w:date="2024-07-17T13:08:00Z" w16du:dateUtc="2024-07-17T17:08:00Z">
        <w:r w:rsidRPr="008B3498" w:rsidDel="00EC5BCB">
          <w:rPr>
            <w:b/>
            <w:bCs/>
          </w:rPr>
          <w:delText>AWS Step Functions:</w:delText>
        </w:r>
        <w:r w:rsidRPr="000760BB" w:rsidDel="00EC5BCB">
          <w:delText xml:space="preserve"> Facilitates coordination of distributed applications using SNS to trigger state transitions in Step Functions</w:delText>
        </w:r>
      </w:del>
      <w:customXmlDelRangeStart w:id="580" w:author="Paulo H. Leocadio" w:date="2024-07-17T13:08:00Z"/>
      <w:sdt>
        <w:sdtPr>
          <w:id w:val="-1328751494"/>
          <w:citation/>
        </w:sdtPr>
        <w:sdtContent>
          <w:customXmlDelRangeEnd w:id="580"/>
          <w:del w:id="581" w:author="Paulo H. Leocadio" w:date="2024-07-17T13:08:00Z" w16du:dateUtc="2024-07-17T17:08:00Z">
            <w:r w:rsidR="00130056" w:rsidDel="00EC5BCB">
              <w:fldChar w:fldCharType="begin"/>
            </w:r>
            <w:r w:rsidR="00130056" w:rsidDel="00EC5BCB">
              <w:delInstrText xml:space="preserve"> CITATION a2023f \l 1033 </w:delInstrText>
            </w:r>
            <w:r w:rsidR="00130056" w:rsidDel="00EC5BCB">
              <w:fldChar w:fldCharType="separate"/>
            </w:r>
            <w:r w:rsidR="00D34F43" w:rsidDel="00EC5BCB">
              <w:rPr>
                <w:noProof/>
              </w:rPr>
              <w:delText xml:space="preserve"> </w:delText>
            </w:r>
            <w:r w:rsidR="00D34F43" w:rsidRPr="00D34F43" w:rsidDel="00EC5BCB">
              <w:rPr>
                <w:noProof/>
              </w:rPr>
              <w:delText>[73]</w:delText>
            </w:r>
            <w:r w:rsidR="00130056" w:rsidDel="00EC5BCB">
              <w:fldChar w:fldCharType="end"/>
            </w:r>
          </w:del>
          <w:customXmlDelRangeStart w:id="582" w:author="Paulo H. Leocadio" w:date="2024-07-17T13:08:00Z"/>
        </w:sdtContent>
      </w:sdt>
      <w:customXmlDelRangeEnd w:id="582"/>
      <w:del w:id="583" w:author="Paulo H. Leocadio" w:date="2024-07-17T13:08:00Z" w16du:dateUtc="2024-07-17T17:08:00Z">
        <w:r w:rsidRPr="000760BB" w:rsidDel="00EC5BCB">
          <w:delText>.</w:delText>
        </w:r>
      </w:del>
    </w:p>
    <w:p w14:paraId="56059185" w14:textId="1B0B9232" w:rsidR="000760BB" w:rsidRPr="000760BB" w:rsidDel="00EC5BCB" w:rsidRDefault="000760BB" w:rsidP="00555FFB">
      <w:pPr>
        <w:pStyle w:val="Heading1BPBHEB"/>
        <w:rPr>
          <w:del w:id="584" w:author="Paulo H. Leocadio" w:date="2024-07-17T13:08:00Z" w16du:dateUtc="2024-07-17T17:08:00Z"/>
        </w:rPr>
      </w:pPr>
      <w:del w:id="585" w:author="Paulo H. Leocadio" w:date="2024-07-17T13:08:00Z" w16du:dateUtc="2024-07-17T17:08:00Z">
        <w:r w:rsidRPr="000760BB" w:rsidDel="00EC5BCB">
          <w:delText xml:space="preserve">Amazon Simple Queue Service </w:delText>
        </w:r>
      </w:del>
    </w:p>
    <w:p w14:paraId="2EAC7AA1" w14:textId="6027D870" w:rsidR="000760BB" w:rsidDel="00EC5BCB" w:rsidRDefault="000760BB" w:rsidP="00555FFB">
      <w:pPr>
        <w:pStyle w:val="NormalBPBHEB"/>
        <w:rPr>
          <w:del w:id="586" w:author="Paulo H. Leocadio" w:date="2024-07-17T13:08:00Z" w16du:dateUtc="2024-07-17T17:08:00Z"/>
        </w:rPr>
      </w:pPr>
      <w:del w:id="587" w:author="Paulo H. Leocadio" w:date="2024-07-17T13:08:00Z" w16du:dateUtc="2024-07-17T17:08:00Z">
        <w:r w:rsidRPr="000760BB" w:rsidDel="00EC5BCB">
          <w:delText xml:space="preserve">Amazon </w:delText>
        </w:r>
        <w:r w:rsidRPr="00555FFB" w:rsidDel="00EC5BCB">
          <w:rPr>
            <w:b/>
            <w:bCs/>
          </w:rPr>
          <w:delText>Simple Queue Service (SQS)</w:delText>
        </w:r>
        <w:r w:rsidRPr="000760BB" w:rsidDel="00EC5BCB">
          <w:delText xml:space="preserve"> is a fully managed message queuing service that enables the decoupling of components in a distributed system. This section delves into the features, use cases, and best practices associated with Amazon </w:delText>
        </w:r>
        <w:commentRangeStart w:id="588"/>
        <w:commentRangeStart w:id="589"/>
        <w:r w:rsidRPr="000760BB" w:rsidDel="00EC5BCB">
          <w:delText>SQS</w:delText>
        </w:r>
        <w:commentRangeEnd w:id="588"/>
        <w:r w:rsidR="001D25A0" w:rsidDel="00EC5BCB">
          <w:rPr>
            <w:rStyle w:val="CommentReference"/>
            <w:rFonts w:eastAsiaTheme="minorHAnsi" w:cstheme="minorBidi"/>
          </w:rPr>
          <w:commentReference w:id="588"/>
        </w:r>
        <w:commentRangeEnd w:id="589"/>
        <w:r w:rsidR="00A56839" w:rsidDel="00EC5BCB">
          <w:rPr>
            <w:rStyle w:val="CommentReference"/>
            <w:rFonts w:eastAsiaTheme="minorHAnsi" w:cstheme="minorBidi"/>
          </w:rPr>
          <w:commentReference w:id="589"/>
        </w:r>
        <w:r w:rsidRPr="000760BB" w:rsidDel="00EC5BCB">
          <w:delText>.</w:delText>
        </w:r>
        <w:r w:rsidR="00A56839" w:rsidDel="00EC5BCB">
          <w:delText xml:space="preserve"> </w:delText>
        </w:r>
        <w:r w:rsidR="00A56839" w:rsidRPr="00A56839" w:rsidDel="00EC5BCB">
          <w:delText>Figure 7.10</w:delText>
        </w:r>
        <w:r w:rsidR="00A56839" w:rsidDel="00EC5BCB">
          <w:delText xml:space="preserve"> below shows </w:delText>
        </w:r>
        <w:r w:rsidR="00A56839" w:rsidRPr="00A56839" w:rsidDel="00EC5BCB">
          <w:delText>Amazon Simple Queuing Service Basic Architecture</w:delText>
        </w:r>
        <w:r w:rsidR="00A56839" w:rsidDel="00EC5BCB">
          <w:delText>.</w:delText>
        </w:r>
      </w:del>
    </w:p>
    <w:p w14:paraId="147FC81F" w14:textId="31079E2F" w:rsidR="004C6348" w:rsidDel="00EC5BCB" w:rsidRDefault="004C6348" w:rsidP="00555FFB">
      <w:pPr>
        <w:pStyle w:val="FigureBPBHEB"/>
        <w:rPr>
          <w:del w:id="590" w:author="Paulo H. Leocadio" w:date="2024-07-17T13:08:00Z" w16du:dateUtc="2024-07-17T17:08:00Z"/>
        </w:rPr>
      </w:pPr>
      <w:del w:id="591" w:author="Paulo H. Leocadio" w:date="2024-07-17T13:08:00Z" w16du:dateUtc="2024-07-17T17:08:00Z">
        <w:r w:rsidDel="00EC5BCB">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del>
    </w:p>
    <w:p w14:paraId="34890E8A" w14:textId="72147813" w:rsidR="00532E64" w:rsidRPr="000760BB" w:rsidDel="00EC5BCB" w:rsidRDefault="004C6348" w:rsidP="00555FFB">
      <w:pPr>
        <w:pStyle w:val="FigureCaptionBPBHEB"/>
        <w:rPr>
          <w:del w:id="592" w:author="Paulo H. Leocadio" w:date="2024-07-17T13:08:00Z" w16du:dateUtc="2024-07-17T17:08:00Z"/>
        </w:rPr>
      </w:pPr>
      <w:del w:id="593" w:author="Paulo H. Leocadio" w:date="2024-07-17T13:08:00Z" w16du:dateUtc="2024-07-17T17:08:00Z">
        <w:r w:rsidRPr="00555FFB" w:rsidDel="00EC5BCB">
          <w:rPr>
            <w:b/>
            <w:bCs w:val="0"/>
          </w:rPr>
          <w:delText xml:space="preserve">Figure </w:delText>
        </w:r>
        <w:r w:rsidR="001D25A0"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10</w:delText>
        </w:r>
        <w:r w:rsidRPr="00555FFB" w:rsidDel="00EC5BCB">
          <w:rPr>
            <w:b/>
            <w:i w:val="0"/>
            <w:iCs w:val="0"/>
          </w:rPr>
          <w:fldChar w:fldCharType="end"/>
        </w:r>
        <w:r w:rsidR="001D25A0" w:rsidDel="00EC5BCB">
          <w:delText>:</w:delText>
        </w:r>
        <w:r w:rsidDel="00EC5BCB">
          <w:delText xml:space="preserve"> Amazon </w:delText>
        </w:r>
        <w:r w:rsidRPr="00A126AC" w:rsidDel="00EC5BCB">
          <w:delText>Simple Queuing Service</w:delText>
        </w:r>
        <w:r w:rsidDel="00EC5BCB">
          <w:delText xml:space="preserve"> </w:delText>
        </w:r>
        <w:r w:rsidR="00D43E33" w:rsidDel="00EC5BCB">
          <w:delText>Basic Architecture (SWS Documentation).</w:delText>
        </w:r>
      </w:del>
    </w:p>
    <w:p w14:paraId="29E93626" w14:textId="129A92B9" w:rsidR="000760BB" w:rsidRPr="00611C64" w:rsidDel="00EC5BCB" w:rsidRDefault="000760BB" w:rsidP="00611C64">
      <w:pPr>
        <w:keepNext/>
        <w:keepLines/>
        <w:spacing w:before="40" w:after="0"/>
        <w:outlineLvl w:val="1"/>
        <w:rPr>
          <w:del w:id="594" w:author="Paulo H. Leocadio" w:date="2024-07-17T13:08:00Z" w16du:dateUtc="2024-07-17T17:08:00Z"/>
          <w:rFonts w:eastAsiaTheme="majorEastAsia" w:cstheme="majorBidi"/>
          <w:sz w:val="36"/>
          <w:szCs w:val="26"/>
        </w:rPr>
      </w:pPr>
      <w:del w:id="595" w:author="Paulo H. Leocadio" w:date="2024-07-17T13:08:00Z" w16du:dateUtc="2024-07-17T17:08:00Z">
        <w:r w:rsidRPr="00611C64" w:rsidDel="00EC5BCB">
          <w:rPr>
            <w:rFonts w:eastAsiaTheme="majorEastAsia" w:cstheme="majorBidi"/>
            <w:sz w:val="36"/>
            <w:szCs w:val="26"/>
          </w:rPr>
          <w:delText xml:space="preserve">Key </w:delText>
        </w:r>
        <w:r w:rsidR="001D25A0" w:rsidRPr="00611C64" w:rsidDel="00EC5BCB">
          <w:rPr>
            <w:rFonts w:eastAsiaTheme="majorEastAsia" w:cstheme="majorBidi"/>
            <w:sz w:val="36"/>
            <w:szCs w:val="26"/>
          </w:rPr>
          <w:delText xml:space="preserve">features </w:delText>
        </w:r>
      </w:del>
    </w:p>
    <w:p w14:paraId="24BCAEEC" w14:textId="7E12A8A0" w:rsidR="001D25A0" w:rsidRPr="000760BB" w:rsidDel="00EC5BCB" w:rsidRDefault="001D25A0" w:rsidP="00555FFB">
      <w:pPr>
        <w:pStyle w:val="NormalBPBHEB"/>
        <w:rPr>
          <w:del w:id="596" w:author="Paulo H. Leocadio" w:date="2024-07-17T13:08:00Z" w16du:dateUtc="2024-07-17T17:08:00Z"/>
        </w:rPr>
      </w:pPr>
      <w:del w:id="597" w:author="Paulo H. Leocadio" w:date="2024-07-17T13:08:00Z" w16du:dateUtc="2024-07-17T17:08:00Z">
        <w:r w:rsidDel="00EC5BCB">
          <w:delText>The following are the key</w:delText>
        </w:r>
        <w:r w:rsidRPr="001D25A0" w:rsidDel="00EC5BCB">
          <w:delText xml:space="preserve"> features of Amazon SQS</w:delText>
        </w:r>
      </w:del>
      <w:customXmlDelRangeStart w:id="598" w:author="Paulo H. Leocadio" w:date="2024-07-17T13:08:00Z"/>
      <w:sdt>
        <w:sdtPr>
          <w:id w:val="-402062790"/>
          <w:citation/>
        </w:sdtPr>
        <w:sdtContent>
          <w:customXmlDelRangeEnd w:id="598"/>
          <w:del w:id="599" w:author="Paulo H. Leocadio" w:date="2024-07-17T13:08:00Z" w16du:dateUtc="2024-07-17T17:08:00Z">
            <w:r w:rsidR="0093184F" w:rsidDel="00EC5BCB">
              <w:fldChar w:fldCharType="begin"/>
            </w:r>
            <w:r w:rsidR="0093184F" w:rsidDel="00EC5BCB">
              <w:delInstrText xml:space="preserve"> CITATION a2023g \l 1033 </w:delInstrText>
            </w:r>
            <w:r w:rsidR="0093184F" w:rsidDel="00EC5BCB">
              <w:fldChar w:fldCharType="separate"/>
            </w:r>
            <w:r w:rsidR="00D34F43" w:rsidDel="00EC5BCB">
              <w:rPr>
                <w:noProof/>
              </w:rPr>
              <w:delText xml:space="preserve"> </w:delText>
            </w:r>
            <w:r w:rsidR="00D34F43" w:rsidRPr="00D34F43" w:rsidDel="00EC5BCB">
              <w:rPr>
                <w:noProof/>
              </w:rPr>
              <w:delText>[54]</w:delText>
            </w:r>
            <w:r w:rsidR="0093184F" w:rsidDel="00EC5BCB">
              <w:fldChar w:fldCharType="end"/>
            </w:r>
          </w:del>
          <w:customXmlDelRangeStart w:id="600" w:author="Paulo H. Leocadio" w:date="2024-07-17T13:08:00Z"/>
        </w:sdtContent>
      </w:sdt>
      <w:customXmlDelRangeEnd w:id="600"/>
      <w:del w:id="601" w:author="Paulo H. Leocadio" w:date="2024-07-17T13:08:00Z" w16du:dateUtc="2024-07-17T17:08:00Z">
        <w:r w:rsidDel="00EC5BCB">
          <w:delText>:</w:delText>
        </w:r>
      </w:del>
    </w:p>
    <w:p w14:paraId="72CF2A77" w14:textId="17667069" w:rsidR="000760BB" w:rsidRPr="001D25A0" w:rsidDel="00EC5BCB" w:rsidRDefault="000760BB" w:rsidP="008A12F7">
      <w:pPr>
        <w:pStyle w:val="NormalBPBHEB"/>
        <w:numPr>
          <w:ilvl w:val="0"/>
          <w:numId w:val="77"/>
        </w:numPr>
        <w:rPr>
          <w:del w:id="602" w:author="Paulo H. Leocadio" w:date="2024-07-17T13:08:00Z" w16du:dateUtc="2024-07-17T17:08:00Z"/>
        </w:rPr>
      </w:pPr>
      <w:del w:id="603" w:author="Paulo H. Leocadio" w:date="2024-07-17T13:08:00Z" w16du:dateUtc="2024-07-17T17:08:00Z">
        <w:r w:rsidRPr="001D25A0" w:rsidDel="00EC5BCB">
          <w:rPr>
            <w:b/>
            <w:bCs/>
          </w:rPr>
          <w:delText xml:space="preserve">Scalability and </w:delText>
        </w:r>
        <w:r w:rsidR="001D25A0" w:rsidRPr="00555FFB" w:rsidDel="00EC5BCB">
          <w:rPr>
            <w:b/>
            <w:bCs/>
          </w:rPr>
          <w:delText>elasticity</w:delText>
        </w:r>
        <w:r w:rsidRPr="00555FFB" w:rsidDel="00EC5BCB">
          <w:delText>:</w:delText>
        </w:r>
        <w:r w:rsidRPr="001D25A0" w:rsidDel="00EC5BCB">
          <w:delText xml:space="preserve"> SQS automatically scales to accommodate the volume of messages in the system, ensuring reliable message delivery even under varying workloads</w:delText>
        </w:r>
        <w:r w:rsidR="0093184F" w:rsidDel="00EC5BCB">
          <w:delText>.</w:delText>
        </w:r>
      </w:del>
    </w:p>
    <w:p w14:paraId="109D0F32" w14:textId="3FB5DFAC" w:rsidR="000760BB" w:rsidRPr="001D25A0" w:rsidDel="00EC5BCB" w:rsidRDefault="000760BB" w:rsidP="008A12F7">
      <w:pPr>
        <w:pStyle w:val="NormalBPBHEB"/>
        <w:numPr>
          <w:ilvl w:val="0"/>
          <w:numId w:val="77"/>
        </w:numPr>
        <w:rPr>
          <w:del w:id="604" w:author="Paulo H. Leocadio" w:date="2024-07-17T13:08:00Z" w16du:dateUtc="2024-07-17T17:08:00Z"/>
        </w:rPr>
      </w:pPr>
      <w:del w:id="605" w:author="Paulo H. Leocadio" w:date="2024-07-17T13:08:00Z" w16du:dateUtc="2024-07-17T17:08:00Z">
        <w:r w:rsidRPr="001D25A0" w:rsidDel="00EC5BCB">
          <w:rPr>
            <w:b/>
            <w:bCs/>
          </w:rPr>
          <w:delText xml:space="preserve">Message </w:delText>
        </w:r>
        <w:r w:rsidR="001D25A0" w:rsidRPr="00555FFB" w:rsidDel="00EC5BCB">
          <w:rPr>
            <w:b/>
            <w:bCs/>
          </w:rPr>
          <w:delText>retention</w:delText>
        </w:r>
        <w:r w:rsidRPr="00555FFB" w:rsidDel="00EC5BCB">
          <w:delText>:</w:delText>
        </w:r>
        <w:r w:rsidRPr="001D25A0" w:rsidDel="00EC5BCB">
          <w:delText xml:space="preserve"> SQS allows users to set the retention period for messages, providing flexibility in managing the lifespan of messages in the queue.</w:delText>
        </w:r>
      </w:del>
    </w:p>
    <w:p w14:paraId="745C9D4B" w14:textId="50FF4B5F" w:rsidR="000760BB" w:rsidRPr="00611C64" w:rsidDel="00EC5BCB" w:rsidRDefault="000760BB" w:rsidP="00611C64">
      <w:pPr>
        <w:keepNext/>
        <w:keepLines/>
        <w:spacing w:before="40" w:after="0"/>
        <w:outlineLvl w:val="1"/>
        <w:rPr>
          <w:del w:id="606" w:author="Paulo H. Leocadio" w:date="2024-07-17T13:08:00Z" w16du:dateUtc="2024-07-17T17:08:00Z"/>
          <w:rFonts w:eastAsiaTheme="majorEastAsia" w:cstheme="majorBidi"/>
          <w:sz w:val="36"/>
          <w:szCs w:val="26"/>
        </w:rPr>
      </w:pPr>
      <w:del w:id="607" w:author="Paulo H. Leocadio" w:date="2024-07-17T13:08:00Z" w16du:dateUtc="2024-07-17T17:08:00Z">
        <w:r w:rsidRPr="00611C64" w:rsidDel="00EC5BCB">
          <w:rPr>
            <w:rFonts w:eastAsiaTheme="majorEastAsia" w:cstheme="majorBidi"/>
            <w:sz w:val="36"/>
            <w:szCs w:val="26"/>
          </w:rPr>
          <w:delText xml:space="preserve">Use </w:delText>
        </w:r>
        <w:r w:rsidR="001D25A0" w:rsidRPr="00611C64" w:rsidDel="00EC5BCB">
          <w:rPr>
            <w:rFonts w:eastAsiaTheme="majorEastAsia" w:cstheme="majorBidi"/>
            <w:sz w:val="36"/>
            <w:szCs w:val="26"/>
          </w:rPr>
          <w:delText>cases</w:delText>
        </w:r>
      </w:del>
    </w:p>
    <w:p w14:paraId="094AD2DD" w14:textId="02B55BF9" w:rsidR="001D25A0" w:rsidRPr="000760BB" w:rsidDel="00EC5BCB" w:rsidRDefault="001D25A0" w:rsidP="00555FFB">
      <w:pPr>
        <w:pStyle w:val="NormalBPBHEB"/>
        <w:rPr>
          <w:del w:id="608" w:author="Paulo H. Leocadio" w:date="2024-07-17T13:08:00Z" w16du:dateUtc="2024-07-17T17:08:00Z"/>
        </w:rPr>
      </w:pPr>
      <w:del w:id="609" w:author="Paulo H. Leocadio" w:date="2024-07-17T13:08:00Z" w16du:dateUtc="2024-07-17T17:08:00Z">
        <w:r w:rsidDel="00EC5BCB">
          <w:delText>The following are the use cases:</w:delText>
        </w:r>
      </w:del>
    </w:p>
    <w:p w14:paraId="200B45ED" w14:textId="4329D23F" w:rsidR="000760BB" w:rsidRPr="000760BB" w:rsidDel="00EC5BCB" w:rsidRDefault="000760BB" w:rsidP="008A12F7">
      <w:pPr>
        <w:pStyle w:val="NormalBPBHEB"/>
        <w:numPr>
          <w:ilvl w:val="0"/>
          <w:numId w:val="78"/>
        </w:numPr>
        <w:rPr>
          <w:del w:id="610" w:author="Paulo H. Leocadio" w:date="2024-07-17T13:08:00Z" w16du:dateUtc="2024-07-17T17:08:00Z"/>
        </w:rPr>
      </w:pPr>
      <w:del w:id="611" w:author="Paulo H. Leocadio" w:date="2024-07-17T13:08:00Z" w16du:dateUtc="2024-07-17T17:08:00Z">
        <w:r w:rsidRPr="000760BB" w:rsidDel="00EC5BCB">
          <w:rPr>
            <w:b/>
            <w:bCs/>
          </w:rPr>
          <w:delText xml:space="preserve">Load </w:delText>
        </w:r>
        <w:r w:rsidR="001D25A0" w:rsidRPr="000760BB" w:rsidDel="00EC5BCB">
          <w:rPr>
            <w:b/>
            <w:bCs/>
          </w:rPr>
          <w:delText>leveling</w:delText>
        </w:r>
        <w:r w:rsidRPr="000760BB" w:rsidDel="00EC5BCB">
          <w:rPr>
            <w:b/>
            <w:bCs/>
          </w:rPr>
          <w:delText>:</w:delText>
        </w:r>
        <w:r w:rsidRPr="000760BB" w:rsidDel="00EC5BCB">
          <w:delText xml:space="preserve"> SQS can be employed to handle bursts of traffic by acting as a buffer that decouples the rate at which messages are produced and consumed</w:delText>
        </w:r>
      </w:del>
      <w:customXmlDelRangeStart w:id="612" w:author="Paulo H. Leocadio" w:date="2024-07-17T13:08:00Z"/>
      <w:sdt>
        <w:sdtPr>
          <w:id w:val="1919521109"/>
          <w:citation/>
        </w:sdtPr>
        <w:sdtContent>
          <w:customXmlDelRangeEnd w:id="612"/>
          <w:del w:id="613" w:author="Paulo H. Leocadio" w:date="2024-07-17T13:08:00Z" w16du:dateUtc="2024-07-17T17:08:00Z">
            <w:r w:rsidR="007E2F40" w:rsidDel="00EC5BCB">
              <w:fldChar w:fldCharType="begin"/>
            </w:r>
            <w:r w:rsidR="007E2F40" w:rsidDel="00EC5BCB">
              <w:delInstrText xml:space="preserve"> CITATION gupta2019a \l 1033 </w:delInstrText>
            </w:r>
            <w:r w:rsidR="007E2F40" w:rsidDel="00EC5BCB">
              <w:fldChar w:fldCharType="separate"/>
            </w:r>
            <w:r w:rsidR="00D34F43" w:rsidDel="00EC5BCB">
              <w:rPr>
                <w:noProof/>
              </w:rPr>
              <w:delText xml:space="preserve"> </w:delText>
            </w:r>
            <w:r w:rsidR="00D34F43" w:rsidRPr="00D34F43" w:rsidDel="00EC5BCB">
              <w:rPr>
                <w:noProof/>
              </w:rPr>
              <w:delText>[74]</w:delText>
            </w:r>
            <w:r w:rsidR="007E2F40" w:rsidDel="00EC5BCB">
              <w:fldChar w:fldCharType="end"/>
            </w:r>
          </w:del>
          <w:customXmlDelRangeStart w:id="614" w:author="Paulo H. Leocadio" w:date="2024-07-17T13:08:00Z"/>
        </w:sdtContent>
      </w:sdt>
      <w:customXmlDelRangeEnd w:id="614"/>
      <w:del w:id="615" w:author="Paulo H. Leocadio" w:date="2024-07-17T13:08:00Z" w16du:dateUtc="2024-07-17T17:08:00Z">
        <w:r w:rsidRPr="000760BB" w:rsidDel="00EC5BCB">
          <w:delText>.</w:delText>
        </w:r>
      </w:del>
    </w:p>
    <w:p w14:paraId="6B865C5A" w14:textId="002D0867" w:rsidR="000760BB" w:rsidRPr="000760BB" w:rsidDel="00EC5BCB" w:rsidRDefault="000760BB" w:rsidP="008A12F7">
      <w:pPr>
        <w:pStyle w:val="NormalBPBHEB"/>
        <w:numPr>
          <w:ilvl w:val="0"/>
          <w:numId w:val="78"/>
        </w:numPr>
        <w:rPr>
          <w:del w:id="616" w:author="Paulo H. Leocadio" w:date="2024-07-17T13:08:00Z" w16du:dateUtc="2024-07-17T17:08:00Z"/>
        </w:rPr>
      </w:pPr>
      <w:del w:id="617" w:author="Paulo H. Leocadio" w:date="2024-07-17T13:08:00Z" w16du:dateUtc="2024-07-17T17:08:00Z">
        <w:r w:rsidRPr="000760BB" w:rsidDel="00EC5BCB">
          <w:rPr>
            <w:b/>
            <w:bCs/>
          </w:rPr>
          <w:delText xml:space="preserve">Task </w:delText>
        </w:r>
        <w:r w:rsidR="001D25A0" w:rsidRPr="000760BB" w:rsidDel="00EC5BCB">
          <w:rPr>
            <w:b/>
            <w:bCs/>
          </w:rPr>
          <w:delText>decoupling</w:delText>
        </w:r>
        <w:r w:rsidRPr="000760BB" w:rsidDel="00EC5BCB">
          <w:rPr>
            <w:b/>
            <w:bCs/>
          </w:rPr>
          <w:delText>:</w:delText>
        </w:r>
        <w:r w:rsidRPr="000760BB" w:rsidDel="00EC5BCB">
          <w:delText xml:space="preserve"> In microservices architectures, SQS facilitates the decoupling of tasks, allowing components to communicate asynchronously</w:delText>
        </w:r>
      </w:del>
      <w:customXmlDelRangeStart w:id="618" w:author="Paulo H. Leocadio" w:date="2024-07-17T13:08:00Z"/>
      <w:sdt>
        <w:sdtPr>
          <w:id w:val="-298767268"/>
          <w:citation/>
        </w:sdtPr>
        <w:sdtContent>
          <w:customXmlDelRangeEnd w:id="618"/>
          <w:del w:id="619" w:author="Paulo H. Leocadio" w:date="2024-07-17T13:08:00Z" w16du:dateUtc="2024-07-17T17:08:00Z">
            <w:r w:rsidR="007E2F40" w:rsidDel="00EC5BCB">
              <w:fldChar w:fldCharType="begin"/>
            </w:r>
            <w:r w:rsidR="007E2F40" w:rsidDel="00EC5BCB">
              <w:delInstrText xml:space="preserve"> CITATION a2023g \l 1033 </w:delInstrText>
            </w:r>
            <w:r w:rsidR="007E2F40" w:rsidDel="00EC5BCB">
              <w:fldChar w:fldCharType="separate"/>
            </w:r>
            <w:r w:rsidR="00D34F43" w:rsidDel="00EC5BCB">
              <w:rPr>
                <w:noProof/>
              </w:rPr>
              <w:delText xml:space="preserve"> </w:delText>
            </w:r>
            <w:r w:rsidR="00D34F43" w:rsidRPr="00D34F43" w:rsidDel="00EC5BCB">
              <w:rPr>
                <w:noProof/>
              </w:rPr>
              <w:delText>[54]</w:delText>
            </w:r>
            <w:r w:rsidR="007E2F40" w:rsidDel="00EC5BCB">
              <w:fldChar w:fldCharType="end"/>
            </w:r>
          </w:del>
          <w:customXmlDelRangeStart w:id="620" w:author="Paulo H. Leocadio" w:date="2024-07-17T13:08:00Z"/>
        </w:sdtContent>
      </w:sdt>
      <w:customXmlDelRangeEnd w:id="620"/>
      <w:del w:id="621" w:author="Paulo H. Leocadio" w:date="2024-07-17T13:08:00Z" w16du:dateUtc="2024-07-17T17:08:00Z">
        <w:r w:rsidRPr="000760BB" w:rsidDel="00EC5BCB">
          <w:delText>.</w:delText>
        </w:r>
      </w:del>
    </w:p>
    <w:p w14:paraId="1C91DEEF" w14:textId="78403D84" w:rsidR="000760BB" w:rsidRPr="00611C64" w:rsidDel="00EC5BCB" w:rsidRDefault="000760BB" w:rsidP="00611C64">
      <w:pPr>
        <w:keepNext/>
        <w:keepLines/>
        <w:spacing w:before="40" w:after="0"/>
        <w:outlineLvl w:val="1"/>
        <w:rPr>
          <w:del w:id="622" w:author="Paulo H. Leocadio" w:date="2024-07-17T13:08:00Z" w16du:dateUtc="2024-07-17T17:08:00Z"/>
          <w:rFonts w:eastAsiaTheme="majorEastAsia" w:cstheme="majorBidi"/>
          <w:sz w:val="36"/>
          <w:szCs w:val="26"/>
        </w:rPr>
      </w:pPr>
      <w:del w:id="623" w:author="Paulo H. Leocadio" w:date="2024-07-17T13:08:00Z" w16du:dateUtc="2024-07-17T17:08:00Z">
        <w:r w:rsidRPr="00611C64" w:rsidDel="00EC5BCB">
          <w:rPr>
            <w:rFonts w:eastAsiaTheme="majorEastAsia" w:cstheme="majorBidi"/>
            <w:sz w:val="36"/>
            <w:szCs w:val="26"/>
          </w:rPr>
          <w:delText xml:space="preserve">Best </w:delText>
        </w:r>
        <w:r w:rsidR="00372D0F" w:rsidRPr="00611C64" w:rsidDel="00EC5BCB">
          <w:rPr>
            <w:rFonts w:eastAsiaTheme="majorEastAsia" w:cstheme="majorBidi"/>
            <w:sz w:val="36"/>
            <w:szCs w:val="26"/>
          </w:rPr>
          <w:delText>practices</w:delText>
        </w:r>
      </w:del>
    </w:p>
    <w:p w14:paraId="7EB42AB0" w14:textId="6546CCE3" w:rsidR="00372D0F" w:rsidRPr="000760BB" w:rsidDel="00EC5BCB" w:rsidRDefault="00372D0F" w:rsidP="00555FFB">
      <w:pPr>
        <w:pStyle w:val="NormalBPBHEB"/>
        <w:rPr>
          <w:del w:id="624" w:author="Paulo H. Leocadio" w:date="2024-07-17T13:08:00Z" w16du:dateUtc="2024-07-17T17:08:00Z"/>
        </w:rPr>
      </w:pPr>
      <w:del w:id="625" w:author="Paulo H. Leocadio" w:date="2024-07-17T13:08:00Z" w16du:dateUtc="2024-07-17T17:08:00Z">
        <w:r w:rsidDel="00EC5BCB">
          <w:delText xml:space="preserve"> </w:delText>
        </w:r>
        <w:r w:rsidRPr="00372D0F" w:rsidDel="00EC5BCB">
          <w:delText xml:space="preserve">The following are the </w:delText>
        </w:r>
        <w:r w:rsidDel="00EC5BCB">
          <w:delText>best practices</w:delText>
        </w:r>
      </w:del>
      <w:customXmlDelRangeStart w:id="626" w:author="Paulo H. Leocadio" w:date="2024-07-17T13:08:00Z"/>
      <w:sdt>
        <w:sdtPr>
          <w:id w:val="-2125761278"/>
          <w:citation/>
        </w:sdtPr>
        <w:sdtContent>
          <w:customXmlDelRangeEnd w:id="626"/>
          <w:del w:id="627" w:author="Paulo H. Leocadio" w:date="2024-07-17T13:08:00Z" w16du:dateUtc="2024-07-17T17:08:00Z">
            <w:r w:rsidR="00AB5ADD" w:rsidDel="00EC5BCB">
              <w:fldChar w:fldCharType="begin"/>
            </w:r>
            <w:r w:rsidR="00AB5ADD" w:rsidDel="00EC5BCB">
              <w:delInstrText xml:space="preserve"> CITATION a2023g \l 1033 </w:delInstrText>
            </w:r>
            <w:r w:rsidR="00AB5ADD" w:rsidDel="00EC5BCB">
              <w:fldChar w:fldCharType="separate"/>
            </w:r>
            <w:r w:rsidR="00D34F43" w:rsidDel="00EC5BCB">
              <w:rPr>
                <w:noProof/>
              </w:rPr>
              <w:delText xml:space="preserve"> </w:delText>
            </w:r>
            <w:r w:rsidR="00D34F43" w:rsidRPr="00D34F43" w:rsidDel="00EC5BCB">
              <w:rPr>
                <w:noProof/>
              </w:rPr>
              <w:delText>[54]</w:delText>
            </w:r>
            <w:r w:rsidR="00AB5ADD" w:rsidDel="00EC5BCB">
              <w:fldChar w:fldCharType="end"/>
            </w:r>
          </w:del>
          <w:customXmlDelRangeStart w:id="628" w:author="Paulo H. Leocadio" w:date="2024-07-17T13:08:00Z"/>
        </w:sdtContent>
      </w:sdt>
      <w:customXmlDelRangeEnd w:id="628"/>
      <w:del w:id="629" w:author="Paulo H. Leocadio" w:date="2024-07-17T13:08:00Z" w16du:dateUtc="2024-07-17T17:08:00Z">
        <w:r w:rsidR="00BB25BB" w:rsidDel="00EC5BCB">
          <w:delText>:</w:delText>
        </w:r>
      </w:del>
    </w:p>
    <w:p w14:paraId="23224294" w14:textId="3445139F" w:rsidR="000760BB" w:rsidRPr="000760BB" w:rsidDel="00EC5BCB" w:rsidRDefault="000760BB" w:rsidP="008A12F7">
      <w:pPr>
        <w:pStyle w:val="NormalBPBHEB"/>
        <w:numPr>
          <w:ilvl w:val="0"/>
          <w:numId w:val="81"/>
        </w:numPr>
        <w:rPr>
          <w:del w:id="630" w:author="Paulo H. Leocadio" w:date="2024-07-17T13:08:00Z" w16du:dateUtc="2024-07-17T17:08:00Z"/>
        </w:rPr>
      </w:pPr>
      <w:del w:id="631" w:author="Paulo H. Leocadio" w:date="2024-07-17T13:08:00Z" w16du:dateUtc="2024-07-17T17:08:00Z">
        <w:r w:rsidRPr="000760BB" w:rsidDel="00EC5BCB">
          <w:rPr>
            <w:b/>
            <w:bCs/>
          </w:rPr>
          <w:delText xml:space="preserve">Visibility </w:delText>
        </w:r>
        <w:r w:rsidR="00372D0F" w:rsidRPr="000760BB" w:rsidDel="00EC5BCB">
          <w:rPr>
            <w:b/>
            <w:bCs/>
          </w:rPr>
          <w:delText>timeout</w:delText>
        </w:r>
        <w:r w:rsidRPr="000760BB" w:rsidDel="00EC5BCB">
          <w:rPr>
            <w:b/>
            <w:bCs/>
          </w:rPr>
          <w:delText>:</w:delText>
        </w:r>
        <w:r w:rsidRPr="000760BB" w:rsidDel="00EC5BCB">
          <w:delText xml:space="preserve"> Adjust the visibility timeout to give sufficient time for processing a message before it becomes visible to other consumers, preventing message duplication.</w:delText>
        </w:r>
      </w:del>
    </w:p>
    <w:p w14:paraId="7460F3BD" w14:textId="1C05C64C" w:rsidR="000760BB" w:rsidRPr="000760BB" w:rsidDel="00EC5BCB" w:rsidRDefault="000760BB" w:rsidP="008A12F7">
      <w:pPr>
        <w:pStyle w:val="NormalBPBHEB"/>
        <w:numPr>
          <w:ilvl w:val="0"/>
          <w:numId w:val="81"/>
        </w:numPr>
        <w:rPr>
          <w:del w:id="632" w:author="Paulo H. Leocadio" w:date="2024-07-17T13:08:00Z" w16du:dateUtc="2024-07-17T17:08:00Z"/>
        </w:rPr>
      </w:pPr>
      <w:del w:id="633" w:author="Paulo H. Leocadio" w:date="2024-07-17T13:08:00Z" w16du:dateUtc="2024-07-17T17:08:00Z">
        <w:r w:rsidRPr="000760BB" w:rsidDel="00EC5BCB">
          <w:rPr>
            <w:b/>
            <w:bCs/>
          </w:rPr>
          <w:delText>Dead-</w:delText>
        </w:r>
        <w:r w:rsidR="00372D0F" w:rsidRPr="000760BB" w:rsidDel="00EC5BCB">
          <w:rPr>
            <w:b/>
            <w:bCs/>
          </w:rPr>
          <w:delText>letter queue</w:delText>
        </w:r>
        <w:r w:rsidRPr="000760BB" w:rsidDel="00EC5BCB">
          <w:rPr>
            <w:b/>
            <w:bCs/>
          </w:rPr>
          <w:delText>s:</w:delText>
        </w:r>
        <w:r w:rsidRPr="000760BB" w:rsidDel="00EC5BCB">
          <w:delText xml:space="preserve"> Implement dead-letter queues to capture and analyze messages that cannot be processed successfully after a certain number of attempts.</w:delText>
        </w:r>
      </w:del>
    </w:p>
    <w:p w14:paraId="4E5FBB68" w14:textId="04838813" w:rsidR="00372D0F" w:rsidRPr="00611C64" w:rsidDel="00EC5BCB" w:rsidRDefault="000760BB" w:rsidP="00611C64">
      <w:pPr>
        <w:keepNext/>
        <w:keepLines/>
        <w:spacing w:before="40" w:after="0"/>
        <w:outlineLvl w:val="1"/>
        <w:rPr>
          <w:del w:id="634" w:author="Paulo H. Leocadio" w:date="2024-07-17T13:08:00Z" w16du:dateUtc="2024-07-17T17:08:00Z"/>
          <w:rFonts w:eastAsiaTheme="majorEastAsia" w:cstheme="majorBidi"/>
          <w:sz w:val="36"/>
          <w:szCs w:val="26"/>
        </w:rPr>
      </w:pPr>
      <w:del w:id="635" w:author="Paulo H. Leocadio" w:date="2024-07-17T13:08:00Z" w16du:dateUtc="2024-07-17T17:08:00Z">
        <w:r w:rsidRPr="00611C64" w:rsidDel="00EC5BCB">
          <w:rPr>
            <w:rFonts w:eastAsiaTheme="majorEastAsia" w:cstheme="majorBidi"/>
            <w:sz w:val="36"/>
            <w:szCs w:val="26"/>
          </w:rPr>
          <w:delText>Considerations</w:delText>
        </w:r>
      </w:del>
    </w:p>
    <w:p w14:paraId="076BED00" w14:textId="6CD73082" w:rsidR="00372D0F" w:rsidDel="00EC5BCB" w:rsidRDefault="000760BB" w:rsidP="00611C64">
      <w:pPr>
        <w:pStyle w:val="NormalBPBHEB"/>
        <w:numPr>
          <w:ilvl w:val="0"/>
          <w:numId w:val="79"/>
        </w:numPr>
        <w:rPr>
          <w:del w:id="636" w:author="Paulo H. Leocadio" w:date="2024-07-17T13:08:00Z" w16du:dateUtc="2024-07-17T17:08:00Z"/>
        </w:rPr>
      </w:pPr>
      <w:del w:id="637" w:author="Paulo H. Leocadio" w:date="2024-07-17T13:08:00Z" w16du:dateUtc="2024-07-17T17:08:00Z">
        <w:r w:rsidRPr="00A3325C" w:rsidDel="00EC5BCB">
          <w:rPr>
            <w:b/>
            <w:bCs/>
          </w:rPr>
          <w:delText xml:space="preserve">Message </w:delText>
        </w:r>
        <w:r w:rsidR="00372D0F" w:rsidRPr="00A3325C" w:rsidDel="00EC5BCB">
          <w:rPr>
            <w:b/>
            <w:bCs/>
          </w:rPr>
          <w:delText>ordering</w:delText>
        </w:r>
        <w:r w:rsidRPr="00A3325C" w:rsidDel="00EC5BCB">
          <w:rPr>
            <w:b/>
            <w:bCs/>
          </w:rPr>
          <w:delText>:</w:delText>
        </w:r>
        <w:r w:rsidRPr="000760BB" w:rsidDel="00EC5BCB">
          <w:delText xml:space="preserve"> While SQS provides best-effort ordering, it</w:delText>
        </w:r>
        <w:r w:rsidR="00372D0F" w:rsidDel="00EC5BCB">
          <w:delText xml:space="preserve"> i</w:delText>
        </w:r>
        <w:r w:rsidRPr="000760BB" w:rsidDel="00EC5BCB">
          <w:delText>s important to design systems that can handle out-of-order message delivery</w:delText>
        </w:r>
      </w:del>
      <w:customXmlDelRangeStart w:id="638" w:author="Paulo H. Leocadio" w:date="2024-07-17T13:08:00Z"/>
      <w:sdt>
        <w:sdtPr>
          <w:id w:val="1583033989"/>
          <w:citation/>
        </w:sdtPr>
        <w:sdtContent>
          <w:customXmlDelRangeEnd w:id="638"/>
          <w:del w:id="639" w:author="Paulo H. Leocadio" w:date="2024-07-17T13:08:00Z" w16du:dateUtc="2024-07-17T17:08:00Z">
            <w:r w:rsidR="003857D0" w:rsidDel="00EC5BCB">
              <w:fldChar w:fldCharType="begin"/>
            </w:r>
            <w:r w:rsidR="003857D0" w:rsidDel="00EC5BCB">
              <w:delInstrText xml:space="preserve"> CITATION a2023g \l 1033 </w:delInstrText>
            </w:r>
            <w:r w:rsidR="003857D0" w:rsidDel="00EC5BCB">
              <w:fldChar w:fldCharType="separate"/>
            </w:r>
            <w:r w:rsidR="00D34F43" w:rsidDel="00EC5BCB">
              <w:rPr>
                <w:noProof/>
              </w:rPr>
              <w:delText xml:space="preserve"> </w:delText>
            </w:r>
            <w:r w:rsidR="00D34F43" w:rsidRPr="00D34F43" w:rsidDel="00EC5BCB">
              <w:rPr>
                <w:noProof/>
              </w:rPr>
              <w:delText>[54]</w:delText>
            </w:r>
            <w:r w:rsidR="003857D0" w:rsidDel="00EC5BCB">
              <w:fldChar w:fldCharType="end"/>
            </w:r>
          </w:del>
          <w:customXmlDelRangeStart w:id="640" w:author="Paulo H. Leocadio" w:date="2024-07-17T13:08:00Z"/>
        </w:sdtContent>
      </w:sdt>
      <w:customXmlDelRangeEnd w:id="640"/>
      <w:del w:id="641" w:author="Paulo H. Leocadio" w:date="2024-07-17T13:08:00Z" w16du:dateUtc="2024-07-17T17:08:00Z">
        <w:r w:rsidRPr="000760BB" w:rsidDel="00EC5BCB">
          <w:delText>.</w:delText>
        </w:r>
      </w:del>
    </w:p>
    <w:p w14:paraId="19F145FD" w14:textId="4DDABCC9" w:rsidR="000760BB" w:rsidRPr="00611C64" w:rsidDel="00EC5BCB" w:rsidRDefault="000760BB" w:rsidP="00611C64">
      <w:pPr>
        <w:keepNext/>
        <w:keepLines/>
        <w:spacing w:before="40" w:after="0"/>
        <w:outlineLvl w:val="1"/>
        <w:rPr>
          <w:del w:id="642" w:author="Paulo H. Leocadio" w:date="2024-07-17T13:08:00Z" w16du:dateUtc="2024-07-17T17:08:00Z"/>
          <w:rFonts w:eastAsiaTheme="majorEastAsia" w:cstheme="majorBidi"/>
          <w:sz w:val="36"/>
          <w:szCs w:val="26"/>
        </w:rPr>
      </w:pPr>
      <w:del w:id="643" w:author="Paulo H. Leocadio" w:date="2024-07-17T13:08:00Z" w16du:dateUtc="2024-07-17T17:08:00Z">
        <w:r w:rsidRPr="00611C64" w:rsidDel="00EC5BCB">
          <w:rPr>
            <w:rFonts w:eastAsiaTheme="majorEastAsia" w:cstheme="majorBidi"/>
            <w:sz w:val="36"/>
            <w:szCs w:val="26"/>
          </w:rPr>
          <w:delText xml:space="preserve">Integration with </w:delText>
        </w:r>
        <w:r w:rsidR="00BB25BB" w:rsidRPr="00611C64" w:rsidDel="00EC5BCB">
          <w:rPr>
            <w:rFonts w:eastAsiaTheme="majorEastAsia" w:cstheme="majorBidi"/>
            <w:sz w:val="36"/>
            <w:szCs w:val="26"/>
          </w:rPr>
          <w:delText xml:space="preserve">other </w:delText>
        </w:r>
        <w:r w:rsidRPr="00611C64" w:rsidDel="00EC5BCB">
          <w:rPr>
            <w:rFonts w:eastAsiaTheme="majorEastAsia" w:cstheme="majorBidi"/>
            <w:sz w:val="36"/>
            <w:szCs w:val="26"/>
          </w:rPr>
          <w:delText xml:space="preserve">AWS </w:delText>
        </w:r>
        <w:r w:rsidR="00BB25BB" w:rsidRPr="00611C64" w:rsidDel="00EC5BCB">
          <w:rPr>
            <w:rFonts w:eastAsiaTheme="majorEastAsia" w:cstheme="majorBidi"/>
            <w:sz w:val="36"/>
            <w:szCs w:val="26"/>
          </w:rPr>
          <w:delText>services</w:delText>
        </w:r>
      </w:del>
    </w:p>
    <w:p w14:paraId="5816C1DE" w14:textId="3AA80EAA" w:rsidR="000760BB" w:rsidRPr="000760BB" w:rsidDel="00EC5BCB" w:rsidRDefault="000760BB" w:rsidP="00555FFB">
      <w:pPr>
        <w:pStyle w:val="NormalBPBHEB"/>
        <w:rPr>
          <w:del w:id="644" w:author="Paulo H. Leocadio" w:date="2024-07-17T13:08:00Z" w16du:dateUtc="2024-07-17T17:08:00Z"/>
        </w:rPr>
      </w:pPr>
      <w:del w:id="645" w:author="Paulo H. Leocadio" w:date="2024-07-17T13:08:00Z" w16du:dateUtc="2024-07-17T17:08:00Z">
        <w:r w:rsidRPr="000760BB" w:rsidDel="00EC5BCB">
          <w:delText>SQS seamlessly integrates with various AWS services, enhancing its capabilities and applications in different scenarios. Notable integrations include:</w:delText>
        </w:r>
      </w:del>
    </w:p>
    <w:p w14:paraId="7C183C02" w14:textId="4011F41E" w:rsidR="000760BB" w:rsidRPr="000760BB" w:rsidDel="00EC5BCB" w:rsidRDefault="000760BB" w:rsidP="008A12F7">
      <w:pPr>
        <w:pStyle w:val="NormalBPBHEB"/>
        <w:numPr>
          <w:ilvl w:val="0"/>
          <w:numId w:val="80"/>
        </w:numPr>
        <w:rPr>
          <w:del w:id="646" w:author="Paulo H. Leocadio" w:date="2024-07-17T13:08:00Z" w16du:dateUtc="2024-07-17T17:08:00Z"/>
        </w:rPr>
      </w:pPr>
      <w:del w:id="647" w:author="Paulo H. Leocadio" w:date="2024-07-17T13:08:00Z" w16du:dateUtc="2024-07-17T17:08:00Z">
        <w:r w:rsidRPr="000760BB" w:rsidDel="00EC5BCB">
          <w:rPr>
            <w:b/>
            <w:bCs/>
          </w:rPr>
          <w:delText>Amazon S3:</w:delText>
        </w:r>
        <w:r w:rsidRPr="000760BB" w:rsidDel="00EC5BCB">
          <w:delText xml:space="preserve"> SQS can be used to trigger events in response to changes in an S3 bucket, enabling event-driven architectures</w:delText>
        </w:r>
      </w:del>
      <w:customXmlDelRangeStart w:id="648" w:author="Paulo H. Leocadio" w:date="2024-07-17T13:08:00Z"/>
      <w:sdt>
        <w:sdtPr>
          <w:id w:val="-302781113"/>
          <w:citation/>
        </w:sdtPr>
        <w:sdtContent>
          <w:customXmlDelRangeEnd w:id="648"/>
          <w:del w:id="649" w:author="Paulo H. Leocadio" w:date="2024-07-17T13:08:00Z" w16du:dateUtc="2024-07-17T17:08:00Z">
            <w:r w:rsidR="00C97A58" w:rsidDel="00EC5BCB">
              <w:fldChar w:fldCharType="begin"/>
            </w:r>
            <w:r w:rsidR="00C97A58" w:rsidDel="00EC5BCB">
              <w:delInstrText xml:space="preserve"> CITATION a2023g \l 1033 </w:delInstrText>
            </w:r>
            <w:r w:rsidR="00C97A58" w:rsidDel="00EC5BCB">
              <w:fldChar w:fldCharType="separate"/>
            </w:r>
            <w:r w:rsidR="00D34F43" w:rsidDel="00EC5BCB">
              <w:rPr>
                <w:noProof/>
              </w:rPr>
              <w:delText xml:space="preserve"> </w:delText>
            </w:r>
            <w:r w:rsidR="00D34F43" w:rsidRPr="00D34F43" w:rsidDel="00EC5BCB">
              <w:rPr>
                <w:noProof/>
              </w:rPr>
              <w:delText>[54]</w:delText>
            </w:r>
            <w:r w:rsidR="00C97A58" w:rsidDel="00EC5BCB">
              <w:fldChar w:fldCharType="end"/>
            </w:r>
          </w:del>
          <w:customXmlDelRangeStart w:id="650" w:author="Paulo H. Leocadio" w:date="2024-07-17T13:08:00Z"/>
        </w:sdtContent>
      </w:sdt>
      <w:customXmlDelRangeEnd w:id="650"/>
      <w:del w:id="651" w:author="Paulo H. Leocadio" w:date="2024-07-17T13:08:00Z" w16du:dateUtc="2024-07-17T17:08:00Z">
        <w:r w:rsidRPr="000760BB" w:rsidDel="00EC5BCB">
          <w:delText>.</w:delText>
        </w:r>
      </w:del>
    </w:p>
    <w:p w14:paraId="48C31B2D" w14:textId="73A51B56" w:rsidR="000760BB" w:rsidRPr="000760BB" w:rsidDel="00EC5BCB" w:rsidRDefault="000760BB" w:rsidP="008A12F7">
      <w:pPr>
        <w:pStyle w:val="NormalBPBHEB"/>
        <w:numPr>
          <w:ilvl w:val="0"/>
          <w:numId w:val="80"/>
        </w:numPr>
        <w:rPr>
          <w:del w:id="652" w:author="Paulo H. Leocadio" w:date="2024-07-17T13:08:00Z" w16du:dateUtc="2024-07-17T17:08:00Z"/>
        </w:rPr>
      </w:pPr>
      <w:del w:id="653" w:author="Paulo H. Leocadio" w:date="2024-07-17T13:08:00Z" w16du:dateUtc="2024-07-17T17:08:00Z">
        <w:r w:rsidRPr="000760BB" w:rsidDel="00EC5BCB">
          <w:rPr>
            <w:b/>
            <w:bCs/>
          </w:rPr>
          <w:delText>AWS Lambda:</w:delText>
        </w:r>
        <w:r w:rsidRPr="000760BB" w:rsidDel="00EC5BCB">
          <w:delText xml:space="preserve"> Leverage SQS to trigger serverless functions in AWS Lambda, allowing for the seamless execution of compute workloads</w:delText>
        </w:r>
      </w:del>
      <w:customXmlDelRangeStart w:id="654" w:author="Paulo H. Leocadio" w:date="2024-07-17T13:08:00Z"/>
      <w:sdt>
        <w:sdtPr>
          <w:id w:val="-767850363"/>
          <w:citation/>
        </w:sdtPr>
        <w:sdtContent>
          <w:customXmlDelRangeEnd w:id="654"/>
          <w:del w:id="655" w:author="Paulo H. Leocadio" w:date="2024-07-17T13:08:00Z" w16du:dateUtc="2024-07-17T17:08:00Z">
            <w:r w:rsidR="00D532D7" w:rsidDel="00EC5BCB">
              <w:fldChar w:fldCharType="begin"/>
            </w:r>
            <w:r w:rsidR="00D532D7" w:rsidDel="00EC5BCB">
              <w:delInstrText xml:space="preserve"> CITATION a2023h \l 1033 </w:delInstrText>
            </w:r>
            <w:r w:rsidR="00D532D7" w:rsidDel="00EC5BCB">
              <w:fldChar w:fldCharType="separate"/>
            </w:r>
            <w:r w:rsidR="00D34F43" w:rsidDel="00EC5BCB">
              <w:rPr>
                <w:noProof/>
              </w:rPr>
              <w:delText xml:space="preserve"> </w:delText>
            </w:r>
            <w:r w:rsidR="00D34F43" w:rsidRPr="00D34F43" w:rsidDel="00EC5BCB">
              <w:rPr>
                <w:noProof/>
              </w:rPr>
              <w:delText>[72]</w:delText>
            </w:r>
            <w:r w:rsidR="00D532D7" w:rsidDel="00EC5BCB">
              <w:fldChar w:fldCharType="end"/>
            </w:r>
          </w:del>
          <w:customXmlDelRangeStart w:id="656" w:author="Paulo H. Leocadio" w:date="2024-07-17T13:08:00Z"/>
        </w:sdtContent>
      </w:sdt>
      <w:customXmlDelRangeEnd w:id="656"/>
      <w:del w:id="657" w:author="Paulo H. Leocadio" w:date="2024-07-17T13:08:00Z" w16du:dateUtc="2024-07-17T17:08:00Z">
        <w:r w:rsidRPr="000760BB" w:rsidDel="00EC5BCB">
          <w:delText>.</w:delText>
        </w:r>
      </w:del>
    </w:p>
    <w:p w14:paraId="1E548E38" w14:textId="79DF6BFE" w:rsidR="000760BB" w:rsidRPr="000760BB" w:rsidDel="00EC5BCB" w:rsidRDefault="000760BB" w:rsidP="00555FFB">
      <w:pPr>
        <w:pStyle w:val="Heading1BPBHEB"/>
        <w:rPr>
          <w:del w:id="658" w:author="Paulo H. Leocadio" w:date="2024-07-17T13:08:00Z" w16du:dateUtc="2024-07-17T17:08:00Z"/>
        </w:rPr>
      </w:pPr>
      <w:del w:id="659" w:author="Paulo H. Leocadio" w:date="2024-07-17T13:08:00Z" w16du:dateUtc="2024-07-17T17:08:00Z">
        <w:r w:rsidRPr="000760BB" w:rsidDel="00EC5BCB">
          <w:delText xml:space="preserve">Managed </w:delText>
        </w:r>
        <w:r w:rsidR="008B0951" w:rsidDel="00EC5BCB">
          <w:delText>M</w:delText>
        </w:r>
        <w:r w:rsidR="008B0951" w:rsidRPr="000760BB" w:rsidDel="00EC5BCB">
          <w:delText xml:space="preserve">essage </w:delText>
        </w:r>
        <w:r w:rsidR="008B0951" w:rsidDel="00EC5BCB">
          <w:delText>Q</w:delText>
        </w:r>
        <w:r w:rsidR="008B0951" w:rsidRPr="000760BB" w:rsidDel="00EC5BCB">
          <w:delText>ueues</w:delText>
        </w:r>
      </w:del>
    </w:p>
    <w:p w14:paraId="2CE0AA39" w14:textId="077338B6" w:rsidR="000760BB" w:rsidDel="00EC5BCB" w:rsidRDefault="000760BB" w:rsidP="00086B6C">
      <w:pPr>
        <w:pStyle w:val="NormalBPBHEB"/>
        <w:rPr>
          <w:del w:id="660" w:author="Paulo H. Leocadio" w:date="2024-07-17T13:08:00Z" w16du:dateUtc="2024-07-17T17:08:00Z"/>
        </w:rPr>
      </w:pPr>
      <w:del w:id="661" w:author="Paulo H. Leocadio" w:date="2024-07-17T13:08:00Z" w16du:dateUtc="2024-07-17T17:08:00Z">
        <w:r w:rsidRPr="000760BB" w:rsidDel="00EC5BCB">
          <w:delText>Managed message queues are an integral part of modern cloud architectures, providing a scalable and reliable mechanism for decoupling components. This section explores the concept of managed message queues, highlighting their significance in distributed systems.</w:delText>
        </w:r>
      </w:del>
    </w:p>
    <w:p w14:paraId="41EF292B" w14:textId="0D08403E" w:rsidR="000760BB" w:rsidRPr="00611C64" w:rsidDel="00EC5BCB" w:rsidRDefault="00A3325C" w:rsidP="00611C64">
      <w:pPr>
        <w:keepNext/>
        <w:keepLines/>
        <w:spacing w:before="40" w:after="0"/>
        <w:outlineLvl w:val="1"/>
        <w:rPr>
          <w:del w:id="662" w:author="Paulo H. Leocadio" w:date="2024-07-17T13:08:00Z" w16du:dateUtc="2024-07-17T17:08:00Z"/>
          <w:rFonts w:eastAsiaTheme="majorEastAsia" w:cstheme="majorBidi"/>
          <w:sz w:val="36"/>
          <w:szCs w:val="26"/>
        </w:rPr>
      </w:pPr>
      <w:commentRangeStart w:id="663"/>
      <w:commentRangeStart w:id="664"/>
      <w:del w:id="665" w:author="Paulo H. Leocadio" w:date="2024-07-17T13:08:00Z" w16du:dateUtc="2024-07-17T17:08:00Z">
        <w:r w:rsidDel="00EC5BCB">
          <w:rPr>
            <w:rFonts w:eastAsiaTheme="majorEastAsia" w:cstheme="majorBidi"/>
            <w:sz w:val="36"/>
            <w:szCs w:val="26"/>
          </w:rPr>
          <w:delText>O</w:delText>
        </w:r>
        <w:r w:rsidR="00966E40" w:rsidRPr="00611C64" w:rsidDel="00EC5BCB">
          <w:rPr>
            <w:rFonts w:eastAsiaTheme="majorEastAsia" w:cstheme="majorBidi"/>
            <w:sz w:val="36"/>
            <w:szCs w:val="26"/>
          </w:rPr>
          <w:delText>verview</w:delText>
        </w:r>
        <w:commentRangeEnd w:id="663"/>
        <w:r w:rsidR="00966E40" w:rsidRPr="00611C64" w:rsidDel="00EC5BCB">
          <w:rPr>
            <w:rFonts w:eastAsiaTheme="majorEastAsia" w:cstheme="majorBidi"/>
            <w:sz w:val="36"/>
            <w:szCs w:val="26"/>
          </w:rPr>
          <w:commentReference w:id="663"/>
        </w:r>
        <w:commentRangeEnd w:id="664"/>
        <w:r w:rsidR="00B476FE" w:rsidDel="00EC5BCB">
          <w:rPr>
            <w:rStyle w:val="CommentReference"/>
          </w:rPr>
          <w:commentReference w:id="664"/>
        </w:r>
      </w:del>
    </w:p>
    <w:p w14:paraId="0F0B3602" w14:textId="1A2B0676" w:rsidR="000760BB" w:rsidDel="00EC5BCB" w:rsidRDefault="000760BB" w:rsidP="000760BB">
      <w:pPr>
        <w:pBdr>
          <w:top w:val="nil"/>
          <w:left w:val="nil"/>
          <w:bottom w:val="nil"/>
          <w:right w:val="nil"/>
          <w:between w:val="nil"/>
        </w:pBdr>
        <w:shd w:val="clear" w:color="auto" w:fill="FFFFFF"/>
        <w:spacing w:after="100" w:line="276" w:lineRule="auto"/>
        <w:jc w:val="both"/>
        <w:rPr>
          <w:del w:id="666" w:author="Paulo H. Leocadio" w:date="2024-07-17T13:08:00Z" w16du:dateUtc="2024-07-17T17:08:00Z"/>
        </w:rPr>
      </w:pPr>
      <w:del w:id="667" w:author="Paulo H. Leocadio" w:date="2024-07-17T13:08:00Z" w16du:dateUtc="2024-07-17T17:08:00Z">
        <w:r w:rsidRPr="000760BB" w:rsidDel="00EC5BCB">
          <w:delTex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delText>
        </w:r>
      </w:del>
    </w:p>
    <w:p w14:paraId="3C23A6F8" w14:textId="44EA6358" w:rsidR="000760BB" w:rsidRPr="00611C64" w:rsidDel="00EC5BCB" w:rsidRDefault="000760BB" w:rsidP="00611C64">
      <w:pPr>
        <w:keepNext/>
        <w:keepLines/>
        <w:spacing w:before="40" w:after="0"/>
        <w:outlineLvl w:val="1"/>
        <w:rPr>
          <w:del w:id="668" w:author="Paulo H. Leocadio" w:date="2024-07-17T13:08:00Z" w16du:dateUtc="2024-07-17T17:08:00Z"/>
          <w:rFonts w:eastAsiaTheme="majorEastAsia" w:cstheme="majorBidi"/>
          <w:sz w:val="36"/>
          <w:szCs w:val="26"/>
        </w:rPr>
      </w:pPr>
      <w:del w:id="669" w:author="Paulo H. Leocadio" w:date="2024-07-17T13:08:00Z" w16du:dateUtc="2024-07-17T17:08:00Z">
        <w:r w:rsidRPr="00611C64" w:rsidDel="00EC5BCB">
          <w:rPr>
            <w:rFonts w:eastAsiaTheme="majorEastAsia" w:cstheme="majorBidi"/>
            <w:sz w:val="36"/>
            <w:szCs w:val="26"/>
          </w:rPr>
          <w:delText xml:space="preserve">Advantages </w:delText>
        </w:r>
      </w:del>
    </w:p>
    <w:p w14:paraId="1C53F894" w14:textId="58A086B8" w:rsidR="00966E40" w:rsidRPr="000760BB" w:rsidDel="00EC5BCB" w:rsidRDefault="00966E40" w:rsidP="00555FFB">
      <w:pPr>
        <w:pStyle w:val="NormalBPBHEB"/>
        <w:rPr>
          <w:del w:id="670" w:author="Paulo H. Leocadio" w:date="2024-07-17T13:08:00Z" w16du:dateUtc="2024-07-17T17:08:00Z"/>
        </w:rPr>
      </w:pPr>
      <w:del w:id="671" w:author="Paulo H. Leocadio" w:date="2024-07-17T13:08:00Z" w16du:dateUtc="2024-07-17T17:08:00Z">
        <w:r w:rsidDel="00EC5BCB">
          <w:delText xml:space="preserve">The following are the </w:delText>
        </w:r>
        <w:r w:rsidRPr="00966E40" w:rsidDel="00EC5BCB">
          <w:delText>advantages of managed message queues</w:delText>
        </w:r>
        <w:r w:rsidDel="00EC5BCB">
          <w:delText>:</w:delText>
        </w:r>
      </w:del>
    </w:p>
    <w:p w14:paraId="3EC9536F" w14:textId="6D584519" w:rsidR="000760BB" w:rsidRPr="000760BB" w:rsidDel="00EC5BCB" w:rsidRDefault="000760BB" w:rsidP="008A12F7">
      <w:pPr>
        <w:pStyle w:val="NormalBPBHEB"/>
        <w:numPr>
          <w:ilvl w:val="0"/>
          <w:numId w:val="82"/>
        </w:numPr>
        <w:rPr>
          <w:del w:id="672" w:author="Paulo H. Leocadio" w:date="2024-07-17T13:08:00Z" w16du:dateUtc="2024-07-17T17:08:00Z"/>
        </w:rPr>
      </w:pPr>
      <w:del w:id="673" w:author="Paulo H. Leocadio" w:date="2024-07-17T13:08:00Z" w16du:dateUtc="2024-07-17T17:08:00Z">
        <w:r w:rsidRPr="000760BB" w:rsidDel="00EC5BCB">
          <w:rPr>
            <w:b/>
            <w:bCs/>
          </w:rPr>
          <w:delText>Scalability:</w:delText>
        </w:r>
        <w:r w:rsidRPr="000760BB" w:rsidDel="00EC5BCB">
          <w:delText xml:space="preserve"> Managed message queues automatically scale to accommodate varying workloads, ensuring consistent performance as the system evolves</w:delText>
        </w:r>
      </w:del>
      <w:bookmarkStart w:id="674" w:name="_Ref151402670"/>
      <w:customXmlDelRangeStart w:id="675" w:author="Paulo H. Leocadio" w:date="2024-07-17T13:08:00Z"/>
      <w:sdt>
        <w:sdtPr>
          <w:id w:val="102857521"/>
          <w:citation/>
        </w:sdtPr>
        <w:sdtContent>
          <w:customXmlDelRangeEnd w:id="675"/>
          <w:del w:id="676" w:author="Paulo H. Leocadio" w:date="2024-07-17T13:08:00Z" w16du:dateUtc="2024-07-17T17:08:00Z">
            <w:r w:rsidR="00D11419" w:rsidDel="00EC5BCB">
              <w:fldChar w:fldCharType="begin"/>
            </w:r>
            <w:r w:rsidR="00D11419" w:rsidDel="00EC5BCB">
              <w:delInstrText xml:space="preserve"> CITATION hoffman2016a \l 1033 </w:delInstrText>
            </w:r>
            <w:r w:rsidR="00D11419" w:rsidDel="00EC5BCB">
              <w:fldChar w:fldCharType="separate"/>
            </w:r>
            <w:r w:rsidR="00D34F43" w:rsidDel="00EC5BCB">
              <w:rPr>
                <w:noProof/>
              </w:rPr>
              <w:delText xml:space="preserve"> </w:delText>
            </w:r>
            <w:r w:rsidR="00D34F43" w:rsidRPr="00D34F43" w:rsidDel="00EC5BCB">
              <w:rPr>
                <w:noProof/>
              </w:rPr>
              <w:delText>[75]</w:delText>
            </w:r>
            <w:r w:rsidR="00D11419" w:rsidDel="00EC5BCB">
              <w:fldChar w:fldCharType="end"/>
            </w:r>
          </w:del>
          <w:customXmlDelRangeStart w:id="677" w:author="Paulo H. Leocadio" w:date="2024-07-17T13:08:00Z"/>
        </w:sdtContent>
      </w:sdt>
      <w:customXmlDelRangeEnd w:id="677"/>
      <w:bookmarkEnd w:id="674"/>
      <w:del w:id="678" w:author="Paulo H. Leocadio" w:date="2024-07-17T13:08:00Z" w16du:dateUtc="2024-07-17T17:08:00Z">
        <w:r w:rsidRPr="000760BB" w:rsidDel="00EC5BCB">
          <w:delText>.</w:delText>
        </w:r>
      </w:del>
    </w:p>
    <w:p w14:paraId="4C928CE9" w14:textId="67BDAE55" w:rsidR="000760BB" w:rsidRPr="000760BB" w:rsidDel="00EC5BCB" w:rsidRDefault="000760BB" w:rsidP="008A12F7">
      <w:pPr>
        <w:pStyle w:val="NormalBPBHEB"/>
        <w:numPr>
          <w:ilvl w:val="0"/>
          <w:numId w:val="82"/>
        </w:numPr>
        <w:rPr>
          <w:del w:id="679" w:author="Paulo H. Leocadio" w:date="2024-07-17T13:08:00Z" w16du:dateUtc="2024-07-17T17:08:00Z"/>
        </w:rPr>
      </w:pPr>
      <w:del w:id="680" w:author="Paulo H. Leocadio" w:date="2024-07-17T13:08:00Z" w16du:dateUtc="2024-07-17T17:08:00Z">
        <w:r w:rsidRPr="000760BB" w:rsidDel="00EC5BCB">
          <w:rPr>
            <w:b/>
            <w:bCs/>
          </w:rPr>
          <w:delText>Reliability:</w:delText>
        </w:r>
        <w:r w:rsidRPr="000760BB" w:rsidDel="00EC5BCB">
          <w:delText xml:space="preserve"> By offloading the responsibility of message storage and delivery to a managed service, the reliability of message processing is enhanced</w:delText>
        </w:r>
        <w:r w:rsidR="00B739EF" w:rsidDel="00EC5BCB">
          <w:fldChar w:fldCharType="begin"/>
        </w:r>
        <w:r w:rsidR="00B739EF" w:rsidDel="00EC5BCB">
          <w:delInstrText xml:space="preserve"> NOTEREF _Ref151402670 \f \h </w:delInstrText>
        </w:r>
        <w:r w:rsidR="00B739EF" w:rsidDel="00EC5BCB">
          <w:fldChar w:fldCharType="separate"/>
        </w:r>
        <w:r w:rsidR="00B739EF" w:rsidRPr="00B739EF" w:rsidDel="00EC5BCB">
          <w:rPr>
            <w:rStyle w:val="FootnoteReference"/>
          </w:rPr>
          <w:delText>91</w:delText>
        </w:r>
        <w:r w:rsidR="00B739EF" w:rsidDel="00EC5BCB">
          <w:fldChar w:fldCharType="end"/>
        </w:r>
        <w:r w:rsidRPr="000760BB" w:rsidDel="00EC5BCB">
          <w:delText>.</w:delText>
        </w:r>
      </w:del>
    </w:p>
    <w:p w14:paraId="2D349A57" w14:textId="5DF64D6A" w:rsidR="000760BB" w:rsidRPr="000760BB" w:rsidDel="00EC5BCB" w:rsidRDefault="000760BB" w:rsidP="008A12F7">
      <w:pPr>
        <w:pStyle w:val="NormalBPBHEB"/>
        <w:numPr>
          <w:ilvl w:val="0"/>
          <w:numId w:val="82"/>
        </w:numPr>
        <w:rPr>
          <w:del w:id="681" w:author="Paulo H. Leocadio" w:date="2024-07-17T13:08:00Z" w16du:dateUtc="2024-07-17T17:08:00Z"/>
        </w:rPr>
      </w:pPr>
      <w:del w:id="682" w:author="Paulo H. Leocadio" w:date="2024-07-17T13:08:00Z" w16du:dateUtc="2024-07-17T17:08:00Z">
        <w:r w:rsidRPr="000760BB" w:rsidDel="00EC5BCB">
          <w:rPr>
            <w:b/>
            <w:bCs/>
          </w:rPr>
          <w:delText>Decoupling:</w:delText>
        </w:r>
        <w:r w:rsidRPr="000760BB" w:rsidDel="00EC5BCB">
          <w:delText xml:space="preserve"> Managed message queues facilitate the decoupling of producers and consumers, enabling asynchronous communication and reducing dependencies between components</w:delText>
        </w:r>
      </w:del>
      <w:bookmarkStart w:id="683" w:name="_Ref151402875"/>
      <w:customXmlDelRangeStart w:id="684" w:author="Paulo H. Leocadio" w:date="2024-07-17T13:08:00Z"/>
      <w:sdt>
        <w:sdtPr>
          <w:id w:val="1553503577"/>
          <w:citation/>
        </w:sdtPr>
        <w:sdtContent>
          <w:customXmlDelRangeEnd w:id="684"/>
          <w:del w:id="685" w:author="Paulo H. Leocadio" w:date="2024-07-17T13:08:00Z" w16du:dateUtc="2024-07-17T17:08:00Z">
            <w:r w:rsidR="00EF281B" w:rsidDel="00EC5BCB">
              <w:fldChar w:fldCharType="begin"/>
            </w:r>
            <w:r w:rsidR="00EF281B" w:rsidDel="00EC5BCB">
              <w:delInstrText xml:space="preserve"> CITATION bonnin2014a \l 1033 </w:delInstrText>
            </w:r>
            <w:r w:rsidR="00EF281B" w:rsidDel="00EC5BCB">
              <w:fldChar w:fldCharType="separate"/>
            </w:r>
            <w:r w:rsidR="00D34F43" w:rsidDel="00EC5BCB">
              <w:rPr>
                <w:noProof/>
              </w:rPr>
              <w:delText xml:space="preserve"> </w:delText>
            </w:r>
            <w:r w:rsidR="00D34F43" w:rsidRPr="00D34F43" w:rsidDel="00EC5BCB">
              <w:rPr>
                <w:noProof/>
              </w:rPr>
              <w:delText>[76]</w:delText>
            </w:r>
            <w:r w:rsidR="00EF281B" w:rsidDel="00EC5BCB">
              <w:fldChar w:fldCharType="end"/>
            </w:r>
          </w:del>
          <w:customXmlDelRangeStart w:id="686" w:author="Paulo H. Leocadio" w:date="2024-07-17T13:08:00Z"/>
        </w:sdtContent>
      </w:sdt>
      <w:customXmlDelRangeEnd w:id="686"/>
      <w:bookmarkEnd w:id="683"/>
      <w:del w:id="687" w:author="Paulo H. Leocadio" w:date="2024-07-17T13:08:00Z" w16du:dateUtc="2024-07-17T17:08:00Z">
        <w:r w:rsidRPr="000760BB" w:rsidDel="00EC5BCB">
          <w:delText>.</w:delText>
        </w:r>
      </w:del>
    </w:p>
    <w:p w14:paraId="5611D153" w14:textId="3ED2D342" w:rsidR="000760BB" w:rsidRPr="00611C64" w:rsidDel="00EC5BCB" w:rsidRDefault="000760BB" w:rsidP="00611C64">
      <w:pPr>
        <w:keepNext/>
        <w:keepLines/>
        <w:spacing w:before="40" w:after="0"/>
        <w:outlineLvl w:val="1"/>
        <w:rPr>
          <w:del w:id="688" w:author="Paulo H. Leocadio" w:date="2024-07-17T13:08:00Z" w16du:dateUtc="2024-07-17T17:08:00Z"/>
          <w:rFonts w:eastAsiaTheme="majorEastAsia" w:cstheme="majorBidi"/>
          <w:sz w:val="36"/>
          <w:szCs w:val="26"/>
        </w:rPr>
      </w:pPr>
      <w:del w:id="689" w:author="Paulo H. Leocadio" w:date="2024-07-17T13:08:00Z" w16du:dateUtc="2024-07-17T17:08:00Z">
        <w:r w:rsidRPr="00611C64" w:rsidDel="00EC5BCB">
          <w:rPr>
            <w:rFonts w:eastAsiaTheme="majorEastAsia" w:cstheme="majorBidi"/>
            <w:sz w:val="36"/>
            <w:szCs w:val="26"/>
          </w:rPr>
          <w:delText xml:space="preserve">Use </w:delText>
        </w:r>
        <w:r w:rsidR="00A01195" w:rsidRPr="00611C64" w:rsidDel="00EC5BCB">
          <w:rPr>
            <w:rFonts w:eastAsiaTheme="majorEastAsia" w:cstheme="majorBidi"/>
            <w:sz w:val="36"/>
            <w:szCs w:val="26"/>
          </w:rPr>
          <w:delText>cases</w:delText>
        </w:r>
      </w:del>
    </w:p>
    <w:p w14:paraId="07CA6E8D" w14:textId="0C0E9925" w:rsidR="00A01195" w:rsidRPr="000760BB" w:rsidDel="00EC5BCB" w:rsidRDefault="00A01195" w:rsidP="00555FFB">
      <w:pPr>
        <w:pStyle w:val="NormalBPBHEB"/>
        <w:rPr>
          <w:del w:id="690" w:author="Paulo H. Leocadio" w:date="2024-07-17T13:08:00Z" w16du:dateUtc="2024-07-17T17:08:00Z"/>
        </w:rPr>
      </w:pPr>
      <w:del w:id="691" w:author="Paulo H. Leocadio" w:date="2024-07-17T13:08:00Z" w16du:dateUtc="2024-07-17T17:08:00Z">
        <w:r w:rsidDel="00EC5BCB">
          <w:delText>The following are the use cases of managed message queues</w:delText>
        </w:r>
      </w:del>
      <w:customXmlDelRangeStart w:id="692" w:author="Paulo H. Leocadio" w:date="2024-07-17T13:08:00Z"/>
      <w:sdt>
        <w:sdtPr>
          <w:id w:val="794333266"/>
          <w:citation/>
        </w:sdtPr>
        <w:sdtContent>
          <w:customXmlDelRangeEnd w:id="692"/>
          <w:del w:id="693" w:author="Paulo H. Leocadio" w:date="2024-07-17T13:08:00Z" w16du:dateUtc="2024-07-17T17:08:00Z">
            <w:r w:rsidR="008A12F7" w:rsidDel="00EC5BCB">
              <w:fldChar w:fldCharType="begin"/>
            </w:r>
            <w:r w:rsidR="008A12F7" w:rsidDel="00EC5BCB">
              <w:delInstrText xml:space="preserve"> CITATION a2023g \l 1033 </w:delInstrText>
            </w:r>
            <w:r w:rsidR="008A12F7" w:rsidDel="00EC5BCB">
              <w:fldChar w:fldCharType="separate"/>
            </w:r>
            <w:r w:rsidR="00D34F43" w:rsidDel="00EC5BCB">
              <w:rPr>
                <w:noProof/>
              </w:rPr>
              <w:delText xml:space="preserve"> </w:delText>
            </w:r>
            <w:r w:rsidR="00D34F43" w:rsidRPr="00D34F43" w:rsidDel="00EC5BCB">
              <w:rPr>
                <w:noProof/>
              </w:rPr>
              <w:delText>[54]</w:delText>
            </w:r>
            <w:r w:rsidR="008A12F7" w:rsidDel="00EC5BCB">
              <w:fldChar w:fldCharType="end"/>
            </w:r>
          </w:del>
          <w:customXmlDelRangeStart w:id="694" w:author="Paulo H. Leocadio" w:date="2024-07-17T13:08:00Z"/>
        </w:sdtContent>
      </w:sdt>
      <w:customXmlDelRangeEnd w:id="694"/>
      <w:del w:id="695" w:author="Paulo H. Leocadio" w:date="2024-07-17T13:08:00Z" w16du:dateUtc="2024-07-17T17:08:00Z">
        <w:r w:rsidDel="00EC5BCB">
          <w:delText>:</w:delText>
        </w:r>
      </w:del>
    </w:p>
    <w:p w14:paraId="04982F34" w14:textId="6FA20C68" w:rsidR="000760BB" w:rsidRPr="000760BB" w:rsidDel="00EC5BCB" w:rsidRDefault="000760BB" w:rsidP="008A12F7">
      <w:pPr>
        <w:pStyle w:val="NormalBPBHEB"/>
        <w:numPr>
          <w:ilvl w:val="0"/>
          <w:numId w:val="83"/>
        </w:numPr>
        <w:rPr>
          <w:del w:id="696" w:author="Paulo H. Leocadio" w:date="2024-07-17T13:08:00Z" w16du:dateUtc="2024-07-17T17:08:00Z"/>
        </w:rPr>
      </w:pPr>
      <w:del w:id="697" w:author="Paulo H. Leocadio" w:date="2024-07-17T13:08:00Z" w16du:dateUtc="2024-07-17T17:08:00Z">
        <w:r w:rsidRPr="000760BB" w:rsidDel="00EC5BCB">
          <w:rPr>
            <w:b/>
            <w:bCs/>
          </w:rPr>
          <w:delText xml:space="preserve">Microservices </w:delText>
        </w:r>
        <w:r w:rsidR="00A01195" w:rsidRPr="000760BB" w:rsidDel="00EC5BCB">
          <w:rPr>
            <w:b/>
            <w:bCs/>
          </w:rPr>
          <w:delText>architectures</w:delText>
        </w:r>
        <w:r w:rsidRPr="000760BB" w:rsidDel="00EC5BCB">
          <w:rPr>
            <w:b/>
            <w:bCs/>
          </w:rPr>
          <w:delText>:</w:delText>
        </w:r>
        <w:r w:rsidRPr="000760BB" w:rsidDel="00EC5BCB">
          <w:delText xml:space="preserve"> Managed message queues play a crucial role in microservices architectures, allowing services to communicate asynchronously without direct dependencies.</w:delText>
        </w:r>
      </w:del>
    </w:p>
    <w:p w14:paraId="5D578D65" w14:textId="6D8846DE" w:rsidR="000760BB" w:rsidDel="00EC5BCB" w:rsidRDefault="000760BB" w:rsidP="008A12F7">
      <w:pPr>
        <w:pStyle w:val="NormalBPBHEB"/>
        <w:numPr>
          <w:ilvl w:val="0"/>
          <w:numId w:val="83"/>
        </w:numPr>
        <w:rPr>
          <w:del w:id="698" w:author="Paulo H. Leocadio" w:date="2024-07-17T13:08:00Z" w16du:dateUtc="2024-07-17T17:08:00Z"/>
        </w:rPr>
      </w:pPr>
      <w:del w:id="699" w:author="Paulo H. Leocadio" w:date="2024-07-17T13:08:00Z" w16du:dateUtc="2024-07-17T17:08:00Z">
        <w:r w:rsidRPr="000760BB" w:rsidDel="00EC5BCB">
          <w:rPr>
            <w:b/>
            <w:bCs/>
          </w:rPr>
          <w:delText>Event-</w:delText>
        </w:r>
        <w:r w:rsidR="00A01195" w:rsidRPr="000760BB" w:rsidDel="00EC5BCB">
          <w:rPr>
            <w:b/>
            <w:bCs/>
          </w:rPr>
          <w:delText>driven systems</w:delText>
        </w:r>
        <w:r w:rsidRPr="000760BB" w:rsidDel="00EC5BCB">
          <w:rPr>
            <w:b/>
            <w:bCs/>
          </w:rPr>
          <w:delText>:</w:delText>
        </w:r>
        <w:r w:rsidRPr="000760BB" w:rsidDel="00EC5BCB">
          <w:delText xml:space="preserve"> In event-driven systems, managed message queues enable the seamless flow of events between different components, supporting real-time processing.</w:delText>
        </w:r>
      </w:del>
    </w:p>
    <w:p w14:paraId="02D83BAE" w14:textId="7258C4EF" w:rsidR="000760BB" w:rsidRPr="00611C64" w:rsidDel="00EC5BCB" w:rsidRDefault="000760BB" w:rsidP="00611C64">
      <w:pPr>
        <w:keepNext/>
        <w:keepLines/>
        <w:spacing w:before="40" w:after="0"/>
        <w:outlineLvl w:val="1"/>
        <w:rPr>
          <w:del w:id="700" w:author="Paulo H. Leocadio" w:date="2024-07-17T13:08:00Z" w16du:dateUtc="2024-07-17T17:08:00Z"/>
          <w:rFonts w:eastAsiaTheme="majorEastAsia" w:cstheme="majorBidi"/>
          <w:sz w:val="36"/>
          <w:szCs w:val="26"/>
        </w:rPr>
      </w:pPr>
      <w:del w:id="701" w:author="Paulo H. Leocadio" w:date="2024-07-17T13:08:00Z" w16du:dateUtc="2024-07-17T17:08:00Z">
        <w:r w:rsidRPr="00611C64" w:rsidDel="00EC5BCB">
          <w:rPr>
            <w:rFonts w:eastAsiaTheme="majorEastAsia" w:cstheme="majorBidi"/>
            <w:sz w:val="36"/>
            <w:szCs w:val="26"/>
          </w:rPr>
          <w:delText xml:space="preserve">Best </w:delText>
        </w:r>
        <w:r w:rsidR="00A01195" w:rsidRPr="00611C64" w:rsidDel="00EC5BCB">
          <w:rPr>
            <w:rFonts w:eastAsiaTheme="majorEastAsia" w:cstheme="majorBidi"/>
            <w:sz w:val="36"/>
            <w:szCs w:val="26"/>
          </w:rPr>
          <w:delText>practices</w:delText>
        </w:r>
      </w:del>
    </w:p>
    <w:p w14:paraId="5A9078DE" w14:textId="1D8E6DBF" w:rsidR="00A01195" w:rsidRPr="000760BB" w:rsidDel="00EC5BCB" w:rsidRDefault="00A01195" w:rsidP="00555FFB">
      <w:pPr>
        <w:pStyle w:val="NormalBPBHEB"/>
        <w:rPr>
          <w:del w:id="702" w:author="Paulo H. Leocadio" w:date="2024-07-17T13:08:00Z" w16du:dateUtc="2024-07-17T17:08:00Z"/>
        </w:rPr>
      </w:pPr>
      <w:del w:id="703" w:author="Paulo H. Leocadio" w:date="2024-07-17T13:08:00Z" w16du:dateUtc="2024-07-17T17:08:00Z">
        <w:r w:rsidDel="00EC5BCB">
          <w:delText>The following are the best practices of manages message queues</w:delText>
        </w:r>
      </w:del>
      <w:customXmlDelRangeStart w:id="704" w:author="Paulo H. Leocadio" w:date="2024-07-17T13:08:00Z"/>
      <w:sdt>
        <w:sdtPr>
          <w:id w:val="178555755"/>
          <w:citation/>
        </w:sdtPr>
        <w:sdtContent>
          <w:customXmlDelRangeEnd w:id="704"/>
          <w:del w:id="705" w:author="Paulo H. Leocadio" w:date="2024-07-17T13:08:00Z" w16du:dateUtc="2024-07-17T17:08:00Z">
            <w:r w:rsidR="00A1458C" w:rsidDel="00EC5BCB">
              <w:fldChar w:fldCharType="begin"/>
            </w:r>
            <w:r w:rsidR="00A1458C" w:rsidDel="00EC5BCB">
              <w:delInstrText xml:space="preserve"> CITATION a2023g \l 1033 </w:delInstrText>
            </w:r>
            <w:r w:rsidR="00A1458C" w:rsidDel="00EC5BCB">
              <w:fldChar w:fldCharType="separate"/>
            </w:r>
            <w:r w:rsidR="00D34F43" w:rsidDel="00EC5BCB">
              <w:rPr>
                <w:noProof/>
              </w:rPr>
              <w:delText xml:space="preserve"> </w:delText>
            </w:r>
            <w:r w:rsidR="00D34F43" w:rsidRPr="00D34F43" w:rsidDel="00EC5BCB">
              <w:rPr>
                <w:noProof/>
              </w:rPr>
              <w:delText>[54]</w:delText>
            </w:r>
            <w:r w:rsidR="00A1458C" w:rsidDel="00EC5BCB">
              <w:fldChar w:fldCharType="end"/>
            </w:r>
          </w:del>
          <w:customXmlDelRangeStart w:id="706" w:author="Paulo H. Leocadio" w:date="2024-07-17T13:08:00Z"/>
        </w:sdtContent>
      </w:sdt>
      <w:customXmlDelRangeEnd w:id="706"/>
      <w:del w:id="707" w:author="Paulo H. Leocadio" w:date="2024-07-17T13:08:00Z" w16du:dateUtc="2024-07-17T17:08:00Z">
        <w:r w:rsidDel="00EC5BCB">
          <w:delText xml:space="preserve">: </w:delText>
        </w:r>
      </w:del>
    </w:p>
    <w:p w14:paraId="3C762979" w14:textId="58FDBE0C" w:rsidR="000760BB" w:rsidRPr="000760BB" w:rsidDel="00EC5BCB" w:rsidRDefault="000760BB" w:rsidP="008A12F7">
      <w:pPr>
        <w:pStyle w:val="NormalBPBHEB"/>
        <w:numPr>
          <w:ilvl w:val="0"/>
          <w:numId w:val="84"/>
        </w:numPr>
        <w:rPr>
          <w:del w:id="708" w:author="Paulo H. Leocadio" w:date="2024-07-17T13:08:00Z" w16du:dateUtc="2024-07-17T17:08:00Z"/>
        </w:rPr>
      </w:pPr>
      <w:del w:id="709" w:author="Paulo H. Leocadio" w:date="2024-07-17T13:08:00Z" w16du:dateUtc="2024-07-17T17:08:00Z">
        <w:r w:rsidRPr="000760BB" w:rsidDel="00EC5BCB">
          <w:rPr>
            <w:b/>
            <w:bCs/>
          </w:rPr>
          <w:delText xml:space="preserve">Message </w:delText>
        </w:r>
        <w:r w:rsidR="00A01195" w:rsidRPr="000760BB" w:rsidDel="00EC5BCB">
          <w:rPr>
            <w:b/>
            <w:bCs/>
          </w:rPr>
          <w:delText>retention</w:delText>
        </w:r>
        <w:r w:rsidRPr="000760BB" w:rsidDel="00EC5BCB">
          <w:rPr>
            <w:b/>
            <w:bCs/>
          </w:rPr>
          <w:delText>:</w:delText>
        </w:r>
        <w:r w:rsidRPr="000760BB" w:rsidDel="00EC5BCB">
          <w:delText xml:space="preserve"> Configure message retention policies to align with the specific needs of the application, balancing the trade-off between storage costs and the time-sensitive nature of messages.</w:delText>
        </w:r>
      </w:del>
    </w:p>
    <w:p w14:paraId="1C21E7B2" w14:textId="73A2BA6C" w:rsidR="000760BB" w:rsidRPr="000760BB" w:rsidDel="00EC5BCB" w:rsidRDefault="000760BB" w:rsidP="008A12F7">
      <w:pPr>
        <w:pStyle w:val="NormalBPBHEB"/>
        <w:numPr>
          <w:ilvl w:val="0"/>
          <w:numId w:val="84"/>
        </w:numPr>
        <w:rPr>
          <w:del w:id="710" w:author="Paulo H. Leocadio" w:date="2024-07-17T13:08:00Z" w16du:dateUtc="2024-07-17T17:08:00Z"/>
        </w:rPr>
      </w:pPr>
      <w:del w:id="711" w:author="Paulo H. Leocadio" w:date="2024-07-17T13:08:00Z" w16du:dateUtc="2024-07-17T17:08:00Z">
        <w:r w:rsidRPr="000760BB" w:rsidDel="00EC5BCB">
          <w:rPr>
            <w:b/>
            <w:bCs/>
          </w:rPr>
          <w:delText xml:space="preserve">Error </w:delText>
        </w:r>
        <w:r w:rsidR="00A01195" w:rsidRPr="000760BB" w:rsidDel="00EC5BCB">
          <w:rPr>
            <w:b/>
            <w:bCs/>
          </w:rPr>
          <w:delText>handling</w:delText>
        </w:r>
        <w:r w:rsidRPr="000760BB" w:rsidDel="00EC5BCB">
          <w:rPr>
            <w:b/>
            <w:bCs/>
          </w:rPr>
          <w:delText>:</w:delText>
        </w:r>
        <w:r w:rsidRPr="000760BB" w:rsidDel="00EC5BCB">
          <w:delText xml:space="preserve"> Implement robust error-handling mechanisms, including dead-letter queues, to manage messages that cannot be processed successfully.</w:delText>
        </w:r>
      </w:del>
    </w:p>
    <w:p w14:paraId="5BC24EE3" w14:textId="7C3DE939" w:rsidR="000760BB" w:rsidRPr="00611C64" w:rsidDel="00EC5BCB" w:rsidRDefault="000760BB" w:rsidP="00611C64">
      <w:pPr>
        <w:keepNext/>
        <w:keepLines/>
        <w:spacing w:before="40" w:after="0"/>
        <w:outlineLvl w:val="1"/>
        <w:rPr>
          <w:del w:id="712" w:author="Paulo H. Leocadio" w:date="2024-07-17T13:08:00Z" w16du:dateUtc="2024-07-17T17:08:00Z"/>
          <w:rFonts w:eastAsiaTheme="majorEastAsia" w:cstheme="majorBidi"/>
          <w:sz w:val="36"/>
          <w:szCs w:val="26"/>
        </w:rPr>
      </w:pPr>
      <w:del w:id="713" w:author="Paulo H. Leocadio" w:date="2024-07-17T13:08:00Z" w16du:dateUtc="2024-07-17T17:08:00Z">
        <w:r w:rsidRPr="00611C64" w:rsidDel="00EC5BCB">
          <w:rPr>
            <w:rFonts w:eastAsiaTheme="majorEastAsia" w:cstheme="majorBidi"/>
            <w:sz w:val="36"/>
            <w:szCs w:val="26"/>
          </w:rPr>
          <w:delText>Integration with AWS Services</w:delText>
        </w:r>
      </w:del>
    </w:p>
    <w:p w14:paraId="48592F49" w14:textId="6E7D78CF" w:rsidR="000760BB" w:rsidRPr="000760BB" w:rsidDel="00EC5BCB" w:rsidRDefault="000760BB" w:rsidP="00555FFB">
      <w:pPr>
        <w:pStyle w:val="NormalBPBHEB"/>
        <w:rPr>
          <w:del w:id="714" w:author="Paulo H. Leocadio" w:date="2024-07-17T13:08:00Z" w16du:dateUtc="2024-07-17T17:08:00Z"/>
        </w:rPr>
      </w:pPr>
      <w:del w:id="715" w:author="Paulo H. Leocadio" w:date="2024-07-17T13:08:00Z" w16du:dateUtc="2024-07-17T17:08:00Z">
        <w:r w:rsidRPr="000760BB" w:rsidDel="00EC5BCB">
          <w:delText>Managed message queues integrate seamlessly with various AWS services, enhancing their capabilities and extending their use in different scenarios. Some notable integrations include</w:delText>
        </w:r>
      </w:del>
      <w:customXmlDelRangeStart w:id="716" w:author="Paulo H. Leocadio" w:date="2024-07-17T13:08:00Z"/>
      <w:sdt>
        <w:sdtPr>
          <w:id w:val="-1866817226"/>
          <w:citation/>
        </w:sdtPr>
        <w:sdtContent>
          <w:customXmlDelRangeEnd w:id="716"/>
          <w:del w:id="717" w:author="Paulo H. Leocadio" w:date="2024-07-17T13:08:00Z" w16du:dateUtc="2024-07-17T17:08:00Z">
            <w:r w:rsidR="00207CBB" w:rsidDel="00EC5BCB">
              <w:fldChar w:fldCharType="begin"/>
            </w:r>
            <w:r w:rsidR="00207CBB" w:rsidDel="00EC5BCB">
              <w:delInstrText xml:space="preserve"> CITATION a2023g \l 1033 </w:delInstrText>
            </w:r>
            <w:r w:rsidR="00207CBB" w:rsidDel="00EC5BCB">
              <w:fldChar w:fldCharType="separate"/>
            </w:r>
            <w:r w:rsidR="00D34F43" w:rsidDel="00EC5BCB">
              <w:rPr>
                <w:noProof/>
              </w:rPr>
              <w:delText xml:space="preserve"> </w:delText>
            </w:r>
            <w:r w:rsidR="00D34F43" w:rsidRPr="00D34F43" w:rsidDel="00EC5BCB">
              <w:rPr>
                <w:noProof/>
              </w:rPr>
              <w:delText>[54]</w:delText>
            </w:r>
            <w:r w:rsidR="00207CBB" w:rsidDel="00EC5BCB">
              <w:fldChar w:fldCharType="end"/>
            </w:r>
          </w:del>
          <w:customXmlDelRangeStart w:id="718" w:author="Paulo H. Leocadio" w:date="2024-07-17T13:08:00Z"/>
        </w:sdtContent>
      </w:sdt>
      <w:customXmlDelRangeEnd w:id="718"/>
      <w:del w:id="719" w:author="Paulo H. Leocadio" w:date="2024-07-17T13:08:00Z" w16du:dateUtc="2024-07-17T17:08:00Z">
        <w:r w:rsidRPr="000760BB" w:rsidDel="00EC5BCB">
          <w:delText>:</w:delText>
        </w:r>
      </w:del>
    </w:p>
    <w:p w14:paraId="2077CEAD" w14:textId="01BCED0E" w:rsidR="000760BB" w:rsidRPr="000760BB" w:rsidDel="00EC5BCB" w:rsidRDefault="000760BB" w:rsidP="008A12F7">
      <w:pPr>
        <w:pStyle w:val="NormalBPBHEB"/>
        <w:numPr>
          <w:ilvl w:val="0"/>
          <w:numId w:val="85"/>
        </w:numPr>
        <w:rPr>
          <w:del w:id="720" w:author="Paulo H. Leocadio" w:date="2024-07-17T13:08:00Z" w16du:dateUtc="2024-07-17T17:08:00Z"/>
        </w:rPr>
      </w:pPr>
      <w:del w:id="721" w:author="Paulo H. Leocadio" w:date="2024-07-17T13:08:00Z" w16du:dateUtc="2024-07-17T17:08:00Z">
        <w:r w:rsidRPr="000760BB" w:rsidDel="00EC5BCB">
          <w:rPr>
            <w:b/>
            <w:bCs/>
          </w:rPr>
          <w:delText>AWS Lambda:</w:delText>
        </w:r>
        <w:r w:rsidRPr="000760BB" w:rsidDel="00EC5BCB">
          <w:delText xml:space="preserve"> Utilize managed message queues to trigger serverless functions in AWS Lambda, enabling serverless and event-driven architectures.</w:delText>
        </w:r>
      </w:del>
    </w:p>
    <w:p w14:paraId="145AE88A" w14:textId="67DB4DE0" w:rsidR="00A01195" w:rsidDel="00EC5BCB" w:rsidRDefault="000760BB" w:rsidP="00567041">
      <w:pPr>
        <w:pStyle w:val="NormalBPBHEB"/>
        <w:numPr>
          <w:ilvl w:val="0"/>
          <w:numId w:val="85"/>
        </w:numPr>
        <w:rPr>
          <w:del w:id="722" w:author="Paulo H. Leocadio" w:date="2024-07-17T13:08:00Z" w16du:dateUtc="2024-07-17T17:08:00Z"/>
        </w:rPr>
      </w:pPr>
      <w:del w:id="723" w:author="Paulo H. Leocadio" w:date="2024-07-17T13:08:00Z" w16du:dateUtc="2024-07-17T17:08:00Z">
        <w:r w:rsidRPr="00D65C5D" w:rsidDel="00EC5BCB">
          <w:rPr>
            <w:b/>
            <w:bCs/>
          </w:rPr>
          <w:delText>Amazon EC2:</w:delText>
        </w:r>
        <w:r w:rsidRPr="000760BB" w:rsidDel="00EC5BCB">
          <w:delText xml:space="preserve"> Integrate managed message queues with Amazon EC2 instances to enable communication between different components of a distributed application.</w:delText>
        </w:r>
      </w:del>
    </w:p>
    <w:p w14:paraId="046B5A0D" w14:textId="457D5C69" w:rsidR="000760BB" w:rsidRPr="000760BB" w:rsidDel="00EC5BCB" w:rsidRDefault="000760BB" w:rsidP="00555FFB">
      <w:pPr>
        <w:pStyle w:val="Heading1BPBHEB"/>
        <w:rPr>
          <w:del w:id="724" w:author="Paulo H. Leocadio" w:date="2024-07-17T13:08:00Z" w16du:dateUtc="2024-07-17T17:08:00Z"/>
        </w:rPr>
      </w:pPr>
      <w:del w:id="725" w:author="Paulo H. Leocadio" w:date="2024-07-17T13:08:00Z" w16du:dateUtc="2024-07-17T17:08:00Z">
        <w:r w:rsidRPr="000760BB" w:rsidDel="00EC5BCB">
          <w:delText>AWS Step Functions</w:delText>
        </w:r>
      </w:del>
    </w:p>
    <w:p w14:paraId="256A4EFC" w14:textId="72E3B407" w:rsidR="000760BB" w:rsidDel="00EC5BCB" w:rsidRDefault="000760BB" w:rsidP="00A01195">
      <w:pPr>
        <w:pStyle w:val="NormalBPBHEB"/>
        <w:rPr>
          <w:del w:id="726" w:author="Paulo H. Leocadio" w:date="2024-07-17T13:08:00Z" w16du:dateUtc="2024-07-17T17:08:00Z"/>
        </w:rPr>
      </w:pPr>
      <w:del w:id="727" w:author="Paulo H. Leocadio" w:date="2024-07-17T13:08:00Z" w16du:dateUtc="2024-07-17T17:08:00Z">
        <w:r w:rsidRPr="000760BB" w:rsidDel="00EC5BCB">
          <w:delTex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delText>
        </w:r>
      </w:del>
    </w:p>
    <w:p w14:paraId="7A64DE1A" w14:textId="1ECCC2C3" w:rsidR="000760BB" w:rsidRPr="00611C64" w:rsidDel="00EC5BCB" w:rsidRDefault="000760BB" w:rsidP="00611C64">
      <w:pPr>
        <w:keepNext/>
        <w:keepLines/>
        <w:spacing w:before="40" w:after="0"/>
        <w:outlineLvl w:val="1"/>
        <w:rPr>
          <w:del w:id="728" w:author="Paulo H. Leocadio" w:date="2024-07-17T13:08:00Z" w16du:dateUtc="2024-07-17T17:08:00Z"/>
          <w:rFonts w:eastAsiaTheme="majorEastAsia" w:cstheme="majorBidi"/>
          <w:sz w:val="36"/>
          <w:szCs w:val="26"/>
        </w:rPr>
      </w:pPr>
      <w:del w:id="729" w:author="Paulo H. Leocadio" w:date="2024-07-17T13:08:00Z" w16du:dateUtc="2024-07-17T17:08:00Z">
        <w:r w:rsidRPr="00611C64" w:rsidDel="00EC5BCB">
          <w:rPr>
            <w:rFonts w:eastAsiaTheme="majorEastAsia" w:cstheme="majorBidi"/>
            <w:sz w:val="36"/>
            <w:szCs w:val="26"/>
          </w:rPr>
          <w:delText>Overview</w:delText>
        </w:r>
      </w:del>
    </w:p>
    <w:p w14:paraId="0AA9935E" w14:textId="5F1487EC" w:rsidR="000760BB" w:rsidDel="00EC5BCB" w:rsidRDefault="000760BB" w:rsidP="00555FFB">
      <w:pPr>
        <w:pStyle w:val="NormalBPBHEB"/>
        <w:rPr>
          <w:del w:id="730" w:author="Paulo H. Leocadio" w:date="2024-07-17T13:08:00Z" w16du:dateUtc="2024-07-17T17:08:00Z"/>
        </w:rPr>
      </w:pPr>
      <w:del w:id="731" w:author="Paulo H. Leocadio" w:date="2024-07-17T13:08:00Z" w16du:dateUtc="2024-07-17T17:08:00Z">
        <w:r w:rsidRPr="000760BB" w:rsidDel="00EC5BCB">
          <w:delText>AWS Step Functions simplif</w:delText>
        </w:r>
        <w:r w:rsidR="00F33931" w:rsidDel="00EC5BCB">
          <w:delText>y</w:delText>
        </w:r>
        <w:r w:rsidRPr="000760BB" w:rsidDel="00EC5BCB">
          <w:delText xml:space="preserve"> the process of building scalable and resilient applications by allowing developers to design workflows using a visual interface. Workflows in Step Functions are represented as state machines, where each state represents a step in the </w:delText>
        </w:r>
        <w:commentRangeStart w:id="732"/>
        <w:commentRangeStart w:id="733"/>
        <w:r w:rsidRPr="000760BB" w:rsidDel="00EC5BCB">
          <w:delText>workflow</w:delText>
        </w:r>
        <w:commentRangeEnd w:id="732"/>
        <w:r w:rsidR="00F33931" w:rsidDel="00EC5BCB">
          <w:rPr>
            <w:rStyle w:val="CommentReference"/>
            <w:rFonts w:eastAsiaTheme="minorHAnsi" w:cstheme="minorBidi"/>
          </w:rPr>
          <w:commentReference w:id="732"/>
        </w:r>
        <w:commentRangeEnd w:id="733"/>
        <w:r w:rsidR="00314055" w:rsidDel="00EC5BCB">
          <w:rPr>
            <w:rStyle w:val="CommentReference"/>
            <w:rFonts w:eastAsiaTheme="minorHAnsi" w:cstheme="minorBidi"/>
          </w:rPr>
          <w:commentReference w:id="733"/>
        </w:r>
        <w:r w:rsidRPr="000760BB" w:rsidDel="00EC5BCB">
          <w:delText>.</w:delText>
        </w:r>
      </w:del>
    </w:p>
    <w:p w14:paraId="66214E6D" w14:textId="2E43146D" w:rsidR="00B476FE" w:rsidRPr="00611C64" w:rsidDel="00EC5BCB" w:rsidRDefault="00B476FE" w:rsidP="00B476FE">
      <w:pPr>
        <w:keepNext/>
        <w:keepLines/>
        <w:spacing w:before="40" w:after="0"/>
        <w:outlineLvl w:val="1"/>
        <w:rPr>
          <w:del w:id="734" w:author="Paulo H. Leocadio" w:date="2024-07-17T13:08:00Z" w16du:dateUtc="2024-07-17T17:08:00Z"/>
          <w:rFonts w:eastAsiaTheme="majorEastAsia" w:cstheme="majorBidi"/>
          <w:sz w:val="36"/>
          <w:szCs w:val="26"/>
        </w:rPr>
      </w:pPr>
      <w:del w:id="735" w:author="Paulo H. Leocadio" w:date="2024-07-17T13:08:00Z" w16du:dateUtc="2024-07-17T17:08:00Z">
        <w:r w:rsidRPr="00611C64" w:rsidDel="00EC5BCB">
          <w:rPr>
            <w:rFonts w:eastAsiaTheme="majorEastAsia" w:cstheme="majorBidi"/>
            <w:sz w:val="36"/>
            <w:szCs w:val="26"/>
          </w:rPr>
          <w:delText xml:space="preserve">Key features </w:delText>
        </w:r>
      </w:del>
    </w:p>
    <w:p w14:paraId="26CA8643" w14:textId="2D7BFC2D" w:rsidR="00B476FE" w:rsidRPr="000760BB" w:rsidDel="00EC5BCB" w:rsidRDefault="00B476FE" w:rsidP="00B476FE">
      <w:pPr>
        <w:pStyle w:val="NormalBPBHEB"/>
        <w:rPr>
          <w:del w:id="736" w:author="Paulo H. Leocadio" w:date="2024-07-17T13:08:00Z" w16du:dateUtc="2024-07-17T17:08:00Z"/>
        </w:rPr>
      </w:pPr>
      <w:del w:id="737" w:author="Paulo H. Leocadio" w:date="2024-07-17T13:08:00Z" w16du:dateUtc="2024-07-17T17:08:00Z">
        <w:r w:rsidDel="00EC5BCB">
          <w:delText xml:space="preserve">The following are the </w:delText>
        </w:r>
        <w:r w:rsidRPr="00F33931" w:rsidDel="00EC5BCB">
          <w:delText>key features of AWS Step Functions</w:delText>
        </w:r>
      </w:del>
      <w:customXmlDelRangeStart w:id="738" w:author="Paulo H. Leocadio" w:date="2024-07-17T13:08:00Z"/>
      <w:sdt>
        <w:sdtPr>
          <w:id w:val="355086703"/>
          <w:citation/>
        </w:sdtPr>
        <w:sdtContent>
          <w:customXmlDelRangeEnd w:id="738"/>
          <w:del w:id="739" w:author="Paulo H. Leocadio" w:date="2024-07-17T13:08:00Z" w16du:dateUtc="2024-07-17T17:08:00Z">
            <w:r w:rsidDel="00EC5BCB">
              <w:fldChar w:fldCharType="begin"/>
            </w:r>
            <w:r w:rsidDel="00EC5BCB">
              <w:delInstrText xml:space="preserve"> CITATION unknown2023m \l 1033 </w:delInstrText>
            </w:r>
            <w:r w:rsidDel="00EC5BCB">
              <w:fldChar w:fldCharType="separate"/>
            </w:r>
            <w:r w:rsidR="00D34F43" w:rsidDel="00EC5BCB">
              <w:rPr>
                <w:noProof/>
              </w:rPr>
              <w:delText xml:space="preserve"> </w:delText>
            </w:r>
            <w:r w:rsidR="00D34F43" w:rsidRPr="00D34F43" w:rsidDel="00EC5BCB">
              <w:rPr>
                <w:noProof/>
              </w:rPr>
              <w:delText>[77]</w:delText>
            </w:r>
            <w:r w:rsidDel="00EC5BCB">
              <w:fldChar w:fldCharType="end"/>
            </w:r>
          </w:del>
          <w:customXmlDelRangeStart w:id="740" w:author="Paulo H. Leocadio" w:date="2024-07-17T13:08:00Z"/>
        </w:sdtContent>
      </w:sdt>
      <w:customXmlDelRangeEnd w:id="740"/>
      <w:del w:id="741" w:author="Paulo H. Leocadio" w:date="2024-07-17T13:08:00Z" w16du:dateUtc="2024-07-17T17:08:00Z">
        <w:r w:rsidDel="00EC5BCB">
          <w:delText>:</w:delText>
        </w:r>
      </w:del>
    </w:p>
    <w:p w14:paraId="428D89F0" w14:textId="3B69A0D4" w:rsidR="00B476FE" w:rsidRPr="000760BB" w:rsidDel="00EC5BCB" w:rsidRDefault="00B476FE" w:rsidP="00B476FE">
      <w:pPr>
        <w:pStyle w:val="NormalBPBHEB"/>
        <w:numPr>
          <w:ilvl w:val="0"/>
          <w:numId w:val="86"/>
        </w:numPr>
        <w:rPr>
          <w:del w:id="742" w:author="Paulo H. Leocadio" w:date="2024-07-17T13:08:00Z" w16du:dateUtc="2024-07-17T17:08:00Z"/>
        </w:rPr>
      </w:pPr>
      <w:del w:id="743" w:author="Paulo H. Leocadio" w:date="2024-07-17T13:08:00Z" w16du:dateUtc="2024-07-17T17:08:00Z">
        <w:r w:rsidRPr="000760BB" w:rsidDel="00EC5BCB">
          <w:rPr>
            <w:b/>
            <w:bCs/>
          </w:rPr>
          <w:delText>Visual workflow design:</w:delText>
        </w:r>
        <w:r w:rsidRPr="000760BB" w:rsidDel="00EC5BCB">
          <w:delText xml:space="preserve"> Step Functions provides a visual workflow designer, allowing developers to design, visualize, and modify workflows easily.</w:delText>
        </w:r>
      </w:del>
    </w:p>
    <w:p w14:paraId="4AF18E9C" w14:textId="10EF3C31" w:rsidR="00B476FE" w:rsidRPr="000760BB" w:rsidDel="00EC5BCB" w:rsidRDefault="00B476FE" w:rsidP="00B476FE">
      <w:pPr>
        <w:pStyle w:val="NormalBPBHEB"/>
        <w:numPr>
          <w:ilvl w:val="0"/>
          <w:numId w:val="86"/>
        </w:numPr>
        <w:rPr>
          <w:del w:id="744" w:author="Paulo H. Leocadio" w:date="2024-07-17T13:08:00Z" w16du:dateUtc="2024-07-17T17:08:00Z"/>
        </w:rPr>
      </w:pPr>
      <w:del w:id="745" w:author="Paulo H. Leocadio" w:date="2024-07-17T13:08:00Z" w16du:dateUtc="2024-07-17T17:08:00Z">
        <w:r w:rsidRPr="000760BB" w:rsidDel="00EC5BCB">
          <w:rPr>
            <w:b/>
            <w:bCs/>
          </w:rPr>
          <w:delText>Coordination of microservices:</w:delText>
        </w:r>
        <w:r w:rsidRPr="000760BB" w:rsidDel="00EC5BCB">
          <w:delText xml:space="preserve"> It excels in coordinating microservices, enabling seamless communication and execution of tasks across distributed applications.</w:delText>
        </w:r>
      </w:del>
    </w:p>
    <w:p w14:paraId="2FF8C905" w14:textId="0E9DD960" w:rsidR="00B476FE" w:rsidDel="00EC5BCB" w:rsidRDefault="00B476FE" w:rsidP="00B476FE">
      <w:pPr>
        <w:pStyle w:val="NormalBPBHEB"/>
        <w:numPr>
          <w:ilvl w:val="0"/>
          <w:numId w:val="86"/>
        </w:numPr>
        <w:rPr>
          <w:del w:id="746" w:author="Paulo H. Leocadio" w:date="2024-07-17T13:08:00Z" w16du:dateUtc="2024-07-17T17:08:00Z"/>
        </w:rPr>
      </w:pPr>
      <w:del w:id="747" w:author="Paulo H. Leocadio" w:date="2024-07-17T13:08:00Z" w16du:dateUtc="2024-07-17T17:08:00Z">
        <w:r w:rsidRPr="000760BB" w:rsidDel="00EC5BCB">
          <w:rPr>
            <w:b/>
            <w:bCs/>
          </w:rPr>
          <w:delText>Error handling:</w:delText>
        </w:r>
        <w:r w:rsidRPr="000760BB" w:rsidDel="00EC5BCB">
          <w:delText xml:space="preserve"> Step Functions includes built-in error handling capabilities, allowing for the definition of error states and automatic retries.</w:delText>
        </w:r>
      </w:del>
    </w:p>
    <w:p w14:paraId="65A67E13" w14:textId="6F30F129" w:rsidR="00163CD0" w:rsidDel="00EC5BCB" w:rsidRDefault="00163CD0" w:rsidP="008541CC">
      <w:pPr>
        <w:pStyle w:val="NormalBPBHEB"/>
        <w:rPr>
          <w:del w:id="748" w:author="Paulo H. Leocadio" w:date="2024-07-17T13:08:00Z" w16du:dateUtc="2024-07-17T17:08:00Z"/>
        </w:rPr>
      </w:pPr>
      <w:del w:id="749" w:author="Paulo H. Leocadio" w:date="2024-07-17T13:08:00Z" w16du:dateUtc="2024-07-17T17:08:00Z">
        <w:r w:rsidRPr="00163CD0" w:rsidDel="00EC5BCB">
          <w:delText>Figure 7.11</w:delText>
        </w:r>
        <w:r w:rsidDel="00EC5BCB">
          <w:delText xml:space="preserve"> below</w:delText>
        </w:r>
        <w:r w:rsidR="00F10D8F" w:rsidDel="00EC5BCB">
          <w:delText xml:space="preserve"> exemplify </w:delText>
        </w:r>
        <w:r w:rsidRPr="00163CD0" w:rsidDel="00EC5BCB">
          <w:delText>AWS Step Functions Microservice Orchestration: Combine</w:delText>
        </w:r>
        <w:r w:rsidR="00F10D8F" w:rsidDel="00EC5BCB">
          <w:delText>d</w:delText>
        </w:r>
        <w:r w:rsidRPr="00163CD0" w:rsidDel="00EC5BCB">
          <w:delText xml:space="preserve"> Lambda functions to build a web-based application.</w:delText>
        </w:r>
      </w:del>
    </w:p>
    <w:p w14:paraId="52E6BB6A" w14:textId="43A0AC41" w:rsidR="00B476FE" w:rsidDel="00EC5BCB" w:rsidRDefault="00B476FE" w:rsidP="00555FFB">
      <w:pPr>
        <w:pStyle w:val="NormalBPBHEB"/>
        <w:rPr>
          <w:del w:id="750" w:author="Paulo H. Leocadio" w:date="2024-07-17T13:08:00Z" w16du:dateUtc="2024-07-17T17:08:00Z"/>
        </w:rPr>
      </w:pPr>
    </w:p>
    <w:p w14:paraId="0149525F" w14:textId="5961A6D1" w:rsidR="00345228" w:rsidDel="00EC5BCB" w:rsidRDefault="00D541F5" w:rsidP="00555FFB">
      <w:pPr>
        <w:pStyle w:val="FigureBPBHEB"/>
        <w:rPr>
          <w:del w:id="751" w:author="Paulo H. Leocadio" w:date="2024-07-17T13:08:00Z" w16du:dateUtc="2024-07-17T17:08:00Z"/>
        </w:rPr>
      </w:pPr>
      <w:del w:id="752" w:author="Paulo H. Leocadio" w:date="2024-07-17T13:08:00Z" w16du:dateUtc="2024-07-17T17:08:00Z">
        <w:r w:rsidDel="00EC5BCB">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del>
    </w:p>
    <w:p w14:paraId="7D417BD0" w14:textId="55AF3B84" w:rsidR="00D541F5" w:rsidRPr="000760BB" w:rsidDel="00EC5BCB" w:rsidRDefault="00345228" w:rsidP="00555FFB">
      <w:pPr>
        <w:pStyle w:val="FigureCaptionBPBHEB"/>
        <w:rPr>
          <w:del w:id="753" w:author="Paulo H. Leocadio" w:date="2024-07-17T13:08:00Z" w16du:dateUtc="2024-07-17T17:08:00Z"/>
        </w:rPr>
      </w:pPr>
      <w:bookmarkStart w:id="754" w:name="_Hlk169707417"/>
      <w:del w:id="755" w:author="Paulo H. Leocadio" w:date="2024-07-17T13:08:00Z" w16du:dateUtc="2024-07-17T17:08:00Z">
        <w:r w:rsidRPr="00555FFB" w:rsidDel="00EC5BCB">
          <w:rPr>
            <w:b/>
          </w:rPr>
          <w:delText xml:space="preserve">Figure </w:delText>
        </w:r>
        <w:r w:rsidR="00F33931" w:rsidRPr="00555FFB" w:rsidDel="00EC5BCB">
          <w:rPr>
            <w:b/>
          </w:rPr>
          <w:delText>7.</w:delText>
        </w:r>
        <w:r w:rsidRPr="00555FFB" w:rsidDel="00EC5BCB">
          <w:rPr>
            <w:b/>
            <w:bCs w:val="0"/>
            <w:i w:val="0"/>
            <w:iCs w:val="0"/>
          </w:rPr>
          <w:fldChar w:fldCharType="begin"/>
        </w:r>
        <w:r w:rsidRPr="00555FFB" w:rsidDel="00EC5BCB">
          <w:rPr>
            <w:b/>
          </w:rPr>
          <w:delInstrText xml:space="preserve"> SEQ Figure \* ARABIC </w:delInstrText>
        </w:r>
        <w:r w:rsidRPr="00555FFB" w:rsidDel="00EC5BCB">
          <w:rPr>
            <w:b/>
            <w:bCs w:val="0"/>
            <w:i w:val="0"/>
            <w:iCs w:val="0"/>
          </w:rPr>
          <w:fldChar w:fldCharType="separate"/>
        </w:r>
        <w:r w:rsidR="009304A7" w:rsidRPr="00555FFB" w:rsidDel="00EC5BCB">
          <w:rPr>
            <w:b/>
            <w:noProof/>
          </w:rPr>
          <w:delText>11</w:delText>
        </w:r>
        <w:r w:rsidRPr="00555FFB" w:rsidDel="00EC5BCB">
          <w:rPr>
            <w:b/>
            <w:bCs w:val="0"/>
            <w:i w:val="0"/>
            <w:iCs w:val="0"/>
          </w:rPr>
          <w:fldChar w:fldCharType="end"/>
        </w:r>
        <w:r w:rsidR="00F33931" w:rsidRPr="00555FFB" w:rsidDel="00EC5BCB">
          <w:rPr>
            <w:b/>
          </w:rPr>
          <w:delText>:</w:delText>
        </w:r>
        <w:r w:rsidDel="00EC5BCB">
          <w:delText xml:space="preserve"> </w:delText>
        </w:r>
        <w:r w:rsidRPr="007A4E5F" w:rsidDel="00EC5BCB">
          <w:delText>AWS Step Functions</w:delText>
        </w:r>
        <w:r w:rsidDel="00EC5BCB">
          <w:delText xml:space="preserve"> </w:delText>
        </w:r>
        <w:r w:rsidRPr="007A4E5F" w:rsidDel="00EC5BCB">
          <w:delText>Microservice Orchestration</w:delText>
        </w:r>
        <w:r w:rsidDel="00EC5BCB">
          <w:delText xml:space="preserve">: </w:delText>
        </w:r>
        <w:r w:rsidRPr="007A4E5F" w:rsidDel="00EC5BCB">
          <w:delText>Combine Lambda functions to build a web-based application</w:delText>
        </w:r>
        <w:r w:rsidDel="00EC5BCB">
          <w:delText xml:space="preserve"> (Amazon Web Services).</w:delText>
        </w:r>
      </w:del>
    </w:p>
    <w:bookmarkEnd w:id="754"/>
    <w:p w14:paraId="7E1ABFC8" w14:textId="55AD2E74" w:rsidR="000760BB" w:rsidRPr="00611C64" w:rsidDel="00EC5BCB" w:rsidRDefault="000760BB" w:rsidP="00611C64">
      <w:pPr>
        <w:keepNext/>
        <w:keepLines/>
        <w:spacing w:before="40" w:after="0"/>
        <w:outlineLvl w:val="1"/>
        <w:rPr>
          <w:del w:id="756" w:author="Paulo H. Leocadio" w:date="2024-07-17T13:08:00Z" w16du:dateUtc="2024-07-17T17:08:00Z"/>
          <w:rFonts w:eastAsiaTheme="majorEastAsia" w:cstheme="majorBidi"/>
          <w:sz w:val="36"/>
          <w:szCs w:val="26"/>
        </w:rPr>
      </w:pPr>
      <w:del w:id="757" w:author="Paulo H. Leocadio" w:date="2024-07-17T13:08:00Z" w16du:dateUtc="2024-07-17T17:08:00Z">
        <w:r w:rsidRPr="00611C64" w:rsidDel="00EC5BCB">
          <w:rPr>
            <w:rFonts w:eastAsiaTheme="majorEastAsia" w:cstheme="majorBidi"/>
            <w:sz w:val="36"/>
            <w:szCs w:val="26"/>
          </w:rPr>
          <w:delText xml:space="preserve">Use </w:delText>
        </w:r>
        <w:r w:rsidR="00F33931" w:rsidRPr="00611C64" w:rsidDel="00EC5BCB">
          <w:rPr>
            <w:rFonts w:eastAsiaTheme="majorEastAsia" w:cstheme="majorBidi"/>
            <w:sz w:val="36"/>
            <w:szCs w:val="26"/>
          </w:rPr>
          <w:delText xml:space="preserve">cases </w:delText>
        </w:r>
      </w:del>
    </w:p>
    <w:p w14:paraId="5EFDF004" w14:textId="0F705312" w:rsidR="00F33931" w:rsidRPr="000760BB" w:rsidDel="00EC5BCB" w:rsidRDefault="00F33931" w:rsidP="00555FFB">
      <w:pPr>
        <w:pStyle w:val="NormalBPBHEB"/>
        <w:rPr>
          <w:del w:id="758" w:author="Paulo H. Leocadio" w:date="2024-07-17T13:08:00Z" w16du:dateUtc="2024-07-17T17:08:00Z"/>
        </w:rPr>
      </w:pPr>
      <w:del w:id="759" w:author="Paulo H. Leocadio" w:date="2024-07-17T13:08:00Z" w16du:dateUtc="2024-07-17T17:08:00Z">
        <w:r w:rsidDel="00EC5BCB">
          <w:delText xml:space="preserve">The following are the </w:delText>
        </w:r>
        <w:r w:rsidRPr="00F33931" w:rsidDel="00EC5BCB">
          <w:delText>use cases of AWS Step Functions</w:delText>
        </w:r>
      </w:del>
      <w:customXmlDelRangeStart w:id="760" w:author="Paulo H. Leocadio" w:date="2024-07-17T13:08:00Z"/>
      <w:sdt>
        <w:sdtPr>
          <w:id w:val="446352967"/>
          <w:citation/>
        </w:sdtPr>
        <w:sdtContent>
          <w:customXmlDelRangeEnd w:id="760"/>
          <w:del w:id="761" w:author="Paulo H. Leocadio" w:date="2024-07-17T13:08:00Z" w16du:dateUtc="2024-07-17T17:08:00Z">
            <w:r w:rsidR="00D93AF2" w:rsidDel="00EC5BCB">
              <w:fldChar w:fldCharType="begin"/>
            </w:r>
            <w:r w:rsidR="00D93AF2" w:rsidDel="00EC5BCB">
              <w:delInstrText xml:space="preserve"> CITATION a2023f \l 1033 </w:delInstrText>
            </w:r>
            <w:r w:rsidR="00D93AF2" w:rsidDel="00EC5BCB">
              <w:fldChar w:fldCharType="separate"/>
            </w:r>
            <w:r w:rsidR="00D34F43" w:rsidDel="00EC5BCB">
              <w:rPr>
                <w:noProof/>
              </w:rPr>
              <w:delText xml:space="preserve"> </w:delText>
            </w:r>
            <w:r w:rsidR="00D34F43" w:rsidRPr="00D34F43" w:rsidDel="00EC5BCB">
              <w:rPr>
                <w:noProof/>
              </w:rPr>
              <w:delText>[73]</w:delText>
            </w:r>
            <w:r w:rsidR="00D93AF2" w:rsidDel="00EC5BCB">
              <w:fldChar w:fldCharType="end"/>
            </w:r>
          </w:del>
          <w:customXmlDelRangeStart w:id="762" w:author="Paulo H. Leocadio" w:date="2024-07-17T13:08:00Z"/>
        </w:sdtContent>
      </w:sdt>
      <w:customXmlDelRangeEnd w:id="762"/>
      <w:del w:id="763" w:author="Paulo H. Leocadio" w:date="2024-07-17T13:08:00Z" w16du:dateUtc="2024-07-17T17:08:00Z">
        <w:r w:rsidDel="00EC5BCB">
          <w:delText>:</w:delText>
        </w:r>
      </w:del>
    </w:p>
    <w:p w14:paraId="633C612D" w14:textId="391495CD" w:rsidR="000760BB" w:rsidRPr="000760BB" w:rsidDel="00EC5BCB" w:rsidRDefault="000760BB" w:rsidP="008A12F7">
      <w:pPr>
        <w:pStyle w:val="NormalBPBHEB"/>
        <w:numPr>
          <w:ilvl w:val="0"/>
          <w:numId w:val="87"/>
        </w:numPr>
        <w:rPr>
          <w:del w:id="764" w:author="Paulo H. Leocadio" w:date="2024-07-17T13:08:00Z" w16du:dateUtc="2024-07-17T17:08:00Z"/>
        </w:rPr>
      </w:pPr>
      <w:del w:id="765" w:author="Paulo H. Leocadio" w:date="2024-07-17T13:08:00Z" w16du:dateUtc="2024-07-17T17:08:00Z">
        <w:r w:rsidRPr="000760BB" w:rsidDel="00EC5BCB">
          <w:rPr>
            <w:b/>
            <w:bCs/>
          </w:rPr>
          <w:delText xml:space="preserve">Order </w:delText>
        </w:r>
        <w:r w:rsidR="00F33931" w:rsidRPr="000760BB" w:rsidDel="00EC5BCB">
          <w:rPr>
            <w:b/>
            <w:bCs/>
          </w:rPr>
          <w:delText>processing workflows</w:delText>
        </w:r>
        <w:r w:rsidRPr="000760BB" w:rsidDel="00EC5BCB">
          <w:rPr>
            <w:b/>
            <w:bCs/>
          </w:rPr>
          <w:delText>:</w:delText>
        </w:r>
        <w:r w:rsidRPr="000760BB" w:rsidDel="00EC5BCB">
          <w:delText xml:space="preserve"> Step Functions can be used to orchestrate order processing workflows, coordinating tasks such as payment processing, inventory management, and shipping.</w:delText>
        </w:r>
      </w:del>
    </w:p>
    <w:p w14:paraId="1E68EF90" w14:textId="49C5BDE0" w:rsidR="000760BB" w:rsidRPr="000760BB" w:rsidDel="00EC5BCB" w:rsidRDefault="000760BB" w:rsidP="008A12F7">
      <w:pPr>
        <w:pStyle w:val="NormalBPBHEB"/>
        <w:numPr>
          <w:ilvl w:val="0"/>
          <w:numId w:val="87"/>
        </w:numPr>
        <w:rPr>
          <w:del w:id="766" w:author="Paulo H. Leocadio" w:date="2024-07-17T13:08:00Z" w16du:dateUtc="2024-07-17T17:08:00Z"/>
        </w:rPr>
      </w:pPr>
      <w:del w:id="767" w:author="Paulo H. Leocadio" w:date="2024-07-17T13:08:00Z" w16du:dateUtc="2024-07-17T17:08:00Z">
        <w:r w:rsidRPr="000760BB" w:rsidDel="00EC5BCB">
          <w:rPr>
            <w:b/>
            <w:bCs/>
          </w:rPr>
          <w:delText xml:space="preserve">Data </w:delText>
        </w:r>
        <w:r w:rsidR="00F33931" w:rsidRPr="000760BB" w:rsidDel="00EC5BCB">
          <w:rPr>
            <w:b/>
            <w:bCs/>
          </w:rPr>
          <w:delText>processing pipelines</w:delText>
        </w:r>
        <w:r w:rsidRPr="000760BB" w:rsidDel="00EC5BCB">
          <w:rPr>
            <w:b/>
            <w:bCs/>
          </w:rPr>
          <w:delText>:</w:delText>
        </w:r>
        <w:r w:rsidRPr="000760BB" w:rsidDel="00EC5BCB">
          <w:delText xml:space="preserve"> It is ideal for building data processing pipelines, where different steps in the pipeline are executed based on the success or failure of previous steps.</w:delText>
        </w:r>
      </w:del>
    </w:p>
    <w:p w14:paraId="3ABB3696" w14:textId="65F15E47" w:rsidR="000760BB" w:rsidRPr="000760BB" w:rsidDel="00EC5BCB" w:rsidRDefault="000760BB" w:rsidP="008A12F7">
      <w:pPr>
        <w:pStyle w:val="NormalBPBHEB"/>
        <w:numPr>
          <w:ilvl w:val="0"/>
          <w:numId w:val="87"/>
        </w:numPr>
        <w:rPr>
          <w:del w:id="768" w:author="Paulo H. Leocadio" w:date="2024-07-17T13:08:00Z" w16du:dateUtc="2024-07-17T17:08:00Z"/>
        </w:rPr>
      </w:pPr>
      <w:del w:id="769" w:author="Paulo H. Leocadio" w:date="2024-07-17T13:08:00Z" w16du:dateUtc="2024-07-17T17:08:00Z">
        <w:r w:rsidRPr="000760BB" w:rsidDel="00EC5BCB">
          <w:rPr>
            <w:b/>
            <w:bCs/>
          </w:rPr>
          <w:delText xml:space="preserve">Media </w:delText>
        </w:r>
        <w:r w:rsidR="00F33931" w:rsidRPr="000760BB" w:rsidDel="00EC5BCB">
          <w:rPr>
            <w:b/>
            <w:bCs/>
          </w:rPr>
          <w:delText>processing workflows</w:delText>
        </w:r>
        <w:r w:rsidRPr="000760BB" w:rsidDel="00EC5BCB">
          <w:rPr>
            <w:b/>
            <w:bCs/>
          </w:rPr>
          <w:delText>:</w:delText>
        </w:r>
        <w:r w:rsidRPr="000760BB" w:rsidDel="00EC5BCB">
          <w:delText xml:space="preserve"> Step Functions can coordinate media processing tasks, such as video transcoding and image recognition, in a scalable and efficient manner.</w:delText>
        </w:r>
      </w:del>
    </w:p>
    <w:p w14:paraId="3B29F913" w14:textId="50DBF03A" w:rsidR="000760BB" w:rsidRPr="00611C64" w:rsidDel="00EC5BCB" w:rsidRDefault="000760BB" w:rsidP="00611C64">
      <w:pPr>
        <w:keepNext/>
        <w:keepLines/>
        <w:spacing w:before="40" w:after="0"/>
        <w:outlineLvl w:val="1"/>
        <w:rPr>
          <w:del w:id="770" w:author="Paulo H. Leocadio" w:date="2024-07-17T13:08:00Z" w16du:dateUtc="2024-07-17T17:08:00Z"/>
          <w:rFonts w:eastAsiaTheme="majorEastAsia" w:cstheme="majorBidi"/>
          <w:sz w:val="36"/>
          <w:szCs w:val="26"/>
        </w:rPr>
      </w:pPr>
      <w:del w:id="771" w:author="Paulo H. Leocadio" w:date="2024-07-17T13:08:00Z" w16du:dateUtc="2024-07-17T17:08:00Z">
        <w:r w:rsidRPr="00611C64" w:rsidDel="00EC5BCB">
          <w:rPr>
            <w:rFonts w:eastAsiaTheme="majorEastAsia" w:cstheme="majorBidi"/>
            <w:sz w:val="36"/>
            <w:szCs w:val="26"/>
          </w:rPr>
          <w:delText xml:space="preserve">Benefits </w:delText>
        </w:r>
      </w:del>
    </w:p>
    <w:p w14:paraId="1BFB669A" w14:textId="238DBE3C" w:rsidR="00F33931" w:rsidRPr="000760BB" w:rsidDel="00EC5BCB" w:rsidRDefault="00F33931" w:rsidP="00555FFB">
      <w:pPr>
        <w:pStyle w:val="NormalBPBHEB"/>
        <w:rPr>
          <w:del w:id="772" w:author="Paulo H. Leocadio" w:date="2024-07-17T13:08:00Z" w16du:dateUtc="2024-07-17T17:08:00Z"/>
        </w:rPr>
      </w:pPr>
      <w:del w:id="773" w:author="Paulo H. Leocadio" w:date="2024-07-17T13:08:00Z" w16du:dateUtc="2024-07-17T17:08:00Z">
        <w:r w:rsidDel="00EC5BCB">
          <w:delText>The following are the b</w:delText>
        </w:r>
        <w:r w:rsidRPr="00F33931" w:rsidDel="00EC5BCB">
          <w:delText>enefits of using AWS Step Functions</w:delText>
        </w:r>
      </w:del>
      <w:customXmlDelRangeStart w:id="774" w:author="Paulo H. Leocadio" w:date="2024-07-17T13:08:00Z"/>
      <w:sdt>
        <w:sdtPr>
          <w:id w:val="333960029"/>
          <w:citation/>
        </w:sdtPr>
        <w:sdtContent>
          <w:customXmlDelRangeEnd w:id="774"/>
          <w:del w:id="775" w:author="Paulo H. Leocadio" w:date="2024-07-17T13:08:00Z" w16du:dateUtc="2024-07-17T17:08:00Z">
            <w:r w:rsidR="008C28BF" w:rsidDel="00EC5BCB">
              <w:fldChar w:fldCharType="begin"/>
            </w:r>
            <w:r w:rsidR="008C28BF" w:rsidDel="00EC5BCB">
              <w:delInstrText xml:space="preserve"> CITATION a2023f \l 1033 </w:delInstrText>
            </w:r>
            <w:r w:rsidR="008C28BF" w:rsidDel="00EC5BCB">
              <w:fldChar w:fldCharType="separate"/>
            </w:r>
            <w:r w:rsidR="00D34F43" w:rsidDel="00EC5BCB">
              <w:rPr>
                <w:noProof/>
              </w:rPr>
              <w:delText xml:space="preserve"> </w:delText>
            </w:r>
            <w:r w:rsidR="00D34F43" w:rsidRPr="00D34F43" w:rsidDel="00EC5BCB">
              <w:rPr>
                <w:noProof/>
              </w:rPr>
              <w:delText>[73]</w:delText>
            </w:r>
            <w:r w:rsidR="008C28BF" w:rsidDel="00EC5BCB">
              <w:fldChar w:fldCharType="end"/>
            </w:r>
          </w:del>
          <w:customXmlDelRangeStart w:id="776" w:author="Paulo H. Leocadio" w:date="2024-07-17T13:08:00Z"/>
        </w:sdtContent>
      </w:sdt>
      <w:customXmlDelRangeEnd w:id="776"/>
      <w:del w:id="777" w:author="Paulo H. Leocadio" w:date="2024-07-17T13:08:00Z" w16du:dateUtc="2024-07-17T17:08:00Z">
        <w:r w:rsidR="00DD1DB0" w:rsidDel="00EC5BCB">
          <w:delText>:</w:delText>
        </w:r>
      </w:del>
    </w:p>
    <w:p w14:paraId="54452CE9" w14:textId="6318586A" w:rsidR="000760BB" w:rsidRPr="000760BB" w:rsidDel="00EC5BCB" w:rsidRDefault="000760BB" w:rsidP="008A12F7">
      <w:pPr>
        <w:pStyle w:val="NormalBPBHEB"/>
        <w:numPr>
          <w:ilvl w:val="0"/>
          <w:numId w:val="88"/>
        </w:numPr>
        <w:rPr>
          <w:del w:id="778" w:author="Paulo H. Leocadio" w:date="2024-07-17T13:08:00Z" w16du:dateUtc="2024-07-17T17:08:00Z"/>
        </w:rPr>
      </w:pPr>
      <w:del w:id="779" w:author="Paulo H. Leocadio" w:date="2024-07-17T13:08:00Z" w16du:dateUtc="2024-07-17T17:08:00Z">
        <w:r w:rsidRPr="000760BB" w:rsidDel="00EC5BCB">
          <w:rPr>
            <w:b/>
            <w:bCs/>
          </w:rPr>
          <w:delText xml:space="preserve">Simplified </w:delText>
        </w:r>
        <w:r w:rsidR="00DD1DB0" w:rsidRPr="000760BB" w:rsidDel="00EC5BCB">
          <w:rPr>
            <w:b/>
            <w:bCs/>
          </w:rPr>
          <w:delText>workflow management</w:delText>
        </w:r>
        <w:r w:rsidRPr="000760BB" w:rsidDel="00EC5BCB">
          <w:rPr>
            <w:b/>
            <w:bCs/>
          </w:rPr>
          <w:delText>:</w:delText>
        </w:r>
        <w:r w:rsidRPr="000760BB" w:rsidDel="00EC5BCB">
          <w:delText xml:space="preserve"> Developers can manage complex workflows with ease using the visual designer, reducing the complexity of application integration</w:delText>
        </w:r>
        <w:r w:rsidR="00017008" w:rsidDel="00EC5BCB">
          <w:fldChar w:fldCharType="begin"/>
        </w:r>
        <w:r w:rsidR="00017008" w:rsidDel="00EC5BCB">
          <w:delInstrText xml:space="preserve"> NOTEREF _Ref151403561 \f \h </w:delInstrText>
        </w:r>
        <w:r w:rsidR="00017008" w:rsidDel="00EC5BCB">
          <w:fldChar w:fldCharType="separate"/>
        </w:r>
        <w:r w:rsidR="00017008" w:rsidRPr="00017008" w:rsidDel="00EC5BCB">
          <w:rPr>
            <w:rStyle w:val="FootnoteReference"/>
          </w:rPr>
          <w:delText>95</w:delText>
        </w:r>
        <w:r w:rsidR="00017008" w:rsidDel="00EC5BCB">
          <w:fldChar w:fldCharType="end"/>
        </w:r>
        <w:r w:rsidRPr="000760BB" w:rsidDel="00EC5BCB">
          <w:delText>.</w:delText>
        </w:r>
      </w:del>
    </w:p>
    <w:p w14:paraId="7CD8CCC5" w14:textId="64B3E18D" w:rsidR="000760BB" w:rsidRPr="000760BB" w:rsidDel="00EC5BCB" w:rsidRDefault="000760BB" w:rsidP="008A12F7">
      <w:pPr>
        <w:pStyle w:val="NormalBPBHEB"/>
        <w:numPr>
          <w:ilvl w:val="0"/>
          <w:numId w:val="88"/>
        </w:numPr>
        <w:rPr>
          <w:del w:id="780" w:author="Paulo H. Leocadio" w:date="2024-07-17T13:08:00Z" w16du:dateUtc="2024-07-17T17:08:00Z"/>
        </w:rPr>
      </w:pPr>
      <w:del w:id="781" w:author="Paulo H. Leocadio" w:date="2024-07-17T13:08:00Z" w16du:dateUtc="2024-07-17T17:08:00Z">
        <w:r w:rsidRPr="000760BB" w:rsidDel="00EC5BCB">
          <w:rPr>
            <w:b/>
            <w:bCs/>
          </w:rPr>
          <w:delText>Scalability:</w:delText>
        </w:r>
        <w:r w:rsidRPr="000760BB" w:rsidDel="00EC5BCB">
          <w:delText xml:space="preserve"> Step Functions scale automatically based on the workload, ensuring that workflows execute reliably under varying conditions.</w:delText>
        </w:r>
      </w:del>
    </w:p>
    <w:p w14:paraId="24349183" w14:textId="119BE163" w:rsidR="000760BB" w:rsidRPr="000760BB" w:rsidDel="00EC5BCB" w:rsidRDefault="000760BB" w:rsidP="008A12F7">
      <w:pPr>
        <w:pStyle w:val="NormalBPBHEB"/>
        <w:numPr>
          <w:ilvl w:val="0"/>
          <w:numId w:val="88"/>
        </w:numPr>
        <w:rPr>
          <w:del w:id="782" w:author="Paulo H. Leocadio" w:date="2024-07-17T13:08:00Z" w16du:dateUtc="2024-07-17T17:08:00Z"/>
        </w:rPr>
      </w:pPr>
      <w:del w:id="783" w:author="Paulo H. Leocadio" w:date="2024-07-17T13:08:00Z" w16du:dateUtc="2024-07-17T17:08:00Z">
        <w:r w:rsidRPr="000760BB" w:rsidDel="00EC5BCB">
          <w:rPr>
            <w:b/>
            <w:bCs/>
          </w:rPr>
          <w:delText>Cost Efficiency:</w:delText>
        </w:r>
        <w:r w:rsidRPr="000760BB" w:rsidDel="00EC5BCB">
          <w:delText xml:space="preserve"> The pay-as-you-go pricing model of Step Functions ensures cost efficiency, with charges based on the number of state transitions.</w:delText>
        </w:r>
      </w:del>
    </w:p>
    <w:p w14:paraId="0FBF1075" w14:textId="287723CA" w:rsidR="000760BB" w:rsidRPr="00611C64" w:rsidDel="00EC5BCB" w:rsidRDefault="000760BB" w:rsidP="00611C64">
      <w:pPr>
        <w:keepNext/>
        <w:keepLines/>
        <w:spacing w:before="40" w:after="0"/>
        <w:outlineLvl w:val="1"/>
        <w:rPr>
          <w:del w:id="784" w:author="Paulo H. Leocadio" w:date="2024-07-17T13:08:00Z" w16du:dateUtc="2024-07-17T17:08:00Z"/>
          <w:rFonts w:eastAsiaTheme="majorEastAsia" w:cstheme="majorBidi"/>
          <w:sz w:val="36"/>
          <w:szCs w:val="26"/>
        </w:rPr>
      </w:pPr>
      <w:del w:id="785" w:author="Paulo H. Leocadio" w:date="2024-07-17T13:08:00Z" w16du:dateUtc="2024-07-17T17:08:00Z">
        <w:r w:rsidRPr="00611C64" w:rsidDel="00EC5BCB">
          <w:rPr>
            <w:rFonts w:eastAsiaTheme="majorEastAsia" w:cstheme="majorBidi"/>
            <w:sz w:val="36"/>
            <w:szCs w:val="26"/>
          </w:rPr>
          <w:delText xml:space="preserve">Integration with </w:delText>
        </w:r>
        <w:r w:rsidR="00DD1DB0" w:rsidRPr="00611C64" w:rsidDel="00EC5BCB">
          <w:rPr>
            <w:rFonts w:eastAsiaTheme="majorEastAsia" w:cstheme="majorBidi"/>
            <w:sz w:val="36"/>
            <w:szCs w:val="26"/>
          </w:rPr>
          <w:delText xml:space="preserve">other </w:delText>
        </w:r>
        <w:r w:rsidRPr="00611C64" w:rsidDel="00EC5BCB">
          <w:rPr>
            <w:rFonts w:eastAsiaTheme="majorEastAsia" w:cstheme="majorBidi"/>
            <w:sz w:val="36"/>
            <w:szCs w:val="26"/>
          </w:rPr>
          <w:delText>AWS Services</w:delText>
        </w:r>
      </w:del>
    </w:p>
    <w:p w14:paraId="2FE6FF05" w14:textId="37118203" w:rsidR="000760BB" w:rsidRPr="000760BB" w:rsidDel="00EC5BCB" w:rsidRDefault="000760BB" w:rsidP="00555FFB">
      <w:pPr>
        <w:pStyle w:val="NormalBPBHEB"/>
        <w:rPr>
          <w:del w:id="786" w:author="Paulo H. Leocadio" w:date="2024-07-17T13:08:00Z" w16du:dateUtc="2024-07-17T17:08:00Z"/>
        </w:rPr>
      </w:pPr>
      <w:del w:id="787" w:author="Paulo H. Leocadio" w:date="2024-07-17T13:08:00Z" w16du:dateUtc="2024-07-17T17:08:00Z">
        <w:r w:rsidRPr="000760BB" w:rsidDel="00EC5BCB">
          <w:delText>AWS Step Functions seamlessly integrates with various AWS services, including AWS Lambda, AWS Fargate, and Amazon SageMaker, allowing developers to leverage a wide array of functionalities within their workflows.</w:delText>
        </w:r>
      </w:del>
    </w:p>
    <w:p w14:paraId="3CB89907" w14:textId="0C2956A0" w:rsidR="00567041" w:rsidRPr="000760BB" w:rsidDel="00EC5BCB" w:rsidRDefault="00567041" w:rsidP="00567041">
      <w:pPr>
        <w:pStyle w:val="Heading1BPBHEB"/>
        <w:rPr>
          <w:del w:id="788" w:author="Paulo H. Leocadio" w:date="2024-07-17T13:08:00Z" w16du:dateUtc="2024-07-17T17:08:00Z"/>
        </w:rPr>
      </w:pPr>
      <w:del w:id="789" w:author="Paulo H. Leocadio" w:date="2024-07-17T13:08:00Z" w16du:dateUtc="2024-07-17T17:08:00Z">
        <w:r w:rsidRPr="000760BB" w:rsidDel="00EC5BCB">
          <w:delText xml:space="preserve">Amazon Elastic Container Registry </w:delText>
        </w:r>
      </w:del>
    </w:p>
    <w:p w14:paraId="10D36CC6" w14:textId="45F2605B" w:rsidR="00567041" w:rsidDel="00EC5BCB" w:rsidRDefault="00567041" w:rsidP="00567041">
      <w:pPr>
        <w:pStyle w:val="NormalBPBHEB"/>
        <w:rPr>
          <w:del w:id="790" w:author="Paulo H. Leocadio" w:date="2024-07-17T13:08:00Z" w16du:dateUtc="2024-07-17T17:08:00Z"/>
        </w:rPr>
      </w:pPr>
      <w:del w:id="791" w:author="Paulo H. Leocadio" w:date="2024-07-17T13:08:00Z" w16du:dateUtc="2024-07-17T17:08:00Z">
        <w:r w:rsidRPr="000760BB" w:rsidDel="00EC5BCB">
          <w:delText xml:space="preserve">Amazon </w:delText>
        </w:r>
        <w:r w:rsidRPr="00555FFB" w:rsidDel="00EC5BCB">
          <w:rPr>
            <w:b/>
            <w:bCs/>
          </w:rPr>
          <w:delText>Elastic Container Registry (ECR</w:delText>
        </w:r>
        <w:r w:rsidRPr="000760BB" w:rsidDel="00EC5BCB">
          <w:delText>) is a fully managed container registry service that makes it easy for developers to store, manage, and deploy Docker container images. This section provides an in-depth exploration of Amazon ECR, its features, and its role in the containerization ecosystem.</w:delText>
        </w:r>
      </w:del>
    </w:p>
    <w:p w14:paraId="1A00A97F" w14:textId="5CF6A5A6" w:rsidR="00567041" w:rsidRPr="00611C64" w:rsidDel="00EC5BCB" w:rsidRDefault="00567041" w:rsidP="00567041">
      <w:pPr>
        <w:keepNext/>
        <w:keepLines/>
        <w:spacing w:before="40" w:after="0"/>
        <w:outlineLvl w:val="1"/>
        <w:rPr>
          <w:del w:id="792" w:author="Paulo H. Leocadio" w:date="2024-07-17T13:08:00Z" w16du:dateUtc="2024-07-17T17:08:00Z"/>
          <w:rFonts w:eastAsiaTheme="majorEastAsia" w:cstheme="majorBidi"/>
          <w:sz w:val="36"/>
          <w:szCs w:val="26"/>
        </w:rPr>
      </w:pPr>
      <w:del w:id="793" w:author="Paulo H. Leocadio" w:date="2024-07-17T13:08:00Z" w16du:dateUtc="2024-07-17T17:08:00Z">
        <w:r w:rsidRPr="00611C64" w:rsidDel="00EC5BCB">
          <w:rPr>
            <w:rFonts w:eastAsiaTheme="majorEastAsia" w:cstheme="majorBidi"/>
            <w:sz w:val="36"/>
            <w:szCs w:val="26"/>
          </w:rPr>
          <w:delText xml:space="preserve">Overview </w:delText>
        </w:r>
      </w:del>
    </w:p>
    <w:p w14:paraId="7FE130DA" w14:textId="2D5342A7" w:rsidR="004D2213" w:rsidDel="00EC5BCB" w:rsidRDefault="00567041" w:rsidP="00567041">
      <w:pPr>
        <w:pStyle w:val="NormalBPBHEB"/>
        <w:rPr>
          <w:del w:id="794" w:author="Paulo H. Leocadio" w:date="2024-07-17T13:08:00Z" w16du:dateUtc="2024-07-17T17:08:00Z"/>
        </w:rPr>
      </w:pPr>
      <w:del w:id="795" w:author="Paulo H. Leocadio" w:date="2024-07-17T13:08:00Z" w16du:dateUtc="2024-07-17T17:08:00Z">
        <w:r w:rsidRPr="000760BB" w:rsidDel="00EC5BCB">
          <w:delText>Amazon ECR simplifies the containerization process by providing a secure and scalable repository for Docker images. Developers can use ECR to store, manage, and deploy Docker images, making it an integral part of the container lifecycle.</w:delText>
        </w:r>
      </w:del>
    </w:p>
    <w:p w14:paraId="31592E26" w14:textId="5EC6523D" w:rsidR="00E578E4" w:rsidRPr="00611C64" w:rsidDel="00EC5BCB" w:rsidRDefault="00E578E4" w:rsidP="00E578E4">
      <w:pPr>
        <w:keepNext/>
        <w:keepLines/>
        <w:spacing w:before="40" w:after="0"/>
        <w:outlineLvl w:val="1"/>
        <w:rPr>
          <w:del w:id="796" w:author="Paulo H. Leocadio" w:date="2024-07-17T13:08:00Z" w16du:dateUtc="2024-07-17T17:08:00Z"/>
          <w:rFonts w:eastAsiaTheme="majorEastAsia" w:cstheme="majorBidi"/>
          <w:sz w:val="36"/>
          <w:szCs w:val="26"/>
        </w:rPr>
      </w:pPr>
      <w:del w:id="797" w:author="Paulo H. Leocadio" w:date="2024-07-17T13:08:00Z" w16du:dateUtc="2024-07-17T17:08:00Z">
        <w:r w:rsidRPr="00611C64" w:rsidDel="00EC5BCB">
          <w:rPr>
            <w:rFonts w:eastAsiaTheme="majorEastAsia" w:cstheme="majorBidi"/>
            <w:sz w:val="36"/>
            <w:szCs w:val="26"/>
          </w:rPr>
          <w:delText>Key features of Amazon ECR</w:delText>
        </w:r>
      </w:del>
    </w:p>
    <w:p w14:paraId="454C3DE6" w14:textId="042045B5" w:rsidR="00E578E4" w:rsidRPr="000760BB" w:rsidDel="00EC5BCB" w:rsidRDefault="00E578E4" w:rsidP="00E578E4">
      <w:pPr>
        <w:pStyle w:val="NormalBPBHEB"/>
        <w:rPr>
          <w:del w:id="798" w:author="Paulo H. Leocadio" w:date="2024-07-17T13:08:00Z" w16du:dateUtc="2024-07-17T17:08:00Z"/>
        </w:rPr>
      </w:pPr>
      <w:del w:id="799" w:author="Paulo H. Leocadio" w:date="2024-07-17T13:08:00Z" w16du:dateUtc="2024-07-17T17:08:00Z">
        <w:r w:rsidDel="00EC5BCB">
          <w:delText xml:space="preserve">The following are the </w:delText>
        </w:r>
        <w:r w:rsidRPr="00DD1DB0" w:rsidDel="00EC5BCB">
          <w:delText>key features of Amazon ECR</w:delText>
        </w:r>
        <w:r w:rsidDel="00EC5BCB">
          <w:delText>:</w:delText>
        </w:r>
      </w:del>
    </w:p>
    <w:p w14:paraId="18EF6F15" w14:textId="7FAA2A07" w:rsidR="00E578E4" w:rsidRPr="000760BB" w:rsidDel="00EC5BCB" w:rsidRDefault="00E578E4" w:rsidP="00E578E4">
      <w:pPr>
        <w:pStyle w:val="NormalBPBHEB"/>
        <w:numPr>
          <w:ilvl w:val="0"/>
          <w:numId w:val="89"/>
        </w:numPr>
        <w:rPr>
          <w:del w:id="800" w:author="Paulo H. Leocadio" w:date="2024-07-17T13:08:00Z" w16du:dateUtc="2024-07-17T17:08:00Z"/>
        </w:rPr>
      </w:pPr>
      <w:del w:id="801" w:author="Paulo H. Leocadio" w:date="2024-07-17T13:08:00Z" w16du:dateUtc="2024-07-17T17:08:00Z">
        <w:r w:rsidRPr="000760BB" w:rsidDel="00EC5BCB">
          <w:rPr>
            <w:b/>
            <w:bCs/>
          </w:rPr>
          <w:delText>Secure and private repositories:</w:delText>
        </w:r>
        <w:r w:rsidRPr="000760BB" w:rsidDel="00EC5BCB">
          <w:delText xml:space="preserve"> ECR allows users to create private container repositories, ensuring that container images are securely stored and only accessible to authorized users and systems</w:delText>
        </w:r>
      </w:del>
      <w:bookmarkStart w:id="802" w:name="_Ref151455810"/>
      <w:customXmlDelRangeStart w:id="803" w:author="Paulo H. Leocadio" w:date="2024-07-17T13:08:00Z"/>
      <w:sdt>
        <w:sdtPr>
          <w:id w:val="729735067"/>
          <w:citation/>
        </w:sdtPr>
        <w:sdtContent>
          <w:customXmlDelRangeEnd w:id="803"/>
          <w:del w:id="804" w:author="Paulo H. Leocadio" w:date="2024-07-17T13:08:00Z" w16du:dateUtc="2024-07-17T17:08:00Z">
            <w:r w:rsidDel="00EC5BCB">
              <w:fldChar w:fldCharType="begin"/>
            </w:r>
            <w:r w:rsidDel="00EC5BCB">
              <w:delInstrText xml:space="preserve"> CITATION a2023i \l 1033 </w:delInstrText>
            </w:r>
            <w:r w:rsidDel="00EC5BCB">
              <w:fldChar w:fldCharType="separate"/>
            </w:r>
            <w:r w:rsidR="00D34F43" w:rsidDel="00EC5BCB">
              <w:rPr>
                <w:noProof/>
              </w:rPr>
              <w:delText xml:space="preserve"> </w:delText>
            </w:r>
            <w:r w:rsidR="00D34F43" w:rsidRPr="00D34F43" w:rsidDel="00EC5BCB">
              <w:rPr>
                <w:noProof/>
              </w:rPr>
              <w:delText>[78]</w:delText>
            </w:r>
            <w:r w:rsidDel="00EC5BCB">
              <w:fldChar w:fldCharType="end"/>
            </w:r>
          </w:del>
          <w:customXmlDelRangeStart w:id="805" w:author="Paulo H. Leocadio" w:date="2024-07-17T13:08:00Z"/>
        </w:sdtContent>
      </w:sdt>
      <w:customXmlDelRangeEnd w:id="805"/>
      <w:bookmarkEnd w:id="802"/>
      <w:del w:id="806" w:author="Paulo H. Leocadio" w:date="2024-07-17T13:08:00Z" w16du:dateUtc="2024-07-17T17:08:00Z">
        <w:r w:rsidRPr="000760BB" w:rsidDel="00EC5BCB">
          <w:delText>.</w:delText>
        </w:r>
      </w:del>
    </w:p>
    <w:p w14:paraId="348539E4" w14:textId="5EE9CE8A" w:rsidR="00E578E4" w:rsidRPr="000760BB" w:rsidDel="00EC5BCB" w:rsidRDefault="00E578E4" w:rsidP="00E578E4">
      <w:pPr>
        <w:pStyle w:val="NormalBPBHEB"/>
        <w:numPr>
          <w:ilvl w:val="0"/>
          <w:numId w:val="89"/>
        </w:numPr>
        <w:rPr>
          <w:del w:id="807" w:author="Paulo H. Leocadio" w:date="2024-07-17T13:08:00Z" w16du:dateUtc="2024-07-17T17:08:00Z"/>
        </w:rPr>
      </w:pPr>
      <w:del w:id="808" w:author="Paulo H. Leocadio" w:date="2024-07-17T13:08:00Z" w16du:dateUtc="2024-07-17T17:08:00Z">
        <w:r w:rsidRPr="000760BB" w:rsidDel="00EC5BCB">
          <w:rPr>
            <w:b/>
            <w:bCs/>
          </w:rPr>
          <w:delText>Integration with AWS Services:</w:delText>
        </w:r>
        <w:r w:rsidRPr="000760BB" w:rsidDel="00EC5BCB">
          <w:delText xml:space="preserve"> Seamless integration with other AWS services, such as Amazon</w:delText>
        </w:r>
        <w:r w:rsidDel="00EC5BCB">
          <w:delText xml:space="preserve"> ECS</w:delText>
        </w:r>
        <w:r w:rsidRPr="000760BB" w:rsidDel="00EC5BCB">
          <w:delText xml:space="preserve"> and Kubernetes, streamlines the deployment of containerized applications.</w:delText>
        </w:r>
      </w:del>
    </w:p>
    <w:p w14:paraId="760AC1AE" w14:textId="29198A6B" w:rsidR="00E578E4" w:rsidRPr="000760BB" w:rsidDel="00EC5BCB" w:rsidRDefault="00E578E4" w:rsidP="00E578E4">
      <w:pPr>
        <w:pStyle w:val="NormalBPBHEB"/>
        <w:numPr>
          <w:ilvl w:val="0"/>
          <w:numId w:val="89"/>
        </w:numPr>
        <w:rPr>
          <w:del w:id="809" w:author="Paulo H. Leocadio" w:date="2024-07-17T13:08:00Z" w16du:dateUtc="2024-07-17T17:08:00Z"/>
        </w:rPr>
      </w:pPr>
      <w:del w:id="810" w:author="Paulo H. Leocadio" w:date="2024-07-17T13:08:00Z" w16du:dateUtc="2024-07-17T17:08:00Z">
        <w:r w:rsidRPr="000760BB" w:rsidDel="00EC5BCB">
          <w:rPr>
            <w:b/>
            <w:bCs/>
          </w:rPr>
          <w:delText>Scalability:</w:delText>
        </w:r>
        <w:r w:rsidRPr="000760BB" w:rsidDel="00EC5BCB">
          <w:delText xml:space="preserve"> ECR is designed to scale with the needs of the development team, supporting the storage and retrieval of many container images</w:delText>
        </w:r>
      </w:del>
      <w:bookmarkStart w:id="811" w:name="_Ref151457769"/>
      <w:customXmlDelRangeStart w:id="812" w:author="Paulo H. Leocadio" w:date="2024-07-17T13:08:00Z"/>
      <w:sdt>
        <w:sdtPr>
          <w:id w:val="-1533404708"/>
          <w:citation/>
        </w:sdtPr>
        <w:sdtContent>
          <w:customXmlDelRangeEnd w:id="812"/>
          <w:del w:id="813" w:author="Paulo H. Leocadio" w:date="2024-07-17T13:08:00Z" w16du:dateUtc="2024-07-17T17:08:00Z">
            <w:r w:rsidDel="00EC5BCB">
              <w:fldChar w:fldCharType="begin"/>
            </w:r>
            <w:r w:rsidDel="00EC5BCB">
              <w:delInstrText xml:space="preserve"> CITATION bryant2017a \l 1033 </w:delInstrText>
            </w:r>
            <w:r w:rsidDel="00EC5BCB">
              <w:fldChar w:fldCharType="separate"/>
            </w:r>
            <w:r w:rsidR="00D34F43" w:rsidDel="00EC5BCB">
              <w:rPr>
                <w:noProof/>
              </w:rPr>
              <w:delText xml:space="preserve"> </w:delText>
            </w:r>
            <w:r w:rsidR="00D34F43" w:rsidRPr="00D34F43" w:rsidDel="00EC5BCB">
              <w:rPr>
                <w:noProof/>
              </w:rPr>
              <w:delText>[79]</w:delText>
            </w:r>
            <w:r w:rsidDel="00EC5BCB">
              <w:fldChar w:fldCharType="end"/>
            </w:r>
          </w:del>
          <w:customXmlDelRangeStart w:id="814" w:author="Paulo H. Leocadio" w:date="2024-07-17T13:08:00Z"/>
        </w:sdtContent>
      </w:sdt>
      <w:customXmlDelRangeEnd w:id="814"/>
      <w:bookmarkEnd w:id="811"/>
      <w:del w:id="815" w:author="Paulo H. Leocadio" w:date="2024-07-17T13:08:00Z" w16du:dateUtc="2024-07-17T17:08:00Z">
        <w:r w:rsidRPr="000760BB" w:rsidDel="00EC5BCB">
          <w:delText>.</w:delText>
        </w:r>
      </w:del>
    </w:p>
    <w:p w14:paraId="3E7A827C" w14:textId="53BCF051" w:rsidR="002B1F8F" w:rsidRPr="00611C64" w:rsidDel="00EC5BCB" w:rsidRDefault="002B1F8F" w:rsidP="002B1F8F">
      <w:pPr>
        <w:keepNext/>
        <w:keepLines/>
        <w:spacing w:before="40" w:after="0"/>
        <w:outlineLvl w:val="1"/>
        <w:rPr>
          <w:del w:id="816" w:author="Paulo H. Leocadio" w:date="2024-07-17T13:08:00Z" w16du:dateUtc="2024-07-17T17:08:00Z"/>
          <w:rFonts w:eastAsiaTheme="majorEastAsia" w:cstheme="majorBidi"/>
          <w:sz w:val="36"/>
          <w:szCs w:val="26"/>
        </w:rPr>
      </w:pPr>
      <w:del w:id="817" w:author="Paulo H. Leocadio" w:date="2024-07-17T13:08:00Z" w16du:dateUtc="2024-07-17T17:08:00Z">
        <w:r w:rsidRPr="00611C64" w:rsidDel="00EC5BCB">
          <w:rPr>
            <w:rFonts w:eastAsiaTheme="majorEastAsia" w:cstheme="majorBidi"/>
            <w:sz w:val="36"/>
            <w:szCs w:val="26"/>
          </w:rPr>
          <w:delText xml:space="preserve">Use cases </w:delText>
        </w:r>
      </w:del>
    </w:p>
    <w:p w14:paraId="7CEC9C25" w14:textId="07719D30" w:rsidR="002B1F8F" w:rsidRPr="000760BB" w:rsidDel="00EC5BCB" w:rsidRDefault="002B1F8F" w:rsidP="002B1F8F">
      <w:pPr>
        <w:pStyle w:val="NormalBPBHEB"/>
        <w:rPr>
          <w:del w:id="818" w:author="Paulo H. Leocadio" w:date="2024-07-17T13:08:00Z" w16du:dateUtc="2024-07-17T17:08:00Z"/>
        </w:rPr>
      </w:pPr>
      <w:del w:id="819" w:author="Paulo H. Leocadio" w:date="2024-07-17T13:08:00Z" w16du:dateUtc="2024-07-17T17:08:00Z">
        <w:r w:rsidDel="00EC5BCB">
          <w:delText xml:space="preserve">The following are the </w:delText>
        </w:r>
        <w:r w:rsidRPr="00DD1DB0" w:rsidDel="00EC5BCB">
          <w:delText>use cases of Amazon ECR</w:delText>
        </w:r>
      </w:del>
      <w:customXmlDelRangeStart w:id="820" w:author="Paulo H. Leocadio" w:date="2024-07-17T13:08:00Z"/>
      <w:sdt>
        <w:sdtPr>
          <w:id w:val="589812510"/>
          <w:citation/>
        </w:sdtPr>
        <w:sdtContent>
          <w:customXmlDelRangeEnd w:id="820"/>
          <w:del w:id="821" w:author="Paulo H. Leocadio" w:date="2024-07-17T13:08:00Z" w16du:dateUtc="2024-07-17T17:08:00Z">
            <w:r w:rsidDel="00EC5BCB">
              <w:fldChar w:fldCharType="begin"/>
            </w:r>
            <w:r w:rsidDel="00EC5BCB">
              <w:delInstrText xml:space="preserve"> CITATION a2023i \l 1033 </w:delInstrText>
            </w:r>
            <w:r w:rsidDel="00EC5BCB">
              <w:fldChar w:fldCharType="separate"/>
            </w:r>
            <w:r w:rsidR="00D34F43" w:rsidDel="00EC5BCB">
              <w:rPr>
                <w:noProof/>
              </w:rPr>
              <w:delText xml:space="preserve"> </w:delText>
            </w:r>
            <w:r w:rsidR="00D34F43" w:rsidRPr="00D34F43" w:rsidDel="00EC5BCB">
              <w:rPr>
                <w:noProof/>
              </w:rPr>
              <w:delText>[78]</w:delText>
            </w:r>
            <w:r w:rsidDel="00EC5BCB">
              <w:fldChar w:fldCharType="end"/>
            </w:r>
          </w:del>
          <w:customXmlDelRangeStart w:id="822" w:author="Paulo H. Leocadio" w:date="2024-07-17T13:08:00Z"/>
        </w:sdtContent>
      </w:sdt>
      <w:customXmlDelRangeEnd w:id="822"/>
      <w:del w:id="823" w:author="Paulo H. Leocadio" w:date="2024-07-17T13:08:00Z" w16du:dateUtc="2024-07-17T17:08:00Z">
        <w:r w:rsidDel="00EC5BCB">
          <w:delText>:</w:delText>
        </w:r>
      </w:del>
    </w:p>
    <w:p w14:paraId="1C2F3420" w14:textId="48DB5F20" w:rsidR="002B1F8F" w:rsidRPr="000760BB" w:rsidDel="00EC5BCB" w:rsidRDefault="002B1F8F" w:rsidP="002B1F8F">
      <w:pPr>
        <w:pStyle w:val="NormalBPBHEB"/>
        <w:numPr>
          <w:ilvl w:val="0"/>
          <w:numId w:val="90"/>
        </w:numPr>
        <w:rPr>
          <w:del w:id="824" w:author="Paulo H. Leocadio" w:date="2024-07-17T13:08:00Z" w16du:dateUtc="2024-07-17T17:08:00Z"/>
        </w:rPr>
      </w:pPr>
      <w:del w:id="825" w:author="Paulo H. Leocadio" w:date="2024-07-17T13:08:00Z" w16du:dateUtc="2024-07-17T17:08:00Z">
        <w:r w:rsidRPr="000760BB" w:rsidDel="00EC5BCB">
          <w:rPr>
            <w:b/>
            <w:bCs/>
          </w:rPr>
          <w:delText>Microservices architecture:</w:delText>
        </w:r>
        <w:r w:rsidRPr="000760BB" w:rsidDel="00EC5BCB">
          <w:delText xml:space="preserve"> ECR is well-suited for organizations adopting microservices architecture, providing a centralized registry for managing and versioning container images.</w:delText>
        </w:r>
      </w:del>
    </w:p>
    <w:p w14:paraId="59EF6CB1" w14:textId="7DDDF1EB" w:rsidR="002B1F8F" w:rsidRPr="000760BB" w:rsidDel="00EC5BCB" w:rsidRDefault="002B1F8F" w:rsidP="002B1F8F">
      <w:pPr>
        <w:pStyle w:val="NormalBPBHEB"/>
        <w:numPr>
          <w:ilvl w:val="0"/>
          <w:numId w:val="90"/>
        </w:numPr>
        <w:rPr>
          <w:del w:id="826" w:author="Paulo H. Leocadio" w:date="2024-07-17T13:08:00Z" w16du:dateUtc="2024-07-17T17:08:00Z"/>
        </w:rPr>
      </w:pPr>
      <w:del w:id="827" w:author="Paulo H. Leocadio" w:date="2024-07-17T13:08:00Z" w16du:dateUtc="2024-07-17T17:08:00Z">
        <w:r w:rsidRPr="000760BB" w:rsidDel="00EC5BCB">
          <w:rPr>
            <w:b/>
            <w:bCs/>
          </w:rPr>
          <w:delText>Continuous integration/continuous deployment (CI/CD):</w:delText>
        </w:r>
        <w:r w:rsidRPr="000760BB" w:rsidDel="00EC5BCB">
          <w:delText xml:space="preserve"> Integrating ECR with CI/CD pipelines facilitates the automated building, testing, and deployment of containerized applications.</w:delText>
        </w:r>
      </w:del>
    </w:p>
    <w:p w14:paraId="51299D90" w14:textId="3D3A3D2B" w:rsidR="002B1F8F" w:rsidDel="00EC5BCB" w:rsidRDefault="002B1F8F" w:rsidP="002B1F8F">
      <w:pPr>
        <w:pStyle w:val="NormalBPBHEB"/>
        <w:numPr>
          <w:ilvl w:val="0"/>
          <w:numId w:val="90"/>
        </w:numPr>
        <w:rPr>
          <w:del w:id="828" w:author="Paulo H. Leocadio" w:date="2024-07-17T13:08:00Z" w16du:dateUtc="2024-07-17T17:08:00Z"/>
        </w:rPr>
      </w:pPr>
      <w:del w:id="829" w:author="Paulo H. Leocadio" w:date="2024-07-17T13:08:00Z" w16du:dateUtc="2024-07-17T17:08:00Z">
        <w:r w:rsidRPr="000760BB" w:rsidDel="00EC5BCB">
          <w:rPr>
            <w:b/>
            <w:bCs/>
          </w:rPr>
          <w:delText>Collaborative development:</w:delText>
        </w:r>
        <w:r w:rsidRPr="000760BB" w:rsidDel="00EC5BCB">
          <w:delText xml:space="preserve"> Developers working on collaborative projects can leverage ECR to share and deploy container images efficiently across the development team.</w:delText>
        </w:r>
      </w:del>
    </w:p>
    <w:p w14:paraId="6A7273BB" w14:textId="2655FFEC" w:rsidR="002B1F8F" w:rsidRPr="000760BB" w:rsidDel="00EC5BCB" w:rsidRDefault="002B1F8F" w:rsidP="008541CC">
      <w:pPr>
        <w:pStyle w:val="NormalBPBHEB"/>
        <w:rPr>
          <w:del w:id="830" w:author="Paulo H. Leocadio" w:date="2024-07-17T13:08:00Z" w16du:dateUtc="2024-07-17T17:08:00Z"/>
        </w:rPr>
      </w:pPr>
      <w:del w:id="831" w:author="Paulo H. Leocadio" w:date="2024-07-17T13:08:00Z" w16du:dateUtc="2024-07-17T17:08:00Z">
        <w:r w:rsidRPr="002B1F8F" w:rsidDel="00EC5BCB">
          <w:delText>Figure 7.12</w:delText>
        </w:r>
        <w:r w:rsidDel="00EC5BCB">
          <w:delText xml:space="preserve"> below </w:delText>
        </w:r>
        <w:r w:rsidR="00BB7060" w:rsidDel="00EC5BCB">
          <w:delText>shows</w:delText>
        </w:r>
        <w:r w:rsidRPr="002B1F8F" w:rsidDel="00EC5BCB">
          <w:delText xml:space="preserve"> AWS Containers </w:delText>
        </w:r>
        <w:r w:rsidR="00BB7060" w:rsidDel="00EC5BCB">
          <w:delText>options by layer</w:delText>
        </w:r>
      </w:del>
    </w:p>
    <w:p w14:paraId="2D92E0B2" w14:textId="4871BCFB" w:rsidR="00170BB9" w:rsidDel="00EC5BCB" w:rsidRDefault="00172F2B" w:rsidP="00555FFB">
      <w:pPr>
        <w:pStyle w:val="FigureBPBHEB"/>
        <w:rPr>
          <w:del w:id="832" w:author="Paulo H. Leocadio" w:date="2024-07-17T13:08:00Z" w16du:dateUtc="2024-07-17T17:08:00Z"/>
        </w:rPr>
      </w:pPr>
      <w:del w:id="833" w:author="Paulo H. Leocadio" w:date="2024-07-17T13:08:00Z" w16du:dateUtc="2024-07-17T17:08:00Z">
        <w:r w:rsidDel="00EC5BCB">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del>
    </w:p>
    <w:p w14:paraId="11ECBAC0" w14:textId="3BB0FFE9" w:rsidR="009A4DB6" w:rsidRPr="009A4DB6" w:rsidDel="00EC5BCB" w:rsidRDefault="00170BB9" w:rsidP="00555FFB">
      <w:pPr>
        <w:pStyle w:val="FigureCaptionBPBHEB"/>
        <w:rPr>
          <w:del w:id="834" w:author="Paulo H. Leocadio" w:date="2024-07-17T13:08:00Z" w16du:dateUtc="2024-07-17T17:08:00Z"/>
        </w:rPr>
      </w:pPr>
      <w:bookmarkStart w:id="835" w:name="_Hlk169707557"/>
      <w:commentRangeStart w:id="836"/>
      <w:commentRangeStart w:id="837"/>
      <w:del w:id="838" w:author="Paulo H. Leocadio" w:date="2024-07-17T13:08:00Z" w16du:dateUtc="2024-07-17T17:08:00Z">
        <w:r w:rsidRPr="00555FFB" w:rsidDel="00EC5BCB">
          <w:rPr>
            <w:b/>
            <w:bCs w:val="0"/>
          </w:rPr>
          <w:delText>Figure</w:delText>
        </w:r>
        <w:commentRangeEnd w:id="836"/>
        <w:r w:rsidR="00DD1DB0" w:rsidDel="00EC5BCB">
          <w:rPr>
            <w:rStyle w:val="CommentReference"/>
            <w:rFonts w:eastAsiaTheme="minorHAnsi" w:cstheme="minorBidi"/>
            <w:bCs w:val="0"/>
            <w:i w:val="0"/>
            <w:iCs w:val="0"/>
          </w:rPr>
          <w:commentReference w:id="836"/>
        </w:r>
        <w:commentRangeEnd w:id="837"/>
        <w:r w:rsidR="002B1F8F" w:rsidDel="00EC5BCB">
          <w:rPr>
            <w:rStyle w:val="CommentReference"/>
            <w:rFonts w:eastAsiaTheme="minorHAnsi" w:cstheme="minorBidi"/>
            <w:bCs w:val="0"/>
            <w:i w:val="0"/>
            <w:iCs w:val="0"/>
          </w:rPr>
          <w:commentReference w:id="837"/>
        </w:r>
        <w:r w:rsidRPr="00555FFB" w:rsidDel="00EC5BCB">
          <w:rPr>
            <w:b/>
            <w:bCs w:val="0"/>
          </w:rPr>
          <w:delText xml:space="preserve"> </w:delText>
        </w:r>
        <w:r w:rsidR="00DD1DB0"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12</w:delText>
        </w:r>
        <w:r w:rsidRPr="00555FFB" w:rsidDel="00EC5BCB">
          <w:rPr>
            <w:b/>
            <w:i w:val="0"/>
            <w:iCs w:val="0"/>
          </w:rPr>
          <w:fldChar w:fldCharType="end"/>
        </w:r>
        <w:r w:rsidR="00DD1DB0" w:rsidRPr="00555FFB" w:rsidDel="00EC5BCB">
          <w:rPr>
            <w:b/>
            <w:bCs w:val="0"/>
          </w:rPr>
          <w:delText>:</w:delText>
        </w:r>
        <w:r w:rsidR="00DD1DB0" w:rsidDel="00EC5BCB">
          <w:delText xml:space="preserve"> </w:delText>
        </w:r>
        <w:r w:rsidDel="00EC5BCB">
          <w:delText>AWS Containers (Amazon Web Services)</w:delText>
        </w:r>
      </w:del>
    </w:p>
    <w:bookmarkEnd w:id="835"/>
    <w:p w14:paraId="7AE15C4A" w14:textId="28BB5158" w:rsidR="000760BB" w:rsidRPr="00611C64" w:rsidDel="00EC5BCB" w:rsidRDefault="000760BB" w:rsidP="00611C64">
      <w:pPr>
        <w:keepNext/>
        <w:keepLines/>
        <w:spacing w:before="40" w:after="0"/>
        <w:outlineLvl w:val="1"/>
        <w:rPr>
          <w:del w:id="839" w:author="Paulo H. Leocadio" w:date="2024-07-17T13:08:00Z" w16du:dateUtc="2024-07-17T17:08:00Z"/>
          <w:rFonts w:eastAsiaTheme="majorEastAsia" w:cstheme="majorBidi"/>
          <w:sz w:val="36"/>
          <w:szCs w:val="26"/>
        </w:rPr>
      </w:pPr>
      <w:del w:id="840" w:author="Paulo H. Leocadio" w:date="2024-07-17T13:08:00Z" w16du:dateUtc="2024-07-17T17:08:00Z">
        <w:r w:rsidRPr="00611C64" w:rsidDel="00EC5BCB">
          <w:rPr>
            <w:rFonts w:eastAsiaTheme="majorEastAsia" w:cstheme="majorBidi"/>
            <w:sz w:val="36"/>
            <w:szCs w:val="26"/>
          </w:rPr>
          <w:delText xml:space="preserve">Benefits of </w:delText>
        </w:r>
        <w:r w:rsidR="00DD1DB0" w:rsidRPr="00611C64" w:rsidDel="00EC5BCB">
          <w:rPr>
            <w:rFonts w:eastAsiaTheme="majorEastAsia" w:cstheme="majorBidi"/>
            <w:sz w:val="36"/>
            <w:szCs w:val="26"/>
          </w:rPr>
          <w:delText xml:space="preserve">using </w:delText>
        </w:r>
        <w:r w:rsidRPr="00611C64" w:rsidDel="00EC5BCB">
          <w:rPr>
            <w:rFonts w:eastAsiaTheme="majorEastAsia" w:cstheme="majorBidi"/>
            <w:sz w:val="36"/>
            <w:szCs w:val="26"/>
          </w:rPr>
          <w:delText>Amazon ECR</w:delText>
        </w:r>
      </w:del>
    </w:p>
    <w:p w14:paraId="4814C268" w14:textId="31C80539" w:rsidR="00DD1DB0" w:rsidRPr="000760BB" w:rsidDel="00EC5BCB" w:rsidRDefault="00DD1DB0" w:rsidP="00555FFB">
      <w:pPr>
        <w:pStyle w:val="NormalBPBHEB"/>
        <w:rPr>
          <w:del w:id="841" w:author="Paulo H. Leocadio" w:date="2024-07-17T13:08:00Z" w16du:dateUtc="2024-07-17T17:08:00Z"/>
        </w:rPr>
      </w:pPr>
      <w:del w:id="842" w:author="Paulo H. Leocadio" w:date="2024-07-17T13:08:00Z" w16du:dateUtc="2024-07-17T17:08:00Z">
        <w:r w:rsidDel="00EC5BCB">
          <w:delText>The following are the benefits of using Amazon ECR</w:delText>
        </w:r>
      </w:del>
      <w:customXmlDelRangeStart w:id="843" w:author="Paulo H. Leocadio" w:date="2024-07-17T13:08:00Z"/>
      <w:sdt>
        <w:sdtPr>
          <w:id w:val="1304508765"/>
          <w:citation/>
        </w:sdtPr>
        <w:sdtContent>
          <w:customXmlDelRangeEnd w:id="843"/>
          <w:del w:id="844" w:author="Paulo H. Leocadio" w:date="2024-07-17T13:08:00Z" w16du:dateUtc="2024-07-17T17:08:00Z">
            <w:r w:rsidR="00072950" w:rsidDel="00EC5BCB">
              <w:fldChar w:fldCharType="begin"/>
            </w:r>
            <w:r w:rsidR="00072950" w:rsidDel="00EC5BCB">
              <w:delInstrText xml:space="preserve"> CITATION a2023i \l 1033 </w:delInstrText>
            </w:r>
            <w:r w:rsidR="00072950" w:rsidDel="00EC5BCB">
              <w:fldChar w:fldCharType="separate"/>
            </w:r>
            <w:r w:rsidR="00D34F43" w:rsidDel="00EC5BCB">
              <w:rPr>
                <w:noProof/>
              </w:rPr>
              <w:delText xml:space="preserve"> </w:delText>
            </w:r>
            <w:r w:rsidR="00D34F43" w:rsidRPr="00D34F43" w:rsidDel="00EC5BCB">
              <w:rPr>
                <w:noProof/>
              </w:rPr>
              <w:delText>[78]</w:delText>
            </w:r>
            <w:r w:rsidR="00072950" w:rsidDel="00EC5BCB">
              <w:fldChar w:fldCharType="end"/>
            </w:r>
          </w:del>
          <w:customXmlDelRangeStart w:id="845" w:author="Paulo H. Leocadio" w:date="2024-07-17T13:08:00Z"/>
        </w:sdtContent>
      </w:sdt>
      <w:customXmlDelRangeEnd w:id="845"/>
      <w:del w:id="846" w:author="Paulo H. Leocadio" w:date="2024-07-17T13:08:00Z" w16du:dateUtc="2024-07-17T17:08:00Z">
        <w:r w:rsidDel="00EC5BCB">
          <w:delText xml:space="preserve">: </w:delText>
        </w:r>
      </w:del>
    </w:p>
    <w:p w14:paraId="329E78AC" w14:textId="0890EF91" w:rsidR="000760BB" w:rsidRPr="000760BB" w:rsidDel="00EC5BCB" w:rsidRDefault="000760BB" w:rsidP="008A12F7">
      <w:pPr>
        <w:pStyle w:val="NormalBPBHEB"/>
        <w:numPr>
          <w:ilvl w:val="0"/>
          <w:numId w:val="91"/>
        </w:numPr>
        <w:rPr>
          <w:del w:id="847" w:author="Paulo H. Leocadio" w:date="2024-07-17T13:08:00Z" w16du:dateUtc="2024-07-17T17:08:00Z"/>
        </w:rPr>
      </w:pPr>
      <w:del w:id="848" w:author="Paulo H. Leocadio" w:date="2024-07-17T13:08:00Z" w16du:dateUtc="2024-07-17T17:08:00Z">
        <w:r w:rsidRPr="000760BB" w:rsidDel="00EC5BCB">
          <w:rPr>
            <w:b/>
            <w:bCs/>
          </w:rPr>
          <w:delText xml:space="preserve">Ease of </w:delText>
        </w:r>
        <w:r w:rsidR="00DD1DB0" w:rsidRPr="000760BB" w:rsidDel="00EC5BCB">
          <w:rPr>
            <w:b/>
            <w:bCs/>
          </w:rPr>
          <w:delText>use</w:delText>
        </w:r>
        <w:r w:rsidRPr="000760BB" w:rsidDel="00EC5BCB">
          <w:rPr>
            <w:b/>
            <w:bCs/>
          </w:rPr>
          <w:delText>:</w:delText>
        </w:r>
        <w:r w:rsidRPr="000760BB" w:rsidDel="00EC5BCB">
          <w:delText xml:space="preserve"> The seamless integration with other AWS services and Docker tools makes ECR easy to use for both novice and experienced container developers.</w:delText>
        </w:r>
      </w:del>
    </w:p>
    <w:p w14:paraId="048826A5" w14:textId="6234A76D" w:rsidR="000760BB" w:rsidRPr="000760BB" w:rsidDel="00EC5BCB" w:rsidRDefault="000760BB" w:rsidP="008A12F7">
      <w:pPr>
        <w:pStyle w:val="NormalBPBHEB"/>
        <w:numPr>
          <w:ilvl w:val="0"/>
          <w:numId w:val="91"/>
        </w:numPr>
        <w:rPr>
          <w:del w:id="849" w:author="Paulo H. Leocadio" w:date="2024-07-17T13:08:00Z" w16du:dateUtc="2024-07-17T17:08:00Z"/>
        </w:rPr>
      </w:pPr>
      <w:del w:id="850" w:author="Paulo H. Leocadio" w:date="2024-07-17T13:08:00Z" w16du:dateUtc="2024-07-17T17:08:00Z">
        <w:r w:rsidRPr="000760BB" w:rsidDel="00EC5BCB">
          <w:rPr>
            <w:b/>
            <w:bCs/>
          </w:rPr>
          <w:delText>Cost-</w:delText>
        </w:r>
        <w:r w:rsidR="00DD1DB0" w:rsidRPr="000760BB" w:rsidDel="00EC5BCB">
          <w:rPr>
            <w:b/>
            <w:bCs/>
          </w:rPr>
          <w:delText>efficiency</w:delText>
        </w:r>
        <w:r w:rsidRPr="000760BB" w:rsidDel="00EC5BCB">
          <w:rPr>
            <w:b/>
            <w:bCs/>
          </w:rPr>
          <w:delText>:</w:delText>
        </w:r>
        <w:r w:rsidRPr="000760BB" w:rsidDel="00EC5BCB">
          <w:delText xml:space="preserve"> Amazon ECR follows a pay-as-you-go pricing model, ensuring that users only pay for the storage and data transfer associated with their container images.</w:delText>
        </w:r>
      </w:del>
    </w:p>
    <w:p w14:paraId="763F3858" w14:textId="6FAB5C20" w:rsidR="000760BB" w:rsidRPr="000760BB" w:rsidDel="00EC5BCB" w:rsidRDefault="000760BB" w:rsidP="008A12F7">
      <w:pPr>
        <w:pStyle w:val="NormalBPBHEB"/>
        <w:numPr>
          <w:ilvl w:val="0"/>
          <w:numId w:val="91"/>
        </w:numPr>
        <w:rPr>
          <w:del w:id="851" w:author="Paulo H. Leocadio" w:date="2024-07-17T13:08:00Z" w16du:dateUtc="2024-07-17T17:08:00Z"/>
        </w:rPr>
      </w:pPr>
      <w:del w:id="852" w:author="Paulo H. Leocadio" w:date="2024-07-17T13:08:00Z" w16du:dateUtc="2024-07-17T17:08:00Z">
        <w:r w:rsidRPr="000760BB" w:rsidDel="00EC5BCB">
          <w:rPr>
            <w:b/>
            <w:bCs/>
          </w:rPr>
          <w:delText xml:space="preserve">Comprehensive </w:delText>
        </w:r>
        <w:r w:rsidR="00DD1DB0" w:rsidRPr="000760BB" w:rsidDel="00EC5BCB">
          <w:rPr>
            <w:b/>
            <w:bCs/>
          </w:rPr>
          <w:delText>security</w:delText>
        </w:r>
        <w:r w:rsidRPr="000760BB" w:rsidDel="00EC5BCB">
          <w:rPr>
            <w:b/>
            <w:bCs/>
          </w:rPr>
          <w:delText>:</w:delText>
        </w:r>
        <w:r w:rsidRPr="000760BB" w:rsidDel="00EC5BCB">
          <w:delText xml:space="preserve"> ECR provides fine-grained access control and integrates with AWS IAM for secure management of container image repositories.</w:delText>
        </w:r>
      </w:del>
    </w:p>
    <w:p w14:paraId="72616ED8" w14:textId="6908D417" w:rsidR="000760BB" w:rsidRPr="00611C64" w:rsidDel="00EC5BCB" w:rsidRDefault="000760BB" w:rsidP="00611C64">
      <w:pPr>
        <w:keepNext/>
        <w:keepLines/>
        <w:spacing w:before="40" w:after="0"/>
        <w:outlineLvl w:val="1"/>
        <w:rPr>
          <w:del w:id="853" w:author="Paulo H. Leocadio" w:date="2024-07-17T13:08:00Z" w16du:dateUtc="2024-07-17T17:08:00Z"/>
          <w:rFonts w:eastAsiaTheme="majorEastAsia" w:cstheme="majorBidi"/>
          <w:sz w:val="36"/>
          <w:szCs w:val="26"/>
        </w:rPr>
      </w:pPr>
      <w:del w:id="854" w:author="Paulo H. Leocadio" w:date="2024-07-17T13:08:00Z" w16du:dateUtc="2024-07-17T17:08:00Z">
        <w:r w:rsidRPr="00611C64" w:rsidDel="00EC5BCB">
          <w:rPr>
            <w:rFonts w:eastAsiaTheme="majorEastAsia" w:cstheme="majorBidi"/>
            <w:sz w:val="36"/>
            <w:szCs w:val="26"/>
          </w:rPr>
          <w:delText>Integration with DevOps Workflow</w:delText>
        </w:r>
      </w:del>
    </w:p>
    <w:p w14:paraId="1EE63D72" w14:textId="0452B8FC" w:rsidR="000760BB" w:rsidRPr="000760BB" w:rsidDel="00EC5BCB" w:rsidRDefault="000760BB" w:rsidP="00555FFB">
      <w:pPr>
        <w:pStyle w:val="NormalBPBHEB"/>
        <w:rPr>
          <w:del w:id="855" w:author="Paulo H. Leocadio" w:date="2024-07-17T13:08:00Z" w16du:dateUtc="2024-07-17T17:08:00Z"/>
        </w:rPr>
      </w:pPr>
      <w:del w:id="856" w:author="Paulo H. Leocadio" w:date="2024-07-17T13:08:00Z" w16du:dateUtc="2024-07-17T17:08:00Z">
        <w:r w:rsidRPr="000760BB" w:rsidDel="00EC5BCB">
          <w:delText>Amazon ECR plays a crucial role in DevOps workflows by facilitating the seamless integration of containerized applications into deployment pipelines. Its compatibility with popular CI/CD tools ensures a smooth transition from development to production.</w:delText>
        </w:r>
      </w:del>
    </w:p>
    <w:p w14:paraId="480CD455" w14:textId="3A897753" w:rsidR="000760BB" w:rsidRPr="000760BB" w:rsidDel="00EC5BCB" w:rsidRDefault="000760BB" w:rsidP="000A6FC3">
      <w:pPr>
        <w:keepNext/>
        <w:keepLines/>
        <w:spacing w:before="400" w:after="0" w:line="276" w:lineRule="auto"/>
        <w:outlineLvl w:val="0"/>
        <w:rPr>
          <w:del w:id="857" w:author="Paulo H. Leocadio" w:date="2024-07-17T13:08:00Z" w16du:dateUtc="2024-07-17T17:08:00Z"/>
          <w:rFonts w:eastAsia="Palatino Linotype" w:cs="Palatino Linotype"/>
          <w:b/>
          <w:color w:val="auto"/>
          <w:sz w:val="40"/>
          <w:szCs w:val="40"/>
        </w:rPr>
      </w:pPr>
      <w:del w:id="858" w:author="Paulo H. Leocadio" w:date="2024-07-17T13:08:00Z" w16du:dateUtc="2024-07-17T17:08:00Z">
        <w:r w:rsidRPr="000760BB" w:rsidDel="00EC5BCB">
          <w:rPr>
            <w:rFonts w:eastAsia="Palatino Linotype" w:cs="Palatino Linotype"/>
            <w:b/>
            <w:color w:val="auto"/>
            <w:sz w:val="40"/>
            <w:szCs w:val="40"/>
          </w:rPr>
          <w:delText>Amazon Elastic Container Service</w:delText>
        </w:r>
      </w:del>
    </w:p>
    <w:p w14:paraId="2F3A8D28" w14:textId="19002F3C" w:rsidR="000760BB" w:rsidDel="00EC5BCB" w:rsidRDefault="000760BB" w:rsidP="00555FFB">
      <w:pPr>
        <w:pStyle w:val="NormalBPBHEB"/>
        <w:rPr>
          <w:del w:id="859" w:author="Paulo H. Leocadio" w:date="2024-07-17T13:08:00Z" w16du:dateUtc="2024-07-17T17:08:00Z"/>
        </w:rPr>
      </w:pPr>
      <w:del w:id="860" w:author="Paulo H. Leocadio" w:date="2024-07-17T13:08:00Z" w16du:dateUtc="2024-07-17T17:08:00Z">
        <w:r w:rsidRPr="000760BB" w:rsidDel="00EC5BCB">
          <w:delText xml:space="preserve">Amazon </w:delText>
        </w:r>
        <w:r w:rsidRPr="00D63F56" w:rsidDel="00EC5BCB">
          <w:delText>ECS</w:delText>
        </w:r>
        <w:r w:rsidRPr="000760BB" w:rsidDel="00EC5BCB">
          <w:delText xml:space="preserve"> is a fully managed container orchestration service provided by AWS. This section </w:delText>
        </w:r>
        <w:r w:rsidR="00DD1DB0" w:rsidDel="00EC5BCB">
          <w:delText xml:space="preserve">explains </w:delText>
        </w:r>
        <w:r w:rsidRPr="000760BB" w:rsidDel="00EC5BCB">
          <w:delText>the features, architecture, and use cases of ECS, highlighting its role in simplifying the deployment and management of containerized applications.</w:delText>
        </w:r>
      </w:del>
    </w:p>
    <w:p w14:paraId="74460DEC" w14:textId="03AB4E57" w:rsidR="000760BB" w:rsidRPr="00611C64" w:rsidDel="00EC5BCB" w:rsidRDefault="000760BB" w:rsidP="00611C64">
      <w:pPr>
        <w:keepNext/>
        <w:keepLines/>
        <w:spacing w:before="40" w:after="0"/>
        <w:outlineLvl w:val="1"/>
        <w:rPr>
          <w:del w:id="861" w:author="Paulo H. Leocadio" w:date="2024-07-17T13:08:00Z" w16du:dateUtc="2024-07-17T17:08:00Z"/>
          <w:rFonts w:eastAsiaTheme="majorEastAsia" w:cstheme="majorBidi"/>
          <w:sz w:val="36"/>
          <w:szCs w:val="26"/>
        </w:rPr>
      </w:pPr>
      <w:del w:id="862" w:author="Paulo H. Leocadio" w:date="2024-07-17T13:08:00Z" w16du:dateUtc="2024-07-17T17:08:00Z">
        <w:r w:rsidRPr="00611C64" w:rsidDel="00EC5BCB">
          <w:rPr>
            <w:rFonts w:eastAsiaTheme="majorEastAsia" w:cstheme="majorBidi"/>
            <w:sz w:val="36"/>
            <w:szCs w:val="26"/>
          </w:rPr>
          <w:delText xml:space="preserve">Overview </w:delText>
        </w:r>
      </w:del>
    </w:p>
    <w:p w14:paraId="3E910122" w14:textId="527993B2" w:rsidR="000760BB" w:rsidDel="00EC5BCB" w:rsidRDefault="000760BB" w:rsidP="00DD1DB0">
      <w:pPr>
        <w:pStyle w:val="NormalBPBHEB"/>
        <w:rPr>
          <w:del w:id="863" w:author="Paulo H. Leocadio" w:date="2024-07-17T13:08:00Z" w16du:dateUtc="2024-07-17T17:08:00Z"/>
        </w:rPr>
      </w:pPr>
      <w:del w:id="864" w:author="Paulo H. Leocadio" w:date="2024-07-17T13:08:00Z" w16du:dateUtc="2024-07-17T17:08:00Z">
        <w:r w:rsidRPr="000760BB" w:rsidDel="00EC5BCB">
          <w:delText>Amazon ECS enables users to run, stop, and manage Docker containers on a cluster. It abstracts the underlying infrastructure complexities, allowing developers to focus on building and scaling applications without managing the underlying infrastructure.</w:delText>
        </w:r>
      </w:del>
    </w:p>
    <w:p w14:paraId="5BE54C7E" w14:textId="762D79C5" w:rsidR="000760BB" w:rsidRPr="00611C64" w:rsidDel="00EC5BCB" w:rsidRDefault="000760BB" w:rsidP="00611C64">
      <w:pPr>
        <w:keepNext/>
        <w:keepLines/>
        <w:spacing w:before="40" w:after="0"/>
        <w:outlineLvl w:val="1"/>
        <w:rPr>
          <w:del w:id="865" w:author="Paulo H. Leocadio" w:date="2024-07-17T13:08:00Z" w16du:dateUtc="2024-07-17T17:08:00Z"/>
          <w:rFonts w:eastAsiaTheme="majorEastAsia" w:cstheme="majorBidi"/>
          <w:sz w:val="36"/>
          <w:szCs w:val="26"/>
        </w:rPr>
      </w:pPr>
      <w:del w:id="866" w:author="Paulo H. Leocadio" w:date="2024-07-17T13:08:00Z" w16du:dateUtc="2024-07-17T17:08:00Z">
        <w:r w:rsidRPr="00611C64" w:rsidDel="00EC5BCB">
          <w:rPr>
            <w:rFonts w:eastAsiaTheme="majorEastAsia" w:cstheme="majorBidi"/>
            <w:sz w:val="36"/>
            <w:szCs w:val="26"/>
          </w:rPr>
          <w:delText xml:space="preserve">Key </w:delText>
        </w:r>
        <w:r w:rsidR="00DD1DB0" w:rsidRPr="00611C64" w:rsidDel="00EC5BCB">
          <w:rPr>
            <w:rFonts w:eastAsiaTheme="majorEastAsia" w:cstheme="majorBidi"/>
            <w:sz w:val="36"/>
            <w:szCs w:val="26"/>
          </w:rPr>
          <w:delText xml:space="preserve">features </w:delText>
        </w:r>
        <w:r w:rsidRPr="00611C64" w:rsidDel="00EC5BCB">
          <w:rPr>
            <w:rFonts w:eastAsiaTheme="majorEastAsia" w:cstheme="majorBidi"/>
            <w:sz w:val="36"/>
            <w:szCs w:val="26"/>
          </w:rPr>
          <w:delText>of Amazon ECS</w:delText>
        </w:r>
      </w:del>
    </w:p>
    <w:p w14:paraId="2099954A" w14:textId="179F01E6" w:rsidR="00DD1DB0" w:rsidRPr="000760BB" w:rsidDel="00EC5BCB" w:rsidRDefault="00DD1DB0" w:rsidP="00555FFB">
      <w:pPr>
        <w:pStyle w:val="NormalBPBHEB"/>
        <w:rPr>
          <w:del w:id="867" w:author="Paulo H. Leocadio" w:date="2024-07-17T13:08:00Z" w16du:dateUtc="2024-07-17T17:08:00Z"/>
        </w:rPr>
      </w:pPr>
      <w:del w:id="868" w:author="Paulo H. Leocadio" w:date="2024-07-17T13:08:00Z" w16du:dateUtc="2024-07-17T17:08:00Z">
        <w:r w:rsidDel="00EC5BCB">
          <w:delText xml:space="preserve">Following are the </w:delText>
        </w:r>
        <w:r w:rsidRPr="00DD1DB0" w:rsidDel="00EC5BCB">
          <w:delText>key features of Amazon ECS</w:delText>
        </w:r>
      </w:del>
      <w:customXmlDelRangeStart w:id="869" w:author="Paulo H. Leocadio" w:date="2024-07-17T13:08:00Z"/>
      <w:sdt>
        <w:sdtPr>
          <w:id w:val="1073542478"/>
          <w:citation/>
        </w:sdtPr>
        <w:sdtContent>
          <w:customXmlDelRangeEnd w:id="869"/>
          <w:del w:id="870" w:author="Paulo H. Leocadio" w:date="2024-07-17T13:08:00Z" w16du:dateUtc="2024-07-17T17:08:00Z">
            <w:r w:rsidR="00BB2313" w:rsidDel="00EC5BCB">
              <w:fldChar w:fldCharType="begin"/>
            </w:r>
            <w:r w:rsidR="00BB2313" w:rsidDel="00EC5BCB">
              <w:delInstrText xml:space="preserve"> CITATION a2023j \l 1033 </w:delInstrText>
            </w:r>
            <w:r w:rsidR="00BB2313" w:rsidDel="00EC5BCB">
              <w:fldChar w:fldCharType="separate"/>
            </w:r>
            <w:r w:rsidR="00D34F43" w:rsidDel="00EC5BCB">
              <w:rPr>
                <w:noProof/>
              </w:rPr>
              <w:delText xml:space="preserve"> </w:delText>
            </w:r>
            <w:r w:rsidR="00D34F43" w:rsidRPr="00D34F43" w:rsidDel="00EC5BCB">
              <w:rPr>
                <w:noProof/>
              </w:rPr>
              <w:delText>[80]</w:delText>
            </w:r>
            <w:r w:rsidR="00BB2313" w:rsidDel="00EC5BCB">
              <w:fldChar w:fldCharType="end"/>
            </w:r>
          </w:del>
          <w:customXmlDelRangeStart w:id="871" w:author="Paulo H. Leocadio" w:date="2024-07-17T13:08:00Z"/>
        </w:sdtContent>
      </w:sdt>
      <w:customXmlDelRangeEnd w:id="871"/>
      <w:del w:id="872" w:author="Paulo H. Leocadio" w:date="2024-07-17T13:08:00Z" w16du:dateUtc="2024-07-17T17:08:00Z">
        <w:r w:rsidDel="00EC5BCB">
          <w:delText>:</w:delText>
        </w:r>
      </w:del>
    </w:p>
    <w:p w14:paraId="06B46122" w14:textId="31FBE617" w:rsidR="000760BB" w:rsidRPr="000760BB" w:rsidDel="00EC5BCB" w:rsidRDefault="000760BB" w:rsidP="008A12F7">
      <w:pPr>
        <w:pStyle w:val="NormalBPBHEB"/>
        <w:numPr>
          <w:ilvl w:val="0"/>
          <w:numId w:val="92"/>
        </w:numPr>
        <w:rPr>
          <w:del w:id="873" w:author="Paulo H. Leocadio" w:date="2024-07-17T13:08:00Z" w16du:dateUtc="2024-07-17T17:08:00Z"/>
        </w:rPr>
      </w:pPr>
      <w:del w:id="874" w:author="Paulo H. Leocadio" w:date="2024-07-17T13:08:00Z" w16du:dateUtc="2024-07-17T17:08:00Z">
        <w:r w:rsidRPr="000760BB" w:rsidDel="00EC5BCB">
          <w:rPr>
            <w:b/>
            <w:bCs/>
          </w:rPr>
          <w:delText>Scalability:</w:delText>
        </w:r>
        <w:r w:rsidRPr="000760BB" w:rsidDel="00EC5BCB">
          <w:delText xml:space="preserve"> ECS provides auto-scaling capabilities, allowing the automatic adjustment of the number of running containers based on application load.</w:delText>
        </w:r>
      </w:del>
    </w:p>
    <w:p w14:paraId="50FF0348" w14:textId="79CE41C0" w:rsidR="000760BB" w:rsidRPr="000760BB" w:rsidDel="00EC5BCB" w:rsidRDefault="000760BB" w:rsidP="008A12F7">
      <w:pPr>
        <w:pStyle w:val="NormalBPBHEB"/>
        <w:numPr>
          <w:ilvl w:val="0"/>
          <w:numId w:val="92"/>
        </w:numPr>
        <w:rPr>
          <w:del w:id="875" w:author="Paulo H. Leocadio" w:date="2024-07-17T13:08:00Z" w16du:dateUtc="2024-07-17T17:08:00Z"/>
        </w:rPr>
      </w:pPr>
      <w:del w:id="876" w:author="Paulo H. Leocadio" w:date="2024-07-17T13:08:00Z" w16du:dateUtc="2024-07-17T17:08:00Z">
        <w:r w:rsidRPr="000760BB" w:rsidDel="00EC5BCB">
          <w:rPr>
            <w:b/>
            <w:bCs/>
          </w:rPr>
          <w:delText>Integration with Elastic Load Balancing</w:delText>
        </w:r>
        <w:r w:rsidR="00DD1DB0" w:rsidDel="00EC5BCB">
          <w:rPr>
            <w:b/>
            <w:bCs/>
          </w:rPr>
          <w:delText xml:space="preserve"> (ELB)</w:delText>
        </w:r>
        <w:r w:rsidRPr="000760BB" w:rsidDel="00EC5BCB">
          <w:rPr>
            <w:b/>
            <w:bCs/>
          </w:rPr>
          <w:delText>:</w:delText>
        </w:r>
        <w:r w:rsidRPr="000760BB" w:rsidDel="00EC5BCB">
          <w:delText xml:space="preserve"> Seamless integration with ELB facilitates the distribution of incoming application traffic across multiple ECS containers.</w:delText>
        </w:r>
      </w:del>
    </w:p>
    <w:p w14:paraId="622DC841" w14:textId="35661133" w:rsidR="000760BB" w:rsidDel="00EC5BCB" w:rsidRDefault="000760BB" w:rsidP="008A12F7">
      <w:pPr>
        <w:pStyle w:val="NormalBPBHEB"/>
        <w:numPr>
          <w:ilvl w:val="0"/>
          <w:numId w:val="92"/>
        </w:numPr>
        <w:rPr>
          <w:del w:id="877" w:author="Paulo H. Leocadio" w:date="2024-07-17T13:08:00Z" w16du:dateUtc="2024-07-17T17:08:00Z"/>
        </w:rPr>
      </w:pPr>
      <w:del w:id="878" w:author="Paulo H. Leocadio" w:date="2024-07-17T13:08:00Z" w16du:dateUtc="2024-07-17T17:08:00Z">
        <w:r w:rsidRPr="000760BB" w:rsidDel="00EC5BCB">
          <w:rPr>
            <w:b/>
            <w:bCs/>
          </w:rPr>
          <w:delText xml:space="preserve">Task </w:delText>
        </w:r>
        <w:r w:rsidR="00DD1DB0" w:rsidRPr="000760BB" w:rsidDel="00EC5BCB">
          <w:rPr>
            <w:b/>
            <w:bCs/>
          </w:rPr>
          <w:delText>definitions</w:delText>
        </w:r>
        <w:r w:rsidRPr="000760BB" w:rsidDel="00EC5BCB">
          <w:rPr>
            <w:b/>
            <w:bCs/>
          </w:rPr>
          <w:delText>:</w:delText>
        </w:r>
        <w:r w:rsidRPr="000760BB" w:rsidDel="00EC5BCB">
          <w:delText xml:space="preserve"> Users define their applications through task definitions, specifying parameters such as the Docker image, CPU and memory requirements, and container links.</w:delText>
        </w:r>
      </w:del>
    </w:p>
    <w:p w14:paraId="293DEE41" w14:textId="5DD9AEA6" w:rsidR="001A0B28" w:rsidDel="00EC5BCB" w:rsidRDefault="000760BB" w:rsidP="008541CC">
      <w:pPr>
        <w:keepNext/>
        <w:keepLines/>
        <w:spacing w:before="40" w:after="0"/>
        <w:outlineLvl w:val="1"/>
        <w:rPr>
          <w:del w:id="879" w:author="Paulo H. Leocadio" w:date="2024-07-17T13:08:00Z" w16du:dateUtc="2024-07-17T17:08:00Z"/>
        </w:rPr>
      </w:pPr>
      <w:del w:id="880" w:author="Paulo H. Leocadio" w:date="2024-07-17T13:08:00Z" w16du:dateUtc="2024-07-17T17:08:00Z">
        <w:r w:rsidRPr="00611C64" w:rsidDel="00EC5BCB">
          <w:rPr>
            <w:rFonts w:eastAsiaTheme="majorEastAsia" w:cstheme="majorBidi"/>
            <w:sz w:val="36"/>
            <w:szCs w:val="26"/>
          </w:rPr>
          <w:delText xml:space="preserve">Amazon ECS </w:delText>
        </w:r>
        <w:commentRangeStart w:id="881"/>
        <w:commentRangeStart w:id="882"/>
        <w:r w:rsidRPr="00611C64" w:rsidDel="00EC5BCB">
          <w:rPr>
            <w:rFonts w:eastAsiaTheme="majorEastAsia" w:cstheme="majorBidi"/>
            <w:sz w:val="36"/>
            <w:szCs w:val="26"/>
          </w:rPr>
          <w:delText>Architecture</w:delText>
        </w:r>
        <w:commentRangeEnd w:id="881"/>
        <w:r w:rsidR="00DD1DB0" w:rsidRPr="00611C64" w:rsidDel="00EC5BCB">
          <w:rPr>
            <w:rFonts w:eastAsiaTheme="majorEastAsia" w:cstheme="majorBidi"/>
            <w:sz w:val="36"/>
            <w:szCs w:val="26"/>
          </w:rPr>
          <w:commentReference w:id="881"/>
        </w:r>
        <w:commentRangeEnd w:id="882"/>
        <w:r w:rsidR="008541CC" w:rsidDel="00EC5BCB">
          <w:rPr>
            <w:rStyle w:val="CommentReference"/>
          </w:rPr>
          <w:commentReference w:id="882"/>
        </w:r>
      </w:del>
    </w:p>
    <w:p w14:paraId="47970FFC" w14:textId="067C4A2E" w:rsidR="00120A98" w:rsidRPr="00120A98" w:rsidDel="00EC5BCB" w:rsidRDefault="00120A98" w:rsidP="00120A98">
      <w:pPr>
        <w:pStyle w:val="NormalBPBHEB"/>
        <w:rPr>
          <w:del w:id="883" w:author="Paulo H. Leocadio" w:date="2024-07-17T13:08:00Z" w16du:dateUtc="2024-07-17T17:08:00Z"/>
        </w:rPr>
      </w:pPr>
      <w:del w:id="884" w:author="Paulo H. Leocadio" w:date="2024-07-17T13:08:00Z" w16du:dateUtc="2024-07-17T17:08:00Z">
        <w:r w:rsidRPr="00120A98" w:rsidDel="00EC5BCB">
          <w:delText>Amazon Elastic Container Service (ECS) simplifies the deployment and management of containerized applications on AWS infrastructure. At its core, ECS</w:delText>
        </w:r>
        <w:r w:rsidR="000F73FD" w:rsidDel="00EC5BCB">
          <w:delText xml:space="preserve"> (</w:delText>
        </w:r>
        <w:r w:rsidR="004F449D" w:rsidDel="00EC5BCB">
          <w:delText xml:space="preserve">refer to </w:delText>
        </w:r>
        <w:r w:rsidR="000F73FD" w:rsidRPr="000F73FD" w:rsidDel="00EC5BCB">
          <w:delText>Figure 7.13</w:delText>
        </w:r>
        <w:r w:rsidR="004F449D" w:rsidDel="00EC5BCB">
          <w:delText xml:space="preserve"> </w:delText>
        </w:r>
        <w:r w:rsidR="008912E0" w:rsidDel="00EC5BCB">
          <w:delText>below) _</w:delText>
        </w:r>
        <w:r w:rsidRPr="00120A98" w:rsidDel="00EC5BCB">
          <w:delTex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delText>
        </w:r>
      </w:del>
    </w:p>
    <w:p w14:paraId="094D0021" w14:textId="69E63603" w:rsidR="00120A98" w:rsidRPr="00120A98" w:rsidDel="00EC5BCB" w:rsidRDefault="00120A98" w:rsidP="00120A98">
      <w:pPr>
        <w:pStyle w:val="NormalBPBHEB"/>
        <w:rPr>
          <w:del w:id="885" w:author="Paulo H. Leocadio" w:date="2024-07-17T13:08:00Z" w16du:dateUtc="2024-07-17T17:08:00Z"/>
        </w:rPr>
      </w:pPr>
      <w:del w:id="886" w:author="Paulo H. Leocadio" w:date="2024-07-17T13:08:00Z" w16du:dateUtc="2024-07-17T17:08:00Z">
        <w:r w:rsidRPr="00120A98" w:rsidDel="00EC5BCB">
          <w:rPr>
            <w:b/>
            <w:bCs/>
          </w:rPr>
          <w:delText>Components of Amazon ECS</w:delText>
        </w:r>
      </w:del>
    </w:p>
    <w:p w14:paraId="6A0AB3B3" w14:textId="20917C4E" w:rsidR="00120A98" w:rsidRPr="00120A98" w:rsidDel="00EC5BCB" w:rsidRDefault="00120A98" w:rsidP="00120A98">
      <w:pPr>
        <w:pStyle w:val="NormalBPBHEB"/>
        <w:rPr>
          <w:del w:id="887" w:author="Paulo H. Leocadio" w:date="2024-07-17T13:08:00Z" w16du:dateUtc="2024-07-17T17:08:00Z"/>
        </w:rPr>
      </w:pPr>
      <w:del w:id="888" w:author="Paulo H. Leocadio" w:date="2024-07-17T13:08:00Z" w16du:dateUtc="2024-07-17T17:08:00Z">
        <w:r w:rsidRPr="00120A98" w:rsidDel="00EC5BCB">
          <w:delText>Amazon ECS architecture revolves around several key components: clusters, tasks, and services. Clusters are logical groupings of EC2 instances or Fargate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delText>
        </w:r>
      </w:del>
    </w:p>
    <w:p w14:paraId="379CBF55" w14:textId="12CAB5DB" w:rsidR="00120A98" w:rsidRPr="00120A98" w:rsidDel="00EC5BCB" w:rsidRDefault="00120A98" w:rsidP="00120A98">
      <w:pPr>
        <w:pStyle w:val="NormalBPBHEB"/>
        <w:rPr>
          <w:del w:id="889" w:author="Paulo H. Leocadio" w:date="2024-07-17T13:08:00Z" w16du:dateUtc="2024-07-17T17:08:00Z"/>
        </w:rPr>
      </w:pPr>
      <w:del w:id="890" w:author="Paulo H. Leocadio" w:date="2024-07-17T13:08:00Z" w16du:dateUtc="2024-07-17T17:08:00Z">
        <w:r w:rsidRPr="00120A98" w:rsidDel="00EC5BCB">
          <w:rPr>
            <w:b/>
            <w:bCs/>
          </w:rPr>
          <w:delText>Scalability and Integration</w:delText>
        </w:r>
      </w:del>
    </w:p>
    <w:p w14:paraId="1364E989" w14:textId="7F51E6C8" w:rsidR="00120A98" w:rsidRPr="00120A98" w:rsidDel="00EC5BCB" w:rsidRDefault="00120A98" w:rsidP="00120A98">
      <w:pPr>
        <w:pStyle w:val="NormalBPBHEB"/>
        <w:rPr>
          <w:del w:id="891" w:author="Paulo H. Leocadio" w:date="2024-07-17T13:08:00Z" w16du:dateUtc="2024-07-17T17:08:00Z"/>
        </w:rPr>
      </w:pPr>
      <w:del w:id="892" w:author="Paulo H. Leocadio" w:date="2024-07-17T13:08:00Z" w16du:dateUtc="2024-07-17T17:08:00Z">
        <w:r w:rsidRPr="00120A98" w:rsidDel="00EC5BCB">
          <w:delTex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delText>
        </w:r>
      </w:del>
    </w:p>
    <w:p w14:paraId="215FF574" w14:textId="631A1337" w:rsidR="00120A98" w:rsidRPr="00120A98" w:rsidDel="00EC5BCB" w:rsidRDefault="00120A98" w:rsidP="00120A98">
      <w:pPr>
        <w:pStyle w:val="NormalBPBHEB"/>
        <w:rPr>
          <w:del w:id="893" w:author="Paulo H. Leocadio" w:date="2024-07-17T13:08:00Z" w16du:dateUtc="2024-07-17T17:08:00Z"/>
        </w:rPr>
      </w:pPr>
      <w:del w:id="894" w:author="Paulo H. Leocadio" w:date="2024-07-17T13:08:00Z" w16du:dateUtc="2024-07-17T17:08:00Z">
        <w:r w:rsidRPr="00120A98" w:rsidDel="00EC5BCB">
          <w:rPr>
            <w:b/>
            <w:bCs/>
          </w:rPr>
          <w:delText>Operational Simplicity and Benefits</w:delText>
        </w:r>
      </w:del>
    </w:p>
    <w:p w14:paraId="79581DF5" w14:textId="532688C6" w:rsidR="00120A98" w:rsidRPr="00120A98" w:rsidDel="00EC5BCB" w:rsidRDefault="00120A98" w:rsidP="00120A98">
      <w:pPr>
        <w:pStyle w:val="NormalBPBHEB"/>
        <w:rPr>
          <w:del w:id="895" w:author="Paulo H. Leocadio" w:date="2024-07-17T13:08:00Z" w16du:dateUtc="2024-07-17T17:08:00Z"/>
        </w:rPr>
      </w:pPr>
      <w:del w:id="896" w:author="Paulo H. Leocadio" w:date="2024-07-17T13:08:00Z" w16du:dateUtc="2024-07-17T17:08:00Z">
        <w:r w:rsidRPr="00120A98" w:rsidDel="00EC5BCB">
          <w:delTex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delText>
        </w:r>
      </w:del>
    </w:p>
    <w:p w14:paraId="6030DABE" w14:textId="0859FEB5" w:rsidR="008541CC" w:rsidRPr="008541CC" w:rsidDel="00EC5BCB" w:rsidRDefault="008541CC" w:rsidP="008541CC">
      <w:pPr>
        <w:pStyle w:val="NormalBPBHEB"/>
        <w:rPr>
          <w:del w:id="897" w:author="Paulo H. Leocadio" w:date="2024-07-17T13:08:00Z" w16du:dateUtc="2024-07-17T17:08:00Z"/>
        </w:rPr>
      </w:pPr>
    </w:p>
    <w:p w14:paraId="4D44A0BD" w14:textId="1CAD3B22" w:rsidR="008541CC" w:rsidRPr="008541CC" w:rsidDel="00EC5BCB" w:rsidRDefault="008541CC" w:rsidP="008541CC">
      <w:pPr>
        <w:pStyle w:val="NormalBPBHEB"/>
        <w:rPr>
          <w:del w:id="898" w:author="Paulo H. Leocadio" w:date="2024-07-17T13:08:00Z" w16du:dateUtc="2024-07-17T17:08:00Z"/>
        </w:rPr>
      </w:pPr>
      <w:del w:id="899" w:author="Paulo H. Leocadio" w:date="2024-07-17T13:08:00Z" w16du:dateUtc="2024-07-17T17:08:00Z">
        <w:r w:rsidRPr="008541CC" w:rsidDel="00EC5BCB">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del>
    </w:p>
    <w:p w14:paraId="5CD74AD9" w14:textId="5EE93A1C" w:rsidR="008541CC" w:rsidRPr="008541CC" w:rsidDel="00EC5BCB" w:rsidRDefault="008541CC" w:rsidP="008541CC">
      <w:pPr>
        <w:pStyle w:val="NormalBPBHEB"/>
        <w:rPr>
          <w:del w:id="900" w:author="Paulo H. Leocadio" w:date="2024-07-17T13:08:00Z" w16du:dateUtc="2024-07-17T17:08:00Z"/>
          <w:bCs/>
          <w:i/>
          <w:iCs/>
        </w:rPr>
      </w:pPr>
      <w:bookmarkStart w:id="901" w:name="_Hlk169708009"/>
      <w:del w:id="902" w:author="Paulo H. Leocadio" w:date="2024-07-17T13:08:00Z" w16du:dateUtc="2024-07-17T17:08:00Z">
        <w:r w:rsidRPr="008541CC" w:rsidDel="00EC5BCB">
          <w:rPr>
            <w:b/>
            <w:bCs/>
            <w:i/>
            <w:iCs/>
          </w:rPr>
          <w:delText>Figure 7.</w:delText>
        </w:r>
        <w:r w:rsidRPr="008541CC" w:rsidDel="00EC5BCB">
          <w:rPr>
            <w:b/>
            <w:bCs/>
            <w:i/>
            <w:iCs/>
          </w:rPr>
          <w:fldChar w:fldCharType="begin"/>
        </w:r>
        <w:r w:rsidRPr="008541CC" w:rsidDel="00EC5BCB">
          <w:rPr>
            <w:b/>
            <w:bCs/>
            <w:i/>
            <w:iCs/>
          </w:rPr>
          <w:delInstrText xml:space="preserve"> SEQ Figure \* ARABIC </w:delInstrText>
        </w:r>
        <w:r w:rsidRPr="008541CC" w:rsidDel="00EC5BCB">
          <w:rPr>
            <w:b/>
            <w:bCs/>
            <w:i/>
            <w:iCs/>
          </w:rPr>
          <w:fldChar w:fldCharType="separate"/>
        </w:r>
        <w:r w:rsidRPr="008541CC" w:rsidDel="00EC5BCB">
          <w:rPr>
            <w:b/>
            <w:bCs/>
            <w:i/>
            <w:iCs/>
          </w:rPr>
          <w:delText>13</w:delText>
        </w:r>
        <w:r w:rsidRPr="008541CC" w:rsidDel="00EC5BCB">
          <w:fldChar w:fldCharType="end"/>
        </w:r>
        <w:r w:rsidRPr="008541CC" w:rsidDel="00EC5BCB">
          <w:rPr>
            <w:b/>
            <w:bCs/>
            <w:i/>
            <w:iCs/>
          </w:rPr>
          <w:delText>:</w:delText>
        </w:r>
        <w:r w:rsidRPr="008541CC" w:rsidDel="00EC5BCB">
          <w:rPr>
            <w:bCs/>
            <w:i/>
            <w:iCs/>
          </w:rPr>
          <w:delText xml:space="preserve"> Amazon ECS (Amazon Web </w:delText>
        </w:r>
        <w:commentRangeStart w:id="903"/>
        <w:commentRangeStart w:id="904"/>
        <w:r w:rsidRPr="008541CC" w:rsidDel="00EC5BCB">
          <w:rPr>
            <w:bCs/>
            <w:i/>
            <w:iCs/>
          </w:rPr>
          <w:delText>Services</w:delText>
        </w:r>
        <w:commentRangeEnd w:id="903"/>
        <w:r w:rsidRPr="008541CC" w:rsidDel="00EC5BCB">
          <w:commentReference w:id="903"/>
        </w:r>
        <w:commentRangeEnd w:id="904"/>
        <w:r w:rsidRPr="008541CC" w:rsidDel="00EC5BCB">
          <w:commentReference w:id="904"/>
        </w:r>
        <w:r w:rsidRPr="008541CC" w:rsidDel="00EC5BCB">
          <w:rPr>
            <w:bCs/>
            <w:i/>
            <w:iCs/>
          </w:rPr>
          <w:delText>)</w:delText>
        </w:r>
      </w:del>
    </w:p>
    <w:bookmarkEnd w:id="901"/>
    <w:p w14:paraId="0B1DBF61" w14:textId="3A07B7A7" w:rsidR="00DD1DB0" w:rsidDel="00EC5BCB" w:rsidRDefault="00DD1DB0" w:rsidP="00555FFB">
      <w:pPr>
        <w:pStyle w:val="NormalBPBHEB"/>
        <w:rPr>
          <w:del w:id="905" w:author="Paulo H. Leocadio" w:date="2024-07-17T13:08:00Z" w16du:dateUtc="2024-07-17T17:08:00Z"/>
        </w:rPr>
      </w:pPr>
    </w:p>
    <w:p w14:paraId="18EFBA15" w14:textId="73639523" w:rsidR="004D1361" w:rsidDel="00EC5BCB" w:rsidRDefault="004D1361" w:rsidP="004D1361">
      <w:pPr>
        <w:pStyle w:val="NormalBPBHEB"/>
        <w:rPr>
          <w:del w:id="906" w:author="Paulo H. Leocadio" w:date="2024-07-17T13:08:00Z" w16du:dateUtc="2024-07-17T17:08:00Z"/>
          <w:b/>
          <w:bCs/>
        </w:rPr>
      </w:pPr>
      <w:del w:id="907" w:author="Paulo H. Leocadio" w:date="2024-07-17T13:08:00Z" w16du:dateUtc="2024-07-17T17:08:00Z">
        <w:r w:rsidRPr="004D1361" w:rsidDel="00EC5BCB">
          <w:rPr>
            <w:b/>
            <w:bCs/>
          </w:rPr>
          <w:delText xml:space="preserve">Amazon ECS Architecture </w:delText>
        </w:r>
        <w:r w:rsidR="001C1369" w:rsidDel="00EC5BCB">
          <w:rPr>
            <w:b/>
            <w:bCs/>
          </w:rPr>
          <w:delText xml:space="preserve">Core </w:delText>
        </w:r>
        <w:r w:rsidRPr="004D1361" w:rsidDel="00EC5BCB">
          <w:rPr>
            <w:b/>
            <w:bCs/>
          </w:rPr>
          <w:delText>Components</w:delText>
        </w:r>
      </w:del>
    </w:p>
    <w:p w14:paraId="756795C3" w14:textId="6D19246E" w:rsidR="00D51CB0" w:rsidRPr="00BE2C41" w:rsidDel="00EC5BCB" w:rsidRDefault="00D51CB0" w:rsidP="004D1361">
      <w:pPr>
        <w:pStyle w:val="NormalBPBHEB"/>
        <w:rPr>
          <w:del w:id="908" w:author="Paulo H. Leocadio" w:date="2024-07-17T13:08:00Z" w16du:dateUtc="2024-07-17T17:08:00Z"/>
        </w:rPr>
      </w:pPr>
      <w:del w:id="909" w:author="Paulo H. Leocadio" w:date="2024-07-17T13:08:00Z" w16du:dateUtc="2024-07-17T17:08:00Z">
        <w:r w:rsidRPr="00BE2C41" w:rsidDel="00EC5BCB">
          <w:delTex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delText>
        </w:r>
      </w:del>
    </w:p>
    <w:p w14:paraId="3FC285A1" w14:textId="4C3B1133" w:rsidR="004D1361" w:rsidRPr="001C1369" w:rsidDel="00EC5BCB" w:rsidRDefault="004D1361" w:rsidP="004D1361">
      <w:pPr>
        <w:pStyle w:val="NormalBPBHEB"/>
        <w:rPr>
          <w:del w:id="910" w:author="Paulo H. Leocadio" w:date="2024-07-17T13:08:00Z" w16du:dateUtc="2024-07-17T17:08:00Z"/>
        </w:rPr>
      </w:pPr>
      <w:del w:id="911" w:author="Paulo H. Leocadio" w:date="2024-07-17T13:08:00Z" w16du:dateUtc="2024-07-17T17:08:00Z">
        <w:r w:rsidRPr="004D1361" w:rsidDel="00EC5BCB">
          <w:rPr>
            <w:b/>
            <w:bCs/>
          </w:rPr>
          <w:delText xml:space="preserve">Clusters: </w:delText>
        </w:r>
        <w:r w:rsidRPr="001C1369" w:rsidDel="00EC5BCB">
          <w:delText>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Fargate for serverless container deployments. By grouping instances together, ECS simplifies the management and scaling of containerized applications within a defined environment.</w:delText>
        </w:r>
      </w:del>
    </w:p>
    <w:p w14:paraId="248D4EB3" w14:textId="4BA9A754" w:rsidR="004D1361" w:rsidRPr="004D1361" w:rsidDel="00EC5BCB" w:rsidRDefault="004D1361" w:rsidP="004D1361">
      <w:pPr>
        <w:pStyle w:val="NormalBPBHEB"/>
        <w:rPr>
          <w:del w:id="912" w:author="Paulo H. Leocadio" w:date="2024-07-17T13:08:00Z" w16du:dateUtc="2024-07-17T17:08:00Z"/>
          <w:b/>
          <w:bCs/>
        </w:rPr>
      </w:pPr>
      <w:del w:id="913" w:author="Paulo H. Leocadio" w:date="2024-07-17T13:08:00Z" w16du:dateUtc="2024-07-17T17:08:00Z">
        <w:r w:rsidRPr="004D1361" w:rsidDel="00EC5BCB">
          <w:rPr>
            <w:b/>
            <w:bCs/>
          </w:rPr>
          <w:delText xml:space="preserve">Tasks: </w:delText>
        </w:r>
        <w:r w:rsidRPr="001C1369" w:rsidDel="00EC5BCB">
          <w:delTex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delText>
        </w:r>
      </w:del>
    </w:p>
    <w:p w14:paraId="5C11015E" w14:textId="6B79C9D0" w:rsidR="004D1361" w:rsidRPr="001C1369" w:rsidDel="00EC5BCB" w:rsidRDefault="004D1361" w:rsidP="004D1361">
      <w:pPr>
        <w:pStyle w:val="NormalBPBHEB"/>
        <w:rPr>
          <w:del w:id="914" w:author="Paulo H. Leocadio" w:date="2024-07-17T13:08:00Z" w16du:dateUtc="2024-07-17T17:08:00Z"/>
        </w:rPr>
      </w:pPr>
      <w:del w:id="915" w:author="Paulo H. Leocadio" w:date="2024-07-17T13:08:00Z" w16du:dateUtc="2024-07-17T17:08:00Z">
        <w:r w:rsidRPr="004D1361" w:rsidDel="00EC5BCB">
          <w:rPr>
            <w:b/>
            <w:bCs/>
          </w:rPr>
          <w:delText xml:space="preserve">Services: </w:delText>
        </w:r>
        <w:r w:rsidRPr="001C1369" w:rsidDel="00EC5BCB">
          <w:delTex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delText>
        </w:r>
      </w:del>
    </w:p>
    <w:p w14:paraId="3E0E7964" w14:textId="2AE7005B" w:rsidR="000760BB" w:rsidRPr="00611C64" w:rsidDel="00EC5BCB" w:rsidRDefault="000760BB" w:rsidP="00611C64">
      <w:pPr>
        <w:keepNext/>
        <w:keepLines/>
        <w:spacing w:before="40" w:after="0"/>
        <w:outlineLvl w:val="1"/>
        <w:rPr>
          <w:del w:id="916" w:author="Paulo H. Leocadio" w:date="2024-07-17T13:08:00Z" w16du:dateUtc="2024-07-17T17:08:00Z"/>
          <w:rFonts w:eastAsiaTheme="majorEastAsia" w:cstheme="majorBidi"/>
          <w:sz w:val="36"/>
          <w:szCs w:val="26"/>
        </w:rPr>
      </w:pPr>
      <w:del w:id="917" w:author="Paulo H. Leocadio" w:date="2024-07-17T13:08:00Z" w16du:dateUtc="2024-07-17T17:08:00Z">
        <w:r w:rsidRPr="00611C64" w:rsidDel="00EC5BCB">
          <w:rPr>
            <w:rFonts w:eastAsiaTheme="majorEastAsia" w:cstheme="majorBidi"/>
            <w:sz w:val="36"/>
            <w:szCs w:val="26"/>
          </w:rPr>
          <w:delText xml:space="preserve">Use </w:delText>
        </w:r>
        <w:r w:rsidR="00DD1DB0" w:rsidRPr="00611C64" w:rsidDel="00EC5BCB">
          <w:rPr>
            <w:rFonts w:eastAsiaTheme="majorEastAsia" w:cstheme="majorBidi"/>
            <w:sz w:val="36"/>
            <w:szCs w:val="26"/>
          </w:rPr>
          <w:delText xml:space="preserve">cases </w:delText>
        </w:r>
        <w:r w:rsidRPr="00611C64" w:rsidDel="00EC5BCB">
          <w:rPr>
            <w:rFonts w:eastAsiaTheme="majorEastAsia" w:cstheme="majorBidi"/>
            <w:sz w:val="36"/>
            <w:szCs w:val="26"/>
          </w:rPr>
          <w:delText>of Amazon ECS</w:delText>
        </w:r>
      </w:del>
    </w:p>
    <w:p w14:paraId="7BB23A2B" w14:textId="2FCC1831" w:rsidR="00DD1DB0" w:rsidRPr="000760BB" w:rsidDel="00EC5BCB" w:rsidRDefault="00DD1DB0" w:rsidP="00555FFB">
      <w:pPr>
        <w:pStyle w:val="NormalBPBHEB"/>
        <w:rPr>
          <w:del w:id="918" w:author="Paulo H. Leocadio" w:date="2024-07-17T13:08:00Z" w16du:dateUtc="2024-07-17T17:08:00Z"/>
        </w:rPr>
      </w:pPr>
      <w:del w:id="919" w:author="Paulo H. Leocadio" w:date="2024-07-17T13:08:00Z" w16du:dateUtc="2024-07-17T17:08:00Z">
        <w:r w:rsidDel="00EC5BCB">
          <w:delText>The following are the use cases of Amazon ECS</w:delText>
        </w:r>
      </w:del>
      <w:customXmlDelRangeStart w:id="920" w:author="Paulo H. Leocadio" w:date="2024-07-17T13:08:00Z"/>
      <w:sdt>
        <w:sdtPr>
          <w:id w:val="1621111440"/>
          <w:citation/>
        </w:sdtPr>
        <w:sdtContent>
          <w:customXmlDelRangeEnd w:id="920"/>
          <w:del w:id="921" w:author="Paulo H. Leocadio" w:date="2024-07-17T13:08:00Z" w16du:dateUtc="2024-07-17T17:08:00Z">
            <w:r w:rsidR="00427056" w:rsidDel="00EC5BCB">
              <w:fldChar w:fldCharType="begin"/>
            </w:r>
            <w:r w:rsidR="00427056" w:rsidDel="00EC5BCB">
              <w:delInstrText xml:space="preserve"> CITATION a2023j \l 1033 </w:delInstrText>
            </w:r>
            <w:r w:rsidR="00427056" w:rsidDel="00EC5BCB">
              <w:fldChar w:fldCharType="separate"/>
            </w:r>
            <w:r w:rsidR="00D34F43" w:rsidDel="00EC5BCB">
              <w:rPr>
                <w:noProof/>
              </w:rPr>
              <w:delText xml:space="preserve"> </w:delText>
            </w:r>
            <w:r w:rsidR="00D34F43" w:rsidRPr="00D34F43" w:rsidDel="00EC5BCB">
              <w:rPr>
                <w:noProof/>
              </w:rPr>
              <w:delText>[80]</w:delText>
            </w:r>
            <w:r w:rsidR="00427056" w:rsidDel="00EC5BCB">
              <w:fldChar w:fldCharType="end"/>
            </w:r>
          </w:del>
          <w:customXmlDelRangeStart w:id="922" w:author="Paulo H. Leocadio" w:date="2024-07-17T13:08:00Z"/>
        </w:sdtContent>
      </w:sdt>
      <w:customXmlDelRangeEnd w:id="922"/>
      <w:del w:id="923" w:author="Paulo H. Leocadio" w:date="2024-07-17T13:08:00Z" w16du:dateUtc="2024-07-17T17:08:00Z">
        <w:r w:rsidDel="00EC5BCB">
          <w:delText>:</w:delText>
        </w:r>
      </w:del>
    </w:p>
    <w:p w14:paraId="4C53C061" w14:textId="4A8C3578" w:rsidR="000760BB" w:rsidRPr="000760BB" w:rsidDel="00EC5BCB" w:rsidRDefault="000760BB" w:rsidP="008A12F7">
      <w:pPr>
        <w:pStyle w:val="NormalBPBHEB"/>
        <w:numPr>
          <w:ilvl w:val="0"/>
          <w:numId w:val="94"/>
        </w:numPr>
        <w:rPr>
          <w:del w:id="924" w:author="Paulo H. Leocadio" w:date="2024-07-17T13:08:00Z" w16du:dateUtc="2024-07-17T17:08:00Z"/>
        </w:rPr>
      </w:pPr>
      <w:del w:id="925" w:author="Paulo H. Leocadio" w:date="2024-07-17T13:08:00Z" w16du:dateUtc="2024-07-17T17:08:00Z">
        <w:r w:rsidRPr="000760BB" w:rsidDel="00EC5BCB">
          <w:rPr>
            <w:b/>
            <w:bCs/>
          </w:rPr>
          <w:delText xml:space="preserve">Microservices </w:delText>
        </w:r>
        <w:r w:rsidR="00D63F56" w:rsidRPr="000760BB" w:rsidDel="00EC5BCB">
          <w:rPr>
            <w:b/>
            <w:bCs/>
          </w:rPr>
          <w:delText>architecture</w:delText>
        </w:r>
        <w:r w:rsidRPr="000760BB" w:rsidDel="00EC5BCB">
          <w:rPr>
            <w:b/>
            <w:bCs/>
          </w:rPr>
          <w:delText>:</w:delText>
        </w:r>
        <w:r w:rsidRPr="000760BB" w:rsidDel="00EC5BCB">
          <w:delText xml:space="preserve"> ECS is well-suited for organizations adopting microservices architecture, providing efficient orchestration and scaling of individual microservices.</w:delText>
        </w:r>
      </w:del>
    </w:p>
    <w:p w14:paraId="440814EA" w14:textId="37B8C6EE" w:rsidR="000760BB" w:rsidRPr="000760BB" w:rsidDel="00EC5BCB" w:rsidRDefault="000760BB" w:rsidP="008A12F7">
      <w:pPr>
        <w:pStyle w:val="NormalBPBHEB"/>
        <w:numPr>
          <w:ilvl w:val="0"/>
          <w:numId w:val="94"/>
        </w:numPr>
        <w:rPr>
          <w:del w:id="926" w:author="Paulo H. Leocadio" w:date="2024-07-17T13:08:00Z" w16du:dateUtc="2024-07-17T17:08:00Z"/>
        </w:rPr>
      </w:pPr>
      <w:del w:id="927" w:author="Paulo H. Leocadio" w:date="2024-07-17T13:08:00Z" w16du:dateUtc="2024-07-17T17:08:00Z">
        <w:r w:rsidRPr="000760BB" w:rsidDel="00EC5BCB">
          <w:rPr>
            <w:b/>
            <w:bCs/>
          </w:rPr>
          <w:delText>Batch Processing:</w:delText>
        </w:r>
        <w:r w:rsidRPr="000760BB" w:rsidDel="00EC5BCB">
          <w:delText xml:space="preserve"> Organizations with batch processing workloads can leverage ECS to dynamically scale containerized applications based on workload demands.</w:delText>
        </w:r>
      </w:del>
    </w:p>
    <w:p w14:paraId="05174062" w14:textId="63D45AE2" w:rsidR="000760BB" w:rsidRPr="000760BB" w:rsidDel="00EC5BCB" w:rsidRDefault="000760BB" w:rsidP="008A12F7">
      <w:pPr>
        <w:pStyle w:val="NormalBPBHEB"/>
        <w:numPr>
          <w:ilvl w:val="0"/>
          <w:numId w:val="94"/>
        </w:numPr>
        <w:rPr>
          <w:del w:id="928" w:author="Paulo H. Leocadio" w:date="2024-07-17T13:08:00Z" w16du:dateUtc="2024-07-17T17:08:00Z"/>
        </w:rPr>
      </w:pPr>
      <w:del w:id="929" w:author="Paulo H. Leocadio" w:date="2024-07-17T13:08:00Z" w16du:dateUtc="2024-07-17T17:08:00Z">
        <w:r w:rsidRPr="000760BB" w:rsidDel="00EC5BCB">
          <w:rPr>
            <w:b/>
            <w:bCs/>
          </w:rPr>
          <w:delText>CI/CD):</w:delText>
        </w:r>
        <w:r w:rsidRPr="000760BB" w:rsidDel="00EC5BCB">
          <w:delText xml:space="preserve"> Integrating ECS with CI/CD pipelines facilitates automated testing and deployment of containerized applications</w:delText>
        </w:r>
      </w:del>
      <w:customXmlDelRangeStart w:id="930" w:author="Paulo H. Leocadio" w:date="2024-07-17T13:08:00Z"/>
      <w:sdt>
        <w:sdtPr>
          <w:id w:val="1833413023"/>
          <w:citation/>
        </w:sdtPr>
        <w:sdtContent>
          <w:customXmlDelRangeEnd w:id="930"/>
          <w:del w:id="931" w:author="Paulo H. Leocadio" w:date="2024-07-17T13:08:00Z" w16du:dateUtc="2024-07-17T17:08:00Z">
            <w:r w:rsidR="001458DC" w:rsidDel="00EC5BCB">
              <w:fldChar w:fldCharType="begin"/>
            </w:r>
            <w:r w:rsidR="001458DC" w:rsidDel="00EC5BCB">
              <w:delInstrText xml:space="preserve"> CITATION kulkarni2018a \l 1033 </w:delInstrText>
            </w:r>
            <w:r w:rsidR="001458DC" w:rsidDel="00EC5BCB">
              <w:fldChar w:fldCharType="separate"/>
            </w:r>
            <w:r w:rsidR="00D34F43" w:rsidDel="00EC5BCB">
              <w:rPr>
                <w:noProof/>
              </w:rPr>
              <w:delText xml:space="preserve"> </w:delText>
            </w:r>
            <w:r w:rsidR="00D34F43" w:rsidRPr="00D34F43" w:rsidDel="00EC5BCB">
              <w:rPr>
                <w:noProof/>
              </w:rPr>
              <w:delText>[81]</w:delText>
            </w:r>
            <w:r w:rsidR="001458DC" w:rsidDel="00EC5BCB">
              <w:fldChar w:fldCharType="end"/>
            </w:r>
          </w:del>
          <w:customXmlDelRangeStart w:id="932" w:author="Paulo H. Leocadio" w:date="2024-07-17T13:08:00Z"/>
        </w:sdtContent>
      </w:sdt>
      <w:customXmlDelRangeEnd w:id="932"/>
      <w:del w:id="933" w:author="Paulo H. Leocadio" w:date="2024-07-17T13:08:00Z" w16du:dateUtc="2024-07-17T17:08:00Z">
        <w:r w:rsidRPr="000760BB" w:rsidDel="00EC5BCB">
          <w:delText>.</w:delText>
        </w:r>
      </w:del>
    </w:p>
    <w:p w14:paraId="680DAE3D" w14:textId="2E12E8C1" w:rsidR="000760BB" w:rsidRPr="00611C64" w:rsidDel="00EC5BCB" w:rsidRDefault="000760BB" w:rsidP="00611C64">
      <w:pPr>
        <w:keepNext/>
        <w:keepLines/>
        <w:spacing w:before="40" w:after="0"/>
        <w:outlineLvl w:val="1"/>
        <w:rPr>
          <w:del w:id="934" w:author="Paulo H. Leocadio" w:date="2024-07-17T13:08:00Z" w16du:dateUtc="2024-07-17T17:08:00Z"/>
          <w:rFonts w:eastAsiaTheme="majorEastAsia" w:cstheme="majorBidi"/>
          <w:sz w:val="36"/>
          <w:szCs w:val="26"/>
        </w:rPr>
      </w:pPr>
      <w:del w:id="935" w:author="Paulo H. Leocadio" w:date="2024-07-17T13:08:00Z" w16du:dateUtc="2024-07-17T17:08:00Z">
        <w:r w:rsidRPr="00611C64" w:rsidDel="00EC5BCB">
          <w:rPr>
            <w:rFonts w:eastAsiaTheme="majorEastAsia" w:cstheme="majorBidi"/>
            <w:sz w:val="36"/>
            <w:szCs w:val="26"/>
          </w:rPr>
          <w:delText xml:space="preserve">Benefits of </w:delText>
        </w:r>
        <w:r w:rsidR="00D63F56" w:rsidRPr="00611C64" w:rsidDel="00EC5BCB">
          <w:rPr>
            <w:rFonts w:eastAsiaTheme="majorEastAsia" w:cstheme="majorBidi"/>
            <w:sz w:val="36"/>
            <w:szCs w:val="26"/>
          </w:rPr>
          <w:delText xml:space="preserve">using </w:delText>
        </w:r>
        <w:r w:rsidRPr="00611C64" w:rsidDel="00EC5BCB">
          <w:rPr>
            <w:rFonts w:eastAsiaTheme="majorEastAsia" w:cstheme="majorBidi"/>
            <w:sz w:val="36"/>
            <w:szCs w:val="26"/>
          </w:rPr>
          <w:delText>Amazon ECS</w:delText>
        </w:r>
      </w:del>
    </w:p>
    <w:p w14:paraId="32606CCC" w14:textId="79FCB432" w:rsidR="00D63F56" w:rsidRPr="000760BB" w:rsidDel="00EC5BCB" w:rsidRDefault="00D63F56" w:rsidP="00555FFB">
      <w:pPr>
        <w:pStyle w:val="NormalBPBHEB"/>
        <w:rPr>
          <w:del w:id="936" w:author="Paulo H. Leocadio" w:date="2024-07-17T13:08:00Z" w16du:dateUtc="2024-07-17T17:08:00Z"/>
        </w:rPr>
      </w:pPr>
      <w:del w:id="937" w:author="Paulo H. Leocadio" w:date="2024-07-17T13:08:00Z" w16du:dateUtc="2024-07-17T17:08:00Z">
        <w:r w:rsidDel="00EC5BCB">
          <w:delText>The following are the benefits of using Amazon ECS</w:delText>
        </w:r>
      </w:del>
      <w:customXmlDelRangeStart w:id="938" w:author="Paulo H. Leocadio" w:date="2024-07-17T13:08:00Z"/>
      <w:sdt>
        <w:sdtPr>
          <w:id w:val="1605463251"/>
          <w:citation/>
        </w:sdtPr>
        <w:sdtContent>
          <w:customXmlDelRangeEnd w:id="938"/>
          <w:del w:id="939" w:author="Paulo H. Leocadio" w:date="2024-07-17T13:08:00Z" w16du:dateUtc="2024-07-17T17:08:00Z">
            <w:r w:rsidR="001458DC" w:rsidDel="00EC5BCB">
              <w:fldChar w:fldCharType="begin"/>
            </w:r>
            <w:r w:rsidR="001458DC" w:rsidDel="00EC5BCB">
              <w:delInstrText xml:space="preserve"> CITATION a2023j \l 1033 </w:delInstrText>
            </w:r>
            <w:r w:rsidR="001458DC" w:rsidDel="00EC5BCB">
              <w:fldChar w:fldCharType="separate"/>
            </w:r>
            <w:r w:rsidR="00D34F43" w:rsidDel="00EC5BCB">
              <w:rPr>
                <w:noProof/>
              </w:rPr>
              <w:delText xml:space="preserve"> </w:delText>
            </w:r>
            <w:r w:rsidR="00D34F43" w:rsidRPr="00D34F43" w:rsidDel="00EC5BCB">
              <w:rPr>
                <w:noProof/>
              </w:rPr>
              <w:delText>[80]</w:delText>
            </w:r>
            <w:r w:rsidR="001458DC" w:rsidDel="00EC5BCB">
              <w:fldChar w:fldCharType="end"/>
            </w:r>
          </w:del>
          <w:customXmlDelRangeStart w:id="940" w:author="Paulo H. Leocadio" w:date="2024-07-17T13:08:00Z"/>
        </w:sdtContent>
      </w:sdt>
      <w:customXmlDelRangeEnd w:id="940"/>
      <w:del w:id="941" w:author="Paulo H. Leocadio" w:date="2024-07-17T13:08:00Z" w16du:dateUtc="2024-07-17T17:08:00Z">
        <w:r w:rsidDel="00EC5BCB">
          <w:delText xml:space="preserve">: </w:delText>
        </w:r>
      </w:del>
    </w:p>
    <w:p w14:paraId="6FE254AA" w14:textId="3AB35F06" w:rsidR="000760BB" w:rsidRPr="000760BB" w:rsidDel="00EC5BCB" w:rsidRDefault="000760BB" w:rsidP="008A12F7">
      <w:pPr>
        <w:pStyle w:val="NormalBPBHEB"/>
        <w:numPr>
          <w:ilvl w:val="0"/>
          <w:numId w:val="95"/>
        </w:numPr>
        <w:rPr>
          <w:del w:id="942" w:author="Paulo H. Leocadio" w:date="2024-07-17T13:08:00Z" w16du:dateUtc="2024-07-17T17:08:00Z"/>
        </w:rPr>
      </w:pPr>
      <w:del w:id="943" w:author="Paulo H. Leocadio" w:date="2024-07-17T13:08:00Z" w16du:dateUtc="2024-07-17T17:08:00Z">
        <w:r w:rsidRPr="000760BB" w:rsidDel="00EC5BCB">
          <w:rPr>
            <w:b/>
            <w:bCs/>
          </w:rPr>
          <w:delText>Cost-</w:delText>
        </w:r>
        <w:r w:rsidR="00D63F56" w:rsidRPr="000760BB" w:rsidDel="00EC5BCB">
          <w:rPr>
            <w:b/>
            <w:bCs/>
          </w:rPr>
          <w:delText>efficiency</w:delText>
        </w:r>
        <w:r w:rsidRPr="000760BB" w:rsidDel="00EC5BCB">
          <w:rPr>
            <w:b/>
            <w:bCs/>
          </w:rPr>
          <w:delText>:</w:delText>
        </w:r>
        <w:r w:rsidRPr="000760BB" w:rsidDel="00EC5BCB">
          <w:delText xml:space="preserve"> ECS optimizes resource utilization, ensuring that users pay only for the compute capacity consumed by their containers</w:delText>
        </w:r>
        <w:r w:rsidR="00653FDB" w:rsidDel="00EC5BCB">
          <w:fldChar w:fldCharType="begin"/>
        </w:r>
        <w:r w:rsidR="00653FDB" w:rsidDel="00EC5BCB">
          <w:delInstrText xml:space="preserve"> NOTEREF _Ref151457898 \f \h </w:delInstrText>
        </w:r>
        <w:r w:rsidR="00653FDB" w:rsidDel="00EC5BCB">
          <w:fldChar w:fldCharType="separate"/>
        </w:r>
        <w:r w:rsidR="00653FDB" w:rsidRPr="00653FDB" w:rsidDel="00EC5BCB">
          <w:rPr>
            <w:rStyle w:val="FootnoteReference"/>
          </w:rPr>
          <w:delText>9</w:delText>
        </w:r>
        <w:r w:rsidR="00653FDB" w:rsidDel="00EC5BCB">
          <w:fldChar w:fldCharType="end"/>
        </w:r>
        <w:r w:rsidRPr="000760BB" w:rsidDel="00EC5BCB">
          <w:delText>.</w:delText>
        </w:r>
      </w:del>
    </w:p>
    <w:p w14:paraId="58D6FD49" w14:textId="6AE46AC4" w:rsidR="000760BB" w:rsidRPr="000760BB" w:rsidDel="00EC5BCB" w:rsidRDefault="000760BB" w:rsidP="008A12F7">
      <w:pPr>
        <w:pStyle w:val="NormalBPBHEB"/>
        <w:numPr>
          <w:ilvl w:val="0"/>
          <w:numId w:val="95"/>
        </w:numPr>
        <w:rPr>
          <w:del w:id="944" w:author="Paulo H. Leocadio" w:date="2024-07-17T13:08:00Z" w16du:dateUtc="2024-07-17T17:08:00Z"/>
        </w:rPr>
      </w:pPr>
      <w:del w:id="945" w:author="Paulo H. Leocadio" w:date="2024-07-17T13:08:00Z" w16du:dateUtc="2024-07-17T17:08:00Z">
        <w:r w:rsidRPr="000760BB" w:rsidDel="00EC5BCB">
          <w:rPr>
            <w:b/>
            <w:bCs/>
          </w:rPr>
          <w:delText>Security:</w:delText>
        </w:r>
        <w:r w:rsidRPr="000760BB" w:rsidDel="00EC5BCB">
          <w:delText xml:space="preserve"> Integrated with AWS IAM, ECS provides secure management of containers and access control.</w:delText>
        </w:r>
      </w:del>
    </w:p>
    <w:p w14:paraId="047BBAF9" w14:textId="38E62B60" w:rsidR="00D63F56" w:rsidRPr="008A5243" w:rsidDel="00EC5BCB" w:rsidRDefault="000760BB" w:rsidP="008A5243">
      <w:pPr>
        <w:pStyle w:val="NormalBPBHEB"/>
        <w:numPr>
          <w:ilvl w:val="0"/>
          <w:numId w:val="95"/>
        </w:numPr>
        <w:rPr>
          <w:del w:id="946" w:author="Paulo H. Leocadio" w:date="2024-07-17T13:08:00Z" w16du:dateUtc="2024-07-17T17:08:00Z"/>
        </w:rPr>
      </w:pPr>
      <w:del w:id="947" w:author="Paulo H. Leocadio" w:date="2024-07-17T13:08:00Z" w16du:dateUtc="2024-07-17T17:08:00Z">
        <w:r w:rsidRPr="00A2553C" w:rsidDel="00EC5BCB">
          <w:rPr>
            <w:b/>
            <w:bCs/>
          </w:rPr>
          <w:delText xml:space="preserve">Operational </w:delText>
        </w:r>
        <w:r w:rsidR="00D63F56" w:rsidRPr="00A2553C" w:rsidDel="00EC5BCB">
          <w:rPr>
            <w:b/>
            <w:bCs/>
          </w:rPr>
          <w:delText>simplicity</w:delText>
        </w:r>
        <w:r w:rsidRPr="00A2553C" w:rsidDel="00EC5BCB">
          <w:rPr>
            <w:b/>
            <w:bCs/>
          </w:rPr>
          <w:delText>:</w:delText>
        </w:r>
        <w:r w:rsidRPr="00611C64" w:rsidDel="00EC5BCB">
          <w:rPr>
            <w:b/>
            <w:bCs/>
          </w:rPr>
          <w:delText xml:space="preserve"> </w:delText>
        </w:r>
        <w:r w:rsidRPr="00EF0FE8" w:rsidDel="00EC5BCB">
          <w:delText>ECS abstracts infrastructure management complexities, allowing developers to focus on building and deploying applications.</w:delText>
        </w:r>
      </w:del>
    </w:p>
    <w:p w14:paraId="383697C0" w14:textId="2B07B436" w:rsidR="000760BB" w:rsidRPr="00611C64" w:rsidDel="00EC5BCB" w:rsidRDefault="000760BB" w:rsidP="00611C64">
      <w:pPr>
        <w:keepNext/>
        <w:keepLines/>
        <w:spacing w:before="40" w:after="0"/>
        <w:outlineLvl w:val="1"/>
        <w:rPr>
          <w:del w:id="948" w:author="Paulo H. Leocadio" w:date="2024-07-17T13:08:00Z" w16du:dateUtc="2024-07-17T17:08:00Z"/>
          <w:rFonts w:eastAsiaTheme="majorEastAsia" w:cstheme="majorBidi"/>
          <w:sz w:val="36"/>
          <w:szCs w:val="26"/>
        </w:rPr>
      </w:pPr>
      <w:del w:id="949" w:author="Paulo H. Leocadio" w:date="2024-07-17T13:08:00Z" w16du:dateUtc="2024-07-17T17:08:00Z">
        <w:r w:rsidRPr="00611C64" w:rsidDel="00EC5BCB">
          <w:rPr>
            <w:rFonts w:eastAsiaTheme="majorEastAsia" w:cstheme="majorBidi"/>
            <w:sz w:val="36"/>
            <w:szCs w:val="26"/>
          </w:rPr>
          <w:delText>Integration with DevOps Workflow</w:delText>
        </w:r>
      </w:del>
    </w:p>
    <w:p w14:paraId="2168635D" w14:textId="4F28E0F0" w:rsidR="000760BB" w:rsidDel="00EC5BCB" w:rsidRDefault="000760BB" w:rsidP="00D63F56">
      <w:pPr>
        <w:pStyle w:val="NormalBPBHEB"/>
        <w:rPr>
          <w:del w:id="950" w:author="Paulo H. Leocadio" w:date="2024-07-17T13:08:00Z" w16du:dateUtc="2024-07-17T17:08:00Z"/>
        </w:rPr>
      </w:pPr>
      <w:del w:id="951" w:author="Paulo H. Leocadio" w:date="2024-07-17T13:08:00Z" w16du:dateUtc="2024-07-17T17:08:00Z">
        <w:r w:rsidRPr="000760BB" w:rsidDel="00EC5BCB">
          <w:delText>Amazon ECS seamlessly integrates with common DevOps tools, enabling developers to incorporate containerized applications into their continuous integration and continuous deployment pipelines.</w:delText>
        </w:r>
      </w:del>
    </w:p>
    <w:p w14:paraId="743B6604" w14:textId="3152D3AE" w:rsidR="000760BB" w:rsidRPr="000760BB" w:rsidDel="00EC5BCB" w:rsidRDefault="000760BB" w:rsidP="00555FFB">
      <w:pPr>
        <w:pStyle w:val="Heading1BPBHEB"/>
        <w:rPr>
          <w:del w:id="952" w:author="Paulo H. Leocadio" w:date="2024-07-17T13:08:00Z" w16du:dateUtc="2024-07-17T17:08:00Z"/>
        </w:rPr>
      </w:pPr>
      <w:del w:id="953" w:author="Paulo H. Leocadio" w:date="2024-07-17T13:08:00Z" w16du:dateUtc="2024-07-17T17:08:00Z">
        <w:r w:rsidRPr="000760BB" w:rsidDel="00EC5BCB">
          <w:delText>Amazon Elastic Kubernetes Service</w:delText>
        </w:r>
      </w:del>
    </w:p>
    <w:p w14:paraId="25C58ACF" w14:textId="08F3ADA5" w:rsidR="000760BB" w:rsidRPr="000760BB" w:rsidDel="00EC5BCB" w:rsidRDefault="000760BB" w:rsidP="000760BB">
      <w:pPr>
        <w:pBdr>
          <w:top w:val="nil"/>
          <w:left w:val="nil"/>
          <w:bottom w:val="nil"/>
          <w:right w:val="nil"/>
          <w:between w:val="nil"/>
        </w:pBdr>
        <w:shd w:val="clear" w:color="auto" w:fill="FFFFFF"/>
        <w:spacing w:after="100" w:line="276" w:lineRule="auto"/>
        <w:jc w:val="both"/>
        <w:rPr>
          <w:del w:id="954" w:author="Paulo H. Leocadio" w:date="2024-07-17T13:08:00Z" w16du:dateUtc="2024-07-17T17:08:00Z"/>
        </w:rPr>
      </w:pPr>
      <w:del w:id="955" w:author="Paulo H. Leocadio" w:date="2024-07-17T13:08:00Z" w16du:dateUtc="2024-07-17T17:08:00Z">
        <w:r w:rsidRPr="000760BB" w:rsidDel="00EC5BCB">
          <w:delText>Amazon EKS is a fully managed Kubernetes service provided by AWS, offering a simplified yet powerful platform for deploying, managing, and scaling containerized applications using Kubernetes.</w:delText>
        </w:r>
      </w:del>
    </w:p>
    <w:p w14:paraId="266AFBA5" w14:textId="06820D76" w:rsidR="000760BB" w:rsidRPr="00CD3D3F" w:rsidDel="00EC5BCB" w:rsidRDefault="000760BB" w:rsidP="00CD3D3F">
      <w:pPr>
        <w:keepNext/>
        <w:keepLines/>
        <w:spacing w:before="40" w:after="0"/>
        <w:outlineLvl w:val="1"/>
        <w:rPr>
          <w:del w:id="956" w:author="Paulo H. Leocadio" w:date="2024-07-17T13:08:00Z" w16du:dateUtc="2024-07-17T17:08:00Z"/>
          <w:rFonts w:eastAsiaTheme="majorEastAsia" w:cstheme="majorBidi"/>
          <w:sz w:val="36"/>
          <w:szCs w:val="26"/>
        </w:rPr>
      </w:pPr>
      <w:del w:id="957" w:author="Paulo H. Leocadio" w:date="2024-07-17T13:08:00Z" w16du:dateUtc="2024-07-17T17:08:00Z">
        <w:r w:rsidRPr="00CD3D3F" w:rsidDel="00EC5BCB">
          <w:rPr>
            <w:rFonts w:eastAsiaTheme="majorEastAsia" w:cstheme="majorBidi"/>
            <w:sz w:val="36"/>
            <w:szCs w:val="26"/>
          </w:rPr>
          <w:delText xml:space="preserve">Overview </w:delText>
        </w:r>
      </w:del>
    </w:p>
    <w:p w14:paraId="32D6B230" w14:textId="4ACC4BFC" w:rsidR="00C2444F" w:rsidRPr="000760BB" w:rsidDel="00EC5BCB" w:rsidRDefault="000760BB" w:rsidP="00555FFB">
      <w:pPr>
        <w:pStyle w:val="NormalBPBHEB"/>
        <w:rPr>
          <w:del w:id="958" w:author="Paulo H. Leocadio" w:date="2024-07-17T13:08:00Z" w16du:dateUtc="2024-07-17T17:08:00Z"/>
        </w:rPr>
      </w:pPr>
      <w:del w:id="959" w:author="Paulo H. Leocadio" w:date="2024-07-17T13:08:00Z" w16du:dateUtc="2024-07-17T17:08:00Z">
        <w:r w:rsidRPr="000760BB" w:rsidDel="00EC5BCB">
          <w:delText>Amazon EKS abstracts the complexity of setting up and maintaining a Kubernetes control plane, providing a reliable and scalable solution for running containerized applications using Kubernetes orchestration.</w:delText>
        </w:r>
      </w:del>
    </w:p>
    <w:p w14:paraId="7444F798" w14:textId="352A4E1C" w:rsidR="000760BB" w:rsidRPr="00CD3D3F" w:rsidDel="00EC5BCB" w:rsidRDefault="000760BB" w:rsidP="00CD3D3F">
      <w:pPr>
        <w:keepNext/>
        <w:keepLines/>
        <w:spacing w:before="40" w:after="0"/>
        <w:outlineLvl w:val="1"/>
        <w:rPr>
          <w:del w:id="960" w:author="Paulo H. Leocadio" w:date="2024-07-17T13:08:00Z" w16du:dateUtc="2024-07-17T17:08:00Z"/>
          <w:rFonts w:eastAsiaTheme="majorEastAsia" w:cstheme="majorBidi"/>
          <w:sz w:val="36"/>
          <w:szCs w:val="26"/>
        </w:rPr>
      </w:pPr>
      <w:del w:id="961" w:author="Paulo H. Leocadio" w:date="2024-07-17T13:08:00Z" w16du:dateUtc="2024-07-17T17:08:00Z">
        <w:r w:rsidRPr="00CD3D3F" w:rsidDel="00EC5BCB">
          <w:rPr>
            <w:rFonts w:eastAsiaTheme="majorEastAsia" w:cstheme="majorBidi"/>
            <w:sz w:val="36"/>
            <w:szCs w:val="26"/>
          </w:rPr>
          <w:delText xml:space="preserve">Key </w:delText>
        </w:r>
        <w:r w:rsidR="00C2444F" w:rsidRPr="00CD3D3F" w:rsidDel="00EC5BCB">
          <w:rPr>
            <w:rFonts w:eastAsiaTheme="majorEastAsia" w:cstheme="majorBidi"/>
            <w:sz w:val="36"/>
            <w:szCs w:val="26"/>
          </w:rPr>
          <w:delText xml:space="preserve">features </w:delText>
        </w:r>
        <w:r w:rsidRPr="00CD3D3F" w:rsidDel="00EC5BCB">
          <w:rPr>
            <w:rFonts w:eastAsiaTheme="majorEastAsia" w:cstheme="majorBidi"/>
            <w:sz w:val="36"/>
            <w:szCs w:val="26"/>
          </w:rPr>
          <w:delText>of Amazon EKS</w:delText>
        </w:r>
      </w:del>
    </w:p>
    <w:p w14:paraId="0795BE44" w14:textId="4ED4572E" w:rsidR="00C2444F" w:rsidDel="00EC5BCB" w:rsidRDefault="00C2444F" w:rsidP="00555FFB">
      <w:pPr>
        <w:pStyle w:val="NormalBPBHEB"/>
        <w:rPr>
          <w:del w:id="962" w:author="Paulo H. Leocadio" w:date="2024-07-17T13:08:00Z" w16du:dateUtc="2024-07-17T17:08:00Z"/>
        </w:rPr>
      </w:pPr>
      <w:del w:id="963" w:author="Paulo H. Leocadio" w:date="2024-07-17T13:08:00Z" w16du:dateUtc="2024-07-17T17:08:00Z">
        <w:r w:rsidDel="00EC5BCB">
          <w:delText>The following are the k</w:delText>
        </w:r>
        <w:r w:rsidRPr="00C2444F" w:rsidDel="00EC5BCB">
          <w:delText>ey features of Amazon EK</w:delText>
        </w:r>
      </w:del>
    </w:p>
    <w:p w14:paraId="31BC87F9" w14:textId="57D102A2" w:rsidR="006C1932" w:rsidDel="00EC5BCB" w:rsidRDefault="006C1932" w:rsidP="006C1932">
      <w:pPr>
        <w:pStyle w:val="NormalBPBHEB"/>
        <w:rPr>
          <w:del w:id="964" w:author="Paulo H. Leocadio" w:date="2024-07-17T13:08:00Z" w16du:dateUtc="2024-07-17T17:08:00Z"/>
        </w:rPr>
      </w:pPr>
      <w:del w:id="965" w:author="Paulo H. Leocadio" w:date="2024-07-17T13:08:00Z" w16du:dateUtc="2024-07-17T17:08:00Z">
        <w:r w:rsidRPr="006C1932" w:rsidDel="00EC5BCB">
          <w:delText>Amazon Elastic Kubernetes Service (EKS)</w:delText>
        </w:r>
      </w:del>
      <w:customXmlDelRangeStart w:id="966" w:author="Paulo H. Leocadio" w:date="2024-07-17T13:08:00Z"/>
      <w:sdt>
        <w:sdtPr>
          <w:id w:val="433631195"/>
          <w:citation/>
        </w:sdtPr>
        <w:sdtContent>
          <w:customXmlDelRangeEnd w:id="966"/>
          <w:del w:id="967" w:author="Paulo H. Leocadio" w:date="2024-07-17T13:08:00Z" w16du:dateUtc="2024-07-17T17:08:00Z">
            <w:r w:rsidR="005B58D7" w:rsidDel="00EC5BCB">
              <w:fldChar w:fldCharType="begin"/>
            </w:r>
            <w:r w:rsidR="005B58D7" w:rsidDel="00EC5BCB">
              <w:delInstrText xml:space="preserve"> CITATION a2023k \l 1033 </w:delInstrText>
            </w:r>
            <w:r w:rsidR="005B58D7" w:rsidDel="00EC5BCB">
              <w:fldChar w:fldCharType="separate"/>
            </w:r>
            <w:r w:rsidR="00D34F43" w:rsidDel="00EC5BCB">
              <w:rPr>
                <w:noProof/>
              </w:rPr>
              <w:delText xml:space="preserve"> </w:delText>
            </w:r>
            <w:r w:rsidR="00D34F43" w:rsidRPr="00D34F43" w:rsidDel="00EC5BCB">
              <w:rPr>
                <w:noProof/>
              </w:rPr>
              <w:delText>[82]</w:delText>
            </w:r>
            <w:r w:rsidR="005B58D7" w:rsidDel="00EC5BCB">
              <w:fldChar w:fldCharType="end"/>
            </w:r>
          </w:del>
          <w:customXmlDelRangeStart w:id="968" w:author="Paulo H. Leocadio" w:date="2024-07-17T13:08:00Z"/>
        </w:sdtContent>
      </w:sdt>
      <w:customXmlDelRangeEnd w:id="968"/>
      <w:del w:id="969" w:author="Paulo H. Leocadio" w:date="2024-07-17T13:08:00Z" w16du:dateUtc="2024-07-17T17:08:00Z">
        <w:r w:rsidR="005B58D7" w:rsidDel="00EC5BCB">
          <w:delText xml:space="preserve"> </w:delText>
        </w:r>
        <w:r w:rsidRPr="006C1932" w:rsidDel="00EC5BCB">
          <w:delText>simplifies the deployment, management, and scaling of Kubernetes clusters on AWS, catering to the needs of organizations adopting container orchestration. EKS integrates seamlessly with AWS services, providing a robust platform for running containerized applications with Kubernetes.</w:delText>
        </w:r>
      </w:del>
    </w:p>
    <w:p w14:paraId="023C93B7" w14:textId="0EB7EE68" w:rsidR="00941622" w:rsidRPr="00CD3D3F" w:rsidDel="00EC5BCB" w:rsidRDefault="00941622" w:rsidP="00941622">
      <w:pPr>
        <w:keepNext/>
        <w:keepLines/>
        <w:spacing w:before="40" w:after="0"/>
        <w:outlineLvl w:val="1"/>
        <w:rPr>
          <w:del w:id="970" w:author="Paulo H. Leocadio" w:date="2024-07-17T13:08:00Z" w16du:dateUtc="2024-07-17T17:08:00Z"/>
          <w:rFonts w:eastAsiaTheme="majorEastAsia" w:cstheme="majorBidi"/>
          <w:sz w:val="36"/>
          <w:szCs w:val="26"/>
        </w:rPr>
      </w:pPr>
      <w:del w:id="971" w:author="Paulo H. Leocadio" w:date="2024-07-17T13:08:00Z" w16du:dateUtc="2024-07-17T17:08:00Z">
        <w:r w:rsidRPr="00CD3D3F" w:rsidDel="00EC5BCB">
          <w:rPr>
            <w:rFonts w:eastAsiaTheme="majorEastAsia" w:cstheme="majorBidi"/>
            <w:sz w:val="36"/>
            <w:szCs w:val="26"/>
          </w:rPr>
          <w:delText xml:space="preserve">Amazon EKS </w:delText>
        </w:r>
        <w:commentRangeStart w:id="972"/>
        <w:commentRangeStart w:id="973"/>
        <w:r w:rsidRPr="00CD3D3F" w:rsidDel="00EC5BCB">
          <w:rPr>
            <w:rFonts w:eastAsiaTheme="majorEastAsia" w:cstheme="majorBidi"/>
            <w:sz w:val="36"/>
            <w:szCs w:val="26"/>
          </w:rPr>
          <w:delText>Architecture</w:delText>
        </w:r>
        <w:commentRangeEnd w:id="972"/>
        <w:r w:rsidRPr="00CD3D3F" w:rsidDel="00EC5BCB">
          <w:rPr>
            <w:rFonts w:eastAsiaTheme="majorEastAsia" w:cstheme="majorBidi"/>
            <w:sz w:val="36"/>
            <w:szCs w:val="26"/>
          </w:rPr>
          <w:commentReference w:id="972"/>
        </w:r>
        <w:commentRangeEnd w:id="973"/>
        <w:r w:rsidRPr="00CD3D3F" w:rsidDel="00EC5BCB">
          <w:rPr>
            <w:rFonts w:eastAsiaTheme="majorEastAsia" w:cstheme="majorBidi"/>
            <w:sz w:val="36"/>
            <w:szCs w:val="26"/>
          </w:rPr>
          <w:commentReference w:id="973"/>
        </w:r>
      </w:del>
    </w:p>
    <w:p w14:paraId="4D69A836" w14:textId="2673E85B" w:rsidR="00711F5B" w:rsidRPr="00711F5B" w:rsidDel="00EC5BCB" w:rsidRDefault="00711F5B" w:rsidP="00711F5B">
      <w:pPr>
        <w:pStyle w:val="NormalBPBHEB"/>
        <w:rPr>
          <w:del w:id="974" w:author="Paulo H. Leocadio" w:date="2024-07-17T13:08:00Z" w16du:dateUtc="2024-07-17T17:08:00Z"/>
        </w:rPr>
      </w:pPr>
      <w:del w:id="975" w:author="Paulo H. Leocadio" w:date="2024-07-17T13:08:00Z" w16du:dateUtc="2024-07-17T17:08:00Z">
        <w:r w:rsidRPr="00711F5B" w:rsidDel="00EC5BCB">
          <w:delText>Amazon Elastic Kubernetes Service (EKS) empowers organizations to efficiently deploy and manage Kubernetes clusters on AWS, leveraging robust infrastructure for scalable container orchestration.</w:delText>
        </w:r>
      </w:del>
    </w:p>
    <w:p w14:paraId="31EC7311" w14:textId="3CDBA499" w:rsidR="00711F5B" w:rsidRPr="00711F5B" w:rsidDel="00EC5BCB" w:rsidRDefault="00711F5B" w:rsidP="00711F5B">
      <w:pPr>
        <w:pStyle w:val="NormalBPBHEB"/>
        <w:rPr>
          <w:del w:id="976" w:author="Paulo H. Leocadio" w:date="2024-07-17T13:08:00Z" w16du:dateUtc="2024-07-17T17:08:00Z"/>
        </w:rPr>
      </w:pPr>
      <w:del w:id="977" w:author="Paulo H. Leocadio" w:date="2024-07-17T13:08:00Z" w16du:dateUtc="2024-07-17T17:08:00Z">
        <w:r w:rsidRPr="00711F5B" w:rsidDel="00EC5BCB">
          <w:delTex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delText>
        </w:r>
      </w:del>
    </w:p>
    <w:p w14:paraId="62E2A5EE" w14:textId="76D2A46F" w:rsidR="006C1932" w:rsidRPr="006C1932" w:rsidDel="00EC5BCB" w:rsidRDefault="006C1932" w:rsidP="006C1932">
      <w:pPr>
        <w:pStyle w:val="NormalBPBHEB"/>
        <w:rPr>
          <w:del w:id="978" w:author="Paulo H. Leocadio" w:date="2024-07-17T13:08:00Z" w16du:dateUtc="2024-07-17T17:08:00Z"/>
        </w:rPr>
      </w:pPr>
      <w:del w:id="979" w:author="Paulo H. Leocadio" w:date="2024-07-17T13:08:00Z" w16du:dateUtc="2024-07-17T17:08:00Z">
        <w:r w:rsidRPr="006C1932" w:rsidDel="00EC5BCB">
          <w:rPr>
            <w:b/>
            <w:bCs/>
          </w:rPr>
          <w:delText>Control Plane:</w:delText>
        </w:r>
        <w:r w:rsidRPr="006C1932" w:rsidDel="00EC5BCB">
          <w:delTex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delText>
        </w:r>
      </w:del>
    </w:p>
    <w:p w14:paraId="2C0474C7" w14:textId="74D1AD86" w:rsidR="006C1932" w:rsidRPr="006C1932" w:rsidDel="00EC5BCB" w:rsidRDefault="006C1932" w:rsidP="006C1932">
      <w:pPr>
        <w:pStyle w:val="NormalBPBHEB"/>
        <w:rPr>
          <w:del w:id="980" w:author="Paulo H. Leocadio" w:date="2024-07-17T13:08:00Z" w16du:dateUtc="2024-07-17T17:08:00Z"/>
        </w:rPr>
      </w:pPr>
      <w:del w:id="981" w:author="Paulo H. Leocadio" w:date="2024-07-17T13:08:00Z" w16du:dateUtc="2024-07-17T17:08:00Z">
        <w:r w:rsidRPr="006C1932" w:rsidDel="00EC5BCB">
          <w:rPr>
            <w:b/>
            <w:bCs/>
          </w:rPr>
          <w:delText>Worker Nodes:</w:delText>
        </w:r>
        <w:r w:rsidRPr="006C1932" w:rsidDel="00EC5BCB">
          <w:delText xml:space="preserve"> Integral to EKS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EKS.</w:delText>
        </w:r>
      </w:del>
    </w:p>
    <w:p w14:paraId="4200BD8D" w14:textId="384C4510" w:rsidR="006C1932" w:rsidRPr="006C1932" w:rsidDel="00EC5BCB" w:rsidRDefault="006C1932" w:rsidP="006C1932">
      <w:pPr>
        <w:pStyle w:val="NormalBPBHEB"/>
        <w:rPr>
          <w:del w:id="982" w:author="Paulo H. Leocadio" w:date="2024-07-17T13:08:00Z" w16du:dateUtc="2024-07-17T17:08:00Z"/>
        </w:rPr>
      </w:pPr>
      <w:del w:id="983" w:author="Paulo H. Leocadio" w:date="2024-07-17T13:08:00Z" w16du:dateUtc="2024-07-17T17:08:00Z">
        <w:r w:rsidRPr="006C1932" w:rsidDel="00EC5BCB">
          <w:rPr>
            <w:b/>
            <w:bCs/>
          </w:rPr>
          <w:delText>Clusters:</w:delText>
        </w:r>
        <w:r w:rsidRPr="006C1932" w:rsidDel="00EC5BCB">
          <w:delText xml:space="preserve"> EKS clusters serve as logical groupings of worker nodes within which containerized applications are deployed and managed. These clusters leverage AWS infrastructure capabilities such as EC2 instances or AWS Fargate, offering flexibility in scaling and resource allocation based on application requirements. EKS clusters enable organizations to harness the power of Kubernetes for scalable and resilient application deployment on AWS.</w:delText>
        </w:r>
      </w:del>
    </w:p>
    <w:p w14:paraId="34269A93" w14:textId="41DEA0DA" w:rsidR="000760BB" w:rsidRPr="00CD3D3F" w:rsidDel="00EC5BCB" w:rsidRDefault="000760BB" w:rsidP="00CD3D3F">
      <w:pPr>
        <w:keepNext/>
        <w:keepLines/>
        <w:spacing w:before="40" w:after="0"/>
        <w:outlineLvl w:val="1"/>
        <w:rPr>
          <w:del w:id="984" w:author="Paulo H. Leocadio" w:date="2024-07-17T13:08:00Z" w16du:dateUtc="2024-07-17T17:08:00Z"/>
          <w:rFonts w:eastAsiaTheme="majorEastAsia" w:cstheme="majorBidi"/>
          <w:sz w:val="36"/>
          <w:szCs w:val="26"/>
        </w:rPr>
      </w:pPr>
      <w:del w:id="985" w:author="Paulo H. Leocadio" w:date="2024-07-17T13:08:00Z" w16du:dateUtc="2024-07-17T17:08:00Z">
        <w:r w:rsidRPr="00CD3D3F" w:rsidDel="00EC5BCB">
          <w:rPr>
            <w:rFonts w:eastAsiaTheme="majorEastAsia" w:cstheme="majorBidi"/>
            <w:sz w:val="36"/>
            <w:szCs w:val="26"/>
          </w:rPr>
          <w:delText xml:space="preserve">Use </w:delText>
        </w:r>
        <w:r w:rsidR="00A45D56" w:rsidRPr="00CD3D3F" w:rsidDel="00EC5BCB">
          <w:rPr>
            <w:rFonts w:eastAsiaTheme="majorEastAsia" w:cstheme="majorBidi"/>
            <w:sz w:val="36"/>
            <w:szCs w:val="26"/>
          </w:rPr>
          <w:delText xml:space="preserve">cases </w:delText>
        </w:r>
        <w:r w:rsidRPr="00CD3D3F" w:rsidDel="00EC5BCB">
          <w:rPr>
            <w:rFonts w:eastAsiaTheme="majorEastAsia" w:cstheme="majorBidi"/>
            <w:sz w:val="36"/>
            <w:szCs w:val="26"/>
          </w:rPr>
          <w:delText xml:space="preserve">of Amazon </w:delText>
        </w:r>
        <w:commentRangeStart w:id="986"/>
        <w:commentRangeStart w:id="987"/>
        <w:r w:rsidRPr="00CD3D3F" w:rsidDel="00EC5BCB">
          <w:rPr>
            <w:rFonts w:eastAsiaTheme="majorEastAsia" w:cstheme="majorBidi"/>
            <w:sz w:val="36"/>
            <w:szCs w:val="26"/>
          </w:rPr>
          <w:delText>EKS</w:delText>
        </w:r>
        <w:commentRangeEnd w:id="986"/>
        <w:r w:rsidR="00A45D56" w:rsidRPr="00CD3D3F" w:rsidDel="00EC5BCB">
          <w:rPr>
            <w:rFonts w:eastAsiaTheme="majorEastAsia" w:cstheme="majorBidi"/>
            <w:sz w:val="36"/>
            <w:szCs w:val="26"/>
          </w:rPr>
          <w:commentReference w:id="986"/>
        </w:r>
        <w:commentRangeEnd w:id="987"/>
        <w:r w:rsidR="00140E3A" w:rsidRPr="00CD3D3F" w:rsidDel="00EC5BCB">
          <w:rPr>
            <w:rFonts w:eastAsiaTheme="majorEastAsia" w:cstheme="majorBidi"/>
            <w:sz w:val="36"/>
            <w:szCs w:val="26"/>
          </w:rPr>
          <w:commentReference w:id="987"/>
        </w:r>
      </w:del>
    </w:p>
    <w:p w14:paraId="2B21C8FB" w14:textId="5BA10A46" w:rsidR="00BE2C41" w:rsidRPr="00BE2C41" w:rsidDel="00EC5BCB" w:rsidRDefault="00BE2C41" w:rsidP="00BE2C41">
      <w:pPr>
        <w:pStyle w:val="NormalBPBHEB"/>
        <w:ind w:left="360"/>
        <w:rPr>
          <w:del w:id="988" w:author="Paulo H. Leocadio" w:date="2024-07-17T13:08:00Z" w16du:dateUtc="2024-07-17T17:08:00Z"/>
        </w:rPr>
      </w:pPr>
      <w:del w:id="989" w:author="Paulo H. Leocadio" w:date="2024-07-17T13:08:00Z" w16du:dateUtc="2024-07-17T17:08:00Z">
        <w:r w:rsidRPr="00BE2C41" w:rsidDel="00EC5BCB">
          <w:delText>Amazon EKS</w:delText>
        </w:r>
        <w:r w:rsidR="00084F6A" w:rsidDel="00EC5BCB">
          <w:delText xml:space="preserve"> offers</w:delText>
        </w:r>
        <w:r w:rsidRPr="00BE2C41" w:rsidDel="00EC5BCB">
          <w:delTex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delText>
        </w:r>
        <w:r w:rsidR="004B08D1" w:rsidDel="00EC5BCB">
          <w:delText xml:space="preserve"> </w:delText>
        </w:r>
        <w:r w:rsidR="0086613D" w:rsidDel="00EC5BCB">
          <w:delText xml:space="preserve">Also, refer to </w:delText>
        </w:r>
        <w:r w:rsidR="0086613D" w:rsidRPr="00332D5D" w:rsidDel="00EC5BCB">
          <w:rPr>
            <w:bCs/>
          </w:rPr>
          <w:delText>Figure 7.</w:delText>
        </w:r>
        <w:r w:rsidR="0086613D" w:rsidRPr="00332D5D" w:rsidDel="00EC5BCB">
          <w:rPr>
            <w:bCs/>
          </w:rPr>
          <w:fldChar w:fldCharType="begin"/>
        </w:r>
        <w:r w:rsidR="0086613D" w:rsidRPr="00332D5D" w:rsidDel="00EC5BCB">
          <w:rPr>
            <w:bCs/>
          </w:rPr>
          <w:delInstrText xml:space="preserve"> SEQ Figure \* ARABIC </w:delInstrText>
        </w:r>
        <w:r w:rsidR="0086613D" w:rsidRPr="00332D5D" w:rsidDel="00EC5BCB">
          <w:rPr>
            <w:bCs/>
          </w:rPr>
          <w:fldChar w:fldCharType="separate"/>
        </w:r>
        <w:r w:rsidR="0086613D" w:rsidRPr="00332D5D" w:rsidDel="00EC5BCB">
          <w:rPr>
            <w:bCs/>
            <w:noProof/>
          </w:rPr>
          <w:delText>14</w:delText>
        </w:r>
        <w:r w:rsidR="0086613D" w:rsidRPr="00332D5D" w:rsidDel="00EC5BCB">
          <w:rPr>
            <w:bCs/>
          </w:rPr>
          <w:fldChar w:fldCharType="end"/>
        </w:r>
        <w:r w:rsidR="0086613D" w:rsidRPr="00332D5D" w:rsidDel="00EC5BCB">
          <w:rPr>
            <w:bCs/>
          </w:rPr>
          <w:delText xml:space="preserve"> below for a </w:delText>
        </w:r>
        <w:r w:rsidR="00F13F6F" w:rsidRPr="00332D5D" w:rsidDel="00EC5BCB">
          <w:rPr>
            <w:bCs/>
          </w:rPr>
          <w:delText>visualization</w:delText>
        </w:r>
        <w:r w:rsidR="0086613D" w:rsidRPr="00332D5D" w:rsidDel="00EC5BCB">
          <w:rPr>
            <w:bCs/>
          </w:rPr>
          <w:delText xml:space="preserve"> of an</w:delText>
        </w:r>
        <w:r w:rsidR="0086613D" w:rsidDel="00EC5BCB">
          <w:rPr>
            <w:b/>
            <w:bCs/>
          </w:rPr>
          <w:delText xml:space="preserve"> </w:delText>
        </w:r>
        <w:r w:rsidR="0086613D" w:rsidRPr="007219E6" w:rsidDel="00EC5BCB">
          <w:delText>Amazon EKS use case</w:delText>
        </w:r>
        <w:r w:rsidR="00F13F6F" w:rsidDel="00EC5BCB">
          <w:delText xml:space="preserve"> example.</w:delText>
        </w:r>
      </w:del>
    </w:p>
    <w:p w14:paraId="4804CBAC" w14:textId="5F3882D3" w:rsidR="000760BB" w:rsidRPr="000760BB" w:rsidDel="00EC5BCB" w:rsidRDefault="000760BB" w:rsidP="008A12F7">
      <w:pPr>
        <w:pStyle w:val="NormalBPBHEB"/>
        <w:numPr>
          <w:ilvl w:val="0"/>
          <w:numId w:val="98"/>
        </w:numPr>
        <w:rPr>
          <w:del w:id="990" w:author="Paulo H. Leocadio" w:date="2024-07-17T13:08:00Z" w16du:dateUtc="2024-07-17T17:08:00Z"/>
        </w:rPr>
      </w:pPr>
      <w:del w:id="991" w:author="Paulo H. Leocadio" w:date="2024-07-17T13:08:00Z" w16du:dateUtc="2024-07-17T17:08:00Z">
        <w:r w:rsidRPr="000760BB" w:rsidDel="00EC5BCB">
          <w:rPr>
            <w:b/>
            <w:bCs/>
          </w:rPr>
          <w:delText xml:space="preserve">Microservices </w:delText>
        </w:r>
        <w:r w:rsidR="00A45D56" w:rsidRPr="000760BB" w:rsidDel="00EC5BCB">
          <w:rPr>
            <w:b/>
            <w:bCs/>
          </w:rPr>
          <w:delText>architecture</w:delText>
        </w:r>
        <w:r w:rsidRPr="000760BB" w:rsidDel="00EC5BCB">
          <w:rPr>
            <w:b/>
            <w:bCs/>
          </w:rPr>
          <w:delText>:</w:delText>
        </w:r>
        <w:r w:rsidRPr="000760BB" w:rsidDel="00EC5BCB">
          <w:delText xml:space="preserve"> EKS is well-suited for organizations adopting microservices architecture, providing a flexible and scalable platform for managing containerized microservices.</w:delText>
        </w:r>
      </w:del>
    </w:p>
    <w:p w14:paraId="7B067041" w14:textId="08C0658D" w:rsidR="000760BB" w:rsidRPr="000760BB" w:rsidDel="00EC5BCB" w:rsidRDefault="000760BB" w:rsidP="008A12F7">
      <w:pPr>
        <w:pStyle w:val="NormalBPBHEB"/>
        <w:numPr>
          <w:ilvl w:val="0"/>
          <w:numId w:val="98"/>
        </w:numPr>
        <w:rPr>
          <w:del w:id="992" w:author="Paulo H. Leocadio" w:date="2024-07-17T13:08:00Z" w16du:dateUtc="2024-07-17T17:08:00Z"/>
        </w:rPr>
      </w:pPr>
      <w:del w:id="993" w:author="Paulo H. Leocadio" w:date="2024-07-17T13:08:00Z" w16du:dateUtc="2024-07-17T17:08:00Z">
        <w:r w:rsidRPr="000760BB" w:rsidDel="00EC5BCB">
          <w:rPr>
            <w:b/>
            <w:bCs/>
          </w:rPr>
          <w:delText xml:space="preserve">Hybrid </w:delText>
        </w:r>
        <w:r w:rsidR="00A45D56" w:rsidRPr="000760BB" w:rsidDel="00EC5BCB">
          <w:rPr>
            <w:b/>
            <w:bCs/>
          </w:rPr>
          <w:delText>deployments</w:delText>
        </w:r>
        <w:r w:rsidRPr="000760BB" w:rsidDel="00EC5BCB">
          <w:rPr>
            <w:b/>
            <w:bCs/>
          </w:rPr>
          <w:delText>:</w:delText>
        </w:r>
        <w:r w:rsidRPr="000760BB" w:rsidDel="00EC5BCB">
          <w:delText xml:space="preserve"> Organizations with hybrid cloud environments can use EKS to orchestrate containerized applications seamlessly across on-premises and cloud environments.</w:delText>
        </w:r>
      </w:del>
    </w:p>
    <w:p w14:paraId="410D6799" w14:textId="667A6FAB" w:rsidR="000760BB" w:rsidDel="00EC5BCB" w:rsidRDefault="000760BB" w:rsidP="008A12F7">
      <w:pPr>
        <w:pStyle w:val="NormalBPBHEB"/>
        <w:numPr>
          <w:ilvl w:val="0"/>
          <w:numId w:val="98"/>
        </w:numPr>
        <w:rPr>
          <w:del w:id="994" w:author="Paulo H. Leocadio" w:date="2024-07-17T13:08:00Z" w16du:dateUtc="2024-07-17T17:08:00Z"/>
        </w:rPr>
      </w:pPr>
      <w:del w:id="995" w:author="Paulo H. Leocadio" w:date="2024-07-17T13:08:00Z" w16du:dateUtc="2024-07-17T17:08:00Z">
        <w:r w:rsidRPr="000760BB" w:rsidDel="00EC5BCB">
          <w:rPr>
            <w:b/>
            <w:bCs/>
          </w:rPr>
          <w:delText>Multi-</w:delText>
        </w:r>
        <w:r w:rsidR="00A45D56" w:rsidRPr="000760BB" w:rsidDel="00EC5BCB">
          <w:rPr>
            <w:b/>
            <w:bCs/>
          </w:rPr>
          <w:delText>region deployments</w:delText>
        </w:r>
        <w:r w:rsidRPr="000760BB" w:rsidDel="00EC5BCB">
          <w:rPr>
            <w:b/>
            <w:bCs/>
          </w:rPr>
          <w:delText>:</w:delText>
        </w:r>
        <w:r w:rsidRPr="000760BB" w:rsidDel="00EC5BCB">
          <w:delText xml:space="preserve"> EKS supports multi-region deployments, enabling organizations to deploy containerized applications across multiple AWS regions for enhanced </w:delText>
        </w:r>
        <w:commentRangeStart w:id="996"/>
        <w:commentRangeStart w:id="997"/>
        <w:r w:rsidRPr="000760BB" w:rsidDel="00EC5BCB">
          <w:delText>availability</w:delText>
        </w:r>
        <w:commentRangeEnd w:id="996"/>
        <w:r w:rsidR="00A45D56" w:rsidDel="00EC5BCB">
          <w:rPr>
            <w:rStyle w:val="CommentReference"/>
            <w:rFonts w:eastAsiaTheme="minorHAnsi" w:cstheme="minorBidi"/>
          </w:rPr>
          <w:commentReference w:id="996"/>
        </w:r>
        <w:commentRangeEnd w:id="997"/>
        <w:r w:rsidR="00140E3A" w:rsidDel="00EC5BCB">
          <w:rPr>
            <w:rStyle w:val="CommentReference"/>
            <w:rFonts w:eastAsiaTheme="minorHAnsi" w:cstheme="minorBidi"/>
          </w:rPr>
          <w:commentReference w:id="997"/>
        </w:r>
        <w:r w:rsidRPr="000760BB" w:rsidDel="00EC5BCB">
          <w:delText>.</w:delText>
        </w:r>
      </w:del>
    </w:p>
    <w:p w14:paraId="7CAF8893" w14:textId="249EC60D" w:rsidR="009304A7" w:rsidDel="00EC5BCB" w:rsidRDefault="007027C4" w:rsidP="00555FFB">
      <w:pPr>
        <w:pStyle w:val="FigureBPBHEB"/>
        <w:rPr>
          <w:del w:id="998" w:author="Paulo H. Leocadio" w:date="2024-07-17T13:08:00Z" w16du:dateUtc="2024-07-17T17:08:00Z"/>
        </w:rPr>
      </w:pPr>
      <w:del w:id="999" w:author="Paulo H. Leocadio" w:date="2024-07-17T13:08:00Z" w16du:dateUtc="2024-07-17T17:08:00Z">
        <w:r w:rsidDel="00EC5BCB">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del>
    </w:p>
    <w:p w14:paraId="2AB200B0" w14:textId="77041DE3" w:rsidR="007027C4" w:rsidRPr="000760BB" w:rsidDel="00EC5BCB" w:rsidRDefault="009304A7" w:rsidP="00555FFB">
      <w:pPr>
        <w:pStyle w:val="FigureCaptionBPBHEB"/>
        <w:rPr>
          <w:del w:id="1000" w:author="Paulo H. Leocadio" w:date="2024-07-17T13:08:00Z" w16du:dateUtc="2024-07-17T17:08:00Z"/>
        </w:rPr>
      </w:pPr>
      <w:bookmarkStart w:id="1001" w:name="_Hlk169709318"/>
      <w:del w:id="1002" w:author="Paulo H. Leocadio" w:date="2024-07-17T13:08:00Z" w16du:dateUtc="2024-07-17T17:08:00Z">
        <w:r w:rsidRPr="00555FFB" w:rsidDel="00EC5BCB">
          <w:rPr>
            <w:b/>
            <w:bCs w:val="0"/>
          </w:rPr>
          <w:delText xml:space="preserve">Figure </w:delText>
        </w:r>
        <w:r w:rsidR="00A45D56"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Pr="00555FFB" w:rsidDel="00EC5BCB">
          <w:rPr>
            <w:b/>
            <w:bCs w:val="0"/>
            <w:noProof/>
          </w:rPr>
          <w:delText>14</w:delText>
        </w:r>
        <w:r w:rsidRPr="00555FFB" w:rsidDel="00EC5BCB">
          <w:rPr>
            <w:b/>
            <w:i w:val="0"/>
            <w:iCs w:val="0"/>
          </w:rPr>
          <w:fldChar w:fldCharType="end"/>
        </w:r>
        <w:r w:rsidR="00A45D56" w:rsidRPr="00555FFB" w:rsidDel="00EC5BCB">
          <w:rPr>
            <w:b/>
            <w:bCs w:val="0"/>
          </w:rPr>
          <w:delText>:</w:delText>
        </w:r>
        <w:r w:rsidDel="00EC5BCB">
          <w:delText xml:space="preserve"> </w:delText>
        </w:r>
        <w:r w:rsidRPr="007219E6" w:rsidDel="00EC5BCB">
          <w:delText>Amazon EKS use case</w:delText>
        </w:r>
        <w:r w:rsidDel="00EC5BCB">
          <w:delText xml:space="preserve"> </w:delText>
        </w:r>
        <w:bookmarkEnd w:id="1001"/>
        <w:r w:rsidDel="00EC5BCB">
          <w:delText>(AWS Whitepapers).</w:delText>
        </w:r>
      </w:del>
    </w:p>
    <w:p w14:paraId="35B02D61" w14:textId="73FB9442" w:rsidR="00A45D56" w:rsidDel="00EC5BCB" w:rsidRDefault="00A45D56" w:rsidP="00555FFB">
      <w:pPr>
        <w:pStyle w:val="NormalBPBHEB"/>
        <w:rPr>
          <w:del w:id="1003" w:author="Paulo H. Leocadio" w:date="2024-07-17T13:08:00Z" w16du:dateUtc="2024-07-17T17:08:00Z"/>
        </w:rPr>
      </w:pPr>
    </w:p>
    <w:p w14:paraId="3A4C2755" w14:textId="526F86DE" w:rsidR="000760BB" w:rsidRPr="00CD3D3F" w:rsidDel="00EC5BCB" w:rsidRDefault="000760BB" w:rsidP="00CD3D3F">
      <w:pPr>
        <w:keepNext/>
        <w:keepLines/>
        <w:spacing w:before="40" w:after="0"/>
        <w:outlineLvl w:val="1"/>
        <w:rPr>
          <w:del w:id="1004" w:author="Paulo H. Leocadio" w:date="2024-07-17T13:08:00Z" w16du:dateUtc="2024-07-17T17:08:00Z"/>
          <w:rFonts w:eastAsiaTheme="majorEastAsia" w:cstheme="majorBidi"/>
          <w:sz w:val="36"/>
          <w:szCs w:val="26"/>
        </w:rPr>
      </w:pPr>
      <w:del w:id="1005" w:author="Paulo H. Leocadio" w:date="2024-07-17T13:08:00Z" w16du:dateUtc="2024-07-17T17:08:00Z">
        <w:r w:rsidRPr="00CD3D3F" w:rsidDel="00EC5BCB">
          <w:rPr>
            <w:rFonts w:eastAsiaTheme="majorEastAsia" w:cstheme="majorBidi"/>
            <w:sz w:val="36"/>
            <w:szCs w:val="26"/>
          </w:rPr>
          <w:delText xml:space="preserve">Benefits of </w:delText>
        </w:r>
        <w:r w:rsidR="00A45D56" w:rsidRPr="00CD3D3F" w:rsidDel="00EC5BCB">
          <w:rPr>
            <w:rFonts w:eastAsiaTheme="majorEastAsia" w:cstheme="majorBidi"/>
            <w:sz w:val="36"/>
            <w:szCs w:val="26"/>
          </w:rPr>
          <w:delText xml:space="preserve">using </w:delText>
        </w:r>
        <w:r w:rsidRPr="00CD3D3F" w:rsidDel="00EC5BCB">
          <w:rPr>
            <w:rFonts w:eastAsiaTheme="majorEastAsia" w:cstheme="majorBidi"/>
            <w:sz w:val="36"/>
            <w:szCs w:val="26"/>
          </w:rPr>
          <w:delText>Amazon EKS</w:delText>
        </w:r>
      </w:del>
    </w:p>
    <w:p w14:paraId="2C519838" w14:textId="5C863280" w:rsidR="00A45D56" w:rsidRPr="000760BB" w:rsidDel="00EC5BCB" w:rsidRDefault="00A45D56" w:rsidP="00555FFB">
      <w:pPr>
        <w:pStyle w:val="NormalBPBHEB"/>
        <w:rPr>
          <w:del w:id="1006" w:author="Paulo H. Leocadio" w:date="2024-07-17T13:08:00Z" w16du:dateUtc="2024-07-17T17:08:00Z"/>
        </w:rPr>
      </w:pPr>
      <w:del w:id="1007" w:author="Paulo H. Leocadio" w:date="2024-07-17T13:08:00Z" w16du:dateUtc="2024-07-17T17:08:00Z">
        <w:r w:rsidDel="00EC5BCB">
          <w:delText xml:space="preserve">The following are the </w:delText>
        </w:r>
        <w:r w:rsidRPr="00A45D56" w:rsidDel="00EC5BCB">
          <w:delText>benefits of using Amazon EKS</w:delText>
        </w:r>
      </w:del>
      <w:customXmlDelRangeStart w:id="1008" w:author="Paulo H. Leocadio" w:date="2024-07-17T13:08:00Z"/>
      <w:sdt>
        <w:sdtPr>
          <w:id w:val="1278909312"/>
          <w:citation/>
        </w:sdtPr>
        <w:sdtContent>
          <w:customXmlDelRangeEnd w:id="1008"/>
          <w:del w:id="1009" w:author="Paulo H. Leocadio" w:date="2024-07-17T13:08:00Z" w16du:dateUtc="2024-07-17T17:08:00Z">
            <w:r w:rsidR="00140E3A" w:rsidDel="00EC5BCB">
              <w:fldChar w:fldCharType="begin"/>
            </w:r>
            <w:r w:rsidR="00140E3A" w:rsidDel="00EC5BCB">
              <w:delInstrText xml:space="preserve"> CITATION a2023k \l 1033 </w:delInstrText>
            </w:r>
            <w:r w:rsidR="00140E3A" w:rsidDel="00EC5BCB">
              <w:fldChar w:fldCharType="separate"/>
            </w:r>
            <w:r w:rsidR="00D34F43" w:rsidDel="00EC5BCB">
              <w:rPr>
                <w:noProof/>
              </w:rPr>
              <w:delText xml:space="preserve"> </w:delText>
            </w:r>
            <w:r w:rsidR="00D34F43" w:rsidRPr="00D34F43" w:rsidDel="00EC5BCB">
              <w:rPr>
                <w:noProof/>
              </w:rPr>
              <w:delText>[82]</w:delText>
            </w:r>
            <w:r w:rsidR="00140E3A" w:rsidDel="00EC5BCB">
              <w:fldChar w:fldCharType="end"/>
            </w:r>
          </w:del>
          <w:customXmlDelRangeStart w:id="1010" w:author="Paulo H. Leocadio" w:date="2024-07-17T13:08:00Z"/>
        </w:sdtContent>
      </w:sdt>
      <w:customXmlDelRangeEnd w:id="1010"/>
      <w:del w:id="1011" w:author="Paulo H. Leocadio" w:date="2024-07-17T13:08:00Z" w16du:dateUtc="2024-07-17T17:08:00Z">
        <w:r w:rsidDel="00EC5BCB">
          <w:delText>:</w:delText>
        </w:r>
      </w:del>
    </w:p>
    <w:p w14:paraId="168DBE0D" w14:textId="4EA8BF0B" w:rsidR="000760BB" w:rsidRPr="000760BB" w:rsidDel="00EC5BCB" w:rsidRDefault="000760BB" w:rsidP="008A12F7">
      <w:pPr>
        <w:pStyle w:val="NormalBPBHEB"/>
        <w:numPr>
          <w:ilvl w:val="0"/>
          <w:numId w:val="99"/>
        </w:numPr>
        <w:rPr>
          <w:del w:id="1012" w:author="Paulo H. Leocadio" w:date="2024-07-17T13:08:00Z" w16du:dateUtc="2024-07-17T17:08:00Z"/>
        </w:rPr>
      </w:pPr>
      <w:del w:id="1013" w:author="Paulo H. Leocadio" w:date="2024-07-17T13:08:00Z" w16du:dateUtc="2024-07-17T17:08:00Z">
        <w:r w:rsidRPr="000760BB" w:rsidDel="00EC5BCB">
          <w:rPr>
            <w:b/>
            <w:bCs/>
          </w:rPr>
          <w:delText>Operational Efficiency:</w:delText>
        </w:r>
        <w:r w:rsidRPr="000760BB" w:rsidDel="00EC5BCB">
          <w:delText xml:space="preserve"> EKS automates the setup, scaling, and management of Kubernetes clusters, allowing users to focus on developing and deploying applications.</w:delText>
        </w:r>
      </w:del>
    </w:p>
    <w:p w14:paraId="56C0A7DA" w14:textId="251CC6CD" w:rsidR="000760BB" w:rsidRPr="000760BB" w:rsidDel="00EC5BCB" w:rsidRDefault="000760BB" w:rsidP="008A12F7">
      <w:pPr>
        <w:pStyle w:val="NormalBPBHEB"/>
        <w:numPr>
          <w:ilvl w:val="0"/>
          <w:numId w:val="99"/>
        </w:numPr>
        <w:rPr>
          <w:del w:id="1014" w:author="Paulo H. Leocadio" w:date="2024-07-17T13:08:00Z" w16du:dateUtc="2024-07-17T17:08:00Z"/>
        </w:rPr>
      </w:pPr>
      <w:del w:id="1015" w:author="Paulo H. Leocadio" w:date="2024-07-17T13:08:00Z" w16du:dateUtc="2024-07-17T17:08:00Z">
        <w:r w:rsidRPr="000760BB" w:rsidDel="00EC5BCB">
          <w:rPr>
            <w:b/>
            <w:bCs/>
          </w:rPr>
          <w:delText>Security:</w:delText>
        </w:r>
        <w:r w:rsidRPr="000760BB" w:rsidDel="00EC5BCB">
          <w:delText xml:space="preserve"> Integrated with AWS IAM and </w:delText>
        </w:r>
        <w:r w:rsidRPr="00555FFB" w:rsidDel="00EC5BCB">
          <w:rPr>
            <w:b/>
            <w:bCs/>
          </w:rPr>
          <w:delText>Virtual Private Cloud (VPC)</w:delText>
        </w:r>
        <w:r w:rsidRPr="000760BB" w:rsidDel="00EC5BCB">
          <w:delText>, EKS ensures secure and isolated networking for Kubernetes clusters.</w:delText>
        </w:r>
      </w:del>
    </w:p>
    <w:p w14:paraId="29237254" w14:textId="7862B42D" w:rsidR="002E5759" w:rsidDel="00EC5BCB" w:rsidRDefault="000760BB" w:rsidP="00CD3D3F">
      <w:pPr>
        <w:pStyle w:val="NormalBPBHEB"/>
        <w:numPr>
          <w:ilvl w:val="0"/>
          <w:numId w:val="99"/>
        </w:numPr>
        <w:rPr>
          <w:del w:id="1016" w:author="Paulo H. Leocadio" w:date="2024-07-17T13:08:00Z" w16du:dateUtc="2024-07-17T17:08:00Z"/>
        </w:rPr>
      </w:pPr>
      <w:del w:id="1017" w:author="Paulo H. Leocadio" w:date="2024-07-17T13:08:00Z" w16du:dateUtc="2024-07-17T17:08:00Z">
        <w:r w:rsidRPr="00096522" w:rsidDel="00EC5BCB">
          <w:rPr>
            <w:b/>
            <w:bCs/>
          </w:rPr>
          <w:delText>Flexibility:</w:delText>
        </w:r>
        <w:r w:rsidRPr="000760BB" w:rsidDel="00EC5BCB">
          <w:delText xml:space="preserve"> EKS provides flexibility by supporting both standard Kubernetes tooling and AWS-specific integrations, giving users the freedom to choose their preferred tools.</w:delText>
        </w:r>
      </w:del>
    </w:p>
    <w:p w14:paraId="2F566A42" w14:textId="33617F16" w:rsidR="000760BB" w:rsidRPr="00CD3D3F" w:rsidDel="00EC5BCB" w:rsidRDefault="000760BB" w:rsidP="00CD3D3F">
      <w:pPr>
        <w:keepNext/>
        <w:keepLines/>
        <w:spacing w:before="40" w:after="0"/>
        <w:outlineLvl w:val="1"/>
        <w:rPr>
          <w:del w:id="1018" w:author="Paulo H. Leocadio" w:date="2024-07-17T13:08:00Z" w16du:dateUtc="2024-07-17T17:08:00Z"/>
          <w:rFonts w:eastAsiaTheme="majorEastAsia" w:cstheme="majorBidi"/>
          <w:sz w:val="36"/>
          <w:szCs w:val="26"/>
        </w:rPr>
      </w:pPr>
      <w:del w:id="1019" w:author="Paulo H. Leocadio" w:date="2024-07-17T13:08:00Z" w16du:dateUtc="2024-07-17T17:08:00Z">
        <w:r w:rsidRPr="00CD3D3F" w:rsidDel="00EC5BCB">
          <w:rPr>
            <w:rFonts w:eastAsiaTheme="majorEastAsia" w:cstheme="majorBidi"/>
            <w:sz w:val="36"/>
            <w:szCs w:val="26"/>
          </w:rPr>
          <w:delText xml:space="preserve">Integration with DevOps </w:delText>
        </w:r>
        <w:commentRangeStart w:id="1020"/>
        <w:commentRangeStart w:id="1021"/>
        <w:r w:rsidR="00C06AB1" w:rsidRPr="00CD3D3F" w:rsidDel="00EC5BCB">
          <w:rPr>
            <w:rFonts w:eastAsiaTheme="majorEastAsia" w:cstheme="majorBidi"/>
            <w:sz w:val="36"/>
            <w:szCs w:val="26"/>
          </w:rPr>
          <w:delText>workflow</w:delText>
        </w:r>
        <w:commentRangeEnd w:id="1020"/>
        <w:r w:rsidR="00C06AB1" w:rsidRPr="00CD3D3F" w:rsidDel="00EC5BCB">
          <w:rPr>
            <w:rFonts w:eastAsiaTheme="majorEastAsia" w:cstheme="majorBidi"/>
            <w:sz w:val="36"/>
            <w:szCs w:val="26"/>
          </w:rPr>
          <w:commentReference w:id="1020"/>
        </w:r>
        <w:commentRangeEnd w:id="1021"/>
        <w:r w:rsidR="005E0005" w:rsidDel="00EC5BCB">
          <w:rPr>
            <w:rStyle w:val="CommentReference"/>
          </w:rPr>
          <w:commentReference w:id="1021"/>
        </w:r>
      </w:del>
    </w:p>
    <w:p w14:paraId="2EFEBE0A" w14:textId="329B1D1F" w:rsidR="00332D5D" w:rsidRPr="00332D5D" w:rsidDel="00EC5BCB" w:rsidRDefault="000760BB" w:rsidP="00332D5D">
      <w:pPr>
        <w:pStyle w:val="NormalBPBHEB"/>
        <w:rPr>
          <w:del w:id="1022" w:author="Paulo H. Leocadio" w:date="2024-07-17T13:08:00Z" w16du:dateUtc="2024-07-17T17:08:00Z"/>
        </w:rPr>
      </w:pPr>
      <w:del w:id="1023" w:author="Paulo H. Leocadio" w:date="2024-07-17T13:08:00Z" w16du:dateUtc="2024-07-17T17:08:00Z">
        <w:r w:rsidRPr="000760BB" w:rsidDel="00EC5BCB">
          <w:delText>Amazon EKS integrates seamlessly with DevOps workflows, enabling developers to incorporate Kubernetes-based applications into their CI/CD pipelines.</w:delText>
        </w:r>
        <w:r w:rsidR="00332D5D" w:rsidDel="00EC5BCB">
          <w:delText xml:space="preserve"> </w:delText>
        </w:r>
        <w:r w:rsidR="00332D5D" w:rsidRPr="00332D5D" w:rsidDel="00EC5BCB">
          <w:delTex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delText>
        </w:r>
      </w:del>
    </w:p>
    <w:p w14:paraId="7DCD51E8" w14:textId="2E122007" w:rsidR="00332D5D" w:rsidRPr="00332D5D" w:rsidDel="00EC5BCB" w:rsidRDefault="00332D5D" w:rsidP="00332D5D">
      <w:pPr>
        <w:pStyle w:val="NormalBPBHEB"/>
        <w:rPr>
          <w:del w:id="1024" w:author="Paulo H. Leocadio" w:date="2024-07-17T13:08:00Z" w16du:dateUtc="2024-07-17T17:08:00Z"/>
        </w:rPr>
      </w:pPr>
      <w:del w:id="1025" w:author="Paulo H. Leocadio" w:date="2024-07-17T13:08:00Z" w16du:dateUtc="2024-07-17T17:08:00Z">
        <w:r w:rsidRPr="00332D5D" w:rsidDel="00EC5BCB">
          <w:rPr>
            <w:b/>
            <w:bCs/>
          </w:rPr>
          <w:delText>Continuous Integration (CI)</w:delText>
        </w:r>
        <w:r w:rsidRPr="00332D5D" w:rsidDel="00EC5BCB">
          <w:delText>: Amazon EKS integrates with CI tools such as Jenkins, GitLab CI/CD, and AWS CodePipeline, enabling automated build, test, and deployment processes. CI pipelines can trigger Kubernetes deployments based on code commits, ensuring that new features and updates are deployed consistently and efficiently.</w:delText>
        </w:r>
      </w:del>
    </w:p>
    <w:p w14:paraId="48CC2E09" w14:textId="470FBC83" w:rsidR="00332D5D" w:rsidRPr="00332D5D" w:rsidDel="00EC5BCB" w:rsidRDefault="00332D5D" w:rsidP="00332D5D">
      <w:pPr>
        <w:pStyle w:val="NormalBPBHEB"/>
        <w:rPr>
          <w:del w:id="1026" w:author="Paulo H. Leocadio" w:date="2024-07-17T13:08:00Z" w16du:dateUtc="2024-07-17T17:08:00Z"/>
        </w:rPr>
      </w:pPr>
      <w:del w:id="1027" w:author="Paulo H. Leocadio" w:date="2024-07-17T13:08:00Z" w16du:dateUtc="2024-07-17T17:08:00Z">
        <w:r w:rsidRPr="00332D5D" w:rsidDel="00EC5BCB">
          <w:rPr>
            <w:b/>
            <w:bCs/>
          </w:rPr>
          <w:delText>Continuous Deployment (CD)</w:delText>
        </w:r>
        <w:r w:rsidRPr="00332D5D" w:rsidDel="00EC5BCB">
          <w:delText>: Leveraging Amazon EKS, organizations can automate the deployment of containerized applications across development, testing, and production environments. EKS integrates with tools like Helm for managing Kubernetes application packages and AWS CodeDeploy for flexible deployment strategies, including blue-green and rolling updates.</w:delText>
        </w:r>
      </w:del>
    </w:p>
    <w:p w14:paraId="5C0EF9BE" w14:textId="615B30B4" w:rsidR="00332D5D" w:rsidRPr="00332D5D" w:rsidDel="00EC5BCB" w:rsidRDefault="00332D5D" w:rsidP="00332D5D">
      <w:pPr>
        <w:pStyle w:val="NormalBPBHEB"/>
        <w:rPr>
          <w:del w:id="1028" w:author="Paulo H. Leocadio" w:date="2024-07-17T13:08:00Z" w16du:dateUtc="2024-07-17T17:08:00Z"/>
        </w:rPr>
      </w:pPr>
      <w:del w:id="1029" w:author="Paulo H. Leocadio" w:date="2024-07-17T13:08:00Z" w16du:dateUtc="2024-07-17T17:08:00Z">
        <w:r w:rsidRPr="00332D5D" w:rsidDel="00EC5BCB">
          <w:rPr>
            <w:b/>
            <w:bCs/>
          </w:rPr>
          <w:delText>Infrastructure as Code (IaC)</w:delText>
        </w:r>
        <w:r w:rsidRPr="00332D5D" w:rsidDel="00EC5BCB">
          <w:delTex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delText>
        </w:r>
      </w:del>
    </w:p>
    <w:p w14:paraId="458FCC22" w14:textId="3DDCFC66" w:rsidR="00332D5D" w:rsidRPr="00332D5D" w:rsidDel="00EC5BCB" w:rsidRDefault="00332D5D" w:rsidP="00332D5D">
      <w:pPr>
        <w:pStyle w:val="NormalBPBHEB"/>
        <w:rPr>
          <w:del w:id="1030" w:author="Paulo H. Leocadio" w:date="2024-07-17T13:08:00Z" w16du:dateUtc="2024-07-17T17:08:00Z"/>
        </w:rPr>
      </w:pPr>
      <w:del w:id="1031" w:author="Paulo H. Leocadio" w:date="2024-07-17T13:08:00Z" w16du:dateUtc="2024-07-17T17:08:00Z">
        <w:r w:rsidRPr="00332D5D" w:rsidDel="00EC5BCB">
          <w:rPr>
            <w:b/>
            <w:bCs/>
          </w:rPr>
          <w:delText>Monitoring and Logging</w:delText>
        </w:r>
        <w:r w:rsidRPr="00332D5D" w:rsidDel="00EC5BCB">
          <w:delTex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delText>
        </w:r>
      </w:del>
    </w:p>
    <w:p w14:paraId="38971396" w14:textId="6CA2EAFD" w:rsidR="00332D5D" w:rsidRPr="00332D5D" w:rsidDel="00EC5BCB" w:rsidRDefault="00332D5D" w:rsidP="00332D5D">
      <w:pPr>
        <w:pStyle w:val="NormalBPBHEB"/>
        <w:rPr>
          <w:del w:id="1032" w:author="Paulo H. Leocadio" w:date="2024-07-17T13:08:00Z" w16du:dateUtc="2024-07-17T17:08:00Z"/>
        </w:rPr>
      </w:pPr>
      <w:del w:id="1033" w:author="Paulo H. Leocadio" w:date="2024-07-17T13:08:00Z" w16du:dateUtc="2024-07-17T17:08:00Z">
        <w:r w:rsidRPr="00332D5D" w:rsidDel="00EC5BCB">
          <w:rPr>
            <w:b/>
            <w:bCs/>
          </w:rPr>
          <w:delText>Security and Compliance</w:delText>
        </w:r>
        <w:r w:rsidRPr="00332D5D" w:rsidDel="00EC5BCB">
          <w:delTex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delText>
        </w:r>
      </w:del>
    </w:p>
    <w:p w14:paraId="16D7362A" w14:textId="4E595C28" w:rsidR="00332D5D" w:rsidRPr="00332D5D" w:rsidDel="00EC5BCB" w:rsidRDefault="00332D5D" w:rsidP="00332D5D">
      <w:pPr>
        <w:pStyle w:val="NormalBPBHEB"/>
        <w:rPr>
          <w:del w:id="1034" w:author="Paulo H. Leocadio" w:date="2024-07-17T13:08:00Z" w16du:dateUtc="2024-07-17T17:08:00Z"/>
        </w:rPr>
      </w:pPr>
      <w:del w:id="1035" w:author="Paulo H. Leocadio" w:date="2024-07-17T13:08:00Z" w16du:dateUtc="2024-07-17T17:08:00Z">
        <w:r w:rsidRPr="00332D5D" w:rsidDel="00EC5BCB">
          <w:rPr>
            <w:b/>
            <w:bCs/>
          </w:rPr>
          <w:delText>Scalability and High Availability</w:delText>
        </w:r>
        <w:r w:rsidRPr="00332D5D" w:rsidDel="00EC5BCB">
          <w:delTex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delText>
        </w:r>
      </w:del>
    </w:p>
    <w:p w14:paraId="5945A679" w14:textId="5D6A1AFE" w:rsidR="00332D5D" w:rsidRPr="00332D5D" w:rsidDel="00EC5BCB" w:rsidRDefault="00332D5D" w:rsidP="00332D5D">
      <w:pPr>
        <w:pStyle w:val="NormalBPBHEB"/>
        <w:rPr>
          <w:del w:id="1036" w:author="Paulo H. Leocadio" w:date="2024-07-17T13:08:00Z" w16du:dateUtc="2024-07-17T17:08:00Z"/>
        </w:rPr>
      </w:pPr>
      <w:del w:id="1037" w:author="Paulo H. Leocadio" w:date="2024-07-17T13:08:00Z" w16du:dateUtc="2024-07-17T17:08:00Z">
        <w:r w:rsidRPr="00332D5D" w:rsidDel="00EC5BCB">
          <w:rPr>
            <w:b/>
            <w:bCs/>
          </w:rPr>
          <w:delText>Cost Optimization</w:delText>
        </w:r>
        <w:r w:rsidRPr="00332D5D" w:rsidDel="00EC5BCB">
          <w:delText>: EKS optimizes resource utilization by automatically scaling Kubernetes clusters based on workload requirements. DevOps teams can leverage AWS Spot Instances for cost-effective compute resources and use AWS Cost Explorer to monitor and optimize Kubernetes cluster costs.</w:delText>
        </w:r>
      </w:del>
    </w:p>
    <w:p w14:paraId="60105928" w14:textId="7297A240" w:rsidR="00332D5D" w:rsidRPr="00332D5D" w:rsidDel="00EC5BCB" w:rsidRDefault="00CA364D" w:rsidP="00332D5D">
      <w:pPr>
        <w:pStyle w:val="NormalBPBHEB"/>
        <w:rPr>
          <w:del w:id="1038" w:author="Paulo H. Leocadio" w:date="2024-07-17T13:08:00Z" w16du:dateUtc="2024-07-17T17:08:00Z"/>
        </w:rPr>
      </w:pPr>
      <w:del w:id="1039" w:author="Paulo H. Leocadio" w:date="2024-07-17T13:08:00Z" w16du:dateUtc="2024-07-17T17:08:00Z">
        <w:r w:rsidDel="00EC5BCB">
          <w:rPr>
            <w:b/>
            <w:bCs/>
          </w:rPr>
          <w:delText>Summary</w:delText>
        </w:r>
        <w:r w:rsidR="00332D5D" w:rsidRPr="00332D5D" w:rsidDel="00EC5BCB">
          <w:delTex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delText>
        </w:r>
      </w:del>
    </w:p>
    <w:p w14:paraId="7B6825F8" w14:textId="67683BDE" w:rsidR="000760BB" w:rsidRPr="000760BB" w:rsidDel="00EC5BCB" w:rsidRDefault="000760BB" w:rsidP="00555FFB">
      <w:pPr>
        <w:pStyle w:val="Heading1BPBHEB"/>
        <w:rPr>
          <w:del w:id="1040" w:author="Paulo H. Leocadio" w:date="2024-07-17T13:08:00Z" w16du:dateUtc="2024-07-17T17:08:00Z"/>
        </w:rPr>
      </w:pPr>
      <w:del w:id="1041" w:author="Paulo H. Leocadio" w:date="2024-07-17T13:08:00Z" w16du:dateUtc="2024-07-17T17:08:00Z">
        <w:r w:rsidRPr="000760BB" w:rsidDel="00EC5BCB">
          <w:delText xml:space="preserve">AWS App2Container </w:delText>
        </w:r>
        <w:r w:rsidR="00DD1E4B" w:rsidDel="00EC5BCB">
          <w:delText>and</w:delText>
        </w:r>
        <w:r w:rsidRPr="000760BB" w:rsidDel="00EC5BCB">
          <w:delText xml:space="preserve"> AWS Copilot</w:delText>
        </w:r>
      </w:del>
    </w:p>
    <w:p w14:paraId="4EB825FB" w14:textId="5984D7F1" w:rsidR="000760BB" w:rsidDel="00EC5BCB" w:rsidRDefault="000760BB" w:rsidP="00C06AB1">
      <w:pPr>
        <w:pStyle w:val="NormalBPBHEB"/>
        <w:rPr>
          <w:del w:id="1042" w:author="Paulo H. Leocadio" w:date="2024-07-17T13:08:00Z" w16du:dateUtc="2024-07-17T17:08:00Z"/>
        </w:rPr>
      </w:pPr>
      <w:del w:id="1043" w:author="Paulo H. Leocadio" w:date="2024-07-17T13:08:00Z" w16du:dateUtc="2024-07-17T17:08:00Z">
        <w:r w:rsidRPr="00555FFB" w:rsidDel="00EC5BCB">
          <w:rPr>
            <w:b/>
            <w:bCs/>
          </w:rPr>
          <w:delText>AWS App2Container (A2C)</w:delText>
        </w:r>
        <w:r w:rsidRPr="000760BB" w:rsidDel="00EC5BCB">
          <w:delTex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delText>
        </w:r>
      </w:del>
    </w:p>
    <w:p w14:paraId="0995EBD9" w14:textId="0A295A5F" w:rsidR="000760BB" w:rsidRPr="00CD3D3F" w:rsidDel="00EC5BCB" w:rsidRDefault="000760BB" w:rsidP="00CD3D3F">
      <w:pPr>
        <w:keepNext/>
        <w:keepLines/>
        <w:spacing w:before="40" w:after="0"/>
        <w:outlineLvl w:val="1"/>
        <w:rPr>
          <w:del w:id="1044" w:author="Paulo H. Leocadio" w:date="2024-07-17T13:08:00Z" w16du:dateUtc="2024-07-17T17:08:00Z"/>
          <w:rFonts w:eastAsiaTheme="majorEastAsia" w:cstheme="majorBidi"/>
          <w:sz w:val="36"/>
          <w:szCs w:val="26"/>
        </w:rPr>
      </w:pPr>
      <w:del w:id="1045" w:author="Paulo H. Leocadio" w:date="2024-07-17T13:08:00Z" w16du:dateUtc="2024-07-17T17:08:00Z">
        <w:r w:rsidRPr="00CD3D3F" w:rsidDel="00EC5BCB">
          <w:rPr>
            <w:rFonts w:eastAsiaTheme="majorEastAsia" w:cstheme="majorBidi"/>
            <w:sz w:val="36"/>
            <w:szCs w:val="26"/>
          </w:rPr>
          <w:delText>AWS App2Container (A2C)</w:delText>
        </w:r>
      </w:del>
    </w:p>
    <w:p w14:paraId="024194F4" w14:textId="767BD086" w:rsidR="00C06AB1" w:rsidRPr="000760BB" w:rsidDel="00EC5BCB" w:rsidRDefault="00C06AB1" w:rsidP="00555FFB">
      <w:pPr>
        <w:pStyle w:val="NormalBPBHEB"/>
        <w:rPr>
          <w:del w:id="1046" w:author="Paulo H. Leocadio" w:date="2024-07-17T13:08:00Z" w16du:dateUtc="2024-07-17T17:08:00Z"/>
        </w:rPr>
      </w:pPr>
      <w:del w:id="1047" w:author="Paulo H. Leocadio" w:date="2024-07-17T13:08:00Z" w16du:dateUtc="2024-07-17T17:08:00Z">
        <w:r w:rsidRPr="00C06AB1" w:rsidDel="00EC5BCB">
          <w:delText>A2C</w:delText>
        </w:r>
        <w:r w:rsidDel="00EC5BCB">
          <w:delText xml:space="preserve"> </w:delText>
        </w:r>
        <w:r w:rsidR="000760BB" w:rsidRPr="000760BB" w:rsidDel="00EC5BCB">
          <w:delTex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delText>
        </w:r>
      </w:del>
    </w:p>
    <w:p w14:paraId="3B554002" w14:textId="28B448A2" w:rsidR="000760BB" w:rsidRPr="00CD3D3F" w:rsidDel="00EC5BCB" w:rsidRDefault="000760BB" w:rsidP="00CD3D3F">
      <w:pPr>
        <w:keepNext/>
        <w:keepLines/>
        <w:spacing w:before="40" w:after="0"/>
        <w:outlineLvl w:val="1"/>
        <w:rPr>
          <w:del w:id="1048" w:author="Paulo H. Leocadio" w:date="2024-07-17T13:08:00Z" w16du:dateUtc="2024-07-17T17:08:00Z"/>
          <w:rFonts w:eastAsiaTheme="majorEastAsia" w:cstheme="majorBidi"/>
          <w:sz w:val="36"/>
          <w:szCs w:val="26"/>
        </w:rPr>
      </w:pPr>
      <w:del w:id="1049" w:author="Paulo H. Leocadio" w:date="2024-07-17T13:08:00Z" w16du:dateUtc="2024-07-17T17:08:00Z">
        <w:r w:rsidRPr="00CD3D3F" w:rsidDel="00EC5BCB">
          <w:rPr>
            <w:rFonts w:eastAsiaTheme="majorEastAsia" w:cstheme="majorBidi"/>
            <w:sz w:val="36"/>
            <w:szCs w:val="26"/>
          </w:rPr>
          <w:delText xml:space="preserve">Key </w:delText>
        </w:r>
        <w:r w:rsidR="00C06AB1" w:rsidRPr="00CD3D3F" w:rsidDel="00EC5BCB">
          <w:rPr>
            <w:rFonts w:eastAsiaTheme="majorEastAsia" w:cstheme="majorBidi"/>
            <w:sz w:val="36"/>
            <w:szCs w:val="26"/>
          </w:rPr>
          <w:delText xml:space="preserve">features </w:delText>
        </w:r>
        <w:r w:rsidRPr="00CD3D3F" w:rsidDel="00EC5BCB">
          <w:rPr>
            <w:rFonts w:eastAsiaTheme="majorEastAsia" w:cstheme="majorBidi"/>
            <w:sz w:val="36"/>
            <w:szCs w:val="26"/>
          </w:rPr>
          <w:delText>of AWS App2Container</w:delText>
        </w:r>
      </w:del>
    </w:p>
    <w:p w14:paraId="1A321331" w14:textId="41439E08" w:rsidR="00C06AB1" w:rsidRPr="000760BB" w:rsidDel="00EC5BCB" w:rsidRDefault="00C06AB1" w:rsidP="00555FFB">
      <w:pPr>
        <w:pStyle w:val="NormalBPBHEB"/>
        <w:rPr>
          <w:del w:id="1050" w:author="Paulo H. Leocadio" w:date="2024-07-17T13:08:00Z" w16du:dateUtc="2024-07-17T17:08:00Z"/>
        </w:rPr>
      </w:pPr>
      <w:del w:id="1051" w:author="Paulo H. Leocadio" w:date="2024-07-17T13:08:00Z" w16du:dateUtc="2024-07-17T17:08:00Z">
        <w:r w:rsidDel="00EC5BCB">
          <w:delText>The following are the key features of AWS App2Container:</w:delText>
        </w:r>
      </w:del>
    </w:p>
    <w:p w14:paraId="50856E0F" w14:textId="6BCA55D6" w:rsidR="000760BB" w:rsidRPr="000760BB" w:rsidDel="00EC5BCB" w:rsidRDefault="000760BB" w:rsidP="008A12F7">
      <w:pPr>
        <w:pStyle w:val="NormalBPBHEB"/>
        <w:numPr>
          <w:ilvl w:val="0"/>
          <w:numId w:val="100"/>
        </w:numPr>
        <w:rPr>
          <w:del w:id="1052" w:author="Paulo H. Leocadio" w:date="2024-07-17T13:08:00Z" w16du:dateUtc="2024-07-17T17:08:00Z"/>
        </w:rPr>
      </w:pPr>
      <w:del w:id="1053" w:author="Paulo H. Leocadio" w:date="2024-07-17T13:08:00Z" w16du:dateUtc="2024-07-17T17:08:00Z">
        <w:r w:rsidRPr="000760BB" w:rsidDel="00EC5BCB">
          <w:rPr>
            <w:b/>
            <w:bCs/>
          </w:rPr>
          <w:delText xml:space="preserve">Automated </w:delText>
        </w:r>
        <w:r w:rsidR="00C06AB1" w:rsidRPr="000760BB" w:rsidDel="00EC5BCB">
          <w:rPr>
            <w:b/>
            <w:bCs/>
          </w:rPr>
          <w:delText>containerization</w:delText>
        </w:r>
        <w:r w:rsidRPr="000760BB" w:rsidDel="00EC5BCB">
          <w:rPr>
            <w:b/>
            <w:bCs/>
          </w:rPr>
          <w:delText>:</w:delText>
        </w:r>
        <w:r w:rsidRPr="000760BB" w:rsidDel="00EC5BCB">
          <w:delText xml:space="preserve"> A2C automates the process of containerizing applications, reducing the manual effort and time required for migration</w:delText>
        </w:r>
      </w:del>
      <w:bookmarkStart w:id="1054" w:name="_Ref151458798"/>
      <w:customXmlDelRangeStart w:id="1055" w:author="Paulo H. Leocadio" w:date="2024-07-17T13:08:00Z"/>
      <w:sdt>
        <w:sdtPr>
          <w:id w:val="-1830589791"/>
          <w:citation/>
        </w:sdtPr>
        <w:sdtContent>
          <w:customXmlDelRangeEnd w:id="1055"/>
          <w:del w:id="1056" w:author="Paulo H. Leocadio" w:date="2024-07-17T13:08:00Z" w16du:dateUtc="2024-07-17T17:08:00Z">
            <w:r w:rsidR="00107A1D" w:rsidDel="00EC5BCB">
              <w:fldChar w:fldCharType="begin"/>
            </w:r>
            <w:r w:rsidR="00107A1D" w:rsidDel="00EC5BCB">
              <w:delInstrText xml:space="preserve"> CITATION a2023l \l 1033 </w:delInstrText>
            </w:r>
            <w:r w:rsidR="00107A1D" w:rsidDel="00EC5BCB">
              <w:fldChar w:fldCharType="separate"/>
            </w:r>
            <w:r w:rsidR="00D34F43" w:rsidDel="00EC5BCB">
              <w:rPr>
                <w:noProof/>
              </w:rPr>
              <w:delText xml:space="preserve"> </w:delText>
            </w:r>
            <w:r w:rsidR="00D34F43" w:rsidRPr="00D34F43" w:rsidDel="00EC5BCB">
              <w:rPr>
                <w:noProof/>
              </w:rPr>
              <w:delText>[83]</w:delText>
            </w:r>
            <w:r w:rsidR="00107A1D" w:rsidDel="00EC5BCB">
              <w:fldChar w:fldCharType="end"/>
            </w:r>
          </w:del>
          <w:customXmlDelRangeStart w:id="1057" w:author="Paulo H. Leocadio" w:date="2024-07-17T13:08:00Z"/>
        </w:sdtContent>
      </w:sdt>
      <w:customXmlDelRangeEnd w:id="1057"/>
      <w:bookmarkEnd w:id="1054"/>
      <w:del w:id="1058" w:author="Paulo H. Leocadio" w:date="2024-07-17T13:08:00Z" w16du:dateUtc="2024-07-17T17:08:00Z">
        <w:r w:rsidRPr="000760BB" w:rsidDel="00EC5BCB">
          <w:delText>.</w:delText>
        </w:r>
      </w:del>
    </w:p>
    <w:p w14:paraId="29DC0D6B" w14:textId="50F773E4" w:rsidR="000760BB" w:rsidRPr="000760BB" w:rsidDel="00EC5BCB" w:rsidRDefault="000760BB" w:rsidP="008A12F7">
      <w:pPr>
        <w:pStyle w:val="NormalBPBHEB"/>
        <w:numPr>
          <w:ilvl w:val="0"/>
          <w:numId w:val="100"/>
        </w:numPr>
        <w:rPr>
          <w:del w:id="1059" w:author="Paulo H. Leocadio" w:date="2024-07-17T13:08:00Z" w16du:dateUtc="2024-07-17T17:08:00Z"/>
        </w:rPr>
      </w:pPr>
      <w:del w:id="1060" w:author="Paulo H. Leocadio" w:date="2024-07-17T13:08:00Z" w16du:dateUtc="2024-07-17T17:08:00Z">
        <w:r w:rsidRPr="000760BB" w:rsidDel="00EC5BCB">
          <w:rPr>
            <w:b/>
            <w:bCs/>
          </w:rPr>
          <w:delText xml:space="preserve">Dependency </w:delText>
        </w:r>
        <w:r w:rsidR="00C06AB1" w:rsidRPr="000760BB" w:rsidDel="00EC5BCB">
          <w:rPr>
            <w:b/>
            <w:bCs/>
          </w:rPr>
          <w:delText>analysis</w:delText>
        </w:r>
        <w:r w:rsidRPr="000760BB" w:rsidDel="00EC5BCB">
          <w:rPr>
            <w:b/>
            <w:bCs/>
          </w:rPr>
          <w:delText>:</w:delText>
        </w:r>
        <w:r w:rsidRPr="000760BB" w:rsidDel="00EC5BCB">
          <w:delText xml:space="preserve"> The tool performs dependency analysis to identify application components and their interdependencies, ensuring a comprehensive containerization process.</w:delText>
        </w:r>
      </w:del>
    </w:p>
    <w:p w14:paraId="79FB7EC9" w14:textId="37067E79" w:rsidR="000760BB" w:rsidRPr="000760BB" w:rsidDel="00EC5BCB" w:rsidRDefault="000760BB" w:rsidP="008A12F7">
      <w:pPr>
        <w:pStyle w:val="NormalBPBHEB"/>
        <w:numPr>
          <w:ilvl w:val="0"/>
          <w:numId w:val="100"/>
        </w:numPr>
        <w:rPr>
          <w:del w:id="1061" w:author="Paulo H. Leocadio" w:date="2024-07-17T13:08:00Z" w16du:dateUtc="2024-07-17T17:08:00Z"/>
        </w:rPr>
      </w:pPr>
      <w:del w:id="1062" w:author="Paulo H. Leocadio" w:date="2024-07-17T13:08:00Z" w16du:dateUtc="2024-07-17T17:08:00Z">
        <w:r w:rsidRPr="000760BB" w:rsidDel="00EC5BCB">
          <w:rPr>
            <w:b/>
            <w:bCs/>
          </w:rPr>
          <w:delText xml:space="preserve">Container </w:delText>
        </w:r>
        <w:r w:rsidR="00C06AB1" w:rsidRPr="000760BB" w:rsidDel="00EC5BCB">
          <w:rPr>
            <w:b/>
            <w:bCs/>
          </w:rPr>
          <w:delText>orchestration recom</w:delText>
        </w:r>
        <w:r w:rsidRPr="000760BB" w:rsidDel="00EC5BCB">
          <w:rPr>
            <w:b/>
            <w:bCs/>
          </w:rPr>
          <w:delText>mendations:</w:delText>
        </w:r>
        <w:r w:rsidRPr="000760BB" w:rsidDel="00EC5BCB">
          <w:delText xml:space="preserve"> A2C offers recommendations for container orchestration platforms, such as Amazon ECS or Kubernetes, based on the application's characteristics.</w:delText>
        </w:r>
      </w:del>
    </w:p>
    <w:p w14:paraId="403BD8B6" w14:textId="11295123" w:rsidR="000760BB" w:rsidRPr="00CD3D3F" w:rsidDel="00EC5BCB" w:rsidRDefault="000760BB" w:rsidP="00CD3D3F">
      <w:pPr>
        <w:keepNext/>
        <w:keepLines/>
        <w:spacing w:before="40" w:after="0"/>
        <w:outlineLvl w:val="1"/>
        <w:rPr>
          <w:del w:id="1063" w:author="Paulo H. Leocadio" w:date="2024-07-17T13:08:00Z" w16du:dateUtc="2024-07-17T17:08:00Z"/>
          <w:rFonts w:eastAsiaTheme="majorEastAsia" w:cstheme="majorBidi"/>
          <w:sz w:val="36"/>
          <w:szCs w:val="26"/>
        </w:rPr>
      </w:pPr>
      <w:del w:id="1064" w:author="Paulo H. Leocadio" w:date="2024-07-17T13:08:00Z" w16du:dateUtc="2024-07-17T17:08:00Z">
        <w:r w:rsidRPr="00CD3D3F" w:rsidDel="00EC5BCB">
          <w:rPr>
            <w:rFonts w:eastAsiaTheme="majorEastAsia" w:cstheme="majorBidi"/>
            <w:sz w:val="36"/>
            <w:szCs w:val="26"/>
          </w:rPr>
          <w:delText>AWS Copilot</w:delText>
        </w:r>
      </w:del>
    </w:p>
    <w:p w14:paraId="30038F26" w14:textId="36FF65F8" w:rsidR="00C06AB1" w:rsidRPr="000760BB" w:rsidDel="00EC5BCB" w:rsidRDefault="000760BB" w:rsidP="00555FFB">
      <w:pPr>
        <w:pStyle w:val="NormalBPBHEB"/>
        <w:rPr>
          <w:del w:id="1065" w:author="Paulo H. Leocadio" w:date="2024-07-17T13:08:00Z" w16du:dateUtc="2024-07-17T17:08:00Z"/>
        </w:rPr>
      </w:pPr>
      <w:del w:id="1066" w:author="Paulo H. Leocadio" w:date="2024-07-17T13:08:00Z" w16du:dateUtc="2024-07-17T17:08:00Z">
        <w:r w:rsidRPr="000760BB" w:rsidDel="00EC5BCB">
          <w:delTex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delText>
        </w:r>
      </w:del>
    </w:p>
    <w:p w14:paraId="2FAE87E3" w14:textId="1649131E" w:rsidR="000760BB" w:rsidRPr="00CD3D3F" w:rsidDel="00EC5BCB" w:rsidRDefault="000760BB" w:rsidP="00CD3D3F">
      <w:pPr>
        <w:keepNext/>
        <w:keepLines/>
        <w:spacing w:before="40" w:after="0"/>
        <w:outlineLvl w:val="1"/>
        <w:rPr>
          <w:del w:id="1067" w:author="Paulo H. Leocadio" w:date="2024-07-17T13:08:00Z" w16du:dateUtc="2024-07-17T17:08:00Z"/>
          <w:rFonts w:eastAsiaTheme="majorEastAsia" w:cstheme="majorBidi"/>
          <w:sz w:val="36"/>
          <w:szCs w:val="26"/>
        </w:rPr>
      </w:pPr>
      <w:del w:id="1068" w:author="Paulo H. Leocadio" w:date="2024-07-17T13:08:00Z" w16du:dateUtc="2024-07-17T17:08:00Z">
        <w:r w:rsidRPr="00CD3D3F" w:rsidDel="00EC5BCB">
          <w:rPr>
            <w:rFonts w:eastAsiaTheme="majorEastAsia" w:cstheme="majorBidi"/>
            <w:sz w:val="36"/>
            <w:szCs w:val="26"/>
          </w:rPr>
          <w:delText xml:space="preserve">Key </w:delText>
        </w:r>
        <w:r w:rsidR="00C06AB1" w:rsidRPr="00CD3D3F" w:rsidDel="00EC5BCB">
          <w:rPr>
            <w:rFonts w:eastAsiaTheme="majorEastAsia" w:cstheme="majorBidi"/>
            <w:sz w:val="36"/>
            <w:szCs w:val="26"/>
          </w:rPr>
          <w:delText xml:space="preserve">features </w:delText>
        </w:r>
      </w:del>
    </w:p>
    <w:p w14:paraId="19F6BCF2" w14:textId="7F10BDB7" w:rsidR="00C06AB1" w:rsidRPr="000760BB" w:rsidDel="00EC5BCB" w:rsidRDefault="00C06AB1" w:rsidP="00555FFB">
      <w:pPr>
        <w:pStyle w:val="NormalBPBHEB"/>
        <w:rPr>
          <w:del w:id="1069" w:author="Paulo H. Leocadio" w:date="2024-07-17T13:08:00Z" w16du:dateUtc="2024-07-17T17:08:00Z"/>
        </w:rPr>
      </w:pPr>
      <w:del w:id="1070" w:author="Paulo H. Leocadio" w:date="2024-07-17T13:08:00Z" w16du:dateUtc="2024-07-17T17:08:00Z">
        <w:r w:rsidDel="00EC5BCB">
          <w:delText xml:space="preserve">The following are the </w:delText>
        </w:r>
        <w:r w:rsidRPr="00C06AB1" w:rsidDel="00EC5BCB">
          <w:delText>key features of AWS Copilot</w:delText>
        </w:r>
        <w:r w:rsidDel="00EC5BCB">
          <w:delText>:</w:delText>
        </w:r>
      </w:del>
    </w:p>
    <w:p w14:paraId="559FEBDA" w14:textId="6994404B" w:rsidR="000760BB" w:rsidRPr="000760BB" w:rsidDel="00EC5BCB" w:rsidRDefault="000760BB" w:rsidP="008A12F7">
      <w:pPr>
        <w:pStyle w:val="NormalBPBHEB"/>
        <w:numPr>
          <w:ilvl w:val="0"/>
          <w:numId w:val="101"/>
        </w:numPr>
        <w:rPr>
          <w:del w:id="1071" w:author="Paulo H. Leocadio" w:date="2024-07-17T13:08:00Z" w16du:dateUtc="2024-07-17T17:08:00Z"/>
        </w:rPr>
      </w:pPr>
      <w:del w:id="1072" w:author="Paulo H. Leocadio" w:date="2024-07-17T13:08:00Z" w16du:dateUtc="2024-07-17T17:08:00Z">
        <w:r w:rsidRPr="000760BB" w:rsidDel="00EC5BCB">
          <w:rPr>
            <w:b/>
            <w:bCs/>
          </w:rPr>
          <w:delText xml:space="preserve">Application </w:delText>
        </w:r>
        <w:r w:rsidR="00C06AB1" w:rsidRPr="000760BB" w:rsidDel="00EC5BCB">
          <w:rPr>
            <w:b/>
            <w:bCs/>
          </w:rPr>
          <w:delText>definition</w:delText>
        </w:r>
        <w:r w:rsidRPr="000760BB" w:rsidDel="00EC5BCB">
          <w:rPr>
            <w:b/>
            <w:bCs/>
          </w:rPr>
          <w:delText>:</w:delText>
        </w:r>
        <w:r w:rsidRPr="000760BB" w:rsidDel="00EC5BCB">
          <w:delText xml:space="preserve"> Copilot uses an application-centric approach, allowing developers to define and manage entire applications, including services, environments, and associated resources</w:delText>
        </w:r>
      </w:del>
      <w:bookmarkStart w:id="1073" w:name="_Ref151458853"/>
      <w:customXmlDelRangeStart w:id="1074" w:author="Paulo H. Leocadio" w:date="2024-07-17T13:08:00Z"/>
      <w:sdt>
        <w:sdtPr>
          <w:id w:val="69867531"/>
          <w:citation/>
        </w:sdtPr>
        <w:sdtContent>
          <w:customXmlDelRangeEnd w:id="1074"/>
          <w:del w:id="1075" w:author="Paulo H. Leocadio" w:date="2024-07-17T13:08:00Z" w16du:dateUtc="2024-07-17T17:08:00Z">
            <w:r w:rsidR="00CF75D2" w:rsidDel="00EC5BCB">
              <w:fldChar w:fldCharType="begin"/>
            </w:r>
            <w:r w:rsidR="00CF75D2" w:rsidDel="00EC5BCB">
              <w:delInstrText xml:space="preserve"> CITATION a2023m \l 1033 </w:delInstrText>
            </w:r>
            <w:r w:rsidR="00CF75D2" w:rsidDel="00EC5BCB">
              <w:fldChar w:fldCharType="separate"/>
            </w:r>
            <w:r w:rsidR="00D34F43" w:rsidDel="00EC5BCB">
              <w:rPr>
                <w:noProof/>
              </w:rPr>
              <w:delText xml:space="preserve"> </w:delText>
            </w:r>
            <w:r w:rsidR="00D34F43" w:rsidRPr="00D34F43" w:rsidDel="00EC5BCB">
              <w:rPr>
                <w:noProof/>
              </w:rPr>
              <w:delText>[84]</w:delText>
            </w:r>
            <w:r w:rsidR="00CF75D2" w:rsidDel="00EC5BCB">
              <w:fldChar w:fldCharType="end"/>
            </w:r>
          </w:del>
          <w:customXmlDelRangeStart w:id="1076" w:author="Paulo H. Leocadio" w:date="2024-07-17T13:08:00Z"/>
        </w:sdtContent>
      </w:sdt>
      <w:customXmlDelRangeEnd w:id="1076"/>
      <w:bookmarkEnd w:id="1073"/>
      <w:del w:id="1077" w:author="Paulo H. Leocadio" w:date="2024-07-17T13:08:00Z" w16du:dateUtc="2024-07-17T17:08:00Z">
        <w:r w:rsidRPr="000760BB" w:rsidDel="00EC5BCB">
          <w:delText>.</w:delText>
        </w:r>
      </w:del>
    </w:p>
    <w:p w14:paraId="7327E29C" w14:textId="68C1B541" w:rsidR="000760BB" w:rsidRPr="000760BB" w:rsidDel="00EC5BCB" w:rsidRDefault="000760BB" w:rsidP="008A12F7">
      <w:pPr>
        <w:pStyle w:val="NormalBPBHEB"/>
        <w:numPr>
          <w:ilvl w:val="0"/>
          <w:numId w:val="101"/>
        </w:numPr>
        <w:rPr>
          <w:del w:id="1078" w:author="Paulo H. Leocadio" w:date="2024-07-17T13:08:00Z" w16du:dateUtc="2024-07-17T17:08:00Z"/>
        </w:rPr>
      </w:pPr>
      <w:del w:id="1079" w:author="Paulo H. Leocadio" w:date="2024-07-17T13:08:00Z" w16du:dateUtc="2024-07-17T17:08:00Z">
        <w:r w:rsidRPr="000760BB" w:rsidDel="00EC5BCB">
          <w:rPr>
            <w:b/>
            <w:bCs/>
          </w:rPr>
          <w:delText xml:space="preserve">Automatic </w:delText>
        </w:r>
        <w:r w:rsidR="00C06AB1" w:rsidRPr="000760BB" w:rsidDel="00EC5BCB">
          <w:rPr>
            <w:b/>
            <w:bCs/>
          </w:rPr>
          <w:delText>service scaling</w:delText>
        </w:r>
        <w:r w:rsidRPr="000760BB" w:rsidDel="00EC5BCB">
          <w:rPr>
            <w:b/>
            <w:bCs/>
          </w:rPr>
          <w:delText>:</w:delText>
        </w:r>
        <w:r w:rsidRPr="000760BB" w:rsidDel="00EC5BCB">
          <w:delText xml:space="preserve"> Copilot automates the scaling of services based on defined scaling policies, ensuring optimal resource utilization.</w:delText>
        </w:r>
      </w:del>
    </w:p>
    <w:p w14:paraId="7F26EDAC" w14:textId="13DDE823" w:rsidR="00C06AB1" w:rsidRPr="00611C64" w:rsidDel="00EC5BCB" w:rsidRDefault="000760BB" w:rsidP="00611C64">
      <w:pPr>
        <w:pStyle w:val="NormalBPBHEB"/>
        <w:numPr>
          <w:ilvl w:val="0"/>
          <w:numId w:val="101"/>
        </w:numPr>
        <w:rPr>
          <w:del w:id="1080" w:author="Paulo H. Leocadio" w:date="2024-07-17T13:08:00Z" w16du:dateUtc="2024-07-17T17:08:00Z"/>
        </w:rPr>
      </w:pPr>
      <w:del w:id="1081" w:author="Paulo H. Leocadio" w:date="2024-07-17T13:08:00Z" w16du:dateUtc="2024-07-17T17:08:00Z">
        <w:r w:rsidRPr="00096522" w:rsidDel="00EC5BCB">
          <w:rPr>
            <w:b/>
            <w:bCs/>
          </w:rPr>
          <w:delText xml:space="preserve">Integrated CI/CD </w:delText>
        </w:r>
        <w:r w:rsidR="00C06AB1" w:rsidRPr="00096522" w:rsidDel="00EC5BCB">
          <w:rPr>
            <w:b/>
            <w:bCs/>
          </w:rPr>
          <w:delText>pipelines</w:delText>
        </w:r>
        <w:r w:rsidRPr="00096522" w:rsidDel="00EC5BCB">
          <w:rPr>
            <w:b/>
            <w:bCs/>
          </w:rPr>
          <w:delText>:</w:delText>
        </w:r>
        <w:r w:rsidRPr="00CD3D3F" w:rsidDel="00EC5BCB">
          <w:rPr>
            <w:b/>
            <w:bCs/>
          </w:rPr>
          <w:delText xml:space="preserve"> </w:delText>
        </w:r>
        <w:r w:rsidRPr="00611C64" w:rsidDel="00EC5BCB">
          <w:delText>Copilot seamlessly integrates with CI/CD pipelines, facilitating continuous integration and deployment of containerized applications.</w:delText>
        </w:r>
      </w:del>
    </w:p>
    <w:p w14:paraId="53FE6117" w14:textId="5758235D" w:rsidR="000760BB" w:rsidRPr="00CD3D3F" w:rsidDel="00EC5BCB" w:rsidRDefault="000760BB" w:rsidP="00CD3D3F">
      <w:pPr>
        <w:keepNext/>
        <w:keepLines/>
        <w:spacing w:before="40" w:after="0"/>
        <w:outlineLvl w:val="1"/>
        <w:rPr>
          <w:del w:id="1082" w:author="Paulo H. Leocadio" w:date="2024-07-17T13:08:00Z" w16du:dateUtc="2024-07-17T17:08:00Z"/>
          <w:rFonts w:eastAsiaTheme="majorEastAsia" w:cstheme="majorBidi"/>
          <w:sz w:val="36"/>
          <w:szCs w:val="26"/>
        </w:rPr>
      </w:pPr>
      <w:del w:id="1083" w:author="Paulo H. Leocadio" w:date="2024-07-17T13:08:00Z" w16du:dateUtc="2024-07-17T17:08:00Z">
        <w:r w:rsidRPr="00CD3D3F" w:rsidDel="00EC5BCB">
          <w:rPr>
            <w:rFonts w:eastAsiaTheme="majorEastAsia" w:cstheme="majorBidi"/>
            <w:sz w:val="36"/>
            <w:szCs w:val="26"/>
          </w:rPr>
          <w:delText xml:space="preserve">Use </w:delText>
        </w:r>
        <w:r w:rsidR="00C06AB1" w:rsidRPr="00CD3D3F" w:rsidDel="00EC5BCB">
          <w:rPr>
            <w:rFonts w:eastAsiaTheme="majorEastAsia" w:cstheme="majorBidi"/>
            <w:sz w:val="36"/>
            <w:szCs w:val="26"/>
          </w:rPr>
          <w:delText>cases</w:delText>
        </w:r>
      </w:del>
    </w:p>
    <w:p w14:paraId="63386E5F" w14:textId="6CC22E92" w:rsidR="00C06AB1" w:rsidRPr="000760BB" w:rsidDel="00EC5BCB" w:rsidRDefault="00C06AB1" w:rsidP="00555FFB">
      <w:pPr>
        <w:pStyle w:val="NormalBPBHEB"/>
        <w:rPr>
          <w:del w:id="1084" w:author="Paulo H. Leocadio" w:date="2024-07-17T13:08:00Z" w16du:dateUtc="2024-07-17T17:08:00Z"/>
        </w:rPr>
      </w:pPr>
      <w:del w:id="1085" w:author="Paulo H. Leocadio" w:date="2024-07-17T13:08:00Z" w16du:dateUtc="2024-07-17T17:08:00Z">
        <w:r w:rsidDel="00EC5BCB">
          <w:delText>The following are the use cases</w:delText>
        </w:r>
      </w:del>
      <w:customXmlDelRangeStart w:id="1086" w:author="Paulo H. Leocadio" w:date="2024-07-17T13:08:00Z"/>
      <w:sdt>
        <w:sdtPr>
          <w:id w:val="1490834206"/>
          <w:citation/>
        </w:sdtPr>
        <w:sdtContent>
          <w:customXmlDelRangeEnd w:id="1086"/>
          <w:del w:id="1087" w:author="Paulo H. Leocadio" w:date="2024-07-17T13:08:00Z" w16du:dateUtc="2024-07-17T17:08:00Z">
            <w:r w:rsidR="00CF75D2" w:rsidDel="00EC5BCB">
              <w:fldChar w:fldCharType="begin"/>
            </w:r>
            <w:r w:rsidR="00CF75D2" w:rsidDel="00EC5BCB">
              <w:delInstrText xml:space="preserve"> CITATION a2023m \l 1033 </w:delInstrText>
            </w:r>
            <w:r w:rsidR="00CF75D2" w:rsidDel="00EC5BCB">
              <w:fldChar w:fldCharType="separate"/>
            </w:r>
            <w:r w:rsidR="00D34F43" w:rsidDel="00EC5BCB">
              <w:rPr>
                <w:noProof/>
              </w:rPr>
              <w:delText xml:space="preserve"> </w:delText>
            </w:r>
            <w:r w:rsidR="00D34F43" w:rsidRPr="00D34F43" w:rsidDel="00EC5BCB">
              <w:rPr>
                <w:noProof/>
              </w:rPr>
              <w:delText>[84]</w:delText>
            </w:r>
            <w:r w:rsidR="00CF75D2" w:rsidDel="00EC5BCB">
              <w:fldChar w:fldCharType="end"/>
            </w:r>
          </w:del>
          <w:customXmlDelRangeStart w:id="1088" w:author="Paulo H. Leocadio" w:date="2024-07-17T13:08:00Z"/>
        </w:sdtContent>
      </w:sdt>
      <w:customXmlDelRangeEnd w:id="1088"/>
      <w:del w:id="1089" w:author="Paulo H. Leocadio" w:date="2024-07-17T13:08:00Z" w16du:dateUtc="2024-07-17T17:08:00Z">
        <w:r w:rsidDel="00EC5BCB">
          <w:delText>:</w:delText>
        </w:r>
      </w:del>
    </w:p>
    <w:p w14:paraId="60DFA3CB" w14:textId="424DBAC3" w:rsidR="000760BB" w:rsidRPr="000760BB" w:rsidDel="00EC5BCB" w:rsidRDefault="000760BB" w:rsidP="008A12F7">
      <w:pPr>
        <w:pStyle w:val="NormalBPBHEB"/>
        <w:numPr>
          <w:ilvl w:val="0"/>
          <w:numId w:val="102"/>
        </w:numPr>
        <w:rPr>
          <w:del w:id="1090" w:author="Paulo H. Leocadio" w:date="2024-07-17T13:08:00Z" w16du:dateUtc="2024-07-17T17:08:00Z"/>
        </w:rPr>
      </w:pPr>
      <w:del w:id="1091" w:author="Paulo H. Leocadio" w:date="2024-07-17T13:08:00Z" w16du:dateUtc="2024-07-17T17:08:00Z">
        <w:r w:rsidRPr="000760BB" w:rsidDel="00EC5BCB">
          <w:rPr>
            <w:b/>
            <w:bCs/>
          </w:rPr>
          <w:delText xml:space="preserve">Application </w:delText>
        </w:r>
        <w:r w:rsidR="00C06AB1" w:rsidRPr="000760BB" w:rsidDel="00EC5BCB">
          <w:rPr>
            <w:b/>
            <w:bCs/>
          </w:rPr>
          <w:delText>modernization</w:delText>
        </w:r>
        <w:r w:rsidRPr="000760BB" w:rsidDel="00EC5BCB">
          <w:rPr>
            <w:b/>
            <w:bCs/>
          </w:rPr>
          <w:delText>:</w:delText>
        </w:r>
        <w:r w:rsidRPr="000760BB" w:rsidDel="00EC5BCB">
          <w:delText xml:space="preserve"> A2C and Copilot are ideal for organizations looking to modernize legacy applications by migrating them to containerized environments, fostering agility and scalability.</w:delText>
        </w:r>
      </w:del>
    </w:p>
    <w:p w14:paraId="444DF54E" w14:textId="35B8340B" w:rsidR="00C06AB1" w:rsidRPr="00611C64" w:rsidDel="00EC5BCB" w:rsidRDefault="000760BB" w:rsidP="00611C64">
      <w:pPr>
        <w:pStyle w:val="NormalBPBHEB"/>
        <w:numPr>
          <w:ilvl w:val="0"/>
          <w:numId w:val="102"/>
        </w:numPr>
        <w:rPr>
          <w:del w:id="1092" w:author="Paulo H. Leocadio" w:date="2024-07-17T13:08:00Z" w16du:dateUtc="2024-07-17T17:08:00Z"/>
        </w:rPr>
      </w:pPr>
      <w:del w:id="1093" w:author="Paulo H. Leocadio" w:date="2024-07-17T13:08:00Z" w16du:dateUtc="2024-07-17T17:08:00Z">
        <w:r w:rsidRPr="00096522" w:rsidDel="00EC5BCB">
          <w:rPr>
            <w:b/>
            <w:bCs/>
          </w:rPr>
          <w:delText xml:space="preserve">Microservices </w:delText>
        </w:r>
        <w:r w:rsidR="00C06AB1" w:rsidRPr="00096522" w:rsidDel="00EC5BCB">
          <w:rPr>
            <w:b/>
            <w:bCs/>
          </w:rPr>
          <w:delText>architecture</w:delText>
        </w:r>
        <w:r w:rsidRPr="00096522" w:rsidDel="00EC5BCB">
          <w:rPr>
            <w:b/>
            <w:bCs/>
          </w:rPr>
          <w:delText>:</w:delText>
        </w:r>
        <w:r w:rsidRPr="00611C64" w:rsidDel="00EC5BCB">
          <w:rPr>
            <w:b/>
            <w:bCs/>
          </w:rPr>
          <w:delText xml:space="preserve"> </w:delText>
        </w:r>
        <w:r w:rsidRPr="003D6C51" w:rsidDel="00EC5BCB">
          <w:delText>Both tools support the adoption of microservices architecture, enabling developers to design, deploy, and manage individual services independently.</w:delText>
        </w:r>
      </w:del>
    </w:p>
    <w:p w14:paraId="2F940652" w14:textId="0C39497A" w:rsidR="000760BB" w:rsidRPr="00CD3D3F" w:rsidDel="00EC5BCB" w:rsidRDefault="000760BB" w:rsidP="00CD3D3F">
      <w:pPr>
        <w:keepNext/>
        <w:keepLines/>
        <w:spacing w:before="40" w:after="0"/>
        <w:outlineLvl w:val="1"/>
        <w:rPr>
          <w:del w:id="1094" w:author="Paulo H. Leocadio" w:date="2024-07-17T13:08:00Z" w16du:dateUtc="2024-07-17T17:08:00Z"/>
          <w:rFonts w:eastAsiaTheme="majorEastAsia" w:cstheme="majorBidi"/>
          <w:sz w:val="36"/>
          <w:szCs w:val="26"/>
        </w:rPr>
      </w:pPr>
      <w:del w:id="1095" w:author="Paulo H. Leocadio" w:date="2024-07-17T13:08:00Z" w16du:dateUtc="2024-07-17T17:08:00Z">
        <w:r w:rsidRPr="00CD3D3F" w:rsidDel="00EC5BCB">
          <w:rPr>
            <w:rFonts w:eastAsiaTheme="majorEastAsia" w:cstheme="majorBidi"/>
            <w:sz w:val="36"/>
            <w:szCs w:val="26"/>
          </w:rPr>
          <w:delText>Benefits</w:delText>
        </w:r>
      </w:del>
    </w:p>
    <w:p w14:paraId="6F95B1F0" w14:textId="123C8403" w:rsidR="00C06AB1" w:rsidRPr="000760BB" w:rsidDel="00EC5BCB" w:rsidRDefault="00C06AB1" w:rsidP="00555FFB">
      <w:pPr>
        <w:pStyle w:val="NormalBPBHEB"/>
        <w:rPr>
          <w:del w:id="1096" w:author="Paulo H. Leocadio" w:date="2024-07-17T13:08:00Z" w16du:dateUtc="2024-07-17T17:08:00Z"/>
        </w:rPr>
      </w:pPr>
      <w:del w:id="1097" w:author="Paulo H. Leocadio" w:date="2024-07-17T13:08:00Z" w16du:dateUtc="2024-07-17T17:08:00Z">
        <w:r w:rsidDel="00EC5BCB">
          <w:delText>The following are the ben</w:delText>
        </w:r>
        <w:r w:rsidR="007B6BAB" w:rsidDel="00EC5BCB">
          <w:delText>e</w:delText>
        </w:r>
        <w:r w:rsidDel="00EC5BCB">
          <w:delText>fits of AWS Copilot:</w:delText>
        </w:r>
      </w:del>
    </w:p>
    <w:p w14:paraId="5CC3318F" w14:textId="4BDDD037" w:rsidR="000760BB" w:rsidRPr="000760BB" w:rsidDel="00EC5BCB" w:rsidRDefault="000760BB" w:rsidP="008A12F7">
      <w:pPr>
        <w:pStyle w:val="NormalBPBHEB"/>
        <w:numPr>
          <w:ilvl w:val="0"/>
          <w:numId w:val="103"/>
        </w:numPr>
        <w:rPr>
          <w:del w:id="1098" w:author="Paulo H. Leocadio" w:date="2024-07-17T13:08:00Z" w16du:dateUtc="2024-07-17T17:08:00Z"/>
        </w:rPr>
      </w:pPr>
      <w:del w:id="1099" w:author="Paulo H. Leocadio" w:date="2024-07-17T13:08:00Z" w16du:dateUtc="2024-07-17T17:08:00Z">
        <w:r w:rsidRPr="000760BB" w:rsidDel="00EC5BCB">
          <w:rPr>
            <w:b/>
            <w:bCs/>
          </w:rPr>
          <w:delText xml:space="preserve">Accelerated </w:delText>
        </w:r>
        <w:r w:rsidR="00C06AB1" w:rsidRPr="000760BB" w:rsidDel="00EC5BCB">
          <w:rPr>
            <w:b/>
            <w:bCs/>
          </w:rPr>
          <w:delText>migration</w:delText>
        </w:r>
        <w:r w:rsidRPr="000760BB" w:rsidDel="00EC5BCB">
          <w:rPr>
            <w:b/>
            <w:bCs/>
          </w:rPr>
          <w:delText>:</w:delText>
        </w:r>
        <w:r w:rsidRPr="000760BB" w:rsidDel="00EC5BCB">
          <w:delText xml:space="preserve"> A2C accelerates the migration of existing applications to containers, providing a faster path to modernization.</w:delText>
        </w:r>
      </w:del>
    </w:p>
    <w:p w14:paraId="47511683" w14:textId="440D5200" w:rsidR="000760BB" w:rsidRPr="000760BB" w:rsidDel="00EC5BCB" w:rsidRDefault="000760BB" w:rsidP="008A12F7">
      <w:pPr>
        <w:pStyle w:val="NormalBPBHEB"/>
        <w:numPr>
          <w:ilvl w:val="0"/>
          <w:numId w:val="103"/>
        </w:numPr>
        <w:rPr>
          <w:del w:id="1100" w:author="Paulo H. Leocadio" w:date="2024-07-17T13:08:00Z" w16du:dateUtc="2024-07-17T17:08:00Z"/>
        </w:rPr>
      </w:pPr>
      <w:del w:id="1101" w:author="Paulo H. Leocadio" w:date="2024-07-17T13:08:00Z" w16du:dateUtc="2024-07-17T17:08:00Z">
        <w:r w:rsidRPr="000760BB" w:rsidDel="00EC5BCB">
          <w:rPr>
            <w:b/>
            <w:bCs/>
          </w:rPr>
          <w:delText xml:space="preserve">Simplified </w:delText>
        </w:r>
        <w:r w:rsidR="00C06AB1" w:rsidRPr="000760BB" w:rsidDel="00EC5BCB">
          <w:rPr>
            <w:b/>
            <w:bCs/>
          </w:rPr>
          <w:delText>operations</w:delText>
        </w:r>
        <w:r w:rsidRPr="000760BB" w:rsidDel="00EC5BCB">
          <w:rPr>
            <w:b/>
            <w:bCs/>
          </w:rPr>
          <w:delText>:</w:delText>
        </w:r>
        <w:r w:rsidRPr="000760BB" w:rsidDel="00EC5BCB">
          <w:delText xml:space="preserve"> Copilot simplifies operations by abstracting away the complexities of infrastructure management, allowing developers to focus on building features.</w:delText>
        </w:r>
      </w:del>
    </w:p>
    <w:p w14:paraId="0CD97815" w14:textId="4AD36C58" w:rsidR="000760BB" w:rsidRPr="00CD3D3F" w:rsidDel="00EC5BCB" w:rsidRDefault="000760BB" w:rsidP="00CD3D3F">
      <w:pPr>
        <w:keepNext/>
        <w:keepLines/>
        <w:spacing w:before="40" w:after="0"/>
        <w:outlineLvl w:val="1"/>
        <w:rPr>
          <w:del w:id="1102" w:author="Paulo H. Leocadio" w:date="2024-07-17T13:08:00Z" w16du:dateUtc="2024-07-17T17:08:00Z"/>
          <w:rFonts w:eastAsiaTheme="majorEastAsia" w:cstheme="majorBidi"/>
          <w:sz w:val="36"/>
          <w:szCs w:val="26"/>
        </w:rPr>
      </w:pPr>
      <w:del w:id="1103" w:author="Paulo H. Leocadio" w:date="2024-07-17T13:08:00Z" w16du:dateUtc="2024-07-17T17:08:00Z">
        <w:r w:rsidRPr="00CD3D3F" w:rsidDel="00EC5BCB">
          <w:rPr>
            <w:rFonts w:eastAsiaTheme="majorEastAsia" w:cstheme="majorBidi"/>
            <w:sz w:val="36"/>
            <w:szCs w:val="26"/>
          </w:rPr>
          <w:delText>Integration with DevOps Workflow</w:delText>
        </w:r>
      </w:del>
    </w:p>
    <w:p w14:paraId="307F8E3D" w14:textId="4067D244" w:rsidR="007B6BAB" w:rsidDel="00EC5BCB" w:rsidRDefault="000760BB" w:rsidP="008A5243">
      <w:pPr>
        <w:pBdr>
          <w:top w:val="nil"/>
          <w:left w:val="nil"/>
          <w:bottom w:val="nil"/>
          <w:right w:val="nil"/>
          <w:between w:val="nil"/>
        </w:pBdr>
        <w:shd w:val="clear" w:color="auto" w:fill="FFFFFF"/>
        <w:spacing w:after="100" w:line="276" w:lineRule="auto"/>
        <w:jc w:val="both"/>
        <w:rPr>
          <w:del w:id="1104" w:author="Paulo H. Leocadio" w:date="2024-07-17T13:08:00Z" w16du:dateUtc="2024-07-17T17:08:00Z"/>
        </w:rPr>
      </w:pPr>
      <w:del w:id="1105" w:author="Paulo H. Leocadio" w:date="2024-07-17T13:08:00Z" w16du:dateUtc="2024-07-17T17:08:00Z">
        <w:r w:rsidRPr="000760BB" w:rsidDel="00EC5BCB">
          <w:delText xml:space="preserve">A2C and Copilot seamlessly integrate with DevOps workflows, aligning with the principles of </w:delText>
        </w:r>
        <w:r w:rsidRPr="00555FFB" w:rsidDel="00EC5BCB">
          <w:rPr>
            <w:b/>
            <w:bCs/>
          </w:rPr>
          <w:delText>Infrastructure as Code (IaC)</w:delText>
        </w:r>
        <w:r w:rsidRPr="000760BB" w:rsidDel="00EC5BCB">
          <w:delText xml:space="preserve"> and supporting automation throughout the application lifecycle.</w:delText>
        </w:r>
      </w:del>
    </w:p>
    <w:p w14:paraId="794ECED9" w14:textId="63EB81FD" w:rsidR="000760BB" w:rsidRPr="008E0507" w:rsidDel="00EC5BCB" w:rsidRDefault="000760BB" w:rsidP="008E0507">
      <w:pPr>
        <w:pStyle w:val="Heading1BPBHEB"/>
        <w:rPr>
          <w:del w:id="1106" w:author="Paulo H. Leocadio" w:date="2024-07-17T13:08:00Z" w16du:dateUtc="2024-07-17T17:08:00Z"/>
        </w:rPr>
      </w:pPr>
      <w:commentRangeStart w:id="1107"/>
      <w:del w:id="1108" w:author="Paulo H. Leocadio" w:date="2024-07-17T13:08:00Z" w16du:dateUtc="2024-07-17T17:08:00Z">
        <w:r w:rsidRPr="008E0507" w:rsidDel="00EC5BCB">
          <w:delText xml:space="preserve">AWS App2Container </w:delText>
        </w:r>
        <w:r w:rsidR="002A0838" w:rsidDel="00EC5BCB">
          <w:delText xml:space="preserve">&amp; </w:delText>
        </w:r>
        <w:r w:rsidRPr="008E0507" w:rsidDel="00EC5BCB">
          <w:delText>AWS Fargate Integration</w:delText>
        </w:r>
        <w:commentRangeEnd w:id="1107"/>
        <w:r w:rsidR="007B6BAB" w:rsidRPr="008E0507" w:rsidDel="00EC5BCB">
          <w:commentReference w:id="1107"/>
        </w:r>
      </w:del>
    </w:p>
    <w:p w14:paraId="19477888" w14:textId="19F63D41" w:rsidR="00133E3D" w:rsidDel="00EC5BCB" w:rsidRDefault="00A679B5" w:rsidP="00CD3D3F">
      <w:pPr>
        <w:pStyle w:val="NormalBPBHEB"/>
        <w:rPr>
          <w:del w:id="1109" w:author="Paulo H. Leocadio" w:date="2024-07-17T13:08:00Z" w16du:dateUtc="2024-07-17T17:08:00Z"/>
        </w:rPr>
      </w:pPr>
      <w:del w:id="1110" w:author="Paulo H. Leocadio" w:date="2024-07-17T13:08:00Z" w16du:dateUtc="2024-07-17T17:08:00Z">
        <w:r w:rsidRPr="00A679B5" w:rsidDel="00EC5BCB">
          <w:delText>AWS App2Container (A2C) and AWS Fargate combine to offer a seamless pathway for containerizing applications and deploying them onto AWS Fargate. This section explores how these tools integrate to streamline container management effectively.</w:delText>
        </w:r>
      </w:del>
    </w:p>
    <w:p w14:paraId="589C6888" w14:textId="7A58D3A0" w:rsidR="006D09A0" w:rsidRPr="006D09A0" w:rsidDel="00EC5BCB" w:rsidRDefault="006D09A0" w:rsidP="005A4C96">
      <w:pPr>
        <w:keepNext/>
        <w:keepLines/>
        <w:spacing w:before="40" w:after="0"/>
        <w:outlineLvl w:val="1"/>
        <w:rPr>
          <w:del w:id="1111" w:author="Paulo H. Leocadio" w:date="2024-07-17T13:08:00Z" w16du:dateUtc="2024-07-17T17:08:00Z"/>
          <w:rFonts w:eastAsiaTheme="majorEastAsia" w:cstheme="majorBidi"/>
          <w:sz w:val="36"/>
          <w:szCs w:val="26"/>
        </w:rPr>
      </w:pPr>
      <w:del w:id="1112" w:author="Paulo H. Leocadio" w:date="2024-07-17T13:08:00Z" w16du:dateUtc="2024-07-17T17:08:00Z">
        <w:r w:rsidRPr="005A4C96" w:rsidDel="00EC5BCB">
          <w:rPr>
            <w:rFonts w:eastAsiaTheme="majorEastAsia" w:cstheme="majorBidi"/>
            <w:sz w:val="36"/>
            <w:szCs w:val="26"/>
          </w:rPr>
          <w:delText>AWS App2Container (A2C)</w:delText>
        </w:r>
      </w:del>
    </w:p>
    <w:p w14:paraId="03630D24" w14:textId="01CA8C10" w:rsidR="006D09A0" w:rsidDel="00EC5BCB" w:rsidRDefault="006D09A0" w:rsidP="006D09A0">
      <w:pPr>
        <w:pStyle w:val="NormalBPBHEB"/>
        <w:rPr>
          <w:del w:id="1113" w:author="Paulo H. Leocadio" w:date="2024-07-17T13:08:00Z" w16du:dateUtc="2024-07-17T17:08:00Z"/>
        </w:rPr>
      </w:pPr>
      <w:del w:id="1114" w:author="Paulo H. Leocadio" w:date="2024-07-17T13:08:00Z" w16du:dateUtc="2024-07-17T17:08:00Z">
        <w:r w:rsidRPr="005A4C96" w:rsidDel="00EC5BCB">
          <w:delTex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delText>
        </w:r>
      </w:del>
    </w:p>
    <w:p w14:paraId="7BE157EE" w14:textId="14F56F4F" w:rsidR="00485D8D" w:rsidRPr="005A4C96" w:rsidDel="00EC5BCB" w:rsidRDefault="00485D8D" w:rsidP="005A4C96">
      <w:pPr>
        <w:keepNext/>
        <w:keepLines/>
        <w:spacing w:before="40" w:after="0"/>
        <w:outlineLvl w:val="1"/>
        <w:rPr>
          <w:del w:id="1115" w:author="Paulo H. Leocadio" w:date="2024-07-17T13:08:00Z" w16du:dateUtc="2024-07-17T17:08:00Z"/>
          <w:rFonts w:eastAsiaTheme="majorEastAsia" w:cstheme="majorBidi"/>
          <w:sz w:val="36"/>
          <w:szCs w:val="26"/>
        </w:rPr>
      </w:pPr>
      <w:del w:id="1116" w:author="Paulo H. Leocadio" w:date="2024-07-17T13:08:00Z" w16du:dateUtc="2024-07-17T17:08:00Z">
        <w:r w:rsidRPr="005A4C96" w:rsidDel="00EC5BCB">
          <w:rPr>
            <w:rFonts w:eastAsiaTheme="majorEastAsia" w:cstheme="majorBidi"/>
            <w:sz w:val="36"/>
            <w:szCs w:val="26"/>
          </w:rPr>
          <w:delText>Overview of AWS App2Container</w:delText>
        </w:r>
      </w:del>
    </w:p>
    <w:p w14:paraId="0EF74D16" w14:textId="0EDEE782" w:rsidR="00485D8D" w:rsidRPr="00485D8D" w:rsidDel="00EC5BCB" w:rsidRDefault="00485D8D" w:rsidP="00485D8D">
      <w:pPr>
        <w:pStyle w:val="NormalBPBHEB"/>
        <w:rPr>
          <w:del w:id="1117" w:author="Paulo H. Leocadio" w:date="2024-07-17T13:08:00Z" w16du:dateUtc="2024-07-17T17:08:00Z"/>
        </w:rPr>
      </w:pPr>
      <w:del w:id="1118" w:author="Paulo H. Leocadio" w:date="2024-07-17T13:08:00Z" w16du:dateUtc="2024-07-17T17:08:00Z">
        <w:r w:rsidRPr="00485D8D" w:rsidDel="00EC5BCB">
          <w:delTex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delText>
        </w:r>
      </w:del>
    </w:p>
    <w:p w14:paraId="2A747A40" w14:textId="53579EC5" w:rsidR="00A2522E" w:rsidRPr="00A2522E" w:rsidDel="00EC5BCB" w:rsidRDefault="00A2522E" w:rsidP="00A2522E">
      <w:pPr>
        <w:pStyle w:val="NormalBPBHEB"/>
        <w:rPr>
          <w:del w:id="1119" w:author="Paulo H. Leocadio" w:date="2024-07-17T13:08:00Z" w16du:dateUtc="2024-07-17T17:08:00Z"/>
        </w:rPr>
      </w:pPr>
      <w:del w:id="1120" w:author="Paulo H. Leocadio" w:date="2024-07-17T13:08:00Z" w16du:dateUtc="2024-07-17T17:08:00Z">
        <w:r w:rsidRPr="00A2522E" w:rsidDel="00EC5BCB">
          <w:rPr>
            <w:b/>
            <w:bCs/>
          </w:rPr>
          <w:delText>Key Steps in A2C Containerization</w:delText>
        </w:r>
      </w:del>
    </w:p>
    <w:p w14:paraId="5182B0BB" w14:textId="032D2058" w:rsidR="00A2522E" w:rsidRPr="00A2522E" w:rsidDel="00EC5BCB" w:rsidRDefault="00A2522E" w:rsidP="00A2522E">
      <w:pPr>
        <w:pStyle w:val="NormalBPBHEB"/>
        <w:numPr>
          <w:ilvl w:val="0"/>
          <w:numId w:val="147"/>
        </w:numPr>
        <w:rPr>
          <w:del w:id="1121" w:author="Paulo H. Leocadio" w:date="2024-07-17T13:08:00Z" w16du:dateUtc="2024-07-17T17:08:00Z"/>
        </w:rPr>
      </w:pPr>
      <w:del w:id="1122" w:author="Paulo H. Leocadio" w:date="2024-07-17T13:08:00Z" w16du:dateUtc="2024-07-17T17:08:00Z">
        <w:r w:rsidRPr="00A2522E" w:rsidDel="00EC5BCB">
          <w:rPr>
            <w:b/>
            <w:bCs/>
          </w:rPr>
          <w:delText>Dependency Analysis:</w:delText>
        </w:r>
        <w:r w:rsidRPr="00A2522E" w:rsidDel="00EC5BCB">
          <w:delText xml:space="preserve"> A2C conducts a thorough analysis of application components and their dependencies, crucial for accurate Docker image generation.</w:delText>
        </w:r>
      </w:del>
    </w:p>
    <w:p w14:paraId="1DC2DAB7" w14:textId="5AB1AD67" w:rsidR="00A2522E" w:rsidRPr="00A2522E" w:rsidDel="00EC5BCB" w:rsidRDefault="00A2522E" w:rsidP="00A2522E">
      <w:pPr>
        <w:pStyle w:val="NormalBPBHEB"/>
        <w:numPr>
          <w:ilvl w:val="0"/>
          <w:numId w:val="147"/>
        </w:numPr>
        <w:rPr>
          <w:del w:id="1123" w:author="Paulo H. Leocadio" w:date="2024-07-17T13:08:00Z" w16du:dateUtc="2024-07-17T17:08:00Z"/>
        </w:rPr>
      </w:pPr>
      <w:del w:id="1124" w:author="Paulo H. Leocadio" w:date="2024-07-17T13:08:00Z" w16du:dateUtc="2024-07-17T17:08:00Z">
        <w:r w:rsidRPr="00A2522E" w:rsidDel="00EC5BCB">
          <w:rPr>
            <w:b/>
            <w:bCs/>
          </w:rPr>
          <w:delText>Docker Image Generation:</w:delText>
        </w:r>
        <w:r w:rsidRPr="00A2522E" w:rsidDel="00EC5BCB">
          <w:delText xml:space="preserve"> Based on the analyzed dependencies, A2C creates Docker container images optimized for cloud deployment.</w:delText>
        </w:r>
      </w:del>
    </w:p>
    <w:p w14:paraId="574D5DB8" w14:textId="3BC3C3DE" w:rsidR="00A2522E" w:rsidDel="00EC5BCB" w:rsidRDefault="00A2522E" w:rsidP="00A2522E">
      <w:pPr>
        <w:pStyle w:val="NormalBPBHEB"/>
        <w:numPr>
          <w:ilvl w:val="0"/>
          <w:numId w:val="147"/>
        </w:numPr>
        <w:rPr>
          <w:del w:id="1125" w:author="Paulo H. Leocadio" w:date="2024-07-17T13:08:00Z" w16du:dateUtc="2024-07-17T17:08:00Z"/>
        </w:rPr>
      </w:pPr>
      <w:del w:id="1126" w:author="Paulo H. Leocadio" w:date="2024-07-17T13:08:00Z" w16du:dateUtc="2024-07-17T17:08:00Z">
        <w:r w:rsidRPr="00A2522E" w:rsidDel="00EC5BCB">
          <w:rPr>
            <w:b/>
            <w:bCs/>
          </w:rPr>
          <w:delText>Orchestration Recommendations:</w:delText>
        </w:r>
        <w:r w:rsidRPr="00A2522E" w:rsidDel="00EC5BCB">
          <w:delText xml:space="preserve"> A2C recommends suitable container orchestration platforms, aligning with AWS best practices and capabilities like AWS Fargate [85].</w:delText>
        </w:r>
      </w:del>
    </w:p>
    <w:p w14:paraId="3716286E" w14:textId="4247C1DE" w:rsidR="00017AEF" w:rsidRPr="005A4C96" w:rsidDel="00EC5BCB" w:rsidRDefault="00017AEF" w:rsidP="005A4C96">
      <w:pPr>
        <w:keepNext/>
        <w:keepLines/>
        <w:spacing w:before="40" w:after="0"/>
        <w:outlineLvl w:val="1"/>
        <w:rPr>
          <w:del w:id="1127" w:author="Paulo H. Leocadio" w:date="2024-07-17T13:08:00Z" w16du:dateUtc="2024-07-17T17:08:00Z"/>
          <w:rFonts w:eastAsiaTheme="majorEastAsia" w:cstheme="majorBidi"/>
          <w:sz w:val="36"/>
          <w:szCs w:val="26"/>
        </w:rPr>
      </w:pPr>
      <w:del w:id="1128" w:author="Paulo H. Leocadio" w:date="2024-07-17T13:08:00Z" w16du:dateUtc="2024-07-17T17:08:00Z">
        <w:r w:rsidRPr="005A4C96" w:rsidDel="00EC5BCB">
          <w:rPr>
            <w:rFonts w:eastAsiaTheme="majorEastAsia" w:cstheme="majorBidi"/>
            <w:sz w:val="36"/>
            <w:szCs w:val="26"/>
          </w:rPr>
          <w:delText>AWS Fargate</w:delText>
        </w:r>
      </w:del>
    </w:p>
    <w:p w14:paraId="0096177D" w14:textId="5897C004" w:rsidR="00017AEF" w:rsidDel="00EC5BCB" w:rsidRDefault="00017AEF" w:rsidP="00017AEF">
      <w:pPr>
        <w:pStyle w:val="NormalBPBHEB"/>
        <w:rPr>
          <w:del w:id="1129" w:author="Paulo H. Leocadio" w:date="2024-07-17T13:08:00Z" w16du:dateUtc="2024-07-17T17:08:00Z"/>
        </w:rPr>
      </w:pPr>
      <w:del w:id="1130" w:author="Paulo H. Leocadio" w:date="2024-07-17T13:08:00Z" w16du:dateUtc="2024-07-17T17:08:00Z">
        <w:r w:rsidDel="00EC5BCB">
          <w:delText>AWS Fargate provides a serverless compute engine for running containers, eliminating the need for managing infrastructure. It supports seamless deployment of containerized applications by handling server provisioning, scaling, and resource management automatically.</w:delText>
        </w:r>
      </w:del>
    </w:p>
    <w:p w14:paraId="190FCA6A" w14:textId="49D8090B" w:rsidR="00017AEF" w:rsidRPr="005A4C96" w:rsidDel="00EC5BCB" w:rsidRDefault="00017AEF" w:rsidP="005A4C96">
      <w:pPr>
        <w:keepNext/>
        <w:keepLines/>
        <w:spacing w:before="40" w:after="0"/>
        <w:outlineLvl w:val="1"/>
        <w:rPr>
          <w:del w:id="1131" w:author="Paulo H. Leocadio" w:date="2024-07-17T13:08:00Z" w16du:dateUtc="2024-07-17T17:08:00Z"/>
          <w:rFonts w:eastAsiaTheme="majorEastAsia" w:cstheme="majorBidi"/>
          <w:sz w:val="36"/>
          <w:szCs w:val="26"/>
        </w:rPr>
      </w:pPr>
      <w:del w:id="1132" w:author="Paulo H. Leocadio" w:date="2024-07-17T13:08:00Z" w16du:dateUtc="2024-07-17T17:08:00Z">
        <w:r w:rsidRPr="005A4C96" w:rsidDel="00EC5BCB">
          <w:rPr>
            <w:rFonts w:eastAsiaTheme="majorEastAsia" w:cstheme="majorBidi"/>
            <w:sz w:val="36"/>
            <w:szCs w:val="26"/>
          </w:rPr>
          <w:delText>Overview of AWS Fargate</w:delText>
        </w:r>
      </w:del>
    </w:p>
    <w:p w14:paraId="4943CD44" w14:textId="44E88A6D" w:rsidR="00A2522E" w:rsidDel="00EC5BCB" w:rsidRDefault="00017AEF" w:rsidP="00017AEF">
      <w:pPr>
        <w:pStyle w:val="NormalBPBHEB"/>
        <w:rPr>
          <w:del w:id="1133" w:author="Paulo H. Leocadio" w:date="2024-07-17T13:08:00Z" w16du:dateUtc="2024-07-17T17:08:00Z"/>
        </w:rPr>
      </w:pPr>
      <w:del w:id="1134" w:author="Paulo H. Leocadio" w:date="2024-07-17T13:08:00Z" w16du:dateUtc="2024-07-17T17:08:00Z">
        <w:r w:rsidDel="00EC5BCB">
          <w:delText>AWS Fargate offers a serverless environment for deploying containers, abstracting infrastructure management and optimizing resource allocation based on application demand. Developers define task configurations and service requirements, leaving AWS Fargate to manage deployment and scaling.</w:delText>
        </w:r>
      </w:del>
    </w:p>
    <w:p w14:paraId="09A503B4" w14:textId="43E0DA0F" w:rsidR="005B7B30" w:rsidRPr="005B7B30" w:rsidDel="00EC5BCB" w:rsidRDefault="005B7B30" w:rsidP="005B7B30">
      <w:pPr>
        <w:pStyle w:val="NormalBPBHEB"/>
        <w:rPr>
          <w:del w:id="1135" w:author="Paulo H. Leocadio" w:date="2024-07-17T13:08:00Z" w16du:dateUtc="2024-07-17T17:08:00Z"/>
        </w:rPr>
      </w:pPr>
      <w:del w:id="1136" w:author="Paulo H. Leocadio" w:date="2024-07-17T13:08:00Z" w16du:dateUtc="2024-07-17T17:08:00Z">
        <w:r w:rsidRPr="005B7B30" w:rsidDel="00EC5BCB">
          <w:rPr>
            <w:b/>
            <w:bCs/>
          </w:rPr>
          <w:delText>Key Steps in Deploying on AWS Fargate</w:delText>
        </w:r>
      </w:del>
    </w:p>
    <w:p w14:paraId="1A8BC405" w14:textId="446F542C" w:rsidR="005B7B30" w:rsidRPr="005B7B30" w:rsidDel="00EC5BCB" w:rsidRDefault="005B7B30" w:rsidP="005B7B30">
      <w:pPr>
        <w:pStyle w:val="NormalBPBHEB"/>
        <w:numPr>
          <w:ilvl w:val="0"/>
          <w:numId w:val="148"/>
        </w:numPr>
        <w:rPr>
          <w:del w:id="1137" w:author="Paulo H. Leocadio" w:date="2024-07-17T13:08:00Z" w16du:dateUtc="2024-07-17T17:08:00Z"/>
        </w:rPr>
      </w:pPr>
      <w:del w:id="1138" w:author="Paulo H. Leocadio" w:date="2024-07-17T13:08:00Z" w16du:dateUtc="2024-07-17T17:08:00Z">
        <w:r w:rsidRPr="005B7B30" w:rsidDel="00EC5BCB">
          <w:rPr>
            <w:b/>
            <w:bCs/>
          </w:rPr>
          <w:delText>Task Definition:</w:delText>
        </w:r>
        <w:r w:rsidRPr="005B7B30" w:rsidDel="00EC5BCB">
          <w:delText xml:space="preserve"> Define parameters such as Docker image, CPU, memory, and networking for the containers to be deployed.</w:delText>
        </w:r>
      </w:del>
    </w:p>
    <w:p w14:paraId="7EEBAD0F" w14:textId="2632F282" w:rsidR="005B7B30" w:rsidRPr="005B7B30" w:rsidDel="00EC5BCB" w:rsidRDefault="005B7B30" w:rsidP="005B7B30">
      <w:pPr>
        <w:pStyle w:val="NormalBPBHEB"/>
        <w:numPr>
          <w:ilvl w:val="0"/>
          <w:numId w:val="148"/>
        </w:numPr>
        <w:rPr>
          <w:del w:id="1139" w:author="Paulo H. Leocadio" w:date="2024-07-17T13:08:00Z" w16du:dateUtc="2024-07-17T17:08:00Z"/>
        </w:rPr>
      </w:pPr>
      <w:del w:id="1140" w:author="Paulo H. Leocadio" w:date="2024-07-17T13:08:00Z" w16du:dateUtc="2024-07-17T17:08:00Z">
        <w:r w:rsidRPr="005B7B30" w:rsidDel="00EC5BCB">
          <w:rPr>
            <w:b/>
            <w:bCs/>
          </w:rPr>
          <w:delText>Service Configuration:</w:delText>
        </w:r>
        <w:r w:rsidRPr="005B7B30" w:rsidDel="00EC5BCB">
          <w:delText xml:space="preserve"> Specify the desired number of tasks (containers) and their operational states, ensuring continuous availability and scalability.</w:delText>
        </w:r>
      </w:del>
    </w:p>
    <w:p w14:paraId="325B0FF6" w14:textId="1170BEE6" w:rsidR="005B7B30" w:rsidRPr="005B7B30" w:rsidDel="00EC5BCB" w:rsidRDefault="005B7B30" w:rsidP="005B7B30">
      <w:pPr>
        <w:pStyle w:val="NormalBPBHEB"/>
        <w:numPr>
          <w:ilvl w:val="0"/>
          <w:numId w:val="148"/>
        </w:numPr>
        <w:rPr>
          <w:del w:id="1141" w:author="Paulo H. Leocadio" w:date="2024-07-17T13:08:00Z" w16du:dateUtc="2024-07-17T17:08:00Z"/>
        </w:rPr>
      </w:pPr>
      <w:del w:id="1142" w:author="Paulo H. Leocadio" w:date="2024-07-17T13:08:00Z" w16du:dateUtc="2024-07-17T17:08:00Z">
        <w:r w:rsidRPr="005B7B30" w:rsidDel="00EC5BCB">
          <w:rPr>
            <w:b/>
            <w:bCs/>
          </w:rPr>
          <w:delText>Deployment Orchestration:</w:delText>
        </w:r>
        <w:r w:rsidRPr="005B7B30" w:rsidDel="00EC5BCB">
          <w:delText xml:space="preserve"> AWS Fargate orchestrates the deployment, scaling, and monitoring of containers, simplifying operational tasks for developers.</w:delText>
        </w:r>
      </w:del>
    </w:p>
    <w:p w14:paraId="6AE00212" w14:textId="2BBCAD50" w:rsidR="00BB56E0" w:rsidRPr="005A4C96" w:rsidDel="00EC5BCB" w:rsidRDefault="00BB56E0" w:rsidP="00BB56E0">
      <w:pPr>
        <w:keepNext/>
        <w:keepLines/>
        <w:spacing w:before="40" w:after="0"/>
        <w:outlineLvl w:val="1"/>
        <w:rPr>
          <w:del w:id="1143" w:author="Paulo H. Leocadio" w:date="2024-07-17T13:08:00Z" w16du:dateUtc="2024-07-17T17:08:00Z"/>
          <w:rFonts w:eastAsiaTheme="majorEastAsia" w:cstheme="majorBidi"/>
          <w:sz w:val="36"/>
          <w:szCs w:val="26"/>
        </w:rPr>
      </w:pPr>
      <w:del w:id="1144" w:author="Paulo H. Leocadio" w:date="2024-07-17T13:08:00Z" w16du:dateUtc="2024-07-17T17:08:00Z">
        <w:r w:rsidRPr="005A4C96" w:rsidDel="00EC5BCB">
          <w:rPr>
            <w:rFonts w:eastAsiaTheme="majorEastAsia" w:cstheme="majorBidi"/>
            <w:sz w:val="36"/>
            <w:szCs w:val="26"/>
          </w:rPr>
          <w:delText>Integration of AWS App2Container &amp; AWS Fargate</w:delText>
        </w:r>
      </w:del>
    </w:p>
    <w:p w14:paraId="2EBC67DF" w14:textId="55A2C772" w:rsidR="00BB56E0" w:rsidRPr="00BB56E0" w:rsidDel="00EC5BCB" w:rsidRDefault="00BB56E0" w:rsidP="00BB56E0">
      <w:pPr>
        <w:keepNext/>
        <w:keepLines/>
        <w:spacing w:before="40" w:after="0"/>
        <w:outlineLvl w:val="1"/>
        <w:rPr>
          <w:del w:id="1145" w:author="Paulo H. Leocadio" w:date="2024-07-17T13:08:00Z" w16du:dateUtc="2024-07-17T17:08:00Z"/>
          <w:rFonts w:eastAsia="Palatino Linotype" w:cs="Palatino Linotype"/>
        </w:rPr>
      </w:pPr>
      <w:del w:id="1146" w:author="Paulo H. Leocadio" w:date="2024-07-17T13:08:00Z" w16du:dateUtc="2024-07-17T17:08:00Z">
        <w:r w:rsidRPr="00BB56E0" w:rsidDel="00EC5BCB">
          <w:rPr>
            <w:rFonts w:eastAsia="Palatino Linotype" w:cs="Palatino Linotype"/>
          </w:rPr>
          <w:delText>Combining AWS App2Container with AWS Fargate offers a streamlined approach to container management and deployment:</w:delText>
        </w:r>
      </w:del>
    </w:p>
    <w:p w14:paraId="0CE9AF41" w14:textId="7A42FE4A" w:rsidR="00BB56E0" w:rsidRPr="00BB56E0" w:rsidDel="00EC5BCB" w:rsidRDefault="00BB56E0" w:rsidP="00BB56E0">
      <w:pPr>
        <w:keepNext/>
        <w:keepLines/>
        <w:numPr>
          <w:ilvl w:val="0"/>
          <w:numId w:val="149"/>
        </w:numPr>
        <w:spacing w:before="40" w:after="0"/>
        <w:outlineLvl w:val="1"/>
        <w:rPr>
          <w:del w:id="1147" w:author="Paulo H. Leocadio" w:date="2024-07-17T13:08:00Z" w16du:dateUtc="2024-07-17T17:08:00Z"/>
          <w:rFonts w:eastAsia="Palatino Linotype" w:cs="Palatino Linotype"/>
        </w:rPr>
      </w:pPr>
      <w:del w:id="1148" w:author="Paulo H. Leocadio" w:date="2024-07-17T13:08:00Z" w16du:dateUtc="2024-07-17T17:08:00Z">
        <w:r w:rsidRPr="00BB56E0" w:rsidDel="00EC5BCB">
          <w:rPr>
            <w:rFonts w:eastAsia="Palatino Linotype" w:cs="Palatino Linotype"/>
            <w:b/>
            <w:bCs/>
          </w:rPr>
          <w:delText>Seamless Containerization:</w:delText>
        </w:r>
        <w:r w:rsidRPr="00BB56E0" w:rsidDel="00EC5BCB">
          <w:rPr>
            <w:rFonts w:eastAsia="Palatino Linotype" w:cs="Palatino Linotype"/>
          </w:rPr>
          <w:delText xml:space="preserve"> A2C prepares applications for container deployment on AWS Fargate, optimizing the transition with minimal configuration overhead.</w:delText>
        </w:r>
      </w:del>
    </w:p>
    <w:p w14:paraId="7BF510E6" w14:textId="709CC810" w:rsidR="00BB56E0" w:rsidRPr="00BB56E0" w:rsidDel="00EC5BCB" w:rsidRDefault="00BB56E0" w:rsidP="00BB56E0">
      <w:pPr>
        <w:keepNext/>
        <w:keepLines/>
        <w:numPr>
          <w:ilvl w:val="0"/>
          <w:numId w:val="149"/>
        </w:numPr>
        <w:spacing w:before="40" w:after="0"/>
        <w:outlineLvl w:val="1"/>
        <w:rPr>
          <w:del w:id="1149" w:author="Paulo H. Leocadio" w:date="2024-07-17T13:08:00Z" w16du:dateUtc="2024-07-17T17:08:00Z"/>
          <w:rFonts w:eastAsia="Palatino Linotype" w:cs="Palatino Linotype"/>
        </w:rPr>
      </w:pPr>
      <w:del w:id="1150" w:author="Paulo H. Leocadio" w:date="2024-07-17T13:08:00Z" w16du:dateUtc="2024-07-17T17:08:00Z">
        <w:r w:rsidRPr="00BB56E0" w:rsidDel="00EC5BCB">
          <w:rPr>
            <w:rFonts w:eastAsia="Palatino Linotype" w:cs="Palatino Linotype"/>
            <w:b/>
            <w:bCs/>
          </w:rPr>
          <w:delText>Serverless Deployment:</w:delText>
        </w:r>
        <w:r w:rsidRPr="00BB56E0" w:rsidDel="00EC5BCB">
          <w:rPr>
            <w:rFonts w:eastAsia="Palatino Linotype" w:cs="Palatino Linotype"/>
          </w:rPr>
          <w:delText xml:space="preserve"> AWS Fargate automates infrastructure management, enabling developers to focus on application logic rather than operational tasks.</w:delText>
        </w:r>
      </w:del>
    </w:p>
    <w:p w14:paraId="039641EB" w14:textId="3A12C167" w:rsidR="00BB56E0" w:rsidRPr="00BB56E0" w:rsidDel="00EC5BCB" w:rsidRDefault="00BB56E0" w:rsidP="00BB56E0">
      <w:pPr>
        <w:keepNext/>
        <w:keepLines/>
        <w:numPr>
          <w:ilvl w:val="0"/>
          <w:numId w:val="149"/>
        </w:numPr>
        <w:spacing w:before="40" w:after="0"/>
        <w:outlineLvl w:val="1"/>
        <w:rPr>
          <w:del w:id="1151" w:author="Paulo H. Leocadio" w:date="2024-07-17T13:08:00Z" w16du:dateUtc="2024-07-17T17:08:00Z"/>
          <w:rFonts w:eastAsia="Palatino Linotype" w:cs="Palatino Linotype"/>
        </w:rPr>
      </w:pPr>
      <w:del w:id="1152" w:author="Paulo H. Leocadio" w:date="2024-07-17T13:08:00Z" w16du:dateUtc="2024-07-17T17:08:00Z">
        <w:r w:rsidRPr="00BB56E0" w:rsidDel="00EC5BCB">
          <w:rPr>
            <w:rFonts w:eastAsia="Palatino Linotype" w:cs="Palatino Linotype"/>
            <w:b/>
            <w:bCs/>
          </w:rPr>
          <w:delText>Enhanced Efficiency:</w:delText>
        </w:r>
        <w:r w:rsidRPr="00BB56E0" w:rsidDel="00EC5BCB">
          <w:rPr>
            <w:rFonts w:eastAsia="Palatino Linotype" w:cs="Palatino Linotype"/>
          </w:rPr>
          <w:delText xml:space="preserve"> The integration enhances operational efficiency by simplifying container lifecycle management and optimizing resource utilization.</w:delText>
        </w:r>
      </w:del>
    </w:p>
    <w:p w14:paraId="6D2BE8D4" w14:textId="15B4D74F" w:rsidR="00E007B7" w:rsidRPr="007101C9" w:rsidDel="00EC5BCB" w:rsidRDefault="00E007B7" w:rsidP="005A4C96">
      <w:pPr>
        <w:pStyle w:val="NormalBPBHEB"/>
        <w:rPr>
          <w:del w:id="1153" w:author="Paulo H. Leocadio" w:date="2024-07-17T13:08:00Z" w16du:dateUtc="2024-07-17T17:08:00Z"/>
          <w:rFonts w:eastAsiaTheme="majorEastAsia" w:cstheme="majorBidi"/>
          <w:sz w:val="36"/>
          <w:szCs w:val="26"/>
        </w:rPr>
      </w:pPr>
      <w:del w:id="1154" w:author="Paulo H. Leocadio" w:date="2024-07-17T13:08:00Z" w16du:dateUtc="2024-07-17T17:08:00Z">
        <w:r w:rsidRPr="007101C9" w:rsidDel="00EC5BCB">
          <w:rPr>
            <w:rFonts w:eastAsiaTheme="majorEastAsia" w:cstheme="majorBidi"/>
            <w:sz w:val="36"/>
            <w:szCs w:val="26"/>
          </w:rPr>
          <w:delText>Benefits of AWS Fargate Integration</w:delText>
        </w:r>
      </w:del>
    </w:p>
    <w:p w14:paraId="48900A25" w14:textId="1008EBD0" w:rsidR="00E007B7" w:rsidRPr="00E007B7" w:rsidDel="00EC5BCB" w:rsidRDefault="00E007B7" w:rsidP="00E007B7">
      <w:pPr>
        <w:pStyle w:val="NormalBPBHEB"/>
        <w:ind w:left="360"/>
        <w:rPr>
          <w:del w:id="1155" w:author="Paulo H. Leocadio" w:date="2024-07-17T13:08:00Z" w16du:dateUtc="2024-07-17T17:08:00Z"/>
        </w:rPr>
      </w:pPr>
      <w:del w:id="1156" w:author="Paulo H. Leocadio" w:date="2024-07-17T13:08:00Z" w16du:dateUtc="2024-07-17T17:08:00Z">
        <w:r w:rsidRPr="00E007B7" w:rsidDel="00EC5BCB">
          <w:delText>Integrating AWS App2Container with AWS Fargate brings several benefits:</w:delText>
        </w:r>
      </w:del>
    </w:p>
    <w:p w14:paraId="58E21477" w14:textId="7A6E3BF3" w:rsidR="00E007B7" w:rsidRPr="00E007B7" w:rsidDel="00EC5BCB" w:rsidRDefault="00E007B7" w:rsidP="00E007B7">
      <w:pPr>
        <w:pStyle w:val="NormalBPBHEB"/>
        <w:numPr>
          <w:ilvl w:val="0"/>
          <w:numId w:val="145"/>
        </w:numPr>
        <w:rPr>
          <w:del w:id="1157" w:author="Paulo H. Leocadio" w:date="2024-07-17T13:08:00Z" w16du:dateUtc="2024-07-17T17:08:00Z"/>
        </w:rPr>
      </w:pPr>
      <w:del w:id="1158" w:author="Paulo H. Leocadio" w:date="2024-07-17T13:08:00Z" w16du:dateUtc="2024-07-17T17:08:00Z">
        <w:r w:rsidRPr="00E007B7" w:rsidDel="00EC5BCB">
          <w:rPr>
            <w:b/>
            <w:bCs/>
          </w:rPr>
          <w:delText>Serverless Container Orchestration:</w:delText>
        </w:r>
        <w:r w:rsidRPr="00E007B7" w:rsidDel="00EC5BCB">
          <w:delText xml:space="preserve"> AWS Fargate's serverless architecture eliminates the need to manage underlying servers, providing a truly serverless experience for container orchestration.</w:delText>
        </w:r>
      </w:del>
    </w:p>
    <w:p w14:paraId="74381010" w14:textId="040010A6" w:rsidR="00E007B7" w:rsidRPr="00E007B7" w:rsidDel="00EC5BCB" w:rsidRDefault="00E007B7" w:rsidP="00E007B7">
      <w:pPr>
        <w:pStyle w:val="NormalBPBHEB"/>
        <w:numPr>
          <w:ilvl w:val="0"/>
          <w:numId w:val="145"/>
        </w:numPr>
        <w:rPr>
          <w:del w:id="1159" w:author="Paulo H. Leocadio" w:date="2024-07-17T13:08:00Z" w16du:dateUtc="2024-07-17T17:08:00Z"/>
        </w:rPr>
      </w:pPr>
      <w:del w:id="1160" w:author="Paulo H. Leocadio" w:date="2024-07-17T13:08:00Z" w16du:dateUtc="2024-07-17T17:08:00Z">
        <w:r w:rsidRPr="00E007B7" w:rsidDel="00EC5BCB">
          <w:rPr>
            <w:b/>
            <w:bCs/>
          </w:rPr>
          <w:delText>Resource Optimization:</w:delText>
        </w:r>
        <w:r w:rsidRPr="00E007B7" w:rsidDel="00EC5BCB">
          <w:delText xml:space="preserve"> Fargate automatically scales resources based on application demand, optimizing resource allocation and enhancing cost efficiency.</w:delText>
        </w:r>
      </w:del>
    </w:p>
    <w:p w14:paraId="25CD392A" w14:textId="572FA554" w:rsidR="00E007B7" w:rsidRPr="00E007B7" w:rsidDel="00EC5BCB" w:rsidRDefault="00E007B7" w:rsidP="00E007B7">
      <w:pPr>
        <w:pStyle w:val="NormalBPBHEB"/>
        <w:numPr>
          <w:ilvl w:val="0"/>
          <w:numId w:val="145"/>
        </w:numPr>
        <w:rPr>
          <w:del w:id="1161" w:author="Paulo H. Leocadio" w:date="2024-07-17T13:08:00Z" w16du:dateUtc="2024-07-17T17:08:00Z"/>
        </w:rPr>
      </w:pPr>
      <w:del w:id="1162" w:author="Paulo H. Leocadio" w:date="2024-07-17T13:08:00Z" w16du:dateUtc="2024-07-17T17:08:00Z">
        <w:r w:rsidRPr="00E007B7" w:rsidDel="00EC5BCB">
          <w:rPr>
            <w:b/>
            <w:bCs/>
          </w:rPr>
          <w:delText>Simplified Operations:</w:delText>
        </w:r>
        <w:r w:rsidRPr="00E007B7" w:rsidDel="00EC5BCB">
          <w:delText xml:space="preserve"> Combining A2C with AWS Fargate simplifies the containerization and deployment processes, reducing operational complexities for developers.</w:delText>
        </w:r>
      </w:del>
    </w:p>
    <w:p w14:paraId="4D16C3C5" w14:textId="775124CB" w:rsidR="00E007B7" w:rsidRPr="005A4C96" w:rsidDel="00EC5BCB" w:rsidRDefault="00E007B7" w:rsidP="005A4C96">
      <w:pPr>
        <w:keepNext/>
        <w:keepLines/>
        <w:spacing w:before="40" w:after="0"/>
        <w:outlineLvl w:val="1"/>
        <w:rPr>
          <w:del w:id="1163" w:author="Paulo H. Leocadio" w:date="2024-07-17T13:08:00Z" w16du:dateUtc="2024-07-17T17:08:00Z"/>
          <w:rFonts w:eastAsiaTheme="majorEastAsia" w:cstheme="majorBidi"/>
          <w:sz w:val="36"/>
          <w:szCs w:val="26"/>
        </w:rPr>
      </w:pPr>
      <w:del w:id="1164" w:author="Paulo H. Leocadio" w:date="2024-07-17T13:08:00Z" w16du:dateUtc="2024-07-17T17:08:00Z">
        <w:r w:rsidRPr="005A4C96" w:rsidDel="00EC5BCB">
          <w:rPr>
            <w:rFonts w:eastAsiaTheme="majorEastAsia" w:cstheme="majorBidi"/>
            <w:sz w:val="36"/>
            <w:szCs w:val="26"/>
          </w:rPr>
          <w:delText>Use Cases</w:delText>
        </w:r>
      </w:del>
    </w:p>
    <w:p w14:paraId="7D61294A" w14:textId="5F8C8EBA" w:rsidR="00E007B7" w:rsidRPr="00E007B7" w:rsidDel="00EC5BCB" w:rsidRDefault="00E007B7" w:rsidP="00E007B7">
      <w:pPr>
        <w:pStyle w:val="NormalBPBHEB"/>
        <w:ind w:left="360"/>
        <w:rPr>
          <w:del w:id="1165" w:author="Paulo H. Leocadio" w:date="2024-07-17T13:08:00Z" w16du:dateUtc="2024-07-17T17:08:00Z"/>
        </w:rPr>
      </w:pPr>
      <w:del w:id="1166" w:author="Paulo H. Leocadio" w:date="2024-07-17T13:08:00Z" w16du:dateUtc="2024-07-17T17:08:00Z">
        <w:r w:rsidRPr="00E007B7" w:rsidDel="00EC5BCB">
          <w:delText>The integration of A2C and AWS Fargate is beneficial for:</w:delText>
        </w:r>
      </w:del>
    </w:p>
    <w:p w14:paraId="1379FC17" w14:textId="406143AC" w:rsidR="00E007B7" w:rsidRPr="00E007B7" w:rsidDel="00EC5BCB" w:rsidRDefault="00E007B7" w:rsidP="00E007B7">
      <w:pPr>
        <w:pStyle w:val="NormalBPBHEB"/>
        <w:numPr>
          <w:ilvl w:val="0"/>
          <w:numId w:val="146"/>
        </w:numPr>
        <w:rPr>
          <w:del w:id="1167" w:author="Paulo H. Leocadio" w:date="2024-07-17T13:08:00Z" w16du:dateUtc="2024-07-17T17:08:00Z"/>
        </w:rPr>
      </w:pPr>
      <w:del w:id="1168" w:author="Paulo H. Leocadio" w:date="2024-07-17T13:08:00Z" w16du:dateUtc="2024-07-17T17:08:00Z">
        <w:r w:rsidRPr="00E007B7" w:rsidDel="00EC5BCB">
          <w:rPr>
            <w:b/>
            <w:bCs/>
          </w:rPr>
          <w:delText>Microservices Architecture:</w:delText>
        </w:r>
        <w:r w:rsidRPr="00E007B7" w:rsidDel="00EC5BCB">
          <w:delText xml:space="preserve"> Organizations adopting microservices architectures can leverage A2C and Fargate to deploy individual services efficiently.</w:delText>
        </w:r>
      </w:del>
    </w:p>
    <w:p w14:paraId="49C8A9BD" w14:textId="18E9C8CA" w:rsidR="00E007B7" w:rsidRPr="00E007B7" w:rsidDel="00EC5BCB" w:rsidRDefault="00E007B7" w:rsidP="00E007B7">
      <w:pPr>
        <w:pStyle w:val="NormalBPBHEB"/>
        <w:numPr>
          <w:ilvl w:val="0"/>
          <w:numId w:val="146"/>
        </w:numPr>
        <w:rPr>
          <w:del w:id="1169" w:author="Paulo H. Leocadio" w:date="2024-07-17T13:08:00Z" w16du:dateUtc="2024-07-17T17:08:00Z"/>
        </w:rPr>
      </w:pPr>
      <w:del w:id="1170" w:author="Paulo H. Leocadio" w:date="2024-07-17T13:08:00Z" w16du:dateUtc="2024-07-17T17:08:00Z">
        <w:r w:rsidRPr="00E007B7" w:rsidDel="00EC5BCB">
          <w:rPr>
            <w:b/>
            <w:bCs/>
          </w:rPr>
          <w:delText>Application Modernization:</w:delText>
        </w:r>
        <w:r w:rsidRPr="00E007B7" w:rsidDel="00EC5BCB">
          <w:delText xml:space="preserve"> Modernizing applications with A2C and deploying them on Fargate enhances agility, scalability, and cost-effectiveness [83].</w:delText>
        </w:r>
      </w:del>
    </w:p>
    <w:p w14:paraId="6FC188E5" w14:textId="3C70B6D8" w:rsidR="000760BB" w:rsidRPr="000760BB" w:rsidDel="00EC5BCB" w:rsidRDefault="000760BB" w:rsidP="00CC21C4">
      <w:pPr>
        <w:pStyle w:val="Heading1BPBHEB"/>
        <w:rPr>
          <w:del w:id="1171" w:author="Paulo H. Leocadio" w:date="2024-07-17T13:08:00Z" w16du:dateUtc="2024-07-17T17:08:00Z"/>
        </w:rPr>
      </w:pPr>
      <w:del w:id="1172" w:author="Paulo H. Leocadio" w:date="2024-07-17T13:08:00Z" w16du:dateUtc="2024-07-17T17:08:00Z">
        <w:r w:rsidRPr="000760BB" w:rsidDel="00EC5BCB">
          <w:delText>Red Hat OpenShift Service on AWS</w:delText>
        </w:r>
      </w:del>
    </w:p>
    <w:p w14:paraId="1D9AC342" w14:textId="327222D0" w:rsidR="007B6BAB" w:rsidRPr="000760BB" w:rsidDel="00EC5BCB" w:rsidRDefault="000760BB" w:rsidP="00555FFB">
      <w:pPr>
        <w:pStyle w:val="NormalBPBHEB"/>
        <w:rPr>
          <w:del w:id="1173" w:author="Paulo H. Leocadio" w:date="2024-07-17T13:08:00Z" w16du:dateUtc="2024-07-17T17:08:00Z"/>
        </w:rPr>
      </w:pPr>
      <w:del w:id="1174" w:author="Paulo H. Leocadio" w:date="2024-07-17T13:08:00Z" w16du:dateUtc="2024-07-17T17:08:00Z">
        <w:r w:rsidRPr="000760BB" w:rsidDel="00EC5BCB">
          <w:delText>Red Hat OpenShift Service on AWS combines the powerful container orchestration capabilities of OpenShift with the flexibility and scalability of AWS. This section delves into the features, benefits, and integration aspects of Red Hat OpenShift Service on AWS.</w:delText>
        </w:r>
      </w:del>
    </w:p>
    <w:p w14:paraId="4BB9E9A2" w14:textId="3E2A5420" w:rsidR="000760BB" w:rsidRPr="00CD3D3F" w:rsidDel="00EC5BCB" w:rsidRDefault="000760BB" w:rsidP="00CD3D3F">
      <w:pPr>
        <w:keepNext/>
        <w:keepLines/>
        <w:spacing w:before="40" w:after="0"/>
        <w:outlineLvl w:val="1"/>
        <w:rPr>
          <w:del w:id="1175" w:author="Paulo H. Leocadio" w:date="2024-07-17T13:08:00Z" w16du:dateUtc="2024-07-17T17:08:00Z"/>
          <w:rFonts w:eastAsiaTheme="majorEastAsia" w:cstheme="majorBidi"/>
          <w:sz w:val="36"/>
          <w:szCs w:val="26"/>
        </w:rPr>
      </w:pPr>
      <w:del w:id="1176" w:author="Paulo H. Leocadio" w:date="2024-07-17T13:08:00Z" w16du:dateUtc="2024-07-17T17:08:00Z">
        <w:r w:rsidRPr="00CD3D3F" w:rsidDel="00EC5BCB">
          <w:rPr>
            <w:rFonts w:eastAsiaTheme="majorEastAsia" w:cstheme="majorBidi"/>
            <w:sz w:val="36"/>
            <w:szCs w:val="26"/>
          </w:rPr>
          <w:delText xml:space="preserve">Overview </w:delText>
        </w:r>
      </w:del>
    </w:p>
    <w:p w14:paraId="5C2DB3FC" w14:textId="4C0BB778" w:rsidR="007B6BAB" w:rsidRPr="000760BB" w:rsidDel="00EC5BCB" w:rsidRDefault="000760BB" w:rsidP="00555FFB">
      <w:pPr>
        <w:pStyle w:val="NormalBPBHEB"/>
        <w:rPr>
          <w:del w:id="1177" w:author="Paulo H. Leocadio" w:date="2024-07-17T13:08:00Z" w16du:dateUtc="2024-07-17T17:08:00Z"/>
        </w:rPr>
      </w:pPr>
      <w:del w:id="1178" w:author="Paulo H. Leocadio" w:date="2024-07-17T13:08:00Z" w16du:dateUtc="2024-07-17T17:08:00Z">
        <w:r w:rsidRPr="000760BB" w:rsidDel="00EC5BCB">
          <w:delTex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delText>
        </w:r>
      </w:del>
    </w:p>
    <w:p w14:paraId="0940F361" w14:textId="37D3F64D" w:rsidR="000760BB" w:rsidRPr="00CD3D3F" w:rsidDel="00EC5BCB" w:rsidRDefault="000760BB" w:rsidP="00CD3D3F">
      <w:pPr>
        <w:keepNext/>
        <w:keepLines/>
        <w:spacing w:before="40" w:after="0"/>
        <w:outlineLvl w:val="1"/>
        <w:rPr>
          <w:del w:id="1179" w:author="Paulo H. Leocadio" w:date="2024-07-17T13:08:00Z" w16du:dateUtc="2024-07-17T17:08:00Z"/>
          <w:rFonts w:eastAsiaTheme="majorEastAsia" w:cstheme="majorBidi"/>
          <w:sz w:val="36"/>
          <w:szCs w:val="26"/>
        </w:rPr>
      </w:pPr>
      <w:del w:id="1180" w:author="Paulo H. Leocadio" w:date="2024-07-17T13:08:00Z" w16du:dateUtc="2024-07-17T17:08:00Z">
        <w:r w:rsidRPr="00CD3D3F" w:rsidDel="00EC5BCB">
          <w:rPr>
            <w:rFonts w:eastAsiaTheme="majorEastAsia" w:cstheme="majorBidi"/>
            <w:sz w:val="36"/>
            <w:szCs w:val="26"/>
          </w:rPr>
          <w:delText xml:space="preserve">Key </w:delText>
        </w:r>
        <w:r w:rsidR="007B6BAB" w:rsidRPr="00CD3D3F" w:rsidDel="00EC5BCB">
          <w:rPr>
            <w:rFonts w:eastAsiaTheme="majorEastAsia" w:cstheme="majorBidi"/>
            <w:sz w:val="36"/>
            <w:szCs w:val="26"/>
          </w:rPr>
          <w:delText>features</w:delText>
        </w:r>
      </w:del>
    </w:p>
    <w:p w14:paraId="25D6454D" w14:textId="6E9310EC" w:rsidR="007B6BAB" w:rsidRPr="000760BB" w:rsidDel="00EC5BCB" w:rsidRDefault="007B6BAB" w:rsidP="00555FFB">
      <w:pPr>
        <w:pStyle w:val="NormalBPBHEB"/>
        <w:rPr>
          <w:del w:id="1181" w:author="Paulo H. Leocadio" w:date="2024-07-17T13:08:00Z" w16du:dateUtc="2024-07-17T17:08:00Z"/>
        </w:rPr>
      </w:pPr>
      <w:del w:id="1182" w:author="Paulo H. Leocadio" w:date="2024-07-17T13:08:00Z" w16du:dateUtc="2024-07-17T17:08:00Z">
        <w:r w:rsidDel="00EC5BCB">
          <w:delText>The following are the key features:</w:delText>
        </w:r>
      </w:del>
    </w:p>
    <w:p w14:paraId="1BC58597" w14:textId="0B6ADE0F" w:rsidR="000760BB" w:rsidRPr="000760BB" w:rsidDel="00EC5BCB" w:rsidRDefault="000760BB" w:rsidP="008A12F7">
      <w:pPr>
        <w:pStyle w:val="NormalBPBHEB"/>
        <w:numPr>
          <w:ilvl w:val="0"/>
          <w:numId w:val="109"/>
        </w:numPr>
        <w:rPr>
          <w:del w:id="1183" w:author="Paulo H. Leocadio" w:date="2024-07-17T13:08:00Z" w16du:dateUtc="2024-07-17T17:08:00Z"/>
        </w:rPr>
      </w:pPr>
      <w:del w:id="1184" w:author="Paulo H. Leocadio" w:date="2024-07-17T13:08:00Z" w16du:dateUtc="2024-07-17T17:08:00Z">
        <w:r w:rsidRPr="000760BB" w:rsidDel="00EC5BCB">
          <w:rPr>
            <w:b/>
            <w:bCs/>
          </w:rPr>
          <w:delText xml:space="preserve">Fully </w:delText>
        </w:r>
        <w:r w:rsidR="00272C9C" w:rsidRPr="000760BB" w:rsidDel="00EC5BCB">
          <w:rPr>
            <w:b/>
            <w:bCs/>
          </w:rPr>
          <w:delText xml:space="preserve">managed </w:delText>
        </w:r>
        <w:r w:rsidR="00CC21C4" w:rsidDel="00EC5BCB">
          <w:rPr>
            <w:b/>
            <w:bCs/>
          </w:rPr>
          <w:delText>K</w:delText>
        </w:r>
        <w:r w:rsidR="00272C9C" w:rsidRPr="000760BB" w:rsidDel="00EC5BCB">
          <w:rPr>
            <w:b/>
            <w:bCs/>
          </w:rPr>
          <w:delText>ubern</w:delText>
        </w:r>
        <w:r w:rsidRPr="000760BB" w:rsidDel="00EC5BCB">
          <w:rPr>
            <w:b/>
            <w:bCs/>
          </w:rPr>
          <w:delText>etes:</w:delText>
        </w:r>
        <w:r w:rsidRPr="000760BB" w:rsidDel="00EC5BCB">
          <w:delText xml:space="preserve"> Red Hat OpenShift Service on AWS offers a fully managed Kubernetes service, eliminating the operational overhead of managing the Kubernetes control plane</w:delText>
        </w:r>
      </w:del>
      <w:bookmarkStart w:id="1185" w:name="_Ref151459439"/>
      <w:customXmlDelRangeStart w:id="1186" w:author="Paulo H. Leocadio" w:date="2024-07-17T13:08:00Z"/>
      <w:sdt>
        <w:sdtPr>
          <w:id w:val="-1252426900"/>
          <w:citation/>
        </w:sdtPr>
        <w:sdtContent>
          <w:customXmlDelRangeEnd w:id="1186"/>
          <w:del w:id="1187" w:author="Paulo H. Leocadio" w:date="2024-07-17T13:08:00Z" w16du:dateUtc="2024-07-17T17:08:00Z">
            <w:r w:rsidR="003B1AB3" w:rsidDel="00EC5BCB">
              <w:fldChar w:fldCharType="begin"/>
            </w:r>
            <w:r w:rsidR="003B1AB3" w:rsidDel="00EC5BCB">
              <w:delInstrText xml:space="preserve"> CITATION hat2023a \l 1033 </w:delInstrText>
            </w:r>
            <w:r w:rsidR="003B1AB3" w:rsidDel="00EC5BCB">
              <w:fldChar w:fldCharType="separate"/>
            </w:r>
            <w:r w:rsidR="00D34F43" w:rsidDel="00EC5BCB">
              <w:rPr>
                <w:noProof/>
              </w:rPr>
              <w:delText xml:space="preserve"> </w:delText>
            </w:r>
            <w:r w:rsidR="00D34F43" w:rsidRPr="00D34F43" w:rsidDel="00EC5BCB">
              <w:rPr>
                <w:noProof/>
              </w:rPr>
              <w:delText>[86]</w:delText>
            </w:r>
            <w:r w:rsidR="003B1AB3" w:rsidDel="00EC5BCB">
              <w:fldChar w:fldCharType="end"/>
            </w:r>
          </w:del>
          <w:customXmlDelRangeStart w:id="1188" w:author="Paulo H. Leocadio" w:date="2024-07-17T13:08:00Z"/>
        </w:sdtContent>
      </w:sdt>
      <w:customXmlDelRangeEnd w:id="1188"/>
      <w:bookmarkEnd w:id="1185"/>
      <w:del w:id="1189" w:author="Paulo H. Leocadio" w:date="2024-07-17T13:08:00Z" w16du:dateUtc="2024-07-17T17:08:00Z">
        <w:r w:rsidRPr="000760BB" w:rsidDel="00EC5BCB">
          <w:delText>.</w:delText>
        </w:r>
      </w:del>
    </w:p>
    <w:p w14:paraId="03A2B1EC" w14:textId="3EB1842C" w:rsidR="000760BB" w:rsidRPr="000760BB" w:rsidDel="00EC5BCB" w:rsidRDefault="000760BB" w:rsidP="008A12F7">
      <w:pPr>
        <w:pStyle w:val="NormalBPBHEB"/>
        <w:numPr>
          <w:ilvl w:val="0"/>
          <w:numId w:val="109"/>
        </w:numPr>
        <w:rPr>
          <w:del w:id="1190" w:author="Paulo H. Leocadio" w:date="2024-07-17T13:08:00Z" w16du:dateUtc="2024-07-17T17:08:00Z"/>
        </w:rPr>
      </w:pPr>
      <w:del w:id="1191" w:author="Paulo H. Leocadio" w:date="2024-07-17T13:08:00Z" w16du:dateUtc="2024-07-17T17:08:00Z">
        <w:r w:rsidRPr="000760BB" w:rsidDel="00EC5BCB">
          <w:rPr>
            <w:b/>
            <w:bCs/>
          </w:rPr>
          <w:delText xml:space="preserve">Integrated </w:delText>
        </w:r>
        <w:r w:rsidR="00272C9C" w:rsidRPr="000760BB" w:rsidDel="00EC5BCB">
          <w:rPr>
            <w:b/>
            <w:bCs/>
          </w:rPr>
          <w:delText>developer t</w:delText>
        </w:r>
        <w:r w:rsidRPr="000760BB" w:rsidDel="00EC5BCB">
          <w:rPr>
            <w:b/>
            <w:bCs/>
          </w:rPr>
          <w:delText>ools:</w:delText>
        </w:r>
        <w:r w:rsidRPr="000760BB" w:rsidDel="00EC5BCB">
          <w:delText xml:space="preserve"> The platform integrates with popular developer tools, facilitating CI/CD workflows.</w:delText>
        </w:r>
      </w:del>
    </w:p>
    <w:p w14:paraId="709DE62A" w14:textId="27AB9898" w:rsidR="00272C9C" w:rsidRPr="00611C64" w:rsidDel="00EC5BCB" w:rsidRDefault="000760BB" w:rsidP="00611C64">
      <w:pPr>
        <w:pStyle w:val="NormalBPBHEB"/>
        <w:numPr>
          <w:ilvl w:val="0"/>
          <w:numId w:val="109"/>
        </w:numPr>
        <w:rPr>
          <w:del w:id="1192" w:author="Paulo H. Leocadio" w:date="2024-07-17T13:08:00Z" w16du:dateUtc="2024-07-17T17:08:00Z"/>
          <w:b/>
          <w:bCs/>
        </w:rPr>
      </w:pPr>
      <w:del w:id="1193" w:author="Paulo H. Leocadio" w:date="2024-07-17T13:08:00Z" w16du:dateUtc="2024-07-17T17:08:00Z">
        <w:r w:rsidRPr="00096522" w:rsidDel="00EC5BCB">
          <w:rPr>
            <w:b/>
            <w:bCs/>
          </w:rPr>
          <w:delText xml:space="preserve">Seamless </w:delText>
        </w:r>
        <w:r w:rsidR="00272C9C" w:rsidRPr="00096522" w:rsidDel="00EC5BCB">
          <w:rPr>
            <w:b/>
            <w:bCs/>
          </w:rPr>
          <w:delText>scaling</w:delText>
        </w:r>
        <w:r w:rsidRPr="00096522" w:rsidDel="00EC5BCB">
          <w:rPr>
            <w:b/>
            <w:bCs/>
          </w:rPr>
          <w:delText>:</w:delText>
        </w:r>
        <w:r w:rsidRPr="00611C64" w:rsidDel="00EC5BCB">
          <w:rPr>
            <w:b/>
            <w:bCs/>
          </w:rPr>
          <w:delText xml:space="preserve"> </w:delText>
        </w:r>
        <w:r w:rsidRPr="003D6C51" w:rsidDel="00EC5BCB">
          <w:delText>Leveraging AWS infrastructure, OpenShift Service allows seamless scaling of applications to meet changing demands.</w:delText>
        </w:r>
      </w:del>
    </w:p>
    <w:p w14:paraId="26389B3F" w14:textId="33E9BD0B" w:rsidR="000760BB" w:rsidRPr="00CD3D3F" w:rsidDel="00EC5BCB" w:rsidRDefault="000760BB" w:rsidP="00CD3D3F">
      <w:pPr>
        <w:keepNext/>
        <w:keepLines/>
        <w:spacing w:before="40" w:after="0"/>
        <w:outlineLvl w:val="1"/>
        <w:rPr>
          <w:del w:id="1194" w:author="Paulo H. Leocadio" w:date="2024-07-17T13:08:00Z" w16du:dateUtc="2024-07-17T17:08:00Z"/>
          <w:rFonts w:eastAsiaTheme="majorEastAsia" w:cstheme="majorBidi"/>
          <w:sz w:val="36"/>
          <w:szCs w:val="26"/>
        </w:rPr>
      </w:pPr>
      <w:del w:id="1195" w:author="Paulo H. Leocadio" w:date="2024-07-17T13:08:00Z" w16du:dateUtc="2024-07-17T17:08:00Z">
        <w:r w:rsidRPr="00CD3D3F" w:rsidDel="00EC5BCB">
          <w:rPr>
            <w:rFonts w:eastAsiaTheme="majorEastAsia" w:cstheme="majorBidi"/>
            <w:sz w:val="36"/>
            <w:szCs w:val="26"/>
          </w:rPr>
          <w:delText xml:space="preserve">Integration </w:delText>
        </w:r>
        <w:commentRangeStart w:id="1196"/>
        <w:commentRangeStart w:id="1197"/>
        <w:r w:rsidR="00272C9C" w:rsidRPr="00CD3D3F" w:rsidDel="00EC5BCB">
          <w:rPr>
            <w:rFonts w:eastAsiaTheme="majorEastAsia" w:cstheme="majorBidi"/>
            <w:sz w:val="36"/>
            <w:szCs w:val="26"/>
          </w:rPr>
          <w:delText>steps</w:delText>
        </w:r>
        <w:commentRangeEnd w:id="1196"/>
        <w:r w:rsidR="00272C9C" w:rsidRPr="00CD3D3F" w:rsidDel="00EC5BCB">
          <w:rPr>
            <w:rFonts w:eastAsiaTheme="majorEastAsia" w:cstheme="majorBidi"/>
            <w:sz w:val="36"/>
            <w:szCs w:val="26"/>
          </w:rPr>
          <w:commentReference w:id="1196"/>
        </w:r>
        <w:commentRangeEnd w:id="1197"/>
        <w:r w:rsidR="0022761D" w:rsidRPr="00CD3D3F" w:rsidDel="00EC5BCB">
          <w:rPr>
            <w:rFonts w:eastAsiaTheme="majorEastAsia" w:cstheme="majorBidi"/>
            <w:sz w:val="36"/>
            <w:szCs w:val="26"/>
          </w:rPr>
          <w:commentReference w:id="1197"/>
        </w:r>
      </w:del>
    </w:p>
    <w:p w14:paraId="28B59643" w14:textId="023BD510" w:rsidR="00373826" w:rsidRPr="005A4C96" w:rsidDel="00EC5BCB" w:rsidRDefault="00373826" w:rsidP="005A4C96">
      <w:pPr>
        <w:pStyle w:val="NormalBPBHEB"/>
        <w:ind w:left="360"/>
        <w:rPr>
          <w:del w:id="1198" w:author="Paulo H. Leocadio" w:date="2024-07-17T13:08:00Z" w16du:dateUtc="2024-07-17T17:08:00Z"/>
        </w:rPr>
      </w:pPr>
      <w:del w:id="1199" w:author="Paulo H. Leocadio" w:date="2024-07-17T13:08:00Z" w16du:dateUtc="2024-07-17T17:08:00Z">
        <w:r w:rsidRPr="00373826" w:rsidDel="00EC5BCB">
          <w:delText>Integrating Red Hat OpenShift Service on AWS involves several key steps to ensure a smooth deployment and efficient management of containerized applications.</w:delText>
        </w:r>
      </w:del>
    </w:p>
    <w:p w14:paraId="64A88053" w14:textId="39D33B8C" w:rsidR="000760BB" w:rsidRPr="000760BB" w:rsidDel="00EC5BCB" w:rsidRDefault="000760BB" w:rsidP="008A12F7">
      <w:pPr>
        <w:pStyle w:val="NormalBPBHEB"/>
        <w:numPr>
          <w:ilvl w:val="0"/>
          <w:numId w:val="5"/>
        </w:numPr>
        <w:rPr>
          <w:del w:id="1200" w:author="Paulo H. Leocadio" w:date="2024-07-17T13:08:00Z" w16du:dateUtc="2024-07-17T17:08:00Z"/>
        </w:rPr>
      </w:pPr>
      <w:del w:id="1201" w:author="Paulo H. Leocadio" w:date="2024-07-17T13:08:00Z" w16du:dateUtc="2024-07-17T17:08:00Z">
        <w:r w:rsidRPr="000760BB" w:rsidDel="00EC5BCB">
          <w:rPr>
            <w:b/>
            <w:bCs/>
          </w:rPr>
          <w:delText>Deployment on AWS:</w:delText>
        </w:r>
        <w:r w:rsidRPr="000760BB" w:rsidDel="00EC5BCB">
          <w:delText xml:space="preserve"> </w:delText>
        </w:r>
        <w:r w:rsidR="00777771" w:rsidRPr="00777771" w:rsidDel="00EC5BCB">
          <w:delText>The first step involves deploying Red Hat OpenShift Service on AWS infrastructure, leveraging AWS services for optimal performance and reliability.</w:delText>
        </w:r>
      </w:del>
    </w:p>
    <w:p w14:paraId="2F4FD216" w14:textId="1C408E9D" w:rsidR="000760BB" w:rsidRPr="000760BB" w:rsidDel="00EC5BCB" w:rsidRDefault="000760BB" w:rsidP="008A12F7">
      <w:pPr>
        <w:pStyle w:val="NormalBPBHEB"/>
        <w:numPr>
          <w:ilvl w:val="0"/>
          <w:numId w:val="110"/>
        </w:numPr>
        <w:rPr>
          <w:del w:id="1202" w:author="Paulo H. Leocadio" w:date="2024-07-17T13:08:00Z" w16du:dateUtc="2024-07-17T17:08:00Z"/>
        </w:rPr>
      </w:pPr>
      <w:del w:id="1203" w:author="Paulo H. Leocadio" w:date="2024-07-17T13:08:00Z" w16du:dateUtc="2024-07-17T17:08:00Z">
        <w:r w:rsidRPr="000760BB" w:rsidDel="00EC5BCB">
          <w:delText xml:space="preserve">AWS Infrastructure </w:delText>
        </w:r>
        <w:r w:rsidR="00272C9C" w:rsidRPr="000760BB" w:rsidDel="00EC5BCB">
          <w:delText>components</w:delText>
        </w:r>
        <w:r w:rsidRPr="000760BB" w:rsidDel="00EC5BCB">
          <w:delText>:</w:delText>
        </w:r>
      </w:del>
    </w:p>
    <w:p w14:paraId="243B58FB" w14:textId="12E19B37" w:rsidR="000760BB" w:rsidRPr="000760BB" w:rsidDel="00EC5BCB" w:rsidRDefault="000760BB" w:rsidP="008A12F7">
      <w:pPr>
        <w:pStyle w:val="NormalBPBHEB"/>
        <w:numPr>
          <w:ilvl w:val="0"/>
          <w:numId w:val="111"/>
        </w:numPr>
        <w:rPr>
          <w:del w:id="1204" w:author="Paulo H. Leocadio" w:date="2024-07-17T13:08:00Z" w16du:dateUtc="2024-07-17T17:08:00Z"/>
        </w:rPr>
      </w:pPr>
      <w:del w:id="1205" w:author="Paulo H. Leocadio" w:date="2024-07-17T13:08:00Z" w16du:dateUtc="2024-07-17T17:08:00Z">
        <w:r w:rsidRPr="00272C9C" w:rsidDel="00EC5BCB">
          <w:delText>EC2 Instances: Provide the compute capacity for running OpenShift</w:delText>
        </w:r>
        <w:r w:rsidRPr="000760BB" w:rsidDel="00EC5BCB">
          <w:delText xml:space="preserve"> nodes.</w:delText>
        </w:r>
      </w:del>
    </w:p>
    <w:p w14:paraId="61167375" w14:textId="535595E5" w:rsidR="000760BB" w:rsidRPr="000760BB" w:rsidDel="00EC5BCB" w:rsidRDefault="000760BB" w:rsidP="008A12F7">
      <w:pPr>
        <w:pStyle w:val="NormalBPBHEB"/>
        <w:numPr>
          <w:ilvl w:val="0"/>
          <w:numId w:val="111"/>
        </w:numPr>
        <w:rPr>
          <w:del w:id="1206" w:author="Paulo H. Leocadio" w:date="2024-07-17T13:08:00Z" w16du:dateUtc="2024-07-17T17:08:00Z"/>
        </w:rPr>
      </w:pPr>
      <w:del w:id="1207" w:author="Paulo H. Leocadio" w:date="2024-07-17T13:08:00Z" w16du:dateUtc="2024-07-17T17:08:00Z">
        <w:r w:rsidRPr="000760BB" w:rsidDel="00EC5BCB">
          <w:delText>S3 Buckets: Store container images, artifacts, and configuration files</w:delText>
        </w:r>
      </w:del>
      <w:customXmlDelRangeStart w:id="1208" w:author="Paulo H. Leocadio" w:date="2024-07-17T13:08:00Z"/>
      <w:sdt>
        <w:sdtPr>
          <w:id w:val="-1986078127"/>
          <w:citation/>
        </w:sdtPr>
        <w:sdtContent>
          <w:customXmlDelRangeEnd w:id="1208"/>
          <w:del w:id="1209" w:author="Paulo H. Leocadio" w:date="2024-07-17T13:08:00Z" w16du:dateUtc="2024-07-17T17:08:00Z">
            <w:r w:rsidR="00E3003F" w:rsidDel="00EC5BCB">
              <w:fldChar w:fldCharType="begin"/>
            </w:r>
            <w:r w:rsidR="00E3003F" w:rsidDel="00EC5BCB">
              <w:delInstrText xml:space="preserve"> CITATION unknown2023m \l 1033 </w:delInstrText>
            </w:r>
            <w:r w:rsidR="00E3003F" w:rsidDel="00EC5BCB">
              <w:fldChar w:fldCharType="separate"/>
            </w:r>
            <w:r w:rsidR="00D34F43" w:rsidDel="00EC5BCB">
              <w:rPr>
                <w:noProof/>
              </w:rPr>
              <w:delText xml:space="preserve"> </w:delText>
            </w:r>
            <w:r w:rsidR="00D34F43" w:rsidRPr="00D34F43" w:rsidDel="00EC5BCB">
              <w:rPr>
                <w:noProof/>
              </w:rPr>
              <w:delText>[77]</w:delText>
            </w:r>
            <w:r w:rsidR="00E3003F" w:rsidDel="00EC5BCB">
              <w:fldChar w:fldCharType="end"/>
            </w:r>
          </w:del>
          <w:customXmlDelRangeStart w:id="1210" w:author="Paulo H. Leocadio" w:date="2024-07-17T13:08:00Z"/>
        </w:sdtContent>
      </w:sdt>
      <w:customXmlDelRangeEnd w:id="1210"/>
      <w:customXmlDelRangeStart w:id="1211" w:author="Paulo H. Leocadio" w:date="2024-07-17T13:08:00Z"/>
      <w:sdt>
        <w:sdtPr>
          <w:id w:val="349455952"/>
          <w:citation/>
        </w:sdtPr>
        <w:sdtContent>
          <w:customXmlDelRangeEnd w:id="1211"/>
          <w:del w:id="1212" w:author="Paulo H. Leocadio" w:date="2024-07-17T13:08:00Z" w16du:dateUtc="2024-07-17T17:08:00Z">
            <w:r w:rsidR="00E3003F" w:rsidDel="00EC5BCB">
              <w:fldChar w:fldCharType="begin"/>
            </w:r>
            <w:r w:rsidR="00E3003F" w:rsidDel="00EC5BCB">
              <w:delInstrText xml:space="preserve"> CITATION hat2023a \l 1033 </w:delInstrText>
            </w:r>
            <w:r w:rsidR="00E3003F" w:rsidDel="00EC5BCB">
              <w:fldChar w:fldCharType="separate"/>
            </w:r>
            <w:r w:rsidR="00D34F43" w:rsidDel="00EC5BCB">
              <w:rPr>
                <w:noProof/>
              </w:rPr>
              <w:delText xml:space="preserve"> </w:delText>
            </w:r>
            <w:r w:rsidR="00D34F43" w:rsidRPr="00D34F43" w:rsidDel="00EC5BCB">
              <w:rPr>
                <w:noProof/>
              </w:rPr>
              <w:delText>[86]</w:delText>
            </w:r>
            <w:r w:rsidR="00E3003F" w:rsidDel="00EC5BCB">
              <w:fldChar w:fldCharType="end"/>
            </w:r>
          </w:del>
          <w:customXmlDelRangeStart w:id="1213" w:author="Paulo H. Leocadio" w:date="2024-07-17T13:08:00Z"/>
        </w:sdtContent>
      </w:sdt>
      <w:customXmlDelRangeEnd w:id="1213"/>
      <w:del w:id="1214" w:author="Paulo H. Leocadio" w:date="2024-07-17T13:08:00Z" w16du:dateUtc="2024-07-17T17:08:00Z">
        <w:r w:rsidR="004D22A9" w:rsidDel="00EC5BCB">
          <w:delText>.</w:delText>
        </w:r>
      </w:del>
    </w:p>
    <w:p w14:paraId="355844EB" w14:textId="600459CC" w:rsidR="000760BB" w:rsidRPr="000760BB" w:rsidDel="00EC5BCB" w:rsidRDefault="000760BB" w:rsidP="008A12F7">
      <w:pPr>
        <w:numPr>
          <w:ilvl w:val="0"/>
          <w:numId w:val="5"/>
        </w:numPr>
        <w:pBdr>
          <w:top w:val="nil"/>
          <w:left w:val="nil"/>
          <w:bottom w:val="nil"/>
          <w:right w:val="nil"/>
          <w:between w:val="nil"/>
        </w:pBdr>
        <w:shd w:val="clear" w:color="auto" w:fill="FFFFFF"/>
        <w:spacing w:after="100" w:line="276" w:lineRule="auto"/>
        <w:jc w:val="both"/>
        <w:rPr>
          <w:del w:id="1215" w:author="Paulo H. Leocadio" w:date="2024-07-17T13:08:00Z" w16du:dateUtc="2024-07-17T17:08:00Z"/>
        </w:rPr>
      </w:pPr>
      <w:del w:id="1216" w:author="Paulo H. Leocadio" w:date="2024-07-17T13:08:00Z" w16du:dateUtc="2024-07-17T17:08:00Z">
        <w:r w:rsidRPr="000760BB" w:rsidDel="00EC5BCB">
          <w:rPr>
            <w:b/>
            <w:bCs/>
          </w:rPr>
          <w:delText xml:space="preserve">Container </w:delText>
        </w:r>
        <w:r w:rsidR="00272C9C" w:rsidRPr="000760BB" w:rsidDel="00EC5BCB">
          <w:rPr>
            <w:b/>
            <w:bCs/>
          </w:rPr>
          <w:delText>orchestration</w:delText>
        </w:r>
        <w:r w:rsidRPr="000760BB" w:rsidDel="00EC5BCB">
          <w:rPr>
            <w:b/>
            <w:bCs/>
          </w:rPr>
          <w:delText>:</w:delText>
        </w:r>
        <w:r w:rsidRPr="000760BB" w:rsidDel="00EC5BCB">
          <w:delText xml:space="preserve"> </w:delText>
        </w:r>
        <w:r w:rsidR="008E2166" w:rsidRPr="008E2166" w:rsidDel="00EC5BCB">
          <w:delText>Once deployed, OpenShift Service on AWS uses Kubernetes for orchestrating containers, ensuring robust and scalable application management.</w:delText>
        </w:r>
      </w:del>
    </w:p>
    <w:p w14:paraId="1658B70D" w14:textId="01EBD142" w:rsidR="000760BB" w:rsidRPr="00777771" w:rsidDel="00EC5BCB" w:rsidRDefault="000760BB" w:rsidP="00777771">
      <w:pPr>
        <w:pStyle w:val="NormalBPBHEB"/>
        <w:numPr>
          <w:ilvl w:val="0"/>
          <w:numId w:val="110"/>
        </w:numPr>
        <w:rPr>
          <w:del w:id="1217" w:author="Paulo H. Leocadio" w:date="2024-07-17T13:08:00Z" w16du:dateUtc="2024-07-17T17:08:00Z"/>
        </w:rPr>
      </w:pPr>
      <w:del w:id="1218" w:author="Paulo H. Leocadio" w:date="2024-07-17T13:08:00Z" w16du:dateUtc="2024-07-17T17:08:00Z">
        <w:r w:rsidRPr="00777771" w:rsidDel="00EC5BCB">
          <w:delText xml:space="preserve">Kubernetes </w:delText>
        </w:r>
        <w:r w:rsidR="00272C9C" w:rsidRPr="00777771" w:rsidDel="00EC5BCB">
          <w:delText>features</w:delText>
        </w:r>
        <w:r w:rsidRPr="00777771" w:rsidDel="00EC5BCB">
          <w:delText>:</w:delText>
        </w:r>
      </w:del>
    </w:p>
    <w:p w14:paraId="647332BB" w14:textId="549365F2" w:rsidR="000760BB" w:rsidRPr="000760BB" w:rsidDel="00EC5BCB" w:rsidRDefault="000760BB" w:rsidP="008A12F7">
      <w:pPr>
        <w:pStyle w:val="NormalBPBHEB"/>
        <w:numPr>
          <w:ilvl w:val="0"/>
          <w:numId w:val="112"/>
        </w:numPr>
        <w:rPr>
          <w:del w:id="1219" w:author="Paulo H. Leocadio" w:date="2024-07-17T13:08:00Z" w16du:dateUtc="2024-07-17T17:08:00Z"/>
        </w:rPr>
      </w:pPr>
      <w:del w:id="1220" w:author="Paulo H. Leocadio" w:date="2024-07-17T13:08:00Z" w16du:dateUtc="2024-07-17T17:08:00Z">
        <w:r w:rsidRPr="000760BB" w:rsidDel="00EC5BCB">
          <w:delText>Pod Scheduling: Kubernetes scheduler optimizes pod placement based on resource requirements.</w:delText>
        </w:r>
      </w:del>
    </w:p>
    <w:p w14:paraId="44260F55" w14:textId="5E26EAEB" w:rsidR="000760BB" w:rsidRPr="000760BB" w:rsidDel="00EC5BCB" w:rsidRDefault="000760BB" w:rsidP="008A12F7">
      <w:pPr>
        <w:pStyle w:val="NormalBPBHEB"/>
        <w:numPr>
          <w:ilvl w:val="0"/>
          <w:numId w:val="112"/>
        </w:numPr>
        <w:rPr>
          <w:del w:id="1221" w:author="Paulo H. Leocadio" w:date="2024-07-17T13:08:00Z" w16du:dateUtc="2024-07-17T17:08:00Z"/>
        </w:rPr>
      </w:pPr>
      <w:del w:id="1222" w:author="Paulo H. Leocadio" w:date="2024-07-17T13:08:00Z" w16du:dateUtc="2024-07-17T17:08:00Z">
        <w:r w:rsidRPr="000760BB" w:rsidDel="00EC5BCB">
          <w:delText>Service Discovery: Automatic service discovery for communication between microservices.</w:delText>
        </w:r>
      </w:del>
    </w:p>
    <w:p w14:paraId="0327090C" w14:textId="263099DE" w:rsidR="000760BB" w:rsidRPr="00CD3D3F" w:rsidDel="00EC5BCB" w:rsidRDefault="000760BB" w:rsidP="00CD3D3F">
      <w:pPr>
        <w:keepNext/>
        <w:keepLines/>
        <w:spacing w:before="40" w:after="0"/>
        <w:outlineLvl w:val="1"/>
        <w:rPr>
          <w:del w:id="1223" w:author="Paulo H. Leocadio" w:date="2024-07-17T13:08:00Z" w16du:dateUtc="2024-07-17T17:08:00Z"/>
          <w:rFonts w:eastAsiaTheme="majorEastAsia" w:cstheme="majorBidi"/>
          <w:sz w:val="36"/>
          <w:szCs w:val="26"/>
        </w:rPr>
      </w:pPr>
      <w:del w:id="1224" w:author="Paulo H. Leocadio" w:date="2024-07-17T13:08:00Z" w16du:dateUtc="2024-07-17T17:08:00Z">
        <w:r w:rsidRPr="00CD3D3F" w:rsidDel="00EC5BCB">
          <w:rPr>
            <w:rFonts w:eastAsiaTheme="majorEastAsia" w:cstheme="majorBidi"/>
            <w:sz w:val="36"/>
            <w:szCs w:val="26"/>
          </w:rPr>
          <w:delText xml:space="preserve">Benefits of </w:delText>
        </w:r>
        <w:r w:rsidR="00272C9C" w:rsidRPr="00CD3D3F" w:rsidDel="00EC5BCB">
          <w:rPr>
            <w:rFonts w:eastAsiaTheme="majorEastAsia" w:cstheme="majorBidi"/>
            <w:sz w:val="36"/>
            <w:szCs w:val="26"/>
          </w:rPr>
          <w:delText>integration</w:delText>
        </w:r>
      </w:del>
    </w:p>
    <w:p w14:paraId="765B9157" w14:textId="56F039E7" w:rsidR="00272C9C" w:rsidRPr="000760BB" w:rsidDel="00EC5BCB" w:rsidRDefault="00272C9C" w:rsidP="00555FFB">
      <w:pPr>
        <w:pStyle w:val="NormalBPBHEB"/>
        <w:rPr>
          <w:del w:id="1225" w:author="Paulo H. Leocadio" w:date="2024-07-17T13:08:00Z" w16du:dateUtc="2024-07-17T17:08:00Z"/>
        </w:rPr>
      </w:pPr>
      <w:del w:id="1226" w:author="Paulo H. Leocadio" w:date="2024-07-17T13:08:00Z" w16du:dateUtc="2024-07-17T17:08:00Z">
        <w:r w:rsidDel="00EC5BCB">
          <w:delText>The following are the benefits of integration:</w:delText>
        </w:r>
      </w:del>
    </w:p>
    <w:p w14:paraId="0B92CAAF" w14:textId="580CE854" w:rsidR="000760BB" w:rsidRPr="000760BB" w:rsidDel="00EC5BCB" w:rsidRDefault="000760BB" w:rsidP="008A12F7">
      <w:pPr>
        <w:pStyle w:val="NormalBPBHEB"/>
        <w:numPr>
          <w:ilvl w:val="0"/>
          <w:numId w:val="113"/>
        </w:numPr>
        <w:rPr>
          <w:del w:id="1227" w:author="Paulo H. Leocadio" w:date="2024-07-17T13:08:00Z" w16du:dateUtc="2024-07-17T17:08:00Z"/>
        </w:rPr>
      </w:pPr>
      <w:del w:id="1228" w:author="Paulo H. Leocadio" w:date="2024-07-17T13:08:00Z" w16du:dateUtc="2024-07-17T17:08:00Z">
        <w:r w:rsidRPr="000760BB" w:rsidDel="00EC5BCB">
          <w:rPr>
            <w:b/>
            <w:bCs/>
          </w:rPr>
          <w:delText xml:space="preserve">Hybrid </w:delText>
        </w:r>
        <w:r w:rsidR="00272C9C" w:rsidRPr="000760BB" w:rsidDel="00EC5BCB">
          <w:rPr>
            <w:b/>
            <w:bCs/>
          </w:rPr>
          <w:delText>cloud flexibility</w:delText>
        </w:r>
        <w:r w:rsidRPr="000760BB" w:rsidDel="00EC5BCB">
          <w:rPr>
            <w:b/>
            <w:bCs/>
          </w:rPr>
          <w:delText>:</w:delText>
        </w:r>
        <w:r w:rsidRPr="000760BB" w:rsidDel="00EC5BCB">
          <w:delText xml:space="preserve"> Red Hat OpenShift Service on AWS enables organizations to build and deploy applications consistently across on-premises and cloud environments</w:delText>
        </w:r>
      </w:del>
      <w:customXmlDelRangeStart w:id="1229" w:author="Paulo H. Leocadio" w:date="2024-07-17T13:08:00Z"/>
      <w:sdt>
        <w:sdtPr>
          <w:id w:val="-1220439662"/>
          <w:citation/>
        </w:sdtPr>
        <w:sdtContent>
          <w:customXmlDelRangeEnd w:id="1229"/>
          <w:del w:id="1230" w:author="Paulo H. Leocadio" w:date="2024-07-17T13:08:00Z" w16du:dateUtc="2024-07-17T17:08:00Z">
            <w:r w:rsidR="00DE64B3" w:rsidDel="00EC5BCB">
              <w:fldChar w:fldCharType="begin"/>
            </w:r>
            <w:r w:rsidR="00DE64B3" w:rsidDel="00EC5BCB">
              <w:delInstrText xml:space="preserve"> CITATION unknown2023m \l 1033 </w:delInstrText>
            </w:r>
            <w:r w:rsidR="00DE64B3" w:rsidDel="00EC5BCB">
              <w:fldChar w:fldCharType="separate"/>
            </w:r>
            <w:r w:rsidR="00D34F43" w:rsidDel="00EC5BCB">
              <w:rPr>
                <w:noProof/>
              </w:rPr>
              <w:delText xml:space="preserve"> </w:delText>
            </w:r>
            <w:r w:rsidR="00D34F43" w:rsidRPr="00D34F43" w:rsidDel="00EC5BCB">
              <w:rPr>
                <w:noProof/>
              </w:rPr>
              <w:delText>[77]</w:delText>
            </w:r>
            <w:r w:rsidR="00DE64B3" w:rsidDel="00EC5BCB">
              <w:fldChar w:fldCharType="end"/>
            </w:r>
          </w:del>
          <w:customXmlDelRangeStart w:id="1231" w:author="Paulo H. Leocadio" w:date="2024-07-17T13:08:00Z"/>
        </w:sdtContent>
      </w:sdt>
      <w:customXmlDelRangeEnd w:id="1231"/>
      <w:del w:id="1232" w:author="Paulo H. Leocadio" w:date="2024-07-17T13:08:00Z" w16du:dateUtc="2024-07-17T17:08:00Z">
        <w:r w:rsidRPr="000760BB" w:rsidDel="00EC5BCB">
          <w:delText>.</w:delText>
        </w:r>
      </w:del>
    </w:p>
    <w:p w14:paraId="19764D55" w14:textId="4754AEF7" w:rsidR="000760BB" w:rsidRPr="000760BB" w:rsidDel="00EC5BCB" w:rsidRDefault="000760BB" w:rsidP="008A12F7">
      <w:pPr>
        <w:pStyle w:val="NormalBPBHEB"/>
        <w:numPr>
          <w:ilvl w:val="0"/>
          <w:numId w:val="113"/>
        </w:numPr>
        <w:rPr>
          <w:del w:id="1233" w:author="Paulo H. Leocadio" w:date="2024-07-17T13:08:00Z" w16du:dateUtc="2024-07-17T17:08:00Z"/>
        </w:rPr>
      </w:pPr>
      <w:del w:id="1234" w:author="Paulo H. Leocadio" w:date="2024-07-17T13:08:00Z" w16du:dateUtc="2024-07-17T17:08:00Z">
        <w:r w:rsidRPr="000760BB" w:rsidDel="00EC5BCB">
          <w:rPr>
            <w:b/>
            <w:bCs/>
          </w:rPr>
          <w:delText xml:space="preserve">Developer </w:delText>
        </w:r>
        <w:r w:rsidR="00272C9C" w:rsidRPr="000760BB" w:rsidDel="00EC5BCB">
          <w:rPr>
            <w:b/>
            <w:bCs/>
          </w:rPr>
          <w:delText>product</w:delText>
        </w:r>
        <w:r w:rsidRPr="000760BB" w:rsidDel="00EC5BCB">
          <w:rPr>
            <w:b/>
            <w:bCs/>
          </w:rPr>
          <w:delText>ivity:</w:delText>
        </w:r>
        <w:r w:rsidRPr="000760BB" w:rsidDel="00EC5BCB">
          <w:delText xml:space="preserve"> Integrated developer tools enhance productivity by supporting popular IDEs, version control systems, and CI/CD pipelines.</w:delText>
        </w:r>
      </w:del>
    </w:p>
    <w:p w14:paraId="6A81715C" w14:textId="2F253EE8" w:rsidR="000760BB" w:rsidRPr="000760BB" w:rsidDel="00EC5BCB" w:rsidRDefault="000760BB" w:rsidP="008A12F7">
      <w:pPr>
        <w:pStyle w:val="NormalBPBHEB"/>
        <w:numPr>
          <w:ilvl w:val="0"/>
          <w:numId w:val="113"/>
        </w:numPr>
        <w:rPr>
          <w:del w:id="1235" w:author="Paulo H. Leocadio" w:date="2024-07-17T13:08:00Z" w16du:dateUtc="2024-07-17T17:08:00Z"/>
        </w:rPr>
      </w:pPr>
      <w:del w:id="1236" w:author="Paulo H. Leocadio" w:date="2024-07-17T13:08:00Z" w16du:dateUtc="2024-07-17T17:08:00Z">
        <w:r w:rsidRPr="000760BB" w:rsidDel="00EC5BCB">
          <w:rPr>
            <w:b/>
            <w:bCs/>
          </w:rPr>
          <w:delText xml:space="preserve">Scalability and </w:delText>
        </w:r>
        <w:r w:rsidR="00272C9C" w:rsidRPr="000760BB" w:rsidDel="00EC5BCB">
          <w:rPr>
            <w:b/>
            <w:bCs/>
          </w:rPr>
          <w:delText>reliability</w:delText>
        </w:r>
        <w:r w:rsidRPr="000760BB" w:rsidDel="00EC5BCB">
          <w:rPr>
            <w:b/>
            <w:bCs/>
          </w:rPr>
          <w:delText>:</w:delText>
        </w:r>
        <w:r w:rsidRPr="000760BB" w:rsidDel="00EC5BCB">
          <w:delText xml:space="preserve"> Leveraging AWS infrastructure ensures scalability and reliability, with the ability to scale resources based on application demands</w:delText>
        </w:r>
      </w:del>
      <w:customXmlDelRangeStart w:id="1237" w:author="Paulo H. Leocadio" w:date="2024-07-17T13:08:00Z"/>
      <w:sdt>
        <w:sdtPr>
          <w:id w:val="-802235885"/>
          <w:citation/>
        </w:sdtPr>
        <w:sdtContent>
          <w:customXmlDelRangeEnd w:id="1237"/>
          <w:del w:id="1238" w:author="Paulo H. Leocadio" w:date="2024-07-17T13:08:00Z" w16du:dateUtc="2024-07-17T17:08:00Z">
            <w:r w:rsidR="00820F28" w:rsidDel="00EC5BCB">
              <w:fldChar w:fldCharType="begin"/>
            </w:r>
            <w:r w:rsidR="00820F28" w:rsidDel="00EC5BCB">
              <w:delInstrText xml:space="preserve"> CITATION hat2023a \l 1033 </w:delInstrText>
            </w:r>
            <w:r w:rsidR="00820F28" w:rsidDel="00EC5BCB">
              <w:fldChar w:fldCharType="separate"/>
            </w:r>
            <w:r w:rsidR="00D34F43" w:rsidDel="00EC5BCB">
              <w:rPr>
                <w:noProof/>
              </w:rPr>
              <w:delText xml:space="preserve"> </w:delText>
            </w:r>
            <w:r w:rsidR="00D34F43" w:rsidRPr="00D34F43" w:rsidDel="00EC5BCB">
              <w:rPr>
                <w:noProof/>
              </w:rPr>
              <w:delText>[86]</w:delText>
            </w:r>
            <w:r w:rsidR="00820F28" w:rsidDel="00EC5BCB">
              <w:fldChar w:fldCharType="end"/>
            </w:r>
          </w:del>
          <w:customXmlDelRangeStart w:id="1239" w:author="Paulo H. Leocadio" w:date="2024-07-17T13:08:00Z"/>
        </w:sdtContent>
      </w:sdt>
      <w:customXmlDelRangeEnd w:id="1239"/>
      <w:del w:id="1240" w:author="Paulo H. Leocadio" w:date="2024-07-17T13:08:00Z" w16du:dateUtc="2024-07-17T17:08:00Z">
        <w:r w:rsidRPr="000760BB" w:rsidDel="00EC5BCB">
          <w:delText>.</w:delText>
        </w:r>
      </w:del>
    </w:p>
    <w:p w14:paraId="02E6CFEC" w14:textId="755A00AE" w:rsidR="000760BB" w:rsidRPr="00CD3D3F" w:rsidDel="00EC5BCB" w:rsidRDefault="000760BB" w:rsidP="00CD3D3F">
      <w:pPr>
        <w:keepNext/>
        <w:keepLines/>
        <w:spacing w:before="40" w:after="0"/>
        <w:outlineLvl w:val="1"/>
        <w:rPr>
          <w:del w:id="1241" w:author="Paulo H. Leocadio" w:date="2024-07-17T13:08:00Z" w16du:dateUtc="2024-07-17T17:08:00Z"/>
          <w:rFonts w:eastAsiaTheme="majorEastAsia" w:cstheme="majorBidi"/>
          <w:sz w:val="36"/>
          <w:szCs w:val="26"/>
        </w:rPr>
      </w:pPr>
      <w:del w:id="1242" w:author="Paulo H. Leocadio" w:date="2024-07-17T13:08:00Z" w16du:dateUtc="2024-07-17T17:08:00Z">
        <w:r w:rsidRPr="00CD3D3F" w:rsidDel="00EC5BCB">
          <w:rPr>
            <w:rFonts w:eastAsiaTheme="majorEastAsia" w:cstheme="majorBidi"/>
            <w:sz w:val="36"/>
            <w:szCs w:val="26"/>
          </w:rPr>
          <w:delText xml:space="preserve">Use </w:delText>
        </w:r>
        <w:r w:rsidR="00272C9C" w:rsidRPr="00CD3D3F" w:rsidDel="00EC5BCB">
          <w:rPr>
            <w:rFonts w:eastAsiaTheme="majorEastAsia" w:cstheme="majorBidi"/>
            <w:sz w:val="36"/>
            <w:szCs w:val="26"/>
          </w:rPr>
          <w:delText>cases</w:delText>
        </w:r>
      </w:del>
    </w:p>
    <w:p w14:paraId="4566A0E3" w14:textId="582FB942" w:rsidR="00272C9C" w:rsidRPr="000760BB" w:rsidDel="00EC5BCB" w:rsidRDefault="00272C9C" w:rsidP="00555FFB">
      <w:pPr>
        <w:pStyle w:val="NormalBPBHEB"/>
        <w:rPr>
          <w:del w:id="1243" w:author="Paulo H. Leocadio" w:date="2024-07-17T13:08:00Z" w16du:dateUtc="2024-07-17T17:08:00Z"/>
        </w:rPr>
      </w:pPr>
      <w:del w:id="1244" w:author="Paulo H. Leocadio" w:date="2024-07-17T13:08:00Z" w16du:dateUtc="2024-07-17T17:08:00Z">
        <w:r w:rsidDel="00EC5BCB">
          <w:delText>The following are the use cases:</w:delText>
        </w:r>
      </w:del>
    </w:p>
    <w:p w14:paraId="6BC34555" w14:textId="44762CAB" w:rsidR="000760BB" w:rsidRPr="000760BB" w:rsidDel="00EC5BCB" w:rsidRDefault="000760BB" w:rsidP="008A12F7">
      <w:pPr>
        <w:pStyle w:val="NormalBPBHEB"/>
        <w:numPr>
          <w:ilvl w:val="0"/>
          <w:numId w:val="114"/>
        </w:numPr>
        <w:rPr>
          <w:del w:id="1245" w:author="Paulo H. Leocadio" w:date="2024-07-17T13:08:00Z" w16du:dateUtc="2024-07-17T17:08:00Z"/>
        </w:rPr>
      </w:pPr>
      <w:del w:id="1246" w:author="Paulo H. Leocadio" w:date="2024-07-17T13:08:00Z" w16du:dateUtc="2024-07-17T17:08:00Z">
        <w:r w:rsidRPr="000760BB" w:rsidDel="00EC5BCB">
          <w:rPr>
            <w:b/>
            <w:bCs/>
          </w:rPr>
          <w:delText xml:space="preserve">Hybrid </w:delText>
        </w:r>
        <w:r w:rsidR="00272C9C" w:rsidRPr="000760BB" w:rsidDel="00EC5BCB">
          <w:rPr>
            <w:b/>
            <w:bCs/>
          </w:rPr>
          <w:delText>cloud deploy</w:delText>
        </w:r>
        <w:r w:rsidRPr="000760BB" w:rsidDel="00EC5BCB">
          <w:rPr>
            <w:b/>
            <w:bCs/>
          </w:rPr>
          <w:delText>ments:</w:delText>
        </w:r>
        <w:r w:rsidRPr="000760BB" w:rsidDel="00EC5BCB">
          <w:delText xml:space="preserve"> Organizations with hybrid cloud strategies benefit from the consistent platform offered by OpenShift Service on AWS.</w:delText>
        </w:r>
      </w:del>
    </w:p>
    <w:p w14:paraId="3D47BB5A" w14:textId="5C308712" w:rsidR="000760BB" w:rsidRPr="000760BB" w:rsidDel="00EC5BCB" w:rsidRDefault="000760BB" w:rsidP="008A12F7">
      <w:pPr>
        <w:pStyle w:val="NormalBPBHEB"/>
        <w:numPr>
          <w:ilvl w:val="0"/>
          <w:numId w:val="114"/>
        </w:numPr>
        <w:rPr>
          <w:del w:id="1247" w:author="Paulo H. Leocadio" w:date="2024-07-17T13:08:00Z" w16du:dateUtc="2024-07-17T17:08:00Z"/>
        </w:rPr>
      </w:pPr>
      <w:del w:id="1248" w:author="Paulo H. Leocadio" w:date="2024-07-17T13:08:00Z" w16du:dateUtc="2024-07-17T17:08:00Z">
        <w:r w:rsidRPr="000760BB" w:rsidDel="00EC5BCB">
          <w:rPr>
            <w:b/>
            <w:bCs/>
          </w:rPr>
          <w:delText xml:space="preserve">Containerized </w:delText>
        </w:r>
        <w:r w:rsidR="00272C9C" w:rsidRPr="000760BB" w:rsidDel="00EC5BCB">
          <w:rPr>
            <w:b/>
            <w:bCs/>
          </w:rPr>
          <w:delText>application development</w:delText>
        </w:r>
        <w:r w:rsidRPr="000760BB" w:rsidDel="00EC5BCB">
          <w:rPr>
            <w:b/>
            <w:bCs/>
          </w:rPr>
          <w:delText>:</w:delText>
        </w:r>
        <w:r w:rsidRPr="000760BB" w:rsidDel="00EC5BCB">
          <w:delText xml:space="preserve"> Developers working on containerized applications find OpenShift Service on AWS conducive to streamlined workflows and efficient management.</w:delText>
        </w:r>
      </w:del>
    </w:p>
    <w:p w14:paraId="7338277E" w14:textId="2E200C79" w:rsidR="000760BB" w:rsidRPr="000760BB" w:rsidDel="00EC5BCB" w:rsidRDefault="000760BB" w:rsidP="00555FFB">
      <w:pPr>
        <w:pStyle w:val="Heading1BPBHEB"/>
        <w:rPr>
          <w:del w:id="1249" w:author="Paulo H. Leocadio" w:date="2024-07-17T13:08:00Z" w16du:dateUtc="2024-07-17T17:08:00Z"/>
        </w:rPr>
      </w:pPr>
      <w:del w:id="1250" w:author="Paulo H. Leocadio" w:date="2024-07-17T13:08:00Z" w16du:dateUtc="2024-07-17T17:08:00Z">
        <w:r w:rsidRPr="000760BB" w:rsidDel="00EC5BCB">
          <w:delText>Managed OpenShift in the Cloud</w:delText>
        </w:r>
      </w:del>
    </w:p>
    <w:p w14:paraId="463FB24C" w14:textId="700F55D3" w:rsidR="00272C9C" w:rsidDel="00EC5BCB" w:rsidRDefault="000760BB" w:rsidP="00CD3D3F">
      <w:pPr>
        <w:pStyle w:val="NormalBPBHEB"/>
        <w:rPr>
          <w:del w:id="1251" w:author="Paulo H. Leocadio" w:date="2024-07-17T13:08:00Z" w16du:dateUtc="2024-07-17T17:08:00Z"/>
          <w:rFonts w:eastAsiaTheme="majorEastAsia" w:cstheme="majorBidi"/>
          <w:sz w:val="36"/>
          <w:szCs w:val="26"/>
        </w:rPr>
      </w:pPr>
      <w:del w:id="1252" w:author="Paulo H. Leocadio" w:date="2024-07-17T13:08:00Z" w16du:dateUtc="2024-07-17T17:08:00Z">
        <w:r w:rsidRPr="000760BB" w:rsidDel="00EC5BCB">
          <w:delTex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delText>
        </w:r>
      </w:del>
    </w:p>
    <w:p w14:paraId="6C54E365" w14:textId="4F5A6C11" w:rsidR="000760BB" w:rsidRPr="00CD3D3F" w:rsidDel="00EC5BCB" w:rsidRDefault="000760BB" w:rsidP="00CD3D3F">
      <w:pPr>
        <w:keepNext/>
        <w:keepLines/>
        <w:spacing w:before="40" w:after="0"/>
        <w:outlineLvl w:val="1"/>
        <w:rPr>
          <w:del w:id="1253" w:author="Paulo H. Leocadio" w:date="2024-07-17T13:08:00Z" w16du:dateUtc="2024-07-17T17:08:00Z"/>
          <w:rFonts w:eastAsiaTheme="majorEastAsia" w:cstheme="majorBidi"/>
          <w:sz w:val="36"/>
          <w:szCs w:val="26"/>
        </w:rPr>
      </w:pPr>
      <w:del w:id="1254" w:author="Paulo H. Leocadio" w:date="2024-07-17T13:08:00Z" w16du:dateUtc="2024-07-17T17:08:00Z">
        <w:r w:rsidRPr="00CD3D3F" w:rsidDel="00EC5BCB">
          <w:rPr>
            <w:rFonts w:eastAsiaTheme="majorEastAsia" w:cstheme="majorBidi"/>
            <w:sz w:val="36"/>
            <w:szCs w:val="26"/>
          </w:rPr>
          <w:delText xml:space="preserve">Overview </w:delText>
        </w:r>
      </w:del>
    </w:p>
    <w:p w14:paraId="1D08AF90" w14:textId="5F9AC18F" w:rsidR="00272C9C" w:rsidDel="00EC5BCB" w:rsidRDefault="000760BB" w:rsidP="00CD3D3F">
      <w:pPr>
        <w:pStyle w:val="NormalBPBHEB"/>
        <w:rPr>
          <w:del w:id="1255" w:author="Paulo H. Leocadio" w:date="2024-07-17T13:08:00Z" w16du:dateUtc="2024-07-17T17:08:00Z"/>
          <w:rFonts w:eastAsiaTheme="majorEastAsia" w:cstheme="majorBidi"/>
          <w:sz w:val="36"/>
          <w:szCs w:val="26"/>
        </w:rPr>
      </w:pPr>
      <w:del w:id="1256" w:author="Paulo H. Leocadio" w:date="2024-07-17T13:08:00Z" w16du:dateUtc="2024-07-17T17:08:00Z">
        <w:r w:rsidRPr="000760BB" w:rsidDel="00EC5BCB">
          <w:delText>Managed OpenShift is a Kubernetes-based container orchestration platform that simplifies the deployment and management of containerized applications. When hosted in the cloud, such as on AWS, it offers additional advantages by leveraging cloud-native services.</w:delText>
        </w:r>
      </w:del>
    </w:p>
    <w:p w14:paraId="350D61D7" w14:textId="713F8A6F" w:rsidR="000760BB" w:rsidRPr="00CD3D3F" w:rsidDel="00EC5BCB" w:rsidRDefault="000760BB" w:rsidP="00CD3D3F">
      <w:pPr>
        <w:keepNext/>
        <w:keepLines/>
        <w:spacing w:before="40" w:after="0"/>
        <w:outlineLvl w:val="1"/>
        <w:rPr>
          <w:del w:id="1257" w:author="Paulo H. Leocadio" w:date="2024-07-17T13:08:00Z" w16du:dateUtc="2024-07-17T17:08:00Z"/>
          <w:rFonts w:eastAsiaTheme="majorEastAsia" w:cstheme="majorBidi"/>
          <w:sz w:val="36"/>
          <w:szCs w:val="26"/>
        </w:rPr>
      </w:pPr>
      <w:del w:id="1258" w:author="Paulo H. Leocadio" w:date="2024-07-17T13:08:00Z" w16du:dateUtc="2024-07-17T17:08:00Z">
        <w:r w:rsidRPr="00CD3D3F" w:rsidDel="00EC5BCB">
          <w:rPr>
            <w:rFonts w:eastAsiaTheme="majorEastAsia" w:cstheme="majorBidi"/>
            <w:sz w:val="36"/>
            <w:szCs w:val="26"/>
          </w:rPr>
          <w:delText xml:space="preserve">Key </w:delText>
        </w:r>
        <w:r w:rsidR="00272C9C" w:rsidRPr="00CD3D3F" w:rsidDel="00EC5BCB">
          <w:rPr>
            <w:rFonts w:eastAsiaTheme="majorEastAsia" w:cstheme="majorBidi"/>
            <w:sz w:val="36"/>
            <w:szCs w:val="26"/>
          </w:rPr>
          <w:delText>features</w:delText>
        </w:r>
      </w:del>
    </w:p>
    <w:p w14:paraId="69247024" w14:textId="4448FE89" w:rsidR="00272C9C" w:rsidRPr="000760BB" w:rsidDel="00EC5BCB" w:rsidRDefault="00272C9C" w:rsidP="00555FFB">
      <w:pPr>
        <w:pStyle w:val="NormalBPBHEB"/>
        <w:rPr>
          <w:del w:id="1259" w:author="Paulo H. Leocadio" w:date="2024-07-17T13:08:00Z" w16du:dateUtc="2024-07-17T17:08:00Z"/>
        </w:rPr>
      </w:pPr>
      <w:del w:id="1260" w:author="Paulo H. Leocadio" w:date="2024-07-17T13:08:00Z" w16du:dateUtc="2024-07-17T17:08:00Z">
        <w:r w:rsidDel="00EC5BCB">
          <w:delText xml:space="preserve">The following are the </w:delText>
        </w:r>
        <w:r w:rsidR="00A76281" w:rsidDel="00EC5BCB">
          <w:delText>ke</w:delText>
        </w:r>
        <w:r w:rsidDel="00EC5BCB">
          <w:delText xml:space="preserve">y features of </w:delText>
        </w:r>
        <w:r w:rsidRPr="00272C9C" w:rsidDel="00EC5BCB">
          <w:delText>Managed OpenShift</w:delText>
        </w:r>
        <w:r w:rsidDel="00EC5BCB">
          <w:delText>:</w:delText>
        </w:r>
      </w:del>
    </w:p>
    <w:p w14:paraId="5D6F4DF8" w14:textId="3563F599" w:rsidR="000760BB" w:rsidRPr="000760BB" w:rsidDel="00EC5BCB" w:rsidRDefault="000760BB" w:rsidP="008A12F7">
      <w:pPr>
        <w:pStyle w:val="NormalBPBHEB"/>
        <w:numPr>
          <w:ilvl w:val="0"/>
          <w:numId w:val="115"/>
        </w:numPr>
        <w:rPr>
          <w:del w:id="1261" w:author="Paulo H. Leocadio" w:date="2024-07-17T13:08:00Z" w16du:dateUtc="2024-07-17T17:08:00Z"/>
        </w:rPr>
      </w:pPr>
      <w:del w:id="1262" w:author="Paulo H. Leocadio" w:date="2024-07-17T13:08:00Z" w16du:dateUtc="2024-07-17T17:08:00Z">
        <w:r w:rsidRPr="000760BB" w:rsidDel="00EC5BCB">
          <w:rPr>
            <w:b/>
            <w:bCs/>
          </w:rPr>
          <w:delText xml:space="preserve">Automated </w:delText>
        </w:r>
        <w:r w:rsidR="00272C9C" w:rsidRPr="000760BB" w:rsidDel="00EC5BCB">
          <w:rPr>
            <w:b/>
            <w:bCs/>
          </w:rPr>
          <w:delText>operations</w:delText>
        </w:r>
        <w:r w:rsidRPr="000760BB" w:rsidDel="00EC5BCB">
          <w:rPr>
            <w:b/>
            <w:bCs/>
          </w:rPr>
          <w:delText>:</w:delText>
        </w:r>
        <w:r w:rsidRPr="000760BB" w:rsidDel="00EC5BCB">
          <w:delText xml:space="preserve"> Managed OpenShift automates operational tasks, including updates, patches, and scaling, reducing the burden on IT teams</w:delText>
        </w:r>
      </w:del>
      <w:bookmarkStart w:id="1263" w:name="_Ref151459912"/>
      <w:customXmlDelRangeStart w:id="1264" w:author="Paulo H. Leocadio" w:date="2024-07-17T13:08:00Z"/>
      <w:sdt>
        <w:sdtPr>
          <w:id w:val="-1466036901"/>
          <w:citation/>
        </w:sdtPr>
        <w:sdtContent>
          <w:customXmlDelRangeEnd w:id="1264"/>
          <w:del w:id="1265" w:author="Paulo H. Leocadio" w:date="2024-07-17T13:08:00Z" w16du:dateUtc="2024-07-17T17:08:00Z">
            <w:r w:rsidR="009833C5" w:rsidDel="00EC5BCB">
              <w:fldChar w:fldCharType="begin"/>
            </w:r>
            <w:r w:rsidR="009833C5" w:rsidDel="00EC5BCB">
              <w:delInstrText xml:space="preserve"> CITATION hat2023a \l 1033 </w:delInstrText>
            </w:r>
            <w:r w:rsidR="009833C5" w:rsidDel="00EC5BCB">
              <w:fldChar w:fldCharType="separate"/>
            </w:r>
            <w:r w:rsidR="00D34F43" w:rsidDel="00EC5BCB">
              <w:rPr>
                <w:noProof/>
              </w:rPr>
              <w:delText xml:space="preserve"> </w:delText>
            </w:r>
            <w:r w:rsidR="00D34F43" w:rsidRPr="00D34F43" w:rsidDel="00EC5BCB">
              <w:rPr>
                <w:noProof/>
              </w:rPr>
              <w:delText>[86]</w:delText>
            </w:r>
            <w:r w:rsidR="009833C5" w:rsidDel="00EC5BCB">
              <w:fldChar w:fldCharType="end"/>
            </w:r>
          </w:del>
          <w:customXmlDelRangeStart w:id="1266" w:author="Paulo H. Leocadio" w:date="2024-07-17T13:08:00Z"/>
        </w:sdtContent>
      </w:sdt>
      <w:customXmlDelRangeEnd w:id="1266"/>
      <w:bookmarkEnd w:id="1263"/>
      <w:del w:id="1267" w:author="Paulo H. Leocadio" w:date="2024-07-17T13:08:00Z" w16du:dateUtc="2024-07-17T17:08:00Z">
        <w:r w:rsidRPr="000760BB" w:rsidDel="00EC5BCB">
          <w:delText>.</w:delText>
        </w:r>
      </w:del>
    </w:p>
    <w:p w14:paraId="120F0D45" w14:textId="4E043145" w:rsidR="000760BB" w:rsidRPr="000760BB" w:rsidDel="00EC5BCB" w:rsidRDefault="000760BB" w:rsidP="008A12F7">
      <w:pPr>
        <w:pStyle w:val="NormalBPBHEB"/>
        <w:numPr>
          <w:ilvl w:val="0"/>
          <w:numId w:val="115"/>
        </w:numPr>
        <w:rPr>
          <w:del w:id="1268" w:author="Paulo H. Leocadio" w:date="2024-07-17T13:08:00Z" w16du:dateUtc="2024-07-17T17:08:00Z"/>
        </w:rPr>
      </w:pPr>
      <w:del w:id="1269" w:author="Paulo H. Leocadio" w:date="2024-07-17T13:08:00Z" w16du:dateUtc="2024-07-17T17:08:00Z">
        <w:r w:rsidRPr="000760BB" w:rsidDel="00EC5BCB">
          <w:rPr>
            <w:b/>
            <w:bCs/>
          </w:rPr>
          <w:delText xml:space="preserve">Developer </w:delText>
        </w:r>
        <w:r w:rsidR="00272C9C" w:rsidRPr="000760BB" w:rsidDel="00EC5BCB">
          <w:rPr>
            <w:b/>
            <w:bCs/>
          </w:rPr>
          <w:delText>productivity</w:delText>
        </w:r>
        <w:r w:rsidRPr="000760BB" w:rsidDel="00EC5BCB">
          <w:rPr>
            <w:b/>
            <w:bCs/>
          </w:rPr>
          <w:delText>:</w:delText>
        </w:r>
        <w:r w:rsidRPr="000760BB" w:rsidDel="00EC5BCB">
          <w:delText xml:space="preserve"> The platform supports developer productivity by providing integrated developer tools and streamlined workflows for building and deploying applications</w:delText>
        </w:r>
      </w:del>
      <w:customXmlDelRangeStart w:id="1270" w:author="Paulo H. Leocadio" w:date="2024-07-17T13:08:00Z"/>
      <w:sdt>
        <w:sdtPr>
          <w:id w:val="-1718966472"/>
          <w:citation/>
        </w:sdtPr>
        <w:sdtContent>
          <w:customXmlDelRangeEnd w:id="1270"/>
          <w:del w:id="1271" w:author="Paulo H. Leocadio" w:date="2024-07-17T13:08:00Z" w16du:dateUtc="2024-07-17T17:08:00Z">
            <w:r w:rsidR="00C601D9" w:rsidDel="00EC5BCB">
              <w:fldChar w:fldCharType="begin"/>
            </w:r>
            <w:r w:rsidR="00C601D9" w:rsidDel="00EC5BCB">
              <w:delInstrText xml:space="preserve"> CITATION unknown2023g \l 1033 </w:delInstrText>
            </w:r>
            <w:r w:rsidR="00C601D9" w:rsidDel="00EC5BCB">
              <w:fldChar w:fldCharType="separate"/>
            </w:r>
            <w:r w:rsidR="00D34F43" w:rsidDel="00EC5BCB">
              <w:rPr>
                <w:noProof/>
              </w:rPr>
              <w:delText xml:space="preserve"> </w:delText>
            </w:r>
            <w:r w:rsidR="00D34F43" w:rsidRPr="00D34F43" w:rsidDel="00EC5BCB">
              <w:rPr>
                <w:noProof/>
              </w:rPr>
              <w:delText>[48]</w:delText>
            </w:r>
            <w:r w:rsidR="00C601D9" w:rsidDel="00EC5BCB">
              <w:fldChar w:fldCharType="end"/>
            </w:r>
          </w:del>
          <w:customXmlDelRangeStart w:id="1272" w:author="Paulo H. Leocadio" w:date="2024-07-17T13:08:00Z"/>
        </w:sdtContent>
      </w:sdt>
      <w:customXmlDelRangeEnd w:id="1272"/>
      <w:del w:id="1273" w:author="Paulo H. Leocadio" w:date="2024-07-17T13:08:00Z" w16du:dateUtc="2024-07-17T17:08:00Z">
        <w:r w:rsidRPr="000760BB" w:rsidDel="00EC5BCB">
          <w:delText>.</w:delText>
        </w:r>
      </w:del>
    </w:p>
    <w:p w14:paraId="77B00ADB" w14:textId="5DDEDF49" w:rsidR="00272C9C" w:rsidDel="00EC5BCB" w:rsidRDefault="000760BB" w:rsidP="00CD3D3F">
      <w:pPr>
        <w:pStyle w:val="NormalBPBHEB"/>
        <w:numPr>
          <w:ilvl w:val="0"/>
          <w:numId w:val="115"/>
        </w:numPr>
        <w:rPr>
          <w:del w:id="1274" w:author="Paulo H. Leocadio" w:date="2024-07-17T13:08:00Z" w16du:dateUtc="2024-07-17T17:08:00Z"/>
        </w:rPr>
      </w:pPr>
      <w:del w:id="1275" w:author="Paulo H. Leocadio" w:date="2024-07-17T13:08:00Z" w16du:dateUtc="2024-07-17T17:08:00Z">
        <w:r w:rsidRPr="00096522" w:rsidDel="00EC5BCB">
          <w:rPr>
            <w:b/>
            <w:bCs/>
          </w:rPr>
          <w:delText xml:space="preserve">Scalability and </w:delText>
        </w:r>
        <w:r w:rsidR="00272C9C" w:rsidRPr="00096522" w:rsidDel="00EC5BCB">
          <w:rPr>
            <w:b/>
            <w:bCs/>
          </w:rPr>
          <w:delText>elasticity</w:delText>
        </w:r>
        <w:r w:rsidRPr="00096522" w:rsidDel="00EC5BCB">
          <w:rPr>
            <w:b/>
            <w:bCs/>
          </w:rPr>
          <w:delText>:</w:delText>
        </w:r>
        <w:r w:rsidRPr="000760BB" w:rsidDel="00EC5BCB">
          <w:delText xml:space="preserve"> Leveraging cloud infrastructure, Managed OpenShift enables organizations to scale applications dynamically based on demand, ensuring optimal performance</w:delText>
        </w:r>
      </w:del>
      <w:bookmarkStart w:id="1276" w:name="_Ref151459935"/>
      <w:customXmlDelRangeStart w:id="1277" w:author="Paulo H. Leocadio" w:date="2024-07-17T13:08:00Z"/>
      <w:sdt>
        <w:sdtPr>
          <w:id w:val="2023817024"/>
          <w:citation/>
        </w:sdtPr>
        <w:sdtContent>
          <w:customXmlDelRangeEnd w:id="1277"/>
          <w:del w:id="1278" w:author="Paulo H. Leocadio" w:date="2024-07-17T13:08:00Z" w16du:dateUtc="2024-07-17T17:08:00Z">
            <w:r w:rsidR="009833C5" w:rsidDel="00EC5BCB">
              <w:fldChar w:fldCharType="begin"/>
            </w:r>
            <w:r w:rsidR="009833C5" w:rsidDel="00EC5BCB">
              <w:delInstrText xml:space="preserve"> CITATION hat2023a \l 1033 </w:delInstrText>
            </w:r>
            <w:r w:rsidR="009833C5" w:rsidDel="00EC5BCB">
              <w:fldChar w:fldCharType="separate"/>
            </w:r>
            <w:r w:rsidR="00D34F43" w:rsidDel="00EC5BCB">
              <w:rPr>
                <w:noProof/>
              </w:rPr>
              <w:delText xml:space="preserve"> </w:delText>
            </w:r>
            <w:r w:rsidR="00D34F43" w:rsidRPr="00D34F43" w:rsidDel="00EC5BCB">
              <w:rPr>
                <w:noProof/>
              </w:rPr>
              <w:delText>[86]</w:delText>
            </w:r>
            <w:r w:rsidR="009833C5" w:rsidDel="00EC5BCB">
              <w:fldChar w:fldCharType="end"/>
            </w:r>
          </w:del>
          <w:customXmlDelRangeStart w:id="1279" w:author="Paulo H. Leocadio" w:date="2024-07-17T13:08:00Z"/>
        </w:sdtContent>
      </w:sdt>
      <w:customXmlDelRangeEnd w:id="1279"/>
      <w:bookmarkEnd w:id="1276"/>
      <w:del w:id="1280" w:author="Paulo H. Leocadio" w:date="2024-07-17T13:08:00Z" w16du:dateUtc="2024-07-17T17:08:00Z">
        <w:r w:rsidRPr="000760BB" w:rsidDel="00EC5BCB">
          <w:delText>.</w:delText>
        </w:r>
      </w:del>
    </w:p>
    <w:p w14:paraId="5D9CC3B0" w14:textId="46C246EA" w:rsidR="000760BB" w:rsidRPr="00CD3D3F" w:rsidDel="00EC5BCB" w:rsidRDefault="000760BB" w:rsidP="00CD3D3F">
      <w:pPr>
        <w:keepNext/>
        <w:keepLines/>
        <w:spacing w:before="40" w:after="0"/>
        <w:outlineLvl w:val="1"/>
        <w:rPr>
          <w:del w:id="1281" w:author="Paulo H. Leocadio" w:date="2024-07-17T13:08:00Z" w16du:dateUtc="2024-07-17T17:08:00Z"/>
          <w:rFonts w:eastAsiaTheme="majorEastAsia" w:cstheme="majorBidi"/>
          <w:sz w:val="36"/>
          <w:szCs w:val="26"/>
        </w:rPr>
      </w:pPr>
      <w:del w:id="1282" w:author="Paulo H. Leocadio" w:date="2024-07-17T13:08:00Z" w16du:dateUtc="2024-07-17T17:08:00Z">
        <w:r w:rsidRPr="00CD3D3F" w:rsidDel="00EC5BCB">
          <w:rPr>
            <w:rFonts w:eastAsiaTheme="majorEastAsia" w:cstheme="majorBidi"/>
            <w:sz w:val="36"/>
            <w:szCs w:val="26"/>
          </w:rPr>
          <w:delText xml:space="preserve">Integration with </w:delText>
        </w:r>
        <w:commentRangeStart w:id="1283"/>
        <w:commentRangeStart w:id="1284"/>
        <w:r w:rsidRPr="00CD3D3F" w:rsidDel="00EC5BCB">
          <w:rPr>
            <w:rFonts w:eastAsiaTheme="majorEastAsia" w:cstheme="majorBidi"/>
            <w:sz w:val="36"/>
            <w:szCs w:val="26"/>
          </w:rPr>
          <w:delText>AWS</w:delText>
        </w:r>
        <w:commentRangeEnd w:id="1283"/>
        <w:r w:rsidR="00A76281" w:rsidRPr="00CD3D3F" w:rsidDel="00EC5BCB">
          <w:rPr>
            <w:rFonts w:eastAsiaTheme="majorEastAsia" w:cstheme="majorBidi"/>
            <w:sz w:val="36"/>
            <w:szCs w:val="26"/>
          </w:rPr>
          <w:commentReference w:id="1283"/>
        </w:r>
        <w:commentRangeEnd w:id="1284"/>
        <w:r w:rsidR="00812E4F" w:rsidRPr="00CD3D3F" w:rsidDel="00EC5BCB">
          <w:rPr>
            <w:rFonts w:eastAsiaTheme="majorEastAsia" w:cstheme="majorBidi"/>
            <w:sz w:val="36"/>
            <w:szCs w:val="26"/>
          </w:rPr>
          <w:commentReference w:id="1284"/>
        </w:r>
      </w:del>
    </w:p>
    <w:p w14:paraId="7284334A" w14:textId="42DD5CB8" w:rsidR="00E655A4" w:rsidRPr="005A4C96" w:rsidDel="00EC5BCB" w:rsidRDefault="00E655A4" w:rsidP="005A4C96">
      <w:pPr>
        <w:pStyle w:val="NormalBPBHEB"/>
        <w:ind w:left="360"/>
        <w:rPr>
          <w:del w:id="1285" w:author="Paulo H. Leocadio" w:date="2024-07-17T13:08:00Z" w16du:dateUtc="2024-07-17T17:08:00Z"/>
        </w:rPr>
      </w:pPr>
      <w:del w:id="1286" w:author="Paulo H. Leocadio" w:date="2024-07-17T13:08:00Z" w16du:dateUtc="2024-07-17T17:08:00Z">
        <w:r w:rsidRPr="00E655A4" w:rsidDel="00EC5BCB">
          <w:delText>Integrating Managed OpenShift with AWS enhances its functionality by utilizing AWS’s robust cloud infrastructure and services. This integration ensures that organizations can fully leverage AWS resources for optimized deployment and management of containerized applications.</w:delText>
        </w:r>
      </w:del>
    </w:p>
    <w:p w14:paraId="620C3078" w14:textId="70D367F1" w:rsidR="000760BB" w:rsidRPr="000760BB" w:rsidDel="00EC5BCB" w:rsidRDefault="000760BB" w:rsidP="008A12F7">
      <w:pPr>
        <w:pStyle w:val="NormalBPBHEB"/>
        <w:numPr>
          <w:ilvl w:val="0"/>
          <w:numId w:val="6"/>
        </w:numPr>
        <w:rPr>
          <w:del w:id="1287" w:author="Paulo H. Leocadio" w:date="2024-07-17T13:08:00Z" w16du:dateUtc="2024-07-17T17:08:00Z"/>
        </w:rPr>
      </w:pPr>
      <w:del w:id="1288" w:author="Paulo H. Leocadio" w:date="2024-07-17T13:08:00Z" w16du:dateUtc="2024-07-17T17:08:00Z">
        <w:r w:rsidRPr="000760BB" w:rsidDel="00EC5BCB">
          <w:rPr>
            <w:b/>
            <w:bCs/>
          </w:rPr>
          <w:delText>Deployment on AWS:</w:delText>
        </w:r>
        <w:r w:rsidRPr="000760BB" w:rsidDel="00EC5BCB">
          <w:delText xml:space="preserve"> Managed OpenShift is deployed on AWS infrastructure, utilizing services such as Amazon EC2, Amazon S3, and AWS </w:delText>
        </w:r>
        <w:commentRangeStart w:id="1289"/>
        <w:commentRangeStart w:id="1290"/>
        <w:r w:rsidRPr="000760BB" w:rsidDel="00EC5BCB">
          <w:delText>IAM</w:delText>
        </w:r>
        <w:commentRangeEnd w:id="1289"/>
        <w:r w:rsidR="00A76281" w:rsidDel="00EC5BCB">
          <w:rPr>
            <w:rStyle w:val="CommentReference"/>
            <w:rFonts w:eastAsiaTheme="minorHAnsi" w:cstheme="minorBidi"/>
          </w:rPr>
          <w:commentReference w:id="1289"/>
        </w:r>
        <w:commentRangeEnd w:id="1290"/>
        <w:r w:rsidR="00812E4F" w:rsidDel="00EC5BCB">
          <w:rPr>
            <w:rStyle w:val="CommentReference"/>
            <w:rFonts w:eastAsiaTheme="minorHAnsi" w:cstheme="minorBidi"/>
          </w:rPr>
          <w:commentReference w:id="1290"/>
        </w:r>
        <w:r w:rsidRPr="000760BB" w:rsidDel="00EC5BCB">
          <w:delText>.</w:delText>
        </w:r>
      </w:del>
    </w:p>
    <w:p w14:paraId="08AC5D43" w14:textId="6C68C8BB" w:rsidR="000760BB" w:rsidRPr="000760BB" w:rsidDel="00EC5BCB" w:rsidRDefault="000760BB" w:rsidP="008A12F7">
      <w:pPr>
        <w:pStyle w:val="NormalBPBHEB"/>
        <w:numPr>
          <w:ilvl w:val="0"/>
          <w:numId w:val="116"/>
        </w:numPr>
        <w:rPr>
          <w:del w:id="1291" w:author="Paulo H. Leocadio" w:date="2024-07-17T13:08:00Z" w16du:dateUtc="2024-07-17T17:08:00Z"/>
        </w:rPr>
      </w:pPr>
      <w:del w:id="1292" w:author="Paulo H. Leocadio" w:date="2024-07-17T13:08:00Z" w16du:dateUtc="2024-07-17T17:08:00Z">
        <w:r w:rsidRPr="000760BB" w:rsidDel="00EC5BCB">
          <w:delText xml:space="preserve">AWS </w:delText>
        </w:r>
        <w:r w:rsidR="00A76281" w:rsidRPr="000760BB" w:rsidDel="00EC5BCB">
          <w:delText>components</w:delText>
        </w:r>
        <w:r w:rsidRPr="000760BB" w:rsidDel="00EC5BCB">
          <w:delText>:</w:delText>
        </w:r>
      </w:del>
    </w:p>
    <w:p w14:paraId="57829BDF" w14:textId="40269958" w:rsidR="000760BB" w:rsidRPr="000760BB" w:rsidDel="00EC5BCB" w:rsidRDefault="000760BB" w:rsidP="008A12F7">
      <w:pPr>
        <w:pStyle w:val="NormalBPBHEB"/>
        <w:numPr>
          <w:ilvl w:val="0"/>
          <w:numId w:val="117"/>
        </w:numPr>
        <w:rPr>
          <w:del w:id="1293" w:author="Paulo H. Leocadio" w:date="2024-07-17T13:08:00Z" w16du:dateUtc="2024-07-17T17:08:00Z"/>
        </w:rPr>
      </w:pPr>
      <w:del w:id="1294" w:author="Paulo H. Leocadio" w:date="2024-07-17T13:08:00Z" w16du:dateUtc="2024-07-17T17:08:00Z">
        <w:r w:rsidRPr="000760BB" w:rsidDel="00EC5BCB">
          <w:delText>EC2 Instances: Provide compute resources for running OpenShift nodes.</w:delText>
        </w:r>
      </w:del>
    </w:p>
    <w:p w14:paraId="48A28D42" w14:textId="5462A692" w:rsidR="000760BB" w:rsidRPr="000760BB" w:rsidDel="00EC5BCB" w:rsidRDefault="000760BB" w:rsidP="008A12F7">
      <w:pPr>
        <w:pStyle w:val="NormalBPBHEB"/>
        <w:numPr>
          <w:ilvl w:val="0"/>
          <w:numId w:val="117"/>
        </w:numPr>
        <w:rPr>
          <w:del w:id="1295" w:author="Paulo H. Leocadio" w:date="2024-07-17T13:08:00Z" w16du:dateUtc="2024-07-17T17:08:00Z"/>
        </w:rPr>
      </w:pPr>
      <w:del w:id="1296" w:author="Paulo H. Leocadio" w:date="2024-07-17T13:08:00Z" w16du:dateUtc="2024-07-17T17:08:00Z">
        <w:r w:rsidRPr="000760BB" w:rsidDel="00EC5BCB">
          <w:delText>S3 Buckets: Store container images and artifacts.</w:delText>
        </w:r>
      </w:del>
    </w:p>
    <w:p w14:paraId="0E142EAA" w14:textId="40A6D866" w:rsidR="000760BB" w:rsidRPr="000760BB" w:rsidDel="00EC5BCB" w:rsidRDefault="000760BB" w:rsidP="008A12F7">
      <w:pPr>
        <w:pStyle w:val="NormalBPBHEB"/>
        <w:numPr>
          <w:ilvl w:val="0"/>
          <w:numId w:val="117"/>
        </w:numPr>
        <w:rPr>
          <w:del w:id="1297" w:author="Paulo H. Leocadio" w:date="2024-07-17T13:08:00Z" w16du:dateUtc="2024-07-17T17:08:00Z"/>
        </w:rPr>
      </w:pPr>
      <w:del w:id="1298" w:author="Paulo H. Leocadio" w:date="2024-07-17T13:08:00Z" w16du:dateUtc="2024-07-17T17:08:00Z">
        <w:r w:rsidRPr="000760BB" w:rsidDel="00EC5BCB">
          <w:delText>IAM: Manages access and permissions</w:delText>
        </w:r>
      </w:del>
      <w:customXmlDelRangeStart w:id="1299" w:author="Paulo H. Leocadio" w:date="2024-07-17T13:08:00Z"/>
      <w:sdt>
        <w:sdtPr>
          <w:id w:val="-1401444020"/>
          <w:citation/>
        </w:sdtPr>
        <w:sdtContent>
          <w:customXmlDelRangeEnd w:id="1299"/>
          <w:del w:id="1300" w:author="Paulo H. Leocadio" w:date="2024-07-17T13:08:00Z" w16du:dateUtc="2024-07-17T17:08:00Z">
            <w:r w:rsidR="003B2839" w:rsidDel="00EC5BCB">
              <w:fldChar w:fldCharType="begin"/>
            </w:r>
            <w:r w:rsidR="003B2839" w:rsidDel="00EC5BCB">
              <w:delInstrText xml:space="preserve"> CITATION unknown2023m \l 1033 </w:delInstrText>
            </w:r>
            <w:r w:rsidR="003B2839" w:rsidDel="00EC5BCB">
              <w:fldChar w:fldCharType="separate"/>
            </w:r>
            <w:r w:rsidR="00D34F43" w:rsidDel="00EC5BCB">
              <w:rPr>
                <w:noProof/>
              </w:rPr>
              <w:delText xml:space="preserve"> </w:delText>
            </w:r>
            <w:r w:rsidR="00D34F43" w:rsidRPr="00D34F43" w:rsidDel="00EC5BCB">
              <w:rPr>
                <w:noProof/>
              </w:rPr>
              <w:delText>[77]</w:delText>
            </w:r>
            <w:r w:rsidR="003B2839" w:rsidDel="00EC5BCB">
              <w:fldChar w:fldCharType="end"/>
            </w:r>
          </w:del>
          <w:customXmlDelRangeStart w:id="1301" w:author="Paulo H. Leocadio" w:date="2024-07-17T13:08:00Z"/>
        </w:sdtContent>
      </w:sdt>
      <w:customXmlDelRangeEnd w:id="1301"/>
      <w:customXmlDelRangeStart w:id="1302" w:author="Paulo H. Leocadio" w:date="2024-07-17T13:08:00Z"/>
      <w:sdt>
        <w:sdtPr>
          <w:id w:val="1794165973"/>
          <w:citation/>
        </w:sdtPr>
        <w:sdtContent>
          <w:customXmlDelRangeEnd w:id="1302"/>
          <w:del w:id="1303" w:author="Paulo H. Leocadio" w:date="2024-07-17T13:08:00Z" w16du:dateUtc="2024-07-17T17:08:00Z">
            <w:r w:rsidR="003B2839" w:rsidDel="00EC5BCB">
              <w:fldChar w:fldCharType="begin"/>
            </w:r>
            <w:r w:rsidR="003B2839" w:rsidDel="00EC5BCB">
              <w:delInstrText xml:space="preserve"> CITATION hat2023a \l 1033 </w:delInstrText>
            </w:r>
            <w:r w:rsidR="003B2839" w:rsidDel="00EC5BCB">
              <w:fldChar w:fldCharType="separate"/>
            </w:r>
            <w:r w:rsidR="00D34F43" w:rsidDel="00EC5BCB">
              <w:rPr>
                <w:noProof/>
              </w:rPr>
              <w:delText xml:space="preserve"> </w:delText>
            </w:r>
            <w:r w:rsidR="00D34F43" w:rsidRPr="00D34F43" w:rsidDel="00EC5BCB">
              <w:rPr>
                <w:noProof/>
              </w:rPr>
              <w:delText>[86]</w:delText>
            </w:r>
            <w:r w:rsidR="003B2839" w:rsidDel="00EC5BCB">
              <w:fldChar w:fldCharType="end"/>
            </w:r>
          </w:del>
          <w:customXmlDelRangeStart w:id="1304" w:author="Paulo H. Leocadio" w:date="2024-07-17T13:08:00Z"/>
        </w:sdtContent>
      </w:sdt>
      <w:customXmlDelRangeEnd w:id="1304"/>
      <w:del w:id="1305" w:author="Paulo H. Leocadio" w:date="2024-07-17T13:08:00Z" w16du:dateUtc="2024-07-17T17:08:00Z">
        <w:r w:rsidRPr="000760BB" w:rsidDel="00EC5BCB">
          <w:delText>.</w:delText>
        </w:r>
      </w:del>
    </w:p>
    <w:p w14:paraId="374EDD04" w14:textId="06FCADC4" w:rsidR="000760BB" w:rsidRPr="000760BB" w:rsidDel="00EC5BCB" w:rsidRDefault="000760BB" w:rsidP="008A12F7">
      <w:pPr>
        <w:pStyle w:val="NormalBPBHEB"/>
        <w:numPr>
          <w:ilvl w:val="0"/>
          <w:numId w:val="6"/>
        </w:numPr>
        <w:rPr>
          <w:del w:id="1306" w:author="Paulo H. Leocadio" w:date="2024-07-17T13:08:00Z" w16du:dateUtc="2024-07-17T17:08:00Z"/>
        </w:rPr>
      </w:pPr>
      <w:del w:id="1307" w:author="Paulo H. Leocadio" w:date="2024-07-17T13:08:00Z" w16du:dateUtc="2024-07-17T17:08:00Z">
        <w:r w:rsidRPr="000760BB" w:rsidDel="00EC5BCB">
          <w:rPr>
            <w:b/>
            <w:bCs/>
          </w:rPr>
          <w:delText>Integration with AWS Services:</w:delText>
        </w:r>
        <w:r w:rsidRPr="000760BB" w:rsidDel="00EC5BCB">
          <w:delText xml:space="preserve"> Managed OpenShift seamlessly integrates with various AWS services, enhancing its capabilities for application development and deployment.</w:delText>
        </w:r>
      </w:del>
    </w:p>
    <w:p w14:paraId="6781B133" w14:textId="51A2F61E" w:rsidR="000760BB" w:rsidRPr="000760BB" w:rsidDel="00EC5BCB" w:rsidRDefault="000760BB" w:rsidP="008A12F7">
      <w:pPr>
        <w:pStyle w:val="NormalBPBHEB"/>
        <w:numPr>
          <w:ilvl w:val="0"/>
          <w:numId w:val="116"/>
        </w:numPr>
        <w:rPr>
          <w:del w:id="1308" w:author="Paulo H. Leocadio" w:date="2024-07-17T13:08:00Z" w16du:dateUtc="2024-07-17T17:08:00Z"/>
        </w:rPr>
      </w:pPr>
      <w:del w:id="1309" w:author="Paulo H. Leocadio" w:date="2024-07-17T13:08:00Z" w16du:dateUtc="2024-07-17T17:08:00Z">
        <w:r w:rsidRPr="000760BB" w:rsidDel="00EC5BCB">
          <w:delText>AWS Service Integration:</w:delText>
        </w:r>
      </w:del>
    </w:p>
    <w:p w14:paraId="7577EE0E" w14:textId="2E531ACD" w:rsidR="000760BB" w:rsidRPr="000760BB" w:rsidDel="00EC5BCB" w:rsidRDefault="000760BB" w:rsidP="008A12F7">
      <w:pPr>
        <w:pStyle w:val="NormalBPBHEB"/>
        <w:numPr>
          <w:ilvl w:val="0"/>
          <w:numId w:val="118"/>
        </w:numPr>
        <w:rPr>
          <w:del w:id="1310" w:author="Paulo H. Leocadio" w:date="2024-07-17T13:08:00Z" w16du:dateUtc="2024-07-17T17:08:00Z"/>
        </w:rPr>
      </w:pPr>
      <w:del w:id="1311" w:author="Paulo H. Leocadio" w:date="2024-07-17T13:08:00Z" w16du:dateUtc="2024-07-17T17:08:00Z">
        <w:r w:rsidRPr="000760BB" w:rsidDel="00EC5BCB">
          <w:delText>Amazon RDS: Managed databases for applications.</w:delText>
        </w:r>
      </w:del>
    </w:p>
    <w:p w14:paraId="53CF0AB4" w14:textId="560B1CC8" w:rsidR="00A76281" w:rsidDel="00EC5BCB" w:rsidRDefault="000760BB" w:rsidP="00CD3D3F">
      <w:pPr>
        <w:pStyle w:val="NormalBPBHEB"/>
        <w:numPr>
          <w:ilvl w:val="0"/>
          <w:numId w:val="118"/>
        </w:numPr>
        <w:rPr>
          <w:del w:id="1312" w:author="Paulo H. Leocadio" w:date="2024-07-17T13:08:00Z" w16du:dateUtc="2024-07-17T17:08:00Z"/>
        </w:rPr>
      </w:pPr>
      <w:del w:id="1313" w:author="Paulo H. Leocadio" w:date="2024-07-17T13:08:00Z" w16du:dateUtc="2024-07-17T17:08:00Z">
        <w:r w:rsidRPr="000760BB" w:rsidDel="00EC5BCB">
          <w:delText>Amazon EKS: Kubernetes service for container orchestration</w:delText>
        </w:r>
      </w:del>
      <w:customXmlDelRangeStart w:id="1314" w:author="Paulo H. Leocadio" w:date="2024-07-17T13:08:00Z"/>
      <w:sdt>
        <w:sdtPr>
          <w:id w:val="874276592"/>
          <w:citation/>
        </w:sdtPr>
        <w:sdtContent>
          <w:customXmlDelRangeEnd w:id="1314"/>
          <w:del w:id="1315" w:author="Paulo H. Leocadio" w:date="2024-07-17T13:08:00Z" w16du:dateUtc="2024-07-17T17:08:00Z">
            <w:r w:rsidR="00DC1BBC" w:rsidDel="00EC5BCB">
              <w:fldChar w:fldCharType="begin"/>
            </w:r>
            <w:r w:rsidR="00DC1BBC" w:rsidDel="00EC5BCB">
              <w:delInstrText xml:space="preserve"> CITATION unknown2023m \l 1033 </w:delInstrText>
            </w:r>
            <w:r w:rsidR="00DC1BBC" w:rsidDel="00EC5BCB">
              <w:fldChar w:fldCharType="separate"/>
            </w:r>
            <w:r w:rsidR="00D34F43" w:rsidDel="00EC5BCB">
              <w:rPr>
                <w:noProof/>
              </w:rPr>
              <w:delText xml:space="preserve"> </w:delText>
            </w:r>
            <w:r w:rsidR="00D34F43" w:rsidRPr="00D34F43" w:rsidDel="00EC5BCB">
              <w:rPr>
                <w:noProof/>
              </w:rPr>
              <w:delText>[77]</w:delText>
            </w:r>
            <w:r w:rsidR="00DC1BBC" w:rsidDel="00EC5BCB">
              <w:fldChar w:fldCharType="end"/>
            </w:r>
          </w:del>
          <w:customXmlDelRangeStart w:id="1316" w:author="Paulo H. Leocadio" w:date="2024-07-17T13:08:00Z"/>
        </w:sdtContent>
      </w:sdt>
      <w:customXmlDelRangeEnd w:id="1316"/>
      <w:customXmlDelRangeStart w:id="1317" w:author="Paulo H. Leocadio" w:date="2024-07-17T13:08:00Z"/>
      <w:sdt>
        <w:sdtPr>
          <w:id w:val="-1523695629"/>
          <w:citation/>
        </w:sdtPr>
        <w:sdtContent>
          <w:customXmlDelRangeEnd w:id="1317"/>
          <w:del w:id="1318" w:author="Paulo H. Leocadio" w:date="2024-07-17T13:08:00Z" w16du:dateUtc="2024-07-17T17:08:00Z">
            <w:r w:rsidR="00DC1BBC" w:rsidDel="00EC5BCB">
              <w:fldChar w:fldCharType="begin"/>
            </w:r>
            <w:r w:rsidR="00DC1BBC" w:rsidDel="00EC5BCB">
              <w:delInstrText xml:space="preserve"> CITATION hat2023a \l 1033 </w:delInstrText>
            </w:r>
            <w:r w:rsidR="00DC1BBC" w:rsidDel="00EC5BCB">
              <w:fldChar w:fldCharType="separate"/>
            </w:r>
            <w:r w:rsidR="00D34F43" w:rsidDel="00EC5BCB">
              <w:rPr>
                <w:noProof/>
              </w:rPr>
              <w:delText xml:space="preserve"> </w:delText>
            </w:r>
            <w:r w:rsidR="00D34F43" w:rsidRPr="00D34F43" w:rsidDel="00EC5BCB">
              <w:rPr>
                <w:noProof/>
              </w:rPr>
              <w:delText>[86]</w:delText>
            </w:r>
            <w:r w:rsidR="00DC1BBC" w:rsidDel="00EC5BCB">
              <w:fldChar w:fldCharType="end"/>
            </w:r>
          </w:del>
          <w:customXmlDelRangeStart w:id="1319" w:author="Paulo H. Leocadio" w:date="2024-07-17T13:08:00Z"/>
        </w:sdtContent>
      </w:sdt>
      <w:customXmlDelRangeEnd w:id="1319"/>
      <w:del w:id="1320" w:author="Paulo H. Leocadio" w:date="2024-07-17T13:08:00Z" w16du:dateUtc="2024-07-17T17:08:00Z">
        <w:r w:rsidRPr="000760BB" w:rsidDel="00EC5BCB">
          <w:delText>.</w:delText>
        </w:r>
      </w:del>
    </w:p>
    <w:p w14:paraId="35E79230" w14:textId="70586D25" w:rsidR="000760BB" w:rsidRPr="00CD3D3F" w:rsidDel="00EC5BCB" w:rsidRDefault="000760BB" w:rsidP="00CD3D3F">
      <w:pPr>
        <w:keepNext/>
        <w:keepLines/>
        <w:spacing w:before="40" w:after="0"/>
        <w:outlineLvl w:val="1"/>
        <w:rPr>
          <w:del w:id="1321" w:author="Paulo H. Leocadio" w:date="2024-07-17T13:08:00Z" w16du:dateUtc="2024-07-17T17:08:00Z"/>
          <w:rFonts w:eastAsiaTheme="majorEastAsia" w:cstheme="majorBidi"/>
          <w:sz w:val="36"/>
          <w:szCs w:val="26"/>
        </w:rPr>
      </w:pPr>
      <w:del w:id="1322" w:author="Paulo H. Leocadio" w:date="2024-07-17T13:08:00Z" w16du:dateUtc="2024-07-17T17:08:00Z">
        <w:r w:rsidRPr="00CD3D3F" w:rsidDel="00EC5BCB">
          <w:rPr>
            <w:rFonts w:eastAsiaTheme="majorEastAsia" w:cstheme="majorBidi"/>
            <w:sz w:val="36"/>
            <w:szCs w:val="26"/>
          </w:rPr>
          <w:delText xml:space="preserve">Benefits of </w:delText>
        </w:r>
        <w:r w:rsidR="00A76281" w:rsidRPr="00CD3D3F" w:rsidDel="00EC5BCB">
          <w:rPr>
            <w:rFonts w:eastAsiaTheme="majorEastAsia" w:cstheme="majorBidi"/>
            <w:sz w:val="36"/>
            <w:szCs w:val="26"/>
          </w:rPr>
          <w:delText>integration</w:delText>
        </w:r>
      </w:del>
    </w:p>
    <w:p w14:paraId="64689043" w14:textId="011D2EB2" w:rsidR="00A76281" w:rsidRPr="000760BB" w:rsidDel="00EC5BCB" w:rsidRDefault="00A76281" w:rsidP="00555FFB">
      <w:pPr>
        <w:pStyle w:val="NormalBPBHEB"/>
        <w:rPr>
          <w:del w:id="1323" w:author="Paulo H. Leocadio" w:date="2024-07-17T13:08:00Z" w16du:dateUtc="2024-07-17T17:08:00Z"/>
        </w:rPr>
      </w:pPr>
      <w:del w:id="1324" w:author="Paulo H. Leocadio" w:date="2024-07-17T13:08:00Z" w16du:dateUtc="2024-07-17T17:08:00Z">
        <w:r w:rsidDel="00EC5BCB">
          <w:delText>The following are the benefits of integration:</w:delText>
        </w:r>
      </w:del>
    </w:p>
    <w:p w14:paraId="0FE0162E" w14:textId="7F9F8F3C" w:rsidR="000760BB" w:rsidRPr="000760BB" w:rsidDel="00EC5BCB" w:rsidRDefault="000760BB" w:rsidP="008A12F7">
      <w:pPr>
        <w:pStyle w:val="NormalBPBHEB"/>
        <w:numPr>
          <w:ilvl w:val="0"/>
          <w:numId w:val="119"/>
        </w:numPr>
        <w:rPr>
          <w:del w:id="1325" w:author="Paulo H. Leocadio" w:date="2024-07-17T13:08:00Z" w16du:dateUtc="2024-07-17T17:08:00Z"/>
        </w:rPr>
      </w:pPr>
      <w:del w:id="1326" w:author="Paulo H. Leocadio" w:date="2024-07-17T13:08:00Z" w16du:dateUtc="2024-07-17T17:08:00Z">
        <w:r w:rsidRPr="000760BB" w:rsidDel="00EC5BCB">
          <w:rPr>
            <w:b/>
            <w:bCs/>
          </w:rPr>
          <w:delText xml:space="preserve">Operational </w:delText>
        </w:r>
        <w:r w:rsidR="00A76281" w:rsidRPr="000760BB" w:rsidDel="00EC5BCB">
          <w:rPr>
            <w:b/>
            <w:bCs/>
          </w:rPr>
          <w:delText>efficiency</w:delText>
        </w:r>
        <w:r w:rsidRPr="000760BB" w:rsidDel="00EC5BCB">
          <w:rPr>
            <w:b/>
            <w:bCs/>
          </w:rPr>
          <w:delText>:</w:delText>
        </w:r>
        <w:r w:rsidRPr="000760BB" w:rsidDel="00EC5BCB">
          <w:delText xml:space="preserve"> Managed OpenShift in the cloud automates operational tasks, reducing the operational overhead on IT teams and allowing them to focus on strategic initiatives</w:delText>
        </w:r>
      </w:del>
      <w:customXmlDelRangeStart w:id="1327" w:author="Paulo H. Leocadio" w:date="2024-07-17T13:08:00Z"/>
      <w:sdt>
        <w:sdtPr>
          <w:id w:val="-1072348381"/>
          <w:citation/>
        </w:sdtPr>
        <w:sdtContent>
          <w:customXmlDelRangeEnd w:id="1327"/>
          <w:del w:id="1328" w:author="Paulo H. Leocadio" w:date="2024-07-17T13:08:00Z" w16du:dateUtc="2024-07-17T17:08:00Z">
            <w:r w:rsidR="00590E74" w:rsidDel="00EC5BCB">
              <w:fldChar w:fldCharType="begin"/>
            </w:r>
            <w:r w:rsidR="00590E74" w:rsidDel="00EC5BCB">
              <w:delInstrText xml:space="preserve"> CITATION unknown2023m \l 1033 </w:delInstrText>
            </w:r>
            <w:r w:rsidR="00590E74" w:rsidDel="00EC5BCB">
              <w:fldChar w:fldCharType="separate"/>
            </w:r>
            <w:r w:rsidR="00D34F43" w:rsidDel="00EC5BCB">
              <w:rPr>
                <w:noProof/>
              </w:rPr>
              <w:delText xml:space="preserve"> </w:delText>
            </w:r>
            <w:r w:rsidR="00D34F43" w:rsidRPr="00D34F43" w:rsidDel="00EC5BCB">
              <w:rPr>
                <w:noProof/>
              </w:rPr>
              <w:delText>[77]</w:delText>
            </w:r>
            <w:r w:rsidR="00590E74" w:rsidDel="00EC5BCB">
              <w:fldChar w:fldCharType="end"/>
            </w:r>
          </w:del>
          <w:customXmlDelRangeStart w:id="1329" w:author="Paulo H. Leocadio" w:date="2024-07-17T13:08:00Z"/>
        </w:sdtContent>
      </w:sdt>
      <w:customXmlDelRangeEnd w:id="1329"/>
      <w:del w:id="1330" w:author="Paulo H. Leocadio" w:date="2024-07-17T13:08:00Z" w16du:dateUtc="2024-07-17T17:08:00Z">
        <w:r w:rsidRPr="000760BB" w:rsidDel="00EC5BCB">
          <w:delText>.</w:delText>
        </w:r>
      </w:del>
    </w:p>
    <w:p w14:paraId="22BF94EA" w14:textId="3888D493" w:rsidR="000760BB" w:rsidRPr="000760BB" w:rsidDel="00EC5BCB" w:rsidRDefault="000760BB" w:rsidP="008A12F7">
      <w:pPr>
        <w:pStyle w:val="NormalBPBHEB"/>
        <w:numPr>
          <w:ilvl w:val="0"/>
          <w:numId w:val="119"/>
        </w:numPr>
        <w:rPr>
          <w:del w:id="1331" w:author="Paulo H. Leocadio" w:date="2024-07-17T13:08:00Z" w16du:dateUtc="2024-07-17T17:08:00Z"/>
        </w:rPr>
      </w:pPr>
      <w:del w:id="1332" w:author="Paulo H. Leocadio" w:date="2024-07-17T13:08:00Z" w16du:dateUtc="2024-07-17T17:08:00Z">
        <w:r w:rsidRPr="000760BB" w:rsidDel="00EC5BCB">
          <w:rPr>
            <w:b/>
            <w:bCs/>
          </w:rPr>
          <w:delText xml:space="preserve">Scalability and </w:delText>
        </w:r>
        <w:r w:rsidR="00A76281" w:rsidRPr="000760BB" w:rsidDel="00EC5BCB">
          <w:rPr>
            <w:b/>
            <w:bCs/>
          </w:rPr>
          <w:delText>flexibility</w:delText>
        </w:r>
        <w:r w:rsidRPr="000760BB" w:rsidDel="00EC5BCB">
          <w:rPr>
            <w:b/>
            <w:bCs/>
          </w:rPr>
          <w:delText>:</w:delText>
        </w:r>
        <w:r w:rsidRPr="000760BB" w:rsidDel="00EC5BCB">
          <w:delText xml:space="preserve"> Leveraging AWS infrastructure, Managed OpenShift provides the scalability and flexibility needed to adapt to changing workloads and business requirements.</w:delText>
        </w:r>
      </w:del>
    </w:p>
    <w:p w14:paraId="2AC0A34F" w14:textId="3643ABAC" w:rsidR="000760BB" w:rsidRPr="000760BB" w:rsidDel="00EC5BCB" w:rsidRDefault="000760BB" w:rsidP="008A12F7">
      <w:pPr>
        <w:pStyle w:val="NormalBPBHEB"/>
        <w:numPr>
          <w:ilvl w:val="0"/>
          <w:numId w:val="119"/>
        </w:numPr>
        <w:rPr>
          <w:del w:id="1333" w:author="Paulo H. Leocadio" w:date="2024-07-17T13:08:00Z" w16du:dateUtc="2024-07-17T17:08:00Z"/>
        </w:rPr>
      </w:pPr>
      <w:del w:id="1334" w:author="Paulo H. Leocadio" w:date="2024-07-17T13:08:00Z" w16du:dateUtc="2024-07-17T17:08:00Z">
        <w:r w:rsidRPr="000760BB" w:rsidDel="00EC5BCB">
          <w:rPr>
            <w:b/>
            <w:bCs/>
          </w:rPr>
          <w:delText xml:space="preserve">Enhanced </w:delText>
        </w:r>
        <w:r w:rsidR="00A76281" w:rsidRPr="000760BB" w:rsidDel="00EC5BCB">
          <w:rPr>
            <w:b/>
            <w:bCs/>
          </w:rPr>
          <w:delText>developer experience</w:delText>
        </w:r>
        <w:r w:rsidRPr="000760BB" w:rsidDel="00EC5BCB">
          <w:rPr>
            <w:b/>
            <w:bCs/>
          </w:rPr>
          <w:delText>:</w:delText>
        </w:r>
        <w:r w:rsidRPr="000760BB" w:rsidDel="00EC5BCB">
          <w:delText xml:space="preserve"> Integrated developer tools and workflows contribute to an enhanced developer experience, supporting efficient application development and deployment</w:delText>
        </w:r>
      </w:del>
      <w:customXmlDelRangeStart w:id="1335" w:author="Paulo H. Leocadio" w:date="2024-07-17T13:08:00Z"/>
      <w:sdt>
        <w:sdtPr>
          <w:id w:val="1131058479"/>
          <w:citation/>
        </w:sdtPr>
        <w:sdtContent>
          <w:customXmlDelRangeEnd w:id="1335"/>
          <w:del w:id="1336" w:author="Paulo H. Leocadio" w:date="2024-07-17T13:08:00Z" w16du:dateUtc="2024-07-17T17:08:00Z">
            <w:r w:rsidR="00D56AE3" w:rsidDel="00EC5BCB">
              <w:fldChar w:fldCharType="begin"/>
            </w:r>
            <w:r w:rsidR="00D56AE3" w:rsidDel="00EC5BCB">
              <w:delInstrText xml:space="preserve"> CITATION hat2023a \l 1033 </w:delInstrText>
            </w:r>
            <w:r w:rsidR="00D56AE3" w:rsidDel="00EC5BCB">
              <w:fldChar w:fldCharType="separate"/>
            </w:r>
            <w:r w:rsidR="00D34F43" w:rsidDel="00EC5BCB">
              <w:rPr>
                <w:noProof/>
              </w:rPr>
              <w:delText xml:space="preserve"> </w:delText>
            </w:r>
            <w:r w:rsidR="00D34F43" w:rsidRPr="00D34F43" w:rsidDel="00EC5BCB">
              <w:rPr>
                <w:noProof/>
              </w:rPr>
              <w:delText>[86]</w:delText>
            </w:r>
            <w:r w:rsidR="00D56AE3" w:rsidDel="00EC5BCB">
              <w:fldChar w:fldCharType="end"/>
            </w:r>
          </w:del>
          <w:customXmlDelRangeStart w:id="1337" w:author="Paulo H. Leocadio" w:date="2024-07-17T13:08:00Z"/>
        </w:sdtContent>
      </w:sdt>
      <w:customXmlDelRangeEnd w:id="1337"/>
      <w:del w:id="1338" w:author="Paulo H. Leocadio" w:date="2024-07-17T13:08:00Z" w16du:dateUtc="2024-07-17T17:08:00Z">
        <w:r w:rsidRPr="000760BB" w:rsidDel="00EC5BCB">
          <w:delText>.</w:delText>
        </w:r>
      </w:del>
    </w:p>
    <w:p w14:paraId="3B45E06C" w14:textId="5242D8DA" w:rsidR="000760BB" w:rsidRPr="00CD3D3F" w:rsidDel="00EC5BCB" w:rsidRDefault="000760BB" w:rsidP="00CD3D3F">
      <w:pPr>
        <w:keepNext/>
        <w:keepLines/>
        <w:spacing w:before="40" w:after="0"/>
        <w:outlineLvl w:val="1"/>
        <w:rPr>
          <w:del w:id="1339" w:author="Paulo H. Leocadio" w:date="2024-07-17T13:08:00Z" w16du:dateUtc="2024-07-17T17:08:00Z"/>
          <w:rFonts w:eastAsiaTheme="majorEastAsia" w:cstheme="majorBidi"/>
          <w:sz w:val="36"/>
          <w:szCs w:val="26"/>
        </w:rPr>
      </w:pPr>
      <w:del w:id="1340" w:author="Paulo H. Leocadio" w:date="2024-07-17T13:08:00Z" w16du:dateUtc="2024-07-17T17:08:00Z">
        <w:r w:rsidRPr="00CD3D3F" w:rsidDel="00EC5BCB">
          <w:rPr>
            <w:rFonts w:eastAsiaTheme="majorEastAsia" w:cstheme="majorBidi"/>
            <w:sz w:val="36"/>
            <w:szCs w:val="26"/>
          </w:rPr>
          <w:delText xml:space="preserve">Use </w:delText>
        </w:r>
        <w:r w:rsidR="00A76281" w:rsidRPr="00CD3D3F" w:rsidDel="00EC5BCB">
          <w:rPr>
            <w:rFonts w:eastAsiaTheme="majorEastAsia" w:cstheme="majorBidi"/>
            <w:sz w:val="36"/>
            <w:szCs w:val="26"/>
          </w:rPr>
          <w:delText>cases</w:delText>
        </w:r>
      </w:del>
    </w:p>
    <w:p w14:paraId="1FC5116F" w14:textId="157D9D5E" w:rsidR="00A76281" w:rsidRPr="000760BB" w:rsidDel="00EC5BCB" w:rsidRDefault="00A76281" w:rsidP="00555FFB">
      <w:pPr>
        <w:pStyle w:val="NormalBPBHEB"/>
        <w:rPr>
          <w:del w:id="1341" w:author="Paulo H. Leocadio" w:date="2024-07-17T13:08:00Z" w16du:dateUtc="2024-07-17T17:08:00Z"/>
        </w:rPr>
      </w:pPr>
      <w:del w:id="1342" w:author="Paulo H. Leocadio" w:date="2024-07-17T13:08:00Z" w16du:dateUtc="2024-07-17T17:08:00Z">
        <w:r w:rsidDel="00EC5BCB">
          <w:delText>The following are the use cases</w:delText>
        </w:r>
      </w:del>
      <w:customXmlDelRangeStart w:id="1343" w:author="Paulo H. Leocadio" w:date="2024-07-17T13:08:00Z"/>
      <w:sdt>
        <w:sdtPr>
          <w:id w:val="-872613451"/>
          <w:citation/>
        </w:sdtPr>
        <w:sdtContent>
          <w:customXmlDelRangeEnd w:id="1343"/>
          <w:del w:id="1344" w:author="Paulo H. Leocadio" w:date="2024-07-17T13:08:00Z" w16du:dateUtc="2024-07-17T17:08:00Z">
            <w:r w:rsidR="00F027B9" w:rsidDel="00EC5BCB">
              <w:fldChar w:fldCharType="begin"/>
            </w:r>
            <w:r w:rsidR="00F027B9" w:rsidDel="00EC5BCB">
              <w:delInstrText xml:space="preserve"> CITATION hat2023a \l 1033 </w:delInstrText>
            </w:r>
            <w:r w:rsidR="00F027B9" w:rsidDel="00EC5BCB">
              <w:fldChar w:fldCharType="separate"/>
            </w:r>
            <w:r w:rsidR="00D34F43" w:rsidDel="00EC5BCB">
              <w:rPr>
                <w:noProof/>
              </w:rPr>
              <w:delText xml:space="preserve"> </w:delText>
            </w:r>
            <w:r w:rsidR="00D34F43" w:rsidRPr="00D34F43" w:rsidDel="00EC5BCB">
              <w:rPr>
                <w:noProof/>
              </w:rPr>
              <w:delText>[86]</w:delText>
            </w:r>
            <w:r w:rsidR="00F027B9" w:rsidDel="00EC5BCB">
              <w:fldChar w:fldCharType="end"/>
            </w:r>
          </w:del>
          <w:customXmlDelRangeStart w:id="1345" w:author="Paulo H. Leocadio" w:date="2024-07-17T13:08:00Z"/>
        </w:sdtContent>
      </w:sdt>
      <w:customXmlDelRangeEnd w:id="1345"/>
      <w:del w:id="1346" w:author="Paulo H. Leocadio" w:date="2024-07-17T13:08:00Z" w16du:dateUtc="2024-07-17T17:08:00Z">
        <w:r w:rsidDel="00EC5BCB">
          <w:delText>:</w:delText>
        </w:r>
      </w:del>
    </w:p>
    <w:p w14:paraId="02BF5718" w14:textId="095F3A60" w:rsidR="000760BB" w:rsidRPr="000760BB" w:rsidDel="00EC5BCB" w:rsidRDefault="000760BB" w:rsidP="008A12F7">
      <w:pPr>
        <w:pStyle w:val="NormalBPBHEB"/>
        <w:numPr>
          <w:ilvl w:val="0"/>
          <w:numId w:val="120"/>
        </w:numPr>
        <w:rPr>
          <w:del w:id="1347" w:author="Paulo H. Leocadio" w:date="2024-07-17T13:08:00Z" w16du:dateUtc="2024-07-17T17:08:00Z"/>
        </w:rPr>
      </w:pPr>
      <w:del w:id="1348" w:author="Paulo H. Leocadio" w:date="2024-07-17T13:08:00Z" w16du:dateUtc="2024-07-17T17:08:00Z">
        <w:r w:rsidRPr="000760BB" w:rsidDel="00EC5BCB">
          <w:rPr>
            <w:b/>
            <w:bCs/>
          </w:rPr>
          <w:delText>Cloud-</w:delText>
        </w:r>
        <w:r w:rsidR="00A76281" w:rsidRPr="000760BB" w:rsidDel="00EC5BCB">
          <w:rPr>
            <w:b/>
            <w:bCs/>
          </w:rPr>
          <w:delText>native application development</w:delText>
        </w:r>
        <w:r w:rsidRPr="000760BB" w:rsidDel="00EC5BCB">
          <w:rPr>
            <w:b/>
            <w:bCs/>
          </w:rPr>
          <w:delText>:</w:delText>
        </w:r>
        <w:r w:rsidRPr="000760BB" w:rsidDel="00EC5BCB">
          <w:delText xml:space="preserve"> Organizations adopting cloud-native practices find Managed OpenShift on AWS suitable for developing and deploying applications designed for the cloud environment.</w:delText>
        </w:r>
      </w:del>
    </w:p>
    <w:p w14:paraId="017CEE9E" w14:textId="384AB482" w:rsidR="000760BB" w:rsidRPr="000760BB" w:rsidDel="00EC5BCB" w:rsidRDefault="000760BB" w:rsidP="008A12F7">
      <w:pPr>
        <w:pStyle w:val="NormalBPBHEB"/>
        <w:numPr>
          <w:ilvl w:val="0"/>
          <w:numId w:val="120"/>
        </w:numPr>
        <w:rPr>
          <w:del w:id="1349" w:author="Paulo H. Leocadio" w:date="2024-07-17T13:08:00Z" w16du:dateUtc="2024-07-17T17:08:00Z"/>
        </w:rPr>
      </w:pPr>
      <w:del w:id="1350" w:author="Paulo H. Leocadio" w:date="2024-07-17T13:08:00Z" w16du:dateUtc="2024-07-17T17:08:00Z">
        <w:r w:rsidRPr="000760BB" w:rsidDel="00EC5BCB">
          <w:rPr>
            <w:b/>
            <w:bCs/>
          </w:rPr>
          <w:delText xml:space="preserve">Microservices </w:delText>
        </w:r>
        <w:r w:rsidR="00A76281" w:rsidRPr="000760BB" w:rsidDel="00EC5BCB">
          <w:rPr>
            <w:b/>
            <w:bCs/>
          </w:rPr>
          <w:delText>architectures</w:delText>
        </w:r>
        <w:r w:rsidRPr="000760BB" w:rsidDel="00EC5BCB">
          <w:rPr>
            <w:b/>
            <w:bCs/>
          </w:rPr>
          <w:delText>:</w:delText>
        </w:r>
        <w:r w:rsidRPr="000760BB" w:rsidDel="00EC5BCB">
          <w:delText xml:space="preserve"> Managed OpenShift is well-suited for organizations implementing microservices architectures, providing a scalable and manageable platform for microservices-based applications.</w:delText>
        </w:r>
      </w:del>
    </w:p>
    <w:p w14:paraId="0F1A6992" w14:textId="4175242D" w:rsidR="008A5243" w:rsidRPr="000760BB" w:rsidDel="00EC5BCB" w:rsidRDefault="008A5243" w:rsidP="006315C9">
      <w:pPr>
        <w:pStyle w:val="Heading1BPBHEB"/>
        <w:rPr>
          <w:del w:id="1351" w:author="Paulo H. Leocadio" w:date="2024-07-17T13:08:00Z" w16du:dateUtc="2024-07-17T17:08:00Z"/>
        </w:rPr>
      </w:pPr>
      <w:del w:id="1352" w:author="Paulo H. Leocadio" w:date="2024-07-17T13:08:00Z" w16du:dateUtc="2024-07-17T17:08:00Z">
        <w:r w:rsidRPr="000760BB" w:rsidDel="00EC5BCB">
          <w:delText>Robotics</w:delText>
        </w:r>
        <w:r w:rsidDel="00EC5BCB">
          <w:delText>:</w:delText>
        </w:r>
        <w:r w:rsidRPr="000760BB" w:rsidDel="00EC5BCB">
          <w:delText xml:space="preserve"> AWS RoboMaker</w:delText>
        </w:r>
      </w:del>
    </w:p>
    <w:p w14:paraId="0350CFFF" w14:textId="31E6ED61" w:rsidR="008A5243" w:rsidRPr="000760BB" w:rsidDel="00EC5BCB" w:rsidRDefault="008A5243" w:rsidP="006315C9">
      <w:pPr>
        <w:pStyle w:val="NormalBPBHEB"/>
        <w:rPr>
          <w:del w:id="1353" w:author="Paulo H. Leocadio" w:date="2024-07-17T13:08:00Z" w16du:dateUtc="2024-07-17T17:08:00Z"/>
        </w:rPr>
      </w:pPr>
      <w:del w:id="1354" w:author="Paulo H. Leocadio" w:date="2024-07-17T13:08:00Z" w16du:dateUtc="2024-07-17T17:08:00Z">
        <w:r w:rsidRPr="000760BB" w:rsidDel="00EC5BCB">
          <w:delTex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delText>
        </w:r>
      </w:del>
    </w:p>
    <w:p w14:paraId="70A171C9" w14:textId="0037DCE3" w:rsidR="006315C9" w:rsidRPr="00CD3D3F" w:rsidDel="00EC5BCB" w:rsidRDefault="006315C9" w:rsidP="006315C9">
      <w:pPr>
        <w:keepNext/>
        <w:keepLines/>
        <w:spacing w:before="40" w:after="0"/>
        <w:outlineLvl w:val="1"/>
        <w:rPr>
          <w:del w:id="1355" w:author="Paulo H. Leocadio" w:date="2024-07-17T13:08:00Z" w16du:dateUtc="2024-07-17T17:08:00Z"/>
          <w:rFonts w:eastAsiaTheme="majorEastAsia" w:cstheme="majorBidi"/>
          <w:sz w:val="36"/>
          <w:szCs w:val="26"/>
        </w:rPr>
      </w:pPr>
      <w:del w:id="1356" w:author="Paulo H. Leocadio" w:date="2024-07-17T13:08:00Z" w16du:dateUtc="2024-07-17T17:08:00Z">
        <w:r w:rsidRPr="00CD3D3F" w:rsidDel="00EC5BCB">
          <w:rPr>
            <w:rFonts w:eastAsiaTheme="majorEastAsia" w:cstheme="majorBidi"/>
            <w:sz w:val="36"/>
            <w:szCs w:val="26"/>
          </w:rPr>
          <w:delText>Key features and capabilities</w:delText>
        </w:r>
      </w:del>
    </w:p>
    <w:p w14:paraId="7C971105" w14:textId="7AC85049" w:rsidR="006315C9" w:rsidRPr="000760BB" w:rsidDel="00EC5BCB" w:rsidRDefault="006315C9" w:rsidP="006315C9">
      <w:pPr>
        <w:pStyle w:val="NormalBPBHEB"/>
        <w:rPr>
          <w:del w:id="1357" w:author="Paulo H. Leocadio" w:date="2024-07-17T13:08:00Z" w16du:dateUtc="2024-07-17T17:08:00Z"/>
        </w:rPr>
      </w:pPr>
      <w:del w:id="1358" w:author="Paulo H. Leocadio" w:date="2024-07-17T13:08:00Z" w16du:dateUtc="2024-07-17T17:08:00Z">
        <w:r w:rsidDel="00EC5BCB">
          <w:delText xml:space="preserve">In this section, we will go through the </w:delText>
        </w:r>
        <w:r w:rsidRPr="00A76281" w:rsidDel="00EC5BCB">
          <w:delText>key features and capabilities</w:delText>
        </w:r>
        <w:r w:rsidDel="00EC5BCB">
          <w:delText>:</w:delText>
        </w:r>
      </w:del>
    </w:p>
    <w:p w14:paraId="4A74E753" w14:textId="5838CC9B" w:rsidR="006315C9" w:rsidRPr="000760BB" w:rsidDel="00EC5BCB" w:rsidRDefault="006315C9" w:rsidP="006315C9">
      <w:pPr>
        <w:pStyle w:val="NormalBPBHEB"/>
        <w:numPr>
          <w:ilvl w:val="0"/>
          <w:numId w:val="121"/>
        </w:numPr>
        <w:rPr>
          <w:del w:id="1359" w:author="Paulo H. Leocadio" w:date="2024-07-17T13:08:00Z" w16du:dateUtc="2024-07-17T17:08:00Z"/>
        </w:rPr>
      </w:pPr>
      <w:del w:id="1360" w:author="Paulo H. Leocadio" w:date="2024-07-17T13:08:00Z" w16du:dateUtc="2024-07-17T17:08:00Z">
        <w:r w:rsidRPr="000760BB" w:rsidDel="00EC5BCB">
          <w:rPr>
            <w:b/>
            <w:bCs/>
          </w:rPr>
          <w:delText>Simulation environments:</w:delText>
        </w:r>
        <w:r w:rsidRPr="000760BB" w:rsidDel="00EC5BCB">
          <w:delText xml:space="preserve"> AWS RoboMaker offers realistic simulation environments, allowing developers to test robotic applications in various scenarios before deploying them to physical robots.</w:delText>
        </w:r>
      </w:del>
    </w:p>
    <w:p w14:paraId="01DB3465" w14:textId="5E5FC5C6" w:rsidR="006315C9" w:rsidRPr="000760BB" w:rsidDel="00EC5BCB" w:rsidRDefault="006315C9" w:rsidP="006315C9">
      <w:pPr>
        <w:pStyle w:val="NormalBPBHEB"/>
        <w:numPr>
          <w:ilvl w:val="0"/>
          <w:numId w:val="121"/>
        </w:numPr>
        <w:rPr>
          <w:del w:id="1361" w:author="Paulo H. Leocadio" w:date="2024-07-17T13:08:00Z" w16du:dateUtc="2024-07-17T17:08:00Z"/>
        </w:rPr>
      </w:pPr>
      <w:del w:id="1362" w:author="Paulo H. Leocadio" w:date="2024-07-17T13:08:00Z" w16du:dateUtc="2024-07-17T17:08:00Z">
        <w:r w:rsidRPr="000760BB" w:rsidDel="00EC5BCB">
          <w:rPr>
            <w:b/>
            <w:bCs/>
          </w:rPr>
          <w:delText>Fleet management:</w:delText>
        </w:r>
        <w:r w:rsidRPr="000760BB" w:rsidDel="00EC5BCB">
          <w:delText xml:space="preserve"> The platform provides tools for managing robot fleets, enabling efficient deployment, monitoring, and updating of robotic applications at scale.</w:delText>
        </w:r>
      </w:del>
    </w:p>
    <w:p w14:paraId="5175C6FB" w14:textId="1C840027" w:rsidR="006315C9" w:rsidRPr="000760BB" w:rsidDel="00EC5BCB" w:rsidRDefault="006315C9" w:rsidP="006315C9">
      <w:pPr>
        <w:pStyle w:val="NormalBPBHEB"/>
        <w:numPr>
          <w:ilvl w:val="0"/>
          <w:numId w:val="121"/>
        </w:numPr>
        <w:rPr>
          <w:del w:id="1363" w:author="Paulo H. Leocadio" w:date="2024-07-17T13:08:00Z" w16du:dateUtc="2024-07-17T17:08:00Z"/>
        </w:rPr>
      </w:pPr>
      <w:del w:id="1364" w:author="Paulo H. Leocadio" w:date="2024-07-17T13:08:00Z" w16du:dateUtc="2024-07-17T17:08:00Z">
        <w:r w:rsidRPr="000760BB" w:rsidDel="00EC5BCB">
          <w:rPr>
            <w:b/>
            <w:bCs/>
          </w:rPr>
          <w:delText xml:space="preserve">Integration with </w:delText>
        </w:r>
        <w:r w:rsidRPr="00A76281" w:rsidDel="00EC5BCB">
          <w:rPr>
            <w:b/>
            <w:bCs/>
          </w:rPr>
          <w:delText>Robot Operating System</w:delText>
        </w:r>
        <w:r w:rsidDel="00EC5BCB">
          <w:rPr>
            <w:b/>
            <w:bCs/>
          </w:rPr>
          <w:delText xml:space="preserve"> (</w:delText>
        </w:r>
        <w:r w:rsidRPr="000760BB" w:rsidDel="00EC5BCB">
          <w:rPr>
            <w:b/>
            <w:bCs/>
          </w:rPr>
          <w:delText>ROS</w:delText>
        </w:r>
        <w:r w:rsidDel="00EC5BCB">
          <w:rPr>
            <w:b/>
            <w:bCs/>
          </w:rPr>
          <w:delText>)</w:delText>
        </w:r>
        <w:r w:rsidRPr="000760BB" w:rsidDel="00EC5BCB">
          <w:rPr>
            <w:b/>
            <w:bCs/>
          </w:rPr>
          <w:delText>:</w:delText>
        </w:r>
        <w:r w:rsidRPr="000760BB" w:rsidDel="00EC5BCB">
          <w:delText xml:space="preserve"> AWS RoboMaker seamlessly integrates with the ROS, a popular open-source middleware framework for robotics</w:delText>
        </w:r>
      </w:del>
      <w:customXmlDelRangeStart w:id="1365" w:author="Paulo H. Leocadio" w:date="2024-07-17T13:08:00Z"/>
      <w:sdt>
        <w:sdtPr>
          <w:id w:val="-981385040"/>
          <w:citation/>
        </w:sdtPr>
        <w:sdtContent>
          <w:customXmlDelRangeEnd w:id="1365"/>
          <w:del w:id="1366" w:author="Paulo H. Leocadio" w:date="2024-07-17T13:08:00Z" w16du:dateUtc="2024-07-17T17:08:00Z">
            <w:r w:rsidDel="00EC5BCB">
              <w:fldChar w:fldCharType="begin"/>
            </w:r>
            <w:r w:rsidDel="00EC5BCB">
              <w:delInstrText xml:space="preserve"> CITATION unknown2023n \l 1033 </w:delInstrText>
            </w:r>
            <w:r w:rsidDel="00EC5BCB">
              <w:fldChar w:fldCharType="separate"/>
            </w:r>
            <w:r w:rsidR="00D34F43" w:rsidDel="00EC5BCB">
              <w:rPr>
                <w:noProof/>
              </w:rPr>
              <w:delText xml:space="preserve"> </w:delText>
            </w:r>
            <w:r w:rsidR="00D34F43" w:rsidRPr="00D34F43" w:rsidDel="00EC5BCB">
              <w:rPr>
                <w:noProof/>
              </w:rPr>
              <w:delText>[87]</w:delText>
            </w:r>
            <w:r w:rsidDel="00EC5BCB">
              <w:fldChar w:fldCharType="end"/>
            </w:r>
          </w:del>
          <w:customXmlDelRangeStart w:id="1367" w:author="Paulo H. Leocadio" w:date="2024-07-17T13:08:00Z"/>
        </w:sdtContent>
      </w:sdt>
      <w:customXmlDelRangeEnd w:id="1367"/>
      <w:del w:id="1368" w:author="Paulo H. Leocadio" w:date="2024-07-17T13:08:00Z" w16du:dateUtc="2024-07-17T17:08:00Z">
        <w:r w:rsidRPr="000760BB" w:rsidDel="00EC5BCB">
          <w:delText>.</w:delText>
        </w:r>
      </w:del>
    </w:p>
    <w:p w14:paraId="783238D5" w14:textId="0F068820" w:rsidR="005D5849" w:rsidDel="00EC5BCB" w:rsidRDefault="005D5849" w:rsidP="000760BB">
      <w:pPr>
        <w:pBdr>
          <w:top w:val="nil"/>
          <w:left w:val="nil"/>
          <w:bottom w:val="nil"/>
          <w:right w:val="nil"/>
          <w:between w:val="nil"/>
        </w:pBdr>
        <w:shd w:val="clear" w:color="auto" w:fill="FFFFFF"/>
        <w:spacing w:after="100" w:line="276" w:lineRule="auto"/>
        <w:jc w:val="both"/>
        <w:rPr>
          <w:del w:id="1369" w:author="Paulo H. Leocadio" w:date="2024-07-17T13:08:00Z" w16du:dateUtc="2024-07-17T17:08:00Z"/>
          <w:b/>
          <w:bCs/>
        </w:rPr>
      </w:pPr>
    </w:p>
    <w:p w14:paraId="636363D2" w14:textId="19582029" w:rsidR="00B548F5" w:rsidDel="00EC5BCB" w:rsidRDefault="00535F92" w:rsidP="00555FFB">
      <w:pPr>
        <w:pStyle w:val="FigureBPBHEB"/>
        <w:rPr>
          <w:del w:id="1370" w:author="Paulo H. Leocadio" w:date="2024-07-17T13:08:00Z" w16du:dateUtc="2024-07-17T17:08:00Z"/>
        </w:rPr>
      </w:pPr>
      <w:del w:id="1371" w:author="Paulo H. Leocadio" w:date="2024-07-17T13:08:00Z" w16du:dateUtc="2024-07-17T17:08:00Z">
        <w:r w:rsidDel="00EC5BCB">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del>
    </w:p>
    <w:p w14:paraId="765713CF" w14:textId="431E2038" w:rsidR="00535F92" w:rsidRPr="000760BB" w:rsidDel="00EC5BCB" w:rsidRDefault="00B548F5" w:rsidP="00555FFB">
      <w:pPr>
        <w:pStyle w:val="FigureCaptionBPBHEB"/>
        <w:rPr>
          <w:del w:id="1372" w:author="Paulo H. Leocadio" w:date="2024-07-17T13:08:00Z" w16du:dateUtc="2024-07-17T17:08:00Z"/>
          <w:b/>
        </w:rPr>
      </w:pPr>
      <w:del w:id="1373" w:author="Paulo H. Leocadio" w:date="2024-07-17T13:08:00Z" w16du:dateUtc="2024-07-17T17:08:00Z">
        <w:r w:rsidRPr="00555FFB" w:rsidDel="00EC5BCB">
          <w:rPr>
            <w:b/>
            <w:bCs w:val="0"/>
          </w:rPr>
          <w:delText xml:space="preserve">Figure </w:delText>
        </w:r>
        <w:r w:rsidR="00A76281" w:rsidRPr="00555FFB" w:rsidDel="00EC5BCB">
          <w:rPr>
            <w:b/>
            <w:bCs w:val="0"/>
          </w:rPr>
          <w:delText>7.</w:delText>
        </w:r>
        <w:r w:rsidRPr="00555FFB" w:rsidDel="00EC5BCB">
          <w:rPr>
            <w:b/>
            <w:i w:val="0"/>
            <w:iCs w:val="0"/>
          </w:rPr>
          <w:fldChar w:fldCharType="begin"/>
        </w:r>
        <w:r w:rsidRPr="00555FFB" w:rsidDel="00EC5BCB">
          <w:rPr>
            <w:b/>
            <w:bCs w:val="0"/>
          </w:rPr>
          <w:delInstrText xml:space="preserve"> SEQ Figure \* ARABIC </w:delInstrText>
        </w:r>
        <w:r w:rsidRPr="00555FFB" w:rsidDel="00EC5BCB">
          <w:rPr>
            <w:b/>
            <w:i w:val="0"/>
            <w:iCs w:val="0"/>
          </w:rPr>
          <w:fldChar w:fldCharType="separate"/>
        </w:r>
        <w:r w:rsidR="009304A7" w:rsidRPr="00555FFB" w:rsidDel="00EC5BCB">
          <w:rPr>
            <w:b/>
            <w:bCs w:val="0"/>
            <w:noProof/>
          </w:rPr>
          <w:delText>15</w:delText>
        </w:r>
        <w:r w:rsidRPr="00555FFB" w:rsidDel="00EC5BCB">
          <w:rPr>
            <w:b/>
            <w:i w:val="0"/>
            <w:iCs w:val="0"/>
          </w:rPr>
          <w:fldChar w:fldCharType="end"/>
        </w:r>
        <w:r w:rsidR="00A76281" w:rsidDel="00EC5BCB">
          <w:rPr>
            <w:b/>
            <w:bCs w:val="0"/>
          </w:rPr>
          <w:delText xml:space="preserve">: </w:delText>
        </w:r>
        <w:r w:rsidRPr="000C276E" w:rsidDel="00EC5BCB">
          <w:delText xml:space="preserve">AWS RoboMaker cloud-based simulation service </w:delText>
        </w:r>
        <w:r w:rsidDel="00EC5BCB">
          <w:delText>(AWS</w:delText>
        </w:r>
        <w:r w:rsidDel="00EC5BCB">
          <w:rPr>
            <w:noProof/>
          </w:rPr>
          <w:delText xml:space="preserve"> Documentation)</w:delText>
        </w:r>
      </w:del>
    </w:p>
    <w:p w14:paraId="3269C379" w14:textId="75C6CC32" w:rsidR="00A76281" w:rsidDel="00EC5BCB" w:rsidRDefault="00A76281" w:rsidP="008E169A">
      <w:pPr>
        <w:keepNext/>
        <w:keepLines/>
        <w:spacing w:before="40" w:after="0"/>
        <w:outlineLvl w:val="1"/>
        <w:rPr>
          <w:del w:id="1374" w:author="Paulo H. Leocadio" w:date="2024-07-17T13:08:00Z" w16du:dateUtc="2024-07-17T17:08:00Z"/>
          <w:rFonts w:eastAsiaTheme="majorEastAsia" w:cstheme="majorBidi"/>
          <w:sz w:val="36"/>
          <w:szCs w:val="26"/>
        </w:rPr>
      </w:pPr>
    </w:p>
    <w:p w14:paraId="1E168810" w14:textId="0B53D11F" w:rsidR="000760BB" w:rsidRPr="00CD3D3F" w:rsidDel="00EC5BCB" w:rsidRDefault="000760BB" w:rsidP="00CD3D3F">
      <w:pPr>
        <w:keepNext/>
        <w:keepLines/>
        <w:spacing w:before="40" w:after="0"/>
        <w:outlineLvl w:val="1"/>
        <w:rPr>
          <w:del w:id="1375" w:author="Paulo H. Leocadio" w:date="2024-07-17T13:08:00Z" w16du:dateUtc="2024-07-17T17:08:00Z"/>
          <w:rFonts w:eastAsiaTheme="majorEastAsia" w:cstheme="majorBidi"/>
          <w:sz w:val="36"/>
          <w:szCs w:val="26"/>
        </w:rPr>
      </w:pPr>
      <w:del w:id="1376" w:author="Paulo H. Leocadio" w:date="2024-07-17T13:08:00Z" w16du:dateUtc="2024-07-17T17:08:00Z">
        <w:r w:rsidRPr="00CD3D3F" w:rsidDel="00EC5BCB">
          <w:rPr>
            <w:rFonts w:eastAsiaTheme="majorEastAsia" w:cstheme="majorBidi"/>
            <w:sz w:val="36"/>
            <w:szCs w:val="26"/>
          </w:rPr>
          <w:delText xml:space="preserve">AWS RoboMaker </w:delText>
        </w:r>
        <w:commentRangeStart w:id="1377"/>
        <w:commentRangeStart w:id="1378"/>
        <w:r w:rsidR="00A76281" w:rsidRPr="00CD3D3F" w:rsidDel="00EC5BCB">
          <w:rPr>
            <w:rFonts w:eastAsiaTheme="majorEastAsia" w:cstheme="majorBidi"/>
            <w:sz w:val="36"/>
            <w:szCs w:val="26"/>
          </w:rPr>
          <w:delText>workflow</w:delText>
        </w:r>
        <w:commentRangeEnd w:id="1377"/>
        <w:r w:rsidR="00A76281" w:rsidRPr="00CD3D3F" w:rsidDel="00EC5BCB">
          <w:rPr>
            <w:rFonts w:eastAsiaTheme="majorEastAsia" w:cstheme="majorBidi"/>
            <w:sz w:val="36"/>
            <w:szCs w:val="26"/>
          </w:rPr>
          <w:commentReference w:id="1377"/>
        </w:r>
        <w:commentRangeEnd w:id="1378"/>
        <w:r w:rsidR="000E51AD" w:rsidDel="00EC5BCB">
          <w:rPr>
            <w:rStyle w:val="CommentReference"/>
          </w:rPr>
          <w:commentReference w:id="1378"/>
        </w:r>
      </w:del>
    </w:p>
    <w:p w14:paraId="2D0F3DFF" w14:textId="673EE78D" w:rsidR="000E51AD" w:rsidRPr="005A4C96" w:rsidDel="00EC5BCB" w:rsidRDefault="000E51AD" w:rsidP="005A4C96">
      <w:pPr>
        <w:pStyle w:val="NormalBPBHEB"/>
        <w:ind w:left="360"/>
        <w:rPr>
          <w:del w:id="1379" w:author="Paulo H. Leocadio" w:date="2024-07-17T13:08:00Z" w16du:dateUtc="2024-07-17T17:08:00Z"/>
        </w:rPr>
      </w:pPr>
      <w:del w:id="1380" w:author="Paulo H. Leocadio" w:date="2024-07-17T13:08:00Z" w16du:dateUtc="2024-07-17T17:08:00Z">
        <w:r w:rsidRPr="000E51AD" w:rsidDel="00EC5BCB">
          <w:delTex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delText>
        </w:r>
      </w:del>
    </w:p>
    <w:p w14:paraId="616E92E5" w14:textId="77A89A2F" w:rsidR="000760BB" w:rsidRPr="000760BB" w:rsidDel="00EC5BCB" w:rsidRDefault="000760BB" w:rsidP="008A12F7">
      <w:pPr>
        <w:pStyle w:val="NormalBPBHEB"/>
        <w:numPr>
          <w:ilvl w:val="0"/>
          <w:numId w:val="122"/>
        </w:numPr>
        <w:rPr>
          <w:del w:id="1381" w:author="Paulo H. Leocadio" w:date="2024-07-17T13:08:00Z" w16du:dateUtc="2024-07-17T17:08:00Z"/>
        </w:rPr>
      </w:pPr>
      <w:del w:id="1382" w:author="Paulo H. Leocadio" w:date="2024-07-17T13:08:00Z" w16du:dateUtc="2024-07-17T17:08:00Z">
        <w:r w:rsidRPr="000760BB" w:rsidDel="00EC5BCB">
          <w:rPr>
            <w:b/>
            <w:bCs/>
          </w:rPr>
          <w:delText>Development:</w:delText>
        </w:r>
        <w:r w:rsidRPr="000760BB" w:rsidDel="00EC5BCB">
          <w:delText xml:space="preserve"> Developers can use the </w:delText>
        </w:r>
        <w:r w:rsidRPr="00555FFB" w:rsidDel="00EC5BCB">
          <w:rPr>
            <w:b/>
            <w:bCs/>
          </w:rPr>
          <w:delText>integrated development environment (IDE)</w:delText>
        </w:r>
        <w:r w:rsidRPr="000760BB" w:rsidDel="00EC5BCB">
          <w:delText xml:space="preserve"> in AWS RoboMaker to build, edit, and debug robotic applications. Simulation capabilities allow for iterative testing in virtual environments.</w:delText>
        </w:r>
      </w:del>
    </w:p>
    <w:p w14:paraId="6A064729" w14:textId="27022137" w:rsidR="000760BB" w:rsidRPr="000760BB" w:rsidDel="00EC5BCB" w:rsidRDefault="000760BB" w:rsidP="008A12F7">
      <w:pPr>
        <w:pStyle w:val="NormalBPBHEB"/>
        <w:numPr>
          <w:ilvl w:val="0"/>
          <w:numId w:val="122"/>
        </w:numPr>
        <w:rPr>
          <w:del w:id="1383" w:author="Paulo H. Leocadio" w:date="2024-07-17T13:08:00Z" w16du:dateUtc="2024-07-17T17:08:00Z"/>
        </w:rPr>
      </w:pPr>
      <w:del w:id="1384" w:author="Paulo H. Leocadio" w:date="2024-07-17T13:08:00Z" w16du:dateUtc="2024-07-17T17:08:00Z">
        <w:r w:rsidRPr="000760BB" w:rsidDel="00EC5BCB">
          <w:rPr>
            <w:b/>
            <w:bCs/>
          </w:rPr>
          <w:delText>Simulation:</w:delText>
        </w:r>
        <w:r w:rsidRPr="000760BB" w:rsidDel="00EC5BCB">
          <w:delText xml:space="preserve"> Realistic simulations assist in validating and optimizing robot behavior in a variety of scenarios, reducing the need for extensive physical testing.</w:delText>
        </w:r>
      </w:del>
    </w:p>
    <w:p w14:paraId="598B9C99" w14:textId="13CBAC21" w:rsidR="00A76281" w:rsidDel="00EC5BCB" w:rsidRDefault="000760BB" w:rsidP="00CD3D3F">
      <w:pPr>
        <w:pStyle w:val="NormalBPBHEB"/>
        <w:numPr>
          <w:ilvl w:val="0"/>
          <w:numId w:val="122"/>
        </w:numPr>
        <w:rPr>
          <w:del w:id="1385" w:author="Paulo H. Leocadio" w:date="2024-07-17T13:08:00Z" w16du:dateUtc="2024-07-17T17:08:00Z"/>
        </w:rPr>
      </w:pPr>
      <w:del w:id="1386" w:author="Paulo H. Leocadio" w:date="2024-07-17T13:08:00Z" w16du:dateUtc="2024-07-17T17:08:00Z">
        <w:r w:rsidRPr="00D35504" w:rsidDel="00EC5BCB">
          <w:rPr>
            <w:b/>
            <w:bCs/>
          </w:rPr>
          <w:delText>Deployment:</w:delText>
        </w:r>
        <w:r w:rsidRPr="000760BB" w:rsidDel="00EC5BCB">
          <w:delText xml:space="preserve"> Once satisfied with the simulation results, developers can deploy robotic applications to physical robot fleets, managing the deployment process through AWS RoboMaker</w:delText>
        </w:r>
      </w:del>
      <w:customXmlDelRangeStart w:id="1387" w:author="Paulo H. Leocadio" w:date="2024-07-17T13:08:00Z"/>
      <w:sdt>
        <w:sdtPr>
          <w:id w:val="-1967963712"/>
          <w:citation/>
        </w:sdtPr>
        <w:sdtContent>
          <w:customXmlDelRangeEnd w:id="1387"/>
          <w:del w:id="1388" w:author="Paulo H. Leocadio" w:date="2024-07-17T13:08:00Z" w16du:dateUtc="2024-07-17T17:08:00Z">
            <w:r w:rsidR="0081764F" w:rsidDel="00EC5BCB">
              <w:fldChar w:fldCharType="begin"/>
            </w:r>
            <w:r w:rsidR="0081764F" w:rsidDel="00EC5BCB">
              <w:delInstrText xml:space="preserve"> CITATION unknown2023n \l 1033 </w:delInstrText>
            </w:r>
            <w:r w:rsidR="0081764F" w:rsidDel="00EC5BCB">
              <w:fldChar w:fldCharType="separate"/>
            </w:r>
            <w:r w:rsidR="00D34F43" w:rsidDel="00EC5BCB">
              <w:rPr>
                <w:noProof/>
              </w:rPr>
              <w:delText xml:space="preserve"> </w:delText>
            </w:r>
            <w:r w:rsidR="00D34F43" w:rsidRPr="00D34F43" w:rsidDel="00EC5BCB">
              <w:rPr>
                <w:noProof/>
              </w:rPr>
              <w:delText>[87]</w:delText>
            </w:r>
            <w:r w:rsidR="0081764F" w:rsidDel="00EC5BCB">
              <w:fldChar w:fldCharType="end"/>
            </w:r>
          </w:del>
          <w:customXmlDelRangeStart w:id="1389" w:author="Paulo H. Leocadio" w:date="2024-07-17T13:08:00Z"/>
        </w:sdtContent>
      </w:sdt>
      <w:customXmlDelRangeEnd w:id="1389"/>
      <w:del w:id="1390" w:author="Paulo H. Leocadio" w:date="2024-07-17T13:08:00Z" w16du:dateUtc="2024-07-17T17:08:00Z">
        <w:r w:rsidRPr="000760BB" w:rsidDel="00EC5BCB">
          <w:delText>.</w:delText>
        </w:r>
      </w:del>
    </w:p>
    <w:p w14:paraId="1C242835" w14:textId="5B02153F" w:rsidR="00A76281" w:rsidRPr="00CD3D3F" w:rsidDel="00EC5BCB" w:rsidRDefault="000760BB" w:rsidP="00CD3D3F">
      <w:pPr>
        <w:keepNext/>
        <w:keepLines/>
        <w:spacing w:before="40" w:after="0"/>
        <w:outlineLvl w:val="1"/>
        <w:rPr>
          <w:del w:id="1391" w:author="Paulo H. Leocadio" w:date="2024-07-17T13:08:00Z" w16du:dateUtc="2024-07-17T17:08:00Z"/>
          <w:rFonts w:eastAsiaTheme="majorEastAsia" w:cstheme="majorBidi"/>
          <w:sz w:val="36"/>
          <w:szCs w:val="26"/>
        </w:rPr>
      </w:pPr>
      <w:del w:id="1392" w:author="Paulo H. Leocadio" w:date="2024-07-17T13:08:00Z" w16du:dateUtc="2024-07-17T17:08:00Z">
        <w:r w:rsidRPr="00CD3D3F" w:rsidDel="00EC5BCB">
          <w:rPr>
            <w:rFonts w:eastAsiaTheme="majorEastAsia" w:cstheme="majorBidi"/>
            <w:sz w:val="36"/>
            <w:szCs w:val="26"/>
          </w:rPr>
          <w:delText xml:space="preserve">Integration with AWS </w:delText>
        </w:r>
        <w:commentRangeStart w:id="1393"/>
        <w:commentRangeStart w:id="1394"/>
        <w:r w:rsidRPr="00CD3D3F" w:rsidDel="00EC5BCB">
          <w:rPr>
            <w:rFonts w:eastAsiaTheme="majorEastAsia" w:cstheme="majorBidi"/>
            <w:sz w:val="36"/>
            <w:szCs w:val="26"/>
          </w:rPr>
          <w:delText>Services</w:delText>
        </w:r>
        <w:commentRangeEnd w:id="1393"/>
        <w:r w:rsidR="00A76281" w:rsidRPr="00CD3D3F" w:rsidDel="00EC5BCB">
          <w:rPr>
            <w:rFonts w:eastAsiaTheme="majorEastAsia" w:cstheme="majorBidi"/>
            <w:sz w:val="36"/>
            <w:szCs w:val="26"/>
          </w:rPr>
          <w:commentReference w:id="1393"/>
        </w:r>
        <w:commentRangeEnd w:id="1394"/>
        <w:r w:rsidR="0085615E" w:rsidDel="00EC5BCB">
          <w:rPr>
            <w:rStyle w:val="CommentReference"/>
          </w:rPr>
          <w:commentReference w:id="1394"/>
        </w:r>
      </w:del>
    </w:p>
    <w:p w14:paraId="207F8F45" w14:textId="7553F8B0" w:rsidR="0060773C" w:rsidRPr="005A4C96" w:rsidDel="00EC5BCB" w:rsidRDefault="0060773C" w:rsidP="005A4C96">
      <w:pPr>
        <w:pStyle w:val="NormalBPBHEB"/>
        <w:ind w:left="360"/>
        <w:rPr>
          <w:del w:id="1395" w:author="Paulo H. Leocadio" w:date="2024-07-17T13:08:00Z" w16du:dateUtc="2024-07-17T17:08:00Z"/>
        </w:rPr>
      </w:pPr>
      <w:del w:id="1396" w:author="Paulo H. Leocadio" w:date="2024-07-17T13:08:00Z" w16du:dateUtc="2024-07-17T17:08:00Z">
        <w:r w:rsidRPr="0060773C" w:rsidDel="00EC5BCB">
          <w:delText>To enhance the functionality and efficiency of robotic applications, AWS RoboMaker integrates seamlessly with a range of AWS services. These integrations enable developers to leverage AWS's robust cloud infrastructure and tools for storage, resource provisioning, and more.</w:delText>
        </w:r>
      </w:del>
    </w:p>
    <w:p w14:paraId="757655D3" w14:textId="2FFCE0A3" w:rsidR="000760BB" w:rsidRPr="000760BB" w:rsidDel="00EC5BCB" w:rsidRDefault="000760BB" w:rsidP="008A12F7">
      <w:pPr>
        <w:pStyle w:val="NormalBPBHEB"/>
        <w:numPr>
          <w:ilvl w:val="0"/>
          <w:numId w:val="123"/>
        </w:numPr>
        <w:rPr>
          <w:del w:id="1397" w:author="Paulo H. Leocadio" w:date="2024-07-17T13:08:00Z" w16du:dateUtc="2024-07-17T17:08:00Z"/>
        </w:rPr>
      </w:pPr>
      <w:del w:id="1398" w:author="Paulo H. Leocadio" w:date="2024-07-17T13:08:00Z" w16du:dateUtc="2024-07-17T17:08:00Z">
        <w:r w:rsidRPr="000760BB" w:rsidDel="00EC5BCB">
          <w:rPr>
            <w:b/>
            <w:bCs/>
          </w:rPr>
          <w:delText>Amazon S3:</w:delText>
        </w:r>
        <w:r w:rsidRPr="000760BB" w:rsidDel="00EC5BCB">
          <w:delText xml:space="preserve"> AWS RoboMaker integrates with Amazon S3 for storing and accessing simulation data, model files, and other artifacts.</w:delText>
        </w:r>
      </w:del>
    </w:p>
    <w:p w14:paraId="01C191E6" w14:textId="4488B1BE" w:rsidR="00A76281" w:rsidRPr="000760BB" w:rsidDel="00EC5BCB" w:rsidRDefault="000760BB" w:rsidP="00CD3D3F">
      <w:pPr>
        <w:pStyle w:val="NormalBPBHEB"/>
        <w:numPr>
          <w:ilvl w:val="0"/>
          <w:numId w:val="123"/>
        </w:numPr>
        <w:rPr>
          <w:del w:id="1399" w:author="Paulo H. Leocadio" w:date="2024-07-17T13:08:00Z" w16du:dateUtc="2024-07-17T17:08:00Z"/>
        </w:rPr>
      </w:pPr>
      <w:del w:id="1400" w:author="Paulo H. Leocadio" w:date="2024-07-17T13:08:00Z" w16du:dateUtc="2024-07-17T17:08:00Z">
        <w:r w:rsidRPr="00D35504" w:rsidDel="00EC5BCB">
          <w:rPr>
            <w:b/>
            <w:bCs/>
          </w:rPr>
          <w:delText>AWS CloudFormation:</w:delText>
        </w:r>
        <w:r w:rsidRPr="000760BB" w:rsidDel="00EC5BCB">
          <w:delText xml:space="preserve"> Infrastructure as code is facilitated through AWS CloudFormation, allowing users to define and provision AWS resources for robotics applications</w:delText>
        </w:r>
      </w:del>
      <w:customXmlDelRangeStart w:id="1401" w:author="Paulo H. Leocadio" w:date="2024-07-17T13:08:00Z"/>
      <w:sdt>
        <w:sdtPr>
          <w:id w:val="1808815711"/>
          <w:citation/>
        </w:sdtPr>
        <w:sdtContent>
          <w:customXmlDelRangeEnd w:id="1401"/>
          <w:del w:id="1402" w:author="Paulo H. Leocadio" w:date="2024-07-17T13:08:00Z" w16du:dateUtc="2024-07-17T17:08:00Z">
            <w:r w:rsidR="000E5628" w:rsidDel="00EC5BCB">
              <w:fldChar w:fldCharType="begin"/>
            </w:r>
            <w:r w:rsidR="000E5628" w:rsidDel="00EC5BCB">
              <w:delInstrText xml:space="preserve"> CITATION unknown2023n \l 1033 </w:delInstrText>
            </w:r>
            <w:r w:rsidR="000E5628" w:rsidDel="00EC5BCB">
              <w:fldChar w:fldCharType="separate"/>
            </w:r>
            <w:r w:rsidR="00D34F43" w:rsidDel="00EC5BCB">
              <w:rPr>
                <w:noProof/>
              </w:rPr>
              <w:delText xml:space="preserve"> </w:delText>
            </w:r>
            <w:r w:rsidR="00D34F43" w:rsidRPr="00D34F43" w:rsidDel="00EC5BCB">
              <w:rPr>
                <w:noProof/>
              </w:rPr>
              <w:delText>[87]</w:delText>
            </w:r>
            <w:r w:rsidR="000E5628" w:rsidDel="00EC5BCB">
              <w:fldChar w:fldCharType="end"/>
            </w:r>
          </w:del>
          <w:customXmlDelRangeStart w:id="1403" w:author="Paulo H. Leocadio" w:date="2024-07-17T13:08:00Z"/>
        </w:sdtContent>
      </w:sdt>
      <w:customXmlDelRangeEnd w:id="1403"/>
      <w:del w:id="1404" w:author="Paulo H. Leocadio" w:date="2024-07-17T13:08:00Z" w16du:dateUtc="2024-07-17T17:08:00Z">
        <w:r w:rsidRPr="000760BB" w:rsidDel="00EC5BCB">
          <w:delText>.</w:delText>
        </w:r>
      </w:del>
    </w:p>
    <w:p w14:paraId="18282CD9" w14:textId="593D20CC" w:rsidR="000760BB" w:rsidRPr="00CD3D3F" w:rsidDel="00EC5BCB" w:rsidRDefault="000760BB" w:rsidP="00CD3D3F">
      <w:pPr>
        <w:keepNext/>
        <w:keepLines/>
        <w:spacing w:before="40" w:after="0"/>
        <w:outlineLvl w:val="1"/>
        <w:rPr>
          <w:del w:id="1405" w:author="Paulo H. Leocadio" w:date="2024-07-17T13:08:00Z" w16du:dateUtc="2024-07-17T17:08:00Z"/>
          <w:rFonts w:eastAsiaTheme="majorEastAsia" w:cstheme="majorBidi"/>
          <w:sz w:val="36"/>
          <w:szCs w:val="26"/>
        </w:rPr>
      </w:pPr>
      <w:del w:id="1406" w:author="Paulo H. Leocadio" w:date="2024-07-17T13:08:00Z" w16du:dateUtc="2024-07-17T17:08:00Z">
        <w:r w:rsidRPr="00CD3D3F" w:rsidDel="00EC5BCB">
          <w:rPr>
            <w:rFonts w:eastAsiaTheme="majorEastAsia" w:cstheme="majorBidi"/>
            <w:sz w:val="36"/>
            <w:szCs w:val="26"/>
          </w:rPr>
          <w:delText xml:space="preserve">Use </w:delText>
        </w:r>
        <w:r w:rsidR="00A76281" w:rsidRPr="00CD3D3F" w:rsidDel="00EC5BCB">
          <w:rPr>
            <w:rFonts w:eastAsiaTheme="majorEastAsia" w:cstheme="majorBidi"/>
            <w:sz w:val="36"/>
            <w:szCs w:val="26"/>
          </w:rPr>
          <w:delText>cases</w:delText>
        </w:r>
      </w:del>
    </w:p>
    <w:p w14:paraId="1DB7B7C3" w14:textId="003D3B03" w:rsidR="00A76281" w:rsidRPr="000760BB" w:rsidDel="00EC5BCB" w:rsidRDefault="00A76281" w:rsidP="00555FFB">
      <w:pPr>
        <w:pStyle w:val="NormalBPBHEB"/>
        <w:rPr>
          <w:del w:id="1407" w:author="Paulo H. Leocadio" w:date="2024-07-17T13:08:00Z" w16du:dateUtc="2024-07-17T17:08:00Z"/>
        </w:rPr>
      </w:pPr>
      <w:del w:id="1408" w:author="Paulo H. Leocadio" w:date="2024-07-17T13:08:00Z" w16du:dateUtc="2024-07-17T17:08:00Z">
        <w:r w:rsidDel="00EC5BCB">
          <w:delText>The following are the use cases:</w:delText>
        </w:r>
      </w:del>
    </w:p>
    <w:p w14:paraId="584D3B46" w14:textId="78BD7422" w:rsidR="000760BB" w:rsidRPr="000760BB" w:rsidDel="00EC5BCB" w:rsidRDefault="000760BB" w:rsidP="008A12F7">
      <w:pPr>
        <w:pStyle w:val="NormalBPBHEB"/>
        <w:numPr>
          <w:ilvl w:val="0"/>
          <w:numId w:val="124"/>
        </w:numPr>
        <w:rPr>
          <w:del w:id="1409" w:author="Paulo H. Leocadio" w:date="2024-07-17T13:08:00Z" w16du:dateUtc="2024-07-17T17:08:00Z"/>
        </w:rPr>
      </w:pPr>
      <w:del w:id="1410" w:author="Paulo H. Leocadio" w:date="2024-07-17T13:08:00Z" w16du:dateUtc="2024-07-17T17:08:00Z">
        <w:r w:rsidRPr="000760BB" w:rsidDel="00EC5BCB">
          <w:rPr>
            <w:b/>
            <w:bCs/>
          </w:rPr>
          <w:delText xml:space="preserve">Industrial </w:delText>
        </w:r>
        <w:r w:rsidR="00A76281" w:rsidRPr="000760BB" w:rsidDel="00EC5BCB">
          <w:rPr>
            <w:b/>
            <w:bCs/>
          </w:rPr>
          <w:delText>automation</w:delText>
        </w:r>
        <w:r w:rsidRPr="000760BB" w:rsidDel="00EC5BCB">
          <w:rPr>
            <w:b/>
            <w:bCs/>
          </w:rPr>
          <w:delText>:</w:delText>
        </w:r>
        <w:r w:rsidRPr="000760BB" w:rsidDel="00EC5BCB">
          <w:delText xml:space="preserve"> AWS RoboMaker is applied in industrial settings for automating tasks such as material handling, inspection, and logistics using robotic systems.</w:delText>
        </w:r>
      </w:del>
    </w:p>
    <w:p w14:paraId="37079736" w14:textId="4BAF11D6" w:rsidR="00A76281" w:rsidRPr="00611C64" w:rsidDel="00EC5BCB" w:rsidRDefault="000760BB" w:rsidP="00611C64">
      <w:pPr>
        <w:pStyle w:val="NormalBPBHEB"/>
        <w:numPr>
          <w:ilvl w:val="0"/>
          <w:numId w:val="124"/>
        </w:numPr>
        <w:rPr>
          <w:del w:id="1411" w:author="Paulo H. Leocadio" w:date="2024-07-17T13:08:00Z" w16du:dateUtc="2024-07-17T17:08:00Z"/>
          <w:b/>
          <w:bCs/>
        </w:rPr>
      </w:pPr>
      <w:del w:id="1412" w:author="Paulo H. Leocadio" w:date="2024-07-17T13:08:00Z" w16du:dateUtc="2024-07-17T17:08:00Z">
        <w:r w:rsidRPr="00D35504" w:rsidDel="00EC5BCB">
          <w:rPr>
            <w:b/>
            <w:bCs/>
          </w:rPr>
          <w:delText xml:space="preserve">Research and </w:delText>
        </w:r>
        <w:r w:rsidR="00A76281" w:rsidRPr="00D35504" w:rsidDel="00EC5BCB">
          <w:rPr>
            <w:b/>
            <w:bCs/>
          </w:rPr>
          <w:delText>education</w:delText>
        </w:r>
        <w:r w:rsidRPr="00D35504" w:rsidDel="00EC5BCB">
          <w:rPr>
            <w:b/>
            <w:bCs/>
          </w:rPr>
          <w:delText>:</w:delText>
        </w:r>
        <w:r w:rsidRPr="00611C64" w:rsidDel="00EC5BCB">
          <w:rPr>
            <w:b/>
            <w:bCs/>
          </w:rPr>
          <w:delText xml:space="preserve"> </w:delText>
        </w:r>
        <w:r w:rsidRPr="003D6C51" w:rsidDel="00EC5BCB">
          <w:delText>Educational institutions and researchers utilize AWS RoboMaker to experiment with and develop advanced robotics applications in a cloud-based environment</w:delText>
        </w:r>
      </w:del>
      <w:customXmlDelRangeStart w:id="1413" w:author="Paulo H. Leocadio" w:date="2024-07-17T13:08:00Z"/>
      <w:sdt>
        <w:sdtPr>
          <w:id w:val="-1001278346"/>
          <w:citation/>
        </w:sdtPr>
        <w:sdtContent>
          <w:customXmlDelRangeEnd w:id="1413"/>
          <w:del w:id="1414" w:author="Paulo H. Leocadio" w:date="2024-07-17T13:08:00Z" w16du:dateUtc="2024-07-17T17:08:00Z">
            <w:r w:rsidR="00E963EF" w:rsidRPr="003D6C51" w:rsidDel="00EC5BCB">
              <w:fldChar w:fldCharType="begin"/>
            </w:r>
            <w:r w:rsidR="00E963EF" w:rsidRPr="003D6C51" w:rsidDel="00EC5BCB">
              <w:delInstrText xml:space="preserve"> CITATION unknown2023n \l 1033 </w:delInstrText>
            </w:r>
            <w:r w:rsidR="00E963EF" w:rsidRPr="003D6C51" w:rsidDel="00EC5BCB">
              <w:fldChar w:fldCharType="separate"/>
            </w:r>
            <w:r w:rsidR="00D34F43" w:rsidDel="00EC5BCB">
              <w:rPr>
                <w:noProof/>
              </w:rPr>
              <w:delText xml:space="preserve"> </w:delText>
            </w:r>
            <w:r w:rsidR="00D34F43" w:rsidRPr="00D34F43" w:rsidDel="00EC5BCB">
              <w:rPr>
                <w:noProof/>
              </w:rPr>
              <w:delText>[87]</w:delText>
            </w:r>
            <w:r w:rsidR="00E963EF" w:rsidRPr="003D6C51" w:rsidDel="00EC5BCB">
              <w:fldChar w:fldCharType="end"/>
            </w:r>
          </w:del>
          <w:customXmlDelRangeStart w:id="1415" w:author="Paulo H. Leocadio" w:date="2024-07-17T13:08:00Z"/>
        </w:sdtContent>
      </w:sdt>
      <w:customXmlDelRangeEnd w:id="1415"/>
      <w:del w:id="1416" w:author="Paulo H. Leocadio" w:date="2024-07-17T13:08:00Z" w16du:dateUtc="2024-07-17T17:08:00Z">
        <w:r w:rsidRPr="003D6C51" w:rsidDel="00EC5BCB">
          <w:delText>.</w:delText>
        </w:r>
      </w:del>
    </w:p>
    <w:p w14:paraId="4B9669BC" w14:textId="03519B89" w:rsidR="000760BB" w:rsidRPr="00CD3D3F" w:rsidDel="00EC5BCB" w:rsidRDefault="000760BB" w:rsidP="00CD3D3F">
      <w:pPr>
        <w:keepNext/>
        <w:keepLines/>
        <w:spacing w:before="40" w:after="0"/>
        <w:outlineLvl w:val="1"/>
        <w:rPr>
          <w:del w:id="1417" w:author="Paulo H. Leocadio" w:date="2024-07-17T13:08:00Z" w16du:dateUtc="2024-07-17T17:08:00Z"/>
          <w:rFonts w:eastAsiaTheme="majorEastAsia" w:cstheme="majorBidi"/>
          <w:sz w:val="36"/>
          <w:szCs w:val="26"/>
        </w:rPr>
      </w:pPr>
      <w:del w:id="1418" w:author="Paulo H. Leocadio" w:date="2024-07-17T13:08:00Z" w16du:dateUtc="2024-07-17T17:08:00Z">
        <w:r w:rsidRPr="00CD3D3F" w:rsidDel="00EC5BCB">
          <w:rPr>
            <w:rFonts w:eastAsiaTheme="majorEastAsia" w:cstheme="majorBidi"/>
            <w:sz w:val="36"/>
            <w:szCs w:val="26"/>
          </w:rPr>
          <w:delText>Benefits of AWS RoboMaker</w:delText>
        </w:r>
      </w:del>
    </w:p>
    <w:p w14:paraId="1DBAA8D6" w14:textId="61AC243E" w:rsidR="00A76281" w:rsidRPr="000760BB" w:rsidDel="00EC5BCB" w:rsidRDefault="00A76281" w:rsidP="00555FFB">
      <w:pPr>
        <w:pStyle w:val="NormalBPBHEB"/>
        <w:rPr>
          <w:del w:id="1419" w:author="Paulo H. Leocadio" w:date="2024-07-17T13:08:00Z" w16du:dateUtc="2024-07-17T17:08:00Z"/>
        </w:rPr>
      </w:pPr>
      <w:del w:id="1420" w:author="Paulo H. Leocadio" w:date="2024-07-17T13:08:00Z" w16du:dateUtc="2024-07-17T17:08:00Z">
        <w:r w:rsidDel="00EC5BCB">
          <w:delText>The following are the benefits of AWS RoboMaker:</w:delText>
        </w:r>
      </w:del>
    </w:p>
    <w:p w14:paraId="64631C00" w14:textId="6A7D18D6" w:rsidR="000760BB" w:rsidRPr="000760BB" w:rsidDel="00EC5BCB" w:rsidRDefault="000760BB" w:rsidP="008A12F7">
      <w:pPr>
        <w:pStyle w:val="NormalBPBHEB"/>
        <w:numPr>
          <w:ilvl w:val="0"/>
          <w:numId w:val="125"/>
        </w:numPr>
        <w:rPr>
          <w:del w:id="1421" w:author="Paulo H. Leocadio" w:date="2024-07-17T13:08:00Z" w16du:dateUtc="2024-07-17T17:08:00Z"/>
        </w:rPr>
      </w:pPr>
      <w:del w:id="1422" w:author="Paulo H. Leocadio" w:date="2024-07-17T13:08:00Z" w16du:dateUtc="2024-07-17T17:08:00Z">
        <w:r w:rsidRPr="000760BB" w:rsidDel="00EC5BCB">
          <w:rPr>
            <w:b/>
            <w:bCs/>
          </w:rPr>
          <w:delText>Cost-</w:delText>
        </w:r>
        <w:r w:rsidR="00A76281" w:rsidRPr="000760BB" w:rsidDel="00EC5BCB">
          <w:rPr>
            <w:b/>
            <w:bCs/>
          </w:rPr>
          <w:delText>effective development</w:delText>
        </w:r>
        <w:r w:rsidRPr="000760BB" w:rsidDel="00EC5BCB">
          <w:rPr>
            <w:b/>
            <w:bCs/>
          </w:rPr>
          <w:delText>:</w:delText>
        </w:r>
        <w:r w:rsidRPr="000760BB" w:rsidDel="00EC5BCB">
          <w:delText xml:space="preserve"> Simulation capabilities reduce the need for extensive physical testing, resulting in cost savings during the development process.</w:delText>
        </w:r>
      </w:del>
    </w:p>
    <w:p w14:paraId="49360983" w14:textId="6E905D6B" w:rsidR="000760BB" w:rsidRPr="000760BB" w:rsidDel="00EC5BCB" w:rsidRDefault="000760BB" w:rsidP="008A12F7">
      <w:pPr>
        <w:pStyle w:val="NormalBPBHEB"/>
        <w:numPr>
          <w:ilvl w:val="0"/>
          <w:numId w:val="125"/>
        </w:numPr>
        <w:rPr>
          <w:del w:id="1423" w:author="Paulo H. Leocadio" w:date="2024-07-17T13:08:00Z" w16du:dateUtc="2024-07-17T17:08:00Z"/>
        </w:rPr>
      </w:pPr>
      <w:del w:id="1424" w:author="Paulo H. Leocadio" w:date="2024-07-17T13:08:00Z" w16du:dateUtc="2024-07-17T17:08:00Z">
        <w:r w:rsidRPr="000760BB" w:rsidDel="00EC5BCB">
          <w:rPr>
            <w:b/>
            <w:bCs/>
          </w:rPr>
          <w:delText>Scalability:</w:delText>
        </w:r>
        <w:r w:rsidRPr="000760BB" w:rsidDel="00EC5BCB">
          <w:delText xml:space="preserve"> AWS RoboMaker supports the scalability of robotic applications, allowing developers to deploy and manage large fleets of robots efficiently</w:delText>
        </w:r>
      </w:del>
      <w:customXmlDelRangeStart w:id="1425" w:author="Paulo H. Leocadio" w:date="2024-07-17T13:08:00Z"/>
      <w:sdt>
        <w:sdtPr>
          <w:id w:val="-86926494"/>
          <w:citation/>
        </w:sdtPr>
        <w:sdtContent>
          <w:customXmlDelRangeEnd w:id="1425"/>
          <w:del w:id="1426" w:author="Paulo H. Leocadio" w:date="2024-07-17T13:08:00Z" w16du:dateUtc="2024-07-17T17:08:00Z">
            <w:r w:rsidR="00E963EF" w:rsidDel="00EC5BCB">
              <w:fldChar w:fldCharType="begin"/>
            </w:r>
            <w:r w:rsidR="00E963EF" w:rsidDel="00EC5BCB">
              <w:delInstrText xml:space="preserve"> CITATION unknown2023n \l 1033 </w:delInstrText>
            </w:r>
            <w:r w:rsidR="00E963EF" w:rsidDel="00EC5BCB">
              <w:fldChar w:fldCharType="separate"/>
            </w:r>
            <w:r w:rsidR="00D34F43" w:rsidDel="00EC5BCB">
              <w:rPr>
                <w:noProof/>
              </w:rPr>
              <w:delText xml:space="preserve"> </w:delText>
            </w:r>
            <w:r w:rsidR="00D34F43" w:rsidRPr="00D34F43" w:rsidDel="00EC5BCB">
              <w:rPr>
                <w:noProof/>
              </w:rPr>
              <w:delText>[87]</w:delText>
            </w:r>
            <w:r w:rsidR="00E963EF" w:rsidDel="00EC5BCB">
              <w:fldChar w:fldCharType="end"/>
            </w:r>
          </w:del>
          <w:customXmlDelRangeStart w:id="1427" w:author="Paulo H. Leocadio" w:date="2024-07-17T13:08:00Z"/>
        </w:sdtContent>
      </w:sdt>
      <w:customXmlDelRangeEnd w:id="1427"/>
      <w:del w:id="1428" w:author="Paulo H. Leocadio" w:date="2024-07-17T13:08:00Z" w16du:dateUtc="2024-07-17T17:08:00Z">
        <w:r w:rsidRPr="000760BB" w:rsidDel="00EC5BCB">
          <w:delText>.</w:delText>
        </w:r>
      </w:del>
    </w:p>
    <w:p w14:paraId="54D2CE52" w14:textId="0792BBA8" w:rsidR="000760BB" w:rsidRPr="000760BB" w:rsidDel="00EC5BCB" w:rsidRDefault="000760BB" w:rsidP="000A6FC3">
      <w:pPr>
        <w:keepNext/>
        <w:keepLines/>
        <w:spacing w:before="400" w:after="0" w:line="276" w:lineRule="auto"/>
        <w:outlineLvl w:val="0"/>
        <w:rPr>
          <w:del w:id="1429" w:author="Paulo H. Leocadio" w:date="2024-07-17T13:08:00Z" w16du:dateUtc="2024-07-17T17:08:00Z"/>
          <w:rFonts w:eastAsia="Palatino Linotype" w:cs="Palatino Linotype"/>
          <w:b/>
          <w:color w:val="auto"/>
          <w:sz w:val="40"/>
          <w:szCs w:val="40"/>
        </w:rPr>
      </w:pPr>
      <w:del w:id="1430" w:author="Paulo H. Leocadio" w:date="2024-07-17T13:08:00Z" w16du:dateUtc="2024-07-17T17:08:00Z">
        <w:r w:rsidRPr="000760BB" w:rsidDel="00EC5BCB">
          <w:rPr>
            <w:rFonts w:eastAsia="Palatino Linotype" w:cs="Palatino Linotype"/>
            <w:b/>
            <w:color w:val="auto"/>
            <w:sz w:val="40"/>
            <w:szCs w:val="40"/>
          </w:rPr>
          <w:delText>Quantum Technologies in AWS</w:delText>
        </w:r>
      </w:del>
    </w:p>
    <w:p w14:paraId="7CEC2A9A" w14:textId="36FCDB8C" w:rsidR="00A76281" w:rsidRPr="000760BB" w:rsidDel="00EC5BCB" w:rsidRDefault="000760BB" w:rsidP="00555FFB">
      <w:pPr>
        <w:pStyle w:val="NormalBPBHEB"/>
        <w:rPr>
          <w:del w:id="1431" w:author="Paulo H. Leocadio" w:date="2024-07-17T13:08:00Z" w16du:dateUtc="2024-07-17T17:08:00Z"/>
        </w:rPr>
      </w:pPr>
      <w:del w:id="1432" w:author="Paulo H. Leocadio" w:date="2024-07-17T13:08:00Z" w16du:dateUtc="2024-07-17T17:08:00Z">
        <w:r w:rsidRPr="000760BB" w:rsidDel="00EC5BCB">
          <w:delTex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delText>
        </w:r>
      </w:del>
    </w:p>
    <w:p w14:paraId="4000F292" w14:textId="532B1313" w:rsidR="000760BB" w:rsidRPr="00CD3D3F" w:rsidDel="00EC5BCB" w:rsidRDefault="000760BB" w:rsidP="00CD3D3F">
      <w:pPr>
        <w:keepNext/>
        <w:keepLines/>
        <w:spacing w:before="40" w:after="0"/>
        <w:outlineLvl w:val="1"/>
        <w:rPr>
          <w:del w:id="1433" w:author="Paulo H. Leocadio" w:date="2024-07-17T13:08:00Z" w16du:dateUtc="2024-07-17T17:08:00Z"/>
          <w:rFonts w:eastAsiaTheme="majorEastAsia" w:cstheme="majorBidi"/>
          <w:sz w:val="36"/>
          <w:szCs w:val="26"/>
        </w:rPr>
      </w:pPr>
      <w:del w:id="1434" w:author="Paulo H. Leocadio" w:date="2024-07-17T13:08:00Z" w16du:dateUtc="2024-07-17T17:08:00Z">
        <w:r w:rsidRPr="00CD3D3F" w:rsidDel="00EC5BCB">
          <w:rPr>
            <w:rFonts w:eastAsiaTheme="majorEastAsia" w:cstheme="majorBidi"/>
            <w:sz w:val="36"/>
            <w:szCs w:val="26"/>
          </w:rPr>
          <w:delText xml:space="preserve">Quantum </w:delText>
        </w:r>
        <w:r w:rsidR="00A76281" w:rsidRPr="00CD3D3F" w:rsidDel="00EC5BCB">
          <w:rPr>
            <w:rFonts w:eastAsiaTheme="majorEastAsia" w:cstheme="majorBidi"/>
            <w:sz w:val="36"/>
            <w:szCs w:val="26"/>
          </w:rPr>
          <w:delText>computing c</w:delText>
        </w:r>
        <w:r w:rsidRPr="00CD3D3F" w:rsidDel="00EC5BCB">
          <w:rPr>
            <w:rFonts w:eastAsiaTheme="majorEastAsia" w:cstheme="majorBidi"/>
            <w:sz w:val="36"/>
            <w:szCs w:val="26"/>
          </w:rPr>
          <w:delText>oncepts</w:delText>
        </w:r>
      </w:del>
    </w:p>
    <w:p w14:paraId="7F66979D" w14:textId="43743E9D" w:rsidR="000760BB" w:rsidRPr="000760BB" w:rsidDel="00EC5BCB" w:rsidRDefault="000760BB" w:rsidP="008A12F7">
      <w:pPr>
        <w:pStyle w:val="NormalBPBHEB"/>
        <w:numPr>
          <w:ilvl w:val="0"/>
          <w:numId w:val="126"/>
        </w:numPr>
        <w:rPr>
          <w:del w:id="1435" w:author="Paulo H. Leocadio" w:date="2024-07-17T13:08:00Z" w16du:dateUtc="2024-07-17T17:08:00Z"/>
        </w:rPr>
      </w:pPr>
      <w:del w:id="1436" w:author="Paulo H. Leocadio" w:date="2024-07-17T13:08:00Z" w16du:dateUtc="2024-07-17T17:08:00Z">
        <w:r w:rsidRPr="000760BB" w:rsidDel="00EC5BCB">
          <w:rPr>
            <w:b/>
            <w:bCs/>
          </w:rPr>
          <w:delText>Qubits and Quantum Gates:</w:delText>
        </w:r>
        <w:r w:rsidRPr="000760BB" w:rsidDel="00EC5BCB">
          <w:delText xml:space="preserve"> Quantum bits (qubits) are the fundamental units in quantum computing. Unlike classical bits, qubits can exist in multiple states simultaneously, thanks to the principles of superposition. Quantum gates manipulate these qubits, enabling complex computations.</w:delText>
        </w:r>
      </w:del>
    </w:p>
    <w:p w14:paraId="1DD3544E" w14:textId="297D7F4F" w:rsidR="000760BB" w:rsidRPr="000760BB" w:rsidDel="00EC5BCB" w:rsidRDefault="000760BB" w:rsidP="008A12F7">
      <w:pPr>
        <w:pStyle w:val="NormalBPBHEB"/>
        <w:numPr>
          <w:ilvl w:val="0"/>
          <w:numId w:val="126"/>
        </w:numPr>
        <w:rPr>
          <w:del w:id="1437" w:author="Paulo H. Leocadio" w:date="2024-07-17T13:08:00Z" w16du:dateUtc="2024-07-17T17:08:00Z"/>
        </w:rPr>
      </w:pPr>
      <w:del w:id="1438" w:author="Paulo H. Leocadio" w:date="2024-07-17T13:08:00Z" w16du:dateUtc="2024-07-17T17:08:00Z">
        <w:r w:rsidRPr="000760BB" w:rsidDel="00EC5BCB">
          <w:rPr>
            <w:b/>
            <w:bCs/>
          </w:rPr>
          <w:delText>Entanglement:</w:delText>
        </w:r>
        <w:r w:rsidRPr="000760BB" w:rsidDel="00EC5BCB">
          <w:delText xml:space="preserve"> Entanglement is a quantum phenomenon where qubits become correlated in such a way that the state of one qubit instantaneously influences the state of another, regardless of the distance between them</w:delText>
        </w:r>
      </w:del>
      <w:customXmlDelRangeStart w:id="1439" w:author="Paulo H. Leocadio" w:date="2024-07-17T13:08:00Z"/>
      <w:sdt>
        <w:sdtPr>
          <w:id w:val="-1494560291"/>
          <w:citation/>
        </w:sdtPr>
        <w:sdtContent>
          <w:customXmlDelRangeEnd w:id="1439"/>
          <w:del w:id="1440" w:author="Paulo H. Leocadio" w:date="2024-07-17T13:08:00Z" w16du:dateUtc="2024-07-17T17:08:00Z">
            <w:r w:rsidR="00C97B1D" w:rsidDel="00EC5BCB">
              <w:fldChar w:fldCharType="begin"/>
            </w:r>
            <w:r w:rsidR="00C97B1D" w:rsidDel="00EC5BCB">
              <w:delInstrText xml:space="preserve"> CITATION unknown2023o \l 1033 </w:delInstrText>
            </w:r>
            <w:r w:rsidR="00C97B1D" w:rsidDel="00EC5BCB">
              <w:fldChar w:fldCharType="separate"/>
            </w:r>
            <w:r w:rsidR="00D34F43" w:rsidDel="00EC5BCB">
              <w:rPr>
                <w:noProof/>
              </w:rPr>
              <w:delText xml:space="preserve"> </w:delText>
            </w:r>
            <w:r w:rsidR="00D34F43" w:rsidRPr="00D34F43" w:rsidDel="00EC5BCB">
              <w:rPr>
                <w:noProof/>
              </w:rPr>
              <w:delText>[88]</w:delText>
            </w:r>
            <w:r w:rsidR="00C97B1D" w:rsidDel="00EC5BCB">
              <w:fldChar w:fldCharType="end"/>
            </w:r>
          </w:del>
          <w:customXmlDelRangeStart w:id="1441" w:author="Paulo H. Leocadio" w:date="2024-07-17T13:08:00Z"/>
        </w:sdtContent>
      </w:sdt>
      <w:customXmlDelRangeEnd w:id="1441"/>
      <w:del w:id="1442" w:author="Paulo H. Leocadio" w:date="2024-07-17T13:08:00Z" w16du:dateUtc="2024-07-17T17:08:00Z">
        <w:r w:rsidRPr="000760BB" w:rsidDel="00EC5BCB">
          <w:delText>.</w:delText>
        </w:r>
      </w:del>
    </w:p>
    <w:p w14:paraId="527EAEC5" w14:textId="269E9CD4" w:rsidR="000760BB" w:rsidRPr="00CD3D3F" w:rsidDel="00EC5BCB" w:rsidRDefault="00E5767A" w:rsidP="00CD3D3F">
      <w:pPr>
        <w:keepNext/>
        <w:keepLines/>
        <w:spacing w:before="40" w:after="0"/>
        <w:outlineLvl w:val="1"/>
        <w:rPr>
          <w:del w:id="1443" w:author="Paulo H. Leocadio" w:date="2024-07-17T13:08:00Z" w16du:dateUtc="2024-07-17T17:08:00Z"/>
          <w:rFonts w:eastAsiaTheme="majorEastAsia" w:cstheme="majorBidi"/>
          <w:sz w:val="36"/>
          <w:szCs w:val="26"/>
        </w:rPr>
      </w:pPr>
      <w:del w:id="1444" w:author="Paulo H. Leocadio" w:date="2024-07-17T13:08:00Z" w16du:dateUtc="2024-07-17T17:08:00Z">
        <w:r w:rsidRPr="00CD3D3F" w:rsidDel="00EC5BCB">
          <w:rPr>
            <w:rFonts w:eastAsiaTheme="majorEastAsia" w:cstheme="majorBidi"/>
            <w:sz w:val="36"/>
            <w:szCs w:val="26"/>
          </w:rPr>
          <w:delText xml:space="preserve">Amazon Braket </w:delText>
        </w:r>
        <w:commentRangeStart w:id="1445"/>
        <w:commentRangeStart w:id="1446"/>
        <w:r w:rsidR="000723D6" w:rsidRPr="00CD3D3F" w:rsidDel="00EC5BCB">
          <w:rPr>
            <w:rFonts w:eastAsiaTheme="majorEastAsia" w:cstheme="majorBidi"/>
            <w:sz w:val="36"/>
            <w:szCs w:val="26"/>
          </w:rPr>
          <w:delText>Quantum</w:delText>
        </w:r>
        <w:commentRangeEnd w:id="1445"/>
        <w:r w:rsidR="000723D6" w:rsidRPr="00CD3D3F" w:rsidDel="00EC5BCB">
          <w:rPr>
            <w:rFonts w:eastAsiaTheme="majorEastAsia" w:cstheme="majorBidi"/>
            <w:sz w:val="36"/>
            <w:szCs w:val="26"/>
          </w:rPr>
          <w:commentReference w:id="1445"/>
        </w:r>
        <w:commentRangeEnd w:id="1446"/>
        <w:r w:rsidR="000F143B" w:rsidDel="00EC5BCB">
          <w:rPr>
            <w:rStyle w:val="CommentReference"/>
          </w:rPr>
          <w:commentReference w:id="1446"/>
        </w:r>
        <w:r w:rsidR="000723D6" w:rsidRPr="00CD3D3F" w:rsidDel="00EC5BCB">
          <w:rPr>
            <w:rFonts w:eastAsiaTheme="majorEastAsia" w:cstheme="majorBidi"/>
            <w:sz w:val="36"/>
            <w:szCs w:val="26"/>
          </w:rPr>
          <w:delText xml:space="preserve"> Computing Service </w:delText>
        </w:r>
      </w:del>
    </w:p>
    <w:p w14:paraId="61E0CE50" w14:textId="44F62F52" w:rsidR="00EE5677" w:rsidRPr="000760BB" w:rsidDel="00EC5BCB" w:rsidRDefault="000760BB" w:rsidP="00555FFB">
      <w:pPr>
        <w:pStyle w:val="NormalBPBHEB"/>
        <w:rPr>
          <w:del w:id="1447" w:author="Paulo H. Leocadio" w:date="2024-07-17T13:08:00Z" w16du:dateUtc="2024-07-17T17:08:00Z"/>
        </w:rPr>
      </w:pPr>
      <w:del w:id="1448" w:author="Paulo H. Leocadio" w:date="2024-07-17T13:08:00Z" w16du:dateUtc="2024-07-17T17:08:00Z">
        <w:r w:rsidRPr="000760BB" w:rsidDel="00EC5BCB">
          <w:delText>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delText>
        </w:r>
      </w:del>
    </w:p>
    <w:p w14:paraId="40DFC9E5" w14:textId="5A45FCD1" w:rsidR="000760BB" w:rsidRPr="00CD3D3F" w:rsidDel="00EC5BCB" w:rsidRDefault="000760BB" w:rsidP="00CD3D3F">
      <w:pPr>
        <w:keepNext/>
        <w:keepLines/>
        <w:spacing w:before="40" w:after="0"/>
        <w:outlineLvl w:val="1"/>
        <w:rPr>
          <w:del w:id="1449" w:author="Paulo H. Leocadio" w:date="2024-07-17T13:08:00Z" w16du:dateUtc="2024-07-17T17:08:00Z"/>
          <w:rFonts w:eastAsiaTheme="majorEastAsia" w:cstheme="majorBidi"/>
          <w:sz w:val="36"/>
          <w:szCs w:val="26"/>
        </w:rPr>
      </w:pPr>
      <w:del w:id="1450" w:author="Paulo H. Leocadio" w:date="2024-07-17T13:08:00Z" w16du:dateUtc="2024-07-17T17:08:00Z">
        <w:r w:rsidRPr="00CD3D3F" w:rsidDel="00EC5BCB">
          <w:rPr>
            <w:rFonts w:eastAsiaTheme="majorEastAsia" w:cstheme="majorBidi"/>
            <w:sz w:val="36"/>
            <w:szCs w:val="26"/>
          </w:rPr>
          <w:delText xml:space="preserve">Key </w:delText>
        </w:r>
        <w:r w:rsidR="00EE5677" w:rsidRPr="00CD3D3F" w:rsidDel="00EC5BCB">
          <w:rPr>
            <w:rFonts w:eastAsiaTheme="majorEastAsia" w:cstheme="majorBidi"/>
            <w:sz w:val="36"/>
            <w:szCs w:val="26"/>
          </w:rPr>
          <w:delText xml:space="preserve">features </w:delText>
        </w:r>
      </w:del>
    </w:p>
    <w:p w14:paraId="645133A0" w14:textId="587B3D90" w:rsidR="000760BB" w:rsidRPr="000760BB" w:rsidDel="00EC5BCB" w:rsidRDefault="000760BB" w:rsidP="008A12F7">
      <w:pPr>
        <w:pStyle w:val="NormalBPBHEB"/>
        <w:numPr>
          <w:ilvl w:val="0"/>
          <w:numId w:val="131"/>
        </w:numPr>
        <w:rPr>
          <w:del w:id="1451" w:author="Paulo H. Leocadio" w:date="2024-07-17T13:08:00Z" w16du:dateUtc="2024-07-17T17:08:00Z"/>
        </w:rPr>
      </w:pPr>
      <w:del w:id="1452" w:author="Paulo H. Leocadio" w:date="2024-07-17T13:08:00Z" w16du:dateUtc="2024-07-17T17:08:00Z">
        <w:r w:rsidRPr="000760BB" w:rsidDel="00EC5BCB">
          <w:rPr>
            <w:b/>
            <w:bCs/>
          </w:rPr>
          <w:delText xml:space="preserve">Quantum </w:delText>
        </w:r>
        <w:r w:rsidR="00EE5677" w:rsidRPr="000760BB" w:rsidDel="00EC5BCB">
          <w:rPr>
            <w:b/>
            <w:bCs/>
          </w:rPr>
          <w:delText>processors</w:delText>
        </w:r>
        <w:r w:rsidRPr="000760BB" w:rsidDel="00EC5BCB">
          <w:rPr>
            <w:b/>
            <w:bCs/>
          </w:rPr>
          <w:delText>:</w:delText>
        </w:r>
        <w:r w:rsidRPr="000760BB" w:rsidDel="00EC5BCB">
          <w:delTex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delText>
        </w:r>
      </w:del>
      <w:bookmarkStart w:id="1453" w:name="_Ref151460645"/>
      <w:customXmlDelRangeStart w:id="1454" w:author="Paulo H. Leocadio" w:date="2024-07-17T13:08:00Z"/>
      <w:sdt>
        <w:sdtPr>
          <w:id w:val="-1779789952"/>
          <w:citation/>
        </w:sdtPr>
        <w:sdtContent>
          <w:customXmlDelRangeEnd w:id="1454"/>
          <w:del w:id="1455" w:author="Paulo H. Leocadio" w:date="2024-07-17T13:08:00Z" w16du:dateUtc="2024-07-17T17:08:00Z">
            <w:r w:rsidR="004440B7" w:rsidDel="00EC5BCB">
              <w:fldChar w:fldCharType="begin"/>
            </w:r>
            <w:r w:rsidR="004440B7" w:rsidDel="00EC5BCB">
              <w:delInstrText xml:space="preserve"> CITATION unknown2023o \l 1033 </w:delInstrText>
            </w:r>
            <w:r w:rsidR="004440B7" w:rsidDel="00EC5BCB">
              <w:fldChar w:fldCharType="separate"/>
            </w:r>
            <w:r w:rsidR="00D34F43" w:rsidDel="00EC5BCB">
              <w:rPr>
                <w:noProof/>
              </w:rPr>
              <w:delText xml:space="preserve"> </w:delText>
            </w:r>
            <w:r w:rsidR="00D34F43" w:rsidRPr="00D34F43" w:rsidDel="00EC5BCB">
              <w:rPr>
                <w:noProof/>
              </w:rPr>
              <w:delText>[88]</w:delText>
            </w:r>
            <w:r w:rsidR="004440B7" w:rsidDel="00EC5BCB">
              <w:fldChar w:fldCharType="end"/>
            </w:r>
          </w:del>
          <w:customXmlDelRangeStart w:id="1456" w:author="Paulo H. Leocadio" w:date="2024-07-17T13:08:00Z"/>
        </w:sdtContent>
      </w:sdt>
      <w:customXmlDelRangeEnd w:id="1456"/>
      <w:bookmarkEnd w:id="1453"/>
      <w:del w:id="1457" w:author="Paulo H. Leocadio" w:date="2024-07-17T13:08:00Z" w16du:dateUtc="2024-07-17T17:08:00Z">
        <w:r w:rsidRPr="000760BB" w:rsidDel="00EC5BCB">
          <w:delText>.</w:delText>
        </w:r>
      </w:del>
    </w:p>
    <w:p w14:paraId="1A366E60" w14:textId="59341174" w:rsidR="000760BB" w:rsidRPr="000760BB" w:rsidDel="00EC5BCB" w:rsidRDefault="000760BB" w:rsidP="008A12F7">
      <w:pPr>
        <w:pStyle w:val="NormalBPBHEB"/>
        <w:numPr>
          <w:ilvl w:val="0"/>
          <w:numId w:val="131"/>
        </w:numPr>
        <w:rPr>
          <w:del w:id="1458" w:author="Paulo H. Leocadio" w:date="2024-07-17T13:08:00Z" w16du:dateUtc="2024-07-17T17:08:00Z"/>
        </w:rPr>
      </w:pPr>
      <w:del w:id="1459" w:author="Paulo H. Leocadio" w:date="2024-07-17T13:08:00Z" w16du:dateUtc="2024-07-17T17:08:00Z">
        <w:r w:rsidRPr="000760BB" w:rsidDel="00EC5BCB">
          <w:rPr>
            <w:b/>
            <w:bCs/>
          </w:rPr>
          <w:delText xml:space="preserve">Quantum </w:delText>
        </w:r>
        <w:r w:rsidR="00EE5677" w:rsidRPr="000760BB" w:rsidDel="00EC5BCB">
          <w:rPr>
            <w:b/>
            <w:bCs/>
          </w:rPr>
          <w:delText>tasks</w:delText>
        </w:r>
        <w:r w:rsidRPr="000760BB" w:rsidDel="00EC5BCB">
          <w:rPr>
            <w:b/>
            <w:bCs/>
          </w:rPr>
          <w:delText>:</w:delText>
        </w:r>
        <w:r w:rsidRPr="000760BB" w:rsidDel="00EC5BCB">
          <w:delTex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delText>
        </w:r>
      </w:del>
      <w:customXmlDelRangeStart w:id="1460" w:author="Paulo H. Leocadio" w:date="2024-07-17T13:08:00Z"/>
      <w:sdt>
        <w:sdtPr>
          <w:id w:val="1043029227"/>
          <w:citation/>
        </w:sdtPr>
        <w:sdtContent>
          <w:customXmlDelRangeEnd w:id="1460"/>
          <w:del w:id="1461" w:author="Paulo H. Leocadio" w:date="2024-07-17T13:08:00Z" w16du:dateUtc="2024-07-17T17:08:00Z">
            <w:r w:rsidR="004440B7" w:rsidDel="00EC5BCB">
              <w:fldChar w:fldCharType="begin"/>
            </w:r>
            <w:r w:rsidR="004440B7" w:rsidDel="00EC5BCB">
              <w:delInstrText xml:space="preserve"> CITATION unknown2023o \l 1033 </w:delInstrText>
            </w:r>
            <w:r w:rsidR="004440B7" w:rsidDel="00EC5BCB">
              <w:fldChar w:fldCharType="separate"/>
            </w:r>
            <w:r w:rsidR="00D34F43" w:rsidDel="00EC5BCB">
              <w:rPr>
                <w:noProof/>
              </w:rPr>
              <w:delText xml:space="preserve"> </w:delText>
            </w:r>
            <w:r w:rsidR="00D34F43" w:rsidRPr="00D34F43" w:rsidDel="00EC5BCB">
              <w:rPr>
                <w:noProof/>
              </w:rPr>
              <w:delText>[88]</w:delText>
            </w:r>
            <w:r w:rsidR="004440B7" w:rsidDel="00EC5BCB">
              <w:fldChar w:fldCharType="end"/>
            </w:r>
          </w:del>
          <w:customXmlDelRangeStart w:id="1462" w:author="Paulo H. Leocadio" w:date="2024-07-17T13:08:00Z"/>
        </w:sdtContent>
      </w:sdt>
      <w:customXmlDelRangeEnd w:id="1462"/>
      <w:del w:id="1463" w:author="Paulo H. Leocadio" w:date="2024-07-17T13:08:00Z" w16du:dateUtc="2024-07-17T17:08:00Z">
        <w:r w:rsidRPr="000760BB" w:rsidDel="00EC5BCB">
          <w:delText>.</w:delText>
        </w:r>
      </w:del>
    </w:p>
    <w:p w14:paraId="353505E8" w14:textId="70080C69" w:rsidR="000760BB" w:rsidRPr="000760BB" w:rsidDel="00EC5BCB" w:rsidRDefault="000760BB" w:rsidP="008A12F7">
      <w:pPr>
        <w:pStyle w:val="NormalBPBHEB"/>
        <w:numPr>
          <w:ilvl w:val="0"/>
          <w:numId w:val="131"/>
        </w:numPr>
        <w:rPr>
          <w:del w:id="1464" w:author="Paulo H. Leocadio" w:date="2024-07-17T13:08:00Z" w16du:dateUtc="2024-07-17T17:08:00Z"/>
        </w:rPr>
      </w:pPr>
      <w:del w:id="1465" w:author="Paulo H. Leocadio" w:date="2024-07-17T13:08:00Z" w16du:dateUtc="2024-07-17T17:08:00Z">
        <w:r w:rsidRPr="000760BB" w:rsidDel="00EC5BCB">
          <w:rPr>
            <w:b/>
            <w:bCs/>
          </w:rPr>
          <w:delText xml:space="preserve">Quantum </w:delText>
        </w:r>
        <w:r w:rsidR="00EE5677" w:rsidRPr="000760BB" w:rsidDel="00EC5BCB">
          <w:rPr>
            <w:b/>
            <w:bCs/>
          </w:rPr>
          <w:delText>circuits</w:delText>
        </w:r>
        <w:r w:rsidRPr="000760BB" w:rsidDel="00EC5BCB">
          <w:rPr>
            <w:b/>
            <w:bCs/>
          </w:rPr>
          <w:delText>:</w:delText>
        </w:r>
        <w:r w:rsidRPr="000760BB" w:rsidDel="00EC5BCB">
          <w:delText xml:space="preserve"> Quantum circuits are a fundamental aspect of quantum computing. Amazon Braket provides tools for creating and simulating quantum circuits, enabling users to design and test quantum algorithms before running them on actual quantum hardware</w:delText>
        </w:r>
      </w:del>
      <w:customXmlDelRangeStart w:id="1466" w:author="Paulo H. Leocadio" w:date="2024-07-17T13:08:00Z"/>
      <w:sdt>
        <w:sdtPr>
          <w:id w:val="-467818640"/>
          <w:citation/>
        </w:sdtPr>
        <w:sdtContent>
          <w:customXmlDelRangeEnd w:id="1466"/>
          <w:del w:id="1467" w:author="Paulo H. Leocadio" w:date="2024-07-17T13:08:00Z" w16du:dateUtc="2024-07-17T17:08:00Z">
            <w:r w:rsidR="004440B7" w:rsidDel="00EC5BCB">
              <w:fldChar w:fldCharType="begin"/>
            </w:r>
            <w:r w:rsidR="004440B7" w:rsidDel="00EC5BCB">
              <w:delInstrText xml:space="preserve"> CITATION unknown2023o \l 1033 </w:delInstrText>
            </w:r>
            <w:r w:rsidR="004440B7" w:rsidDel="00EC5BCB">
              <w:fldChar w:fldCharType="separate"/>
            </w:r>
            <w:r w:rsidR="00D34F43" w:rsidDel="00EC5BCB">
              <w:rPr>
                <w:noProof/>
              </w:rPr>
              <w:delText xml:space="preserve"> </w:delText>
            </w:r>
            <w:r w:rsidR="00D34F43" w:rsidRPr="00D34F43" w:rsidDel="00EC5BCB">
              <w:rPr>
                <w:noProof/>
              </w:rPr>
              <w:delText>[88]</w:delText>
            </w:r>
            <w:r w:rsidR="004440B7" w:rsidDel="00EC5BCB">
              <w:fldChar w:fldCharType="end"/>
            </w:r>
          </w:del>
          <w:customXmlDelRangeStart w:id="1468" w:author="Paulo H. Leocadio" w:date="2024-07-17T13:08:00Z"/>
        </w:sdtContent>
      </w:sdt>
      <w:customXmlDelRangeEnd w:id="1468"/>
      <w:del w:id="1469" w:author="Paulo H. Leocadio" w:date="2024-07-17T13:08:00Z" w16du:dateUtc="2024-07-17T17:08:00Z">
        <w:r w:rsidRPr="000760BB" w:rsidDel="00EC5BCB">
          <w:delText>.</w:delText>
        </w:r>
      </w:del>
    </w:p>
    <w:p w14:paraId="4E30757D" w14:textId="3466B261" w:rsidR="000760BB" w:rsidRPr="000760BB" w:rsidDel="00EC5BCB" w:rsidRDefault="000760BB" w:rsidP="008A12F7">
      <w:pPr>
        <w:pStyle w:val="NormalBPBHEB"/>
        <w:numPr>
          <w:ilvl w:val="0"/>
          <w:numId w:val="131"/>
        </w:numPr>
        <w:rPr>
          <w:del w:id="1470" w:author="Paulo H. Leocadio" w:date="2024-07-17T13:08:00Z" w16du:dateUtc="2024-07-17T17:08:00Z"/>
        </w:rPr>
      </w:pPr>
      <w:del w:id="1471" w:author="Paulo H. Leocadio" w:date="2024-07-17T13:08:00Z" w16du:dateUtc="2024-07-17T17:08:00Z">
        <w:r w:rsidRPr="000760BB" w:rsidDel="00EC5BCB">
          <w:rPr>
            <w:b/>
            <w:bCs/>
          </w:rPr>
          <w:delText xml:space="preserve">Hybrid </w:delText>
        </w:r>
        <w:r w:rsidR="00EE5677" w:rsidRPr="000760BB" w:rsidDel="00EC5BCB">
          <w:rPr>
            <w:b/>
            <w:bCs/>
          </w:rPr>
          <w:delText>quantum-classical computing</w:delText>
        </w:r>
        <w:r w:rsidRPr="000760BB" w:rsidDel="00EC5BCB">
          <w:rPr>
            <w:b/>
            <w:bCs/>
          </w:rPr>
          <w:delText>:</w:delText>
        </w:r>
        <w:r w:rsidRPr="000760BB" w:rsidDel="00EC5BCB">
          <w:delText xml:space="preserve"> Amazon Braket supports hybrid quantum-classical computing, allowing users to combine quantum processing with classical processing. This enables the solution of complex problems that may involve both quantum and classical algorithms</w:delText>
        </w:r>
      </w:del>
      <w:customXmlDelRangeStart w:id="1472" w:author="Paulo H. Leocadio" w:date="2024-07-17T13:08:00Z"/>
      <w:sdt>
        <w:sdtPr>
          <w:id w:val="-986700922"/>
          <w:citation/>
        </w:sdtPr>
        <w:sdtContent>
          <w:customXmlDelRangeEnd w:id="1472"/>
          <w:del w:id="1473" w:author="Paulo H. Leocadio" w:date="2024-07-17T13:08:00Z" w16du:dateUtc="2024-07-17T17:08:00Z">
            <w:r w:rsidR="00615400" w:rsidDel="00EC5BCB">
              <w:fldChar w:fldCharType="begin"/>
            </w:r>
            <w:r w:rsidR="00615400" w:rsidDel="00EC5BCB">
              <w:delInstrText xml:space="preserve"> CITATION unknown2023o \l 1033 </w:delInstrText>
            </w:r>
            <w:r w:rsidR="00615400" w:rsidDel="00EC5BCB">
              <w:fldChar w:fldCharType="separate"/>
            </w:r>
            <w:r w:rsidR="00D34F43" w:rsidDel="00EC5BCB">
              <w:rPr>
                <w:noProof/>
              </w:rPr>
              <w:delText xml:space="preserve"> </w:delText>
            </w:r>
            <w:r w:rsidR="00D34F43" w:rsidRPr="00D34F43" w:rsidDel="00EC5BCB">
              <w:rPr>
                <w:noProof/>
              </w:rPr>
              <w:delText>[88]</w:delText>
            </w:r>
            <w:r w:rsidR="00615400" w:rsidDel="00EC5BCB">
              <w:fldChar w:fldCharType="end"/>
            </w:r>
          </w:del>
          <w:customXmlDelRangeStart w:id="1474" w:author="Paulo H. Leocadio" w:date="2024-07-17T13:08:00Z"/>
        </w:sdtContent>
      </w:sdt>
      <w:customXmlDelRangeEnd w:id="1474"/>
      <w:del w:id="1475" w:author="Paulo H. Leocadio" w:date="2024-07-17T13:08:00Z" w16du:dateUtc="2024-07-17T17:08:00Z">
        <w:r w:rsidRPr="000760BB" w:rsidDel="00EC5BCB">
          <w:delText>.</w:delText>
        </w:r>
      </w:del>
    </w:p>
    <w:p w14:paraId="34181EF1" w14:textId="47703912" w:rsidR="000760BB" w:rsidRPr="00CD3D3F" w:rsidDel="00EC5BCB" w:rsidRDefault="000760BB" w:rsidP="00CD3D3F">
      <w:pPr>
        <w:keepNext/>
        <w:keepLines/>
        <w:spacing w:before="40" w:after="0"/>
        <w:outlineLvl w:val="1"/>
        <w:rPr>
          <w:del w:id="1476" w:author="Paulo H. Leocadio" w:date="2024-07-17T13:08:00Z" w16du:dateUtc="2024-07-17T17:08:00Z"/>
          <w:rFonts w:eastAsiaTheme="majorEastAsia" w:cstheme="majorBidi"/>
          <w:sz w:val="36"/>
          <w:szCs w:val="26"/>
        </w:rPr>
      </w:pPr>
      <w:del w:id="1477" w:author="Paulo H. Leocadio" w:date="2024-07-17T13:08:00Z" w16du:dateUtc="2024-07-17T17:08:00Z">
        <w:r w:rsidRPr="00CD3D3F" w:rsidDel="00EC5BCB">
          <w:rPr>
            <w:rFonts w:eastAsiaTheme="majorEastAsia" w:cstheme="majorBidi"/>
            <w:sz w:val="36"/>
            <w:szCs w:val="26"/>
          </w:rPr>
          <w:delText>Integration with AWS Services</w:delText>
        </w:r>
      </w:del>
    </w:p>
    <w:p w14:paraId="1C67D7EC" w14:textId="4E535AEE" w:rsidR="000760BB" w:rsidRPr="00E46C02" w:rsidDel="00EC5BCB" w:rsidRDefault="000760BB" w:rsidP="00E46C02">
      <w:pPr>
        <w:pStyle w:val="NormalBPBHEB"/>
        <w:numPr>
          <w:ilvl w:val="0"/>
          <w:numId w:val="134"/>
        </w:numPr>
        <w:rPr>
          <w:del w:id="1478" w:author="Paulo H. Leocadio" w:date="2024-07-17T13:08:00Z" w16du:dateUtc="2024-07-17T17:08:00Z"/>
          <w:b/>
          <w:bCs/>
        </w:rPr>
      </w:pPr>
      <w:del w:id="1479" w:author="Paulo H. Leocadio" w:date="2024-07-17T13:08:00Z" w16du:dateUtc="2024-07-17T17:08:00Z">
        <w:r w:rsidRPr="000760BB" w:rsidDel="00EC5BCB">
          <w:rPr>
            <w:b/>
            <w:bCs/>
          </w:rPr>
          <w:delText>Amazon S3:</w:delText>
        </w:r>
        <w:r w:rsidRPr="00E46C02" w:rsidDel="00EC5BCB">
          <w:rPr>
            <w:b/>
            <w:bCs/>
          </w:rPr>
          <w:delText xml:space="preserve"> </w:delText>
        </w:r>
        <w:r w:rsidRPr="00C619B8" w:rsidDel="00EC5BCB">
          <w:delText>Results, data, and configurations from quantum tasks can be stored and retrieved using Amazon Simple Storage Service (S3). This integration ensures secure and scalable storage for quantum computing-related information</w:delText>
        </w:r>
      </w:del>
      <w:customXmlDelRangeStart w:id="1480" w:author="Paulo H. Leocadio" w:date="2024-07-17T13:08:00Z"/>
      <w:sdt>
        <w:sdtPr>
          <w:id w:val="1184935181"/>
          <w:citation/>
        </w:sdtPr>
        <w:sdtContent>
          <w:customXmlDelRangeEnd w:id="1480"/>
          <w:del w:id="1481" w:author="Paulo H. Leocadio" w:date="2024-07-17T13:08:00Z" w16du:dateUtc="2024-07-17T17:08:00Z">
            <w:r w:rsidR="00615400" w:rsidRPr="00C619B8" w:rsidDel="00EC5BCB">
              <w:fldChar w:fldCharType="begin"/>
            </w:r>
            <w:r w:rsidR="00615400" w:rsidRPr="00C619B8" w:rsidDel="00EC5BCB">
              <w:delInstrText xml:space="preserve"> CITATION unknown2023o \l 1033 </w:delInstrText>
            </w:r>
            <w:r w:rsidR="00615400" w:rsidRPr="00C619B8" w:rsidDel="00EC5BCB">
              <w:fldChar w:fldCharType="separate"/>
            </w:r>
            <w:r w:rsidR="00D34F43" w:rsidDel="00EC5BCB">
              <w:rPr>
                <w:noProof/>
              </w:rPr>
              <w:delText xml:space="preserve"> </w:delText>
            </w:r>
            <w:r w:rsidR="00D34F43" w:rsidRPr="00D34F43" w:rsidDel="00EC5BCB">
              <w:rPr>
                <w:noProof/>
              </w:rPr>
              <w:delText>[88]</w:delText>
            </w:r>
            <w:r w:rsidR="00615400" w:rsidRPr="00C619B8" w:rsidDel="00EC5BCB">
              <w:fldChar w:fldCharType="end"/>
            </w:r>
          </w:del>
          <w:customXmlDelRangeStart w:id="1482" w:author="Paulo H. Leocadio" w:date="2024-07-17T13:08:00Z"/>
        </w:sdtContent>
      </w:sdt>
      <w:customXmlDelRangeEnd w:id="1482"/>
      <w:del w:id="1483" w:author="Paulo H. Leocadio" w:date="2024-07-17T13:08:00Z" w16du:dateUtc="2024-07-17T17:08:00Z">
        <w:r w:rsidRPr="00C619B8" w:rsidDel="00EC5BCB">
          <w:delText>.</w:delText>
        </w:r>
      </w:del>
    </w:p>
    <w:p w14:paraId="620B263B" w14:textId="7C0B7634" w:rsidR="00EE5677" w:rsidRPr="00E46C02" w:rsidDel="00EC5BCB" w:rsidRDefault="000760BB" w:rsidP="00E46C02">
      <w:pPr>
        <w:pStyle w:val="NormalBPBHEB"/>
        <w:numPr>
          <w:ilvl w:val="0"/>
          <w:numId w:val="134"/>
        </w:numPr>
        <w:rPr>
          <w:del w:id="1484" w:author="Paulo H. Leocadio" w:date="2024-07-17T13:08:00Z" w16du:dateUtc="2024-07-17T17:08:00Z"/>
          <w:b/>
          <w:bCs/>
        </w:rPr>
      </w:pPr>
      <w:del w:id="1485" w:author="Paulo H. Leocadio" w:date="2024-07-17T13:08:00Z" w16du:dateUtc="2024-07-17T17:08:00Z">
        <w:r w:rsidRPr="00CD3D3F" w:rsidDel="00EC5BCB">
          <w:rPr>
            <w:b/>
            <w:bCs/>
          </w:rPr>
          <w:delText>AWS Lambda:</w:delText>
        </w:r>
        <w:r w:rsidRPr="00E46C02" w:rsidDel="00EC5BCB">
          <w:rPr>
            <w:b/>
            <w:bCs/>
          </w:rPr>
          <w:delText xml:space="preserve"> </w:delText>
        </w:r>
        <w:r w:rsidRPr="00C619B8" w:rsidDel="00EC5BCB">
          <w:delText>Integration with AWS Lambda enables the execution of serverless functions triggered by quantum computations. This enhances the possibilities for further processing and analysis of quantum computing results</w:delText>
        </w:r>
      </w:del>
      <w:customXmlDelRangeStart w:id="1486" w:author="Paulo H. Leocadio" w:date="2024-07-17T13:08:00Z"/>
      <w:sdt>
        <w:sdtPr>
          <w:id w:val="-1992013653"/>
          <w:citation/>
        </w:sdtPr>
        <w:sdtContent>
          <w:customXmlDelRangeEnd w:id="1486"/>
          <w:del w:id="1487" w:author="Paulo H. Leocadio" w:date="2024-07-17T13:08:00Z" w16du:dateUtc="2024-07-17T17:08:00Z">
            <w:r w:rsidR="00615400" w:rsidRPr="00C619B8" w:rsidDel="00EC5BCB">
              <w:fldChar w:fldCharType="begin"/>
            </w:r>
            <w:r w:rsidR="00615400" w:rsidRPr="00C619B8" w:rsidDel="00EC5BCB">
              <w:delInstrText xml:space="preserve"> CITATION unknown2023o \l 1033 </w:delInstrText>
            </w:r>
            <w:r w:rsidR="00615400" w:rsidRPr="00C619B8" w:rsidDel="00EC5BCB">
              <w:fldChar w:fldCharType="separate"/>
            </w:r>
            <w:r w:rsidR="00D34F43" w:rsidDel="00EC5BCB">
              <w:rPr>
                <w:noProof/>
              </w:rPr>
              <w:delText xml:space="preserve"> </w:delText>
            </w:r>
            <w:r w:rsidR="00D34F43" w:rsidRPr="00D34F43" w:rsidDel="00EC5BCB">
              <w:rPr>
                <w:noProof/>
              </w:rPr>
              <w:delText>[88]</w:delText>
            </w:r>
            <w:r w:rsidR="00615400" w:rsidRPr="00C619B8" w:rsidDel="00EC5BCB">
              <w:fldChar w:fldCharType="end"/>
            </w:r>
          </w:del>
          <w:customXmlDelRangeStart w:id="1488" w:author="Paulo H. Leocadio" w:date="2024-07-17T13:08:00Z"/>
        </w:sdtContent>
      </w:sdt>
      <w:customXmlDelRangeEnd w:id="1488"/>
      <w:del w:id="1489" w:author="Paulo H. Leocadio" w:date="2024-07-17T13:08:00Z" w16du:dateUtc="2024-07-17T17:08:00Z">
        <w:r w:rsidRPr="00C619B8" w:rsidDel="00EC5BCB">
          <w:delText>.</w:delText>
        </w:r>
      </w:del>
    </w:p>
    <w:p w14:paraId="015C0260" w14:textId="1942111F" w:rsidR="000760BB" w:rsidRPr="00CD3D3F" w:rsidDel="00EC5BCB" w:rsidRDefault="000760BB" w:rsidP="00CD3D3F">
      <w:pPr>
        <w:keepNext/>
        <w:keepLines/>
        <w:spacing w:before="40" w:after="0"/>
        <w:outlineLvl w:val="1"/>
        <w:rPr>
          <w:del w:id="1490" w:author="Paulo H. Leocadio" w:date="2024-07-17T13:08:00Z" w16du:dateUtc="2024-07-17T17:08:00Z"/>
          <w:rFonts w:eastAsiaTheme="majorEastAsia" w:cstheme="majorBidi"/>
          <w:sz w:val="36"/>
          <w:szCs w:val="26"/>
        </w:rPr>
      </w:pPr>
      <w:del w:id="1491" w:author="Paulo H. Leocadio" w:date="2024-07-17T13:08:00Z" w16du:dateUtc="2024-07-17T17:08:00Z">
        <w:r w:rsidRPr="00CD3D3F" w:rsidDel="00EC5BCB">
          <w:rPr>
            <w:rFonts w:eastAsiaTheme="majorEastAsia" w:cstheme="majorBidi"/>
            <w:sz w:val="36"/>
            <w:szCs w:val="26"/>
          </w:rPr>
          <w:delText xml:space="preserve">Use </w:delText>
        </w:r>
        <w:r w:rsidR="00EE5677" w:rsidRPr="00CD3D3F" w:rsidDel="00EC5BCB">
          <w:rPr>
            <w:rFonts w:eastAsiaTheme="majorEastAsia" w:cstheme="majorBidi"/>
            <w:sz w:val="36"/>
            <w:szCs w:val="26"/>
          </w:rPr>
          <w:delText xml:space="preserve">cases </w:delText>
        </w:r>
        <w:r w:rsidRPr="00CD3D3F" w:rsidDel="00EC5BCB">
          <w:rPr>
            <w:rFonts w:eastAsiaTheme="majorEastAsia" w:cstheme="majorBidi"/>
            <w:sz w:val="36"/>
            <w:szCs w:val="26"/>
          </w:rPr>
          <w:delText>of Amazon Braket</w:delText>
        </w:r>
      </w:del>
    </w:p>
    <w:p w14:paraId="41D3CFC0" w14:textId="3E3D46E4" w:rsidR="000760BB" w:rsidRPr="00E46C02" w:rsidDel="00EC5BCB" w:rsidRDefault="000760BB" w:rsidP="00E46C02">
      <w:pPr>
        <w:pStyle w:val="NormalBPBHEB"/>
        <w:numPr>
          <w:ilvl w:val="0"/>
          <w:numId w:val="134"/>
        </w:numPr>
        <w:rPr>
          <w:del w:id="1492" w:author="Paulo H. Leocadio" w:date="2024-07-17T13:08:00Z" w16du:dateUtc="2024-07-17T17:08:00Z"/>
          <w:b/>
          <w:bCs/>
        </w:rPr>
      </w:pPr>
      <w:del w:id="1493" w:author="Paulo H. Leocadio" w:date="2024-07-17T13:08:00Z" w16du:dateUtc="2024-07-17T17:08:00Z">
        <w:r w:rsidRPr="000760BB" w:rsidDel="00EC5BCB">
          <w:rPr>
            <w:b/>
            <w:bCs/>
          </w:rPr>
          <w:delText xml:space="preserve">Quantum </w:delText>
        </w:r>
        <w:r w:rsidR="00EE5677" w:rsidRPr="000760BB" w:rsidDel="00EC5BCB">
          <w:rPr>
            <w:b/>
            <w:bCs/>
          </w:rPr>
          <w:delText>algorithm development</w:delText>
        </w:r>
        <w:r w:rsidRPr="000760BB" w:rsidDel="00EC5BCB">
          <w:rPr>
            <w:b/>
            <w:bCs/>
          </w:rPr>
          <w:delText>:</w:delText>
        </w:r>
        <w:r w:rsidRPr="00E46C02" w:rsidDel="00EC5BCB">
          <w:rPr>
            <w:b/>
            <w:bCs/>
          </w:rPr>
          <w:delText xml:space="preserve"> </w:delText>
        </w:r>
        <w:r w:rsidRPr="00C619B8" w:rsidDel="00EC5BCB">
          <w:delText>Researchers and developers can use Amazon Braket to develop, test, and refine quantum algorithms, taking advantage of various quantum processors available on the platform</w:delText>
        </w:r>
      </w:del>
      <w:customXmlDelRangeStart w:id="1494" w:author="Paulo H. Leocadio" w:date="2024-07-17T13:08:00Z"/>
      <w:sdt>
        <w:sdtPr>
          <w:id w:val="-1761441710"/>
          <w:citation/>
        </w:sdtPr>
        <w:sdtContent>
          <w:customXmlDelRangeEnd w:id="1494"/>
          <w:del w:id="1495" w:author="Paulo H. Leocadio" w:date="2024-07-17T13:08:00Z" w16du:dateUtc="2024-07-17T17:08:00Z">
            <w:r w:rsidR="00645649" w:rsidRPr="00C619B8" w:rsidDel="00EC5BCB">
              <w:fldChar w:fldCharType="begin"/>
            </w:r>
            <w:r w:rsidR="00645649" w:rsidRPr="00C619B8" w:rsidDel="00EC5BCB">
              <w:delInstrText xml:space="preserve"> CITATION unknown2023o \l 1033 </w:delInstrText>
            </w:r>
            <w:r w:rsidR="00645649" w:rsidRPr="00C619B8" w:rsidDel="00EC5BCB">
              <w:fldChar w:fldCharType="separate"/>
            </w:r>
            <w:r w:rsidR="00D34F43" w:rsidDel="00EC5BCB">
              <w:rPr>
                <w:noProof/>
              </w:rPr>
              <w:delText xml:space="preserve"> </w:delText>
            </w:r>
            <w:r w:rsidR="00D34F43" w:rsidRPr="00D34F43" w:rsidDel="00EC5BCB">
              <w:rPr>
                <w:noProof/>
              </w:rPr>
              <w:delText>[88]</w:delText>
            </w:r>
            <w:r w:rsidR="00645649" w:rsidRPr="00C619B8" w:rsidDel="00EC5BCB">
              <w:fldChar w:fldCharType="end"/>
            </w:r>
          </w:del>
          <w:customXmlDelRangeStart w:id="1496" w:author="Paulo H. Leocadio" w:date="2024-07-17T13:08:00Z"/>
        </w:sdtContent>
      </w:sdt>
      <w:customXmlDelRangeEnd w:id="1496"/>
      <w:del w:id="1497" w:author="Paulo H. Leocadio" w:date="2024-07-17T13:08:00Z" w16du:dateUtc="2024-07-17T17:08:00Z">
        <w:r w:rsidRPr="00C619B8" w:rsidDel="00EC5BCB">
          <w:delText>.</w:delText>
        </w:r>
      </w:del>
    </w:p>
    <w:p w14:paraId="735B64D1" w14:textId="10EF79A3" w:rsidR="00EE5677" w:rsidRPr="00E46C02" w:rsidDel="00EC5BCB" w:rsidRDefault="000760BB" w:rsidP="00E46C02">
      <w:pPr>
        <w:pStyle w:val="NormalBPBHEB"/>
        <w:numPr>
          <w:ilvl w:val="0"/>
          <w:numId w:val="134"/>
        </w:numPr>
        <w:rPr>
          <w:del w:id="1498" w:author="Paulo H. Leocadio" w:date="2024-07-17T13:08:00Z" w16du:dateUtc="2024-07-17T17:08:00Z"/>
          <w:b/>
          <w:bCs/>
        </w:rPr>
      </w:pPr>
      <w:del w:id="1499" w:author="Paulo H. Leocadio" w:date="2024-07-17T13:08:00Z" w16du:dateUtc="2024-07-17T17:08:00Z">
        <w:r w:rsidRPr="00CD3D3F" w:rsidDel="00EC5BCB">
          <w:rPr>
            <w:b/>
            <w:bCs/>
          </w:rPr>
          <w:delText xml:space="preserve">Exploration of </w:delText>
        </w:r>
        <w:r w:rsidR="00EE5677" w:rsidRPr="00CD3D3F" w:rsidDel="00EC5BCB">
          <w:rPr>
            <w:b/>
            <w:bCs/>
          </w:rPr>
          <w:delText>quantum computing</w:delText>
        </w:r>
        <w:r w:rsidRPr="00CD3D3F" w:rsidDel="00EC5BCB">
          <w:rPr>
            <w:b/>
            <w:bCs/>
          </w:rPr>
          <w:delText>:</w:delText>
        </w:r>
        <w:r w:rsidRPr="00E46C02" w:rsidDel="00EC5BCB">
          <w:rPr>
            <w:b/>
            <w:bCs/>
          </w:rPr>
          <w:delText xml:space="preserve"> </w:delText>
        </w:r>
        <w:r w:rsidRPr="00C619B8" w:rsidDel="00EC5BCB">
          <w:delText>Amazon Braket serves as a valuable tool for exploring the capabilities and potential applications of quantum computing without the need for an extensive quantum computing infrastructure</w:delText>
        </w:r>
      </w:del>
      <w:customXmlDelRangeStart w:id="1500" w:author="Paulo H. Leocadio" w:date="2024-07-17T13:08:00Z"/>
      <w:sdt>
        <w:sdtPr>
          <w:id w:val="731966076"/>
          <w:citation/>
        </w:sdtPr>
        <w:sdtContent>
          <w:customXmlDelRangeEnd w:id="1500"/>
          <w:del w:id="1501" w:author="Paulo H. Leocadio" w:date="2024-07-17T13:08:00Z" w16du:dateUtc="2024-07-17T17:08:00Z">
            <w:r w:rsidR="00645649" w:rsidRPr="00C619B8" w:rsidDel="00EC5BCB">
              <w:fldChar w:fldCharType="begin"/>
            </w:r>
            <w:r w:rsidR="00645649" w:rsidRPr="00C619B8" w:rsidDel="00EC5BCB">
              <w:delInstrText xml:space="preserve"> CITATION unknown2023o \l 1033 </w:delInstrText>
            </w:r>
            <w:r w:rsidR="00645649" w:rsidRPr="00C619B8" w:rsidDel="00EC5BCB">
              <w:fldChar w:fldCharType="separate"/>
            </w:r>
            <w:r w:rsidR="00D34F43" w:rsidDel="00EC5BCB">
              <w:rPr>
                <w:noProof/>
              </w:rPr>
              <w:delText xml:space="preserve"> </w:delText>
            </w:r>
            <w:r w:rsidR="00D34F43" w:rsidRPr="00D34F43" w:rsidDel="00EC5BCB">
              <w:rPr>
                <w:noProof/>
              </w:rPr>
              <w:delText>[88]</w:delText>
            </w:r>
            <w:r w:rsidR="00645649" w:rsidRPr="00C619B8" w:rsidDel="00EC5BCB">
              <w:fldChar w:fldCharType="end"/>
            </w:r>
          </w:del>
          <w:customXmlDelRangeStart w:id="1502" w:author="Paulo H. Leocadio" w:date="2024-07-17T13:08:00Z"/>
        </w:sdtContent>
      </w:sdt>
      <w:customXmlDelRangeEnd w:id="1502"/>
      <w:del w:id="1503" w:author="Paulo H. Leocadio" w:date="2024-07-17T13:08:00Z" w16du:dateUtc="2024-07-17T17:08:00Z">
        <w:r w:rsidRPr="00C619B8" w:rsidDel="00EC5BCB">
          <w:delText>.</w:delText>
        </w:r>
      </w:del>
    </w:p>
    <w:p w14:paraId="28E851E1" w14:textId="7C2C374E" w:rsidR="000760BB" w:rsidRPr="00CD3D3F" w:rsidDel="00EC5BCB" w:rsidRDefault="000760BB" w:rsidP="00CD3D3F">
      <w:pPr>
        <w:keepNext/>
        <w:keepLines/>
        <w:spacing w:before="40" w:after="0"/>
        <w:outlineLvl w:val="1"/>
        <w:rPr>
          <w:del w:id="1504" w:author="Paulo H. Leocadio" w:date="2024-07-17T13:08:00Z" w16du:dateUtc="2024-07-17T17:08:00Z"/>
          <w:rFonts w:eastAsiaTheme="majorEastAsia" w:cstheme="majorBidi"/>
          <w:sz w:val="36"/>
          <w:szCs w:val="26"/>
        </w:rPr>
      </w:pPr>
      <w:del w:id="1505" w:author="Paulo H. Leocadio" w:date="2024-07-17T13:08:00Z" w16du:dateUtc="2024-07-17T17:08:00Z">
        <w:r w:rsidRPr="00CD3D3F" w:rsidDel="00EC5BCB">
          <w:rPr>
            <w:rFonts w:eastAsiaTheme="majorEastAsia" w:cstheme="majorBidi"/>
            <w:sz w:val="36"/>
            <w:szCs w:val="26"/>
          </w:rPr>
          <w:delText xml:space="preserve">Challenges and </w:delText>
        </w:r>
        <w:r w:rsidR="00EE5677" w:rsidRPr="00CD3D3F" w:rsidDel="00EC5BCB">
          <w:rPr>
            <w:rFonts w:eastAsiaTheme="majorEastAsia" w:cstheme="majorBidi"/>
            <w:sz w:val="36"/>
            <w:szCs w:val="26"/>
          </w:rPr>
          <w:delText>considerations</w:delText>
        </w:r>
      </w:del>
    </w:p>
    <w:p w14:paraId="7399E819" w14:textId="5383D265" w:rsidR="000760BB" w:rsidRPr="000760BB" w:rsidDel="00EC5BCB" w:rsidRDefault="000760BB" w:rsidP="008A12F7">
      <w:pPr>
        <w:pStyle w:val="NormalBPBHEB"/>
        <w:numPr>
          <w:ilvl w:val="0"/>
          <w:numId w:val="134"/>
        </w:numPr>
        <w:rPr>
          <w:del w:id="1506" w:author="Paulo H. Leocadio" w:date="2024-07-17T13:08:00Z" w16du:dateUtc="2024-07-17T17:08:00Z"/>
        </w:rPr>
      </w:pPr>
      <w:del w:id="1507" w:author="Paulo H. Leocadio" w:date="2024-07-17T13:08:00Z" w16du:dateUtc="2024-07-17T17:08:00Z">
        <w:r w:rsidRPr="000760BB" w:rsidDel="00EC5BCB">
          <w:rPr>
            <w:b/>
            <w:bCs/>
          </w:rPr>
          <w:delText xml:space="preserve">Error </w:delText>
        </w:r>
        <w:r w:rsidR="00EE5677" w:rsidRPr="000760BB" w:rsidDel="00EC5BCB">
          <w:rPr>
            <w:b/>
            <w:bCs/>
          </w:rPr>
          <w:delText>correction</w:delText>
        </w:r>
        <w:r w:rsidRPr="000760BB" w:rsidDel="00EC5BCB">
          <w:rPr>
            <w:b/>
            <w:bCs/>
          </w:rPr>
          <w:delText>:</w:delText>
        </w:r>
        <w:r w:rsidRPr="000760BB" w:rsidDel="00EC5BCB">
          <w:delText xml:space="preserve"> Quantum computing is inherently susceptible to errors. Amazon Braket users must consider error correction strategies and advancements in this field to enhance the reliability of quantum computations</w:delText>
        </w:r>
      </w:del>
      <w:customXmlDelRangeStart w:id="1508" w:author="Paulo H. Leocadio" w:date="2024-07-17T13:08:00Z"/>
      <w:sdt>
        <w:sdtPr>
          <w:id w:val="42564165"/>
          <w:citation/>
        </w:sdtPr>
        <w:sdtContent>
          <w:customXmlDelRangeEnd w:id="1508"/>
          <w:del w:id="1509" w:author="Paulo H. Leocadio" w:date="2024-07-17T13:08:00Z" w16du:dateUtc="2024-07-17T17:08:00Z">
            <w:r w:rsidR="00645649" w:rsidDel="00EC5BCB">
              <w:fldChar w:fldCharType="begin"/>
            </w:r>
            <w:r w:rsidR="00645649" w:rsidDel="00EC5BCB">
              <w:delInstrText xml:space="preserve"> CITATION unknown2023o \l 1033 </w:delInstrText>
            </w:r>
            <w:r w:rsidR="00645649" w:rsidDel="00EC5BCB">
              <w:fldChar w:fldCharType="separate"/>
            </w:r>
            <w:r w:rsidR="00D34F43" w:rsidDel="00EC5BCB">
              <w:rPr>
                <w:noProof/>
              </w:rPr>
              <w:delText xml:space="preserve"> </w:delText>
            </w:r>
            <w:r w:rsidR="00D34F43" w:rsidRPr="00D34F43" w:rsidDel="00EC5BCB">
              <w:rPr>
                <w:noProof/>
              </w:rPr>
              <w:delText>[88]</w:delText>
            </w:r>
            <w:r w:rsidR="00645649" w:rsidDel="00EC5BCB">
              <w:fldChar w:fldCharType="end"/>
            </w:r>
          </w:del>
          <w:customXmlDelRangeStart w:id="1510" w:author="Paulo H. Leocadio" w:date="2024-07-17T13:08:00Z"/>
        </w:sdtContent>
      </w:sdt>
      <w:customXmlDelRangeEnd w:id="1510"/>
      <w:del w:id="1511" w:author="Paulo H. Leocadio" w:date="2024-07-17T13:08:00Z" w16du:dateUtc="2024-07-17T17:08:00Z">
        <w:r w:rsidRPr="000760BB" w:rsidDel="00EC5BCB">
          <w:delText>.</w:delText>
        </w:r>
      </w:del>
    </w:p>
    <w:p w14:paraId="7269EC3C" w14:textId="1B8B9DB6" w:rsidR="000760BB" w:rsidRPr="000760BB" w:rsidDel="00EC5BCB" w:rsidRDefault="000760BB" w:rsidP="008A12F7">
      <w:pPr>
        <w:pStyle w:val="NormalBPBHEB"/>
        <w:numPr>
          <w:ilvl w:val="0"/>
          <w:numId w:val="134"/>
        </w:numPr>
        <w:rPr>
          <w:del w:id="1512" w:author="Paulo H. Leocadio" w:date="2024-07-17T13:08:00Z" w16du:dateUtc="2024-07-17T17:08:00Z"/>
        </w:rPr>
      </w:pPr>
      <w:del w:id="1513" w:author="Paulo H. Leocadio" w:date="2024-07-17T13:08:00Z" w16du:dateUtc="2024-07-17T17:08:00Z">
        <w:r w:rsidRPr="000760BB" w:rsidDel="00EC5BCB">
          <w:rPr>
            <w:b/>
            <w:bCs/>
          </w:rPr>
          <w:delText xml:space="preserve">Resource </w:delText>
        </w:r>
        <w:r w:rsidR="00EE5677" w:rsidRPr="000760BB" w:rsidDel="00EC5BCB">
          <w:rPr>
            <w:b/>
            <w:bCs/>
          </w:rPr>
          <w:delText>allocation</w:delText>
        </w:r>
        <w:r w:rsidRPr="000760BB" w:rsidDel="00EC5BCB">
          <w:rPr>
            <w:b/>
            <w:bCs/>
          </w:rPr>
          <w:delText>:</w:delText>
        </w:r>
        <w:r w:rsidRPr="000760BB" w:rsidDel="00EC5BCB">
          <w:delText xml:space="preserve"> Proper resource allocation, including choosing the right quantum processor and configuring quantum tasks, is crucial for achieving optimal results on Amazon Braket</w:delText>
        </w:r>
      </w:del>
      <w:customXmlDelRangeStart w:id="1514" w:author="Paulo H. Leocadio" w:date="2024-07-17T13:08:00Z"/>
      <w:sdt>
        <w:sdtPr>
          <w:id w:val="1359086526"/>
          <w:citation/>
        </w:sdtPr>
        <w:sdtContent>
          <w:customXmlDelRangeEnd w:id="1514"/>
          <w:del w:id="1515" w:author="Paulo H. Leocadio" w:date="2024-07-17T13:08:00Z" w16du:dateUtc="2024-07-17T17:08:00Z">
            <w:r w:rsidR="00A85E35" w:rsidDel="00EC5BCB">
              <w:fldChar w:fldCharType="begin"/>
            </w:r>
            <w:r w:rsidR="00A85E35" w:rsidDel="00EC5BCB">
              <w:delInstrText xml:space="preserve"> CITATION unknown2023o \l 1033 </w:delInstrText>
            </w:r>
            <w:r w:rsidR="00A85E35" w:rsidDel="00EC5BCB">
              <w:fldChar w:fldCharType="separate"/>
            </w:r>
            <w:r w:rsidR="00D34F43" w:rsidDel="00EC5BCB">
              <w:rPr>
                <w:noProof/>
              </w:rPr>
              <w:delText xml:space="preserve"> </w:delText>
            </w:r>
            <w:r w:rsidR="00D34F43" w:rsidRPr="00D34F43" w:rsidDel="00EC5BCB">
              <w:rPr>
                <w:noProof/>
              </w:rPr>
              <w:delText>[88]</w:delText>
            </w:r>
            <w:r w:rsidR="00A85E35" w:rsidDel="00EC5BCB">
              <w:fldChar w:fldCharType="end"/>
            </w:r>
          </w:del>
          <w:customXmlDelRangeStart w:id="1516" w:author="Paulo H. Leocadio" w:date="2024-07-17T13:08:00Z"/>
        </w:sdtContent>
      </w:sdt>
      <w:customXmlDelRangeEnd w:id="1516"/>
      <w:del w:id="1517" w:author="Paulo H. Leocadio" w:date="2024-07-17T13:08:00Z" w16du:dateUtc="2024-07-17T17:08:00Z">
        <w:r w:rsidRPr="000760BB" w:rsidDel="00EC5BCB">
          <w:delText>.</w:delText>
        </w:r>
      </w:del>
    </w:p>
    <w:p w14:paraId="757F8A6B" w14:textId="6400D339" w:rsidR="00506522" w:rsidRPr="00CD3D3F" w:rsidDel="00EC5BCB" w:rsidRDefault="00506522" w:rsidP="00CD3D3F">
      <w:pPr>
        <w:keepNext/>
        <w:keepLines/>
        <w:spacing w:before="400" w:after="0" w:line="276" w:lineRule="auto"/>
        <w:outlineLvl w:val="0"/>
        <w:rPr>
          <w:del w:id="1518" w:author="Paulo H. Leocadio" w:date="2024-07-17T13:08:00Z" w16du:dateUtc="2024-07-17T17:08:00Z"/>
          <w:rFonts w:eastAsia="Palatino Linotype" w:cs="Palatino Linotype"/>
          <w:b/>
          <w:color w:val="auto"/>
          <w:sz w:val="40"/>
          <w:szCs w:val="40"/>
        </w:rPr>
      </w:pPr>
      <w:del w:id="1519" w:author="Paulo H. Leocadio" w:date="2024-07-17T13:08:00Z" w16du:dateUtc="2024-07-17T17:08:00Z">
        <w:r w:rsidRPr="00CD3D3F" w:rsidDel="00EC5BCB">
          <w:rPr>
            <w:rFonts w:eastAsia="Palatino Linotype" w:cs="Palatino Linotype"/>
            <w:b/>
            <w:color w:val="auto"/>
            <w:sz w:val="40"/>
            <w:szCs w:val="40"/>
          </w:rPr>
          <w:delText xml:space="preserve">Developer </w:delText>
        </w:r>
        <w:r w:rsidR="00E172D5" w:rsidRPr="00CD3D3F" w:rsidDel="00EC5BCB">
          <w:rPr>
            <w:rFonts w:eastAsia="Palatino Linotype" w:cs="Palatino Linotype"/>
            <w:b/>
            <w:color w:val="auto"/>
            <w:sz w:val="40"/>
            <w:szCs w:val="40"/>
          </w:rPr>
          <w:delText>tools</w:delText>
        </w:r>
        <w:r w:rsidRPr="00CD3D3F" w:rsidDel="00EC5BCB">
          <w:rPr>
            <w:rFonts w:eastAsia="Palatino Linotype" w:cs="Palatino Linotype"/>
            <w:b/>
            <w:color w:val="auto"/>
            <w:sz w:val="40"/>
            <w:szCs w:val="40"/>
          </w:rPr>
          <w:delText xml:space="preserve"> </w:delText>
        </w:r>
        <w:r w:rsidR="00E172D5" w:rsidRPr="00CD3D3F" w:rsidDel="00EC5BCB">
          <w:rPr>
            <w:rFonts w:eastAsia="Palatino Linotype" w:cs="Palatino Linotype"/>
            <w:b/>
            <w:color w:val="auto"/>
            <w:sz w:val="40"/>
            <w:szCs w:val="40"/>
          </w:rPr>
          <w:delText>and</w:delText>
        </w:r>
        <w:r w:rsidRPr="00CD3D3F" w:rsidDel="00EC5BCB">
          <w:rPr>
            <w:rFonts w:eastAsia="Palatino Linotype" w:cs="Palatino Linotype"/>
            <w:b/>
            <w:color w:val="auto"/>
            <w:sz w:val="40"/>
            <w:szCs w:val="40"/>
          </w:rPr>
          <w:delText xml:space="preserve"> DevOps in AWS </w:delText>
        </w:r>
      </w:del>
    </w:p>
    <w:p w14:paraId="38EE1F16" w14:textId="617C5CB0" w:rsidR="00506522" w:rsidRPr="00506522" w:rsidDel="00EC5BCB" w:rsidRDefault="00506522" w:rsidP="00555FFB">
      <w:pPr>
        <w:pStyle w:val="NormalBPBHEB"/>
        <w:rPr>
          <w:del w:id="1520" w:author="Paulo H. Leocadio" w:date="2024-07-17T13:08:00Z" w16du:dateUtc="2024-07-17T17:08:00Z"/>
        </w:rPr>
      </w:pPr>
      <w:del w:id="1521" w:author="Paulo H. Leocadio" w:date="2024-07-17T13:08:00Z" w16du:dateUtc="2024-07-17T17:08:00Z">
        <w:r w:rsidRPr="00506522" w:rsidDel="00EC5BCB">
          <w:delTex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delText>
        </w:r>
      </w:del>
    </w:p>
    <w:p w14:paraId="222B5E58" w14:textId="7807A02A" w:rsidR="00506522" w:rsidRPr="00CD3D3F" w:rsidDel="00EC5BCB" w:rsidRDefault="00506522" w:rsidP="00CD3D3F">
      <w:pPr>
        <w:keepNext/>
        <w:keepLines/>
        <w:spacing w:before="40" w:after="0"/>
        <w:outlineLvl w:val="1"/>
        <w:rPr>
          <w:del w:id="1522" w:author="Paulo H. Leocadio" w:date="2024-07-17T13:08:00Z" w16du:dateUtc="2024-07-17T17:08:00Z"/>
          <w:rFonts w:eastAsiaTheme="majorEastAsia" w:cstheme="majorBidi"/>
          <w:sz w:val="36"/>
          <w:szCs w:val="26"/>
        </w:rPr>
      </w:pPr>
      <w:del w:id="1523" w:author="Paulo H. Leocadio" w:date="2024-07-17T13:08:00Z" w16du:dateUtc="2024-07-17T17:08:00Z">
        <w:r w:rsidRPr="00CD3D3F" w:rsidDel="00EC5BCB">
          <w:rPr>
            <w:rFonts w:eastAsiaTheme="majorEastAsia" w:cstheme="majorBidi"/>
            <w:sz w:val="36"/>
            <w:szCs w:val="26"/>
          </w:rPr>
          <w:delText xml:space="preserve">Developer </w:delText>
        </w:r>
        <w:r w:rsidR="00E172D5" w:rsidRPr="00CD3D3F" w:rsidDel="00EC5BCB">
          <w:rPr>
            <w:rFonts w:eastAsiaTheme="majorEastAsia" w:cstheme="majorBidi"/>
            <w:sz w:val="36"/>
            <w:szCs w:val="26"/>
          </w:rPr>
          <w:delText>tools</w:delText>
        </w:r>
        <w:r w:rsidRPr="00CD3D3F" w:rsidDel="00EC5BCB">
          <w:rPr>
            <w:rFonts w:eastAsiaTheme="majorEastAsia" w:cstheme="majorBidi"/>
            <w:sz w:val="36"/>
            <w:szCs w:val="26"/>
          </w:rPr>
          <w:delText xml:space="preserve">: A </w:delText>
        </w:r>
        <w:r w:rsidR="00E172D5" w:rsidRPr="00CD3D3F" w:rsidDel="00EC5BCB">
          <w:rPr>
            <w:rFonts w:eastAsiaTheme="majorEastAsia" w:cstheme="majorBidi"/>
            <w:sz w:val="36"/>
            <w:szCs w:val="26"/>
          </w:rPr>
          <w:delText>foundation for efficiency</w:delText>
        </w:r>
      </w:del>
    </w:p>
    <w:p w14:paraId="74CF1727" w14:textId="0806B430" w:rsidR="00506522" w:rsidRPr="00506522" w:rsidDel="00EC5BCB" w:rsidRDefault="00506522" w:rsidP="00555FFB">
      <w:pPr>
        <w:pStyle w:val="NormalBPBHEB"/>
        <w:rPr>
          <w:del w:id="1524" w:author="Paulo H. Leocadio" w:date="2024-07-17T13:08:00Z" w16du:dateUtc="2024-07-17T17:08:00Z"/>
        </w:rPr>
      </w:pPr>
      <w:del w:id="1525" w:author="Paulo H. Leocadio" w:date="2024-07-17T13:08:00Z" w16du:dateUtc="2024-07-17T17:08:00Z">
        <w:r w:rsidRPr="00506522" w:rsidDel="00EC5BCB">
          <w:delText xml:space="preserve">The chapter initiated with an examination of fundamental developer tools such as </w:delText>
        </w:r>
        <w:r w:rsidRPr="00506522" w:rsidDel="00EC5BCB">
          <w:rPr>
            <w:b/>
            <w:bCs/>
          </w:rPr>
          <w:delText>Amazon CodeCatalyst</w:delText>
        </w:r>
        <w:r w:rsidRPr="00506522" w:rsidDel="00EC5BCB">
          <w:delText xml:space="preserve"> and </w:delText>
        </w:r>
        <w:r w:rsidRPr="00506522" w:rsidDel="00EC5BCB">
          <w:rPr>
            <w:b/>
            <w:bCs/>
          </w:rPr>
          <w:delText>Amazon CodeGuru</w:delText>
        </w:r>
        <w:r w:rsidRPr="00506522" w:rsidDel="00EC5BCB">
          <w:delText>. CodeCatalyst serves as a collaborative platform, fostering teamwork and knowledge sharing, while CodeGuru leverages machine learning to enhance code quality and identify performance optimizations. These tools contribute significantly to the efficiency of development processes</w:delText>
        </w:r>
      </w:del>
      <w:customXmlDelRangeStart w:id="1526" w:author="Paulo H. Leocadio" w:date="2024-07-17T13:08:00Z"/>
      <w:sdt>
        <w:sdtPr>
          <w:id w:val="-1978056654"/>
          <w:citation/>
        </w:sdtPr>
        <w:sdtContent>
          <w:customXmlDelRangeEnd w:id="1526"/>
          <w:del w:id="1527" w:author="Paulo H. Leocadio" w:date="2024-07-17T13:08:00Z" w16du:dateUtc="2024-07-17T17:08:00Z">
            <w:r w:rsidR="005523D1" w:rsidDel="00EC5BCB">
              <w:fldChar w:fldCharType="begin"/>
            </w:r>
            <w:r w:rsidR="005523D1" w:rsidDel="00EC5BCB">
              <w:delInstrText xml:space="preserve"> CITATION Ama23 \l 1033 </w:delInstrText>
            </w:r>
            <w:r w:rsidR="005523D1" w:rsidDel="00EC5BCB">
              <w:fldChar w:fldCharType="separate"/>
            </w:r>
            <w:r w:rsidR="00D34F43" w:rsidDel="00EC5BCB">
              <w:rPr>
                <w:noProof/>
              </w:rPr>
              <w:delText xml:space="preserve"> </w:delText>
            </w:r>
            <w:r w:rsidR="00D34F43" w:rsidRPr="00D34F43" w:rsidDel="00EC5BCB">
              <w:rPr>
                <w:noProof/>
              </w:rPr>
              <w:delText>[2]</w:delText>
            </w:r>
            <w:r w:rsidR="005523D1" w:rsidDel="00EC5BCB">
              <w:fldChar w:fldCharType="end"/>
            </w:r>
          </w:del>
          <w:customXmlDelRangeStart w:id="1528" w:author="Paulo H. Leocadio" w:date="2024-07-17T13:08:00Z"/>
        </w:sdtContent>
      </w:sdt>
      <w:customXmlDelRangeEnd w:id="1528"/>
      <w:customXmlDelRangeStart w:id="1529" w:author="Paulo H. Leocadio" w:date="2024-07-17T13:08:00Z"/>
      <w:sdt>
        <w:sdtPr>
          <w:id w:val="-2108183181"/>
          <w:citation/>
        </w:sdtPr>
        <w:sdtContent>
          <w:customXmlDelRangeEnd w:id="1529"/>
          <w:del w:id="1530" w:author="Paulo H. Leocadio" w:date="2024-07-17T13:08:00Z" w16du:dateUtc="2024-07-17T17:08:00Z">
            <w:r w:rsidR="005523D1" w:rsidDel="00EC5BCB">
              <w:fldChar w:fldCharType="begin"/>
            </w:r>
            <w:r w:rsidR="005523D1" w:rsidDel="00EC5BCB">
              <w:delInstrText xml:space="preserve"> CITATION a2023r \l 1033 </w:delInstrText>
            </w:r>
            <w:r w:rsidR="005523D1" w:rsidDel="00EC5BCB">
              <w:fldChar w:fldCharType="separate"/>
            </w:r>
            <w:r w:rsidR="00D34F43" w:rsidDel="00EC5BCB">
              <w:rPr>
                <w:noProof/>
              </w:rPr>
              <w:delText xml:space="preserve"> </w:delText>
            </w:r>
            <w:r w:rsidR="00D34F43" w:rsidRPr="00D34F43" w:rsidDel="00EC5BCB">
              <w:rPr>
                <w:noProof/>
              </w:rPr>
              <w:delText>[7]</w:delText>
            </w:r>
            <w:r w:rsidR="005523D1" w:rsidDel="00EC5BCB">
              <w:fldChar w:fldCharType="end"/>
            </w:r>
          </w:del>
          <w:customXmlDelRangeStart w:id="1531" w:author="Paulo H. Leocadio" w:date="2024-07-17T13:08:00Z"/>
        </w:sdtContent>
      </w:sdt>
      <w:customXmlDelRangeEnd w:id="1531"/>
      <w:del w:id="1532" w:author="Paulo H. Leocadio" w:date="2024-07-17T13:08:00Z" w16du:dateUtc="2024-07-17T17:08:00Z">
        <w:r w:rsidRPr="00506522" w:rsidDel="00EC5BCB">
          <w:delText>.</w:delText>
        </w:r>
      </w:del>
    </w:p>
    <w:p w14:paraId="47B8346B" w14:textId="7F6E9BDB" w:rsidR="00506522" w:rsidRPr="00CD3D3F" w:rsidDel="00EC5BCB" w:rsidRDefault="00506522" w:rsidP="00CD3D3F">
      <w:pPr>
        <w:keepNext/>
        <w:keepLines/>
        <w:spacing w:before="40" w:after="0"/>
        <w:outlineLvl w:val="1"/>
        <w:rPr>
          <w:del w:id="1533" w:author="Paulo H. Leocadio" w:date="2024-07-17T13:08:00Z" w16du:dateUtc="2024-07-17T17:08:00Z"/>
          <w:rFonts w:eastAsiaTheme="majorEastAsia" w:cstheme="majorBidi"/>
          <w:sz w:val="36"/>
          <w:szCs w:val="26"/>
        </w:rPr>
      </w:pPr>
      <w:del w:id="1534" w:author="Paulo H. Leocadio" w:date="2024-07-17T13:08:00Z" w16du:dateUtc="2024-07-17T17:08:00Z">
        <w:r w:rsidRPr="00CD3D3F" w:rsidDel="00EC5BCB">
          <w:rPr>
            <w:rFonts w:eastAsiaTheme="majorEastAsia" w:cstheme="majorBidi"/>
            <w:sz w:val="36"/>
            <w:szCs w:val="26"/>
          </w:rPr>
          <w:delText xml:space="preserve">Optimizing Java </w:delText>
        </w:r>
        <w:r w:rsidR="00E172D5" w:rsidRPr="00CD3D3F" w:rsidDel="00EC5BCB">
          <w:rPr>
            <w:rFonts w:eastAsiaTheme="majorEastAsia" w:cstheme="majorBidi"/>
            <w:sz w:val="36"/>
            <w:szCs w:val="26"/>
          </w:rPr>
          <w:delText>devel</w:delText>
        </w:r>
        <w:r w:rsidRPr="00CD3D3F" w:rsidDel="00EC5BCB">
          <w:rPr>
            <w:rFonts w:eastAsiaTheme="majorEastAsia" w:cstheme="majorBidi"/>
            <w:sz w:val="36"/>
            <w:szCs w:val="26"/>
          </w:rPr>
          <w:delText>opment with Amazon Corretto</w:delText>
        </w:r>
      </w:del>
    </w:p>
    <w:p w14:paraId="00BFD374" w14:textId="51517D7E" w:rsidR="00506522" w:rsidRPr="00506522" w:rsidDel="00EC5BCB" w:rsidRDefault="00506522" w:rsidP="00555FFB">
      <w:pPr>
        <w:pStyle w:val="NormalBPBHEB"/>
        <w:rPr>
          <w:del w:id="1535" w:author="Paulo H. Leocadio" w:date="2024-07-17T13:08:00Z" w16du:dateUtc="2024-07-17T17:08:00Z"/>
        </w:rPr>
      </w:pPr>
      <w:del w:id="1536" w:author="Paulo H. Leocadio" w:date="2024-07-17T13:08:00Z" w16du:dateUtc="2024-07-17T17:08:00Z">
        <w:r w:rsidRPr="00506522" w:rsidDel="00EC5BCB">
          <w:delText xml:space="preserve">The focus then shifted to </w:delText>
        </w:r>
        <w:r w:rsidRPr="00506522" w:rsidDel="00EC5BCB">
          <w:rPr>
            <w:b/>
            <w:bCs/>
          </w:rPr>
          <w:delText>Amazon Corretto</w:delText>
        </w:r>
        <w:r w:rsidRPr="00506522" w:rsidDel="00EC5BCB">
          <w:delText>, AWS's no-cost, multiplatform, production-ready distribution of OpenJDK. Corretto ensures a secure and stable runtime environment for Java applications, addressing the needs of Java developers with a commitment to long-term support and regular updates</w:delText>
        </w:r>
      </w:del>
      <w:customXmlDelRangeStart w:id="1537" w:author="Paulo H. Leocadio" w:date="2024-07-17T13:08:00Z"/>
      <w:sdt>
        <w:sdtPr>
          <w:id w:val="-1957166494"/>
          <w:citation/>
        </w:sdtPr>
        <w:sdtContent>
          <w:customXmlDelRangeEnd w:id="1537"/>
          <w:del w:id="1538" w:author="Paulo H. Leocadio" w:date="2024-07-17T13:08:00Z" w16du:dateUtc="2024-07-17T17:08:00Z">
            <w:r w:rsidR="008E39FD" w:rsidDel="00EC5BCB">
              <w:fldChar w:fldCharType="begin"/>
            </w:r>
            <w:r w:rsidR="008E39FD" w:rsidDel="00EC5BCB">
              <w:delInstrText xml:space="preserve"> CITATION a2023s \l 1033 </w:delInstrText>
            </w:r>
            <w:r w:rsidR="008E39FD" w:rsidDel="00EC5BCB">
              <w:fldChar w:fldCharType="separate"/>
            </w:r>
            <w:r w:rsidR="00D34F43" w:rsidDel="00EC5BCB">
              <w:rPr>
                <w:noProof/>
              </w:rPr>
              <w:delText xml:space="preserve"> </w:delText>
            </w:r>
            <w:r w:rsidR="00D34F43" w:rsidRPr="00D34F43" w:rsidDel="00EC5BCB">
              <w:rPr>
                <w:noProof/>
              </w:rPr>
              <w:delText>[10]</w:delText>
            </w:r>
            <w:r w:rsidR="008E39FD" w:rsidDel="00EC5BCB">
              <w:fldChar w:fldCharType="end"/>
            </w:r>
          </w:del>
          <w:customXmlDelRangeStart w:id="1539" w:author="Paulo H. Leocadio" w:date="2024-07-17T13:08:00Z"/>
        </w:sdtContent>
      </w:sdt>
      <w:customXmlDelRangeEnd w:id="1539"/>
      <w:del w:id="1540" w:author="Paulo H. Leocadio" w:date="2024-07-17T13:08:00Z" w16du:dateUtc="2024-07-17T17:08:00Z">
        <w:r w:rsidRPr="00506522" w:rsidDel="00EC5BCB">
          <w:delText>.</w:delText>
        </w:r>
      </w:del>
    </w:p>
    <w:p w14:paraId="5A1FAFCD" w14:textId="3A6340CC" w:rsidR="00506522" w:rsidRPr="00CD3D3F" w:rsidDel="00EC5BCB" w:rsidRDefault="00506522" w:rsidP="00CD3D3F">
      <w:pPr>
        <w:keepNext/>
        <w:keepLines/>
        <w:spacing w:before="40" w:after="0"/>
        <w:outlineLvl w:val="1"/>
        <w:rPr>
          <w:del w:id="1541" w:author="Paulo H. Leocadio" w:date="2024-07-17T13:08:00Z" w16du:dateUtc="2024-07-17T17:08:00Z"/>
          <w:rFonts w:eastAsiaTheme="majorEastAsia" w:cstheme="majorBidi"/>
          <w:sz w:val="36"/>
          <w:szCs w:val="26"/>
        </w:rPr>
      </w:pPr>
      <w:del w:id="1542" w:author="Paulo H. Leocadio" w:date="2024-07-17T13:08:00Z" w16du:dateUtc="2024-07-17T17:08:00Z">
        <w:r w:rsidRPr="00CD3D3F" w:rsidDel="00EC5BCB">
          <w:rPr>
            <w:rFonts w:eastAsiaTheme="majorEastAsia" w:cstheme="majorBidi"/>
            <w:sz w:val="36"/>
            <w:szCs w:val="26"/>
          </w:rPr>
          <w:delText xml:space="preserve">AWS Cloud Development Kit </w:delText>
        </w:r>
        <w:r w:rsidR="00E3345D" w:rsidRPr="00CD3D3F" w:rsidDel="00EC5BCB">
          <w:rPr>
            <w:rFonts w:eastAsiaTheme="majorEastAsia" w:cstheme="majorBidi"/>
            <w:sz w:val="36"/>
            <w:szCs w:val="26"/>
          </w:rPr>
          <w:delText>Infrastructure as Code</w:delText>
        </w:r>
      </w:del>
    </w:p>
    <w:p w14:paraId="0CA84131" w14:textId="2A36D638" w:rsidR="00506522" w:rsidRPr="00506522" w:rsidDel="00EC5BCB" w:rsidRDefault="00506522" w:rsidP="00555FFB">
      <w:pPr>
        <w:pStyle w:val="NormalBPBHEB"/>
        <w:rPr>
          <w:del w:id="1543" w:author="Paulo H. Leocadio" w:date="2024-07-17T13:08:00Z" w16du:dateUtc="2024-07-17T17:08:00Z"/>
        </w:rPr>
      </w:pPr>
      <w:del w:id="1544" w:author="Paulo H. Leocadio" w:date="2024-07-17T13:08:00Z" w16du:dateUtc="2024-07-17T17:08:00Z">
        <w:r w:rsidRPr="00506522" w:rsidDel="00EC5BCB">
          <w:delText xml:space="preserve">The exploration of </w:delText>
        </w:r>
        <w:r w:rsidRPr="00506522" w:rsidDel="00EC5BCB">
          <w:rPr>
            <w:b/>
            <w:bCs/>
          </w:rPr>
          <w:delText>AWS Cloud Development Kit (CDK)</w:delText>
        </w:r>
        <w:r w:rsidRPr="00506522" w:rsidDel="00EC5BCB">
          <w:delText xml:space="preserve"> highlighted the paradigm shift toward </w:delText>
        </w:r>
        <w:r w:rsidRPr="00555FFB" w:rsidDel="00EC5BCB">
          <w:rPr>
            <w:b/>
            <w:bCs/>
          </w:rPr>
          <w:delText>Infrastructure as Code (IaC)</w:delText>
        </w:r>
        <w:r w:rsidRPr="00506522" w:rsidDel="00EC5BCB">
          <w:delText>. CDK enables developers to define cloud infrastructure using familiar programming languages, offering a higher-level abstraction and promoting code reuse, reducing errors, and accelerating development cycles</w:delText>
        </w:r>
      </w:del>
      <w:customXmlDelRangeStart w:id="1545" w:author="Paulo H. Leocadio" w:date="2024-07-17T13:08:00Z"/>
      <w:sdt>
        <w:sdtPr>
          <w:id w:val="201062604"/>
          <w:citation/>
        </w:sdtPr>
        <w:sdtContent>
          <w:customXmlDelRangeEnd w:id="1545"/>
          <w:del w:id="1546" w:author="Paulo H. Leocadio" w:date="2024-07-17T13:08:00Z" w16du:dateUtc="2024-07-17T17:08:00Z">
            <w:r w:rsidR="00202ED2" w:rsidDel="00EC5BCB">
              <w:fldChar w:fldCharType="begin"/>
            </w:r>
            <w:r w:rsidR="00202ED2" w:rsidDel="00EC5BCB">
              <w:delInstrText xml:space="preserve"> CITATION a2023t \l 1033 </w:delInstrText>
            </w:r>
            <w:r w:rsidR="00202ED2" w:rsidDel="00EC5BCB">
              <w:fldChar w:fldCharType="separate"/>
            </w:r>
            <w:r w:rsidR="00D34F43" w:rsidDel="00EC5BCB">
              <w:rPr>
                <w:noProof/>
              </w:rPr>
              <w:delText xml:space="preserve"> </w:delText>
            </w:r>
            <w:r w:rsidR="00D34F43" w:rsidRPr="00D34F43" w:rsidDel="00EC5BCB">
              <w:rPr>
                <w:noProof/>
              </w:rPr>
              <w:delText>[89]</w:delText>
            </w:r>
            <w:r w:rsidR="00202ED2" w:rsidDel="00EC5BCB">
              <w:fldChar w:fldCharType="end"/>
            </w:r>
          </w:del>
          <w:customXmlDelRangeStart w:id="1547" w:author="Paulo H. Leocadio" w:date="2024-07-17T13:08:00Z"/>
        </w:sdtContent>
      </w:sdt>
      <w:customXmlDelRangeEnd w:id="1547"/>
      <w:del w:id="1548" w:author="Paulo H. Leocadio" w:date="2024-07-17T13:08:00Z" w16du:dateUtc="2024-07-17T17:08:00Z">
        <w:r w:rsidRPr="00506522" w:rsidDel="00EC5BCB">
          <w:delText>.</w:delText>
        </w:r>
      </w:del>
    </w:p>
    <w:p w14:paraId="2DD99B17" w14:textId="0943FC23" w:rsidR="00506522" w:rsidRPr="00CD3D3F" w:rsidDel="00EC5BCB" w:rsidRDefault="007163F9" w:rsidP="00CD3D3F">
      <w:pPr>
        <w:keepNext/>
        <w:keepLines/>
        <w:spacing w:before="40" w:after="0"/>
        <w:outlineLvl w:val="1"/>
        <w:rPr>
          <w:del w:id="1549" w:author="Paulo H. Leocadio" w:date="2024-07-17T13:08:00Z" w16du:dateUtc="2024-07-17T17:08:00Z"/>
          <w:rFonts w:eastAsiaTheme="majorEastAsia" w:cstheme="majorBidi"/>
          <w:sz w:val="36"/>
          <w:szCs w:val="26"/>
        </w:rPr>
      </w:pPr>
      <w:del w:id="1550" w:author="Paulo H. Leocadio" w:date="2024-07-17T13:08:00Z" w16du:dateUtc="2024-07-17T17:08:00Z">
        <w:r w:rsidRPr="00CD3D3F" w:rsidDel="00EC5BCB">
          <w:rPr>
            <w:rFonts w:eastAsiaTheme="majorEastAsia" w:cstheme="majorBidi"/>
            <w:sz w:val="36"/>
            <w:szCs w:val="26"/>
          </w:rPr>
          <w:delText xml:space="preserve">AWS Cloud9 </w:delText>
        </w:r>
        <w:r w:rsidR="00506522" w:rsidRPr="00CD3D3F" w:rsidDel="00EC5BCB">
          <w:rPr>
            <w:rFonts w:eastAsiaTheme="majorEastAsia" w:cstheme="majorBidi"/>
            <w:sz w:val="36"/>
            <w:szCs w:val="26"/>
          </w:rPr>
          <w:delText xml:space="preserve">Integrated Development Environment </w:delText>
        </w:r>
      </w:del>
    </w:p>
    <w:p w14:paraId="101F943B" w14:textId="1B2BD97C"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551" w:author="Paulo H. Leocadio" w:date="2024-07-17T13:08:00Z" w16du:dateUtc="2024-07-17T17:08:00Z"/>
        </w:rPr>
      </w:pPr>
      <w:del w:id="1552" w:author="Paulo H. Leocadio" w:date="2024-07-17T13:08:00Z" w16du:dateUtc="2024-07-17T17:08:00Z">
        <w:r w:rsidRPr="00506522" w:rsidDel="00EC5BCB">
          <w:delText xml:space="preserve">The inclusion of </w:delText>
        </w:r>
        <w:r w:rsidRPr="00506522" w:rsidDel="00EC5BCB">
          <w:rPr>
            <w:b/>
            <w:bCs/>
          </w:rPr>
          <w:delText>AWS Cloud9</w:delText>
        </w:r>
        <w:r w:rsidRPr="00506522" w:rsidDel="00EC5BCB">
          <w:delText xml:space="preserve"> in the discussion underscored the importance of a cloud-based </w:delText>
        </w:r>
        <w:r w:rsidRPr="00555FFB" w:rsidDel="00EC5BCB">
          <w:rPr>
            <w:b/>
            <w:bCs/>
          </w:rPr>
          <w:delText>integrated development environment (IDE)</w:delText>
        </w:r>
        <w:r w:rsidRPr="00506522" w:rsidDel="00EC5BCB">
          <w:delText>. Cloud9 facilitates collaborative coding, supports multiple languages, and eliminates the need for local development setups, promoting flexibility and efficiency</w:delText>
        </w:r>
      </w:del>
      <w:customXmlDelRangeStart w:id="1553" w:author="Paulo H. Leocadio" w:date="2024-07-17T13:08:00Z"/>
      <w:sdt>
        <w:sdtPr>
          <w:id w:val="1147089322"/>
          <w:citation/>
        </w:sdtPr>
        <w:sdtContent>
          <w:customXmlDelRangeEnd w:id="1553"/>
          <w:del w:id="1554" w:author="Paulo H. Leocadio" w:date="2024-07-17T13:08:00Z" w16du:dateUtc="2024-07-17T17:08:00Z">
            <w:r w:rsidR="007163F9" w:rsidDel="00EC5BCB">
              <w:fldChar w:fldCharType="begin"/>
            </w:r>
            <w:r w:rsidR="007163F9" w:rsidDel="00EC5BCB">
              <w:delInstrText xml:space="preserve"> CITATION documentation2023c \l 1033 </w:delInstrText>
            </w:r>
            <w:r w:rsidR="007163F9" w:rsidDel="00EC5BCB">
              <w:fldChar w:fldCharType="separate"/>
            </w:r>
            <w:r w:rsidR="00D34F43" w:rsidDel="00EC5BCB">
              <w:rPr>
                <w:noProof/>
              </w:rPr>
              <w:delText xml:space="preserve"> </w:delText>
            </w:r>
            <w:r w:rsidR="00D34F43" w:rsidRPr="00D34F43" w:rsidDel="00EC5BCB">
              <w:rPr>
                <w:noProof/>
              </w:rPr>
              <w:delText>[16]</w:delText>
            </w:r>
            <w:r w:rsidR="007163F9" w:rsidDel="00EC5BCB">
              <w:fldChar w:fldCharType="end"/>
            </w:r>
          </w:del>
          <w:customXmlDelRangeStart w:id="1555" w:author="Paulo H. Leocadio" w:date="2024-07-17T13:08:00Z"/>
        </w:sdtContent>
      </w:sdt>
      <w:customXmlDelRangeEnd w:id="1555"/>
      <w:del w:id="1556" w:author="Paulo H. Leocadio" w:date="2024-07-17T13:08:00Z" w16du:dateUtc="2024-07-17T17:08:00Z">
        <w:r w:rsidRPr="00506522" w:rsidDel="00EC5BCB">
          <w:delText>.</w:delText>
        </w:r>
      </w:del>
    </w:p>
    <w:p w14:paraId="26864ADD" w14:textId="190642CC" w:rsidR="00506522" w:rsidRPr="00CD3D3F" w:rsidDel="00EC5BCB" w:rsidRDefault="00506522" w:rsidP="00CD3D3F">
      <w:pPr>
        <w:keepNext/>
        <w:keepLines/>
        <w:spacing w:before="40" w:after="0"/>
        <w:outlineLvl w:val="1"/>
        <w:rPr>
          <w:del w:id="1557" w:author="Paulo H. Leocadio" w:date="2024-07-17T13:08:00Z" w16du:dateUtc="2024-07-17T17:08:00Z"/>
          <w:rFonts w:eastAsiaTheme="majorEastAsia" w:cstheme="majorBidi"/>
          <w:sz w:val="36"/>
          <w:szCs w:val="26"/>
        </w:rPr>
      </w:pPr>
      <w:del w:id="1558" w:author="Paulo H. Leocadio" w:date="2024-07-17T13:08:00Z" w16du:dateUtc="2024-07-17T17:08:00Z">
        <w:r w:rsidRPr="00CD3D3F" w:rsidDel="00EC5BCB">
          <w:rPr>
            <w:rFonts w:eastAsiaTheme="majorEastAsia" w:cstheme="majorBidi"/>
            <w:sz w:val="36"/>
            <w:szCs w:val="26"/>
          </w:rPr>
          <w:delText xml:space="preserve">Command Line </w:delText>
        </w:r>
        <w:r w:rsidR="00202ED2" w:rsidRPr="00CD3D3F" w:rsidDel="00EC5BCB">
          <w:rPr>
            <w:rFonts w:eastAsiaTheme="majorEastAsia" w:cstheme="majorBidi"/>
            <w:sz w:val="36"/>
            <w:szCs w:val="26"/>
          </w:rPr>
          <w:delText>Interface:</w:delText>
        </w:r>
        <w:r w:rsidRPr="00CD3D3F" w:rsidDel="00EC5BCB">
          <w:rPr>
            <w:rFonts w:eastAsiaTheme="majorEastAsia" w:cstheme="majorBidi"/>
            <w:sz w:val="36"/>
            <w:szCs w:val="26"/>
          </w:rPr>
          <w:delText xml:space="preserve"> AWS CloudShell</w:delText>
        </w:r>
      </w:del>
    </w:p>
    <w:p w14:paraId="08F2D94E" w14:textId="3647936F" w:rsidR="00506522" w:rsidRPr="00506522" w:rsidDel="00EC5BCB" w:rsidRDefault="00506522" w:rsidP="00555FFB">
      <w:pPr>
        <w:pStyle w:val="NormalBPBHEB"/>
        <w:rPr>
          <w:del w:id="1559" w:author="Paulo H. Leocadio" w:date="2024-07-17T13:08:00Z" w16du:dateUtc="2024-07-17T17:08:00Z"/>
        </w:rPr>
      </w:pPr>
      <w:del w:id="1560" w:author="Paulo H. Leocadio" w:date="2024-07-17T13:08:00Z" w16du:dateUtc="2024-07-17T17:08:00Z">
        <w:r w:rsidRPr="00506522" w:rsidDel="00EC5BCB">
          <w:delText xml:space="preserve">The section on </w:delText>
        </w:r>
        <w:r w:rsidRPr="00506522" w:rsidDel="00EC5BCB">
          <w:rPr>
            <w:b/>
            <w:bCs/>
          </w:rPr>
          <w:delText>AWS CloudShell</w:delText>
        </w:r>
        <w:r w:rsidRPr="00506522" w:rsidDel="00EC5BCB">
          <w:delText xml:space="preserve"> delved into the significance of </w:delText>
        </w:r>
        <w:r w:rsidRPr="00555FFB" w:rsidDel="00EC5BCB">
          <w:rPr>
            <w:b/>
            <w:bCs/>
          </w:rPr>
          <w:delText>command-line interfaces (CLIs)</w:delText>
        </w:r>
        <w:r w:rsidRPr="00506522" w:rsidDel="00EC5BCB">
          <w:delText xml:space="preserve"> in cloud environments. CloudShell provides a browser-based shell, enabling developers to manage AWS resources directly from the AWS Management Console, streamlining command-line interactions</w:delText>
        </w:r>
      </w:del>
      <w:customXmlDelRangeStart w:id="1561" w:author="Paulo H. Leocadio" w:date="2024-07-17T13:08:00Z"/>
      <w:sdt>
        <w:sdtPr>
          <w:id w:val="2084872072"/>
          <w:citation/>
        </w:sdtPr>
        <w:sdtContent>
          <w:customXmlDelRangeEnd w:id="1561"/>
          <w:del w:id="1562" w:author="Paulo H. Leocadio" w:date="2024-07-17T13:08:00Z" w16du:dateUtc="2024-07-17T17:08:00Z">
            <w:r w:rsidR="00D64A72" w:rsidDel="00EC5BCB">
              <w:fldChar w:fldCharType="begin"/>
            </w:r>
            <w:r w:rsidR="00D64A72" w:rsidDel="00EC5BCB">
              <w:delInstrText xml:space="preserve"> CITATION a2023u \l 1033 </w:delInstrText>
            </w:r>
            <w:r w:rsidR="00D64A72" w:rsidDel="00EC5BCB">
              <w:fldChar w:fldCharType="separate"/>
            </w:r>
            <w:r w:rsidR="00D34F43" w:rsidDel="00EC5BCB">
              <w:rPr>
                <w:noProof/>
              </w:rPr>
              <w:delText xml:space="preserve"> </w:delText>
            </w:r>
            <w:r w:rsidR="00D34F43" w:rsidRPr="00D34F43" w:rsidDel="00EC5BCB">
              <w:rPr>
                <w:noProof/>
              </w:rPr>
              <w:delText>[90]</w:delText>
            </w:r>
            <w:r w:rsidR="00D64A72" w:rsidDel="00EC5BCB">
              <w:fldChar w:fldCharType="end"/>
            </w:r>
          </w:del>
          <w:customXmlDelRangeStart w:id="1563" w:author="Paulo H. Leocadio" w:date="2024-07-17T13:08:00Z"/>
        </w:sdtContent>
      </w:sdt>
      <w:customXmlDelRangeEnd w:id="1563"/>
      <w:del w:id="1564" w:author="Paulo H. Leocadio" w:date="2024-07-17T13:08:00Z" w16du:dateUtc="2024-07-17T17:08:00Z">
        <w:r w:rsidRPr="00506522" w:rsidDel="00EC5BCB">
          <w:delText>.</w:delText>
        </w:r>
      </w:del>
    </w:p>
    <w:p w14:paraId="678730B8" w14:textId="7E9FE078" w:rsidR="00506522" w:rsidRPr="00CD3D3F" w:rsidDel="00EC5BCB" w:rsidRDefault="00506522" w:rsidP="00CD3D3F">
      <w:pPr>
        <w:keepNext/>
        <w:keepLines/>
        <w:spacing w:before="40" w:after="0"/>
        <w:outlineLvl w:val="1"/>
        <w:rPr>
          <w:del w:id="1565" w:author="Paulo H. Leocadio" w:date="2024-07-17T13:08:00Z" w16du:dateUtc="2024-07-17T17:08:00Z"/>
          <w:rFonts w:eastAsiaTheme="majorEastAsia" w:cstheme="majorBidi"/>
          <w:sz w:val="36"/>
          <w:szCs w:val="26"/>
        </w:rPr>
      </w:pPr>
      <w:del w:id="1566" w:author="Paulo H. Leocadio" w:date="2024-07-17T13:08:00Z" w16du:dateUtc="2024-07-17T17:08:00Z">
        <w:r w:rsidRPr="00CD3D3F" w:rsidDel="00EC5BCB">
          <w:rPr>
            <w:rFonts w:eastAsiaTheme="majorEastAsia" w:cstheme="majorBidi"/>
            <w:sz w:val="36"/>
            <w:szCs w:val="26"/>
          </w:rPr>
          <w:delText xml:space="preserve">Artifact </w:delText>
        </w:r>
        <w:r w:rsidR="00E172D5" w:rsidRPr="00CD3D3F" w:rsidDel="00EC5BCB">
          <w:rPr>
            <w:rFonts w:eastAsiaTheme="majorEastAsia" w:cstheme="majorBidi"/>
            <w:sz w:val="36"/>
            <w:szCs w:val="26"/>
          </w:rPr>
          <w:delText xml:space="preserve">management </w:delText>
        </w:r>
        <w:r w:rsidRPr="00CD3D3F" w:rsidDel="00EC5BCB">
          <w:rPr>
            <w:rFonts w:eastAsiaTheme="majorEastAsia" w:cstheme="majorBidi"/>
            <w:sz w:val="36"/>
            <w:szCs w:val="26"/>
          </w:rPr>
          <w:delText>with AWS CodeArtifact</w:delText>
        </w:r>
      </w:del>
    </w:p>
    <w:p w14:paraId="4864E334" w14:textId="4F5956B7" w:rsidR="00506522" w:rsidRPr="00506522" w:rsidDel="00EC5BCB" w:rsidRDefault="00506522" w:rsidP="00555FFB">
      <w:pPr>
        <w:pStyle w:val="NormalBPBHEB"/>
        <w:rPr>
          <w:del w:id="1567" w:author="Paulo H. Leocadio" w:date="2024-07-17T13:08:00Z" w16du:dateUtc="2024-07-17T17:08:00Z"/>
        </w:rPr>
      </w:pPr>
      <w:del w:id="1568" w:author="Paulo H. Leocadio" w:date="2024-07-17T13:08:00Z" w16du:dateUtc="2024-07-17T17:08:00Z">
        <w:r w:rsidRPr="00506522" w:rsidDel="00EC5BCB">
          <w:delText xml:space="preserve">For managing software artifacts, </w:delText>
        </w:r>
        <w:r w:rsidRPr="00506522" w:rsidDel="00EC5BCB">
          <w:rPr>
            <w:b/>
            <w:bCs/>
          </w:rPr>
          <w:delText>AWS CodeArtifact</w:delText>
        </w:r>
        <w:r w:rsidRPr="00506522" w:rsidDel="00EC5BCB">
          <w:delText xml:space="preserve"> emerged as a robust solution. It facilitates artifact storage and management, ensuring scalability, version control, and seamless integration with popular build tools</w:delText>
        </w:r>
      </w:del>
      <w:customXmlDelRangeStart w:id="1569" w:author="Paulo H. Leocadio" w:date="2024-07-17T13:08:00Z"/>
      <w:sdt>
        <w:sdtPr>
          <w:id w:val="-1439213287"/>
          <w:citation/>
        </w:sdtPr>
        <w:sdtContent>
          <w:customXmlDelRangeEnd w:id="1569"/>
          <w:del w:id="1570" w:author="Paulo H. Leocadio" w:date="2024-07-17T13:08:00Z" w16du:dateUtc="2024-07-17T17:08:00Z">
            <w:r w:rsidR="00D64A72" w:rsidDel="00EC5BCB">
              <w:fldChar w:fldCharType="begin"/>
            </w:r>
            <w:r w:rsidR="00D64A72" w:rsidDel="00EC5BCB">
              <w:delInstrText xml:space="preserve"> CITATION documentation2023d \l 1033 </w:delInstrText>
            </w:r>
            <w:r w:rsidR="00D64A72" w:rsidDel="00EC5BCB">
              <w:fldChar w:fldCharType="separate"/>
            </w:r>
            <w:r w:rsidR="00D34F43" w:rsidDel="00EC5BCB">
              <w:rPr>
                <w:noProof/>
              </w:rPr>
              <w:delText xml:space="preserve"> </w:delText>
            </w:r>
            <w:r w:rsidR="00D34F43" w:rsidRPr="00D34F43" w:rsidDel="00EC5BCB">
              <w:rPr>
                <w:noProof/>
              </w:rPr>
              <w:delText>[20]</w:delText>
            </w:r>
            <w:r w:rsidR="00D64A72" w:rsidDel="00EC5BCB">
              <w:fldChar w:fldCharType="end"/>
            </w:r>
          </w:del>
          <w:customXmlDelRangeStart w:id="1571" w:author="Paulo H. Leocadio" w:date="2024-07-17T13:08:00Z"/>
        </w:sdtContent>
      </w:sdt>
      <w:customXmlDelRangeEnd w:id="1571"/>
      <w:del w:id="1572" w:author="Paulo H. Leocadio" w:date="2024-07-17T13:08:00Z" w16du:dateUtc="2024-07-17T17:08:00Z">
        <w:r w:rsidRPr="00506522" w:rsidDel="00EC5BCB">
          <w:delText>.</w:delText>
        </w:r>
      </w:del>
    </w:p>
    <w:p w14:paraId="616D0BFE" w14:textId="7793364E" w:rsidR="00506522" w:rsidRPr="00CD3D3F" w:rsidDel="00EC5BCB" w:rsidRDefault="00506522" w:rsidP="00CD3D3F">
      <w:pPr>
        <w:keepNext/>
        <w:keepLines/>
        <w:spacing w:before="40" w:after="0"/>
        <w:outlineLvl w:val="1"/>
        <w:rPr>
          <w:del w:id="1573" w:author="Paulo H. Leocadio" w:date="2024-07-17T13:08:00Z" w16du:dateUtc="2024-07-17T17:08:00Z"/>
          <w:rFonts w:eastAsiaTheme="majorEastAsia" w:cstheme="majorBidi"/>
          <w:sz w:val="36"/>
          <w:szCs w:val="26"/>
        </w:rPr>
      </w:pPr>
      <w:del w:id="1574" w:author="Paulo H. Leocadio" w:date="2024-07-17T13:08:00Z" w16du:dateUtc="2024-07-17T17:08:00Z">
        <w:r w:rsidRPr="00CD3D3F" w:rsidDel="00EC5BCB">
          <w:rPr>
            <w:rFonts w:eastAsiaTheme="majorEastAsia" w:cstheme="majorBidi"/>
            <w:sz w:val="36"/>
            <w:szCs w:val="26"/>
          </w:rPr>
          <w:delText xml:space="preserve">Efficient </w:delText>
        </w:r>
        <w:r w:rsidR="00E172D5" w:rsidRPr="00CD3D3F" w:rsidDel="00EC5BCB">
          <w:rPr>
            <w:rFonts w:eastAsiaTheme="majorEastAsia" w:cstheme="majorBidi"/>
            <w:sz w:val="36"/>
            <w:szCs w:val="26"/>
          </w:rPr>
          <w:delText xml:space="preserve">build processes </w:delText>
        </w:r>
        <w:r w:rsidRPr="00CD3D3F" w:rsidDel="00EC5BCB">
          <w:rPr>
            <w:rFonts w:eastAsiaTheme="majorEastAsia" w:cstheme="majorBidi"/>
            <w:sz w:val="36"/>
            <w:szCs w:val="26"/>
          </w:rPr>
          <w:delText>with AWS CodeBuild</w:delText>
        </w:r>
      </w:del>
    </w:p>
    <w:p w14:paraId="2F7201C4" w14:textId="66C6B972" w:rsidR="00506522" w:rsidRPr="00506522" w:rsidDel="00EC5BCB" w:rsidRDefault="00506522" w:rsidP="00555FFB">
      <w:pPr>
        <w:pStyle w:val="NormalBPBHEB"/>
        <w:rPr>
          <w:del w:id="1575" w:author="Paulo H. Leocadio" w:date="2024-07-17T13:08:00Z" w16du:dateUtc="2024-07-17T17:08:00Z"/>
        </w:rPr>
      </w:pPr>
      <w:del w:id="1576" w:author="Paulo H. Leocadio" w:date="2024-07-17T13:08:00Z" w16du:dateUtc="2024-07-17T17:08:00Z">
        <w:r w:rsidRPr="00506522" w:rsidDel="00EC5BCB">
          <w:rPr>
            <w:b/>
            <w:bCs/>
          </w:rPr>
          <w:delText>AWS CodeBuild</w:delText>
        </w:r>
        <w:r w:rsidRPr="00506522" w:rsidDel="00EC5BCB">
          <w:delText xml:space="preserve"> took center stage in automating build processes. This fully managed service scales with demand, offering parallel builds and integration with other AWS services, contributing to faster and more reliable software delivery</w:delText>
        </w:r>
      </w:del>
      <w:customXmlDelRangeStart w:id="1577" w:author="Paulo H. Leocadio" w:date="2024-07-17T13:08:00Z"/>
      <w:sdt>
        <w:sdtPr>
          <w:id w:val="-85689637"/>
          <w:citation/>
        </w:sdtPr>
        <w:sdtContent>
          <w:customXmlDelRangeEnd w:id="1577"/>
          <w:del w:id="1578" w:author="Paulo H. Leocadio" w:date="2024-07-17T13:08:00Z" w16du:dateUtc="2024-07-17T17:08:00Z">
            <w:r w:rsidR="00930937" w:rsidDel="00EC5BCB">
              <w:fldChar w:fldCharType="begin"/>
            </w:r>
            <w:r w:rsidR="00930937" w:rsidDel="00EC5BCB">
              <w:delInstrText xml:space="preserve"> CITATION documentation2023e \l 1033 </w:delInstrText>
            </w:r>
            <w:r w:rsidR="00930937" w:rsidDel="00EC5BCB">
              <w:fldChar w:fldCharType="separate"/>
            </w:r>
            <w:r w:rsidR="00D34F43" w:rsidDel="00EC5BCB">
              <w:rPr>
                <w:noProof/>
              </w:rPr>
              <w:delText xml:space="preserve"> </w:delText>
            </w:r>
            <w:r w:rsidR="00D34F43" w:rsidRPr="00D34F43" w:rsidDel="00EC5BCB">
              <w:rPr>
                <w:noProof/>
              </w:rPr>
              <w:delText>[22]</w:delText>
            </w:r>
            <w:r w:rsidR="00930937" w:rsidDel="00EC5BCB">
              <w:fldChar w:fldCharType="end"/>
            </w:r>
          </w:del>
          <w:customXmlDelRangeStart w:id="1579" w:author="Paulo H. Leocadio" w:date="2024-07-17T13:08:00Z"/>
        </w:sdtContent>
      </w:sdt>
      <w:customXmlDelRangeEnd w:id="1579"/>
      <w:del w:id="1580" w:author="Paulo H. Leocadio" w:date="2024-07-17T13:08:00Z" w16du:dateUtc="2024-07-17T17:08:00Z">
        <w:r w:rsidRPr="00506522" w:rsidDel="00EC5BCB">
          <w:delText>.</w:delText>
        </w:r>
      </w:del>
    </w:p>
    <w:p w14:paraId="43BA84A9" w14:textId="56AE9D67" w:rsidR="00506522" w:rsidRPr="00CD3D3F" w:rsidDel="00EC5BCB" w:rsidRDefault="00F62AFD" w:rsidP="00CD3D3F">
      <w:pPr>
        <w:keepNext/>
        <w:keepLines/>
        <w:spacing w:before="40" w:after="0"/>
        <w:outlineLvl w:val="1"/>
        <w:rPr>
          <w:del w:id="1581" w:author="Paulo H. Leocadio" w:date="2024-07-17T13:08:00Z" w16du:dateUtc="2024-07-17T17:08:00Z"/>
          <w:rFonts w:eastAsiaTheme="majorEastAsia" w:cstheme="majorBidi"/>
          <w:sz w:val="36"/>
          <w:szCs w:val="26"/>
        </w:rPr>
      </w:pPr>
      <w:del w:id="1582" w:author="Paulo H. Leocadio" w:date="2024-07-17T13:08:00Z" w16du:dateUtc="2024-07-17T17:08:00Z">
        <w:r w:rsidRPr="00CD3D3F" w:rsidDel="00EC5BCB">
          <w:rPr>
            <w:rFonts w:eastAsiaTheme="majorEastAsia" w:cstheme="majorBidi"/>
            <w:sz w:val="36"/>
            <w:szCs w:val="26"/>
          </w:rPr>
          <w:delText xml:space="preserve">AWS CodeCommit </w:delText>
        </w:r>
        <w:r w:rsidR="00506522" w:rsidRPr="00CD3D3F" w:rsidDel="00EC5BCB">
          <w:rPr>
            <w:rFonts w:eastAsiaTheme="majorEastAsia" w:cstheme="majorBidi"/>
            <w:sz w:val="36"/>
            <w:szCs w:val="26"/>
          </w:rPr>
          <w:delText xml:space="preserve">Version </w:delText>
        </w:r>
        <w:r w:rsidR="00E172D5" w:rsidRPr="00CD3D3F" w:rsidDel="00EC5BCB">
          <w:rPr>
            <w:rFonts w:eastAsiaTheme="majorEastAsia" w:cstheme="majorBidi"/>
            <w:sz w:val="36"/>
            <w:szCs w:val="26"/>
          </w:rPr>
          <w:delText>control and collaboration</w:delText>
        </w:r>
      </w:del>
    </w:p>
    <w:p w14:paraId="658013AB" w14:textId="2F1E0C29" w:rsidR="00506522" w:rsidRPr="00506522" w:rsidDel="00EC5BCB" w:rsidRDefault="00506522" w:rsidP="00555FFB">
      <w:pPr>
        <w:pStyle w:val="NormalBPBHEB"/>
        <w:rPr>
          <w:del w:id="1583" w:author="Paulo H. Leocadio" w:date="2024-07-17T13:08:00Z" w16du:dateUtc="2024-07-17T17:08:00Z"/>
        </w:rPr>
      </w:pPr>
      <w:del w:id="1584" w:author="Paulo H. Leocadio" w:date="2024-07-17T13:08:00Z" w16du:dateUtc="2024-07-17T17:08:00Z">
        <w:r w:rsidRPr="00506522" w:rsidDel="00EC5BCB">
          <w:delText xml:space="preserve">Version control and collaboration were emphasized through </w:delText>
        </w:r>
        <w:r w:rsidRPr="00506522" w:rsidDel="00EC5BCB">
          <w:rPr>
            <w:b/>
            <w:bCs/>
          </w:rPr>
          <w:delText>AWS CodeCommit</w:delText>
        </w:r>
        <w:r w:rsidRPr="00506522" w:rsidDel="00EC5BCB">
          <w:delText>, a secure and scalable Git-based repository. Its seamless integration with other AWS services supports a CI/CD pipeline</w:delText>
        </w:r>
      </w:del>
      <w:customXmlDelRangeStart w:id="1585" w:author="Paulo H. Leocadio" w:date="2024-07-17T13:08:00Z"/>
      <w:sdt>
        <w:sdtPr>
          <w:id w:val="-352885501"/>
          <w:citation/>
        </w:sdtPr>
        <w:sdtContent>
          <w:customXmlDelRangeEnd w:id="1585"/>
          <w:del w:id="1586" w:author="Paulo H. Leocadio" w:date="2024-07-17T13:08:00Z" w16du:dateUtc="2024-07-17T17:08:00Z">
            <w:r w:rsidR="00930937" w:rsidDel="00EC5BCB">
              <w:fldChar w:fldCharType="begin"/>
            </w:r>
            <w:r w:rsidR="00930937" w:rsidDel="00EC5BCB">
              <w:delInstrText xml:space="preserve"> CITATION unknown2023a \l 1033 </w:delInstrText>
            </w:r>
            <w:r w:rsidR="00930937" w:rsidDel="00EC5BCB">
              <w:fldChar w:fldCharType="separate"/>
            </w:r>
            <w:r w:rsidR="00D34F43" w:rsidDel="00EC5BCB">
              <w:rPr>
                <w:noProof/>
              </w:rPr>
              <w:delText xml:space="preserve"> </w:delText>
            </w:r>
            <w:r w:rsidR="00D34F43" w:rsidRPr="00D34F43" w:rsidDel="00EC5BCB">
              <w:rPr>
                <w:noProof/>
              </w:rPr>
              <w:delText>[25]</w:delText>
            </w:r>
            <w:r w:rsidR="00930937" w:rsidDel="00EC5BCB">
              <w:fldChar w:fldCharType="end"/>
            </w:r>
          </w:del>
          <w:customXmlDelRangeStart w:id="1587" w:author="Paulo H. Leocadio" w:date="2024-07-17T13:08:00Z"/>
        </w:sdtContent>
      </w:sdt>
      <w:customXmlDelRangeEnd w:id="1587"/>
      <w:del w:id="1588" w:author="Paulo H. Leocadio" w:date="2024-07-17T13:08:00Z" w16du:dateUtc="2024-07-17T17:08:00Z">
        <w:r w:rsidRPr="00506522" w:rsidDel="00EC5BCB">
          <w:delText>.</w:delText>
        </w:r>
      </w:del>
    </w:p>
    <w:p w14:paraId="7D7F83E0" w14:textId="62D7FFBF" w:rsidR="00506522" w:rsidRPr="00CD3D3F" w:rsidDel="00EC5BCB" w:rsidRDefault="00506522" w:rsidP="00CD3D3F">
      <w:pPr>
        <w:keepNext/>
        <w:keepLines/>
        <w:spacing w:before="40" w:after="0"/>
        <w:outlineLvl w:val="1"/>
        <w:rPr>
          <w:del w:id="1589" w:author="Paulo H. Leocadio" w:date="2024-07-17T13:08:00Z" w16du:dateUtc="2024-07-17T17:08:00Z"/>
          <w:rFonts w:eastAsiaTheme="majorEastAsia" w:cstheme="majorBidi"/>
          <w:sz w:val="36"/>
          <w:szCs w:val="26"/>
        </w:rPr>
      </w:pPr>
      <w:del w:id="1590" w:author="Paulo H. Leocadio" w:date="2024-07-17T13:08:00Z" w16du:dateUtc="2024-07-17T17:08:00Z">
        <w:r w:rsidRPr="00CD3D3F" w:rsidDel="00EC5BCB">
          <w:rPr>
            <w:rFonts w:eastAsiaTheme="majorEastAsia" w:cstheme="majorBidi"/>
            <w:sz w:val="36"/>
            <w:szCs w:val="26"/>
          </w:rPr>
          <w:delText>Automation: AWS CodeDeploy and CodePipeline</w:delText>
        </w:r>
      </w:del>
    </w:p>
    <w:p w14:paraId="1FF312C7" w14:textId="53567180" w:rsidR="00506522" w:rsidDel="00EC5BCB" w:rsidRDefault="00506522">
      <w:pPr>
        <w:pStyle w:val="NormalBPBHEB"/>
        <w:rPr>
          <w:del w:id="1591" w:author="Paulo H. Leocadio" w:date="2024-07-17T13:08:00Z" w16du:dateUtc="2024-07-17T17:08:00Z"/>
        </w:rPr>
      </w:pPr>
      <w:del w:id="1592" w:author="Paulo H. Leocadio" w:date="2024-07-17T13:08:00Z" w16du:dateUtc="2024-07-17T17:08:00Z">
        <w:r w:rsidRPr="00506522" w:rsidDel="00EC5BCB">
          <w:rPr>
            <w:b/>
            <w:bCs/>
          </w:rPr>
          <w:delText>AWS CodeDeploy</w:delText>
        </w:r>
        <w:r w:rsidRPr="00506522" w:rsidDel="00EC5BCB">
          <w:delText xml:space="preserve"> and </w:delText>
        </w:r>
        <w:r w:rsidRPr="00506522" w:rsidDel="00EC5BCB">
          <w:rPr>
            <w:b/>
            <w:bCs/>
          </w:rPr>
          <w:delText>AWS CodePipeline</w:delText>
        </w:r>
        <w:r w:rsidRPr="00506522" w:rsidDel="00EC5BCB">
          <w:delText xml:space="preserve"> were introduced as critical components of the CI/CD pipeline. CodeDeploy automates application deployments, ensuring consistency and reducing downtime, while CodePipeline orchestrates the entire release process</w:delText>
        </w:r>
      </w:del>
      <w:customXmlDelRangeStart w:id="1593" w:author="Paulo H. Leocadio" w:date="2024-07-17T13:08:00Z"/>
      <w:sdt>
        <w:sdtPr>
          <w:id w:val="-1190982544"/>
          <w:citation/>
        </w:sdtPr>
        <w:sdtContent>
          <w:customXmlDelRangeEnd w:id="1593"/>
          <w:del w:id="1594" w:author="Paulo H. Leocadio" w:date="2024-07-17T13:08:00Z" w16du:dateUtc="2024-07-17T17:08:00Z">
            <w:r w:rsidR="002566F5" w:rsidDel="00EC5BCB">
              <w:fldChar w:fldCharType="begin"/>
            </w:r>
            <w:r w:rsidR="002566F5" w:rsidDel="00EC5BCB">
              <w:delInstrText xml:space="preserve">CITATION unknown2023b \l 1033 </w:delInstrText>
            </w:r>
            <w:r w:rsidR="002566F5" w:rsidDel="00EC5BCB">
              <w:fldChar w:fldCharType="separate"/>
            </w:r>
            <w:r w:rsidR="00D34F43" w:rsidDel="00EC5BCB">
              <w:rPr>
                <w:noProof/>
              </w:rPr>
              <w:delText xml:space="preserve"> </w:delText>
            </w:r>
            <w:r w:rsidR="00D34F43" w:rsidRPr="00D34F43" w:rsidDel="00EC5BCB">
              <w:rPr>
                <w:noProof/>
              </w:rPr>
              <w:delText>[29]</w:delText>
            </w:r>
            <w:r w:rsidR="002566F5" w:rsidDel="00EC5BCB">
              <w:fldChar w:fldCharType="end"/>
            </w:r>
          </w:del>
          <w:customXmlDelRangeStart w:id="1595" w:author="Paulo H. Leocadio" w:date="2024-07-17T13:08:00Z"/>
        </w:sdtContent>
      </w:sdt>
      <w:customXmlDelRangeEnd w:id="1595"/>
      <w:customXmlDelRangeStart w:id="1596" w:author="Paulo H. Leocadio" w:date="2024-07-17T13:08:00Z"/>
      <w:sdt>
        <w:sdtPr>
          <w:id w:val="882990502"/>
          <w:citation/>
        </w:sdtPr>
        <w:sdtContent>
          <w:customXmlDelRangeEnd w:id="1596"/>
          <w:del w:id="1597" w:author="Paulo H. Leocadio" w:date="2024-07-17T13:08:00Z" w16du:dateUtc="2024-07-17T17:08:00Z">
            <w:r w:rsidR="002566F5" w:rsidDel="00EC5BCB">
              <w:fldChar w:fldCharType="begin"/>
            </w:r>
            <w:r w:rsidR="002566F5" w:rsidDel="00EC5BCB">
              <w:delInstrText xml:space="preserve">CITATION unknown2023c \l 1033 </w:delInstrText>
            </w:r>
            <w:r w:rsidR="002566F5" w:rsidDel="00EC5BCB">
              <w:fldChar w:fldCharType="separate"/>
            </w:r>
            <w:r w:rsidR="00D34F43" w:rsidDel="00EC5BCB">
              <w:rPr>
                <w:noProof/>
              </w:rPr>
              <w:delText xml:space="preserve"> </w:delText>
            </w:r>
            <w:r w:rsidR="00D34F43" w:rsidRPr="00D34F43" w:rsidDel="00EC5BCB">
              <w:rPr>
                <w:noProof/>
              </w:rPr>
              <w:delText>[32]</w:delText>
            </w:r>
            <w:r w:rsidR="002566F5" w:rsidDel="00EC5BCB">
              <w:fldChar w:fldCharType="end"/>
            </w:r>
          </w:del>
          <w:customXmlDelRangeStart w:id="1598" w:author="Paulo H. Leocadio" w:date="2024-07-17T13:08:00Z"/>
        </w:sdtContent>
      </w:sdt>
      <w:customXmlDelRangeEnd w:id="1598"/>
      <w:del w:id="1599" w:author="Paulo H. Leocadio" w:date="2024-07-17T13:08:00Z" w16du:dateUtc="2024-07-17T17:08:00Z">
        <w:r w:rsidRPr="00506522" w:rsidDel="00EC5BCB">
          <w:delText>.</w:delText>
        </w:r>
      </w:del>
    </w:p>
    <w:p w14:paraId="4B240D12" w14:textId="496037F0" w:rsidR="00506522" w:rsidRPr="00CD3D3F" w:rsidDel="00EC5BCB" w:rsidRDefault="00506522" w:rsidP="00CD3D3F">
      <w:pPr>
        <w:keepNext/>
        <w:keepLines/>
        <w:spacing w:before="40" w:after="0"/>
        <w:outlineLvl w:val="1"/>
        <w:rPr>
          <w:del w:id="1600" w:author="Paulo H. Leocadio" w:date="2024-07-17T13:08:00Z" w16du:dateUtc="2024-07-17T17:08:00Z"/>
          <w:rFonts w:eastAsiaTheme="majorEastAsia" w:cstheme="majorBidi"/>
          <w:sz w:val="36"/>
          <w:szCs w:val="26"/>
        </w:rPr>
      </w:pPr>
      <w:del w:id="1601" w:author="Paulo H. Leocadio" w:date="2024-07-17T13:08:00Z" w16du:dateUtc="2024-07-17T17:08:00Z">
        <w:r w:rsidRPr="00CD3D3F" w:rsidDel="00EC5BCB">
          <w:rPr>
            <w:rFonts w:eastAsiaTheme="majorEastAsia" w:cstheme="majorBidi"/>
            <w:sz w:val="36"/>
            <w:szCs w:val="26"/>
          </w:rPr>
          <w:delText>Simplifying Development with AWS CodeStar</w:delText>
        </w:r>
      </w:del>
    </w:p>
    <w:p w14:paraId="734B246C" w14:textId="3A94104A" w:rsidR="00E172D5" w:rsidRPr="00506522" w:rsidDel="00EC5BCB" w:rsidRDefault="00506522" w:rsidP="00555FFB">
      <w:pPr>
        <w:pStyle w:val="NormalBPBHEB"/>
        <w:rPr>
          <w:del w:id="1602" w:author="Paulo H. Leocadio" w:date="2024-07-17T13:08:00Z" w16du:dateUtc="2024-07-17T17:08:00Z"/>
        </w:rPr>
      </w:pPr>
      <w:del w:id="1603" w:author="Paulo H. Leocadio" w:date="2024-07-17T13:08:00Z" w16du:dateUtc="2024-07-17T17:08:00Z">
        <w:r w:rsidRPr="00506522" w:rsidDel="00EC5BCB">
          <w:delText xml:space="preserve">The discussion expanded to </w:delText>
        </w:r>
        <w:r w:rsidRPr="00506522" w:rsidDel="00EC5BCB">
          <w:rPr>
            <w:b/>
            <w:bCs/>
          </w:rPr>
          <w:delText>AWS CodeStar</w:delText>
        </w:r>
        <w:r w:rsidRPr="00506522" w:rsidDel="00EC5BCB">
          <w:delText>, an integrated development environment designed for CI/CD. CodeStar streamlines the entire software release process, allowing developers to focus on writing code rather than managing infrastructure</w:delText>
        </w:r>
      </w:del>
      <w:customXmlDelRangeStart w:id="1604" w:author="Paulo H. Leocadio" w:date="2024-07-17T13:08:00Z"/>
      <w:sdt>
        <w:sdtPr>
          <w:id w:val="-564342437"/>
          <w:citation/>
        </w:sdtPr>
        <w:sdtContent>
          <w:customXmlDelRangeEnd w:id="1604"/>
          <w:del w:id="1605" w:author="Paulo H. Leocadio" w:date="2024-07-17T13:08:00Z" w16du:dateUtc="2024-07-17T17:08:00Z">
            <w:r w:rsidR="008E4A2F" w:rsidDel="00EC5BCB">
              <w:fldChar w:fldCharType="begin"/>
            </w:r>
            <w:r w:rsidR="008E4A2F" w:rsidDel="00EC5BCB">
              <w:delInstrText xml:space="preserve"> CITATION services2023b \l 1033 </w:delInstrText>
            </w:r>
            <w:r w:rsidR="008E4A2F" w:rsidDel="00EC5BCB">
              <w:fldChar w:fldCharType="separate"/>
            </w:r>
            <w:r w:rsidR="00D34F43" w:rsidDel="00EC5BCB">
              <w:rPr>
                <w:noProof/>
              </w:rPr>
              <w:delText xml:space="preserve"> </w:delText>
            </w:r>
            <w:r w:rsidR="00D34F43" w:rsidRPr="00D34F43" w:rsidDel="00EC5BCB">
              <w:rPr>
                <w:noProof/>
              </w:rPr>
              <w:delText>[35]</w:delText>
            </w:r>
            <w:r w:rsidR="008E4A2F" w:rsidDel="00EC5BCB">
              <w:fldChar w:fldCharType="end"/>
            </w:r>
          </w:del>
          <w:customXmlDelRangeStart w:id="1606" w:author="Paulo H. Leocadio" w:date="2024-07-17T13:08:00Z"/>
        </w:sdtContent>
      </w:sdt>
      <w:customXmlDelRangeEnd w:id="1606"/>
      <w:del w:id="1607" w:author="Paulo H. Leocadio" w:date="2024-07-17T13:08:00Z" w16du:dateUtc="2024-07-17T17:08:00Z">
        <w:r w:rsidRPr="00506522" w:rsidDel="00EC5BCB">
          <w:delText>.</w:delText>
        </w:r>
      </w:del>
    </w:p>
    <w:p w14:paraId="0FDD7B7D" w14:textId="3ED60784" w:rsidR="00506522" w:rsidRPr="00CD3D3F" w:rsidDel="00EC5BCB" w:rsidRDefault="00506522" w:rsidP="00CD3D3F">
      <w:pPr>
        <w:keepNext/>
        <w:keepLines/>
        <w:spacing w:before="40" w:after="0"/>
        <w:outlineLvl w:val="1"/>
        <w:rPr>
          <w:del w:id="1608" w:author="Paulo H. Leocadio" w:date="2024-07-17T13:08:00Z" w16du:dateUtc="2024-07-17T17:08:00Z"/>
          <w:rFonts w:eastAsiaTheme="majorEastAsia" w:cstheme="majorBidi"/>
          <w:sz w:val="36"/>
          <w:szCs w:val="26"/>
        </w:rPr>
      </w:pPr>
      <w:del w:id="1609" w:author="Paulo H. Leocadio" w:date="2024-07-17T13:08:00Z" w16du:dateUtc="2024-07-17T17:08:00Z">
        <w:r w:rsidRPr="00CD3D3F" w:rsidDel="00EC5BCB">
          <w:rPr>
            <w:rFonts w:eastAsiaTheme="majorEastAsia" w:cstheme="majorBidi"/>
            <w:sz w:val="36"/>
            <w:szCs w:val="26"/>
          </w:rPr>
          <w:delText>Efficiency at the Command Line: AWS CLI</w:delText>
        </w:r>
      </w:del>
    </w:p>
    <w:p w14:paraId="4B97E763" w14:textId="1F5909F0" w:rsidR="00E172D5" w:rsidRPr="00506522" w:rsidDel="00EC5BCB" w:rsidRDefault="00506522" w:rsidP="00506522">
      <w:pPr>
        <w:pBdr>
          <w:top w:val="nil"/>
          <w:left w:val="nil"/>
          <w:bottom w:val="nil"/>
          <w:right w:val="nil"/>
          <w:between w:val="nil"/>
        </w:pBdr>
        <w:shd w:val="clear" w:color="auto" w:fill="FFFFFF"/>
        <w:spacing w:after="100" w:line="276" w:lineRule="auto"/>
        <w:jc w:val="both"/>
        <w:rPr>
          <w:del w:id="1610" w:author="Paulo H. Leocadio" w:date="2024-07-17T13:08:00Z" w16du:dateUtc="2024-07-17T17:08:00Z"/>
        </w:rPr>
      </w:pPr>
      <w:del w:id="1611" w:author="Paulo H. Leocadio" w:date="2024-07-17T13:08:00Z" w16du:dateUtc="2024-07-17T17:08:00Z">
        <w:r w:rsidRPr="00506522" w:rsidDel="00EC5BCB">
          <w:delText xml:space="preserve">The significance of the </w:delText>
        </w:r>
        <w:r w:rsidRPr="00506522" w:rsidDel="00EC5BCB">
          <w:rPr>
            <w:b/>
            <w:bCs/>
          </w:rPr>
          <w:delText>AWS Command Line Interface (CLI)</w:delText>
        </w:r>
        <w:r w:rsidRPr="00506522" w:rsidDel="00EC5BCB">
          <w:delText xml:space="preserve"> was highlighted, emphasizing its role as a powerful tool for managing AWS resources. The CLI enhances automation and scripting capabilities, contributing to efficient cloud management</w:delText>
        </w:r>
      </w:del>
      <w:customXmlDelRangeStart w:id="1612" w:author="Paulo H. Leocadio" w:date="2024-07-17T13:08:00Z"/>
      <w:sdt>
        <w:sdtPr>
          <w:id w:val="-1564025148"/>
          <w:citation/>
        </w:sdtPr>
        <w:sdtContent>
          <w:customXmlDelRangeEnd w:id="1612"/>
          <w:del w:id="1613" w:author="Paulo H. Leocadio" w:date="2024-07-17T13:08:00Z" w16du:dateUtc="2024-07-17T17:08:00Z">
            <w:r w:rsidR="00C4549A" w:rsidDel="00EC5BCB">
              <w:fldChar w:fldCharType="begin"/>
            </w:r>
            <w:r w:rsidR="00C4549A" w:rsidDel="00EC5BCB">
              <w:delInstrText xml:space="preserve">CITATION unknown2023d \l 1033 </w:delInstrText>
            </w:r>
            <w:r w:rsidR="00C4549A" w:rsidDel="00EC5BCB">
              <w:fldChar w:fldCharType="separate"/>
            </w:r>
            <w:r w:rsidR="00D34F43" w:rsidDel="00EC5BCB">
              <w:rPr>
                <w:noProof/>
              </w:rPr>
              <w:delText xml:space="preserve"> </w:delText>
            </w:r>
            <w:r w:rsidR="00D34F43" w:rsidRPr="00D34F43" w:rsidDel="00EC5BCB">
              <w:rPr>
                <w:noProof/>
              </w:rPr>
              <w:delText>[38]</w:delText>
            </w:r>
            <w:r w:rsidR="00C4549A" w:rsidDel="00EC5BCB">
              <w:fldChar w:fldCharType="end"/>
            </w:r>
          </w:del>
          <w:customXmlDelRangeStart w:id="1614" w:author="Paulo H. Leocadio" w:date="2024-07-17T13:08:00Z"/>
        </w:sdtContent>
      </w:sdt>
      <w:customXmlDelRangeEnd w:id="1614"/>
      <w:del w:id="1615" w:author="Paulo H. Leocadio" w:date="2024-07-17T13:08:00Z" w16du:dateUtc="2024-07-17T17:08:00Z">
        <w:r w:rsidRPr="00506522" w:rsidDel="00EC5BCB">
          <w:delText>.</w:delText>
        </w:r>
      </w:del>
    </w:p>
    <w:p w14:paraId="5F9F283F" w14:textId="447A9FFB" w:rsidR="00506522" w:rsidRPr="00CD3D3F" w:rsidDel="00EC5BCB" w:rsidRDefault="00506522" w:rsidP="00CD3D3F">
      <w:pPr>
        <w:keepNext/>
        <w:keepLines/>
        <w:spacing w:before="40" w:after="0"/>
        <w:outlineLvl w:val="1"/>
        <w:rPr>
          <w:del w:id="1616" w:author="Paulo H. Leocadio" w:date="2024-07-17T13:08:00Z" w16du:dateUtc="2024-07-17T17:08:00Z"/>
          <w:rFonts w:eastAsiaTheme="majorEastAsia" w:cstheme="majorBidi"/>
          <w:sz w:val="36"/>
          <w:szCs w:val="26"/>
        </w:rPr>
      </w:pPr>
      <w:del w:id="1617" w:author="Paulo H. Leocadio" w:date="2024-07-17T13:08:00Z" w16du:dateUtc="2024-07-17T17:08:00Z">
        <w:r w:rsidRPr="00CD3D3F" w:rsidDel="00EC5BCB">
          <w:rPr>
            <w:rFonts w:eastAsiaTheme="majorEastAsia" w:cstheme="majorBidi"/>
            <w:sz w:val="36"/>
            <w:szCs w:val="26"/>
          </w:rPr>
          <w:delText>Mobile App Testing: AWS Device Farm</w:delText>
        </w:r>
      </w:del>
    </w:p>
    <w:p w14:paraId="542065BD" w14:textId="3363C2C5" w:rsidR="00E172D5" w:rsidRPr="00506522" w:rsidDel="00EC5BCB" w:rsidRDefault="00506522" w:rsidP="00506522">
      <w:pPr>
        <w:pBdr>
          <w:top w:val="nil"/>
          <w:left w:val="nil"/>
          <w:bottom w:val="nil"/>
          <w:right w:val="nil"/>
          <w:between w:val="nil"/>
        </w:pBdr>
        <w:shd w:val="clear" w:color="auto" w:fill="FFFFFF"/>
        <w:spacing w:after="100" w:line="276" w:lineRule="auto"/>
        <w:jc w:val="both"/>
        <w:rPr>
          <w:del w:id="1618" w:author="Paulo H. Leocadio" w:date="2024-07-17T13:08:00Z" w16du:dateUtc="2024-07-17T17:08:00Z"/>
        </w:rPr>
      </w:pPr>
      <w:del w:id="1619" w:author="Paulo H. Leocadio" w:date="2024-07-17T13:08:00Z" w16du:dateUtc="2024-07-17T17:08:00Z">
        <w:r w:rsidRPr="00506522" w:rsidDel="00EC5BCB">
          <w:delText xml:space="preserve">For mobile application testing, </w:delText>
        </w:r>
        <w:r w:rsidRPr="00506522" w:rsidDel="00EC5BCB">
          <w:rPr>
            <w:b/>
            <w:bCs/>
          </w:rPr>
          <w:delText>AWS Device Farm</w:delText>
        </w:r>
        <w:r w:rsidRPr="00506522" w:rsidDel="00EC5BCB">
          <w:delText xml:space="preserve"> emerged as a pivotal tool. Its device compatibility testing and automation capabilities ensure robust and reliable mobile app performance across various devices</w:delText>
        </w:r>
      </w:del>
      <w:customXmlDelRangeStart w:id="1620" w:author="Paulo H. Leocadio" w:date="2024-07-17T13:08:00Z"/>
      <w:sdt>
        <w:sdtPr>
          <w:id w:val="991288712"/>
          <w:citation/>
        </w:sdtPr>
        <w:sdtContent>
          <w:customXmlDelRangeEnd w:id="1620"/>
          <w:del w:id="1621" w:author="Paulo H. Leocadio" w:date="2024-07-17T13:08:00Z" w16du:dateUtc="2024-07-17T17:08:00Z">
            <w:r w:rsidR="00C4549A" w:rsidDel="00EC5BCB">
              <w:fldChar w:fldCharType="begin"/>
            </w:r>
            <w:r w:rsidR="00C4549A" w:rsidDel="00EC5BCB">
              <w:delInstrText xml:space="preserve">CITATION unknown2023e \l 1033 </w:delInstrText>
            </w:r>
            <w:r w:rsidR="00C4549A" w:rsidDel="00EC5BCB">
              <w:fldChar w:fldCharType="separate"/>
            </w:r>
            <w:r w:rsidR="00D34F43" w:rsidDel="00EC5BCB">
              <w:rPr>
                <w:noProof/>
              </w:rPr>
              <w:delText xml:space="preserve"> </w:delText>
            </w:r>
            <w:r w:rsidR="00D34F43" w:rsidRPr="00D34F43" w:rsidDel="00EC5BCB">
              <w:rPr>
                <w:noProof/>
              </w:rPr>
              <w:delText>[41]</w:delText>
            </w:r>
            <w:r w:rsidR="00C4549A" w:rsidDel="00EC5BCB">
              <w:fldChar w:fldCharType="end"/>
            </w:r>
          </w:del>
          <w:customXmlDelRangeStart w:id="1622" w:author="Paulo H. Leocadio" w:date="2024-07-17T13:08:00Z"/>
        </w:sdtContent>
      </w:sdt>
      <w:customXmlDelRangeEnd w:id="1622"/>
      <w:del w:id="1623" w:author="Paulo H. Leocadio" w:date="2024-07-17T13:08:00Z" w16du:dateUtc="2024-07-17T17:08:00Z">
        <w:r w:rsidRPr="00506522" w:rsidDel="00EC5BCB">
          <w:delText>.</w:delText>
        </w:r>
      </w:del>
    </w:p>
    <w:p w14:paraId="2D969CED" w14:textId="00E05FB1" w:rsidR="00506522" w:rsidRPr="00CD3D3F" w:rsidDel="00EC5BCB" w:rsidRDefault="00506522" w:rsidP="00CD3D3F">
      <w:pPr>
        <w:keepNext/>
        <w:keepLines/>
        <w:spacing w:before="40" w:after="0"/>
        <w:outlineLvl w:val="1"/>
        <w:rPr>
          <w:del w:id="1624" w:author="Paulo H. Leocadio" w:date="2024-07-17T13:08:00Z" w16du:dateUtc="2024-07-17T17:08:00Z"/>
          <w:rFonts w:eastAsiaTheme="majorEastAsia" w:cstheme="majorBidi"/>
          <w:sz w:val="36"/>
          <w:szCs w:val="26"/>
        </w:rPr>
      </w:pPr>
      <w:del w:id="1625" w:author="Paulo H. Leocadio" w:date="2024-07-17T13:08:00Z" w16du:dateUtc="2024-07-17T17:08:00Z">
        <w:r w:rsidRPr="00CD3D3F" w:rsidDel="00EC5BCB">
          <w:rPr>
            <w:rFonts w:eastAsiaTheme="majorEastAsia" w:cstheme="majorBidi"/>
            <w:sz w:val="36"/>
            <w:szCs w:val="26"/>
          </w:rPr>
          <w:delText>Chaos Engineering with AWS Fault Injection Simulator</w:delText>
        </w:r>
      </w:del>
    </w:p>
    <w:p w14:paraId="060EF26A" w14:textId="72439285"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26" w:author="Paulo H. Leocadio" w:date="2024-07-17T13:08:00Z" w16du:dateUtc="2024-07-17T17:08:00Z"/>
        </w:rPr>
      </w:pPr>
      <w:del w:id="1627" w:author="Paulo H. Leocadio" w:date="2024-07-17T13:08:00Z" w16du:dateUtc="2024-07-17T17:08:00Z">
        <w:r w:rsidRPr="00506522" w:rsidDel="00EC5BCB">
          <w:delText xml:space="preserve">The concept of chaos engineering was introduced through the </w:delText>
        </w:r>
        <w:r w:rsidRPr="00506522" w:rsidDel="00EC5BCB">
          <w:rPr>
            <w:b/>
            <w:bCs/>
          </w:rPr>
          <w:delText>AWS Fault Injection Simulator</w:delText>
        </w:r>
        <w:r w:rsidRPr="00506522" w:rsidDel="00EC5BCB">
          <w:delText>, emphasizing the importance of proactively identifying and addressing system weaknesses to enhance overall system resilience</w:delText>
        </w:r>
      </w:del>
      <w:customXmlDelRangeStart w:id="1628" w:author="Paulo H. Leocadio" w:date="2024-07-17T13:08:00Z"/>
      <w:sdt>
        <w:sdtPr>
          <w:id w:val="541714711"/>
          <w:citation/>
        </w:sdtPr>
        <w:sdtContent>
          <w:customXmlDelRangeEnd w:id="1628"/>
          <w:del w:id="1629" w:author="Paulo H. Leocadio" w:date="2024-07-17T13:08:00Z" w16du:dateUtc="2024-07-17T17:08:00Z">
            <w:r w:rsidR="00416DB1" w:rsidDel="00EC5BCB">
              <w:fldChar w:fldCharType="begin"/>
            </w:r>
            <w:r w:rsidR="00416DB1" w:rsidDel="00EC5BCB">
              <w:delInstrText xml:space="preserve">CITATION unknown2023f \l 1033 </w:delInstrText>
            </w:r>
            <w:r w:rsidR="00416DB1" w:rsidDel="00EC5BCB">
              <w:fldChar w:fldCharType="separate"/>
            </w:r>
            <w:r w:rsidR="00D34F43" w:rsidDel="00EC5BCB">
              <w:rPr>
                <w:noProof/>
              </w:rPr>
              <w:delText xml:space="preserve"> </w:delText>
            </w:r>
            <w:r w:rsidR="00D34F43" w:rsidRPr="00D34F43" w:rsidDel="00EC5BCB">
              <w:rPr>
                <w:noProof/>
              </w:rPr>
              <w:delText>[44]</w:delText>
            </w:r>
            <w:r w:rsidR="00416DB1" w:rsidDel="00EC5BCB">
              <w:fldChar w:fldCharType="end"/>
            </w:r>
          </w:del>
          <w:customXmlDelRangeStart w:id="1630" w:author="Paulo H. Leocadio" w:date="2024-07-17T13:08:00Z"/>
        </w:sdtContent>
      </w:sdt>
      <w:customXmlDelRangeEnd w:id="1630"/>
      <w:del w:id="1631" w:author="Paulo H. Leocadio" w:date="2024-07-17T13:08:00Z" w16du:dateUtc="2024-07-17T17:08:00Z">
        <w:r w:rsidRPr="00506522" w:rsidDel="00EC5BCB">
          <w:delText>.</w:delText>
        </w:r>
      </w:del>
    </w:p>
    <w:p w14:paraId="06767679" w14:textId="60E11C75" w:rsidR="00506522" w:rsidRPr="00CD3D3F" w:rsidDel="00EC5BCB" w:rsidRDefault="00506522" w:rsidP="00CD3D3F">
      <w:pPr>
        <w:keepNext/>
        <w:keepLines/>
        <w:spacing w:before="40" w:after="0"/>
        <w:outlineLvl w:val="1"/>
        <w:rPr>
          <w:del w:id="1632" w:author="Paulo H. Leocadio" w:date="2024-07-17T13:08:00Z" w16du:dateUtc="2024-07-17T17:08:00Z"/>
          <w:rFonts w:eastAsiaTheme="majorEastAsia" w:cstheme="majorBidi"/>
          <w:sz w:val="36"/>
          <w:szCs w:val="26"/>
        </w:rPr>
      </w:pPr>
      <w:del w:id="1633" w:author="Paulo H. Leocadio" w:date="2024-07-17T13:08:00Z" w16du:dateUtc="2024-07-17T17:08:00Z">
        <w:r w:rsidRPr="00CD3D3F" w:rsidDel="00EC5BCB">
          <w:rPr>
            <w:rFonts w:eastAsiaTheme="majorEastAsia" w:cstheme="majorBidi"/>
            <w:sz w:val="36"/>
            <w:szCs w:val="26"/>
          </w:rPr>
          <w:delText>Comprehensive SDKs and Tools: AWS Tools and SDKs</w:delText>
        </w:r>
      </w:del>
    </w:p>
    <w:p w14:paraId="09ABA8A6" w14:textId="2AFD19D3" w:rsidR="00506522" w:rsidRPr="00506522" w:rsidDel="00EC5BCB" w:rsidRDefault="00506522" w:rsidP="00555FFB">
      <w:pPr>
        <w:pStyle w:val="NormalBPBHEB"/>
        <w:rPr>
          <w:del w:id="1634" w:author="Paulo H. Leocadio" w:date="2024-07-17T13:08:00Z" w16du:dateUtc="2024-07-17T17:08:00Z"/>
        </w:rPr>
      </w:pPr>
      <w:del w:id="1635" w:author="Paulo H. Leocadio" w:date="2024-07-17T13:08:00Z" w16du:dateUtc="2024-07-17T17:08:00Z">
        <w:r w:rsidRPr="00115ED8" w:rsidDel="00EC5BCB">
          <w:delText xml:space="preserve">The section on </w:delText>
        </w:r>
        <w:r w:rsidRPr="00555FFB" w:rsidDel="00EC5BCB">
          <w:delText>AWS Tools and SDKs</w:delText>
        </w:r>
        <w:r w:rsidRPr="00115ED8" w:rsidDel="00EC5BCB">
          <w:delText xml:space="preserve"> provided an overview of the vast collection of tools and software</w:delText>
        </w:r>
        <w:r w:rsidRPr="00506522" w:rsidDel="00EC5BCB">
          <w:delText xml:space="preserve"> development kits that facilitate application development and integration with AWS services. These tools enhance interoperability and provide developers with the resources they need</w:delText>
        </w:r>
      </w:del>
      <w:customXmlDelRangeStart w:id="1636" w:author="Paulo H. Leocadio" w:date="2024-07-17T13:08:00Z"/>
      <w:sdt>
        <w:sdtPr>
          <w:id w:val="-1044366911"/>
          <w:citation/>
        </w:sdtPr>
        <w:sdtContent>
          <w:customXmlDelRangeEnd w:id="1636"/>
          <w:del w:id="1637" w:author="Paulo H. Leocadio" w:date="2024-07-17T13:08:00Z" w16du:dateUtc="2024-07-17T17:08:00Z">
            <w:r w:rsidR="00D60CBC" w:rsidDel="00EC5BCB">
              <w:fldChar w:fldCharType="begin"/>
            </w:r>
            <w:r w:rsidR="00D60CBC" w:rsidDel="00EC5BCB">
              <w:delInstrText xml:space="preserve">CITATION unknown2023h \l 1033 </w:delInstrText>
            </w:r>
            <w:r w:rsidR="00D60CBC" w:rsidDel="00EC5BCB">
              <w:fldChar w:fldCharType="separate"/>
            </w:r>
            <w:r w:rsidR="00D34F43" w:rsidDel="00EC5BCB">
              <w:rPr>
                <w:noProof/>
              </w:rPr>
              <w:delText xml:space="preserve"> </w:delText>
            </w:r>
            <w:r w:rsidR="00D34F43" w:rsidRPr="00D34F43" w:rsidDel="00EC5BCB">
              <w:rPr>
                <w:noProof/>
              </w:rPr>
              <w:delText>[50]</w:delText>
            </w:r>
            <w:r w:rsidR="00D60CBC" w:rsidDel="00EC5BCB">
              <w:fldChar w:fldCharType="end"/>
            </w:r>
          </w:del>
          <w:customXmlDelRangeStart w:id="1638" w:author="Paulo H. Leocadio" w:date="2024-07-17T13:08:00Z"/>
        </w:sdtContent>
      </w:sdt>
      <w:customXmlDelRangeEnd w:id="1638"/>
      <w:del w:id="1639" w:author="Paulo H. Leocadio" w:date="2024-07-17T13:08:00Z" w16du:dateUtc="2024-07-17T17:08:00Z">
        <w:r w:rsidRPr="00506522" w:rsidDel="00EC5BCB">
          <w:delText>.</w:delText>
        </w:r>
      </w:del>
    </w:p>
    <w:p w14:paraId="19718D9F" w14:textId="55ACBECF" w:rsidR="00506522" w:rsidRPr="00CD3D3F" w:rsidDel="00EC5BCB" w:rsidRDefault="00506522" w:rsidP="00CD3D3F">
      <w:pPr>
        <w:keepNext/>
        <w:keepLines/>
        <w:spacing w:before="40" w:after="0"/>
        <w:outlineLvl w:val="1"/>
        <w:rPr>
          <w:del w:id="1640" w:author="Paulo H. Leocadio" w:date="2024-07-17T13:08:00Z" w16du:dateUtc="2024-07-17T17:08:00Z"/>
          <w:rFonts w:eastAsiaTheme="majorEastAsia" w:cstheme="majorBidi"/>
          <w:sz w:val="36"/>
          <w:szCs w:val="26"/>
        </w:rPr>
      </w:pPr>
      <w:del w:id="1641" w:author="Paulo H. Leocadio" w:date="2024-07-17T13:08:00Z" w16du:dateUtc="2024-07-17T17:08:00Z">
        <w:r w:rsidRPr="00CD3D3F" w:rsidDel="00EC5BCB">
          <w:rPr>
            <w:rFonts w:eastAsiaTheme="majorEastAsia" w:cstheme="majorBidi"/>
            <w:sz w:val="36"/>
            <w:szCs w:val="26"/>
          </w:rPr>
          <w:delText>Visibility into Applications: AWS X-Ray</w:delText>
        </w:r>
      </w:del>
    </w:p>
    <w:p w14:paraId="3452D1C6" w14:textId="393BD3F9"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42" w:author="Paulo H. Leocadio" w:date="2024-07-17T13:08:00Z" w16du:dateUtc="2024-07-17T17:08:00Z"/>
        </w:rPr>
      </w:pPr>
      <w:del w:id="1643" w:author="Paulo H. Leocadio" w:date="2024-07-17T13:08:00Z" w16du:dateUtc="2024-07-17T17:08:00Z">
        <w:r w:rsidRPr="00506522" w:rsidDel="00EC5BCB">
          <w:delText xml:space="preserve">The importance of application performance monitoring was emphasized through </w:delText>
        </w:r>
        <w:r w:rsidRPr="00506522" w:rsidDel="00EC5BCB">
          <w:rPr>
            <w:b/>
            <w:bCs/>
          </w:rPr>
          <w:delText>AWS X-Ray</w:delText>
        </w:r>
        <w:r w:rsidRPr="00506522" w:rsidDel="00EC5BCB">
          <w:delText>, a service that provides end-to-end visibility into applications. X-Ray enables developers to identify performance bottlenecks and troubleshoot issues efficiently</w:delText>
        </w:r>
      </w:del>
      <w:customXmlDelRangeStart w:id="1644" w:author="Paulo H. Leocadio" w:date="2024-07-17T13:08:00Z"/>
      <w:sdt>
        <w:sdtPr>
          <w:id w:val="-1879229291"/>
          <w:citation/>
        </w:sdtPr>
        <w:sdtContent>
          <w:customXmlDelRangeEnd w:id="1644"/>
          <w:del w:id="1645" w:author="Paulo H. Leocadio" w:date="2024-07-17T13:08:00Z" w16du:dateUtc="2024-07-17T17:08:00Z">
            <w:r w:rsidR="00D60CBC" w:rsidDel="00EC5BCB">
              <w:fldChar w:fldCharType="begin"/>
            </w:r>
            <w:r w:rsidR="00D60CBC" w:rsidDel="00EC5BCB">
              <w:delInstrText xml:space="preserve">CITATION unknown2023g \l 1033 </w:delInstrText>
            </w:r>
            <w:r w:rsidR="00D60CBC" w:rsidDel="00EC5BCB">
              <w:fldChar w:fldCharType="separate"/>
            </w:r>
            <w:r w:rsidR="00D34F43" w:rsidDel="00EC5BCB">
              <w:rPr>
                <w:noProof/>
              </w:rPr>
              <w:delText xml:space="preserve"> </w:delText>
            </w:r>
            <w:r w:rsidR="00D34F43" w:rsidRPr="00D34F43" w:rsidDel="00EC5BCB">
              <w:rPr>
                <w:noProof/>
              </w:rPr>
              <w:delText>[48]</w:delText>
            </w:r>
            <w:r w:rsidR="00D60CBC" w:rsidDel="00EC5BCB">
              <w:fldChar w:fldCharType="end"/>
            </w:r>
          </w:del>
          <w:customXmlDelRangeStart w:id="1646" w:author="Paulo H. Leocadio" w:date="2024-07-17T13:08:00Z"/>
        </w:sdtContent>
      </w:sdt>
      <w:customXmlDelRangeEnd w:id="1646"/>
      <w:del w:id="1647" w:author="Paulo H. Leocadio" w:date="2024-07-17T13:08:00Z" w16du:dateUtc="2024-07-17T17:08:00Z">
        <w:r w:rsidRPr="00506522" w:rsidDel="00EC5BCB">
          <w:delText>.</w:delText>
        </w:r>
      </w:del>
    </w:p>
    <w:p w14:paraId="68465791" w14:textId="766FA0BA" w:rsidR="00506522" w:rsidRPr="00CD3D3F" w:rsidDel="00EC5BCB" w:rsidRDefault="00506522" w:rsidP="00CD3D3F">
      <w:pPr>
        <w:keepNext/>
        <w:keepLines/>
        <w:spacing w:before="40" w:after="0"/>
        <w:outlineLvl w:val="1"/>
        <w:rPr>
          <w:del w:id="1648" w:author="Paulo H. Leocadio" w:date="2024-07-17T13:08:00Z" w16du:dateUtc="2024-07-17T17:08:00Z"/>
          <w:rFonts w:eastAsiaTheme="majorEastAsia" w:cstheme="majorBidi"/>
          <w:sz w:val="36"/>
          <w:szCs w:val="26"/>
        </w:rPr>
      </w:pPr>
      <w:del w:id="1649" w:author="Paulo H. Leocadio" w:date="2024-07-17T13:08:00Z" w16du:dateUtc="2024-07-17T17:08:00Z">
        <w:r w:rsidRPr="00CD3D3F" w:rsidDel="00EC5BCB">
          <w:rPr>
            <w:rFonts w:eastAsiaTheme="majorEastAsia" w:cstheme="majorBidi"/>
            <w:sz w:val="36"/>
            <w:szCs w:val="26"/>
          </w:rPr>
          <w:delText>Novel Approach: Amazon CodeWhisperer</w:delText>
        </w:r>
      </w:del>
    </w:p>
    <w:p w14:paraId="6D9A502E" w14:textId="0E8F3482"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50" w:author="Paulo H. Leocadio" w:date="2024-07-17T13:08:00Z" w16du:dateUtc="2024-07-17T17:08:00Z"/>
        </w:rPr>
      </w:pPr>
      <w:del w:id="1651" w:author="Paulo H. Leocadio" w:date="2024-07-17T13:08:00Z" w16du:dateUtc="2024-07-17T17:08:00Z">
        <w:r w:rsidRPr="00506522" w:rsidDel="00EC5BCB">
          <w:delText xml:space="preserve">A novel addition to the developer tools landscape, </w:delText>
        </w:r>
        <w:r w:rsidRPr="00506522" w:rsidDel="00EC5BCB">
          <w:rPr>
            <w:b/>
            <w:bCs/>
          </w:rPr>
          <w:delText>Amazon CodeWhisperer</w:delText>
        </w:r>
        <w:r w:rsidRPr="00506522" w:rsidDel="00EC5BCB">
          <w:delText>, was introduced. This AI-powered tool aims to enhance code quality by providing intelligent suggestions and insights during the development process, showcasing AWS's commitment to innovation</w:delText>
        </w:r>
      </w:del>
      <w:customXmlDelRangeStart w:id="1652" w:author="Paulo H. Leocadio" w:date="2024-07-17T13:08:00Z"/>
      <w:sdt>
        <w:sdtPr>
          <w:id w:val="1632746278"/>
          <w:citation/>
        </w:sdtPr>
        <w:sdtContent>
          <w:customXmlDelRangeEnd w:id="1652"/>
          <w:del w:id="1653" w:author="Paulo H. Leocadio" w:date="2024-07-17T13:08:00Z" w16du:dateUtc="2024-07-17T17:08:00Z">
            <w:r w:rsidR="009868F7" w:rsidDel="00EC5BCB">
              <w:fldChar w:fldCharType="begin"/>
            </w:r>
            <w:r w:rsidR="009868F7" w:rsidDel="00EC5BCB">
              <w:delInstrText xml:space="preserve"> CITATION unknown2023i \l 1033 </w:delInstrText>
            </w:r>
            <w:r w:rsidR="009868F7" w:rsidDel="00EC5BCB">
              <w:fldChar w:fldCharType="separate"/>
            </w:r>
            <w:r w:rsidR="00D34F43" w:rsidDel="00EC5BCB">
              <w:rPr>
                <w:noProof/>
              </w:rPr>
              <w:delText xml:space="preserve"> </w:delText>
            </w:r>
            <w:r w:rsidR="00D34F43" w:rsidRPr="00D34F43" w:rsidDel="00EC5BCB">
              <w:rPr>
                <w:noProof/>
              </w:rPr>
              <w:delText>[52]</w:delText>
            </w:r>
            <w:r w:rsidR="009868F7" w:rsidDel="00EC5BCB">
              <w:fldChar w:fldCharType="end"/>
            </w:r>
          </w:del>
          <w:customXmlDelRangeStart w:id="1654" w:author="Paulo H. Leocadio" w:date="2024-07-17T13:08:00Z"/>
        </w:sdtContent>
      </w:sdt>
      <w:customXmlDelRangeEnd w:id="1654"/>
      <w:del w:id="1655" w:author="Paulo H. Leocadio" w:date="2024-07-17T13:08:00Z" w16du:dateUtc="2024-07-17T17:08:00Z">
        <w:r w:rsidRPr="00506522" w:rsidDel="00EC5BCB">
          <w:delText>.</w:delText>
        </w:r>
      </w:del>
    </w:p>
    <w:p w14:paraId="5402F43D" w14:textId="315ACB3C" w:rsidR="00506522" w:rsidRPr="00CD3D3F" w:rsidDel="00EC5BCB" w:rsidRDefault="00506522" w:rsidP="00CD3D3F">
      <w:pPr>
        <w:keepNext/>
        <w:keepLines/>
        <w:spacing w:before="40" w:after="0"/>
        <w:outlineLvl w:val="1"/>
        <w:rPr>
          <w:del w:id="1656" w:author="Paulo H. Leocadio" w:date="2024-07-17T13:08:00Z" w16du:dateUtc="2024-07-17T17:08:00Z"/>
          <w:rFonts w:eastAsiaTheme="majorEastAsia" w:cstheme="majorBidi"/>
          <w:sz w:val="36"/>
          <w:szCs w:val="26"/>
        </w:rPr>
      </w:pPr>
      <w:del w:id="1657" w:author="Paulo H. Leocadio" w:date="2024-07-17T13:08:00Z" w16du:dateUtc="2024-07-17T17:08:00Z">
        <w:r w:rsidRPr="00CD3D3F" w:rsidDel="00EC5BCB">
          <w:rPr>
            <w:rFonts w:eastAsiaTheme="majorEastAsia" w:cstheme="majorBidi"/>
            <w:sz w:val="36"/>
            <w:szCs w:val="26"/>
          </w:rPr>
          <w:delText>Application Integration: Bridging Services Seamlessly</w:delText>
        </w:r>
      </w:del>
    </w:p>
    <w:p w14:paraId="1060A7FF" w14:textId="4AD89C54"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58" w:author="Paulo H. Leocadio" w:date="2024-07-17T13:08:00Z" w16du:dateUtc="2024-07-17T17:08:00Z"/>
        </w:rPr>
      </w:pPr>
      <w:del w:id="1659" w:author="Paulo H. Leocadio" w:date="2024-07-17T13:08:00Z" w16du:dateUtc="2024-07-17T17:08:00Z">
        <w:r w:rsidRPr="00506522" w:rsidDel="00EC5BCB">
          <w:delText xml:space="preserve">The chapter transitioned into the realm of application integration, where services like </w:delText>
        </w:r>
        <w:r w:rsidRPr="00506522" w:rsidDel="00EC5BCB">
          <w:rPr>
            <w:b/>
            <w:bCs/>
          </w:rPr>
          <w:delText>Amazon AppFlow</w:delText>
        </w:r>
        <w:r w:rsidRPr="00506522" w:rsidDel="00EC5BCB">
          <w:delText xml:space="preserve">, </w:delText>
        </w:r>
        <w:r w:rsidRPr="00506522" w:rsidDel="00EC5BCB">
          <w:rPr>
            <w:b/>
            <w:bCs/>
          </w:rPr>
          <w:delText>Amazon EventBridge</w:delText>
        </w:r>
        <w:r w:rsidRPr="00506522" w:rsidDel="00EC5BCB">
          <w:delText xml:space="preserve">, and </w:delText>
        </w:r>
        <w:r w:rsidRPr="00506522" w:rsidDel="00EC5BCB">
          <w:rPr>
            <w:b/>
            <w:bCs/>
          </w:rPr>
          <w:delText>Amazon Managed Workflows for Apache Airflow (MWAA)</w:delText>
        </w:r>
        <w:r w:rsidRPr="00506522" w:rsidDel="00EC5BCB">
          <w:delText xml:space="preserve"> facilitate the seamless exchange of data between applications, systems, and services</w:delText>
        </w:r>
      </w:del>
      <w:customXmlDelRangeStart w:id="1660" w:author="Paulo H. Leocadio" w:date="2024-07-17T13:08:00Z"/>
      <w:sdt>
        <w:sdtPr>
          <w:id w:val="-2122984625"/>
          <w:citation/>
        </w:sdtPr>
        <w:sdtContent>
          <w:customXmlDelRangeEnd w:id="1660"/>
          <w:del w:id="1661" w:author="Paulo H. Leocadio" w:date="2024-07-17T13:08:00Z" w16du:dateUtc="2024-07-17T17:08:00Z">
            <w:r w:rsidR="000E2233" w:rsidDel="00EC5BCB">
              <w:fldChar w:fldCharType="begin"/>
            </w:r>
            <w:r w:rsidR="000E2233" w:rsidDel="00EC5BCB">
              <w:delInstrText xml:space="preserve"> CITATION a2023c \l 1033 </w:delInstrText>
            </w:r>
            <w:r w:rsidR="000E2233" w:rsidDel="00EC5BCB">
              <w:fldChar w:fldCharType="separate"/>
            </w:r>
            <w:r w:rsidR="00D34F43" w:rsidDel="00EC5BCB">
              <w:rPr>
                <w:noProof/>
              </w:rPr>
              <w:delText xml:space="preserve"> </w:delText>
            </w:r>
            <w:r w:rsidR="00D34F43" w:rsidRPr="00D34F43" w:rsidDel="00EC5BCB">
              <w:rPr>
                <w:noProof/>
              </w:rPr>
              <w:delText>[56]</w:delText>
            </w:r>
            <w:r w:rsidR="000E2233" w:rsidDel="00EC5BCB">
              <w:fldChar w:fldCharType="end"/>
            </w:r>
          </w:del>
          <w:customXmlDelRangeStart w:id="1662" w:author="Paulo H. Leocadio" w:date="2024-07-17T13:08:00Z"/>
        </w:sdtContent>
      </w:sdt>
      <w:customXmlDelRangeEnd w:id="1662"/>
      <w:customXmlDelRangeStart w:id="1663" w:author="Paulo H. Leocadio" w:date="2024-07-17T13:08:00Z"/>
      <w:sdt>
        <w:sdtPr>
          <w:id w:val="-1911228661"/>
          <w:citation/>
        </w:sdtPr>
        <w:sdtContent>
          <w:customXmlDelRangeEnd w:id="1663"/>
          <w:del w:id="1664" w:author="Paulo H. Leocadio" w:date="2024-07-17T13:08:00Z" w16du:dateUtc="2024-07-17T17:08:00Z">
            <w:r w:rsidR="009868F7" w:rsidDel="00EC5BCB">
              <w:fldChar w:fldCharType="begin"/>
            </w:r>
            <w:r w:rsidR="009868F7" w:rsidDel="00EC5BCB">
              <w:delInstrText xml:space="preserve"> CITATION unknown2023k \l 1033 </w:delInstrText>
            </w:r>
            <w:r w:rsidR="009868F7" w:rsidDel="00EC5BCB">
              <w:fldChar w:fldCharType="separate"/>
            </w:r>
            <w:r w:rsidR="00D34F43" w:rsidDel="00EC5BCB">
              <w:rPr>
                <w:noProof/>
              </w:rPr>
              <w:delText xml:space="preserve"> </w:delText>
            </w:r>
            <w:r w:rsidR="00D34F43" w:rsidRPr="00D34F43" w:rsidDel="00EC5BCB">
              <w:rPr>
                <w:noProof/>
              </w:rPr>
              <w:delText>[57]</w:delText>
            </w:r>
            <w:r w:rsidR="009868F7" w:rsidDel="00EC5BCB">
              <w:fldChar w:fldCharType="end"/>
            </w:r>
          </w:del>
          <w:customXmlDelRangeStart w:id="1665" w:author="Paulo H. Leocadio" w:date="2024-07-17T13:08:00Z"/>
        </w:sdtContent>
      </w:sdt>
      <w:customXmlDelRangeEnd w:id="1665"/>
      <w:customXmlDelRangeStart w:id="1666" w:author="Paulo H. Leocadio" w:date="2024-07-17T13:08:00Z"/>
      <w:sdt>
        <w:sdtPr>
          <w:id w:val="-586692397"/>
          <w:citation/>
        </w:sdtPr>
        <w:sdtContent>
          <w:customXmlDelRangeEnd w:id="1666"/>
          <w:del w:id="1667" w:author="Paulo H. Leocadio" w:date="2024-07-17T13:08:00Z" w16du:dateUtc="2024-07-17T17:08:00Z">
            <w:r w:rsidR="009868F7" w:rsidDel="00EC5BCB">
              <w:fldChar w:fldCharType="begin"/>
            </w:r>
            <w:r w:rsidR="009868F7" w:rsidDel="00EC5BCB">
              <w:delInstrText xml:space="preserve"> CITATION services2023c \l 1033 </w:delInstrText>
            </w:r>
            <w:r w:rsidR="009868F7" w:rsidDel="00EC5BCB">
              <w:fldChar w:fldCharType="separate"/>
            </w:r>
            <w:r w:rsidR="00D34F43" w:rsidDel="00EC5BCB">
              <w:rPr>
                <w:noProof/>
              </w:rPr>
              <w:delText xml:space="preserve"> </w:delText>
            </w:r>
            <w:r w:rsidR="00D34F43" w:rsidRPr="00D34F43" w:rsidDel="00EC5BCB">
              <w:rPr>
                <w:noProof/>
              </w:rPr>
              <w:delText>[68]</w:delText>
            </w:r>
            <w:r w:rsidR="009868F7" w:rsidDel="00EC5BCB">
              <w:fldChar w:fldCharType="end"/>
            </w:r>
          </w:del>
          <w:customXmlDelRangeStart w:id="1668" w:author="Paulo H. Leocadio" w:date="2024-07-17T13:08:00Z"/>
        </w:sdtContent>
      </w:sdt>
      <w:customXmlDelRangeEnd w:id="1668"/>
      <w:del w:id="1669" w:author="Paulo H. Leocadio" w:date="2024-07-17T13:08:00Z" w16du:dateUtc="2024-07-17T17:08:00Z">
        <w:r w:rsidRPr="00506522" w:rsidDel="00EC5BCB">
          <w:delText>.</w:delText>
        </w:r>
      </w:del>
    </w:p>
    <w:p w14:paraId="6719A153" w14:textId="4C480B77" w:rsidR="00506522" w:rsidRPr="00CD3D3F" w:rsidDel="00EC5BCB" w:rsidRDefault="00506522" w:rsidP="00CD3D3F">
      <w:pPr>
        <w:keepNext/>
        <w:keepLines/>
        <w:spacing w:before="40" w:after="0"/>
        <w:outlineLvl w:val="1"/>
        <w:rPr>
          <w:del w:id="1670" w:author="Paulo H. Leocadio" w:date="2024-07-17T13:08:00Z" w16du:dateUtc="2024-07-17T17:08:00Z"/>
          <w:rFonts w:eastAsiaTheme="majorEastAsia" w:cstheme="majorBidi"/>
          <w:sz w:val="36"/>
          <w:szCs w:val="26"/>
        </w:rPr>
      </w:pPr>
      <w:del w:id="1671" w:author="Paulo H. Leocadio" w:date="2024-07-17T13:08:00Z" w16du:dateUtc="2024-07-17T17:08:00Z">
        <w:r w:rsidRPr="00CD3D3F" w:rsidDel="00EC5BCB">
          <w:rPr>
            <w:rFonts w:eastAsiaTheme="majorEastAsia" w:cstheme="majorBidi"/>
            <w:sz w:val="36"/>
            <w:szCs w:val="26"/>
          </w:rPr>
          <w:delText>Message Queues and Notifications: SQS, SNS, and More</w:delText>
        </w:r>
      </w:del>
    </w:p>
    <w:p w14:paraId="5D4ED620" w14:textId="33D611FE"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72" w:author="Paulo H. Leocadio" w:date="2024-07-17T13:08:00Z" w16du:dateUtc="2024-07-17T17:08:00Z"/>
        </w:rPr>
      </w:pPr>
      <w:del w:id="1673" w:author="Paulo H. Leocadio" w:date="2024-07-17T13:08:00Z" w16du:dateUtc="2024-07-17T17:08:00Z">
        <w:r w:rsidRPr="00506522" w:rsidDel="00EC5BCB">
          <w:delText xml:space="preserve">The importance of efficient communication between services was addressed through </w:delText>
        </w:r>
        <w:r w:rsidRPr="00506522" w:rsidDel="00EC5BCB">
          <w:rPr>
            <w:b/>
            <w:bCs/>
          </w:rPr>
          <w:delText>Amazon Simple Queue Service (SQS)</w:delText>
        </w:r>
        <w:r w:rsidRPr="00506522" w:rsidDel="00EC5BCB">
          <w:delText xml:space="preserve"> and </w:delText>
        </w:r>
        <w:r w:rsidRPr="00506522" w:rsidDel="00EC5BCB">
          <w:rPr>
            <w:b/>
            <w:bCs/>
          </w:rPr>
          <w:delText>Amazon Simple Notification Service (SNS)</w:delText>
        </w:r>
        <w:r w:rsidRPr="00506522" w:rsidDel="00EC5BCB">
          <w:delText>. These managed message queuing services enable reliable and scalable communication in distributed systems</w:delText>
        </w:r>
      </w:del>
      <w:customXmlDelRangeStart w:id="1674" w:author="Paulo H. Leocadio" w:date="2024-07-17T13:08:00Z"/>
      <w:sdt>
        <w:sdtPr>
          <w:id w:val="1175077727"/>
          <w:citation/>
        </w:sdtPr>
        <w:sdtContent>
          <w:customXmlDelRangeEnd w:id="1674"/>
          <w:del w:id="1675" w:author="Paulo H. Leocadio" w:date="2024-07-17T13:08:00Z" w16du:dateUtc="2024-07-17T17:08:00Z">
            <w:r w:rsidR="006E26ED" w:rsidDel="00EC5BCB">
              <w:fldChar w:fldCharType="begin"/>
            </w:r>
            <w:r w:rsidR="006E26ED" w:rsidDel="00EC5BCB">
              <w:delInstrText xml:space="preserve"> CITATION a2023g \l 1033 </w:delInstrText>
            </w:r>
            <w:r w:rsidR="006E26ED" w:rsidDel="00EC5BCB">
              <w:fldChar w:fldCharType="separate"/>
            </w:r>
            <w:r w:rsidR="00D34F43" w:rsidDel="00EC5BCB">
              <w:rPr>
                <w:noProof/>
              </w:rPr>
              <w:delText xml:space="preserve"> </w:delText>
            </w:r>
            <w:r w:rsidR="00D34F43" w:rsidRPr="00D34F43" w:rsidDel="00EC5BCB">
              <w:rPr>
                <w:noProof/>
              </w:rPr>
              <w:delText>[54]</w:delText>
            </w:r>
            <w:r w:rsidR="006E26ED" w:rsidDel="00EC5BCB">
              <w:fldChar w:fldCharType="end"/>
            </w:r>
          </w:del>
          <w:customXmlDelRangeStart w:id="1676" w:author="Paulo H. Leocadio" w:date="2024-07-17T13:08:00Z"/>
        </w:sdtContent>
      </w:sdt>
      <w:customXmlDelRangeEnd w:id="1676"/>
      <w:customXmlDelRangeStart w:id="1677" w:author="Paulo H. Leocadio" w:date="2024-07-17T13:08:00Z"/>
      <w:sdt>
        <w:sdtPr>
          <w:id w:val="-286116313"/>
          <w:citation/>
        </w:sdtPr>
        <w:sdtContent>
          <w:customXmlDelRangeEnd w:id="1677"/>
          <w:del w:id="1678" w:author="Paulo H. Leocadio" w:date="2024-07-17T13:08:00Z" w16du:dateUtc="2024-07-17T17:08:00Z">
            <w:r w:rsidR="006E26ED" w:rsidDel="00EC5BCB">
              <w:fldChar w:fldCharType="begin"/>
            </w:r>
            <w:r w:rsidR="006E26ED" w:rsidDel="00EC5BCB">
              <w:delInstrText xml:space="preserve"> CITATION a2023h \l 1033 </w:delInstrText>
            </w:r>
            <w:r w:rsidR="006E26ED" w:rsidDel="00EC5BCB">
              <w:fldChar w:fldCharType="separate"/>
            </w:r>
            <w:r w:rsidR="00D34F43" w:rsidDel="00EC5BCB">
              <w:rPr>
                <w:noProof/>
              </w:rPr>
              <w:delText xml:space="preserve"> </w:delText>
            </w:r>
            <w:r w:rsidR="00D34F43" w:rsidRPr="00D34F43" w:rsidDel="00EC5BCB">
              <w:rPr>
                <w:noProof/>
              </w:rPr>
              <w:delText>[72]</w:delText>
            </w:r>
            <w:r w:rsidR="006E26ED" w:rsidDel="00EC5BCB">
              <w:fldChar w:fldCharType="end"/>
            </w:r>
          </w:del>
          <w:customXmlDelRangeStart w:id="1679" w:author="Paulo H. Leocadio" w:date="2024-07-17T13:08:00Z"/>
        </w:sdtContent>
      </w:sdt>
      <w:customXmlDelRangeEnd w:id="1679"/>
      <w:del w:id="1680" w:author="Paulo H. Leocadio" w:date="2024-07-17T13:08:00Z" w16du:dateUtc="2024-07-17T17:08:00Z">
        <w:r w:rsidRPr="00506522" w:rsidDel="00EC5BCB">
          <w:delText>.</w:delText>
        </w:r>
      </w:del>
    </w:p>
    <w:p w14:paraId="347975D3" w14:textId="76711646" w:rsidR="00506522" w:rsidRPr="00CD3D3F" w:rsidDel="00EC5BCB" w:rsidRDefault="00506522" w:rsidP="00CD3D3F">
      <w:pPr>
        <w:keepNext/>
        <w:keepLines/>
        <w:spacing w:before="40" w:after="0"/>
        <w:outlineLvl w:val="1"/>
        <w:rPr>
          <w:del w:id="1681" w:author="Paulo H. Leocadio" w:date="2024-07-17T13:08:00Z" w16du:dateUtc="2024-07-17T17:08:00Z"/>
          <w:rFonts w:eastAsiaTheme="majorEastAsia" w:cstheme="majorBidi"/>
          <w:sz w:val="36"/>
          <w:szCs w:val="26"/>
        </w:rPr>
      </w:pPr>
      <w:del w:id="1682" w:author="Paulo H. Leocadio" w:date="2024-07-17T13:08:00Z" w16du:dateUtc="2024-07-17T17:08:00Z">
        <w:r w:rsidRPr="00CD3D3F" w:rsidDel="00EC5BCB">
          <w:rPr>
            <w:rFonts w:eastAsiaTheme="majorEastAsia" w:cstheme="majorBidi"/>
            <w:sz w:val="36"/>
            <w:szCs w:val="26"/>
          </w:rPr>
          <w:delText>Orchestrating Workflows: AWS Step Functions</w:delText>
        </w:r>
      </w:del>
    </w:p>
    <w:p w14:paraId="32A9DE38" w14:textId="5D48CCC8" w:rsidR="00506522" w:rsidRPr="00506522" w:rsidDel="00EC5BCB" w:rsidRDefault="00506522" w:rsidP="00506522">
      <w:pPr>
        <w:pBdr>
          <w:top w:val="nil"/>
          <w:left w:val="nil"/>
          <w:bottom w:val="nil"/>
          <w:right w:val="nil"/>
          <w:between w:val="nil"/>
        </w:pBdr>
        <w:shd w:val="clear" w:color="auto" w:fill="FFFFFF"/>
        <w:spacing w:after="100" w:line="276" w:lineRule="auto"/>
        <w:jc w:val="both"/>
        <w:rPr>
          <w:del w:id="1683" w:author="Paulo H. Leocadio" w:date="2024-07-17T13:08:00Z" w16du:dateUtc="2024-07-17T17:08:00Z"/>
        </w:rPr>
      </w:pPr>
      <w:del w:id="1684" w:author="Paulo H. Leocadio" w:date="2024-07-17T13:08:00Z" w16du:dateUtc="2024-07-17T17:08:00Z">
        <w:r w:rsidRPr="00506522" w:rsidDel="00EC5BCB">
          <w:delText xml:space="preserve">For orchestrating workflows, </w:delText>
        </w:r>
        <w:r w:rsidRPr="00506522" w:rsidDel="00EC5BCB">
          <w:rPr>
            <w:b/>
            <w:bCs/>
          </w:rPr>
          <w:delText>AWS Step Functions</w:delText>
        </w:r>
        <w:r w:rsidRPr="00506522" w:rsidDel="00EC5BCB">
          <w:delText xml:space="preserve"> emerged as a key service. Its visual workflow editor and integrations with various AWS services allow developers to build scalable and resilient workflows with ease</w:delText>
        </w:r>
      </w:del>
      <w:customXmlDelRangeStart w:id="1685" w:author="Paulo H. Leocadio" w:date="2024-07-17T13:08:00Z"/>
      <w:sdt>
        <w:sdtPr>
          <w:id w:val="-956409580"/>
          <w:citation/>
        </w:sdtPr>
        <w:sdtContent>
          <w:customXmlDelRangeEnd w:id="1685"/>
          <w:del w:id="1686" w:author="Paulo H. Leocadio" w:date="2024-07-17T13:08:00Z" w16du:dateUtc="2024-07-17T17:08:00Z">
            <w:r w:rsidR="00455CFD" w:rsidDel="00EC5BCB">
              <w:fldChar w:fldCharType="begin"/>
            </w:r>
            <w:r w:rsidR="00455CFD" w:rsidDel="00EC5BCB">
              <w:delInstrText xml:space="preserve"> CITATION a2023f \l 1033 </w:delInstrText>
            </w:r>
            <w:r w:rsidR="00455CFD" w:rsidDel="00EC5BCB">
              <w:fldChar w:fldCharType="separate"/>
            </w:r>
            <w:r w:rsidR="00D34F43" w:rsidDel="00EC5BCB">
              <w:rPr>
                <w:noProof/>
              </w:rPr>
              <w:delText xml:space="preserve"> </w:delText>
            </w:r>
            <w:r w:rsidR="00D34F43" w:rsidRPr="00D34F43" w:rsidDel="00EC5BCB">
              <w:rPr>
                <w:noProof/>
              </w:rPr>
              <w:delText>[73]</w:delText>
            </w:r>
            <w:r w:rsidR="00455CFD" w:rsidDel="00EC5BCB">
              <w:fldChar w:fldCharType="end"/>
            </w:r>
          </w:del>
          <w:customXmlDelRangeStart w:id="1687" w:author="Paulo H. Leocadio" w:date="2024-07-17T13:08:00Z"/>
        </w:sdtContent>
      </w:sdt>
      <w:customXmlDelRangeEnd w:id="1687"/>
      <w:del w:id="1688" w:author="Paulo H. Leocadio" w:date="2024-07-17T13:08:00Z" w16du:dateUtc="2024-07-17T17:08:00Z">
        <w:r w:rsidRPr="00506522" w:rsidDel="00EC5BCB">
          <w:delText>.</w:delText>
        </w:r>
      </w:del>
    </w:p>
    <w:p w14:paraId="39BED785" w14:textId="06E32133" w:rsidR="00506522" w:rsidRPr="00CD3D3F" w:rsidDel="00EC5BCB" w:rsidRDefault="00506522" w:rsidP="00CD3D3F">
      <w:pPr>
        <w:keepNext/>
        <w:keepLines/>
        <w:spacing w:before="40" w:after="0"/>
        <w:outlineLvl w:val="1"/>
        <w:rPr>
          <w:del w:id="1689" w:author="Paulo H. Leocadio" w:date="2024-07-17T13:08:00Z" w16du:dateUtc="2024-07-17T17:08:00Z"/>
          <w:rFonts w:eastAsiaTheme="majorEastAsia" w:cstheme="majorBidi"/>
          <w:sz w:val="36"/>
          <w:szCs w:val="26"/>
        </w:rPr>
      </w:pPr>
      <w:del w:id="1690" w:author="Paulo H. Leocadio" w:date="2024-07-17T13:08:00Z" w16du:dateUtc="2024-07-17T17:08:00Z">
        <w:r w:rsidRPr="00CD3D3F" w:rsidDel="00EC5BCB">
          <w:rPr>
            <w:rFonts w:eastAsiaTheme="majorEastAsia" w:cstheme="majorBidi"/>
            <w:sz w:val="36"/>
            <w:szCs w:val="26"/>
          </w:rPr>
          <w:delText>Containers: The Foundation of Scalable Deployments</w:delText>
        </w:r>
      </w:del>
    </w:p>
    <w:p w14:paraId="15E2BCAF" w14:textId="2A2CCD61" w:rsidR="00082D79" w:rsidDel="00EC5BCB" w:rsidRDefault="00506522" w:rsidP="00CD3D3F">
      <w:pPr>
        <w:pBdr>
          <w:top w:val="nil"/>
          <w:left w:val="nil"/>
          <w:bottom w:val="nil"/>
          <w:right w:val="nil"/>
          <w:between w:val="nil"/>
        </w:pBdr>
        <w:shd w:val="clear" w:color="auto" w:fill="FFFFFF"/>
        <w:spacing w:after="100" w:line="276" w:lineRule="auto"/>
        <w:jc w:val="both"/>
        <w:rPr>
          <w:del w:id="1691" w:author="Paulo H. Leocadio" w:date="2024-07-17T13:08:00Z" w16du:dateUtc="2024-07-17T17:08:00Z"/>
          <w:rFonts w:eastAsiaTheme="majorEastAsia" w:cstheme="majorBidi"/>
          <w:sz w:val="36"/>
          <w:szCs w:val="26"/>
        </w:rPr>
      </w:pPr>
      <w:del w:id="1692" w:author="Paulo H. Leocadio" w:date="2024-07-17T13:08:00Z" w16du:dateUtc="2024-07-17T17:08:00Z">
        <w:r w:rsidRPr="00506522" w:rsidDel="00EC5BCB">
          <w:delText xml:space="preserve">The chapter then delved into containerization, a pivotal aspect of modern application deployment. </w:delText>
        </w:r>
        <w:r w:rsidRPr="00506522" w:rsidDel="00EC5BCB">
          <w:rPr>
            <w:b/>
            <w:bCs/>
          </w:rPr>
          <w:delText>Amazon Elastic Container Registry (ECR)</w:delText>
        </w:r>
        <w:r w:rsidRPr="00506522" w:rsidDel="00EC5BCB">
          <w:delText xml:space="preserve">, </w:delText>
        </w:r>
        <w:r w:rsidRPr="00506522" w:rsidDel="00EC5BCB">
          <w:rPr>
            <w:b/>
            <w:bCs/>
          </w:rPr>
          <w:delText>Amazon ECS</w:delText>
        </w:r>
        <w:r w:rsidRPr="00506522" w:rsidDel="00EC5BCB">
          <w:delText xml:space="preserve">, and </w:delText>
        </w:r>
        <w:r w:rsidRPr="00506522" w:rsidDel="00EC5BCB">
          <w:rPr>
            <w:b/>
            <w:bCs/>
          </w:rPr>
          <w:delText>Amazon EKS</w:delText>
        </w:r>
        <w:r w:rsidRPr="00506522" w:rsidDel="00EC5BCB">
          <w:delText xml:space="preserve"> were explored, emphasizing their roles in managing containerized applications</w:delText>
        </w:r>
      </w:del>
      <w:customXmlDelRangeStart w:id="1693" w:author="Paulo H. Leocadio" w:date="2024-07-17T13:08:00Z"/>
      <w:sdt>
        <w:sdtPr>
          <w:id w:val="305600189"/>
          <w:citation/>
        </w:sdtPr>
        <w:sdtContent>
          <w:customXmlDelRangeEnd w:id="1693"/>
          <w:del w:id="1694" w:author="Paulo H. Leocadio" w:date="2024-07-17T13:08:00Z" w16du:dateUtc="2024-07-17T17:08:00Z">
            <w:r w:rsidR="00DA405E" w:rsidDel="00EC5BCB">
              <w:fldChar w:fldCharType="begin"/>
            </w:r>
            <w:r w:rsidR="00DA405E" w:rsidDel="00EC5BCB">
              <w:delInstrText xml:space="preserve"> CITATION a2023i \l 1033 </w:delInstrText>
            </w:r>
            <w:r w:rsidR="00DA405E" w:rsidDel="00EC5BCB">
              <w:fldChar w:fldCharType="separate"/>
            </w:r>
            <w:r w:rsidR="00D34F43" w:rsidDel="00EC5BCB">
              <w:rPr>
                <w:noProof/>
              </w:rPr>
              <w:delText xml:space="preserve"> </w:delText>
            </w:r>
            <w:r w:rsidR="00D34F43" w:rsidRPr="00D34F43" w:rsidDel="00EC5BCB">
              <w:rPr>
                <w:noProof/>
              </w:rPr>
              <w:delText>[78]</w:delText>
            </w:r>
            <w:r w:rsidR="00DA405E" w:rsidDel="00EC5BCB">
              <w:fldChar w:fldCharType="end"/>
            </w:r>
          </w:del>
          <w:customXmlDelRangeStart w:id="1695" w:author="Paulo H. Leocadio" w:date="2024-07-17T13:08:00Z"/>
        </w:sdtContent>
      </w:sdt>
      <w:customXmlDelRangeEnd w:id="1695"/>
      <w:customXmlDelRangeStart w:id="1696" w:author="Paulo H. Leocadio" w:date="2024-07-17T13:08:00Z"/>
      <w:sdt>
        <w:sdtPr>
          <w:id w:val="1762874439"/>
          <w:citation/>
        </w:sdtPr>
        <w:sdtContent>
          <w:customXmlDelRangeEnd w:id="1696"/>
          <w:del w:id="1697" w:author="Paulo H. Leocadio" w:date="2024-07-17T13:08:00Z" w16du:dateUtc="2024-07-17T17:08:00Z">
            <w:r w:rsidR="00DA405E" w:rsidDel="00EC5BCB">
              <w:fldChar w:fldCharType="begin"/>
            </w:r>
            <w:r w:rsidR="00DA405E" w:rsidDel="00EC5BCB">
              <w:delInstrText xml:space="preserve"> CITATION a2023j \l 1033 </w:delInstrText>
            </w:r>
            <w:r w:rsidR="00DA405E" w:rsidDel="00EC5BCB">
              <w:fldChar w:fldCharType="separate"/>
            </w:r>
            <w:r w:rsidR="00D34F43" w:rsidDel="00EC5BCB">
              <w:rPr>
                <w:noProof/>
              </w:rPr>
              <w:delText xml:space="preserve"> </w:delText>
            </w:r>
            <w:r w:rsidR="00D34F43" w:rsidRPr="00D34F43" w:rsidDel="00EC5BCB">
              <w:rPr>
                <w:noProof/>
              </w:rPr>
              <w:delText>[80]</w:delText>
            </w:r>
            <w:r w:rsidR="00DA405E" w:rsidDel="00EC5BCB">
              <w:fldChar w:fldCharType="end"/>
            </w:r>
          </w:del>
          <w:customXmlDelRangeStart w:id="1698" w:author="Paulo H. Leocadio" w:date="2024-07-17T13:08:00Z"/>
        </w:sdtContent>
      </w:sdt>
      <w:customXmlDelRangeEnd w:id="1698"/>
      <w:customXmlDelRangeStart w:id="1699" w:author="Paulo H. Leocadio" w:date="2024-07-17T13:08:00Z"/>
      <w:sdt>
        <w:sdtPr>
          <w:id w:val="-1412149080"/>
          <w:citation/>
        </w:sdtPr>
        <w:sdtContent>
          <w:customXmlDelRangeEnd w:id="1699"/>
          <w:del w:id="1700" w:author="Paulo H. Leocadio" w:date="2024-07-17T13:08:00Z" w16du:dateUtc="2024-07-17T17:08:00Z">
            <w:r w:rsidR="00DA405E" w:rsidDel="00EC5BCB">
              <w:fldChar w:fldCharType="begin"/>
            </w:r>
            <w:r w:rsidR="00DA405E" w:rsidDel="00EC5BCB">
              <w:delInstrText xml:space="preserve"> CITATION a2023k \l 1033 </w:delInstrText>
            </w:r>
            <w:r w:rsidR="00DA405E" w:rsidDel="00EC5BCB">
              <w:fldChar w:fldCharType="separate"/>
            </w:r>
            <w:r w:rsidR="00D34F43" w:rsidDel="00EC5BCB">
              <w:rPr>
                <w:noProof/>
              </w:rPr>
              <w:delText xml:space="preserve"> </w:delText>
            </w:r>
            <w:r w:rsidR="00D34F43" w:rsidRPr="00D34F43" w:rsidDel="00EC5BCB">
              <w:rPr>
                <w:noProof/>
              </w:rPr>
              <w:delText>[82]</w:delText>
            </w:r>
            <w:r w:rsidR="00DA405E" w:rsidDel="00EC5BCB">
              <w:fldChar w:fldCharType="end"/>
            </w:r>
          </w:del>
          <w:customXmlDelRangeStart w:id="1701" w:author="Paulo H. Leocadio" w:date="2024-07-17T13:08:00Z"/>
        </w:sdtContent>
      </w:sdt>
      <w:customXmlDelRangeEnd w:id="1701"/>
      <w:del w:id="1702" w:author="Paulo H. Leocadio" w:date="2024-07-17T13:08:00Z" w16du:dateUtc="2024-07-17T17:08:00Z">
        <w:r w:rsidRPr="00506522" w:rsidDel="00EC5BCB">
          <w:delText>.</w:delText>
        </w:r>
      </w:del>
    </w:p>
    <w:p w14:paraId="78C18140" w14:textId="23C87027" w:rsidR="00506522" w:rsidRPr="00CD3D3F" w:rsidDel="00EC5BCB" w:rsidRDefault="00506522" w:rsidP="00CD3D3F">
      <w:pPr>
        <w:keepNext/>
        <w:keepLines/>
        <w:spacing w:before="40" w:after="0"/>
        <w:outlineLvl w:val="1"/>
        <w:rPr>
          <w:del w:id="1703" w:author="Paulo H. Leocadio" w:date="2024-07-17T13:08:00Z" w16du:dateUtc="2024-07-17T17:08:00Z"/>
          <w:rFonts w:eastAsiaTheme="majorEastAsia" w:cstheme="majorBidi"/>
          <w:sz w:val="36"/>
          <w:szCs w:val="26"/>
        </w:rPr>
      </w:pPr>
      <w:del w:id="1704" w:author="Paulo H. Leocadio" w:date="2024-07-17T13:08:00Z" w16du:dateUtc="2024-07-17T17:08:00Z">
        <w:r w:rsidRPr="00CD3D3F" w:rsidDel="00EC5BCB">
          <w:rPr>
            <w:rFonts w:eastAsiaTheme="majorEastAsia" w:cstheme="majorBidi"/>
            <w:sz w:val="36"/>
            <w:szCs w:val="26"/>
          </w:rPr>
          <w:delText>AWS App2Container and AWS Copilot</w:delText>
        </w:r>
      </w:del>
    </w:p>
    <w:p w14:paraId="32887640" w14:textId="252BFAAE" w:rsidR="00506522" w:rsidDel="00EC5BCB" w:rsidRDefault="00506522">
      <w:pPr>
        <w:pStyle w:val="NormalBPBHEB"/>
        <w:rPr>
          <w:del w:id="1705" w:author="Paulo H. Leocadio" w:date="2024-07-17T13:08:00Z" w16du:dateUtc="2024-07-17T17:08:00Z"/>
        </w:rPr>
      </w:pPr>
      <w:del w:id="1706" w:author="Paulo H. Leocadio" w:date="2024-07-17T13:08:00Z" w16du:dateUtc="2024-07-17T17:08:00Z">
        <w:r w:rsidRPr="00506522" w:rsidDel="00EC5BCB">
          <w:delText xml:space="preserve">The discussion expanded to tools like </w:delText>
        </w:r>
        <w:r w:rsidRPr="00506522" w:rsidDel="00EC5BCB">
          <w:rPr>
            <w:b/>
            <w:bCs/>
          </w:rPr>
          <w:delText>AWS App2Container</w:delText>
        </w:r>
        <w:r w:rsidRPr="00506522" w:rsidDel="00EC5BCB">
          <w:delText xml:space="preserve"> and </w:delText>
        </w:r>
        <w:r w:rsidRPr="00506522" w:rsidDel="00EC5BCB">
          <w:rPr>
            <w:b/>
            <w:bCs/>
          </w:rPr>
          <w:delText>AWS Copilot</w:delText>
        </w:r>
        <w:r w:rsidRPr="00506522" w:rsidDel="00EC5BCB">
          <w:delText>, designed to simplify the containerization process. These tools automate and streamline the migration of applications to containers, promoting efficiency in development and deployment</w:delText>
        </w:r>
      </w:del>
      <w:customXmlDelRangeStart w:id="1707" w:author="Paulo H. Leocadio" w:date="2024-07-17T13:08:00Z"/>
      <w:sdt>
        <w:sdtPr>
          <w:id w:val="-546987495"/>
          <w:citation/>
        </w:sdtPr>
        <w:sdtContent>
          <w:customXmlDelRangeEnd w:id="1707"/>
          <w:del w:id="1708" w:author="Paulo H. Leocadio" w:date="2024-07-17T13:08:00Z" w16du:dateUtc="2024-07-17T17:08:00Z">
            <w:r w:rsidR="00295F1D" w:rsidDel="00EC5BCB">
              <w:fldChar w:fldCharType="begin"/>
            </w:r>
            <w:r w:rsidR="00295F1D" w:rsidDel="00EC5BCB">
              <w:delInstrText xml:space="preserve"> CITATION a2023l \l 1033 </w:delInstrText>
            </w:r>
            <w:r w:rsidR="00295F1D" w:rsidDel="00EC5BCB">
              <w:fldChar w:fldCharType="separate"/>
            </w:r>
            <w:r w:rsidR="00D34F43" w:rsidDel="00EC5BCB">
              <w:rPr>
                <w:noProof/>
              </w:rPr>
              <w:delText xml:space="preserve"> </w:delText>
            </w:r>
            <w:r w:rsidR="00D34F43" w:rsidRPr="00D34F43" w:rsidDel="00EC5BCB">
              <w:rPr>
                <w:noProof/>
              </w:rPr>
              <w:delText>[83]</w:delText>
            </w:r>
            <w:r w:rsidR="00295F1D" w:rsidDel="00EC5BCB">
              <w:fldChar w:fldCharType="end"/>
            </w:r>
          </w:del>
          <w:customXmlDelRangeStart w:id="1709" w:author="Paulo H. Leocadio" w:date="2024-07-17T13:08:00Z"/>
        </w:sdtContent>
      </w:sdt>
      <w:customXmlDelRangeEnd w:id="1709"/>
      <w:del w:id="1710" w:author="Paulo H. Leocadio" w:date="2024-07-17T13:08:00Z" w16du:dateUtc="2024-07-17T17:08:00Z">
        <w:r w:rsidR="00295F1D" w:rsidDel="00EC5BCB">
          <w:delText xml:space="preserve"> </w:delText>
        </w:r>
      </w:del>
      <w:customXmlDelRangeStart w:id="1711" w:author="Paulo H. Leocadio" w:date="2024-07-17T13:08:00Z"/>
      <w:sdt>
        <w:sdtPr>
          <w:id w:val="140473976"/>
          <w:citation/>
        </w:sdtPr>
        <w:sdtContent>
          <w:customXmlDelRangeEnd w:id="1711"/>
          <w:del w:id="1712" w:author="Paulo H. Leocadio" w:date="2024-07-17T13:08:00Z" w16du:dateUtc="2024-07-17T17:08:00Z">
            <w:r w:rsidR="00295F1D" w:rsidDel="00EC5BCB">
              <w:fldChar w:fldCharType="begin"/>
            </w:r>
            <w:r w:rsidR="00295F1D" w:rsidDel="00EC5BCB">
              <w:delInstrText xml:space="preserve"> CITATION a2023m \l 1033 </w:delInstrText>
            </w:r>
            <w:r w:rsidR="00295F1D" w:rsidDel="00EC5BCB">
              <w:fldChar w:fldCharType="separate"/>
            </w:r>
            <w:r w:rsidR="00D34F43" w:rsidRPr="00D34F43" w:rsidDel="00EC5BCB">
              <w:rPr>
                <w:noProof/>
              </w:rPr>
              <w:delText>[84]</w:delText>
            </w:r>
            <w:r w:rsidR="00295F1D" w:rsidDel="00EC5BCB">
              <w:fldChar w:fldCharType="end"/>
            </w:r>
          </w:del>
          <w:customXmlDelRangeStart w:id="1713" w:author="Paulo H. Leocadio" w:date="2024-07-17T13:08:00Z"/>
        </w:sdtContent>
      </w:sdt>
      <w:customXmlDelRangeEnd w:id="1713"/>
      <w:del w:id="1714" w:author="Paulo H. Leocadio" w:date="2024-07-17T13:08:00Z" w16du:dateUtc="2024-07-17T17:08:00Z">
        <w:r w:rsidRPr="00506522" w:rsidDel="00EC5BCB">
          <w:delText>.</w:delText>
        </w:r>
      </w:del>
    </w:p>
    <w:p w14:paraId="382D54C9" w14:textId="6C5D68AF" w:rsidR="00506522" w:rsidRPr="00CD3D3F" w:rsidDel="00EC5BCB" w:rsidRDefault="00506522" w:rsidP="00CD3D3F">
      <w:pPr>
        <w:keepNext/>
        <w:keepLines/>
        <w:spacing w:before="40" w:after="0"/>
        <w:outlineLvl w:val="1"/>
        <w:rPr>
          <w:del w:id="1715" w:author="Paulo H. Leocadio" w:date="2024-07-17T13:08:00Z" w16du:dateUtc="2024-07-17T17:08:00Z"/>
          <w:rFonts w:eastAsiaTheme="majorEastAsia" w:cstheme="majorBidi"/>
          <w:sz w:val="36"/>
          <w:szCs w:val="26"/>
        </w:rPr>
      </w:pPr>
      <w:del w:id="1716" w:author="Paulo H. Leocadio" w:date="2024-07-17T13:08:00Z" w16du:dateUtc="2024-07-17T17:08:00Z">
        <w:r w:rsidRPr="00CD3D3F" w:rsidDel="00EC5BCB">
          <w:rPr>
            <w:rFonts w:eastAsiaTheme="majorEastAsia" w:cstheme="majorBidi"/>
            <w:sz w:val="36"/>
            <w:szCs w:val="26"/>
          </w:rPr>
          <w:delText>Serverless Computing with AWS Fargate</w:delText>
        </w:r>
      </w:del>
    </w:p>
    <w:p w14:paraId="3E1A6D33" w14:textId="355F5047" w:rsidR="00506522" w:rsidRPr="00506522" w:rsidDel="00EC5BCB" w:rsidRDefault="00506522" w:rsidP="00555FFB">
      <w:pPr>
        <w:pStyle w:val="NormalBPBHEB"/>
        <w:rPr>
          <w:del w:id="1717" w:author="Paulo H. Leocadio" w:date="2024-07-17T13:08:00Z" w16du:dateUtc="2024-07-17T17:08:00Z"/>
        </w:rPr>
      </w:pPr>
      <w:del w:id="1718" w:author="Paulo H. Leocadio" w:date="2024-07-17T13:08:00Z" w16du:dateUtc="2024-07-17T17:08:00Z">
        <w:r w:rsidRPr="00506522" w:rsidDel="00EC5BCB">
          <w:delText xml:space="preserve">The concept of serverless computing was introduced through </w:delText>
        </w:r>
        <w:r w:rsidRPr="00506522" w:rsidDel="00EC5BCB">
          <w:rPr>
            <w:b/>
            <w:bCs/>
          </w:rPr>
          <w:delText>AWS Fargate</w:delText>
        </w:r>
        <w:r w:rsidRPr="00506522" w:rsidDel="00EC5BCB">
          <w:delText>, a serverless compute engine for containers. Fargate abstracts away infrastructure management, allowing developers to focus solely on building and deploying applications</w:delText>
        </w:r>
      </w:del>
      <w:customXmlDelRangeStart w:id="1719" w:author="Paulo H. Leocadio" w:date="2024-07-17T13:08:00Z"/>
      <w:sdt>
        <w:sdtPr>
          <w:id w:val="-1601171488"/>
          <w:citation/>
        </w:sdtPr>
        <w:sdtContent>
          <w:customXmlDelRangeEnd w:id="1719"/>
          <w:del w:id="1720" w:author="Paulo H. Leocadio" w:date="2024-07-17T13:08:00Z" w16du:dateUtc="2024-07-17T17:08:00Z">
            <w:r w:rsidR="00295F1D" w:rsidDel="00EC5BCB">
              <w:fldChar w:fldCharType="begin"/>
            </w:r>
            <w:r w:rsidR="00295F1D" w:rsidDel="00EC5BCB">
              <w:delInstrText xml:space="preserve"> CITATION a2023n \l 1033 </w:delInstrText>
            </w:r>
            <w:r w:rsidR="00295F1D" w:rsidDel="00EC5BCB">
              <w:fldChar w:fldCharType="separate"/>
            </w:r>
            <w:r w:rsidR="00D34F43" w:rsidDel="00EC5BCB">
              <w:rPr>
                <w:noProof/>
              </w:rPr>
              <w:delText xml:space="preserve"> </w:delText>
            </w:r>
            <w:r w:rsidR="00D34F43" w:rsidRPr="00D34F43" w:rsidDel="00EC5BCB">
              <w:rPr>
                <w:noProof/>
              </w:rPr>
              <w:delText>[85]</w:delText>
            </w:r>
            <w:r w:rsidR="00295F1D" w:rsidDel="00EC5BCB">
              <w:fldChar w:fldCharType="end"/>
            </w:r>
          </w:del>
          <w:customXmlDelRangeStart w:id="1721" w:author="Paulo H. Leocadio" w:date="2024-07-17T13:08:00Z"/>
        </w:sdtContent>
      </w:sdt>
      <w:customXmlDelRangeEnd w:id="1721"/>
      <w:del w:id="1722" w:author="Paulo H. Leocadio" w:date="2024-07-17T13:08:00Z" w16du:dateUtc="2024-07-17T17:08:00Z">
        <w:r w:rsidRPr="00506522" w:rsidDel="00EC5BCB">
          <w:delText>.</w:delText>
        </w:r>
      </w:del>
    </w:p>
    <w:p w14:paraId="16DC10A0" w14:textId="65A58B93" w:rsidR="00506522" w:rsidRPr="00CD3D3F" w:rsidDel="00EC5BCB" w:rsidRDefault="00506522" w:rsidP="00CD3D3F">
      <w:pPr>
        <w:keepNext/>
        <w:keepLines/>
        <w:spacing w:before="40" w:after="0"/>
        <w:outlineLvl w:val="1"/>
        <w:rPr>
          <w:del w:id="1723" w:author="Paulo H. Leocadio" w:date="2024-07-17T13:08:00Z" w16du:dateUtc="2024-07-17T17:08:00Z"/>
          <w:rFonts w:eastAsiaTheme="majorEastAsia" w:cstheme="majorBidi"/>
          <w:sz w:val="36"/>
          <w:szCs w:val="26"/>
        </w:rPr>
      </w:pPr>
      <w:del w:id="1724" w:author="Paulo H. Leocadio" w:date="2024-07-17T13:08:00Z" w16du:dateUtc="2024-07-17T17:08:00Z">
        <w:r w:rsidRPr="00CD3D3F" w:rsidDel="00EC5BCB">
          <w:rPr>
            <w:rFonts w:eastAsiaTheme="majorEastAsia" w:cstheme="majorBidi"/>
            <w:sz w:val="36"/>
            <w:szCs w:val="26"/>
          </w:rPr>
          <w:delText>Red Hat OpenShift Service on AWS: Enhanced Kubernetes Management</w:delText>
        </w:r>
      </w:del>
    </w:p>
    <w:p w14:paraId="13768E76" w14:textId="722911AD" w:rsidR="00506522" w:rsidRPr="00506522" w:rsidDel="00EC5BCB" w:rsidRDefault="00506522" w:rsidP="00555FFB">
      <w:pPr>
        <w:pStyle w:val="NormalBPBHEB"/>
        <w:rPr>
          <w:del w:id="1725" w:author="Paulo H. Leocadio" w:date="2024-07-17T13:08:00Z" w16du:dateUtc="2024-07-17T17:08:00Z"/>
        </w:rPr>
      </w:pPr>
      <w:del w:id="1726" w:author="Paulo H. Leocadio" w:date="2024-07-17T13:08:00Z" w16du:dateUtc="2024-07-17T17:08:00Z">
        <w:r w:rsidRPr="00506522" w:rsidDel="00EC5BCB">
          <w:delText xml:space="preserve">The partnership with Red Hat was explored through </w:delText>
        </w:r>
        <w:r w:rsidRPr="00506522" w:rsidDel="00EC5BCB">
          <w:rPr>
            <w:b/>
            <w:bCs/>
          </w:rPr>
          <w:delText>Red Hat OpenShift Service on AWS</w:delText>
        </w:r>
        <w:r w:rsidRPr="00506522" w:rsidDel="00EC5BCB">
          <w:delText>, emphasizing the enhanced Kubernetes management capabilities it brings to the AWS environment. This collaboration offers developers a powerful platform for building, deploying, and scaling containerized applications.</w:delText>
        </w:r>
      </w:del>
    </w:p>
    <w:p w14:paraId="244CF06B" w14:textId="085C4338" w:rsidR="00E10768" w:rsidRPr="00506522" w:rsidDel="00EC5BCB" w:rsidRDefault="00506522" w:rsidP="00555FFB">
      <w:pPr>
        <w:pStyle w:val="NormalBPBHEB"/>
        <w:rPr>
          <w:del w:id="1727" w:author="Paulo H. Leocadio" w:date="2024-07-17T13:08:00Z" w16du:dateUtc="2024-07-17T17:08:00Z"/>
        </w:rPr>
      </w:pPr>
      <w:del w:id="1728" w:author="Paulo H. Leocadio" w:date="2024-07-17T13:08:00Z" w16du:dateUtc="2024-07-17T17:08:00Z">
        <w:r w:rsidRPr="00506522" w:rsidDel="00EC5BCB">
          <w:delText>The concept of managed OpenShift in the cloud was introduced, highlighting how AWS provides a fully managed service for OpenShift, eliminating the operational overhead of managing and scaling the Kubernetes infrastructure</w:delText>
        </w:r>
      </w:del>
      <w:customXmlDelRangeStart w:id="1729" w:author="Paulo H. Leocadio" w:date="2024-07-17T13:08:00Z"/>
      <w:sdt>
        <w:sdtPr>
          <w:id w:val="1007482819"/>
          <w:citation/>
        </w:sdtPr>
        <w:sdtContent>
          <w:customXmlDelRangeEnd w:id="1729"/>
          <w:del w:id="1730" w:author="Paulo H. Leocadio" w:date="2024-07-17T13:08:00Z" w16du:dateUtc="2024-07-17T17:08:00Z">
            <w:r w:rsidR="001A1DC9" w:rsidDel="00EC5BCB">
              <w:fldChar w:fldCharType="begin"/>
            </w:r>
            <w:r w:rsidR="001A1DC9" w:rsidDel="00EC5BCB">
              <w:delInstrText xml:space="preserve"> CITATION unknown2023m \l 1033 </w:delInstrText>
            </w:r>
            <w:r w:rsidR="001A1DC9" w:rsidDel="00EC5BCB">
              <w:fldChar w:fldCharType="separate"/>
            </w:r>
            <w:r w:rsidR="00D34F43" w:rsidDel="00EC5BCB">
              <w:rPr>
                <w:noProof/>
              </w:rPr>
              <w:delText xml:space="preserve"> </w:delText>
            </w:r>
            <w:r w:rsidR="00D34F43" w:rsidRPr="00D34F43" w:rsidDel="00EC5BCB">
              <w:rPr>
                <w:noProof/>
              </w:rPr>
              <w:delText>[77]</w:delText>
            </w:r>
            <w:r w:rsidR="001A1DC9" w:rsidDel="00EC5BCB">
              <w:fldChar w:fldCharType="end"/>
            </w:r>
          </w:del>
          <w:customXmlDelRangeStart w:id="1731" w:author="Paulo H. Leocadio" w:date="2024-07-17T13:08:00Z"/>
        </w:sdtContent>
      </w:sdt>
      <w:customXmlDelRangeEnd w:id="1731"/>
      <w:del w:id="1732" w:author="Paulo H. Leocadio" w:date="2024-07-17T13:08:00Z" w16du:dateUtc="2024-07-17T17:08:00Z">
        <w:r w:rsidRPr="00506522" w:rsidDel="00EC5BCB">
          <w:delText>.</w:delText>
        </w:r>
      </w:del>
    </w:p>
    <w:p w14:paraId="6D9E7D3A" w14:textId="42140EDD" w:rsidR="00506522" w:rsidRPr="00CD3D3F" w:rsidDel="00EC5BCB" w:rsidRDefault="00CD3D3F" w:rsidP="00CD3D3F">
      <w:pPr>
        <w:keepNext/>
        <w:keepLines/>
        <w:spacing w:before="40" w:after="0"/>
        <w:outlineLvl w:val="1"/>
        <w:rPr>
          <w:del w:id="1733" w:author="Paulo H. Leocadio" w:date="2024-07-17T13:08:00Z" w16du:dateUtc="2024-07-17T17:08:00Z"/>
          <w:rFonts w:eastAsiaTheme="majorEastAsia" w:cstheme="majorBidi"/>
          <w:sz w:val="36"/>
          <w:szCs w:val="26"/>
        </w:rPr>
      </w:pPr>
      <w:del w:id="1734" w:author="Paulo H. Leocadio" w:date="2024-07-17T13:08:00Z" w16du:dateUtc="2024-07-17T17:08:00Z">
        <w:r w:rsidRPr="00FD1E85" w:rsidDel="00EC5BCB">
          <w:rPr>
            <w:rFonts w:eastAsiaTheme="majorEastAsia" w:cstheme="majorBidi"/>
            <w:sz w:val="36"/>
            <w:szCs w:val="26"/>
          </w:rPr>
          <w:delText>Building intelligent robots</w:delText>
        </w:r>
        <w:r w:rsidRPr="00CD3D3F" w:rsidDel="00EC5BCB">
          <w:rPr>
            <w:rFonts w:eastAsiaTheme="majorEastAsia" w:cstheme="majorBidi"/>
            <w:sz w:val="36"/>
            <w:szCs w:val="26"/>
          </w:rPr>
          <w:delText xml:space="preserve"> </w:delText>
        </w:r>
        <w:r w:rsidR="00506522" w:rsidRPr="00CD3D3F" w:rsidDel="00EC5BCB">
          <w:rPr>
            <w:rFonts w:eastAsiaTheme="majorEastAsia" w:cstheme="majorBidi"/>
            <w:sz w:val="36"/>
            <w:szCs w:val="26"/>
          </w:rPr>
          <w:delText xml:space="preserve">with AWS RoboMaker: </w:delText>
        </w:r>
      </w:del>
    </w:p>
    <w:p w14:paraId="40B3F709" w14:textId="61A3CF00" w:rsidR="00E10768" w:rsidRPr="00506522" w:rsidDel="00EC5BCB" w:rsidRDefault="00506522" w:rsidP="00506522">
      <w:pPr>
        <w:pBdr>
          <w:top w:val="nil"/>
          <w:left w:val="nil"/>
          <w:bottom w:val="nil"/>
          <w:right w:val="nil"/>
          <w:between w:val="nil"/>
        </w:pBdr>
        <w:shd w:val="clear" w:color="auto" w:fill="FFFFFF"/>
        <w:spacing w:after="100" w:line="276" w:lineRule="auto"/>
        <w:jc w:val="both"/>
        <w:rPr>
          <w:del w:id="1735" w:author="Paulo H. Leocadio" w:date="2024-07-17T13:08:00Z" w16du:dateUtc="2024-07-17T17:08:00Z"/>
        </w:rPr>
      </w:pPr>
      <w:del w:id="1736" w:author="Paulo H. Leocadio" w:date="2024-07-17T13:08:00Z" w16du:dateUtc="2024-07-17T17:08:00Z">
        <w:r w:rsidRPr="00506522" w:rsidDel="00EC5BCB">
          <w:delText xml:space="preserve">The narrative then shifted to </w:delText>
        </w:r>
        <w:r w:rsidRPr="00506522" w:rsidDel="00EC5BCB">
          <w:rPr>
            <w:b/>
            <w:bCs/>
          </w:rPr>
          <w:delText>AWS RoboMaker</w:delText>
        </w:r>
        <w:r w:rsidRPr="00506522" w:rsidDel="00EC5BCB">
          <w:delText xml:space="preserve">, a service designed for building, testing, and deploying intelligent robotic applications at </w:delText>
        </w:r>
        <w:r w:rsidR="00B70C59" w:rsidRPr="00506522" w:rsidDel="00EC5BCB">
          <w:delText>a scale</w:delText>
        </w:r>
        <w:r w:rsidRPr="00506522" w:rsidDel="00EC5BCB">
          <w:delText>. RoboMaker simplifies the complex process of developing robotic systems, offering a comprehensive set of tools for simulation, development, and fleet management</w:delText>
        </w:r>
      </w:del>
      <w:customXmlDelRangeStart w:id="1737" w:author="Paulo H. Leocadio" w:date="2024-07-17T13:08:00Z"/>
      <w:sdt>
        <w:sdtPr>
          <w:id w:val="-1275705512"/>
          <w:citation/>
        </w:sdtPr>
        <w:sdtContent>
          <w:customXmlDelRangeEnd w:id="1737"/>
          <w:del w:id="1738" w:author="Paulo H. Leocadio" w:date="2024-07-17T13:08:00Z" w16du:dateUtc="2024-07-17T17:08:00Z">
            <w:r w:rsidR="004A4D20" w:rsidDel="00EC5BCB">
              <w:fldChar w:fldCharType="begin"/>
            </w:r>
            <w:r w:rsidR="00B42D8F" w:rsidDel="00EC5BCB">
              <w:delInstrText xml:space="preserve">CITATION unknown2023n \l 1033 </w:delInstrText>
            </w:r>
            <w:r w:rsidR="004A4D20" w:rsidDel="00EC5BCB">
              <w:fldChar w:fldCharType="separate"/>
            </w:r>
            <w:r w:rsidR="00D34F43" w:rsidDel="00EC5BCB">
              <w:rPr>
                <w:noProof/>
              </w:rPr>
              <w:delText xml:space="preserve"> </w:delText>
            </w:r>
            <w:r w:rsidR="00D34F43" w:rsidRPr="00D34F43" w:rsidDel="00EC5BCB">
              <w:rPr>
                <w:noProof/>
              </w:rPr>
              <w:delText>[87]</w:delText>
            </w:r>
            <w:r w:rsidR="004A4D20" w:rsidDel="00EC5BCB">
              <w:fldChar w:fldCharType="end"/>
            </w:r>
          </w:del>
          <w:customXmlDelRangeStart w:id="1739" w:author="Paulo H. Leocadio" w:date="2024-07-17T13:08:00Z"/>
        </w:sdtContent>
      </w:sdt>
      <w:customXmlDelRangeEnd w:id="1739"/>
      <w:del w:id="1740" w:author="Paulo H. Leocadio" w:date="2024-07-17T13:08:00Z" w16du:dateUtc="2024-07-17T17:08:00Z">
        <w:r w:rsidRPr="00506522" w:rsidDel="00EC5BCB">
          <w:delText>.</w:delText>
        </w:r>
      </w:del>
    </w:p>
    <w:p w14:paraId="00D82287" w14:textId="40293710" w:rsidR="00506522" w:rsidRPr="00CD3D3F" w:rsidDel="00EC5BCB" w:rsidRDefault="00506522" w:rsidP="00CD3D3F">
      <w:pPr>
        <w:keepNext/>
        <w:keepLines/>
        <w:spacing w:before="40" w:after="0"/>
        <w:outlineLvl w:val="1"/>
        <w:rPr>
          <w:del w:id="1741" w:author="Paulo H. Leocadio" w:date="2024-07-17T13:08:00Z" w16du:dateUtc="2024-07-17T17:08:00Z"/>
          <w:rFonts w:eastAsiaTheme="majorEastAsia" w:cstheme="majorBidi"/>
          <w:sz w:val="36"/>
          <w:szCs w:val="26"/>
        </w:rPr>
      </w:pPr>
      <w:del w:id="1742" w:author="Paulo H. Leocadio" w:date="2024-07-17T13:08:00Z" w16du:dateUtc="2024-07-17T17:08:00Z">
        <w:r w:rsidRPr="00CD3D3F" w:rsidDel="00EC5BCB">
          <w:rPr>
            <w:rFonts w:eastAsiaTheme="majorEastAsia" w:cstheme="majorBidi"/>
            <w:sz w:val="36"/>
            <w:szCs w:val="26"/>
          </w:rPr>
          <w:delText xml:space="preserve">Unleashing the </w:delText>
        </w:r>
        <w:r w:rsidR="00E172D5" w:rsidRPr="00CD3D3F" w:rsidDel="00EC5BCB">
          <w:rPr>
            <w:rFonts w:eastAsiaTheme="majorEastAsia" w:cstheme="majorBidi"/>
            <w:sz w:val="36"/>
            <w:szCs w:val="26"/>
          </w:rPr>
          <w:delText>power of quantum comput</w:delText>
        </w:r>
        <w:r w:rsidRPr="00CD3D3F" w:rsidDel="00EC5BCB">
          <w:rPr>
            <w:rFonts w:eastAsiaTheme="majorEastAsia" w:cstheme="majorBidi"/>
            <w:sz w:val="36"/>
            <w:szCs w:val="26"/>
          </w:rPr>
          <w:delText>ing</w:delText>
        </w:r>
      </w:del>
    </w:p>
    <w:p w14:paraId="0356BA10" w14:textId="1BA4A139" w:rsidR="00E10768" w:rsidRPr="00506522" w:rsidDel="00EC5BCB" w:rsidRDefault="00506522" w:rsidP="00506522">
      <w:pPr>
        <w:pBdr>
          <w:top w:val="nil"/>
          <w:left w:val="nil"/>
          <w:bottom w:val="nil"/>
          <w:right w:val="nil"/>
          <w:between w:val="nil"/>
        </w:pBdr>
        <w:shd w:val="clear" w:color="auto" w:fill="FFFFFF"/>
        <w:spacing w:after="100" w:line="276" w:lineRule="auto"/>
        <w:jc w:val="both"/>
        <w:rPr>
          <w:del w:id="1743" w:author="Paulo H. Leocadio" w:date="2024-07-17T13:08:00Z" w16du:dateUtc="2024-07-17T17:08:00Z"/>
        </w:rPr>
      </w:pPr>
      <w:del w:id="1744" w:author="Paulo H. Leocadio" w:date="2024-07-17T13:08:00Z" w16du:dateUtc="2024-07-17T17:08:00Z">
        <w:r w:rsidRPr="00506522" w:rsidDel="00EC5BCB">
          <w:delText xml:space="preserve">The exploration of quantum technologies began with </w:delText>
        </w:r>
        <w:r w:rsidRPr="00506522" w:rsidDel="00EC5BCB">
          <w:rPr>
            <w:b/>
            <w:bCs/>
          </w:rPr>
          <w:delText>Amazon Braket</w:delText>
        </w:r>
        <w:r w:rsidRPr="00506522" w:rsidDel="00EC5BCB">
          <w:delText>, AWS's quantum computing service. Braket provides users with access to diverse quantum processors, facilitating quantum algorithm development and exploration</w:delText>
        </w:r>
      </w:del>
      <w:customXmlDelRangeStart w:id="1745" w:author="Paulo H. Leocadio" w:date="2024-07-17T13:08:00Z"/>
      <w:sdt>
        <w:sdtPr>
          <w:id w:val="2139841816"/>
          <w:citation/>
        </w:sdtPr>
        <w:sdtContent>
          <w:customXmlDelRangeEnd w:id="1745"/>
          <w:del w:id="1746" w:author="Paulo H. Leocadio" w:date="2024-07-17T13:08:00Z" w16du:dateUtc="2024-07-17T17:08:00Z">
            <w:r w:rsidR="009E6846" w:rsidDel="00EC5BCB">
              <w:fldChar w:fldCharType="begin"/>
            </w:r>
            <w:r w:rsidR="009E6846" w:rsidDel="00EC5BCB">
              <w:delInstrText xml:space="preserve"> CITATION unknown2023o \l 1033 </w:delInstrText>
            </w:r>
            <w:r w:rsidR="009E6846" w:rsidDel="00EC5BCB">
              <w:fldChar w:fldCharType="separate"/>
            </w:r>
            <w:r w:rsidR="00D34F43" w:rsidDel="00EC5BCB">
              <w:rPr>
                <w:noProof/>
              </w:rPr>
              <w:delText xml:space="preserve"> </w:delText>
            </w:r>
            <w:r w:rsidR="00D34F43" w:rsidRPr="00D34F43" w:rsidDel="00EC5BCB">
              <w:rPr>
                <w:noProof/>
              </w:rPr>
              <w:delText>[88]</w:delText>
            </w:r>
            <w:r w:rsidR="009E6846" w:rsidDel="00EC5BCB">
              <w:fldChar w:fldCharType="end"/>
            </w:r>
          </w:del>
          <w:customXmlDelRangeStart w:id="1747" w:author="Paulo H. Leocadio" w:date="2024-07-17T13:08:00Z"/>
        </w:sdtContent>
      </w:sdt>
      <w:customXmlDelRangeEnd w:id="1747"/>
      <w:del w:id="1748" w:author="Paulo H. Leocadio" w:date="2024-07-17T13:08:00Z" w16du:dateUtc="2024-07-17T17:08:00Z">
        <w:r w:rsidRPr="00506522" w:rsidDel="00EC5BCB">
          <w:delText>.</w:delText>
        </w:r>
      </w:del>
    </w:p>
    <w:p w14:paraId="7334DC9B" w14:textId="44571111" w:rsidR="00506522" w:rsidRPr="00CD3D3F" w:rsidDel="00EC5BCB" w:rsidRDefault="00506522" w:rsidP="00CD3D3F">
      <w:pPr>
        <w:keepNext/>
        <w:keepLines/>
        <w:spacing w:before="40" w:after="0"/>
        <w:outlineLvl w:val="1"/>
        <w:rPr>
          <w:del w:id="1749" w:author="Paulo H. Leocadio" w:date="2024-07-17T13:08:00Z" w16du:dateUtc="2024-07-17T17:08:00Z"/>
          <w:rFonts w:eastAsiaTheme="majorEastAsia" w:cstheme="majorBidi"/>
          <w:sz w:val="36"/>
          <w:szCs w:val="26"/>
        </w:rPr>
      </w:pPr>
      <w:del w:id="1750" w:author="Paulo H. Leocadio" w:date="2024-07-17T13:08:00Z" w16du:dateUtc="2024-07-17T17:08:00Z">
        <w:r w:rsidRPr="00CD3D3F" w:rsidDel="00EC5BCB">
          <w:rPr>
            <w:rFonts w:eastAsiaTheme="majorEastAsia" w:cstheme="majorBidi"/>
            <w:sz w:val="36"/>
            <w:szCs w:val="26"/>
          </w:rPr>
          <w:delText xml:space="preserve">Conclusion: Enabling the </w:delText>
        </w:r>
        <w:r w:rsidR="00E172D5" w:rsidRPr="00CD3D3F" w:rsidDel="00EC5BCB">
          <w:rPr>
            <w:rFonts w:eastAsiaTheme="majorEastAsia" w:cstheme="majorBidi"/>
            <w:sz w:val="36"/>
            <w:szCs w:val="26"/>
          </w:rPr>
          <w:delText>future of cloud development and ope</w:delText>
        </w:r>
        <w:r w:rsidRPr="00CD3D3F" w:rsidDel="00EC5BCB">
          <w:rPr>
            <w:rFonts w:eastAsiaTheme="majorEastAsia" w:cstheme="majorBidi"/>
            <w:sz w:val="36"/>
            <w:szCs w:val="26"/>
          </w:rPr>
          <w:delText>rations</w:delText>
        </w:r>
      </w:del>
    </w:p>
    <w:p w14:paraId="656F8305" w14:textId="50D4F4D0" w:rsidR="00EE71D3" w:rsidRPr="00EE71D3" w:rsidDel="00EC5BCB" w:rsidRDefault="00EE71D3" w:rsidP="00EE71D3">
      <w:pPr>
        <w:keepNext/>
        <w:keepLines/>
        <w:spacing w:before="40" w:after="0"/>
        <w:outlineLvl w:val="1"/>
        <w:rPr>
          <w:del w:id="1751" w:author="Paulo H. Leocadio" w:date="2024-07-17T13:08:00Z" w16du:dateUtc="2024-07-17T17:08:00Z"/>
          <w:rFonts w:eastAsia="Palatino Linotype" w:cs="Palatino Linotype"/>
        </w:rPr>
      </w:pPr>
      <w:del w:id="1752" w:author="Paulo H. Leocadio" w:date="2024-07-17T13:08:00Z" w16du:dateUtc="2024-07-17T17:08:00Z">
        <w:r w:rsidRPr="00EE71D3" w:rsidDel="00EC5BCB">
          <w:rPr>
            <w:rFonts w:eastAsia="Palatino Linotype" w:cs="Palatino Linotype"/>
          </w:rPr>
          <w:delTex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delText>
        </w:r>
      </w:del>
    </w:p>
    <w:p w14:paraId="02025261" w14:textId="40A809A3" w:rsidR="00EE71D3" w:rsidRPr="00EE71D3" w:rsidDel="00EC5BCB" w:rsidRDefault="00EE71D3" w:rsidP="00EE71D3">
      <w:pPr>
        <w:keepNext/>
        <w:keepLines/>
        <w:spacing w:before="40" w:after="0"/>
        <w:outlineLvl w:val="1"/>
        <w:rPr>
          <w:del w:id="1753" w:author="Paulo H. Leocadio" w:date="2024-07-17T13:08:00Z" w16du:dateUtc="2024-07-17T17:08:00Z"/>
          <w:rFonts w:eastAsia="Palatino Linotype" w:cs="Palatino Linotype"/>
        </w:rPr>
      </w:pPr>
      <w:del w:id="1754" w:author="Paulo H. Leocadio" w:date="2024-07-17T13:08:00Z" w16du:dateUtc="2024-07-17T17:08:00Z">
        <w:r w:rsidRPr="00EE71D3" w:rsidDel="00EC5BCB">
          <w:rPr>
            <w:rFonts w:eastAsia="Palatino Linotype" w:cs="Palatino Linotype"/>
          </w:rPr>
          <w:delTex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delText>
        </w:r>
      </w:del>
    </w:p>
    <w:p w14:paraId="2E1EF482" w14:textId="0BC2EF39" w:rsidR="00EE71D3" w:rsidRPr="00EE71D3" w:rsidDel="00EC5BCB" w:rsidRDefault="00EE71D3" w:rsidP="00EE71D3">
      <w:pPr>
        <w:keepNext/>
        <w:keepLines/>
        <w:spacing w:before="40" w:after="0"/>
        <w:outlineLvl w:val="1"/>
        <w:rPr>
          <w:del w:id="1755" w:author="Paulo H. Leocadio" w:date="2024-07-17T13:08:00Z" w16du:dateUtc="2024-07-17T17:08:00Z"/>
          <w:rFonts w:eastAsia="Palatino Linotype" w:cs="Palatino Linotype"/>
        </w:rPr>
      </w:pPr>
      <w:del w:id="1756" w:author="Paulo H. Leocadio" w:date="2024-07-17T13:08:00Z" w16du:dateUtc="2024-07-17T17:08:00Z">
        <w:r w:rsidRPr="00EE71D3" w:rsidDel="00EC5BCB">
          <w:rPr>
            <w:rFonts w:eastAsia="Palatino Linotype" w:cs="Palatino Linotype"/>
          </w:rPr>
          <w:delTex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delText>
        </w:r>
      </w:del>
    </w:p>
    <w:p w14:paraId="7496EB94" w14:textId="1303ECC8" w:rsidR="00EE71D3" w:rsidRPr="00EE71D3" w:rsidDel="00EC5BCB" w:rsidRDefault="00EE71D3" w:rsidP="00EE71D3">
      <w:pPr>
        <w:keepNext/>
        <w:keepLines/>
        <w:spacing w:before="40" w:after="0"/>
        <w:outlineLvl w:val="1"/>
        <w:rPr>
          <w:del w:id="1757" w:author="Paulo H. Leocadio" w:date="2024-07-17T13:08:00Z" w16du:dateUtc="2024-07-17T17:08:00Z"/>
          <w:rFonts w:eastAsia="Palatino Linotype" w:cs="Palatino Linotype"/>
          <w:b/>
          <w:bCs/>
        </w:rPr>
      </w:pPr>
      <w:del w:id="1758" w:author="Paulo H. Leocadio" w:date="2024-07-17T13:08:00Z" w16du:dateUtc="2024-07-17T17:08:00Z">
        <w:r w:rsidRPr="00EE71D3" w:rsidDel="00EC5BCB">
          <w:rPr>
            <w:rFonts w:eastAsia="Palatino Linotype" w:cs="Palatino Linotype"/>
            <w:b/>
            <w:bCs/>
          </w:rPr>
          <w:delText>What’s Next: Exploring Advanced Data Analytics and Machine Learning</w:delText>
        </w:r>
      </w:del>
    </w:p>
    <w:p w14:paraId="09CC4452" w14:textId="57C8B1B9" w:rsidR="00F62AFD" w:rsidDel="00EC5BCB" w:rsidRDefault="00EE71D3" w:rsidP="00CD3D3F">
      <w:pPr>
        <w:pStyle w:val="NormalBPBHEB"/>
        <w:rPr>
          <w:del w:id="1759" w:author="Paulo H. Leocadio" w:date="2024-07-17T13:08:00Z" w16du:dateUtc="2024-07-17T17:08:00Z"/>
        </w:rPr>
      </w:pPr>
      <w:del w:id="1760" w:author="Paulo H. Leocadio" w:date="2024-07-17T13:08:00Z" w16du:dateUtc="2024-07-17T17:08:00Z">
        <w:r w:rsidRPr="00EE71D3" w:rsidDel="00EC5BCB">
          <w:delText>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SageMaker, and how they can be leveraged to build, train, and deploy machine learning models at scale. This chapter will equip you with the knowledge and skills to harness the power of data and machine learning, driving innovation and insights in your applications.</w:delText>
        </w:r>
      </w:del>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3F214323" w14:textId="77777777" w:rsidR="00BA05FB"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BA05FB" w14:paraId="60FB9B27" w14:textId="77777777">
                <w:trPr>
                  <w:divId w:val="1743333596"/>
                  <w:tblCellSpacing w:w="15" w:type="dxa"/>
                </w:trPr>
                <w:tc>
                  <w:tcPr>
                    <w:tcW w:w="50" w:type="pct"/>
                    <w:hideMark/>
                  </w:tcPr>
                  <w:p w14:paraId="22D4C611" w14:textId="629D1451" w:rsidR="00BA05FB" w:rsidRDefault="00BA05FB">
                    <w:pPr>
                      <w:pStyle w:val="Bibliography"/>
                      <w:rPr>
                        <w:noProof/>
                        <w:sz w:val="24"/>
                        <w:szCs w:val="24"/>
                      </w:rPr>
                    </w:pPr>
                    <w:r>
                      <w:rPr>
                        <w:noProof/>
                      </w:rPr>
                      <w:t xml:space="preserve">[1] </w:t>
                    </w:r>
                  </w:p>
                </w:tc>
                <w:tc>
                  <w:tcPr>
                    <w:tcW w:w="0" w:type="auto"/>
                    <w:hideMark/>
                  </w:tcPr>
                  <w:p w14:paraId="57BF4D0C" w14:textId="77777777" w:rsidR="00BA05FB" w:rsidRDefault="00BA05FB">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BA05FB" w14:paraId="386744A6" w14:textId="77777777">
                <w:trPr>
                  <w:divId w:val="1743333596"/>
                  <w:tblCellSpacing w:w="15" w:type="dxa"/>
                </w:trPr>
                <w:tc>
                  <w:tcPr>
                    <w:tcW w:w="50" w:type="pct"/>
                    <w:hideMark/>
                  </w:tcPr>
                  <w:p w14:paraId="2F7C002F" w14:textId="77777777" w:rsidR="00BA05FB" w:rsidRDefault="00BA05FB">
                    <w:pPr>
                      <w:pStyle w:val="Bibliography"/>
                      <w:rPr>
                        <w:noProof/>
                      </w:rPr>
                    </w:pPr>
                    <w:r>
                      <w:rPr>
                        <w:noProof/>
                      </w:rPr>
                      <w:t xml:space="preserve">[2] </w:t>
                    </w:r>
                  </w:p>
                </w:tc>
                <w:tc>
                  <w:tcPr>
                    <w:tcW w:w="0" w:type="auto"/>
                    <w:hideMark/>
                  </w:tcPr>
                  <w:p w14:paraId="431FDCD2" w14:textId="77777777" w:rsidR="00BA05FB" w:rsidRDefault="00BA05FB">
                    <w:pPr>
                      <w:pStyle w:val="Bibliography"/>
                      <w:rPr>
                        <w:noProof/>
                      </w:rPr>
                    </w:pPr>
                    <w:r>
                      <w:rPr>
                        <w:noProof/>
                      </w:rPr>
                      <w:t>AWS, "Amazon CodeCatalyst Overview," 2023. [Online]. Available: https://aws.amazon.com/code/catalyst/.</w:t>
                    </w:r>
                  </w:p>
                </w:tc>
              </w:tr>
              <w:tr w:rsidR="00BA05FB" w14:paraId="78DD7BE2" w14:textId="77777777">
                <w:trPr>
                  <w:divId w:val="1743333596"/>
                  <w:tblCellSpacing w:w="15" w:type="dxa"/>
                </w:trPr>
                <w:tc>
                  <w:tcPr>
                    <w:tcW w:w="50" w:type="pct"/>
                    <w:hideMark/>
                  </w:tcPr>
                  <w:p w14:paraId="6CC15E68" w14:textId="77777777" w:rsidR="00BA05FB" w:rsidRDefault="00BA05FB">
                    <w:pPr>
                      <w:pStyle w:val="Bibliography"/>
                      <w:rPr>
                        <w:noProof/>
                      </w:rPr>
                    </w:pPr>
                    <w:r>
                      <w:rPr>
                        <w:noProof/>
                      </w:rPr>
                      <w:t xml:space="preserve">[3] </w:t>
                    </w:r>
                  </w:p>
                </w:tc>
                <w:tc>
                  <w:tcPr>
                    <w:tcW w:w="0" w:type="auto"/>
                    <w:hideMark/>
                  </w:tcPr>
                  <w:p w14:paraId="514FAE45" w14:textId="77777777" w:rsidR="00BA05FB" w:rsidRDefault="00BA05FB">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BA05FB" w14:paraId="779AF6A5" w14:textId="77777777">
                <w:trPr>
                  <w:divId w:val="1743333596"/>
                  <w:tblCellSpacing w:w="15" w:type="dxa"/>
                </w:trPr>
                <w:tc>
                  <w:tcPr>
                    <w:tcW w:w="50" w:type="pct"/>
                    <w:hideMark/>
                  </w:tcPr>
                  <w:p w14:paraId="63E67FBD" w14:textId="77777777" w:rsidR="00BA05FB" w:rsidRDefault="00BA05FB">
                    <w:pPr>
                      <w:pStyle w:val="Bibliography"/>
                      <w:rPr>
                        <w:noProof/>
                      </w:rPr>
                    </w:pPr>
                    <w:r>
                      <w:rPr>
                        <w:noProof/>
                      </w:rPr>
                      <w:t xml:space="preserve">[4] </w:t>
                    </w:r>
                  </w:p>
                </w:tc>
                <w:tc>
                  <w:tcPr>
                    <w:tcW w:w="0" w:type="auto"/>
                    <w:hideMark/>
                  </w:tcPr>
                  <w:p w14:paraId="1CBF7291" w14:textId="77777777" w:rsidR="00BA05FB" w:rsidRDefault="00BA05FB">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BA05FB" w14:paraId="5F8D4EC2" w14:textId="77777777">
                <w:trPr>
                  <w:divId w:val="1743333596"/>
                  <w:tblCellSpacing w:w="15" w:type="dxa"/>
                </w:trPr>
                <w:tc>
                  <w:tcPr>
                    <w:tcW w:w="50" w:type="pct"/>
                    <w:hideMark/>
                  </w:tcPr>
                  <w:p w14:paraId="0EF50D35" w14:textId="77777777" w:rsidR="00BA05FB" w:rsidRDefault="00BA05FB">
                    <w:pPr>
                      <w:pStyle w:val="Bibliography"/>
                      <w:rPr>
                        <w:noProof/>
                      </w:rPr>
                    </w:pPr>
                    <w:r>
                      <w:rPr>
                        <w:noProof/>
                      </w:rPr>
                      <w:t xml:space="preserve">[5] </w:t>
                    </w:r>
                  </w:p>
                </w:tc>
                <w:tc>
                  <w:tcPr>
                    <w:tcW w:w="0" w:type="auto"/>
                    <w:hideMark/>
                  </w:tcPr>
                  <w:p w14:paraId="6A086811" w14:textId="77777777" w:rsidR="00BA05FB" w:rsidRDefault="00BA05FB">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BA05FB" w14:paraId="3E732A4A" w14:textId="77777777">
                <w:trPr>
                  <w:divId w:val="1743333596"/>
                  <w:tblCellSpacing w:w="15" w:type="dxa"/>
                </w:trPr>
                <w:tc>
                  <w:tcPr>
                    <w:tcW w:w="50" w:type="pct"/>
                    <w:hideMark/>
                  </w:tcPr>
                  <w:p w14:paraId="4B13489C" w14:textId="77777777" w:rsidR="00BA05FB" w:rsidRDefault="00BA05FB">
                    <w:pPr>
                      <w:pStyle w:val="Bibliography"/>
                      <w:rPr>
                        <w:noProof/>
                      </w:rPr>
                    </w:pPr>
                    <w:r>
                      <w:rPr>
                        <w:noProof/>
                      </w:rPr>
                      <w:t xml:space="preserve">[6] </w:t>
                    </w:r>
                  </w:p>
                </w:tc>
                <w:tc>
                  <w:tcPr>
                    <w:tcW w:w="0" w:type="auto"/>
                    <w:hideMark/>
                  </w:tcPr>
                  <w:p w14:paraId="3DD5643C" w14:textId="77777777" w:rsidR="00BA05FB" w:rsidRDefault="00BA05FB">
                    <w:pPr>
                      <w:pStyle w:val="Bibliography"/>
                      <w:rPr>
                        <w:noProof/>
                      </w:rPr>
                    </w:pPr>
                    <w:r>
                      <w:rPr>
                        <w:noProof/>
                      </w:rPr>
                      <w:t xml:space="preserve">AWS, "Best Practices for Automated Code Reviews with Machine Learning," 2022. [Online]. </w:t>
                    </w:r>
                  </w:p>
                </w:tc>
              </w:tr>
              <w:tr w:rsidR="00BA05FB" w14:paraId="687FCA22" w14:textId="77777777">
                <w:trPr>
                  <w:divId w:val="1743333596"/>
                  <w:tblCellSpacing w:w="15" w:type="dxa"/>
                </w:trPr>
                <w:tc>
                  <w:tcPr>
                    <w:tcW w:w="50" w:type="pct"/>
                    <w:hideMark/>
                  </w:tcPr>
                  <w:p w14:paraId="632A2036" w14:textId="77777777" w:rsidR="00BA05FB" w:rsidRDefault="00BA05FB">
                    <w:pPr>
                      <w:pStyle w:val="Bibliography"/>
                      <w:rPr>
                        <w:noProof/>
                      </w:rPr>
                    </w:pPr>
                    <w:r>
                      <w:rPr>
                        <w:noProof/>
                      </w:rPr>
                      <w:t xml:space="preserve">[7] </w:t>
                    </w:r>
                  </w:p>
                </w:tc>
                <w:tc>
                  <w:tcPr>
                    <w:tcW w:w="0" w:type="auto"/>
                    <w:hideMark/>
                  </w:tcPr>
                  <w:p w14:paraId="6222B4D2" w14:textId="77777777" w:rsidR="00BA05FB" w:rsidRDefault="00BA05FB">
                    <w:pPr>
                      <w:pStyle w:val="Bibliography"/>
                      <w:rPr>
                        <w:noProof/>
                      </w:rPr>
                    </w:pPr>
                    <w:r>
                      <w:rPr>
                        <w:noProof/>
                      </w:rPr>
                      <w:t xml:space="preserve">AWS, </w:t>
                    </w:r>
                    <w:r>
                      <w:rPr>
                        <w:i/>
                        <w:iCs/>
                        <w:noProof/>
                      </w:rPr>
                      <w:t xml:space="preserve">Amazon CodeGuru, </w:t>
                    </w:r>
                    <w:r>
                      <w:rPr>
                        <w:noProof/>
                      </w:rPr>
                      <w:t xml:space="preserve">2023. </w:t>
                    </w:r>
                  </w:p>
                </w:tc>
              </w:tr>
              <w:tr w:rsidR="00BA05FB" w14:paraId="40C03862" w14:textId="77777777">
                <w:trPr>
                  <w:divId w:val="1743333596"/>
                  <w:tblCellSpacing w:w="15" w:type="dxa"/>
                </w:trPr>
                <w:tc>
                  <w:tcPr>
                    <w:tcW w:w="50" w:type="pct"/>
                    <w:hideMark/>
                  </w:tcPr>
                  <w:p w14:paraId="097A5F22" w14:textId="77777777" w:rsidR="00BA05FB" w:rsidRDefault="00BA05FB">
                    <w:pPr>
                      <w:pStyle w:val="Bibliography"/>
                      <w:rPr>
                        <w:noProof/>
                      </w:rPr>
                    </w:pPr>
                    <w:r>
                      <w:rPr>
                        <w:noProof/>
                      </w:rPr>
                      <w:t xml:space="preserve">[8] </w:t>
                    </w:r>
                  </w:p>
                </w:tc>
                <w:tc>
                  <w:tcPr>
                    <w:tcW w:w="0" w:type="auto"/>
                    <w:hideMark/>
                  </w:tcPr>
                  <w:p w14:paraId="36A05A98" w14:textId="77777777" w:rsidR="00BA05FB" w:rsidRDefault="00BA05FB">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BA05FB" w14:paraId="6E100AB5" w14:textId="77777777">
                <w:trPr>
                  <w:divId w:val="1743333596"/>
                  <w:tblCellSpacing w:w="15" w:type="dxa"/>
                </w:trPr>
                <w:tc>
                  <w:tcPr>
                    <w:tcW w:w="50" w:type="pct"/>
                    <w:hideMark/>
                  </w:tcPr>
                  <w:p w14:paraId="293FE62A" w14:textId="77777777" w:rsidR="00BA05FB" w:rsidRDefault="00BA05FB">
                    <w:pPr>
                      <w:pStyle w:val="Bibliography"/>
                      <w:rPr>
                        <w:noProof/>
                      </w:rPr>
                    </w:pPr>
                    <w:r>
                      <w:rPr>
                        <w:noProof/>
                      </w:rPr>
                      <w:t xml:space="preserve">[9] </w:t>
                    </w:r>
                  </w:p>
                </w:tc>
                <w:tc>
                  <w:tcPr>
                    <w:tcW w:w="0" w:type="auto"/>
                    <w:hideMark/>
                  </w:tcPr>
                  <w:p w14:paraId="136D9594" w14:textId="77777777" w:rsidR="00BA05FB" w:rsidRDefault="00BA05FB">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BA05FB" w14:paraId="3409FDAC" w14:textId="77777777">
                <w:trPr>
                  <w:divId w:val="1743333596"/>
                  <w:tblCellSpacing w:w="15" w:type="dxa"/>
                </w:trPr>
                <w:tc>
                  <w:tcPr>
                    <w:tcW w:w="50" w:type="pct"/>
                    <w:hideMark/>
                  </w:tcPr>
                  <w:p w14:paraId="7877A794" w14:textId="77777777" w:rsidR="00BA05FB" w:rsidRDefault="00BA05FB">
                    <w:pPr>
                      <w:pStyle w:val="Bibliography"/>
                      <w:rPr>
                        <w:noProof/>
                      </w:rPr>
                    </w:pPr>
                    <w:r>
                      <w:rPr>
                        <w:noProof/>
                      </w:rPr>
                      <w:t xml:space="preserve">[10] </w:t>
                    </w:r>
                  </w:p>
                </w:tc>
                <w:tc>
                  <w:tcPr>
                    <w:tcW w:w="0" w:type="auto"/>
                    <w:hideMark/>
                  </w:tcPr>
                  <w:p w14:paraId="2164D347" w14:textId="77777777" w:rsidR="00BA05FB" w:rsidRDefault="00BA05FB">
                    <w:pPr>
                      <w:pStyle w:val="Bibliography"/>
                      <w:rPr>
                        <w:noProof/>
                      </w:rPr>
                    </w:pPr>
                    <w:r>
                      <w:rPr>
                        <w:noProof/>
                      </w:rPr>
                      <w:t>AWS, "Amazon Corretto - Developer Guide," 2023. [Online]. Available: https://aws.amazon.com/corretto/.</w:t>
                    </w:r>
                  </w:p>
                </w:tc>
              </w:tr>
              <w:tr w:rsidR="00BA05FB" w14:paraId="5D819966" w14:textId="77777777">
                <w:trPr>
                  <w:divId w:val="1743333596"/>
                  <w:tblCellSpacing w:w="15" w:type="dxa"/>
                </w:trPr>
                <w:tc>
                  <w:tcPr>
                    <w:tcW w:w="50" w:type="pct"/>
                    <w:hideMark/>
                  </w:tcPr>
                  <w:p w14:paraId="7E556FC5" w14:textId="77777777" w:rsidR="00BA05FB" w:rsidRDefault="00BA05FB">
                    <w:pPr>
                      <w:pStyle w:val="Bibliography"/>
                      <w:rPr>
                        <w:noProof/>
                      </w:rPr>
                    </w:pPr>
                    <w:r>
                      <w:rPr>
                        <w:noProof/>
                      </w:rPr>
                      <w:t xml:space="preserve">[11] </w:t>
                    </w:r>
                  </w:p>
                </w:tc>
                <w:tc>
                  <w:tcPr>
                    <w:tcW w:w="0" w:type="auto"/>
                    <w:hideMark/>
                  </w:tcPr>
                  <w:p w14:paraId="2EADD2ED" w14:textId="77777777" w:rsidR="00BA05FB" w:rsidRDefault="00BA05FB">
                    <w:pPr>
                      <w:pStyle w:val="Bibliography"/>
                      <w:rPr>
                        <w:noProof/>
                      </w:rPr>
                    </w:pPr>
                    <w:r>
                      <w:rPr>
                        <w:noProof/>
                      </w:rPr>
                      <w:t xml:space="preserve">A. S. Tanenbaum and M. V. Steen, Distributed Systems: Principles and Paradigms, Pearson Education, 2014. </w:t>
                    </w:r>
                  </w:p>
                </w:tc>
              </w:tr>
              <w:tr w:rsidR="00BA05FB" w14:paraId="1FE43BF4" w14:textId="77777777">
                <w:trPr>
                  <w:divId w:val="1743333596"/>
                  <w:tblCellSpacing w:w="15" w:type="dxa"/>
                </w:trPr>
                <w:tc>
                  <w:tcPr>
                    <w:tcW w:w="50" w:type="pct"/>
                    <w:hideMark/>
                  </w:tcPr>
                  <w:p w14:paraId="4FE6CCF3" w14:textId="77777777" w:rsidR="00BA05FB" w:rsidRDefault="00BA05FB">
                    <w:pPr>
                      <w:pStyle w:val="Bibliography"/>
                      <w:rPr>
                        <w:noProof/>
                      </w:rPr>
                    </w:pPr>
                    <w:r>
                      <w:rPr>
                        <w:noProof/>
                      </w:rPr>
                      <w:t xml:space="preserve">[12] </w:t>
                    </w:r>
                  </w:p>
                </w:tc>
                <w:tc>
                  <w:tcPr>
                    <w:tcW w:w="0" w:type="auto"/>
                    <w:hideMark/>
                  </w:tcPr>
                  <w:p w14:paraId="64515985" w14:textId="77777777" w:rsidR="00BA05FB" w:rsidRDefault="00BA05FB">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BA05FB" w14:paraId="5FE5D0B7" w14:textId="77777777">
                <w:trPr>
                  <w:divId w:val="1743333596"/>
                  <w:tblCellSpacing w:w="15" w:type="dxa"/>
                </w:trPr>
                <w:tc>
                  <w:tcPr>
                    <w:tcW w:w="50" w:type="pct"/>
                    <w:hideMark/>
                  </w:tcPr>
                  <w:p w14:paraId="11DCC40E" w14:textId="77777777" w:rsidR="00BA05FB" w:rsidRDefault="00BA05FB">
                    <w:pPr>
                      <w:pStyle w:val="Bibliography"/>
                      <w:rPr>
                        <w:noProof/>
                      </w:rPr>
                    </w:pPr>
                    <w:r>
                      <w:rPr>
                        <w:noProof/>
                      </w:rPr>
                      <w:t xml:space="preserve">[13] </w:t>
                    </w:r>
                  </w:p>
                </w:tc>
                <w:tc>
                  <w:tcPr>
                    <w:tcW w:w="0" w:type="auto"/>
                    <w:hideMark/>
                  </w:tcPr>
                  <w:p w14:paraId="5D59FA57" w14:textId="77777777" w:rsidR="00BA05FB" w:rsidRDefault="00BA05FB">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BA05FB" w14:paraId="40E2E0A2" w14:textId="77777777">
                <w:trPr>
                  <w:divId w:val="1743333596"/>
                  <w:tblCellSpacing w:w="15" w:type="dxa"/>
                </w:trPr>
                <w:tc>
                  <w:tcPr>
                    <w:tcW w:w="50" w:type="pct"/>
                    <w:hideMark/>
                  </w:tcPr>
                  <w:p w14:paraId="0E84F904" w14:textId="77777777" w:rsidR="00BA05FB" w:rsidRDefault="00BA05FB">
                    <w:pPr>
                      <w:pStyle w:val="Bibliography"/>
                      <w:rPr>
                        <w:noProof/>
                      </w:rPr>
                    </w:pPr>
                    <w:r>
                      <w:rPr>
                        <w:noProof/>
                      </w:rPr>
                      <w:t xml:space="preserve">[14] </w:t>
                    </w:r>
                  </w:p>
                </w:tc>
                <w:tc>
                  <w:tcPr>
                    <w:tcW w:w="0" w:type="auto"/>
                    <w:hideMark/>
                  </w:tcPr>
                  <w:p w14:paraId="1E51BD96" w14:textId="77777777" w:rsidR="00BA05FB" w:rsidRDefault="00BA05FB">
                    <w:pPr>
                      <w:pStyle w:val="Bibliography"/>
                      <w:rPr>
                        <w:noProof/>
                      </w:rPr>
                    </w:pPr>
                    <w:r>
                      <w:rPr>
                        <w:noProof/>
                      </w:rPr>
                      <w:t>AWS, "AWS Cloud Control API - User Guide," 2023. [Online]. Available: https://docs.aws.amazon.com/cloudcontrolapi/latest/userguide/what-is-cloudcontrolapi.html.</w:t>
                    </w:r>
                  </w:p>
                </w:tc>
              </w:tr>
              <w:tr w:rsidR="00BA05FB" w14:paraId="4A69989A" w14:textId="77777777">
                <w:trPr>
                  <w:divId w:val="1743333596"/>
                  <w:tblCellSpacing w:w="15" w:type="dxa"/>
                </w:trPr>
                <w:tc>
                  <w:tcPr>
                    <w:tcW w:w="50" w:type="pct"/>
                    <w:hideMark/>
                  </w:tcPr>
                  <w:p w14:paraId="5AD08915" w14:textId="77777777" w:rsidR="00BA05FB" w:rsidRDefault="00BA05FB">
                    <w:pPr>
                      <w:pStyle w:val="Bibliography"/>
                      <w:rPr>
                        <w:noProof/>
                      </w:rPr>
                    </w:pPr>
                    <w:r>
                      <w:rPr>
                        <w:noProof/>
                      </w:rPr>
                      <w:t xml:space="preserve">[15] </w:t>
                    </w:r>
                  </w:p>
                </w:tc>
                <w:tc>
                  <w:tcPr>
                    <w:tcW w:w="0" w:type="auto"/>
                    <w:hideMark/>
                  </w:tcPr>
                  <w:p w14:paraId="0D27C97E" w14:textId="77777777" w:rsidR="00BA05FB" w:rsidRDefault="00BA05FB">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BA05FB" w14:paraId="24F05A64" w14:textId="77777777">
                <w:trPr>
                  <w:divId w:val="1743333596"/>
                  <w:tblCellSpacing w:w="15" w:type="dxa"/>
                </w:trPr>
                <w:tc>
                  <w:tcPr>
                    <w:tcW w:w="50" w:type="pct"/>
                    <w:hideMark/>
                  </w:tcPr>
                  <w:p w14:paraId="50101DC4" w14:textId="77777777" w:rsidR="00BA05FB" w:rsidRDefault="00BA05FB">
                    <w:pPr>
                      <w:pStyle w:val="Bibliography"/>
                      <w:rPr>
                        <w:noProof/>
                      </w:rPr>
                    </w:pPr>
                    <w:r>
                      <w:rPr>
                        <w:noProof/>
                      </w:rPr>
                      <w:t xml:space="preserve">[16] </w:t>
                    </w:r>
                  </w:p>
                </w:tc>
                <w:tc>
                  <w:tcPr>
                    <w:tcW w:w="0" w:type="auto"/>
                    <w:hideMark/>
                  </w:tcPr>
                  <w:p w14:paraId="1552CF88" w14:textId="77777777" w:rsidR="00BA05FB" w:rsidRDefault="00BA05FB">
                    <w:pPr>
                      <w:pStyle w:val="Bibliography"/>
                      <w:rPr>
                        <w:noProof/>
                      </w:rPr>
                    </w:pPr>
                    <w:r>
                      <w:rPr>
                        <w:noProof/>
                      </w:rPr>
                      <w:t>AWS, "AWS Cloud9 - User Guide," 2023. [Online]. Available: https://docs.aws.amazon.com/cloud9/latest/user-guide/welcome.html.</w:t>
                    </w:r>
                  </w:p>
                </w:tc>
              </w:tr>
              <w:tr w:rsidR="00BA05FB" w14:paraId="4CEE9519" w14:textId="77777777">
                <w:trPr>
                  <w:divId w:val="1743333596"/>
                  <w:tblCellSpacing w:w="15" w:type="dxa"/>
                </w:trPr>
                <w:tc>
                  <w:tcPr>
                    <w:tcW w:w="50" w:type="pct"/>
                    <w:hideMark/>
                  </w:tcPr>
                  <w:p w14:paraId="33C87AD5" w14:textId="77777777" w:rsidR="00BA05FB" w:rsidRDefault="00BA05FB">
                    <w:pPr>
                      <w:pStyle w:val="Bibliography"/>
                      <w:rPr>
                        <w:noProof/>
                      </w:rPr>
                    </w:pPr>
                    <w:r>
                      <w:rPr>
                        <w:noProof/>
                      </w:rPr>
                      <w:t xml:space="preserve">[17] </w:t>
                    </w:r>
                  </w:p>
                </w:tc>
                <w:tc>
                  <w:tcPr>
                    <w:tcW w:w="0" w:type="auto"/>
                    <w:hideMark/>
                  </w:tcPr>
                  <w:p w14:paraId="2D1D0250" w14:textId="77777777" w:rsidR="00BA05FB" w:rsidRDefault="00BA05FB">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BA05FB" w14:paraId="3321138B" w14:textId="77777777">
                <w:trPr>
                  <w:divId w:val="1743333596"/>
                  <w:tblCellSpacing w:w="15" w:type="dxa"/>
                </w:trPr>
                <w:tc>
                  <w:tcPr>
                    <w:tcW w:w="50" w:type="pct"/>
                    <w:hideMark/>
                  </w:tcPr>
                  <w:p w14:paraId="77DAB858" w14:textId="77777777" w:rsidR="00BA05FB" w:rsidRDefault="00BA05FB">
                    <w:pPr>
                      <w:pStyle w:val="Bibliography"/>
                      <w:rPr>
                        <w:noProof/>
                      </w:rPr>
                    </w:pPr>
                    <w:r>
                      <w:rPr>
                        <w:noProof/>
                      </w:rPr>
                      <w:t xml:space="preserve">[18] </w:t>
                    </w:r>
                  </w:p>
                </w:tc>
                <w:tc>
                  <w:tcPr>
                    <w:tcW w:w="0" w:type="auto"/>
                    <w:hideMark/>
                  </w:tcPr>
                  <w:p w14:paraId="1CDF0720" w14:textId="77777777" w:rsidR="00BA05FB" w:rsidRDefault="00BA05FB">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BA05FB" w14:paraId="50B437A8" w14:textId="77777777">
                <w:trPr>
                  <w:divId w:val="1743333596"/>
                  <w:tblCellSpacing w:w="15" w:type="dxa"/>
                </w:trPr>
                <w:tc>
                  <w:tcPr>
                    <w:tcW w:w="50" w:type="pct"/>
                    <w:hideMark/>
                  </w:tcPr>
                  <w:p w14:paraId="16F788D3" w14:textId="77777777" w:rsidR="00BA05FB" w:rsidRDefault="00BA05FB">
                    <w:pPr>
                      <w:pStyle w:val="Bibliography"/>
                      <w:rPr>
                        <w:noProof/>
                      </w:rPr>
                    </w:pPr>
                    <w:r>
                      <w:rPr>
                        <w:noProof/>
                      </w:rPr>
                      <w:t xml:space="preserve">[19] </w:t>
                    </w:r>
                  </w:p>
                </w:tc>
                <w:tc>
                  <w:tcPr>
                    <w:tcW w:w="0" w:type="auto"/>
                    <w:hideMark/>
                  </w:tcPr>
                  <w:p w14:paraId="3148CB83" w14:textId="77777777" w:rsidR="00BA05FB" w:rsidRDefault="00BA05FB">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BA05FB" w14:paraId="0DFAB840" w14:textId="77777777">
                <w:trPr>
                  <w:divId w:val="1743333596"/>
                  <w:tblCellSpacing w:w="15" w:type="dxa"/>
                </w:trPr>
                <w:tc>
                  <w:tcPr>
                    <w:tcW w:w="50" w:type="pct"/>
                    <w:hideMark/>
                  </w:tcPr>
                  <w:p w14:paraId="2CC8046B" w14:textId="77777777" w:rsidR="00BA05FB" w:rsidRDefault="00BA05FB">
                    <w:pPr>
                      <w:pStyle w:val="Bibliography"/>
                      <w:rPr>
                        <w:noProof/>
                      </w:rPr>
                    </w:pPr>
                    <w:r>
                      <w:rPr>
                        <w:noProof/>
                      </w:rPr>
                      <w:t xml:space="preserve">[20] </w:t>
                    </w:r>
                  </w:p>
                </w:tc>
                <w:tc>
                  <w:tcPr>
                    <w:tcW w:w="0" w:type="auto"/>
                    <w:hideMark/>
                  </w:tcPr>
                  <w:p w14:paraId="105E554A" w14:textId="77777777" w:rsidR="00BA05FB" w:rsidRDefault="00BA05FB">
                    <w:pPr>
                      <w:pStyle w:val="Bibliography"/>
                      <w:rPr>
                        <w:noProof/>
                      </w:rPr>
                    </w:pPr>
                    <w:r>
                      <w:rPr>
                        <w:noProof/>
                      </w:rPr>
                      <w:t>AWS, "AWS CodeArtifact - Developer Guide," 2023. [Online]. Available: https://docs.aws.amazon.com/codeartifact/latest/ug/welcome.html.</w:t>
                    </w:r>
                  </w:p>
                </w:tc>
              </w:tr>
              <w:tr w:rsidR="00BA05FB" w14:paraId="360C5746" w14:textId="77777777">
                <w:trPr>
                  <w:divId w:val="1743333596"/>
                  <w:tblCellSpacing w:w="15" w:type="dxa"/>
                </w:trPr>
                <w:tc>
                  <w:tcPr>
                    <w:tcW w:w="50" w:type="pct"/>
                    <w:hideMark/>
                  </w:tcPr>
                  <w:p w14:paraId="667B23D9" w14:textId="77777777" w:rsidR="00BA05FB" w:rsidRDefault="00BA05FB">
                    <w:pPr>
                      <w:pStyle w:val="Bibliography"/>
                      <w:rPr>
                        <w:noProof/>
                      </w:rPr>
                    </w:pPr>
                    <w:r>
                      <w:rPr>
                        <w:noProof/>
                      </w:rPr>
                      <w:t xml:space="preserve">[21] </w:t>
                    </w:r>
                  </w:p>
                </w:tc>
                <w:tc>
                  <w:tcPr>
                    <w:tcW w:w="0" w:type="auto"/>
                    <w:hideMark/>
                  </w:tcPr>
                  <w:p w14:paraId="1D1B294E" w14:textId="77777777" w:rsidR="00BA05FB" w:rsidRDefault="00BA05FB">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BA05FB" w14:paraId="3D459ECC" w14:textId="77777777">
                <w:trPr>
                  <w:divId w:val="1743333596"/>
                  <w:tblCellSpacing w:w="15" w:type="dxa"/>
                </w:trPr>
                <w:tc>
                  <w:tcPr>
                    <w:tcW w:w="50" w:type="pct"/>
                    <w:hideMark/>
                  </w:tcPr>
                  <w:p w14:paraId="127CEC47" w14:textId="77777777" w:rsidR="00BA05FB" w:rsidRDefault="00BA05FB">
                    <w:pPr>
                      <w:pStyle w:val="Bibliography"/>
                      <w:rPr>
                        <w:noProof/>
                      </w:rPr>
                    </w:pPr>
                    <w:r>
                      <w:rPr>
                        <w:noProof/>
                      </w:rPr>
                      <w:t xml:space="preserve">[22] </w:t>
                    </w:r>
                  </w:p>
                </w:tc>
                <w:tc>
                  <w:tcPr>
                    <w:tcW w:w="0" w:type="auto"/>
                    <w:hideMark/>
                  </w:tcPr>
                  <w:p w14:paraId="5D811D15" w14:textId="77777777" w:rsidR="00BA05FB" w:rsidRDefault="00BA05FB">
                    <w:pPr>
                      <w:pStyle w:val="Bibliography"/>
                      <w:rPr>
                        <w:noProof/>
                      </w:rPr>
                    </w:pPr>
                    <w:r>
                      <w:rPr>
                        <w:noProof/>
                      </w:rPr>
                      <w:t>AWS, "AWS CodeBuild - User Guide," 2023. [Online]. Available: https://docs.aws.amazon.com/codebuild/latest/userguide/welcome.html.</w:t>
                    </w:r>
                  </w:p>
                </w:tc>
              </w:tr>
              <w:tr w:rsidR="00BA05FB" w14:paraId="4CE4025E" w14:textId="77777777">
                <w:trPr>
                  <w:divId w:val="1743333596"/>
                  <w:tblCellSpacing w:w="15" w:type="dxa"/>
                </w:trPr>
                <w:tc>
                  <w:tcPr>
                    <w:tcW w:w="50" w:type="pct"/>
                    <w:hideMark/>
                  </w:tcPr>
                  <w:p w14:paraId="32E9CEBA" w14:textId="77777777" w:rsidR="00BA05FB" w:rsidRDefault="00BA05FB">
                    <w:pPr>
                      <w:pStyle w:val="Bibliography"/>
                      <w:rPr>
                        <w:noProof/>
                      </w:rPr>
                    </w:pPr>
                    <w:r>
                      <w:rPr>
                        <w:noProof/>
                      </w:rPr>
                      <w:t xml:space="preserve">[23] </w:t>
                    </w:r>
                  </w:p>
                </w:tc>
                <w:tc>
                  <w:tcPr>
                    <w:tcW w:w="0" w:type="auto"/>
                    <w:hideMark/>
                  </w:tcPr>
                  <w:p w14:paraId="4EAC8E82" w14:textId="77777777" w:rsidR="00BA05FB" w:rsidRDefault="00BA05FB">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BA05FB" w14:paraId="72FE89FD" w14:textId="77777777">
                <w:trPr>
                  <w:divId w:val="1743333596"/>
                  <w:tblCellSpacing w:w="15" w:type="dxa"/>
                </w:trPr>
                <w:tc>
                  <w:tcPr>
                    <w:tcW w:w="50" w:type="pct"/>
                    <w:hideMark/>
                  </w:tcPr>
                  <w:p w14:paraId="623BB4A0" w14:textId="77777777" w:rsidR="00BA05FB" w:rsidRDefault="00BA05FB">
                    <w:pPr>
                      <w:pStyle w:val="Bibliography"/>
                      <w:rPr>
                        <w:noProof/>
                      </w:rPr>
                    </w:pPr>
                    <w:r>
                      <w:rPr>
                        <w:noProof/>
                      </w:rPr>
                      <w:t xml:space="preserve">[24] </w:t>
                    </w:r>
                  </w:p>
                </w:tc>
                <w:tc>
                  <w:tcPr>
                    <w:tcW w:w="0" w:type="auto"/>
                    <w:hideMark/>
                  </w:tcPr>
                  <w:p w14:paraId="278D4E38" w14:textId="77777777" w:rsidR="00BA05FB" w:rsidRDefault="00BA05FB">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BA05FB" w14:paraId="0F22FCB0" w14:textId="77777777">
                <w:trPr>
                  <w:divId w:val="1743333596"/>
                  <w:tblCellSpacing w:w="15" w:type="dxa"/>
                </w:trPr>
                <w:tc>
                  <w:tcPr>
                    <w:tcW w:w="50" w:type="pct"/>
                    <w:hideMark/>
                  </w:tcPr>
                  <w:p w14:paraId="2A00B256" w14:textId="77777777" w:rsidR="00BA05FB" w:rsidRDefault="00BA05FB">
                    <w:pPr>
                      <w:pStyle w:val="Bibliography"/>
                      <w:rPr>
                        <w:noProof/>
                      </w:rPr>
                    </w:pPr>
                    <w:r>
                      <w:rPr>
                        <w:noProof/>
                      </w:rPr>
                      <w:t xml:space="preserve">[25] </w:t>
                    </w:r>
                  </w:p>
                </w:tc>
                <w:tc>
                  <w:tcPr>
                    <w:tcW w:w="0" w:type="auto"/>
                    <w:hideMark/>
                  </w:tcPr>
                  <w:p w14:paraId="77C657CB" w14:textId="77777777" w:rsidR="00BA05FB" w:rsidRDefault="00BA05FB">
                    <w:pPr>
                      <w:pStyle w:val="Bibliography"/>
                      <w:rPr>
                        <w:noProof/>
                      </w:rPr>
                    </w:pPr>
                    <w:r>
                      <w:rPr>
                        <w:noProof/>
                      </w:rPr>
                      <w:t>AWS, "AWS CodeCommit," 2023. [Online]. Available: https://aws.amazon.com/codecommit/.</w:t>
                    </w:r>
                  </w:p>
                </w:tc>
              </w:tr>
              <w:tr w:rsidR="00BA05FB" w14:paraId="36491E59" w14:textId="77777777">
                <w:trPr>
                  <w:divId w:val="1743333596"/>
                  <w:tblCellSpacing w:w="15" w:type="dxa"/>
                </w:trPr>
                <w:tc>
                  <w:tcPr>
                    <w:tcW w:w="50" w:type="pct"/>
                    <w:hideMark/>
                  </w:tcPr>
                  <w:p w14:paraId="4C449BD1" w14:textId="77777777" w:rsidR="00BA05FB" w:rsidRDefault="00BA05FB">
                    <w:pPr>
                      <w:pStyle w:val="Bibliography"/>
                      <w:rPr>
                        <w:noProof/>
                      </w:rPr>
                    </w:pPr>
                    <w:r>
                      <w:rPr>
                        <w:noProof/>
                      </w:rPr>
                      <w:t xml:space="preserve">[26] </w:t>
                    </w:r>
                  </w:p>
                </w:tc>
                <w:tc>
                  <w:tcPr>
                    <w:tcW w:w="0" w:type="auto"/>
                    <w:hideMark/>
                  </w:tcPr>
                  <w:p w14:paraId="7F1A7D62" w14:textId="77777777" w:rsidR="00BA05FB" w:rsidRDefault="00BA05FB">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BA05FB" w14:paraId="7D1B4084" w14:textId="77777777">
                <w:trPr>
                  <w:divId w:val="1743333596"/>
                  <w:tblCellSpacing w:w="15" w:type="dxa"/>
                </w:trPr>
                <w:tc>
                  <w:tcPr>
                    <w:tcW w:w="50" w:type="pct"/>
                    <w:hideMark/>
                  </w:tcPr>
                  <w:p w14:paraId="2E1E1F04" w14:textId="77777777" w:rsidR="00BA05FB" w:rsidRDefault="00BA05FB">
                    <w:pPr>
                      <w:pStyle w:val="Bibliography"/>
                      <w:rPr>
                        <w:noProof/>
                      </w:rPr>
                    </w:pPr>
                    <w:r>
                      <w:rPr>
                        <w:noProof/>
                      </w:rPr>
                      <w:t xml:space="preserve">[27] </w:t>
                    </w:r>
                  </w:p>
                </w:tc>
                <w:tc>
                  <w:tcPr>
                    <w:tcW w:w="0" w:type="auto"/>
                    <w:hideMark/>
                  </w:tcPr>
                  <w:p w14:paraId="54989865" w14:textId="77777777" w:rsidR="00BA05FB" w:rsidRDefault="00BA05FB">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BA05FB" w14:paraId="448F6271" w14:textId="77777777">
                <w:trPr>
                  <w:divId w:val="1743333596"/>
                  <w:tblCellSpacing w:w="15" w:type="dxa"/>
                </w:trPr>
                <w:tc>
                  <w:tcPr>
                    <w:tcW w:w="50" w:type="pct"/>
                    <w:hideMark/>
                  </w:tcPr>
                  <w:p w14:paraId="19870263" w14:textId="77777777" w:rsidR="00BA05FB" w:rsidRDefault="00BA05FB">
                    <w:pPr>
                      <w:pStyle w:val="Bibliography"/>
                      <w:rPr>
                        <w:noProof/>
                      </w:rPr>
                    </w:pPr>
                    <w:r>
                      <w:rPr>
                        <w:noProof/>
                      </w:rPr>
                      <w:t xml:space="preserve">[28] </w:t>
                    </w:r>
                  </w:p>
                </w:tc>
                <w:tc>
                  <w:tcPr>
                    <w:tcW w:w="0" w:type="auto"/>
                    <w:hideMark/>
                  </w:tcPr>
                  <w:p w14:paraId="6B73624F" w14:textId="77777777" w:rsidR="00BA05FB" w:rsidRDefault="00BA05FB">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BA05FB" w14:paraId="7F9844C1" w14:textId="77777777">
                <w:trPr>
                  <w:divId w:val="1743333596"/>
                  <w:tblCellSpacing w:w="15" w:type="dxa"/>
                </w:trPr>
                <w:tc>
                  <w:tcPr>
                    <w:tcW w:w="50" w:type="pct"/>
                    <w:hideMark/>
                  </w:tcPr>
                  <w:p w14:paraId="4BC058B3" w14:textId="77777777" w:rsidR="00BA05FB" w:rsidRDefault="00BA05FB">
                    <w:pPr>
                      <w:pStyle w:val="Bibliography"/>
                      <w:rPr>
                        <w:noProof/>
                      </w:rPr>
                    </w:pPr>
                    <w:r>
                      <w:rPr>
                        <w:noProof/>
                      </w:rPr>
                      <w:t xml:space="preserve">[29] </w:t>
                    </w:r>
                  </w:p>
                </w:tc>
                <w:tc>
                  <w:tcPr>
                    <w:tcW w:w="0" w:type="auto"/>
                    <w:hideMark/>
                  </w:tcPr>
                  <w:p w14:paraId="2D17A817" w14:textId="77777777" w:rsidR="00BA05FB" w:rsidRDefault="00BA05FB">
                    <w:pPr>
                      <w:pStyle w:val="Bibliography"/>
                      <w:rPr>
                        <w:noProof/>
                      </w:rPr>
                    </w:pPr>
                    <w:r>
                      <w:rPr>
                        <w:noProof/>
                      </w:rPr>
                      <w:t>AWS, "AWS CodeDeploy," 2023. [Online]. Available: https://aws.amazon.com/codedeploy/..</w:t>
                    </w:r>
                  </w:p>
                </w:tc>
              </w:tr>
              <w:tr w:rsidR="00BA05FB" w14:paraId="6BBB66CE" w14:textId="77777777">
                <w:trPr>
                  <w:divId w:val="1743333596"/>
                  <w:tblCellSpacing w:w="15" w:type="dxa"/>
                </w:trPr>
                <w:tc>
                  <w:tcPr>
                    <w:tcW w:w="50" w:type="pct"/>
                    <w:hideMark/>
                  </w:tcPr>
                  <w:p w14:paraId="0F92AE7B" w14:textId="77777777" w:rsidR="00BA05FB" w:rsidRDefault="00BA05FB">
                    <w:pPr>
                      <w:pStyle w:val="Bibliography"/>
                      <w:rPr>
                        <w:noProof/>
                      </w:rPr>
                    </w:pPr>
                    <w:r>
                      <w:rPr>
                        <w:noProof/>
                      </w:rPr>
                      <w:t xml:space="preserve">[30] </w:t>
                    </w:r>
                  </w:p>
                </w:tc>
                <w:tc>
                  <w:tcPr>
                    <w:tcW w:w="0" w:type="auto"/>
                    <w:hideMark/>
                  </w:tcPr>
                  <w:p w14:paraId="093C5CA9" w14:textId="77777777" w:rsidR="00BA05FB" w:rsidRDefault="00BA05FB">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BA05FB" w14:paraId="7166212E" w14:textId="77777777">
                <w:trPr>
                  <w:divId w:val="1743333596"/>
                  <w:tblCellSpacing w:w="15" w:type="dxa"/>
                </w:trPr>
                <w:tc>
                  <w:tcPr>
                    <w:tcW w:w="50" w:type="pct"/>
                    <w:hideMark/>
                  </w:tcPr>
                  <w:p w14:paraId="0F63DB82" w14:textId="77777777" w:rsidR="00BA05FB" w:rsidRDefault="00BA05FB">
                    <w:pPr>
                      <w:pStyle w:val="Bibliography"/>
                      <w:rPr>
                        <w:noProof/>
                      </w:rPr>
                    </w:pPr>
                    <w:r>
                      <w:rPr>
                        <w:noProof/>
                      </w:rPr>
                      <w:t xml:space="preserve">[31] </w:t>
                    </w:r>
                  </w:p>
                </w:tc>
                <w:tc>
                  <w:tcPr>
                    <w:tcW w:w="0" w:type="auto"/>
                    <w:hideMark/>
                  </w:tcPr>
                  <w:p w14:paraId="04E8C8A5" w14:textId="77777777" w:rsidR="00BA05FB" w:rsidRDefault="00BA05FB">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BA05FB" w14:paraId="7EE84E77" w14:textId="77777777">
                <w:trPr>
                  <w:divId w:val="1743333596"/>
                  <w:tblCellSpacing w:w="15" w:type="dxa"/>
                </w:trPr>
                <w:tc>
                  <w:tcPr>
                    <w:tcW w:w="50" w:type="pct"/>
                    <w:hideMark/>
                  </w:tcPr>
                  <w:p w14:paraId="7613C73C" w14:textId="77777777" w:rsidR="00BA05FB" w:rsidRDefault="00BA05FB">
                    <w:pPr>
                      <w:pStyle w:val="Bibliography"/>
                      <w:rPr>
                        <w:noProof/>
                      </w:rPr>
                    </w:pPr>
                    <w:r>
                      <w:rPr>
                        <w:noProof/>
                      </w:rPr>
                      <w:t xml:space="preserve">[32] </w:t>
                    </w:r>
                  </w:p>
                </w:tc>
                <w:tc>
                  <w:tcPr>
                    <w:tcW w:w="0" w:type="auto"/>
                    <w:hideMark/>
                  </w:tcPr>
                  <w:p w14:paraId="6FCF4DCB" w14:textId="77777777" w:rsidR="00BA05FB" w:rsidRDefault="00BA05FB">
                    <w:pPr>
                      <w:pStyle w:val="Bibliography"/>
                      <w:rPr>
                        <w:noProof/>
                      </w:rPr>
                    </w:pPr>
                    <w:r>
                      <w:rPr>
                        <w:noProof/>
                      </w:rPr>
                      <w:t>AWS, "AWS CodePipeline," 2023. [Online]. Available: https://aws.amazon.com/codepipeline/..</w:t>
                    </w:r>
                  </w:p>
                </w:tc>
              </w:tr>
              <w:tr w:rsidR="00BA05FB" w14:paraId="08B95948" w14:textId="77777777">
                <w:trPr>
                  <w:divId w:val="1743333596"/>
                  <w:tblCellSpacing w:w="15" w:type="dxa"/>
                </w:trPr>
                <w:tc>
                  <w:tcPr>
                    <w:tcW w:w="50" w:type="pct"/>
                    <w:hideMark/>
                  </w:tcPr>
                  <w:p w14:paraId="311736D3" w14:textId="77777777" w:rsidR="00BA05FB" w:rsidRDefault="00BA05FB">
                    <w:pPr>
                      <w:pStyle w:val="Bibliography"/>
                      <w:rPr>
                        <w:noProof/>
                      </w:rPr>
                    </w:pPr>
                    <w:r>
                      <w:rPr>
                        <w:noProof/>
                      </w:rPr>
                      <w:t xml:space="preserve">[33] </w:t>
                    </w:r>
                  </w:p>
                </w:tc>
                <w:tc>
                  <w:tcPr>
                    <w:tcW w:w="0" w:type="auto"/>
                    <w:hideMark/>
                  </w:tcPr>
                  <w:p w14:paraId="629EFF69" w14:textId="77777777" w:rsidR="00BA05FB" w:rsidRDefault="00BA05FB">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BA05FB" w14:paraId="0B7F3FEB" w14:textId="77777777">
                <w:trPr>
                  <w:divId w:val="1743333596"/>
                  <w:tblCellSpacing w:w="15" w:type="dxa"/>
                </w:trPr>
                <w:tc>
                  <w:tcPr>
                    <w:tcW w:w="50" w:type="pct"/>
                    <w:hideMark/>
                  </w:tcPr>
                  <w:p w14:paraId="49A2D57B" w14:textId="77777777" w:rsidR="00BA05FB" w:rsidRDefault="00BA05FB">
                    <w:pPr>
                      <w:pStyle w:val="Bibliography"/>
                      <w:rPr>
                        <w:noProof/>
                      </w:rPr>
                    </w:pPr>
                    <w:r>
                      <w:rPr>
                        <w:noProof/>
                      </w:rPr>
                      <w:t xml:space="preserve">[34] </w:t>
                    </w:r>
                  </w:p>
                </w:tc>
                <w:tc>
                  <w:tcPr>
                    <w:tcW w:w="0" w:type="auto"/>
                    <w:hideMark/>
                  </w:tcPr>
                  <w:p w14:paraId="06E49D9D" w14:textId="77777777" w:rsidR="00BA05FB" w:rsidRDefault="00BA05FB">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BA05FB" w14:paraId="2711DB6E" w14:textId="77777777">
                <w:trPr>
                  <w:divId w:val="1743333596"/>
                  <w:tblCellSpacing w:w="15" w:type="dxa"/>
                </w:trPr>
                <w:tc>
                  <w:tcPr>
                    <w:tcW w:w="50" w:type="pct"/>
                    <w:hideMark/>
                  </w:tcPr>
                  <w:p w14:paraId="2BC3D079" w14:textId="77777777" w:rsidR="00BA05FB" w:rsidRDefault="00BA05FB">
                    <w:pPr>
                      <w:pStyle w:val="Bibliography"/>
                      <w:rPr>
                        <w:noProof/>
                      </w:rPr>
                    </w:pPr>
                    <w:r>
                      <w:rPr>
                        <w:noProof/>
                      </w:rPr>
                      <w:t xml:space="preserve">[35] </w:t>
                    </w:r>
                  </w:p>
                </w:tc>
                <w:tc>
                  <w:tcPr>
                    <w:tcW w:w="0" w:type="auto"/>
                    <w:hideMark/>
                  </w:tcPr>
                  <w:p w14:paraId="12216AFB" w14:textId="77777777" w:rsidR="00BA05FB" w:rsidRDefault="00BA05FB">
                    <w:pPr>
                      <w:pStyle w:val="Bibliography"/>
                      <w:rPr>
                        <w:noProof/>
                      </w:rPr>
                    </w:pPr>
                    <w:r>
                      <w:rPr>
                        <w:noProof/>
                      </w:rPr>
                      <w:t>AWS, "AWS CodeStar," 2023. [Online]. Available: https://aws.amazon.com/codestar/.</w:t>
                    </w:r>
                  </w:p>
                </w:tc>
              </w:tr>
              <w:tr w:rsidR="00BA05FB" w14:paraId="154608C7" w14:textId="77777777">
                <w:trPr>
                  <w:divId w:val="1743333596"/>
                  <w:tblCellSpacing w:w="15" w:type="dxa"/>
                </w:trPr>
                <w:tc>
                  <w:tcPr>
                    <w:tcW w:w="50" w:type="pct"/>
                    <w:hideMark/>
                  </w:tcPr>
                  <w:p w14:paraId="731BBFEF" w14:textId="77777777" w:rsidR="00BA05FB" w:rsidRDefault="00BA05FB">
                    <w:pPr>
                      <w:pStyle w:val="Bibliography"/>
                      <w:rPr>
                        <w:noProof/>
                      </w:rPr>
                    </w:pPr>
                    <w:r>
                      <w:rPr>
                        <w:noProof/>
                      </w:rPr>
                      <w:t xml:space="preserve">[36] </w:t>
                    </w:r>
                  </w:p>
                </w:tc>
                <w:tc>
                  <w:tcPr>
                    <w:tcW w:w="0" w:type="auto"/>
                    <w:hideMark/>
                  </w:tcPr>
                  <w:p w14:paraId="0A9F1DC7" w14:textId="77777777" w:rsidR="00BA05FB" w:rsidRDefault="00BA05FB">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BA05FB" w14:paraId="5C9B5D3A" w14:textId="77777777">
                <w:trPr>
                  <w:divId w:val="1743333596"/>
                  <w:tblCellSpacing w:w="15" w:type="dxa"/>
                </w:trPr>
                <w:tc>
                  <w:tcPr>
                    <w:tcW w:w="50" w:type="pct"/>
                    <w:hideMark/>
                  </w:tcPr>
                  <w:p w14:paraId="3ACB7796" w14:textId="77777777" w:rsidR="00BA05FB" w:rsidRDefault="00BA05FB">
                    <w:pPr>
                      <w:pStyle w:val="Bibliography"/>
                      <w:rPr>
                        <w:noProof/>
                      </w:rPr>
                    </w:pPr>
                    <w:r>
                      <w:rPr>
                        <w:noProof/>
                      </w:rPr>
                      <w:t xml:space="preserve">[37] </w:t>
                    </w:r>
                  </w:p>
                </w:tc>
                <w:tc>
                  <w:tcPr>
                    <w:tcW w:w="0" w:type="auto"/>
                    <w:hideMark/>
                  </w:tcPr>
                  <w:p w14:paraId="2AB77F4C" w14:textId="77777777" w:rsidR="00BA05FB" w:rsidRDefault="00BA05FB">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BA05FB" w14:paraId="5D877D20" w14:textId="77777777">
                <w:trPr>
                  <w:divId w:val="1743333596"/>
                  <w:tblCellSpacing w:w="15" w:type="dxa"/>
                </w:trPr>
                <w:tc>
                  <w:tcPr>
                    <w:tcW w:w="50" w:type="pct"/>
                    <w:hideMark/>
                  </w:tcPr>
                  <w:p w14:paraId="4F545302" w14:textId="77777777" w:rsidR="00BA05FB" w:rsidRDefault="00BA05FB">
                    <w:pPr>
                      <w:pStyle w:val="Bibliography"/>
                      <w:rPr>
                        <w:noProof/>
                      </w:rPr>
                    </w:pPr>
                    <w:r>
                      <w:rPr>
                        <w:noProof/>
                      </w:rPr>
                      <w:t xml:space="preserve">[38] </w:t>
                    </w:r>
                  </w:p>
                </w:tc>
                <w:tc>
                  <w:tcPr>
                    <w:tcW w:w="0" w:type="auto"/>
                    <w:hideMark/>
                  </w:tcPr>
                  <w:p w14:paraId="710164DE" w14:textId="77777777" w:rsidR="00BA05FB" w:rsidRDefault="00BA05FB">
                    <w:pPr>
                      <w:pStyle w:val="Bibliography"/>
                      <w:rPr>
                        <w:noProof/>
                      </w:rPr>
                    </w:pPr>
                    <w:r>
                      <w:rPr>
                        <w:noProof/>
                      </w:rPr>
                      <w:t>AWS, "AWS Command Line Interface," 2023. [Online]. Available: https://aws.amazon.com/cli/..</w:t>
                    </w:r>
                  </w:p>
                </w:tc>
              </w:tr>
              <w:tr w:rsidR="00BA05FB" w14:paraId="76E606B9" w14:textId="77777777">
                <w:trPr>
                  <w:divId w:val="1743333596"/>
                  <w:tblCellSpacing w:w="15" w:type="dxa"/>
                </w:trPr>
                <w:tc>
                  <w:tcPr>
                    <w:tcW w:w="50" w:type="pct"/>
                    <w:hideMark/>
                  </w:tcPr>
                  <w:p w14:paraId="31D824CB" w14:textId="77777777" w:rsidR="00BA05FB" w:rsidRDefault="00BA05FB">
                    <w:pPr>
                      <w:pStyle w:val="Bibliography"/>
                      <w:rPr>
                        <w:noProof/>
                      </w:rPr>
                    </w:pPr>
                    <w:r>
                      <w:rPr>
                        <w:noProof/>
                      </w:rPr>
                      <w:t xml:space="preserve">[39] </w:t>
                    </w:r>
                  </w:p>
                </w:tc>
                <w:tc>
                  <w:tcPr>
                    <w:tcW w:w="0" w:type="auto"/>
                    <w:hideMark/>
                  </w:tcPr>
                  <w:p w14:paraId="4C08565D" w14:textId="77777777" w:rsidR="00BA05FB" w:rsidRDefault="00BA05FB">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BA05FB" w14:paraId="7FF25F1B" w14:textId="77777777">
                <w:trPr>
                  <w:divId w:val="1743333596"/>
                  <w:tblCellSpacing w:w="15" w:type="dxa"/>
                </w:trPr>
                <w:tc>
                  <w:tcPr>
                    <w:tcW w:w="50" w:type="pct"/>
                    <w:hideMark/>
                  </w:tcPr>
                  <w:p w14:paraId="719CD859" w14:textId="77777777" w:rsidR="00BA05FB" w:rsidRDefault="00BA05FB">
                    <w:pPr>
                      <w:pStyle w:val="Bibliography"/>
                      <w:rPr>
                        <w:noProof/>
                      </w:rPr>
                    </w:pPr>
                    <w:r>
                      <w:rPr>
                        <w:noProof/>
                      </w:rPr>
                      <w:t xml:space="preserve">[40] </w:t>
                    </w:r>
                  </w:p>
                </w:tc>
                <w:tc>
                  <w:tcPr>
                    <w:tcW w:w="0" w:type="auto"/>
                    <w:hideMark/>
                  </w:tcPr>
                  <w:p w14:paraId="2924B2F6" w14:textId="77777777" w:rsidR="00BA05FB" w:rsidRDefault="00BA05FB">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BA05FB" w14:paraId="703683B2" w14:textId="77777777">
                <w:trPr>
                  <w:divId w:val="1743333596"/>
                  <w:tblCellSpacing w:w="15" w:type="dxa"/>
                </w:trPr>
                <w:tc>
                  <w:tcPr>
                    <w:tcW w:w="50" w:type="pct"/>
                    <w:hideMark/>
                  </w:tcPr>
                  <w:p w14:paraId="1037838D" w14:textId="77777777" w:rsidR="00BA05FB" w:rsidRDefault="00BA05FB">
                    <w:pPr>
                      <w:pStyle w:val="Bibliography"/>
                      <w:rPr>
                        <w:noProof/>
                      </w:rPr>
                    </w:pPr>
                    <w:r>
                      <w:rPr>
                        <w:noProof/>
                      </w:rPr>
                      <w:t xml:space="preserve">[41] </w:t>
                    </w:r>
                  </w:p>
                </w:tc>
                <w:tc>
                  <w:tcPr>
                    <w:tcW w:w="0" w:type="auto"/>
                    <w:hideMark/>
                  </w:tcPr>
                  <w:p w14:paraId="3CBE6BB3" w14:textId="77777777" w:rsidR="00BA05FB" w:rsidRDefault="00BA05FB">
                    <w:pPr>
                      <w:pStyle w:val="Bibliography"/>
                      <w:rPr>
                        <w:noProof/>
                      </w:rPr>
                    </w:pPr>
                    <w:r>
                      <w:rPr>
                        <w:noProof/>
                      </w:rPr>
                      <w:t>AWS, "AWS Device Farm," 2023. [Online]. Available: https://aws.amazon.com/device-farm/..</w:t>
                    </w:r>
                  </w:p>
                </w:tc>
              </w:tr>
              <w:tr w:rsidR="00BA05FB" w14:paraId="6D0220C7" w14:textId="77777777">
                <w:trPr>
                  <w:divId w:val="1743333596"/>
                  <w:tblCellSpacing w:w="15" w:type="dxa"/>
                </w:trPr>
                <w:tc>
                  <w:tcPr>
                    <w:tcW w:w="50" w:type="pct"/>
                    <w:hideMark/>
                  </w:tcPr>
                  <w:p w14:paraId="7667436A" w14:textId="77777777" w:rsidR="00BA05FB" w:rsidRDefault="00BA05FB">
                    <w:pPr>
                      <w:pStyle w:val="Bibliography"/>
                      <w:rPr>
                        <w:noProof/>
                      </w:rPr>
                    </w:pPr>
                    <w:r>
                      <w:rPr>
                        <w:noProof/>
                      </w:rPr>
                      <w:t xml:space="preserve">[42] </w:t>
                    </w:r>
                  </w:p>
                </w:tc>
                <w:tc>
                  <w:tcPr>
                    <w:tcW w:w="0" w:type="auto"/>
                    <w:hideMark/>
                  </w:tcPr>
                  <w:p w14:paraId="72922E2B" w14:textId="77777777" w:rsidR="00BA05FB" w:rsidRDefault="00BA05FB">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BA05FB" w14:paraId="1581B16D" w14:textId="77777777">
                <w:trPr>
                  <w:divId w:val="1743333596"/>
                  <w:tblCellSpacing w:w="15" w:type="dxa"/>
                </w:trPr>
                <w:tc>
                  <w:tcPr>
                    <w:tcW w:w="50" w:type="pct"/>
                    <w:hideMark/>
                  </w:tcPr>
                  <w:p w14:paraId="05B0678F" w14:textId="77777777" w:rsidR="00BA05FB" w:rsidRDefault="00BA05FB">
                    <w:pPr>
                      <w:pStyle w:val="Bibliography"/>
                      <w:rPr>
                        <w:noProof/>
                      </w:rPr>
                    </w:pPr>
                    <w:r>
                      <w:rPr>
                        <w:noProof/>
                      </w:rPr>
                      <w:t xml:space="preserve">[43] </w:t>
                    </w:r>
                  </w:p>
                </w:tc>
                <w:tc>
                  <w:tcPr>
                    <w:tcW w:w="0" w:type="auto"/>
                    <w:hideMark/>
                  </w:tcPr>
                  <w:p w14:paraId="5B8196C4" w14:textId="77777777" w:rsidR="00BA05FB" w:rsidRDefault="00BA05FB">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BA05FB" w14:paraId="036BE79D" w14:textId="77777777">
                <w:trPr>
                  <w:divId w:val="1743333596"/>
                  <w:tblCellSpacing w:w="15" w:type="dxa"/>
                </w:trPr>
                <w:tc>
                  <w:tcPr>
                    <w:tcW w:w="50" w:type="pct"/>
                    <w:hideMark/>
                  </w:tcPr>
                  <w:p w14:paraId="2B805C5E" w14:textId="77777777" w:rsidR="00BA05FB" w:rsidRDefault="00BA05FB">
                    <w:pPr>
                      <w:pStyle w:val="Bibliography"/>
                      <w:rPr>
                        <w:noProof/>
                      </w:rPr>
                    </w:pPr>
                    <w:r>
                      <w:rPr>
                        <w:noProof/>
                      </w:rPr>
                      <w:t xml:space="preserve">[44] </w:t>
                    </w:r>
                  </w:p>
                </w:tc>
                <w:tc>
                  <w:tcPr>
                    <w:tcW w:w="0" w:type="auto"/>
                    <w:hideMark/>
                  </w:tcPr>
                  <w:p w14:paraId="76645DB5" w14:textId="77777777" w:rsidR="00BA05FB" w:rsidRDefault="00BA05FB">
                    <w:pPr>
                      <w:pStyle w:val="Bibliography"/>
                      <w:rPr>
                        <w:noProof/>
                      </w:rPr>
                    </w:pPr>
                    <w:r>
                      <w:rPr>
                        <w:noProof/>
                      </w:rPr>
                      <w:t>AWS, "AWS Fault Injection Simulator," 2023. [Online]. Available: https://aws.amazon.com/fault-injection-simulator/..</w:t>
                    </w:r>
                  </w:p>
                </w:tc>
              </w:tr>
              <w:tr w:rsidR="00BA05FB" w14:paraId="661FF6A0" w14:textId="77777777">
                <w:trPr>
                  <w:divId w:val="1743333596"/>
                  <w:tblCellSpacing w:w="15" w:type="dxa"/>
                </w:trPr>
                <w:tc>
                  <w:tcPr>
                    <w:tcW w:w="50" w:type="pct"/>
                    <w:hideMark/>
                  </w:tcPr>
                  <w:p w14:paraId="5DA11314" w14:textId="77777777" w:rsidR="00BA05FB" w:rsidRDefault="00BA05FB">
                    <w:pPr>
                      <w:pStyle w:val="Bibliography"/>
                      <w:rPr>
                        <w:noProof/>
                      </w:rPr>
                    </w:pPr>
                    <w:r>
                      <w:rPr>
                        <w:noProof/>
                      </w:rPr>
                      <w:t xml:space="preserve">[45] </w:t>
                    </w:r>
                  </w:p>
                </w:tc>
                <w:tc>
                  <w:tcPr>
                    <w:tcW w:w="0" w:type="auto"/>
                    <w:hideMark/>
                  </w:tcPr>
                  <w:p w14:paraId="0765C414" w14:textId="77777777" w:rsidR="00BA05FB" w:rsidRDefault="00BA05FB">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BA05FB" w14:paraId="12DD9860" w14:textId="77777777">
                <w:trPr>
                  <w:divId w:val="1743333596"/>
                  <w:tblCellSpacing w:w="15" w:type="dxa"/>
                </w:trPr>
                <w:tc>
                  <w:tcPr>
                    <w:tcW w:w="50" w:type="pct"/>
                    <w:hideMark/>
                  </w:tcPr>
                  <w:p w14:paraId="73453D46" w14:textId="77777777" w:rsidR="00BA05FB" w:rsidRDefault="00BA05FB">
                    <w:pPr>
                      <w:pStyle w:val="Bibliography"/>
                      <w:rPr>
                        <w:noProof/>
                      </w:rPr>
                    </w:pPr>
                    <w:r>
                      <w:rPr>
                        <w:noProof/>
                      </w:rPr>
                      <w:t xml:space="preserve">[46] </w:t>
                    </w:r>
                  </w:p>
                </w:tc>
                <w:tc>
                  <w:tcPr>
                    <w:tcW w:w="0" w:type="auto"/>
                    <w:hideMark/>
                  </w:tcPr>
                  <w:p w14:paraId="424CAEE0" w14:textId="77777777" w:rsidR="00BA05FB" w:rsidRDefault="00BA05FB">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BA05FB" w14:paraId="499C61BF" w14:textId="77777777">
                <w:trPr>
                  <w:divId w:val="1743333596"/>
                  <w:tblCellSpacing w:w="15" w:type="dxa"/>
                </w:trPr>
                <w:tc>
                  <w:tcPr>
                    <w:tcW w:w="50" w:type="pct"/>
                    <w:hideMark/>
                  </w:tcPr>
                  <w:p w14:paraId="5A2B5BE9" w14:textId="77777777" w:rsidR="00BA05FB" w:rsidRDefault="00BA05FB">
                    <w:pPr>
                      <w:pStyle w:val="Bibliography"/>
                      <w:rPr>
                        <w:noProof/>
                      </w:rPr>
                    </w:pPr>
                    <w:r>
                      <w:rPr>
                        <w:noProof/>
                      </w:rPr>
                      <w:t xml:space="preserve">[47] </w:t>
                    </w:r>
                  </w:p>
                </w:tc>
                <w:tc>
                  <w:tcPr>
                    <w:tcW w:w="0" w:type="auto"/>
                    <w:hideMark/>
                  </w:tcPr>
                  <w:p w14:paraId="4C71ECF5" w14:textId="77777777" w:rsidR="00BA05FB" w:rsidRDefault="00BA05FB">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BA05FB" w14:paraId="7076E463" w14:textId="77777777">
                <w:trPr>
                  <w:divId w:val="1743333596"/>
                  <w:tblCellSpacing w:w="15" w:type="dxa"/>
                </w:trPr>
                <w:tc>
                  <w:tcPr>
                    <w:tcW w:w="50" w:type="pct"/>
                    <w:hideMark/>
                  </w:tcPr>
                  <w:p w14:paraId="0F5EC810" w14:textId="77777777" w:rsidR="00BA05FB" w:rsidRDefault="00BA05FB">
                    <w:pPr>
                      <w:pStyle w:val="Bibliography"/>
                      <w:rPr>
                        <w:noProof/>
                      </w:rPr>
                    </w:pPr>
                    <w:r>
                      <w:rPr>
                        <w:noProof/>
                      </w:rPr>
                      <w:t xml:space="preserve">[48] </w:t>
                    </w:r>
                  </w:p>
                </w:tc>
                <w:tc>
                  <w:tcPr>
                    <w:tcW w:w="0" w:type="auto"/>
                    <w:hideMark/>
                  </w:tcPr>
                  <w:p w14:paraId="422DC1F6" w14:textId="77777777" w:rsidR="00BA05FB" w:rsidRDefault="00BA05FB">
                    <w:pPr>
                      <w:pStyle w:val="Bibliography"/>
                      <w:rPr>
                        <w:noProof/>
                      </w:rPr>
                    </w:pPr>
                    <w:r>
                      <w:rPr>
                        <w:noProof/>
                      </w:rPr>
                      <w:t>AWS, "AWS Tools and SDKs," 2023. [Online]. Available: https://aws.amazon.com/tools/..</w:t>
                    </w:r>
                  </w:p>
                </w:tc>
              </w:tr>
              <w:tr w:rsidR="00BA05FB" w14:paraId="0A61342E" w14:textId="77777777">
                <w:trPr>
                  <w:divId w:val="1743333596"/>
                  <w:tblCellSpacing w:w="15" w:type="dxa"/>
                </w:trPr>
                <w:tc>
                  <w:tcPr>
                    <w:tcW w:w="50" w:type="pct"/>
                    <w:hideMark/>
                  </w:tcPr>
                  <w:p w14:paraId="1C24AAFE" w14:textId="77777777" w:rsidR="00BA05FB" w:rsidRDefault="00BA05FB">
                    <w:pPr>
                      <w:pStyle w:val="Bibliography"/>
                      <w:rPr>
                        <w:noProof/>
                      </w:rPr>
                    </w:pPr>
                    <w:r>
                      <w:rPr>
                        <w:noProof/>
                      </w:rPr>
                      <w:t xml:space="preserve">[49] </w:t>
                    </w:r>
                  </w:p>
                </w:tc>
                <w:tc>
                  <w:tcPr>
                    <w:tcW w:w="0" w:type="auto"/>
                    <w:hideMark/>
                  </w:tcPr>
                  <w:p w14:paraId="45C0A405" w14:textId="77777777" w:rsidR="00BA05FB" w:rsidRDefault="00BA05FB">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BA05FB" w14:paraId="1625A186" w14:textId="77777777">
                <w:trPr>
                  <w:divId w:val="1743333596"/>
                  <w:tblCellSpacing w:w="15" w:type="dxa"/>
                </w:trPr>
                <w:tc>
                  <w:tcPr>
                    <w:tcW w:w="50" w:type="pct"/>
                    <w:hideMark/>
                  </w:tcPr>
                  <w:p w14:paraId="4E1B6C74" w14:textId="77777777" w:rsidR="00BA05FB" w:rsidRDefault="00BA05FB">
                    <w:pPr>
                      <w:pStyle w:val="Bibliography"/>
                      <w:rPr>
                        <w:noProof/>
                      </w:rPr>
                    </w:pPr>
                    <w:r>
                      <w:rPr>
                        <w:noProof/>
                      </w:rPr>
                      <w:t xml:space="preserve">[50] </w:t>
                    </w:r>
                  </w:p>
                </w:tc>
                <w:tc>
                  <w:tcPr>
                    <w:tcW w:w="0" w:type="auto"/>
                    <w:hideMark/>
                  </w:tcPr>
                  <w:p w14:paraId="0D1C6A45" w14:textId="77777777" w:rsidR="00BA05FB" w:rsidRDefault="00BA05FB">
                    <w:pPr>
                      <w:pStyle w:val="Bibliography"/>
                      <w:rPr>
                        <w:noProof/>
                      </w:rPr>
                    </w:pPr>
                    <w:r>
                      <w:rPr>
                        <w:noProof/>
                      </w:rPr>
                      <w:t>AWS, "AWS X-Ray," 2023. [Online]. Available: https://aws.amazon.com/xray/..</w:t>
                    </w:r>
                  </w:p>
                </w:tc>
              </w:tr>
              <w:tr w:rsidR="00BA05FB" w14:paraId="10BE4B18" w14:textId="77777777">
                <w:trPr>
                  <w:divId w:val="1743333596"/>
                  <w:tblCellSpacing w:w="15" w:type="dxa"/>
                </w:trPr>
                <w:tc>
                  <w:tcPr>
                    <w:tcW w:w="50" w:type="pct"/>
                    <w:hideMark/>
                  </w:tcPr>
                  <w:p w14:paraId="3CB25DF5" w14:textId="77777777" w:rsidR="00BA05FB" w:rsidRDefault="00BA05FB">
                    <w:pPr>
                      <w:pStyle w:val="Bibliography"/>
                      <w:rPr>
                        <w:noProof/>
                      </w:rPr>
                    </w:pPr>
                    <w:r>
                      <w:rPr>
                        <w:noProof/>
                      </w:rPr>
                      <w:t xml:space="preserve">[51] </w:t>
                    </w:r>
                  </w:p>
                </w:tc>
                <w:tc>
                  <w:tcPr>
                    <w:tcW w:w="0" w:type="auto"/>
                    <w:hideMark/>
                  </w:tcPr>
                  <w:p w14:paraId="21CB5666" w14:textId="77777777" w:rsidR="00BA05FB" w:rsidRDefault="00BA05FB">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BA05FB" w14:paraId="3E97DD38" w14:textId="77777777">
                <w:trPr>
                  <w:divId w:val="1743333596"/>
                  <w:tblCellSpacing w:w="15" w:type="dxa"/>
                </w:trPr>
                <w:tc>
                  <w:tcPr>
                    <w:tcW w:w="50" w:type="pct"/>
                    <w:hideMark/>
                  </w:tcPr>
                  <w:p w14:paraId="6F53887F" w14:textId="77777777" w:rsidR="00BA05FB" w:rsidRDefault="00BA05FB">
                    <w:pPr>
                      <w:pStyle w:val="Bibliography"/>
                      <w:rPr>
                        <w:noProof/>
                      </w:rPr>
                    </w:pPr>
                    <w:r>
                      <w:rPr>
                        <w:noProof/>
                      </w:rPr>
                      <w:t xml:space="preserve">[52] </w:t>
                    </w:r>
                  </w:p>
                </w:tc>
                <w:tc>
                  <w:tcPr>
                    <w:tcW w:w="0" w:type="auto"/>
                    <w:hideMark/>
                  </w:tcPr>
                  <w:p w14:paraId="72A8537D" w14:textId="77777777" w:rsidR="00BA05FB" w:rsidRDefault="00BA05FB">
                    <w:pPr>
                      <w:pStyle w:val="Bibliography"/>
                      <w:rPr>
                        <w:noProof/>
                      </w:rPr>
                    </w:pPr>
                    <w:r>
                      <w:rPr>
                        <w:noProof/>
                      </w:rPr>
                      <w:t>AWS, "Amazon CodeWhisperer," 2023. [Online]. Available: https://aws.amazon.com/codewhisperer/.</w:t>
                    </w:r>
                  </w:p>
                </w:tc>
              </w:tr>
              <w:tr w:rsidR="00BA05FB" w14:paraId="5C662BF5" w14:textId="77777777">
                <w:trPr>
                  <w:divId w:val="1743333596"/>
                  <w:tblCellSpacing w:w="15" w:type="dxa"/>
                </w:trPr>
                <w:tc>
                  <w:tcPr>
                    <w:tcW w:w="50" w:type="pct"/>
                    <w:hideMark/>
                  </w:tcPr>
                  <w:p w14:paraId="630E7C17" w14:textId="77777777" w:rsidR="00BA05FB" w:rsidRDefault="00BA05FB">
                    <w:pPr>
                      <w:pStyle w:val="Bibliography"/>
                      <w:rPr>
                        <w:noProof/>
                      </w:rPr>
                    </w:pPr>
                    <w:r>
                      <w:rPr>
                        <w:noProof/>
                      </w:rPr>
                      <w:t xml:space="preserve">[53] </w:t>
                    </w:r>
                  </w:p>
                </w:tc>
                <w:tc>
                  <w:tcPr>
                    <w:tcW w:w="0" w:type="auto"/>
                    <w:hideMark/>
                  </w:tcPr>
                  <w:p w14:paraId="3DBB7AE3" w14:textId="77777777" w:rsidR="00BA05FB" w:rsidRDefault="00BA05FB">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BA05FB" w14:paraId="32E8F15D" w14:textId="77777777">
                <w:trPr>
                  <w:divId w:val="1743333596"/>
                  <w:tblCellSpacing w:w="15" w:type="dxa"/>
                </w:trPr>
                <w:tc>
                  <w:tcPr>
                    <w:tcW w:w="50" w:type="pct"/>
                    <w:hideMark/>
                  </w:tcPr>
                  <w:p w14:paraId="56B13982" w14:textId="77777777" w:rsidR="00BA05FB" w:rsidRDefault="00BA05FB">
                    <w:pPr>
                      <w:pStyle w:val="Bibliography"/>
                      <w:rPr>
                        <w:noProof/>
                      </w:rPr>
                    </w:pPr>
                    <w:r>
                      <w:rPr>
                        <w:noProof/>
                      </w:rPr>
                      <w:t xml:space="preserve">[54] </w:t>
                    </w:r>
                  </w:p>
                </w:tc>
                <w:tc>
                  <w:tcPr>
                    <w:tcW w:w="0" w:type="auto"/>
                    <w:hideMark/>
                  </w:tcPr>
                  <w:p w14:paraId="67F81275" w14:textId="77777777" w:rsidR="00BA05FB" w:rsidRDefault="00BA05FB">
                    <w:pPr>
                      <w:pStyle w:val="Bibliography"/>
                      <w:rPr>
                        <w:noProof/>
                      </w:rPr>
                    </w:pPr>
                    <w:r>
                      <w:rPr>
                        <w:noProof/>
                      </w:rPr>
                      <w:t>AWS, "Amazon Simple Queue Service (SQS) - Amazon S3," 2023. [Online]. Available: https://docs.aws.amazon.com/AWSSimpleQueueService/latest/SQSDeveloperGuide/sqs-s3.html.</w:t>
                    </w:r>
                  </w:p>
                </w:tc>
              </w:tr>
              <w:tr w:rsidR="00BA05FB" w14:paraId="16DF96E8" w14:textId="77777777">
                <w:trPr>
                  <w:divId w:val="1743333596"/>
                  <w:tblCellSpacing w:w="15" w:type="dxa"/>
                </w:trPr>
                <w:tc>
                  <w:tcPr>
                    <w:tcW w:w="50" w:type="pct"/>
                    <w:hideMark/>
                  </w:tcPr>
                  <w:p w14:paraId="2D8054FA" w14:textId="77777777" w:rsidR="00BA05FB" w:rsidRDefault="00BA05FB">
                    <w:pPr>
                      <w:pStyle w:val="Bibliography"/>
                      <w:rPr>
                        <w:noProof/>
                      </w:rPr>
                    </w:pPr>
                    <w:r>
                      <w:rPr>
                        <w:noProof/>
                      </w:rPr>
                      <w:t xml:space="preserve">[55] </w:t>
                    </w:r>
                  </w:p>
                </w:tc>
                <w:tc>
                  <w:tcPr>
                    <w:tcW w:w="0" w:type="auto"/>
                    <w:hideMark/>
                  </w:tcPr>
                  <w:p w14:paraId="2F48CCA5" w14:textId="77777777" w:rsidR="00BA05FB" w:rsidRDefault="00BA05FB">
                    <w:pPr>
                      <w:pStyle w:val="Bibliography"/>
                      <w:rPr>
                        <w:noProof/>
                      </w:rPr>
                    </w:pPr>
                    <w:r>
                      <w:rPr>
                        <w:noProof/>
                      </w:rPr>
                      <w:t>AWS, "Amazon Simple Notification Service (SNS)," 2023. [Online]. Available: https://aws.amazon.com/sns/..</w:t>
                    </w:r>
                  </w:p>
                </w:tc>
              </w:tr>
              <w:tr w:rsidR="00BA05FB" w14:paraId="04BFE731" w14:textId="77777777">
                <w:trPr>
                  <w:divId w:val="1743333596"/>
                  <w:tblCellSpacing w:w="15" w:type="dxa"/>
                </w:trPr>
                <w:tc>
                  <w:tcPr>
                    <w:tcW w:w="50" w:type="pct"/>
                    <w:hideMark/>
                  </w:tcPr>
                  <w:p w14:paraId="1AAD0844" w14:textId="77777777" w:rsidR="00BA05FB" w:rsidRDefault="00BA05FB">
                    <w:pPr>
                      <w:pStyle w:val="Bibliography"/>
                      <w:rPr>
                        <w:noProof/>
                      </w:rPr>
                    </w:pPr>
                    <w:r>
                      <w:rPr>
                        <w:noProof/>
                      </w:rPr>
                      <w:t xml:space="preserve">[56] </w:t>
                    </w:r>
                  </w:p>
                </w:tc>
                <w:tc>
                  <w:tcPr>
                    <w:tcW w:w="0" w:type="auto"/>
                    <w:hideMark/>
                  </w:tcPr>
                  <w:p w14:paraId="7B22E534" w14:textId="77777777" w:rsidR="00BA05FB" w:rsidRDefault="00BA05FB">
                    <w:pPr>
                      <w:pStyle w:val="Bibliography"/>
                      <w:rPr>
                        <w:noProof/>
                      </w:rPr>
                    </w:pPr>
                    <w:r>
                      <w:rPr>
                        <w:noProof/>
                      </w:rPr>
                      <w:t>AWS, "Amazon AppFlow," 2023. [Online]. Available: https://aws.amazon.com/appflow/.</w:t>
                    </w:r>
                  </w:p>
                </w:tc>
              </w:tr>
              <w:tr w:rsidR="00BA05FB" w14:paraId="3A7C7F7F" w14:textId="77777777">
                <w:trPr>
                  <w:divId w:val="1743333596"/>
                  <w:tblCellSpacing w:w="15" w:type="dxa"/>
                </w:trPr>
                <w:tc>
                  <w:tcPr>
                    <w:tcW w:w="50" w:type="pct"/>
                    <w:hideMark/>
                  </w:tcPr>
                  <w:p w14:paraId="5114FA79" w14:textId="77777777" w:rsidR="00BA05FB" w:rsidRDefault="00BA05FB">
                    <w:pPr>
                      <w:pStyle w:val="Bibliography"/>
                      <w:rPr>
                        <w:noProof/>
                      </w:rPr>
                    </w:pPr>
                    <w:r>
                      <w:rPr>
                        <w:noProof/>
                      </w:rPr>
                      <w:t xml:space="preserve">[57] </w:t>
                    </w:r>
                  </w:p>
                </w:tc>
                <w:tc>
                  <w:tcPr>
                    <w:tcW w:w="0" w:type="auto"/>
                    <w:hideMark/>
                  </w:tcPr>
                  <w:p w14:paraId="2CD9CC39" w14:textId="77777777" w:rsidR="00BA05FB" w:rsidRDefault="00BA05FB">
                    <w:pPr>
                      <w:pStyle w:val="Bibliography"/>
                      <w:rPr>
                        <w:noProof/>
                      </w:rPr>
                    </w:pPr>
                    <w:r>
                      <w:rPr>
                        <w:noProof/>
                      </w:rPr>
                      <w:t>AWS, "Amazon EventBridge," 2023. [Online]. Available: https://aws.amazon.com/eventbridge/.</w:t>
                    </w:r>
                  </w:p>
                </w:tc>
              </w:tr>
              <w:tr w:rsidR="00BA05FB" w14:paraId="1440BB80" w14:textId="77777777">
                <w:trPr>
                  <w:divId w:val="1743333596"/>
                  <w:tblCellSpacing w:w="15" w:type="dxa"/>
                </w:trPr>
                <w:tc>
                  <w:tcPr>
                    <w:tcW w:w="50" w:type="pct"/>
                    <w:hideMark/>
                  </w:tcPr>
                  <w:p w14:paraId="55340E57" w14:textId="77777777" w:rsidR="00BA05FB" w:rsidRDefault="00BA05FB">
                    <w:pPr>
                      <w:pStyle w:val="Bibliography"/>
                      <w:rPr>
                        <w:noProof/>
                      </w:rPr>
                    </w:pPr>
                    <w:r>
                      <w:rPr>
                        <w:noProof/>
                      </w:rPr>
                      <w:t xml:space="preserve">[58] </w:t>
                    </w:r>
                  </w:p>
                </w:tc>
                <w:tc>
                  <w:tcPr>
                    <w:tcW w:w="0" w:type="auto"/>
                    <w:hideMark/>
                  </w:tcPr>
                  <w:p w14:paraId="49170C54" w14:textId="77777777" w:rsidR="00BA05FB" w:rsidRDefault="00BA05FB">
                    <w:pPr>
                      <w:pStyle w:val="Bibliography"/>
                      <w:rPr>
                        <w:noProof/>
                      </w:rPr>
                    </w:pPr>
                    <w:r>
                      <w:rPr>
                        <w:noProof/>
                      </w:rPr>
                      <w:t xml:space="preserve">D. S. Linthicum, Cloud Computing and SOA Convergence in Your Enterprise: A Step-by-Step Guide, Addison-Wesley, 2009. </w:t>
                    </w:r>
                  </w:p>
                </w:tc>
              </w:tr>
              <w:tr w:rsidR="00BA05FB" w14:paraId="2806D3C2" w14:textId="77777777">
                <w:trPr>
                  <w:divId w:val="1743333596"/>
                  <w:tblCellSpacing w:w="15" w:type="dxa"/>
                </w:trPr>
                <w:tc>
                  <w:tcPr>
                    <w:tcW w:w="50" w:type="pct"/>
                    <w:hideMark/>
                  </w:tcPr>
                  <w:p w14:paraId="1265CDD5" w14:textId="77777777" w:rsidR="00BA05FB" w:rsidRDefault="00BA05FB">
                    <w:pPr>
                      <w:pStyle w:val="Bibliography"/>
                      <w:rPr>
                        <w:noProof/>
                      </w:rPr>
                    </w:pPr>
                    <w:r>
                      <w:rPr>
                        <w:noProof/>
                      </w:rPr>
                      <w:t xml:space="preserve">[59] </w:t>
                    </w:r>
                  </w:p>
                </w:tc>
                <w:tc>
                  <w:tcPr>
                    <w:tcW w:w="0" w:type="auto"/>
                    <w:hideMark/>
                  </w:tcPr>
                  <w:p w14:paraId="66961DEC" w14:textId="77777777" w:rsidR="00BA05FB" w:rsidRDefault="00BA05FB">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BA05FB" w14:paraId="4E3B0A61" w14:textId="77777777">
                <w:trPr>
                  <w:divId w:val="1743333596"/>
                  <w:tblCellSpacing w:w="15" w:type="dxa"/>
                </w:trPr>
                <w:tc>
                  <w:tcPr>
                    <w:tcW w:w="50" w:type="pct"/>
                    <w:hideMark/>
                  </w:tcPr>
                  <w:p w14:paraId="28F677F8" w14:textId="77777777" w:rsidR="00BA05FB" w:rsidRDefault="00BA05FB">
                    <w:pPr>
                      <w:pStyle w:val="Bibliography"/>
                      <w:rPr>
                        <w:noProof/>
                      </w:rPr>
                    </w:pPr>
                    <w:r>
                      <w:rPr>
                        <w:noProof/>
                      </w:rPr>
                      <w:t xml:space="preserve">[60] </w:t>
                    </w:r>
                  </w:p>
                </w:tc>
                <w:tc>
                  <w:tcPr>
                    <w:tcW w:w="0" w:type="auto"/>
                    <w:hideMark/>
                  </w:tcPr>
                  <w:p w14:paraId="12652B4E" w14:textId="77777777" w:rsidR="00BA05FB" w:rsidRDefault="00BA05FB">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BA05FB" w14:paraId="56126E24" w14:textId="77777777">
                <w:trPr>
                  <w:divId w:val="1743333596"/>
                  <w:tblCellSpacing w:w="15" w:type="dxa"/>
                </w:trPr>
                <w:tc>
                  <w:tcPr>
                    <w:tcW w:w="50" w:type="pct"/>
                    <w:hideMark/>
                  </w:tcPr>
                  <w:p w14:paraId="4A0A0A2C" w14:textId="77777777" w:rsidR="00BA05FB" w:rsidRDefault="00BA05FB">
                    <w:pPr>
                      <w:pStyle w:val="Bibliography"/>
                      <w:rPr>
                        <w:noProof/>
                      </w:rPr>
                    </w:pPr>
                    <w:r>
                      <w:rPr>
                        <w:noProof/>
                      </w:rPr>
                      <w:t xml:space="preserve">[61] </w:t>
                    </w:r>
                  </w:p>
                </w:tc>
                <w:tc>
                  <w:tcPr>
                    <w:tcW w:w="0" w:type="auto"/>
                    <w:hideMark/>
                  </w:tcPr>
                  <w:p w14:paraId="7E351924" w14:textId="77777777" w:rsidR="00BA05FB" w:rsidRDefault="00BA05FB">
                    <w:pPr>
                      <w:pStyle w:val="Bibliography"/>
                      <w:rPr>
                        <w:noProof/>
                      </w:rPr>
                    </w:pPr>
                    <w:r>
                      <w:rPr>
                        <w:noProof/>
                      </w:rPr>
                      <w:t xml:space="preserve">D. Chappell, Enterprise Service Bus, O'Reilly Media, 2004. </w:t>
                    </w:r>
                  </w:p>
                </w:tc>
              </w:tr>
              <w:tr w:rsidR="00BA05FB" w14:paraId="7565880C" w14:textId="77777777">
                <w:trPr>
                  <w:divId w:val="1743333596"/>
                  <w:tblCellSpacing w:w="15" w:type="dxa"/>
                </w:trPr>
                <w:tc>
                  <w:tcPr>
                    <w:tcW w:w="50" w:type="pct"/>
                    <w:hideMark/>
                  </w:tcPr>
                  <w:p w14:paraId="1C1842DB" w14:textId="77777777" w:rsidR="00BA05FB" w:rsidRDefault="00BA05FB">
                    <w:pPr>
                      <w:pStyle w:val="Bibliography"/>
                      <w:rPr>
                        <w:noProof/>
                      </w:rPr>
                    </w:pPr>
                    <w:r>
                      <w:rPr>
                        <w:noProof/>
                      </w:rPr>
                      <w:t xml:space="preserve">[62] </w:t>
                    </w:r>
                  </w:p>
                </w:tc>
                <w:tc>
                  <w:tcPr>
                    <w:tcW w:w="0" w:type="auto"/>
                    <w:hideMark/>
                  </w:tcPr>
                  <w:p w14:paraId="69C994FC" w14:textId="77777777" w:rsidR="00BA05FB" w:rsidRDefault="00BA05FB">
                    <w:pPr>
                      <w:pStyle w:val="Bibliography"/>
                      <w:rPr>
                        <w:noProof/>
                      </w:rPr>
                    </w:pPr>
                    <w:r>
                      <w:rPr>
                        <w:noProof/>
                      </w:rPr>
                      <w:t xml:space="preserve">G. Hohpe and B. Woolf, Enterprise Integration Patterns: Designing, Building, and Deploying Messaging Solutions, Addison-Wesley, 2004. </w:t>
                    </w:r>
                  </w:p>
                </w:tc>
              </w:tr>
              <w:tr w:rsidR="00BA05FB" w14:paraId="63ADE2E7" w14:textId="77777777">
                <w:trPr>
                  <w:divId w:val="1743333596"/>
                  <w:tblCellSpacing w:w="15" w:type="dxa"/>
                </w:trPr>
                <w:tc>
                  <w:tcPr>
                    <w:tcW w:w="50" w:type="pct"/>
                    <w:hideMark/>
                  </w:tcPr>
                  <w:p w14:paraId="532121E7" w14:textId="77777777" w:rsidR="00BA05FB" w:rsidRDefault="00BA05FB">
                    <w:pPr>
                      <w:pStyle w:val="Bibliography"/>
                      <w:rPr>
                        <w:noProof/>
                      </w:rPr>
                    </w:pPr>
                    <w:r>
                      <w:rPr>
                        <w:noProof/>
                      </w:rPr>
                      <w:t xml:space="preserve">[63] </w:t>
                    </w:r>
                  </w:p>
                </w:tc>
                <w:tc>
                  <w:tcPr>
                    <w:tcW w:w="0" w:type="auto"/>
                    <w:hideMark/>
                  </w:tcPr>
                  <w:p w14:paraId="391E8A56" w14:textId="77777777" w:rsidR="00BA05FB" w:rsidRDefault="00BA05FB">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BA05FB" w14:paraId="215DF95B" w14:textId="77777777">
                <w:trPr>
                  <w:divId w:val="1743333596"/>
                  <w:tblCellSpacing w:w="15" w:type="dxa"/>
                </w:trPr>
                <w:tc>
                  <w:tcPr>
                    <w:tcW w:w="50" w:type="pct"/>
                    <w:hideMark/>
                  </w:tcPr>
                  <w:p w14:paraId="20E693B5" w14:textId="77777777" w:rsidR="00BA05FB" w:rsidRDefault="00BA05FB">
                    <w:pPr>
                      <w:pStyle w:val="Bibliography"/>
                      <w:rPr>
                        <w:noProof/>
                      </w:rPr>
                    </w:pPr>
                    <w:r>
                      <w:rPr>
                        <w:noProof/>
                      </w:rPr>
                      <w:t xml:space="preserve">[64] </w:t>
                    </w:r>
                  </w:p>
                </w:tc>
                <w:tc>
                  <w:tcPr>
                    <w:tcW w:w="0" w:type="auto"/>
                    <w:hideMark/>
                  </w:tcPr>
                  <w:p w14:paraId="48BD4DC9" w14:textId="77777777" w:rsidR="00BA05FB" w:rsidRDefault="00BA05FB">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BA05FB" w14:paraId="541A292C" w14:textId="77777777">
                <w:trPr>
                  <w:divId w:val="1743333596"/>
                  <w:tblCellSpacing w:w="15" w:type="dxa"/>
                </w:trPr>
                <w:tc>
                  <w:tcPr>
                    <w:tcW w:w="50" w:type="pct"/>
                    <w:hideMark/>
                  </w:tcPr>
                  <w:p w14:paraId="2D33C9AA" w14:textId="77777777" w:rsidR="00BA05FB" w:rsidRDefault="00BA05FB">
                    <w:pPr>
                      <w:pStyle w:val="Bibliography"/>
                      <w:rPr>
                        <w:noProof/>
                      </w:rPr>
                    </w:pPr>
                    <w:r>
                      <w:rPr>
                        <w:noProof/>
                      </w:rPr>
                      <w:t xml:space="preserve">[65] </w:t>
                    </w:r>
                  </w:p>
                </w:tc>
                <w:tc>
                  <w:tcPr>
                    <w:tcW w:w="0" w:type="auto"/>
                    <w:hideMark/>
                  </w:tcPr>
                  <w:p w14:paraId="36CC3BAD" w14:textId="77777777" w:rsidR="00BA05FB" w:rsidRDefault="00BA05FB">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BA05FB" w14:paraId="4DE9762D" w14:textId="77777777">
                <w:trPr>
                  <w:divId w:val="1743333596"/>
                  <w:tblCellSpacing w:w="15" w:type="dxa"/>
                </w:trPr>
                <w:tc>
                  <w:tcPr>
                    <w:tcW w:w="50" w:type="pct"/>
                    <w:hideMark/>
                  </w:tcPr>
                  <w:p w14:paraId="0AAA6836" w14:textId="77777777" w:rsidR="00BA05FB" w:rsidRDefault="00BA05FB">
                    <w:pPr>
                      <w:pStyle w:val="Bibliography"/>
                      <w:rPr>
                        <w:noProof/>
                      </w:rPr>
                    </w:pPr>
                    <w:r>
                      <w:rPr>
                        <w:noProof/>
                      </w:rPr>
                      <w:t xml:space="preserve">[66] </w:t>
                    </w:r>
                  </w:p>
                </w:tc>
                <w:tc>
                  <w:tcPr>
                    <w:tcW w:w="0" w:type="auto"/>
                    <w:hideMark/>
                  </w:tcPr>
                  <w:p w14:paraId="466C9052" w14:textId="77777777" w:rsidR="00BA05FB" w:rsidRDefault="00BA05FB">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BA05FB" w14:paraId="07E7ECA4" w14:textId="77777777">
                <w:trPr>
                  <w:divId w:val="1743333596"/>
                  <w:tblCellSpacing w:w="15" w:type="dxa"/>
                </w:trPr>
                <w:tc>
                  <w:tcPr>
                    <w:tcW w:w="50" w:type="pct"/>
                    <w:hideMark/>
                  </w:tcPr>
                  <w:p w14:paraId="106774C4" w14:textId="77777777" w:rsidR="00BA05FB" w:rsidRDefault="00BA05FB">
                    <w:pPr>
                      <w:pStyle w:val="Bibliography"/>
                      <w:rPr>
                        <w:noProof/>
                      </w:rPr>
                    </w:pPr>
                    <w:r>
                      <w:rPr>
                        <w:noProof/>
                      </w:rPr>
                      <w:t xml:space="preserve">[67] </w:t>
                    </w:r>
                  </w:p>
                </w:tc>
                <w:tc>
                  <w:tcPr>
                    <w:tcW w:w="0" w:type="auto"/>
                    <w:hideMark/>
                  </w:tcPr>
                  <w:p w14:paraId="6BF74390" w14:textId="77777777" w:rsidR="00BA05FB" w:rsidRDefault="00BA05FB">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BA05FB" w14:paraId="09857C01" w14:textId="77777777">
                <w:trPr>
                  <w:divId w:val="1743333596"/>
                  <w:tblCellSpacing w:w="15" w:type="dxa"/>
                </w:trPr>
                <w:tc>
                  <w:tcPr>
                    <w:tcW w:w="50" w:type="pct"/>
                    <w:hideMark/>
                  </w:tcPr>
                  <w:p w14:paraId="676E16D5" w14:textId="77777777" w:rsidR="00BA05FB" w:rsidRDefault="00BA05FB">
                    <w:pPr>
                      <w:pStyle w:val="Bibliography"/>
                      <w:rPr>
                        <w:noProof/>
                      </w:rPr>
                    </w:pPr>
                    <w:r>
                      <w:rPr>
                        <w:noProof/>
                      </w:rPr>
                      <w:t xml:space="preserve">[68] </w:t>
                    </w:r>
                  </w:p>
                </w:tc>
                <w:tc>
                  <w:tcPr>
                    <w:tcW w:w="0" w:type="auto"/>
                    <w:hideMark/>
                  </w:tcPr>
                  <w:p w14:paraId="056EDF9F" w14:textId="77777777" w:rsidR="00BA05FB" w:rsidRDefault="00BA05FB">
                    <w:pPr>
                      <w:pStyle w:val="Bibliography"/>
                      <w:rPr>
                        <w:noProof/>
                      </w:rPr>
                    </w:pPr>
                    <w:r>
                      <w:rPr>
                        <w:noProof/>
                      </w:rPr>
                      <w:t>AWS, "Amazon Managed Workflows for Apache Airflow (MWAA," 2023. [Online]. Available: https://aws.amazon.com/mwaa/.</w:t>
                    </w:r>
                  </w:p>
                </w:tc>
              </w:tr>
              <w:tr w:rsidR="00BA05FB" w14:paraId="336C1044" w14:textId="77777777">
                <w:trPr>
                  <w:divId w:val="1743333596"/>
                  <w:tblCellSpacing w:w="15" w:type="dxa"/>
                </w:trPr>
                <w:tc>
                  <w:tcPr>
                    <w:tcW w:w="50" w:type="pct"/>
                    <w:hideMark/>
                  </w:tcPr>
                  <w:p w14:paraId="60F2F067" w14:textId="77777777" w:rsidR="00BA05FB" w:rsidRDefault="00BA05FB">
                    <w:pPr>
                      <w:pStyle w:val="Bibliography"/>
                      <w:rPr>
                        <w:noProof/>
                      </w:rPr>
                    </w:pPr>
                    <w:r>
                      <w:rPr>
                        <w:noProof/>
                      </w:rPr>
                      <w:t xml:space="preserve">[69] </w:t>
                    </w:r>
                  </w:p>
                </w:tc>
                <w:tc>
                  <w:tcPr>
                    <w:tcW w:w="0" w:type="auto"/>
                    <w:hideMark/>
                  </w:tcPr>
                  <w:p w14:paraId="62FD888A" w14:textId="77777777" w:rsidR="00BA05FB" w:rsidRDefault="00BA05FB">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BA05FB" w14:paraId="2E797ADB" w14:textId="77777777">
                <w:trPr>
                  <w:divId w:val="1743333596"/>
                  <w:tblCellSpacing w:w="15" w:type="dxa"/>
                </w:trPr>
                <w:tc>
                  <w:tcPr>
                    <w:tcW w:w="50" w:type="pct"/>
                    <w:hideMark/>
                  </w:tcPr>
                  <w:p w14:paraId="53B8DD63" w14:textId="77777777" w:rsidR="00BA05FB" w:rsidRDefault="00BA05FB">
                    <w:pPr>
                      <w:pStyle w:val="Bibliography"/>
                      <w:rPr>
                        <w:noProof/>
                      </w:rPr>
                    </w:pPr>
                    <w:r>
                      <w:rPr>
                        <w:noProof/>
                      </w:rPr>
                      <w:t xml:space="preserve">[70] </w:t>
                    </w:r>
                  </w:p>
                </w:tc>
                <w:tc>
                  <w:tcPr>
                    <w:tcW w:w="0" w:type="auto"/>
                    <w:hideMark/>
                  </w:tcPr>
                  <w:p w14:paraId="76121340" w14:textId="77777777" w:rsidR="00BA05FB" w:rsidRDefault="00BA05FB">
                    <w:pPr>
                      <w:pStyle w:val="Bibliography"/>
                      <w:rPr>
                        <w:noProof/>
                      </w:rPr>
                    </w:pPr>
                    <w:r>
                      <w:rPr>
                        <w:noProof/>
                      </w:rPr>
                      <w:t>AWS, "Amazon MQ," 2023. [Online]. Available: https://aws.amazon.com/amazon-mq/.</w:t>
                    </w:r>
                  </w:p>
                </w:tc>
              </w:tr>
              <w:tr w:rsidR="00BA05FB" w14:paraId="22EAB407" w14:textId="77777777">
                <w:trPr>
                  <w:divId w:val="1743333596"/>
                  <w:tblCellSpacing w:w="15" w:type="dxa"/>
                </w:trPr>
                <w:tc>
                  <w:tcPr>
                    <w:tcW w:w="50" w:type="pct"/>
                    <w:hideMark/>
                  </w:tcPr>
                  <w:p w14:paraId="056B0019" w14:textId="77777777" w:rsidR="00BA05FB" w:rsidRDefault="00BA05FB">
                    <w:pPr>
                      <w:pStyle w:val="Bibliography"/>
                      <w:rPr>
                        <w:noProof/>
                      </w:rPr>
                    </w:pPr>
                    <w:r>
                      <w:rPr>
                        <w:noProof/>
                      </w:rPr>
                      <w:t xml:space="preserve">[71] </w:t>
                    </w:r>
                  </w:p>
                </w:tc>
                <w:tc>
                  <w:tcPr>
                    <w:tcW w:w="0" w:type="auto"/>
                    <w:hideMark/>
                  </w:tcPr>
                  <w:p w14:paraId="74EF7F11" w14:textId="77777777" w:rsidR="00BA05FB" w:rsidRDefault="00BA05FB">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BA05FB" w14:paraId="317B46F5" w14:textId="77777777">
                <w:trPr>
                  <w:divId w:val="1743333596"/>
                  <w:tblCellSpacing w:w="15" w:type="dxa"/>
                </w:trPr>
                <w:tc>
                  <w:tcPr>
                    <w:tcW w:w="50" w:type="pct"/>
                    <w:hideMark/>
                  </w:tcPr>
                  <w:p w14:paraId="210925F8" w14:textId="77777777" w:rsidR="00BA05FB" w:rsidRDefault="00BA05FB">
                    <w:pPr>
                      <w:pStyle w:val="Bibliography"/>
                      <w:rPr>
                        <w:noProof/>
                      </w:rPr>
                    </w:pPr>
                    <w:r>
                      <w:rPr>
                        <w:noProof/>
                      </w:rPr>
                      <w:t xml:space="preserve">[72] </w:t>
                    </w:r>
                  </w:p>
                </w:tc>
                <w:tc>
                  <w:tcPr>
                    <w:tcW w:w="0" w:type="auto"/>
                    <w:hideMark/>
                  </w:tcPr>
                  <w:p w14:paraId="7702621F" w14:textId="77777777" w:rsidR="00BA05FB" w:rsidRDefault="00BA05FB">
                    <w:pPr>
                      <w:pStyle w:val="Bibliography"/>
                      <w:rPr>
                        <w:noProof/>
                      </w:rPr>
                    </w:pPr>
                    <w:r>
                      <w:rPr>
                        <w:noProof/>
                      </w:rPr>
                      <w:t>AWS, "Using AWS Lambda with Amazon SQS," 2023. [Online]. Available: https://docs.aws.amazon.com/lambda/latest/dg/with-sqs.html.</w:t>
                    </w:r>
                  </w:p>
                </w:tc>
              </w:tr>
              <w:tr w:rsidR="00BA05FB" w14:paraId="32552F18" w14:textId="77777777">
                <w:trPr>
                  <w:divId w:val="1743333596"/>
                  <w:tblCellSpacing w:w="15" w:type="dxa"/>
                </w:trPr>
                <w:tc>
                  <w:tcPr>
                    <w:tcW w:w="50" w:type="pct"/>
                    <w:hideMark/>
                  </w:tcPr>
                  <w:p w14:paraId="615DFD0B" w14:textId="77777777" w:rsidR="00BA05FB" w:rsidRDefault="00BA05FB">
                    <w:pPr>
                      <w:pStyle w:val="Bibliography"/>
                      <w:rPr>
                        <w:noProof/>
                      </w:rPr>
                    </w:pPr>
                    <w:r>
                      <w:rPr>
                        <w:noProof/>
                      </w:rPr>
                      <w:t xml:space="preserve">[73] </w:t>
                    </w:r>
                  </w:p>
                </w:tc>
                <w:tc>
                  <w:tcPr>
                    <w:tcW w:w="0" w:type="auto"/>
                    <w:hideMark/>
                  </w:tcPr>
                  <w:p w14:paraId="6DC1793E" w14:textId="77777777" w:rsidR="00BA05FB" w:rsidRDefault="00BA05FB">
                    <w:pPr>
                      <w:pStyle w:val="Bibliography"/>
                      <w:rPr>
                        <w:noProof/>
                      </w:rPr>
                    </w:pPr>
                    <w:r>
                      <w:rPr>
                        <w:noProof/>
                      </w:rPr>
                      <w:t>AWS, "AWS Step Functions," 2023. [Online]. Available: https://aws.amazon.com/step-functions/.</w:t>
                    </w:r>
                  </w:p>
                </w:tc>
              </w:tr>
              <w:tr w:rsidR="00BA05FB" w14:paraId="3C07A71C" w14:textId="77777777">
                <w:trPr>
                  <w:divId w:val="1743333596"/>
                  <w:tblCellSpacing w:w="15" w:type="dxa"/>
                </w:trPr>
                <w:tc>
                  <w:tcPr>
                    <w:tcW w:w="50" w:type="pct"/>
                    <w:hideMark/>
                  </w:tcPr>
                  <w:p w14:paraId="08FC7108" w14:textId="77777777" w:rsidR="00BA05FB" w:rsidRDefault="00BA05FB">
                    <w:pPr>
                      <w:pStyle w:val="Bibliography"/>
                      <w:rPr>
                        <w:noProof/>
                      </w:rPr>
                    </w:pPr>
                    <w:r>
                      <w:rPr>
                        <w:noProof/>
                      </w:rPr>
                      <w:t xml:space="preserve">[74] </w:t>
                    </w:r>
                  </w:p>
                </w:tc>
                <w:tc>
                  <w:tcPr>
                    <w:tcW w:w="0" w:type="auto"/>
                    <w:hideMark/>
                  </w:tcPr>
                  <w:p w14:paraId="5788F40E" w14:textId="77777777" w:rsidR="00BA05FB" w:rsidRDefault="00BA05FB">
                    <w:pPr>
                      <w:pStyle w:val="Bibliography"/>
                      <w:rPr>
                        <w:noProof/>
                      </w:rPr>
                    </w:pPr>
                    <w:r>
                      <w:rPr>
                        <w:noProof/>
                      </w:rPr>
                      <w:t xml:space="preserve">A. Gupta, Building Scalable Microservices with Amazon SQS, AWS Whitepaper, 2019. </w:t>
                    </w:r>
                  </w:p>
                </w:tc>
              </w:tr>
              <w:tr w:rsidR="00BA05FB" w14:paraId="39F70207" w14:textId="77777777">
                <w:trPr>
                  <w:divId w:val="1743333596"/>
                  <w:tblCellSpacing w:w="15" w:type="dxa"/>
                </w:trPr>
                <w:tc>
                  <w:tcPr>
                    <w:tcW w:w="50" w:type="pct"/>
                    <w:hideMark/>
                  </w:tcPr>
                  <w:p w14:paraId="0CA2B7D7" w14:textId="77777777" w:rsidR="00BA05FB" w:rsidRDefault="00BA05FB">
                    <w:pPr>
                      <w:pStyle w:val="Bibliography"/>
                      <w:rPr>
                        <w:noProof/>
                      </w:rPr>
                    </w:pPr>
                    <w:r>
                      <w:rPr>
                        <w:noProof/>
                      </w:rPr>
                      <w:t xml:space="preserve">[75] </w:t>
                    </w:r>
                  </w:p>
                </w:tc>
                <w:tc>
                  <w:tcPr>
                    <w:tcW w:w="0" w:type="auto"/>
                    <w:hideMark/>
                  </w:tcPr>
                  <w:p w14:paraId="59735E56" w14:textId="77777777" w:rsidR="00BA05FB" w:rsidRDefault="00BA05FB">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BA05FB" w14:paraId="51D476C1" w14:textId="77777777">
                <w:trPr>
                  <w:divId w:val="1743333596"/>
                  <w:tblCellSpacing w:w="15" w:type="dxa"/>
                </w:trPr>
                <w:tc>
                  <w:tcPr>
                    <w:tcW w:w="50" w:type="pct"/>
                    <w:hideMark/>
                  </w:tcPr>
                  <w:p w14:paraId="541598E3" w14:textId="77777777" w:rsidR="00BA05FB" w:rsidRDefault="00BA05FB">
                    <w:pPr>
                      <w:pStyle w:val="Bibliography"/>
                      <w:rPr>
                        <w:noProof/>
                      </w:rPr>
                    </w:pPr>
                    <w:r>
                      <w:rPr>
                        <w:noProof/>
                      </w:rPr>
                      <w:t xml:space="preserve">[76] </w:t>
                    </w:r>
                  </w:p>
                </w:tc>
                <w:tc>
                  <w:tcPr>
                    <w:tcW w:w="0" w:type="auto"/>
                    <w:hideMark/>
                  </w:tcPr>
                  <w:p w14:paraId="5B972E34" w14:textId="77777777" w:rsidR="00BA05FB" w:rsidRDefault="00BA05FB">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BA05FB" w14:paraId="33D34517" w14:textId="77777777">
                <w:trPr>
                  <w:divId w:val="1743333596"/>
                  <w:tblCellSpacing w:w="15" w:type="dxa"/>
                </w:trPr>
                <w:tc>
                  <w:tcPr>
                    <w:tcW w:w="50" w:type="pct"/>
                    <w:hideMark/>
                  </w:tcPr>
                  <w:p w14:paraId="5EDC993C" w14:textId="77777777" w:rsidR="00BA05FB" w:rsidRDefault="00BA05FB">
                    <w:pPr>
                      <w:pStyle w:val="Bibliography"/>
                      <w:rPr>
                        <w:noProof/>
                      </w:rPr>
                    </w:pPr>
                    <w:r>
                      <w:rPr>
                        <w:noProof/>
                      </w:rPr>
                      <w:t xml:space="preserve">[77] </w:t>
                    </w:r>
                  </w:p>
                </w:tc>
                <w:tc>
                  <w:tcPr>
                    <w:tcW w:w="0" w:type="auto"/>
                    <w:hideMark/>
                  </w:tcPr>
                  <w:p w14:paraId="4FEF8BCE" w14:textId="77777777" w:rsidR="00BA05FB" w:rsidRDefault="00BA05FB">
                    <w:pPr>
                      <w:pStyle w:val="Bibliography"/>
                      <w:rPr>
                        <w:noProof/>
                      </w:rPr>
                    </w:pPr>
                    <w:r>
                      <w:rPr>
                        <w:noProof/>
                      </w:rPr>
                      <w:t>AWS, "Managed OpenShift," 2023. [Online]. Available: https://aws.amazon.com/openshift/.</w:t>
                    </w:r>
                  </w:p>
                </w:tc>
              </w:tr>
              <w:tr w:rsidR="00BA05FB" w14:paraId="2ABF8E47" w14:textId="77777777">
                <w:trPr>
                  <w:divId w:val="1743333596"/>
                  <w:tblCellSpacing w:w="15" w:type="dxa"/>
                </w:trPr>
                <w:tc>
                  <w:tcPr>
                    <w:tcW w:w="50" w:type="pct"/>
                    <w:hideMark/>
                  </w:tcPr>
                  <w:p w14:paraId="4B0E425F" w14:textId="77777777" w:rsidR="00BA05FB" w:rsidRDefault="00BA05FB">
                    <w:pPr>
                      <w:pStyle w:val="Bibliography"/>
                      <w:rPr>
                        <w:noProof/>
                      </w:rPr>
                    </w:pPr>
                    <w:r>
                      <w:rPr>
                        <w:noProof/>
                      </w:rPr>
                      <w:t xml:space="preserve">[78] </w:t>
                    </w:r>
                  </w:p>
                </w:tc>
                <w:tc>
                  <w:tcPr>
                    <w:tcW w:w="0" w:type="auto"/>
                    <w:hideMark/>
                  </w:tcPr>
                  <w:p w14:paraId="7D150722" w14:textId="77777777" w:rsidR="00BA05FB" w:rsidRDefault="00BA05FB">
                    <w:pPr>
                      <w:pStyle w:val="Bibliography"/>
                      <w:rPr>
                        <w:noProof/>
                      </w:rPr>
                    </w:pPr>
                    <w:r>
                      <w:rPr>
                        <w:noProof/>
                      </w:rPr>
                      <w:t>AWS, "Amazon Elastic Container Registry (ECR)," 2023. [Online]. Available: https://aws.amazon.com/ecr/.</w:t>
                    </w:r>
                  </w:p>
                </w:tc>
              </w:tr>
              <w:tr w:rsidR="00BA05FB" w14:paraId="1F59CDAE" w14:textId="77777777">
                <w:trPr>
                  <w:divId w:val="1743333596"/>
                  <w:tblCellSpacing w:w="15" w:type="dxa"/>
                </w:trPr>
                <w:tc>
                  <w:tcPr>
                    <w:tcW w:w="50" w:type="pct"/>
                    <w:hideMark/>
                  </w:tcPr>
                  <w:p w14:paraId="11C1F510" w14:textId="77777777" w:rsidR="00BA05FB" w:rsidRDefault="00BA05FB">
                    <w:pPr>
                      <w:pStyle w:val="Bibliography"/>
                      <w:rPr>
                        <w:noProof/>
                      </w:rPr>
                    </w:pPr>
                    <w:r>
                      <w:rPr>
                        <w:noProof/>
                      </w:rPr>
                      <w:t xml:space="preserve">[79] </w:t>
                    </w:r>
                  </w:p>
                </w:tc>
                <w:tc>
                  <w:tcPr>
                    <w:tcW w:w="0" w:type="auto"/>
                    <w:hideMark/>
                  </w:tcPr>
                  <w:p w14:paraId="58E3344A" w14:textId="77777777" w:rsidR="00BA05FB" w:rsidRDefault="00BA05FB">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BA05FB" w14:paraId="6B947827" w14:textId="77777777">
                <w:trPr>
                  <w:divId w:val="1743333596"/>
                  <w:tblCellSpacing w:w="15" w:type="dxa"/>
                </w:trPr>
                <w:tc>
                  <w:tcPr>
                    <w:tcW w:w="50" w:type="pct"/>
                    <w:hideMark/>
                  </w:tcPr>
                  <w:p w14:paraId="53345B09" w14:textId="77777777" w:rsidR="00BA05FB" w:rsidRDefault="00BA05FB">
                    <w:pPr>
                      <w:pStyle w:val="Bibliography"/>
                      <w:rPr>
                        <w:noProof/>
                      </w:rPr>
                    </w:pPr>
                    <w:r>
                      <w:rPr>
                        <w:noProof/>
                      </w:rPr>
                      <w:t xml:space="preserve">[80] </w:t>
                    </w:r>
                  </w:p>
                </w:tc>
                <w:tc>
                  <w:tcPr>
                    <w:tcW w:w="0" w:type="auto"/>
                    <w:hideMark/>
                  </w:tcPr>
                  <w:p w14:paraId="1A954568" w14:textId="77777777" w:rsidR="00BA05FB" w:rsidRDefault="00BA05FB">
                    <w:pPr>
                      <w:pStyle w:val="Bibliography"/>
                      <w:rPr>
                        <w:noProof/>
                      </w:rPr>
                    </w:pPr>
                    <w:r>
                      <w:rPr>
                        <w:noProof/>
                      </w:rPr>
                      <w:t>AWS, "Amazon Elastic Container Service (ECS)," 2023. [Online]. Available: https://aws.amazon.com/ecs/.</w:t>
                    </w:r>
                  </w:p>
                </w:tc>
              </w:tr>
              <w:tr w:rsidR="00BA05FB" w14:paraId="76F06FA9" w14:textId="77777777">
                <w:trPr>
                  <w:divId w:val="1743333596"/>
                  <w:tblCellSpacing w:w="15" w:type="dxa"/>
                </w:trPr>
                <w:tc>
                  <w:tcPr>
                    <w:tcW w:w="50" w:type="pct"/>
                    <w:hideMark/>
                  </w:tcPr>
                  <w:p w14:paraId="39D2540C" w14:textId="77777777" w:rsidR="00BA05FB" w:rsidRDefault="00BA05FB">
                    <w:pPr>
                      <w:pStyle w:val="Bibliography"/>
                      <w:rPr>
                        <w:noProof/>
                      </w:rPr>
                    </w:pPr>
                    <w:r>
                      <w:rPr>
                        <w:noProof/>
                      </w:rPr>
                      <w:t xml:space="preserve">[81] </w:t>
                    </w:r>
                  </w:p>
                </w:tc>
                <w:tc>
                  <w:tcPr>
                    <w:tcW w:w="0" w:type="auto"/>
                    <w:hideMark/>
                  </w:tcPr>
                  <w:p w14:paraId="54EF2F25" w14:textId="77777777" w:rsidR="00BA05FB" w:rsidRDefault="00BA05FB">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BA05FB" w14:paraId="0EEAAD90" w14:textId="77777777">
                <w:trPr>
                  <w:divId w:val="1743333596"/>
                  <w:tblCellSpacing w:w="15" w:type="dxa"/>
                </w:trPr>
                <w:tc>
                  <w:tcPr>
                    <w:tcW w:w="50" w:type="pct"/>
                    <w:hideMark/>
                  </w:tcPr>
                  <w:p w14:paraId="00F8A2B4" w14:textId="77777777" w:rsidR="00BA05FB" w:rsidRDefault="00BA05FB">
                    <w:pPr>
                      <w:pStyle w:val="Bibliography"/>
                      <w:rPr>
                        <w:noProof/>
                      </w:rPr>
                    </w:pPr>
                    <w:r>
                      <w:rPr>
                        <w:noProof/>
                      </w:rPr>
                      <w:t xml:space="preserve">[82] </w:t>
                    </w:r>
                  </w:p>
                </w:tc>
                <w:tc>
                  <w:tcPr>
                    <w:tcW w:w="0" w:type="auto"/>
                    <w:hideMark/>
                  </w:tcPr>
                  <w:p w14:paraId="5D86940D" w14:textId="77777777" w:rsidR="00BA05FB" w:rsidRDefault="00BA05FB">
                    <w:pPr>
                      <w:pStyle w:val="Bibliography"/>
                      <w:rPr>
                        <w:noProof/>
                      </w:rPr>
                    </w:pPr>
                    <w:r>
                      <w:rPr>
                        <w:noProof/>
                      </w:rPr>
                      <w:t>AWS, "Amazon Elastic Kubernetes Service (EKS)," 2023. [Online]. Available: https://aws.amazon.com/eks/.</w:t>
                    </w:r>
                  </w:p>
                </w:tc>
              </w:tr>
              <w:tr w:rsidR="00BA05FB" w14:paraId="2CD51628" w14:textId="77777777">
                <w:trPr>
                  <w:divId w:val="1743333596"/>
                  <w:tblCellSpacing w:w="15" w:type="dxa"/>
                </w:trPr>
                <w:tc>
                  <w:tcPr>
                    <w:tcW w:w="50" w:type="pct"/>
                    <w:hideMark/>
                  </w:tcPr>
                  <w:p w14:paraId="5C112F66" w14:textId="77777777" w:rsidR="00BA05FB" w:rsidRDefault="00BA05FB">
                    <w:pPr>
                      <w:pStyle w:val="Bibliography"/>
                      <w:rPr>
                        <w:noProof/>
                      </w:rPr>
                    </w:pPr>
                    <w:r>
                      <w:rPr>
                        <w:noProof/>
                      </w:rPr>
                      <w:t xml:space="preserve">[83] </w:t>
                    </w:r>
                  </w:p>
                </w:tc>
                <w:tc>
                  <w:tcPr>
                    <w:tcW w:w="0" w:type="auto"/>
                    <w:hideMark/>
                  </w:tcPr>
                  <w:p w14:paraId="1A543DD7" w14:textId="77777777" w:rsidR="00BA05FB" w:rsidRDefault="00BA05FB">
                    <w:pPr>
                      <w:pStyle w:val="Bibliography"/>
                      <w:rPr>
                        <w:noProof/>
                      </w:rPr>
                    </w:pPr>
                    <w:r>
                      <w:rPr>
                        <w:noProof/>
                      </w:rPr>
                      <w:t>AWS, "AWS App2Container," 2023. [Online]. Available: https://aws.amazon.com/app2container/.</w:t>
                    </w:r>
                  </w:p>
                </w:tc>
              </w:tr>
              <w:tr w:rsidR="00BA05FB" w14:paraId="667C9EC4" w14:textId="77777777">
                <w:trPr>
                  <w:divId w:val="1743333596"/>
                  <w:tblCellSpacing w:w="15" w:type="dxa"/>
                </w:trPr>
                <w:tc>
                  <w:tcPr>
                    <w:tcW w:w="50" w:type="pct"/>
                    <w:hideMark/>
                  </w:tcPr>
                  <w:p w14:paraId="05BFC717" w14:textId="77777777" w:rsidR="00BA05FB" w:rsidRDefault="00BA05FB">
                    <w:pPr>
                      <w:pStyle w:val="Bibliography"/>
                      <w:rPr>
                        <w:noProof/>
                      </w:rPr>
                    </w:pPr>
                    <w:r>
                      <w:rPr>
                        <w:noProof/>
                      </w:rPr>
                      <w:t xml:space="preserve">[84] </w:t>
                    </w:r>
                  </w:p>
                </w:tc>
                <w:tc>
                  <w:tcPr>
                    <w:tcW w:w="0" w:type="auto"/>
                    <w:hideMark/>
                  </w:tcPr>
                  <w:p w14:paraId="29456691" w14:textId="77777777" w:rsidR="00BA05FB" w:rsidRDefault="00BA05FB">
                    <w:pPr>
                      <w:pStyle w:val="Bibliography"/>
                      <w:rPr>
                        <w:noProof/>
                      </w:rPr>
                    </w:pPr>
                    <w:r>
                      <w:rPr>
                        <w:noProof/>
                      </w:rPr>
                      <w:t>AWS, "AWS Copilot," 2023. [Online]. Available: https://aws.amazon.com/copilot/.</w:t>
                    </w:r>
                  </w:p>
                </w:tc>
              </w:tr>
              <w:tr w:rsidR="00BA05FB" w14:paraId="3377DE0B" w14:textId="77777777">
                <w:trPr>
                  <w:divId w:val="1743333596"/>
                  <w:tblCellSpacing w:w="15" w:type="dxa"/>
                </w:trPr>
                <w:tc>
                  <w:tcPr>
                    <w:tcW w:w="50" w:type="pct"/>
                    <w:hideMark/>
                  </w:tcPr>
                  <w:p w14:paraId="55E3BA17" w14:textId="77777777" w:rsidR="00BA05FB" w:rsidRDefault="00BA05FB">
                    <w:pPr>
                      <w:pStyle w:val="Bibliography"/>
                      <w:rPr>
                        <w:noProof/>
                      </w:rPr>
                    </w:pPr>
                    <w:r>
                      <w:rPr>
                        <w:noProof/>
                      </w:rPr>
                      <w:t xml:space="preserve">[85] </w:t>
                    </w:r>
                  </w:p>
                </w:tc>
                <w:tc>
                  <w:tcPr>
                    <w:tcW w:w="0" w:type="auto"/>
                    <w:hideMark/>
                  </w:tcPr>
                  <w:p w14:paraId="1C66EBFC" w14:textId="77777777" w:rsidR="00BA05FB" w:rsidRDefault="00BA05FB">
                    <w:pPr>
                      <w:pStyle w:val="Bibliography"/>
                      <w:rPr>
                        <w:noProof/>
                      </w:rPr>
                    </w:pPr>
                    <w:r>
                      <w:rPr>
                        <w:noProof/>
                      </w:rPr>
                      <w:t>Red Hat, "Red Hat OpenShift Service on AWS," 2023. [Online]. Available: https://www.openshift.com/products/amazon-openshift.</w:t>
                    </w:r>
                  </w:p>
                </w:tc>
              </w:tr>
              <w:tr w:rsidR="00BA05FB" w14:paraId="06909F6B" w14:textId="77777777">
                <w:trPr>
                  <w:divId w:val="1743333596"/>
                  <w:tblCellSpacing w:w="15" w:type="dxa"/>
                </w:trPr>
                <w:tc>
                  <w:tcPr>
                    <w:tcW w:w="50" w:type="pct"/>
                    <w:hideMark/>
                  </w:tcPr>
                  <w:p w14:paraId="188E0804" w14:textId="77777777" w:rsidR="00BA05FB" w:rsidRDefault="00BA05FB">
                    <w:pPr>
                      <w:pStyle w:val="Bibliography"/>
                      <w:rPr>
                        <w:noProof/>
                      </w:rPr>
                    </w:pPr>
                    <w:r>
                      <w:rPr>
                        <w:noProof/>
                      </w:rPr>
                      <w:t xml:space="preserve">[86] </w:t>
                    </w:r>
                  </w:p>
                </w:tc>
                <w:tc>
                  <w:tcPr>
                    <w:tcW w:w="0" w:type="auto"/>
                    <w:hideMark/>
                  </w:tcPr>
                  <w:p w14:paraId="1BD647E3" w14:textId="77777777" w:rsidR="00BA05FB" w:rsidRDefault="00BA05FB">
                    <w:pPr>
                      <w:pStyle w:val="Bibliography"/>
                      <w:rPr>
                        <w:noProof/>
                      </w:rPr>
                    </w:pPr>
                    <w:r>
                      <w:rPr>
                        <w:noProof/>
                      </w:rPr>
                      <w:t>AWS, "AWS RoboMaker," 2023. [Online]. Available: https://aws.amazon.com/robomaker/.</w:t>
                    </w:r>
                  </w:p>
                </w:tc>
              </w:tr>
              <w:tr w:rsidR="00BA05FB" w14:paraId="7B361F6E" w14:textId="77777777">
                <w:trPr>
                  <w:divId w:val="1743333596"/>
                  <w:tblCellSpacing w:w="15" w:type="dxa"/>
                </w:trPr>
                <w:tc>
                  <w:tcPr>
                    <w:tcW w:w="50" w:type="pct"/>
                    <w:hideMark/>
                  </w:tcPr>
                  <w:p w14:paraId="75407813" w14:textId="77777777" w:rsidR="00BA05FB" w:rsidRDefault="00BA05FB">
                    <w:pPr>
                      <w:pStyle w:val="Bibliography"/>
                      <w:rPr>
                        <w:noProof/>
                      </w:rPr>
                    </w:pPr>
                    <w:r>
                      <w:rPr>
                        <w:noProof/>
                      </w:rPr>
                      <w:t xml:space="preserve">[87] </w:t>
                    </w:r>
                  </w:p>
                </w:tc>
                <w:tc>
                  <w:tcPr>
                    <w:tcW w:w="0" w:type="auto"/>
                    <w:hideMark/>
                  </w:tcPr>
                  <w:p w14:paraId="454B778C" w14:textId="77777777" w:rsidR="00BA05FB" w:rsidRDefault="00BA05FB">
                    <w:pPr>
                      <w:pStyle w:val="Bibliography"/>
                      <w:rPr>
                        <w:noProof/>
                      </w:rPr>
                    </w:pPr>
                    <w:r>
                      <w:rPr>
                        <w:noProof/>
                      </w:rPr>
                      <w:t>AWS, "Amazon Braket," 2023. [Online]. Available: https://aws.amazon.com/braket/.</w:t>
                    </w:r>
                  </w:p>
                </w:tc>
              </w:tr>
              <w:tr w:rsidR="00BA05FB" w14:paraId="03A22CAE" w14:textId="77777777">
                <w:trPr>
                  <w:divId w:val="1743333596"/>
                  <w:tblCellSpacing w:w="15" w:type="dxa"/>
                </w:trPr>
                <w:tc>
                  <w:tcPr>
                    <w:tcW w:w="50" w:type="pct"/>
                    <w:hideMark/>
                  </w:tcPr>
                  <w:p w14:paraId="6660BC8A" w14:textId="77777777" w:rsidR="00BA05FB" w:rsidRDefault="00BA05FB">
                    <w:pPr>
                      <w:pStyle w:val="Bibliography"/>
                      <w:rPr>
                        <w:noProof/>
                      </w:rPr>
                    </w:pPr>
                    <w:r>
                      <w:rPr>
                        <w:noProof/>
                      </w:rPr>
                      <w:t xml:space="preserve">[88] </w:t>
                    </w:r>
                  </w:p>
                </w:tc>
                <w:tc>
                  <w:tcPr>
                    <w:tcW w:w="0" w:type="auto"/>
                    <w:hideMark/>
                  </w:tcPr>
                  <w:p w14:paraId="282DE475" w14:textId="77777777" w:rsidR="00BA05FB" w:rsidRDefault="00BA05FB">
                    <w:pPr>
                      <w:pStyle w:val="Bibliography"/>
                      <w:rPr>
                        <w:noProof/>
                      </w:rPr>
                    </w:pPr>
                    <w:r>
                      <w:rPr>
                        <w:noProof/>
                      </w:rPr>
                      <w:t>AWS, "AWS Cloud Development Kit (CDK)," 2023. [Online]. Available: https://aws.amazon.com/cdk/.</w:t>
                    </w:r>
                  </w:p>
                </w:tc>
              </w:tr>
              <w:tr w:rsidR="00BA05FB" w14:paraId="63E0A129" w14:textId="77777777">
                <w:trPr>
                  <w:divId w:val="1743333596"/>
                  <w:tblCellSpacing w:w="15" w:type="dxa"/>
                </w:trPr>
                <w:tc>
                  <w:tcPr>
                    <w:tcW w:w="50" w:type="pct"/>
                    <w:hideMark/>
                  </w:tcPr>
                  <w:p w14:paraId="7F98D052" w14:textId="77777777" w:rsidR="00BA05FB" w:rsidRDefault="00BA05FB">
                    <w:pPr>
                      <w:pStyle w:val="Bibliography"/>
                      <w:rPr>
                        <w:noProof/>
                      </w:rPr>
                    </w:pPr>
                    <w:r>
                      <w:rPr>
                        <w:noProof/>
                      </w:rPr>
                      <w:t xml:space="preserve">[89] </w:t>
                    </w:r>
                  </w:p>
                </w:tc>
                <w:tc>
                  <w:tcPr>
                    <w:tcW w:w="0" w:type="auto"/>
                    <w:hideMark/>
                  </w:tcPr>
                  <w:p w14:paraId="247CD413" w14:textId="77777777" w:rsidR="00BA05FB" w:rsidRDefault="00BA05FB">
                    <w:pPr>
                      <w:pStyle w:val="Bibliography"/>
                      <w:rPr>
                        <w:noProof/>
                      </w:rPr>
                    </w:pPr>
                    <w:r>
                      <w:rPr>
                        <w:noProof/>
                      </w:rPr>
                      <w:t>AWS, "AWS CloudShell," 2023. [Online]. Available: https://aws.amazon.com/cloudshell/.</w:t>
                    </w:r>
                  </w:p>
                </w:tc>
              </w:tr>
              <w:tr w:rsidR="00BA05FB" w14:paraId="291502EB" w14:textId="77777777">
                <w:trPr>
                  <w:divId w:val="1743333596"/>
                  <w:tblCellSpacing w:w="15" w:type="dxa"/>
                </w:trPr>
                <w:tc>
                  <w:tcPr>
                    <w:tcW w:w="50" w:type="pct"/>
                    <w:hideMark/>
                  </w:tcPr>
                  <w:p w14:paraId="3B938DF1" w14:textId="77777777" w:rsidR="00BA05FB" w:rsidRDefault="00BA05FB">
                    <w:pPr>
                      <w:pStyle w:val="Bibliography"/>
                      <w:rPr>
                        <w:noProof/>
                      </w:rPr>
                    </w:pPr>
                    <w:r>
                      <w:rPr>
                        <w:noProof/>
                      </w:rPr>
                      <w:t xml:space="preserve">[90] </w:t>
                    </w:r>
                  </w:p>
                </w:tc>
                <w:tc>
                  <w:tcPr>
                    <w:tcW w:w="0" w:type="auto"/>
                    <w:hideMark/>
                  </w:tcPr>
                  <w:p w14:paraId="26B92D8B" w14:textId="77777777" w:rsidR="00BA05FB" w:rsidRDefault="00BA05FB">
                    <w:pPr>
                      <w:pStyle w:val="Bibliography"/>
                      <w:rPr>
                        <w:noProof/>
                      </w:rPr>
                    </w:pPr>
                    <w:r>
                      <w:rPr>
                        <w:noProof/>
                      </w:rPr>
                      <w:t>AWS, "AWS Fargate," 2023. [Online]. Available: https://aws.amazon.com/fargate/.</w:t>
                    </w:r>
                  </w:p>
                </w:tc>
              </w:tr>
            </w:tbl>
            <w:p w14:paraId="261DA78C" w14:textId="77777777" w:rsidR="00BA05FB" w:rsidRDefault="00BA05FB">
              <w:pPr>
                <w:divId w:val="1743333596"/>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2"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3"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5"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6"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58"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59"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61"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62"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63"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65"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66"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70"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71"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77"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78"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79"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80"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83"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84"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87"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88"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89"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90"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93"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94"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128"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129"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138"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139"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229"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311"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369"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380"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430"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431"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475"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476"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588"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589"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663"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664"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732"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733"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836"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837"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881"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882"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903"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904"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972"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973"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986"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987"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996"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997"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1020"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1021"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1107"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196"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197"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283"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284"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289"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290"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377"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378"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393"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394"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445"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446"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0D55F" w14:textId="77777777" w:rsidR="00E959CA" w:rsidRDefault="00E959CA" w:rsidP="005935FF">
      <w:pPr>
        <w:spacing w:after="0" w:line="240" w:lineRule="auto"/>
      </w:pPr>
      <w:r>
        <w:separator/>
      </w:r>
    </w:p>
  </w:endnote>
  <w:endnote w:type="continuationSeparator" w:id="0">
    <w:p w14:paraId="6B99DC3F" w14:textId="77777777" w:rsidR="00E959CA" w:rsidRDefault="00E959CA"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9F39B" w14:textId="77777777" w:rsidR="00E959CA" w:rsidRDefault="00E959CA" w:rsidP="005935FF">
      <w:pPr>
        <w:spacing w:after="0" w:line="240" w:lineRule="auto"/>
      </w:pPr>
      <w:r>
        <w:separator/>
      </w:r>
    </w:p>
  </w:footnote>
  <w:footnote w:type="continuationSeparator" w:id="0">
    <w:p w14:paraId="5449512F" w14:textId="77777777" w:rsidR="00E959CA" w:rsidRDefault="00E959CA"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17AEF"/>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20911"/>
    <w:rsid w:val="00120A98"/>
    <w:rsid w:val="00123853"/>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072"/>
    <w:rsid w:val="00534D6C"/>
    <w:rsid w:val="00534F46"/>
    <w:rsid w:val="00535809"/>
    <w:rsid w:val="00535F92"/>
    <w:rsid w:val="00540875"/>
    <w:rsid w:val="00543DC8"/>
    <w:rsid w:val="00545BF4"/>
    <w:rsid w:val="0054637C"/>
    <w:rsid w:val="00546C7A"/>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C13F1"/>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5FB"/>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59CA"/>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5BCB"/>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1732541">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234369">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627830">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4932769">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132127">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461393">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08972">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68565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1948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4813142">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288338">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6994049">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1856545">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532577">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54114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16892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021348">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096351">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2985271">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4742189">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147807">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541910">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1917151">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19509883">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1745670">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4683918">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5146132">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5406346">
      <w:bodyDiv w:val="1"/>
      <w:marLeft w:val="0"/>
      <w:marRight w:val="0"/>
      <w:marTop w:val="0"/>
      <w:marBottom w:val="0"/>
      <w:divBdr>
        <w:top w:val="none" w:sz="0" w:space="0" w:color="auto"/>
        <w:left w:val="none" w:sz="0" w:space="0" w:color="auto"/>
        <w:bottom w:val="none" w:sz="0" w:space="0" w:color="auto"/>
        <w:right w:val="none" w:sz="0" w:space="0" w:color="auto"/>
      </w:divBdr>
    </w:div>
    <w:div w:id="576329694">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6988397">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035">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39111130">
      <w:bodyDiv w:val="1"/>
      <w:marLeft w:val="0"/>
      <w:marRight w:val="0"/>
      <w:marTop w:val="0"/>
      <w:marBottom w:val="0"/>
      <w:divBdr>
        <w:top w:val="none" w:sz="0" w:space="0" w:color="auto"/>
        <w:left w:val="none" w:sz="0" w:space="0" w:color="auto"/>
        <w:bottom w:val="none" w:sz="0" w:space="0" w:color="auto"/>
        <w:right w:val="none" w:sz="0" w:space="0" w:color="auto"/>
      </w:divBdr>
    </w:div>
    <w:div w:id="639959501">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1934084">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610562">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550005">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2413949">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6390905">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717">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175265">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2843389">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020680">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370035">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155748">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548482">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0916697">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220179">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128657">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5940383">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193920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5794290">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783015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7827222">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3422">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5833220">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4841874">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004095">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331243">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437608">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879752">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702447">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1264022">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997903">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011336">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0897153">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46874">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528497">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8662925">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6204453">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1832788">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197">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077425">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143403">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09160">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168245">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139458">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15663">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49915018">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769195">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7075752">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2970186">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150366">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82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502642">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276264">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530820">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498956">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5852917">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302">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316403">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2919455">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119927">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019341">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217682">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4571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349554">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333596">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4794187">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508488">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0103078">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855027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799646522">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406833">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65995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500363">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5921787">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591694">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111136">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5055">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511372">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174743">
      <w:bodyDiv w:val="1"/>
      <w:marLeft w:val="0"/>
      <w:marRight w:val="0"/>
      <w:marTop w:val="0"/>
      <w:marBottom w:val="0"/>
      <w:divBdr>
        <w:top w:val="none" w:sz="0" w:space="0" w:color="auto"/>
        <w:left w:val="none" w:sz="0" w:space="0" w:color="auto"/>
        <w:bottom w:val="none" w:sz="0" w:space="0" w:color="auto"/>
        <w:right w:val="none" w:sz="0" w:space="0" w:color="auto"/>
      </w:divBdr>
    </w:div>
    <w:div w:id="1992517501">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8947481">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056617">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656176">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421855">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90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89</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88</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86</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85</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622B7C86-7604-4673-B260-9A9A4E6B4094}"/>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FB8C2F-A7E6-4022-8934-86D9163E1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7392</TotalTime>
  <Pages>36</Pages>
  <Words>23193</Words>
  <Characters>132201</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556</cp:revision>
  <dcterms:created xsi:type="dcterms:W3CDTF">2024-05-07T11:17:00Z</dcterms:created>
  <dcterms:modified xsi:type="dcterms:W3CDTF">2024-07-17T17:21:00Z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Order">
    <vt:r8>1902800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ies>
</file>