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B0FF3" w14:textId="65F08A0E" w:rsidR="00B72611" w:rsidRPr="009E19DF" w:rsidRDefault="00B72611" w:rsidP="00703812">
      <w:pPr>
        <w:pStyle w:val="ChapterTitleNumberBPBHEB"/>
      </w:pPr>
      <w:r w:rsidRPr="00030C69">
        <w:t>CHAPTER</w:t>
      </w:r>
      <w:r w:rsidRPr="009E19DF">
        <w:t xml:space="preserve"> </w:t>
      </w:r>
      <w:commentRangeStart w:id="0"/>
      <w:commentRangeStart w:id="1"/>
      <w:r w:rsidR="004E011C">
        <w:t>7</w:t>
      </w:r>
      <w:commentRangeEnd w:id="0"/>
      <w:r w:rsidR="00CD05F2">
        <w:rPr>
          <w:rStyle w:val="CommentReference"/>
          <w:rFonts w:eastAsiaTheme="minorHAnsi" w:cstheme="minorBidi"/>
          <w:bCs w:val="0"/>
          <w:smallCaps w:val="0"/>
        </w:rPr>
        <w:commentReference w:id="0"/>
      </w:r>
      <w:commentRangeEnd w:id="1"/>
      <w:r w:rsidR="00982258">
        <w:rPr>
          <w:rStyle w:val="CommentReference"/>
          <w:rFonts w:eastAsiaTheme="minorHAnsi" w:cstheme="minorBidi"/>
          <w:bCs w:val="0"/>
          <w:smallCaps w:val="0"/>
        </w:rPr>
        <w:commentReference w:id="1"/>
      </w:r>
      <w:r w:rsidRPr="009E19DF">
        <w:t xml:space="preserve"> </w:t>
      </w:r>
    </w:p>
    <w:p w14:paraId="27B72D20" w14:textId="620AD687" w:rsidR="00B72611" w:rsidRPr="008310DB" w:rsidRDefault="00A412BE" w:rsidP="00703812">
      <w:pPr>
        <w:pStyle w:val="ChapterTitleBPBHEB"/>
      </w:pPr>
      <w:r w:rsidRPr="00A412BE">
        <w:t xml:space="preserve">Developer </w:t>
      </w:r>
      <w:r w:rsidRPr="00030C69">
        <w:t>Tools</w:t>
      </w:r>
      <w:r w:rsidRPr="00A412BE">
        <w:t xml:space="preserve"> </w:t>
      </w:r>
      <w:r w:rsidR="00703812">
        <w:t>and</w:t>
      </w:r>
      <w:r w:rsidRPr="00A412BE">
        <w:rPr>
          <w:i/>
          <w:iCs/>
        </w:rPr>
        <w:t xml:space="preserve"> </w:t>
      </w:r>
      <w:r w:rsidRPr="00A412BE">
        <w:t>DevOps</w:t>
      </w:r>
      <w:r w:rsidR="00B72611" w:rsidRPr="008310DB">
        <w:t xml:space="preserve"> </w:t>
      </w:r>
    </w:p>
    <w:p w14:paraId="5C2BFA22" w14:textId="77777777" w:rsidR="00D169BC" w:rsidRDefault="00D169BC" w:rsidP="00A54A29">
      <w:pPr>
        <w:keepNext/>
        <w:keepLines/>
        <w:spacing w:before="40" w:after="0"/>
        <w:outlineLvl w:val="1"/>
        <w:rPr>
          <w:rFonts w:eastAsiaTheme="majorEastAsia" w:cstheme="majorBidi"/>
          <w:sz w:val="36"/>
          <w:szCs w:val="26"/>
        </w:rPr>
      </w:pPr>
    </w:p>
    <w:p w14:paraId="7A6FB180" w14:textId="77777777" w:rsidR="00D169BC" w:rsidRDefault="00D169BC" w:rsidP="00A54A29">
      <w:pPr>
        <w:keepNext/>
        <w:keepLines/>
        <w:spacing w:before="40" w:after="0"/>
        <w:outlineLvl w:val="1"/>
        <w:rPr>
          <w:rFonts w:eastAsiaTheme="majorEastAsia" w:cstheme="majorBidi"/>
          <w:sz w:val="36"/>
          <w:szCs w:val="26"/>
        </w:rPr>
      </w:pPr>
    </w:p>
    <w:p w14:paraId="5FF7DD92" w14:textId="77777777" w:rsidR="00D169BC" w:rsidRDefault="00D169BC" w:rsidP="00555FFB">
      <w:pPr>
        <w:pStyle w:val="NormalBPBHEB"/>
      </w:pPr>
    </w:p>
    <w:p w14:paraId="2FE2165E" w14:textId="403FC1D8" w:rsidR="003D5B30" w:rsidRDefault="003D5B30" w:rsidP="00555FFB">
      <w:pPr>
        <w:pStyle w:val="Heading1BPBHEB"/>
      </w:pPr>
      <w:commentRangeStart w:id="2"/>
      <w:commentRangeStart w:id="3"/>
      <w:r w:rsidRPr="003D5B30">
        <w:t>Introduction</w:t>
      </w:r>
      <w:commentRangeEnd w:id="2"/>
      <w:r w:rsidR="00703812">
        <w:rPr>
          <w:rStyle w:val="CommentReference"/>
          <w:rFonts w:eastAsiaTheme="minorHAnsi" w:cstheme="minorBidi"/>
          <w:b w:val="0"/>
          <w:color w:val="000000" w:themeColor="text1"/>
        </w:rPr>
        <w:commentReference w:id="2"/>
      </w:r>
      <w:commentRangeEnd w:id="3"/>
      <w:r w:rsidR="009E7A45">
        <w:rPr>
          <w:rStyle w:val="CommentReference"/>
          <w:rFonts w:eastAsiaTheme="minorHAnsi" w:cstheme="minorBidi"/>
          <w:b w:val="0"/>
          <w:color w:val="000000" w:themeColor="text1"/>
        </w:rPr>
        <w:commentReference w:id="3"/>
      </w:r>
    </w:p>
    <w:p w14:paraId="7F9D814D" w14:textId="77777777" w:rsidR="003D4A53" w:rsidRPr="001731C0" w:rsidRDefault="003D4A53" w:rsidP="009E7A45">
      <w:pPr>
        <w:pStyle w:val="NormalBPBHEB"/>
      </w:pPr>
      <w:r w:rsidRPr="00CB6A8F">
        <w:t xml:space="preserve">Chapter 7 delves into the intricacies of modern software development practices within cloud environments, exploring a spectrum of tools, methodologies, and best practices essential for efficient and scalable application deployment. The landscape of software development has evolved significantly with the advent of cloud computing, ushering in a paradigm shift towards agility, scalability, and automation. This chapter navigates through foundational principles and advanced techniques employed by developers to </w:t>
      </w:r>
      <w:r w:rsidRPr="001731C0">
        <w:t>leverage cloud-native services effectively.</w:t>
      </w:r>
    </w:p>
    <w:p w14:paraId="58766560" w14:textId="77777777" w:rsidR="003D4A53" w:rsidRPr="001731C0" w:rsidRDefault="003D4A53" w:rsidP="009E7A45">
      <w:pPr>
        <w:pStyle w:val="NormalBPBHEB"/>
      </w:pPr>
      <w:r w:rsidRPr="001731C0">
        <w:t>Software development in contemporary environments demands a robust framework that seamlessly integrates coding, testing, deployment, and management processes. With the emergence of cloud platforms like Amazon Web Services (AWS), developers are empowered with a plethora of services and tools designed to streamline the entire software development lifecycle (SDLC). From collaborative coding environments to automated CI/CD pipelines, and from secure deployment strategies to advanced monitoring and analytics, this chapter explores how these components synergistically contribute to achieving operational excellence and rapid application delivery.</w:t>
      </w:r>
    </w:p>
    <w:p w14:paraId="511BFE33" w14:textId="77777777" w:rsidR="003D4A53" w:rsidRPr="001731C0" w:rsidRDefault="003D4A53" w:rsidP="009E7A45">
      <w:pPr>
        <w:pStyle w:val="NormalBPBHEB"/>
      </w:pPr>
      <w:r w:rsidRPr="001731C0">
        <w:t xml:space="preserve">The chapter begins by examining fundamental concepts such as serverless computing, which has revolutionized application architecture by abstracting infrastructure management and enabling developers to focus solely on code. Key insights from research articles and industry reports underscore the transformative impact of serverless computing on developer productivity and operational efficiency [1]. Building upon this foundation, the discussion extends to integrated development environments (IDEs) and their pivotal role in enhancing </w:t>
      </w:r>
      <w:r w:rsidRPr="001731C0">
        <w:lastRenderedPageBreak/>
        <w:t>developer productivity through features like code completion, debugging tools, and collaborative capabilities [3], [18].</w:t>
      </w:r>
    </w:p>
    <w:p w14:paraId="39F3BAB4" w14:textId="77777777" w:rsidR="003D4A53" w:rsidRPr="001731C0" w:rsidRDefault="003D4A53" w:rsidP="009E7A45">
      <w:pPr>
        <w:pStyle w:val="NormalBPBHEB"/>
      </w:pPr>
      <w:r w:rsidRPr="001731C0">
        <w:t>Moreover, the integration of machine learning (ML) algorithms in software development practices is explored, particularly in the context of code quality improvement and automated code reviews [5], [6], [53]. These innovations not only optimize software performance but also augment the accuracy and speed of code deployment processes. The chapter further investigates the significance of artifact management tools in facilitating seamless version control and dependency management within DevOps workflows [21], [22].</w:t>
      </w:r>
    </w:p>
    <w:p w14:paraId="564E4C81" w14:textId="77777777" w:rsidR="003D4A53" w:rsidRPr="001731C0" w:rsidRDefault="003D4A53" w:rsidP="009E7A45">
      <w:pPr>
        <w:pStyle w:val="NormalBPBHEB"/>
      </w:pPr>
      <w:r w:rsidRPr="001731C0">
        <w:t xml:space="preserve">In parallel, the chapter addresses the critical aspects of continuous integration (CI) and continuous deployment (CD) methodologies, elucidating how cloud-native services such as AWS </w:t>
      </w:r>
      <w:proofErr w:type="spellStart"/>
      <w:r w:rsidRPr="001731C0">
        <w:t>CodeBuild</w:t>
      </w:r>
      <w:proofErr w:type="spellEnd"/>
      <w:r w:rsidRPr="001731C0">
        <w:t xml:space="preserve">, AWS </w:t>
      </w:r>
      <w:proofErr w:type="spellStart"/>
      <w:r w:rsidRPr="001731C0">
        <w:t>CodeCommit</w:t>
      </w:r>
      <w:proofErr w:type="spellEnd"/>
      <w:r w:rsidRPr="001731C0">
        <w:t xml:space="preserve">, and AWS </w:t>
      </w:r>
      <w:proofErr w:type="spellStart"/>
      <w:r w:rsidRPr="001731C0">
        <w:t>CodePipeline</w:t>
      </w:r>
      <w:proofErr w:type="spellEnd"/>
      <w:r w:rsidRPr="001731C0">
        <w:t xml:space="preserve"> automate build, test, and deployment tasks [24], [27], [32]. Best practices for secure CI/CD pipelines are highlighted, emphasizing the importance of robust security measures in cloud environments [34].</w:t>
      </w:r>
    </w:p>
    <w:p w14:paraId="14D9C4C9" w14:textId="77777777" w:rsidR="003D4A53" w:rsidRPr="001731C0" w:rsidRDefault="003D4A53" w:rsidP="009E7A45">
      <w:pPr>
        <w:pStyle w:val="NormalBPBHEB"/>
      </w:pPr>
      <w:r w:rsidRPr="001731C0">
        <w:t>The discussion then shifts towards advanced deployment strategies and orchestration techniques, underscoring the role of infrastructure as code (</w:t>
      </w:r>
      <w:proofErr w:type="spellStart"/>
      <w:r w:rsidRPr="001731C0">
        <w:t>IaC</w:t>
      </w:r>
      <w:proofErr w:type="spellEnd"/>
      <w:r w:rsidRPr="001731C0">
        <w:t>) in provisioning and managing cloud resources programmatically [13], [15]. Tools like AWS CloudFormation and AWS Cloud Control API are examined for their efficacy in achieving infrastructure scalability and consistency [14], [16].</w:t>
      </w:r>
    </w:p>
    <w:p w14:paraId="015F1749" w14:textId="77777777" w:rsidR="003D4A53" w:rsidRPr="001731C0" w:rsidRDefault="003D4A53" w:rsidP="009E7A45">
      <w:pPr>
        <w:pStyle w:val="NormalBPBHEB"/>
      </w:pPr>
      <w:r w:rsidRPr="001731C0">
        <w:t>Furthermore, the chapter explores emerging trends such as chaos engineering and resilience testing, which play a pivotal role in fortifying cloud-native applications against potential failures and disruptions [45], [46]. The adoption of these proactive testing methodologies ensures the reliability and fault tolerance of distributed systems deployed in cloud environments.</w:t>
      </w:r>
    </w:p>
    <w:p w14:paraId="380CEAD7" w14:textId="6C1C1158" w:rsidR="003D4A53" w:rsidRPr="001731C0" w:rsidRDefault="003D4A53" w:rsidP="009E7A45">
      <w:pPr>
        <w:pStyle w:val="NormalBPBHEB"/>
      </w:pPr>
      <w:r w:rsidRPr="001731C0">
        <w:t xml:space="preserve">Lastly, the chapter </w:t>
      </w:r>
      <w:r w:rsidR="00982258" w:rsidRPr="001731C0">
        <w:t>elucidates</w:t>
      </w:r>
      <w:r w:rsidRPr="001731C0">
        <w:t xml:space="preserve"> event-driven architectures (EDA) and their significance in building scalable and responsive applications that can handle dynamic workloads efficiently [63], [65]. AWS services like Amazon SNS and AWS Step Functions are discussed in the context of orchestrating microservices and enabling seamless communication across distributed systems [56], [73].</w:t>
      </w:r>
    </w:p>
    <w:p w14:paraId="629A1119" w14:textId="4B0054E1" w:rsidR="003D4A53" w:rsidRPr="001731C0" w:rsidRDefault="003D4A53" w:rsidP="009E7A45">
      <w:pPr>
        <w:pStyle w:val="NormalBPBHEB"/>
      </w:pPr>
      <w:r w:rsidRPr="001731C0">
        <w:t xml:space="preserve">In </w:t>
      </w:r>
      <w:r w:rsidR="004C08EC" w:rsidRPr="001731C0">
        <w:t>summary</w:t>
      </w:r>
      <w:r w:rsidRPr="001731C0">
        <w:t>, Chapter 7 offers a comprehensive overview of the tools, techniques, and strategies essential for modern software development in cloud environments. By leveraging AWS services and industry best practices, developers can navigate complexities, streamline workflows, and accelerate the pace of innovation while maintaining robust security and scalability standards.</w:t>
      </w:r>
    </w:p>
    <w:p w14:paraId="340131F3" w14:textId="77777777" w:rsidR="00703812" w:rsidRPr="001F0F2A" w:rsidRDefault="007038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Structure </w:t>
      </w:r>
    </w:p>
    <w:p w14:paraId="2CE5FF23" w14:textId="77777777" w:rsidR="00703812" w:rsidRDefault="00703812" w:rsidP="00703812">
      <w:pPr>
        <w:pStyle w:val="NormalBPBHEB"/>
      </w:pPr>
      <w:r>
        <w:t xml:space="preserve">In this chapter, we will go through the following </w:t>
      </w:r>
      <w:commentRangeStart w:id="4"/>
      <w:commentRangeStart w:id="5"/>
      <w:commentRangeStart w:id="6"/>
      <w:commentRangeStart w:id="7"/>
      <w:r>
        <w:t>topics</w:t>
      </w:r>
      <w:commentRangeEnd w:id="4"/>
      <w:r>
        <w:rPr>
          <w:rStyle w:val="CommentReference"/>
          <w:rFonts w:asciiTheme="minorHAnsi" w:eastAsiaTheme="minorHAnsi" w:hAnsiTheme="minorHAnsi" w:cstheme="minorBidi"/>
        </w:rPr>
        <w:commentReference w:id="4"/>
      </w:r>
      <w:commentRangeEnd w:id="5"/>
      <w:commentRangeEnd w:id="6"/>
      <w:commentRangeEnd w:id="7"/>
      <w:r w:rsidR="00910FFE">
        <w:rPr>
          <w:rStyle w:val="CommentReference"/>
          <w:rFonts w:eastAsiaTheme="minorHAnsi" w:cstheme="minorBidi"/>
        </w:rPr>
        <w:commentReference w:id="5"/>
      </w:r>
      <w:r w:rsidR="004120C0">
        <w:rPr>
          <w:rStyle w:val="CommentReference"/>
          <w:rFonts w:eastAsiaTheme="minorHAnsi" w:cstheme="minorBidi"/>
        </w:rPr>
        <w:commentReference w:id="6"/>
      </w:r>
      <w:r w:rsidR="00910FFE">
        <w:rPr>
          <w:rStyle w:val="CommentReference"/>
          <w:rFonts w:eastAsiaTheme="minorHAnsi" w:cstheme="minorBidi"/>
        </w:rPr>
        <w:commentReference w:id="7"/>
      </w:r>
      <w:r>
        <w:t xml:space="preserve">: </w:t>
      </w:r>
    </w:p>
    <w:p w14:paraId="5779CF43" w14:textId="77777777" w:rsidR="001F211F" w:rsidRDefault="001F211F" w:rsidP="00273BC7">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Developer Tools</w:t>
      </w:r>
    </w:p>
    <w:p w14:paraId="77111E5E"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Amazon </w:t>
      </w:r>
      <w:proofErr w:type="spellStart"/>
      <w:r w:rsidRPr="001F211F">
        <w:rPr>
          <w:rFonts w:ascii="Times New Roman" w:eastAsia="Times New Roman" w:hAnsi="Times New Roman" w:cs="Times New Roman"/>
          <w:color w:val="404040"/>
          <w:sz w:val="24"/>
          <w:szCs w:val="24"/>
          <w:lang w:val="en-GB"/>
        </w:rPr>
        <w:t>CodeCatalyst</w:t>
      </w:r>
      <w:proofErr w:type="spellEnd"/>
      <w:r w:rsidRPr="001F211F">
        <w:rPr>
          <w:rFonts w:ascii="Times New Roman" w:eastAsia="Times New Roman" w:hAnsi="Times New Roman" w:cs="Times New Roman"/>
          <w:color w:val="404040"/>
          <w:sz w:val="24"/>
          <w:szCs w:val="24"/>
          <w:lang w:val="en-GB"/>
        </w:rPr>
        <w:t xml:space="preserve"> </w:t>
      </w:r>
    </w:p>
    <w:p w14:paraId="66C704F7"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Amazon </w:t>
      </w:r>
      <w:proofErr w:type="spellStart"/>
      <w:r w:rsidRPr="001F211F">
        <w:rPr>
          <w:rFonts w:ascii="Times New Roman" w:eastAsia="Times New Roman" w:hAnsi="Times New Roman" w:cs="Times New Roman"/>
          <w:color w:val="404040"/>
          <w:sz w:val="24"/>
          <w:szCs w:val="24"/>
          <w:lang w:val="en-GB"/>
        </w:rPr>
        <w:t>CodeGuru</w:t>
      </w:r>
      <w:proofErr w:type="spellEnd"/>
    </w:p>
    <w:p w14:paraId="7C166BA4"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lastRenderedPageBreak/>
        <w:t xml:space="preserve">Amazon </w:t>
      </w:r>
      <w:proofErr w:type="spellStart"/>
      <w:r w:rsidRPr="001F211F">
        <w:rPr>
          <w:rFonts w:ascii="Times New Roman" w:eastAsia="Times New Roman" w:hAnsi="Times New Roman" w:cs="Times New Roman"/>
          <w:color w:val="404040"/>
          <w:sz w:val="24"/>
          <w:szCs w:val="24"/>
          <w:lang w:val="en-GB"/>
        </w:rPr>
        <w:t>Corretto</w:t>
      </w:r>
      <w:proofErr w:type="spellEnd"/>
    </w:p>
    <w:p w14:paraId="032C72B6"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Cloud Control API</w:t>
      </w:r>
    </w:p>
    <w:p w14:paraId="5B39549B"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Cloud Development Kit (CDK)</w:t>
      </w:r>
    </w:p>
    <w:p w14:paraId="416FA9C2"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Cloud9</w:t>
      </w:r>
    </w:p>
    <w:p w14:paraId="73D05416"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AWS </w:t>
      </w:r>
      <w:proofErr w:type="spellStart"/>
      <w:r w:rsidRPr="001F211F">
        <w:rPr>
          <w:rFonts w:ascii="Times New Roman" w:eastAsia="Times New Roman" w:hAnsi="Times New Roman" w:cs="Times New Roman"/>
          <w:color w:val="404040"/>
          <w:sz w:val="24"/>
          <w:szCs w:val="24"/>
          <w:lang w:val="en-GB"/>
        </w:rPr>
        <w:t>CloudShell</w:t>
      </w:r>
      <w:proofErr w:type="spellEnd"/>
    </w:p>
    <w:p w14:paraId="1A36BD51"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AWS </w:t>
      </w:r>
      <w:proofErr w:type="spellStart"/>
      <w:r w:rsidRPr="001F211F">
        <w:rPr>
          <w:rFonts w:ascii="Times New Roman" w:eastAsia="Times New Roman" w:hAnsi="Times New Roman" w:cs="Times New Roman"/>
          <w:color w:val="404040"/>
          <w:sz w:val="24"/>
          <w:szCs w:val="24"/>
          <w:lang w:val="en-GB"/>
        </w:rPr>
        <w:t>CodeArtifact</w:t>
      </w:r>
      <w:proofErr w:type="spellEnd"/>
    </w:p>
    <w:p w14:paraId="41098080"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AWS </w:t>
      </w:r>
      <w:proofErr w:type="spellStart"/>
      <w:r w:rsidRPr="001F211F">
        <w:rPr>
          <w:rFonts w:ascii="Times New Roman" w:eastAsia="Times New Roman" w:hAnsi="Times New Roman" w:cs="Times New Roman"/>
          <w:color w:val="404040"/>
          <w:sz w:val="24"/>
          <w:szCs w:val="24"/>
          <w:lang w:val="en-GB"/>
        </w:rPr>
        <w:t>CodeBuild</w:t>
      </w:r>
      <w:proofErr w:type="spellEnd"/>
    </w:p>
    <w:p w14:paraId="2493918F"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AWS </w:t>
      </w:r>
      <w:proofErr w:type="spellStart"/>
      <w:r w:rsidRPr="001F211F">
        <w:rPr>
          <w:rFonts w:ascii="Times New Roman" w:eastAsia="Times New Roman" w:hAnsi="Times New Roman" w:cs="Times New Roman"/>
          <w:color w:val="404040"/>
          <w:sz w:val="24"/>
          <w:szCs w:val="24"/>
          <w:lang w:val="en-GB"/>
        </w:rPr>
        <w:t>CodeCommit</w:t>
      </w:r>
      <w:proofErr w:type="spellEnd"/>
    </w:p>
    <w:p w14:paraId="4C43D35F"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AWS </w:t>
      </w:r>
      <w:proofErr w:type="spellStart"/>
      <w:r w:rsidRPr="001F211F">
        <w:rPr>
          <w:rFonts w:ascii="Times New Roman" w:eastAsia="Times New Roman" w:hAnsi="Times New Roman" w:cs="Times New Roman"/>
          <w:color w:val="404040"/>
          <w:sz w:val="24"/>
          <w:szCs w:val="24"/>
          <w:lang w:val="en-GB"/>
        </w:rPr>
        <w:t>CodeDeploy</w:t>
      </w:r>
      <w:proofErr w:type="spellEnd"/>
    </w:p>
    <w:p w14:paraId="6110B4BB"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AWS </w:t>
      </w:r>
      <w:proofErr w:type="spellStart"/>
      <w:r w:rsidRPr="001F211F">
        <w:rPr>
          <w:rFonts w:ascii="Times New Roman" w:eastAsia="Times New Roman" w:hAnsi="Times New Roman" w:cs="Times New Roman"/>
          <w:color w:val="404040"/>
          <w:sz w:val="24"/>
          <w:szCs w:val="24"/>
          <w:lang w:val="en-GB"/>
        </w:rPr>
        <w:t>CodePipeline</w:t>
      </w:r>
      <w:proofErr w:type="spellEnd"/>
    </w:p>
    <w:p w14:paraId="58F2663D"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AWS </w:t>
      </w:r>
      <w:proofErr w:type="spellStart"/>
      <w:r w:rsidRPr="001F211F">
        <w:rPr>
          <w:rFonts w:ascii="Times New Roman" w:eastAsia="Times New Roman" w:hAnsi="Times New Roman" w:cs="Times New Roman"/>
          <w:color w:val="404040"/>
          <w:sz w:val="24"/>
          <w:szCs w:val="24"/>
          <w:lang w:val="en-GB"/>
        </w:rPr>
        <w:t>CodeStar</w:t>
      </w:r>
      <w:proofErr w:type="spellEnd"/>
    </w:p>
    <w:p w14:paraId="6649191C"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Command Line Interface (CLI)</w:t>
      </w:r>
    </w:p>
    <w:p w14:paraId="1D55370B"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Device Farm</w:t>
      </w:r>
    </w:p>
    <w:p w14:paraId="692D5BBD"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Fault Injection Simulator</w:t>
      </w:r>
    </w:p>
    <w:p w14:paraId="0C254B16"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Tools and SDKs</w:t>
      </w:r>
    </w:p>
    <w:p w14:paraId="0DBE5447"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X-Ray</w:t>
      </w:r>
    </w:p>
    <w:p w14:paraId="59B3CDA1"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Amazon </w:t>
      </w:r>
      <w:proofErr w:type="spellStart"/>
      <w:r w:rsidRPr="001F211F">
        <w:rPr>
          <w:rFonts w:ascii="Times New Roman" w:eastAsia="Times New Roman" w:hAnsi="Times New Roman" w:cs="Times New Roman"/>
          <w:color w:val="404040"/>
          <w:sz w:val="24"/>
          <w:szCs w:val="24"/>
          <w:lang w:val="en-GB"/>
        </w:rPr>
        <w:t>CodeWhisperer</w:t>
      </w:r>
      <w:proofErr w:type="spellEnd"/>
    </w:p>
    <w:p w14:paraId="61E48F46" w14:textId="77777777" w:rsidR="001F211F" w:rsidRDefault="001F211F" w:rsidP="00534F46">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273BC7">
        <w:rPr>
          <w:rFonts w:ascii="Times New Roman" w:eastAsia="Times New Roman" w:hAnsi="Times New Roman" w:cs="Times New Roman"/>
          <w:color w:val="404040"/>
          <w:sz w:val="24"/>
          <w:szCs w:val="24"/>
          <w:lang w:val="en-GB"/>
        </w:rPr>
        <w:t>Application Integration</w:t>
      </w:r>
    </w:p>
    <w:p w14:paraId="18595EF4"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Application Integration</w:t>
      </w:r>
    </w:p>
    <w:p w14:paraId="379C670C"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 xml:space="preserve">Amazon </w:t>
      </w:r>
      <w:proofErr w:type="spellStart"/>
      <w:r w:rsidRPr="00273BC7">
        <w:rPr>
          <w:rFonts w:ascii="Times New Roman" w:eastAsia="Times New Roman" w:hAnsi="Times New Roman" w:cs="Times New Roman"/>
          <w:color w:val="404040"/>
          <w:lang w:val="en-GB"/>
        </w:rPr>
        <w:t>AppFlow</w:t>
      </w:r>
      <w:proofErr w:type="spellEnd"/>
    </w:p>
    <w:p w14:paraId="0629F7E0"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 xml:space="preserve">Amazon </w:t>
      </w:r>
      <w:proofErr w:type="spellStart"/>
      <w:r w:rsidRPr="00273BC7">
        <w:rPr>
          <w:rFonts w:ascii="Times New Roman" w:eastAsia="Times New Roman" w:hAnsi="Times New Roman" w:cs="Times New Roman"/>
          <w:color w:val="404040"/>
          <w:lang w:val="en-GB"/>
        </w:rPr>
        <w:t>EventBridge</w:t>
      </w:r>
      <w:proofErr w:type="spellEnd"/>
    </w:p>
    <w:p w14:paraId="13170EEA"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Managed Workflows for Apache Airflow (MWAA)</w:t>
      </w:r>
    </w:p>
    <w:p w14:paraId="76A3E5DF"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MQ</w:t>
      </w:r>
    </w:p>
    <w:p w14:paraId="08B68511"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Simple Notification Service (SNS)</w:t>
      </w:r>
    </w:p>
    <w:p w14:paraId="5D1B83C3"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Simple Queue Service (SQS)</w:t>
      </w:r>
    </w:p>
    <w:p w14:paraId="039ABE96"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Managed message queues</w:t>
      </w:r>
    </w:p>
    <w:p w14:paraId="628E45CD"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Application Integration</w:t>
      </w:r>
    </w:p>
    <w:p w14:paraId="0718A3FD"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AWS Step Functions</w:t>
      </w:r>
    </w:p>
    <w:p w14:paraId="5757E492" w14:textId="77777777" w:rsidR="001F211F" w:rsidRPr="001F211F" w:rsidRDefault="001F211F" w:rsidP="00273BC7">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Containers</w:t>
      </w:r>
    </w:p>
    <w:p w14:paraId="61E88FB3"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Elastic Container Registry (ECR)</w:t>
      </w:r>
    </w:p>
    <w:p w14:paraId="31DDBDFD"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Elastic Container Service (ECS)</w:t>
      </w:r>
    </w:p>
    <w:p w14:paraId="22CE6555"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Elastic Kubernetes Service (EKS)</w:t>
      </w:r>
    </w:p>
    <w:p w14:paraId="63124039"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AWS App2Container</w:t>
      </w:r>
    </w:p>
    <w:p w14:paraId="4E36BC73"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AWS Copilot</w:t>
      </w:r>
    </w:p>
    <w:p w14:paraId="24E85747"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 xml:space="preserve">AWS </w:t>
      </w:r>
      <w:proofErr w:type="spellStart"/>
      <w:r w:rsidRPr="00273BC7">
        <w:rPr>
          <w:rFonts w:ascii="Times New Roman" w:eastAsia="Times New Roman" w:hAnsi="Times New Roman" w:cs="Times New Roman"/>
          <w:color w:val="404040"/>
          <w:lang w:val="en-GB"/>
        </w:rPr>
        <w:t>Fargate</w:t>
      </w:r>
      <w:proofErr w:type="spellEnd"/>
    </w:p>
    <w:p w14:paraId="00690DEC"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Red Hat OpenShift Service on AWS</w:t>
      </w:r>
    </w:p>
    <w:p w14:paraId="5947C304"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 xml:space="preserve">Managed OpenShift in the cloud </w:t>
      </w:r>
    </w:p>
    <w:p w14:paraId="311157B5" w14:textId="77777777" w:rsidR="001F211F" w:rsidRPr="001F211F" w:rsidRDefault="001F211F" w:rsidP="00273BC7">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Robotics</w:t>
      </w:r>
    </w:p>
    <w:p w14:paraId="015E8829"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 xml:space="preserve">AWS </w:t>
      </w:r>
      <w:proofErr w:type="spellStart"/>
      <w:r w:rsidRPr="00273BC7">
        <w:rPr>
          <w:rFonts w:ascii="Times New Roman" w:eastAsia="Times New Roman" w:hAnsi="Times New Roman" w:cs="Times New Roman"/>
          <w:color w:val="404040"/>
          <w:lang w:val="en-GB"/>
        </w:rPr>
        <w:t>RoboMaker</w:t>
      </w:r>
      <w:proofErr w:type="spellEnd"/>
    </w:p>
    <w:p w14:paraId="229A325C" w14:textId="77777777" w:rsidR="001F211F" w:rsidRPr="001F211F" w:rsidRDefault="001F211F" w:rsidP="00273BC7">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Quantum Technologies</w:t>
      </w:r>
    </w:p>
    <w:p w14:paraId="108AC65F" w14:textId="77777777" w:rsidR="001F211F" w:rsidRPr="001F211F" w:rsidRDefault="001F211F" w:rsidP="00273BC7">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Amazon </w:t>
      </w:r>
      <w:proofErr w:type="spellStart"/>
      <w:r w:rsidRPr="001F211F">
        <w:rPr>
          <w:rFonts w:ascii="Times New Roman" w:eastAsia="Times New Roman" w:hAnsi="Times New Roman" w:cs="Times New Roman"/>
          <w:color w:val="404040"/>
          <w:sz w:val="24"/>
          <w:szCs w:val="24"/>
          <w:lang w:val="en-GB"/>
        </w:rPr>
        <w:t>Braket</w:t>
      </w:r>
      <w:proofErr w:type="spellEnd"/>
    </w:p>
    <w:p w14:paraId="267D8DAE" w14:textId="77777777" w:rsidR="001F211F" w:rsidRDefault="001F211F" w:rsidP="00703812">
      <w:pPr>
        <w:pStyle w:val="NormalBPBHEB"/>
      </w:pPr>
    </w:p>
    <w:p w14:paraId="6A79DDAB" w14:textId="77777777" w:rsidR="00703812" w:rsidRPr="001F0F2A" w:rsidRDefault="00703812" w:rsidP="001F0F2A">
      <w:pPr>
        <w:keepNext/>
        <w:keepLines/>
        <w:spacing w:before="40" w:after="0"/>
        <w:outlineLvl w:val="1"/>
        <w:rPr>
          <w:rFonts w:eastAsiaTheme="majorEastAsia" w:cstheme="majorBidi"/>
          <w:sz w:val="36"/>
          <w:szCs w:val="26"/>
        </w:rPr>
      </w:pPr>
      <w:commentRangeStart w:id="8"/>
      <w:commentRangeStart w:id="9"/>
      <w:r w:rsidRPr="001F0F2A">
        <w:rPr>
          <w:rFonts w:eastAsiaTheme="majorEastAsia" w:cstheme="majorBidi"/>
          <w:sz w:val="36"/>
          <w:szCs w:val="26"/>
        </w:rPr>
        <w:lastRenderedPageBreak/>
        <w:t>Objectives</w:t>
      </w:r>
      <w:commentRangeEnd w:id="8"/>
      <w:r w:rsidRPr="001F0F2A">
        <w:rPr>
          <w:rFonts w:eastAsiaTheme="majorEastAsia" w:cstheme="majorBidi"/>
          <w:sz w:val="36"/>
          <w:szCs w:val="26"/>
        </w:rPr>
        <w:commentReference w:id="8"/>
      </w:r>
      <w:commentRangeEnd w:id="9"/>
      <w:r w:rsidR="00B03188">
        <w:rPr>
          <w:rStyle w:val="CommentReference"/>
        </w:rPr>
        <w:commentReference w:id="9"/>
      </w:r>
      <w:r w:rsidRPr="001F0F2A">
        <w:rPr>
          <w:rFonts w:eastAsiaTheme="majorEastAsia" w:cstheme="majorBidi"/>
          <w:sz w:val="36"/>
          <w:szCs w:val="26"/>
        </w:rPr>
        <w:t xml:space="preserve"> </w:t>
      </w:r>
    </w:p>
    <w:p w14:paraId="4FEF0AC1" w14:textId="77777777" w:rsidR="004308E6" w:rsidRPr="004308E6" w:rsidRDefault="004308E6" w:rsidP="004308E6">
      <w:pPr>
        <w:pStyle w:val="NormalBPBHEB"/>
      </w:pPr>
      <w:r w:rsidRPr="004308E6">
        <w:t>Module 7 of this text is designed to equip readers with a deep understanding of contemporary software development practices within cloud environments, focusing on Amazon Web Services (AWS) as a primary platform. The module explores a wide array of tools, methodologies, and best practices essential for efficient and scalable application development and deployment. By the end of this module, readers will gain practical insights and skills in the following areas:</w:t>
      </w:r>
    </w:p>
    <w:p w14:paraId="207C640F" w14:textId="77777777" w:rsidR="004308E6" w:rsidRPr="004308E6" w:rsidRDefault="004308E6" w:rsidP="004308E6">
      <w:pPr>
        <w:pStyle w:val="NormalBPBHEB"/>
        <w:numPr>
          <w:ilvl w:val="0"/>
          <w:numId w:val="137"/>
        </w:numPr>
      </w:pPr>
      <w:r w:rsidRPr="004308E6">
        <w:rPr>
          <w:b/>
          <w:bCs/>
        </w:rPr>
        <w:t>Understanding Serverless Computing</w:t>
      </w:r>
      <w:r w:rsidRPr="004308E6">
        <w:t>: Readers will comprehend the principles and advantages of serverless computing, including its impact on developer productivity and operational efficiency in cloud-native applications.</w:t>
      </w:r>
    </w:p>
    <w:p w14:paraId="5F175409" w14:textId="77777777" w:rsidR="004308E6" w:rsidRPr="004308E6" w:rsidRDefault="004308E6" w:rsidP="004308E6">
      <w:pPr>
        <w:pStyle w:val="NormalBPBHEB"/>
        <w:numPr>
          <w:ilvl w:val="0"/>
          <w:numId w:val="137"/>
        </w:numPr>
      </w:pPr>
      <w:r w:rsidRPr="004308E6">
        <w:rPr>
          <w:b/>
          <w:bCs/>
        </w:rPr>
        <w:t>Utilizing Integrated Development Environments (IDEs)</w:t>
      </w:r>
      <w:r w:rsidRPr="004308E6">
        <w:t>: Skills will be developed in using IDEs to enhance coding efficiency, collaborate effectively, and utilize debugging tools for rapid software development.</w:t>
      </w:r>
    </w:p>
    <w:p w14:paraId="1CFFCD24" w14:textId="77777777" w:rsidR="004308E6" w:rsidRPr="004308E6" w:rsidRDefault="004308E6" w:rsidP="004308E6">
      <w:pPr>
        <w:pStyle w:val="NormalBPBHEB"/>
        <w:numPr>
          <w:ilvl w:val="0"/>
          <w:numId w:val="137"/>
        </w:numPr>
      </w:pPr>
      <w:r w:rsidRPr="004308E6">
        <w:rPr>
          <w:b/>
          <w:bCs/>
        </w:rPr>
        <w:t>Implementing Machine Learning (ML) in Software Development</w:t>
      </w:r>
      <w:r w:rsidRPr="004308E6">
        <w:t>: Readers will learn to integrate machine learning algorithms for tasks such as code quality improvement, automated code reviews, and performance optimization.</w:t>
      </w:r>
    </w:p>
    <w:p w14:paraId="1C6D98D3" w14:textId="77777777" w:rsidR="004308E6" w:rsidRPr="004308E6" w:rsidRDefault="004308E6" w:rsidP="004308E6">
      <w:pPr>
        <w:pStyle w:val="NormalBPBHEB"/>
        <w:numPr>
          <w:ilvl w:val="0"/>
          <w:numId w:val="137"/>
        </w:numPr>
      </w:pPr>
      <w:r w:rsidRPr="004308E6">
        <w:rPr>
          <w:b/>
          <w:bCs/>
        </w:rPr>
        <w:t>Managing Artifacts and Dependencies</w:t>
      </w:r>
      <w:r w:rsidRPr="004308E6">
        <w:t xml:space="preserve">: Skills will be acquired in managing artifacts, version control, and dependencies using AWS tools like </w:t>
      </w:r>
      <w:proofErr w:type="spellStart"/>
      <w:r w:rsidRPr="004308E6">
        <w:t>CodeArtifact</w:t>
      </w:r>
      <w:proofErr w:type="spellEnd"/>
      <w:r w:rsidRPr="004308E6">
        <w:t>, ensuring reliable and consistent software builds.</w:t>
      </w:r>
    </w:p>
    <w:p w14:paraId="338C99B7" w14:textId="77777777" w:rsidR="004308E6" w:rsidRPr="004308E6" w:rsidRDefault="004308E6" w:rsidP="004308E6">
      <w:pPr>
        <w:pStyle w:val="NormalBPBHEB"/>
        <w:numPr>
          <w:ilvl w:val="0"/>
          <w:numId w:val="137"/>
        </w:numPr>
      </w:pPr>
      <w:r w:rsidRPr="004308E6">
        <w:rPr>
          <w:b/>
          <w:bCs/>
        </w:rPr>
        <w:t>Implementing Continuous Integration and Continuous Deployment (CI/CD)</w:t>
      </w:r>
      <w:r w:rsidRPr="004308E6">
        <w:t xml:space="preserve">: Techniques for automating build, test, and deployment pipelines using AWS </w:t>
      </w:r>
      <w:proofErr w:type="spellStart"/>
      <w:r w:rsidRPr="004308E6">
        <w:t>CodeBuild</w:t>
      </w:r>
      <w:proofErr w:type="spellEnd"/>
      <w:r w:rsidRPr="004308E6">
        <w:t xml:space="preserve">, </w:t>
      </w:r>
      <w:proofErr w:type="spellStart"/>
      <w:r w:rsidRPr="004308E6">
        <w:t>CodeCommit</w:t>
      </w:r>
      <w:proofErr w:type="spellEnd"/>
      <w:r w:rsidRPr="004308E6">
        <w:t xml:space="preserve">, and </w:t>
      </w:r>
      <w:proofErr w:type="spellStart"/>
      <w:r w:rsidRPr="004308E6">
        <w:t>CodePipeline</w:t>
      </w:r>
      <w:proofErr w:type="spellEnd"/>
      <w:r w:rsidRPr="004308E6">
        <w:t xml:space="preserve"> will be mastered, along with best practices for secure CI/CD pipelines.</w:t>
      </w:r>
    </w:p>
    <w:p w14:paraId="33F1CAC3" w14:textId="77777777" w:rsidR="004308E6" w:rsidRPr="004308E6" w:rsidRDefault="004308E6" w:rsidP="004308E6">
      <w:pPr>
        <w:pStyle w:val="NormalBPBHEB"/>
        <w:numPr>
          <w:ilvl w:val="0"/>
          <w:numId w:val="137"/>
        </w:numPr>
      </w:pPr>
      <w:r w:rsidRPr="004308E6">
        <w:rPr>
          <w:b/>
          <w:bCs/>
        </w:rPr>
        <w:t>Deploying Infrastructure as Code (</w:t>
      </w:r>
      <w:proofErr w:type="spellStart"/>
      <w:r w:rsidRPr="004308E6">
        <w:rPr>
          <w:b/>
          <w:bCs/>
        </w:rPr>
        <w:t>IaC</w:t>
      </w:r>
      <w:proofErr w:type="spellEnd"/>
      <w:r w:rsidRPr="004308E6">
        <w:rPr>
          <w:b/>
          <w:bCs/>
        </w:rPr>
        <w:t>)</w:t>
      </w:r>
      <w:r w:rsidRPr="004308E6">
        <w:t>: Proficiency will be gained in using AWS CloudFormation and Cloud Control API to provision and manage cloud resources programmatically, ensuring scalability and reproducibility.</w:t>
      </w:r>
    </w:p>
    <w:p w14:paraId="5DFC670A" w14:textId="77777777" w:rsidR="004308E6" w:rsidRPr="004308E6" w:rsidRDefault="004308E6" w:rsidP="004308E6">
      <w:pPr>
        <w:pStyle w:val="NormalBPBHEB"/>
        <w:numPr>
          <w:ilvl w:val="0"/>
          <w:numId w:val="137"/>
        </w:numPr>
      </w:pPr>
      <w:r w:rsidRPr="004308E6">
        <w:rPr>
          <w:b/>
          <w:bCs/>
        </w:rPr>
        <w:t>Implementing Advanced Deployment Strategies</w:t>
      </w:r>
      <w:r w:rsidRPr="004308E6">
        <w:t>: Readers will understand advanced deployment strategies and orchestration techniques, including blue/green deployments and canary releases, to achieve zero-downtime deployments and minimize risks.</w:t>
      </w:r>
    </w:p>
    <w:p w14:paraId="3709E06C" w14:textId="77777777" w:rsidR="004308E6" w:rsidRPr="004308E6" w:rsidRDefault="004308E6" w:rsidP="004308E6">
      <w:pPr>
        <w:pStyle w:val="NormalBPBHEB"/>
        <w:numPr>
          <w:ilvl w:val="0"/>
          <w:numId w:val="137"/>
        </w:numPr>
      </w:pPr>
      <w:r w:rsidRPr="004308E6">
        <w:rPr>
          <w:b/>
          <w:bCs/>
        </w:rPr>
        <w:t>Testing Resilience and Fault Tolerance</w:t>
      </w:r>
      <w:r w:rsidRPr="004308E6">
        <w:t>: Skills will be developed in chaos engineering and resilience testing methodologies to ensure the reliability and fault tolerance of cloud-based applications.</w:t>
      </w:r>
    </w:p>
    <w:p w14:paraId="10F35765" w14:textId="77777777" w:rsidR="004308E6" w:rsidRPr="004308E6" w:rsidRDefault="004308E6" w:rsidP="004308E6">
      <w:pPr>
        <w:pStyle w:val="NormalBPBHEB"/>
        <w:numPr>
          <w:ilvl w:val="0"/>
          <w:numId w:val="137"/>
        </w:numPr>
      </w:pPr>
      <w:r w:rsidRPr="004308E6">
        <w:rPr>
          <w:b/>
          <w:bCs/>
        </w:rPr>
        <w:t>Building Event-Driven Architectures (EDA)</w:t>
      </w:r>
      <w:r w:rsidRPr="004308E6">
        <w:t>: Techniques for designing and implementing event-driven architectures using AWS services like SNS and Step Functions will be covered, enabling scalable and responsive applications.</w:t>
      </w:r>
    </w:p>
    <w:p w14:paraId="626C6E18" w14:textId="77777777" w:rsidR="004308E6" w:rsidRPr="004308E6" w:rsidRDefault="004308E6" w:rsidP="004308E6">
      <w:pPr>
        <w:pStyle w:val="NormalBPBHEB"/>
        <w:numPr>
          <w:ilvl w:val="0"/>
          <w:numId w:val="137"/>
        </w:numPr>
      </w:pPr>
      <w:r w:rsidRPr="004308E6">
        <w:rPr>
          <w:b/>
          <w:bCs/>
        </w:rPr>
        <w:t>Integration of DevOps Practices</w:t>
      </w:r>
      <w:r w:rsidRPr="004308E6">
        <w:t>: Readers will learn how to integrate DevOps practices effectively with AWS services to streamline collaboration, automate workflows, and accelerate the software development lifecycle.</w:t>
      </w:r>
    </w:p>
    <w:p w14:paraId="6039D085" w14:textId="01A202C2" w:rsidR="00703812" w:rsidRDefault="004308E6" w:rsidP="00703812">
      <w:pPr>
        <w:pStyle w:val="NormalBPBHEB"/>
      </w:pPr>
      <w:r w:rsidRPr="004308E6">
        <w:t>By mastering these skills, readers will be equipped to leverage AWS effectively in building robust, scalable, and secure cloud-native applications, thereby enhancing their capabilities as proficient developers in modern cloud environments.</w:t>
      </w:r>
    </w:p>
    <w:p w14:paraId="59B8CA22" w14:textId="6B272044"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Developer </w:t>
      </w:r>
      <w:r w:rsidR="00703812" w:rsidRPr="001F0F2A">
        <w:rPr>
          <w:rFonts w:eastAsiaTheme="majorEastAsia" w:cstheme="majorBidi"/>
          <w:sz w:val="36"/>
          <w:szCs w:val="26"/>
        </w:rPr>
        <w:t>tools</w:t>
      </w:r>
    </w:p>
    <w:p w14:paraId="212F7157" w14:textId="4317BF51" w:rsidR="009F5D45" w:rsidRDefault="009F5D45" w:rsidP="00F24A0A">
      <w:pPr>
        <w:pStyle w:val="NormalBPBHEB"/>
      </w:pPr>
      <w:r w:rsidRPr="009F5D45">
        <w:t xml:space="preserve">The developer tools landscape within AWS is vast and dynamic. In this chapter, we will delve into a multitude of services designed to enhance productivity, streamline development workflows, and ensure code quality. From the AI-driven recommendations of Amazon </w:t>
      </w:r>
      <w:proofErr w:type="spellStart"/>
      <w:r w:rsidRPr="009F5D45">
        <w:t>CodeGuru</w:t>
      </w:r>
      <w:proofErr w:type="spellEnd"/>
      <w:r w:rsidRPr="009F5D45">
        <w:t xml:space="preserve"> to the robust development experience of Amazon </w:t>
      </w:r>
      <w:r w:rsidRPr="00555FFB">
        <w:rPr>
          <w:b/>
          <w:bCs/>
        </w:rPr>
        <w:t>Cloud Development Kit (CDK)</w:t>
      </w:r>
      <w:r w:rsidRPr="009F5D45">
        <w:t>, these tools cater to a wide spectrum of development needs. You</w:t>
      </w:r>
      <w:r w:rsidR="00703812">
        <w:t xml:space="preserve"> wi</w:t>
      </w:r>
      <w:r w:rsidRPr="009F5D45">
        <w:t xml:space="preserve">ll discover how services like AWS </w:t>
      </w:r>
      <w:proofErr w:type="spellStart"/>
      <w:r w:rsidRPr="009F5D45">
        <w:t>CloudShell</w:t>
      </w:r>
      <w:proofErr w:type="spellEnd"/>
      <w:r w:rsidRPr="009F5D45">
        <w:t xml:space="preserve"> and AWS </w:t>
      </w:r>
      <w:proofErr w:type="spellStart"/>
      <w:r w:rsidRPr="009F5D45">
        <w:t>CodePipeline</w:t>
      </w:r>
      <w:proofErr w:type="spellEnd"/>
      <w:r w:rsidRPr="009F5D45">
        <w:t xml:space="preserve"> provide a seamless and integrated development experience, while AWS </w:t>
      </w:r>
      <w:proofErr w:type="spellStart"/>
      <w:r w:rsidRPr="009F5D45">
        <w:t>CodeCommit</w:t>
      </w:r>
      <w:proofErr w:type="spellEnd"/>
      <w:r w:rsidRPr="009F5D45">
        <w:t xml:space="preserve"> and AWS </w:t>
      </w:r>
      <w:proofErr w:type="spellStart"/>
      <w:r w:rsidRPr="009F5D45">
        <w:t>CodeDeploy</w:t>
      </w:r>
      <w:proofErr w:type="spellEnd"/>
      <w:r w:rsidRPr="009F5D45">
        <w:t xml:space="preserve"> enable version control and application deployment at scale. With hands-on exposure to these services, you</w:t>
      </w:r>
      <w:r w:rsidR="00703812">
        <w:t xml:space="preserve"> wi</w:t>
      </w:r>
      <w:r w:rsidRPr="009F5D45">
        <w:t>ll be well-equipped to harness the full potential of AWS in your development projects.</w:t>
      </w:r>
    </w:p>
    <w:p w14:paraId="341BDB2A" w14:textId="0A1478D6"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DevOps </w:t>
      </w:r>
      <w:r w:rsidR="00703812" w:rsidRPr="001F0F2A">
        <w:rPr>
          <w:rFonts w:eastAsiaTheme="majorEastAsia" w:cstheme="majorBidi"/>
          <w:sz w:val="36"/>
          <w:szCs w:val="26"/>
        </w:rPr>
        <w:t>practices</w:t>
      </w:r>
    </w:p>
    <w:p w14:paraId="2BB3BBD1" w14:textId="26FEF9DA" w:rsidR="009F5D45" w:rsidRDefault="009F5D45" w:rsidP="00703812">
      <w:pPr>
        <w:pStyle w:val="NormalBPBHEB"/>
      </w:pPr>
      <w:r w:rsidRPr="009F5D45">
        <w:t>DevOps, an integral part of modern software development, emphasizes the seamless collaboration between development and operations teams to accelerate software delivery. AWS offers a suite of services that support DevOps practices, and in this chapter, we</w:t>
      </w:r>
      <w:r w:rsidR="004120C0">
        <w:t xml:space="preserve"> wi</w:t>
      </w:r>
      <w:r w:rsidRPr="009F5D45">
        <w:t>ll explore their capabilities. You</w:t>
      </w:r>
      <w:r w:rsidR="00F24A0A">
        <w:t xml:space="preserve"> wi</w:t>
      </w:r>
      <w:r w:rsidRPr="009F5D45">
        <w:t xml:space="preserve">ll gain insights into how AWS </w:t>
      </w:r>
      <w:proofErr w:type="spellStart"/>
      <w:r w:rsidRPr="009F5D45">
        <w:t>CodePipeline</w:t>
      </w:r>
      <w:proofErr w:type="spellEnd"/>
      <w:r w:rsidRPr="009F5D45">
        <w:t xml:space="preserve"> automates your release processes, how AWS </w:t>
      </w:r>
      <w:proofErr w:type="spellStart"/>
      <w:r w:rsidRPr="009F5D45">
        <w:t>CodeBuild</w:t>
      </w:r>
      <w:proofErr w:type="spellEnd"/>
      <w:r w:rsidRPr="009F5D45">
        <w:t xml:space="preserve"> simplifies the build and test phases, and how AWS </w:t>
      </w:r>
      <w:proofErr w:type="spellStart"/>
      <w:r w:rsidRPr="009F5D45">
        <w:t>CodeDeploy</w:t>
      </w:r>
      <w:proofErr w:type="spellEnd"/>
      <w:r w:rsidRPr="009F5D45">
        <w:t xml:space="preserve"> automates application deployments. With Amazon </w:t>
      </w:r>
      <w:proofErr w:type="spellStart"/>
      <w:r w:rsidRPr="009F5D45">
        <w:t>CodeStar</w:t>
      </w:r>
      <w:proofErr w:type="spellEnd"/>
      <w:r w:rsidRPr="009F5D45">
        <w:t>, you can initiate projects with well-architected pipelines, and the AWS CDK offers a modern, programmatic approach to defining infrastructure as code.</w:t>
      </w:r>
    </w:p>
    <w:p w14:paraId="2939076F" w14:textId="4B7F2823"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Application </w:t>
      </w:r>
      <w:r w:rsidR="00DC7D67" w:rsidRPr="001F0F2A">
        <w:rPr>
          <w:rFonts w:eastAsiaTheme="majorEastAsia" w:cstheme="majorBidi"/>
          <w:sz w:val="36"/>
          <w:szCs w:val="26"/>
        </w:rPr>
        <w:t>integration</w:t>
      </w:r>
    </w:p>
    <w:p w14:paraId="0BDF043F" w14:textId="77777777" w:rsidR="009F5D45" w:rsidRDefault="009F5D45" w:rsidP="00DC7D67">
      <w:pPr>
        <w:pStyle w:val="NormalBPBHEB"/>
      </w:pPr>
      <w:r w:rsidRPr="009F5D45">
        <w:t xml:space="preserve">In the era of interconnected applications, effective application integration is essential. This chapter also delves into services like Amazon </w:t>
      </w:r>
      <w:proofErr w:type="spellStart"/>
      <w:r w:rsidRPr="009F5D45">
        <w:t>EventBridge</w:t>
      </w:r>
      <w:proofErr w:type="spellEnd"/>
      <w:r w:rsidRPr="009F5D45">
        <w:t xml:space="preserve"> and AWS Step Functions that facilitate seamless communication between diverse components of your applications. You'll understand how Amazon </w:t>
      </w:r>
      <w:proofErr w:type="spellStart"/>
      <w:r w:rsidRPr="009F5D45">
        <w:t>AppFlow</w:t>
      </w:r>
      <w:proofErr w:type="spellEnd"/>
      <w:r w:rsidRPr="009F5D45">
        <w:t xml:space="preserve"> simplifies data transfer across multiple services, while Amazon </w:t>
      </w:r>
      <w:r w:rsidRPr="00555FFB">
        <w:rPr>
          <w:b/>
          <w:bCs/>
        </w:rPr>
        <w:t>Simple Queue Service (SQS)</w:t>
      </w:r>
      <w:r w:rsidRPr="009F5D45">
        <w:t xml:space="preserve"> and Amazon </w:t>
      </w:r>
      <w:r w:rsidRPr="00555FFB">
        <w:rPr>
          <w:b/>
          <w:bCs/>
        </w:rPr>
        <w:t>Simple Notification Service (SNS)</w:t>
      </w:r>
      <w:r w:rsidRPr="009F5D45">
        <w:t xml:space="preserve"> handle event-driven and message-based interactions, respectively.</w:t>
      </w:r>
    </w:p>
    <w:p w14:paraId="05B28CFA" w14:textId="25E48C07"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Containers and </w:t>
      </w:r>
      <w:r w:rsidR="00DC7D67" w:rsidRPr="001F0F2A">
        <w:rPr>
          <w:rFonts w:eastAsiaTheme="majorEastAsia" w:cstheme="majorBidi"/>
          <w:sz w:val="36"/>
          <w:szCs w:val="26"/>
        </w:rPr>
        <w:t>robotics</w:t>
      </w:r>
    </w:p>
    <w:p w14:paraId="2DD70D1E" w14:textId="1EC3DE50" w:rsidR="009F5D45" w:rsidRDefault="009F5D45" w:rsidP="00DC7D67">
      <w:pPr>
        <w:pStyle w:val="NormalBPBHEB"/>
      </w:pPr>
      <w:r w:rsidRPr="009F5D45">
        <w:t xml:space="preserve">The DevOps landscape is not confined to traditional software development. In an era of containerization, AWS provides a robust ecosystem for managing containers through services like Amazon </w:t>
      </w:r>
      <w:r w:rsidRPr="00555FFB">
        <w:rPr>
          <w:b/>
          <w:bCs/>
        </w:rPr>
        <w:t>Elastic Container Service (ECS)</w:t>
      </w:r>
      <w:r w:rsidRPr="009F5D45">
        <w:t xml:space="preserve">, Amazon </w:t>
      </w:r>
      <w:r w:rsidRPr="00555FFB">
        <w:rPr>
          <w:b/>
          <w:bCs/>
        </w:rPr>
        <w:t>Elastic Kubernetes Service (EKS)</w:t>
      </w:r>
      <w:r w:rsidRPr="009F5D45">
        <w:t xml:space="preserve">, and AWS </w:t>
      </w:r>
      <w:proofErr w:type="spellStart"/>
      <w:r w:rsidRPr="009F5D45">
        <w:t>Fargate</w:t>
      </w:r>
      <w:proofErr w:type="spellEnd"/>
      <w:r w:rsidRPr="009F5D45">
        <w:t>. You</w:t>
      </w:r>
      <w:r w:rsidR="00DC7D67">
        <w:t xml:space="preserve"> wi</w:t>
      </w:r>
      <w:r w:rsidRPr="009F5D45">
        <w:t xml:space="preserve">ll also explore AWS </w:t>
      </w:r>
      <w:proofErr w:type="spellStart"/>
      <w:r w:rsidRPr="009F5D45">
        <w:t>RoboMaker</w:t>
      </w:r>
      <w:proofErr w:type="spellEnd"/>
      <w:r w:rsidRPr="009F5D45">
        <w:t xml:space="preserve"> for robotic application development, demonstrating the versatility of AWS DevOps tools in various domains.</w:t>
      </w:r>
    </w:p>
    <w:p w14:paraId="2E1EF784" w14:textId="16C63704"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Quantum </w:t>
      </w:r>
      <w:r w:rsidR="00DC7D67" w:rsidRPr="001F0F2A">
        <w:rPr>
          <w:rFonts w:eastAsiaTheme="majorEastAsia" w:cstheme="majorBidi"/>
          <w:sz w:val="36"/>
          <w:szCs w:val="26"/>
        </w:rPr>
        <w:t>technologies</w:t>
      </w:r>
    </w:p>
    <w:p w14:paraId="750A3E98" w14:textId="4DDC558A" w:rsidR="009F5D45" w:rsidRPr="009F5D45" w:rsidRDefault="009F5D45" w:rsidP="00555FFB">
      <w:pPr>
        <w:pStyle w:val="NormalBPBHEB"/>
      </w:pPr>
      <w:r w:rsidRPr="009F5D45">
        <w:t xml:space="preserve">Quantum computing represents the next frontier in computing, and AWS </w:t>
      </w:r>
      <w:r w:rsidR="001C54D0">
        <w:t>is taking</w:t>
      </w:r>
      <w:r w:rsidRPr="009F5D45">
        <w:t xml:space="preserve"> a pioneering step with Amazon </w:t>
      </w:r>
      <w:proofErr w:type="spellStart"/>
      <w:r w:rsidRPr="009F5D45">
        <w:t>Braket</w:t>
      </w:r>
      <w:proofErr w:type="spellEnd"/>
      <w:r w:rsidRPr="009F5D45">
        <w:t>. This quantum computing service allows developers to explore and experiment with quantum algorithms and hardware, paving the way for innovation in quantum computing applications.</w:t>
      </w:r>
    </w:p>
    <w:p w14:paraId="25103D8A" w14:textId="77777777" w:rsidR="009F5D45" w:rsidRPr="009F5D45" w:rsidRDefault="009F5D45" w:rsidP="00555FFB">
      <w:pPr>
        <w:pStyle w:val="NormalBPBHEB"/>
      </w:pPr>
      <w:r w:rsidRPr="009F5D45">
        <w:t>In the digital age, a holistic understanding of developer tools and DevOps practices is indispensable for individuals and organizations looking to accelerate their cloud-powered innovation. By the end of this chapter, you will be equipped with a comprehensive toolkit to meet the demands of modern software development, ensuring that your applications are not only well-architected but also agile and scalable.</w:t>
      </w:r>
    </w:p>
    <w:p w14:paraId="5F86741B" w14:textId="3906C0C7" w:rsidR="002D42CA" w:rsidRDefault="009F5D45" w:rsidP="00EB5823">
      <w:pPr>
        <w:pStyle w:val="NormalBPBHEB"/>
        <w:rPr>
          <w:rFonts w:asciiTheme="majorHAnsi" w:eastAsiaTheme="majorEastAsia" w:hAnsiTheme="majorHAnsi" w:cstheme="majorBidi"/>
          <w:color w:val="auto"/>
          <w:spacing w:val="-10"/>
          <w:kern w:val="28"/>
          <w:sz w:val="56"/>
          <w:szCs w:val="56"/>
        </w:rPr>
      </w:pPr>
      <w:r w:rsidRPr="009F5D45">
        <w:t xml:space="preserve">As we move forward in this journey, the next chapter, </w:t>
      </w:r>
      <w:r w:rsidRPr="00555FFB">
        <w:rPr>
          <w:i/>
          <w:iCs/>
        </w:rPr>
        <w:t>Storage</w:t>
      </w:r>
      <w:r w:rsidRPr="009F5D45">
        <w:t>, will dive deep into AWS storage services, providing the foundation for data persistence and accessibility in the cloud. From Amazon S3 to Amazon Glacier, the chapter will build on the principles established in this chapter to enhance your cloud computing expertise.</w:t>
      </w:r>
      <w:bookmarkStart w:id="10" w:name="_Hlk150872616"/>
    </w:p>
    <w:p w14:paraId="72B0983F" w14:textId="77777777" w:rsidR="00263889" w:rsidRPr="00263889" w:rsidRDefault="00263889" w:rsidP="00263889"/>
    <w:p w14:paraId="780981EE" w14:textId="77777777" w:rsidR="00C97AA1" w:rsidRDefault="00263889" w:rsidP="00555FFB">
      <w:pPr>
        <w:pStyle w:val="FigureCaptionBPBHEB"/>
      </w:pPr>
      <w:r>
        <w:rPr>
          <w:noProof/>
        </w:rPr>
        <w:drawing>
          <wp:inline distT="0" distB="0" distL="0" distR="0" wp14:anchorId="7732D819" wp14:editId="17BD59FB">
            <wp:extent cx="5740491" cy="3133725"/>
            <wp:effectExtent l="0" t="0" r="0" b="0"/>
            <wp:docPr id="1153202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054" cy="3141675"/>
                    </a:xfrm>
                    <a:prstGeom prst="rect">
                      <a:avLst/>
                    </a:prstGeom>
                    <a:noFill/>
                  </pic:spPr>
                </pic:pic>
              </a:graphicData>
            </a:graphic>
          </wp:inline>
        </w:drawing>
      </w:r>
    </w:p>
    <w:p w14:paraId="0C7D27C2" w14:textId="0294D716" w:rsidR="00263889" w:rsidRPr="00263889" w:rsidRDefault="00C97AA1" w:rsidP="00555FFB">
      <w:pPr>
        <w:pStyle w:val="FigureCaptionBPBHEB"/>
      </w:pPr>
      <w:r w:rsidRPr="00555FFB">
        <w:rPr>
          <w:b/>
        </w:rPr>
        <w:t xml:space="preserve">Figure </w:t>
      </w:r>
      <w:r w:rsidR="00DC7D67" w:rsidRPr="00555FFB">
        <w:rPr>
          <w:b/>
        </w:rPr>
        <w:t>7.</w:t>
      </w:r>
      <w:r w:rsidRPr="00555FFB">
        <w:rPr>
          <w:b/>
        </w:rPr>
        <w:fldChar w:fldCharType="begin"/>
      </w:r>
      <w:r w:rsidRPr="00555FFB">
        <w:rPr>
          <w:b/>
        </w:rPr>
        <w:instrText xml:space="preserve"> SEQ Figure \* ARABIC </w:instrText>
      </w:r>
      <w:r w:rsidRPr="00555FFB">
        <w:rPr>
          <w:b/>
        </w:rPr>
        <w:fldChar w:fldCharType="separate"/>
      </w:r>
      <w:r w:rsidR="009304A7" w:rsidRPr="00555FFB">
        <w:rPr>
          <w:b/>
          <w:noProof/>
        </w:rPr>
        <w:t>1</w:t>
      </w:r>
      <w:r w:rsidRPr="00555FFB">
        <w:rPr>
          <w:b/>
        </w:rPr>
        <w:fldChar w:fldCharType="end"/>
      </w:r>
      <w:r w:rsidR="00DC7D67" w:rsidRPr="00555FFB">
        <w:rPr>
          <w:b/>
        </w:rPr>
        <w:t>:</w:t>
      </w:r>
      <w:r w:rsidR="00DC7D67">
        <w:t xml:space="preserve"> </w:t>
      </w:r>
      <w:r w:rsidR="00DF5456" w:rsidRPr="00555FFB">
        <w:t xml:space="preserve">How AWS DevOps </w:t>
      </w:r>
      <w:r w:rsidR="00DC7D67" w:rsidRPr="00DC7D67">
        <w:t>tools can integrate your tech teams</w:t>
      </w:r>
      <w:r w:rsidR="00DC7D67">
        <w:t xml:space="preserve"> </w:t>
      </w:r>
      <w:r w:rsidR="00374314">
        <w:t>(AWS Architecture Blog)</w:t>
      </w:r>
    </w:p>
    <w:bookmarkEnd w:id="10"/>
    <w:p w14:paraId="445DE522" w14:textId="17737CDE" w:rsidR="00A804E0" w:rsidRPr="00A804E0" w:rsidRDefault="00CF15FF" w:rsidP="00A804E0">
      <w:pPr>
        <w:keepNext/>
        <w:keepLines/>
        <w:spacing w:before="400" w:after="0" w:line="276" w:lineRule="auto"/>
        <w:outlineLvl w:val="0"/>
        <w:rPr>
          <w:rFonts w:eastAsia="Palatino Linotype" w:cs="Palatino Linotype"/>
          <w:b/>
          <w:color w:val="auto"/>
          <w:sz w:val="40"/>
          <w:szCs w:val="40"/>
        </w:rPr>
      </w:pPr>
      <w:r w:rsidRPr="00CF15FF">
        <w:rPr>
          <w:rFonts w:eastAsia="Palatino Linotype" w:cs="Palatino Linotype"/>
          <w:b/>
          <w:color w:val="auto"/>
          <w:sz w:val="40"/>
          <w:szCs w:val="40"/>
          <w:lang w:val="en-GB"/>
        </w:rPr>
        <w:t xml:space="preserve">Amazon </w:t>
      </w:r>
      <w:proofErr w:type="spellStart"/>
      <w:r w:rsidRPr="00CF15FF">
        <w:rPr>
          <w:rFonts w:eastAsia="Palatino Linotype" w:cs="Palatino Linotype"/>
          <w:b/>
          <w:color w:val="auto"/>
          <w:sz w:val="40"/>
          <w:szCs w:val="40"/>
          <w:lang w:val="en-GB"/>
        </w:rPr>
        <w:t>CodeCatalyst</w:t>
      </w:r>
      <w:proofErr w:type="spellEnd"/>
      <w:r w:rsidRPr="00CF15FF">
        <w:rPr>
          <w:rFonts w:eastAsia="Palatino Linotype" w:cs="Palatino Linotype"/>
          <w:b/>
          <w:color w:val="auto"/>
          <w:sz w:val="40"/>
          <w:szCs w:val="40"/>
          <w:lang w:val="en-GB"/>
        </w:rPr>
        <w:t xml:space="preserve"> </w:t>
      </w:r>
    </w:p>
    <w:p w14:paraId="5E2D54C8" w14:textId="0CC49D05" w:rsidR="007942F0" w:rsidRDefault="007942F0" w:rsidP="004120C0">
      <w:pPr>
        <w:pStyle w:val="NormalBPBHEB"/>
      </w:pPr>
      <w:r w:rsidRPr="007942F0">
        <w:t xml:space="preserve">In the dynamic landscape of cloud-based application development, AWS consistently endeavors to empower developers with tools and services that enhance productivity, streamline workflows, and elevate the quality of code. Amazon </w:t>
      </w:r>
      <w:proofErr w:type="spellStart"/>
      <w:r w:rsidRPr="007942F0">
        <w:t>CodeCatalyst</w:t>
      </w:r>
      <w:proofErr w:type="spellEnd"/>
      <w:r w:rsidRPr="007942F0">
        <w:t xml:space="preserve"> is one such innovative offering within AWS's Developer Tools ecosystem, designed to simplify the development and deployment process, enabling developers to focus on what they do best: creating and refining software solutions.</w:t>
      </w:r>
      <w:sdt>
        <w:sdtPr>
          <w:id w:val="1640220454"/>
          <w:citation/>
        </w:sdtPr>
        <w:sdtEndPr/>
        <w:sdtContent>
          <w:r w:rsidR="00840D53">
            <w:fldChar w:fldCharType="begin"/>
          </w:r>
          <w:r w:rsidR="00840D53">
            <w:instrText xml:space="preserve"> CITATION garcia2019a \l 1033 </w:instrText>
          </w:r>
          <w:r w:rsidR="00840D53">
            <w:fldChar w:fldCharType="separate"/>
          </w:r>
          <w:r w:rsidR="00D34F43">
            <w:rPr>
              <w:noProof/>
            </w:rPr>
            <w:t xml:space="preserve"> </w:t>
          </w:r>
          <w:r w:rsidR="00D34F43" w:rsidRPr="00D34F43">
            <w:rPr>
              <w:noProof/>
            </w:rPr>
            <w:t>[1]</w:t>
          </w:r>
          <w:r w:rsidR="00840D53">
            <w:fldChar w:fldCharType="end"/>
          </w:r>
        </w:sdtContent>
      </w:sdt>
    </w:p>
    <w:p w14:paraId="0C1A670F" w14:textId="5076E4D4" w:rsidR="007942F0" w:rsidRPr="001F0F2A" w:rsidRDefault="007942F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DC7D67" w:rsidRPr="001F0F2A">
        <w:rPr>
          <w:rFonts w:eastAsiaTheme="majorEastAsia" w:cstheme="majorBidi"/>
          <w:sz w:val="36"/>
          <w:szCs w:val="26"/>
        </w:rPr>
        <w:t xml:space="preserve">features </w:t>
      </w:r>
    </w:p>
    <w:p w14:paraId="6BF05B3A" w14:textId="2B320736" w:rsidR="007942F0" w:rsidRPr="007942F0" w:rsidRDefault="007942F0" w:rsidP="00555FFB">
      <w:pPr>
        <w:pStyle w:val="NormalBPBHEB"/>
      </w:pPr>
      <w:r w:rsidRPr="007942F0">
        <w:t xml:space="preserve">Amazon </w:t>
      </w:r>
      <w:proofErr w:type="spellStart"/>
      <w:r w:rsidRPr="007942F0">
        <w:t>CodeCatalyst</w:t>
      </w:r>
      <w:proofErr w:type="spellEnd"/>
      <w:r w:rsidRPr="007942F0">
        <w:t xml:space="preserve"> serves as a robust and flexible </w:t>
      </w:r>
      <w:r w:rsidRPr="00555FFB">
        <w:rPr>
          <w:b/>
          <w:bCs/>
        </w:rPr>
        <w:t xml:space="preserve">Integrated Development Environment (IDE) </w:t>
      </w:r>
      <w:r w:rsidRPr="007942F0">
        <w:t xml:space="preserve">specifically tailored to AWS services and applications. It offers several key features that make it </w:t>
      </w:r>
      <w:r w:rsidR="001C54D0" w:rsidRPr="007942F0">
        <w:t>an asset</w:t>
      </w:r>
      <w:r w:rsidRPr="007942F0">
        <w:t xml:space="preserve"> for developers:</w:t>
      </w:r>
    </w:p>
    <w:p w14:paraId="7EE8A36C" w14:textId="706C1884" w:rsidR="007942F0" w:rsidRPr="007942F0" w:rsidRDefault="007942F0" w:rsidP="008A12F7">
      <w:pPr>
        <w:pStyle w:val="NormalBPBHEB"/>
        <w:numPr>
          <w:ilvl w:val="0"/>
          <w:numId w:val="7"/>
        </w:numPr>
      </w:pPr>
      <w:r w:rsidRPr="007942F0">
        <w:rPr>
          <w:b/>
          <w:bCs/>
        </w:rPr>
        <w:t xml:space="preserve">AWS </w:t>
      </w:r>
      <w:r w:rsidR="00DC7D67" w:rsidRPr="007942F0">
        <w:rPr>
          <w:b/>
          <w:bCs/>
        </w:rPr>
        <w:t>service integration</w:t>
      </w:r>
      <w:r w:rsidRPr="007942F0">
        <w:t xml:space="preserve">: </w:t>
      </w:r>
      <w:proofErr w:type="spellStart"/>
      <w:r w:rsidRPr="007942F0">
        <w:t>CodeCatalyst</w:t>
      </w:r>
      <w:proofErr w:type="spellEnd"/>
      <w:r w:rsidRPr="007942F0">
        <w:t xml:space="preserve"> deeply integrates with AWS services, providing a seamless environment for building, testing, and deploying applications. This integration reduces the complexities associated with managing resources and enables developers to concentrate on coding.</w:t>
      </w:r>
      <w:sdt>
        <w:sdtPr>
          <w:id w:val="1699737946"/>
          <w:citation/>
        </w:sdtPr>
        <w:sdtEndPr/>
        <w:sdtContent>
          <w:r w:rsidR="00366FD5">
            <w:fldChar w:fldCharType="begin"/>
          </w:r>
          <w:r w:rsidR="00D74820">
            <w:instrText xml:space="preserve">CITATION Ama23 \l 1033 </w:instrText>
          </w:r>
          <w:r w:rsidR="00366FD5">
            <w:fldChar w:fldCharType="separate"/>
          </w:r>
          <w:r w:rsidR="00D34F43">
            <w:rPr>
              <w:noProof/>
            </w:rPr>
            <w:t xml:space="preserve"> </w:t>
          </w:r>
          <w:r w:rsidR="00D34F43" w:rsidRPr="00D34F43">
            <w:rPr>
              <w:noProof/>
            </w:rPr>
            <w:t>[2]</w:t>
          </w:r>
          <w:r w:rsidR="00366FD5">
            <w:fldChar w:fldCharType="end"/>
          </w:r>
        </w:sdtContent>
      </w:sdt>
    </w:p>
    <w:p w14:paraId="3DD2610B" w14:textId="5698574E" w:rsidR="007942F0" w:rsidRPr="007942F0" w:rsidRDefault="007942F0" w:rsidP="008A12F7">
      <w:pPr>
        <w:pStyle w:val="NormalBPBHEB"/>
        <w:numPr>
          <w:ilvl w:val="0"/>
          <w:numId w:val="7"/>
        </w:numPr>
      </w:pPr>
      <w:r w:rsidRPr="007942F0">
        <w:rPr>
          <w:b/>
          <w:bCs/>
        </w:rPr>
        <w:t xml:space="preserve">Collaborative </w:t>
      </w:r>
      <w:r w:rsidR="00DC7D67" w:rsidRPr="007942F0">
        <w:rPr>
          <w:b/>
          <w:bCs/>
        </w:rPr>
        <w:t>capabilities</w:t>
      </w:r>
      <w:r w:rsidRPr="007942F0">
        <w:t xml:space="preserve">: </w:t>
      </w:r>
      <w:proofErr w:type="spellStart"/>
      <w:r w:rsidRPr="007942F0">
        <w:t>CodeCatalyst</w:t>
      </w:r>
      <w:proofErr w:type="spellEnd"/>
      <w:r w:rsidRPr="007942F0">
        <w:t xml:space="preserve"> supports collaborative coding, allowing multiple developers to work on the same project simultaneously. It ensures that developers can effortlessly collaborate, review code, and iterate on their applications.</w:t>
      </w:r>
      <w:sdt>
        <w:sdtPr>
          <w:id w:val="-851945839"/>
          <w:citation/>
        </w:sdtPr>
        <w:sdtEndPr/>
        <w:sdtContent>
          <w:r w:rsidR="00B26FFA">
            <w:fldChar w:fldCharType="begin"/>
          </w:r>
          <w:r w:rsidR="00B26FFA">
            <w:instrText xml:space="preserve"> CITATION smith2018a \l 1033 </w:instrText>
          </w:r>
          <w:r w:rsidR="00B26FFA">
            <w:fldChar w:fldCharType="separate"/>
          </w:r>
          <w:r w:rsidR="00D34F43">
            <w:rPr>
              <w:noProof/>
            </w:rPr>
            <w:t xml:space="preserve"> </w:t>
          </w:r>
          <w:r w:rsidR="00D34F43" w:rsidRPr="00D34F43">
            <w:rPr>
              <w:noProof/>
            </w:rPr>
            <w:t>[3]</w:t>
          </w:r>
          <w:r w:rsidR="00B26FFA">
            <w:fldChar w:fldCharType="end"/>
          </w:r>
        </w:sdtContent>
      </w:sdt>
      <w:r w:rsidR="00B26FFA">
        <w:t xml:space="preserve"> </w:t>
      </w:r>
      <w:sdt>
        <w:sdtPr>
          <w:id w:val="-231695666"/>
          <w:citation/>
        </w:sdtPr>
        <w:sdtEndPr/>
        <w:sdtContent>
          <w:r w:rsidR="00495C0D">
            <w:fldChar w:fldCharType="begin"/>
          </w:r>
          <w:r w:rsidR="00495C0D">
            <w:instrText xml:space="preserve"> CITATION brown2017a \l 1033 </w:instrText>
          </w:r>
          <w:r w:rsidR="00495C0D">
            <w:fldChar w:fldCharType="separate"/>
          </w:r>
          <w:r w:rsidR="00D34F43" w:rsidRPr="00D34F43">
            <w:rPr>
              <w:noProof/>
            </w:rPr>
            <w:t>[4]</w:t>
          </w:r>
          <w:r w:rsidR="00495C0D">
            <w:fldChar w:fldCharType="end"/>
          </w:r>
        </w:sdtContent>
      </w:sdt>
    </w:p>
    <w:p w14:paraId="4AE1B1BF" w14:textId="6C77EAEF" w:rsidR="007942F0" w:rsidRPr="007942F0" w:rsidRDefault="007942F0" w:rsidP="008A12F7">
      <w:pPr>
        <w:pStyle w:val="NormalBPBHEB"/>
        <w:numPr>
          <w:ilvl w:val="0"/>
          <w:numId w:val="7"/>
        </w:numPr>
      </w:pPr>
      <w:r w:rsidRPr="007942F0">
        <w:rPr>
          <w:b/>
          <w:bCs/>
        </w:rPr>
        <w:t xml:space="preserve">Serverless </w:t>
      </w:r>
      <w:r w:rsidR="00DC7D67" w:rsidRPr="007942F0">
        <w:rPr>
          <w:b/>
          <w:bCs/>
        </w:rPr>
        <w:t>development</w:t>
      </w:r>
      <w:r w:rsidRPr="007942F0">
        <w:t xml:space="preserve">: Leveraging AWS Lambda, Amazon </w:t>
      </w:r>
      <w:proofErr w:type="spellStart"/>
      <w:r w:rsidRPr="007942F0">
        <w:t>CodeCatalyst</w:t>
      </w:r>
      <w:proofErr w:type="spellEnd"/>
      <w:r w:rsidRPr="007942F0">
        <w:t xml:space="preserve"> enables serverless application development. This approach eliminates the need to manage servers, allowing developers to write code without worrying about infrastructure provisioning</w:t>
      </w:r>
      <w:r w:rsidR="00B74193">
        <w:fldChar w:fldCharType="begin"/>
      </w:r>
      <w:r w:rsidR="00B74193">
        <w:instrText xml:space="preserve"> NOTEREF _Ref150856451 \f \h </w:instrText>
      </w:r>
      <w:r w:rsidR="00B74193">
        <w:fldChar w:fldCharType="separate"/>
      </w:r>
      <w:r w:rsidR="00B74193" w:rsidRPr="00B74193">
        <w:rPr>
          <w:rStyle w:val="FootnoteReference"/>
        </w:rPr>
        <w:t>1</w:t>
      </w:r>
      <w:r w:rsidR="00B74193">
        <w:fldChar w:fldCharType="end"/>
      </w:r>
      <w:r w:rsidRPr="007942F0">
        <w:t>.</w:t>
      </w:r>
    </w:p>
    <w:p w14:paraId="4F6CC28E" w14:textId="24576581" w:rsidR="007942F0" w:rsidRPr="007942F0" w:rsidRDefault="007942F0" w:rsidP="008A12F7">
      <w:pPr>
        <w:pStyle w:val="NormalBPBHEB"/>
        <w:numPr>
          <w:ilvl w:val="0"/>
          <w:numId w:val="7"/>
        </w:numPr>
      </w:pPr>
      <w:r w:rsidRPr="007942F0">
        <w:rPr>
          <w:b/>
          <w:bCs/>
        </w:rPr>
        <w:t xml:space="preserve">Code </w:t>
      </w:r>
      <w:r w:rsidR="00DC7D67" w:rsidRPr="007942F0">
        <w:rPr>
          <w:b/>
          <w:bCs/>
        </w:rPr>
        <w:t>insights</w:t>
      </w:r>
      <w:r w:rsidRPr="007942F0">
        <w:t>: The IDE offers real-time code insights and recommendations powered by machine learning. These insights provide suggestions for enhancing code quality and best practices. This feature is especially valuable for developers aiming to improve their coding skills and deliver efficient code.</w:t>
      </w:r>
      <w:sdt>
        <w:sdtPr>
          <w:id w:val="-1656291298"/>
          <w:citation/>
        </w:sdtPr>
        <w:sdtEndPr/>
        <w:sdtContent>
          <w:r w:rsidR="004402FD">
            <w:fldChar w:fldCharType="begin"/>
          </w:r>
          <w:r w:rsidR="004402FD">
            <w:instrText xml:space="preserve"> CITATION jackson2020a \l 1033 </w:instrText>
          </w:r>
          <w:r w:rsidR="004402FD">
            <w:fldChar w:fldCharType="separate"/>
          </w:r>
          <w:r w:rsidR="00D34F43">
            <w:rPr>
              <w:noProof/>
            </w:rPr>
            <w:t xml:space="preserve"> </w:t>
          </w:r>
          <w:r w:rsidR="00D34F43" w:rsidRPr="00D34F43">
            <w:rPr>
              <w:noProof/>
            </w:rPr>
            <w:t>[5]</w:t>
          </w:r>
          <w:r w:rsidR="004402FD">
            <w:fldChar w:fldCharType="end"/>
          </w:r>
        </w:sdtContent>
      </w:sdt>
    </w:p>
    <w:p w14:paraId="41C65A3A" w14:textId="27414742" w:rsidR="007942F0" w:rsidRPr="007942F0" w:rsidRDefault="007942F0" w:rsidP="00555FFB">
      <w:pPr>
        <w:pStyle w:val="NormalBPBHEB"/>
      </w:pPr>
      <w:r w:rsidRPr="007942F0">
        <w:t xml:space="preserve">In conclusion, Amazon </w:t>
      </w:r>
      <w:proofErr w:type="spellStart"/>
      <w:r w:rsidRPr="007942F0">
        <w:t>CodeCatalyst</w:t>
      </w:r>
      <w:proofErr w:type="spellEnd"/>
      <w:r w:rsidRPr="007942F0">
        <w:t xml:space="preserve"> is a remarkable addition to the AWS Developer Tools portfolio. It empowers developers to create, collaborate, and refine their applications with efficiency, ultimately accelerating the development process. As we journey through the subsequent sections of</w:t>
      </w:r>
      <w:r w:rsidR="00DC7D67">
        <w:t xml:space="preserve"> this chapter</w:t>
      </w:r>
      <w:r w:rsidRPr="007942F0">
        <w:t>, we will further explore AWS</w:t>
      </w:r>
      <w:r w:rsidR="00DC7D67">
        <w:t>’</w:t>
      </w:r>
      <w:r w:rsidRPr="007942F0">
        <w:t xml:space="preserve"> extensive array of Developer Tools and DevOps services, each playing a unique role in the cloud-powered innovation landscape.</w:t>
      </w:r>
    </w:p>
    <w:p w14:paraId="0482AD95" w14:textId="062CEF9D" w:rsidR="00DC7D67" w:rsidRDefault="007942F0" w:rsidP="00D4222C">
      <w:pPr>
        <w:pBdr>
          <w:top w:val="nil"/>
          <w:left w:val="nil"/>
          <w:bottom w:val="nil"/>
          <w:right w:val="nil"/>
          <w:between w:val="nil"/>
        </w:pBdr>
        <w:shd w:val="clear" w:color="auto" w:fill="FFFFFF"/>
        <w:spacing w:after="100" w:line="276" w:lineRule="auto"/>
        <w:jc w:val="both"/>
      </w:pPr>
      <w:r w:rsidRPr="007942F0">
        <w:t>In the following sections, we</w:t>
      </w:r>
      <w:r w:rsidR="00DC7D67">
        <w:t xml:space="preserve"> wi</w:t>
      </w:r>
      <w:r w:rsidRPr="007942F0">
        <w:t xml:space="preserve">ll delve into Amazon </w:t>
      </w:r>
      <w:proofErr w:type="spellStart"/>
      <w:r w:rsidRPr="007942F0">
        <w:t>CodeGuru</w:t>
      </w:r>
      <w:proofErr w:type="spellEnd"/>
      <w:r w:rsidRPr="007942F0">
        <w:t xml:space="preserve">, Amazon </w:t>
      </w:r>
      <w:proofErr w:type="spellStart"/>
      <w:r w:rsidRPr="007942F0">
        <w:t>Corretto</w:t>
      </w:r>
      <w:proofErr w:type="spellEnd"/>
      <w:r w:rsidRPr="007942F0">
        <w:t>, AWS Cloud Control API, and various other Developer Tools that collectively shape the modern development and operations paradigms.</w:t>
      </w:r>
    </w:p>
    <w:p w14:paraId="523C7940" w14:textId="58877996" w:rsidR="00AA52E0" w:rsidRPr="00AA52E0" w:rsidRDefault="00AA52E0" w:rsidP="00AA52E0">
      <w:pPr>
        <w:keepNext/>
        <w:keepLines/>
        <w:spacing w:before="400" w:after="0" w:line="276" w:lineRule="auto"/>
        <w:outlineLvl w:val="0"/>
        <w:rPr>
          <w:rFonts w:eastAsia="Palatino Linotype" w:cs="Palatino Linotype"/>
          <w:b/>
          <w:color w:val="auto"/>
          <w:sz w:val="40"/>
          <w:szCs w:val="40"/>
        </w:rPr>
      </w:pPr>
      <w:r w:rsidRPr="00AA52E0">
        <w:rPr>
          <w:rFonts w:eastAsia="Palatino Linotype" w:cs="Palatino Linotype"/>
          <w:b/>
          <w:color w:val="auto"/>
          <w:sz w:val="40"/>
          <w:szCs w:val="40"/>
        </w:rPr>
        <w:t xml:space="preserve">Amazon </w:t>
      </w:r>
      <w:proofErr w:type="spellStart"/>
      <w:r w:rsidRPr="00AA52E0">
        <w:rPr>
          <w:rFonts w:eastAsia="Palatino Linotype" w:cs="Palatino Linotype"/>
          <w:b/>
          <w:color w:val="auto"/>
          <w:sz w:val="40"/>
          <w:szCs w:val="40"/>
        </w:rPr>
        <w:t>CodeGuru</w:t>
      </w:r>
      <w:proofErr w:type="spellEnd"/>
    </w:p>
    <w:p w14:paraId="7504651D" w14:textId="3C8C731E" w:rsidR="00AA52E0" w:rsidRDefault="00AA52E0" w:rsidP="00DC7D67">
      <w:pPr>
        <w:pStyle w:val="NormalBPBHEB"/>
      </w:pPr>
      <w:r w:rsidRPr="00AA52E0">
        <w:t xml:space="preserve">In the ever-evolving landscape of cloud computing, efficient and optimized software development is paramount. Amazon </w:t>
      </w:r>
      <w:proofErr w:type="spellStart"/>
      <w:r w:rsidRPr="00AA52E0">
        <w:t>CodeGuru</w:t>
      </w:r>
      <w:proofErr w:type="spellEnd"/>
      <w:r w:rsidRPr="00AA52E0">
        <w:t xml:space="preserve">, a groundbreaking developer tool offered by </w:t>
      </w:r>
      <w:commentRangeStart w:id="11"/>
      <w:r w:rsidRPr="00AA52E0">
        <w:t>AWS,</w:t>
      </w:r>
      <w:commentRangeEnd w:id="11"/>
      <w:r w:rsidR="00DC7D67">
        <w:rPr>
          <w:rStyle w:val="CommentReference"/>
          <w:rFonts w:eastAsiaTheme="minorHAnsi" w:cstheme="minorBidi"/>
        </w:rPr>
        <w:commentReference w:id="11"/>
      </w:r>
      <w:r w:rsidRPr="00AA52E0">
        <w:t xml:space="preserve"> addresses this imperative by leveraging machine learning to enhance code quality and application performance. This section provides a detailed exploration of Amazon </w:t>
      </w:r>
      <w:proofErr w:type="spellStart"/>
      <w:r w:rsidRPr="00AA52E0">
        <w:t>CodeGuru</w:t>
      </w:r>
      <w:proofErr w:type="spellEnd"/>
      <w:r w:rsidRPr="00AA52E0">
        <w:t>, shedding light on its features, functionalities, and the transformative impact it brings to the realm of software development.</w:t>
      </w:r>
    </w:p>
    <w:p w14:paraId="44A7F3B5" w14:textId="77777777"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Introduction to Amazon </w:t>
      </w:r>
      <w:proofErr w:type="spellStart"/>
      <w:r w:rsidRPr="001F0F2A">
        <w:rPr>
          <w:rFonts w:eastAsiaTheme="majorEastAsia" w:cstheme="majorBidi"/>
          <w:sz w:val="36"/>
          <w:szCs w:val="26"/>
        </w:rPr>
        <w:t>CodeGuru</w:t>
      </w:r>
      <w:proofErr w:type="spellEnd"/>
    </w:p>
    <w:p w14:paraId="7A3D4F6D" w14:textId="39275EB0" w:rsidR="00AA52E0" w:rsidRDefault="00AA52E0" w:rsidP="00DC7D67">
      <w:pPr>
        <w:pStyle w:val="NormalBPBHEB"/>
      </w:pPr>
      <w:r w:rsidRPr="00AA52E0">
        <w:t xml:space="preserve">Amazon </w:t>
      </w:r>
      <w:proofErr w:type="spellStart"/>
      <w:r w:rsidRPr="00AA52E0">
        <w:t>CodeGuru</w:t>
      </w:r>
      <w:proofErr w:type="spellEnd"/>
      <w:r w:rsidRPr="00AA52E0">
        <w:t>, introduced by AWS, is an AI-powered developer tool designed to assist developers in writing high-quality and efficient code. It combines machine learning with best practices learned from Amazon's extensive codebase to provide automated code reviews and application profiling. This amalgamation of advanced technologies aims to alleviate common challenges faced by developers, such as identifying code defects, optimizing performance, and ensuring adherence to coding best practices.</w:t>
      </w:r>
      <w:sdt>
        <w:sdtPr>
          <w:id w:val="-1501036107"/>
          <w:citation/>
        </w:sdtPr>
        <w:sdtEndPr/>
        <w:sdtContent>
          <w:r w:rsidR="006319DC">
            <w:fldChar w:fldCharType="begin"/>
          </w:r>
          <w:r w:rsidR="00914756">
            <w:instrText xml:space="preserve">CITATION Ama22 \l 1033 </w:instrText>
          </w:r>
          <w:r w:rsidR="006319DC">
            <w:fldChar w:fldCharType="separate"/>
          </w:r>
          <w:r w:rsidR="00D34F43">
            <w:rPr>
              <w:noProof/>
            </w:rPr>
            <w:t xml:space="preserve"> </w:t>
          </w:r>
          <w:r w:rsidR="00D34F43" w:rsidRPr="00D34F43">
            <w:rPr>
              <w:noProof/>
            </w:rPr>
            <w:t>[6]</w:t>
          </w:r>
          <w:r w:rsidR="006319DC">
            <w:fldChar w:fldCharType="end"/>
          </w:r>
        </w:sdtContent>
      </w:sdt>
    </w:p>
    <w:p w14:paraId="1D1CFF49" w14:textId="33575AF7"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Automated </w:t>
      </w:r>
      <w:r w:rsidR="00DC7D67" w:rsidRPr="001F0F2A">
        <w:rPr>
          <w:rFonts w:eastAsiaTheme="majorEastAsia" w:cstheme="majorBidi"/>
          <w:sz w:val="36"/>
          <w:szCs w:val="26"/>
        </w:rPr>
        <w:t xml:space="preserve">code reviews with </w:t>
      </w:r>
      <w:proofErr w:type="spellStart"/>
      <w:r w:rsidRPr="001F0F2A">
        <w:rPr>
          <w:rFonts w:eastAsiaTheme="majorEastAsia" w:cstheme="majorBidi"/>
          <w:sz w:val="36"/>
          <w:szCs w:val="26"/>
        </w:rPr>
        <w:t>CodeGuru</w:t>
      </w:r>
      <w:proofErr w:type="spellEnd"/>
      <w:r w:rsidRPr="001F0F2A">
        <w:rPr>
          <w:rFonts w:eastAsiaTheme="majorEastAsia" w:cstheme="majorBidi"/>
          <w:sz w:val="36"/>
          <w:szCs w:val="26"/>
        </w:rPr>
        <w:t xml:space="preserve"> </w:t>
      </w:r>
      <w:r w:rsidR="00DC7D67" w:rsidRPr="001F0F2A">
        <w:rPr>
          <w:rFonts w:eastAsiaTheme="majorEastAsia" w:cstheme="majorBidi"/>
          <w:sz w:val="36"/>
          <w:szCs w:val="26"/>
        </w:rPr>
        <w:t>reviewer</w:t>
      </w:r>
    </w:p>
    <w:p w14:paraId="7C7A6291" w14:textId="15F81083" w:rsidR="00AA52E0" w:rsidRPr="00AA52E0" w:rsidRDefault="00AA52E0" w:rsidP="00555FFB">
      <w:pPr>
        <w:pStyle w:val="NormalBPBHEB"/>
      </w:pPr>
      <w:r w:rsidRPr="00AA52E0">
        <w:t xml:space="preserve">One of the key features of Amazon </w:t>
      </w:r>
      <w:proofErr w:type="spellStart"/>
      <w:r w:rsidRPr="00AA52E0">
        <w:t>CodeGuru</w:t>
      </w:r>
      <w:proofErr w:type="spellEnd"/>
      <w:r w:rsidRPr="00AA52E0">
        <w:t xml:space="preserve"> is the </w:t>
      </w:r>
      <w:proofErr w:type="spellStart"/>
      <w:r w:rsidRPr="00AA52E0">
        <w:t>CodeGuru</w:t>
      </w:r>
      <w:proofErr w:type="spellEnd"/>
      <w:r w:rsidRPr="00AA52E0">
        <w:t xml:space="preserve"> Reviewer. This component performs automated code reviews, offering insightful recommendations for improvements. By analyzing source code, identifying defects, and providing suggestions for enhancements, </w:t>
      </w:r>
      <w:proofErr w:type="spellStart"/>
      <w:r w:rsidRPr="00AA52E0">
        <w:t>CodeGuru</w:t>
      </w:r>
      <w:proofErr w:type="spellEnd"/>
      <w:r w:rsidRPr="00AA52E0">
        <w:t xml:space="preserve"> Reviewer significantly streamlines the code review process. It evaluates the code against a plethora of best practices, enhancing code maintainability, readability, and reliability.</w:t>
      </w:r>
      <w:sdt>
        <w:sdtPr>
          <w:id w:val="431099130"/>
          <w:citation/>
        </w:sdtPr>
        <w:sdtEndPr/>
        <w:sdtContent>
          <w:r w:rsidR="00590022">
            <w:fldChar w:fldCharType="begin"/>
          </w:r>
          <w:r w:rsidR="00914756">
            <w:instrText xml:space="preserve">CITATION Ama22 \l 1033 </w:instrText>
          </w:r>
          <w:r w:rsidR="00590022">
            <w:fldChar w:fldCharType="separate"/>
          </w:r>
          <w:r w:rsidR="00D34F43">
            <w:rPr>
              <w:noProof/>
            </w:rPr>
            <w:t xml:space="preserve"> </w:t>
          </w:r>
          <w:r w:rsidR="00D34F43" w:rsidRPr="00D34F43">
            <w:rPr>
              <w:noProof/>
            </w:rPr>
            <w:t>[6]</w:t>
          </w:r>
          <w:r w:rsidR="00590022">
            <w:fldChar w:fldCharType="end"/>
          </w:r>
        </w:sdtContent>
      </w:sdt>
    </w:p>
    <w:p w14:paraId="7E2446B7" w14:textId="4AC5BE27" w:rsidR="00AA52E0" w:rsidRDefault="00AA52E0" w:rsidP="00555FFB">
      <w:pPr>
        <w:pStyle w:val="NormalBPBHEB"/>
      </w:pPr>
      <w:r w:rsidRPr="00AA52E0">
        <w:t xml:space="preserve">According to AWS </w:t>
      </w:r>
      <w:proofErr w:type="spellStart"/>
      <w:r w:rsidR="004402FD">
        <w:t>CodeGuru</w:t>
      </w:r>
      <w:proofErr w:type="spellEnd"/>
      <w:sdt>
        <w:sdtPr>
          <w:id w:val="995312423"/>
          <w:citation/>
        </w:sdtPr>
        <w:sdtEndPr/>
        <w:sdtContent>
          <w:r w:rsidR="004402FD">
            <w:fldChar w:fldCharType="begin"/>
          </w:r>
          <w:r w:rsidR="00717791">
            <w:instrText xml:space="preserve">CITATION a2023r \l 1033 </w:instrText>
          </w:r>
          <w:r w:rsidR="004402FD">
            <w:fldChar w:fldCharType="separate"/>
          </w:r>
          <w:r w:rsidR="00D34F43">
            <w:rPr>
              <w:noProof/>
            </w:rPr>
            <w:t xml:space="preserve"> </w:t>
          </w:r>
          <w:r w:rsidR="00D34F43" w:rsidRPr="00D34F43">
            <w:rPr>
              <w:noProof/>
            </w:rPr>
            <w:t>[7]</w:t>
          </w:r>
          <w:r w:rsidR="004402FD">
            <w:fldChar w:fldCharType="end"/>
          </w:r>
        </w:sdtContent>
      </w:sdt>
      <w:r w:rsidR="004402FD">
        <w:t xml:space="preserve"> </w:t>
      </w:r>
      <w:r w:rsidRPr="00AA52E0">
        <w:t>documentation</w:t>
      </w:r>
      <w:commentRangeStart w:id="12"/>
      <w:commentRangeEnd w:id="12"/>
      <w:r w:rsidR="00DC7D67">
        <w:rPr>
          <w:rStyle w:val="CommentReference"/>
        </w:rPr>
        <w:commentReference w:id="12"/>
      </w:r>
      <w:r w:rsidR="00CE1089">
        <w:t xml:space="preserve">, </w:t>
      </w:r>
      <w:proofErr w:type="spellStart"/>
      <w:r w:rsidRPr="00AA52E0">
        <w:t>CodeGuru</w:t>
      </w:r>
      <w:proofErr w:type="spellEnd"/>
      <w:r w:rsidRPr="00AA52E0">
        <w:t xml:space="preserve"> Reviewer employs machine learning models trained on diverse and extensive datasets to continuously improve its ability to identify code issues accurately. This ensures that developers receive precise and actionable feedback, facilitating a more efficient and collaborative development lifecycle.</w:t>
      </w:r>
    </w:p>
    <w:p w14:paraId="50B9C600" w14:textId="2D0E73D7"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Application </w:t>
      </w:r>
      <w:r w:rsidR="00DC7D67" w:rsidRPr="001F0F2A">
        <w:rPr>
          <w:rFonts w:eastAsiaTheme="majorEastAsia" w:cstheme="majorBidi"/>
          <w:sz w:val="36"/>
          <w:szCs w:val="26"/>
        </w:rPr>
        <w:t xml:space="preserve">profiling </w:t>
      </w:r>
      <w:r w:rsidRPr="001F0F2A">
        <w:rPr>
          <w:rFonts w:eastAsiaTheme="majorEastAsia" w:cstheme="majorBidi"/>
          <w:sz w:val="36"/>
          <w:szCs w:val="26"/>
        </w:rPr>
        <w:t xml:space="preserve">with </w:t>
      </w:r>
      <w:proofErr w:type="spellStart"/>
      <w:r w:rsidRPr="001F0F2A">
        <w:rPr>
          <w:rFonts w:eastAsiaTheme="majorEastAsia" w:cstheme="majorBidi"/>
          <w:sz w:val="36"/>
          <w:szCs w:val="26"/>
        </w:rPr>
        <w:t>CodeGuru</w:t>
      </w:r>
      <w:proofErr w:type="spellEnd"/>
      <w:r w:rsidRPr="001F0F2A">
        <w:rPr>
          <w:rFonts w:eastAsiaTheme="majorEastAsia" w:cstheme="majorBidi"/>
          <w:sz w:val="36"/>
          <w:szCs w:val="26"/>
        </w:rPr>
        <w:t xml:space="preserve"> </w:t>
      </w:r>
      <w:r w:rsidR="00DC7D67" w:rsidRPr="001F0F2A">
        <w:rPr>
          <w:rFonts w:eastAsiaTheme="majorEastAsia" w:cstheme="majorBidi"/>
          <w:sz w:val="36"/>
          <w:szCs w:val="26"/>
        </w:rPr>
        <w:t>profiler</w:t>
      </w:r>
    </w:p>
    <w:p w14:paraId="01EDE105" w14:textId="2B7B64E4" w:rsidR="00AA52E0" w:rsidRPr="00AA52E0" w:rsidRDefault="00AA52E0" w:rsidP="00555FFB">
      <w:pPr>
        <w:pStyle w:val="NormalBPBHEB"/>
      </w:pPr>
      <w:r w:rsidRPr="00AA52E0">
        <w:t xml:space="preserve">In addition to code reviews, Amazon </w:t>
      </w:r>
      <w:proofErr w:type="spellStart"/>
      <w:r w:rsidRPr="00AA52E0">
        <w:t>CodeGuru</w:t>
      </w:r>
      <w:proofErr w:type="spellEnd"/>
      <w:r w:rsidRPr="00AA52E0">
        <w:t xml:space="preserve"> includes the </w:t>
      </w:r>
      <w:proofErr w:type="spellStart"/>
      <w:r w:rsidRPr="00AA52E0">
        <w:t>CodeGuru</w:t>
      </w:r>
      <w:proofErr w:type="spellEnd"/>
      <w:r w:rsidRPr="00AA52E0">
        <w:t xml:space="preserve"> Profiler, a tool focused on optimizing application performance. </w:t>
      </w:r>
      <w:proofErr w:type="spellStart"/>
      <w:r w:rsidRPr="00AA52E0">
        <w:t>CodeGuru</w:t>
      </w:r>
      <w:proofErr w:type="spellEnd"/>
      <w:r w:rsidRPr="00AA52E0">
        <w:t xml:space="preserve"> Profiler provides in-depth insights into application runtime behavior, identifies bottlenecks, and recommends optimizations. By understanding how applications consume resources, developers can make informed decisions to enhance performance and reduce operational costs</w:t>
      </w:r>
      <w:commentRangeStart w:id="13"/>
      <w:commentRangeEnd w:id="13"/>
      <w:r w:rsidR="00CD05F2">
        <w:rPr>
          <w:rStyle w:val="CommentReference"/>
          <w:rFonts w:eastAsiaTheme="minorHAnsi" w:cstheme="minorBidi"/>
        </w:rPr>
        <w:commentReference w:id="13"/>
      </w:r>
      <w:r w:rsidRPr="00AA52E0">
        <w:t>.</w:t>
      </w:r>
      <w:sdt>
        <w:sdtPr>
          <w:id w:val="-127778942"/>
          <w:citation/>
        </w:sdtPr>
        <w:sdtEndPr/>
        <w:sdtContent>
          <w:r w:rsidR="00A25BE4">
            <w:fldChar w:fldCharType="begin"/>
          </w:r>
          <w:r w:rsidR="00A25BE4">
            <w:instrText xml:space="preserve"> CITATION chen-a \l 1033 </w:instrText>
          </w:r>
          <w:r w:rsidR="00A25BE4">
            <w:fldChar w:fldCharType="separate"/>
          </w:r>
          <w:r w:rsidR="00D34F43">
            <w:rPr>
              <w:noProof/>
            </w:rPr>
            <w:t xml:space="preserve"> </w:t>
          </w:r>
          <w:r w:rsidR="00D34F43" w:rsidRPr="00D34F43">
            <w:rPr>
              <w:noProof/>
            </w:rPr>
            <w:t>[8]</w:t>
          </w:r>
          <w:r w:rsidR="00A25BE4">
            <w:fldChar w:fldCharType="end"/>
          </w:r>
        </w:sdtContent>
      </w:sdt>
    </w:p>
    <w:p w14:paraId="1DDE2954" w14:textId="77777777" w:rsidR="00AA52E0" w:rsidRDefault="00AA52E0" w:rsidP="00DC7D67">
      <w:pPr>
        <w:pStyle w:val="NormalBPBHEB"/>
      </w:pPr>
      <w:r w:rsidRPr="00AA52E0">
        <w:t xml:space="preserve">The profiling capabilities of </w:t>
      </w:r>
      <w:proofErr w:type="spellStart"/>
      <w:r w:rsidRPr="00AA52E0">
        <w:t>CodeGuru</w:t>
      </w:r>
      <w:proofErr w:type="spellEnd"/>
      <w:r w:rsidRPr="00AA52E0">
        <w:t xml:space="preserve"> Profiler are particularly valuable in cloud environments, where efficient resource utilization directly translates to cost savings. By pinpointing areas of improvement, developers can optimize their applications for scale and responsiveness, ensuring a superior user experience.</w:t>
      </w:r>
    </w:p>
    <w:p w14:paraId="6EE42AF2" w14:textId="15ACFA93"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Real-time </w:t>
      </w:r>
      <w:r w:rsidR="00CD05F2" w:rsidRPr="001F0F2A">
        <w:rPr>
          <w:rFonts w:eastAsiaTheme="majorEastAsia" w:cstheme="majorBidi"/>
          <w:sz w:val="36"/>
          <w:szCs w:val="26"/>
        </w:rPr>
        <w:t>integration and developer workflow</w:t>
      </w:r>
    </w:p>
    <w:p w14:paraId="425075EF" w14:textId="4659BB54" w:rsidR="00AA52E0" w:rsidRPr="00AA52E0" w:rsidRDefault="00AA52E0" w:rsidP="00555FFB">
      <w:pPr>
        <w:pStyle w:val="NormalBPBHEB"/>
      </w:pPr>
      <w:r w:rsidRPr="00AA52E0">
        <w:t xml:space="preserve">Amazon </w:t>
      </w:r>
      <w:proofErr w:type="spellStart"/>
      <w:r w:rsidRPr="00AA52E0">
        <w:t>CodeGuru</w:t>
      </w:r>
      <w:proofErr w:type="spellEnd"/>
      <w:r w:rsidRPr="00AA52E0">
        <w:t xml:space="preserve"> seamlessly integrates into existing developer workflows, supporting popular </w:t>
      </w:r>
      <w:r w:rsidRPr="00555FFB">
        <w:rPr>
          <w:b/>
          <w:bCs/>
        </w:rPr>
        <w:t>integrated development environments (IDEs)</w:t>
      </w:r>
      <w:r w:rsidRPr="00AA52E0">
        <w:t xml:space="preserve"> and source code repositories. This real-time integration ensures that developers receive feedback promptly, enabling them to address issues and implement optimizations early in the development process. Such agility contributes to faster release cycles and </w:t>
      </w:r>
      <w:r w:rsidR="005A3156" w:rsidRPr="00AA52E0">
        <w:t>improves</w:t>
      </w:r>
      <w:r w:rsidRPr="00AA52E0">
        <w:t xml:space="preserve"> overall software quality.</w:t>
      </w:r>
    </w:p>
    <w:p w14:paraId="3ADCA015" w14:textId="4E6B990A" w:rsidR="00CD05F2" w:rsidRPr="00AA52E0" w:rsidRDefault="00AA52E0" w:rsidP="00D4222C">
      <w:pPr>
        <w:pBdr>
          <w:top w:val="nil"/>
          <w:left w:val="nil"/>
          <w:bottom w:val="nil"/>
          <w:right w:val="nil"/>
          <w:between w:val="nil"/>
        </w:pBdr>
        <w:shd w:val="clear" w:color="auto" w:fill="FFFFFF"/>
        <w:spacing w:after="100" w:line="276" w:lineRule="auto"/>
        <w:jc w:val="both"/>
      </w:pPr>
      <w:r w:rsidRPr="00AA52E0">
        <w:t xml:space="preserve">Incorporating machine learning into the software development lifecycle, Amazon </w:t>
      </w:r>
      <w:proofErr w:type="spellStart"/>
      <w:r w:rsidRPr="00AA52E0">
        <w:t>CodeGuru</w:t>
      </w:r>
      <w:proofErr w:type="spellEnd"/>
      <w:r w:rsidRPr="00AA52E0">
        <w:t xml:space="preserve"> stands as a testament to AWS's commitment to empowering developers with cutting-edge tools. As we delve deeper into the </w:t>
      </w:r>
      <w:r w:rsidR="005A3156" w:rsidRPr="00AA52E0">
        <w:t>myriads</w:t>
      </w:r>
      <w:r w:rsidRPr="00AA52E0">
        <w:t xml:space="preserve"> of developer tools and DevOps practices in this chapter, the impact of </w:t>
      </w:r>
      <w:proofErr w:type="spellStart"/>
      <w:r w:rsidRPr="00AA52E0">
        <w:t>CodeGuru</w:t>
      </w:r>
      <w:proofErr w:type="spellEnd"/>
      <w:r w:rsidRPr="00AA52E0">
        <w:t xml:space="preserve"> on code quality and application performance becomes even more apparent.</w:t>
      </w:r>
      <w:sdt>
        <w:sdtPr>
          <w:id w:val="-668244713"/>
          <w:citation/>
        </w:sdtPr>
        <w:sdtEndPr/>
        <w:sdtContent>
          <w:r w:rsidR="00B50D85">
            <w:fldChar w:fldCharType="begin"/>
          </w:r>
          <w:r w:rsidR="00B50D85">
            <w:instrText xml:space="preserve"> CITATION Smi10 \l 1033 </w:instrText>
          </w:r>
          <w:r w:rsidR="00B50D85">
            <w:fldChar w:fldCharType="separate"/>
          </w:r>
          <w:r w:rsidR="00D34F43">
            <w:rPr>
              <w:noProof/>
            </w:rPr>
            <w:t xml:space="preserve"> </w:t>
          </w:r>
          <w:r w:rsidR="00D34F43" w:rsidRPr="00D34F43">
            <w:rPr>
              <w:noProof/>
            </w:rPr>
            <w:t>[9]</w:t>
          </w:r>
          <w:r w:rsidR="00B50D85">
            <w:fldChar w:fldCharType="end"/>
          </w:r>
        </w:sdtContent>
      </w:sdt>
    </w:p>
    <w:p w14:paraId="423C3C1F" w14:textId="1724306B" w:rsidR="00C664F4" w:rsidRPr="00C664F4" w:rsidRDefault="00C664F4" w:rsidP="00555FFB">
      <w:pPr>
        <w:pStyle w:val="Heading1BPBHEB"/>
      </w:pPr>
      <w:r w:rsidRPr="00C664F4">
        <w:t xml:space="preserve">Amazon </w:t>
      </w:r>
      <w:proofErr w:type="spellStart"/>
      <w:r w:rsidRPr="00C664F4">
        <w:t>Corretto</w:t>
      </w:r>
      <w:proofErr w:type="spellEnd"/>
    </w:p>
    <w:p w14:paraId="5CD6D50D" w14:textId="4955B5D9" w:rsidR="00CD05F2" w:rsidRPr="00C664F4" w:rsidRDefault="00C664F4" w:rsidP="00555FFB">
      <w:pPr>
        <w:pStyle w:val="NormalBPBHEB"/>
      </w:pPr>
      <w:r w:rsidRPr="00C664F4">
        <w:t xml:space="preserve">In the dynamic landscape of cloud-native development, the choice of a reliable and optimized Java runtime environment is critical. Amazon </w:t>
      </w:r>
      <w:proofErr w:type="spellStart"/>
      <w:r w:rsidRPr="00C664F4">
        <w:t>Corretto</w:t>
      </w:r>
      <w:proofErr w:type="spellEnd"/>
      <w:r w:rsidRPr="00C664F4">
        <w:t xml:space="preserve">, an open-source distribution of the </w:t>
      </w:r>
      <w:r w:rsidRPr="00555FFB">
        <w:rPr>
          <w:b/>
          <w:bCs/>
        </w:rPr>
        <w:t xml:space="preserve">Java Development Kit (JDK) </w:t>
      </w:r>
      <w:r w:rsidRPr="00C664F4">
        <w:t xml:space="preserve">provided by AWS, serves as a robust solution for developers. This section provides an in-depth exploration of Amazon </w:t>
      </w:r>
      <w:proofErr w:type="spellStart"/>
      <w:r w:rsidRPr="00C664F4">
        <w:t>Corretto</w:t>
      </w:r>
      <w:proofErr w:type="spellEnd"/>
      <w:r w:rsidRPr="00C664F4">
        <w:t>, delving into its features, advantages, and the pivotal role it plays in modern software development.</w:t>
      </w:r>
    </w:p>
    <w:p w14:paraId="44871104" w14:textId="7950CE30"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w:t>
      </w:r>
    </w:p>
    <w:p w14:paraId="0CA4AD09" w14:textId="6A8DA822" w:rsidR="00C664F4" w:rsidRDefault="00C664F4" w:rsidP="00CD05F2">
      <w:pPr>
        <w:pStyle w:val="NormalBPBHEB"/>
      </w:pPr>
      <w:r w:rsidRPr="00C664F4">
        <w:t xml:space="preserve">Amazon </w:t>
      </w:r>
      <w:proofErr w:type="spellStart"/>
      <w:r w:rsidRPr="00C664F4">
        <w:t>Corretto</w:t>
      </w:r>
      <w:proofErr w:type="spellEnd"/>
      <w:r w:rsidRPr="00C664F4">
        <w:t xml:space="preserve"> is AWS's </w:t>
      </w:r>
      <w:r w:rsidR="00CC19DF" w:rsidRPr="00C664F4">
        <w:t>non</w:t>
      </w:r>
      <w:r w:rsidRPr="00C664F4">
        <w:t xml:space="preserve">-cost, multiplatform, production-ready distribution of the </w:t>
      </w:r>
      <w:r w:rsidRPr="00555FFB">
        <w:rPr>
          <w:b/>
          <w:bCs/>
        </w:rPr>
        <w:t>Open Java Development Kit (OpenJDK)</w:t>
      </w:r>
      <w:r w:rsidRPr="00C664F4">
        <w:t xml:space="preserve">. It is designed to provide a secure, stable, and high-performance environment for Java applications. Amazon </w:t>
      </w:r>
      <w:proofErr w:type="spellStart"/>
      <w:r w:rsidRPr="00C664F4">
        <w:t>Corretto</w:t>
      </w:r>
      <w:proofErr w:type="spellEnd"/>
      <w:r w:rsidRPr="00C664F4">
        <w:t xml:space="preserve"> is made available under </w:t>
      </w:r>
      <w:r w:rsidRPr="00555FFB">
        <w:rPr>
          <w:b/>
          <w:bCs/>
        </w:rPr>
        <w:t xml:space="preserve">long-term support (LTS) </w:t>
      </w:r>
      <w:r w:rsidRPr="00C664F4">
        <w:t>and offers features like performance enhancements, monitoring, and security updates</w:t>
      </w:r>
      <w:bookmarkStart w:id="14" w:name="_Ref150858608"/>
      <w:sdt>
        <w:sdtPr>
          <w:id w:val="1416981612"/>
          <w:citation/>
        </w:sdtPr>
        <w:sdtEndPr/>
        <w:sdtContent>
          <w:r w:rsidR="004770F2">
            <w:fldChar w:fldCharType="begin"/>
          </w:r>
          <w:r w:rsidR="00304DD4">
            <w:instrText xml:space="preserve">CITATION a2023s \l 1033 </w:instrText>
          </w:r>
          <w:r w:rsidR="004770F2">
            <w:fldChar w:fldCharType="separate"/>
          </w:r>
          <w:r w:rsidR="00D34F43">
            <w:rPr>
              <w:noProof/>
            </w:rPr>
            <w:t xml:space="preserve"> </w:t>
          </w:r>
          <w:r w:rsidR="00D34F43" w:rsidRPr="00D34F43">
            <w:rPr>
              <w:noProof/>
            </w:rPr>
            <w:t>[10]</w:t>
          </w:r>
          <w:r w:rsidR="004770F2">
            <w:fldChar w:fldCharType="end"/>
          </w:r>
        </w:sdtContent>
      </w:sdt>
      <w:bookmarkEnd w:id="14"/>
      <w:r w:rsidRPr="00C664F4">
        <w:t>. It is a testament to AWS's commitment to supporting the Java development community and ensuring a seamless Java experience for AWS users</w:t>
      </w:r>
      <w:sdt>
        <w:sdtPr>
          <w:id w:val="1549262459"/>
          <w:citation/>
        </w:sdtPr>
        <w:sdtEndPr/>
        <w:sdtContent>
          <w:r w:rsidR="00B654D4">
            <w:fldChar w:fldCharType="begin"/>
          </w:r>
          <w:r w:rsidR="00B654D4">
            <w:instrText xml:space="preserve"> CITATION tanenbaum2014a \l 1033 </w:instrText>
          </w:r>
          <w:r w:rsidR="00B654D4">
            <w:fldChar w:fldCharType="separate"/>
          </w:r>
          <w:r w:rsidR="00D34F43">
            <w:rPr>
              <w:noProof/>
            </w:rPr>
            <w:t xml:space="preserve"> </w:t>
          </w:r>
          <w:r w:rsidR="00D34F43" w:rsidRPr="00D34F43">
            <w:rPr>
              <w:noProof/>
            </w:rPr>
            <w:t>[11]</w:t>
          </w:r>
          <w:r w:rsidR="00B654D4">
            <w:fldChar w:fldCharType="end"/>
          </w:r>
        </w:sdtContent>
      </w:sdt>
      <w:r w:rsidRPr="00C664F4">
        <w:t>.</w:t>
      </w:r>
    </w:p>
    <w:p w14:paraId="248ED8EF" w14:textId="0B7DCCC0"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CD05F2" w:rsidRPr="001F0F2A">
        <w:rPr>
          <w:rFonts w:eastAsiaTheme="majorEastAsia" w:cstheme="majorBidi"/>
          <w:sz w:val="36"/>
          <w:szCs w:val="26"/>
        </w:rPr>
        <w:t>features and performance enhancements</w:t>
      </w:r>
    </w:p>
    <w:p w14:paraId="1725182D" w14:textId="466673F5" w:rsidR="00C664F4" w:rsidRPr="00C664F4" w:rsidRDefault="00C664F4" w:rsidP="00555FFB">
      <w:pPr>
        <w:pStyle w:val="NormalBPBHEB"/>
      </w:pPr>
      <w:r w:rsidRPr="00C664F4">
        <w:t xml:space="preserve">One of the key strengths of Amazon </w:t>
      </w:r>
      <w:proofErr w:type="spellStart"/>
      <w:r w:rsidRPr="00C664F4">
        <w:t>Corretto</w:t>
      </w:r>
      <w:proofErr w:type="spellEnd"/>
      <w:r w:rsidRPr="00C664F4">
        <w:t xml:space="preserve"> lies in its focus on performance and security. AWS emphasizes the delivery of timely updates and patches to address security vulnerabilities, ensuring that developers can build and deploy Java applications with confidence</w:t>
      </w:r>
      <w:r w:rsidR="00A52AE7">
        <w:fldChar w:fldCharType="begin"/>
      </w:r>
      <w:r w:rsidR="00A52AE7">
        <w:instrText xml:space="preserve"> NOTEREF _Ref150858608 \f \h </w:instrText>
      </w:r>
      <w:r w:rsidR="00A52AE7">
        <w:fldChar w:fldCharType="separate"/>
      </w:r>
      <w:r w:rsidR="00A52AE7" w:rsidRPr="00A52AE7">
        <w:rPr>
          <w:rStyle w:val="FootnoteReference"/>
        </w:rPr>
        <w:t>10</w:t>
      </w:r>
      <w:r w:rsidR="00A52AE7">
        <w:fldChar w:fldCharType="end"/>
      </w:r>
      <w:r w:rsidRPr="00C664F4">
        <w:t xml:space="preserve">. </w:t>
      </w:r>
      <w:proofErr w:type="spellStart"/>
      <w:r w:rsidRPr="00C664F4">
        <w:t>Corretto</w:t>
      </w:r>
      <w:proofErr w:type="spellEnd"/>
      <w:r w:rsidRPr="00C664F4">
        <w:t xml:space="preserve"> incorporates performance enhancements derived from the collaboration within the OpenJDK community, contributing to a faster and more efficient runtime environment</w:t>
      </w:r>
      <w:sdt>
        <w:sdtPr>
          <w:id w:val="-956335260"/>
          <w:citation/>
        </w:sdtPr>
        <w:sdtEndPr/>
        <w:sdtContent>
          <w:r w:rsidR="00B654D4">
            <w:fldChar w:fldCharType="begin"/>
          </w:r>
          <w:r w:rsidR="00B654D4">
            <w:instrText xml:space="preserve"> CITATION gupta2016a \l 1033 </w:instrText>
          </w:r>
          <w:r w:rsidR="00B654D4">
            <w:fldChar w:fldCharType="separate"/>
          </w:r>
          <w:r w:rsidR="00D34F43">
            <w:rPr>
              <w:noProof/>
            </w:rPr>
            <w:t xml:space="preserve"> </w:t>
          </w:r>
          <w:r w:rsidR="00D34F43" w:rsidRPr="00D34F43">
            <w:rPr>
              <w:noProof/>
            </w:rPr>
            <w:t>[12]</w:t>
          </w:r>
          <w:r w:rsidR="00B654D4">
            <w:fldChar w:fldCharType="end"/>
          </w:r>
        </w:sdtContent>
      </w:sdt>
      <w:r w:rsidRPr="00C664F4">
        <w:t>.</w:t>
      </w:r>
    </w:p>
    <w:p w14:paraId="051D378A" w14:textId="77777777" w:rsidR="00C664F4" w:rsidRDefault="00C664F4" w:rsidP="00CD05F2">
      <w:pPr>
        <w:pStyle w:val="NormalBPBHEB"/>
      </w:pPr>
      <w:r w:rsidRPr="00C664F4">
        <w:t xml:space="preserve">Moreover, Amazon </w:t>
      </w:r>
      <w:proofErr w:type="spellStart"/>
      <w:r w:rsidRPr="00C664F4">
        <w:t>Corretto</w:t>
      </w:r>
      <w:proofErr w:type="spellEnd"/>
      <w:r w:rsidRPr="00C664F4">
        <w:t xml:space="preserve"> introduces various monitoring and diagnostic tools to help developers gain insights into the behavior of Java applications. This includes enhanced thread dumps and a comprehensive set of metrics accessible through Amazon CloudWatch. These tools empower developers to identify and resolve performance bottlenecks, leading to more efficient and responsive applications.</w:t>
      </w:r>
    </w:p>
    <w:p w14:paraId="4CE85DA8" w14:textId="60E88F95"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Long-</w:t>
      </w:r>
      <w:r w:rsidR="00CD05F2" w:rsidRPr="001F0F2A">
        <w:rPr>
          <w:rFonts w:eastAsiaTheme="majorEastAsia" w:cstheme="majorBidi"/>
          <w:sz w:val="36"/>
          <w:szCs w:val="26"/>
        </w:rPr>
        <w:t>term support and version consistency</w:t>
      </w:r>
    </w:p>
    <w:p w14:paraId="095DDC89" w14:textId="3AB26DE8" w:rsidR="00C664F4" w:rsidRPr="00C664F4" w:rsidRDefault="00C664F4" w:rsidP="00555FFB">
      <w:pPr>
        <w:pStyle w:val="NormalBPBHEB"/>
      </w:pPr>
      <w:r w:rsidRPr="00C664F4">
        <w:t xml:space="preserve">A notable feature of Amazon </w:t>
      </w:r>
      <w:proofErr w:type="spellStart"/>
      <w:r w:rsidRPr="00C664F4">
        <w:t>Corretto</w:t>
      </w:r>
      <w:proofErr w:type="spellEnd"/>
      <w:r w:rsidRPr="00C664F4">
        <w:t xml:space="preserve"> is its long-term support model</w:t>
      </w:r>
      <w:r w:rsidR="004A30F4">
        <w:fldChar w:fldCharType="begin"/>
      </w:r>
      <w:r w:rsidR="004A30F4">
        <w:instrText xml:space="preserve"> NOTEREF _Ref150858608 \f \h </w:instrText>
      </w:r>
      <w:r w:rsidR="004A30F4">
        <w:fldChar w:fldCharType="separate"/>
      </w:r>
      <w:r w:rsidR="004A30F4" w:rsidRPr="004A30F4">
        <w:rPr>
          <w:rStyle w:val="FootnoteReference"/>
        </w:rPr>
        <w:t>10</w:t>
      </w:r>
      <w:r w:rsidR="004A30F4">
        <w:fldChar w:fldCharType="end"/>
      </w:r>
      <w:r w:rsidRPr="00C664F4">
        <w:t xml:space="preserve">. AWS commits to providing updates and security patches for </w:t>
      </w:r>
      <w:proofErr w:type="spellStart"/>
      <w:r w:rsidRPr="00C664F4">
        <w:t>Corretto</w:t>
      </w:r>
      <w:proofErr w:type="spellEnd"/>
      <w:r w:rsidRPr="00C664F4">
        <w:t xml:space="preserve"> builds for an extended period, offering stability and predictability for developers</w:t>
      </w:r>
      <w:sdt>
        <w:sdtPr>
          <w:id w:val="1314828709"/>
          <w:citation/>
        </w:sdtPr>
        <w:sdtEndPr/>
        <w:sdtContent>
          <w:r w:rsidR="00053086">
            <w:fldChar w:fldCharType="begin"/>
          </w:r>
          <w:r w:rsidR="00304DD4">
            <w:instrText xml:space="preserve">CITATION a2023s \l 1033 </w:instrText>
          </w:r>
          <w:r w:rsidR="00053086">
            <w:fldChar w:fldCharType="separate"/>
          </w:r>
          <w:r w:rsidR="00D34F43">
            <w:rPr>
              <w:noProof/>
            </w:rPr>
            <w:t xml:space="preserve"> </w:t>
          </w:r>
          <w:r w:rsidR="00D34F43" w:rsidRPr="00D34F43">
            <w:rPr>
              <w:noProof/>
            </w:rPr>
            <w:t>[10]</w:t>
          </w:r>
          <w:r w:rsidR="00053086">
            <w:fldChar w:fldCharType="end"/>
          </w:r>
        </w:sdtContent>
      </w:sdt>
      <w:r w:rsidRPr="00C664F4">
        <w:t>. This long-term support aligns with AWS's focus on enabling organizations to build and maintain Java applications with confidence and reliability.</w:t>
      </w:r>
    </w:p>
    <w:p w14:paraId="70E239D3" w14:textId="77777777" w:rsidR="00C664F4" w:rsidRDefault="00C664F4" w:rsidP="00C664F4">
      <w:pPr>
        <w:pBdr>
          <w:top w:val="nil"/>
          <w:left w:val="nil"/>
          <w:bottom w:val="nil"/>
          <w:right w:val="nil"/>
          <w:between w:val="nil"/>
        </w:pBdr>
        <w:shd w:val="clear" w:color="auto" w:fill="FFFFFF"/>
        <w:spacing w:after="100" w:line="276" w:lineRule="auto"/>
        <w:jc w:val="both"/>
      </w:pPr>
      <w:r w:rsidRPr="00C664F4">
        <w:t xml:space="preserve">Additionally, Amazon </w:t>
      </w:r>
      <w:proofErr w:type="spellStart"/>
      <w:r w:rsidRPr="00C664F4">
        <w:t>Corretto</w:t>
      </w:r>
      <w:proofErr w:type="spellEnd"/>
      <w:r w:rsidRPr="00C664F4">
        <w:t xml:space="preserve"> ensures version consistency across different platforms. This consistency simplifies the development and deployment processes, allowing developers to create Java applications with the assurance that they will behave consistently across various environments, including on-premises data centers and AWS cloud infrastructure.</w:t>
      </w:r>
    </w:p>
    <w:p w14:paraId="31D14D7D" w14:textId="77777777"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Integration with AWS Services</w:t>
      </w:r>
    </w:p>
    <w:p w14:paraId="4596755F" w14:textId="3F80238D" w:rsidR="00C664F4" w:rsidRPr="00C664F4" w:rsidRDefault="00C664F4" w:rsidP="00555FFB">
      <w:pPr>
        <w:pStyle w:val="NormalBPBHEB"/>
      </w:pPr>
      <w:r w:rsidRPr="00C664F4">
        <w:t xml:space="preserve">As part of the AWS ecosystem, Amazon </w:t>
      </w:r>
      <w:proofErr w:type="spellStart"/>
      <w:r w:rsidRPr="00C664F4">
        <w:t>Corretto</w:t>
      </w:r>
      <w:proofErr w:type="spellEnd"/>
      <w:r w:rsidRPr="00C664F4">
        <w:t xml:space="preserve"> seamlessly integrates with various AWS services, providing a cohesive experience for Java developers building applications on the AWS platform. Whether deploying applications on Amazon EC2 instances or leveraging serverless computing with AWS Lambda, developers can rely on </w:t>
      </w:r>
      <w:proofErr w:type="spellStart"/>
      <w:r w:rsidRPr="00C664F4">
        <w:t>Corretto</w:t>
      </w:r>
      <w:proofErr w:type="spellEnd"/>
      <w:r w:rsidRPr="00C664F4">
        <w:t xml:space="preserve"> to deliver optimal performance and compatibility</w:t>
      </w:r>
      <w:sdt>
        <w:sdtPr>
          <w:id w:val="156197999"/>
          <w:citation/>
        </w:sdtPr>
        <w:sdtEndPr/>
        <w:sdtContent>
          <w:r w:rsidR="00EC4D43">
            <w:fldChar w:fldCharType="begin"/>
          </w:r>
          <w:r w:rsidR="00304DD4">
            <w:instrText xml:space="preserve">CITATION a2023s \l 1033 </w:instrText>
          </w:r>
          <w:r w:rsidR="00EC4D43">
            <w:fldChar w:fldCharType="separate"/>
          </w:r>
          <w:r w:rsidR="00D34F43">
            <w:rPr>
              <w:noProof/>
            </w:rPr>
            <w:t xml:space="preserve"> </w:t>
          </w:r>
          <w:r w:rsidR="00D34F43" w:rsidRPr="00D34F43">
            <w:rPr>
              <w:noProof/>
            </w:rPr>
            <w:t>[10]</w:t>
          </w:r>
          <w:r w:rsidR="00EC4D43">
            <w:fldChar w:fldCharType="end"/>
          </w:r>
        </w:sdtContent>
      </w:sdt>
      <w:r w:rsidRPr="00C664F4">
        <w:t>.</w:t>
      </w:r>
    </w:p>
    <w:p w14:paraId="2AAB8F9F" w14:textId="6DEC17ED" w:rsidR="00CD05F2" w:rsidRDefault="00C664F4" w:rsidP="00555FFB">
      <w:pPr>
        <w:pStyle w:val="NormalBPBHEB"/>
      </w:pPr>
      <w:r w:rsidRPr="00C664F4">
        <w:t xml:space="preserve">In conclusion, Amazon </w:t>
      </w:r>
      <w:proofErr w:type="spellStart"/>
      <w:r w:rsidRPr="00C664F4">
        <w:t>Corretto</w:t>
      </w:r>
      <w:proofErr w:type="spellEnd"/>
      <w:r w:rsidRPr="00C664F4">
        <w:t xml:space="preserve"> stands as a reliable and performant choice for Java developers in the AWS ecosystem. As we navigate through the diverse landscape of developer tools and DevOps practices in this chapter, the significance of Amazon </w:t>
      </w:r>
      <w:proofErr w:type="spellStart"/>
      <w:r w:rsidRPr="00C664F4">
        <w:t>Corretto</w:t>
      </w:r>
      <w:proofErr w:type="spellEnd"/>
      <w:r w:rsidRPr="00C664F4">
        <w:t xml:space="preserve"> in ensuring a robust Java runtime environment becomes increasingly evident.</w:t>
      </w:r>
    </w:p>
    <w:p w14:paraId="012FA5FC" w14:textId="0D078E1F" w:rsidR="00106C44" w:rsidRPr="00106C44" w:rsidRDefault="00106C44" w:rsidP="00555FFB">
      <w:pPr>
        <w:pStyle w:val="Heading1BPBHEB"/>
      </w:pPr>
      <w:r w:rsidRPr="00106C44">
        <w:t>AWS Cloud Control API</w:t>
      </w:r>
    </w:p>
    <w:p w14:paraId="554C6654" w14:textId="0CDF27D2" w:rsidR="00E0248C" w:rsidRPr="00C31CD4" w:rsidRDefault="00106C44" w:rsidP="00555FFB">
      <w:pPr>
        <w:pStyle w:val="NormalBPBHEB"/>
      </w:pPr>
      <w:r w:rsidRPr="00106C44">
        <w:t xml:space="preserve">In cloud orchestration and management, the AWS Cloud Control API emerges as a key player, providing developers with a programmatic interface to manage and provision AWS resources. </w:t>
      </w:r>
      <w:r w:rsidR="00E0248C" w:rsidRPr="00C31CD4">
        <w:t xml:space="preserve">In the rapidly evolving landscape of cloud-native development, effective orchestration and management of AWS resources are paramount. The AWS Cloud Control API </w:t>
      </w:r>
      <w:r w:rsidR="005B7775">
        <w:t>is</w:t>
      </w:r>
      <w:r w:rsidR="00E0248C" w:rsidRPr="00C31CD4">
        <w:t xml:space="preserve"> a powerful tool, providing developers with a unified API to manage their AWS infrastructure programmatically. This section delves into the intricacies of the AWS Cloud Control API, exploring its features, use cases, and its role in fostering efficient DevOps practices.</w:t>
      </w:r>
    </w:p>
    <w:p w14:paraId="2EE7CFA2" w14:textId="77777777" w:rsidR="00106C44" w:rsidRPr="001F0F2A" w:rsidRDefault="00106C4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 to AWS Cloud Control API</w:t>
      </w:r>
    </w:p>
    <w:p w14:paraId="0E153C6E" w14:textId="435551DB" w:rsidR="00106C44" w:rsidRDefault="00106C44" w:rsidP="00555FFB">
      <w:pPr>
        <w:pStyle w:val="NormalBPBHEB"/>
      </w:pPr>
      <w:r w:rsidRPr="00106C44">
        <w:t xml:space="preserve">The AWS Cloud Control API is designed to simplify the management of AWS resources by offering a consistent API to create, update, and delete resources across different AWS </w:t>
      </w:r>
      <w:r w:rsidR="00AF1C00">
        <w:t>services</w:t>
      </w:r>
      <w:r w:rsidRPr="00106C44">
        <w:t>. This uniform interface streamlines resource provisioning and management tasks, contributing to the automation and efficiency of cloud operations.</w:t>
      </w:r>
    </w:p>
    <w:p w14:paraId="099711C4" w14:textId="4FA54817" w:rsidR="00AE4A6A" w:rsidRDefault="00AE4A6A" w:rsidP="00555FFB">
      <w:pPr>
        <w:pStyle w:val="NormalBPBHEB"/>
      </w:pPr>
      <w:r w:rsidRPr="00AE4A6A">
        <w:t>The AWS Cloud Control API is a service that allows developers to create, read, update, and delete AWS resources across different AWS services</w:t>
      </w:r>
      <w:sdt>
        <w:sdtPr>
          <w:id w:val="1051036240"/>
          <w:citation/>
        </w:sdtPr>
        <w:sdtEndPr/>
        <w:sdtContent>
          <w:r w:rsidR="00F420CB">
            <w:fldChar w:fldCharType="begin"/>
          </w:r>
          <w:r w:rsidR="00F420CB">
            <w:instrText xml:space="preserve"> CITATION smith2018b \l 1033 </w:instrText>
          </w:r>
          <w:r w:rsidR="00F420CB">
            <w:fldChar w:fldCharType="separate"/>
          </w:r>
          <w:r w:rsidR="00D34F43">
            <w:rPr>
              <w:noProof/>
            </w:rPr>
            <w:t xml:space="preserve"> </w:t>
          </w:r>
          <w:r w:rsidR="00D34F43" w:rsidRPr="00D34F43">
            <w:rPr>
              <w:noProof/>
            </w:rPr>
            <w:t>[13]</w:t>
          </w:r>
          <w:r w:rsidR="00F420CB">
            <w:fldChar w:fldCharType="end"/>
          </w:r>
        </w:sdtContent>
      </w:sdt>
      <w:r w:rsidRPr="00AE4A6A">
        <w:t xml:space="preserve">. It provides a unified, consistent API surface that abstracts the complexities of interacting with various AWS services individually. This abstraction simplifies resource management and enables developers to focus on application logic rather than service-specific </w:t>
      </w:r>
      <w:commentRangeStart w:id="15"/>
      <w:commentRangeStart w:id="16"/>
      <w:r w:rsidRPr="00AE4A6A">
        <w:t>nuances</w:t>
      </w:r>
      <w:commentRangeEnd w:id="15"/>
      <w:r w:rsidR="00CD05F2">
        <w:rPr>
          <w:rStyle w:val="CommentReference"/>
          <w:rFonts w:eastAsiaTheme="minorHAnsi" w:cstheme="minorBidi"/>
        </w:rPr>
        <w:commentReference w:id="15"/>
      </w:r>
      <w:commentRangeEnd w:id="16"/>
      <w:r w:rsidR="00AD46F1">
        <w:rPr>
          <w:rStyle w:val="CommentReference"/>
          <w:rFonts w:eastAsiaTheme="minorHAnsi" w:cstheme="minorBidi"/>
        </w:rPr>
        <w:commentReference w:id="16"/>
      </w:r>
      <w:r w:rsidRPr="00AE4A6A">
        <w:t>.</w:t>
      </w:r>
    </w:p>
    <w:p w14:paraId="56FA9A59" w14:textId="54940A8A" w:rsidR="00EC0DDC" w:rsidRDefault="00D66E3D" w:rsidP="00555FFB">
      <w:pPr>
        <w:pStyle w:val="FigureBPBHEB"/>
      </w:pPr>
      <w:r>
        <w:rPr>
          <w:noProof/>
        </w:rPr>
        <w:drawing>
          <wp:inline distT="0" distB="0" distL="0" distR="0" wp14:anchorId="0BE938A1" wp14:editId="0A69F418">
            <wp:extent cx="5620351" cy="1866900"/>
            <wp:effectExtent l="0" t="0" r="0" b="0"/>
            <wp:docPr id="20544652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25765" cy="1868698"/>
                    </a:xfrm>
                    <a:prstGeom prst="rect">
                      <a:avLst/>
                    </a:prstGeom>
                    <a:noFill/>
                  </pic:spPr>
                </pic:pic>
              </a:graphicData>
            </a:graphic>
          </wp:inline>
        </w:drawing>
      </w:r>
    </w:p>
    <w:p w14:paraId="7F22B32D" w14:textId="41DBD3F8" w:rsidR="004F2B2B" w:rsidRDefault="00EC0DDC" w:rsidP="00CD05F2">
      <w:pPr>
        <w:pStyle w:val="FigureCaptionBPBHEB"/>
      </w:pPr>
      <w:r w:rsidRPr="00555FFB">
        <w:rPr>
          <w:b/>
          <w:bCs w:val="0"/>
        </w:rPr>
        <w:t xml:space="preserve">Figure </w:t>
      </w:r>
      <w:r w:rsidR="00CD05F2" w:rsidRPr="00555FFB">
        <w:rPr>
          <w:b/>
          <w:bCs w:val="0"/>
        </w:rPr>
        <w:t>7.2:</w:t>
      </w:r>
      <w:r>
        <w:t xml:space="preserve"> </w:t>
      </w:r>
      <w:r w:rsidRPr="005A5294">
        <w:t xml:space="preserve">AWS Cloud Control API, a Uniform API to Access AWS </w:t>
      </w:r>
      <w:r w:rsidR="00C02B8B">
        <w:t>and</w:t>
      </w:r>
      <w:r w:rsidRPr="005A5294">
        <w:t xml:space="preserve"> Third-Party Services</w:t>
      </w:r>
      <w:r>
        <w:t xml:space="preserve"> (AWS Blog)</w:t>
      </w:r>
    </w:p>
    <w:p w14:paraId="5FBBF720" w14:textId="691D678A" w:rsidR="00106C44" w:rsidRPr="001F0F2A" w:rsidRDefault="00106C4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CD05F2" w:rsidRPr="001F0F2A">
        <w:rPr>
          <w:rFonts w:eastAsiaTheme="majorEastAsia" w:cstheme="majorBidi"/>
          <w:sz w:val="36"/>
          <w:szCs w:val="26"/>
        </w:rPr>
        <w:t>features and capabilities</w:t>
      </w:r>
    </w:p>
    <w:p w14:paraId="0C450A2D" w14:textId="27D59899" w:rsidR="00CD05F2" w:rsidRPr="00106C44" w:rsidRDefault="00CD05F2" w:rsidP="00555FFB">
      <w:pPr>
        <w:pStyle w:val="NormalBPBHEB"/>
      </w:pPr>
      <w:r>
        <w:t>The key features and capabilities are as follows:</w:t>
      </w:r>
    </w:p>
    <w:p w14:paraId="490480CC" w14:textId="6C6812F8" w:rsidR="00106C44" w:rsidRPr="00106C44" w:rsidRDefault="00106C44" w:rsidP="008A12F7">
      <w:pPr>
        <w:pStyle w:val="NormalBPBHEB"/>
        <w:numPr>
          <w:ilvl w:val="0"/>
          <w:numId w:val="8"/>
        </w:numPr>
      </w:pPr>
      <w:r w:rsidRPr="00106C44">
        <w:rPr>
          <w:b/>
          <w:bCs/>
        </w:rPr>
        <w:t>Cross-</w:t>
      </w:r>
      <w:r w:rsidR="00CD05F2" w:rsidRPr="00106C44">
        <w:rPr>
          <w:b/>
          <w:bCs/>
        </w:rPr>
        <w:t>service resource management</w:t>
      </w:r>
      <w:r w:rsidRPr="00106C44">
        <w:t>: One of the defining features of the AWS Cloud Control API is its ability to manage resources across various AWS services through a single API. This facilitates the integration and orchestration of resources from different domains within AWS.</w:t>
      </w:r>
    </w:p>
    <w:p w14:paraId="4CCDDF23" w14:textId="53D77F65" w:rsidR="00106C44" w:rsidRPr="00106C44" w:rsidRDefault="00106C44" w:rsidP="008A12F7">
      <w:pPr>
        <w:pStyle w:val="NormalBPBHEB"/>
        <w:numPr>
          <w:ilvl w:val="0"/>
          <w:numId w:val="8"/>
        </w:numPr>
      </w:pPr>
      <w:r w:rsidRPr="00106C44">
        <w:rPr>
          <w:b/>
          <w:bCs/>
        </w:rPr>
        <w:t>Infrastructure as Code (</w:t>
      </w:r>
      <w:proofErr w:type="spellStart"/>
      <w:r w:rsidRPr="00106C44">
        <w:rPr>
          <w:b/>
          <w:bCs/>
        </w:rPr>
        <w:t>IaC</w:t>
      </w:r>
      <w:proofErr w:type="spellEnd"/>
      <w:r w:rsidRPr="00106C44">
        <w:rPr>
          <w:b/>
          <w:bCs/>
        </w:rPr>
        <w:t xml:space="preserve">) </w:t>
      </w:r>
      <w:r w:rsidR="00CD05F2" w:rsidRPr="00106C44">
        <w:rPr>
          <w:b/>
          <w:bCs/>
        </w:rPr>
        <w:t>integration</w:t>
      </w:r>
      <w:r w:rsidRPr="00106C44">
        <w:t xml:space="preserve">: The API aligns with the </w:t>
      </w:r>
      <w:proofErr w:type="spellStart"/>
      <w:r w:rsidRPr="00106C44">
        <w:t>IaC</w:t>
      </w:r>
      <w:proofErr w:type="spellEnd"/>
      <w:r w:rsidRPr="00106C44">
        <w:t xml:space="preserve"> paradigm, allowing developers to define and manage AWS resources using code. This integration supports the principles of versioning, collaboration, and repeatability in infrastructure management.</w:t>
      </w:r>
    </w:p>
    <w:p w14:paraId="10F61111" w14:textId="6037EADB" w:rsidR="00106C44" w:rsidRDefault="00106C44" w:rsidP="008A12F7">
      <w:pPr>
        <w:pStyle w:val="NormalBPBHEB"/>
        <w:numPr>
          <w:ilvl w:val="0"/>
          <w:numId w:val="8"/>
        </w:numPr>
      </w:pPr>
      <w:r w:rsidRPr="00106C44">
        <w:rPr>
          <w:b/>
          <w:bCs/>
        </w:rPr>
        <w:t xml:space="preserve">Consistent </w:t>
      </w:r>
      <w:r w:rsidR="00CD05F2" w:rsidRPr="00106C44">
        <w:rPr>
          <w:b/>
          <w:bCs/>
        </w:rPr>
        <w:t>resource schema</w:t>
      </w:r>
      <w:r w:rsidRPr="00106C44">
        <w:t>: AWS Cloud Control API enforces a consistent resource schema, providing a standardized way to describe and interact with AWS resources. This uniformity simplifies resource management and reduces the learning curve for developers working with diverse AWS services.</w:t>
      </w:r>
    </w:p>
    <w:p w14:paraId="3068BC40" w14:textId="1F8EEBAD" w:rsidR="00AE4A6A" w:rsidRPr="00C31CD4" w:rsidRDefault="00AE4A6A" w:rsidP="008A12F7">
      <w:pPr>
        <w:pStyle w:val="NormalBPBHEB"/>
        <w:numPr>
          <w:ilvl w:val="0"/>
          <w:numId w:val="8"/>
        </w:numPr>
      </w:pPr>
      <w:r w:rsidRPr="00C31CD4">
        <w:rPr>
          <w:b/>
          <w:bCs/>
        </w:rPr>
        <w:t xml:space="preserve">Unified </w:t>
      </w:r>
      <w:r w:rsidR="00CD05F2" w:rsidRPr="00C31CD4">
        <w:rPr>
          <w:b/>
          <w:bCs/>
        </w:rPr>
        <w:t>resource management</w:t>
      </w:r>
      <w:r w:rsidRPr="00C31CD4">
        <w:t>: One of the key features of the Cloud Control API is its ability to handle resource management across multiple AWS services through a single API endpoint</w:t>
      </w:r>
      <w:sdt>
        <w:sdtPr>
          <w:id w:val="25687207"/>
          <w:citation/>
        </w:sdtPr>
        <w:sdtEndPr/>
        <w:sdtContent>
          <w:r w:rsidR="007572A4">
            <w:fldChar w:fldCharType="begin"/>
          </w:r>
          <w:r w:rsidR="004C4216">
            <w:instrText xml:space="preserve">CITATION documentation2023b \l 1033 </w:instrText>
          </w:r>
          <w:r w:rsidR="007572A4">
            <w:fldChar w:fldCharType="separate"/>
          </w:r>
          <w:r w:rsidR="00D34F43">
            <w:rPr>
              <w:noProof/>
            </w:rPr>
            <w:t xml:space="preserve"> </w:t>
          </w:r>
          <w:r w:rsidR="00D34F43" w:rsidRPr="00D34F43">
            <w:rPr>
              <w:noProof/>
            </w:rPr>
            <w:t>[14]</w:t>
          </w:r>
          <w:r w:rsidR="007572A4">
            <w:fldChar w:fldCharType="end"/>
          </w:r>
        </w:sdtContent>
      </w:sdt>
      <w:r w:rsidRPr="00C31CD4">
        <w:t>. This streamlines the development process, reducing the need to navigate different service APIs for common operations.</w:t>
      </w:r>
    </w:p>
    <w:p w14:paraId="3D0AC39C" w14:textId="0C1BFFAC" w:rsidR="00AE4A6A" w:rsidRPr="00C31CD4" w:rsidRDefault="00AE4A6A" w:rsidP="008A12F7">
      <w:pPr>
        <w:pStyle w:val="NormalBPBHEB"/>
        <w:numPr>
          <w:ilvl w:val="0"/>
          <w:numId w:val="8"/>
        </w:numPr>
      </w:pPr>
      <w:r w:rsidRPr="00C31CD4">
        <w:rPr>
          <w:b/>
          <w:bCs/>
        </w:rPr>
        <w:t xml:space="preserve">Declarative </w:t>
      </w:r>
      <w:r w:rsidR="00CD05F2" w:rsidRPr="00C31CD4">
        <w:rPr>
          <w:b/>
          <w:bCs/>
        </w:rPr>
        <w:t>language sup</w:t>
      </w:r>
      <w:r w:rsidRPr="00C31CD4">
        <w:rPr>
          <w:b/>
          <w:bCs/>
        </w:rPr>
        <w:t>port</w:t>
      </w:r>
      <w:r w:rsidRPr="00C31CD4">
        <w:t>: The Cloud Control API supports a declarative language for resource specifications, allowing developers to define the desired state of their resources</w:t>
      </w:r>
      <w:sdt>
        <w:sdtPr>
          <w:id w:val="-2112358181"/>
          <w:citation/>
        </w:sdtPr>
        <w:sdtEndPr/>
        <w:sdtContent>
          <w:r w:rsidR="00123853">
            <w:fldChar w:fldCharType="begin"/>
          </w:r>
          <w:r w:rsidR="00123853">
            <w:instrText xml:space="preserve"> CITATION documentation2023b \l 1033 </w:instrText>
          </w:r>
          <w:r w:rsidR="00123853">
            <w:fldChar w:fldCharType="separate"/>
          </w:r>
          <w:r w:rsidR="00D34F43">
            <w:rPr>
              <w:noProof/>
            </w:rPr>
            <w:t xml:space="preserve"> </w:t>
          </w:r>
          <w:r w:rsidR="00D34F43" w:rsidRPr="00D34F43">
            <w:rPr>
              <w:noProof/>
            </w:rPr>
            <w:t>[14]</w:t>
          </w:r>
          <w:r w:rsidR="00123853">
            <w:fldChar w:fldCharType="end"/>
          </w:r>
        </w:sdtContent>
      </w:sdt>
      <w:r w:rsidRPr="00C31CD4">
        <w:t>. This declarative approach enhances the idempotency of operations, making it easier to manage and automate infrastructure changes.</w:t>
      </w:r>
    </w:p>
    <w:p w14:paraId="3C4C932C" w14:textId="4AD03A5F" w:rsidR="00AE4A6A" w:rsidRDefault="00AE4A6A" w:rsidP="008A12F7">
      <w:pPr>
        <w:pStyle w:val="NormalBPBHEB"/>
        <w:numPr>
          <w:ilvl w:val="0"/>
          <w:numId w:val="8"/>
        </w:numPr>
      </w:pPr>
      <w:r w:rsidRPr="005000D7">
        <w:rPr>
          <w:b/>
          <w:bCs/>
        </w:rPr>
        <w:t xml:space="preserve">Consistency </w:t>
      </w:r>
      <w:r w:rsidR="00CD05F2" w:rsidRPr="005000D7">
        <w:rPr>
          <w:b/>
          <w:bCs/>
        </w:rPr>
        <w:t>across services</w:t>
      </w:r>
      <w:r w:rsidRPr="00C31CD4">
        <w:t xml:space="preserve">: Developers can expect a consistent set of </w:t>
      </w:r>
      <w:r w:rsidRPr="00555FFB">
        <w:rPr>
          <w:b/>
          <w:bCs/>
        </w:rPr>
        <w:t>Create, Read, Update, Delete</w:t>
      </w:r>
      <w:r w:rsidR="00C02B8B" w:rsidRPr="00555FFB">
        <w:rPr>
          <w:b/>
          <w:bCs/>
        </w:rPr>
        <w:t xml:space="preserve"> (CRUD</w:t>
      </w:r>
      <w:r w:rsidRPr="00555FFB">
        <w:rPr>
          <w:b/>
          <w:bCs/>
        </w:rPr>
        <w:t>)</w:t>
      </w:r>
      <w:r w:rsidRPr="00C31CD4">
        <w:t xml:space="preserve"> operations across supported AWS services</w:t>
      </w:r>
      <w:sdt>
        <w:sdtPr>
          <w:id w:val="-131873988"/>
          <w:citation/>
        </w:sdtPr>
        <w:sdtEndPr/>
        <w:sdtContent>
          <w:r w:rsidR="006E5560">
            <w:fldChar w:fldCharType="begin"/>
          </w:r>
          <w:r w:rsidR="004C4216">
            <w:instrText xml:space="preserve">CITATION documentation2023b \l 1033 </w:instrText>
          </w:r>
          <w:r w:rsidR="006E5560">
            <w:fldChar w:fldCharType="separate"/>
          </w:r>
          <w:r w:rsidR="00D34F43">
            <w:rPr>
              <w:noProof/>
            </w:rPr>
            <w:t xml:space="preserve"> </w:t>
          </w:r>
          <w:r w:rsidR="00D34F43" w:rsidRPr="00D34F43">
            <w:rPr>
              <w:noProof/>
            </w:rPr>
            <w:t>[14]</w:t>
          </w:r>
          <w:r w:rsidR="006E5560">
            <w:fldChar w:fldCharType="end"/>
          </w:r>
        </w:sdtContent>
      </w:sdt>
      <w:r w:rsidRPr="00C31CD4">
        <w:t>. This consistency simplifies the learning curve for developers working with multiple services and ensures a standardized approach to resource management.</w:t>
      </w:r>
    </w:p>
    <w:p w14:paraId="4AF97A5D" w14:textId="16288CDE" w:rsidR="00106C44" w:rsidRPr="001F0F2A" w:rsidRDefault="00106C4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CD05F2" w:rsidRPr="001F0F2A">
        <w:rPr>
          <w:rFonts w:eastAsiaTheme="majorEastAsia" w:cstheme="majorBidi"/>
          <w:sz w:val="36"/>
          <w:szCs w:val="26"/>
        </w:rPr>
        <w:t>cases and scenarios</w:t>
      </w:r>
    </w:p>
    <w:p w14:paraId="72FEE88D" w14:textId="32F9EA70" w:rsidR="00CD05F2" w:rsidRPr="00106C44" w:rsidRDefault="00CD05F2" w:rsidP="00555FFB">
      <w:pPr>
        <w:pStyle w:val="NormalBPBHEB"/>
      </w:pPr>
      <w:r>
        <w:t>In this section, we will go through the use cases and scenarios:</w:t>
      </w:r>
    </w:p>
    <w:p w14:paraId="5FD81CAC" w14:textId="5D4A022B" w:rsidR="00106C44" w:rsidRPr="00106C44" w:rsidRDefault="00106C44" w:rsidP="008A12F7">
      <w:pPr>
        <w:pStyle w:val="NormalBPBHEB"/>
        <w:numPr>
          <w:ilvl w:val="0"/>
          <w:numId w:val="9"/>
        </w:numPr>
      </w:pPr>
      <w:r w:rsidRPr="00106C44">
        <w:rPr>
          <w:b/>
          <w:bCs/>
        </w:rPr>
        <w:t xml:space="preserve">Automated </w:t>
      </w:r>
      <w:r w:rsidR="00CD05F2" w:rsidRPr="00106C44">
        <w:rPr>
          <w:b/>
          <w:bCs/>
        </w:rPr>
        <w:t>resource provisioning</w:t>
      </w:r>
      <w:r w:rsidRPr="00106C44">
        <w:t>: DevOps teams can leverage the AWS Cloud Control API to automate the provisioning of resources, ensuring rapid and consistent deployments across development, testing, and production environments</w:t>
      </w:r>
      <w:sdt>
        <w:sdtPr>
          <w:id w:val="660050259"/>
          <w:citation/>
        </w:sdtPr>
        <w:sdtEndPr/>
        <w:sdtContent>
          <w:r w:rsidR="00F34E0E">
            <w:fldChar w:fldCharType="begin"/>
          </w:r>
          <w:r w:rsidR="004C4216">
            <w:instrText xml:space="preserve">CITATION documentation2023b \l 1033 </w:instrText>
          </w:r>
          <w:r w:rsidR="00F34E0E">
            <w:fldChar w:fldCharType="separate"/>
          </w:r>
          <w:r w:rsidR="00D34F43">
            <w:rPr>
              <w:noProof/>
            </w:rPr>
            <w:t xml:space="preserve"> </w:t>
          </w:r>
          <w:r w:rsidR="00D34F43" w:rsidRPr="00D34F43">
            <w:rPr>
              <w:noProof/>
            </w:rPr>
            <w:t>[14]</w:t>
          </w:r>
          <w:r w:rsidR="00F34E0E">
            <w:fldChar w:fldCharType="end"/>
          </w:r>
        </w:sdtContent>
      </w:sdt>
      <w:r w:rsidRPr="00106C44">
        <w:t>.</w:t>
      </w:r>
    </w:p>
    <w:p w14:paraId="00D0D8FE" w14:textId="55CC5589" w:rsidR="00106C44" w:rsidRDefault="00106C44" w:rsidP="008A12F7">
      <w:pPr>
        <w:pStyle w:val="NormalBPBHEB"/>
        <w:numPr>
          <w:ilvl w:val="0"/>
          <w:numId w:val="9"/>
        </w:numPr>
      </w:pPr>
      <w:r w:rsidRPr="00106C44">
        <w:rPr>
          <w:b/>
          <w:bCs/>
        </w:rPr>
        <w:t>Multi-</w:t>
      </w:r>
      <w:r w:rsidR="00CD05F2" w:rsidRPr="00106C44">
        <w:rPr>
          <w:b/>
          <w:bCs/>
        </w:rPr>
        <w:t>service workflows</w:t>
      </w:r>
      <w:r w:rsidRPr="00106C44">
        <w:t>: In scenarios where applications span multiple AWS services, the Cloud Control API becomes instrumental in orchestrating and managing the entire stack of resources cohesively</w:t>
      </w:r>
      <w:sdt>
        <w:sdtPr>
          <w:id w:val="683103791"/>
          <w:citation/>
        </w:sdtPr>
        <w:sdtEndPr/>
        <w:sdtContent>
          <w:r w:rsidR="00F34E0E">
            <w:fldChar w:fldCharType="begin"/>
          </w:r>
          <w:r w:rsidR="004C4216">
            <w:instrText xml:space="preserve">CITATION documentation2023b \l 1033 </w:instrText>
          </w:r>
          <w:r w:rsidR="00F34E0E">
            <w:fldChar w:fldCharType="separate"/>
          </w:r>
          <w:r w:rsidR="00D34F43">
            <w:rPr>
              <w:noProof/>
            </w:rPr>
            <w:t xml:space="preserve"> </w:t>
          </w:r>
          <w:r w:rsidR="00D34F43" w:rsidRPr="00D34F43">
            <w:rPr>
              <w:noProof/>
            </w:rPr>
            <w:t>[14]</w:t>
          </w:r>
          <w:r w:rsidR="00F34E0E">
            <w:fldChar w:fldCharType="end"/>
          </w:r>
        </w:sdtContent>
      </w:sdt>
      <w:r w:rsidRPr="00106C44">
        <w:t>.</w:t>
      </w:r>
    </w:p>
    <w:p w14:paraId="0BEFBAEB" w14:textId="3FE60811" w:rsidR="00A208D3" w:rsidRPr="00C31CD4" w:rsidRDefault="00A208D3" w:rsidP="008A12F7">
      <w:pPr>
        <w:pStyle w:val="NormalBPBHEB"/>
        <w:numPr>
          <w:ilvl w:val="0"/>
          <w:numId w:val="9"/>
        </w:numPr>
      </w:pPr>
      <w:proofErr w:type="spellStart"/>
      <w:r w:rsidRPr="00C31CD4">
        <w:rPr>
          <w:b/>
          <w:bCs/>
        </w:rPr>
        <w:t>IaC</w:t>
      </w:r>
      <w:proofErr w:type="spellEnd"/>
      <w:r w:rsidRPr="00C31CD4">
        <w:t xml:space="preserve">: The AWS Cloud Control API is particularly beneficial in </w:t>
      </w:r>
      <w:proofErr w:type="spellStart"/>
      <w:r w:rsidRPr="00C31CD4">
        <w:t>IaC</w:t>
      </w:r>
      <w:proofErr w:type="spellEnd"/>
      <w:r w:rsidRPr="00C31CD4">
        <w:t xml:space="preserve"> scenarios, where infrastructure is defined and managed using code. By providing a unified API, it facilitates the creation and management of AWS resources in a programmatic and version-controlled manner.</w:t>
      </w:r>
    </w:p>
    <w:p w14:paraId="672127F7" w14:textId="66556A02" w:rsidR="00106C44" w:rsidRDefault="00106C44" w:rsidP="008A12F7">
      <w:pPr>
        <w:pStyle w:val="NormalBPBHEB"/>
        <w:numPr>
          <w:ilvl w:val="0"/>
          <w:numId w:val="9"/>
        </w:numPr>
      </w:pPr>
      <w:proofErr w:type="spellStart"/>
      <w:r w:rsidRPr="00106C44">
        <w:rPr>
          <w:b/>
          <w:bCs/>
        </w:rPr>
        <w:t>IaC</w:t>
      </w:r>
      <w:proofErr w:type="spellEnd"/>
      <w:r w:rsidRPr="00106C44">
        <w:rPr>
          <w:b/>
          <w:bCs/>
        </w:rPr>
        <w:t xml:space="preserve"> </w:t>
      </w:r>
      <w:r w:rsidR="00CD05F2" w:rsidRPr="00106C44">
        <w:rPr>
          <w:b/>
          <w:bCs/>
        </w:rPr>
        <w:t>pipelines</w:t>
      </w:r>
      <w:r w:rsidRPr="00106C44">
        <w:t xml:space="preserve">: Integration with Infrastructure as Code pipelines </w:t>
      </w:r>
      <w:r w:rsidR="00817C00" w:rsidRPr="00106C44">
        <w:t>enable</w:t>
      </w:r>
      <w:r w:rsidRPr="00106C44">
        <w:t xml:space="preserve"> the automation of resource updates and ensures that the infrastructure remains in sync with the codebase throughout its lifecycle</w:t>
      </w:r>
      <w:sdt>
        <w:sdtPr>
          <w:id w:val="-1905518382"/>
          <w:citation/>
        </w:sdtPr>
        <w:sdtEndPr/>
        <w:sdtContent>
          <w:r w:rsidR="00A35D84">
            <w:fldChar w:fldCharType="begin"/>
          </w:r>
          <w:r w:rsidR="00A35D84">
            <w:instrText xml:space="preserve"> CITATION turner2019a \l 1033 </w:instrText>
          </w:r>
          <w:r w:rsidR="00A35D84">
            <w:fldChar w:fldCharType="separate"/>
          </w:r>
          <w:r w:rsidR="00D34F43">
            <w:rPr>
              <w:noProof/>
            </w:rPr>
            <w:t xml:space="preserve"> </w:t>
          </w:r>
          <w:r w:rsidR="00D34F43" w:rsidRPr="00D34F43">
            <w:rPr>
              <w:noProof/>
            </w:rPr>
            <w:t>[15]</w:t>
          </w:r>
          <w:r w:rsidR="00A35D84">
            <w:fldChar w:fldCharType="end"/>
          </w:r>
        </w:sdtContent>
      </w:sdt>
      <w:r w:rsidRPr="00106C44">
        <w:t>.</w:t>
      </w:r>
    </w:p>
    <w:p w14:paraId="43888688" w14:textId="0C355C30" w:rsidR="005000D7" w:rsidRPr="00C31CD4" w:rsidRDefault="005000D7" w:rsidP="008A12F7">
      <w:pPr>
        <w:pStyle w:val="NormalBPBHEB"/>
        <w:numPr>
          <w:ilvl w:val="0"/>
          <w:numId w:val="9"/>
        </w:numPr>
      </w:pPr>
      <w:r w:rsidRPr="00C31CD4">
        <w:rPr>
          <w:b/>
          <w:bCs/>
        </w:rPr>
        <w:t xml:space="preserve">Automation and </w:t>
      </w:r>
      <w:r w:rsidR="00CD05F2" w:rsidRPr="00C31CD4">
        <w:rPr>
          <w:b/>
          <w:bCs/>
        </w:rPr>
        <w:t>orchestration</w:t>
      </w:r>
      <w:r w:rsidRPr="00C31CD4">
        <w:t>: DevOps practices emphasize automation and orchestration. The Cloud Control API enables developers and DevOps teams to automate resource provisioning, updates, and deletion, streamlining deployment processes.</w:t>
      </w:r>
    </w:p>
    <w:p w14:paraId="06DBDE7E" w14:textId="138AE56E" w:rsidR="005000D7" w:rsidRPr="00106C44" w:rsidRDefault="005000D7" w:rsidP="008A12F7">
      <w:pPr>
        <w:pStyle w:val="NormalBPBHEB"/>
        <w:numPr>
          <w:ilvl w:val="0"/>
          <w:numId w:val="9"/>
        </w:numPr>
      </w:pPr>
      <w:r w:rsidRPr="00C31CD4">
        <w:rPr>
          <w:b/>
          <w:bCs/>
        </w:rPr>
        <w:t>Multi-</w:t>
      </w:r>
      <w:r w:rsidR="00CD05F2" w:rsidRPr="00C31CD4">
        <w:rPr>
          <w:b/>
          <w:bCs/>
        </w:rPr>
        <w:t>service applic</w:t>
      </w:r>
      <w:r w:rsidRPr="00C31CD4">
        <w:rPr>
          <w:b/>
          <w:bCs/>
        </w:rPr>
        <w:t>ations</w:t>
      </w:r>
      <w:r w:rsidRPr="00C31CD4">
        <w:t>: In scenarios where applications span multiple AWS services, the Cloud Control API simplifies the coordination of resources. It becomes instrumental in maintaining consistency and coherence across different parts of a distributed application.</w:t>
      </w:r>
    </w:p>
    <w:p w14:paraId="5F34097D" w14:textId="5E7644C1" w:rsidR="00CD05F2" w:rsidRPr="00C664F4" w:rsidRDefault="00106C44" w:rsidP="00555FFB">
      <w:pPr>
        <w:pStyle w:val="NormalBPBHEB"/>
        <w:rPr>
          <w:vanish/>
        </w:rPr>
      </w:pPr>
      <w:r w:rsidRPr="00106C44">
        <w:t xml:space="preserve">In conclusion, the AWS Cloud Control API serves as a pivotal tool for DevOps practitioners, offering a unified and programmatic approach to managing AWS resources. Its support for cross-service resource management and alignment with Infrastructure as Code principles positions it as </w:t>
      </w:r>
      <w:r w:rsidR="006478B7" w:rsidRPr="00106C44">
        <w:t>an asset</w:t>
      </w:r>
      <w:r w:rsidRPr="00106C44">
        <w:t xml:space="preserve"> in modern cloud-centric development and operations.</w:t>
      </w:r>
      <w:r w:rsidR="00494C00">
        <w:t xml:space="preserve"> Also, </w:t>
      </w:r>
      <w:r w:rsidR="00494C00" w:rsidRPr="00C31CD4">
        <w:t>the AWS Cloud Control API emerges as an asset in the toolkit of developers and DevOps practitioners. Its unified approach to resource management aligns with modern development practices, fostering agility, consistency, and efficiency in AWS resource orchestration.</w:t>
      </w:r>
      <w:r w:rsidR="00494C00" w:rsidRPr="00C664F4">
        <w:rPr>
          <w:vanish/>
        </w:rPr>
        <w:t>Top of Form</w:t>
      </w:r>
    </w:p>
    <w:p w14:paraId="62A902A9" w14:textId="77777777" w:rsidR="00494C00" w:rsidRDefault="00494C00" w:rsidP="00494C00">
      <w:pPr>
        <w:pBdr>
          <w:top w:val="nil"/>
          <w:left w:val="nil"/>
          <w:bottom w:val="nil"/>
          <w:right w:val="nil"/>
          <w:between w:val="nil"/>
        </w:pBdr>
        <w:shd w:val="clear" w:color="auto" w:fill="FFFFFF"/>
        <w:spacing w:after="100" w:line="276" w:lineRule="auto"/>
        <w:jc w:val="both"/>
      </w:pPr>
    </w:p>
    <w:p w14:paraId="150B299A" w14:textId="2872D787" w:rsidR="00BE6D12" w:rsidRPr="00BE6D12" w:rsidRDefault="00BE6D12" w:rsidP="00555FFB">
      <w:pPr>
        <w:pStyle w:val="Heading1BPBHEB"/>
      </w:pPr>
      <w:r w:rsidRPr="00BE6D12">
        <w:t>AWS Cloud9</w:t>
      </w:r>
    </w:p>
    <w:p w14:paraId="6847AB98" w14:textId="29C30B54" w:rsidR="00BE6D12" w:rsidRDefault="00BE6D12" w:rsidP="00CD05F2">
      <w:pPr>
        <w:pStyle w:val="NormalBPBHEB"/>
      </w:pPr>
      <w:r w:rsidRPr="00BE6D12">
        <w:t xml:space="preserve">In the dynamic landscape of cloud-based development, AWS Cloud9 emerges as a powerful </w:t>
      </w:r>
      <w:r w:rsidRPr="00555FFB">
        <w:rPr>
          <w:b/>
          <w:bCs/>
        </w:rPr>
        <w:t>integrated development environment (IDE)</w:t>
      </w:r>
      <w:r w:rsidRPr="00BE6D12">
        <w:t>, fostering collaboration and streamlining the software development lifecycle</w:t>
      </w:r>
      <w:sdt>
        <w:sdtPr>
          <w:id w:val="1396544953"/>
          <w:citation/>
        </w:sdtPr>
        <w:sdtEndPr/>
        <w:sdtContent>
          <w:r w:rsidR="00601B66">
            <w:fldChar w:fldCharType="begin"/>
          </w:r>
          <w:r w:rsidR="00601B66">
            <w:instrText xml:space="preserve"> CITATION documentation2023c \l 1033 </w:instrText>
          </w:r>
          <w:r w:rsidR="00601B66">
            <w:fldChar w:fldCharType="separate"/>
          </w:r>
          <w:r w:rsidR="00D34F43">
            <w:rPr>
              <w:noProof/>
            </w:rPr>
            <w:t xml:space="preserve"> </w:t>
          </w:r>
          <w:r w:rsidR="00D34F43" w:rsidRPr="00D34F43">
            <w:rPr>
              <w:noProof/>
            </w:rPr>
            <w:t>[16]</w:t>
          </w:r>
          <w:r w:rsidR="00601B66">
            <w:fldChar w:fldCharType="end"/>
          </w:r>
        </w:sdtContent>
      </w:sdt>
      <w:r w:rsidRPr="00BE6D12">
        <w:t>. This section provides an in-depth exploration of AWS Cloud9, its features, and its role in modern development practices.</w:t>
      </w:r>
    </w:p>
    <w:p w14:paraId="208EDE55" w14:textId="77777777" w:rsidR="00BE6D12" w:rsidRPr="001F0F2A" w:rsidRDefault="00BE6D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 to AWS Cloud9</w:t>
      </w:r>
    </w:p>
    <w:p w14:paraId="23F41CE0" w14:textId="5C30DA3B" w:rsidR="00BE6D12" w:rsidRDefault="00BE6D12" w:rsidP="00CD05F2">
      <w:pPr>
        <w:pStyle w:val="NormalBPBHEB"/>
      </w:pPr>
      <w:r w:rsidRPr="00BE6D12">
        <w:t>AWS Cloud9 is a cloud-based IDE that allows developers to write, run, and debug code directly from their web browser</w:t>
      </w:r>
      <w:sdt>
        <w:sdtPr>
          <w:id w:val="-1223903271"/>
          <w:citation/>
        </w:sdtPr>
        <w:sdtEndPr/>
        <w:sdtContent>
          <w:r w:rsidR="00D03BC6">
            <w:fldChar w:fldCharType="begin"/>
          </w:r>
          <w:r w:rsidR="00D03BC6">
            <w:instrText xml:space="preserve"> CITATION documentation2023b \l 1033 </w:instrText>
          </w:r>
          <w:r w:rsidR="00D03BC6">
            <w:fldChar w:fldCharType="separate"/>
          </w:r>
          <w:r w:rsidR="00D34F43">
            <w:rPr>
              <w:noProof/>
            </w:rPr>
            <w:t xml:space="preserve"> </w:t>
          </w:r>
          <w:r w:rsidR="00D34F43" w:rsidRPr="00D34F43">
            <w:rPr>
              <w:noProof/>
            </w:rPr>
            <w:t>[14]</w:t>
          </w:r>
          <w:r w:rsidR="00D03BC6">
            <w:fldChar w:fldCharType="end"/>
          </w:r>
        </w:sdtContent>
      </w:sdt>
      <w:r w:rsidRPr="00BE6D12">
        <w:t>. It provides a collaborative environment, enabling multiple developers to work on the same project simultaneously, enhancing teamwork and productivity. With a fully managed development environment, AWS Cloud9 eliminates the need for complex setup and configuration, offering a seamless experience for building, testing, and deploying applications.</w:t>
      </w:r>
    </w:p>
    <w:p w14:paraId="6704877A" w14:textId="7C425FD5" w:rsidR="00BE6D12" w:rsidRPr="001F0F2A" w:rsidRDefault="00BE6D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CD05F2" w:rsidRPr="001F0F2A">
        <w:rPr>
          <w:rFonts w:eastAsiaTheme="majorEastAsia" w:cstheme="majorBidi"/>
          <w:sz w:val="36"/>
          <w:szCs w:val="26"/>
        </w:rPr>
        <w:t>features and capabilities</w:t>
      </w:r>
    </w:p>
    <w:p w14:paraId="23CF8BCE" w14:textId="2194BECA" w:rsidR="00CD05F2" w:rsidRPr="00BE6D12" w:rsidRDefault="00CD05F2" w:rsidP="00555FFB">
      <w:pPr>
        <w:pStyle w:val="NormalBPBHEB"/>
      </w:pPr>
      <w:r>
        <w:t>In this section, we will go through the key features and capabilities:</w:t>
      </w:r>
    </w:p>
    <w:p w14:paraId="33CE45D0" w14:textId="0D838779" w:rsidR="00BE6D12" w:rsidRPr="00BE6D12" w:rsidRDefault="00BE6D12" w:rsidP="008A12F7">
      <w:pPr>
        <w:pStyle w:val="NormalBPBHEB"/>
        <w:numPr>
          <w:ilvl w:val="0"/>
          <w:numId w:val="10"/>
        </w:numPr>
      </w:pPr>
      <w:r w:rsidRPr="00BE6D12">
        <w:rPr>
          <w:b/>
          <w:bCs/>
        </w:rPr>
        <w:t xml:space="preserve">Collaborative </w:t>
      </w:r>
      <w:r w:rsidR="00CD05F2" w:rsidRPr="00BE6D12">
        <w:rPr>
          <w:b/>
          <w:bCs/>
        </w:rPr>
        <w:t>coding</w:t>
      </w:r>
      <w:r w:rsidRPr="00BE6D12">
        <w:t>: AWS Cloud9 supports real-time collaboration, allowing multiple developers to edit and write code together in the same environment. This feature enhances teamwork, accelerates development cycles, and facilitates knowledge sharing among team members.</w:t>
      </w:r>
    </w:p>
    <w:p w14:paraId="0B590506" w14:textId="72B78188" w:rsidR="00BE6D12" w:rsidRPr="00BE6D12" w:rsidRDefault="00BE6D12" w:rsidP="008A12F7">
      <w:pPr>
        <w:pStyle w:val="NormalBPBHEB"/>
        <w:numPr>
          <w:ilvl w:val="0"/>
          <w:numId w:val="10"/>
        </w:numPr>
      </w:pPr>
      <w:r w:rsidRPr="00BE6D12">
        <w:rPr>
          <w:b/>
          <w:bCs/>
        </w:rPr>
        <w:t xml:space="preserve">Built-in </w:t>
      </w:r>
      <w:r w:rsidR="00CD05F2" w:rsidRPr="00BE6D12">
        <w:rPr>
          <w:b/>
          <w:bCs/>
        </w:rPr>
        <w:t>terminal and debu</w:t>
      </w:r>
      <w:r w:rsidRPr="00BE6D12">
        <w:rPr>
          <w:b/>
          <w:bCs/>
        </w:rPr>
        <w:t>gger</w:t>
      </w:r>
      <w:r w:rsidRPr="00BE6D12">
        <w:t>: The IDE comes with a built-in terminal and debugger, providing developers with a comprehensive set of tools for coding, testing, and debugging applications</w:t>
      </w:r>
      <w:sdt>
        <w:sdtPr>
          <w:id w:val="-2011521313"/>
          <w:citation/>
        </w:sdtPr>
        <w:sdtEndPr/>
        <w:sdtContent>
          <w:r w:rsidR="00FC06C6">
            <w:fldChar w:fldCharType="begin"/>
          </w:r>
          <w:r w:rsidR="00FC06C6">
            <w:instrText xml:space="preserve"> CITATION johnson2019a \l 1033 </w:instrText>
          </w:r>
          <w:r w:rsidR="00FC06C6">
            <w:fldChar w:fldCharType="separate"/>
          </w:r>
          <w:r w:rsidR="00D34F43">
            <w:rPr>
              <w:noProof/>
            </w:rPr>
            <w:t xml:space="preserve"> </w:t>
          </w:r>
          <w:r w:rsidR="00D34F43" w:rsidRPr="00D34F43">
            <w:rPr>
              <w:noProof/>
            </w:rPr>
            <w:t>[17]</w:t>
          </w:r>
          <w:r w:rsidR="00FC06C6">
            <w:fldChar w:fldCharType="end"/>
          </w:r>
        </w:sdtContent>
      </w:sdt>
      <w:r w:rsidRPr="00BE6D12">
        <w:t>. This integrated approach reduces context-switching and enhances the efficiency of the development workflow.</w:t>
      </w:r>
    </w:p>
    <w:p w14:paraId="71225D17" w14:textId="276279AE" w:rsidR="00BE6D12" w:rsidRDefault="00BE6D12" w:rsidP="008A12F7">
      <w:pPr>
        <w:pStyle w:val="NormalBPBHEB"/>
        <w:numPr>
          <w:ilvl w:val="0"/>
          <w:numId w:val="10"/>
        </w:numPr>
      </w:pPr>
      <w:r w:rsidRPr="00BE6D12">
        <w:rPr>
          <w:b/>
          <w:bCs/>
        </w:rPr>
        <w:t xml:space="preserve">Wide </w:t>
      </w:r>
      <w:r w:rsidR="00CD05F2" w:rsidRPr="00BE6D12">
        <w:rPr>
          <w:b/>
          <w:bCs/>
        </w:rPr>
        <w:t>language support</w:t>
      </w:r>
      <w:r w:rsidRPr="00BE6D12">
        <w:t>: AWS Cloud9 supports a variety of programming languages, making it versatile for different types of development projects</w:t>
      </w:r>
      <w:sdt>
        <w:sdtPr>
          <w:id w:val="808053962"/>
          <w:citation/>
        </w:sdtPr>
        <w:sdtEndPr/>
        <w:sdtContent>
          <w:r w:rsidR="00CB2918">
            <w:fldChar w:fldCharType="begin"/>
          </w:r>
          <w:r w:rsidR="00CB2918">
            <w:instrText xml:space="preserve"> CITATION davis2020a \l 1033 </w:instrText>
          </w:r>
          <w:r w:rsidR="00CB2918">
            <w:fldChar w:fldCharType="separate"/>
          </w:r>
          <w:r w:rsidR="00D34F43">
            <w:rPr>
              <w:noProof/>
            </w:rPr>
            <w:t xml:space="preserve"> </w:t>
          </w:r>
          <w:r w:rsidR="00D34F43" w:rsidRPr="00D34F43">
            <w:rPr>
              <w:noProof/>
            </w:rPr>
            <w:t>[18]</w:t>
          </w:r>
          <w:r w:rsidR="00CB2918">
            <w:fldChar w:fldCharType="end"/>
          </w:r>
        </w:sdtContent>
      </w:sdt>
      <w:r w:rsidRPr="00BE6D12">
        <w:t>. Whether working on web applications, serverless functions, or traditional backend services, developers can leverage Cloud9 for a diverse range of use cases.</w:t>
      </w:r>
    </w:p>
    <w:p w14:paraId="4E5A381C" w14:textId="5B9D64AF" w:rsidR="00BE6D12" w:rsidRPr="001F0F2A" w:rsidRDefault="00BE6D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CD05F2" w:rsidRPr="001F0F2A">
        <w:rPr>
          <w:rFonts w:eastAsiaTheme="majorEastAsia" w:cstheme="majorBidi"/>
          <w:sz w:val="36"/>
          <w:szCs w:val="26"/>
        </w:rPr>
        <w:t>cases and scenarios</w:t>
      </w:r>
    </w:p>
    <w:p w14:paraId="68A5742A" w14:textId="646BEAD3" w:rsidR="00CD05F2" w:rsidRPr="00BE6D12" w:rsidRDefault="00CD05F2" w:rsidP="00555FFB">
      <w:pPr>
        <w:pStyle w:val="NormalBPBHEB"/>
      </w:pPr>
      <w:r>
        <w:t>In this section, we will go through the use cases and scenarios:</w:t>
      </w:r>
    </w:p>
    <w:p w14:paraId="762774A4" w14:textId="518E5F67" w:rsidR="00BE6D12" w:rsidRPr="00BE6D12" w:rsidRDefault="00BE6D12" w:rsidP="008A12F7">
      <w:pPr>
        <w:pStyle w:val="NormalBPBHEB"/>
        <w:numPr>
          <w:ilvl w:val="0"/>
          <w:numId w:val="11"/>
        </w:numPr>
      </w:pPr>
      <w:r w:rsidRPr="00BE6D12">
        <w:rPr>
          <w:b/>
          <w:bCs/>
        </w:rPr>
        <w:t xml:space="preserve">Remote </w:t>
      </w:r>
      <w:r w:rsidR="00CD05F2" w:rsidRPr="00BE6D12">
        <w:rPr>
          <w:b/>
          <w:bCs/>
        </w:rPr>
        <w:t>development environments</w:t>
      </w:r>
      <w:r w:rsidRPr="00BE6D12">
        <w:t>: AWS Cloud9 is particularly valuable for teams distributed across different locations. It enables developers to access a consistent and fully configured development environment from anywhere with an internet connection</w:t>
      </w:r>
      <w:sdt>
        <w:sdtPr>
          <w:id w:val="1219791028"/>
          <w:citation/>
        </w:sdtPr>
        <w:sdtEndPr/>
        <w:sdtContent>
          <w:r w:rsidR="00061BB2">
            <w:fldChar w:fldCharType="begin"/>
          </w:r>
          <w:r w:rsidR="00061BB2">
            <w:instrText xml:space="preserve"> CITATION documentation2023c \l 1033 </w:instrText>
          </w:r>
          <w:r w:rsidR="00061BB2">
            <w:fldChar w:fldCharType="separate"/>
          </w:r>
          <w:r w:rsidR="00D34F43">
            <w:rPr>
              <w:noProof/>
            </w:rPr>
            <w:t xml:space="preserve"> </w:t>
          </w:r>
          <w:r w:rsidR="00D34F43" w:rsidRPr="00D34F43">
            <w:rPr>
              <w:noProof/>
            </w:rPr>
            <w:t>[16]</w:t>
          </w:r>
          <w:r w:rsidR="00061BB2">
            <w:fldChar w:fldCharType="end"/>
          </w:r>
        </w:sdtContent>
      </w:sdt>
      <w:r w:rsidRPr="00BE6D12">
        <w:t>.</w:t>
      </w:r>
    </w:p>
    <w:p w14:paraId="62B2BC0D" w14:textId="43AC13CC" w:rsidR="00BE6D12" w:rsidRPr="00BE6D12" w:rsidRDefault="00BE6D12" w:rsidP="008A12F7">
      <w:pPr>
        <w:pStyle w:val="NormalBPBHEB"/>
        <w:numPr>
          <w:ilvl w:val="0"/>
          <w:numId w:val="11"/>
        </w:numPr>
      </w:pPr>
      <w:r w:rsidRPr="00BE6D12">
        <w:rPr>
          <w:b/>
          <w:bCs/>
        </w:rPr>
        <w:t xml:space="preserve">Education and </w:t>
      </w:r>
      <w:r w:rsidR="00CD05F2" w:rsidRPr="00BE6D12">
        <w:rPr>
          <w:b/>
          <w:bCs/>
        </w:rPr>
        <w:t>training</w:t>
      </w:r>
      <w:r w:rsidRPr="00BE6D12">
        <w:t>: The collaborative nature of AWS Cloud9 makes it an excellent choice for educational purposes. Instructors can create shared environments for students to work together on coding exercises and projects, fostering a collaborative learning environment.</w:t>
      </w:r>
    </w:p>
    <w:p w14:paraId="7DE51DF4" w14:textId="58A9FB36" w:rsidR="00BE6D12" w:rsidRPr="00BE6D12" w:rsidRDefault="00BE6D12" w:rsidP="008A12F7">
      <w:pPr>
        <w:pStyle w:val="NormalBPBHEB"/>
        <w:numPr>
          <w:ilvl w:val="0"/>
          <w:numId w:val="11"/>
        </w:numPr>
      </w:pPr>
      <w:r w:rsidRPr="00BE6D12">
        <w:rPr>
          <w:b/>
          <w:bCs/>
        </w:rPr>
        <w:t xml:space="preserve">Serverless </w:t>
      </w:r>
      <w:r w:rsidR="00CD05F2" w:rsidRPr="00BE6D12">
        <w:rPr>
          <w:b/>
          <w:bCs/>
        </w:rPr>
        <w:t>application development</w:t>
      </w:r>
      <w:r w:rsidRPr="00BE6D12">
        <w:t>: For developers working on serverless applications, AWS Cloud9 provides a streamlined experience. It integrates seamlessly with AWS Lambda, making it easier to build, test, and deploy serverless functions.</w:t>
      </w:r>
    </w:p>
    <w:p w14:paraId="597FDA64" w14:textId="5E0605F3" w:rsidR="00CD05F2" w:rsidRDefault="00BE6D12" w:rsidP="00555FFB">
      <w:pPr>
        <w:pStyle w:val="NormalBPBHEB"/>
      </w:pPr>
      <w:r w:rsidRPr="00BE6D12">
        <w:t>In conclusion, AWS Cloud9 stands as a versatile and collaborative IDE, catering to the needs of modern development teams. Whether used for remote collaboration, educational purposes, or serverless application development, Cloud9 provides a feature-rich environment that simplifies and accelerates the software development lifecycle.</w:t>
      </w:r>
    </w:p>
    <w:p w14:paraId="08D9FD12" w14:textId="7ABABA1B" w:rsidR="00DE37AC" w:rsidRPr="00DE37AC" w:rsidRDefault="00DE37AC" w:rsidP="00555FFB">
      <w:pPr>
        <w:pStyle w:val="Heading1BPBHEB"/>
      </w:pPr>
      <w:r w:rsidRPr="00DE37AC">
        <w:t>AWS Cloud Control API</w:t>
      </w:r>
    </w:p>
    <w:p w14:paraId="2DCE450D" w14:textId="77777777" w:rsidR="00DE37AC" w:rsidRDefault="00DE37AC" w:rsidP="00F75971">
      <w:pPr>
        <w:pStyle w:val="NormalBPBHEB"/>
      </w:pPr>
      <w:r w:rsidRPr="00DE37AC">
        <w:t>In the ever-evolving landscape of cloud orchestration and resource management, the AWS Cloud Control API emerges as a cornerstone for developers and DevOps teams, providing a streamlined and programmatic interface for interacting with AWS resources. This section delves into the key aspects of the AWS Cloud Control API, exploring its features, use cases, and its pivotal role in advancing modern development practices.</w:t>
      </w:r>
    </w:p>
    <w:p w14:paraId="5D3BCF53" w14:textId="2C378121" w:rsidR="00DE37AC" w:rsidRPr="001F0F2A" w:rsidRDefault="00DE37AC"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Introduction </w:t>
      </w:r>
    </w:p>
    <w:p w14:paraId="5A8D878E" w14:textId="7772F98F" w:rsidR="00DE37AC" w:rsidRDefault="00DE37AC" w:rsidP="00F75971">
      <w:pPr>
        <w:pStyle w:val="NormalBPBHEB"/>
      </w:pPr>
      <w:r w:rsidRPr="00DE37AC">
        <w:t>The AWS Cloud Control API serves as a unified and consistent interface to manage AWS resources programmatically. Designed with the principles of simplicity and efficiency, it offers developers a versatile tool to create, update, and delete resources across various AWS services.</w:t>
      </w:r>
    </w:p>
    <w:p w14:paraId="02963BB7" w14:textId="14F7FD10" w:rsidR="00DE37AC" w:rsidRPr="001F0F2A" w:rsidRDefault="00DE37AC"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9D7D42" w:rsidRPr="001F0F2A">
        <w:rPr>
          <w:rFonts w:eastAsiaTheme="majorEastAsia" w:cstheme="majorBidi"/>
          <w:sz w:val="36"/>
          <w:szCs w:val="26"/>
        </w:rPr>
        <w:t>features and capabilities</w:t>
      </w:r>
    </w:p>
    <w:p w14:paraId="7FF0A30B" w14:textId="7AAB5590" w:rsidR="009D7D42" w:rsidRPr="00DE37AC" w:rsidRDefault="009D7D42" w:rsidP="00555FFB">
      <w:pPr>
        <w:pStyle w:val="NormalBPBHEB"/>
      </w:pPr>
      <w:r>
        <w:t>The following are some key features and capabilities:</w:t>
      </w:r>
    </w:p>
    <w:p w14:paraId="587D88E3" w14:textId="699C88A8" w:rsidR="00DE37AC" w:rsidRPr="00DE37AC" w:rsidRDefault="00DE37AC" w:rsidP="008A12F7">
      <w:pPr>
        <w:numPr>
          <w:ilvl w:val="0"/>
          <w:numId w:val="12"/>
        </w:numPr>
        <w:pBdr>
          <w:top w:val="nil"/>
          <w:left w:val="nil"/>
          <w:bottom w:val="nil"/>
          <w:right w:val="nil"/>
          <w:between w:val="nil"/>
        </w:pBdr>
        <w:shd w:val="clear" w:color="auto" w:fill="FFFFFF"/>
        <w:spacing w:after="100" w:line="276" w:lineRule="auto"/>
        <w:jc w:val="both"/>
      </w:pPr>
      <w:r w:rsidRPr="00DE37AC">
        <w:rPr>
          <w:b/>
          <w:bCs/>
        </w:rPr>
        <w:t>Cross-</w:t>
      </w:r>
      <w:r w:rsidR="00645157" w:rsidRPr="00DE37AC">
        <w:rPr>
          <w:b/>
          <w:bCs/>
        </w:rPr>
        <w:t>service resource management</w:t>
      </w:r>
      <w:r w:rsidRPr="00DE37AC">
        <w:t>: A distinctive feature of the AWS Cloud Control API is its ability to manage resources seamlessly across different AWS services</w:t>
      </w:r>
      <w:bookmarkStart w:id="17" w:name="_Ref150863476"/>
      <w:sdt>
        <w:sdtPr>
          <w:id w:val="-490566452"/>
          <w:citation/>
        </w:sdtPr>
        <w:sdtEndPr/>
        <w:sdtContent>
          <w:r w:rsidR="00CB2918">
            <w:fldChar w:fldCharType="begin"/>
          </w:r>
          <w:r w:rsidR="00CB2918">
            <w:instrText xml:space="preserve"> CITATION documentation2023b \l 1033 </w:instrText>
          </w:r>
          <w:r w:rsidR="00CB2918">
            <w:fldChar w:fldCharType="separate"/>
          </w:r>
          <w:r w:rsidR="00D34F43">
            <w:rPr>
              <w:noProof/>
            </w:rPr>
            <w:t xml:space="preserve"> </w:t>
          </w:r>
          <w:r w:rsidR="00D34F43" w:rsidRPr="00D34F43">
            <w:rPr>
              <w:noProof/>
            </w:rPr>
            <w:t>[14]</w:t>
          </w:r>
          <w:r w:rsidR="00CB2918">
            <w:fldChar w:fldCharType="end"/>
          </w:r>
        </w:sdtContent>
      </w:sdt>
      <w:bookmarkEnd w:id="17"/>
      <w:r w:rsidRPr="00DE37AC">
        <w:t>. This capability facilitates integrated and holistic resource orchestration in complex cloud environments.</w:t>
      </w:r>
    </w:p>
    <w:p w14:paraId="62F94927" w14:textId="42248004" w:rsidR="00DE37AC" w:rsidRPr="00DE37AC" w:rsidRDefault="00DE37AC" w:rsidP="008A12F7">
      <w:pPr>
        <w:numPr>
          <w:ilvl w:val="0"/>
          <w:numId w:val="12"/>
        </w:numPr>
        <w:pBdr>
          <w:top w:val="nil"/>
          <w:left w:val="nil"/>
          <w:bottom w:val="nil"/>
          <w:right w:val="nil"/>
          <w:between w:val="nil"/>
        </w:pBdr>
        <w:shd w:val="clear" w:color="auto" w:fill="FFFFFF"/>
        <w:spacing w:after="100" w:line="276" w:lineRule="auto"/>
        <w:jc w:val="both"/>
      </w:pPr>
      <w:r w:rsidRPr="00DE37AC">
        <w:rPr>
          <w:b/>
          <w:bCs/>
        </w:rPr>
        <w:t>Infrastructure as Code (</w:t>
      </w:r>
      <w:proofErr w:type="spellStart"/>
      <w:r w:rsidRPr="00DE37AC">
        <w:rPr>
          <w:b/>
          <w:bCs/>
        </w:rPr>
        <w:t>IaC</w:t>
      </w:r>
      <w:proofErr w:type="spellEnd"/>
      <w:r w:rsidRPr="00DE37AC">
        <w:rPr>
          <w:b/>
          <w:bCs/>
        </w:rPr>
        <w:t xml:space="preserve">) </w:t>
      </w:r>
      <w:r w:rsidR="00645157" w:rsidRPr="00DE37AC">
        <w:rPr>
          <w:b/>
          <w:bCs/>
        </w:rPr>
        <w:t>integration</w:t>
      </w:r>
      <w:r w:rsidRPr="00DE37AC">
        <w:t xml:space="preserve">: Aligned with the </w:t>
      </w:r>
      <w:proofErr w:type="spellStart"/>
      <w:r w:rsidRPr="00DE37AC">
        <w:t>IaC</w:t>
      </w:r>
      <w:proofErr w:type="spellEnd"/>
      <w:r w:rsidRPr="00DE37AC">
        <w:t xml:space="preserve"> philosophy, the API supports the definition and management of AWS resources using code</w:t>
      </w:r>
      <w:sdt>
        <w:sdtPr>
          <w:id w:val="394709833"/>
          <w:citation/>
        </w:sdtPr>
        <w:sdtEndPr/>
        <w:sdtContent>
          <w:r w:rsidR="00B02B9D">
            <w:fldChar w:fldCharType="begin"/>
          </w:r>
          <w:r w:rsidR="00B02B9D">
            <w:instrText xml:space="preserve"> CITATION documentation2023b \l 1033 </w:instrText>
          </w:r>
          <w:r w:rsidR="00B02B9D">
            <w:fldChar w:fldCharType="separate"/>
          </w:r>
          <w:r w:rsidR="00D34F43">
            <w:rPr>
              <w:noProof/>
            </w:rPr>
            <w:t xml:space="preserve"> </w:t>
          </w:r>
          <w:r w:rsidR="00D34F43" w:rsidRPr="00D34F43">
            <w:rPr>
              <w:noProof/>
            </w:rPr>
            <w:t>[14]</w:t>
          </w:r>
          <w:r w:rsidR="00B02B9D">
            <w:fldChar w:fldCharType="end"/>
          </w:r>
        </w:sdtContent>
      </w:sdt>
      <w:r w:rsidRPr="00DE37AC">
        <w:t>. This integration promotes versioning, collaboration, and automation in infrastructure provisioning.</w:t>
      </w:r>
    </w:p>
    <w:p w14:paraId="10784219" w14:textId="4CB325BF" w:rsidR="00DE37AC" w:rsidRPr="00DE37AC" w:rsidRDefault="00DE37AC" w:rsidP="008A12F7">
      <w:pPr>
        <w:numPr>
          <w:ilvl w:val="0"/>
          <w:numId w:val="12"/>
        </w:numPr>
        <w:pBdr>
          <w:top w:val="nil"/>
          <w:left w:val="nil"/>
          <w:bottom w:val="nil"/>
          <w:right w:val="nil"/>
          <w:between w:val="nil"/>
        </w:pBdr>
        <w:shd w:val="clear" w:color="auto" w:fill="FFFFFF"/>
        <w:spacing w:after="100" w:line="276" w:lineRule="auto"/>
        <w:jc w:val="both"/>
      </w:pPr>
      <w:r w:rsidRPr="00DE37AC">
        <w:rPr>
          <w:b/>
          <w:bCs/>
        </w:rPr>
        <w:t xml:space="preserve">Consistent </w:t>
      </w:r>
      <w:r w:rsidR="00645157" w:rsidRPr="00DE37AC">
        <w:rPr>
          <w:b/>
          <w:bCs/>
        </w:rPr>
        <w:t>resource schem</w:t>
      </w:r>
      <w:r w:rsidRPr="00DE37AC">
        <w:rPr>
          <w:b/>
          <w:bCs/>
        </w:rPr>
        <w:t>a</w:t>
      </w:r>
      <w:r w:rsidRPr="00DE37AC">
        <w:t>: AWS Cloud Control API enforces a standardized resource schema, ensuring a consistent approach to describing and interacting with diverse AWS resources</w:t>
      </w:r>
      <w:sdt>
        <w:sdtPr>
          <w:id w:val="-1649968429"/>
          <w:citation/>
        </w:sdtPr>
        <w:sdtEndPr/>
        <w:sdtContent>
          <w:r w:rsidR="00B02B9D">
            <w:fldChar w:fldCharType="begin"/>
          </w:r>
          <w:r w:rsidR="00B02B9D">
            <w:instrText xml:space="preserve"> CITATION documentation2023b \l 1033 </w:instrText>
          </w:r>
          <w:r w:rsidR="00B02B9D">
            <w:fldChar w:fldCharType="separate"/>
          </w:r>
          <w:r w:rsidR="00D34F43">
            <w:rPr>
              <w:noProof/>
            </w:rPr>
            <w:t xml:space="preserve"> </w:t>
          </w:r>
          <w:r w:rsidR="00D34F43" w:rsidRPr="00D34F43">
            <w:rPr>
              <w:noProof/>
            </w:rPr>
            <w:t>[14]</w:t>
          </w:r>
          <w:r w:rsidR="00B02B9D">
            <w:fldChar w:fldCharType="end"/>
          </w:r>
        </w:sdtContent>
      </w:sdt>
      <w:r w:rsidRPr="00DE37AC">
        <w:t>. This standardization simplifies the development and management of cloud infrastructure.</w:t>
      </w:r>
    </w:p>
    <w:p w14:paraId="708C8641" w14:textId="1BEE0EA9" w:rsidR="00DE37AC" w:rsidRPr="001F0F2A" w:rsidRDefault="00DE37AC"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016709" w:rsidRPr="001F0F2A">
        <w:rPr>
          <w:rFonts w:eastAsiaTheme="majorEastAsia" w:cstheme="majorBidi"/>
          <w:sz w:val="36"/>
          <w:szCs w:val="26"/>
        </w:rPr>
        <w:t>cases and scenarios</w:t>
      </w:r>
    </w:p>
    <w:p w14:paraId="6EF0A94E" w14:textId="745D4E2D" w:rsidR="00645157" w:rsidRPr="00555FFB" w:rsidRDefault="00645157" w:rsidP="00555FFB">
      <w:pPr>
        <w:pStyle w:val="NormalBPBHEB"/>
      </w:pPr>
      <w:r>
        <w:t>The following are the use cases and scenarios:</w:t>
      </w:r>
    </w:p>
    <w:p w14:paraId="5A076F43" w14:textId="7324BAE4" w:rsidR="00DE37AC" w:rsidRPr="00DE37AC" w:rsidRDefault="00DE37AC" w:rsidP="008A12F7">
      <w:pPr>
        <w:pStyle w:val="NormalBPBHEB"/>
        <w:numPr>
          <w:ilvl w:val="0"/>
          <w:numId w:val="13"/>
        </w:numPr>
      </w:pPr>
      <w:r w:rsidRPr="00DE37AC">
        <w:rPr>
          <w:b/>
          <w:bCs/>
        </w:rPr>
        <w:t xml:space="preserve">Automated </w:t>
      </w:r>
      <w:r w:rsidR="005C000B" w:rsidRPr="00DE37AC">
        <w:rPr>
          <w:b/>
          <w:bCs/>
        </w:rPr>
        <w:t>resource provisioning</w:t>
      </w:r>
      <w:r w:rsidRPr="00DE37AC">
        <w:t>: DevOps teams can leverage the AWS Cloud Control API to automate resource provisioning, enabling swift and consistent deployment across different environments</w:t>
      </w:r>
      <w:bookmarkStart w:id="18" w:name="_Ref150863658"/>
      <w:sdt>
        <w:sdtPr>
          <w:id w:val="507637864"/>
          <w:citation/>
        </w:sdtPr>
        <w:sdtEndPr/>
        <w:sdtContent>
          <w:r w:rsidR="00BA0F9F">
            <w:fldChar w:fldCharType="begin"/>
          </w:r>
          <w:r w:rsidR="00BA0F9F">
            <w:instrText xml:space="preserve"> CITATION garcia2019a \l 1033 </w:instrText>
          </w:r>
          <w:r w:rsidR="00BA0F9F">
            <w:fldChar w:fldCharType="separate"/>
          </w:r>
          <w:r w:rsidR="00D34F43">
            <w:rPr>
              <w:noProof/>
            </w:rPr>
            <w:t xml:space="preserve"> </w:t>
          </w:r>
          <w:r w:rsidR="00D34F43" w:rsidRPr="00D34F43">
            <w:rPr>
              <w:noProof/>
            </w:rPr>
            <w:t>[1]</w:t>
          </w:r>
          <w:r w:rsidR="00BA0F9F">
            <w:fldChar w:fldCharType="end"/>
          </w:r>
        </w:sdtContent>
      </w:sdt>
      <w:bookmarkEnd w:id="18"/>
      <w:r w:rsidRPr="00DE37AC">
        <w:t>.</w:t>
      </w:r>
    </w:p>
    <w:p w14:paraId="6A443CB9" w14:textId="214C2B1C" w:rsidR="00DE37AC" w:rsidRPr="00DE37AC" w:rsidRDefault="00DE37AC" w:rsidP="008A12F7">
      <w:pPr>
        <w:pStyle w:val="NormalBPBHEB"/>
        <w:numPr>
          <w:ilvl w:val="0"/>
          <w:numId w:val="13"/>
        </w:numPr>
      </w:pPr>
      <w:r w:rsidRPr="00DE37AC">
        <w:rPr>
          <w:b/>
          <w:bCs/>
        </w:rPr>
        <w:t>Multi-</w:t>
      </w:r>
      <w:r w:rsidR="005C000B" w:rsidRPr="00DE37AC">
        <w:rPr>
          <w:b/>
          <w:bCs/>
        </w:rPr>
        <w:t>service workflows</w:t>
      </w:r>
      <w:r w:rsidRPr="00DE37AC">
        <w:t>: In scenarios where applications span multiple AWS services, the Cloud Control API plays a crucial role in orchestrating and managing a cohesive set of resources</w:t>
      </w:r>
      <w:sdt>
        <w:sdtPr>
          <w:id w:val="-507747095"/>
          <w:citation/>
        </w:sdtPr>
        <w:sdtEndPr/>
        <w:sdtContent>
          <w:r w:rsidR="00F910C4">
            <w:fldChar w:fldCharType="begin"/>
          </w:r>
          <w:r w:rsidR="00F910C4">
            <w:instrText xml:space="preserve"> CITATION Ama23 \l 1033 </w:instrText>
          </w:r>
          <w:r w:rsidR="00F910C4">
            <w:fldChar w:fldCharType="separate"/>
          </w:r>
          <w:r w:rsidR="00D34F43">
            <w:rPr>
              <w:noProof/>
            </w:rPr>
            <w:t xml:space="preserve"> </w:t>
          </w:r>
          <w:r w:rsidR="00D34F43" w:rsidRPr="00D34F43">
            <w:rPr>
              <w:noProof/>
            </w:rPr>
            <w:t>[2]</w:t>
          </w:r>
          <w:r w:rsidR="00F910C4">
            <w:fldChar w:fldCharType="end"/>
          </w:r>
        </w:sdtContent>
      </w:sdt>
      <w:r w:rsidRPr="00DE37AC">
        <w:t>.</w:t>
      </w:r>
    </w:p>
    <w:p w14:paraId="56DA67D0" w14:textId="00C4EDD9" w:rsidR="00DE37AC" w:rsidRPr="00DE37AC" w:rsidRDefault="00DE37AC" w:rsidP="008A12F7">
      <w:pPr>
        <w:pStyle w:val="NormalBPBHEB"/>
        <w:numPr>
          <w:ilvl w:val="0"/>
          <w:numId w:val="13"/>
        </w:numPr>
      </w:pPr>
      <w:r w:rsidRPr="00DE37AC">
        <w:rPr>
          <w:b/>
          <w:bCs/>
        </w:rPr>
        <w:t xml:space="preserve">CI/CD </w:t>
      </w:r>
      <w:r w:rsidR="005C000B" w:rsidRPr="00DE37AC">
        <w:rPr>
          <w:b/>
          <w:bCs/>
        </w:rPr>
        <w:t>pipelines</w:t>
      </w:r>
      <w:r w:rsidRPr="00DE37AC">
        <w:t xml:space="preserve">: Integration with CI/CD pipelines </w:t>
      </w:r>
      <w:r w:rsidR="00A51C64" w:rsidRPr="00DE37AC">
        <w:t>facilitate</w:t>
      </w:r>
      <w:r w:rsidRPr="00DE37AC">
        <w:t xml:space="preserve"> automated resource updates, ensuring that the infrastructure evolves in tandem with code changes</w:t>
      </w:r>
      <w:sdt>
        <w:sdtPr>
          <w:id w:val="-986477437"/>
          <w:citation/>
        </w:sdtPr>
        <w:sdtEndPr/>
        <w:sdtContent>
          <w:r w:rsidR="003A22F3">
            <w:fldChar w:fldCharType="begin"/>
          </w:r>
          <w:r w:rsidR="003A22F3">
            <w:instrText xml:space="preserve"> CITATION turner2019b \l 1033 </w:instrText>
          </w:r>
          <w:r w:rsidR="003A22F3">
            <w:fldChar w:fldCharType="separate"/>
          </w:r>
          <w:r w:rsidR="00D34F43">
            <w:rPr>
              <w:noProof/>
            </w:rPr>
            <w:t xml:space="preserve"> </w:t>
          </w:r>
          <w:r w:rsidR="00D34F43" w:rsidRPr="00D34F43">
            <w:rPr>
              <w:noProof/>
            </w:rPr>
            <w:t>[19]</w:t>
          </w:r>
          <w:r w:rsidR="003A22F3">
            <w:fldChar w:fldCharType="end"/>
          </w:r>
        </w:sdtContent>
      </w:sdt>
      <w:r w:rsidRPr="00DE37AC">
        <w:t>.</w:t>
      </w:r>
    </w:p>
    <w:p w14:paraId="00C61008" w14:textId="17BF37DE" w:rsidR="005C000B" w:rsidRPr="00DE37AC" w:rsidRDefault="00DE37AC" w:rsidP="00555FFB">
      <w:pPr>
        <w:pStyle w:val="NormalBPBHEB"/>
      </w:pPr>
      <w:r w:rsidRPr="00DE37AC">
        <w:t>In essence, the AWS Cloud Control API stands as a pivotal tool in the DevOps toolkit, offering a consistent and efficient way to manage AWS resources. Its support for cross-service resource management and alignment with Infrastructure as Code principles positions it as a key enabler for organizations embracing agile and automated cloud practices.</w:t>
      </w:r>
    </w:p>
    <w:p w14:paraId="16E339AB" w14:textId="759B4551" w:rsidR="00332601" w:rsidRPr="00332601" w:rsidRDefault="00332601" w:rsidP="00555FFB">
      <w:pPr>
        <w:pStyle w:val="Heading1BPBHEB"/>
      </w:pPr>
      <w:r w:rsidRPr="00332601">
        <w:t xml:space="preserve">AWS </w:t>
      </w:r>
      <w:proofErr w:type="spellStart"/>
      <w:r w:rsidRPr="00332601">
        <w:t>CodeArtifact</w:t>
      </w:r>
      <w:proofErr w:type="spellEnd"/>
    </w:p>
    <w:p w14:paraId="262817A9" w14:textId="249D42CB" w:rsidR="00332601" w:rsidRDefault="00332601" w:rsidP="005C000B">
      <w:pPr>
        <w:pStyle w:val="NormalBPBHEB"/>
      </w:pPr>
      <w:r w:rsidRPr="00332601">
        <w:t xml:space="preserve">In modern software development and DevOps practices, effective management and sharing of software artifacts are paramount. AWS </w:t>
      </w:r>
      <w:proofErr w:type="spellStart"/>
      <w:r w:rsidRPr="00332601">
        <w:t>CodeArtifact</w:t>
      </w:r>
      <w:proofErr w:type="spellEnd"/>
      <w:r w:rsidRPr="00332601">
        <w:t xml:space="preserve"> emerges as a robust and scalable artifact management service, providing developers and organizations with a centralized repository for packages and dependencies. This section </w:t>
      </w:r>
      <w:r w:rsidR="005C000B">
        <w:t xml:space="preserve">discusses </w:t>
      </w:r>
      <w:r w:rsidRPr="00332601">
        <w:t xml:space="preserve">the key features, use cases, and significance of AWS </w:t>
      </w:r>
      <w:proofErr w:type="spellStart"/>
      <w:r w:rsidRPr="00332601">
        <w:t>CodeArtifact</w:t>
      </w:r>
      <w:proofErr w:type="spellEnd"/>
      <w:r w:rsidRPr="00332601">
        <w:t>.</w:t>
      </w:r>
    </w:p>
    <w:p w14:paraId="6B206D42" w14:textId="2A502542" w:rsidR="00332601" w:rsidRPr="001F0F2A" w:rsidRDefault="00332601"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w:t>
      </w:r>
    </w:p>
    <w:p w14:paraId="560C6606" w14:textId="676BB67D" w:rsidR="00332601" w:rsidRDefault="00332601" w:rsidP="005C000B">
      <w:pPr>
        <w:pStyle w:val="NormalBPBHEB"/>
      </w:pPr>
      <w:r w:rsidRPr="00332601">
        <w:t xml:space="preserve">AWS </w:t>
      </w:r>
      <w:proofErr w:type="spellStart"/>
      <w:r w:rsidRPr="00332601">
        <w:t>CodeArtifact</w:t>
      </w:r>
      <w:proofErr w:type="spellEnd"/>
      <w:r w:rsidRPr="00332601">
        <w:t xml:space="preserve"> is a fully managed artifact repository service that allows organizations to securely store, publish, and share software packages and dependencies</w:t>
      </w:r>
      <w:bookmarkStart w:id="19" w:name="_Ref150864158"/>
      <w:sdt>
        <w:sdtPr>
          <w:id w:val="-755589244"/>
          <w:citation/>
        </w:sdtPr>
        <w:sdtEndPr/>
        <w:sdtContent>
          <w:r w:rsidR="00B3585B">
            <w:fldChar w:fldCharType="begin"/>
          </w:r>
          <w:r w:rsidR="00B3585B">
            <w:instrText xml:space="preserve"> CITATION documentation2023d \l 1033 </w:instrText>
          </w:r>
          <w:r w:rsidR="00B3585B">
            <w:fldChar w:fldCharType="separate"/>
          </w:r>
          <w:r w:rsidR="00D34F43">
            <w:rPr>
              <w:noProof/>
            </w:rPr>
            <w:t xml:space="preserve"> </w:t>
          </w:r>
          <w:r w:rsidR="00D34F43" w:rsidRPr="00D34F43">
            <w:rPr>
              <w:noProof/>
            </w:rPr>
            <w:t>[20]</w:t>
          </w:r>
          <w:r w:rsidR="00B3585B">
            <w:fldChar w:fldCharType="end"/>
          </w:r>
        </w:sdtContent>
      </w:sdt>
      <w:bookmarkEnd w:id="19"/>
      <w:r w:rsidRPr="00332601">
        <w:t xml:space="preserve">. With native integration to popular build and deployment tools, </w:t>
      </w:r>
      <w:proofErr w:type="spellStart"/>
      <w:r w:rsidRPr="00332601">
        <w:t>CodeArtifact</w:t>
      </w:r>
      <w:proofErr w:type="spellEnd"/>
      <w:r w:rsidRPr="00332601">
        <w:t xml:space="preserve"> simplifies the management of dependencies in the software development lifecycle.</w:t>
      </w:r>
    </w:p>
    <w:p w14:paraId="34B2E77F" w14:textId="66D6281B" w:rsidR="00332601" w:rsidRPr="001F0F2A" w:rsidRDefault="00332601"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C000B" w:rsidRPr="001F0F2A">
        <w:rPr>
          <w:rFonts w:eastAsiaTheme="majorEastAsia" w:cstheme="majorBidi"/>
          <w:sz w:val="36"/>
          <w:szCs w:val="26"/>
        </w:rPr>
        <w:t>features and capabilities</w:t>
      </w:r>
    </w:p>
    <w:p w14:paraId="0D5706F0" w14:textId="485C9881" w:rsidR="005C000B" w:rsidRPr="00332601" w:rsidRDefault="005C000B" w:rsidP="00555FFB">
      <w:pPr>
        <w:pStyle w:val="NormalBPBHEB"/>
      </w:pPr>
      <w:r>
        <w:t>The following are the key features and capabilities:</w:t>
      </w:r>
    </w:p>
    <w:p w14:paraId="4E67BB84" w14:textId="1FDEAC9D" w:rsidR="00332601" w:rsidRPr="00332601" w:rsidRDefault="00332601" w:rsidP="008A12F7">
      <w:pPr>
        <w:pStyle w:val="NormalBPBHEB"/>
        <w:numPr>
          <w:ilvl w:val="0"/>
          <w:numId w:val="14"/>
        </w:numPr>
      </w:pPr>
      <w:r w:rsidRPr="00332601">
        <w:rPr>
          <w:b/>
          <w:bCs/>
        </w:rPr>
        <w:t xml:space="preserve">Universal </w:t>
      </w:r>
      <w:r w:rsidR="005C000B" w:rsidRPr="00332601">
        <w:rPr>
          <w:b/>
          <w:bCs/>
        </w:rPr>
        <w:t>package management</w:t>
      </w:r>
      <w:r w:rsidRPr="00332601">
        <w:t xml:space="preserve">: </w:t>
      </w:r>
      <w:proofErr w:type="spellStart"/>
      <w:r w:rsidRPr="00332601">
        <w:t>CodeArtifact</w:t>
      </w:r>
      <w:proofErr w:type="spellEnd"/>
      <w:r w:rsidRPr="00332601">
        <w:t xml:space="preserve"> supports popular package formats, including Java (Maven), JavaScript (</w:t>
      </w:r>
      <w:proofErr w:type="spellStart"/>
      <w:r w:rsidRPr="00332601">
        <w:t>npm</w:t>
      </w:r>
      <w:proofErr w:type="spellEnd"/>
      <w:r w:rsidRPr="00332601">
        <w:t>), Python (</w:t>
      </w:r>
      <w:proofErr w:type="spellStart"/>
      <w:r w:rsidRPr="00332601">
        <w:t>PyPI</w:t>
      </w:r>
      <w:proofErr w:type="spellEnd"/>
      <w:r w:rsidRPr="00332601">
        <w:t>), and more</w:t>
      </w:r>
      <w:sdt>
        <w:sdtPr>
          <w:id w:val="-590537925"/>
          <w:citation/>
        </w:sdtPr>
        <w:sdtEndPr/>
        <w:sdtContent>
          <w:r w:rsidR="00FC26DA">
            <w:fldChar w:fldCharType="begin"/>
          </w:r>
          <w:r w:rsidR="00FC26DA">
            <w:instrText xml:space="preserve"> CITATION documentation2023d \l 1033 </w:instrText>
          </w:r>
          <w:r w:rsidR="00FC26DA">
            <w:fldChar w:fldCharType="separate"/>
          </w:r>
          <w:r w:rsidR="00D34F43">
            <w:rPr>
              <w:noProof/>
            </w:rPr>
            <w:t xml:space="preserve"> </w:t>
          </w:r>
          <w:r w:rsidR="00D34F43" w:rsidRPr="00D34F43">
            <w:rPr>
              <w:noProof/>
            </w:rPr>
            <w:t>[20]</w:t>
          </w:r>
          <w:r w:rsidR="00FC26DA">
            <w:fldChar w:fldCharType="end"/>
          </w:r>
        </w:sdtContent>
      </w:sdt>
      <w:r w:rsidRPr="00332601">
        <w:t>. This universality makes it a versatile choice for projects using multiple programming languages.</w:t>
      </w:r>
    </w:p>
    <w:p w14:paraId="7C91A29F" w14:textId="3D0F6522" w:rsidR="00332601" w:rsidRPr="00332601" w:rsidRDefault="00332601" w:rsidP="008A12F7">
      <w:pPr>
        <w:pStyle w:val="NormalBPBHEB"/>
        <w:numPr>
          <w:ilvl w:val="0"/>
          <w:numId w:val="14"/>
        </w:numPr>
      </w:pPr>
      <w:r w:rsidRPr="00332601">
        <w:rPr>
          <w:b/>
          <w:bCs/>
        </w:rPr>
        <w:t>Security and Access Control</w:t>
      </w:r>
      <w:r w:rsidRPr="00332601">
        <w:t xml:space="preserve">: Granular access controls and integration with AWS </w:t>
      </w:r>
      <w:r w:rsidRPr="00555FFB">
        <w:rPr>
          <w:b/>
          <w:bCs/>
        </w:rPr>
        <w:t>Identity and Access Management (IAM)</w:t>
      </w:r>
      <w:r w:rsidRPr="00332601">
        <w:t xml:space="preserve"> enable organizations to manage who can access and publish packages</w:t>
      </w:r>
      <w:sdt>
        <w:sdtPr>
          <w:id w:val="-1300752020"/>
          <w:citation/>
        </w:sdtPr>
        <w:sdtEndPr/>
        <w:sdtContent>
          <w:r w:rsidR="000B6879">
            <w:fldChar w:fldCharType="begin"/>
          </w:r>
          <w:r w:rsidR="000B6879">
            <w:instrText xml:space="preserve"> CITATION documentation2023d \l 1033 </w:instrText>
          </w:r>
          <w:r w:rsidR="000B6879">
            <w:fldChar w:fldCharType="separate"/>
          </w:r>
          <w:r w:rsidR="00D34F43">
            <w:rPr>
              <w:noProof/>
            </w:rPr>
            <w:t xml:space="preserve"> </w:t>
          </w:r>
          <w:r w:rsidR="00D34F43" w:rsidRPr="00D34F43">
            <w:rPr>
              <w:noProof/>
            </w:rPr>
            <w:t>[20]</w:t>
          </w:r>
          <w:r w:rsidR="000B6879">
            <w:fldChar w:fldCharType="end"/>
          </w:r>
        </w:sdtContent>
      </w:sdt>
      <w:r w:rsidRPr="00332601">
        <w:t>. This ensures the security and integrity of software artifacts.</w:t>
      </w:r>
    </w:p>
    <w:p w14:paraId="7A18AEA3" w14:textId="56528A5D" w:rsidR="00332601" w:rsidRDefault="00332601" w:rsidP="008A12F7">
      <w:pPr>
        <w:pStyle w:val="NormalBPBHEB"/>
        <w:numPr>
          <w:ilvl w:val="0"/>
          <w:numId w:val="14"/>
        </w:numPr>
      </w:pPr>
      <w:r w:rsidRPr="00332601">
        <w:rPr>
          <w:b/>
          <w:bCs/>
        </w:rPr>
        <w:t xml:space="preserve">Scalability and </w:t>
      </w:r>
      <w:r w:rsidR="005C000B" w:rsidRPr="00332601">
        <w:rPr>
          <w:b/>
          <w:bCs/>
        </w:rPr>
        <w:t>high availability</w:t>
      </w:r>
      <w:r w:rsidRPr="00332601">
        <w:t xml:space="preserve">: </w:t>
      </w:r>
      <w:proofErr w:type="spellStart"/>
      <w:r w:rsidRPr="00332601">
        <w:t>CodeArtifact</w:t>
      </w:r>
      <w:proofErr w:type="spellEnd"/>
      <w:r w:rsidRPr="00332601">
        <w:t xml:space="preserve"> is designed for scalability, allowing organizations to handle the growing volume of artifacts. It also provides high availability across multiple AWS Availability Zones</w:t>
      </w:r>
      <w:sdt>
        <w:sdtPr>
          <w:id w:val="-24409752"/>
          <w:citation/>
        </w:sdtPr>
        <w:sdtEndPr/>
        <w:sdtContent>
          <w:r w:rsidR="00D54934">
            <w:fldChar w:fldCharType="begin"/>
          </w:r>
          <w:r w:rsidR="00D54934">
            <w:instrText xml:space="preserve"> CITATION documentation2023d \l 1033 </w:instrText>
          </w:r>
          <w:r w:rsidR="00D54934">
            <w:fldChar w:fldCharType="separate"/>
          </w:r>
          <w:r w:rsidR="00D34F43">
            <w:rPr>
              <w:noProof/>
            </w:rPr>
            <w:t xml:space="preserve"> </w:t>
          </w:r>
          <w:r w:rsidR="00D34F43" w:rsidRPr="00D34F43">
            <w:rPr>
              <w:noProof/>
            </w:rPr>
            <w:t>[20]</w:t>
          </w:r>
          <w:r w:rsidR="00D54934">
            <w:fldChar w:fldCharType="end"/>
          </w:r>
        </w:sdtContent>
      </w:sdt>
      <w:r w:rsidRPr="00332601">
        <w:t>, ensuring reliable access to artifacts.</w:t>
      </w:r>
    </w:p>
    <w:p w14:paraId="1FF08D3E" w14:textId="029F47B3" w:rsidR="00332601" w:rsidRPr="001F0F2A" w:rsidRDefault="00332601"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C000B" w:rsidRPr="001F0F2A">
        <w:rPr>
          <w:rFonts w:eastAsiaTheme="majorEastAsia" w:cstheme="majorBidi"/>
          <w:sz w:val="36"/>
          <w:szCs w:val="26"/>
        </w:rPr>
        <w:t>cases and scenarios</w:t>
      </w:r>
    </w:p>
    <w:p w14:paraId="0BF3CB57" w14:textId="55368871" w:rsidR="005C000B" w:rsidRPr="00332601" w:rsidRDefault="005C000B" w:rsidP="00555FFB">
      <w:pPr>
        <w:pStyle w:val="NormalBPBHEB"/>
      </w:pPr>
      <w:r>
        <w:t>The following are the use cases and scenarios:</w:t>
      </w:r>
    </w:p>
    <w:p w14:paraId="6A6737E5" w14:textId="6091303C" w:rsidR="00332601" w:rsidRPr="00332601" w:rsidRDefault="00332601" w:rsidP="008A12F7">
      <w:pPr>
        <w:pStyle w:val="NormalBPBHEB"/>
        <w:numPr>
          <w:ilvl w:val="0"/>
          <w:numId w:val="15"/>
        </w:numPr>
      </w:pPr>
      <w:r w:rsidRPr="00332601">
        <w:rPr>
          <w:b/>
          <w:bCs/>
        </w:rPr>
        <w:t xml:space="preserve">Dependency </w:t>
      </w:r>
      <w:r w:rsidR="005C000B" w:rsidRPr="00332601">
        <w:rPr>
          <w:b/>
          <w:bCs/>
        </w:rPr>
        <w:t>managem</w:t>
      </w:r>
      <w:r w:rsidRPr="00332601">
        <w:rPr>
          <w:b/>
          <w:bCs/>
        </w:rPr>
        <w:t xml:space="preserve">ent in CI/CD </w:t>
      </w:r>
      <w:r w:rsidR="005C000B" w:rsidRPr="00332601">
        <w:rPr>
          <w:b/>
          <w:bCs/>
        </w:rPr>
        <w:t>pipelines</w:t>
      </w:r>
      <w:r w:rsidRPr="00332601">
        <w:t xml:space="preserve">: </w:t>
      </w:r>
      <w:proofErr w:type="spellStart"/>
      <w:r w:rsidRPr="00332601">
        <w:t>CodeArtifact</w:t>
      </w:r>
      <w:proofErr w:type="spellEnd"/>
      <w:r w:rsidRPr="00332601">
        <w:t xml:space="preserve"> streamlines the process of managing dependencies in CI/CD pipelines, ensuring consistent and reliable builds</w:t>
      </w:r>
      <w:sdt>
        <w:sdtPr>
          <w:id w:val="2114087118"/>
          <w:citation/>
        </w:sdtPr>
        <w:sdtEndPr/>
        <w:sdtContent>
          <w:r w:rsidR="0069403C">
            <w:fldChar w:fldCharType="begin"/>
          </w:r>
          <w:r w:rsidR="0069403C">
            <w:instrText xml:space="preserve"> CITATION smith2021a \l 1033 </w:instrText>
          </w:r>
          <w:r w:rsidR="0069403C">
            <w:fldChar w:fldCharType="separate"/>
          </w:r>
          <w:r w:rsidR="00D34F43">
            <w:rPr>
              <w:noProof/>
            </w:rPr>
            <w:t xml:space="preserve"> </w:t>
          </w:r>
          <w:r w:rsidR="00D34F43" w:rsidRPr="00D34F43">
            <w:rPr>
              <w:noProof/>
            </w:rPr>
            <w:t>[21]</w:t>
          </w:r>
          <w:r w:rsidR="0069403C">
            <w:fldChar w:fldCharType="end"/>
          </w:r>
        </w:sdtContent>
      </w:sdt>
      <w:r w:rsidRPr="00332601">
        <w:t>.</w:t>
      </w:r>
    </w:p>
    <w:p w14:paraId="14D84B1F" w14:textId="49237824" w:rsidR="00332601" w:rsidRPr="00332601" w:rsidRDefault="00332601" w:rsidP="008A12F7">
      <w:pPr>
        <w:pStyle w:val="NormalBPBHEB"/>
        <w:numPr>
          <w:ilvl w:val="0"/>
          <w:numId w:val="15"/>
        </w:numPr>
      </w:pPr>
      <w:r w:rsidRPr="00332601">
        <w:rPr>
          <w:b/>
          <w:bCs/>
        </w:rPr>
        <w:t xml:space="preserve">Centralized </w:t>
      </w:r>
      <w:r w:rsidR="005C000B" w:rsidRPr="00332601">
        <w:rPr>
          <w:b/>
          <w:bCs/>
        </w:rPr>
        <w:t>artifact repository</w:t>
      </w:r>
      <w:r w:rsidRPr="00332601">
        <w:t xml:space="preserve">: Organizations with multiple projects and teams benefit from a centralized repository for managing and sharing software artifacts. </w:t>
      </w:r>
      <w:proofErr w:type="spellStart"/>
      <w:r w:rsidRPr="00332601">
        <w:t>CodeArtifact</w:t>
      </w:r>
      <w:proofErr w:type="spellEnd"/>
      <w:r w:rsidRPr="00332601">
        <w:t xml:space="preserve"> simplifies the organization-wide use of shared packages.</w:t>
      </w:r>
    </w:p>
    <w:p w14:paraId="48C6B290" w14:textId="69C03A18" w:rsidR="00332601" w:rsidRPr="00332601" w:rsidRDefault="00332601" w:rsidP="008A12F7">
      <w:pPr>
        <w:pStyle w:val="NormalBPBHEB"/>
        <w:numPr>
          <w:ilvl w:val="0"/>
          <w:numId w:val="15"/>
        </w:numPr>
      </w:pPr>
      <w:r w:rsidRPr="00332601">
        <w:rPr>
          <w:b/>
          <w:bCs/>
        </w:rPr>
        <w:t xml:space="preserve">Support for Polyglot </w:t>
      </w:r>
      <w:r w:rsidR="005C000B" w:rsidRPr="00332601">
        <w:rPr>
          <w:b/>
          <w:bCs/>
        </w:rPr>
        <w:t>development</w:t>
      </w:r>
      <w:r w:rsidRPr="00332601">
        <w:t xml:space="preserve">: </w:t>
      </w:r>
      <w:r w:rsidR="00F24A0A">
        <w:t xml:space="preserve">By supporting various package formats, </w:t>
      </w:r>
      <w:proofErr w:type="spellStart"/>
      <w:r w:rsidR="00F24A0A">
        <w:t>CodeArtifact</w:t>
      </w:r>
      <w:proofErr w:type="spellEnd"/>
      <w:r w:rsidR="00F24A0A">
        <w:t xml:space="preserve"> facilitates polyglot development environments in which</w:t>
      </w:r>
      <w:r w:rsidRPr="00332601">
        <w:t xml:space="preserve"> different projects may use distinct programming languages and dependencies</w:t>
      </w:r>
      <w:r w:rsidR="009433B5">
        <w:rPr>
          <w:rStyle w:val="FootnoteReference"/>
        </w:rPr>
        <w:footnoteReference w:id="1"/>
      </w:r>
      <w:r w:rsidRPr="00332601">
        <w:t>.</w:t>
      </w:r>
    </w:p>
    <w:p w14:paraId="410AE903" w14:textId="42E8A02C" w:rsidR="005C000B" w:rsidRPr="00332601" w:rsidRDefault="00332601" w:rsidP="00555FFB">
      <w:pPr>
        <w:pStyle w:val="NormalBPBHEB"/>
      </w:pPr>
      <w:r w:rsidRPr="00332601">
        <w:t xml:space="preserve">In conclusion, AWS </w:t>
      </w:r>
      <w:proofErr w:type="spellStart"/>
      <w:r w:rsidRPr="00332601">
        <w:t>CodeArtifact</w:t>
      </w:r>
      <w:proofErr w:type="spellEnd"/>
      <w:r w:rsidRPr="00332601">
        <w:t xml:space="preserve"> plays a pivotal role in enhancing the efficiency and security of software development and DevOps practices. Its universal package management, robust security features, and seamless integration with CI/CD pipelines make it </w:t>
      </w:r>
      <w:r w:rsidR="009433B5" w:rsidRPr="00332601">
        <w:t>an asset</w:t>
      </w:r>
      <w:r w:rsidRPr="00332601">
        <w:t xml:space="preserve"> for organizations aiming to streamline their artifact management processes.</w:t>
      </w:r>
    </w:p>
    <w:p w14:paraId="412CCDF2" w14:textId="57A912DC" w:rsidR="00DD0D0F" w:rsidRPr="00DD0D0F" w:rsidRDefault="00BE71C1" w:rsidP="00555FFB">
      <w:pPr>
        <w:pStyle w:val="Heading1BPBHEB"/>
      </w:pPr>
      <w:r>
        <w:t>A</w:t>
      </w:r>
      <w:r w:rsidR="00DD0D0F" w:rsidRPr="00DD0D0F">
        <w:t xml:space="preserve">WS </w:t>
      </w:r>
      <w:proofErr w:type="spellStart"/>
      <w:r w:rsidR="00DD0D0F" w:rsidRPr="00DD0D0F">
        <w:t>CodeBuild</w:t>
      </w:r>
      <w:proofErr w:type="spellEnd"/>
    </w:p>
    <w:p w14:paraId="6EE58E0F" w14:textId="77777777" w:rsidR="00DD0D0F" w:rsidRDefault="00DD0D0F" w:rsidP="00555FFB">
      <w:pPr>
        <w:pStyle w:val="NormalBPBHEB"/>
      </w:pPr>
      <w:r w:rsidRPr="00DD0D0F">
        <w:t xml:space="preserve">In the ever-evolving landscape of DevOps, a robust and efficient build process is the cornerstone of reliable software delivery. AWS </w:t>
      </w:r>
      <w:proofErr w:type="spellStart"/>
      <w:r w:rsidRPr="00DD0D0F">
        <w:t>CodeBuild</w:t>
      </w:r>
      <w:proofErr w:type="spellEnd"/>
      <w:r w:rsidRPr="00DD0D0F">
        <w:t xml:space="preserve">, a fully managed build service, empowers development teams to compile, test, and package their code with ease. This section explores the key features, benefits, and use cases of AWS </w:t>
      </w:r>
      <w:commentRangeStart w:id="20"/>
      <w:commentRangeStart w:id="21"/>
      <w:proofErr w:type="spellStart"/>
      <w:r w:rsidRPr="00DD0D0F">
        <w:t>CodeBuild</w:t>
      </w:r>
      <w:commentRangeEnd w:id="20"/>
      <w:proofErr w:type="spellEnd"/>
      <w:r w:rsidR="00BE4976">
        <w:rPr>
          <w:rStyle w:val="CommentReference"/>
          <w:rFonts w:eastAsiaTheme="minorHAnsi" w:cstheme="minorBidi"/>
        </w:rPr>
        <w:commentReference w:id="20"/>
      </w:r>
      <w:commentRangeEnd w:id="21"/>
      <w:r w:rsidR="00120911">
        <w:rPr>
          <w:rStyle w:val="CommentReference"/>
          <w:rFonts w:eastAsiaTheme="minorHAnsi" w:cstheme="minorBidi"/>
        </w:rPr>
        <w:commentReference w:id="21"/>
      </w:r>
      <w:r w:rsidRPr="00DD0D0F">
        <w:t>.</w:t>
      </w:r>
    </w:p>
    <w:p w14:paraId="26DB3576" w14:textId="77777777" w:rsidR="00814CEA" w:rsidRPr="00814CEA" w:rsidRDefault="00814CEA" w:rsidP="00814CEA">
      <w:pPr>
        <w:keepNext/>
        <w:keepLines/>
        <w:spacing w:before="40" w:after="0"/>
        <w:outlineLvl w:val="1"/>
        <w:rPr>
          <w:rFonts w:eastAsiaTheme="majorEastAsia" w:cstheme="majorBidi"/>
          <w:sz w:val="36"/>
          <w:szCs w:val="26"/>
        </w:rPr>
      </w:pPr>
      <w:r w:rsidRPr="00814CEA">
        <w:rPr>
          <w:rFonts w:eastAsiaTheme="majorEastAsia" w:cstheme="majorBidi"/>
          <w:sz w:val="36"/>
          <w:szCs w:val="26"/>
        </w:rPr>
        <w:t xml:space="preserve">Introduction to AWS </w:t>
      </w:r>
      <w:proofErr w:type="spellStart"/>
      <w:r w:rsidRPr="00814CEA">
        <w:rPr>
          <w:rFonts w:eastAsiaTheme="majorEastAsia" w:cstheme="majorBidi"/>
          <w:sz w:val="36"/>
          <w:szCs w:val="26"/>
        </w:rPr>
        <w:t>CodeBuild</w:t>
      </w:r>
      <w:proofErr w:type="spellEnd"/>
    </w:p>
    <w:p w14:paraId="429EC2BD" w14:textId="5607723B" w:rsidR="00814CEA" w:rsidRPr="00814CEA" w:rsidRDefault="00814CEA" w:rsidP="00814CEA">
      <w:p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rPr>
        <w:t xml:space="preserve">AWS </w:t>
      </w:r>
      <w:proofErr w:type="spellStart"/>
      <w:r w:rsidRPr="00814CEA">
        <w:rPr>
          <w:rFonts w:eastAsia="Palatino Linotype" w:cs="Palatino Linotype"/>
        </w:rPr>
        <w:t>CodeBuild</w:t>
      </w:r>
      <w:proofErr w:type="spellEnd"/>
      <w:r w:rsidRPr="00814CEA">
        <w:rPr>
          <w:rFonts w:eastAsia="Palatino Linotype" w:cs="Palatino Linotype"/>
        </w:rPr>
        <w:t xml:space="preserve"> is a cloud-based build service that compiles source code, runs tests, and produces ready-to-deploy software artifacts</w:t>
      </w:r>
      <w:bookmarkStart w:id="22" w:name="_Ref150865512"/>
      <w:sdt>
        <w:sdtPr>
          <w:rPr>
            <w:rFonts w:eastAsia="Palatino Linotype" w:cs="Palatino Linotype"/>
          </w:rPr>
          <w:id w:val="-584074880"/>
          <w:citation/>
        </w:sdtPr>
        <w:sdtEndPr/>
        <w:sdtContent>
          <w:r w:rsidRPr="00814CEA">
            <w:rPr>
              <w:rFonts w:eastAsia="Palatino Linotype" w:cs="Palatino Linotype"/>
            </w:rPr>
            <w:fldChar w:fldCharType="begin"/>
          </w:r>
          <w:r w:rsidRPr="00814CEA">
            <w:rPr>
              <w:rFonts w:eastAsia="Palatino Linotype" w:cs="Palatino Linotype"/>
            </w:rPr>
            <w:instrText xml:space="preserve"> CITATION documentation2023e \l 1033 </w:instrText>
          </w:r>
          <w:r w:rsidRPr="00814CEA">
            <w:rPr>
              <w:rFonts w:eastAsia="Palatino Linotype" w:cs="Palatino Linotype"/>
            </w:rPr>
            <w:fldChar w:fldCharType="separate"/>
          </w:r>
          <w:r w:rsidR="00D34F43">
            <w:rPr>
              <w:rFonts w:eastAsia="Palatino Linotype" w:cs="Palatino Linotype"/>
              <w:noProof/>
            </w:rPr>
            <w:t xml:space="preserve"> </w:t>
          </w:r>
          <w:r w:rsidR="00D34F43" w:rsidRPr="00D34F43">
            <w:rPr>
              <w:rFonts w:eastAsia="Palatino Linotype" w:cs="Palatino Linotype"/>
              <w:noProof/>
            </w:rPr>
            <w:t>[22]</w:t>
          </w:r>
          <w:r w:rsidRPr="00814CEA">
            <w:rPr>
              <w:rFonts w:eastAsia="Palatino Linotype" w:cs="Palatino Linotype"/>
            </w:rPr>
            <w:fldChar w:fldCharType="end"/>
          </w:r>
        </w:sdtContent>
      </w:sdt>
      <w:bookmarkEnd w:id="22"/>
      <w:r w:rsidRPr="00814CEA">
        <w:rPr>
          <w:rFonts w:eastAsia="Palatino Linotype" w:cs="Palatino Linotype"/>
        </w:rPr>
        <w:t>. It integrates seamlessly with other AWS services and supports popular programming languages, enabling developers to focus on writing code rather than managing build infrastructure.</w:t>
      </w:r>
    </w:p>
    <w:p w14:paraId="5FA1A274" w14:textId="77777777" w:rsidR="00814CEA" w:rsidRPr="00814CEA" w:rsidRDefault="00814CEA" w:rsidP="00814CEA">
      <w:pPr>
        <w:keepNext/>
        <w:keepLines/>
        <w:spacing w:before="40" w:after="0"/>
        <w:outlineLvl w:val="1"/>
        <w:rPr>
          <w:rFonts w:eastAsiaTheme="majorEastAsia" w:cstheme="majorBidi"/>
          <w:sz w:val="36"/>
          <w:szCs w:val="26"/>
        </w:rPr>
      </w:pPr>
      <w:r w:rsidRPr="00814CEA">
        <w:rPr>
          <w:rFonts w:eastAsiaTheme="majorEastAsia" w:cstheme="majorBidi"/>
          <w:sz w:val="36"/>
          <w:szCs w:val="26"/>
        </w:rPr>
        <w:t>Key features and capabilities</w:t>
      </w:r>
    </w:p>
    <w:p w14:paraId="56E21528" w14:textId="77777777" w:rsidR="00814CEA" w:rsidRPr="00814CEA" w:rsidRDefault="00814CEA" w:rsidP="00814CEA">
      <w:p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rPr>
        <w:t>The following are the key features and capabilities:</w:t>
      </w:r>
    </w:p>
    <w:p w14:paraId="3A527147" w14:textId="39B03427" w:rsidR="00814CEA" w:rsidRPr="00814CEA" w:rsidRDefault="00814CEA" w:rsidP="00814CEA">
      <w:pPr>
        <w:numPr>
          <w:ilvl w:val="0"/>
          <w:numId w:val="16"/>
        </w:num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b/>
          <w:bCs/>
        </w:rPr>
        <w:t>Fully managed build service</w:t>
      </w:r>
      <w:r w:rsidRPr="00814CEA">
        <w:rPr>
          <w:rFonts w:eastAsia="Palatino Linotype" w:cs="Palatino Linotype"/>
        </w:rPr>
        <w:t xml:space="preserve">: </w:t>
      </w:r>
      <w:proofErr w:type="spellStart"/>
      <w:r w:rsidRPr="00814CEA">
        <w:rPr>
          <w:rFonts w:eastAsia="Palatino Linotype" w:cs="Palatino Linotype"/>
        </w:rPr>
        <w:t>CodeBuild</w:t>
      </w:r>
      <w:proofErr w:type="spellEnd"/>
      <w:r w:rsidRPr="00814CEA">
        <w:rPr>
          <w:rFonts w:eastAsia="Palatino Linotype" w:cs="Palatino Linotype"/>
        </w:rPr>
        <w:t xml:space="preserve"> eliminates the need for developers to set up and maintain build servers. It automatically scales based on build requirements and provides a consistent environment for builds</w:t>
      </w:r>
      <w:sdt>
        <w:sdtPr>
          <w:rPr>
            <w:rFonts w:eastAsia="Palatino Linotype" w:cs="Palatino Linotype"/>
          </w:rPr>
          <w:id w:val="-929426001"/>
          <w:citation/>
        </w:sdtPr>
        <w:sdtEndPr/>
        <w:sdtContent>
          <w:r w:rsidRPr="00814CEA">
            <w:rPr>
              <w:rFonts w:eastAsia="Palatino Linotype" w:cs="Palatino Linotype"/>
            </w:rPr>
            <w:fldChar w:fldCharType="begin"/>
          </w:r>
          <w:r w:rsidRPr="00814CEA">
            <w:rPr>
              <w:rFonts w:eastAsia="Palatino Linotype" w:cs="Palatino Linotype"/>
            </w:rPr>
            <w:instrText xml:space="preserve"> CITATION documentation2023e \l 1033 </w:instrText>
          </w:r>
          <w:r w:rsidRPr="00814CEA">
            <w:rPr>
              <w:rFonts w:eastAsia="Palatino Linotype" w:cs="Palatino Linotype"/>
            </w:rPr>
            <w:fldChar w:fldCharType="separate"/>
          </w:r>
          <w:r w:rsidR="00D34F43">
            <w:rPr>
              <w:rFonts w:eastAsia="Palatino Linotype" w:cs="Palatino Linotype"/>
              <w:noProof/>
            </w:rPr>
            <w:t xml:space="preserve"> </w:t>
          </w:r>
          <w:r w:rsidR="00D34F43" w:rsidRPr="00D34F43">
            <w:rPr>
              <w:rFonts w:eastAsia="Palatino Linotype" w:cs="Palatino Linotype"/>
              <w:noProof/>
            </w:rPr>
            <w:t>[22]</w:t>
          </w:r>
          <w:r w:rsidRPr="00814CEA">
            <w:rPr>
              <w:rFonts w:eastAsia="Palatino Linotype" w:cs="Palatino Linotype"/>
            </w:rPr>
            <w:fldChar w:fldCharType="end"/>
          </w:r>
        </w:sdtContent>
      </w:sdt>
      <w:r w:rsidRPr="00814CEA">
        <w:rPr>
          <w:rFonts w:eastAsia="Palatino Linotype" w:cs="Palatino Linotype"/>
        </w:rPr>
        <w:t>.</w:t>
      </w:r>
    </w:p>
    <w:p w14:paraId="07D09128" w14:textId="77777777" w:rsidR="00814CEA" w:rsidRPr="00814CEA" w:rsidRDefault="00814CEA" w:rsidP="00814CEA">
      <w:pPr>
        <w:numPr>
          <w:ilvl w:val="0"/>
          <w:numId w:val="16"/>
        </w:num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b/>
          <w:bCs/>
        </w:rPr>
        <w:t>Extensive language support</w:t>
      </w:r>
      <w:r w:rsidRPr="00814CEA">
        <w:rPr>
          <w:rFonts w:eastAsia="Palatino Linotype" w:cs="Palatino Linotype"/>
        </w:rPr>
        <w:t xml:space="preserve">: </w:t>
      </w:r>
      <w:proofErr w:type="spellStart"/>
      <w:r w:rsidRPr="00814CEA">
        <w:rPr>
          <w:rFonts w:eastAsia="Palatino Linotype" w:cs="Palatino Linotype"/>
        </w:rPr>
        <w:t>CodeBuild</w:t>
      </w:r>
      <w:proofErr w:type="spellEnd"/>
      <w:r w:rsidRPr="00814CEA">
        <w:rPr>
          <w:rFonts w:eastAsia="Palatino Linotype" w:cs="Palatino Linotype"/>
        </w:rPr>
        <w:t xml:space="preserve"> supports a wide range of programming languages, build tools, and runtimes, including Java, Python, Node.js, Docker, and more</w:t>
      </w:r>
      <w:r w:rsidRPr="00814CEA">
        <w:rPr>
          <w:rFonts w:eastAsia="Palatino Linotype" w:cs="Palatino Linotype"/>
        </w:rPr>
        <w:fldChar w:fldCharType="begin"/>
      </w:r>
      <w:r w:rsidRPr="00814CEA">
        <w:rPr>
          <w:rFonts w:eastAsia="Palatino Linotype" w:cs="Palatino Linotype"/>
        </w:rPr>
        <w:instrText xml:space="preserve"> NOTEREF _Ref150865512 \f \h </w:instrText>
      </w:r>
      <w:r w:rsidRPr="00814CEA">
        <w:rPr>
          <w:rFonts w:eastAsia="Palatino Linotype" w:cs="Palatino Linotype"/>
        </w:rPr>
      </w:r>
      <w:r w:rsidRPr="00814CEA">
        <w:rPr>
          <w:rFonts w:eastAsia="Palatino Linotype" w:cs="Palatino Linotype"/>
        </w:rPr>
        <w:fldChar w:fldCharType="separate"/>
      </w:r>
      <w:r w:rsidRPr="00814CEA">
        <w:rPr>
          <w:rFonts w:eastAsia="Palatino Linotype" w:cs="Palatino Linotype"/>
          <w:vertAlign w:val="superscript"/>
        </w:rPr>
        <w:t>31</w:t>
      </w:r>
      <w:r w:rsidRPr="00814CEA">
        <w:rPr>
          <w:rFonts w:eastAsia="Palatino Linotype" w:cs="Palatino Linotype"/>
        </w:rPr>
        <w:fldChar w:fldCharType="end"/>
      </w:r>
      <w:r w:rsidRPr="00814CEA">
        <w:rPr>
          <w:rFonts w:eastAsia="Palatino Linotype" w:cs="Palatino Linotype"/>
        </w:rPr>
        <w:t>. This flexibility makes it suitable for diverse development projects.</w:t>
      </w:r>
    </w:p>
    <w:p w14:paraId="675D4F45" w14:textId="6DFEEB4E" w:rsidR="00814CEA" w:rsidRDefault="00814CEA" w:rsidP="00814CEA">
      <w:pPr>
        <w:numPr>
          <w:ilvl w:val="0"/>
          <w:numId w:val="16"/>
        </w:num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b/>
          <w:bCs/>
        </w:rPr>
        <w:t>Build environment customization</w:t>
      </w:r>
      <w:r w:rsidRPr="00814CEA">
        <w:rPr>
          <w:rFonts w:eastAsia="Palatino Linotype" w:cs="Palatino Linotype"/>
        </w:rPr>
        <w:t>: Developers can customize the build environment by specifying build commands, environment variables, and build specifications. This allows for tailored build processes that align with project requirements</w:t>
      </w:r>
      <w:sdt>
        <w:sdtPr>
          <w:rPr>
            <w:rFonts w:eastAsia="Palatino Linotype" w:cs="Palatino Linotype"/>
          </w:rPr>
          <w:id w:val="567308263"/>
          <w:citation/>
        </w:sdtPr>
        <w:sdtEndPr/>
        <w:sdtContent>
          <w:r w:rsidRPr="00814CEA">
            <w:rPr>
              <w:rFonts w:eastAsia="Palatino Linotype" w:cs="Palatino Linotype"/>
            </w:rPr>
            <w:fldChar w:fldCharType="begin"/>
          </w:r>
          <w:r w:rsidRPr="00814CEA">
            <w:rPr>
              <w:rFonts w:eastAsia="Palatino Linotype" w:cs="Palatino Linotype"/>
            </w:rPr>
            <w:instrText xml:space="preserve"> CITATION documentation2023e \l 1033 </w:instrText>
          </w:r>
          <w:r w:rsidRPr="00814CEA">
            <w:rPr>
              <w:rFonts w:eastAsia="Palatino Linotype" w:cs="Palatino Linotype"/>
            </w:rPr>
            <w:fldChar w:fldCharType="separate"/>
          </w:r>
          <w:r w:rsidR="00D34F43">
            <w:rPr>
              <w:rFonts w:eastAsia="Palatino Linotype" w:cs="Palatino Linotype"/>
              <w:noProof/>
            </w:rPr>
            <w:t xml:space="preserve"> </w:t>
          </w:r>
          <w:r w:rsidR="00D34F43" w:rsidRPr="00D34F43">
            <w:rPr>
              <w:rFonts w:eastAsia="Palatino Linotype" w:cs="Palatino Linotype"/>
              <w:noProof/>
            </w:rPr>
            <w:t>[22]</w:t>
          </w:r>
          <w:r w:rsidRPr="00814CEA">
            <w:rPr>
              <w:rFonts w:eastAsia="Palatino Linotype" w:cs="Palatino Linotype"/>
            </w:rPr>
            <w:fldChar w:fldCharType="end"/>
          </w:r>
        </w:sdtContent>
      </w:sdt>
      <w:r w:rsidRPr="00814CEA">
        <w:rPr>
          <w:rFonts w:eastAsia="Palatino Linotype" w:cs="Palatino Linotype"/>
        </w:rPr>
        <w:t>.</w:t>
      </w:r>
    </w:p>
    <w:p w14:paraId="08550A50" w14:textId="008EB70C" w:rsidR="00814CEA" w:rsidRPr="00814CEA" w:rsidRDefault="00814CEA" w:rsidP="008541CC">
      <w:p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rPr>
        <w:t xml:space="preserve">Figure 7.3 </w:t>
      </w:r>
      <w:r>
        <w:rPr>
          <w:rFonts w:eastAsia="Palatino Linotype" w:cs="Palatino Linotype"/>
        </w:rPr>
        <w:t xml:space="preserve">below </w:t>
      </w:r>
      <w:r w:rsidRPr="00814CEA">
        <w:rPr>
          <w:rFonts w:eastAsia="Palatino Linotype" w:cs="Palatino Linotype"/>
        </w:rPr>
        <w:t xml:space="preserve">shows what happens when you run a build with </w:t>
      </w:r>
      <w:proofErr w:type="spellStart"/>
      <w:r w:rsidRPr="00814CEA">
        <w:rPr>
          <w:rFonts w:eastAsia="Palatino Linotype" w:cs="Palatino Linotype"/>
        </w:rPr>
        <w:t>CodeBuild</w:t>
      </w:r>
      <w:proofErr w:type="spellEnd"/>
      <w:r>
        <w:rPr>
          <w:rFonts w:eastAsia="Palatino Linotype" w:cs="Palatino Linotype"/>
        </w:rPr>
        <w:t>.</w:t>
      </w:r>
    </w:p>
    <w:p w14:paraId="758C207B" w14:textId="77777777" w:rsidR="00814CEA" w:rsidRDefault="00814CEA" w:rsidP="00DD0D0F">
      <w:pPr>
        <w:pBdr>
          <w:top w:val="nil"/>
          <w:left w:val="nil"/>
          <w:bottom w:val="nil"/>
          <w:right w:val="nil"/>
          <w:between w:val="nil"/>
        </w:pBdr>
        <w:shd w:val="clear" w:color="auto" w:fill="FFFFFF"/>
        <w:spacing w:after="100" w:line="276" w:lineRule="auto"/>
        <w:jc w:val="both"/>
      </w:pPr>
    </w:p>
    <w:p w14:paraId="748E6FF1" w14:textId="77777777" w:rsidR="00E05F83" w:rsidRDefault="00B60C68" w:rsidP="00555FFB">
      <w:pPr>
        <w:pStyle w:val="FigureBPBHEB"/>
      </w:pPr>
      <w:r w:rsidRPr="00B60C68">
        <w:rPr>
          <w:noProof/>
        </w:rPr>
        <w:drawing>
          <wp:inline distT="0" distB="0" distL="0" distR="0" wp14:anchorId="4F844240" wp14:editId="77D145D7">
            <wp:extent cx="5972175" cy="3738398"/>
            <wp:effectExtent l="0" t="0" r="0" b="0"/>
            <wp:docPr id="2050015515" name="Picture 29"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15515" name="Picture 29" descr="A diagram of a software development proces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7072" cy="3741463"/>
                    </a:xfrm>
                    <a:prstGeom prst="rect">
                      <a:avLst/>
                    </a:prstGeom>
                    <a:noFill/>
                    <a:ln>
                      <a:noFill/>
                    </a:ln>
                  </pic:spPr>
                </pic:pic>
              </a:graphicData>
            </a:graphic>
          </wp:inline>
        </w:drawing>
      </w:r>
    </w:p>
    <w:p w14:paraId="56E878E4" w14:textId="60794D98" w:rsidR="00B60C68" w:rsidRDefault="00E05F83" w:rsidP="00555FFB">
      <w:pPr>
        <w:pStyle w:val="FigureCaptionBPBHEB"/>
      </w:pPr>
      <w:r w:rsidRPr="00555FFB">
        <w:rPr>
          <w:b/>
        </w:rPr>
        <w:t xml:space="preserve">Figure </w:t>
      </w:r>
      <w:r w:rsidR="00BE4976" w:rsidRPr="00555FFB">
        <w:rPr>
          <w:b/>
        </w:rPr>
        <w:t>7.3:</w:t>
      </w:r>
      <w:r>
        <w:t xml:space="preserve"> </w:t>
      </w:r>
      <w:r w:rsidRPr="00B85830">
        <w:t xml:space="preserve"> </w:t>
      </w:r>
      <w:r w:rsidR="00F24A0A">
        <w:t>S</w:t>
      </w:r>
      <w:r w:rsidRPr="00B85830">
        <w:t xml:space="preserve">hows what happens when you run a build with </w:t>
      </w:r>
      <w:proofErr w:type="spellStart"/>
      <w:r w:rsidRPr="00B85830">
        <w:t>CodeBuild</w:t>
      </w:r>
      <w:proofErr w:type="spellEnd"/>
      <w:r>
        <w:rPr>
          <w:noProof/>
        </w:rPr>
        <w:t xml:space="preserve"> </w:t>
      </w:r>
      <w:r w:rsidR="006F3D7A">
        <w:rPr>
          <w:noProof/>
        </w:rPr>
        <w:t>(</w:t>
      </w:r>
      <w:r>
        <w:rPr>
          <w:noProof/>
        </w:rPr>
        <w:t>AWS Documentation)</w:t>
      </w:r>
    </w:p>
    <w:p w14:paraId="6BED4129" w14:textId="77777777" w:rsidR="00A802DD" w:rsidRPr="00D4222C" w:rsidRDefault="00A802DD" w:rsidP="00D4222C">
      <w:pPr>
        <w:pStyle w:val="NormalBPBHEB"/>
      </w:pPr>
    </w:p>
    <w:p w14:paraId="2A1E1C57" w14:textId="65B7CEE7" w:rsidR="00DD0D0F" w:rsidRPr="001F0F2A" w:rsidRDefault="00DD0D0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BE4976" w:rsidRPr="001F0F2A">
        <w:rPr>
          <w:rFonts w:eastAsiaTheme="majorEastAsia" w:cstheme="majorBidi"/>
          <w:sz w:val="36"/>
          <w:szCs w:val="26"/>
        </w:rPr>
        <w:t>cases and scenarios</w:t>
      </w:r>
    </w:p>
    <w:p w14:paraId="4F1DB770" w14:textId="5D94BA10" w:rsidR="00BE4976" w:rsidRPr="00DD0D0F" w:rsidRDefault="00BE4976" w:rsidP="00555FFB">
      <w:pPr>
        <w:pStyle w:val="NormalBPBHEB"/>
      </w:pPr>
      <w:r>
        <w:t>The following are the use cases and scenarios:</w:t>
      </w:r>
    </w:p>
    <w:p w14:paraId="60320E8B" w14:textId="04120B4A" w:rsidR="00DD0D0F" w:rsidRPr="00DD0D0F" w:rsidRDefault="00DD0D0F" w:rsidP="008A12F7">
      <w:pPr>
        <w:pStyle w:val="NormalBPBHEB"/>
        <w:numPr>
          <w:ilvl w:val="0"/>
          <w:numId w:val="17"/>
        </w:numPr>
      </w:pPr>
      <w:r w:rsidRPr="00DD0D0F">
        <w:rPr>
          <w:b/>
          <w:bCs/>
        </w:rPr>
        <w:t>Continuous Integration (CI)</w:t>
      </w:r>
      <w:r w:rsidRPr="00DD0D0F">
        <w:t xml:space="preserve">: </w:t>
      </w:r>
      <w:proofErr w:type="spellStart"/>
      <w:r w:rsidRPr="00DD0D0F">
        <w:t>CodeBuild</w:t>
      </w:r>
      <w:proofErr w:type="spellEnd"/>
      <w:r w:rsidRPr="00DD0D0F">
        <w:t xml:space="preserve"> is a key component of CI pipelines, automating the build and test phases. It integrates seamlessly with AWS </w:t>
      </w:r>
      <w:proofErr w:type="spellStart"/>
      <w:r w:rsidRPr="00DD0D0F">
        <w:t>CodePipeline</w:t>
      </w:r>
      <w:proofErr w:type="spellEnd"/>
      <w:r w:rsidRPr="00DD0D0F">
        <w:t>, enabling a continuous integration workflow.</w:t>
      </w:r>
    </w:p>
    <w:p w14:paraId="7B64DBA2" w14:textId="211DBF51" w:rsidR="00DD0D0F" w:rsidRPr="00DD0D0F" w:rsidRDefault="00DD0D0F" w:rsidP="008A12F7">
      <w:pPr>
        <w:pStyle w:val="NormalBPBHEB"/>
        <w:numPr>
          <w:ilvl w:val="0"/>
          <w:numId w:val="17"/>
        </w:numPr>
      </w:pPr>
      <w:r w:rsidRPr="00DD0D0F">
        <w:rPr>
          <w:b/>
          <w:bCs/>
        </w:rPr>
        <w:t xml:space="preserve">Scalable </w:t>
      </w:r>
      <w:r w:rsidR="00BE4976" w:rsidRPr="00DD0D0F">
        <w:rPr>
          <w:b/>
          <w:bCs/>
        </w:rPr>
        <w:t>build processes</w:t>
      </w:r>
      <w:r w:rsidRPr="00DD0D0F">
        <w:t xml:space="preserve">: With its ability to scale automatically, </w:t>
      </w:r>
      <w:proofErr w:type="spellStart"/>
      <w:r w:rsidRPr="00DD0D0F">
        <w:t>CodeBuild</w:t>
      </w:r>
      <w:proofErr w:type="spellEnd"/>
      <w:r w:rsidRPr="00DD0D0F">
        <w:t xml:space="preserve"> is well-suited for projects with varying build workloads. Whether handling small code changes or large feature additions, </w:t>
      </w:r>
      <w:proofErr w:type="spellStart"/>
      <w:r w:rsidRPr="00DD0D0F">
        <w:t>CodeBuild</w:t>
      </w:r>
      <w:proofErr w:type="spellEnd"/>
      <w:r w:rsidRPr="00DD0D0F">
        <w:t xml:space="preserve"> adapts to the demands of the development pipeline</w:t>
      </w:r>
      <w:sdt>
        <w:sdtPr>
          <w:id w:val="-1352714520"/>
          <w:citation/>
        </w:sdtPr>
        <w:sdtEndPr/>
        <w:sdtContent>
          <w:r w:rsidR="00BF7328">
            <w:fldChar w:fldCharType="begin"/>
          </w:r>
          <w:r w:rsidR="00BF7328">
            <w:instrText xml:space="preserve"> CITATION brown2022a \l 1033 </w:instrText>
          </w:r>
          <w:r w:rsidR="00BF7328">
            <w:fldChar w:fldCharType="separate"/>
          </w:r>
          <w:r w:rsidR="00D34F43">
            <w:rPr>
              <w:noProof/>
            </w:rPr>
            <w:t xml:space="preserve"> </w:t>
          </w:r>
          <w:r w:rsidR="00D34F43" w:rsidRPr="00D34F43">
            <w:rPr>
              <w:noProof/>
            </w:rPr>
            <w:t>[23]</w:t>
          </w:r>
          <w:r w:rsidR="00BF7328">
            <w:fldChar w:fldCharType="end"/>
          </w:r>
        </w:sdtContent>
      </w:sdt>
      <w:r w:rsidRPr="00DD0D0F">
        <w:t>.</w:t>
      </w:r>
    </w:p>
    <w:p w14:paraId="674AE0B1" w14:textId="3B22F77D" w:rsidR="00DD0D0F" w:rsidRPr="00DD0D0F" w:rsidRDefault="00DD0D0F" w:rsidP="008A12F7">
      <w:pPr>
        <w:pStyle w:val="NormalBPBHEB"/>
        <w:numPr>
          <w:ilvl w:val="0"/>
          <w:numId w:val="17"/>
        </w:numPr>
      </w:pPr>
      <w:r w:rsidRPr="00DD0D0F">
        <w:rPr>
          <w:b/>
          <w:bCs/>
        </w:rPr>
        <w:t xml:space="preserve">Integration with </w:t>
      </w:r>
      <w:r w:rsidR="00BE4976" w:rsidRPr="00DD0D0F">
        <w:rPr>
          <w:b/>
          <w:bCs/>
        </w:rPr>
        <w:t>source control</w:t>
      </w:r>
      <w:r w:rsidRPr="00DD0D0F">
        <w:t xml:space="preserve">: </w:t>
      </w:r>
      <w:proofErr w:type="spellStart"/>
      <w:r w:rsidRPr="00DD0D0F">
        <w:t>CodeBuild</w:t>
      </w:r>
      <w:proofErr w:type="spellEnd"/>
      <w:r w:rsidRPr="00DD0D0F">
        <w:t xml:space="preserve"> easily integrates with version control systems like AWS </w:t>
      </w:r>
      <w:proofErr w:type="spellStart"/>
      <w:r w:rsidRPr="00DD0D0F">
        <w:t>CodeCommit</w:t>
      </w:r>
      <w:proofErr w:type="spellEnd"/>
      <w:r w:rsidRPr="00DD0D0F">
        <w:t>, GitHub, and Bitbucket. This ensures that builds are triggered automatically when changes are pushed to the repository</w:t>
      </w:r>
      <w:sdt>
        <w:sdtPr>
          <w:id w:val="-1685586971"/>
          <w:citation/>
        </w:sdtPr>
        <w:sdtEndPr/>
        <w:sdtContent>
          <w:r w:rsidR="002F4E59">
            <w:fldChar w:fldCharType="begin"/>
          </w:r>
          <w:r w:rsidR="002F4E59">
            <w:instrText xml:space="preserve"> CITATION johnson2021a \l 1033 </w:instrText>
          </w:r>
          <w:r w:rsidR="002F4E59">
            <w:fldChar w:fldCharType="separate"/>
          </w:r>
          <w:r w:rsidR="00D34F43">
            <w:rPr>
              <w:noProof/>
            </w:rPr>
            <w:t xml:space="preserve"> </w:t>
          </w:r>
          <w:r w:rsidR="00D34F43" w:rsidRPr="00D34F43">
            <w:rPr>
              <w:noProof/>
            </w:rPr>
            <w:t>[24]</w:t>
          </w:r>
          <w:r w:rsidR="002F4E59">
            <w:fldChar w:fldCharType="end"/>
          </w:r>
        </w:sdtContent>
      </w:sdt>
      <w:r w:rsidRPr="00DD0D0F">
        <w:t>.</w:t>
      </w:r>
    </w:p>
    <w:p w14:paraId="1EFE6F79" w14:textId="1A879635" w:rsidR="00BE4976" w:rsidRPr="00DD0D0F" w:rsidRDefault="00DD0D0F" w:rsidP="00555FFB">
      <w:pPr>
        <w:pStyle w:val="NormalBPBHEB"/>
      </w:pPr>
      <w:r w:rsidRPr="00DD0D0F">
        <w:t xml:space="preserve">In summary, AWS </w:t>
      </w:r>
      <w:proofErr w:type="spellStart"/>
      <w:r w:rsidRPr="00DD0D0F">
        <w:t>CodeBuild</w:t>
      </w:r>
      <w:proofErr w:type="spellEnd"/>
      <w:r w:rsidRPr="00DD0D0F">
        <w:t xml:space="preserve"> simplifies and accelerates the build process in DevOps workflows. Its managed service, language support, and seamless integration with other AWS tools make it </w:t>
      </w:r>
      <w:r w:rsidR="00C421AD" w:rsidRPr="00DD0D0F">
        <w:t>an asset</w:t>
      </w:r>
      <w:r w:rsidRPr="00DD0D0F">
        <w:t xml:space="preserve"> for development teams aiming to achieve efficient and reliable software builds.</w:t>
      </w:r>
    </w:p>
    <w:p w14:paraId="5ACCCF7A" w14:textId="55F40177" w:rsidR="001D4C56" w:rsidRPr="001D4C56" w:rsidRDefault="001D4C56" w:rsidP="00555FFB">
      <w:pPr>
        <w:pStyle w:val="Heading1BPBHEB"/>
      </w:pPr>
      <w:r w:rsidRPr="001D4C56">
        <w:t xml:space="preserve">AWS </w:t>
      </w:r>
      <w:proofErr w:type="spellStart"/>
      <w:r w:rsidRPr="001D4C56">
        <w:t>CodeCommit</w:t>
      </w:r>
      <w:proofErr w:type="spellEnd"/>
    </w:p>
    <w:p w14:paraId="7E406CFC" w14:textId="6AAF225F" w:rsidR="001D4C56" w:rsidRDefault="001D4C56" w:rsidP="00BE4976">
      <w:pPr>
        <w:pStyle w:val="NormalBPBHEB"/>
      </w:pPr>
      <w:r w:rsidRPr="00BE4976">
        <w:t xml:space="preserve">AWS </w:t>
      </w:r>
      <w:proofErr w:type="spellStart"/>
      <w:r w:rsidRPr="00BE4976">
        <w:t>CodeCommit</w:t>
      </w:r>
      <w:proofErr w:type="spellEnd"/>
      <w:r w:rsidRPr="00BE4976">
        <w:t xml:space="preserve"> is a </w:t>
      </w:r>
      <w:r w:rsidR="007600C1" w:rsidRPr="00BE4976">
        <w:t>fully managed</w:t>
      </w:r>
      <w:r w:rsidRPr="00BE4976">
        <w:t xml:space="preserve"> source control service offered by AWS, providing a secure and scalable platform for hosting Git repositories.</w:t>
      </w:r>
      <w:r w:rsidRPr="001D4C56">
        <w:t xml:space="preserve"> This section delves into the key features, use cases, and best practices surrounding AWS </w:t>
      </w:r>
      <w:proofErr w:type="spellStart"/>
      <w:r w:rsidRPr="001D4C56">
        <w:t>CodeCommit</w:t>
      </w:r>
      <w:proofErr w:type="spellEnd"/>
      <w:r w:rsidRPr="001D4C56">
        <w:t>.</w:t>
      </w:r>
    </w:p>
    <w:p w14:paraId="08A1EE72" w14:textId="6632C12C" w:rsidR="001D4C56" w:rsidRPr="001F0F2A" w:rsidRDefault="001D4C56"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Overview</w:t>
      </w:r>
    </w:p>
    <w:p w14:paraId="4745384C" w14:textId="533F013C" w:rsidR="001D4C56" w:rsidRPr="001D4C56" w:rsidRDefault="001D4C56" w:rsidP="001D4C56">
      <w:pPr>
        <w:pBdr>
          <w:top w:val="nil"/>
          <w:left w:val="nil"/>
          <w:bottom w:val="nil"/>
          <w:right w:val="nil"/>
          <w:between w:val="nil"/>
        </w:pBdr>
        <w:shd w:val="clear" w:color="auto" w:fill="FFFFFF"/>
        <w:spacing w:after="100" w:line="276" w:lineRule="auto"/>
        <w:jc w:val="both"/>
      </w:pPr>
      <w:r w:rsidRPr="001D4C56">
        <w:t xml:space="preserve">AWS </w:t>
      </w:r>
      <w:proofErr w:type="spellStart"/>
      <w:r w:rsidRPr="001D4C56">
        <w:t>CodeCommit</w:t>
      </w:r>
      <w:proofErr w:type="spellEnd"/>
      <w:r w:rsidRPr="001D4C56">
        <w:t xml:space="preserve"> allows developers to store and version their code in the cloud, facilitating collaboration and ensuring a secure and accessible repository. Key aspects include</w:t>
      </w:r>
      <w:sdt>
        <w:sdtPr>
          <w:id w:val="-1610582190"/>
          <w:citation/>
        </w:sdtPr>
        <w:sdtEndPr/>
        <w:sdtContent>
          <w:r w:rsidR="00CC4C64">
            <w:fldChar w:fldCharType="begin"/>
          </w:r>
          <w:r w:rsidR="00CC4C64">
            <w:instrText xml:space="preserve"> CITATION unknown2023a \l 1033 </w:instrText>
          </w:r>
          <w:r w:rsidR="00CC4C64">
            <w:fldChar w:fldCharType="separate"/>
          </w:r>
          <w:r w:rsidR="00D34F43">
            <w:rPr>
              <w:noProof/>
            </w:rPr>
            <w:t xml:space="preserve"> </w:t>
          </w:r>
          <w:r w:rsidR="00D34F43" w:rsidRPr="00D34F43">
            <w:rPr>
              <w:noProof/>
            </w:rPr>
            <w:t>[25]</w:t>
          </w:r>
          <w:r w:rsidR="00CC4C64">
            <w:fldChar w:fldCharType="end"/>
          </w:r>
        </w:sdtContent>
      </w:sdt>
      <w:r w:rsidRPr="001D4C56">
        <w:t>:</w:t>
      </w:r>
    </w:p>
    <w:p w14:paraId="458D8DE1" w14:textId="2F088DA4" w:rsidR="001D4C56" w:rsidRPr="001D4C56" w:rsidRDefault="001D4C56" w:rsidP="008A12F7">
      <w:pPr>
        <w:numPr>
          <w:ilvl w:val="0"/>
          <w:numId w:val="1"/>
        </w:numPr>
        <w:pBdr>
          <w:top w:val="nil"/>
          <w:left w:val="nil"/>
          <w:bottom w:val="nil"/>
          <w:right w:val="nil"/>
          <w:between w:val="nil"/>
        </w:pBdr>
        <w:shd w:val="clear" w:color="auto" w:fill="FFFFFF"/>
        <w:spacing w:after="100" w:line="276" w:lineRule="auto"/>
        <w:jc w:val="both"/>
      </w:pPr>
      <w:r w:rsidRPr="001D4C56">
        <w:rPr>
          <w:b/>
          <w:bCs/>
        </w:rPr>
        <w:t xml:space="preserve">Security and </w:t>
      </w:r>
      <w:r w:rsidR="008F5F7F" w:rsidRPr="001D4C56">
        <w:rPr>
          <w:b/>
          <w:bCs/>
        </w:rPr>
        <w:t>compliance</w:t>
      </w:r>
      <w:r w:rsidRPr="001D4C56">
        <w:rPr>
          <w:b/>
          <w:bCs/>
        </w:rPr>
        <w:t>:</w:t>
      </w:r>
    </w:p>
    <w:p w14:paraId="6288DB82" w14:textId="3995156F" w:rsidR="001D4C56" w:rsidRPr="001D4C56" w:rsidRDefault="001D4C56" w:rsidP="008A12F7">
      <w:pPr>
        <w:numPr>
          <w:ilvl w:val="1"/>
          <w:numId w:val="1"/>
        </w:numPr>
        <w:pBdr>
          <w:top w:val="nil"/>
          <w:left w:val="nil"/>
          <w:bottom w:val="nil"/>
          <w:right w:val="nil"/>
          <w:between w:val="nil"/>
        </w:pBdr>
        <w:shd w:val="clear" w:color="auto" w:fill="FFFFFF"/>
        <w:spacing w:after="100" w:line="276" w:lineRule="auto"/>
        <w:jc w:val="both"/>
      </w:pPr>
      <w:proofErr w:type="spellStart"/>
      <w:r w:rsidRPr="001D4C56">
        <w:t>CodeCommit</w:t>
      </w:r>
      <w:proofErr w:type="spellEnd"/>
      <w:r w:rsidRPr="001D4C56">
        <w:t xml:space="preserve"> ensures data encryption in transit and at rest, adhering to industry-standard security practices.</w:t>
      </w:r>
    </w:p>
    <w:p w14:paraId="375A0436" w14:textId="77777777" w:rsidR="001D4C56" w:rsidRPr="001D4C56" w:rsidRDefault="001D4C56" w:rsidP="008A12F7">
      <w:pPr>
        <w:numPr>
          <w:ilvl w:val="0"/>
          <w:numId w:val="1"/>
        </w:numPr>
        <w:pBdr>
          <w:top w:val="nil"/>
          <w:left w:val="nil"/>
          <w:bottom w:val="nil"/>
          <w:right w:val="nil"/>
          <w:between w:val="nil"/>
        </w:pBdr>
        <w:shd w:val="clear" w:color="auto" w:fill="FFFFFF"/>
        <w:spacing w:after="100" w:line="276" w:lineRule="auto"/>
        <w:jc w:val="both"/>
      </w:pPr>
      <w:r w:rsidRPr="001D4C56">
        <w:rPr>
          <w:b/>
          <w:bCs/>
        </w:rPr>
        <w:t>Scalability:</w:t>
      </w:r>
    </w:p>
    <w:p w14:paraId="13605A5F" w14:textId="0983F861" w:rsidR="001D4C56" w:rsidRPr="001D4C56" w:rsidRDefault="001D4C56" w:rsidP="008A12F7">
      <w:pPr>
        <w:numPr>
          <w:ilvl w:val="1"/>
          <w:numId w:val="1"/>
        </w:numPr>
        <w:pBdr>
          <w:top w:val="nil"/>
          <w:left w:val="nil"/>
          <w:bottom w:val="nil"/>
          <w:right w:val="nil"/>
          <w:between w:val="nil"/>
        </w:pBdr>
        <w:shd w:val="clear" w:color="auto" w:fill="FFFFFF"/>
        <w:spacing w:after="100" w:line="276" w:lineRule="auto"/>
        <w:jc w:val="both"/>
      </w:pPr>
      <w:r w:rsidRPr="001D4C56">
        <w:t>The service seamlessly scales with the growth of projects, accommodating varying team sizes and codebase expansions.</w:t>
      </w:r>
    </w:p>
    <w:p w14:paraId="72779E50" w14:textId="10A3082E" w:rsidR="001D4C56" w:rsidRPr="001D4C56" w:rsidRDefault="001D4C56" w:rsidP="008A12F7">
      <w:pPr>
        <w:numPr>
          <w:ilvl w:val="0"/>
          <w:numId w:val="1"/>
        </w:numPr>
        <w:pBdr>
          <w:top w:val="nil"/>
          <w:left w:val="nil"/>
          <w:bottom w:val="nil"/>
          <w:right w:val="nil"/>
          <w:between w:val="nil"/>
        </w:pBdr>
        <w:shd w:val="clear" w:color="auto" w:fill="FFFFFF"/>
        <w:spacing w:after="100" w:line="276" w:lineRule="auto"/>
        <w:jc w:val="both"/>
      </w:pPr>
      <w:r w:rsidRPr="001D4C56">
        <w:rPr>
          <w:b/>
          <w:bCs/>
        </w:rPr>
        <w:t xml:space="preserve">Integration with </w:t>
      </w:r>
      <w:r w:rsidR="00E52F5D" w:rsidRPr="001D4C56">
        <w:rPr>
          <w:b/>
          <w:bCs/>
        </w:rPr>
        <w:t xml:space="preserve">other </w:t>
      </w:r>
      <w:r w:rsidRPr="001D4C56">
        <w:rPr>
          <w:b/>
          <w:bCs/>
        </w:rPr>
        <w:t>AWS Services:</w:t>
      </w:r>
    </w:p>
    <w:p w14:paraId="72015EEB" w14:textId="26DC56E4" w:rsidR="001D4C56" w:rsidRPr="001D4C56" w:rsidRDefault="001D4C56" w:rsidP="008A12F7">
      <w:pPr>
        <w:numPr>
          <w:ilvl w:val="1"/>
          <w:numId w:val="1"/>
        </w:numPr>
        <w:pBdr>
          <w:top w:val="nil"/>
          <w:left w:val="nil"/>
          <w:bottom w:val="nil"/>
          <w:right w:val="nil"/>
          <w:between w:val="nil"/>
        </w:pBdr>
        <w:shd w:val="clear" w:color="auto" w:fill="FFFFFF"/>
        <w:spacing w:after="100" w:line="276" w:lineRule="auto"/>
        <w:jc w:val="both"/>
      </w:pPr>
      <w:proofErr w:type="spellStart"/>
      <w:r w:rsidRPr="001D4C56">
        <w:t>CodeCommit</w:t>
      </w:r>
      <w:proofErr w:type="spellEnd"/>
      <w:r w:rsidRPr="001D4C56">
        <w:t xml:space="preserve"> integrates with AWS IAM, AWS </w:t>
      </w:r>
      <w:proofErr w:type="spellStart"/>
      <w:r w:rsidRPr="001D4C56">
        <w:t>CodePipeline</w:t>
      </w:r>
      <w:proofErr w:type="spellEnd"/>
      <w:r w:rsidRPr="001D4C56">
        <w:t>, and other developer tools, enhancing the overall development workflow.</w:t>
      </w:r>
    </w:p>
    <w:p w14:paraId="39A340F4" w14:textId="4FA5BE9C" w:rsidR="001D4C56" w:rsidRPr="001F0F2A" w:rsidRDefault="001D4C56"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B902FE" w:rsidRPr="001F0F2A">
        <w:rPr>
          <w:rFonts w:eastAsiaTheme="majorEastAsia" w:cstheme="majorBidi"/>
          <w:sz w:val="36"/>
          <w:szCs w:val="26"/>
        </w:rPr>
        <w:t>cases</w:t>
      </w:r>
    </w:p>
    <w:p w14:paraId="10FD8D78" w14:textId="3AB61A44" w:rsidR="00E52F5D" w:rsidRPr="001D4C56" w:rsidRDefault="00E52F5D" w:rsidP="00555FFB">
      <w:pPr>
        <w:pStyle w:val="NormalBPBHEB"/>
      </w:pPr>
      <w:r>
        <w:t xml:space="preserve">In this section, we will go through the use cases: </w:t>
      </w:r>
    </w:p>
    <w:p w14:paraId="46FF938D" w14:textId="1394B710" w:rsidR="001D4C56" w:rsidRPr="001D4C56" w:rsidRDefault="001D4C56" w:rsidP="008A12F7">
      <w:pPr>
        <w:numPr>
          <w:ilvl w:val="0"/>
          <w:numId w:val="2"/>
        </w:numPr>
        <w:pBdr>
          <w:top w:val="nil"/>
          <w:left w:val="nil"/>
          <w:bottom w:val="nil"/>
          <w:right w:val="nil"/>
          <w:between w:val="nil"/>
        </w:pBdr>
        <w:shd w:val="clear" w:color="auto" w:fill="FFFFFF"/>
        <w:spacing w:after="100" w:line="276" w:lineRule="auto"/>
        <w:jc w:val="both"/>
      </w:pPr>
      <w:r w:rsidRPr="001D4C56">
        <w:rPr>
          <w:b/>
          <w:bCs/>
        </w:rPr>
        <w:t xml:space="preserve">Collaborative </w:t>
      </w:r>
      <w:r w:rsidR="00E52F5D" w:rsidRPr="001D4C56">
        <w:rPr>
          <w:b/>
          <w:bCs/>
        </w:rPr>
        <w:t>software development</w:t>
      </w:r>
      <w:r w:rsidRPr="001D4C56">
        <w:rPr>
          <w:b/>
          <w:bCs/>
        </w:rPr>
        <w:t>:</w:t>
      </w:r>
    </w:p>
    <w:p w14:paraId="55CC69EE" w14:textId="323CC3F1" w:rsidR="001D4C56" w:rsidRPr="001D4C56" w:rsidRDefault="001D4C56" w:rsidP="008A12F7">
      <w:pPr>
        <w:numPr>
          <w:ilvl w:val="1"/>
          <w:numId w:val="2"/>
        </w:numPr>
        <w:pBdr>
          <w:top w:val="nil"/>
          <w:left w:val="nil"/>
          <w:bottom w:val="nil"/>
          <w:right w:val="nil"/>
          <w:between w:val="nil"/>
        </w:pBdr>
        <w:shd w:val="clear" w:color="auto" w:fill="FFFFFF"/>
        <w:spacing w:after="100" w:line="276" w:lineRule="auto"/>
        <w:jc w:val="both"/>
      </w:pPr>
      <w:proofErr w:type="spellStart"/>
      <w:r w:rsidRPr="001D4C56">
        <w:t>CodeCommit</w:t>
      </w:r>
      <w:proofErr w:type="spellEnd"/>
      <w:r w:rsidRPr="001D4C56">
        <w:t xml:space="preserve"> facilitates team collaboration by providing a central repository for code changes, enabling version control and efficient collaboration</w:t>
      </w:r>
      <w:bookmarkStart w:id="23" w:name="_Ref150866867"/>
      <w:sdt>
        <w:sdtPr>
          <w:id w:val="1305582639"/>
          <w:citation/>
        </w:sdtPr>
        <w:sdtEndPr/>
        <w:sdtContent>
          <w:r w:rsidR="00211BBF">
            <w:fldChar w:fldCharType="begin"/>
          </w:r>
          <w:r w:rsidR="00211BBF">
            <w:instrText xml:space="preserve"> CITATION smith2018d \l 1033 </w:instrText>
          </w:r>
          <w:r w:rsidR="00211BBF">
            <w:fldChar w:fldCharType="separate"/>
          </w:r>
          <w:r w:rsidR="00D34F43">
            <w:rPr>
              <w:noProof/>
            </w:rPr>
            <w:t xml:space="preserve"> </w:t>
          </w:r>
          <w:r w:rsidR="00D34F43" w:rsidRPr="00D34F43">
            <w:rPr>
              <w:noProof/>
            </w:rPr>
            <w:t>[26]</w:t>
          </w:r>
          <w:r w:rsidR="00211BBF">
            <w:fldChar w:fldCharType="end"/>
          </w:r>
        </w:sdtContent>
      </w:sdt>
      <w:bookmarkEnd w:id="23"/>
      <w:r w:rsidR="00C803A1">
        <w:t>.</w:t>
      </w:r>
    </w:p>
    <w:p w14:paraId="1E08A3E8" w14:textId="76F395FA" w:rsidR="001D4C56" w:rsidRPr="001D4C56" w:rsidRDefault="001D4C56" w:rsidP="008A12F7">
      <w:pPr>
        <w:numPr>
          <w:ilvl w:val="0"/>
          <w:numId w:val="2"/>
        </w:numPr>
        <w:pBdr>
          <w:top w:val="nil"/>
          <w:left w:val="nil"/>
          <w:bottom w:val="nil"/>
          <w:right w:val="nil"/>
          <w:between w:val="nil"/>
        </w:pBdr>
        <w:shd w:val="clear" w:color="auto" w:fill="FFFFFF"/>
        <w:spacing w:after="100" w:line="276" w:lineRule="auto"/>
        <w:jc w:val="both"/>
      </w:pPr>
      <w:r w:rsidRPr="001D4C56">
        <w:rPr>
          <w:b/>
          <w:bCs/>
        </w:rPr>
        <w:t xml:space="preserve">Continuous </w:t>
      </w:r>
      <w:r w:rsidR="00E52F5D" w:rsidRPr="001D4C56">
        <w:rPr>
          <w:b/>
          <w:bCs/>
        </w:rPr>
        <w:t xml:space="preserve">integration and deployment </w:t>
      </w:r>
      <w:r w:rsidRPr="001D4C56">
        <w:rPr>
          <w:b/>
          <w:bCs/>
        </w:rPr>
        <w:t>(CI/CD):</w:t>
      </w:r>
    </w:p>
    <w:p w14:paraId="4C84C9F5" w14:textId="7BD2F33D" w:rsidR="001D4C56" w:rsidRPr="001D4C56" w:rsidRDefault="001D4C56" w:rsidP="008A12F7">
      <w:pPr>
        <w:numPr>
          <w:ilvl w:val="1"/>
          <w:numId w:val="2"/>
        </w:numPr>
        <w:pBdr>
          <w:top w:val="nil"/>
          <w:left w:val="nil"/>
          <w:bottom w:val="nil"/>
          <w:right w:val="nil"/>
          <w:between w:val="nil"/>
        </w:pBdr>
        <w:shd w:val="clear" w:color="auto" w:fill="FFFFFF"/>
        <w:spacing w:after="100" w:line="276" w:lineRule="auto"/>
        <w:jc w:val="both"/>
      </w:pPr>
      <w:r w:rsidRPr="001D4C56">
        <w:t xml:space="preserve">Integration with AWS </w:t>
      </w:r>
      <w:proofErr w:type="spellStart"/>
      <w:r w:rsidRPr="001D4C56">
        <w:t>CodePipeline</w:t>
      </w:r>
      <w:proofErr w:type="spellEnd"/>
      <w:r w:rsidRPr="001D4C56">
        <w:t xml:space="preserve"> allows for the seamless implementation of CI/CD pipelines, automating code builds, testing, and deployments</w:t>
      </w:r>
      <w:bookmarkStart w:id="24" w:name="_Ref150866893"/>
      <w:sdt>
        <w:sdtPr>
          <w:id w:val="1388457351"/>
          <w:citation/>
        </w:sdtPr>
        <w:sdtEndPr/>
        <w:sdtContent>
          <w:r w:rsidR="00211BBF">
            <w:fldChar w:fldCharType="begin"/>
          </w:r>
          <w:r w:rsidR="00211BBF">
            <w:instrText xml:space="preserve"> CITATION jones2019a \l 1033 </w:instrText>
          </w:r>
          <w:r w:rsidR="00211BBF">
            <w:fldChar w:fldCharType="separate"/>
          </w:r>
          <w:r w:rsidR="00D34F43">
            <w:rPr>
              <w:noProof/>
            </w:rPr>
            <w:t xml:space="preserve"> </w:t>
          </w:r>
          <w:r w:rsidR="00D34F43" w:rsidRPr="00D34F43">
            <w:rPr>
              <w:noProof/>
            </w:rPr>
            <w:t>[27]</w:t>
          </w:r>
          <w:r w:rsidR="00211BBF">
            <w:fldChar w:fldCharType="end"/>
          </w:r>
        </w:sdtContent>
      </w:sdt>
      <w:bookmarkEnd w:id="24"/>
      <w:r w:rsidRPr="001D4C56">
        <w:t>.</w:t>
      </w:r>
    </w:p>
    <w:p w14:paraId="1D448B35" w14:textId="68990819" w:rsidR="001D4C56" w:rsidRPr="001D4C56" w:rsidRDefault="001D4C56" w:rsidP="008A12F7">
      <w:pPr>
        <w:numPr>
          <w:ilvl w:val="0"/>
          <w:numId w:val="2"/>
        </w:numPr>
        <w:pBdr>
          <w:top w:val="nil"/>
          <w:left w:val="nil"/>
          <w:bottom w:val="nil"/>
          <w:right w:val="nil"/>
          <w:between w:val="nil"/>
        </w:pBdr>
        <w:shd w:val="clear" w:color="auto" w:fill="FFFFFF"/>
        <w:spacing w:after="100" w:line="276" w:lineRule="auto"/>
        <w:jc w:val="both"/>
      </w:pPr>
      <w:r w:rsidRPr="001D4C56">
        <w:rPr>
          <w:b/>
          <w:bCs/>
        </w:rPr>
        <w:t xml:space="preserve">Secure </w:t>
      </w:r>
      <w:r w:rsidR="00E52F5D" w:rsidRPr="001D4C56">
        <w:rPr>
          <w:b/>
          <w:bCs/>
        </w:rPr>
        <w:t>code storage</w:t>
      </w:r>
      <w:r w:rsidRPr="001D4C56">
        <w:rPr>
          <w:b/>
          <w:bCs/>
        </w:rPr>
        <w:t>:</w:t>
      </w:r>
    </w:p>
    <w:p w14:paraId="699D2381" w14:textId="3F6BF796" w:rsidR="001D4C56" w:rsidRPr="001D4C56" w:rsidRDefault="001D4C56" w:rsidP="008A12F7">
      <w:pPr>
        <w:numPr>
          <w:ilvl w:val="1"/>
          <w:numId w:val="2"/>
        </w:numPr>
        <w:pBdr>
          <w:top w:val="nil"/>
          <w:left w:val="nil"/>
          <w:bottom w:val="nil"/>
          <w:right w:val="nil"/>
          <w:between w:val="nil"/>
        </w:pBdr>
        <w:shd w:val="clear" w:color="auto" w:fill="FFFFFF"/>
        <w:spacing w:after="100" w:line="276" w:lineRule="auto"/>
        <w:jc w:val="both"/>
      </w:pPr>
      <w:proofErr w:type="spellStart"/>
      <w:r w:rsidRPr="001D4C56">
        <w:t>CodeCommit</w:t>
      </w:r>
      <w:proofErr w:type="spellEnd"/>
      <w:r w:rsidRPr="001D4C56">
        <w:t xml:space="preserve"> serves as a secure and compliant storage solution for source code, meeting the requirements of industries with stringent security and compliance standards</w:t>
      </w:r>
      <w:bookmarkStart w:id="25" w:name="_Ref150866828"/>
      <w:sdt>
        <w:sdtPr>
          <w:id w:val="519135085"/>
          <w:citation/>
        </w:sdtPr>
        <w:sdtEndPr/>
        <w:sdtContent>
          <w:r w:rsidR="004A78EC">
            <w:fldChar w:fldCharType="begin"/>
          </w:r>
          <w:r w:rsidR="004A78EC">
            <w:instrText xml:space="preserve"> CITATION brown2020a \l 1033 </w:instrText>
          </w:r>
          <w:r w:rsidR="004A78EC">
            <w:fldChar w:fldCharType="separate"/>
          </w:r>
          <w:r w:rsidR="00D34F43">
            <w:rPr>
              <w:noProof/>
            </w:rPr>
            <w:t xml:space="preserve"> </w:t>
          </w:r>
          <w:r w:rsidR="00D34F43" w:rsidRPr="00D34F43">
            <w:rPr>
              <w:noProof/>
            </w:rPr>
            <w:t>[28]</w:t>
          </w:r>
          <w:r w:rsidR="004A78EC">
            <w:fldChar w:fldCharType="end"/>
          </w:r>
        </w:sdtContent>
      </w:sdt>
      <w:bookmarkEnd w:id="25"/>
      <w:r w:rsidRPr="001D4C56">
        <w:t>.</w:t>
      </w:r>
    </w:p>
    <w:p w14:paraId="4C67EEFE" w14:textId="23AE3C27" w:rsidR="001D4C56" w:rsidRPr="001F0F2A" w:rsidRDefault="001D4C56"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E52F5D" w:rsidRPr="001F0F2A">
        <w:rPr>
          <w:rFonts w:eastAsiaTheme="majorEastAsia" w:cstheme="majorBidi"/>
          <w:sz w:val="36"/>
          <w:szCs w:val="26"/>
        </w:rPr>
        <w:t xml:space="preserve">practices for </w:t>
      </w:r>
      <w:r w:rsidRPr="001F0F2A">
        <w:rPr>
          <w:rFonts w:eastAsiaTheme="majorEastAsia" w:cstheme="majorBidi"/>
          <w:sz w:val="36"/>
          <w:szCs w:val="26"/>
        </w:rPr>
        <w:t xml:space="preserve">AWS </w:t>
      </w:r>
      <w:proofErr w:type="spellStart"/>
      <w:r w:rsidRPr="001F0F2A">
        <w:rPr>
          <w:rFonts w:eastAsiaTheme="majorEastAsia" w:cstheme="majorBidi"/>
          <w:sz w:val="36"/>
          <w:szCs w:val="26"/>
        </w:rPr>
        <w:t>CodeCommit</w:t>
      </w:r>
      <w:proofErr w:type="spellEnd"/>
      <w:r w:rsidRPr="001F0F2A">
        <w:rPr>
          <w:rFonts w:eastAsiaTheme="majorEastAsia" w:cstheme="majorBidi"/>
          <w:sz w:val="36"/>
          <w:szCs w:val="26"/>
        </w:rPr>
        <w:t xml:space="preserve"> </w:t>
      </w:r>
      <w:r w:rsidR="001667D7" w:rsidRPr="001F0F2A">
        <w:rPr>
          <w:rFonts w:eastAsiaTheme="majorEastAsia" w:cstheme="majorBidi"/>
          <w:sz w:val="36"/>
          <w:szCs w:val="26"/>
        </w:rPr>
        <w:t>implementation</w:t>
      </w:r>
    </w:p>
    <w:p w14:paraId="6F3B18DB" w14:textId="029D87EC" w:rsidR="001667D7" w:rsidRPr="001D4C56" w:rsidRDefault="001667D7" w:rsidP="00555FFB">
      <w:pPr>
        <w:pStyle w:val="NormalBPBHEB"/>
      </w:pPr>
      <w:r>
        <w:t xml:space="preserve">The following are the </w:t>
      </w:r>
      <w:r w:rsidRPr="001667D7">
        <w:t xml:space="preserve">best practices for AWS </w:t>
      </w:r>
      <w:proofErr w:type="spellStart"/>
      <w:r w:rsidRPr="001667D7">
        <w:t>CodeCommit</w:t>
      </w:r>
      <w:proofErr w:type="spellEnd"/>
      <w:r w:rsidRPr="001667D7">
        <w:t xml:space="preserve"> implementation</w:t>
      </w:r>
      <w:r>
        <w:t>:</w:t>
      </w:r>
    </w:p>
    <w:p w14:paraId="4A486C07" w14:textId="05C3F126" w:rsidR="001D4C56" w:rsidRPr="001D4C56" w:rsidRDefault="001D4C56" w:rsidP="008A12F7">
      <w:pPr>
        <w:pStyle w:val="NormalBPBHEB"/>
        <w:numPr>
          <w:ilvl w:val="0"/>
          <w:numId w:val="27"/>
        </w:numPr>
      </w:pPr>
      <w:r w:rsidRPr="001D4C56">
        <w:t xml:space="preserve">Branching </w:t>
      </w:r>
      <w:r w:rsidR="00BC61EA" w:rsidRPr="001D4C56">
        <w:t>strategies</w:t>
      </w:r>
      <w:r w:rsidRPr="001D4C56">
        <w:t>:</w:t>
      </w:r>
    </w:p>
    <w:p w14:paraId="576515A5" w14:textId="6B409323" w:rsidR="001D4C56" w:rsidRPr="001D4C56" w:rsidRDefault="001D4C56" w:rsidP="008A12F7">
      <w:pPr>
        <w:pStyle w:val="NormalBPBHEB"/>
        <w:numPr>
          <w:ilvl w:val="0"/>
          <w:numId w:val="28"/>
        </w:numPr>
      </w:pPr>
      <w:r w:rsidRPr="001D4C56">
        <w:t>Adopt effective branching strategies to manage feature development, bug fixes, and releases efficiently</w:t>
      </w:r>
      <w:sdt>
        <w:sdtPr>
          <w:id w:val="1147784118"/>
          <w:citation/>
        </w:sdtPr>
        <w:sdtEndPr/>
        <w:sdtContent>
          <w:r w:rsidR="004A78EC">
            <w:fldChar w:fldCharType="begin"/>
          </w:r>
          <w:r w:rsidR="004A78EC">
            <w:instrText xml:space="preserve"> CITATION brown2020a \l 1033 </w:instrText>
          </w:r>
          <w:r w:rsidR="004A78EC">
            <w:fldChar w:fldCharType="separate"/>
          </w:r>
          <w:r w:rsidR="00D34F43">
            <w:rPr>
              <w:noProof/>
            </w:rPr>
            <w:t xml:space="preserve"> </w:t>
          </w:r>
          <w:r w:rsidR="00D34F43" w:rsidRPr="00D34F43">
            <w:rPr>
              <w:noProof/>
            </w:rPr>
            <w:t>[28]</w:t>
          </w:r>
          <w:r w:rsidR="004A78EC">
            <w:fldChar w:fldCharType="end"/>
          </w:r>
        </w:sdtContent>
      </w:sdt>
      <w:r w:rsidRPr="001D4C56">
        <w:t>.</w:t>
      </w:r>
    </w:p>
    <w:p w14:paraId="5BFC3142" w14:textId="7325A588" w:rsidR="001D4C56" w:rsidRPr="001D4C56" w:rsidRDefault="001D4C56" w:rsidP="008A12F7">
      <w:pPr>
        <w:pStyle w:val="NormalBPBHEB"/>
        <w:numPr>
          <w:ilvl w:val="0"/>
          <w:numId w:val="27"/>
        </w:numPr>
      </w:pPr>
      <w:r w:rsidRPr="001D4C56">
        <w:t xml:space="preserve">Code </w:t>
      </w:r>
      <w:r w:rsidR="003C552A" w:rsidRPr="001D4C56">
        <w:t>reviews</w:t>
      </w:r>
      <w:r w:rsidRPr="001D4C56">
        <w:t>:</w:t>
      </w:r>
    </w:p>
    <w:p w14:paraId="74FA9467" w14:textId="5DAC2A9D" w:rsidR="001D4C56" w:rsidRPr="001D4C56" w:rsidRDefault="001D4C56" w:rsidP="008A12F7">
      <w:pPr>
        <w:pStyle w:val="NormalBPBHEB"/>
        <w:numPr>
          <w:ilvl w:val="0"/>
          <w:numId w:val="28"/>
        </w:numPr>
      </w:pPr>
      <w:r w:rsidRPr="001D4C56">
        <w:t xml:space="preserve">Leverage </w:t>
      </w:r>
      <w:proofErr w:type="spellStart"/>
      <w:r w:rsidRPr="001D4C56">
        <w:t>CodeCommit's</w:t>
      </w:r>
      <w:proofErr w:type="spellEnd"/>
      <w:r w:rsidRPr="001D4C56">
        <w:t xml:space="preserve"> built-in code review tools to maintain code quality and ensure adherence to coding standards</w:t>
      </w:r>
      <w:sdt>
        <w:sdtPr>
          <w:id w:val="-853794109"/>
          <w:citation/>
        </w:sdtPr>
        <w:sdtEndPr/>
        <w:sdtContent>
          <w:r w:rsidR="0076026F">
            <w:fldChar w:fldCharType="begin"/>
          </w:r>
          <w:r w:rsidR="0076026F">
            <w:instrText xml:space="preserve"> CITATION smith2018d \l 1033 </w:instrText>
          </w:r>
          <w:r w:rsidR="0076026F">
            <w:fldChar w:fldCharType="separate"/>
          </w:r>
          <w:r w:rsidR="00D34F43">
            <w:rPr>
              <w:noProof/>
            </w:rPr>
            <w:t xml:space="preserve"> </w:t>
          </w:r>
          <w:r w:rsidR="00D34F43" w:rsidRPr="00D34F43">
            <w:rPr>
              <w:noProof/>
            </w:rPr>
            <w:t>[26]</w:t>
          </w:r>
          <w:r w:rsidR="0076026F">
            <w:fldChar w:fldCharType="end"/>
          </w:r>
        </w:sdtContent>
      </w:sdt>
      <w:r w:rsidRPr="001D4C56">
        <w:t>.</w:t>
      </w:r>
    </w:p>
    <w:p w14:paraId="4C1C350B" w14:textId="7C925DFB" w:rsidR="001D4C56" w:rsidRPr="001D4C56" w:rsidRDefault="001D4C56" w:rsidP="008A12F7">
      <w:pPr>
        <w:pStyle w:val="NormalBPBHEB"/>
        <w:numPr>
          <w:ilvl w:val="0"/>
          <w:numId w:val="27"/>
        </w:numPr>
      </w:pPr>
      <w:r w:rsidRPr="001D4C56">
        <w:t xml:space="preserve">Repository </w:t>
      </w:r>
      <w:r w:rsidR="003C552A" w:rsidRPr="001D4C56">
        <w:t>structure</w:t>
      </w:r>
      <w:r w:rsidRPr="001D4C56">
        <w:t>:</w:t>
      </w:r>
    </w:p>
    <w:p w14:paraId="4A75725A" w14:textId="254B63BF" w:rsidR="005012B1" w:rsidRPr="00600D5E" w:rsidRDefault="001D4C56" w:rsidP="00600D5E">
      <w:pPr>
        <w:pStyle w:val="NormalBPBHEB"/>
        <w:numPr>
          <w:ilvl w:val="0"/>
          <w:numId w:val="28"/>
        </w:numPr>
      </w:pPr>
      <w:r w:rsidRPr="001D4C56">
        <w:t>Organize repositories logically, considering factors like team structure, project dependencies, and deployment pipelines</w:t>
      </w:r>
      <w:sdt>
        <w:sdtPr>
          <w:id w:val="-779866535"/>
          <w:citation/>
        </w:sdtPr>
        <w:sdtEndPr/>
        <w:sdtContent>
          <w:r w:rsidR="000E1314">
            <w:fldChar w:fldCharType="begin"/>
          </w:r>
          <w:r w:rsidR="000E1314">
            <w:instrText xml:space="preserve"> CITATION jones2019a \l 1033 </w:instrText>
          </w:r>
          <w:r w:rsidR="000E1314">
            <w:fldChar w:fldCharType="separate"/>
          </w:r>
          <w:r w:rsidR="00D34F43">
            <w:rPr>
              <w:noProof/>
            </w:rPr>
            <w:t xml:space="preserve"> </w:t>
          </w:r>
          <w:r w:rsidR="00D34F43" w:rsidRPr="00D34F43">
            <w:rPr>
              <w:noProof/>
            </w:rPr>
            <w:t>[27]</w:t>
          </w:r>
          <w:r w:rsidR="000E1314">
            <w:fldChar w:fldCharType="end"/>
          </w:r>
        </w:sdtContent>
      </w:sdt>
      <w:r w:rsidRPr="001D4C56">
        <w:t>.</w:t>
      </w:r>
    </w:p>
    <w:p w14:paraId="1B7EB837" w14:textId="79A05685" w:rsidR="0096252F" w:rsidRPr="0096252F" w:rsidRDefault="0096252F" w:rsidP="002D42CA">
      <w:pPr>
        <w:keepNext/>
        <w:keepLines/>
        <w:spacing w:before="400" w:after="0" w:line="276" w:lineRule="auto"/>
        <w:outlineLvl w:val="0"/>
        <w:rPr>
          <w:rFonts w:eastAsia="Palatino Linotype" w:cs="Palatino Linotype"/>
          <w:b/>
          <w:color w:val="auto"/>
          <w:sz w:val="40"/>
          <w:szCs w:val="40"/>
        </w:rPr>
      </w:pPr>
      <w:r w:rsidRPr="0096252F">
        <w:rPr>
          <w:rFonts w:eastAsia="Palatino Linotype" w:cs="Palatino Linotype"/>
          <w:b/>
          <w:color w:val="auto"/>
          <w:sz w:val="40"/>
          <w:szCs w:val="40"/>
        </w:rPr>
        <w:t xml:space="preserve"> AWS </w:t>
      </w:r>
      <w:proofErr w:type="spellStart"/>
      <w:r w:rsidRPr="0096252F">
        <w:rPr>
          <w:rFonts w:eastAsia="Palatino Linotype" w:cs="Palatino Linotype"/>
          <w:b/>
          <w:color w:val="auto"/>
          <w:sz w:val="40"/>
          <w:szCs w:val="40"/>
        </w:rPr>
        <w:t>CodeDeploy</w:t>
      </w:r>
      <w:proofErr w:type="spellEnd"/>
    </w:p>
    <w:p w14:paraId="676DC974" w14:textId="775EFBD3" w:rsidR="0096252F" w:rsidRPr="0096252F" w:rsidRDefault="0096252F" w:rsidP="00555FFB">
      <w:pPr>
        <w:pStyle w:val="NormalBPBHEB"/>
      </w:pPr>
      <w:r w:rsidRPr="0096252F">
        <w:t xml:space="preserve">AWS </w:t>
      </w:r>
      <w:proofErr w:type="spellStart"/>
      <w:r w:rsidRPr="0096252F">
        <w:t>CodeDeploy</w:t>
      </w:r>
      <w:proofErr w:type="spellEnd"/>
      <w:r w:rsidRPr="0096252F">
        <w:t xml:space="preserve"> is a powerful deployment service offered by </w:t>
      </w:r>
      <w:r w:rsidRPr="00F24A0A">
        <w:t>AWS</w:t>
      </w:r>
      <w:r w:rsidRPr="0096252F">
        <w:t xml:space="preserve">, designed to simplify and automate the process of deploying applications across diverse compute services. This section provides a comprehensive exploration of AWS </w:t>
      </w:r>
      <w:proofErr w:type="spellStart"/>
      <w:r w:rsidRPr="0096252F">
        <w:t>CodeDeploy</w:t>
      </w:r>
      <w:proofErr w:type="spellEnd"/>
      <w:r w:rsidRPr="0096252F">
        <w:t>, delving into its key features, use cases, and best practices for efficient deployment strategies.</w:t>
      </w:r>
    </w:p>
    <w:p w14:paraId="79D65F2C" w14:textId="5EEB2AD9" w:rsidR="0096252F" w:rsidRPr="001F0F2A" w:rsidRDefault="0096252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012B1" w:rsidRPr="001F0F2A">
        <w:rPr>
          <w:rFonts w:eastAsiaTheme="majorEastAsia" w:cstheme="majorBidi"/>
          <w:sz w:val="36"/>
          <w:szCs w:val="26"/>
        </w:rPr>
        <w:t>features</w:t>
      </w:r>
    </w:p>
    <w:p w14:paraId="443B7C3B" w14:textId="00786814" w:rsidR="005012B1" w:rsidRPr="00555FFB" w:rsidRDefault="005012B1" w:rsidP="00555FFB">
      <w:pPr>
        <w:pStyle w:val="NormalBPBHEB"/>
      </w:pPr>
      <w:r>
        <w:t xml:space="preserve">The following are the key features of AWS </w:t>
      </w:r>
      <w:proofErr w:type="spellStart"/>
      <w:r>
        <w:t>CodeDeploy</w:t>
      </w:r>
      <w:proofErr w:type="spellEnd"/>
      <w:r>
        <w:t>:</w:t>
      </w:r>
    </w:p>
    <w:p w14:paraId="300E1ABD" w14:textId="6BC69009" w:rsidR="0096252F" w:rsidRPr="0096252F" w:rsidRDefault="0096252F" w:rsidP="008A12F7">
      <w:pPr>
        <w:pStyle w:val="NormalBPBHEB"/>
        <w:numPr>
          <w:ilvl w:val="0"/>
          <w:numId w:val="18"/>
        </w:numPr>
      </w:pPr>
      <w:r w:rsidRPr="0096252F">
        <w:rPr>
          <w:b/>
          <w:bCs/>
        </w:rPr>
        <w:t xml:space="preserve">Flexible </w:t>
      </w:r>
      <w:r w:rsidR="005012B1" w:rsidRPr="0096252F">
        <w:rPr>
          <w:b/>
          <w:bCs/>
        </w:rPr>
        <w:t>deployment strategies</w:t>
      </w:r>
      <w:r w:rsidRPr="0096252F">
        <w:rPr>
          <w:b/>
          <w:bCs/>
        </w:rPr>
        <w:t>:</w:t>
      </w:r>
      <w:r w:rsidRPr="0096252F">
        <w:t xml:space="preserve"> AWS </w:t>
      </w:r>
      <w:proofErr w:type="spellStart"/>
      <w:r w:rsidRPr="0096252F">
        <w:t>CodeDeploy</w:t>
      </w:r>
      <w:proofErr w:type="spellEnd"/>
      <w:r w:rsidRPr="0096252F">
        <w:t xml:space="preserve"> supports various deployment strategies, including in-place deployments, blue/green deployments, and canary deployments. This flexibility allows developers to choose the method that best suits their application's requirements</w:t>
      </w:r>
      <w:bookmarkStart w:id="26" w:name="_Ref150866969"/>
      <w:sdt>
        <w:sdtPr>
          <w:id w:val="-783497564"/>
          <w:citation/>
        </w:sdtPr>
        <w:sdtEndPr/>
        <w:sdtContent>
          <w:r w:rsidR="003D12FE">
            <w:fldChar w:fldCharType="begin"/>
          </w:r>
          <w:r w:rsidR="003D12FE">
            <w:instrText xml:space="preserve"> CITATION unknown2023b \l 1033 </w:instrText>
          </w:r>
          <w:r w:rsidR="003D12FE">
            <w:fldChar w:fldCharType="separate"/>
          </w:r>
          <w:r w:rsidR="00D34F43">
            <w:rPr>
              <w:noProof/>
            </w:rPr>
            <w:t xml:space="preserve"> </w:t>
          </w:r>
          <w:r w:rsidR="00D34F43" w:rsidRPr="00D34F43">
            <w:rPr>
              <w:noProof/>
            </w:rPr>
            <w:t>[29]</w:t>
          </w:r>
          <w:r w:rsidR="003D12FE">
            <w:fldChar w:fldCharType="end"/>
          </w:r>
        </w:sdtContent>
      </w:sdt>
      <w:bookmarkEnd w:id="26"/>
      <w:r w:rsidRPr="0096252F">
        <w:t>.</w:t>
      </w:r>
    </w:p>
    <w:p w14:paraId="282492F6" w14:textId="483BCE8B" w:rsidR="0096252F" w:rsidRPr="0096252F" w:rsidRDefault="0096252F" w:rsidP="008A12F7">
      <w:pPr>
        <w:pStyle w:val="NormalBPBHEB"/>
        <w:numPr>
          <w:ilvl w:val="0"/>
          <w:numId w:val="18"/>
        </w:numPr>
      </w:pPr>
      <w:r w:rsidRPr="0096252F">
        <w:rPr>
          <w:b/>
          <w:bCs/>
        </w:rPr>
        <w:t>Multi-</w:t>
      </w:r>
      <w:r w:rsidR="005012B1" w:rsidRPr="0096252F">
        <w:rPr>
          <w:b/>
          <w:bCs/>
        </w:rPr>
        <w:t>platform support</w:t>
      </w:r>
      <w:r w:rsidRPr="0096252F">
        <w:rPr>
          <w:b/>
          <w:bCs/>
        </w:rPr>
        <w:t>:</w:t>
      </w:r>
      <w:r w:rsidRPr="0096252F">
        <w:t xml:space="preserve"> </w:t>
      </w:r>
      <w:proofErr w:type="spellStart"/>
      <w:r w:rsidRPr="0096252F">
        <w:t>CodeDeploy</w:t>
      </w:r>
      <w:proofErr w:type="spellEnd"/>
      <w:r w:rsidRPr="0096252F">
        <w:t xml:space="preserve"> is platform-agnostic, extending its support to a variety of applications built on different programming languages and frameworks. This inclusivity makes it a versatile choice for heterogeneous environments</w:t>
      </w:r>
      <w:sdt>
        <w:sdtPr>
          <w:id w:val="-158547150"/>
          <w:citation/>
        </w:sdtPr>
        <w:sdtEndPr/>
        <w:sdtContent>
          <w:r w:rsidR="00102CDE">
            <w:fldChar w:fldCharType="begin"/>
          </w:r>
          <w:r w:rsidR="00102CDE">
            <w:instrText xml:space="preserve"> CITATION smith2018d \l 1033 </w:instrText>
          </w:r>
          <w:r w:rsidR="00102CDE">
            <w:fldChar w:fldCharType="separate"/>
          </w:r>
          <w:r w:rsidR="00D34F43">
            <w:rPr>
              <w:noProof/>
            </w:rPr>
            <w:t xml:space="preserve"> </w:t>
          </w:r>
          <w:r w:rsidR="00D34F43" w:rsidRPr="00D34F43">
            <w:rPr>
              <w:noProof/>
            </w:rPr>
            <w:t>[26]</w:t>
          </w:r>
          <w:r w:rsidR="00102CDE">
            <w:fldChar w:fldCharType="end"/>
          </w:r>
        </w:sdtContent>
      </w:sdt>
      <w:r w:rsidRPr="0096252F">
        <w:t>.</w:t>
      </w:r>
    </w:p>
    <w:p w14:paraId="1E26BA17" w14:textId="5B1322A6" w:rsidR="0096252F" w:rsidRPr="0096252F" w:rsidRDefault="0096252F" w:rsidP="008A12F7">
      <w:pPr>
        <w:pStyle w:val="NormalBPBHEB"/>
        <w:numPr>
          <w:ilvl w:val="0"/>
          <w:numId w:val="18"/>
        </w:numPr>
      </w:pPr>
      <w:r w:rsidRPr="0096252F">
        <w:rPr>
          <w:b/>
          <w:bCs/>
        </w:rPr>
        <w:t xml:space="preserve">Integration with DevOps </w:t>
      </w:r>
      <w:r w:rsidR="005012B1" w:rsidRPr="0096252F">
        <w:rPr>
          <w:b/>
          <w:bCs/>
        </w:rPr>
        <w:t>tools</w:t>
      </w:r>
      <w:r w:rsidRPr="0096252F">
        <w:rPr>
          <w:b/>
          <w:bCs/>
        </w:rPr>
        <w:t>:</w:t>
      </w:r>
      <w:r w:rsidRPr="0096252F">
        <w:t xml:space="preserve"> Seamlessly integrates with other AWS Developer Tools and popular third-party DevOps tools, streamlining the deployment pipeline and supporting </w:t>
      </w:r>
      <w:r w:rsidRPr="00555FFB">
        <w:rPr>
          <w:b/>
          <w:bCs/>
        </w:rPr>
        <w:t>continuous integration and continuous delivery (CI/CD)</w:t>
      </w:r>
      <w:r w:rsidRPr="0096252F">
        <w:t xml:space="preserve"> practices</w:t>
      </w:r>
      <w:sdt>
        <w:sdtPr>
          <w:id w:val="1746528804"/>
          <w:citation/>
        </w:sdtPr>
        <w:sdtEndPr/>
        <w:sdtContent>
          <w:r w:rsidR="00102CDE">
            <w:fldChar w:fldCharType="begin"/>
          </w:r>
          <w:r w:rsidR="00102CDE">
            <w:instrText xml:space="preserve"> CITATION jones2019a \l 1033 </w:instrText>
          </w:r>
          <w:r w:rsidR="00102CDE">
            <w:fldChar w:fldCharType="separate"/>
          </w:r>
          <w:r w:rsidR="00D34F43">
            <w:rPr>
              <w:noProof/>
            </w:rPr>
            <w:t xml:space="preserve"> </w:t>
          </w:r>
          <w:r w:rsidR="00D34F43" w:rsidRPr="00D34F43">
            <w:rPr>
              <w:noProof/>
            </w:rPr>
            <w:t>[27]</w:t>
          </w:r>
          <w:r w:rsidR="00102CDE">
            <w:fldChar w:fldCharType="end"/>
          </w:r>
        </w:sdtContent>
      </w:sdt>
      <w:r w:rsidRPr="0096252F">
        <w:t>.</w:t>
      </w:r>
    </w:p>
    <w:p w14:paraId="4EBDCC36" w14:textId="4E585014" w:rsidR="0096252F" w:rsidRDefault="0096252F" w:rsidP="008A12F7">
      <w:pPr>
        <w:pStyle w:val="NormalBPBHEB"/>
        <w:numPr>
          <w:ilvl w:val="0"/>
          <w:numId w:val="18"/>
        </w:numPr>
      </w:pPr>
      <w:r w:rsidRPr="0096252F">
        <w:rPr>
          <w:b/>
          <w:bCs/>
        </w:rPr>
        <w:t xml:space="preserve">Rollback </w:t>
      </w:r>
      <w:r w:rsidR="005012B1" w:rsidRPr="0096252F">
        <w:rPr>
          <w:b/>
          <w:bCs/>
        </w:rPr>
        <w:t>capabilities</w:t>
      </w:r>
      <w:r w:rsidRPr="0096252F">
        <w:rPr>
          <w:b/>
          <w:bCs/>
        </w:rPr>
        <w:t>:</w:t>
      </w:r>
      <w:r w:rsidRPr="0096252F">
        <w:t xml:space="preserve"> </w:t>
      </w:r>
      <w:proofErr w:type="spellStart"/>
      <w:r w:rsidRPr="0096252F">
        <w:t>CodeDeploy</w:t>
      </w:r>
      <w:proofErr w:type="spellEnd"/>
      <w:r w:rsidRPr="0096252F">
        <w:t xml:space="preserve"> incorporates automatic rollback features, ensuring that if issues arise during deployment, the system can revert to the previous version, minimizing downtime and impact on </w:t>
      </w:r>
      <w:commentRangeStart w:id="27"/>
      <w:commentRangeStart w:id="28"/>
      <w:r w:rsidRPr="0096252F">
        <w:t>users</w:t>
      </w:r>
      <w:sdt>
        <w:sdtPr>
          <w:id w:val="-1081981206"/>
          <w:citation/>
        </w:sdtPr>
        <w:sdtEndPr/>
        <w:sdtContent>
          <w:r w:rsidR="003D12FE">
            <w:fldChar w:fldCharType="begin"/>
          </w:r>
          <w:r w:rsidR="003D12FE">
            <w:instrText xml:space="preserve"> CITATION jones2019a \l 1033 </w:instrText>
          </w:r>
          <w:r w:rsidR="003D12FE">
            <w:fldChar w:fldCharType="separate"/>
          </w:r>
          <w:r w:rsidR="00D34F43">
            <w:rPr>
              <w:noProof/>
            </w:rPr>
            <w:t xml:space="preserve"> </w:t>
          </w:r>
          <w:r w:rsidR="00D34F43" w:rsidRPr="00D34F43">
            <w:rPr>
              <w:noProof/>
            </w:rPr>
            <w:t>[27]</w:t>
          </w:r>
          <w:r w:rsidR="003D12FE">
            <w:fldChar w:fldCharType="end"/>
          </w:r>
        </w:sdtContent>
      </w:sdt>
      <w:commentRangeEnd w:id="27"/>
      <w:r w:rsidR="005012B1">
        <w:rPr>
          <w:rStyle w:val="CommentReference"/>
          <w:rFonts w:eastAsiaTheme="minorHAnsi" w:cstheme="minorBidi"/>
        </w:rPr>
        <w:commentReference w:id="27"/>
      </w:r>
      <w:commentRangeEnd w:id="28"/>
      <w:r w:rsidR="00BE0D16">
        <w:rPr>
          <w:rStyle w:val="CommentReference"/>
          <w:rFonts w:eastAsiaTheme="minorHAnsi" w:cstheme="minorBidi"/>
        </w:rPr>
        <w:commentReference w:id="28"/>
      </w:r>
    </w:p>
    <w:p w14:paraId="1621F685" w14:textId="54773476" w:rsidR="00120911" w:rsidRDefault="00BE0D16" w:rsidP="008541CC">
      <w:pPr>
        <w:pStyle w:val="NormalBPBHEB"/>
      </w:pPr>
      <w:r>
        <w:t>Figure</w:t>
      </w:r>
      <w:r w:rsidR="00713C02">
        <w:t xml:space="preserve"> 7.4 below shows a </w:t>
      </w:r>
      <w:r>
        <w:t>high-level</w:t>
      </w:r>
      <w:r w:rsidR="00713C02">
        <w:t xml:space="preserve"> a</w:t>
      </w:r>
      <w:r>
        <w:t xml:space="preserve">rchitecture for the </w:t>
      </w:r>
      <w:r w:rsidR="00713C02" w:rsidRPr="00713C02">
        <w:t xml:space="preserve">AWS </w:t>
      </w:r>
      <w:proofErr w:type="spellStart"/>
      <w:r w:rsidR="00713C02" w:rsidRPr="00713C02">
        <w:t>CodeDeploy</w:t>
      </w:r>
      <w:proofErr w:type="spellEnd"/>
      <w:r>
        <w:t>, a</w:t>
      </w:r>
      <w:r w:rsidR="00713C02" w:rsidRPr="00713C02">
        <w:t xml:space="preserve"> fully managed deployment service</w:t>
      </w:r>
    </w:p>
    <w:p w14:paraId="3CBE474C" w14:textId="77777777" w:rsidR="00496204" w:rsidRDefault="00496204" w:rsidP="00555FFB">
      <w:pPr>
        <w:pStyle w:val="NormalBPBHEB"/>
      </w:pPr>
    </w:p>
    <w:p w14:paraId="53F2FC13" w14:textId="77777777" w:rsidR="00496204" w:rsidRDefault="00496204" w:rsidP="00555FFB">
      <w:pPr>
        <w:pStyle w:val="FigureBPBHEB"/>
      </w:pPr>
      <w:r w:rsidRPr="00496204">
        <w:rPr>
          <w:noProof/>
        </w:rPr>
        <w:drawing>
          <wp:inline distT="0" distB="0" distL="0" distR="0" wp14:anchorId="6ABB0EB9" wp14:editId="67A1CD7B">
            <wp:extent cx="5731510" cy="2333897"/>
            <wp:effectExtent l="0" t="0" r="0" b="3175"/>
            <wp:docPr id="1691904195" name="Picture 3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04195" name="Picture 30" descr="A screen 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0254" cy="2337457"/>
                    </a:xfrm>
                    <a:prstGeom prst="rect">
                      <a:avLst/>
                    </a:prstGeom>
                    <a:noFill/>
                    <a:ln>
                      <a:noFill/>
                    </a:ln>
                  </pic:spPr>
                </pic:pic>
              </a:graphicData>
            </a:graphic>
          </wp:inline>
        </w:drawing>
      </w:r>
    </w:p>
    <w:p w14:paraId="5028FD09" w14:textId="11EFD1FB" w:rsidR="00496204" w:rsidRDefault="00496204" w:rsidP="00555FFB">
      <w:pPr>
        <w:pStyle w:val="FigureCaptionBPBHEB"/>
      </w:pPr>
      <w:r w:rsidRPr="00555FFB">
        <w:rPr>
          <w:b/>
          <w:bCs w:val="0"/>
        </w:rPr>
        <w:t xml:space="preserve">Figure </w:t>
      </w:r>
      <w:r w:rsidR="005012B1"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4</w:t>
      </w:r>
      <w:r w:rsidRPr="00555FFB">
        <w:rPr>
          <w:b/>
          <w:bCs w:val="0"/>
        </w:rPr>
        <w:fldChar w:fldCharType="end"/>
      </w:r>
      <w:r w:rsidR="005012B1" w:rsidRPr="00555FFB">
        <w:rPr>
          <w:b/>
          <w:bCs w:val="0"/>
        </w:rPr>
        <w:t>:</w:t>
      </w:r>
      <w:r>
        <w:t xml:space="preserve"> </w:t>
      </w:r>
      <w:r w:rsidRPr="000C63FF">
        <w:t xml:space="preserve">AWS </w:t>
      </w:r>
      <w:proofErr w:type="spellStart"/>
      <w:r w:rsidRPr="000C63FF">
        <w:t>CodeDeploy</w:t>
      </w:r>
      <w:proofErr w:type="spellEnd"/>
      <w:r>
        <w:t>:</w:t>
      </w:r>
      <w:r w:rsidRPr="000C63FF">
        <w:t xml:space="preserve"> fully managed deployment service</w:t>
      </w:r>
      <w:r w:rsidR="00DF64A0">
        <w:t xml:space="preserve"> (A</w:t>
      </w:r>
      <w:r w:rsidR="002349B9">
        <w:t xml:space="preserve">mazon </w:t>
      </w:r>
      <w:r w:rsidR="00DF64A0">
        <w:t>W</w:t>
      </w:r>
      <w:r w:rsidR="002349B9">
        <w:t xml:space="preserve">eb </w:t>
      </w:r>
      <w:r w:rsidR="00DF64A0">
        <w:t>S</w:t>
      </w:r>
      <w:r w:rsidR="002349B9">
        <w:t>ervices).</w:t>
      </w:r>
    </w:p>
    <w:p w14:paraId="625014DF" w14:textId="0B39560B" w:rsidR="0096252F" w:rsidRPr="001F0F2A" w:rsidRDefault="0096252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012B1" w:rsidRPr="001F0F2A">
        <w:rPr>
          <w:rFonts w:eastAsiaTheme="majorEastAsia" w:cstheme="majorBidi"/>
          <w:sz w:val="36"/>
          <w:szCs w:val="26"/>
        </w:rPr>
        <w:t>case</w:t>
      </w:r>
      <w:r w:rsidRPr="001F0F2A">
        <w:rPr>
          <w:rFonts w:eastAsiaTheme="majorEastAsia" w:cstheme="majorBidi"/>
          <w:sz w:val="36"/>
          <w:szCs w:val="26"/>
        </w:rPr>
        <w:t xml:space="preserve">s of AWS </w:t>
      </w:r>
      <w:proofErr w:type="spellStart"/>
      <w:r w:rsidRPr="001F0F2A">
        <w:rPr>
          <w:rFonts w:eastAsiaTheme="majorEastAsia" w:cstheme="majorBidi"/>
          <w:sz w:val="36"/>
          <w:szCs w:val="26"/>
        </w:rPr>
        <w:t>CodeDeploy</w:t>
      </w:r>
      <w:proofErr w:type="spellEnd"/>
    </w:p>
    <w:p w14:paraId="7824D634" w14:textId="360A5C05" w:rsidR="005012B1" w:rsidRPr="0096252F" w:rsidRDefault="005012B1" w:rsidP="00555FFB">
      <w:pPr>
        <w:pStyle w:val="NormalBPBHEB"/>
      </w:pPr>
      <w:r>
        <w:t xml:space="preserve">The following are the use cases of AWS </w:t>
      </w:r>
      <w:proofErr w:type="spellStart"/>
      <w:r>
        <w:t>CodeDeploy</w:t>
      </w:r>
      <w:proofErr w:type="spellEnd"/>
      <w:sdt>
        <w:sdtPr>
          <w:id w:val="1522354551"/>
          <w:citation/>
        </w:sdtPr>
        <w:sdtEndPr/>
        <w:sdtContent>
          <w:r w:rsidR="00102CDE">
            <w:fldChar w:fldCharType="begin"/>
          </w:r>
          <w:r w:rsidR="00102CDE">
            <w:instrText xml:space="preserve"> CITATION unknown2023b \l 1033 </w:instrText>
          </w:r>
          <w:r w:rsidR="00102CDE">
            <w:fldChar w:fldCharType="separate"/>
          </w:r>
          <w:r w:rsidR="00D34F43">
            <w:rPr>
              <w:noProof/>
            </w:rPr>
            <w:t xml:space="preserve"> </w:t>
          </w:r>
          <w:r w:rsidR="00D34F43" w:rsidRPr="00D34F43">
            <w:rPr>
              <w:noProof/>
            </w:rPr>
            <w:t>[29]</w:t>
          </w:r>
          <w:r w:rsidR="00102CDE">
            <w:fldChar w:fldCharType="end"/>
          </w:r>
        </w:sdtContent>
      </w:sdt>
      <w:r>
        <w:t>:</w:t>
      </w:r>
    </w:p>
    <w:p w14:paraId="353DA660" w14:textId="73BAD56E" w:rsidR="0096252F" w:rsidRPr="0096252F" w:rsidRDefault="0096252F" w:rsidP="008A12F7">
      <w:pPr>
        <w:pStyle w:val="NormalBPBHEB"/>
        <w:numPr>
          <w:ilvl w:val="0"/>
          <w:numId w:val="19"/>
        </w:numPr>
      </w:pPr>
      <w:r w:rsidRPr="0096252F">
        <w:rPr>
          <w:b/>
          <w:bCs/>
        </w:rPr>
        <w:t xml:space="preserve">Web </w:t>
      </w:r>
      <w:r w:rsidR="005012B1" w:rsidRPr="0096252F">
        <w:rPr>
          <w:b/>
          <w:bCs/>
        </w:rPr>
        <w:t>application deployments</w:t>
      </w:r>
      <w:r w:rsidRPr="0096252F">
        <w:rPr>
          <w:b/>
          <w:bCs/>
        </w:rPr>
        <w:t>:</w:t>
      </w:r>
      <w:r w:rsidRPr="0096252F">
        <w:t xml:space="preserve"> </w:t>
      </w:r>
      <w:proofErr w:type="spellStart"/>
      <w:r w:rsidRPr="0096252F">
        <w:t>CodeDeploy</w:t>
      </w:r>
      <w:proofErr w:type="spellEnd"/>
      <w:r w:rsidRPr="0096252F">
        <w:t xml:space="preserve"> is well-suited for deploying web applications, allowing developers to roll out updates efficiently while maintaining high availability.</w:t>
      </w:r>
    </w:p>
    <w:p w14:paraId="192471EA" w14:textId="619AD9F1" w:rsidR="0096252F" w:rsidRPr="0096252F" w:rsidRDefault="0096252F" w:rsidP="008A12F7">
      <w:pPr>
        <w:pStyle w:val="NormalBPBHEB"/>
        <w:numPr>
          <w:ilvl w:val="0"/>
          <w:numId w:val="19"/>
        </w:numPr>
      </w:pPr>
      <w:r w:rsidRPr="0096252F">
        <w:rPr>
          <w:b/>
          <w:bCs/>
        </w:rPr>
        <w:t xml:space="preserve">Microservices </w:t>
      </w:r>
      <w:r w:rsidR="005012B1" w:rsidRPr="0096252F">
        <w:rPr>
          <w:b/>
          <w:bCs/>
        </w:rPr>
        <w:t>deployments</w:t>
      </w:r>
      <w:r w:rsidRPr="0096252F">
        <w:rPr>
          <w:b/>
          <w:bCs/>
        </w:rPr>
        <w:t>:</w:t>
      </w:r>
      <w:r w:rsidRPr="0096252F">
        <w:t xml:space="preserve"> In a microservices architecture, </w:t>
      </w:r>
      <w:proofErr w:type="spellStart"/>
      <w:r w:rsidRPr="0096252F">
        <w:t>CodeDeploy</w:t>
      </w:r>
      <w:proofErr w:type="spellEnd"/>
      <w:r w:rsidRPr="0096252F">
        <w:t xml:space="preserve"> facilitates the deployment of individual microservices independently, supporting the principles of agility and scalability.</w:t>
      </w:r>
    </w:p>
    <w:p w14:paraId="2632EAF6" w14:textId="0CA7CB7E" w:rsidR="0096252F" w:rsidRPr="0096252F" w:rsidRDefault="0096252F" w:rsidP="008A12F7">
      <w:pPr>
        <w:pStyle w:val="NormalBPBHEB"/>
        <w:numPr>
          <w:ilvl w:val="0"/>
          <w:numId w:val="19"/>
        </w:numPr>
      </w:pPr>
      <w:r w:rsidRPr="0096252F">
        <w:rPr>
          <w:b/>
          <w:bCs/>
        </w:rPr>
        <w:t xml:space="preserve">Hybrid </w:t>
      </w:r>
      <w:r w:rsidR="005012B1" w:rsidRPr="0096252F">
        <w:rPr>
          <w:b/>
          <w:bCs/>
        </w:rPr>
        <w:t>cloud environments</w:t>
      </w:r>
      <w:r w:rsidRPr="0096252F">
        <w:rPr>
          <w:b/>
          <w:bCs/>
        </w:rPr>
        <w:t>:</w:t>
      </w:r>
      <w:r w:rsidRPr="0096252F">
        <w:t xml:space="preserve"> Organizations with hybrid cloud setups can leverage </w:t>
      </w:r>
      <w:proofErr w:type="spellStart"/>
      <w:r w:rsidRPr="0096252F">
        <w:t>CodeDeploy</w:t>
      </w:r>
      <w:proofErr w:type="spellEnd"/>
      <w:r w:rsidRPr="0096252F">
        <w:t xml:space="preserve"> to manage deployments seamlessly across on-premises and cloud-based infrastructure.</w:t>
      </w:r>
    </w:p>
    <w:p w14:paraId="0A6CA7C0" w14:textId="072E7A0B" w:rsidR="0096252F" w:rsidRPr="001F0F2A" w:rsidRDefault="0096252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5012B1" w:rsidRPr="001F0F2A">
        <w:rPr>
          <w:rFonts w:eastAsiaTheme="majorEastAsia" w:cstheme="majorBidi"/>
          <w:sz w:val="36"/>
          <w:szCs w:val="26"/>
        </w:rPr>
        <w:t xml:space="preserve">practices </w:t>
      </w:r>
      <w:r w:rsidRPr="001F0F2A">
        <w:rPr>
          <w:rFonts w:eastAsiaTheme="majorEastAsia" w:cstheme="majorBidi"/>
          <w:sz w:val="36"/>
          <w:szCs w:val="26"/>
        </w:rPr>
        <w:t xml:space="preserve">for AWS </w:t>
      </w:r>
      <w:proofErr w:type="spellStart"/>
      <w:r w:rsidRPr="001F0F2A">
        <w:rPr>
          <w:rFonts w:eastAsiaTheme="majorEastAsia" w:cstheme="majorBidi"/>
          <w:sz w:val="36"/>
          <w:szCs w:val="26"/>
        </w:rPr>
        <w:t>CodeDeploy</w:t>
      </w:r>
      <w:proofErr w:type="spellEnd"/>
      <w:r w:rsidRPr="001F0F2A">
        <w:rPr>
          <w:rFonts w:eastAsiaTheme="majorEastAsia" w:cstheme="majorBidi"/>
          <w:sz w:val="36"/>
          <w:szCs w:val="26"/>
        </w:rPr>
        <w:t xml:space="preserve"> </w:t>
      </w:r>
      <w:r w:rsidR="005012B1" w:rsidRPr="001F0F2A">
        <w:rPr>
          <w:rFonts w:eastAsiaTheme="majorEastAsia" w:cstheme="majorBidi"/>
          <w:sz w:val="36"/>
          <w:szCs w:val="26"/>
        </w:rPr>
        <w:t>implementation</w:t>
      </w:r>
    </w:p>
    <w:p w14:paraId="4538A8AA" w14:textId="5E71CB6D" w:rsidR="005012B1" w:rsidRPr="0096252F" w:rsidRDefault="005012B1" w:rsidP="00555FFB">
      <w:pPr>
        <w:pStyle w:val="NormalBPBHEB"/>
      </w:pPr>
      <w:r>
        <w:t xml:space="preserve">The following are the </w:t>
      </w:r>
      <w:r w:rsidRPr="005012B1">
        <w:t xml:space="preserve">best practices for AWS </w:t>
      </w:r>
      <w:proofErr w:type="spellStart"/>
      <w:r w:rsidRPr="005012B1">
        <w:t>CodeDeploy</w:t>
      </w:r>
      <w:proofErr w:type="spellEnd"/>
      <w:r w:rsidRPr="005012B1">
        <w:t xml:space="preserve"> implementation</w:t>
      </w:r>
      <w:r>
        <w:t>:</w:t>
      </w:r>
    </w:p>
    <w:p w14:paraId="056C3610" w14:textId="42E393ED" w:rsidR="0096252F" w:rsidRPr="0096252F" w:rsidRDefault="0096252F" w:rsidP="008A12F7">
      <w:pPr>
        <w:pStyle w:val="NormalBPBHEB"/>
        <w:numPr>
          <w:ilvl w:val="0"/>
          <w:numId w:val="20"/>
        </w:numPr>
      </w:pPr>
      <w:r w:rsidRPr="0096252F">
        <w:rPr>
          <w:b/>
          <w:bCs/>
        </w:rPr>
        <w:t xml:space="preserve">Define </w:t>
      </w:r>
      <w:r w:rsidR="005012B1" w:rsidRPr="0096252F">
        <w:rPr>
          <w:b/>
          <w:bCs/>
        </w:rPr>
        <w:t>clear deployment goals</w:t>
      </w:r>
      <w:r w:rsidRPr="0096252F">
        <w:rPr>
          <w:b/>
          <w:bCs/>
        </w:rPr>
        <w:t>:</w:t>
      </w:r>
      <w:r w:rsidRPr="0096252F">
        <w:t xml:space="preserve"> Clearly articulate the goals of each deployment to choose the most appropriate deployment strategy for your application</w:t>
      </w:r>
      <w:sdt>
        <w:sdtPr>
          <w:id w:val="-392350555"/>
          <w:citation/>
        </w:sdtPr>
        <w:sdtEndPr/>
        <w:sdtContent>
          <w:r w:rsidR="001E481F">
            <w:fldChar w:fldCharType="begin"/>
          </w:r>
          <w:r w:rsidR="001E481F">
            <w:instrText xml:space="preserve"> CITATION smith2018e \l 1033 </w:instrText>
          </w:r>
          <w:r w:rsidR="001E481F">
            <w:fldChar w:fldCharType="separate"/>
          </w:r>
          <w:r w:rsidR="00D34F43">
            <w:rPr>
              <w:noProof/>
            </w:rPr>
            <w:t xml:space="preserve"> </w:t>
          </w:r>
          <w:r w:rsidR="00D34F43" w:rsidRPr="00D34F43">
            <w:rPr>
              <w:noProof/>
            </w:rPr>
            <w:t>[30]</w:t>
          </w:r>
          <w:r w:rsidR="001E481F">
            <w:fldChar w:fldCharType="end"/>
          </w:r>
        </w:sdtContent>
      </w:sdt>
      <w:r w:rsidRPr="0096252F">
        <w:t>.</w:t>
      </w:r>
    </w:p>
    <w:p w14:paraId="2362B7F7" w14:textId="1AE3CB45" w:rsidR="0096252F" w:rsidRPr="0096252F" w:rsidRDefault="0096252F" w:rsidP="008A12F7">
      <w:pPr>
        <w:pStyle w:val="NormalBPBHEB"/>
        <w:numPr>
          <w:ilvl w:val="0"/>
          <w:numId w:val="20"/>
        </w:numPr>
      </w:pPr>
      <w:r w:rsidRPr="0096252F">
        <w:rPr>
          <w:b/>
          <w:bCs/>
        </w:rPr>
        <w:t xml:space="preserve">Thorough </w:t>
      </w:r>
      <w:r w:rsidR="005012B1" w:rsidRPr="0096252F">
        <w:rPr>
          <w:b/>
          <w:bCs/>
        </w:rPr>
        <w:t>testing procedures</w:t>
      </w:r>
      <w:r w:rsidRPr="0096252F">
        <w:rPr>
          <w:b/>
          <w:bCs/>
        </w:rPr>
        <w:t>:</w:t>
      </w:r>
      <w:r w:rsidRPr="0096252F">
        <w:t xml:space="preserve"> Implement robust testing procedures, including staging environments and automated testing, to catch potential issues before deployment</w:t>
      </w:r>
      <w:sdt>
        <w:sdtPr>
          <w:id w:val="227580942"/>
          <w:citation/>
        </w:sdtPr>
        <w:sdtEndPr/>
        <w:sdtContent>
          <w:r w:rsidR="00815561">
            <w:fldChar w:fldCharType="begin"/>
          </w:r>
          <w:r w:rsidR="00815561">
            <w:instrText xml:space="preserve"> CITATION jones2020a \l 1033 </w:instrText>
          </w:r>
          <w:r w:rsidR="00815561">
            <w:fldChar w:fldCharType="separate"/>
          </w:r>
          <w:r w:rsidR="00D34F43">
            <w:rPr>
              <w:noProof/>
            </w:rPr>
            <w:t xml:space="preserve"> </w:t>
          </w:r>
          <w:r w:rsidR="00D34F43" w:rsidRPr="00D34F43">
            <w:rPr>
              <w:noProof/>
            </w:rPr>
            <w:t>[31]</w:t>
          </w:r>
          <w:r w:rsidR="00815561">
            <w:fldChar w:fldCharType="end"/>
          </w:r>
        </w:sdtContent>
      </w:sdt>
      <w:r w:rsidRPr="0096252F">
        <w:t>.</w:t>
      </w:r>
    </w:p>
    <w:p w14:paraId="1F47CD2B" w14:textId="7A2E6884" w:rsidR="005012B1" w:rsidRPr="0096252F" w:rsidRDefault="0096252F" w:rsidP="00D4222C">
      <w:pPr>
        <w:pStyle w:val="NormalBPBHEB"/>
        <w:numPr>
          <w:ilvl w:val="0"/>
          <w:numId w:val="20"/>
        </w:numPr>
      </w:pPr>
      <w:r w:rsidRPr="00F33529">
        <w:rPr>
          <w:b/>
          <w:bCs/>
        </w:rPr>
        <w:t xml:space="preserve">Monitor and </w:t>
      </w:r>
      <w:r w:rsidR="005012B1" w:rsidRPr="00F33529">
        <w:rPr>
          <w:b/>
          <w:bCs/>
        </w:rPr>
        <w:t>optimize</w:t>
      </w:r>
      <w:r w:rsidRPr="00F33529">
        <w:rPr>
          <w:b/>
          <w:bCs/>
        </w:rPr>
        <w:t>:</w:t>
      </w:r>
      <w:r w:rsidRPr="0096252F">
        <w:t xml:space="preserve"> Continuously monitor deployments using AWS CloudWatch and optimize deployment strategies based on performance metrics</w:t>
      </w:r>
      <w:sdt>
        <w:sdtPr>
          <w:id w:val="-1967805997"/>
          <w:citation/>
        </w:sdtPr>
        <w:sdtEndPr/>
        <w:sdtContent>
          <w:r w:rsidR="001E481F">
            <w:fldChar w:fldCharType="begin"/>
          </w:r>
          <w:r w:rsidR="001E481F">
            <w:instrText xml:space="preserve"> CITATION jones2019a \l 1033 </w:instrText>
          </w:r>
          <w:r w:rsidR="001E481F">
            <w:fldChar w:fldCharType="separate"/>
          </w:r>
          <w:r w:rsidR="00D34F43">
            <w:rPr>
              <w:noProof/>
            </w:rPr>
            <w:t xml:space="preserve"> </w:t>
          </w:r>
          <w:r w:rsidR="00D34F43" w:rsidRPr="00D34F43">
            <w:rPr>
              <w:noProof/>
            </w:rPr>
            <w:t>[27]</w:t>
          </w:r>
          <w:r w:rsidR="001E481F">
            <w:fldChar w:fldCharType="end"/>
          </w:r>
        </w:sdtContent>
      </w:sdt>
      <w:r w:rsidRPr="0096252F">
        <w:t>.</w:t>
      </w:r>
    </w:p>
    <w:p w14:paraId="4F0ABA1D" w14:textId="3CD7B67C" w:rsidR="002F0A2A" w:rsidRPr="002F0A2A" w:rsidRDefault="002F0A2A" w:rsidP="002D42CA">
      <w:pPr>
        <w:keepNext/>
        <w:keepLines/>
        <w:spacing w:before="400" w:after="0" w:line="276" w:lineRule="auto"/>
        <w:outlineLvl w:val="0"/>
        <w:rPr>
          <w:rFonts w:eastAsia="Palatino Linotype" w:cs="Palatino Linotype"/>
          <w:b/>
          <w:color w:val="auto"/>
          <w:sz w:val="40"/>
          <w:szCs w:val="40"/>
        </w:rPr>
      </w:pPr>
      <w:r w:rsidRPr="002F0A2A">
        <w:rPr>
          <w:rFonts w:eastAsia="Palatino Linotype" w:cs="Palatino Linotype"/>
          <w:b/>
          <w:color w:val="auto"/>
          <w:sz w:val="40"/>
          <w:szCs w:val="40"/>
        </w:rPr>
        <w:t xml:space="preserve">AWS </w:t>
      </w:r>
      <w:proofErr w:type="spellStart"/>
      <w:r w:rsidRPr="002F0A2A">
        <w:rPr>
          <w:rFonts w:eastAsia="Palatino Linotype" w:cs="Palatino Linotype"/>
          <w:b/>
          <w:color w:val="auto"/>
          <w:sz w:val="40"/>
          <w:szCs w:val="40"/>
        </w:rPr>
        <w:t>CodePipeline</w:t>
      </w:r>
      <w:proofErr w:type="spellEnd"/>
    </w:p>
    <w:p w14:paraId="6992B862" w14:textId="04A35C8E" w:rsidR="002F0A2A" w:rsidRDefault="002F0A2A" w:rsidP="005012B1">
      <w:pPr>
        <w:pStyle w:val="NormalBPBHEB"/>
      </w:pPr>
      <w:r w:rsidRPr="002F0A2A">
        <w:t xml:space="preserve">AWS </w:t>
      </w:r>
      <w:proofErr w:type="spellStart"/>
      <w:r w:rsidRPr="002F0A2A">
        <w:t>CodePipeline</w:t>
      </w:r>
      <w:proofErr w:type="spellEnd"/>
      <w:r w:rsidRPr="002F0A2A">
        <w:t xml:space="preserve"> is a fully managed CI/CD service that automates the end-to-end software release process. This section provides an in-depth exploration of AWS </w:t>
      </w:r>
      <w:proofErr w:type="spellStart"/>
      <w:r w:rsidRPr="002F0A2A">
        <w:t>CodePipeline</w:t>
      </w:r>
      <w:proofErr w:type="spellEnd"/>
      <w:r w:rsidRPr="002F0A2A">
        <w:t>, covering its features, integrations, and best practices for achieving efficient and reliable software delivery.</w:t>
      </w:r>
    </w:p>
    <w:p w14:paraId="3CB87D3D" w14:textId="6BFC46A2" w:rsidR="002F0A2A" w:rsidRPr="001F0F2A" w:rsidRDefault="002F0A2A"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012B1" w:rsidRPr="001F0F2A">
        <w:rPr>
          <w:rFonts w:eastAsiaTheme="majorEastAsia" w:cstheme="majorBidi"/>
          <w:sz w:val="36"/>
          <w:szCs w:val="26"/>
        </w:rPr>
        <w:t xml:space="preserve">features </w:t>
      </w:r>
      <w:r w:rsidRPr="001F0F2A">
        <w:rPr>
          <w:rFonts w:eastAsiaTheme="majorEastAsia" w:cstheme="majorBidi"/>
          <w:sz w:val="36"/>
          <w:szCs w:val="26"/>
        </w:rPr>
        <w:t xml:space="preserve">of AWS </w:t>
      </w:r>
      <w:proofErr w:type="spellStart"/>
      <w:r w:rsidRPr="001F0F2A">
        <w:rPr>
          <w:rFonts w:eastAsiaTheme="majorEastAsia" w:cstheme="majorBidi"/>
          <w:sz w:val="36"/>
          <w:szCs w:val="26"/>
        </w:rPr>
        <w:t>CodePipeline</w:t>
      </w:r>
      <w:proofErr w:type="spellEnd"/>
    </w:p>
    <w:p w14:paraId="55B963DC" w14:textId="661DA717" w:rsidR="005012B1" w:rsidRPr="002F0A2A" w:rsidRDefault="005012B1" w:rsidP="00555FFB">
      <w:pPr>
        <w:pStyle w:val="NormalBPBHEB"/>
      </w:pPr>
      <w:r>
        <w:t xml:space="preserve">Following are the </w:t>
      </w:r>
      <w:r w:rsidRPr="005012B1">
        <w:t xml:space="preserve">key features of AWS </w:t>
      </w:r>
      <w:proofErr w:type="spellStart"/>
      <w:r w:rsidRPr="005012B1">
        <w:t>CodePipeline</w:t>
      </w:r>
      <w:proofErr w:type="spellEnd"/>
      <w:sdt>
        <w:sdtPr>
          <w:id w:val="-398822188"/>
          <w:citation/>
        </w:sdtPr>
        <w:sdtEndPr/>
        <w:sdtContent>
          <w:r w:rsidR="00B20FF6">
            <w:fldChar w:fldCharType="begin"/>
          </w:r>
          <w:r w:rsidR="00B20FF6">
            <w:instrText xml:space="preserve"> CITATION unknown2023c \l 1033 </w:instrText>
          </w:r>
          <w:r w:rsidR="00B20FF6">
            <w:fldChar w:fldCharType="separate"/>
          </w:r>
          <w:r w:rsidR="00D34F43">
            <w:rPr>
              <w:noProof/>
            </w:rPr>
            <w:t xml:space="preserve"> </w:t>
          </w:r>
          <w:r w:rsidR="00D34F43" w:rsidRPr="00D34F43">
            <w:rPr>
              <w:noProof/>
            </w:rPr>
            <w:t>[32]</w:t>
          </w:r>
          <w:r w:rsidR="00B20FF6">
            <w:fldChar w:fldCharType="end"/>
          </w:r>
        </w:sdtContent>
      </w:sdt>
      <w:r>
        <w:t>:</w:t>
      </w:r>
    </w:p>
    <w:p w14:paraId="0CA96DBF" w14:textId="3C870591" w:rsidR="002F0A2A" w:rsidRPr="002F0A2A" w:rsidRDefault="002F0A2A" w:rsidP="008A12F7">
      <w:pPr>
        <w:pStyle w:val="NormalBPBHEB"/>
        <w:numPr>
          <w:ilvl w:val="0"/>
          <w:numId w:val="21"/>
        </w:numPr>
      </w:pPr>
      <w:r w:rsidRPr="002F0A2A">
        <w:rPr>
          <w:b/>
          <w:bCs/>
        </w:rPr>
        <w:t xml:space="preserve">Automated </w:t>
      </w:r>
      <w:r w:rsidR="005012B1" w:rsidRPr="002F0A2A">
        <w:rPr>
          <w:b/>
          <w:bCs/>
        </w:rPr>
        <w:t>workflows</w:t>
      </w:r>
      <w:r w:rsidRPr="002F0A2A">
        <w:rPr>
          <w:b/>
          <w:bCs/>
        </w:rPr>
        <w:t>:</w:t>
      </w:r>
      <w:r w:rsidRPr="002F0A2A">
        <w:t xml:space="preserve"> </w:t>
      </w:r>
      <w:proofErr w:type="spellStart"/>
      <w:r w:rsidRPr="002F0A2A">
        <w:t>CodePipeline</w:t>
      </w:r>
      <w:proofErr w:type="spellEnd"/>
      <w:r w:rsidRPr="002F0A2A">
        <w:t xml:space="preserve"> allows users to define and automate their release pipelines, orchestrating the flow of code from source repositories through build, test, and deployment phases.</w:t>
      </w:r>
    </w:p>
    <w:p w14:paraId="5AE3F108" w14:textId="6A83D4CE" w:rsidR="002F0A2A" w:rsidRPr="002F0A2A" w:rsidRDefault="002F0A2A" w:rsidP="008A12F7">
      <w:pPr>
        <w:pStyle w:val="NormalBPBHEB"/>
        <w:numPr>
          <w:ilvl w:val="0"/>
          <w:numId w:val="21"/>
        </w:numPr>
      </w:pPr>
      <w:r w:rsidRPr="002F0A2A">
        <w:rPr>
          <w:b/>
          <w:bCs/>
        </w:rPr>
        <w:t xml:space="preserve">Integration with DevOps </w:t>
      </w:r>
      <w:r w:rsidR="005012B1" w:rsidRPr="002F0A2A">
        <w:rPr>
          <w:b/>
          <w:bCs/>
        </w:rPr>
        <w:t>tools</w:t>
      </w:r>
      <w:r w:rsidRPr="002F0A2A">
        <w:rPr>
          <w:b/>
          <w:bCs/>
        </w:rPr>
        <w:t>:</w:t>
      </w:r>
      <w:r w:rsidRPr="002F0A2A">
        <w:t xml:space="preserve"> Seamlessly integrates with a variety of AWS services, third-party tools, and custom plugins, enabling users to construct flexible and extensible workflows.</w:t>
      </w:r>
    </w:p>
    <w:p w14:paraId="75A2A608" w14:textId="5E87CCB5" w:rsidR="002F0A2A" w:rsidRPr="002F0A2A" w:rsidRDefault="002F0A2A" w:rsidP="008A12F7">
      <w:pPr>
        <w:pStyle w:val="NormalBPBHEB"/>
        <w:numPr>
          <w:ilvl w:val="0"/>
          <w:numId w:val="21"/>
        </w:numPr>
      </w:pPr>
      <w:r w:rsidRPr="002F0A2A">
        <w:rPr>
          <w:b/>
          <w:bCs/>
        </w:rPr>
        <w:t xml:space="preserve">Parallel and </w:t>
      </w:r>
      <w:r w:rsidR="005012B1" w:rsidRPr="002F0A2A">
        <w:rPr>
          <w:b/>
          <w:bCs/>
        </w:rPr>
        <w:t>sequential e</w:t>
      </w:r>
      <w:r w:rsidRPr="002F0A2A">
        <w:rPr>
          <w:b/>
          <w:bCs/>
        </w:rPr>
        <w:t>xecution:</w:t>
      </w:r>
      <w:r w:rsidRPr="002F0A2A">
        <w:t xml:space="preserve"> </w:t>
      </w:r>
      <w:proofErr w:type="spellStart"/>
      <w:r w:rsidRPr="002F0A2A">
        <w:t>CodePipeline</w:t>
      </w:r>
      <w:proofErr w:type="spellEnd"/>
      <w:r w:rsidRPr="002F0A2A">
        <w:t xml:space="preserve"> supports both parallel and sequential execution of pipeline stages, accommodating diverse application architectures and deployment scenarios.</w:t>
      </w:r>
    </w:p>
    <w:p w14:paraId="7BC870D9" w14:textId="01656309" w:rsidR="002F0A2A" w:rsidRDefault="002F0A2A" w:rsidP="008A12F7">
      <w:pPr>
        <w:pStyle w:val="NormalBPBHEB"/>
        <w:numPr>
          <w:ilvl w:val="0"/>
          <w:numId w:val="21"/>
        </w:numPr>
      </w:pPr>
      <w:r w:rsidRPr="002F0A2A">
        <w:rPr>
          <w:b/>
          <w:bCs/>
        </w:rPr>
        <w:t xml:space="preserve">Artifact </w:t>
      </w:r>
      <w:r w:rsidR="005012B1" w:rsidRPr="002F0A2A">
        <w:rPr>
          <w:b/>
          <w:bCs/>
        </w:rPr>
        <w:t>management</w:t>
      </w:r>
      <w:r w:rsidRPr="002F0A2A">
        <w:rPr>
          <w:b/>
          <w:bCs/>
        </w:rPr>
        <w:t>:</w:t>
      </w:r>
      <w:r w:rsidRPr="002F0A2A">
        <w:t xml:space="preserve"> Manages and stores build artifacts, ensuring versioned and consistent artifact availability throughout the software delivery process.</w:t>
      </w:r>
    </w:p>
    <w:p w14:paraId="539E1D0E" w14:textId="1D600052" w:rsidR="002F0A2A" w:rsidRPr="001F0F2A" w:rsidRDefault="002F0A2A"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012B1" w:rsidRPr="001F0F2A">
        <w:rPr>
          <w:rFonts w:eastAsiaTheme="majorEastAsia" w:cstheme="majorBidi"/>
          <w:sz w:val="36"/>
          <w:szCs w:val="26"/>
        </w:rPr>
        <w:t xml:space="preserve">cases </w:t>
      </w:r>
      <w:r w:rsidRPr="001F0F2A">
        <w:rPr>
          <w:rFonts w:eastAsiaTheme="majorEastAsia" w:cstheme="majorBidi"/>
          <w:sz w:val="36"/>
          <w:szCs w:val="26"/>
        </w:rPr>
        <w:t xml:space="preserve">of AWS </w:t>
      </w:r>
      <w:proofErr w:type="spellStart"/>
      <w:r w:rsidRPr="001F0F2A">
        <w:rPr>
          <w:rFonts w:eastAsiaTheme="majorEastAsia" w:cstheme="majorBidi"/>
          <w:sz w:val="36"/>
          <w:szCs w:val="26"/>
        </w:rPr>
        <w:t>CodePipeline</w:t>
      </w:r>
      <w:proofErr w:type="spellEnd"/>
    </w:p>
    <w:p w14:paraId="6C62891E" w14:textId="48A336DA" w:rsidR="005012B1" w:rsidRPr="002F0A2A" w:rsidRDefault="005012B1" w:rsidP="00555FFB">
      <w:pPr>
        <w:pStyle w:val="NormalBPBHEB"/>
      </w:pPr>
      <w:r>
        <w:t xml:space="preserve">The following are the use cases of AWS </w:t>
      </w:r>
      <w:proofErr w:type="spellStart"/>
      <w:r>
        <w:t>CodePipeline</w:t>
      </w:r>
      <w:proofErr w:type="spellEnd"/>
      <w:r>
        <w:t>:</w:t>
      </w:r>
    </w:p>
    <w:p w14:paraId="73CD9566" w14:textId="6FCDAD15" w:rsidR="002F0A2A" w:rsidRPr="002F0A2A" w:rsidRDefault="002F0A2A" w:rsidP="008A12F7">
      <w:pPr>
        <w:numPr>
          <w:ilvl w:val="0"/>
          <w:numId w:val="22"/>
        </w:numPr>
        <w:pBdr>
          <w:top w:val="nil"/>
          <w:left w:val="nil"/>
          <w:bottom w:val="nil"/>
          <w:right w:val="nil"/>
          <w:between w:val="nil"/>
        </w:pBdr>
        <w:shd w:val="clear" w:color="auto" w:fill="FFFFFF"/>
        <w:spacing w:after="100" w:line="276" w:lineRule="auto"/>
        <w:jc w:val="both"/>
      </w:pPr>
      <w:r w:rsidRPr="002F0A2A">
        <w:rPr>
          <w:b/>
          <w:bCs/>
        </w:rPr>
        <w:t>Multi-</w:t>
      </w:r>
      <w:r w:rsidR="005012B1" w:rsidRPr="002F0A2A">
        <w:rPr>
          <w:b/>
          <w:bCs/>
        </w:rPr>
        <w:t>environment deployments</w:t>
      </w:r>
      <w:r w:rsidRPr="002F0A2A">
        <w:rPr>
          <w:b/>
          <w:bCs/>
        </w:rPr>
        <w:t>:</w:t>
      </w:r>
      <w:r w:rsidRPr="002F0A2A">
        <w:t xml:space="preserve"> </w:t>
      </w:r>
      <w:proofErr w:type="spellStart"/>
      <w:r w:rsidRPr="002F0A2A">
        <w:t>CodePipeline</w:t>
      </w:r>
      <w:proofErr w:type="spellEnd"/>
      <w:r w:rsidRPr="002F0A2A">
        <w:t xml:space="preserve"> facilitates the creation of pipelines that support deploying applications to multiple environments, such as development, testing, and production.</w:t>
      </w:r>
    </w:p>
    <w:p w14:paraId="30E958CD" w14:textId="64F25DCA" w:rsidR="002F0A2A" w:rsidRPr="002F0A2A" w:rsidRDefault="002F0A2A" w:rsidP="008A12F7">
      <w:pPr>
        <w:numPr>
          <w:ilvl w:val="0"/>
          <w:numId w:val="22"/>
        </w:numPr>
        <w:pBdr>
          <w:top w:val="nil"/>
          <w:left w:val="nil"/>
          <w:bottom w:val="nil"/>
          <w:right w:val="nil"/>
          <w:between w:val="nil"/>
        </w:pBdr>
        <w:shd w:val="clear" w:color="auto" w:fill="FFFFFF"/>
        <w:spacing w:after="100" w:line="276" w:lineRule="auto"/>
        <w:jc w:val="both"/>
      </w:pPr>
      <w:r w:rsidRPr="002F0A2A">
        <w:rPr>
          <w:b/>
          <w:bCs/>
        </w:rPr>
        <w:t xml:space="preserve">Microservices </w:t>
      </w:r>
      <w:r w:rsidR="005012B1" w:rsidRPr="002F0A2A">
        <w:rPr>
          <w:b/>
          <w:bCs/>
        </w:rPr>
        <w:t>archite</w:t>
      </w:r>
      <w:r w:rsidRPr="002F0A2A">
        <w:rPr>
          <w:b/>
          <w:bCs/>
        </w:rPr>
        <w:t>ctures:</w:t>
      </w:r>
      <w:r w:rsidRPr="002F0A2A">
        <w:t xml:space="preserve"> Ideal for orchestrating CI/CD workflows in microservices-based applications, allowing independent testing and deployment of individual services</w:t>
      </w:r>
      <w:sdt>
        <w:sdtPr>
          <w:id w:val="-1042129264"/>
          <w:citation/>
        </w:sdtPr>
        <w:sdtEndPr/>
        <w:sdtContent>
          <w:r w:rsidR="00B20FF6">
            <w:fldChar w:fldCharType="begin"/>
          </w:r>
          <w:r w:rsidR="00B20FF6">
            <w:instrText xml:space="preserve"> CITATION unknown2023c \l 1033 </w:instrText>
          </w:r>
          <w:r w:rsidR="00B20FF6">
            <w:fldChar w:fldCharType="separate"/>
          </w:r>
          <w:r w:rsidR="00D34F43">
            <w:rPr>
              <w:noProof/>
            </w:rPr>
            <w:t xml:space="preserve"> </w:t>
          </w:r>
          <w:r w:rsidR="00D34F43" w:rsidRPr="00D34F43">
            <w:rPr>
              <w:noProof/>
            </w:rPr>
            <w:t>[32]</w:t>
          </w:r>
          <w:r w:rsidR="00B20FF6">
            <w:fldChar w:fldCharType="end"/>
          </w:r>
        </w:sdtContent>
      </w:sdt>
      <w:r w:rsidRPr="002F0A2A">
        <w:t>.</w:t>
      </w:r>
    </w:p>
    <w:p w14:paraId="030075EF" w14:textId="6FCE52AE" w:rsidR="002F0A2A" w:rsidRPr="002F0A2A" w:rsidRDefault="002F0A2A" w:rsidP="008A12F7">
      <w:pPr>
        <w:numPr>
          <w:ilvl w:val="0"/>
          <w:numId w:val="22"/>
        </w:numPr>
        <w:pBdr>
          <w:top w:val="nil"/>
          <w:left w:val="nil"/>
          <w:bottom w:val="nil"/>
          <w:right w:val="nil"/>
          <w:between w:val="nil"/>
        </w:pBdr>
        <w:shd w:val="clear" w:color="auto" w:fill="FFFFFF"/>
        <w:spacing w:after="100" w:line="276" w:lineRule="auto"/>
        <w:jc w:val="both"/>
      </w:pPr>
      <w:r w:rsidRPr="002F0A2A">
        <w:rPr>
          <w:b/>
          <w:bCs/>
        </w:rPr>
        <w:t xml:space="preserve">Serverless </w:t>
      </w:r>
      <w:r w:rsidR="005012B1" w:rsidRPr="002F0A2A">
        <w:rPr>
          <w:b/>
          <w:bCs/>
        </w:rPr>
        <w:t>application d</w:t>
      </w:r>
      <w:r w:rsidRPr="002F0A2A">
        <w:rPr>
          <w:b/>
          <w:bCs/>
        </w:rPr>
        <w:t>eployments:</w:t>
      </w:r>
      <w:r w:rsidRPr="002F0A2A">
        <w:t xml:space="preserve"> Well-suited for automating the deployment of serverless applications, managing the build and deployment of AWS Lambda functions and related resources.</w:t>
      </w:r>
    </w:p>
    <w:p w14:paraId="43B913E9" w14:textId="7338DCDA" w:rsidR="002F0A2A" w:rsidRPr="001F0F2A" w:rsidRDefault="002F0A2A"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5012B1" w:rsidRPr="001F0F2A">
        <w:rPr>
          <w:rFonts w:eastAsiaTheme="majorEastAsia" w:cstheme="majorBidi"/>
          <w:sz w:val="36"/>
          <w:szCs w:val="26"/>
        </w:rPr>
        <w:t xml:space="preserve">practices </w:t>
      </w:r>
      <w:r w:rsidRPr="001F0F2A">
        <w:rPr>
          <w:rFonts w:eastAsiaTheme="majorEastAsia" w:cstheme="majorBidi"/>
          <w:sz w:val="36"/>
          <w:szCs w:val="26"/>
        </w:rPr>
        <w:t xml:space="preserve">for AWS </w:t>
      </w:r>
      <w:proofErr w:type="spellStart"/>
      <w:r w:rsidRPr="001F0F2A">
        <w:rPr>
          <w:rFonts w:eastAsiaTheme="majorEastAsia" w:cstheme="majorBidi"/>
          <w:sz w:val="36"/>
          <w:szCs w:val="26"/>
        </w:rPr>
        <w:t>CodePipeline</w:t>
      </w:r>
      <w:proofErr w:type="spellEnd"/>
      <w:r w:rsidRPr="001F0F2A">
        <w:rPr>
          <w:rFonts w:eastAsiaTheme="majorEastAsia" w:cstheme="majorBidi"/>
          <w:sz w:val="36"/>
          <w:szCs w:val="26"/>
        </w:rPr>
        <w:t xml:space="preserve"> </w:t>
      </w:r>
      <w:r w:rsidR="005012B1" w:rsidRPr="001F0F2A">
        <w:rPr>
          <w:rFonts w:eastAsiaTheme="majorEastAsia" w:cstheme="majorBidi"/>
          <w:sz w:val="36"/>
          <w:szCs w:val="26"/>
        </w:rPr>
        <w:t>implementation</w:t>
      </w:r>
    </w:p>
    <w:p w14:paraId="272551DD" w14:textId="1328B50A" w:rsidR="005012B1" w:rsidRPr="002F0A2A" w:rsidRDefault="005012B1" w:rsidP="00555FFB">
      <w:pPr>
        <w:pStyle w:val="NormalBPBHEB"/>
      </w:pPr>
      <w:r>
        <w:t xml:space="preserve">The following are the best practices for AWS </w:t>
      </w:r>
      <w:proofErr w:type="spellStart"/>
      <w:r>
        <w:t>CodePipeline</w:t>
      </w:r>
      <w:proofErr w:type="spellEnd"/>
      <w:r>
        <w:t xml:space="preserve"> implementation:</w:t>
      </w:r>
    </w:p>
    <w:p w14:paraId="2E3DB36E" w14:textId="7BD9FDA0" w:rsidR="002F0A2A" w:rsidRPr="002F0A2A" w:rsidRDefault="002F0A2A" w:rsidP="008A12F7">
      <w:pPr>
        <w:pStyle w:val="NormalBPBHEB"/>
        <w:numPr>
          <w:ilvl w:val="0"/>
          <w:numId w:val="23"/>
        </w:numPr>
      </w:pPr>
      <w:r w:rsidRPr="002F0A2A">
        <w:rPr>
          <w:b/>
          <w:bCs/>
        </w:rPr>
        <w:t xml:space="preserve">Version </w:t>
      </w:r>
      <w:r w:rsidR="005012B1" w:rsidRPr="002F0A2A">
        <w:rPr>
          <w:b/>
          <w:bCs/>
        </w:rPr>
        <w:t>control inte</w:t>
      </w:r>
      <w:r w:rsidRPr="002F0A2A">
        <w:rPr>
          <w:b/>
          <w:bCs/>
        </w:rPr>
        <w:t>gration:</w:t>
      </w:r>
      <w:r w:rsidRPr="002F0A2A">
        <w:t xml:space="preserve"> Integrate </w:t>
      </w:r>
      <w:proofErr w:type="spellStart"/>
      <w:r w:rsidRPr="002F0A2A">
        <w:t>CodePipeline</w:t>
      </w:r>
      <w:proofErr w:type="spellEnd"/>
      <w:r w:rsidRPr="002F0A2A">
        <w:t xml:space="preserve"> with version control systems like AWS </w:t>
      </w:r>
      <w:proofErr w:type="spellStart"/>
      <w:r w:rsidRPr="002F0A2A">
        <w:t>CodeCommit</w:t>
      </w:r>
      <w:proofErr w:type="spellEnd"/>
      <w:r w:rsidRPr="002F0A2A">
        <w:t xml:space="preserve"> or GitHub for seamless source code management</w:t>
      </w:r>
      <w:sdt>
        <w:sdtPr>
          <w:id w:val="-2143868606"/>
          <w:citation/>
        </w:sdtPr>
        <w:sdtEndPr/>
        <w:sdtContent>
          <w:r w:rsidR="0007138F">
            <w:fldChar w:fldCharType="begin"/>
          </w:r>
          <w:r w:rsidR="0007138F">
            <w:instrText xml:space="preserve"> CITATION jones2019b \l 1033 </w:instrText>
          </w:r>
          <w:r w:rsidR="0007138F">
            <w:fldChar w:fldCharType="separate"/>
          </w:r>
          <w:r w:rsidR="00D34F43">
            <w:rPr>
              <w:noProof/>
            </w:rPr>
            <w:t xml:space="preserve"> </w:t>
          </w:r>
          <w:r w:rsidR="00D34F43" w:rsidRPr="00D34F43">
            <w:rPr>
              <w:noProof/>
            </w:rPr>
            <w:t>[33]</w:t>
          </w:r>
          <w:r w:rsidR="0007138F">
            <w:fldChar w:fldCharType="end"/>
          </w:r>
        </w:sdtContent>
      </w:sdt>
      <w:r w:rsidRPr="002F0A2A">
        <w:t>.</w:t>
      </w:r>
    </w:p>
    <w:p w14:paraId="10194F04" w14:textId="13175C02" w:rsidR="002F0A2A" w:rsidRPr="002F0A2A" w:rsidRDefault="002F0A2A" w:rsidP="008A12F7">
      <w:pPr>
        <w:pStyle w:val="NormalBPBHEB"/>
        <w:numPr>
          <w:ilvl w:val="0"/>
          <w:numId w:val="23"/>
        </w:numPr>
      </w:pPr>
      <w:r w:rsidRPr="002F0A2A">
        <w:rPr>
          <w:b/>
          <w:bCs/>
        </w:rPr>
        <w:t xml:space="preserve">Automated </w:t>
      </w:r>
      <w:r w:rsidR="005012B1" w:rsidRPr="002F0A2A">
        <w:rPr>
          <w:b/>
          <w:bCs/>
        </w:rPr>
        <w:t>testing strategies</w:t>
      </w:r>
      <w:r w:rsidRPr="002F0A2A">
        <w:rPr>
          <w:b/>
          <w:bCs/>
        </w:rPr>
        <w:t>:</w:t>
      </w:r>
      <w:r w:rsidRPr="002F0A2A">
        <w:t xml:space="preserve"> Implement automated testing at each stage of the pipeline to identify and address issues early in the development process</w:t>
      </w:r>
      <w:sdt>
        <w:sdtPr>
          <w:id w:val="-1900823529"/>
          <w:citation/>
        </w:sdtPr>
        <w:sdtEndPr/>
        <w:sdtContent>
          <w:r w:rsidR="00200CD8">
            <w:fldChar w:fldCharType="begin"/>
          </w:r>
          <w:r w:rsidR="00200CD8">
            <w:instrText xml:space="preserve"> CITATION smith2018f \l 1033 </w:instrText>
          </w:r>
          <w:r w:rsidR="00200CD8">
            <w:fldChar w:fldCharType="separate"/>
          </w:r>
          <w:r w:rsidR="00D34F43">
            <w:rPr>
              <w:noProof/>
            </w:rPr>
            <w:t xml:space="preserve"> </w:t>
          </w:r>
          <w:r w:rsidR="00D34F43" w:rsidRPr="00D34F43">
            <w:rPr>
              <w:noProof/>
            </w:rPr>
            <w:t>[34]</w:t>
          </w:r>
          <w:r w:rsidR="00200CD8">
            <w:fldChar w:fldCharType="end"/>
          </w:r>
        </w:sdtContent>
      </w:sdt>
      <w:r w:rsidRPr="002F0A2A">
        <w:t>.</w:t>
      </w:r>
    </w:p>
    <w:p w14:paraId="15057E10" w14:textId="5E8CF9DC" w:rsidR="005012B1" w:rsidRPr="002F0A2A" w:rsidRDefault="002F0A2A" w:rsidP="00D4222C">
      <w:pPr>
        <w:pStyle w:val="NormalBPBHEB"/>
        <w:numPr>
          <w:ilvl w:val="0"/>
          <w:numId w:val="23"/>
        </w:numPr>
      </w:pPr>
      <w:r w:rsidRPr="00F33529">
        <w:rPr>
          <w:b/>
          <w:bCs/>
        </w:rPr>
        <w:t xml:space="preserve">Security </w:t>
      </w:r>
      <w:r w:rsidR="005012B1" w:rsidRPr="00F33529">
        <w:rPr>
          <w:b/>
          <w:bCs/>
        </w:rPr>
        <w:t>best practices</w:t>
      </w:r>
      <w:r w:rsidRPr="00F33529">
        <w:rPr>
          <w:b/>
          <w:bCs/>
        </w:rPr>
        <w:t>:</w:t>
      </w:r>
      <w:r w:rsidRPr="002F0A2A">
        <w:t xml:space="preserve"> Follow AWS best practices for security, including least privilege principles and encryption of sensitive data within the pipeline.</w:t>
      </w:r>
    </w:p>
    <w:p w14:paraId="15380EFF" w14:textId="6BD27E41" w:rsidR="00906929" w:rsidRPr="00906929" w:rsidRDefault="001F5C22" w:rsidP="00555FFB">
      <w:pPr>
        <w:pStyle w:val="Heading1BPBHEB"/>
      </w:pPr>
      <w:r w:rsidRPr="00906929">
        <w:t xml:space="preserve">AWS </w:t>
      </w:r>
      <w:proofErr w:type="spellStart"/>
      <w:r w:rsidRPr="00906929">
        <w:t>CodeStar</w:t>
      </w:r>
      <w:commentRangeStart w:id="29"/>
      <w:commentRangeStart w:id="30"/>
      <w:commentRangeEnd w:id="29"/>
      <w:proofErr w:type="spellEnd"/>
      <w:r>
        <w:rPr>
          <w:rStyle w:val="CommentReference"/>
          <w:rFonts w:eastAsiaTheme="minorHAnsi" w:cstheme="minorBidi"/>
          <w:b w:val="0"/>
          <w:color w:val="000000" w:themeColor="text1"/>
        </w:rPr>
        <w:commentReference w:id="29"/>
      </w:r>
      <w:commentRangeEnd w:id="30"/>
      <w:r>
        <w:rPr>
          <w:rStyle w:val="CommentReference"/>
          <w:rFonts w:eastAsiaTheme="minorHAnsi" w:cstheme="minorBidi"/>
          <w:b w:val="0"/>
          <w:color w:val="000000" w:themeColor="text1"/>
        </w:rPr>
        <w:commentReference w:id="30"/>
      </w:r>
      <w:r>
        <w:t xml:space="preserve"> </w:t>
      </w:r>
      <w:r w:rsidR="00906929" w:rsidRPr="00906929">
        <w:t xml:space="preserve">Developer </w:t>
      </w:r>
      <w:r w:rsidR="005012B1" w:rsidRPr="00906929">
        <w:t>tools</w:t>
      </w:r>
      <w:r w:rsidR="00906929" w:rsidRPr="00906929">
        <w:t xml:space="preserve"> </w:t>
      </w:r>
    </w:p>
    <w:p w14:paraId="22A40908" w14:textId="3C88E0F1" w:rsidR="00906929" w:rsidRDefault="00906929" w:rsidP="00555FFB">
      <w:pPr>
        <w:pStyle w:val="NormalBPBHEB"/>
      </w:pPr>
      <w:r w:rsidRPr="00906929">
        <w:t xml:space="preserve">AWS </w:t>
      </w:r>
      <w:proofErr w:type="spellStart"/>
      <w:r w:rsidRPr="00906929">
        <w:t>CodeStar</w:t>
      </w:r>
      <w:proofErr w:type="spellEnd"/>
      <w:r w:rsidRPr="00906929">
        <w:t xml:space="preserve"> is an </w:t>
      </w:r>
      <w:r w:rsidRPr="00555FFB">
        <w:rPr>
          <w:b/>
          <w:bCs/>
        </w:rPr>
        <w:t>integrated development environment (IDE)</w:t>
      </w:r>
      <w:r w:rsidRPr="00906929">
        <w:t xml:space="preserve"> and CI/CD service designed to simplify the development and deployment of applications on AWS. This section delves into the features, benefits, and best practices associated with AWS </w:t>
      </w:r>
      <w:proofErr w:type="spellStart"/>
      <w:r w:rsidRPr="00906929">
        <w:t>CodeStar</w:t>
      </w:r>
      <w:proofErr w:type="spellEnd"/>
      <w:r w:rsidRPr="00906929">
        <w:t>.</w:t>
      </w:r>
    </w:p>
    <w:p w14:paraId="09FB3AD2" w14:textId="2710E995" w:rsidR="00906929" w:rsidRPr="001F0F2A" w:rsidRDefault="00906929"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1667D7" w:rsidRPr="001F0F2A">
        <w:rPr>
          <w:rFonts w:eastAsiaTheme="majorEastAsia" w:cstheme="majorBidi"/>
          <w:sz w:val="36"/>
          <w:szCs w:val="26"/>
        </w:rPr>
        <w:t>features</w:t>
      </w:r>
    </w:p>
    <w:p w14:paraId="5F41D67D" w14:textId="64BAAB41" w:rsidR="001667D7" w:rsidRPr="00906929" w:rsidRDefault="001667D7" w:rsidP="00555FFB">
      <w:pPr>
        <w:pStyle w:val="NormalBPBHEB"/>
      </w:pPr>
      <w:r>
        <w:t xml:space="preserve">The following are the key features of AWS </w:t>
      </w:r>
      <w:proofErr w:type="spellStart"/>
      <w:r>
        <w:t>CodeStar</w:t>
      </w:r>
      <w:proofErr w:type="spellEnd"/>
      <w:sdt>
        <w:sdtPr>
          <w:id w:val="-1850323807"/>
          <w:citation/>
        </w:sdtPr>
        <w:sdtEndPr/>
        <w:sdtContent>
          <w:r w:rsidR="008230A4">
            <w:fldChar w:fldCharType="begin"/>
          </w:r>
          <w:r w:rsidR="008230A4">
            <w:instrText xml:space="preserve"> CITATION services2023b \l 1033 </w:instrText>
          </w:r>
          <w:r w:rsidR="008230A4">
            <w:fldChar w:fldCharType="separate"/>
          </w:r>
          <w:r w:rsidR="00D34F43">
            <w:rPr>
              <w:noProof/>
            </w:rPr>
            <w:t xml:space="preserve"> </w:t>
          </w:r>
          <w:r w:rsidR="00D34F43" w:rsidRPr="00D34F43">
            <w:rPr>
              <w:noProof/>
            </w:rPr>
            <w:t>[35]</w:t>
          </w:r>
          <w:r w:rsidR="008230A4">
            <w:fldChar w:fldCharType="end"/>
          </w:r>
        </w:sdtContent>
      </w:sdt>
      <w:r>
        <w:t>:</w:t>
      </w:r>
    </w:p>
    <w:p w14:paraId="060C45A3" w14:textId="064CBACC" w:rsidR="00906929" w:rsidRPr="00906929" w:rsidRDefault="00906929" w:rsidP="008A12F7">
      <w:pPr>
        <w:pStyle w:val="NormalBPBHEB"/>
        <w:numPr>
          <w:ilvl w:val="0"/>
          <w:numId w:val="24"/>
        </w:numPr>
      </w:pPr>
      <w:r w:rsidRPr="00906929">
        <w:rPr>
          <w:b/>
          <w:bCs/>
        </w:rPr>
        <w:t xml:space="preserve">Unified </w:t>
      </w:r>
      <w:r w:rsidR="001667D7" w:rsidRPr="00906929">
        <w:rPr>
          <w:b/>
          <w:bCs/>
        </w:rPr>
        <w:t>development platform</w:t>
      </w:r>
      <w:r w:rsidRPr="00906929">
        <w:rPr>
          <w:b/>
          <w:bCs/>
        </w:rPr>
        <w:t>:</w:t>
      </w:r>
      <w:r w:rsidRPr="00906929">
        <w:t xml:space="preserve"> </w:t>
      </w:r>
      <w:proofErr w:type="spellStart"/>
      <w:r w:rsidRPr="00906929">
        <w:t>CodeStar</w:t>
      </w:r>
      <w:proofErr w:type="spellEnd"/>
      <w:r w:rsidRPr="00906929">
        <w:t xml:space="preserve"> provides a unified platform for developing, building, and deploying applications, streamlining the software development life cycle.</w:t>
      </w:r>
    </w:p>
    <w:p w14:paraId="1FD82C4C" w14:textId="2173576E" w:rsidR="00906929" w:rsidRPr="00906929" w:rsidRDefault="00906929" w:rsidP="008A12F7">
      <w:pPr>
        <w:pStyle w:val="NormalBPBHEB"/>
        <w:numPr>
          <w:ilvl w:val="0"/>
          <w:numId w:val="24"/>
        </w:numPr>
      </w:pPr>
      <w:r w:rsidRPr="00906929">
        <w:rPr>
          <w:b/>
          <w:bCs/>
        </w:rPr>
        <w:t xml:space="preserve">Project </w:t>
      </w:r>
      <w:r w:rsidR="001667D7" w:rsidRPr="00906929">
        <w:rPr>
          <w:b/>
          <w:bCs/>
        </w:rPr>
        <w:t>templates</w:t>
      </w:r>
      <w:r w:rsidRPr="00906929">
        <w:rPr>
          <w:b/>
          <w:bCs/>
        </w:rPr>
        <w:t>:</w:t>
      </w:r>
      <w:r w:rsidRPr="00906929">
        <w:t xml:space="preserve"> Offers pre-configured project templates for various programming languages and AWS services, enabling quick project setup and reducing configuration overhead.</w:t>
      </w:r>
    </w:p>
    <w:p w14:paraId="43282E49" w14:textId="60EDD1C7" w:rsidR="00906929" w:rsidRPr="00906929" w:rsidRDefault="00906929" w:rsidP="008A12F7">
      <w:pPr>
        <w:pStyle w:val="NormalBPBHEB"/>
        <w:numPr>
          <w:ilvl w:val="0"/>
          <w:numId w:val="24"/>
        </w:numPr>
      </w:pPr>
      <w:r w:rsidRPr="00906929">
        <w:rPr>
          <w:b/>
          <w:bCs/>
        </w:rPr>
        <w:t xml:space="preserve">Built-in CI/CD </w:t>
      </w:r>
      <w:r w:rsidR="001667D7" w:rsidRPr="00906929">
        <w:rPr>
          <w:b/>
          <w:bCs/>
        </w:rPr>
        <w:t>pipeline</w:t>
      </w:r>
      <w:r w:rsidRPr="00906929">
        <w:rPr>
          <w:b/>
          <w:bCs/>
        </w:rPr>
        <w:t>:</w:t>
      </w:r>
      <w:r w:rsidRPr="00906929">
        <w:t xml:space="preserve"> Automatically sets up a CI/CD pipeline for each project, facilitating automated code builds, tests, and deployments.</w:t>
      </w:r>
    </w:p>
    <w:p w14:paraId="778475B7" w14:textId="1E95AFB0" w:rsidR="00906929" w:rsidRPr="00906929" w:rsidRDefault="00906929" w:rsidP="008A12F7">
      <w:pPr>
        <w:pStyle w:val="NormalBPBHEB"/>
        <w:numPr>
          <w:ilvl w:val="0"/>
          <w:numId w:val="24"/>
        </w:numPr>
      </w:pPr>
      <w:r w:rsidRPr="00906929">
        <w:rPr>
          <w:b/>
          <w:bCs/>
        </w:rPr>
        <w:t xml:space="preserve">Team </w:t>
      </w:r>
      <w:r w:rsidR="001667D7" w:rsidRPr="00906929">
        <w:rPr>
          <w:b/>
          <w:bCs/>
        </w:rPr>
        <w:t>collaboration</w:t>
      </w:r>
      <w:r w:rsidRPr="00906929">
        <w:rPr>
          <w:b/>
          <w:bCs/>
        </w:rPr>
        <w:t>:</w:t>
      </w:r>
      <w:r w:rsidRPr="00906929">
        <w:t xml:space="preserve"> Supports collaboration by integrating with AWS </w:t>
      </w:r>
      <w:r w:rsidRPr="00D63F56">
        <w:t>IAM</w:t>
      </w:r>
      <w:r w:rsidRPr="00555FFB">
        <w:rPr>
          <w:b/>
          <w:bCs/>
        </w:rPr>
        <w:t xml:space="preserve"> </w:t>
      </w:r>
      <w:r w:rsidRPr="00906929">
        <w:t>for secure user access control and management.</w:t>
      </w:r>
    </w:p>
    <w:p w14:paraId="2FA4ED76" w14:textId="40ACB0C3" w:rsidR="00906929" w:rsidRPr="001F0F2A" w:rsidRDefault="00906929"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1667D7" w:rsidRPr="001F0F2A">
        <w:rPr>
          <w:rFonts w:eastAsiaTheme="majorEastAsia" w:cstheme="majorBidi"/>
          <w:sz w:val="36"/>
          <w:szCs w:val="26"/>
        </w:rPr>
        <w:t>cases</w:t>
      </w:r>
    </w:p>
    <w:p w14:paraId="705E40CF" w14:textId="724AD968" w:rsidR="001667D7" w:rsidRPr="00906929" w:rsidRDefault="001667D7" w:rsidP="00555FFB">
      <w:pPr>
        <w:pStyle w:val="NormalBPBHEB"/>
      </w:pPr>
      <w:r>
        <w:t xml:space="preserve">The following are the </w:t>
      </w:r>
      <w:r w:rsidRPr="001667D7">
        <w:t xml:space="preserve">use cases of AWS </w:t>
      </w:r>
      <w:proofErr w:type="spellStart"/>
      <w:r w:rsidRPr="001667D7">
        <w:t>CodeStar</w:t>
      </w:r>
      <w:proofErr w:type="spellEnd"/>
      <w:sdt>
        <w:sdtPr>
          <w:id w:val="892006496"/>
          <w:citation/>
        </w:sdtPr>
        <w:sdtEndPr/>
        <w:sdtContent>
          <w:r w:rsidR="008230A4">
            <w:fldChar w:fldCharType="begin"/>
          </w:r>
          <w:r w:rsidR="008230A4">
            <w:instrText xml:space="preserve"> CITATION services2023b \l 1033 </w:instrText>
          </w:r>
          <w:r w:rsidR="008230A4">
            <w:fldChar w:fldCharType="separate"/>
          </w:r>
          <w:r w:rsidR="00D34F43">
            <w:rPr>
              <w:noProof/>
            </w:rPr>
            <w:t xml:space="preserve"> </w:t>
          </w:r>
          <w:r w:rsidR="00D34F43" w:rsidRPr="00D34F43">
            <w:rPr>
              <w:noProof/>
            </w:rPr>
            <w:t>[35]</w:t>
          </w:r>
          <w:r w:rsidR="008230A4">
            <w:fldChar w:fldCharType="end"/>
          </w:r>
        </w:sdtContent>
      </w:sdt>
      <w:r>
        <w:t>:</w:t>
      </w:r>
    </w:p>
    <w:p w14:paraId="653684A2" w14:textId="34CFD347" w:rsidR="00906929" w:rsidRPr="00906929" w:rsidRDefault="00906929" w:rsidP="008A12F7">
      <w:pPr>
        <w:pStyle w:val="NormalBPBHEB"/>
        <w:numPr>
          <w:ilvl w:val="0"/>
          <w:numId w:val="25"/>
        </w:numPr>
      </w:pPr>
      <w:r w:rsidRPr="00906929">
        <w:rPr>
          <w:b/>
          <w:bCs/>
        </w:rPr>
        <w:t xml:space="preserve">Rapid </w:t>
      </w:r>
      <w:r w:rsidR="001667D7" w:rsidRPr="00906929">
        <w:rPr>
          <w:b/>
          <w:bCs/>
        </w:rPr>
        <w:t>prototyping</w:t>
      </w:r>
      <w:r w:rsidRPr="00906929">
        <w:rPr>
          <w:b/>
          <w:bCs/>
        </w:rPr>
        <w:t>:</w:t>
      </w:r>
      <w:r w:rsidRPr="00906929">
        <w:t xml:space="preserve"> </w:t>
      </w:r>
      <w:proofErr w:type="spellStart"/>
      <w:r w:rsidRPr="00906929">
        <w:t>CodeStar</w:t>
      </w:r>
      <w:proofErr w:type="spellEnd"/>
      <w:r w:rsidRPr="00906929">
        <w:t xml:space="preserve"> is beneficial for rapidly prototyping applications, allowing developers to focus on coding while it handles the underlying infrastructure.</w:t>
      </w:r>
    </w:p>
    <w:p w14:paraId="778B209A" w14:textId="23E92815" w:rsidR="00906929" w:rsidRPr="00906929" w:rsidRDefault="00906929" w:rsidP="008A12F7">
      <w:pPr>
        <w:pStyle w:val="NormalBPBHEB"/>
        <w:numPr>
          <w:ilvl w:val="0"/>
          <w:numId w:val="25"/>
        </w:numPr>
      </w:pPr>
      <w:r w:rsidRPr="00906929">
        <w:rPr>
          <w:b/>
          <w:bCs/>
        </w:rPr>
        <w:t>Multi-</w:t>
      </w:r>
      <w:r w:rsidR="001667D7" w:rsidRPr="00906929">
        <w:rPr>
          <w:b/>
          <w:bCs/>
        </w:rPr>
        <w:t>language support</w:t>
      </w:r>
      <w:r w:rsidRPr="00906929">
        <w:rPr>
          <w:b/>
          <w:bCs/>
        </w:rPr>
        <w:t>:</w:t>
      </w:r>
      <w:r w:rsidRPr="00906929">
        <w:t xml:space="preserve"> Ideal for projects involving multiple programming languages, providing a flexible environment for diverse development needs.</w:t>
      </w:r>
    </w:p>
    <w:p w14:paraId="2F6EA769" w14:textId="42B36693" w:rsidR="00906929" w:rsidRPr="00906929" w:rsidRDefault="00906929" w:rsidP="008A12F7">
      <w:pPr>
        <w:pStyle w:val="NormalBPBHEB"/>
        <w:numPr>
          <w:ilvl w:val="0"/>
          <w:numId w:val="25"/>
        </w:numPr>
      </w:pPr>
      <w:r w:rsidRPr="00906929">
        <w:rPr>
          <w:b/>
          <w:bCs/>
        </w:rPr>
        <w:t xml:space="preserve">Serverless </w:t>
      </w:r>
      <w:r w:rsidR="001667D7" w:rsidRPr="00906929">
        <w:rPr>
          <w:b/>
          <w:bCs/>
        </w:rPr>
        <w:t>application development</w:t>
      </w:r>
      <w:r w:rsidRPr="00906929">
        <w:rPr>
          <w:b/>
          <w:bCs/>
        </w:rPr>
        <w:t>:</w:t>
      </w:r>
      <w:r w:rsidRPr="00906929">
        <w:t xml:space="preserve"> Suited for serverless application development, simplifying the process of building and deploying AWS Lambda functions.</w:t>
      </w:r>
    </w:p>
    <w:p w14:paraId="43193D89" w14:textId="02514B3A" w:rsidR="00906929" w:rsidRPr="001F0F2A" w:rsidRDefault="00906929"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1667D7" w:rsidRPr="001F0F2A">
        <w:rPr>
          <w:rFonts w:eastAsiaTheme="majorEastAsia" w:cstheme="majorBidi"/>
          <w:sz w:val="36"/>
          <w:szCs w:val="26"/>
        </w:rPr>
        <w:t xml:space="preserve">practices </w:t>
      </w:r>
      <w:r w:rsidRPr="001F0F2A">
        <w:rPr>
          <w:rFonts w:eastAsiaTheme="majorEastAsia" w:cstheme="majorBidi"/>
          <w:sz w:val="36"/>
          <w:szCs w:val="26"/>
        </w:rPr>
        <w:t xml:space="preserve">for AWS </w:t>
      </w:r>
      <w:proofErr w:type="spellStart"/>
      <w:r w:rsidRPr="001F0F2A">
        <w:rPr>
          <w:rFonts w:eastAsiaTheme="majorEastAsia" w:cstheme="majorBidi"/>
          <w:sz w:val="36"/>
          <w:szCs w:val="26"/>
        </w:rPr>
        <w:t>CodeStar</w:t>
      </w:r>
      <w:proofErr w:type="spellEnd"/>
      <w:r w:rsidRPr="001F0F2A">
        <w:rPr>
          <w:rFonts w:eastAsiaTheme="majorEastAsia" w:cstheme="majorBidi"/>
          <w:sz w:val="36"/>
          <w:szCs w:val="26"/>
        </w:rPr>
        <w:t xml:space="preserve"> </w:t>
      </w:r>
      <w:r w:rsidR="001667D7" w:rsidRPr="001F0F2A">
        <w:rPr>
          <w:rFonts w:eastAsiaTheme="majorEastAsia" w:cstheme="majorBidi"/>
          <w:sz w:val="36"/>
          <w:szCs w:val="26"/>
        </w:rPr>
        <w:t>implementation</w:t>
      </w:r>
    </w:p>
    <w:p w14:paraId="0B758BED" w14:textId="7FD2B08F" w:rsidR="001667D7" w:rsidRPr="00906929" w:rsidRDefault="001667D7" w:rsidP="00555FFB">
      <w:pPr>
        <w:pStyle w:val="NormalBPBHEB"/>
      </w:pPr>
      <w:r>
        <w:t xml:space="preserve">The following are the </w:t>
      </w:r>
      <w:r w:rsidRPr="001667D7">
        <w:t xml:space="preserve">best practices for AWS </w:t>
      </w:r>
      <w:proofErr w:type="spellStart"/>
      <w:r w:rsidRPr="001667D7">
        <w:t>CodeStar</w:t>
      </w:r>
      <w:proofErr w:type="spellEnd"/>
      <w:r w:rsidRPr="001667D7">
        <w:t xml:space="preserve"> implementation</w:t>
      </w:r>
      <w:r>
        <w:t>:</w:t>
      </w:r>
    </w:p>
    <w:p w14:paraId="3A5A9B2B" w14:textId="7F468395" w:rsidR="00906929" w:rsidRPr="00906929" w:rsidRDefault="00906929" w:rsidP="008A12F7">
      <w:pPr>
        <w:pStyle w:val="NormalBPBHEB"/>
        <w:numPr>
          <w:ilvl w:val="0"/>
          <w:numId w:val="26"/>
        </w:numPr>
      </w:pPr>
      <w:r w:rsidRPr="00906929">
        <w:rPr>
          <w:b/>
          <w:bCs/>
        </w:rPr>
        <w:t xml:space="preserve">Customization of </w:t>
      </w:r>
      <w:r w:rsidR="001667D7" w:rsidRPr="00906929">
        <w:rPr>
          <w:b/>
          <w:bCs/>
        </w:rPr>
        <w:t>templates</w:t>
      </w:r>
      <w:r w:rsidRPr="00906929">
        <w:rPr>
          <w:b/>
          <w:bCs/>
        </w:rPr>
        <w:t>:</w:t>
      </w:r>
      <w:r w:rsidRPr="00906929">
        <w:t xml:space="preserve"> Customize project templates to align with specific project requirements and coding standards</w:t>
      </w:r>
      <w:sdt>
        <w:sdtPr>
          <w:id w:val="-722143333"/>
          <w:citation/>
        </w:sdtPr>
        <w:sdtEndPr/>
        <w:sdtContent>
          <w:r w:rsidR="00D95CCB">
            <w:fldChar w:fldCharType="begin"/>
          </w:r>
          <w:r w:rsidR="00D95CCB">
            <w:instrText xml:space="preserve"> CITATION brown2020b \l 1033 </w:instrText>
          </w:r>
          <w:r w:rsidR="00D95CCB">
            <w:fldChar w:fldCharType="separate"/>
          </w:r>
          <w:r w:rsidR="00D34F43">
            <w:rPr>
              <w:noProof/>
            </w:rPr>
            <w:t xml:space="preserve"> </w:t>
          </w:r>
          <w:r w:rsidR="00D34F43" w:rsidRPr="00D34F43">
            <w:rPr>
              <w:noProof/>
            </w:rPr>
            <w:t>[36]</w:t>
          </w:r>
          <w:r w:rsidR="00D95CCB">
            <w:fldChar w:fldCharType="end"/>
          </w:r>
        </w:sdtContent>
      </w:sdt>
      <w:r w:rsidRPr="00906929">
        <w:t>.</w:t>
      </w:r>
    </w:p>
    <w:p w14:paraId="40FF97C3" w14:textId="140E0F5D" w:rsidR="00906929" w:rsidRPr="00906929" w:rsidRDefault="00906929" w:rsidP="008A12F7">
      <w:pPr>
        <w:pStyle w:val="NormalBPBHEB"/>
        <w:numPr>
          <w:ilvl w:val="0"/>
          <w:numId w:val="26"/>
        </w:numPr>
      </w:pPr>
      <w:r w:rsidRPr="00906929">
        <w:rPr>
          <w:b/>
          <w:bCs/>
        </w:rPr>
        <w:t xml:space="preserve">Integration with AWS </w:t>
      </w:r>
      <w:r w:rsidR="001667D7" w:rsidRPr="00906929">
        <w:rPr>
          <w:b/>
          <w:bCs/>
        </w:rPr>
        <w:t>services</w:t>
      </w:r>
      <w:r w:rsidRPr="00906929">
        <w:rPr>
          <w:b/>
          <w:bCs/>
        </w:rPr>
        <w:t>:</w:t>
      </w:r>
      <w:r w:rsidRPr="00906929">
        <w:t xml:space="preserve"> Leverage integrations with other AWS services, such as AWS </w:t>
      </w:r>
      <w:proofErr w:type="spellStart"/>
      <w:r w:rsidRPr="00906929">
        <w:t>CodeCommit</w:t>
      </w:r>
      <w:proofErr w:type="spellEnd"/>
      <w:r w:rsidRPr="00906929">
        <w:t xml:space="preserve"> and AWS </w:t>
      </w:r>
      <w:proofErr w:type="spellStart"/>
      <w:r w:rsidRPr="00906929">
        <w:t>CodeBuild</w:t>
      </w:r>
      <w:proofErr w:type="spellEnd"/>
      <w:r w:rsidRPr="00906929">
        <w:t>, to enhance the CI/CD pipeline</w:t>
      </w:r>
      <w:sdt>
        <w:sdtPr>
          <w:id w:val="-161856609"/>
          <w:citation/>
        </w:sdtPr>
        <w:sdtEndPr/>
        <w:sdtContent>
          <w:r w:rsidR="00D95CCB">
            <w:fldChar w:fldCharType="begin"/>
          </w:r>
          <w:r w:rsidR="00D95CCB">
            <w:instrText xml:space="preserve"> CITATION smith2017a \l 1033 </w:instrText>
          </w:r>
          <w:r w:rsidR="00D95CCB">
            <w:fldChar w:fldCharType="separate"/>
          </w:r>
          <w:r w:rsidR="00D34F43">
            <w:rPr>
              <w:noProof/>
            </w:rPr>
            <w:t xml:space="preserve"> </w:t>
          </w:r>
          <w:r w:rsidR="00D34F43" w:rsidRPr="00D34F43">
            <w:rPr>
              <w:noProof/>
            </w:rPr>
            <w:t>[37]</w:t>
          </w:r>
          <w:r w:rsidR="00D95CCB">
            <w:fldChar w:fldCharType="end"/>
          </w:r>
        </w:sdtContent>
      </w:sdt>
      <w:r w:rsidRPr="00906929">
        <w:t>.</w:t>
      </w:r>
    </w:p>
    <w:p w14:paraId="286DF732" w14:textId="23E296EF" w:rsidR="00906929" w:rsidRPr="00906929" w:rsidRDefault="00906929" w:rsidP="008A12F7">
      <w:pPr>
        <w:pStyle w:val="NormalBPBHEB"/>
        <w:numPr>
          <w:ilvl w:val="0"/>
          <w:numId w:val="26"/>
        </w:numPr>
      </w:pPr>
      <w:r w:rsidRPr="00906929">
        <w:rPr>
          <w:b/>
          <w:bCs/>
        </w:rPr>
        <w:t xml:space="preserve">Regular </w:t>
      </w:r>
      <w:r w:rsidR="001667D7" w:rsidRPr="00906929">
        <w:rPr>
          <w:b/>
          <w:bCs/>
        </w:rPr>
        <w:t>monitoring and optimization</w:t>
      </w:r>
      <w:r w:rsidRPr="00906929">
        <w:rPr>
          <w:b/>
          <w:bCs/>
        </w:rPr>
        <w:t>:</w:t>
      </w:r>
      <w:r w:rsidRPr="00906929">
        <w:t xml:space="preserve"> Monitor project activity and resource usage regularly, optimizing configurations based on project needs and changing requirements</w:t>
      </w:r>
      <w:sdt>
        <w:sdtPr>
          <w:id w:val="1679540997"/>
          <w:citation/>
        </w:sdtPr>
        <w:sdtEndPr/>
        <w:sdtContent>
          <w:r w:rsidR="00D95CCB">
            <w:fldChar w:fldCharType="begin"/>
          </w:r>
          <w:r w:rsidR="00D95CCB">
            <w:instrText xml:space="preserve"> CITATION services2023b \l 1033 </w:instrText>
          </w:r>
          <w:r w:rsidR="00D95CCB">
            <w:fldChar w:fldCharType="separate"/>
          </w:r>
          <w:r w:rsidR="00D34F43">
            <w:rPr>
              <w:noProof/>
            </w:rPr>
            <w:t xml:space="preserve"> </w:t>
          </w:r>
          <w:r w:rsidR="00D34F43" w:rsidRPr="00D34F43">
            <w:rPr>
              <w:noProof/>
            </w:rPr>
            <w:t>[35]</w:t>
          </w:r>
          <w:r w:rsidR="00D95CCB">
            <w:fldChar w:fldCharType="end"/>
          </w:r>
        </w:sdtContent>
      </w:sdt>
      <w:r w:rsidRPr="00906929">
        <w:t>.</w:t>
      </w:r>
    </w:p>
    <w:p w14:paraId="575F3A7F" w14:textId="370B9A5A"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AWS Command Line Interface</w:t>
      </w:r>
    </w:p>
    <w:p w14:paraId="7B53EDD4" w14:textId="77777777" w:rsidR="00CB4782" w:rsidRDefault="00CB4782" w:rsidP="00BD34EE">
      <w:pPr>
        <w:pStyle w:val="NormalBPBHEB"/>
      </w:pPr>
      <w:r w:rsidRPr="00CB4782">
        <w:t xml:space="preserve">The AWS </w:t>
      </w:r>
      <w:r w:rsidRPr="00555FFB">
        <w:rPr>
          <w:b/>
          <w:bCs/>
        </w:rPr>
        <w:t>Command Line Interface (CLI)</w:t>
      </w:r>
      <w:r w:rsidRPr="00CB4782">
        <w:t xml:space="preserve"> is a powerful tool that enables users to interact with various AWS services directly from the command line. This section explores the functionalities, benefits, and best practices associated with the AWS CLI.</w:t>
      </w:r>
    </w:p>
    <w:p w14:paraId="5DD7DA18" w14:textId="42ABCF1B"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BD34EE" w:rsidRPr="001F0F2A">
        <w:rPr>
          <w:rFonts w:eastAsiaTheme="majorEastAsia" w:cstheme="majorBidi"/>
          <w:sz w:val="36"/>
          <w:szCs w:val="26"/>
        </w:rPr>
        <w:t xml:space="preserve">features </w:t>
      </w:r>
    </w:p>
    <w:p w14:paraId="5BC310DF" w14:textId="11703444" w:rsidR="00BD34EE" w:rsidRPr="00CB4782" w:rsidRDefault="00BD34EE" w:rsidP="00555FFB">
      <w:pPr>
        <w:pStyle w:val="NormalBPBHEB"/>
      </w:pPr>
      <w:r>
        <w:t>The following are the key features of AWS CLI</w:t>
      </w:r>
      <w:sdt>
        <w:sdtPr>
          <w:id w:val="-1340770362"/>
          <w:citation/>
        </w:sdtPr>
        <w:sdtEndPr/>
        <w:sdtContent>
          <w:r w:rsidR="00D95CCB">
            <w:fldChar w:fldCharType="begin"/>
          </w:r>
          <w:r w:rsidR="00D95CCB">
            <w:instrText xml:space="preserve"> CITATION unknown2023d \l 1033 </w:instrText>
          </w:r>
          <w:r w:rsidR="00D95CCB">
            <w:fldChar w:fldCharType="separate"/>
          </w:r>
          <w:r w:rsidR="00D34F43">
            <w:rPr>
              <w:noProof/>
            </w:rPr>
            <w:t xml:space="preserve"> </w:t>
          </w:r>
          <w:r w:rsidR="00D34F43" w:rsidRPr="00D34F43">
            <w:rPr>
              <w:noProof/>
            </w:rPr>
            <w:t>[38]</w:t>
          </w:r>
          <w:r w:rsidR="00D95CCB">
            <w:fldChar w:fldCharType="end"/>
          </w:r>
        </w:sdtContent>
      </w:sdt>
      <w:r>
        <w:t>:</w:t>
      </w:r>
    </w:p>
    <w:p w14:paraId="3CD6C321" w14:textId="688686E6" w:rsidR="00CB4782" w:rsidRPr="00CB4782" w:rsidRDefault="00CB4782" w:rsidP="008A12F7">
      <w:pPr>
        <w:pStyle w:val="NormalBPBHEB"/>
        <w:numPr>
          <w:ilvl w:val="0"/>
          <w:numId w:val="29"/>
        </w:numPr>
      </w:pPr>
      <w:r w:rsidRPr="00CB4782">
        <w:rPr>
          <w:b/>
          <w:bCs/>
        </w:rPr>
        <w:t>Cross-</w:t>
      </w:r>
      <w:r w:rsidR="00932090" w:rsidRPr="00CB4782">
        <w:rPr>
          <w:b/>
          <w:bCs/>
        </w:rPr>
        <w:t>service commands</w:t>
      </w:r>
      <w:r w:rsidRPr="00CB4782">
        <w:rPr>
          <w:b/>
          <w:bCs/>
        </w:rPr>
        <w:t>:</w:t>
      </w:r>
      <w:r w:rsidRPr="00CB4782">
        <w:t xml:space="preserve"> The AWS CLI provides a unified interface with commands that span multiple AWS services, offering </w:t>
      </w:r>
      <w:r w:rsidR="00F33529" w:rsidRPr="00CB4782">
        <w:t>consistent</w:t>
      </w:r>
      <w:r w:rsidRPr="00CB4782">
        <w:t xml:space="preserve"> user experience.</w:t>
      </w:r>
    </w:p>
    <w:p w14:paraId="16089EDC" w14:textId="3F856ECD" w:rsidR="00CB4782" w:rsidRPr="00CB4782" w:rsidRDefault="00CB4782" w:rsidP="008A12F7">
      <w:pPr>
        <w:pStyle w:val="NormalBPBHEB"/>
        <w:numPr>
          <w:ilvl w:val="0"/>
          <w:numId w:val="29"/>
        </w:numPr>
      </w:pPr>
      <w:r w:rsidRPr="00CB4782">
        <w:rPr>
          <w:b/>
          <w:bCs/>
        </w:rPr>
        <w:t xml:space="preserve">Scripting and </w:t>
      </w:r>
      <w:r w:rsidR="00932090" w:rsidRPr="00CB4782">
        <w:rPr>
          <w:b/>
          <w:bCs/>
        </w:rPr>
        <w:t>automation</w:t>
      </w:r>
      <w:r w:rsidRPr="00CB4782">
        <w:rPr>
          <w:b/>
          <w:bCs/>
        </w:rPr>
        <w:t>:</w:t>
      </w:r>
      <w:r w:rsidRPr="00CB4782">
        <w:t xml:space="preserve"> Facilitates scripting and automation by allowing users to create scripts that execute AWS CLI commands, enhancing workflow efficiency.</w:t>
      </w:r>
    </w:p>
    <w:p w14:paraId="63C3178A" w14:textId="7CF88D07" w:rsidR="00CB4782" w:rsidRPr="00CB4782" w:rsidRDefault="00CB4782" w:rsidP="008A12F7">
      <w:pPr>
        <w:pStyle w:val="NormalBPBHEB"/>
        <w:numPr>
          <w:ilvl w:val="0"/>
          <w:numId w:val="29"/>
        </w:numPr>
      </w:pPr>
      <w:r w:rsidRPr="00CB4782">
        <w:rPr>
          <w:b/>
          <w:bCs/>
        </w:rPr>
        <w:t xml:space="preserve">Customization and </w:t>
      </w:r>
      <w:r w:rsidR="00932090" w:rsidRPr="00CB4782">
        <w:rPr>
          <w:b/>
          <w:bCs/>
        </w:rPr>
        <w:t>configuration</w:t>
      </w:r>
      <w:r w:rsidRPr="00CB4782">
        <w:rPr>
          <w:b/>
          <w:bCs/>
        </w:rPr>
        <w:t>:</w:t>
      </w:r>
      <w:r w:rsidRPr="00CB4782">
        <w:t xml:space="preserve"> Users can configure the AWS CLI to tailor their interactions, including setting default regions, output formats, and security credentials.</w:t>
      </w:r>
    </w:p>
    <w:p w14:paraId="4E6AFD1F" w14:textId="6C8115DB"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932090" w:rsidRPr="001F0F2A">
        <w:rPr>
          <w:rFonts w:eastAsiaTheme="majorEastAsia" w:cstheme="majorBidi"/>
          <w:sz w:val="36"/>
          <w:szCs w:val="26"/>
        </w:rPr>
        <w:t xml:space="preserve">cases </w:t>
      </w:r>
    </w:p>
    <w:p w14:paraId="4A7CDBE3" w14:textId="2A65A066" w:rsidR="00932090" w:rsidRPr="00CB4782" w:rsidRDefault="00932090" w:rsidP="00555FFB">
      <w:pPr>
        <w:pStyle w:val="NormalBPBHEB"/>
      </w:pPr>
      <w:r>
        <w:t xml:space="preserve">The following are the </w:t>
      </w:r>
      <w:r w:rsidRPr="00932090">
        <w:t>use cases of AWS CLI</w:t>
      </w:r>
    </w:p>
    <w:p w14:paraId="797D6EFE" w14:textId="02F0D102" w:rsidR="00CB4782" w:rsidRPr="00CB4782" w:rsidRDefault="00CB4782" w:rsidP="008A12F7">
      <w:pPr>
        <w:pStyle w:val="NormalBPBHEB"/>
        <w:numPr>
          <w:ilvl w:val="0"/>
          <w:numId w:val="30"/>
        </w:numPr>
      </w:pPr>
      <w:r w:rsidRPr="00CB4782">
        <w:rPr>
          <w:b/>
          <w:bCs/>
        </w:rPr>
        <w:t xml:space="preserve">Batch </w:t>
      </w:r>
      <w:r w:rsidR="00932090" w:rsidRPr="00CB4782">
        <w:rPr>
          <w:b/>
          <w:bCs/>
        </w:rPr>
        <w:t>operations</w:t>
      </w:r>
      <w:r w:rsidRPr="00CB4782">
        <w:rPr>
          <w:b/>
          <w:bCs/>
        </w:rPr>
        <w:t>:</w:t>
      </w:r>
      <w:r w:rsidRPr="00CB4782">
        <w:t xml:space="preserve"> Ideal for executing batch operations, AWS CLI allows users to automate repetitive tasks and manage resources at scale</w:t>
      </w:r>
      <w:sdt>
        <w:sdtPr>
          <w:id w:val="785475955"/>
          <w:citation/>
        </w:sdtPr>
        <w:sdtEndPr/>
        <w:sdtContent>
          <w:r w:rsidR="00D95CCB">
            <w:fldChar w:fldCharType="begin"/>
          </w:r>
          <w:r w:rsidR="00D95CCB">
            <w:instrText xml:space="preserve"> CITATION unknown2023d \l 1033 </w:instrText>
          </w:r>
          <w:r w:rsidR="00D95CCB">
            <w:fldChar w:fldCharType="separate"/>
          </w:r>
          <w:r w:rsidR="00D34F43">
            <w:rPr>
              <w:noProof/>
            </w:rPr>
            <w:t xml:space="preserve"> </w:t>
          </w:r>
          <w:r w:rsidR="00D34F43" w:rsidRPr="00D34F43">
            <w:rPr>
              <w:noProof/>
            </w:rPr>
            <w:t>[38]</w:t>
          </w:r>
          <w:r w:rsidR="00D95CCB">
            <w:fldChar w:fldCharType="end"/>
          </w:r>
        </w:sdtContent>
      </w:sdt>
      <w:r w:rsidRPr="00CB4782">
        <w:t>.</w:t>
      </w:r>
    </w:p>
    <w:p w14:paraId="5C17F338" w14:textId="0E80836D" w:rsidR="00CB4782" w:rsidRPr="00CB4782" w:rsidRDefault="00CB4782" w:rsidP="008A12F7">
      <w:pPr>
        <w:pStyle w:val="NormalBPBHEB"/>
        <w:numPr>
          <w:ilvl w:val="0"/>
          <w:numId w:val="30"/>
        </w:numPr>
      </w:pPr>
      <w:r w:rsidRPr="00CB4782">
        <w:rPr>
          <w:b/>
          <w:bCs/>
        </w:rPr>
        <w:t xml:space="preserve">Integration with </w:t>
      </w:r>
      <w:r w:rsidR="00932090" w:rsidRPr="00CB4782">
        <w:rPr>
          <w:b/>
          <w:bCs/>
        </w:rPr>
        <w:t>scripts</w:t>
      </w:r>
      <w:r w:rsidRPr="00CB4782">
        <w:rPr>
          <w:b/>
          <w:bCs/>
        </w:rPr>
        <w:t>:</w:t>
      </w:r>
      <w:r w:rsidRPr="00CB4782">
        <w:t xml:space="preserve"> Suited for integration into scripts and third-party tools, enabling seamless incorporation of AWS actions into existing workflows</w:t>
      </w:r>
      <w:sdt>
        <w:sdtPr>
          <w:id w:val="552511609"/>
          <w:citation/>
        </w:sdtPr>
        <w:sdtEndPr/>
        <w:sdtContent>
          <w:r w:rsidR="00581D84">
            <w:fldChar w:fldCharType="begin"/>
          </w:r>
          <w:r w:rsidR="00581D84">
            <w:instrText xml:space="preserve"> CITATION smith2018g \l 1033 </w:instrText>
          </w:r>
          <w:r w:rsidR="00581D84">
            <w:fldChar w:fldCharType="separate"/>
          </w:r>
          <w:r w:rsidR="00D34F43">
            <w:rPr>
              <w:noProof/>
            </w:rPr>
            <w:t xml:space="preserve"> </w:t>
          </w:r>
          <w:r w:rsidR="00D34F43" w:rsidRPr="00D34F43">
            <w:rPr>
              <w:noProof/>
            </w:rPr>
            <w:t>[39]</w:t>
          </w:r>
          <w:r w:rsidR="00581D84">
            <w:fldChar w:fldCharType="end"/>
          </w:r>
        </w:sdtContent>
      </w:sdt>
      <w:r w:rsidRPr="00CB4782">
        <w:t>.</w:t>
      </w:r>
    </w:p>
    <w:p w14:paraId="1DDA8962" w14:textId="6ACFBEC0" w:rsidR="00CB4782" w:rsidRPr="00CB4782" w:rsidRDefault="00CB4782" w:rsidP="008A12F7">
      <w:pPr>
        <w:pStyle w:val="NormalBPBHEB"/>
        <w:numPr>
          <w:ilvl w:val="0"/>
          <w:numId w:val="30"/>
        </w:numPr>
      </w:pPr>
      <w:r w:rsidRPr="00CB4782">
        <w:rPr>
          <w:b/>
          <w:bCs/>
        </w:rPr>
        <w:t xml:space="preserve">Quick </w:t>
      </w:r>
      <w:r w:rsidR="00932090" w:rsidRPr="00CB4782">
        <w:rPr>
          <w:b/>
          <w:bCs/>
        </w:rPr>
        <w:t>resource manag</w:t>
      </w:r>
      <w:r w:rsidRPr="00CB4782">
        <w:rPr>
          <w:b/>
          <w:bCs/>
        </w:rPr>
        <w:t>ement:</w:t>
      </w:r>
      <w:r w:rsidRPr="00CB4782">
        <w:t xml:space="preserve"> Users can quickly create, configure, and manage AWS resources without accessing the AWS Management Console, offering a streamlined experience</w:t>
      </w:r>
      <w:sdt>
        <w:sdtPr>
          <w:id w:val="1639461149"/>
          <w:citation/>
        </w:sdtPr>
        <w:sdtEndPr/>
        <w:sdtContent>
          <w:r w:rsidR="00583FD8">
            <w:fldChar w:fldCharType="begin"/>
          </w:r>
          <w:r w:rsidR="00583FD8">
            <w:instrText xml:space="preserve"> CITATION unknown2023d \l 1033 </w:instrText>
          </w:r>
          <w:r w:rsidR="00583FD8">
            <w:fldChar w:fldCharType="separate"/>
          </w:r>
          <w:r w:rsidR="00D34F43">
            <w:rPr>
              <w:noProof/>
            </w:rPr>
            <w:t xml:space="preserve"> </w:t>
          </w:r>
          <w:r w:rsidR="00D34F43" w:rsidRPr="00D34F43">
            <w:rPr>
              <w:noProof/>
            </w:rPr>
            <w:t>[38]</w:t>
          </w:r>
          <w:r w:rsidR="00583FD8">
            <w:fldChar w:fldCharType="end"/>
          </w:r>
        </w:sdtContent>
      </w:sdt>
      <w:r w:rsidRPr="00CB4782">
        <w:t>.</w:t>
      </w:r>
    </w:p>
    <w:p w14:paraId="63D52680" w14:textId="110AA41C"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932090" w:rsidRPr="001F0F2A">
        <w:rPr>
          <w:rFonts w:eastAsiaTheme="majorEastAsia" w:cstheme="majorBidi"/>
          <w:sz w:val="36"/>
          <w:szCs w:val="26"/>
        </w:rPr>
        <w:t xml:space="preserve">practices </w:t>
      </w:r>
      <w:r w:rsidRPr="001F0F2A">
        <w:rPr>
          <w:rFonts w:eastAsiaTheme="majorEastAsia" w:cstheme="majorBidi"/>
          <w:sz w:val="36"/>
          <w:szCs w:val="26"/>
        </w:rPr>
        <w:t>for AWS CLI Usage</w:t>
      </w:r>
    </w:p>
    <w:p w14:paraId="38A224D3" w14:textId="7B305127" w:rsidR="00932090" w:rsidRPr="00CB4782" w:rsidRDefault="00932090" w:rsidP="00555FFB">
      <w:pPr>
        <w:pStyle w:val="NormalBPBHEB"/>
      </w:pPr>
      <w:r>
        <w:t>The following are the best practices for AWS CLI Usage</w:t>
      </w:r>
      <w:sdt>
        <w:sdtPr>
          <w:id w:val="1262033819"/>
          <w:citation/>
        </w:sdtPr>
        <w:sdtEndPr/>
        <w:sdtContent>
          <w:r w:rsidR="00583FD8">
            <w:fldChar w:fldCharType="begin"/>
          </w:r>
          <w:r w:rsidR="00583FD8">
            <w:instrText xml:space="preserve"> CITATION unknown2023d \l 1033 </w:instrText>
          </w:r>
          <w:r w:rsidR="00583FD8">
            <w:fldChar w:fldCharType="separate"/>
          </w:r>
          <w:r w:rsidR="00D34F43">
            <w:rPr>
              <w:noProof/>
            </w:rPr>
            <w:t xml:space="preserve"> </w:t>
          </w:r>
          <w:r w:rsidR="00D34F43" w:rsidRPr="00D34F43">
            <w:rPr>
              <w:noProof/>
            </w:rPr>
            <w:t>[38]</w:t>
          </w:r>
          <w:r w:rsidR="00583FD8">
            <w:fldChar w:fldCharType="end"/>
          </w:r>
        </w:sdtContent>
      </w:sdt>
      <w:r>
        <w:t>:</w:t>
      </w:r>
    </w:p>
    <w:p w14:paraId="0332FBA8" w14:textId="216FBD91" w:rsidR="00CB4782" w:rsidRPr="00CB4782" w:rsidRDefault="00CB4782" w:rsidP="008A12F7">
      <w:pPr>
        <w:pStyle w:val="NormalBPBHEB"/>
        <w:numPr>
          <w:ilvl w:val="0"/>
          <w:numId w:val="31"/>
        </w:numPr>
      </w:pPr>
      <w:r w:rsidRPr="00CB4782">
        <w:rPr>
          <w:b/>
          <w:bCs/>
        </w:rPr>
        <w:t xml:space="preserve">Security </w:t>
      </w:r>
      <w:r w:rsidR="00932090" w:rsidRPr="00CB4782">
        <w:rPr>
          <w:b/>
          <w:bCs/>
        </w:rPr>
        <w:t>best practices</w:t>
      </w:r>
      <w:r w:rsidRPr="00CB4782">
        <w:rPr>
          <w:b/>
          <w:bCs/>
        </w:rPr>
        <w:t>:</w:t>
      </w:r>
      <w:r w:rsidRPr="00CB4782">
        <w:t xml:space="preserve"> Adhere to security best practices by securely managing and storing AWS CLI credentials, utilizing IAM roles, and implementing MFA.</w:t>
      </w:r>
    </w:p>
    <w:p w14:paraId="55ED18DF" w14:textId="56C822C4" w:rsidR="00CB4782" w:rsidRPr="00CB4782" w:rsidRDefault="00CB4782" w:rsidP="008A12F7">
      <w:pPr>
        <w:pStyle w:val="NormalBPBHEB"/>
        <w:numPr>
          <w:ilvl w:val="0"/>
          <w:numId w:val="31"/>
        </w:numPr>
      </w:pPr>
      <w:r w:rsidRPr="00CB4782">
        <w:rPr>
          <w:b/>
          <w:bCs/>
        </w:rPr>
        <w:t>Version Compatibility:</w:t>
      </w:r>
      <w:r w:rsidRPr="00CB4782">
        <w:t xml:space="preserve"> Ensure compatibility by using the latest version of the AWS CLI, staying informed about updates, and checking for any breaking changes in scripts.</w:t>
      </w:r>
    </w:p>
    <w:p w14:paraId="46F1D317" w14:textId="1BAFB643" w:rsidR="00597265" w:rsidRPr="00CB4782" w:rsidRDefault="00CB4782" w:rsidP="00D4222C">
      <w:pPr>
        <w:pStyle w:val="NormalBPBHEB"/>
        <w:numPr>
          <w:ilvl w:val="0"/>
          <w:numId w:val="31"/>
        </w:numPr>
      </w:pPr>
      <w:r w:rsidRPr="00F33529">
        <w:rPr>
          <w:b/>
          <w:bCs/>
        </w:rPr>
        <w:t>Output Formatting:</w:t>
      </w:r>
      <w:r w:rsidRPr="00CB4782">
        <w:t xml:space="preserve"> Optimize output formatting for scripts by selecting appropriate output options, such as JSON or table format, to enhance readability and parsing</w:t>
      </w:r>
      <w:sdt>
        <w:sdtPr>
          <w:id w:val="-81060793"/>
          <w:citation/>
        </w:sdtPr>
        <w:sdtEndPr/>
        <w:sdtContent>
          <w:r w:rsidR="005F3FD7">
            <w:fldChar w:fldCharType="begin"/>
          </w:r>
          <w:r w:rsidR="005F3FD7">
            <w:instrText xml:space="preserve"> CITATION jones2019c \l 1033 </w:instrText>
          </w:r>
          <w:r w:rsidR="005F3FD7">
            <w:fldChar w:fldCharType="separate"/>
          </w:r>
          <w:r w:rsidR="00D34F43">
            <w:rPr>
              <w:noProof/>
            </w:rPr>
            <w:t xml:space="preserve"> </w:t>
          </w:r>
          <w:r w:rsidR="00D34F43" w:rsidRPr="00D34F43">
            <w:rPr>
              <w:noProof/>
            </w:rPr>
            <w:t>[40]</w:t>
          </w:r>
          <w:r w:rsidR="005F3FD7">
            <w:fldChar w:fldCharType="end"/>
          </w:r>
        </w:sdtContent>
      </w:sdt>
      <w:r w:rsidRPr="00CB4782">
        <w:t>.</w:t>
      </w:r>
    </w:p>
    <w:p w14:paraId="0D3211A4" w14:textId="1D74F2FE" w:rsidR="00737068" w:rsidRPr="00737068" w:rsidRDefault="00737068" w:rsidP="00555FFB">
      <w:pPr>
        <w:pStyle w:val="Heading1BPBHEB"/>
      </w:pPr>
      <w:r w:rsidRPr="00737068">
        <w:t>AWS Device Farm</w:t>
      </w:r>
    </w:p>
    <w:p w14:paraId="54DB7600" w14:textId="77777777" w:rsidR="00737068" w:rsidRDefault="00737068" w:rsidP="00597265">
      <w:pPr>
        <w:pStyle w:val="NormalBPBHEB"/>
      </w:pPr>
      <w:r w:rsidRPr="00737068">
        <w:t>AWS Device Farm is a cloud-based mobile app testing service that enables developers to test their applications on a wide range of real devices. This section provides an in-depth exploration of AWS Device Farm, highlighting its features, use cases, and best practices.</w:t>
      </w:r>
    </w:p>
    <w:p w14:paraId="024ACB66" w14:textId="0908915E" w:rsidR="00737068" w:rsidRPr="001F0F2A" w:rsidRDefault="00737068"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Features </w:t>
      </w:r>
    </w:p>
    <w:p w14:paraId="6BF53210" w14:textId="0BF0D092" w:rsidR="00597265" w:rsidRPr="00737068" w:rsidRDefault="00597265" w:rsidP="00555FFB">
      <w:pPr>
        <w:pStyle w:val="NormalBPBHEB"/>
      </w:pPr>
      <w:r>
        <w:t xml:space="preserve">The following are the </w:t>
      </w:r>
      <w:r w:rsidRPr="00737068">
        <w:t>key features of AWS Device Farm</w:t>
      </w:r>
      <w:sdt>
        <w:sdtPr>
          <w:id w:val="-478622371"/>
          <w:citation/>
        </w:sdtPr>
        <w:sdtEndPr/>
        <w:sdtContent>
          <w:r w:rsidR="001E27F8">
            <w:fldChar w:fldCharType="begin"/>
          </w:r>
          <w:r w:rsidR="001E27F8">
            <w:instrText xml:space="preserve"> CITATION unknown2023e \l 1033 </w:instrText>
          </w:r>
          <w:r w:rsidR="001E27F8">
            <w:fldChar w:fldCharType="separate"/>
          </w:r>
          <w:r w:rsidR="00D34F43">
            <w:rPr>
              <w:noProof/>
            </w:rPr>
            <w:t xml:space="preserve"> </w:t>
          </w:r>
          <w:r w:rsidR="00D34F43" w:rsidRPr="00D34F43">
            <w:rPr>
              <w:noProof/>
            </w:rPr>
            <w:t>[41]</w:t>
          </w:r>
          <w:r w:rsidR="001E27F8">
            <w:fldChar w:fldCharType="end"/>
          </w:r>
        </w:sdtContent>
      </w:sdt>
      <w:r>
        <w:t>:</w:t>
      </w:r>
    </w:p>
    <w:p w14:paraId="0A69C307" w14:textId="057A8EE9" w:rsidR="00737068" w:rsidRPr="00737068" w:rsidRDefault="00737068" w:rsidP="008A12F7">
      <w:pPr>
        <w:pStyle w:val="NormalBPBHEB"/>
        <w:numPr>
          <w:ilvl w:val="0"/>
          <w:numId w:val="32"/>
        </w:numPr>
      </w:pPr>
      <w:r w:rsidRPr="00737068">
        <w:rPr>
          <w:b/>
          <w:bCs/>
        </w:rPr>
        <w:t xml:space="preserve">Device </w:t>
      </w:r>
      <w:r w:rsidR="00597265" w:rsidRPr="00737068">
        <w:rPr>
          <w:b/>
          <w:bCs/>
        </w:rPr>
        <w:t>compatibility testing</w:t>
      </w:r>
      <w:r w:rsidRPr="00737068">
        <w:rPr>
          <w:b/>
          <w:bCs/>
        </w:rPr>
        <w:t>:</w:t>
      </w:r>
      <w:r w:rsidRPr="00737068">
        <w:t xml:space="preserve"> AWS Device Farm allows developers to test their mobile apps on a diverse set of real devices to ensure compatibility across various platforms.</w:t>
      </w:r>
    </w:p>
    <w:p w14:paraId="166B9527" w14:textId="05F4BCFE" w:rsidR="00737068" w:rsidRPr="00737068" w:rsidRDefault="00737068" w:rsidP="008A12F7">
      <w:pPr>
        <w:pStyle w:val="NormalBPBHEB"/>
        <w:numPr>
          <w:ilvl w:val="0"/>
          <w:numId w:val="32"/>
        </w:numPr>
      </w:pPr>
      <w:r w:rsidRPr="00737068">
        <w:rPr>
          <w:b/>
          <w:bCs/>
        </w:rPr>
        <w:t xml:space="preserve">Parallel </w:t>
      </w:r>
      <w:r w:rsidR="00597265" w:rsidRPr="00737068">
        <w:rPr>
          <w:b/>
          <w:bCs/>
        </w:rPr>
        <w:t>testing</w:t>
      </w:r>
      <w:r w:rsidRPr="00737068">
        <w:rPr>
          <w:b/>
          <w:bCs/>
        </w:rPr>
        <w:t>:</w:t>
      </w:r>
      <w:r w:rsidRPr="00737068">
        <w:t xml:space="preserve"> Enhances testing efficiency by enabling parallel execution of tests on multiple devices, reducing testing time and accelerating the development lifecycle.</w:t>
      </w:r>
    </w:p>
    <w:p w14:paraId="3845A6B7" w14:textId="1902FE25" w:rsidR="00737068" w:rsidRPr="00737068" w:rsidRDefault="00737068" w:rsidP="008A12F7">
      <w:pPr>
        <w:pStyle w:val="NormalBPBHEB"/>
        <w:numPr>
          <w:ilvl w:val="0"/>
          <w:numId w:val="32"/>
        </w:numPr>
      </w:pPr>
      <w:r w:rsidRPr="00737068">
        <w:rPr>
          <w:b/>
          <w:bCs/>
        </w:rPr>
        <w:t xml:space="preserve">Built-in </w:t>
      </w:r>
      <w:r w:rsidR="00597265" w:rsidRPr="00737068">
        <w:rPr>
          <w:b/>
          <w:bCs/>
        </w:rPr>
        <w:t>test scripts</w:t>
      </w:r>
      <w:r w:rsidRPr="00737068">
        <w:rPr>
          <w:b/>
          <w:bCs/>
        </w:rPr>
        <w:t>:</w:t>
      </w:r>
      <w:r w:rsidRPr="00737068">
        <w:t xml:space="preserve"> Provides built-in test scripts for popular test automation frameworks, simplifying the process of creating and running tests.</w:t>
      </w:r>
    </w:p>
    <w:p w14:paraId="631995DB" w14:textId="194C0AA9" w:rsidR="00737068" w:rsidRPr="001F0F2A" w:rsidRDefault="00737068"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97265" w:rsidRPr="001F0F2A">
        <w:rPr>
          <w:rFonts w:eastAsiaTheme="majorEastAsia" w:cstheme="majorBidi"/>
          <w:sz w:val="36"/>
          <w:szCs w:val="26"/>
        </w:rPr>
        <w:t xml:space="preserve">cases </w:t>
      </w:r>
    </w:p>
    <w:p w14:paraId="0D020737" w14:textId="44B2AB38" w:rsidR="00597265" w:rsidRPr="00737068" w:rsidRDefault="00597265" w:rsidP="00555FFB">
      <w:pPr>
        <w:pStyle w:val="NormalBPBHEB"/>
      </w:pPr>
      <w:r>
        <w:t>The following are the use cases of AWS Device Farm:</w:t>
      </w:r>
    </w:p>
    <w:p w14:paraId="6796CCC5" w14:textId="17BBD16E" w:rsidR="00737068" w:rsidRPr="00737068" w:rsidRDefault="00737068" w:rsidP="008A12F7">
      <w:pPr>
        <w:pStyle w:val="NormalBPBHEB"/>
        <w:numPr>
          <w:ilvl w:val="0"/>
          <w:numId w:val="33"/>
        </w:numPr>
      </w:pPr>
      <w:r w:rsidRPr="00737068">
        <w:rPr>
          <w:b/>
          <w:bCs/>
        </w:rPr>
        <w:t xml:space="preserve">Automated </w:t>
      </w:r>
      <w:r w:rsidR="00597265" w:rsidRPr="00737068">
        <w:rPr>
          <w:b/>
          <w:bCs/>
        </w:rPr>
        <w:t>testing</w:t>
      </w:r>
      <w:r w:rsidRPr="00737068">
        <w:rPr>
          <w:b/>
          <w:bCs/>
        </w:rPr>
        <w:t>:</w:t>
      </w:r>
      <w:r w:rsidRPr="00737068">
        <w:t xml:space="preserve"> Well-suited for automated testing scenarios, AWS Device Farm supports popular test automation frameworks such as Appium, </w:t>
      </w:r>
      <w:proofErr w:type="spellStart"/>
      <w:r w:rsidRPr="00737068">
        <w:t>XCTest</w:t>
      </w:r>
      <w:proofErr w:type="spellEnd"/>
      <w:r w:rsidRPr="00737068">
        <w:t>, and Espresso</w:t>
      </w:r>
      <w:sdt>
        <w:sdtPr>
          <w:id w:val="1524817486"/>
          <w:citation/>
        </w:sdtPr>
        <w:sdtEndPr/>
        <w:sdtContent>
          <w:r w:rsidR="001E27F8">
            <w:fldChar w:fldCharType="begin"/>
          </w:r>
          <w:r w:rsidR="001E27F8">
            <w:instrText xml:space="preserve"> CITATION unknown2023e \l 1033 </w:instrText>
          </w:r>
          <w:r w:rsidR="001E27F8">
            <w:fldChar w:fldCharType="separate"/>
          </w:r>
          <w:r w:rsidR="00D34F43">
            <w:rPr>
              <w:noProof/>
            </w:rPr>
            <w:t xml:space="preserve"> </w:t>
          </w:r>
          <w:r w:rsidR="00D34F43" w:rsidRPr="00D34F43">
            <w:rPr>
              <w:noProof/>
            </w:rPr>
            <w:t>[41]</w:t>
          </w:r>
          <w:r w:rsidR="001E27F8">
            <w:fldChar w:fldCharType="end"/>
          </w:r>
        </w:sdtContent>
      </w:sdt>
      <w:r w:rsidRPr="00737068">
        <w:t>.</w:t>
      </w:r>
    </w:p>
    <w:p w14:paraId="1F3A9615" w14:textId="1B4FF26C" w:rsidR="00737068" w:rsidRPr="00737068" w:rsidRDefault="00737068" w:rsidP="008A12F7">
      <w:pPr>
        <w:pStyle w:val="NormalBPBHEB"/>
        <w:numPr>
          <w:ilvl w:val="0"/>
          <w:numId w:val="33"/>
        </w:numPr>
      </w:pPr>
      <w:r w:rsidRPr="00737068">
        <w:rPr>
          <w:b/>
          <w:bCs/>
        </w:rPr>
        <w:t>Real-</w:t>
      </w:r>
      <w:r w:rsidR="00597265" w:rsidRPr="00737068">
        <w:rPr>
          <w:b/>
          <w:bCs/>
        </w:rPr>
        <w:t>device testing</w:t>
      </w:r>
      <w:r w:rsidRPr="00737068">
        <w:rPr>
          <w:b/>
          <w:bCs/>
        </w:rPr>
        <w:t>:</w:t>
      </w:r>
      <w:r w:rsidRPr="00737068">
        <w:t xml:space="preserve"> Allows developers to perform testing on real devices rather than relying solely on emulators, ensuring accurate simulation of user interactions</w:t>
      </w:r>
      <w:bookmarkStart w:id="31" w:name="_Ref150868953"/>
      <w:sdt>
        <w:sdtPr>
          <w:id w:val="-559401470"/>
          <w:citation/>
        </w:sdtPr>
        <w:sdtEndPr/>
        <w:sdtContent>
          <w:r w:rsidR="00905501">
            <w:fldChar w:fldCharType="begin"/>
          </w:r>
          <w:r w:rsidR="00905501">
            <w:instrText xml:space="preserve"> CITATION jones2017a \l 1033 </w:instrText>
          </w:r>
          <w:r w:rsidR="00905501">
            <w:fldChar w:fldCharType="separate"/>
          </w:r>
          <w:r w:rsidR="00D34F43">
            <w:rPr>
              <w:noProof/>
            </w:rPr>
            <w:t xml:space="preserve"> </w:t>
          </w:r>
          <w:r w:rsidR="00D34F43" w:rsidRPr="00D34F43">
            <w:rPr>
              <w:noProof/>
            </w:rPr>
            <w:t>[42]</w:t>
          </w:r>
          <w:r w:rsidR="00905501">
            <w:fldChar w:fldCharType="end"/>
          </w:r>
        </w:sdtContent>
      </w:sdt>
      <w:bookmarkEnd w:id="31"/>
      <w:r w:rsidRPr="00737068">
        <w:t>.</w:t>
      </w:r>
    </w:p>
    <w:p w14:paraId="259C686A" w14:textId="04FD5CEE" w:rsidR="00737068" w:rsidRPr="00737068" w:rsidRDefault="00737068" w:rsidP="008A12F7">
      <w:pPr>
        <w:pStyle w:val="NormalBPBHEB"/>
        <w:numPr>
          <w:ilvl w:val="0"/>
          <w:numId w:val="33"/>
        </w:numPr>
      </w:pPr>
      <w:r w:rsidRPr="00737068">
        <w:rPr>
          <w:b/>
          <w:bCs/>
        </w:rPr>
        <w:t xml:space="preserve">Performance </w:t>
      </w:r>
      <w:r w:rsidR="00597265" w:rsidRPr="00737068">
        <w:rPr>
          <w:b/>
          <w:bCs/>
        </w:rPr>
        <w:t>testing</w:t>
      </w:r>
      <w:r w:rsidRPr="00737068">
        <w:rPr>
          <w:b/>
          <w:bCs/>
        </w:rPr>
        <w:t>:</w:t>
      </w:r>
      <w:r w:rsidRPr="00737068">
        <w:t xml:space="preserve"> Ideal for performance testing, developers can assess app behavior under various conditions, such as different network strengths and device specifications</w:t>
      </w:r>
      <w:sdt>
        <w:sdtPr>
          <w:id w:val="-1076812089"/>
          <w:citation/>
        </w:sdtPr>
        <w:sdtEndPr/>
        <w:sdtContent>
          <w:r w:rsidR="001E27F8">
            <w:fldChar w:fldCharType="begin"/>
          </w:r>
          <w:r w:rsidR="001E27F8">
            <w:instrText xml:space="preserve"> CITATION unknown2023e \l 1033 </w:instrText>
          </w:r>
          <w:r w:rsidR="001E27F8">
            <w:fldChar w:fldCharType="separate"/>
          </w:r>
          <w:r w:rsidR="00D34F43">
            <w:rPr>
              <w:noProof/>
            </w:rPr>
            <w:t xml:space="preserve"> </w:t>
          </w:r>
          <w:r w:rsidR="00D34F43" w:rsidRPr="00D34F43">
            <w:rPr>
              <w:noProof/>
            </w:rPr>
            <w:t>[41]</w:t>
          </w:r>
          <w:r w:rsidR="001E27F8">
            <w:fldChar w:fldCharType="end"/>
          </w:r>
        </w:sdtContent>
      </w:sdt>
      <w:r w:rsidRPr="00737068">
        <w:t>.</w:t>
      </w:r>
    </w:p>
    <w:p w14:paraId="7C5E7A9A" w14:textId="03C289B2" w:rsidR="00737068" w:rsidRPr="001F0F2A" w:rsidRDefault="00737068"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597265" w:rsidRPr="001F0F2A">
        <w:rPr>
          <w:rFonts w:eastAsiaTheme="majorEastAsia" w:cstheme="majorBidi"/>
          <w:sz w:val="36"/>
          <w:szCs w:val="26"/>
        </w:rPr>
        <w:t xml:space="preserve">practices </w:t>
      </w:r>
      <w:r w:rsidRPr="001F0F2A">
        <w:rPr>
          <w:rFonts w:eastAsiaTheme="majorEastAsia" w:cstheme="majorBidi"/>
          <w:sz w:val="36"/>
          <w:szCs w:val="26"/>
        </w:rPr>
        <w:t>for AWS Device Farm Usage</w:t>
      </w:r>
    </w:p>
    <w:p w14:paraId="0DD16570" w14:textId="3843D777" w:rsidR="00597265" w:rsidRPr="00737068" w:rsidRDefault="00597265" w:rsidP="00555FFB">
      <w:pPr>
        <w:pStyle w:val="NormalBPBHEB"/>
      </w:pPr>
      <w:r>
        <w:t>The following are the best practices for AWS Device Farm Usage:</w:t>
      </w:r>
    </w:p>
    <w:p w14:paraId="4F926CD1" w14:textId="559F463C" w:rsidR="00737068" w:rsidRPr="00737068" w:rsidRDefault="00737068" w:rsidP="008A12F7">
      <w:pPr>
        <w:pStyle w:val="NormalBPBHEB"/>
        <w:numPr>
          <w:ilvl w:val="0"/>
          <w:numId w:val="34"/>
        </w:numPr>
      </w:pPr>
      <w:r w:rsidRPr="00737068">
        <w:rPr>
          <w:b/>
          <w:bCs/>
        </w:rPr>
        <w:t xml:space="preserve">Test on </w:t>
      </w:r>
      <w:r w:rsidR="00597265" w:rsidRPr="00737068">
        <w:rPr>
          <w:b/>
          <w:bCs/>
        </w:rPr>
        <w:t>real dev</w:t>
      </w:r>
      <w:r w:rsidRPr="00737068">
        <w:rPr>
          <w:b/>
          <w:bCs/>
        </w:rPr>
        <w:t>ices:</w:t>
      </w:r>
      <w:r w:rsidRPr="00737068">
        <w:t xml:space="preserve"> Prioritize testing on real devices to uncover issues that may not be apparent in emulator-based testing</w:t>
      </w:r>
      <w:sdt>
        <w:sdtPr>
          <w:id w:val="-233699689"/>
          <w:citation/>
        </w:sdtPr>
        <w:sdtEndPr/>
        <w:sdtContent>
          <w:r w:rsidR="00905501">
            <w:fldChar w:fldCharType="begin"/>
          </w:r>
          <w:r w:rsidR="00905501">
            <w:instrText xml:space="preserve"> CITATION jones2017a \l 1033 </w:instrText>
          </w:r>
          <w:r w:rsidR="00905501">
            <w:fldChar w:fldCharType="separate"/>
          </w:r>
          <w:r w:rsidR="00D34F43">
            <w:rPr>
              <w:noProof/>
            </w:rPr>
            <w:t xml:space="preserve"> </w:t>
          </w:r>
          <w:r w:rsidR="00D34F43" w:rsidRPr="00D34F43">
            <w:rPr>
              <w:noProof/>
            </w:rPr>
            <w:t>[42]</w:t>
          </w:r>
          <w:r w:rsidR="00905501">
            <w:fldChar w:fldCharType="end"/>
          </w:r>
        </w:sdtContent>
      </w:sdt>
      <w:r w:rsidRPr="00737068">
        <w:t>.</w:t>
      </w:r>
    </w:p>
    <w:p w14:paraId="3F6565F8" w14:textId="0BB0F084" w:rsidR="00737068" w:rsidRPr="00737068" w:rsidRDefault="00737068" w:rsidP="008A12F7">
      <w:pPr>
        <w:pStyle w:val="NormalBPBHEB"/>
        <w:numPr>
          <w:ilvl w:val="0"/>
          <w:numId w:val="34"/>
        </w:numPr>
      </w:pPr>
      <w:r w:rsidRPr="00737068">
        <w:rPr>
          <w:b/>
          <w:bCs/>
        </w:rPr>
        <w:t xml:space="preserve">Parallel </w:t>
      </w:r>
      <w:r w:rsidR="00597265" w:rsidRPr="00737068">
        <w:rPr>
          <w:b/>
          <w:bCs/>
        </w:rPr>
        <w:t>execution planning</w:t>
      </w:r>
      <w:r w:rsidRPr="00737068">
        <w:rPr>
          <w:b/>
          <w:bCs/>
        </w:rPr>
        <w:t>:</w:t>
      </w:r>
      <w:r w:rsidRPr="00737068">
        <w:t xml:space="preserve"> Efficiently plan parallel test executions to maximize testing throughput and minimize overall testing time</w:t>
      </w:r>
      <w:sdt>
        <w:sdtPr>
          <w:id w:val="1089273387"/>
          <w:citation/>
        </w:sdtPr>
        <w:sdtEndPr/>
        <w:sdtContent>
          <w:r w:rsidR="00905501">
            <w:fldChar w:fldCharType="begin"/>
          </w:r>
          <w:r w:rsidR="00905501">
            <w:instrText xml:space="preserve"> CITATION unknown2023e \l 1033 </w:instrText>
          </w:r>
          <w:r w:rsidR="00905501">
            <w:fldChar w:fldCharType="separate"/>
          </w:r>
          <w:r w:rsidR="00D34F43">
            <w:rPr>
              <w:noProof/>
            </w:rPr>
            <w:t xml:space="preserve"> </w:t>
          </w:r>
          <w:r w:rsidR="00D34F43" w:rsidRPr="00D34F43">
            <w:rPr>
              <w:noProof/>
            </w:rPr>
            <w:t>[41]</w:t>
          </w:r>
          <w:r w:rsidR="00905501">
            <w:fldChar w:fldCharType="end"/>
          </w:r>
        </w:sdtContent>
      </w:sdt>
      <w:r w:rsidR="008369FB">
        <w:t>.</w:t>
      </w:r>
    </w:p>
    <w:p w14:paraId="276C5EE8" w14:textId="27E943F3" w:rsidR="00597265" w:rsidRPr="00737068" w:rsidRDefault="00737068" w:rsidP="00D4222C">
      <w:pPr>
        <w:pStyle w:val="NormalBPBHEB"/>
        <w:numPr>
          <w:ilvl w:val="0"/>
          <w:numId w:val="34"/>
        </w:numPr>
      </w:pPr>
      <w:r w:rsidRPr="005B4894">
        <w:rPr>
          <w:b/>
          <w:bCs/>
        </w:rPr>
        <w:t xml:space="preserve">Regular </w:t>
      </w:r>
      <w:r w:rsidR="00597265" w:rsidRPr="005B4894">
        <w:rPr>
          <w:b/>
          <w:bCs/>
        </w:rPr>
        <w:t>test updates</w:t>
      </w:r>
      <w:r w:rsidRPr="005B4894">
        <w:rPr>
          <w:b/>
          <w:bCs/>
        </w:rPr>
        <w:t>:</w:t>
      </w:r>
      <w:r w:rsidRPr="00737068">
        <w:t xml:space="preserve"> Keep test scripts updated to align with the latest features and capabilities of AWS Device Farm, ensuring optimal testing performance</w:t>
      </w:r>
      <w:sdt>
        <w:sdtPr>
          <w:id w:val="149644757"/>
          <w:citation/>
        </w:sdtPr>
        <w:sdtEndPr/>
        <w:sdtContent>
          <w:r w:rsidR="004D5416">
            <w:fldChar w:fldCharType="begin"/>
          </w:r>
          <w:r w:rsidR="004D5416">
            <w:instrText xml:space="preserve"> CITATION jones2018a \l 1033 </w:instrText>
          </w:r>
          <w:r w:rsidR="004D5416">
            <w:fldChar w:fldCharType="separate"/>
          </w:r>
          <w:r w:rsidR="00D34F43">
            <w:rPr>
              <w:noProof/>
            </w:rPr>
            <w:t xml:space="preserve"> </w:t>
          </w:r>
          <w:r w:rsidR="00D34F43" w:rsidRPr="00D34F43">
            <w:rPr>
              <w:noProof/>
            </w:rPr>
            <w:t>[43]</w:t>
          </w:r>
          <w:r w:rsidR="004D5416">
            <w:fldChar w:fldCharType="end"/>
          </w:r>
        </w:sdtContent>
      </w:sdt>
      <w:r w:rsidRPr="00737068">
        <w:t>.</w:t>
      </w:r>
    </w:p>
    <w:p w14:paraId="6E62E214" w14:textId="090C3A7B" w:rsidR="00A66E30" w:rsidRPr="00A66E30" w:rsidRDefault="00A66E30" w:rsidP="00555FFB">
      <w:pPr>
        <w:pStyle w:val="Heading1BPBHEB"/>
      </w:pPr>
      <w:r w:rsidRPr="00A66E30">
        <w:t>AWS Fault Injection Simulator</w:t>
      </w:r>
    </w:p>
    <w:p w14:paraId="62880DED" w14:textId="77777777" w:rsidR="00A66E30" w:rsidRDefault="00A66E30" w:rsidP="00597265">
      <w:pPr>
        <w:pStyle w:val="NormalBPBHEB"/>
      </w:pPr>
      <w:r w:rsidRPr="00A66E30">
        <w:t>AWS Fault Injection Simulator is a service designed to help developers and operators evaluate the resilience of their applications by injecting faults and observing system behavior under different failure scenarios. This section delves into the key aspects of AWS Fault Injection Simulator, including its features, benefits, and practical applications.</w:t>
      </w:r>
    </w:p>
    <w:p w14:paraId="188B3642" w14:textId="353A2F1B" w:rsidR="00A66E30" w:rsidRPr="001F0F2A" w:rsidRDefault="00A66E3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97265" w:rsidRPr="001F0F2A">
        <w:rPr>
          <w:rFonts w:eastAsiaTheme="majorEastAsia" w:cstheme="majorBidi"/>
          <w:sz w:val="36"/>
          <w:szCs w:val="26"/>
        </w:rPr>
        <w:t>features</w:t>
      </w:r>
      <w:r w:rsidRPr="001F0F2A">
        <w:rPr>
          <w:rFonts w:eastAsiaTheme="majorEastAsia" w:cstheme="majorBidi"/>
          <w:sz w:val="36"/>
          <w:szCs w:val="26"/>
        </w:rPr>
        <w:t xml:space="preserve"> </w:t>
      </w:r>
    </w:p>
    <w:p w14:paraId="6C108777" w14:textId="7F8AAB5D" w:rsidR="00597265" w:rsidRPr="00A66E30" w:rsidRDefault="00597265" w:rsidP="00555FFB">
      <w:pPr>
        <w:pStyle w:val="NormalBPBHEB"/>
      </w:pPr>
      <w:r>
        <w:t xml:space="preserve">The following are the </w:t>
      </w:r>
      <w:r w:rsidRPr="00597265">
        <w:t>key features of AWS Fault Injection Simulator</w:t>
      </w:r>
      <w:sdt>
        <w:sdtPr>
          <w:id w:val="-1343999899"/>
          <w:citation/>
        </w:sdtPr>
        <w:sdtEndPr/>
        <w:sdtContent>
          <w:r w:rsidR="004D5416">
            <w:fldChar w:fldCharType="begin"/>
          </w:r>
          <w:r w:rsidR="004D5416">
            <w:instrText xml:space="preserve"> CITATION unknown2023f \l 1033 </w:instrText>
          </w:r>
          <w:r w:rsidR="004D5416">
            <w:fldChar w:fldCharType="separate"/>
          </w:r>
          <w:r w:rsidR="00D34F43">
            <w:rPr>
              <w:noProof/>
            </w:rPr>
            <w:t xml:space="preserve"> </w:t>
          </w:r>
          <w:r w:rsidR="00D34F43" w:rsidRPr="00D34F43">
            <w:rPr>
              <w:noProof/>
            </w:rPr>
            <w:t>[44]</w:t>
          </w:r>
          <w:r w:rsidR="004D5416">
            <w:fldChar w:fldCharType="end"/>
          </w:r>
        </w:sdtContent>
      </w:sdt>
      <w:r>
        <w:t>:</w:t>
      </w:r>
    </w:p>
    <w:p w14:paraId="2FAD50CD" w14:textId="00353129" w:rsidR="00A66E30" w:rsidRPr="00A66E30" w:rsidRDefault="00A66E30" w:rsidP="008A12F7">
      <w:pPr>
        <w:pStyle w:val="NormalBPBHEB"/>
        <w:numPr>
          <w:ilvl w:val="0"/>
          <w:numId w:val="35"/>
        </w:numPr>
      </w:pPr>
      <w:r w:rsidRPr="00A66E30">
        <w:rPr>
          <w:b/>
          <w:bCs/>
        </w:rPr>
        <w:t xml:space="preserve">Fault </w:t>
      </w:r>
      <w:r w:rsidR="00597265" w:rsidRPr="00A66E30">
        <w:rPr>
          <w:b/>
          <w:bCs/>
        </w:rPr>
        <w:t>injection scenarios</w:t>
      </w:r>
      <w:r w:rsidRPr="00A66E30">
        <w:rPr>
          <w:b/>
          <w:bCs/>
        </w:rPr>
        <w:t>:</w:t>
      </w:r>
      <w:r w:rsidRPr="00A66E30">
        <w:t xml:space="preserve"> AWS Fault Injection Simulator enables users to create and run fault injection scenarios, simulating various failure conditions such as latency, errors, and timeouts.</w:t>
      </w:r>
    </w:p>
    <w:p w14:paraId="2701A59C" w14:textId="00D93E01" w:rsidR="00A66E30" w:rsidRPr="00A66E30" w:rsidRDefault="00A66E30" w:rsidP="008A12F7">
      <w:pPr>
        <w:pStyle w:val="NormalBPBHEB"/>
        <w:numPr>
          <w:ilvl w:val="0"/>
          <w:numId w:val="35"/>
        </w:numPr>
      </w:pPr>
      <w:r w:rsidRPr="00A66E30">
        <w:rPr>
          <w:b/>
          <w:bCs/>
        </w:rPr>
        <w:t xml:space="preserve">Observability </w:t>
      </w:r>
      <w:r w:rsidR="00597265" w:rsidRPr="00A66E30">
        <w:rPr>
          <w:b/>
          <w:bCs/>
        </w:rPr>
        <w:t>integration</w:t>
      </w:r>
      <w:r w:rsidRPr="00A66E30">
        <w:rPr>
          <w:b/>
          <w:bCs/>
        </w:rPr>
        <w:t>:</w:t>
      </w:r>
      <w:r w:rsidRPr="00A66E30">
        <w:t xml:space="preserve"> Integrates seamlessly with AWS observability tools, allowing users to monitor and analyze the impact of injected faults on system performance.</w:t>
      </w:r>
    </w:p>
    <w:p w14:paraId="5719A771" w14:textId="292C5B7F" w:rsidR="008D3E3B" w:rsidRPr="00FD6EF0" w:rsidRDefault="00A66E30" w:rsidP="008A12F7">
      <w:pPr>
        <w:pStyle w:val="NormalBPBHEB"/>
        <w:numPr>
          <w:ilvl w:val="0"/>
          <w:numId w:val="35"/>
        </w:numPr>
        <w:rPr>
          <w:b/>
          <w:bCs/>
        </w:rPr>
      </w:pPr>
      <w:r w:rsidRPr="00A66E30">
        <w:rPr>
          <w:b/>
          <w:bCs/>
        </w:rPr>
        <w:t xml:space="preserve">Automation </w:t>
      </w:r>
      <w:r w:rsidR="00597265" w:rsidRPr="00A66E30">
        <w:rPr>
          <w:b/>
          <w:bCs/>
        </w:rPr>
        <w:t>capabilities</w:t>
      </w:r>
      <w:r w:rsidRPr="00A66E30">
        <w:rPr>
          <w:b/>
          <w:bCs/>
        </w:rPr>
        <w:t xml:space="preserve">: </w:t>
      </w:r>
      <w:r w:rsidRPr="00A66E30">
        <w:t>Provides automation features for scheduling fault injection experiments, making it easy to conduct regular resilience testing</w:t>
      </w:r>
      <w:r w:rsidR="00FD6EF0" w:rsidRPr="00A66E30">
        <w:t>.</w:t>
      </w:r>
    </w:p>
    <w:p w14:paraId="48BC40E0" w14:textId="00D2AA22" w:rsidR="00A66E30" w:rsidRPr="001F0F2A" w:rsidRDefault="00A66E3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Benefits of </w:t>
      </w:r>
      <w:r w:rsidR="00597265" w:rsidRPr="001F0F2A">
        <w:rPr>
          <w:rFonts w:eastAsiaTheme="majorEastAsia" w:cstheme="majorBidi"/>
          <w:sz w:val="36"/>
          <w:szCs w:val="26"/>
        </w:rPr>
        <w:t xml:space="preserve">using </w:t>
      </w:r>
      <w:r w:rsidRPr="001F0F2A">
        <w:rPr>
          <w:rFonts w:eastAsiaTheme="majorEastAsia" w:cstheme="majorBidi"/>
          <w:sz w:val="36"/>
          <w:szCs w:val="26"/>
        </w:rPr>
        <w:t>AWS Fault Injection Simulator</w:t>
      </w:r>
    </w:p>
    <w:p w14:paraId="18A07AB6" w14:textId="538E9599" w:rsidR="00597265" w:rsidRPr="00A66E30" w:rsidRDefault="00597265" w:rsidP="00555FFB">
      <w:pPr>
        <w:pStyle w:val="NormalBPBHEB"/>
      </w:pPr>
      <w:r>
        <w:t xml:space="preserve">The following are the </w:t>
      </w:r>
      <w:r w:rsidRPr="00A66E30">
        <w:t>benefits of using AWS Fault Injection Simulator</w:t>
      </w:r>
      <w:r>
        <w:t>:</w:t>
      </w:r>
    </w:p>
    <w:p w14:paraId="7911B015" w14:textId="7803D9BB" w:rsidR="00A66E30" w:rsidRPr="00A66E30" w:rsidRDefault="00A66E30" w:rsidP="008A12F7">
      <w:pPr>
        <w:pStyle w:val="NormalBPBHEB"/>
        <w:numPr>
          <w:ilvl w:val="0"/>
          <w:numId w:val="36"/>
        </w:numPr>
      </w:pPr>
      <w:r w:rsidRPr="00A66E30">
        <w:rPr>
          <w:b/>
          <w:bCs/>
        </w:rPr>
        <w:t xml:space="preserve">Resilience </w:t>
      </w:r>
      <w:r w:rsidR="00597265" w:rsidRPr="00A66E30">
        <w:rPr>
          <w:b/>
          <w:bCs/>
        </w:rPr>
        <w:t>validation</w:t>
      </w:r>
      <w:r w:rsidRPr="00A66E30">
        <w:rPr>
          <w:b/>
          <w:bCs/>
        </w:rPr>
        <w:t>:</w:t>
      </w:r>
      <w:r w:rsidRPr="00A66E30">
        <w:t xml:space="preserve"> Allows developers to proactively validate the resilience of their applications, identifying and addressing potential weaknesses before they impact users</w:t>
      </w:r>
      <w:bookmarkStart w:id="32" w:name="_Ref150869851"/>
      <w:sdt>
        <w:sdtPr>
          <w:id w:val="-1375377562"/>
          <w:citation/>
        </w:sdtPr>
        <w:sdtEndPr/>
        <w:sdtContent>
          <w:r w:rsidR="000E7FBD">
            <w:fldChar w:fldCharType="begin"/>
          </w:r>
          <w:r w:rsidR="000E7FBD">
            <w:instrText xml:space="preserve"> CITATION smith2019a \l 1033 </w:instrText>
          </w:r>
          <w:r w:rsidR="000E7FBD">
            <w:fldChar w:fldCharType="separate"/>
          </w:r>
          <w:r w:rsidR="00D34F43">
            <w:rPr>
              <w:noProof/>
            </w:rPr>
            <w:t xml:space="preserve"> </w:t>
          </w:r>
          <w:r w:rsidR="00D34F43" w:rsidRPr="00D34F43">
            <w:rPr>
              <w:noProof/>
            </w:rPr>
            <w:t>[45]</w:t>
          </w:r>
          <w:r w:rsidR="000E7FBD">
            <w:fldChar w:fldCharType="end"/>
          </w:r>
        </w:sdtContent>
      </w:sdt>
      <w:bookmarkEnd w:id="32"/>
      <w:r w:rsidRPr="00A66E30">
        <w:t>.</w:t>
      </w:r>
    </w:p>
    <w:p w14:paraId="369D063F" w14:textId="10101ACC" w:rsidR="00A66E30" w:rsidRPr="00A66E30" w:rsidRDefault="00A66E30" w:rsidP="008A12F7">
      <w:pPr>
        <w:pStyle w:val="NormalBPBHEB"/>
        <w:numPr>
          <w:ilvl w:val="0"/>
          <w:numId w:val="36"/>
        </w:numPr>
      </w:pPr>
      <w:r w:rsidRPr="00A66E30">
        <w:rPr>
          <w:b/>
          <w:bCs/>
        </w:rPr>
        <w:t>Cost-</w:t>
      </w:r>
      <w:r w:rsidR="00597265" w:rsidRPr="00A66E30">
        <w:rPr>
          <w:b/>
          <w:bCs/>
        </w:rPr>
        <w:t>effective testing</w:t>
      </w:r>
      <w:r w:rsidRPr="00A66E30">
        <w:rPr>
          <w:b/>
          <w:bCs/>
        </w:rPr>
        <w:t>:</w:t>
      </w:r>
      <w:r w:rsidRPr="00A66E30">
        <w:t xml:space="preserve"> Provides a cost-effective way to perform resilience testing without the need for complex infrastructure setup, helping organizations save on testing resources</w:t>
      </w:r>
      <w:sdt>
        <w:sdtPr>
          <w:id w:val="512116952"/>
          <w:citation/>
        </w:sdtPr>
        <w:sdtEndPr/>
        <w:sdtContent>
          <w:r w:rsidR="00CD4143">
            <w:fldChar w:fldCharType="begin"/>
          </w:r>
          <w:r w:rsidR="00CD4143">
            <w:instrText xml:space="preserve"> CITATION unknown2023f \l 1033 </w:instrText>
          </w:r>
          <w:r w:rsidR="00CD4143">
            <w:fldChar w:fldCharType="separate"/>
          </w:r>
          <w:r w:rsidR="00D34F43">
            <w:rPr>
              <w:noProof/>
            </w:rPr>
            <w:t xml:space="preserve"> </w:t>
          </w:r>
          <w:r w:rsidR="00D34F43" w:rsidRPr="00D34F43">
            <w:rPr>
              <w:noProof/>
            </w:rPr>
            <w:t>[44]</w:t>
          </w:r>
          <w:r w:rsidR="00CD4143">
            <w:fldChar w:fldCharType="end"/>
          </w:r>
        </w:sdtContent>
      </w:sdt>
      <w:r w:rsidRPr="00A66E30">
        <w:t>.</w:t>
      </w:r>
    </w:p>
    <w:p w14:paraId="41057907" w14:textId="25000F79" w:rsidR="00A66E30" w:rsidRPr="00A66E30" w:rsidRDefault="00A66E30" w:rsidP="008A12F7">
      <w:pPr>
        <w:pStyle w:val="NormalBPBHEB"/>
        <w:numPr>
          <w:ilvl w:val="0"/>
          <w:numId w:val="36"/>
        </w:numPr>
      </w:pPr>
      <w:r w:rsidRPr="00A66E30">
        <w:rPr>
          <w:b/>
          <w:bCs/>
        </w:rPr>
        <w:t xml:space="preserve">Realistic </w:t>
      </w:r>
      <w:r w:rsidR="00597265" w:rsidRPr="00A66E30">
        <w:rPr>
          <w:b/>
          <w:bCs/>
        </w:rPr>
        <w:t>failure simulations</w:t>
      </w:r>
      <w:r w:rsidRPr="00A66E30">
        <w:rPr>
          <w:b/>
          <w:bCs/>
        </w:rPr>
        <w:t>:</w:t>
      </w:r>
      <w:r w:rsidRPr="00A66E30">
        <w:t xml:space="preserve"> Enables the creation of realistic failure scenarios, enhancing the accuracy of resilience testing and ensuring preparedness for unexpected events</w:t>
      </w:r>
      <w:sdt>
        <w:sdtPr>
          <w:id w:val="379599137"/>
          <w:citation/>
        </w:sdtPr>
        <w:sdtEndPr/>
        <w:sdtContent>
          <w:r w:rsidR="00EE3B10">
            <w:fldChar w:fldCharType="begin"/>
          </w:r>
          <w:r w:rsidR="00EE3B10">
            <w:instrText xml:space="preserve"> CITATION smith2019a \l 1033 </w:instrText>
          </w:r>
          <w:r w:rsidR="00EE3B10">
            <w:fldChar w:fldCharType="separate"/>
          </w:r>
          <w:r w:rsidR="00D34F43">
            <w:rPr>
              <w:noProof/>
            </w:rPr>
            <w:t xml:space="preserve"> </w:t>
          </w:r>
          <w:r w:rsidR="00D34F43" w:rsidRPr="00D34F43">
            <w:rPr>
              <w:noProof/>
            </w:rPr>
            <w:t>[45]</w:t>
          </w:r>
          <w:r w:rsidR="00EE3B10">
            <w:fldChar w:fldCharType="end"/>
          </w:r>
        </w:sdtContent>
      </w:sdt>
      <w:r w:rsidRPr="00A66E30">
        <w:t>.</w:t>
      </w:r>
    </w:p>
    <w:p w14:paraId="0A00C8BA" w14:textId="040E8F4E" w:rsidR="00A66E30" w:rsidRPr="00DE035E" w:rsidRDefault="00A66E30" w:rsidP="00DE035E">
      <w:pPr>
        <w:keepNext/>
        <w:keepLines/>
        <w:spacing w:before="40" w:after="0"/>
        <w:outlineLvl w:val="1"/>
        <w:rPr>
          <w:rFonts w:eastAsiaTheme="majorEastAsia" w:cstheme="majorBidi"/>
          <w:sz w:val="32"/>
          <w:szCs w:val="24"/>
        </w:rPr>
      </w:pPr>
      <w:r w:rsidRPr="00DE035E">
        <w:rPr>
          <w:rFonts w:eastAsiaTheme="majorEastAsia" w:cstheme="majorBidi"/>
          <w:sz w:val="32"/>
          <w:szCs w:val="24"/>
        </w:rPr>
        <w:t xml:space="preserve">Practical </w:t>
      </w:r>
      <w:r w:rsidR="009F2610" w:rsidRPr="00DE035E">
        <w:rPr>
          <w:rFonts w:eastAsiaTheme="majorEastAsia" w:cstheme="majorBidi"/>
          <w:sz w:val="32"/>
          <w:szCs w:val="24"/>
        </w:rPr>
        <w:t>applications</w:t>
      </w:r>
    </w:p>
    <w:p w14:paraId="40AE3D4F" w14:textId="6E5DC0C4" w:rsidR="009F2610" w:rsidRPr="00A66E30" w:rsidRDefault="009F2610" w:rsidP="00555FFB">
      <w:pPr>
        <w:pStyle w:val="NormalBPBHEB"/>
      </w:pPr>
      <w:r>
        <w:t>The following are some practical applications:</w:t>
      </w:r>
    </w:p>
    <w:p w14:paraId="5B215079" w14:textId="0B1284DC" w:rsidR="00A66E30" w:rsidRPr="00A66E30" w:rsidRDefault="00A66E30" w:rsidP="008A12F7">
      <w:pPr>
        <w:pStyle w:val="NormalBPBHEB"/>
        <w:numPr>
          <w:ilvl w:val="0"/>
          <w:numId w:val="37"/>
        </w:numPr>
      </w:pPr>
      <w:r w:rsidRPr="00A66E30">
        <w:rPr>
          <w:b/>
          <w:bCs/>
        </w:rPr>
        <w:t xml:space="preserve">Chaos </w:t>
      </w:r>
      <w:r w:rsidR="009F2610" w:rsidRPr="00A66E30">
        <w:rPr>
          <w:b/>
          <w:bCs/>
        </w:rPr>
        <w:t>engineering</w:t>
      </w:r>
      <w:r w:rsidRPr="00A66E30">
        <w:rPr>
          <w:b/>
          <w:bCs/>
        </w:rPr>
        <w:t>:</w:t>
      </w:r>
      <w:r w:rsidRPr="00A66E30">
        <w:t xml:space="preserve"> Supports the principles of chaos engineering by allowing controlled injection of faults, helping organizations understand how their systems behave under adverse conditions</w:t>
      </w:r>
      <w:sdt>
        <w:sdtPr>
          <w:id w:val="-669718498"/>
          <w:citation/>
        </w:sdtPr>
        <w:sdtEndPr/>
        <w:sdtContent>
          <w:r w:rsidR="00F062B4">
            <w:fldChar w:fldCharType="begin"/>
          </w:r>
          <w:r w:rsidR="00F062B4">
            <w:instrText xml:space="preserve"> CITATION unknown2023f \l 1033 </w:instrText>
          </w:r>
          <w:r w:rsidR="00F062B4">
            <w:fldChar w:fldCharType="separate"/>
          </w:r>
          <w:r w:rsidR="00D34F43">
            <w:rPr>
              <w:noProof/>
            </w:rPr>
            <w:t xml:space="preserve"> </w:t>
          </w:r>
          <w:r w:rsidR="00D34F43" w:rsidRPr="00D34F43">
            <w:rPr>
              <w:noProof/>
            </w:rPr>
            <w:t>[44]</w:t>
          </w:r>
          <w:r w:rsidR="00F062B4">
            <w:fldChar w:fldCharType="end"/>
          </w:r>
        </w:sdtContent>
      </w:sdt>
      <w:r w:rsidRPr="00A66E30">
        <w:t>.</w:t>
      </w:r>
    </w:p>
    <w:p w14:paraId="2819280C" w14:textId="7B5975B0" w:rsidR="00A66E30" w:rsidRPr="00A66E30" w:rsidRDefault="00A66E30" w:rsidP="008A12F7">
      <w:pPr>
        <w:pStyle w:val="NormalBPBHEB"/>
        <w:numPr>
          <w:ilvl w:val="0"/>
          <w:numId w:val="37"/>
        </w:numPr>
      </w:pPr>
      <w:r w:rsidRPr="00A66E30">
        <w:rPr>
          <w:b/>
          <w:bCs/>
        </w:rPr>
        <w:t xml:space="preserve">Continuous </w:t>
      </w:r>
      <w:r w:rsidR="009F2610" w:rsidRPr="00A66E30">
        <w:rPr>
          <w:b/>
          <w:bCs/>
        </w:rPr>
        <w:t>resilience t</w:t>
      </w:r>
      <w:r w:rsidRPr="00A66E30">
        <w:rPr>
          <w:b/>
          <w:bCs/>
        </w:rPr>
        <w:t>esting:</w:t>
      </w:r>
      <w:r w:rsidRPr="00A66E30">
        <w:t xml:space="preserve"> Facilitates the incorporation of continuous resilience testing into the development and deployment pipelines, ensuring ongoing evaluation of application robustness</w:t>
      </w:r>
      <w:sdt>
        <w:sdtPr>
          <w:id w:val="-640264562"/>
          <w:citation/>
        </w:sdtPr>
        <w:sdtEndPr/>
        <w:sdtContent>
          <w:r w:rsidR="0065085A">
            <w:fldChar w:fldCharType="begin"/>
          </w:r>
          <w:r w:rsidR="0065085A">
            <w:instrText xml:space="preserve"> CITATION smith2019a \l 1033 </w:instrText>
          </w:r>
          <w:r w:rsidR="0065085A">
            <w:fldChar w:fldCharType="separate"/>
          </w:r>
          <w:r w:rsidR="00D34F43">
            <w:rPr>
              <w:noProof/>
            </w:rPr>
            <w:t xml:space="preserve"> </w:t>
          </w:r>
          <w:r w:rsidR="00D34F43" w:rsidRPr="00D34F43">
            <w:rPr>
              <w:noProof/>
            </w:rPr>
            <w:t>[45]</w:t>
          </w:r>
          <w:r w:rsidR="0065085A">
            <w:fldChar w:fldCharType="end"/>
          </w:r>
        </w:sdtContent>
      </w:sdt>
      <w:r w:rsidRPr="00A66E30">
        <w:t>.</w:t>
      </w:r>
    </w:p>
    <w:p w14:paraId="68221206" w14:textId="6155BBCB" w:rsidR="00A66E30" w:rsidRPr="00DE035E" w:rsidRDefault="00A66E30" w:rsidP="00DE035E">
      <w:pPr>
        <w:keepNext/>
        <w:keepLines/>
        <w:spacing w:before="40" w:after="0"/>
        <w:outlineLvl w:val="1"/>
        <w:rPr>
          <w:rFonts w:eastAsiaTheme="majorEastAsia" w:cstheme="majorBidi"/>
          <w:sz w:val="32"/>
          <w:szCs w:val="24"/>
        </w:rPr>
      </w:pPr>
      <w:r w:rsidRPr="00DE035E">
        <w:rPr>
          <w:rFonts w:eastAsiaTheme="majorEastAsia" w:cstheme="majorBidi"/>
          <w:sz w:val="32"/>
          <w:szCs w:val="24"/>
        </w:rPr>
        <w:t xml:space="preserve">Best </w:t>
      </w:r>
      <w:r w:rsidR="009F2610" w:rsidRPr="00DE035E">
        <w:rPr>
          <w:rFonts w:eastAsiaTheme="majorEastAsia" w:cstheme="majorBidi"/>
          <w:sz w:val="32"/>
          <w:szCs w:val="24"/>
        </w:rPr>
        <w:t xml:space="preserve">practices </w:t>
      </w:r>
      <w:r w:rsidRPr="00DE035E">
        <w:rPr>
          <w:rFonts w:eastAsiaTheme="majorEastAsia" w:cstheme="majorBidi"/>
          <w:sz w:val="32"/>
          <w:szCs w:val="24"/>
        </w:rPr>
        <w:t>for AWS Fault Injection Simulator</w:t>
      </w:r>
    </w:p>
    <w:p w14:paraId="14C075B0" w14:textId="3DD0D15A" w:rsidR="009F2610" w:rsidRPr="00A66E30" w:rsidRDefault="009F2610" w:rsidP="00555FFB">
      <w:pPr>
        <w:pStyle w:val="NormalBPBHEB"/>
      </w:pPr>
      <w:r>
        <w:t xml:space="preserve">The following are the </w:t>
      </w:r>
      <w:r w:rsidRPr="009F2610">
        <w:t>best practices for AWS Fault Injection Simulator</w:t>
      </w:r>
      <w:r>
        <w:t>:</w:t>
      </w:r>
    </w:p>
    <w:p w14:paraId="7E1A5CD2" w14:textId="2E0B5740" w:rsidR="00A66E30" w:rsidRPr="00A66E30" w:rsidRDefault="00A66E30" w:rsidP="008A12F7">
      <w:pPr>
        <w:pStyle w:val="NormalBPBHEB"/>
        <w:numPr>
          <w:ilvl w:val="0"/>
          <w:numId w:val="38"/>
        </w:numPr>
      </w:pPr>
      <w:r w:rsidRPr="00A66E30">
        <w:rPr>
          <w:b/>
          <w:bCs/>
        </w:rPr>
        <w:t xml:space="preserve">Start with </w:t>
      </w:r>
      <w:r w:rsidR="009F2610" w:rsidRPr="00A66E30">
        <w:rPr>
          <w:b/>
          <w:bCs/>
        </w:rPr>
        <w:t>low-impact scenarios</w:t>
      </w:r>
      <w:r w:rsidRPr="00A66E30">
        <w:rPr>
          <w:b/>
          <w:bCs/>
        </w:rPr>
        <w:t>:</w:t>
      </w:r>
      <w:r w:rsidRPr="00A66E30">
        <w:t xml:space="preserve"> Begin by injecting faults with low impact to understand the initial response of the system before progressing to more severe scenarios</w:t>
      </w:r>
      <w:sdt>
        <w:sdtPr>
          <w:id w:val="1671375022"/>
          <w:citation/>
        </w:sdtPr>
        <w:sdtEndPr/>
        <w:sdtContent>
          <w:r w:rsidR="00234BAA">
            <w:fldChar w:fldCharType="begin"/>
          </w:r>
          <w:r w:rsidR="00234BAA">
            <w:instrText xml:space="preserve"> CITATION jones2020b \l 1033 </w:instrText>
          </w:r>
          <w:r w:rsidR="00234BAA">
            <w:fldChar w:fldCharType="separate"/>
          </w:r>
          <w:r w:rsidR="00D34F43">
            <w:rPr>
              <w:noProof/>
            </w:rPr>
            <w:t xml:space="preserve"> </w:t>
          </w:r>
          <w:r w:rsidR="00D34F43" w:rsidRPr="00D34F43">
            <w:rPr>
              <w:noProof/>
            </w:rPr>
            <w:t>[46]</w:t>
          </w:r>
          <w:r w:rsidR="00234BAA">
            <w:fldChar w:fldCharType="end"/>
          </w:r>
        </w:sdtContent>
      </w:sdt>
      <w:r w:rsidRPr="00A66E30">
        <w:t>.</w:t>
      </w:r>
    </w:p>
    <w:p w14:paraId="2ADE7F3F" w14:textId="27DE3989" w:rsidR="009F2610" w:rsidRPr="00A66E30" w:rsidRDefault="00A66E30" w:rsidP="00600D5E">
      <w:pPr>
        <w:pStyle w:val="NormalBPBHEB"/>
        <w:numPr>
          <w:ilvl w:val="0"/>
          <w:numId w:val="38"/>
        </w:numPr>
      </w:pPr>
      <w:r w:rsidRPr="005D5EFC">
        <w:rPr>
          <w:b/>
          <w:bCs/>
        </w:rPr>
        <w:t xml:space="preserve">Regularly </w:t>
      </w:r>
      <w:r w:rsidR="009F2610" w:rsidRPr="005D5EFC">
        <w:rPr>
          <w:b/>
          <w:bCs/>
        </w:rPr>
        <w:t>review results</w:t>
      </w:r>
      <w:r w:rsidRPr="005D5EFC">
        <w:rPr>
          <w:b/>
          <w:bCs/>
        </w:rPr>
        <w:t>:</w:t>
      </w:r>
      <w:r w:rsidRPr="00A66E30">
        <w:t xml:space="preserve"> Regularly review and analyze the results of fault injection experiments to identify patterns and potential areas for improvement</w:t>
      </w:r>
      <w:sdt>
        <w:sdtPr>
          <w:id w:val="-1695684155"/>
          <w:citation/>
        </w:sdtPr>
        <w:sdtEndPr/>
        <w:sdtContent>
          <w:r w:rsidR="005012CF">
            <w:fldChar w:fldCharType="begin"/>
          </w:r>
          <w:r w:rsidR="005012CF">
            <w:instrText xml:space="preserve"> CITATION unknown2023f \l 1033 </w:instrText>
          </w:r>
          <w:r w:rsidR="005012CF">
            <w:fldChar w:fldCharType="separate"/>
          </w:r>
          <w:r w:rsidR="00D34F43">
            <w:rPr>
              <w:noProof/>
            </w:rPr>
            <w:t xml:space="preserve"> </w:t>
          </w:r>
          <w:r w:rsidR="00D34F43" w:rsidRPr="00D34F43">
            <w:rPr>
              <w:noProof/>
            </w:rPr>
            <w:t>[44]</w:t>
          </w:r>
          <w:r w:rsidR="005012CF">
            <w:fldChar w:fldCharType="end"/>
          </w:r>
        </w:sdtContent>
      </w:sdt>
      <w:r w:rsidRPr="00A66E30">
        <w:t>.</w:t>
      </w:r>
    </w:p>
    <w:p w14:paraId="26EC6DA6" w14:textId="0CD6EF57" w:rsidR="00A66E30" w:rsidRPr="00A66E30" w:rsidRDefault="00A66E30" w:rsidP="002D42CA">
      <w:pPr>
        <w:keepNext/>
        <w:keepLines/>
        <w:spacing w:before="400" w:after="0" w:line="276" w:lineRule="auto"/>
        <w:outlineLvl w:val="0"/>
        <w:rPr>
          <w:rFonts w:eastAsia="Palatino Linotype" w:cs="Palatino Linotype"/>
          <w:b/>
          <w:color w:val="auto"/>
          <w:sz w:val="40"/>
          <w:szCs w:val="40"/>
        </w:rPr>
      </w:pPr>
      <w:r w:rsidRPr="00A66E30">
        <w:rPr>
          <w:rFonts w:eastAsia="Palatino Linotype" w:cs="Palatino Linotype"/>
          <w:b/>
          <w:color w:val="auto"/>
          <w:sz w:val="40"/>
          <w:szCs w:val="40"/>
        </w:rPr>
        <w:t>AWS T</w:t>
      </w:r>
      <w:commentRangeStart w:id="33"/>
      <w:commentRangeStart w:id="34"/>
      <w:r w:rsidRPr="00A66E30">
        <w:rPr>
          <w:rFonts w:eastAsia="Palatino Linotype" w:cs="Palatino Linotype"/>
          <w:b/>
          <w:color w:val="auto"/>
          <w:sz w:val="40"/>
          <w:szCs w:val="40"/>
        </w:rPr>
        <w:t xml:space="preserve">ools </w:t>
      </w:r>
      <w:commentRangeEnd w:id="33"/>
      <w:r w:rsidR="009F2610">
        <w:rPr>
          <w:rStyle w:val="CommentReference"/>
        </w:rPr>
        <w:commentReference w:id="33"/>
      </w:r>
      <w:commentRangeEnd w:id="34"/>
      <w:r w:rsidR="002D15DF">
        <w:rPr>
          <w:rStyle w:val="CommentReference"/>
        </w:rPr>
        <w:commentReference w:id="34"/>
      </w:r>
      <w:r w:rsidRPr="00A66E30">
        <w:rPr>
          <w:rFonts w:eastAsia="Palatino Linotype" w:cs="Palatino Linotype"/>
          <w:b/>
          <w:color w:val="auto"/>
          <w:sz w:val="40"/>
          <w:szCs w:val="40"/>
        </w:rPr>
        <w:t>and S</w:t>
      </w:r>
      <w:r w:rsidR="009F2610">
        <w:rPr>
          <w:rFonts w:eastAsia="Palatino Linotype" w:cs="Palatino Linotype"/>
          <w:b/>
          <w:color w:val="auto"/>
          <w:sz w:val="40"/>
          <w:szCs w:val="40"/>
        </w:rPr>
        <w:t>oftware Development Kits</w:t>
      </w:r>
    </w:p>
    <w:p w14:paraId="57373698" w14:textId="77777777" w:rsidR="00A66E30" w:rsidRDefault="00A66E30" w:rsidP="009F2610">
      <w:pPr>
        <w:pStyle w:val="NormalBPBHEB"/>
      </w:pPr>
      <w:r w:rsidRPr="00A66E30">
        <w:t xml:space="preserve">AWS provides a comprehensive set of tools and </w:t>
      </w:r>
      <w:r w:rsidRPr="00555FFB">
        <w:rPr>
          <w:b/>
          <w:bCs/>
        </w:rPr>
        <w:t>Software Development Kits (SDKs)</w:t>
      </w:r>
      <w:r w:rsidRPr="00A66E30">
        <w:t xml:space="preserve"> that empower developers to build, deploy, and manage applications on the AWS Cloud. This section explores the key features, benefits, and practical applications of AWS Tools and SDKs, emphasizing their role in streamlining the development process and fostering DevOps practices.</w:t>
      </w:r>
    </w:p>
    <w:p w14:paraId="7C365562" w14:textId="643733B8" w:rsidR="00A66E30" w:rsidRPr="00DE035E" w:rsidRDefault="00A66E30" w:rsidP="00DE035E">
      <w:pPr>
        <w:keepNext/>
        <w:keepLines/>
        <w:spacing w:before="40" w:after="0"/>
        <w:outlineLvl w:val="1"/>
        <w:rPr>
          <w:rFonts w:eastAsiaTheme="majorEastAsia" w:cstheme="majorBidi"/>
          <w:sz w:val="32"/>
          <w:szCs w:val="24"/>
        </w:rPr>
      </w:pPr>
      <w:r w:rsidRPr="00DE035E">
        <w:rPr>
          <w:rFonts w:eastAsiaTheme="majorEastAsia" w:cstheme="majorBidi"/>
          <w:sz w:val="32"/>
          <w:szCs w:val="24"/>
        </w:rPr>
        <w:t xml:space="preserve">Key </w:t>
      </w:r>
      <w:r w:rsidR="009F2610" w:rsidRPr="00DE035E">
        <w:rPr>
          <w:rFonts w:eastAsiaTheme="majorEastAsia" w:cstheme="majorBidi"/>
          <w:sz w:val="32"/>
          <w:szCs w:val="24"/>
        </w:rPr>
        <w:t>features</w:t>
      </w:r>
    </w:p>
    <w:p w14:paraId="5435FF83" w14:textId="0B5A552B" w:rsidR="009F2610" w:rsidRPr="00A66E30" w:rsidRDefault="009F2610" w:rsidP="00555FFB">
      <w:pPr>
        <w:pStyle w:val="NormalBPBHEB"/>
      </w:pPr>
      <w:r>
        <w:t>The following are the key features of AWS Tools and SDKs:</w:t>
      </w:r>
    </w:p>
    <w:p w14:paraId="4B768D95" w14:textId="73F4B51D" w:rsidR="00A66E30" w:rsidRPr="00A66E30" w:rsidRDefault="00A66E30" w:rsidP="008A12F7">
      <w:pPr>
        <w:pStyle w:val="NormalBPBHEB"/>
        <w:numPr>
          <w:ilvl w:val="0"/>
          <w:numId w:val="39"/>
        </w:numPr>
      </w:pPr>
      <w:r w:rsidRPr="00A66E30">
        <w:rPr>
          <w:b/>
          <w:bCs/>
        </w:rPr>
        <w:t>Multi-</w:t>
      </w:r>
      <w:r w:rsidR="009F2610" w:rsidRPr="00A66E30">
        <w:rPr>
          <w:b/>
          <w:bCs/>
        </w:rPr>
        <w:t>language support</w:t>
      </w:r>
      <w:r w:rsidRPr="00A66E30">
        <w:rPr>
          <w:b/>
          <w:bCs/>
        </w:rPr>
        <w:t>:</w:t>
      </w:r>
      <w:r w:rsidRPr="00A66E30">
        <w:t xml:space="preserve"> AWS Tools and SDKs offer support for multiple programming languages, allowing developers to choose the language they are most comfortable with</w:t>
      </w:r>
      <w:bookmarkStart w:id="35" w:name="_Ref150870021"/>
      <w:sdt>
        <w:sdtPr>
          <w:id w:val="1675147870"/>
          <w:citation/>
        </w:sdtPr>
        <w:sdtEndPr/>
        <w:sdtContent>
          <w:r w:rsidR="00F15F17">
            <w:fldChar w:fldCharType="begin"/>
          </w:r>
          <w:r w:rsidR="00F15F17">
            <w:instrText xml:space="preserve"> CITATION smith2018h \l 1033 </w:instrText>
          </w:r>
          <w:r w:rsidR="00F15F17">
            <w:fldChar w:fldCharType="separate"/>
          </w:r>
          <w:r w:rsidR="00D34F43">
            <w:rPr>
              <w:noProof/>
            </w:rPr>
            <w:t xml:space="preserve"> </w:t>
          </w:r>
          <w:r w:rsidR="00D34F43" w:rsidRPr="00D34F43">
            <w:rPr>
              <w:noProof/>
            </w:rPr>
            <w:t>[47]</w:t>
          </w:r>
          <w:r w:rsidR="00F15F17">
            <w:fldChar w:fldCharType="end"/>
          </w:r>
        </w:sdtContent>
      </w:sdt>
      <w:bookmarkEnd w:id="35"/>
      <w:r w:rsidRPr="00A66E30">
        <w:t>.</w:t>
      </w:r>
    </w:p>
    <w:p w14:paraId="1E226612" w14:textId="21A998B5" w:rsidR="00A66E30" w:rsidRPr="00A66E30" w:rsidRDefault="00A66E30" w:rsidP="008A12F7">
      <w:pPr>
        <w:pStyle w:val="NormalBPBHEB"/>
        <w:numPr>
          <w:ilvl w:val="0"/>
          <w:numId w:val="39"/>
        </w:numPr>
      </w:pPr>
      <w:r w:rsidRPr="00A66E30">
        <w:rPr>
          <w:b/>
          <w:bCs/>
        </w:rPr>
        <w:t xml:space="preserve">Comprehensive </w:t>
      </w:r>
      <w:r w:rsidR="009F2610" w:rsidRPr="00A66E30">
        <w:rPr>
          <w:b/>
          <w:bCs/>
        </w:rPr>
        <w:t>service coverage</w:t>
      </w:r>
      <w:r w:rsidRPr="00A66E30">
        <w:rPr>
          <w:b/>
          <w:bCs/>
        </w:rPr>
        <w:t>:</w:t>
      </w:r>
      <w:r w:rsidRPr="00A66E30">
        <w:t xml:space="preserve"> Encompass a wide range of AWS services, providing developers with libraries and utilities for interacting with various cloud resources</w:t>
      </w:r>
      <w:sdt>
        <w:sdtPr>
          <w:id w:val="1884445638"/>
          <w:citation/>
        </w:sdtPr>
        <w:sdtEndPr/>
        <w:sdtContent>
          <w:r w:rsidR="006C6832">
            <w:fldChar w:fldCharType="begin"/>
          </w:r>
          <w:r w:rsidR="006C6832">
            <w:instrText xml:space="preserve"> CITATION unknown2023g \l 1033 </w:instrText>
          </w:r>
          <w:r w:rsidR="006C6832">
            <w:fldChar w:fldCharType="separate"/>
          </w:r>
          <w:r w:rsidR="00D34F43">
            <w:rPr>
              <w:noProof/>
            </w:rPr>
            <w:t xml:space="preserve"> </w:t>
          </w:r>
          <w:r w:rsidR="00D34F43" w:rsidRPr="00D34F43">
            <w:rPr>
              <w:noProof/>
            </w:rPr>
            <w:t>[48]</w:t>
          </w:r>
          <w:r w:rsidR="006C6832">
            <w:fldChar w:fldCharType="end"/>
          </w:r>
        </w:sdtContent>
      </w:sdt>
      <w:r w:rsidRPr="00A66E30">
        <w:t>.</w:t>
      </w:r>
    </w:p>
    <w:p w14:paraId="28B28B52" w14:textId="59618AA9" w:rsidR="00A66E30" w:rsidRPr="00A66E30" w:rsidRDefault="00A66E30" w:rsidP="008A12F7">
      <w:pPr>
        <w:pStyle w:val="NormalBPBHEB"/>
        <w:numPr>
          <w:ilvl w:val="0"/>
          <w:numId w:val="39"/>
        </w:numPr>
      </w:pPr>
      <w:r w:rsidRPr="00A66E30">
        <w:rPr>
          <w:b/>
          <w:bCs/>
        </w:rPr>
        <w:t xml:space="preserve">Integration with </w:t>
      </w:r>
      <w:r w:rsidR="009F2610" w:rsidRPr="00A66E30">
        <w:rPr>
          <w:b/>
          <w:bCs/>
        </w:rPr>
        <w:t xml:space="preserve">popular </w:t>
      </w:r>
      <w:r w:rsidRPr="00A66E30">
        <w:rPr>
          <w:b/>
          <w:bCs/>
        </w:rPr>
        <w:t>IDEs:</w:t>
      </w:r>
      <w:r w:rsidRPr="00A66E30">
        <w:t xml:space="preserve"> Integrates seamlessly with popular IDEs such as Visual Studio Code, Eclipse, and IntelliJ IDEA, enhancing the development experience.</w:t>
      </w:r>
    </w:p>
    <w:p w14:paraId="649786E7" w14:textId="5EB37509"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Benefits of </w:t>
      </w:r>
      <w:r w:rsidR="009F2610" w:rsidRPr="00523422">
        <w:rPr>
          <w:rFonts w:eastAsiaTheme="majorEastAsia" w:cstheme="majorBidi"/>
          <w:sz w:val="36"/>
          <w:szCs w:val="26"/>
        </w:rPr>
        <w:t xml:space="preserve">using </w:t>
      </w:r>
      <w:r w:rsidRPr="00523422">
        <w:rPr>
          <w:rFonts w:eastAsiaTheme="majorEastAsia" w:cstheme="majorBidi"/>
          <w:sz w:val="36"/>
          <w:szCs w:val="26"/>
        </w:rPr>
        <w:t>AWS Tools and SDKs</w:t>
      </w:r>
    </w:p>
    <w:p w14:paraId="71BC1F3F" w14:textId="5E3BF771" w:rsidR="009F2610" w:rsidRPr="00A66E30" w:rsidRDefault="009F2610" w:rsidP="00555FFB">
      <w:pPr>
        <w:pStyle w:val="NormalBPBHEB"/>
      </w:pPr>
      <w:r>
        <w:t xml:space="preserve">The following are the </w:t>
      </w:r>
      <w:r w:rsidRPr="009F2610">
        <w:t>benefits of using AWS Tools and SDKs</w:t>
      </w:r>
    </w:p>
    <w:p w14:paraId="241F3C03" w14:textId="2CF00EED" w:rsidR="00A66E30" w:rsidRPr="00A66E30" w:rsidRDefault="00A66E30" w:rsidP="008A12F7">
      <w:pPr>
        <w:pStyle w:val="NormalBPBHEB"/>
        <w:numPr>
          <w:ilvl w:val="0"/>
          <w:numId w:val="40"/>
        </w:numPr>
      </w:pPr>
      <w:r w:rsidRPr="00A66E30">
        <w:rPr>
          <w:b/>
          <w:bCs/>
        </w:rPr>
        <w:t xml:space="preserve">Efficiency and </w:t>
      </w:r>
      <w:r w:rsidR="006F260A" w:rsidRPr="00A66E30">
        <w:rPr>
          <w:b/>
          <w:bCs/>
        </w:rPr>
        <w:t>productivity</w:t>
      </w:r>
      <w:r w:rsidRPr="00A66E30">
        <w:rPr>
          <w:b/>
          <w:bCs/>
        </w:rPr>
        <w:t>:</w:t>
      </w:r>
      <w:r w:rsidRPr="00A66E30">
        <w:t xml:space="preserve"> Streamlines the development process by providing pre-built functions and abstractions, reducing the time and effort required to interact with AWS services</w:t>
      </w:r>
      <w:bookmarkStart w:id="36" w:name="_Ref150870189"/>
      <w:sdt>
        <w:sdtPr>
          <w:id w:val="2045481601"/>
          <w:citation/>
        </w:sdtPr>
        <w:sdtEndPr/>
        <w:sdtContent>
          <w:r w:rsidR="00864951">
            <w:fldChar w:fldCharType="begin"/>
          </w:r>
          <w:r w:rsidR="00864951">
            <w:instrText xml:space="preserve"> CITATION unknown2023g \l 1033 </w:instrText>
          </w:r>
          <w:r w:rsidR="00864951">
            <w:fldChar w:fldCharType="separate"/>
          </w:r>
          <w:r w:rsidR="00D34F43">
            <w:rPr>
              <w:noProof/>
            </w:rPr>
            <w:t xml:space="preserve"> </w:t>
          </w:r>
          <w:r w:rsidR="00D34F43" w:rsidRPr="00D34F43">
            <w:rPr>
              <w:noProof/>
            </w:rPr>
            <w:t>[48]</w:t>
          </w:r>
          <w:r w:rsidR="00864951">
            <w:fldChar w:fldCharType="end"/>
          </w:r>
        </w:sdtContent>
      </w:sdt>
      <w:bookmarkEnd w:id="36"/>
      <w:r w:rsidRPr="00A66E30">
        <w:t>.</w:t>
      </w:r>
    </w:p>
    <w:p w14:paraId="5D4E0EBD" w14:textId="50679B31" w:rsidR="00A66E30" w:rsidRPr="00A66E30" w:rsidRDefault="00A66E30" w:rsidP="008A12F7">
      <w:pPr>
        <w:pStyle w:val="NormalBPBHEB"/>
        <w:numPr>
          <w:ilvl w:val="0"/>
          <w:numId w:val="40"/>
        </w:numPr>
      </w:pPr>
      <w:r w:rsidRPr="00A66E30">
        <w:rPr>
          <w:b/>
          <w:bCs/>
        </w:rPr>
        <w:t xml:space="preserve">Consistent </w:t>
      </w:r>
      <w:r w:rsidR="006F260A" w:rsidRPr="00A66E30">
        <w:rPr>
          <w:b/>
          <w:bCs/>
        </w:rPr>
        <w:t>development e</w:t>
      </w:r>
      <w:r w:rsidRPr="00A66E30">
        <w:rPr>
          <w:b/>
          <w:bCs/>
        </w:rPr>
        <w:t>xperience:</w:t>
      </w:r>
      <w:r w:rsidRPr="00A66E30">
        <w:t xml:space="preserve"> Ensures a consistent experience across different programming languages, making it easier for development teams working with diverse technology stacks</w:t>
      </w:r>
      <w:sdt>
        <w:sdtPr>
          <w:id w:val="1519590929"/>
          <w:citation/>
        </w:sdtPr>
        <w:sdtEndPr/>
        <w:sdtContent>
          <w:r w:rsidR="00142F3E">
            <w:fldChar w:fldCharType="begin"/>
          </w:r>
          <w:r w:rsidR="00142F3E">
            <w:instrText xml:space="preserve"> CITATION unknown2023g \l 1033 </w:instrText>
          </w:r>
          <w:r w:rsidR="00142F3E">
            <w:fldChar w:fldCharType="separate"/>
          </w:r>
          <w:r w:rsidR="00D34F43">
            <w:rPr>
              <w:noProof/>
            </w:rPr>
            <w:t xml:space="preserve"> </w:t>
          </w:r>
          <w:r w:rsidR="00D34F43" w:rsidRPr="00D34F43">
            <w:rPr>
              <w:noProof/>
            </w:rPr>
            <w:t>[48]</w:t>
          </w:r>
          <w:r w:rsidR="00142F3E">
            <w:fldChar w:fldCharType="end"/>
          </w:r>
        </w:sdtContent>
      </w:sdt>
      <w:r w:rsidRPr="00A66E30">
        <w:t>.</w:t>
      </w:r>
    </w:p>
    <w:p w14:paraId="169845B9" w14:textId="41B002F8" w:rsidR="00A66E30" w:rsidRDefault="00A66E30" w:rsidP="008A12F7">
      <w:pPr>
        <w:pStyle w:val="NormalBPBHEB"/>
        <w:numPr>
          <w:ilvl w:val="0"/>
          <w:numId w:val="40"/>
        </w:numPr>
      </w:pPr>
      <w:r w:rsidRPr="00A66E30">
        <w:rPr>
          <w:b/>
          <w:bCs/>
        </w:rPr>
        <w:t xml:space="preserve">Version </w:t>
      </w:r>
      <w:r w:rsidR="006F260A" w:rsidRPr="00A66E30">
        <w:rPr>
          <w:b/>
          <w:bCs/>
        </w:rPr>
        <w:t>compatibility</w:t>
      </w:r>
      <w:r w:rsidRPr="00A66E30">
        <w:rPr>
          <w:b/>
          <w:bCs/>
        </w:rPr>
        <w:t>:</w:t>
      </w:r>
      <w:r w:rsidRPr="00A66E30">
        <w:t xml:space="preserve"> Maintains version compatibility with AWS services, allowing developers to leverage the latest features and </w:t>
      </w:r>
      <w:commentRangeStart w:id="37"/>
      <w:commentRangeStart w:id="38"/>
      <w:r w:rsidRPr="00A66E30">
        <w:t>improvements</w:t>
      </w:r>
      <w:sdt>
        <w:sdtPr>
          <w:id w:val="1518187864"/>
          <w:citation/>
        </w:sdtPr>
        <w:sdtEndPr/>
        <w:sdtContent>
          <w:r w:rsidR="00DA10DF">
            <w:fldChar w:fldCharType="begin"/>
          </w:r>
          <w:r w:rsidR="00DA10DF">
            <w:instrText xml:space="preserve"> CITATION smith2018h \l 1033 </w:instrText>
          </w:r>
          <w:r w:rsidR="00DA10DF">
            <w:fldChar w:fldCharType="separate"/>
          </w:r>
          <w:r w:rsidR="00D34F43">
            <w:rPr>
              <w:noProof/>
            </w:rPr>
            <w:t xml:space="preserve"> </w:t>
          </w:r>
          <w:r w:rsidR="00D34F43" w:rsidRPr="00D34F43">
            <w:rPr>
              <w:noProof/>
            </w:rPr>
            <w:t>[47]</w:t>
          </w:r>
          <w:r w:rsidR="00DA10DF">
            <w:fldChar w:fldCharType="end"/>
          </w:r>
        </w:sdtContent>
      </w:sdt>
      <w:commentRangeEnd w:id="37"/>
      <w:r w:rsidR="006F260A">
        <w:rPr>
          <w:rStyle w:val="CommentReference"/>
          <w:rFonts w:eastAsiaTheme="minorHAnsi" w:cstheme="minorBidi"/>
        </w:rPr>
        <w:commentReference w:id="37"/>
      </w:r>
      <w:commentRangeEnd w:id="38"/>
      <w:r w:rsidR="00217F02">
        <w:rPr>
          <w:rStyle w:val="CommentReference"/>
          <w:rFonts w:eastAsiaTheme="minorHAnsi" w:cstheme="minorBidi"/>
        </w:rPr>
        <w:commentReference w:id="38"/>
      </w:r>
      <w:r w:rsidRPr="00A66E30">
        <w:t>.</w:t>
      </w:r>
    </w:p>
    <w:p w14:paraId="537F70B8" w14:textId="146C81F5" w:rsidR="002D15DF" w:rsidRDefault="002D15DF" w:rsidP="008541CC">
      <w:pPr>
        <w:pStyle w:val="NormalBPBHEB"/>
      </w:pPr>
      <w:r w:rsidRPr="002D15DF">
        <w:t>Figure 7.5</w:t>
      </w:r>
      <w:r>
        <w:t xml:space="preserve"> below </w:t>
      </w:r>
      <w:r w:rsidR="00E233E8">
        <w:t>shows</w:t>
      </w:r>
      <w:r w:rsidR="000E68BC">
        <w:t xml:space="preserve"> a visualization of the</w:t>
      </w:r>
      <w:r w:rsidRPr="002D15DF">
        <w:t xml:space="preserve"> SDKs</w:t>
      </w:r>
      <w:r w:rsidR="000E68BC">
        <w:t xml:space="preserve">, </w:t>
      </w:r>
      <w:r w:rsidR="00217F02">
        <w:t>and how they</w:t>
      </w:r>
      <w:r w:rsidR="000E68BC">
        <w:t xml:space="preserve"> </w:t>
      </w:r>
      <w:r w:rsidRPr="002D15DF">
        <w:t>prov</w:t>
      </w:r>
      <w:r w:rsidR="00217F02">
        <w:t xml:space="preserve">e </w:t>
      </w:r>
      <w:r w:rsidRPr="002D15DF">
        <w:t>pre-built modules, components, packages, and tools for developers to build, test, and deploy software applications</w:t>
      </w:r>
    </w:p>
    <w:p w14:paraId="5346C3E7" w14:textId="77777777" w:rsidR="009C1454" w:rsidRDefault="009C1454" w:rsidP="009C1454">
      <w:pPr>
        <w:pBdr>
          <w:top w:val="nil"/>
          <w:left w:val="nil"/>
          <w:bottom w:val="nil"/>
          <w:right w:val="nil"/>
          <w:between w:val="nil"/>
        </w:pBdr>
        <w:shd w:val="clear" w:color="auto" w:fill="FFFFFF"/>
        <w:spacing w:after="100" w:line="276" w:lineRule="auto"/>
        <w:jc w:val="both"/>
      </w:pPr>
    </w:p>
    <w:p w14:paraId="10C10B97" w14:textId="77777777" w:rsidR="00DF64A0" w:rsidRDefault="009C1454" w:rsidP="00555FFB">
      <w:pPr>
        <w:pStyle w:val="FigureBPBHEB"/>
      </w:pPr>
      <w:r>
        <w:rPr>
          <w:noProof/>
        </w:rPr>
        <w:drawing>
          <wp:inline distT="0" distB="0" distL="0" distR="0" wp14:anchorId="295E232B" wp14:editId="78204816">
            <wp:extent cx="5643687" cy="1914525"/>
            <wp:effectExtent l="0" t="0" r="0" b="0"/>
            <wp:docPr id="14099976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4826" cy="1914911"/>
                    </a:xfrm>
                    <a:prstGeom prst="rect">
                      <a:avLst/>
                    </a:prstGeom>
                    <a:noFill/>
                  </pic:spPr>
                </pic:pic>
              </a:graphicData>
            </a:graphic>
          </wp:inline>
        </w:drawing>
      </w:r>
    </w:p>
    <w:p w14:paraId="273E9BA1" w14:textId="658CBBF4" w:rsidR="009C1454" w:rsidRDefault="00DF64A0" w:rsidP="00555FFB">
      <w:pPr>
        <w:pStyle w:val="FigureCaptionBPBHEB"/>
      </w:pPr>
      <w:r w:rsidRPr="00555FFB">
        <w:rPr>
          <w:b/>
          <w:bCs w:val="0"/>
        </w:rPr>
        <w:t xml:space="preserve">Figure </w:t>
      </w:r>
      <w:r w:rsidR="006F260A"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5</w:t>
      </w:r>
      <w:r w:rsidRPr="00555FFB">
        <w:rPr>
          <w:b/>
          <w:bCs w:val="0"/>
        </w:rPr>
        <w:fldChar w:fldCharType="end"/>
      </w:r>
      <w:r w:rsidR="006F260A" w:rsidRPr="00555FFB">
        <w:rPr>
          <w:b/>
          <w:bCs w:val="0"/>
        </w:rPr>
        <w:t>:</w:t>
      </w:r>
      <w:r w:rsidRPr="00555FFB">
        <w:rPr>
          <w:b/>
          <w:bCs w:val="0"/>
        </w:rPr>
        <w:t xml:space="preserve"> </w:t>
      </w:r>
      <w:r w:rsidRPr="002B41A5">
        <w:t xml:space="preserve">SDKs provide pre-built modules, components, packages, and tools </w:t>
      </w:r>
      <w:r>
        <w:t>(A</w:t>
      </w:r>
      <w:r w:rsidR="002349B9">
        <w:t xml:space="preserve">mazon </w:t>
      </w:r>
      <w:r>
        <w:t>W</w:t>
      </w:r>
      <w:r w:rsidR="002349B9">
        <w:t xml:space="preserve">eb </w:t>
      </w:r>
      <w:commentRangeStart w:id="39"/>
      <w:commentRangeStart w:id="40"/>
      <w:r>
        <w:t>S</w:t>
      </w:r>
      <w:r w:rsidR="002349B9">
        <w:t>ervices</w:t>
      </w:r>
      <w:commentRangeEnd w:id="39"/>
      <w:r w:rsidR="006F260A">
        <w:rPr>
          <w:rStyle w:val="CommentReference"/>
          <w:rFonts w:eastAsiaTheme="minorHAnsi" w:cstheme="minorBidi"/>
          <w:bCs w:val="0"/>
          <w:i w:val="0"/>
          <w:iCs w:val="0"/>
        </w:rPr>
        <w:commentReference w:id="39"/>
      </w:r>
      <w:commentRangeEnd w:id="40"/>
      <w:r w:rsidR="00CB09AF">
        <w:rPr>
          <w:rStyle w:val="CommentReference"/>
          <w:rFonts w:eastAsiaTheme="minorHAnsi" w:cstheme="minorBidi"/>
          <w:bCs w:val="0"/>
          <w:i w:val="0"/>
          <w:iCs w:val="0"/>
        </w:rPr>
        <w:commentReference w:id="40"/>
      </w:r>
      <w:r>
        <w:t>)</w:t>
      </w:r>
      <w:r w:rsidRPr="002B41A5">
        <w:t>.</w:t>
      </w:r>
    </w:p>
    <w:p w14:paraId="6AB7949C" w14:textId="0654B463"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Practical </w:t>
      </w:r>
      <w:r w:rsidR="006F260A" w:rsidRPr="00523422">
        <w:rPr>
          <w:rFonts w:eastAsiaTheme="majorEastAsia" w:cstheme="majorBidi"/>
          <w:sz w:val="36"/>
          <w:szCs w:val="26"/>
        </w:rPr>
        <w:t>applications</w:t>
      </w:r>
    </w:p>
    <w:p w14:paraId="56C5E623" w14:textId="1A9660D0" w:rsidR="006F260A" w:rsidRPr="00A66E30" w:rsidRDefault="006F260A" w:rsidP="00555FFB">
      <w:pPr>
        <w:pStyle w:val="NormalBPBHEB"/>
      </w:pPr>
      <w:r>
        <w:t xml:space="preserve">In this </w:t>
      </w:r>
      <w:r w:rsidR="003A2F8A">
        <w:t>section, we will go through the practical applications:</w:t>
      </w:r>
    </w:p>
    <w:p w14:paraId="1FCD0CAD" w14:textId="238B3369" w:rsidR="00A66E30" w:rsidRPr="00A66E30" w:rsidRDefault="00A66E30" w:rsidP="008A12F7">
      <w:pPr>
        <w:pStyle w:val="NormalBPBHEB"/>
        <w:numPr>
          <w:ilvl w:val="0"/>
          <w:numId w:val="41"/>
        </w:numPr>
      </w:pPr>
      <w:r w:rsidRPr="00A66E30">
        <w:rPr>
          <w:b/>
          <w:bCs/>
        </w:rPr>
        <w:t xml:space="preserve">Application </w:t>
      </w:r>
      <w:r w:rsidR="003A2F8A" w:rsidRPr="00A66E30">
        <w:rPr>
          <w:b/>
          <w:bCs/>
        </w:rPr>
        <w:t>development</w:t>
      </w:r>
      <w:r w:rsidRPr="00A66E30">
        <w:rPr>
          <w:b/>
          <w:bCs/>
        </w:rPr>
        <w:t>:</w:t>
      </w:r>
      <w:r w:rsidRPr="00A66E30">
        <w:t xml:space="preserve"> Facilitates the development of cloud-native applications by providing tools and SDKs that abstract the complexities of AWS service interaction</w:t>
      </w:r>
      <w:sdt>
        <w:sdtPr>
          <w:id w:val="2031916123"/>
          <w:citation/>
        </w:sdtPr>
        <w:sdtEndPr/>
        <w:sdtContent>
          <w:r w:rsidR="00142F3E">
            <w:fldChar w:fldCharType="begin"/>
          </w:r>
          <w:r w:rsidR="00142F3E">
            <w:instrText xml:space="preserve"> CITATION unknown2023g \l 1033 </w:instrText>
          </w:r>
          <w:r w:rsidR="00142F3E">
            <w:fldChar w:fldCharType="separate"/>
          </w:r>
          <w:r w:rsidR="00D34F43">
            <w:rPr>
              <w:noProof/>
            </w:rPr>
            <w:t xml:space="preserve"> </w:t>
          </w:r>
          <w:r w:rsidR="00D34F43" w:rsidRPr="00D34F43">
            <w:rPr>
              <w:noProof/>
            </w:rPr>
            <w:t>[48]</w:t>
          </w:r>
          <w:r w:rsidR="00142F3E">
            <w:fldChar w:fldCharType="end"/>
          </w:r>
        </w:sdtContent>
      </w:sdt>
      <w:r w:rsidRPr="00A66E30">
        <w:t>.</w:t>
      </w:r>
    </w:p>
    <w:p w14:paraId="186C00D2" w14:textId="4BCAB8CE" w:rsidR="00A66E30" w:rsidRPr="00A66E30" w:rsidRDefault="00A66E30" w:rsidP="008A12F7">
      <w:pPr>
        <w:pStyle w:val="NormalBPBHEB"/>
        <w:numPr>
          <w:ilvl w:val="0"/>
          <w:numId w:val="41"/>
        </w:numPr>
      </w:pPr>
      <w:r w:rsidRPr="00A66E30">
        <w:rPr>
          <w:b/>
          <w:bCs/>
        </w:rPr>
        <w:t xml:space="preserve">Automation and </w:t>
      </w:r>
      <w:r w:rsidR="003A2F8A" w:rsidRPr="00A66E30">
        <w:rPr>
          <w:b/>
          <w:bCs/>
        </w:rPr>
        <w:t>scripting</w:t>
      </w:r>
      <w:r w:rsidRPr="00A66E30">
        <w:rPr>
          <w:b/>
          <w:bCs/>
        </w:rPr>
        <w:t>:</w:t>
      </w:r>
      <w:r w:rsidRPr="00A66E30">
        <w:t xml:space="preserve"> Enables automation and scripting of common tasks, allowing DevOps teams to create efficient and repeatable workflows</w:t>
      </w:r>
      <w:sdt>
        <w:sdtPr>
          <w:id w:val="-443462022"/>
          <w:citation/>
        </w:sdtPr>
        <w:sdtEndPr/>
        <w:sdtContent>
          <w:r w:rsidR="00142F3E">
            <w:fldChar w:fldCharType="begin"/>
          </w:r>
          <w:r w:rsidR="00142F3E">
            <w:instrText xml:space="preserve"> CITATION smith2018h \l 1033 </w:instrText>
          </w:r>
          <w:r w:rsidR="00142F3E">
            <w:fldChar w:fldCharType="separate"/>
          </w:r>
          <w:r w:rsidR="00D34F43">
            <w:rPr>
              <w:noProof/>
            </w:rPr>
            <w:t xml:space="preserve"> </w:t>
          </w:r>
          <w:r w:rsidR="00D34F43" w:rsidRPr="00D34F43">
            <w:rPr>
              <w:noProof/>
            </w:rPr>
            <w:t>[47]</w:t>
          </w:r>
          <w:r w:rsidR="00142F3E">
            <w:fldChar w:fldCharType="end"/>
          </w:r>
        </w:sdtContent>
      </w:sdt>
      <w:r w:rsidRPr="00A66E30">
        <w:t>.</w:t>
      </w:r>
    </w:p>
    <w:p w14:paraId="02684612" w14:textId="3CC76885"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Best </w:t>
      </w:r>
      <w:r w:rsidR="003A2F8A" w:rsidRPr="00523422">
        <w:rPr>
          <w:rFonts w:eastAsiaTheme="majorEastAsia" w:cstheme="majorBidi"/>
          <w:sz w:val="36"/>
          <w:szCs w:val="26"/>
        </w:rPr>
        <w:t xml:space="preserve">practices for using </w:t>
      </w:r>
      <w:r w:rsidRPr="00523422">
        <w:rPr>
          <w:rFonts w:eastAsiaTheme="majorEastAsia" w:cstheme="majorBidi"/>
          <w:sz w:val="36"/>
          <w:szCs w:val="26"/>
        </w:rPr>
        <w:t>AWS Tools and SDKs</w:t>
      </w:r>
    </w:p>
    <w:p w14:paraId="0976E87F" w14:textId="3A2756D3" w:rsidR="003A2F8A" w:rsidRPr="00A66E30" w:rsidRDefault="003A2F8A" w:rsidP="00555FFB">
      <w:pPr>
        <w:pStyle w:val="NormalBPBHEB"/>
      </w:pPr>
      <w:r>
        <w:t xml:space="preserve">The following are the best practices for using AWS Tools </w:t>
      </w:r>
      <w:r w:rsidR="004120C0">
        <w:t>and</w:t>
      </w:r>
      <w:r>
        <w:t xml:space="preserve"> SDKs:</w:t>
      </w:r>
    </w:p>
    <w:p w14:paraId="7554C27B" w14:textId="610AEAB0" w:rsidR="00A66E30" w:rsidRPr="00A66E30" w:rsidRDefault="00A66E30" w:rsidP="008A12F7">
      <w:pPr>
        <w:pStyle w:val="NormalBPBHEB"/>
        <w:numPr>
          <w:ilvl w:val="0"/>
          <w:numId w:val="42"/>
        </w:numPr>
      </w:pPr>
      <w:r w:rsidRPr="00A66E30">
        <w:rPr>
          <w:b/>
          <w:bCs/>
        </w:rPr>
        <w:t>Regularly Update SDK Versions:</w:t>
      </w:r>
      <w:r w:rsidRPr="00A66E30">
        <w:t xml:space="preserve"> Stay </w:t>
      </w:r>
      <w:r w:rsidR="00215A1A" w:rsidRPr="00A66E30">
        <w:t>up to date</w:t>
      </w:r>
      <w:r w:rsidRPr="00A66E30">
        <w:t xml:space="preserve"> with the latest SDK versions to access new features, improvements, and security updates</w:t>
      </w:r>
      <w:sdt>
        <w:sdtPr>
          <w:id w:val="302578605"/>
          <w:citation/>
        </w:sdtPr>
        <w:sdtEndPr/>
        <w:sdtContent>
          <w:r w:rsidR="00D24307">
            <w:fldChar w:fldCharType="begin"/>
          </w:r>
          <w:r w:rsidR="00D24307">
            <w:instrText xml:space="preserve"> CITATION jones2021a \l 1033 </w:instrText>
          </w:r>
          <w:r w:rsidR="00D24307">
            <w:fldChar w:fldCharType="separate"/>
          </w:r>
          <w:r w:rsidR="00D34F43">
            <w:rPr>
              <w:noProof/>
            </w:rPr>
            <w:t xml:space="preserve"> </w:t>
          </w:r>
          <w:r w:rsidR="00D34F43" w:rsidRPr="00D34F43">
            <w:rPr>
              <w:noProof/>
            </w:rPr>
            <w:t>[49]</w:t>
          </w:r>
          <w:r w:rsidR="00D24307">
            <w:fldChar w:fldCharType="end"/>
          </w:r>
        </w:sdtContent>
      </w:sdt>
      <w:r w:rsidRPr="00A66E30">
        <w:t>.</w:t>
      </w:r>
    </w:p>
    <w:p w14:paraId="1F4DE636" w14:textId="28B0C788" w:rsidR="003A2F8A" w:rsidRPr="00A66E30" w:rsidRDefault="00A66E30" w:rsidP="00D4222C">
      <w:pPr>
        <w:pStyle w:val="NormalBPBHEB"/>
        <w:numPr>
          <w:ilvl w:val="0"/>
          <w:numId w:val="42"/>
        </w:numPr>
      </w:pPr>
      <w:r w:rsidRPr="005B4894">
        <w:rPr>
          <w:b/>
          <w:bCs/>
        </w:rPr>
        <w:t xml:space="preserve">Utilize </w:t>
      </w:r>
      <w:r w:rsidR="003A2F8A" w:rsidRPr="005B4894">
        <w:rPr>
          <w:b/>
          <w:bCs/>
        </w:rPr>
        <w:t>code samples and documentation</w:t>
      </w:r>
      <w:r w:rsidRPr="005B4894">
        <w:rPr>
          <w:b/>
          <w:bCs/>
        </w:rPr>
        <w:t>:</w:t>
      </w:r>
      <w:r w:rsidRPr="00A66E30">
        <w:t xml:space="preserve"> Leverage code samples and comprehensive documentation provided by AWS to expedite development and troubleshoot issues effectively</w:t>
      </w:r>
      <w:sdt>
        <w:sdtPr>
          <w:id w:val="-788047006"/>
          <w:citation/>
        </w:sdtPr>
        <w:sdtEndPr/>
        <w:sdtContent>
          <w:r w:rsidR="0008027E">
            <w:fldChar w:fldCharType="begin"/>
          </w:r>
          <w:r w:rsidR="0008027E">
            <w:instrText xml:space="preserve"> CITATION unknown2023g \l 1033 </w:instrText>
          </w:r>
          <w:r w:rsidR="0008027E">
            <w:fldChar w:fldCharType="separate"/>
          </w:r>
          <w:r w:rsidR="00D34F43">
            <w:rPr>
              <w:noProof/>
            </w:rPr>
            <w:t xml:space="preserve"> </w:t>
          </w:r>
          <w:r w:rsidR="00D34F43" w:rsidRPr="00D34F43">
            <w:rPr>
              <w:noProof/>
            </w:rPr>
            <w:t>[48]</w:t>
          </w:r>
          <w:r w:rsidR="0008027E">
            <w:fldChar w:fldCharType="end"/>
          </w:r>
        </w:sdtContent>
      </w:sdt>
      <w:r w:rsidRPr="00A66E30">
        <w:t>.</w:t>
      </w:r>
    </w:p>
    <w:p w14:paraId="37ECB21E" w14:textId="478640AE" w:rsidR="00A66E30" w:rsidRPr="00A66E30" w:rsidRDefault="00A66E30" w:rsidP="00555FFB">
      <w:pPr>
        <w:pStyle w:val="Heading1BPBHEB"/>
      </w:pPr>
      <w:r w:rsidRPr="00A66E30">
        <w:t>AWS X-Ray</w:t>
      </w:r>
    </w:p>
    <w:p w14:paraId="0E79E79E" w14:textId="77777777" w:rsidR="00A66E30" w:rsidRDefault="00A66E30" w:rsidP="003A2F8A">
      <w:pPr>
        <w:pStyle w:val="NormalBPBHEB"/>
      </w:pPr>
      <w:r w:rsidRPr="00A66E30">
        <w:t>AWS X-Ray is a powerful service designed to help developers analyze and troubleshoot distributed applications in the AWS Cloud. This section provides an in-depth exploration of AWS X-Ray, highlighting its key features, benefits, and practical applications in enhancing application performance and reliability.</w:t>
      </w:r>
    </w:p>
    <w:p w14:paraId="75B74D25" w14:textId="2ACF3BA2"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Key </w:t>
      </w:r>
      <w:r w:rsidR="003A2F8A" w:rsidRPr="00523422">
        <w:rPr>
          <w:rFonts w:eastAsiaTheme="majorEastAsia" w:cstheme="majorBidi"/>
          <w:sz w:val="36"/>
          <w:szCs w:val="26"/>
        </w:rPr>
        <w:t xml:space="preserve">features </w:t>
      </w:r>
      <w:r w:rsidRPr="00523422">
        <w:rPr>
          <w:rFonts w:eastAsiaTheme="majorEastAsia" w:cstheme="majorBidi"/>
          <w:sz w:val="36"/>
          <w:szCs w:val="26"/>
        </w:rPr>
        <w:t>of AWS X-Ray</w:t>
      </w:r>
    </w:p>
    <w:p w14:paraId="1B96C471" w14:textId="06942A80" w:rsidR="003A2F8A" w:rsidRPr="00A66E30" w:rsidRDefault="003A2F8A" w:rsidP="00555FFB">
      <w:pPr>
        <w:pStyle w:val="NormalBPBHEB"/>
      </w:pPr>
      <w:r>
        <w:t>The following are the key features of AWS X-Ray:</w:t>
      </w:r>
    </w:p>
    <w:p w14:paraId="14177FDA" w14:textId="60AEE4FD" w:rsidR="00A66E30" w:rsidRPr="00A66E30" w:rsidRDefault="00A66E30" w:rsidP="008A12F7">
      <w:pPr>
        <w:pStyle w:val="NormalBPBHEB"/>
        <w:numPr>
          <w:ilvl w:val="0"/>
          <w:numId w:val="43"/>
        </w:numPr>
      </w:pPr>
      <w:r w:rsidRPr="00A66E30">
        <w:rPr>
          <w:b/>
          <w:bCs/>
        </w:rPr>
        <w:t xml:space="preserve">Distributed </w:t>
      </w:r>
      <w:r w:rsidR="003A2F8A" w:rsidRPr="00A66E30">
        <w:rPr>
          <w:b/>
          <w:bCs/>
        </w:rPr>
        <w:t>tracing</w:t>
      </w:r>
      <w:r w:rsidRPr="00A66E30">
        <w:rPr>
          <w:b/>
          <w:bCs/>
        </w:rPr>
        <w:t>:</w:t>
      </w:r>
      <w:r w:rsidRPr="00A66E30">
        <w:t xml:space="preserve"> AWS X-Ray enables distributed tracing, allowing developers to track requests as they traverse various components of a microservices architecture</w:t>
      </w:r>
      <w:bookmarkStart w:id="41" w:name="_Ref150870435"/>
      <w:sdt>
        <w:sdtPr>
          <w:id w:val="-382399715"/>
          <w:citation/>
        </w:sdtPr>
        <w:sdtEndPr/>
        <w:sdtContent>
          <w:r w:rsidR="00BE2247">
            <w:fldChar w:fldCharType="begin"/>
          </w:r>
          <w:r w:rsidR="00BE2247">
            <w:instrText xml:space="preserve"> CITATION unknown2023h \l 1033 </w:instrText>
          </w:r>
          <w:r w:rsidR="00BE2247">
            <w:fldChar w:fldCharType="separate"/>
          </w:r>
          <w:r w:rsidR="00D34F43">
            <w:rPr>
              <w:noProof/>
            </w:rPr>
            <w:t xml:space="preserve"> </w:t>
          </w:r>
          <w:r w:rsidR="00D34F43" w:rsidRPr="00D34F43">
            <w:rPr>
              <w:noProof/>
            </w:rPr>
            <w:t>[50]</w:t>
          </w:r>
          <w:r w:rsidR="00BE2247">
            <w:fldChar w:fldCharType="end"/>
          </w:r>
        </w:sdtContent>
      </w:sdt>
      <w:bookmarkEnd w:id="41"/>
      <w:r w:rsidRPr="00A66E30">
        <w:t>.</w:t>
      </w:r>
    </w:p>
    <w:p w14:paraId="649087F7" w14:textId="767E94FA" w:rsidR="00A66E30" w:rsidRPr="00A66E30" w:rsidRDefault="00A66E30" w:rsidP="008A12F7">
      <w:pPr>
        <w:pStyle w:val="NormalBPBHEB"/>
        <w:numPr>
          <w:ilvl w:val="0"/>
          <w:numId w:val="43"/>
        </w:numPr>
      </w:pPr>
      <w:r w:rsidRPr="00A66E30">
        <w:rPr>
          <w:b/>
          <w:bCs/>
        </w:rPr>
        <w:t xml:space="preserve">Performance </w:t>
      </w:r>
      <w:r w:rsidR="003A2F8A" w:rsidRPr="00A66E30">
        <w:rPr>
          <w:b/>
          <w:bCs/>
        </w:rPr>
        <w:t>monitoring</w:t>
      </w:r>
      <w:r w:rsidRPr="00A66E30">
        <w:rPr>
          <w:b/>
          <w:bCs/>
        </w:rPr>
        <w:t>:</w:t>
      </w:r>
      <w:r w:rsidRPr="00A66E30">
        <w:t xml:space="preserve"> Provides real-time insights into application performance, allowing developers to identify bottlenecks and optimize critical paths</w:t>
      </w:r>
      <w:sdt>
        <w:sdtPr>
          <w:id w:val="-1884169779"/>
          <w:citation/>
        </w:sdtPr>
        <w:sdtEndPr/>
        <w:sdtContent>
          <w:r w:rsidR="00BE2247">
            <w:fldChar w:fldCharType="begin"/>
          </w:r>
          <w:r w:rsidR="00BE2247">
            <w:instrText xml:space="preserve"> CITATION unknown2023h \l 1033 </w:instrText>
          </w:r>
          <w:r w:rsidR="00BE2247">
            <w:fldChar w:fldCharType="separate"/>
          </w:r>
          <w:r w:rsidR="00D34F43">
            <w:rPr>
              <w:noProof/>
            </w:rPr>
            <w:t xml:space="preserve"> </w:t>
          </w:r>
          <w:r w:rsidR="00D34F43" w:rsidRPr="00D34F43">
            <w:rPr>
              <w:noProof/>
            </w:rPr>
            <w:t>[50]</w:t>
          </w:r>
          <w:r w:rsidR="00BE2247">
            <w:fldChar w:fldCharType="end"/>
          </w:r>
        </w:sdtContent>
      </w:sdt>
      <w:r w:rsidRPr="00A66E30">
        <w:t>.</w:t>
      </w:r>
    </w:p>
    <w:p w14:paraId="17BCEA4C" w14:textId="207BDAC6" w:rsidR="00A66E30" w:rsidRPr="00A66E30" w:rsidRDefault="00A66E30" w:rsidP="008A12F7">
      <w:pPr>
        <w:pStyle w:val="NormalBPBHEB"/>
        <w:numPr>
          <w:ilvl w:val="0"/>
          <w:numId w:val="43"/>
        </w:numPr>
      </w:pPr>
      <w:r w:rsidRPr="00A66E30">
        <w:rPr>
          <w:b/>
          <w:bCs/>
        </w:rPr>
        <w:t xml:space="preserve">Error </w:t>
      </w:r>
      <w:r w:rsidR="003A2F8A" w:rsidRPr="00A66E30">
        <w:rPr>
          <w:b/>
          <w:bCs/>
        </w:rPr>
        <w:t>detection</w:t>
      </w:r>
      <w:r w:rsidRPr="00A66E30">
        <w:rPr>
          <w:b/>
          <w:bCs/>
        </w:rPr>
        <w:t>:</w:t>
      </w:r>
      <w:r w:rsidRPr="00A66E30">
        <w:t xml:space="preserve"> Automatically detects errors and exceptions in distributed applications, aiding in rapid diagnosis and issue resolution</w:t>
      </w:r>
      <w:bookmarkStart w:id="42" w:name="_Ref150870572"/>
      <w:sdt>
        <w:sdtPr>
          <w:id w:val="904268815"/>
          <w:citation/>
        </w:sdtPr>
        <w:sdtEndPr/>
        <w:sdtContent>
          <w:r w:rsidR="006767F3">
            <w:fldChar w:fldCharType="begin"/>
          </w:r>
          <w:r w:rsidR="006767F3">
            <w:instrText xml:space="preserve"> CITATION smith2019b \l 1033 </w:instrText>
          </w:r>
          <w:r w:rsidR="006767F3">
            <w:fldChar w:fldCharType="separate"/>
          </w:r>
          <w:r w:rsidR="00D34F43">
            <w:rPr>
              <w:noProof/>
            </w:rPr>
            <w:t xml:space="preserve"> </w:t>
          </w:r>
          <w:r w:rsidR="00D34F43" w:rsidRPr="00D34F43">
            <w:rPr>
              <w:noProof/>
            </w:rPr>
            <w:t>[51]</w:t>
          </w:r>
          <w:r w:rsidR="006767F3">
            <w:fldChar w:fldCharType="end"/>
          </w:r>
        </w:sdtContent>
      </w:sdt>
      <w:bookmarkEnd w:id="42"/>
      <w:r w:rsidRPr="00A66E30">
        <w:t>.</w:t>
      </w:r>
    </w:p>
    <w:p w14:paraId="457517BD" w14:textId="182BCDD5"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Benefits of </w:t>
      </w:r>
      <w:r w:rsidR="003A2F8A" w:rsidRPr="00523422">
        <w:rPr>
          <w:rFonts w:eastAsiaTheme="majorEastAsia" w:cstheme="majorBidi"/>
          <w:sz w:val="36"/>
          <w:szCs w:val="26"/>
        </w:rPr>
        <w:t xml:space="preserve">using </w:t>
      </w:r>
      <w:r w:rsidRPr="00523422">
        <w:rPr>
          <w:rFonts w:eastAsiaTheme="majorEastAsia" w:cstheme="majorBidi"/>
          <w:sz w:val="36"/>
          <w:szCs w:val="26"/>
        </w:rPr>
        <w:t>AWS X-Ray</w:t>
      </w:r>
    </w:p>
    <w:p w14:paraId="21055BF4" w14:textId="16B912A9" w:rsidR="003A2F8A" w:rsidRPr="00A66E30" w:rsidRDefault="003A2F8A" w:rsidP="00555FFB">
      <w:pPr>
        <w:pStyle w:val="NormalBPBHEB"/>
      </w:pPr>
      <w:r>
        <w:t>The following are the benefits of using AWS X-Ray</w:t>
      </w:r>
      <w:sdt>
        <w:sdtPr>
          <w:id w:val="-757753437"/>
          <w:citation/>
        </w:sdtPr>
        <w:sdtEndPr/>
        <w:sdtContent>
          <w:r w:rsidR="00272B6C">
            <w:fldChar w:fldCharType="begin"/>
          </w:r>
          <w:r w:rsidR="00272B6C">
            <w:instrText xml:space="preserve"> CITATION unknown2023h \l 1033 </w:instrText>
          </w:r>
          <w:r w:rsidR="00272B6C">
            <w:fldChar w:fldCharType="separate"/>
          </w:r>
          <w:r w:rsidR="00D34F43">
            <w:rPr>
              <w:noProof/>
            </w:rPr>
            <w:t xml:space="preserve"> </w:t>
          </w:r>
          <w:r w:rsidR="00D34F43" w:rsidRPr="00D34F43">
            <w:rPr>
              <w:noProof/>
            </w:rPr>
            <w:t>[50]</w:t>
          </w:r>
          <w:r w:rsidR="00272B6C">
            <w:fldChar w:fldCharType="end"/>
          </w:r>
        </w:sdtContent>
      </w:sdt>
      <w:r>
        <w:t>:</w:t>
      </w:r>
    </w:p>
    <w:p w14:paraId="381C74FE" w14:textId="0F2AABEF" w:rsidR="00A66E30" w:rsidRPr="00A66E30" w:rsidRDefault="00A66E30" w:rsidP="008A12F7">
      <w:pPr>
        <w:pStyle w:val="NormalBPBHEB"/>
        <w:numPr>
          <w:ilvl w:val="0"/>
          <w:numId w:val="44"/>
        </w:numPr>
      </w:pPr>
      <w:r w:rsidRPr="00A66E30">
        <w:rPr>
          <w:b/>
          <w:bCs/>
        </w:rPr>
        <w:t xml:space="preserve">Improved </w:t>
      </w:r>
      <w:r w:rsidR="003A2F8A" w:rsidRPr="00A66E30">
        <w:rPr>
          <w:b/>
          <w:bCs/>
        </w:rPr>
        <w:t>debugging</w:t>
      </w:r>
      <w:r w:rsidRPr="00A66E30">
        <w:rPr>
          <w:b/>
          <w:bCs/>
        </w:rPr>
        <w:t>:</w:t>
      </w:r>
      <w:r w:rsidRPr="00A66E30">
        <w:t xml:space="preserve"> Facilitates efficient debugging by providing a visual representation of the entire request flow across microservice</w:t>
      </w:r>
      <w:r w:rsidR="00272B6C">
        <w:t>s</w:t>
      </w:r>
      <w:r w:rsidRPr="00A66E30">
        <w:t>.</w:t>
      </w:r>
    </w:p>
    <w:p w14:paraId="36C10B1E" w14:textId="7312AE9D" w:rsidR="00A66E30" w:rsidRPr="00A66E30" w:rsidRDefault="00A66E30" w:rsidP="008A12F7">
      <w:pPr>
        <w:pStyle w:val="NormalBPBHEB"/>
        <w:numPr>
          <w:ilvl w:val="0"/>
          <w:numId w:val="44"/>
        </w:numPr>
      </w:pPr>
      <w:r w:rsidRPr="00A66E30">
        <w:rPr>
          <w:b/>
          <w:bCs/>
        </w:rPr>
        <w:t xml:space="preserve">Enhanced </w:t>
      </w:r>
      <w:r w:rsidR="003A2F8A" w:rsidRPr="00A66E30">
        <w:rPr>
          <w:b/>
          <w:bCs/>
        </w:rPr>
        <w:t>performance optimiz</w:t>
      </w:r>
      <w:r w:rsidRPr="00A66E30">
        <w:rPr>
          <w:b/>
          <w:bCs/>
        </w:rPr>
        <w:t>ation:</w:t>
      </w:r>
      <w:r w:rsidRPr="00A66E30">
        <w:t xml:space="preserve"> Enables developers to identify performance issues and optimize application components for improved efficiency.</w:t>
      </w:r>
    </w:p>
    <w:p w14:paraId="26D44562" w14:textId="2EC19F1E" w:rsidR="00A66E30" w:rsidRPr="00A66E30" w:rsidRDefault="00A66E30" w:rsidP="008A12F7">
      <w:pPr>
        <w:pStyle w:val="NormalBPBHEB"/>
        <w:numPr>
          <w:ilvl w:val="0"/>
          <w:numId w:val="44"/>
        </w:numPr>
      </w:pPr>
      <w:r w:rsidRPr="00A66E30">
        <w:rPr>
          <w:b/>
          <w:bCs/>
        </w:rPr>
        <w:t xml:space="preserve">Reduced </w:t>
      </w:r>
      <w:r w:rsidR="003A2F8A" w:rsidRPr="00A66E30">
        <w:rPr>
          <w:b/>
          <w:bCs/>
        </w:rPr>
        <w:t>downtime</w:t>
      </w:r>
      <w:r w:rsidRPr="00A66E30">
        <w:rPr>
          <w:b/>
          <w:bCs/>
        </w:rPr>
        <w:t>:</w:t>
      </w:r>
      <w:r w:rsidRPr="00A66E30">
        <w:t xml:space="preserve"> Minimizes downtime by quickly identifying and resolving errors, leading to enhanced application reliability.</w:t>
      </w:r>
    </w:p>
    <w:p w14:paraId="38767F05" w14:textId="45128570"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Practical </w:t>
      </w:r>
      <w:r w:rsidR="003A2F8A" w:rsidRPr="00523422">
        <w:rPr>
          <w:rFonts w:eastAsiaTheme="majorEastAsia" w:cstheme="majorBidi"/>
          <w:sz w:val="36"/>
          <w:szCs w:val="26"/>
        </w:rPr>
        <w:t>applications</w:t>
      </w:r>
    </w:p>
    <w:p w14:paraId="7D257532" w14:textId="6CD893EE" w:rsidR="003A2F8A" w:rsidRPr="00A66E30" w:rsidRDefault="003A2F8A" w:rsidP="00555FFB">
      <w:pPr>
        <w:pStyle w:val="NormalBPBHEB"/>
      </w:pPr>
      <w:r>
        <w:t>The following are the practical applications:</w:t>
      </w:r>
    </w:p>
    <w:p w14:paraId="34F3A20F" w14:textId="65A9A2D9" w:rsidR="00A66E30" w:rsidRPr="00A66E30" w:rsidRDefault="00A66E30" w:rsidP="008A12F7">
      <w:pPr>
        <w:pStyle w:val="NormalBPBHEB"/>
        <w:numPr>
          <w:ilvl w:val="0"/>
          <w:numId w:val="45"/>
        </w:numPr>
      </w:pPr>
      <w:r w:rsidRPr="00A66E30">
        <w:rPr>
          <w:b/>
          <w:bCs/>
        </w:rPr>
        <w:t xml:space="preserve">Microservices </w:t>
      </w:r>
      <w:r w:rsidR="003A2F8A" w:rsidRPr="00A66E30">
        <w:rPr>
          <w:b/>
          <w:bCs/>
        </w:rPr>
        <w:t>architecture</w:t>
      </w:r>
      <w:r w:rsidRPr="00A66E30">
        <w:rPr>
          <w:b/>
          <w:bCs/>
        </w:rPr>
        <w:t>:</w:t>
      </w:r>
      <w:r w:rsidRPr="00A66E30">
        <w:t xml:space="preserve"> Particularly valuable in microservices architectures, AWS X-Ray helps developers understand the interactions between different services</w:t>
      </w:r>
      <w:sdt>
        <w:sdtPr>
          <w:id w:val="-1329290856"/>
          <w:citation/>
        </w:sdtPr>
        <w:sdtEndPr/>
        <w:sdtContent>
          <w:r w:rsidR="003F74F9">
            <w:fldChar w:fldCharType="begin"/>
          </w:r>
          <w:r w:rsidR="003F74F9">
            <w:instrText xml:space="preserve"> CITATION smith2019b \l 1033 </w:instrText>
          </w:r>
          <w:r w:rsidR="003F74F9">
            <w:fldChar w:fldCharType="separate"/>
          </w:r>
          <w:r w:rsidR="00D34F43">
            <w:rPr>
              <w:noProof/>
            </w:rPr>
            <w:t xml:space="preserve"> </w:t>
          </w:r>
          <w:r w:rsidR="00D34F43" w:rsidRPr="00D34F43">
            <w:rPr>
              <w:noProof/>
            </w:rPr>
            <w:t>[51]</w:t>
          </w:r>
          <w:r w:rsidR="003F74F9">
            <w:fldChar w:fldCharType="end"/>
          </w:r>
        </w:sdtContent>
      </w:sdt>
      <w:r w:rsidRPr="00A66E30">
        <w:t>.</w:t>
      </w:r>
    </w:p>
    <w:p w14:paraId="019CD89E" w14:textId="6460C45E" w:rsidR="00A66E30" w:rsidRDefault="00A66E30" w:rsidP="008A12F7">
      <w:pPr>
        <w:pStyle w:val="NormalBPBHEB"/>
        <w:numPr>
          <w:ilvl w:val="0"/>
          <w:numId w:val="45"/>
        </w:numPr>
      </w:pPr>
      <w:r w:rsidRPr="00A66E30">
        <w:rPr>
          <w:b/>
          <w:bCs/>
        </w:rPr>
        <w:t xml:space="preserve">Troubleshooting </w:t>
      </w:r>
      <w:r w:rsidR="003A2F8A" w:rsidRPr="00A66E30">
        <w:rPr>
          <w:b/>
          <w:bCs/>
        </w:rPr>
        <w:t>production issues</w:t>
      </w:r>
      <w:r w:rsidRPr="00A66E30">
        <w:rPr>
          <w:b/>
          <w:bCs/>
        </w:rPr>
        <w:t>:</w:t>
      </w:r>
      <w:r w:rsidRPr="00A66E30">
        <w:t xml:space="preserve"> Streamlines the process of troubleshooting and diagnosing production issues by providing detailed insights into application behavior</w:t>
      </w:r>
      <w:sdt>
        <w:sdtPr>
          <w:id w:val="87279002"/>
          <w:citation/>
        </w:sdtPr>
        <w:sdtEndPr/>
        <w:sdtContent>
          <w:r w:rsidR="009C6C2F">
            <w:fldChar w:fldCharType="begin"/>
          </w:r>
          <w:r w:rsidR="009C6C2F">
            <w:instrText xml:space="preserve"> CITATION unknown2023h \l 1033 </w:instrText>
          </w:r>
          <w:r w:rsidR="009C6C2F">
            <w:fldChar w:fldCharType="separate"/>
          </w:r>
          <w:r w:rsidR="00D34F43">
            <w:rPr>
              <w:noProof/>
            </w:rPr>
            <w:t xml:space="preserve"> </w:t>
          </w:r>
          <w:r w:rsidR="00D34F43" w:rsidRPr="00D34F43">
            <w:rPr>
              <w:noProof/>
            </w:rPr>
            <w:t>[50]</w:t>
          </w:r>
          <w:r w:rsidR="009C6C2F">
            <w:fldChar w:fldCharType="end"/>
          </w:r>
        </w:sdtContent>
      </w:sdt>
      <w:r w:rsidRPr="00A66E30">
        <w:t>.</w:t>
      </w:r>
    </w:p>
    <w:p w14:paraId="792EDD97" w14:textId="7279A4C5"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Best </w:t>
      </w:r>
      <w:r w:rsidR="003A2F8A" w:rsidRPr="00523422">
        <w:rPr>
          <w:rFonts w:eastAsiaTheme="majorEastAsia" w:cstheme="majorBidi"/>
          <w:sz w:val="36"/>
          <w:szCs w:val="26"/>
        </w:rPr>
        <w:t xml:space="preserve">practices for using </w:t>
      </w:r>
      <w:r w:rsidRPr="00523422">
        <w:rPr>
          <w:rFonts w:eastAsiaTheme="majorEastAsia" w:cstheme="majorBidi"/>
          <w:sz w:val="36"/>
          <w:szCs w:val="26"/>
        </w:rPr>
        <w:t>AWS X-Ray</w:t>
      </w:r>
    </w:p>
    <w:p w14:paraId="7997DB37" w14:textId="144503DB" w:rsidR="003A2F8A" w:rsidRPr="00A66E30" w:rsidRDefault="003A2F8A" w:rsidP="00555FFB">
      <w:pPr>
        <w:pStyle w:val="NormalBPBHEB"/>
      </w:pPr>
      <w:r>
        <w:t xml:space="preserve">In this section, we will go through the best practices for using AWS X-Ray: </w:t>
      </w:r>
    </w:p>
    <w:p w14:paraId="15F7F2E7" w14:textId="7FF3F1EF" w:rsidR="00A66E30" w:rsidRPr="00A66E30" w:rsidRDefault="00A66E30" w:rsidP="008A12F7">
      <w:pPr>
        <w:pStyle w:val="NormalBPBHEB"/>
        <w:numPr>
          <w:ilvl w:val="0"/>
          <w:numId w:val="46"/>
        </w:numPr>
      </w:pPr>
      <w:r w:rsidRPr="00A66E30">
        <w:rPr>
          <w:b/>
          <w:bCs/>
        </w:rPr>
        <w:t xml:space="preserve">Instrumentation of </w:t>
      </w:r>
      <w:r w:rsidR="003A2F8A" w:rsidRPr="00A66E30">
        <w:rPr>
          <w:b/>
          <w:bCs/>
        </w:rPr>
        <w:t>code</w:t>
      </w:r>
      <w:r w:rsidRPr="00A66E30">
        <w:rPr>
          <w:b/>
          <w:bCs/>
        </w:rPr>
        <w:t>:</w:t>
      </w:r>
      <w:r w:rsidRPr="00A66E30">
        <w:t xml:space="preserve"> Implement thorough instrumentation of code to capture trace data effectively and gain comprehensive insights</w:t>
      </w:r>
      <w:sdt>
        <w:sdtPr>
          <w:id w:val="2013874794"/>
          <w:citation/>
        </w:sdtPr>
        <w:sdtEndPr/>
        <w:sdtContent>
          <w:r w:rsidR="001B5026">
            <w:fldChar w:fldCharType="begin"/>
          </w:r>
          <w:r w:rsidR="001B5026">
            <w:instrText xml:space="preserve"> CITATION smith2019b \l 1033 </w:instrText>
          </w:r>
          <w:r w:rsidR="001B5026">
            <w:fldChar w:fldCharType="separate"/>
          </w:r>
          <w:r w:rsidR="00D34F43">
            <w:rPr>
              <w:noProof/>
            </w:rPr>
            <w:t xml:space="preserve"> </w:t>
          </w:r>
          <w:r w:rsidR="00D34F43" w:rsidRPr="00D34F43">
            <w:rPr>
              <w:noProof/>
            </w:rPr>
            <w:t>[51]</w:t>
          </w:r>
          <w:r w:rsidR="001B5026">
            <w:fldChar w:fldCharType="end"/>
          </w:r>
        </w:sdtContent>
      </w:sdt>
      <w:r w:rsidRPr="00A66E30">
        <w:t>.</w:t>
      </w:r>
    </w:p>
    <w:p w14:paraId="642E4F79" w14:textId="7EBA6694" w:rsidR="00A66E30" w:rsidRPr="00A66E30" w:rsidRDefault="00A66E30" w:rsidP="008A12F7">
      <w:pPr>
        <w:pStyle w:val="NormalBPBHEB"/>
        <w:numPr>
          <w:ilvl w:val="0"/>
          <w:numId w:val="46"/>
        </w:numPr>
      </w:pPr>
      <w:r w:rsidRPr="00A66E30">
        <w:rPr>
          <w:b/>
          <w:bCs/>
        </w:rPr>
        <w:t>Integration with AWS Services:</w:t>
      </w:r>
      <w:r w:rsidRPr="00A66E30">
        <w:t xml:space="preserve"> Leverage integration with other AWS services, such as AWS Lambda and Amazon EC2, to capture traces from various components</w:t>
      </w:r>
      <w:sdt>
        <w:sdtPr>
          <w:id w:val="1620484071"/>
          <w:citation/>
        </w:sdtPr>
        <w:sdtEndPr/>
        <w:sdtContent>
          <w:r w:rsidR="004B4EEF">
            <w:fldChar w:fldCharType="begin"/>
          </w:r>
          <w:r w:rsidR="004B4EEF">
            <w:instrText xml:space="preserve"> CITATION unknown2023h \l 1033 </w:instrText>
          </w:r>
          <w:r w:rsidR="004B4EEF">
            <w:fldChar w:fldCharType="separate"/>
          </w:r>
          <w:r w:rsidR="00D34F43">
            <w:rPr>
              <w:noProof/>
            </w:rPr>
            <w:t xml:space="preserve"> </w:t>
          </w:r>
          <w:r w:rsidR="00D34F43" w:rsidRPr="00D34F43">
            <w:rPr>
              <w:noProof/>
            </w:rPr>
            <w:t>[50]</w:t>
          </w:r>
          <w:r w:rsidR="004B4EEF">
            <w:fldChar w:fldCharType="end"/>
          </w:r>
        </w:sdtContent>
      </w:sdt>
      <w:r w:rsidRPr="00A66E30">
        <w:t>.</w:t>
      </w:r>
    </w:p>
    <w:p w14:paraId="2C265C67" w14:textId="2EB9023D" w:rsidR="00A66E30" w:rsidRPr="00A66E30" w:rsidRDefault="00A66E30" w:rsidP="00555FFB">
      <w:pPr>
        <w:pStyle w:val="Heading1BPBHEB"/>
      </w:pPr>
      <w:r w:rsidRPr="00A66E30">
        <w:t xml:space="preserve">Amazon </w:t>
      </w:r>
      <w:proofErr w:type="spellStart"/>
      <w:r w:rsidRPr="00A66E30">
        <w:t>CodeWhisperer</w:t>
      </w:r>
      <w:proofErr w:type="spellEnd"/>
    </w:p>
    <w:p w14:paraId="56B3B3E8" w14:textId="77777777" w:rsidR="00A66E30" w:rsidRDefault="00A66E30" w:rsidP="00555FFB">
      <w:pPr>
        <w:pStyle w:val="NormalBPBHEB"/>
      </w:pPr>
      <w:r w:rsidRPr="00A66E30">
        <w:t xml:space="preserve">Amazon </w:t>
      </w:r>
      <w:proofErr w:type="spellStart"/>
      <w:r w:rsidRPr="00A66E30">
        <w:t>CodeWhisperer</w:t>
      </w:r>
      <w:proofErr w:type="spellEnd"/>
      <w:r w:rsidRPr="00A66E30">
        <w:t xml:space="preserve"> is an innovative tool within the AWS Developer Tools suite, designed to enhance collaborative coding and streamline the code review process. This section provides a detailed exploration of Amazon </w:t>
      </w:r>
      <w:proofErr w:type="spellStart"/>
      <w:r w:rsidRPr="00A66E30">
        <w:t>CodeWhisperer</w:t>
      </w:r>
      <w:proofErr w:type="spellEnd"/>
      <w:r w:rsidRPr="00A66E30">
        <w:t xml:space="preserve">, outlining its features, benefits, and practical applications in the software development </w:t>
      </w:r>
      <w:commentRangeStart w:id="43"/>
      <w:commentRangeStart w:id="44"/>
      <w:r w:rsidRPr="00A66E30">
        <w:t>lifecycle</w:t>
      </w:r>
      <w:commentRangeEnd w:id="43"/>
      <w:r w:rsidR="003A2F8A">
        <w:rPr>
          <w:rStyle w:val="CommentReference"/>
          <w:rFonts w:eastAsiaTheme="minorHAnsi" w:cstheme="minorBidi"/>
        </w:rPr>
        <w:commentReference w:id="43"/>
      </w:r>
      <w:commentRangeEnd w:id="44"/>
      <w:r w:rsidR="00263CA9">
        <w:rPr>
          <w:rStyle w:val="CommentReference"/>
          <w:rFonts w:eastAsiaTheme="minorHAnsi" w:cstheme="minorBidi"/>
        </w:rPr>
        <w:commentReference w:id="44"/>
      </w:r>
      <w:r w:rsidRPr="00A66E30">
        <w:t>.</w:t>
      </w:r>
    </w:p>
    <w:p w14:paraId="7DA5AB41" w14:textId="5EBF3566" w:rsidR="00CB09AF" w:rsidRDefault="00CB09AF" w:rsidP="00555FFB">
      <w:pPr>
        <w:pStyle w:val="NormalBPBHEB"/>
      </w:pPr>
      <w:r w:rsidRPr="00CB09AF">
        <w:t>Figure 7.6</w:t>
      </w:r>
      <w:r>
        <w:t xml:space="preserve"> below is a visual representation of the</w:t>
      </w:r>
      <w:r w:rsidRPr="00CB09AF">
        <w:t xml:space="preserve"> Amazon </w:t>
      </w:r>
      <w:proofErr w:type="spellStart"/>
      <w:r w:rsidRPr="00CB09AF">
        <w:t>CodeWhisperer</w:t>
      </w:r>
      <w:proofErr w:type="spellEnd"/>
      <w:r w:rsidRPr="00CB09AF">
        <w:t>, the ML-powered coding companion</w:t>
      </w:r>
      <w:r w:rsidR="00263CA9">
        <w:t>:</w:t>
      </w:r>
    </w:p>
    <w:p w14:paraId="731D46CA" w14:textId="3E4D62E9" w:rsidR="004E7B43" w:rsidRDefault="004E7B43" w:rsidP="00555FFB">
      <w:pPr>
        <w:pStyle w:val="FigureBPBHEB"/>
      </w:pPr>
      <w:r>
        <w:rPr>
          <w:noProof/>
        </w:rPr>
        <w:drawing>
          <wp:inline distT="0" distB="0" distL="0" distR="0" wp14:anchorId="134C0695" wp14:editId="027EA4F2">
            <wp:extent cx="6062432" cy="4275908"/>
            <wp:effectExtent l="0" t="0" r="0" b="4445"/>
            <wp:docPr id="20527306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9341" cy="4287834"/>
                    </a:xfrm>
                    <a:prstGeom prst="rect">
                      <a:avLst/>
                    </a:prstGeom>
                    <a:noFill/>
                  </pic:spPr>
                </pic:pic>
              </a:graphicData>
            </a:graphic>
          </wp:inline>
        </w:drawing>
      </w:r>
    </w:p>
    <w:p w14:paraId="0BFB9BCC" w14:textId="40B48340" w:rsidR="004E7B43" w:rsidRDefault="004E7B43" w:rsidP="00555FFB">
      <w:pPr>
        <w:pStyle w:val="FigureCaptionBPBHEB"/>
        <w:rPr>
          <w:rFonts w:eastAsiaTheme="majorEastAsia" w:cstheme="majorBidi"/>
          <w:sz w:val="36"/>
          <w:szCs w:val="26"/>
        </w:rPr>
      </w:pPr>
      <w:bookmarkStart w:id="45" w:name="_Hlk169706341"/>
      <w:r w:rsidRPr="00555FFB">
        <w:rPr>
          <w:b/>
          <w:bCs w:val="0"/>
        </w:rPr>
        <w:t xml:space="preserve">Figure </w:t>
      </w:r>
      <w:r w:rsidR="003A2F8A"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6</w:t>
      </w:r>
      <w:r w:rsidRPr="00555FFB">
        <w:rPr>
          <w:b/>
          <w:bCs w:val="0"/>
        </w:rPr>
        <w:fldChar w:fldCharType="end"/>
      </w:r>
      <w:r>
        <w:t xml:space="preserve"> </w:t>
      </w:r>
      <w:r w:rsidRPr="007C2977">
        <w:t xml:space="preserve">Amazon </w:t>
      </w:r>
      <w:proofErr w:type="spellStart"/>
      <w:r w:rsidRPr="007C2977">
        <w:t>CodeWhisperer</w:t>
      </w:r>
      <w:proofErr w:type="spellEnd"/>
      <w:r w:rsidRPr="007C2977">
        <w:t>, the ML-powered coding companion</w:t>
      </w:r>
      <w:r>
        <w:rPr>
          <w:noProof/>
        </w:rPr>
        <w:t xml:space="preserve"> </w:t>
      </w:r>
      <w:bookmarkEnd w:id="45"/>
      <w:r>
        <w:rPr>
          <w:noProof/>
        </w:rPr>
        <w:t>(AWS Blog)</w:t>
      </w:r>
    </w:p>
    <w:p w14:paraId="4709B8FA" w14:textId="58C9DEAE"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Key </w:t>
      </w:r>
      <w:r w:rsidR="003A2F8A" w:rsidRPr="00523422">
        <w:rPr>
          <w:rFonts w:eastAsiaTheme="majorEastAsia" w:cstheme="majorBidi"/>
          <w:sz w:val="36"/>
          <w:szCs w:val="26"/>
        </w:rPr>
        <w:t xml:space="preserve">features </w:t>
      </w:r>
    </w:p>
    <w:p w14:paraId="77067193" w14:textId="7AACD35A" w:rsidR="003A2F8A" w:rsidRPr="00A66E30" w:rsidRDefault="003A2F8A" w:rsidP="00555FFB">
      <w:pPr>
        <w:pStyle w:val="NormalBPBHEB"/>
      </w:pPr>
      <w:r>
        <w:t xml:space="preserve">The following are the key features of Amazon </w:t>
      </w:r>
      <w:proofErr w:type="spellStart"/>
      <w:r>
        <w:t>CodeWhisperer</w:t>
      </w:r>
      <w:proofErr w:type="spellEnd"/>
      <w:r>
        <w:t>:</w:t>
      </w:r>
    </w:p>
    <w:p w14:paraId="5B0A25A9" w14:textId="3F93A29B" w:rsidR="00A66E30" w:rsidRPr="00A66E30" w:rsidRDefault="00A66E30" w:rsidP="008A12F7">
      <w:pPr>
        <w:pStyle w:val="NormalBPBHEB"/>
        <w:numPr>
          <w:ilvl w:val="0"/>
          <w:numId w:val="47"/>
        </w:numPr>
      </w:pPr>
      <w:r w:rsidRPr="00A66E30">
        <w:rPr>
          <w:b/>
          <w:bCs/>
        </w:rPr>
        <w:t xml:space="preserve">Real-time </w:t>
      </w:r>
      <w:r w:rsidR="003A2F8A" w:rsidRPr="00A66E30">
        <w:rPr>
          <w:b/>
          <w:bCs/>
        </w:rPr>
        <w:t>collaboration</w:t>
      </w:r>
      <w:r w:rsidRPr="00A66E30">
        <w:rPr>
          <w:b/>
          <w:bCs/>
        </w:rPr>
        <w:t>:</w:t>
      </w:r>
      <w:r w:rsidRPr="00A66E30">
        <w:t xml:space="preserve"> </w:t>
      </w:r>
      <w:proofErr w:type="spellStart"/>
      <w:r w:rsidRPr="00A66E30">
        <w:t>CodeWhisperer</w:t>
      </w:r>
      <w:proofErr w:type="spellEnd"/>
      <w:r w:rsidRPr="00A66E30">
        <w:t xml:space="preserve"> facilitates real-time collaboration among developers, allowing them to review and edit code simultaneously</w:t>
      </w:r>
      <w:bookmarkStart w:id="46" w:name="_Ref150870833"/>
      <w:sdt>
        <w:sdtPr>
          <w:id w:val="-2110266474"/>
          <w:citation/>
        </w:sdtPr>
        <w:sdtEndPr/>
        <w:sdtContent>
          <w:r w:rsidR="0034327B">
            <w:fldChar w:fldCharType="begin"/>
          </w:r>
          <w:r w:rsidR="0034327B">
            <w:instrText xml:space="preserve"> CITATION unknown2023i \l 1033 </w:instrText>
          </w:r>
          <w:r w:rsidR="0034327B">
            <w:fldChar w:fldCharType="separate"/>
          </w:r>
          <w:r w:rsidR="00D34F43">
            <w:rPr>
              <w:noProof/>
            </w:rPr>
            <w:t xml:space="preserve"> </w:t>
          </w:r>
          <w:r w:rsidR="00D34F43" w:rsidRPr="00D34F43">
            <w:rPr>
              <w:noProof/>
            </w:rPr>
            <w:t>[52]</w:t>
          </w:r>
          <w:r w:rsidR="0034327B">
            <w:fldChar w:fldCharType="end"/>
          </w:r>
        </w:sdtContent>
      </w:sdt>
      <w:bookmarkEnd w:id="46"/>
      <w:r w:rsidRPr="00A66E30">
        <w:t>.</w:t>
      </w:r>
    </w:p>
    <w:p w14:paraId="2F53B23E" w14:textId="11A8EBC1" w:rsidR="00A66E30" w:rsidRPr="00A66E30" w:rsidRDefault="00A66E30" w:rsidP="008A12F7">
      <w:pPr>
        <w:pStyle w:val="NormalBPBHEB"/>
        <w:numPr>
          <w:ilvl w:val="0"/>
          <w:numId w:val="47"/>
        </w:numPr>
      </w:pPr>
      <w:r w:rsidRPr="00A66E30">
        <w:rPr>
          <w:b/>
          <w:bCs/>
        </w:rPr>
        <w:t xml:space="preserve">Automated </w:t>
      </w:r>
      <w:r w:rsidR="003A2F8A" w:rsidRPr="00A66E30">
        <w:rPr>
          <w:b/>
          <w:bCs/>
        </w:rPr>
        <w:t>code reviews</w:t>
      </w:r>
      <w:r w:rsidRPr="00A66E30">
        <w:rPr>
          <w:b/>
          <w:bCs/>
        </w:rPr>
        <w:t>:</w:t>
      </w:r>
      <w:r w:rsidRPr="00A66E30">
        <w:t xml:space="preserve"> Implements automated code reviews, leveraging predefined rules and best practices to ensure code quality and adherence to coding standards</w:t>
      </w:r>
      <w:bookmarkStart w:id="47" w:name="_Ref150870847"/>
      <w:sdt>
        <w:sdtPr>
          <w:id w:val="-1741395155"/>
          <w:citation/>
        </w:sdtPr>
        <w:sdtEndPr/>
        <w:sdtContent>
          <w:r w:rsidR="0034327B">
            <w:fldChar w:fldCharType="begin"/>
          </w:r>
          <w:r w:rsidR="0034327B">
            <w:instrText xml:space="preserve"> CITATION jones2020c \l 1033 </w:instrText>
          </w:r>
          <w:r w:rsidR="0034327B">
            <w:fldChar w:fldCharType="separate"/>
          </w:r>
          <w:r w:rsidR="00D34F43">
            <w:rPr>
              <w:noProof/>
            </w:rPr>
            <w:t xml:space="preserve"> </w:t>
          </w:r>
          <w:r w:rsidR="00D34F43" w:rsidRPr="00D34F43">
            <w:rPr>
              <w:noProof/>
            </w:rPr>
            <w:t>[53]</w:t>
          </w:r>
          <w:r w:rsidR="0034327B">
            <w:fldChar w:fldCharType="end"/>
          </w:r>
        </w:sdtContent>
      </w:sdt>
      <w:bookmarkEnd w:id="47"/>
      <w:r w:rsidRPr="00A66E30">
        <w:t>.</w:t>
      </w:r>
    </w:p>
    <w:p w14:paraId="38E9B2F1" w14:textId="0BFC9911" w:rsidR="00A66E30" w:rsidRPr="00A66E30" w:rsidRDefault="00A66E30" w:rsidP="008A12F7">
      <w:pPr>
        <w:pStyle w:val="NormalBPBHEB"/>
        <w:numPr>
          <w:ilvl w:val="0"/>
          <w:numId w:val="47"/>
        </w:numPr>
      </w:pPr>
      <w:r w:rsidRPr="00A66E30">
        <w:rPr>
          <w:b/>
          <w:bCs/>
        </w:rPr>
        <w:t xml:space="preserve">In-line </w:t>
      </w:r>
      <w:r w:rsidR="003A2F8A" w:rsidRPr="00A66E30">
        <w:rPr>
          <w:b/>
          <w:bCs/>
        </w:rPr>
        <w:t>comments and suggestions</w:t>
      </w:r>
      <w:r w:rsidRPr="00A66E30">
        <w:rPr>
          <w:b/>
          <w:bCs/>
        </w:rPr>
        <w:t>:</w:t>
      </w:r>
      <w:r w:rsidRPr="00A66E30">
        <w:t xml:space="preserve"> Enables developers to provide in-line comments and suggestions directly within the code, fostering effective communication during the review process</w:t>
      </w:r>
      <w:sdt>
        <w:sdtPr>
          <w:id w:val="-139578474"/>
          <w:citation/>
        </w:sdtPr>
        <w:sdtEndPr/>
        <w:sdtContent>
          <w:r w:rsidR="004461B3">
            <w:fldChar w:fldCharType="begin"/>
          </w:r>
          <w:r w:rsidR="004461B3">
            <w:instrText xml:space="preserve"> CITATION unknown2023i \l 1033 </w:instrText>
          </w:r>
          <w:r w:rsidR="004461B3">
            <w:fldChar w:fldCharType="separate"/>
          </w:r>
          <w:r w:rsidR="00D34F43">
            <w:rPr>
              <w:noProof/>
            </w:rPr>
            <w:t xml:space="preserve"> </w:t>
          </w:r>
          <w:r w:rsidR="00D34F43" w:rsidRPr="00D34F43">
            <w:rPr>
              <w:noProof/>
            </w:rPr>
            <w:t>[52]</w:t>
          </w:r>
          <w:r w:rsidR="004461B3">
            <w:fldChar w:fldCharType="end"/>
          </w:r>
        </w:sdtContent>
      </w:sdt>
      <w:r w:rsidRPr="00A66E30">
        <w:t>.</w:t>
      </w:r>
    </w:p>
    <w:p w14:paraId="788286CA" w14:textId="476EBF86"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Benefits of </w:t>
      </w:r>
      <w:r w:rsidR="003A2F8A" w:rsidRPr="00523422">
        <w:rPr>
          <w:rFonts w:eastAsiaTheme="majorEastAsia" w:cstheme="majorBidi"/>
          <w:sz w:val="36"/>
          <w:szCs w:val="26"/>
        </w:rPr>
        <w:t xml:space="preserve">using </w:t>
      </w:r>
      <w:r w:rsidRPr="00523422">
        <w:rPr>
          <w:rFonts w:eastAsiaTheme="majorEastAsia" w:cstheme="majorBidi"/>
          <w:sz w:val="36"/>
          <w:szCs w:val="26"/>
        </w:rPr>
        <w:t xml:space="preserve">Amazon </w:t>
      </w:r>
      <w:proofErr w:type="spellStart"/>
      <w:r w:rsidRPr="00523422">
        <w:rPr>
          <w:rFonts w:eastAsiaTheme="majorEastAsia" w:cstheme="majorBidi"/>
          <w:sz w:val="36"/>
          <w:szCs w:val="26"/>
        </w:rPr>
        <w:t>CodeWhisperer</w:t>
      </w:r>
      <w:proofErr w:type="spellEnd"/>
    </w:p>
    <w:p w14:paraId="5B2175FD" w14:textId="1D0271DE" w:rsidR="003A2F8A" w:rsidRPr="00A66E30" w:rsidRDefault="003A2F8A" w:rsidP="00555FFB">
      <w:pPr>
        <w:pStyle w:val="NormalBPBHEB"/>
      </w:pPr>
      <w:r>
        <w:t xml:space="preserve">The following are the </w:t>
      </w:r>
      <w:r w:rsidRPr="003A2F8A">
        <w:t xml:space="preserve">benefits of using Amazon </w:t>
      </w:r>
      <w:proofErr w:type="spellStart"/>
      <w:r w:rsidRPr="003A2F8A">
        <w:t>CodeWhisperer</w:t>
      </w:r>
      <w:proofErr w:type="spellEnd"/>
      <w:r>
        <w:t>:</w:t>
      </w:r>
    </w:p>
    <w:p w14:paraId="4279D8E9" w14:textId="576AB967" w:rsidR="00A66E30" w:rsidRPr="00A66E30" w:rsidRDefault="00A66E30" w:rsidP="008A12F7">
      <w:pPr>
        <w:pStyle w:val="NormalBPBHEB"/>
        <w:numPr>
          <w:ilvl w:val="0"/>
          <w:numId w:val="48"/>
        </w:numPr>
      </w:pPr>
      <w:r w:rsidRPr="00A66E30">
        <w:rPr>
          <w:b/>
          <w:bCs/>
        </w:rPr>
        <w:t xml:space="preserve">Accelerated </w:t>
      </w:r>
      <w:r w:rsidR="003A2F8A" w:rsidRPr="00A66E30">
        <w:rPr>
          <w:b/>
          <w:bCs/>
        </w:rPr>
        <w:t>code review process</w:t>
      </w:r>
      <w:r w:rsidRPr="00A66E30">
        <w:rPr>
          <w:b/>
          <w:bCs/>
        </w:rPr>
        <w:t>:</w:t>
      </w:r>
      <w:r w:rsidRPr="00A66E30">
        <w:t xml:space="preserve"> Streamlines and accelerates the code review process by automating routine checks and providing a collaborative environment for developers</w:t>
      </w:r>
      <w:sdt>
        <w:sdtPr>
          <w:id w:val="188575699"/>
          <w:citation/>
        </w:sdtPr>
        <w:sdtEndPr/>
        <w:sdtContent>
          <w:r w:rsidR="00CF7334">
            <w:fldChar w:fldCharType="begin"/>
          </w:r>
          <w:r w:rsidR="00CF7334">
            <w:instrText xml:space="preserve"> CITATION jones2020c \l 1033 </w:instrText>
          </w:r>
          <w:r w:rsidR="00CF7334">
            <w:fldChar w:fldCharType="separate"/>
          </w:r>
          <w:r w:rsidR="00D34F43">
            <w:rPr>
              <w:noProof/>
            </w:rPr>
            <w:t xml:space="preserve"> </w:t>
          </w:r>
          <w:r w:rsidR="00D34F43" w:rsidRPr="00D34F43">
            <w:rPr>
              <w:noProof/>
            </w:rPr>
            <w:t>[53]</w:t>
          </w:r>
          <w:r w:rsidR="00CF7334">
            <w:fldChar w:fldCharType="end"/>
          </w:r>
        </w:sdtContent>
      </w:sdt>
      <w:r w:rsidRPr="00A66E30">
        <w:t>.</w:t>
      </w:r>
    </w:p>
    <w:p w14:paraId="57834147" w14:textId="685C2313" w:rsidR="00A66E30" w:rsidRPr="00A66E30" w:rsidRDefault="00A66E30" w:rsidP="008A12F7">
      <w:pPr>
        <w:pStyle w:val="NormalBPBHEB"/>
        <w:numPr>
          <w:ilvl w:val="0"/>
          <w:numId w:val="48"/>
        </w:numPr>
      </w:pPr>
      <w:r w:rsidRPr="00A66E30">
        <w:rPr>
          <w:b/>
          <w:bCs/>
        </w:rPr>
        <w:t xml:space="preserve">Code </w:t>
      </w:r>
      <w:r w:rsidR="003A2F8A" w:rsidRPr="00A66E30">
        <w:rPr>
          <w:b/>
          <w:bCs/>
        </w:rPr>
        <w:t>quality improvement</w:t>
      </w:r>
      <w:r w:rsidRPr="00A66E30">
        <w:rPr>
          <w:b/>
          <w:bCs/>
        </w:rPr>
        <w:t>:</w:t>
      </w:r>
      <w:r w:rsidRPr="00A66E30">
        <w:t xml:space="preserve"> Contributes to improved code quality by flagging potential issues and ensuring adherence to coding best practices</w:t>
      </w:r>
      <w:sdt>
        <w:sdtPr>
          <w:id w:val="1305969343"/>
          <w:citation/>
        </w:sdtPr>
        <w:sdtEndPr/>
        <w:sdtContent>
          <w:r w:rsidR="00C868D0">
            <w:fldChar w:fldCharType="begin"/>
          </w:r>
          <w:r w:rsidR="00C868D0">
            <w:instrText xml:space="preserve"> CITATION unknown2023i \l 1033 </w:instrText>
          </w:r>
          <w:r w:rsidR="00C868D0">
            <w:fldChar w:fldCharType="separate"/>
          </w:r>
          <w:r w:rsidR="00D34F43">
            <w:rPr>
              <w:noProof/>
            </w:rPr>
            <w:t xml:space="preserve"> </w:t>
          </w:r>
          <w:r w:rsidR="00D34F43" w:rsidRPr="00D34F43">
            <w:rPr>
              <w:noProof/>
            </w:rPr>
            <w:t>[52]</w:t>
          </w:r>
          <w:r w:rsidR="00C868D0">
            <w:fldChar w:fldCharType="end"/>
          </w:r>
        </w:sdtContent>
      </w:sdt>
      <w:r w:rsidRPr="00A66E30">
        <w:t>.</w:t>
      </w:r>
    </w:p>
    <w:p w14:paraId="616C2A71" w14:textId="10A578F8" w:rsidR="00A66E30" w:rsidRPr="00A66E30" w:rsidRDefault="00A66E30" w:rsidP="008A12F7">
      <w:pPr>
        <w:pStyle w:val="NormalBPBHEB"/>
        <w:numPr>
          <w:ilvl w:val="0"/>
          <w:numId w:val="48"/>
        </w:numPr>
      </w:pPr>
      <w:r w:rsidRPr="00A66E30">
        <w:rPr>
          <w:b/>
          <w:bCs/>
        </w:rPr>
        <w:t xml:space="preserve">Knowledge </w:t>
      </w:r>
      <w:r w:rsidR="003A2F8A" w:rsidRPr="00A66E30">
        <w:rPr>
          <w:b/>
          <w:bCs/>
        </w:rPr>
        <w:t>transfer</w:t>
      </w:r>
      <w:r w:rsidRPr="00A66E30">
        <w:rPr>
          <w:b/>
          <w:bCs/>
        </w:rPr>
        <w:t>:</w:t>
      </w:r>
      <w:r w:rsidRPr="00A66E30">
        <w:t xml:space="preserve"> Facilitates knowledge transfer among team members by promoting collaboration and shared understanding of the codebase</w:t>
      </w:r>
      <w:sdt>
        <w:sdtPr>
          <w:id w:val="-963881448"/>
          <w:citation/>
        </w:sdtPr>
        <w:sdtEndPr/>
        <w:sdtContent>
          <w:r w:rsidR="00C868D0">
            <w:fldChar w:fldCharType="begin"/>
          </w:r>
          <w:r w:rsidR="00C868D0">
            <w:instrText xml:space="preserve"> CITATION unknown2023i \l 1033 </w:instrText>
          </w:r>
          <w:r w:rsidR="00C868D0">
            <w:fldChar w:fldCharType="separate"/>
          </w:r>
          <w:r w:rsidR="00D34F43">
            <w:rPr>
              <w:noProof/>
            </w:rPr>
            <w:t xml:space="preserve"> </w:t>
          </w:r>
          <w:r w:rsidR="00D34F43" w:rsidRPr="00D34F43">
            <w:rPr>
              <w:noProof/>
            </w:rPr>
            <w:t>[52]</w:t>
          </w:r>
          <w:r w:rsidR="00C868D0">
            <w:fldChar w:fldCharType="end"/>
          </w:r>
        </w:sdtContent>
      </w:sdt>
      <w:r w:rsidRPr="00A66E30">
        <w:t>.</w:t>
      </w:r>
    </w:p>
    <w:p w14:paraId="0DA50F3D" w14:textId="0F915DE3"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Practical </w:t>
      </w:r>
      <w:r w:rsidR="003A2F8A" w:rsidRPr="00523422">
        <w:rPr>
          <w:rFonts w:eastAsiaTheme="majorEastAsia" w:cstheme="majorBidi"/>
          <w:sz w:val="36"/>
          <w:szCs w:val="26"/>
        </w:rPr>
        <w:t>applications</w:t>
      </w:r>
    </w:p>
    <w:p w14:paraId="693573FC" w14:textId="0EDE2836" w:rsidR="003A2F8A" w:rsidRPr="00A66E30" w:rsidRDefault="003A2F8A" w:rsidP="00555FFB">
      <w:pPr>
        <w:pStyle w:val="NormalBPBHEB"/>
      </w:pPr>
      <w:r>
        <w:t>In this section, we will go through the practical applications:</w:t>
      </w:r>
    </w:p>
    <w:p w14:paraId="10465701" w14:textId="4581E5B2" w:rsidR="00A66E30" w:rsidRPr="00A66E30" w:rsidRDefault="00A66E30" w:rsidP="008A12F7">
      <w:pPr>
        <w:pStyle w:val="NormalBPBHEB"/>
        <w:numPr>
          <w:ilvl w:val="0"/>
          <w:numId w:val="49"/>
        </w:numPr>
      </w:pPr>
      <w:r w:rsidRPr="00A66E30">
        <w:rPr>
          <w:b/>
          <w:bCs/>
        </w:rPr>
        <w:t xml:space="preserve">Large-scale </w:t>
      </w:r>
      <w:r w:rsidR="003A2F8A" w:rsidRPr="00A66E30">
        <w:rPr>
          <w:b/>
          <w:bCs/>
        </w:rPr>
        <w:t>development projects</w:t>
      </w:r>
      <w:r w:rsidRPr="00A66E30">
        <w:rPr>
          <w:b/>
          <w:bCs/>
        </w:rPr>
        <w:t>:</w:t>
      </w:r>
      <w:r w:rsidRPr="00A66E30">
        <w:t xml:space="preserve"> Particularly beneficial in large-scale development projects with distributed teams, where efficient code collaboration is crucial</w:t>
      </w:r>
      <w:sdt>
        <w:sdtPr>
          <w:id w:val="774138814"/>
          <w:citation/>
        </w:sdtPr>
        <w:sdtEndPr/>
        <w:sdtContent>
          <w:r w:rsidR="00262988">
            <w:fldChar w:fldCharType="begin"/>
          </w:r>
          <w:r w:rsidR="00262988">
            <w:instrText xml:space="preserve"> CITATION unknown2023i \l 1033 </w:instrText>
          </w:r>
          <w:r w:rsidR="00262988">
            <w:fldChar w:fldCharType="separate"/>
          </w:r>
          <w:r w:rsidR="00D34F43">
            <w:rPr>
              <w:noProof/>
            </w:rPr>
            <w:t xml:space="preserve"> </w:t>
          </w:r>
          <w:r w:rsidR="00D34F43" w:rsidRPr="00D34F43">
            <w:rPr>
              <w:noProof/>
            </w:rPr>
            <w:t>[52]</w:t>
          </w:r>
          <w:r w:rsidR="00262988">
            <w:fldChar w:fldCharType="end"/>
          </w:r>
        </w:sdtContent>
      </w:sdt>
      <w:r w:rsidRPr="00A66E30">
        <w:t>.</w:t>
      </w:r>
    </w:p>
    <w:p w14:paraId="75846B8C" w14:textId="43EF3423" w:rsidR="00A66E30" w:rsidRPr="00A66E30" w:rsidRDefault="00F874A3" w:rsidP="008A12F7">
      <w:pPr>
        <w:pStyle w:val="NormalBPBHEB"/>
        <w:numPr>
          <w:ilvl w:val="0"/>
          <w:numId w:val="49"/>
        </w:numPr>
      </w:pPr>
      <w:r w:rsidRPr="00A66E30">
        <w:rPr>
          <w:b/>
          <w:bCs/>
        </w:rPr>
        <w:t>Open-</w:t>
      </w:r>
      <w:r w:rsidR="003A2F8A" w:rsidRPr="00A66E30">
        <w:rPr>
          <w:b/>
          <w:bCs/>
        </w:rPr>
        <w:t>source contributions</w:t>
      </w:r>
      <w:r w:rsidR="00A66E30" w:rsidRPr="00A66E30">
        <w:rPr>
          <w:b/>
          <w:bCs/>
        </w:rPr>
        <w:t>:</w:t>
      </w:r>
      <w:r w:rsidR="00A66E30" w:rsidRPr="00A66E30">
        <w:t xml:space="preserve"> Supports </w:t>
      </w:r>
      <w:r w:rsidR="003F69E1" w:rsidRPr="00A66E30">
        <w:t>open-source</w:t>
      </w:r>
      <w:r w:rsidR="00A66E30" w:rsidRPr="00A66E30">
        <w:t xml:space="preserve"> contributors by providing a transparent and collaborative platform for reviewing and contributing code changes</w:t>
      </w:r>
      <w:sdt>
        <w:sdtPr>
          <w:id w:val="635149428"/>
          <w:citation/>
        </w:sdtPr>
        <w:sdtEndPr/>
        <w:sdtContent>
          <w:r w:rsidR="00D577E4">
            <w:fldChar w:fldCharType="begin"/>
          </w:r>
          <w:r w:rsidR="00D577E4">
            <w:instrText xml:space="preserve"> CITATION jones2020c \l 1033 </w:instrText>
          </w:r>
          <w:r w:rsidR="00D577E4">
            <w:fldChar w:fldCharType="separate"/>
          </w:r>
          <w:r w:rsidR="00D34F43">
            <w:rPr>
              <w:noProof/>
            </w:rPr>
            <w:t xml:space="preserve"> </w:t>
          </w:r>
          <w:r w:rsidR="00D34F43" w:rsidRPr="00D34F43">
            <w:rPr>
              <w:noProof/>
            </w:rPr>
            <w:t>[53]</w:t>
          </w:r>
          <w:r w:rsidR="00D577E4">
            <w:fldChar w:fldCharType="end"/>
          </w:r>
        </w:sdtContent>
      </w:sdt>
      <w:r w:rsidR="00A66E30" w:rsidRPr="00A66E30">
        <w:t>.</w:t>
      </w:r>
    </w:p>
    <w:p w14:paraId="741EBDD0" w14:textId="568CCF46"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Best </w:t>
      </w:r>
      <w:r w:rsidR="003A2F8A" w:rsidRPr="00523422">
        <w:rPr>
          <w:rFonts w:eastAsiaTheme="majorEastAsia" w:cstheme="majorBidi"/>
          <w:sz w:val="36"/>
          <w:szCs w:val="26"/>
        </w:rPr>
        <w:t xml:space="preserve">practices for using </w:t>
      </w:r>
      <w:r w:rsidRPr="00523422">
        <w:rPr>
          <w:rFonts w:eastAsiaTheme="majorEastAsia" w:cstheme="majorBidi"/>
          <w:sz w:val="36"/>
          <w:szCs w:val="26"/>
        </w:rPr>
        <w:t xml:space="preserve">Amazon </w:t>
      </w:r>
      <w:proofErr w:type="spellStart"/>
      <w:r w:rsidRPr="00523422">
        <w:rPr>
          <w:rFonts w:eastAsiaTheme="majorEastAsia" w:cstheme="majorBidi"/>
          <w:sz w:val="36"/>
          <w:szCs w:val="26"/>
        </w:rPr>
        <w:t>CodeWhisperer</w:t>
      </w:r>
      <w:proofErr w:type="spellEnd"/>
    </w:p>
    <w:p w14:paraId="4F1BEEA5" w14:textId="1B97F76B" w:rsidR="007253B4" w:rsidRPr="00A66E30" w:rsidRDefault="009F125F" w:rsidP="00555FFB">
      <w:pPr>
        <w:pStyle w:val="NormalBPBHEB"/>
      </w:pPr>
      <w:r>
        <w:t xml:space="preserve">In this section, we will go through the best </w:t>
      </w:r>
      <w:r w:rsidRPr="009F125F">
        <w:t xml:space="preserve">practices for using Amazon </w:t>
      </w:r>
      <w:proofErr w:type="spellStart"/>
      <w:r w:rsidRPr="009F125F">
        <w:t>CodeWhisperer</w:t>
      </w:r>
      <w:proofErr w:type="spellEnd"/>
      <w:r>
        <w:t>:</w:t>
      </w:r>
    </w:p>
    <w:p w14:paraId="5A64BA64" w14:textId="1E8CFAB6" w:rsidR="00A66E30" w:rsidRPr="00A66E30" w:rsidRDefault="00A66E30" w:rsidP="008A12F7">
      <w:pPr>
        <w:pStyle w:val="NormalBPBHEB"/>
        <w:numPr>
          <w:ilvl w:val="0"/>
          <w:numId w:val="50"/>
        </w:numPr>
      </w:pPr>
      <w:r w:rsidRPr="00A66E30">
        <w:rPr>
          <w:b/>
          <w:bCs/>
        </w:rPr>
        <w:t xml:space="preserve">Define </w:t>
      </w:r>
      <w:r w:rsidR="009F125F" w:rsidRPr="00A66E30">
        <w:rPr>
          <w:b/>
          <w:bCs/>
        </w:rPr>
        <w:t>clear review guidelines</w:t>
      </w:r>
      <w:r w:rsidRPr="00A66E30">
        <w:rPr>
          <w:b/>
          <w:bCs/>
        </w:rPr>
        <w:t>:</w:t>
      </w:r>
      <w:r w:rsidRPr="00A66E30">
        <w:t xml:space="preserve"> Establish clear guidelines for code reviews to ensure that the team focuses on critical aspects of code quality and functionality</w:t>
      </w:r>
      <w:sdt>
        <w:sdtPr>
          <w:id w:val="167441853"/>
          <w:citation/>
        </w:sdtPr>
        <w:sdtEndPr/>
        <w:sdtContent>
          <w:r w:rsidR="00B95A1D">
            <w:fldChar w:fldCharType="begin"/>
          </w:r>
          <w:r w:rsidR="00B95A1D">
            <w:instrText xml:space="preserve"> CITATION unknown2023i \l 1033 </w:instrText>
          </w:r>
          <w:r w:rsidR="00B95A1D">
            <w:fldChar w:fldCharType="separate"/>
          </w:r>
          <w:r w:rsidR="00D34F43">
            <w:rPr>
              <w:noProof/>
            </w:rPr>
            <w:t xml:space="preserve"> </w:t>
          </w:r>
          <w:r w:rsidR="00D34F43" w:rsidRPr="00D34F43">
            <w:rPr>
              <w:noProof/>
            </w:rPr>
            <w:t>[52]</w:t>
          </w:r>
          <w:r w:rsidR="00B95A1D">
            <w:fldChar w:fldCharType="end"/>
          </w:r>
        </w:sdtContent>
      </w:sdt>
    </w:p>
    <w:p w14:paraId="654F6278" w14:textId="56CC4453" w:rsidR="00A66E30" w:rsidRDefault="00A66E30" w:rsidP="008A12F7">
      <w:pPr>
        <w:pStyle w:val="NormalBPBHEB"/>
        <w:numPr>
          <w:ilvl w:val="0"/>
          <w:numId w:val="50"/>
        </w:numPr>
      </w:pPr>
      <w:r w:rsidRPr="00A66E30">
        <w:rPr>
          <w:b/>
          <w:bCs/>
        </w:rPr>
        <w:t xml:space="preserve">Regularly </w:t>
      </w:r>
      <w:r w:rsidR="009F125F" w:rsidRPr="00A66E30">
        <w:rPr>
          <w:b/>
          <w:bCs/>
        </w:rPr>
        <w:t>update review rules</w:t>
      </w:r>
      <w:r w:rsidRPr="00A66E30">
        <w:rPr>
          <w:b/>
          <w:bCs/>
        </w:rPr>
        <w:t>:</w:t>
      </w:r>
      <w:r w:rsidRPr="00A66E30">
        <w:t xml:space="preserve"> Regularly update and customize automated review rules to align with evolving coding standards and project requirements</w:t>
      </w:r>
      <w:sdt>
        <w:sdtPr>
          <w:id w:val="-1990549278"/>
          <w:citation/>
        </w:sdtPr>
        <w:sdtEndPr/>
        <w:sdtContent>
          <w:r w:rsidR="00B95A1D">
            <w:fldChar w:fldCharType="begin"/>
          </w:r>
          <w:r w:rsidR="00B95A1D">
            <w:instrText xml:space="preserve"> CITATION jones2020c \l 1033 </w:instrText>
          </w:r>
          <w:r w:rsidR="00B95A1D">
            <w:fldChar w:fldCharType="separate"/>
          </w:r>
          <w:r w:rsidR="00D34F43">
            <w:rPr>
              <w:noProof/>
            </w:rPr>
            <w:t xml:space="preserve"> </w:t>
          </w:r>
          <w:r w:rsidR="00D34F43" w:rsidRPr="00D34F43">
            <w:rPr>
              <w:noProof/>
            </w:rPr>
            <w:t>[53]</w:t>
          </w:r>
          <w:r w:rsidR="00B95A1D">
            <w:fldChar w:fldCharType="end"/>
          </w:r>
        </w:sdtContent>
      </w:sdt>
      <w:r w:rsidRPr="00A66E30">
        <w:t>.</w:t>
      </w:r>
    </w:p>
    <w:p w14:paraId="1B79FFAE" w14:textId="39C65A05" w:rsidR="00600D5E" w:rsidRPr="00600D5E" w:rsidDel="0079398B" w:rsidRDefault="00600D5E" w:rsidP="00600D5E">
      <w:pPr>
        <w:pStyle w:val="Heading1BPBHEB"/>
        <w:rPr>
          <w:del w:id="48" w:author="Paulo H. Leocadio" w:date="2024-07-22T15:33:00Z" w16du:dateUtc="2024-07-22T19:33:00Z"/>
        </w:rPr>
      </w:pPr>
      <w:del w:id="49" w:author="Paulo H. Leocadio" w:date="2024-07-22T15:33:00Z" w16du:dateUtc="2024-07-22T19:33:00Z">
        <w:r w:rsidRPr="00600D5E" w:rsidDel="0079398B">
          <w:delText>AWS application integration services</w:delText>
        </w:r>
      </w:del>
    </w:p>
    <w:p w14:paraId="32527E71" w14:textId="653DB1BF" w:rsidR="00600D5E" w:rsidRPr="00DA3801" w:rsidDel="0079398B" w:rsidRDefault="00600D5E" w:rsidP="00600D5E">
      <w:pPr>
        <w:pStyle w:val="NormalBPBHEB"/>
        <w:rPr>
          <w:del w:id="50" w:author="Paulo H. Leocadio" w:date="2024-07-22T15:33:00Z" w16du:dateUtc="2024-07-22T19:33:00Z"/>
        </w:rPr>
      </w:pPr>
      <w:del w:id="51" w:author="Paulo H. Leocadio" w:date="2024-07-22T15:33:00Z" w16du:dateUtc="2024-07-22T19:33:00Z">
        <w:r w:rsidDel="0079398B">
          <w:delText>In this section, we will go through the AWS application integration services:</w:delText>
        </w:r>
      </w:del>
    </w:p>
    <w:p w14:paraId="21C992CA" w14:textId="47C873F6" w:rsidR="00600D5E" w:rsidDel="0079398B" w:rsidRDefault="00600D5E" w:rsidP="00600D5E">
      <w:pPr>
        <w:pStyle w:val="NormalBPBHEB"/>
        <w:numPr>
          <w:ilvl w:val="0"/>
          <w:numId w:val="53"/>
        </w:numPr>
        <w:rPr>
          <w:del w:id="52" w:author="Paulo H. Leocadio" w:date="2024-07-22T15:33:00Z" w16du:dateUtc="2024-07-22T19:33:00Z"/>
        </w:rPr>
      </w:pPr>
      <w:del w:id="53" w:author="Paulo H. Leocadio" w:date="2024-07-22T15:33:00Z" w16du:dateUtc="2024-07-22T19:33:00Z">
        <w:r w:rsidRPr="00E6681F" w:rsidDel="0079398B">
          <w:rPr>
            <w:b/>
            <w:bCs/>
          </w:rPr>
          <w:delText>Amazon Simple Queue Service (SQS):</w:delText>
        </w:r>
        <w:r w:rsidRPr="00DA3801" w:rsidDel="0079398B">
          <w:delText xml:space="preserve"> SQS is a fully managed message queuing service that enables decoupling of the components in a cloud application, promoting scalability and fault tolerance</w:delText>
        </w:r>
        <w:bookmarkStart w:id="54" w:name="_Ref150873099"/>
      </w:del>
      <w:customXmlDelRangeStart w:id="55" w:author="Paulo H. Leocadio" w:date="2024-07-22T15:33:00Z"/>
      <w:sdt>
        <w:sdtPr>
          <w:id w:val="-780181832"/>
          <w:citation/>
        </w:sdtPr>
        <w:sdtEndPr/>
        <w:sdtContent>
          <w:customXmlDelRangeEnd w:id="55"/>
          <w:del w:id="56" w:author="Paulo H. Leocadio" w:date="2024-07-22T15:33:00Z" w16du:dateUtc="2024-07-22T19:33:00Z">
            <w:r w:rsidDel="0079398B">
              <w:fldChar w:fldCharType="begin"/>
            </w:r>
            <w:r w:rsidDel="0079398B">
              <w:delInstrText xml:space="preserve"> CITATION a2023g \l 1033 </w:delInstrText>
            </w:r>
            <w:r w:rsidDel="0079398B">
              <w:fldChar w:fldCharType="separate"/>
            </w:r>
            <w:r w:rsidR="00D34F43" w:rsidDel="0079398B">
              <w:rPr>
                <w:noProof/>
              </w:rPr>
              <w:delText xml:space="preserve"> </w:delText>
            </w:r>
            <w:r w:rsidR="00D34F43" w:rsidRPr="00D34F43" w:rsidDel="0079398B">
              <w:rPr>
                <w:noProof/>
              </w:rPr>
              <w:delText>[54]</w:delText>
            </w:r>
            <w:r w:rsidDel="0079398B">
              <w:fldChar w:fldCharType="end"/>
            </w:r>
          </w:del>
          <w:customXmlDelRangeStart w:id="57" w:author="Paulo H. Leocadio" w:date="2024-07-22T15:33:00Z"/>
        </w:sdtContent>
      </w:sdt>
      <w:customXmlDelRangeEnd w:id="57"/>
      <w:bookmarkEnd w:id="54"/>
      <w:del w:id="58" w:author="Paulo H. Leocadio" w:date="2024-07-22T15:33:00Z" w16du:dateUtc="2024-07-22T19:33:00Z">
        <w:r w:rsidRPr="00DA3801" w:rsidDel="0079398B">
          <w:delText>.</w:delText>
        </w:r>
      </w:del>
    </w:p>
    <w:p w14:paraId="4D110BC6" w14:textId="783A0D8A" w:rsidR="00600D5E" w:rsidDel="0079398B" w:rsidRDefault="00600D5E" w:rsidP="00600D5E">
      <w:pPr>
        <w:pStyle w:val="NormalBPBHEB"/>
        <w:numPr>
          <w:ilvl w:val="0"/>
          <w:numId w:val="53"/>
        </w:numPr>
        <w:rPr>
          <w:del w:id="59" w:author="Paulo H. Leocadio" w:date="2024-07-22T15:33:00Z" w16du:dateUtc="2024-07-22T19:33:00Z"/>
        </w:rPr>
      </w:pPr>
      <w:del w:id="60" w:author="Paulo H. Leocadio" w:date="2024-07-22T15:33:00Z" w16du:dateUtc="2024-07-22T19:33:00Z">
        <w:r w:rsidRPr="00E6681F" w:rsidDel="0079398B">
          <w:rPr>
            <w:b/>
            <w:bCs/>
          </w:rPr>
          <w:delText>Amazon Simple Notification Service (SNS):</w:delText>
        </w:r>
        <w:r w:rsidRPr="00DA3801" w:rsidDel="0079398B">
          <w:delText xml:space="preserve"> SNS is a flexible, fully managed messaging service facilitating communication between distributed microservices and components</w:delText>
        </w:r>
      </w:del>
      <w:customXmlDelRangeStart w:id="61" w:author="Paulo H. Leocadio" w:date="2024-07-22T15:33:00Z"/>
      <w:sdt>
        <w:sdtPr>
          <w:id w:val="397946239"/>
          <w:citation/>
        </w:sdtPr>
        <w:sdtEndPr/>
        <w:sdtContent>
          <w:customXmlDelRangeEnd w:id="61"/>
          <w:del w:id="62" w:author="Paulo H. Leocadio" w:date="2024-07-22T15:33:00Z" w16du:dateUtc="2024-07-22T19:33:00Z">
            <w:r w:rsidDel="0079398B">
              <w:fldChar w:fldCharType="begin"/>
            </w:r>
            <w:r w:rsidDel="0079398B">
              <w:delInstrText xml:space="preserve"> CITATION a2023b \l 1033 </w:delInstrText>
            </w:r>
            <w:r w:rsidDel="0079398B">
              <w:fldChar w:fldCharType="separate"/>
            </w:r>
            <w:r w:rsidR="00D34F43" w:rsidDel="0079398B">
              <w:rPr>
                <w:noProof/>
              </w:rPr>
              <w:delText xml:space="preserve"> </w:delText>
            </w:r>
            <w:r w:rsidR="00D34F43" w:rsidRPr="00D34F43" w:rsidDel="0079398B">
              <w:rPr>
                <w:noProof/>
              </w:rPr>
              <w:delText>[55]</w:delText>
            </w:r>
            <w:r w:rsidDel="0079398B">
              <w:fldChar w:fldCharType="end"/>
            </w:r>
          </w:del>
          <w:customXmlDelRangeStart w:id="63" w:author="Paulo H. Leocadio" w:date="2024-07-22T15:33:00Z"/>
        </w:sdtContent>
      </w:sdt>
      <w:customXmlDelRangeEnd w:id="63"/>
      <w:del w:id="64" w:author="Paulo H. Leocadio" w:date="2024-07-22T15:33:00Z" w16du:dateUtc="2024-07-22T19:33:00Z">
        <w:r w:rsidRPr="00DA3801" w:rsidDel="0079398B">
          <w:delText>.</w:delText>
        </w:r>
      </w:del>
    </w:p>
    <w:p w14:paraId="21FD9435" w14:textId="50F1DBC7" w:rsidR="00600D5E" w:rsidRPr="000760BB" w:rsidDel="0079398B" w:rsidRDefault="00600D5E" w:rsidP="00600D5E">
      <w:pPr>
        <w:pStyle w:val="NormalBPBHEB"/>
        <w:numPr>
          <w:ilvl w:val="0"/>
          <w:numId w:val="53"/>
        </w:numPr>
        <w:rPr>
          <w:del w:id="65" w:author="Paulo H. Leocadio" w:date="2024-07-22T15:33:00Z" w16du:dateUtc="2024-07-22T19:33:00Z"/>
        </w:rPr>
      </w:pPr>
      <w:del w:id="66" w:author="Paulo H. Leocadio" w:date="2024-07-22T15:33:00Z" w16du:dateUtc="2024-07-22T19:33:00Z">
        <w:r w:rsidRPr="000760BB" w:rsidDel="0079398B">
          <w:rPr>
            <w:b/>
            <w:bCs/>
          </w:rPr>
          <w:delText>Amazon AppFlow:</w:delText>
        </w:r>
        <w:r w:rsidRPr="000760BB" w:rsidDel="0079398B">
          <w:delText xml:space="preserve"> Amazon AppFlow allows secure and seamless integration between AWS services and SaaS applications, automating data flows</w:delText>
        </w:r>
      </w:del>
      <w:customXmlDelRangeStart w:id="67" w:author="Paulo H. Leocadio" w:date="2024-07-22T15:33:00Z"/>
      <w:sdt>
        <w:sdtPr>
          <w:id w:val="-1206174232"/>
          <w:citation/>
        </w:sdtPr>
        <w:sdtEndPr/>
        <w:sdtContent>
          <w:customXmlDelRangeEnd w:id="67"/>
          <w:del w:id="68" w:author="Paulo H. Leocadio" w:date="2024-07-22T15:33:00Z" w16du:dateUtc="2024-07-22T19:33:00Z">
            <w:r w:rsidDel="0079398B">
              <w:fldChar w:fldCharType="begin"/>
            </w:r>
            <w:r w:rsidDel="0079398B">
              <w:delInstrText xml:space="preserve"> CITATION a2023c \l 1033 </w:delInstrText>
            </w:r>
            <w:r w:rsidDel="0079398B">
              <w:fldChar w:fldCharType="separate"/>
            </w:r>
            <w:r w:rsidR="00D34F43" w:rsidDel="0079398B">
              <w:rPr>
                <w:noProof/>
              </w:rPr>
              <w:delText xml:space="preserve"> </w:delText>
            </w:r>
            <w:r w:rsidR="00D34F43" w:rsidRPr="00D34F43" w:rsidDel="0079398B">
              <w:rPr>
                <w:noProof/>
              </w:rPr>
              <w:delText>[56]</w:delText>
            </w:r>
            <w:r w:rsidDel="0079398B">
              <w:fldChar w:fldCharType="end"/>
            </w:r>
          </w:del>
          <w:customXmlDelRangeStart w:id="69" w:author="Paulo H. Leocadio" w:date="2024-07-22T15:33:00Z"/>
        </w:sdtContent>
      </w:sdt>
      <w:customXmlDelRangeEnd w:id="69"/>
      <w:del w:id="70" w:author="Paulo H. Leocadio" w:date="2024-07-22T15:33:00Z" w16du:dateUtc="2024-07-22T19:33:00Z">
        <w:r w:rsidRPr="000760BB" w:rsidDel="0079398B">
          <w:delText>.</w:delText>
        </w:r>
      </w:del>
    </w:p>
    <w:p w14:paraId="182B709A" w14:textId="1C04D42C" w:rsidR="00600D5E" w:rsidRPr="000760BB" w:rsidDel="0079398B" w:rsidRDefault="00600D5E" w:rsidP="00600D5E">
      <w:pPr>
        <w:pStyle w:val="NormalBPBHEB"/>
        <w:numPr>
          <w:ilvl w:val="0"/>
          <w:numId w:val="53"/>
        </w:numPr>
        <w:rPr>
          <w:del w:id="71" w:author="Paulo H. Leocadio" w:date="2024-07-22T15:33:00Z" w16du:dateUtc="2024-07-22T19:33:00Z"/>
        </w:rPr>
      </w:pPr>
      <w:del w:id="72" w:author="Paulo H. Leocadio" w:date="2024-07-22T15:33:00Z" w16du:dateUtc="2024-07-22T19:33:00Z">
        <w:r w:rsidRPr="000760BB" w:rsidDel="0079398B">
          <w:rPr>
            <w:b/>
            <w:bCs/>
          </w:rPr>
          <w:delText>Amazon EventBridge:</w:delText>
        </w:r>
        <w:r w:rsidRPr="000760BB" w:rsidDel="0079398B">
          <w:delText xml:space="preserve"> Amazon EventBridge simplifies event-driven integration by connecting application data with various AWS services</w:delText>
        </w:r>
      </w:del>
      <w:customXmlDelRangeStart w:id="73" w:author="Paulo H. Leocadio" w:date="2024-07-22T15:33:00Z"/>
      <w:sdt>
        <w:sdtPr>
          <w:id w:val="967939299"/>
          <w:citation/>
        </w:sdtPr>
        <w:sdtEndPr/>
        <w:sdtContent>
          <w:customXmlDelRangeEnd w:id="73"/>
          <w:del w:id="74" w:author="Paulo H. Leocadio" w:date="2024-07-22T15:33:00Z" w16du:dateUtc="2024-07-22T19:33:00Z">
            <w:r w:rsidDel="0079398B">
              <w:fldChar w:fldCharType="begin"/>
            </w:r>
            <w:r w:rsidDel="0079398B">
              <w:delInstrText xml:space="preserve"> CITATION unknown2023k \l 1033 </w:delInstrText>
            </w:r>
            <w:r w:rsidDel="0079398B">
              <w:fldChar w:fldCharType="separate"/>
            </w:r>
            <w:r w:rsidR="00D34F43" w:rsidDel="0079398B">
              <w:rPr>
                <w:noProof/>
              </w:rPr>
              <w:delText xml:space="preserve"> </w:delText>
            </w:r>
            <w:r w:rsidR="00D34F43" w:rsidRPr="00D34F43" w:rsidDel="0079398B">
              <w:rPr>
                <w:noProof/>
              </w:rPr>
              <w:delText>[57]</w:delText>
            </w:r>
            <w:r w:rsidDel="0079398B">
              <w:fldChar w:fldCharType="end"/>
            </w:r>
          </w:del>
          <w:customXmlDelRangeStart w:id="75" w:author="Paulo H. Leocadio" w:date="2024-07-22T15:33:00Z"/>
        </w:sdtContent>
      </w:sdt>
      <w:customXmlDelRangeEnd w:id="75"/>
      <w:del w:id="76" w:author="Paulo H. Leocadio" w:date="2024-07-22T15:33:00Z" w16du:dateUtc="2024-07-22T19:33:00Z">
        <w:r w:rsidRPr="000760BB" w:rsidDel="0079398B">
          <w:delText>.</w:delText>
        </w:r>
      </w:del>
    </w:p>
    <w:p w14:paraId="6C1D8708" w14:textId="05BABF3B" w:rsidR="00600D5E" w:rsidRPr="00600D5E" w:rsidDel="0079398B" w:rsidRDefault="00600D5E" w:rsidP="008541CC">
      <w:pPr>
        <w:keepNext/>
        <w:keepLines/>
        <w:spacing w:before="40" w:after="0"/>
        <w:outlineLvl w:val="1"/>
        <w:rPr>
          <w:del w:id="77" w:author="Paulo H. Leocadio" w:date="2024-07-22T15:33:00Z" w16du:dateUtc="2024-07-22T19:33:00Z"/>
          <w:rFonts w:eastAsiaTheme="majorEastAsia" w:cstheme="majorBidi"/>
          <w:sz w:val="36"/>
          <w:szCs w:val="26"/>
        </w:rPr>
      </w:pPr>
      <w:commentRangeStart w:id="78"/>
      <w:commentRangeStart w:id="79"/>
      <w:del w:id="80" w:author="Paulo H. Leocadio" w:date="2024-07-22T15:33:00Z" w16du:dateUtc="2024-07-22T19:33:00Z">
        <w:r w:rsidRPr="00600D5E" w:rsidDel="0079398B">
          <w:rPr>
            <w:rFonts w:eastAsiaTheme="majorEastAsia" w:cstheme="majorBidi"/>
            <w:sz w:val="36"/>
            <w:szCs w:val="26"/>
          </w:rPr>
          <w:delText>Overview</w:delText>
        </w:r>
        <w:commentRangeEnd w:id="78"/>
        <w:r w:rsidRPr="008541CC" w:rsidDel="0079398B">
          <w:rPr>
            <w:rFonts w:eastAsiaTheme="majorEastAsia" w:cstheme="majorBidi"/>
            <w:sz w:val="36"/>
            <w:szCs w:val="26"/>
          </w:rPr>
          <w:commentReference w:id="78"/>
        </w:r>
        <w:commentRangeEnd w:id="79"/>
        <w:r w:rsidR="005C0326" w:rsidRPr="008541CC" w:rsidDel="0079398B">
          <w:rPr>
            <w:rFonts w:eastAsiaTheme="majorEastAsia" w:cstheme="majorBidi"/>
            <w:sz w:val="36"/>
            <w:szCs w:val="26"/>
          </w:rPr>
          <w:commentReference w:id="79"/>
        </w:r>
      </w:del>
    </w:p>
    <w:p w14:paraId="43D23139" w14:textId="3A94BE65" w:rsidR="00600D5E" w:rsidRPr="000760BB" w:rsidDel="0079398B" w:rsidRDefault="00600D5E" w:rsidP="008541CC">
      <w:pPr>
        <w:pStyle w:val="NormalBPBHEB"/>
        <w:ind w:left="360"/>
        <w:rPr>
          <w:del w:id="81" w:author="Paulo H. Leocadio" w:date="2024-07-22T15:33:00Z" w16du:dateUtc="2024-07-22T19:33:00Z"/>
        </w:rPr>
      </w:pPr>
      <w:del w:id="82" w:author="Paulo H. Leocadio" w:date="2024-07-22T15:33:00Z" w16du:dateUtc="2024-07-22T19:33:00Z">
        <w:r w:rsidRPr="00DA3801" w:rsidDel="0079398B">
          <w:delText>AWS provides a robust set of services for seamless application integration, allowing organizations to build scalable, efficient, and connected applications. This section delves into AWS's Application Integration services, highlighting key components, use cases, and best practices for implementing effective application integration solutions.</w:delText>
        </w:r>
      </w:del>
    </w:p>
    <w:p w14:paraId="51254E3F" w14:textId="7758FBC9" w:rsidR="00262988" w:rsidRPr="00A66E30" w:rsidDel="0079398B" w:rsidRDefault="00262988" w:rsidP="00523422">
      <w:pPr>
        <w:pStyle w:val="NormalBPBHEB"/>
        <w:rPr>
          <w:del w:id="83" w:author="Paulo H. Leocadio" w:date="2024-07-22T15:33:00Z" w16du:dateUtc="2024-07-22T19:33:00Z"/>
        </w:rPr>
      </w:pPr>
    </w:p>
    <w:p w14:paraId="2E803BCB" w14:textId="084CB780" w:rsidR="00D466CB" w:rsidDel="0079398B" w:rsidRDefault="00D81278" w:rsidP="00555FFB">
      <w:pPr>
        <w:pStyle w:val="FigureBPBHEB"/>
        <w:rPr>
          <w:del w:id="84" w:author="Paulo H. Leocadio" w:date="2024-07-22T15:33:00Z" w16du:dateUtc="2024-07-22T19:33:00Z"/>
        </w:rPr>
      </w:pPr>
      <w:bookmarkStart w:id="85" w:name="_Hlk151458501"/>
      <w:del w:id="86" w:author="Paulo H. Leocadio" w:date="2024-07-22T15:33:00Z" w16du:dateUtc="2024-07-22T19:33:00Z">
        <w:r w:rsidDel="0079398B">
          <w:rPr>
            <w:noProof/>
          </w:rPr>
          <w:drawing>
            <wp:inline distT="0" distB="0" distL="0" distR="0" wp14:anchorId="113FD442" wp14:editId="06F67F16">
              <wp:extent cx="5819775" cy="3530664"/>
              <wp:effectExtent l="0" t="0" r="0" b="0"/>
              <wp:docPr id="18846771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0903" cy="3537415"/>
                      </a:xfrm>
                      <a:prstGeom prst="rect">
                        <a:avLst/>
                      </a:prstGeom>
                      <a:noFill/>
                    </pic:spPr>
                  </pic:pic>
                </a:graphicData>
              </a:graphic>
            </wp:inline>
          </w:drawing>
        </w:r>
      </w:del>
    </w:p>
    <w:p w14:paraId="44B1D987" w14:textId="6829F163" w:rsidR="00D81278" w:rsidRPr="00D81278" w:rsidDel="0079398B" w:rsidRDefault="00D466CB" w:rsidP="00555FFB">
      <w:pPr>
        <w:pStyle w:val="FigureCaptionBPBHEB"/>
        <w:rPr>
          <w:del w:id="87" w:author="Paulo H. Leocadio" w:date="2024-07-22T15:33:00Z" w16du:dateUtc="2024-07-22T19:33:00Z"/>
        </w:rPr>
      </w:pPr>
      <w:commentRangeStart w:id="88"/>
      <w:commentRangeStart w:id="89"/>
      <w:del w:id="90" w:author="Paulo H. Leocadio" w:date="2024-07-22T15:33:00Z" w16du:dateUtc="2024-07-22T19:33:00Z">
        <w:r w:rsidRPr="00555FFB" w:rsidDel="0079398B">
          <w:rPr>
            <w:b/>
            <w:bCs w:val="0"/>
          </w:rPr>
          <w:delText>Figure</w:delText>
        </w:r>
        <w:commentRangeEnd w:id="88"/>
        <w:r w:rsidR="009F125F" w:rsidDel="0079398B">
          <w:rPr>
            <w:rStyle w:val="CommentReference"/>
            <w:rFonts w:eastAsiaTheme="minorHAnsi" w:cstheme="minorBidi"/>
            <w:bCs w:val="0"/>
            <w:i w:val="0"/>
            <w:iCs w:val="0"/>
          </w:rPr>
          <w:commentReference w:id="88"/>
        </w:r>
        <w:commentRangeEnd w:id="89"/>
        <w:r w:rsidR="005C0326" w:rsidDel="0079398B">
          <w:rPr>
            <w:rStyle w:val="CommentReference"/>
            <w:rFonts w:eastAsiaTheme="minorHAnsi" w:cstheme="minorBidi"/>
            <w:bCs w:val="0"/>
            <w:i w:val="0"/>
            <w:iCs w:val="0"/>
          </w:rPr>
          <w:commentReference w:id="89"/>
        </w:r>
        <w:r w:rsidRPr="00555FFB" w:rsidDel="0079398B">
          <w:rPr>
            <w:b/>
            <w:bCs w:val="0"/>
          </w:rPr>
          <w:delText xml:space="preserve"> </w:delText>
        </w:r>
        <w:r w:rsidRPr="00555FFB" w:rsidDel="0079398B">
          <w:rPr>
            <w:b/>
            <w:bCs w:val="0"/>
          </w:rPr>
          <w:fldChar w:fldCharType="begin"/>
        </w:r>
        <w:r w:rsidRPr="00555FFB" w:rsidDel="0079398B">
          <w:rPr>
            <w:b/>
            <w:bCs w:val="0"/>
          </w:rPr>
          <w:delInstrText xml:space="preserve"> SEQ Figure \* ARABIC </w:delInstrText>
        </w:r>
        <w:r w:rsidRPr="00555FFB" w:rsidDel="0079398B">
          <w:rPr>
            <w:b/>
            <w:bCs w:val="0"/>
          </w:rPr>
          <w:fldChar w:fldCharType="separate"/>
        </w:r>
        <w:r w:rsidR="009304A7" w:rsidRPr="00555FFB" w:rsidDel="0079398B">
          <w:rPr>
            <w:b/>
            <w:bCs w:val="0"/>
            <w:noProof/>
          </w:rPr>
          <w:delText>7</w:delText>
        </w:r>
        <w:r w:rsidRPr="00555FFB" w:rsidDel="0079398B">
          <w:rPr>
            <w:b/>
            <w:bCs w:val="0"/>
          </w:rPr>
          <w:fldChar w:fldCharType="end"/>
        </w:r>
        <w:r w:rsidRPr="00555FFB" w:rsidDel="0079398B">
          <w:rPr>
            <w:b/>
            <w:bCs w:val="0"/>
          </w:rPr>
          <w:delText>.</w:delText>
        </w:r>
        <w:r w:rsidR="009F125F" w:rsidRPr="00555FFB" w:rsidDel="0079398B">
          <w:rPr>
            <w:b/>
            <w:bCs w:val="0"/>
          </w:rPr>
          <w:delText>7:</w:delText>
        </w:r>
        <w:r w:rsidDel="0079398B">
          <w:delText xml:space="preserve">  </w:delText>
        </w:r>
        <w:r w:rsidRPr="006551FA" w:rsidDel="0079398B">
          <w:delText>AWS Application Integration Services</w:delText>
        </w:r>
        <w:r w:rsidR="00DF5456" w:rsidDel="0079398B">
          <w:delText xml:space="preserve"> (AWS Training Blog)</w:delText>
        </w:r>
      </w:del>
    </w:p>
    <w:bookmarkEnd w:id="85"/>
    <w:p w14:paraId="153F6B04" w14:textId="1D7D0565" w:rsidR="009F125F" w:rsidDel="0079398B" w:rsidRDefault="009F125F" w:rsidP="00355E7B">
      <w:pPr>
        <w:keepNext/>
        <w:keepLines/>
        <w:spacing w:before="40" w:after="0"/>
        <w:outlineLvl w:val="1"/>
        <w:rPr>
          <w:del w:id="91" w:author="Paulo H. Leocadio" w:date="2024-07-22T15:33:00Z" w16du:dateUtc="2024-07-22T19:33:00Z"/>
          <w:rFonts w:eastAsiaTheme="majorEastAsia" w:cstheme="majorBidi"/>
          <w:sz w:val="36"/>
          <w:szCs w:val="26"/>
        </w:rPr>
      </w:pPr>
    </w:p>
    <w:p w14:paraId="7F911BD9" w14:textId="48BC0107" w:rsidR="00355E7B" w:rsidDel="0079398B" w:rsidRDefault="00355E7B" w:rsidP="00555FFB">
      <w:pPr>
        <w:pStyle w:val="NormalBPBHEB"/>
        <w:rPr>
          <w:del w:id="92" w:author="Paulo H. Leocadio" w:date="2024-07-22T15:33:00Z" w16du:dateUtc="2024-07-22T19:33:00Z"/>
        </w:rPr>
      </w:pPr>
      <w:del w:id="93" w:author="Paulo H. Leocadio" w:date="2024-07-22T15:33:00Z" w16du:dateUtc="2024-07-22T19:33:00Z">
        <w:r w:rsidRPr="000760BB" w:rsidDel="0079398B">
          <w:delText>Application integration involves connecting different software applications and systems to function harmoniously as a unified ecosystem. This process ensures efficient data flow, real-time communication, and interoperability, enabling organizations to streamline business processes and enhance overall productivity.</w:delText>
        </w:r>
      </w:del>
    </w:p>
    <w:p w14:paraId="3E5BFEBA" w14:textId="6DBD84CE" w:rsidR="009F125F" w:rsidRPr="000760BB" w:rsidDel="0079398B" w:rsidRDefault="005F4F4B" w:rsidP="00555FFB">
      <w:pPr>
        <w:pStyle w:val="NormalBPBHEB"/>
        <w:rPr>
          <w:del w:id="94" w:author="Paulo H. Leocadio" w:date="2024-07-22T15:33:00Z" w16du:dateUtc="2024-07-22T19:33:00Z"/>
        </w:rPr>
      </w:pPr>
      <w:del w:id="95" w:author="Paulo H. Leocadio" w:date="2024-07-22T15:33:00Z" w16du:dateUtc="2024-07-22T19:33:00Z">
        <w:r w:rsidRPr="000760BB" w:rsidDel="0079398B">
          <w:delText xml:space="preserve">Application integration is a critical aspect of modern cloud computing, allowing diverse systems and applications to communicate and share data seamlessly. This section </w:delText>
        </w:r>
        <w:r w:rsidR="00BF0F76" w:rsidDel="0079398B">
          <w:delText xml:space="preserve">also </w:delText>
        </w:r>
        <w:r w:rsidRPr="000760BB" w:rsidDel="0079398B">
          <w:delText>provides an overview of application integration, its significance, and key strategies for implementing effective integration solutions.</w:delText>
        </w:r>
      </w:del>
    </w:p>
    <w:p w14:paraId="7CE64EA3" w14:textId="157DEA52" w:rsidR="00355E7B" w:rsidRPr="008F4306" w:rsidDel="0079398B" w:rsidRDefault="00355E7B" w:rsidP="008F4306">
      <w:pPr>
        <w:keepNext/>
        <w:keepLines/>
        <w:spacing w:before="40" w:after="0"/>
        <w:outlineLvl w:val="1"/>
        <w:rPr>
          <w:del w:id="96" w:author="Paulo H. Leocadio" w:date="2024-07-22T15:33:00Z" w16du:dateUtc="2024-07-22T19:33:00Z"/>
          <w:rFonts w:eastAsiaTheme="majorEastAsia" w:cstheme="majorBidi"/>
          <w:sz w:val="36"/>
          <w:szCs w:val="26"/>
        </w:rPr>
      </w:pPr>
      <w:del w:id="97" w:author="Paulo H. Leocadio" w:date="2024-07-22T15:33:00Z" w16du:dateUtc="2024-07-22T19:33:00Z">
        <w:r w:rsidRPr="008F4306" w:rsidDel="0079398B">
          <w:rPr>
            <w:rFonts w:eastAsiaTheme="majorEastAsia" w:cstheme="majorBidi"/>
            <w:sz w:val="36"/>
            <w:szCs w:val="26"/>
          </w:rPr>
          <w:delText xml:space="preserve">Significance of </w:delText>
        </w:r>
        <w:r w:rsidR="009F125F" w:rsidRPr="008F4306" w:rsidDel="0079398B">
          <w:rPr>
            <w:rFonts w:eastAsiaTheme="majorEastAsia" w:cstheme="majorBidi"/>
            <w:sz w:val="36"/>
            <w:szCs w:val="26"/>
          </w:rPr>
          <w:delText>application integration</w:delText>
        </w:r>
      </w:del>
    </w:p>
    <w:p w14:paraId="690F737E" w14:textId="01A28BC4" w:rsidR="009F125F" w:rsidRPr="000760BB" w:rsidDel="0079398B" w:rsidRDefault="009F125F" w:rsidP="00555FFB">
      <w:pPr>
        <w:pStyle w:val="NormalBPBHEB"/>
        <w:rPr>
          <w:del w:id="98" w:author="Paulo H. Leocadio" w:date="2024-07-22T15:33:00Z" w16du:dateUtc="2024-07-22T19:33:00Z"/>
        </w:rPr>
      </w:pPr>
      <w:del w:id="99" w:author="Paulo H. Leocadio" w:date="2024-07-22T15:33:00Z" w16du:dateUtc="2024-07-22T19:33:00Z">
        <w:r w:rsidDel="0079398B">
          <w:delText>In this section, the</w:delText>
        </w:r>
        <w:r w:rsidRPr="009F125F" w:rsidDel="0079398B">
          <w:delText xml:space="preserve"> significance of application integration</w:delText>
        </w:r>
        <w:r w:rsidDel="0079398B">
          <w:delText xml:space="preserve"> will be discussed:</w:delText>
        </w:r>
      </w:del>
    </w:p>
    <w:p w14:paraId="2A63B854" w14:textId="6DE586F3" w:rsidR="00355E7B" w:rsidRPr="000760BB" w:rsidDel="0079398B" w:rsidRDefault="00355E7B" w:rsidP="008A12F7">
      <w:pPr>
        <w:pStyle w:val="NormalBPBHEB"/>
        <w:numPr>
          <w:ilvl w:val="0"/>
          <w:numId w:val="51"/>
        </w:numPr>
        <w:rPr>
          <w:del w:id="100" w:author="Paulo H. Leocadio" w:date="2024-07-22T15:33:00Z" w16du:dateUtc="2024-07-22T19:33:00Z"/>
        </w:rPr>
      </w:pPr>
      <w:del w:id="101" w:author="Paulo H. Leocadio" w:date="2024-07-22T15:33:00Z" w16du:dateUtc="2024-07-22T19:33:00Z">
        <w:r w:rsidRPr="000760BB" w:rsidDel="0079398B">
          <w:rPr>
            <w:b/>
            <w:bCs/>
          </w:rPr>
          <w:delText xml:space="preserve">Data </w:delText>
        </w:r>
        <w:r w:rsidR="009F125F" w:rsidRPr="000760BB" w:rsidDel="0079398B">
          <w:rPr>
            <w:b/>
            <w:bCs/>
          </w:rPr>
          <w:delText>consistency</w:delText>
        </w:r>
        <w:r w:rsidRPr="000760BB" w:rsidDel="0079398B">
          <w:rPr>
            <w:b/>
            <w:bCs/>
          </w:rPr>
          <w:delText>:</w:delText>
        </w:r>
        <w:r w:rsidRPr="000760BB" w:rsidDel="0079398B">
          <w:delText xml:space="preserve"> Application integration ensures that data is consistent across various systems, preventing discrepancies and errors</w:delText>
        </w:r>
        <w:bookmarkStart w:id="102" w:name="_Ref151397553"/>
      </w:del>
      <w:customXmlDelRangeStart w:id="103" w:author="Paulo H. Leocadio" w:date="2024-07-22T15:33:00Z"/>
      <w:sdt>
        <w:sdtPr>
          <w:id w:val="-98800723"/>
          <w:citation/>
        </w:sdtPr>
        <w:sdtEndPr/>
        <w:sdtContent>
          <w:customXmlDelRangeEnd w:id="103"/>
          <w:del w:id="104" w:author="Paulo H. Leocadio" w:date="2024-07-22T15:33:00Z" w16du:dateUtc="2024-07-22T19:33:00Z">
            <w:r w:rsidR="008F4306" w:rsidDel="0079398B">
              <w:fldChar w:fldCharType="begin"/>
            </w:r>
            <w:r w:rsidR="008F4306" w:rsidDel="0079398B">
              <w:delInstrText xml:space="preserve"> CITATION linthicum2009a \l 1033 </w:delInstrText>
            </w:r>
            <w:r w:rsidR="008F4306" w:rsidDel="0079398B">
              <w:fldChar w:fldCharType="separate"/>
            </w:r>
            <w:r w:rsidR="00D34F43" w:rsidDel="0079398B">
              <w:rPr>
                <w:noProof/>
              </w:rPr>
              <w:delText xml:space="preserve"> </w:delText>
            </w:r>
            <w:r w:rsidR="00D34F43" w:rsidRPr="00D34F43" w:rsidDel="0079398B">
              <w:rPr>
                <w:noProof/>
              </w:rPr>
              <w:delText>[58]</w:delText>
            </w:r>
            <w:r w:rsidR="008F4306" w:rsidDel="0079398B">
              <w:fldChar w:fldCharType="end"/>
            </w:r>
          </w:del>
          <w:customXmlDelRangeStart w:id="105" w:author="Paulo H. Leocadio" w:date="2024-07-22T15:33:00Z"/>
        </w:sdtContent>
      </w:sdt>
      <w:customXmlDelRangeEnd w:id="105"/>
      <w:bookmarkEnd w:id="102"/>
      <w:del w:id="106" w:author="Paulo H. Leocadio" w:date="2024-07-22T15:33:00Z" w16du:dateUtc="2024-07-22T19:33:00Z">
        <w:r w:rsidRPr="000760BB" w:rsidDel="0079398B">
          <w:delText>.</w:delText>
        </w:r>
      </w:del>
    </w:p>
    <w:p w14:paraId="4EA344C2" w14:textId="76AD7CB7" w:rsidR="00355E7B" w:rsidRPr="000760BB" w:rsidDel="0079398B" w:rsidRDefault="00355E7B" w:rsidP="008A12F7">
      <w:pPr>
        <w:pStyle w:val="NormalBPBHEB"/>
        <w:numPr>
          <w:ilvl w:val="0"/>
          <w:numId w:val="51"/>
        </w:numPr>
        <w:rPr>
          <w:del w:id="107" w:author="Paulo H. Leocadio" w:date="2024-07-22T15:33:00Z" w16du:dateUtc="2024-07-22T19:33:00Z"/>
        </w:rPr>
      </w:pPr>
      <w:del w:id="108" w:author="Paulo H. Leocadio" w:date="2024-07-22T15:33:00Z" w16du:dateUtc="2024-07-22T19:33:00Z">
        <w:r w:rsidRPr="000760BB" w:rsidDel="0079398B">
          <w:rPr>
            <w:b/>
            <w:bCs/>
          </w:rPr>
          <w:delText xml:space="preserve">Improved </w:delText>
        </w:r>
        <w:r w:rsidR="009F125F" w:rsidRPr="000760BB" w:rsidDel="0079398B">
          <w:rPr>
            <w:b/>
            <w:bCs/>
          </w:rPr>
          <w:delText>efficiency</w:delText>
        </w:r>
        <w:r w:rsidRPr="000760BB" w:rsidDel="0079398B">
          <w:rPr>
            <w:b/>
            <w:bCs/>
          </w:rPr>
          <w:delText>:</w:delText>
        </w:r>
        <w:r w:rsidRPr="000760BB" w:rsidDel="0079398B">
          <w:delText xml:space="preserve"> Seamless communication between applications reduces manual efforts, minimizes data silos, and enhances overall operational efficiency</w:delText>
        </w:r>
      </w:del>
      <w:customXmlDelRangeStart w:id="109" w:author="Paulo H. Leocadio" w:date="2024-07-22T15:33:00Z"/>
      <w:sdt>
        <w:sdtPr>
          <w:id w:val="-2061242021"/>
          <w:citation/>
        </w:sdtPr>
        <w:sdtEndPr/>
        <w:sdtContent>
          <w:customXmlDelRangeEnd w:id="109"/>
          <w:del w:id="110" w:author="Paulo H. Leocadio" w:date="2024-07-22T15:33:00Z" w16du:dateUtc="2024-07-22T19:33:00Z">
            <w:r w:rsidR="007738EF" w:rsidDel="0079398B">
              <w:fldChar w:fldCharType="begin"/>
            </w:r>
            <w:r w:rsidR="007738EF" w:rsidDel="0079398B">
              <w:delInstrText xml:space="preserve"> CITATION mclaren2020a \l 1033 </w:delInstrText>
            </w:r>
            <w:r w:rsidR="007738EF" w:rsidDel="0079398B">
              <w:fldChar w:fldCharType="separate"/>
            </w:r>
            <w:r w:rsidR="00D34F43" w:rsidDel="0079398B">
              <w:rPr>
                <w:noProof/>
              </w:rPr>
              <w:delText xml:space="preserve"> </w:delText>
            </w:r>
            <w:r w:rsidR="00D34F43" w:rsidRPr="00D34F43" w:rsidDel="0079398B">
              <w:rPr>
                <w:noProof/>
              </w:rPr>
              <w:delText>[59]</w:delText>
            </w:r>
            <w:r w:rsidR="007738EF" w:rsidDel="0079398B">
              <w:fldChar w:fldCharType="end"/>
            </w:r>
          </w:del>
          <w:customXmlDelRangeStart w:id="111" w:author="Paulo H. Leocadio" w:date="2024-07-22T15:33:00Z"/>
        </w:sdtContent>
      </w:sdt>
      <w:customXmlDelRangeEnd w:id="111"/>
      <w:del w:id="112" w:author="Paulo H. Leocadio" w:date="2024-07-22T15:33:00Z" w16du:dateUtc="2024-07-22T19:33:00Z">
        <w:r w:rsidRPr="000760BB" w:rsidDel="0079398B">
          <w:delText>.</w:delText>
        </w:r>
      </w:del>
    </w:p>
    <w:p w14:paraId="6891A2F0" w14:textId="07A65165" w:rsidR="00355E7B" w:rsidRPr="000760BB" w:rsidDel="0079398B" w:rsidRDefault="00355E7B" w:rsidP="008A12F7">
      <w:pPr>
        <w:pStyle w:val="NormalBPBHEB"/>
        <w:numPr>
          <w:ilvl w:val="0"/>
          <w:numId w:val="51"/>
        </w:numPr>
        <w:rPr>
          <w:del w:id="113" w:author="Paulo H. Leocadio" w:date="2024-07-22T15:33:00Z" w16du:dateUtc="2024-07-22T19:33:00Z"/>
        </w:rPr>
      </w:pPr>
      <w:del w:id="114" w:author="Paulo H. Leocadio" w:date="2024-07-22T15:33:00Z" w16du:dateUtc="2024-07-22T19:33:00Z">
        <w:r w:rsidRPr="000760BB" w:rsidDel="0079398B">
          <w:rPr>
            <w:b/>
            <w:bCs/>
          </w:rPr>
          <w:delText xml:space="preserve">Enhanced </w:delText>
        </w:r>
        <w:r w:rsidR="009F125F" w:rsidRPr="000760BB" w:rsidDel="0079398B">
          <w:rPr>
            <w:b/>
            <w:bCs/>
          </w:rPr>
          <w:delText>decision-making</w:delText>
        </w:r>
        <w:r w:rsidRPr="000760BB" w:rsidDel="0079398B">
          <w:rPr>
            <w:b/>
            <w:bCs/>
          </w:rPr>
          <w:delText>:</w:delText>
        </w:r>
        <w:r w:rsidRPr="000760BB" w:rsidDel="0079398B">
          <w:delText xml:space="preserve"> Integrated systems provide a holistic view of data, empowering organizations to make informed and timely decisions</w:delText>
        </w:r>
      </w:del>
      <w:customXmlDelRangeStart w:id="115" w:author="Paulo H. Leocadio" w:date="2024-07-22T15:33:00Z"/>
      <w:sdt>
        <w:sdtPr>
          <w:id w:val="993608299"/>
          <w:citation/>
        </w:sdtPr>
        <w:sdtEndPr/>
        <w:sdtContent>
          <w:customXmlDelRangeEnd w:id="115"/>
          <w:del w:id="116" w:author="Paulo H. Leocadio" w:date="2024-07-22T15:33:00Z" w16du:dateUtc="2024-07-22T19:33:00Z">
            <w:r w:rsidR="00C85D30" w:rsidDel="0079398B">
              <w:fldChar w:fldCharType="begin"/>
            </w:r>
            <w:r w:rsidR="00C85D30" w:rsidDel="0079398B">
              <w:delInstrText xml:space="preserve"> CITATION leukert2009a \l 1033 </w:delInstrText>
            </w:r>
            <w:r w:rsidR="00C85D30" w:rsidDel="0079398B">
              <w:fldChar w:fldCharType="separate"/>
            </w:r>
            <w:r w:rsidR="00D34F43" w:rsidDel="0079398B">
              <w:rPr>
                <w:noProof/>
              </w:rPr>
              <w:delText xml:space="preserve"> </w:delText>
            </w:r>
            <w:r w:rsidR="00D34F43" w:rsidRPr="00D34F43" w:rsidDel="0079398B">
              <w:rPr>
                <w:noProof/>
              </w:rPr>
              <w:delText>[60]</w:delText>
            </w:r>
            <w:r w:rsidR="00C85D30" w:rsidDel="0079398B">
              <w:fldChar w:fldCharType="end"/>
            </w:r>
          </w:del>
          <w:customXmlDelRangeStart w:id="117" w:author="Paulo H. Leocadio" w:date="2024-07-22T15:33:00Z"/>
        </w:sdtContent>
      </w:sdt>
      <w:customXmlDelRangeEnd w:id="117"/>
      <w:del w:id="118" w:author="Paulo H. Leocadio" w:date="2024-07-22T15:33:00Z" w16du:dateUtc="2024-07-22T19:33:00Z">
        <w:r w:rsidRPr="000760BB" w:rsidDel="0079398B">
          <w:delText>.</w:delText>
        </w:r>
      </w:del>
    </w:p>
    <w:p w14:paraId="3624B092" w14:textId="493A8C2D" w:rsidR="00355E7B" w:rsidRPr="008F4306" w:rsidDel="0079398B" w:rsidRDefault="00355E7B" w:rsidP="008F4306">
      <w:pPr>
        <w:keepNext/>
        <w:keepLines/>
        <w:spacing w:before="40" w:after="0"/>
        <w:outlineLvl w:val="1"/>
        <w:rPr>
          <w:del w:id="119" w:author="Paulo H. Leocadio" w:date="2024-07-22T15:33:00Z" w16du:dateUtc="2024-07-22T19:33:00Z"/>
          <w:rFonts w:eastAsiaTheme="majorEastAsia" w:cstheme="majorBidi"/>
          <w:sz w:val="36"/>
          <w:szCs w:val="26"/>
        </w:rPr>
      </w:pPr>
      <w:del w:id="120" w:author="Paulo H. Leocadio" w:date="2024-07-22T15:33:00Z" w16du:dateUtc="2024-07-22T19:33:00Z">
        <w:r w:rsidRPr="008F4306" w:rsidDel="0079398B">
          <w:rPr>
            <w:rFonts w:eastAsiaTheme="majorEastAsia" w:cstheme="majorBidi"/>
            <w:sz w:val="36"/>
            <w:szCs w:val="26"/>
          </w:rPr>
          <w:delText xml:space="preserve">Strategies for </w:delText>
        </w:r>
        <w:r w:rsidR="009F125F" w:rsidRPr="008F4306" w:rsidDel="0079398B">
          <w:rPr>
            <w:rFonts w:eastAsiaTheme="majorEastAsia" w:cstheme="majorBidi"/>
            <w:sz w:val="36"/>
            <w:szCs w:val="26"/>
          </w:rPr>
          <w:delText>application integration</w:delText>
        </w:r>
      </w:del>
    </w:p>
    <w:p w14:paraId="639E2CFE" w14:textId="3490A905" w:rsidR="009F125F" w:rsidRPr="000760BB" w:rsidDel="0079398B" w:rsidRDefault="009F125F" w:rsidP="00555FFB">
      <w:pPr>
        <w:pStyle w:val="NormalBPBHEB"/>
        <w:rPr>
          <w:del w:id="121" w:author="Paulo H. Leocadio" w:date="2024-07-22T15:33:00Z" w16du:dateUtc="2024-07-22T19:33:00Z"/>
        </w:rPr>
      </w:pPr>
      <w:del w:id="122" w:author="Paulo H. Leocadio" w:date="2024-07-22T15:33:00Z" w16du:dateUtc="2024-07-22T19:33:00Z">
        <w:r w:rsidDel="0079398B">
          <w:delText xml:space="preserve">The following are the </w:delText>
        </w:r>
        <w:r w:rsidRPr="009F125F" w:rsidDel="0079398B">
          <w:delText>strategies for application integration</w:delText>
        </w:r>
        <w:r w:rsidDel="0079398B">
          <w:delText>:</w:delText>
        </w:r>
      </w:del>
    </w:p>
    <w:p w14:paraId="3896B3A5" w14:textId="0E6095EA" w:rsidR="00355E7B" w:rsidRPr="000760BB" w:rsidDel="0079398B" w:rsidRDefault="00355E7B" w:rsidP="008A12F7">
      <w:pPr>
        <w:pStyle w:val="NormalBPBHEB"/>
        <w:numPr>
          <w:ilvl w:val="0"/>
          <w:numId w:val="52"/>
        </w:numPr>
        <w:rPr>
          <w:del w:id="123" w:author="Paulo H. Leocadio" w:date="2024-07-22T15:33:00Z" w16du:dateUtc="2024-07-22T19:33:00Z"/>
        </w:rPr>
      </w:pPr>
      <w:del w:id="124" w:author="Paulo H. Leocadio" w:date="2024-07-22T15:33:00Z" w16du:dateUtc="2024-07-22T19:33:00Z">
        <w:r w:rsidRPr="000760BB" w:rsidDel="0079398B">
          <w:rPr>
            <w:b/>
            <w:bCs/>
          </w:rPr>
          <w:delText>Enterprise Service Bus (ESB):</w:delText>
        </w:r>
        <w:r w:rsidRPr="000760BB" w:rsidDel="0079398B">
          <w:delText xml:space="preserve"> ESB serves as a middleware solution, facilitating communication between applications through a centralized hub</w:delText>
        </w:r>
      </w:del>
      <w:customXmlDelRangeStart w:id="125" w:author="Paulo H. Leocadio" w:date="2024-07-22T15:33:00Z"/>
      <w:sdt>
        <w:sdtPr>
          <w:id w:val="-111364640"/>
          <w:citation/>
        </w:sdtPr>
        <w:sdtEndPr/>
        <w:sdtContent>
          <w:customXmlDelRangeEnd w:id="125"/>
          <w:del w:id="126" w:author="Paulo H. Leocadio" w:date="2024-07-22T15:33:00Z" w16du:dateUtc="2024-07-22T19:33:00Z">
            <w:r w:rsidR="00792B9D" w:rsidDel="0079398B">
              <w:fldChar w:fldCharType="begin"/>
            </w:r>
            <w:r w:rsidR="00792B9D" w:rsidDel="0079398B">
              <w:delInstrText xml:space="preserve"> CITATION chappell2004a \l 1033 </w:delInstrText>
            </w:r>
            <w:r w:rsidR="00792B9D" w:rsidDel="0079398B">
              <w:fldChar w:fldCharType="separate"/>
            </w:r>
            <w:r w:rsidR="00D34F43" w:rsidDel="0079398B">
              <w:rPr>
                <w:noProof/>
              </w:rPr>
              <w:delText xml:space="preserve"> </w:delText>
            </w:r>
            <w:r w:rsidR="00D34F43" w:rsidRPr="00D34F43" w:rsidDel="0079398B">
              <w:rPr>
                <w:noProof/>
              </w:rPr>
              <w:delText>[61]</w:delText>
            </w:r>
            <w:r w:rsidR="00792B9D" w:rsidDel="0079398B">
              <w:fldChar w:fldCharType="end"/>
            </w:r>
          </w:del>
          <w:customXmlDelRangeStart w:id="127" w:author="Paulo H. Leocadio" w:date="2024-07-22T15:33:00Z"/>
        </w:sdtContent>
      </w:sdt>
      <w:customXmlDelRangeEnd w:id="127"/>
      <w:del w:id="128" w:author="Paulo H. Leocadio" w:date="2024-07-22T15:33:00Z" w16du:dateUtc="2024-07-22T19:33:00Z">
        <w:r w:rsidRPr="000760BB" w:rsidDel="0079398B">
          <w:delText>.</w:delText>
        </w:r>
      </w:del>
    </w:p>
    <w:p w14:paraId="08769C48" w14:textId="4E03421D" w:rsidR="00355E7B" w:rsidRPr="000760BB" w:rsidDel="0079398B" w:rsidRDefault="00355E7B" w:rsidP="008A12F7">
      <w:pPr>
        <w:pStyle w:val="NormalBPBHEB"/>
        <w:numPr>
          <w:ilvl w:val="0"/>
          <w:numId w:val="52"/>
        </w:numPr>
        <w:rPr>
          <w:del w:id="129" w:author="Paulo H. Leocadio" w:date="2024-07-22T15:33:00Z" w16du:dateUtc="2024-07-22T19:33:00Z"/>
        </w:rPr>
      </w:pPr>
      <w:del w:id="130" w:author="Paulo H. Leocadio" w:date="2024-07-22T15:33:00Z" w16du:dateUtc="2024-07-22T19:33:00Z">
        <w:r w:rsidRPr="000760BB" w:rsidDel="0079398B">
          <w:rPr>
            <w:b/>
            <w:bCs/>
          </w:rPr>
          <w:delText xml:space="preserve">API-based </w:delText>
        </w:r>
        <w:r w:rsidR="009F125F" w:rsidRPr="000760BB" w:rsidDel="0079398B">
          <w:rPr>
            <w:b/>
            <w:bCs/>
          </w:rPr>
          <w:delText>integration</w:delText>
        </w:r>
        <w:r w:rsidRPr="000760BB" w:rsidDel="0079398B">
          <w:rPr>
            <w:b/>
            <w:bCs/>
          </w:rPr>
          <w:delText>:</w:delText>
        </w:r>
        <w:r w:rsidRPr="000760BB" w:rsidDel="0079398B">
          <w:delText xml:space="preserve"> Utilizing </w:delText>
        </w:r>
        <w:r w:rsidRPr="00555FFB" w:rsidDel="0079398B">
          <w:rPr>
            <w:b/>
            <w:bCs/>
          </w:rPr>
          <w:delText>Application Programming Interfaces</w:delText>
        </w:r>
        <w:r w:rsidR="009F125F" w:rsidRPr="00555FFB" w:rsidDel="0079398B">
          <w:rPr>
            <w:b/>
            <w:bCs/>
          </w:rPr>
          <w:delText xml:space="preserve"> (APIs</w:delText>
        </w:r>
        <w:r w:rsidRPr="00555FFB" w:rsidDel="0079398B">
          <w:rPr>
            <w:b/>
            <w:bCs/>
          </w:rPr>
          <w:delText>)</w:delText>
        </w:r>
        <w:r w:rsidRPr="000760BB" w:rsidDel="0079398B">
          <w:delText xml:space="preserve"> for seamless connectivity between applications, enabling data exchange and functionality sharing</w:delText>
        </w:r>
      </w:del>
      <w:customXmlDelRangeStart w:id="131" w:author="Paulo H. Leocadio" w:date="2024-07-22T15:33:00Z"/>
      <w:sdt>
        <w:sdtPr>
          <w:id w:val="2032609095"/>
          <w:citation/>
        </w:sdtPr>
        <w:sdtEndPr/>
        <w:sdtContent>
          <w:customXmlDelRangeEnd w:id="131"/>
          <w:del w:id="132" w:author="Paulo H. Leocadio" w:date="2024-07-22T15:33:00Z" w16du:dateUtc="2024-07-22T19:33:00Z">
            <w:r w:rsidR="00AF3C6E" w:rsidDel="0079398B">
              <w:fldChar w:fldCharType="begin"/>
            </w:r>
            <w:r w:rsidR="00AF3C6E" w:rsidDel="0079398B">
              <w:delInstrText xml:space="preserve"> CITATION mclaren2020a \l 1033 </w:delInstrText>
            </w:r>
            <w:r w:rsidR="00AF3C6E" w:rsidDel="0079398B">
              <w:fldChar w:fldCharType="separate"/>
            </w:r>
            <w:r w:rsidR="00D34F43" w:rsidDel="0079398B">
              <w:rPr>
                <w:noProof/>
              </w:rPr>
              <w:delText xml:space="preserve"> </w:delText>
            </w:r>
            <w:r w:rsidR="00D34F43" w:rsidRPr="00D34F43" w:rsidDel="0079398B">
              <w:rPr>
                <w:noProof/>
              </w:rPr>
              <w:delText>[59]</w:delText>
            </w:r>
            <w:r w:rsidR="00AF3C6E" w:rsidDel="0079398B">
              <w:fldChar w:fldCharType="end"/>
            </w:r>
          </w:del>
          <w:customXmlDelRangeStart w:id="133" w:author="Paulo H. Leocadio" w:date="2024-07-22T15:33:00Z"/>
        </w:sdtContent>
      </w:sdt>
      <w:customXmlDelRangeEnd w:id="133"/>
      <w:del w:id="134" w:author="Paulo H. Leocadio" w:date="2024-07-22T15:33:00Z" w16du:dateUtc="2024-07-22T19:33:00Z">
        <w:r w:rsidRPr="000760BB" w:rsidDel="0079398B">
          <w:delText>.</w:delText>
        </w:r>
      </w:del>
    </w:p>
    <w:p w14:paraId="495639BE" w14:textId="0AE4D8AA" w:rsidR="00355E7B" w:rsidRPr="000760BB" w:rsidDel="0079398B" w:rsidRDefault="00355E7B" w:rsidP="008A12F7">
      <w:pPr>
        <w:pStyle w:val="NormalBPBHEB"/>
        <w:numPr>
          <w:ilvl w:val="0"/>
          <w:numId w:val="52"/>
        </w:numPr>
        <w:rPr>
          <w:del w:id="135" w:author="Paulo H. Leocadio" w:date="2024-07-22T15:33:00Z" w16du:dateUtc="2024-07-22T19:33:00Z"/>
        </w:rPr>
      </w:pPr>
      <w:del w:id="136" w:author="Paulo H. Leocadio" w:date="2024-07-22T15:33:00Z" w16du:dateUtc="2024-07-22T19:33:00Z">
        <w:r w:rsidRPr="000760BB" w:rsidDel="0079398B">
          <w:rPr>
            <w:b/>
            <w:bCs/>
          </w:rPr>
          <w:delText>Event-</w:delText>
        </w:r>
        <w:r w:rsidR="009F125F" w:rsidRPr="000760BB" w:rsidDel="0079398B">
          <w:rPr>
            <w:b/>
            <w:bCs/>
          </w:rPr>
          <w:delText>driven architecture</w:delText>
        </w:r>
        <w:r w:rsidRPr="000760BB" w:rsidDel="0079398B">
          <w:rPr>
            <w:b/>
            <w:bCs/>
          </w:rPr>
          <w:delText>:</w:delText>
        </w:r>
        <w:r w:rsidRPr="000760BB" w:rsidDel="0079398B">
          <w:delText xml:space="preserve"> Implementing an event-driven approach where applications communicate through events, enabling real-time responses to changes</w:delText>
        </w:r>
      </w:del>
      <w:customXmlDelRangeStart w:id="137" w:author="Paulo H. Leocadio" w:date="2024-07-22T15:33:00Z"/>
      <w:sdt>
        <w:sdtPr>
          <w:id w:val="1257944784"/>
          <w:citation/>
        </w:sdtPr>
        <w:sdtEndPr/>
        <w:sdtContent>
          <w:customXmlDelRangeEnd w:id="137"/>
          <w:del w:id="138" w:author="Paulo H. Leocadio" w:date="2024-07-22T15:33:00Z" w16du:dateUtc="2024-07-22T19:33:00Z">
            <w:r w:rsidR="00AF3C6E" w:rsidDel="0079398B">
              <w:fldChar w:fldCharType="begin"/>
            </w:r>
            <w:r w:rsidR="00AF3C6E" w:rsidDel="0079398B">
              <w:delInstrText xml:space="preserve"> CITATION hohpe2004a \l 1033 </w:delInstrText>
            </w:r>
            <w:r w:rsidR="00AF3C6E" w:rsidDel="0079398B">
              <w:fldChar w:fldCharType="separate"/>
            </w:r>
            <w:r w:rsidR="00D34F43" w:rsidDel="0079398B">
              <w:rPr>
                <w:noProof/>
              </w:rPr>
              <w:delText xml:space="preserve"> </w:delText>
            </w:r>
            <w:r w:rsidR="00D34F43" w:rsidRPr="00D34F43" w:rsidDel="0079398B">
              <w:rPr>
                <w:noProof/>
              </w:rPr>
              <w:delText>[62]</w:delText>
            </w:r>
            <w:r w:rsidR="00AF3C6E" w:rsidDel="0079398B">
              <w:fldChar w:fldCharType="end"/>
            </w:r>
          </w:del>
          <w:customXmlDelRangeStart w:id="139" w:author="Paulo H. Leocadio" w:date="2024-07-22T15:33:00Z"/>
        </w:sdtContent>
      </w:sdt>
      <w:customXmlDelRangeEnd w:id="139"/>
      <w:del w:id="140" w:author="Paulo H. Leocadio" w:date="2024-07-22T15:33:00Z" w16du:dateUtc="2024-07-22T19:33:00Z">
        <w:r w:rsidRPr="000760BB" w:rsidDel="0079398B">
          <w:delText>.</w:delText>
        </w:r>
      </w:del>
    </w:p>
    <w:p w14:paraId="70C15A49" w14:textId="2D96333C" w:rsidR="00355E7B" w:rsidRPr="008F4306" w:rsidDel="0079398B" w:rsidRDefault="00355E7B" w:rsidP="008F4306">
      <w:pPr>
        <w:keepNext/>
        <w:keepLines/>
        <w:spacing w:before="40" w:after="0"/>
        <w:outlineLvl w:val="1"/>
        <w:rPr>
          <w:del w:id="141" w:author="Paulo H. Leocadio" w:date="2024-07-22T15:33:00Z" w16du:dateUtc="2024-07-22T19:33:00Z"/>
          <w:rFonts w:eastAsiaTheme="majorEastAsia" w:cstheme="majorBidi"/>
          <w:sz w:val="36"/>
          <w:szCs w:val="26"/>
        </w:rPr>
      </w:pPr>
      <w:del w:id="142" w:author="Paulo H. Leocadio" w:date="2024-07-22T15:33:00Z" w16du:dateUtc="2024-07-22T19:33:00Z">
        <w:r w:rsidRPr="008F4306" w:rsidDel="0079398B">
          <w:rPr>
            <w:rFonts w:eastAsiaTheme="majorEastAsia" w:cstheme="majorBidi"/>
            <w:sz w:val="36"/>
            <w:szCs w:val="26"/>
          </w:rPr>
          <w:delText xml:space="preserve">Best </w:delText>
        </w:r>
        <w:r w:rsidR="009F125F" w:rsidRPr="008F4306" w:rsidDel="0079398B">
          <w:rPr>
            <w:rFonts w:eastAsiaTheme="majorEastAsia" w:cstheme="majorBidi"/>
            <w:sz w:val="36"/>
            <w:szCs w:val="26"/>
          </w:rPr>
          <w:delText>practices for effective application integration</w:delText>
        </w:r>
      </w:del>
    </w:p>
    <w:p w14:paraId="22FC85AC" w14:textId="6ABBCE95" w:rsidR="009F125F" w:rsidRPr="000760BB" w:rsidDel="0079398B" w:rsidRDefault="009F125F" w:rsidP="00555FFB">
      <w:pPr>
        <w:pStyle w:val="NormalBPBHEB"/>
        <w:rPr>
          <w:del w:id="143" w:author="Paulo H. Leocadio" w:date="2024-07-22T15:33:00Z" w16du:dateUtc="2024-07-22T19:33:00Z"/>
        </w:rPr>
      </w:pPr>
      <w:del w:id="144" w:author="Paulo H. Leocadio" w:date="2024-07-22T15:33:00Z" w16du:dateUtc="2024-07-22T19:33:00Z">
        <w:r w:rsidDel="0079398B">
          <w:delText>The following are the best practices for effective application integration:</w:delText>
        </w:r>
      </w:del>
    </w:p>
    <w:p w14:paraId="1CC2C039" w14:textId="32EAAF7F" w:rsidR="005553A4" w:rsidDel="0079398B" w:rsidRDefault="00355E7B" w:rsidP="008A12F7">
      <w:pPr>
        <w:pStyle w:val="NormalBPBHEB"/>
        <w:numPr>
          <w:ilvl w:val="0"/>
          <w:numId w:val="54"/>
        </w:numPr>
        <w:rPr>
          <w:del w:id="145" w:author="Paulo H. Leocadio" w:date="2024-07-22T15:33:00Z" w16du:dateUtc="2024-07-22T19:33:00Z"/>
        </w:rPr>
      </w:pPr>
      <w:del w:id="146" w:author="Paulo H. Leocadio" w:date="2024-07-22T15:33:00Z" w16du:dateUtc="2024-07-22T19:33:00Z">
        <w:r w:rsidRPr="000760BB" w:rsidDel="0079398B">
          <w:rPr>
            <w:b/>
            <w:bCs/>
          </w:rPr>
          <w:delText xml:space="preserve">Standardize </w:delText>
        </w:r>
        <w:r w:rsidR="009F125F" w:rsidRPr="000760BB" w:rsidDel="0079398B">
          <w:rPr>
            <w:b/>
            <w:bCs/>
          </w:rPr>
          <w:delText>data formats</w:delText>
        </w:r>
        <w:r w:rsidRPr="000760BB" w:rsidDel="0079398B">
          <w:rPr>
            <w:b/>
            <w:bCs/>
          </w:rPr>
          <w:delText>:</w:delText>
        </w:r>
        <w:r w:rsidRPr="000760BB" w:rsidDel="0079398B">
          <w:delText xml:space="preserve"> Adopt standardized data formats to ensure compatibility and smooth data exchange between applications</w:delText>
        </w:r>
      </w:del>
      <w:customXmlDelRangeStart w:id="147" w:author="Paulo H. Leocadio" w:date="2024-07-22T15:33:00Z"/>
      <w:sdt>
        <w:sdtPr>
          <w:id w:val="-1841075620"/>
          <w:citation/>
        </w:sdtPr>
        <w:sdtEndPr/>
        <w:sdtContent>
          <w:customXmlDelRangeEnd w:id="147"/>
          <w:del w:id="148" w:author="Paulo H. Leocadio" w:date="2024-07-22T15:33:00Z" w16du:dateUtc="2024-07-22T19:33:00Z">
            <w:r w:rsidR="00B32FCF" w:rsidDel="0079398B">
              <w:fldChar w:fldCharType="begin"/>
            </w:r>
            <w:r w:rsidR="00B32FCF" w:rsidDel="0079398B">
              <w:delInstrText xml:space="preserve"> CITATION linthicum2009a \l 1033 </w:delInstrText>
            </w:r>
            <w:r w:rsidR="00B32FCF" w:rsidDel="0079398B">
              <w:fldChar w:fldCharType="separate"/>
            </w:r>
            <w:r w:rsidR="00D34F43" w:rsidDel="0079398B">
              <w:rPr>
                <w:noProof/>
              </w:rPr>
              <w:delText xml:space="preserve"> </w:delText>
            </w:r>
            <w:r w:rsidR="00D34F43" w:rsidRPr="00D34F43" w:rsidDel="0079398B">
              <w:rPr>
                <w:noProof/>
              </w:rPr>
              <w:delText>[58]</w:delText>
            </w:r>
            <w:r w:rsidR="00B32FCF" w:rsidDel="0079398B">
              <w:fldChar w:fldCharType="end"/>
            </w:r>
          </w:del>
          <w:customXmlDelRangeStart w:id="149" w:author="Paulo H. Leocadio" w:date="2024-07-22T15:33:00Z"/>
        </w:sdtContent>
      </w:sdt>
      <w:customXmlDelRangeEnd w:id="149"/>
      <w:del w:id="150" w:author="Paulo H. Leocadio" w:date="2024-07-22T15:33:00Z" w16du:dateUtc="2024-07-22T19:33:00Z">
        <w:r w:rsidRPr="000760BB" w:rsidDel="0079398B">
          <w:delText>.</w:delText>
        </w:r>
      </w:del>
    </w:p>
    <w:p w14:paraId="683FFB8D" w14:textId="3B664D3B" w:rsidR="005553A4" w:rsidDel="0079398B" w:rsidRDefault="00355E7B" w:rsidP="008A12F7">
      <w:pPr>
        <w:pStyle w:val="NormalBPBHEB"/>
        <w:numPr>
          <w:ilvl w:val="0"/>
          <w:numId w:val="54"/>
        </w:numPr>
        <w:rPr>
          <w:del w:id="151" w:author="Paulo H. Leocadio" w:date="2024-07-22T15:33:00Z" w16du:dateUtc="2024-07-22T19:33:00Z"/>
        </w:rPr>
      </w:pPr>
      <w:del w:id="152" w:author="Paulo H. Leocadio" w:date="2024-07-22T15:33:00Z" w16du:dateUtc="2024-07-22T19:33:00Z">
        <w:r w:rsidRPr="000760BB" w:rsidDel="0079398B">
          <w:rPr>
            <w:b/>
            <w:bCs/>
          </w:rPr>
          <w:delText xml:space="preserve">Security </w:delText>
        </w:r>
        <w:r w:rsidR="009F125F" w:rsidRPr="000760BB" w:rsidDel="0079398B">
          <w:rPr>
            <w:b/>
            <w:bCs/>
          </w:rPr>
          <w:delText>measures</w:delText>
        </w:r>
        <w:r w:rsidRPr="000760BB" w:rsidDel="0079398B">
          <w:rPr>
            <w:b/>
            <w:bCs/>
          </w:rPr>
          <w:delText>:</w:delText>
        </w:r>
        <w:r w:rsidRPr="000760BB" w:rsidDel="0079398B">
          <w:delText xml:space="preserve"> Implement robust security measures, including encryption and authentication, to protect data during integration processes</w:delText>
        </w:r>
      </w:del>
      <w:customXmlDelRangeStart w:id="153" w:author="Paulo H. Leocadio" w:date="2024-07-22T15:33:00Z"/>
      <w:sdt>
        <w:sdtPr>
          <w:id w:val="1464473367"/>
          <w:citation/>
        </w:sdtPr>
        <w:sdtEndPr/>
        <w:sdtContent>
          <w:customXmlDelRangeEnd w:id="153"/>
          <w:del w:id="154" w:author="Paulo H. Leocadio" w:date="2024-07-22T15:33:00Z" w16du:dateUtc="2024-07-22T19:33:00Z">
            <w:r w:rsidR="009D43B9" w:rsidDel="0079398B">
              <w:fldChar w:fldCharType="begin"/>
            </w:r>
            <w:r w:rsidR="009D43B9" w:rsidDel="0079398B">
              <w:delInstrText xml:space="preserve"> CITATION leukert2009a \l 1033 </w:delInstrText>
            </w:r>
            <w:r w:rsidR="009D43B9" w:rsidDel="0079398B">
              <w:fldChar w:fldCharType="separate"/>
            </w:r>
            <w:r w:rsidR="00D34F43" w:rsidDel="0079398B">
              <w:rPr>
                <w:noProof/>
              </w:rPr>
              <w:delText xml:space="preserve"> </w:delText>
            </w:r>
            <w:r w:rsidR="00D34F43" w:rsidRPr="00D34F43" w:rsidDel="0079398B">
              <w:rPr>
                <w:noProof/>
              </w:rPr>
              <w:delText>[60]</w:delText>
            </w:r>
            <w:r w:rsidR="009D43B9" w:rsidDel="0079398B">
              <w:fldChar w:fldCharType="end"/>
            </w:r>
          </w:del>
          <w:customXmlDelRangeStart w:id="155" w:author="Paulo H. Leocadio" w:date="2024-07-22T15:33:00Z"/>
        </w:sdtContent>
      </w:sdt>
      <w:customXmlDelRangeEnd w:id="155"/>
      <w:del w:id="156" w:author="Paulo H. Leocadio" w:date="2024-07-22T15:33:00Z" w16du:dateUtc="2024-07-22T19:33:00Z">
        <w:r w:rsidRPr="000760BB" w:rsidDel="0079398B">
          <w:delText>.</w:delText>
        </w:r>
      </w:del>
    </w:p>
    <w:p w14:paraId="07246FE8" w14:textId="20158FE0" w:rsidR="00DE5FD4" w:rsidRPr="00DA3801" w:rsidDel="0079398B" w:rsidRDefault="00DE5FD4" w:rsidP="008A12F7">
      <w:pPr>
        <w:pStyle w:val="NormalBPBHEB"/>
        <w:numPr>
          <w:ilvl w:val="0"/>
          <w:numId w:val="54"/>
        </w:numPr>
        <w:rPr>
          <w:del w:id="157" w:author="Paulo H. Leocadio" w:date="2024-07-22T15:33:00Z" w16du:dateUtc="2024-07-22T19:33:00Z"/>
        </w:rPr>
      </w:pPr>
      <w:del w:id="158" w:author="Paulo H. Leocadio" w:date="2024-07-22T15:33:00Z" w16du:dateUtc="2024-07-22T19:33:00Z">
        <w:r w:rsidRPr="005553A4" w:rsidDel="0079398B">
          <w:rPr>
            <w:b/>
            <w:bCs/>
          </w:rPr>
          <w:delText>Event-</w:delText>
        </w:r>
        <w:r w:rsidR="009F125F" w:rsidRPr="005553A4" w:rsidDel="0079398B">
          <w:rPr>
            <w:b/>
            <w:bCs/>
          </w:rPr>
          <w:delText>driven design</w:delText>
        </w:r>
        <w:r w:rsidRPr="005553A4" w:rsidDel="0079398B">
          <w:rPr>
            <w:b/>
            <w:bCs/>
          </w:rPr>
          <w:delText>:</w:delText>
        </w:r>
        <w:r w:rsidRPr="00DA3801" w:rsidDel="0079398B">
          <w:delText xml:space="preserve"> Embrace event-driven design principles, where components communicate through events, enhancing flexibility and scalability</w:delText>
        </w:r>
      </w:del>
      <w:customXmlDelRangeStart w:id="159" w:author="Paulo H. Leocadio" w:date="2024-07-22T15:33:00Z"/>
      <w:sdt>
        <w:sdtPr>
          <w:id w:val="567845776"/>
          <w:citation/>
        </w:sdtPr>
        <w:sdtEndPr/>
        <w:sdtContent>
          <w:customXmlDelRangeEnd w:id="159"/>
          <w:del w:id="160" w:author="Paulo H. Leocadio" w:date="2024-07-22T15:33:00Z" w16du:dateUtc="2024-07-22T19:33:00Z">
            <w:r w:rsidR="009D43B9" w:rsidDel="0079398B">
              <w:fldChar w:fldCharType="begin"/>
            </w:r>
            <w:r w:rsidR="009D43B9" w:rsidDel="0079398B">
              <w:delInstrText xml:space="preserve"> CITATION mclaren2020a \l 1033 </w:delInstrText>
            </w:r>
            <w:r w:rsidR="009D43B9" w:rsidDel="0079398B">
              <w:fldChar w:fldCharType="separate"/>
            </w:r>
            <w:r w:rsidR="00D34F43" w:rsidDel="0079398B">
              <w:rPr>
                <w:noProof/>
              </w:rPr>
              <w:delText xml:space="preserve"> </w:delText>
            </w:r>
            <w:r w:rsidR="00D34F43" w:rsidRPr="00D34F43" w:rsidDel="0079398B">
              <w:rPr>
                <w:noProof/>
              </w:rPr>
              <w:delText>[59]</w:delText>
            </w:r>
            <w:r w:rsidR="009D43B9" w:rsidDel="0079398B">
              <w:fldChar w:fldCharType="end"/>
            </w:r>
          </w:del>
          <w:customXmlDelRangeStart w:id="161" w:author="Paulo H. Leocadio" w:date="2024-07-22T15:33:00Z"/>
        </w:sdtContent>
      </w:sdt>
      <w:customXmlDelRangeEnd w:id="161"/>
      <w:del w:id="162" w:author="Paulo H. Leocadio" w:date="2024-07-22T15:33:00Z" w16du:dateUtc="2024-07-22T19:33:00Z">
        <w:r w:rsidRPr="00DA3801" w:rsidDel="0079398B">
          <w:delText>.</w:delText>
        </w:r>
      </w:del>
    </w:p>
    <w:p w14:paraId="1BE5D1F4" w14:textId="2426A84B" w:rsidR="00DE5FD4" w:rsidRPr="00DA3801" w:rsidDel="0079398B" w:rsidRDefault="00DE5FD4" w:rsidP="008A12F7">
      <w:pPr>
        <w:pStyle w:val="NormalBPBHEB"/>
        <w:numPr>
          <w:ilvl w:val="0"/>
          <w:numId w:val="54"/>
        </w:numPr>
        <w:rPr>
          <w:del w:id="163" w:author="Paulo H. Leocadio" w:date="2024-07-22T15:33:00Z" w16du:dateUtc="2024-07-22T19:33:00Z"/>
        </w:rPr>
      </w:pPr>
      <w:del w:id="164" w:author="Paulo H. Leocadio" w:date="2024-07-22T15:33:00Z" w16du:dateUtc="2024-07-22T19:33:00Z">
        <w:r w:rsidRPr="00DA3801" w:rsidDel="0079398B">
          <w:rPr>
            <w:b/>
            <w:bCs/>
          </w:rPr>
          <w:delText xml:space="preserve">Decoupling </w:delText>
        </w:r>
        <w:r w:rsidR="009F125F" w:rsidRPr="00DA3801" w:rsidDel="0079398B">
          <w:rPr>
            <w:b/>
            <w:bCs/>
          </w:rPr>
          <w:delText>components</w:delText>
        </w:r>
        <w:r w:rsidRPr="00DA3801" w:rsidDel="0079398B">
          <w:rPr>
            <w:b/>
            <w:bCs/>
          </w:rPr>
          <w:delText>:</w:delText>
        </w:r>
        <w:r w:rsidRPr="00DA3801" w:rsidDel="0079398B">
          <w:delText xml:space="preserve"> Leverage SQS for decoupling components, reducing interdependencies and allowing for independent scaling and development</w:delText>
        </w:r>
      </w:del>
      <w:customXmlDelRangeStart w:id="165" w:author="Paulo H. Leocadio" w:date="2024-07-22T15:33:00Z"/>
      <w:sdt>
        <w:sdtPr>
          <w:id w:val="-1384403565"/>
          <w:citation/>
        </w:sdtPr>
        <w:sdtEndPr/>
        <w:sdtContent>
          <w:customXmlDelRangeEnd w:id="165"/>
          <w:del w:id="166" w:author="Paulo H. Leocadio" w:date="2024-07-22T15:33:00Z" w16du:dateUtc="2024-07-22T19:33:00Z">
            <w:r w:rsidR="004167F5" w:rsidDel="0079398B">
              <w:fldChar w:fldCharType="begin"/>
            </w:r>
            <w:r w:rsidR="004167F5" w:rsidDel="0079398B">
              <w:delInstrText xml:space="preserve"> CITATION hohpe2004a \l 1033 </w:delInstrText>
            </w:r>
            <w:r w:rsidR="004167F5" w:rsidDel="0079398B">
              <w:fldChar w:fldCharType="separate"/>
            </w:r>
            <w:r w:rsidR="00D34F43" w:rsidDel="0079398B">
              <w:rPr>
                <w:noProof/>
              </w:rPr>
              <w:delText xml:space="preserve"> </w:delText>
            </w:r>
            <w:r w:rsidR="00D34F43" w:rsidRPr="00D34F43" w:rsidDel="0079398B">
              <w:rPr>
                <w:noProof/>
              </w:rPr>
              <w:delText>[62]</w:delText>
            </w:r>
            <w:r w:rsidR="004167F5" w:rsidDel="0079398B">
              <w:fldChar w:fldCharType="end"/>
            </w:r>
          </w:del>
          <w:customXmlDelRangeStart w:id="167" w:author="Paulo H. Leocadio" w:date="2024-07-22T15:33:00Z"/>
        </w:sdtContent>
      </w:sdt>
      <w:customXmlDelRangeEnd w:id="167"/>
      <w:del w:id="168" w:author="Paulo H. Leocadio" w:date="2024-07-22T15:33:00Z" w16du:dateUtc="2024-07-22T19:33:00Z">
        <w:r w:rsidRPr="00DA3801" w:rsidDel="0079398B">
          <w:delText>.</w:delText>
        </w:r>
      </w:del>
    </w:p>
    <w:p w14:paraId="21BF636D" w14:textId="74AA8F39" w:rsidR="005553A4" w:rsidRPr="008F4306" w:rsidDel="0079398B" w:rsidRDefault="005553A4" w:rsidP="008F4306">
      <w:pPr>
        <w:keepNext/>
        <w:keepLines/>
        <w:spacing w:before="40" w:after="0"/>
        <w:outlineLvl w:val="1"/>
        <w:rPr>
          <w:del w:id="169" w:author="Paulo H. Leocadio" w:date="2024-07-22T15:33:00Z" w16du:dateUtc="2024-07-22T19:33:00Z"/>
          <w:rFonts w:eastAsiaTheme="majorEastAsia" w:cstheme="majorBidi"/>
          <w:sz w:val="36"/>
          <w:szCs w:val="26"/>
        </w:rPr>
      </w:pPr>
      <w:del w:id="170" w:author="Paulo H. Leocadio" w:date="2024-07-22T15:33:00Z" w16du:dateUtc="2024-07-22T19:33:00Z">
        <w:r w:rsidRPr="008F4306" w:rsidDel="0079398B">
          <w:rPr>
            <w:rFonts w:eastAsiaTheme="majorEastAsia" w:cstheme="majorBidi"/>
            <w:sz w:val="36"/>
            <w:szCs w:val="26"/>
          </w:rPr>
          <w:delText xml:space="preserve">Use </w:delText>
        </w:r>
        <w:r w:rsidR="009F125F" w:rsidRPr="008F4306" w:rsidDel="0079398B">
          <w:rPr>
            <w:rFonts w:eastAsiaTheme="majorEastAsia" w:cstheme="majorBidi"/>
            <w:sz w:val="36"/>
            <w:szCs w:val="26"/>
          </w:rPr>
          <w:delText>cases</w:delText>
        </w:r>
      </w:del>
    </w:p>
    <w:p w14:paraId="17B6CB12" w14:textId="5A134FF1" w:rsidR="009F125F" w:rsidRPr="00DA3801" w:rsidDel="0079398B" w:rsidRDefault="009F125F" w:rsidP="00555FFB">
      <w:pPr>
        <w:pStyle w:val="NormalBPBHEB"/>
        <w:rPr>
          <w:del w:id="171" w:author="Paulo H. Leocadio" w:date="2024-07-22T15:33:00Z" w16du:dateUtc="2024-07-22T19:33:00Z"/>
        </w:rPr>
      </w:pPr>
      <w:del w:id="172" w:author="Paulo H. Leocadio" w:date="2024-07-22T15:33:00Z" w16du:dateUtc="2024-07-22T19:33:00Z">
        <w:r w:rsidDel="0079398B">
          <w:delText>The following are the use cases:</w:delText>
        </w:r>
      </w:del>
    </w:p>
    <w:p w14:paraId="70E27214" w14:textId="0E30048C" w:rsidR="009F125F" w:rsidDel="0079398B" w:rsidRDefault="005553A4" w:rsidP="008A12F7">
      <w:pPr>
        <w:pStyle w:val="NormalBPBHEB"/>
        <w:numPr>
          <w:ilvl w:val="0"/>
          <w:numId w:val="55"/>
        </w:numPr>
        <w:rPr>
          <w:del w:id="173" w:author="Paulo H. Leocadio" w:date="2024-07-22T15:33:00Z" w16du:dateUtc="2024-07-22T19:33:00Z"/>
        </w:rPr>
      </w:pPr>
      <w:del w:id="174" w:author="Paulo H. Leocadio" w:date="2024-07-22T15:33:00Z" w16du:dateUtc="2024-07-22T19:33:00Z">
        <w:r w:rsidRPr="00DA3801" w:rsidDel="0079398B">
          <w:rPr>
            <w:b/>
            <w:bCs/>
          </w:rPr>
          <w:delText xml:space="preserve">Microservices </w:delText>
        </w:r>
        <w:r w:rsidR="009F125F" w:rsidRPr="00DA3801" w:rsidDel="0079398B">
          <w:rPr>
            <w:b/>
            <w:bCs/>
          </w:rPr>
          <w:delText>architecture</w:delText>
        </w:r>
        <w:r w:rsidRPr="00DA3801" w:rsidDel="0079398B">
          <w:rPr>
            <w:b/>
            <w:bCs/>
          </w:rPr>
          <w:delText>:</w:delText>
        </w:r>
        <w:r w:rsidRPr="00DA3801" w:rsidDel="0079398B">
          <w:delText xml:space="preserve"> AWS Application Integration services are instrumental in implementing </w:delText>
        </w:r>
        <w:r w:rsidR="00DF5456" w:rsidDel="0079398B">
          <w:delText xml:space="preserve">a </w:delText>
        </w:r>
        <w:r w:rsidRPr="00DA3801" w:rsidDel="0079398B">
          <w:delText>microservices architecture, where individual services communicate efficiently through events and messages</w:delText>
        </w:r>
        <w:bookmarkStart w:id="175" w:name="_Ref150873061"/>
      </w:del>
      <w:customXmlDelRangeStart w:id="176" w:author="Paulo H. Leocadio" w:date="2024-07-22T15:33:00Z"/>
      <w:sdt>
        <w:sdtPr>
          <w:id w:val="2061443282"/>
          <w:citation/>
        </w:sdtPr>
        <w:sdtEndPr/>
        <w:sdtContent>
          <w:customXmlDelRangeEnd w:id="176"/>
          <w:del w:id="177" w:author="Paulo H. Leocadio" w:date="2024-07-22T15:33:00Z" w16du:dateUtc="2024-07-22T19:33:00Z">
            <w:r w:rsidR="00E10554" w:rsidDel="0079398B">
              <w:fldChar w:fldCharType="begin"/>
            </w:r>
            <w:r w:rsidR="00E10554" w:rsidDel="0079398B">
              <w:delInstrText xml:space="preserve"> CITATION doe2019a \l 1033 </w:delInstrText>
            </w:r>
            <w:r w:rsidR="00E10554" w:rsidDel="0079398B">
              <w:fldChar w:fldCharType="separate"/>
            </w:r>
            <w:r w:rsidR="00D34F43" w:rsidDel="0079398B">
              <w:rPr>
                <w:noProof/>
              </w:rPr>
              <w:delText xml:space="preserve"> </w:delText>
            </w:r>
            <w:r w:rsidR="00D34F43" w:rsidRPr="00D34F43" w:rsidDel="0079398B">
              <w:rPr>
                <w:noProof/>
              </w:rPr>
              <w:delText>[63]</w:delText>
            </w:r>
            <w:r w:rsidR="00E10554" w:rsidDel="0079398B">
              <w:fldChar w:fldCharType="end"/>
            </w:r>
          </w:del>
          <w:customXmlDelRangeStart w:id="178" w:author="Paulo H. Leocadio" w:date="2024-07-22T15:33:00Z"/>
        </w:sdtContent>
      </w:sdt>
      <w:customXmlDelRangeEnd w:id="178"/>
      <w:bookmarkEnd w:id="175"/>
      <w:commentRangeStart w:id="179"/>
      <w:commentRangeEnd w:id="179"/>
      <w:del w:id="180" w:author="Paulo H. Leocadio" w:date="2024-07-22T15:33:00Z" w16du:dateUtc="2024-07-22T19:33:00Z">
        <w:r w:rsidR="009F125F" w:rsidDel="0079398B">
          <w:rPr>
            <w:rStyle w:val="CommentReference"/>
            <w:rFonts w:eastAsiaTheme="minorHAnsi" w:cstheme="minorBidi"/>
          </w:rPr>
          <w:commentReference w:id="179"/>
        </w:r>
        <w:r w:rsidRPr="00DA3801" w:rsidDel="0079398B">
          <w:delText>.</w:delText>
        </w:r>
      </w:del>
    </w:p>
    <w:p w14:paraId="6CC20484" w14:textId="271AD1FD" w:rsidR="006D64F3" w:rsidDel="0079398B" w:rsidRDefault="006D64F3" w:rsidP="008541CC">
      <w:pPr>
        <w:pStyle w:val="NormalBPBHEB"/>
        <w:rPr>
          <w:del w:id="181" w:author="Paulo H. Leocadio" w:date="2024-07-22T15:33:00Z" w16du:dateUtc="2024-07-22T19:33:00Z"/>
        </w:rPr>
      </w:pPr>
      <w:del w:id="182" w:author="Paulo H. Leocadio" w:date="2024-07-22T15:33:00Z" w16du:dateUtc="2024-07-22T19:33:00Z">
        <w:r w:rsidRPr="006D64F3" w:rsidDel="0079398B">
          <w:delText>Figure 7.8</w:delText>
        </w:r>
        <w:r w:rsidDel="0079398B">
          <w:delText xml:space="preserve"> below depicts a t</w:delText>
        </w:r>
        <w:r w:rsidRPr="006D64F3" w:rsidDel="0079398B">
          <w:delText xml:space="preserve">ypical microservices application on </w:delText>
        </w:r>
        <w:r w:rsidR="00A01259" w:rsidRPr="006D64F3" w:rsidDel="0079398B">
          <w:delText>AWS</w:delText>
        </w:r>
        <w:r w:rsidR="00A01259" w:rsidDel="0079398B">
          <w:delText>.</w:delText>
        </w:r>
      </w:del>
    </w:p>
    <w:p w14:paraId="2C427474" w14:textId="339C173E" w:rsidR="00F95F26" w:rsidDel="0079398B" w:rsidRDefault="000E07E1" w:rsidP="00555FFB">
      <w:pPr>
        <w:pStyle w:val="FigureBPBHEB"/>
        <w:rPr>
          <w:del w:id="183" w:author="Paulo H. Leocadio" w:date="2024-07-22T15:33:00Z" w16du:dateUtc="2024-07-22T19:33:00Z"/>
        </w:rPr>
      </w:pPr>
      <w:del w:id="184" w:author="Paulo H. Leocadio" w:date="2024-07-22T15:33:00Z" w16du:dateUtc="2024-07-22T19:33:00Z">
        <w:r w:rsidDel="0079398B">
          <w:delText xml:space="preserve"> </w:delText>
        </w:r>
        <w:r w:rsidDel="0079398B">
          <w:rPr>
            <w:noProof/>
          </w:rPr>
          <w:drawing>
            <wp:inline distT="0" distB="0" distL="0" distR="0" wp14:anchorId="3B3E0A58" wp14:editId="6D17A2B6">
              <wp:extent cx="5705191" cy="4415246"/>
              <wp:effectExtent l="0" t="0" r="0" b="4445"/>
              <wp:docPr id="12383696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6091" cy="4423681"/>
                      </a:xfrm>
                      <a:prstGeom prst="rect">
                        <a:avLst/>
                      </a:prstGeom>
                      <a:noFill/>
                    </pic:spPr>
                  </pic:pic>
                </a:graphicData>
              </a:graphic>
            </wp:inline>
          </w:drawing>
        </w:r>
      </w:del>
    </w:p>
    <w:p w14:paraId="4656216B" w14:textId="5697812D" w:rsidR="005553A4" w:rsidDel="0079398B" w:rsidRDefault="00F95F26" w:rsidP="009F125F">
      <w:pPr>
        <w:pStyle w:val="FigureCaptionBPBHEB"/>
        <w:rPr>
          <w:del w:id="185" w:author="Paulo H. Leocadio" w:date="2024-07-22T15:33:00Z" w16du:dateUtc="2024-07-22T19:33:00Z"/>
        </w:rPr>
      </w:pPr>
      <w:del w:id="186" w:author="Paulo H. Leocadio" w:date="2024-07-22T15:33:00Z" w16du:dateUtc="2024-07-22T19:33:00Z">
        <w:r w:rsidRPr="00555FFB" w:rsidDel="0079398B">
          <w:rPr>
            <w:b/>
            <w:bCs w:val="0"/>
          </w:rPr>
          <w:delText xml:space="preserve">Figure </w:delText>
        </w:r>
        <w:r w:rsidR="009F125F" w:rsidRPr="00555FFB" w:rsidDel="0079398B">
          <w:rPr>
            <w:b/>
            <w:bCs w:val="0"/>
          </w:rPr>
          <w:delText>7.</w:delText>
        </w:r>
        <w:r w:rsidRPr="00555FFB" w:rsidDel="0079398B">
          <w:rPr>
            <w:b/>
            <w:bCs w:val="0"/>
          </w:rPr>
          <w:fldChar w:fldCharType="begin"/>
        </w:r>
        <w:r w:rsidRPr="00555FFB" w:rsidDel="0079398B">
          <w:rPr>
            <w:b/>
            <w:bCs w:val="0"/>
          </w:rPr>
          <w:delInstrText xml:space="preserve"> SEQ Figure \* ARABIC </w:delInstrText>
        </w:r>
        <w:r w:rsidRPr="00555FFB" w:rsidDel="0079398B">
          <w:rPr>
            <w:b/>
            <w:bCs w:val="0"/>
          </w:rPr>
          <w:fldChar w:fldCharType="separate"/>
        </w:r>
        <w:r w:rsidR="009304A7" w:rsidRPr="00555FFB" w:rsidDel="0079398B">
          <w:rPr>
            <w:b/>
            <w:bCs w:val="0"/>
            <w:noProof/>
          </w:rPr>
          <w:delText>8</w:delText>
        </w:r>
        <w:r w:rsidRPr="00555FFB" w:rsidDel="0079398B">
          <w:rPr>
            <w:b/>
            <w:bCs w:val="0"/>
          </w:rPr>
          <w:fldChar w:fldCharType="end"/>
        </w:r>
        <w:r w:rsidR="009F125F" w:rsidRPr="00555FFB" w:rsidDel="0079398B">
          <w:rPr>
            <w:b/>
            <w:bCs w:val="0"/>
          </w:rPr>
          <w:delText>:</w:delText>
        </w:r>
        <w:r w:rsidDel="0079398B">
          <w:delText xml:space="preserve"> </w:delText>
        </w:r>
        <w:r w:rsidRPr="00C93985" w:rsidDel="0079398B">
          <w:delText>Typical microservices application on AWS</w:delText>
        </w:r>
        <w:r w:rsidR="001351C7" w:rsidDel="0079398B">
          <w:delText xml:space="preserve"> (AWS Documentation)</w:delText>
        </w:r>
      </w:del>
    </w:p>
    <w:p w14:paraId="08D8924A" w14:textId="0D438513" w:rsidR="009F125F" w:rsidRPr="00DA3801" w:rsidDel="0079398B" w:rsidRDefault="009F125F" w:rsidP="00555FFB">
      <w:pPr>
        <w:pStyle w:val="NormalBPBHEB"/>
        <w:rPr>
          <w:del w:id="187" w:author="Paulo H. Leocadio" w:date="2024-07-22T15:33:00Z" w16du:dateUtc="2024-07-22T19:33:00Z"/>
        </w:rPr>
      </w:pPr>
    </w:p>
    <w:p w14:paraId="714CD106" w14:textId="0F6358E6" w:rsidR="005553A4" w:rsidDel="0079398B" w:rsidRDefault="005553A4" w:rsidP="008A12F7">
      <w:pPr>
        <w:pStyle w:val="NormalBPBHEB"/>
        <w:numPr>
          <w:ilvl w:val="0"/>
          <w:numId w:val="55"/>
        </w:numPr>
        <w:rPr>
          <w:del w:id="188" w:author="Paulo H. Leocadio" w:date="2024-07-22T15:33:00Z" w16du:dateUtc="2024-07-22T19:33:00Z"/>
        </w:rPr>
      </w:pPr>
      <w:del w:id="189" w:author="Paulo H. Leocadio" w:date="2024-07-22T15:33:00Z" w16du:dateUtc="2024-07-22T19:33:00Z">
        <w:r w:rsidRPr="00DA3801" w:rsidDel="0079398B">
          <w:rPr>
            <w:b/>
            <w:bCs/>
          </w:rPr>
          <w:delText xml:space="preserve">Asynchronous </w:delText>
        </w:r>
        <w:r w:rsidR="009F125F" w:rsidRPr="00DA3801" w:rsidDel="0079398B">
          <w:rPr>
            <w:b/>
            <w:bCs/>
          </w:rPr>
          <w:delText>communication</w:delText>
        </w:r>
        <w:r w:rsidRPr="00DA3801" w:rsidDel="0079398B">
          <w:rPr>
            <w:b/>
            <w:bCs/>
          </w:rPr>
          <w:delText>:</w:delText>
        </w:r>
        <w:r w:rsidRPr="00DA3801" w:rsidDel="0079398B">
          <w:delText xml:space="preserve"> SQS is particularly effective for enabling asynchronous communication between different parts of an application, ensuring smooth operation and reducing dependencies</w:delText>
        </w:r>
        <w:bookmarkStart w:id="190" w:name="_Ref150873084"/>
      </w:del>
      <w:customXmlDelRangeStart w:id="191" w:author="Paulo H. Leocadio" w:date="2024-07-22T15:33:00Z"/>
      <w:sdt>
        <w:sdtPr>
          <w:id w:val="1986045106"/>
          <w:citation/>
        </w:sdtPr>
        <w:sdtEndPr/>
        <w:sdtContent>
          <w:customXmlDelRangeEnd w:id="191"/>
          <w:del w:id="192" w:author="Paulo H. Leocadio" w:date="2024-07-22T15:33:00Z" w16du:dateUtc="2024-07-22T19:33:00Z">
            <w:r w:rsidR="00C44DC9" w:rsidDel="0079398B">
              <w:fldChar w:fldCharType="begin"/>
            </w:r>
            <w:r w:rsidR="00C44DC9" w:rsidDel="0079398B">
              <w:delInstrText xml:space="preserve"> CITATION smith2018i \l 1033 </w:delInstrText>
            </w:r>
            <w:r w:rsidR="00C44DC9" w:rsidDel="0079398B">
              <w:fldChar w:fldCharType="separate"/>
            </w:r>
            <w:r w:rsidR="00D34F43" w:rsidDel="0079398B">
              <w:rPr>
                <w:noProof/>
              </w:rPr>
              <w:delText xml:space="preserve"> </w:delText>
            </w:r>
            <w:r w:rsidR="00D34F43" w:rsidRPr="00D34F43" w:rsidDel="0079398B">
              <w:rPr>
                <w:noProof/>
              </w:rPr>
              <w:delText>[64]</w:delText>
            </w:r>
            <w:r w:rsidR="00C44DC9" w:rsidDel="0079398B">
              <w:fldChar w:fldCharType="end"/>
            </w:r>
          </w:del>
          <w:customXmlDelRangeStart w:id="193" w:author="Paulo H. Leocadio" w:date="2024-07-22T15:33:00Z"/>
        </w:sdtContent>
      </w:sdt>
      <w:customXmlDelRangeEnd w:id="193"/>
      <w:bookmarkEnd w:id="190"/>
      <w:del w:id="194" w:author="Paulo H. Leocadio" w:date="2024-07-22T15:33:00Z" w16du:dateUtc="2024-07-22T19:33:00Z">
        <w:r w:rsidRPr="00DA3801" w:rsidDel="0079398B">
          <w:delText>.</w:delText>
        </w:r>
      </w:del>
    </w:p>
    <w:p w14:paraId="1A2F653B" w14:textId="3750F767" w:rsidR="005553A4" w:rsidRPr="00470873" w:rsidDel="0079398B" w:rsidRDefault="005553A4" w:rsidP="00470873">
      <w:pPr>
        <w:keepNext/>
        <w:keepLines/>
        <w:spacing w:before="40" w:after="0"/>
        <w:outlineLvl w:val="1"/>
        <w:rPr>
          <w:del w:id="195" w:author="Paulo H. Leocadio" w:date="2024-07-22T15:33:00Z" w16du:dateUtc="2024-07-22T19:33:00Z"/>
          <w:rFonts w:eastAsiaTheme="majorEastAsia" w:cstheme="majorBidi"/>
          <w:sz w:val="36"/>
          <w:szCs w:val="26"/>
        </w:rPr>
      </w:pPr>
      <w:del w:id="196" w:author="Paulo H. Leocadio" w:date="2024-07-22T15:33:00Z" w16du:dateUtc="2024-07-22T19:33:00Z">
        <w:r w:rsidRPr="00470873" w:rsidDel="0079398B">
          <w:rPr>
            <w:rFonts w:eastAsiaTheme="majorEastAsia" w:cstheme="majorBidi"/>
            <w:sz w:val="36"/>
            <w:szCs w:val="26"/>
          </w:rPr>
          <w:delText xml:space="preserve">Challenges and </w:delText>
        </w:r>
        <w:r w:rsidR="009F125F" w:rsidRPr="00470873" w:rsidDel="0079398B">
          <w:rPr>
            <w:rFonts w:eastAsiaTheme="majorEastAsia" w:cstheme="majorBidi"/>
            <w:sz w:val="36"/>
            <w:szCs w:val="26"/>
          </w:rPr>
          <w:delText>considerations</w:delText>
        </w:r>
      </w:del>
    </w:p>
    <w:p w14:paraId="5B425795" w14:textId="32FAFF54" w:rsidR="009F125F" w:rsidRPr="00DA3801" w:rsidDel="0079398B" w:rsidRDefault="009F125F" w:rsidP="00555FFB">
      <w:pPr>
        <w:pStyle w:val="NormalBPBHEB"/>
        <w:rPr>
          <w:del w:id="197" w:author="Paulo H. Leocadio" w:date="2024-07-22T15:33:00Z" w16du:dateUtc="2024-07-22T19:33:00Z"/>
        </w:rPr>
      </w:pPr>
      <w:del w:id="198" w:author="Paulo H. Leocadio" w:date="2024-07-22T15:33:00Z" w16du:dateUtc="2024-07-22T19:33:00Z">
        <w:r w:rsidDel="0079398B">
          <w:delText>The following are the challenges and considerations:</w:delText>
        </w:r>
      </w:del>
    </w:p>
    <w:p w14:paraId="274B4FB1" w14:textId="45D8B656" w:rsidR="005553A4" w:rsidRPr="00DA3801" w:rsidDel="0079398B" w:rsidRDefault="005553A4" w:rsidP="008A12F7">
      <w:pPr>
        <w:pStyle w:val="NormalBPBHEB"/>
        <w:numPr>
          <w:ilvl w:val="0"/>
          <w:numId w:val="56"/>
        </w:numPr>
        <w:rPr>
          <w:del w:id="199" w:author="Paulo H. Leocadio" w:date="2024-07-22T15:33:00Z" w16du:dateUtc="2024-07-22T19:33:00Z"/>
        </w:rPr>
      </w:pPr>
      <w:del w:id="200" w:author="Paulo H. Leocadio" w:date="2024-07-22T15:33:00Z" w16du:dateUtc="2024-07-22T19:33:00Z">
        <w:r w:rsidRPr="00DA3801" w:rsidDel="0079398B">
          <w:rPr>
            <w:b/>
            <w:bCs/>
          </w:rPr>
          <w:delText xml:space="preserve">Message </w:delText>
        </w:r>
        <w:r w:rsidR="009F125F" w:rsidRPr="00DA3801" w:rsidDel="0079398B">
          <w:rPr>
            <w:b/>
            <w:bCs/>
          </w:rPr>
          <w:delText>ordering</w:delText>
        </w:r>
        <w:r w:rsidRPr="00DA3801" w:rsidDel="0079398B">
          <w:rPr>
            <w:b/>
            <w:bCs/>
          </w:rPr>
          <w:delText>:</w:delText>
        </w:r>
        <w:r w:rsidRPr="00DA3801" w:rsidDel="0079398B">
          <w:delText xml:space="preserve"> When using SQS, consider the implications of message ordering and implement strategies to manage and handle ordered and unordered messages effectively</w:delText>
        </w:r>
      </w:del>
      <w:customXmlDelRangeStart w:id="201" w:author="Paulo H. Leocadio" w:date="2024-07-22T15:33:00Z"/>
      <w:sdt>
        <w:sdtPr>
          <w:id w:val="834809663"/>
          <w:citation/>
        </w:sdtPr>
        <w:sdtEndPr/>
        <w:sdtContent>
          <w:customXmlDelRangeEnd w:id="201"/>
          <w:del w:id="202" w:author="Paulo H. Leocadio" w:date="2024-07-22T15:33:00Z" w16du:dateUtc="2024-07-22T19:33:00Z">
            <w:r w:rsidR="004771EA" w:rsidDel="0079398B">
              <w:fldChar w:fldCharType="begin"/>
            </w:r>
            <w:r w:rsidR="004771EA" w:rsidDel="0079398B">
              <w:delInstrText xml:space="preserve"> CITATION linthicum2009a \l 1033 </w:delInstrText>
            </w:r>
            <w:r w:rsidR="004771EA" w:rsidDel="0079398B">
              <w:fldChar w:fldCharType="separate"/>
            </w:r>
            <w:r w:rsidR="00D34F43" w:rsidDel="0079398B">
              <w:rPr>
                <w:noProof/>
              </w:rPr>
              <w:delText xml:space="preserve"> </w:delText>
            </w:r>
            <w:r w:rsidR="00D34F43" w:rsidRPr="00D34F43" w:rsidDel="0079398B">
              <w:rPr>
                <w:noProof/>
              </w:rPr>
              <w:delText>[58]</w:delText>
            </w:r>
            <w:r w:rsidR="004771EA" w:rsidDel="0079398B">
              <w:fldChar w:fldCharType="end"/>
            </w:r>
          </w:del>
          <w:customXmlDelRangeStart w:id="203" w:author="Paulo H. Leocadio" w:date="2024-07-22T15:33:00Z"/>
        </w:sdtContent>
      </w:sdt>
      <w:customXmlDelRangeEnd w:id="203"/>
      <w:del w:id="204" w:author="Paulo H. Leocadio" w:date="2024-07-22T15:33:00Z" w16du:dateUtc="2024-07-22T19:33:00Z">
        <w:r w:rsidRPr="00DA3801" w:rsidDel="0079398B">
          <w:delText>.</w:delText>
        </w:r>
      </w:del>
    </w:p>
    <w:p w14:paraId="0F3D092D" w14:textId="0B5D869A" w:rsidR="005553A4" w:rsidRPr="00DA3801" w:rsidDel="0079398B" w:rsidRDefault="005553A4" w:rsidP="008A12F7">
      <w:pPr>
        <w:pStyle w:val="NormalBPBHEB"/>
        <w:numPr>
          <w:ilvl w:val="0"/>
          <w:numId w:val="56"/>
        </w:numPr>
        <w:rPr>
          <w:del w:id="205" w:author="Paulo H. Leocadio" w:date="2024-07-22T15:33:00Z" w16du:dateUtc="2024-07-22T19:33:00Z"/>
        </w:rPr>
      </w:pPr>
      <w:del w:id="206" w:author="Paulo H. Leocadio" w:date="2024-07-22T15:33:00Z" w16du:dateUtc="2024-07-22T19:33:00Z">
        <w:r w:rsidRPr="00DA3801" w:rsidDel="0079398B">
          <w:rPr>
            <w:b/>
            <w:bCs/>
          </w:rPr>
          <w:delText xml:space="preserve">Error </w:delText>
        </w:r>
        <w:r w:rsidR="009F125F" w:rsidRPr="00DA3801" w:rsidDel="0079398B">
          <w:rPr>
            <w:b/>
            <w:bCs/>
          </w:rPr>
          <w:delText>handling</w:delText>
        </w:r>
        <w:r w:rsidRPr="00DA3801" w:rsidDel="0079398B">
          <w:rPr>
            <w:b/>
            <w:bCs/>
          </w:rPr>
          <w:delText>:</w:delText>
        </w:r>
        <w:r w:rsidRPr="00DA3801" w:rsidDel="0079398B">
          <w:delText xml:space="preserve"> Implement robust error handling mechanisms, especially in asynchronous communication scenarios, to ensure the reliability of application integration</w:delText>
        </w:r>
      </w:del>
      <w:customXmlDelRangeStart w:id="207" w:author="Paulo H. Leocadio" w:date="2024-07-22T15:33:00Z"/>
      <w:sdt>
        <w:sdtPr>
          <w:id w:val="-257907560"/>
          <w:citation/>
        </w:sdtPr>
        <w:sdtEndPr/>
        <w:sdtContent>
          <w:customXmlDelRangeEnd w:id="207"/>
          <w:del w:id="208" w:author="Paulo H. Leocadio" w:date="2024-07-22T15:33:00Z" w16du:dateUtc="2024-07-22T19:33:00Z">
            <w:r w:rsidR="00DB4067" w:rsidDel="0079398B">
              <w:fldChar w:fldCharType="begin"/>
            </w:r>
            <w:r w:rsidR="00DB4067" w:rsidDel="0079398B">
              <w:delInstrText xml:space="preserve"> CITATION chappell2004a \l 1033 </w:delInstrText>
            </w:r>
            <w:r w:rsidR="00DB4067" w:rsidDel="0079398B">
              <w:fldChar w:fldCharType="separate"/>
            </w:r>
            <w:r w:rsidR="00D34F43" w:rsidDel="0079398B">
              <w:rPr>
                <w:noProof/>
              </w:rPr>
              <w:delText xml:space="preserve"> </w:delText>
            </w:r>
            <w:r w:rsidR="00D34F43" w:rsidRPr="00D34F43" w:rsidDel="0079398B">
              <w:rPr>
                <w:noProof/>
              </w:rPr>
              <w:delText>[61]</w:delText>
            </w:r>
            <w:r w:rsidR="00DB4067" w:rsidDel="0079398B">
              <w:fldChar w:fldCharType="end"/>
            </w:r>
          </w:del>
          <w:customXmlDelRangeStart w:id="209" w:author="Paulo H. Leocadio" w:date="2024-07-22T15:33:00Z"/>
        </w:sdtContent>
      </w:sdt>
      <w:customXmlDelRangeEnd w:id="209"/>
      <w:del w:id="210" w:author="Paulo H. Leocadio" w:date="2024-07-22T15:33:00Z" w16du:dateUtc="2024-07-22T19:33:00Z">
        <w:r w:rsidRPr="00DA3801" w:rsidDel="0079398B">
          <w:delText>.</w:delText>
        </w:r>
      </w:del>
    </w:p>
    <w:p w14:paraId="2285F5C9" w14:textId="37141827" w:rsidR="000760BB" w:rsidRPr="000760BB" w:rsidDel="0079398B" w:rsidRDefault="000760BB" w:rsidP="00555FFB">
      <w:pPr>
        <w:pStyle w:val="Heading1BPBHEB"/>
        <w:rPr>
          <w:del w:id="211" w:author="Paulo H. Leocadio" w:date="2024-07-22T15:33:00Z" w16du:dateUtc="2024-07-22T19:33:00Z"/>
        </w:rPr>
      </w:pPr>
      <w:del w:id="212" w:author="Paulo H. Leocadio" w:date="2024-07-22T15:33:00Z" w16du:dateUtc="2024-07-22T19:33:00Z">
        <w:r w:rsidRPr="000760BB" w:rsidDel="0079398B">
          <w:delText>Amazon AppFlow</w:delText>
        </w:r>
      </w:del>
    </w:p>
    <w:p w14:paraId="0832EBDA" w14:textId="30AF03D6" w:rsidR="000760BB" w:rsidDel="0079398B" w:rsidRDefault="000760BB" w:rsidP="009F125F">
      <w:pPr>
        <w:pStyle w:val="NormalBPBHEB"/>
        <w:rPr>
          <w:del w:id="213" w:author="Paulo H. Leocadio" w:date="2024-07-22T15:33:00Z" w16du:dateUtc="2024-07-22T19:33:00Z"/>
        </w:rPr>
      </w:pPr>
      <w:del w:id="214" w:author="Paulo H. Leocadio" w:date="2024-07-22T15:33:00Z" w16du:dateUtc="2024-07-22T19:33:00Z">
        <w:r w:rsidRPr="000760BB" w:rsidDel="0079398B">
          <w:delText>Amazon AppFlow is a fully managed integration service provided by AWS, designed to securely transfer data between AWS services and SaaS (Software as a Service) applications. This section explores the capabilities of Amazon AppFlow, its use cases, and considerations for implementing seamless data transfers.</w:delText>
        </w:r>
      </w:del>
    </w:p>
    <w:p w14:paraId="248ECDC8" w14:textId="288A253A" w:rsidR="000760BB" w:rsidRPr="00470873" w:rsidDel="0079398B" w:rsidRDefault="000760BB" w:rsidP="00470873">
      <w:pPr>
        <w:keepNext/>
        <w:keepLines/>
        <w:spacing w:before="40" w:after="0"/>
        <w:outlineLvl w:val="1"/>
        <w:rPr>
          <w:del w:id="215" w:author="Paulo H. Leocadio" w:date="2024-07-22T15:33:00Z" w16du:dateUtc="2024-07-22T19:33:00Z"/>
          <w:rFonts w:eastAsiaTheme="majorEastAsia" w:cstheme="majorBidi"/>
          <w:sz w:val="36"/>
          <w:szCs w:val="26"/>
        </w:rPr>
      </w:pPr>
      <w:del w:id="216" w:author="Paulo H. Leocadio" w:date="2024-07-22T15:33:00Z" w16du:dateUtc="2024-07-22T19:33:00Z">
        <w:r w:rsidRPr="00470873" w:rsidDel="0079398B">
          <w:rPr>
            <w:rFonts w:eastAsiaTheme="majorEastAsia" w:cstheme="majorBidi"/>
            <w:sz w:val="36"/>
            <w:szCs w:val="26"/>
          </w:rPr>
          <w:delText xml:space="preserve">Key </w:delText>
        </w:r>
        <w:r w:rsidR="009F125F" w:rsidRPr="00470873" w:rsidDel="0079398B">
          <w:rPr>
            <w:rFonts w:eastAsiaTheme="majorEastAsia" w:cstheme="majorBidi"/>
            <w:sz w:val="36"/>
            <w:szCs w:val="26"/>
          </w:rPr>
          <w:delText xml:space="preserve">features </w:delText>
        </w:r>
      </w:del>
    </w:p>
    <w:p w14:paraId="3229B980" w14:textId="74E9D842" w:rsidR="009F125F" w:rsidRPr="000760BB" w:rsidDel="0079398B" w:rsidRDefault="009F125F" w:rsidP="00555FFB">
      <w:pPr>
        <w:pStyle w:val="NormalBPBHEB"/>
        <w:rPr>
          <w:del w:id="217" w:author="Paulo H. Leocadio" w:date="2024-07-22T15:33:00Z" w16du:dateUtc="2024-07-22T19:33:00Z"/>
        </w:rPr>
      </w:pPr>
      <w:del w:id="218" w:author="Paulo H. Leocadio" w:date="2024-07-22T15:33:00Z" w16du:dateUtc="2024-07-22T19:33:00Z">
        <w:r w:rsidDel="0079398B">
          <w:delText>The following are the key features of Amazon AppFlow</w:delText>
        </w:r>
      </w:del>
      <w:customXmlDelRangeStart w:id="219" w:author="Paulo H. Leocadio" w:date="2024-07-22T15:33:00Z"/>
      <w:sdt>
        <w:sdtPr>
          <w:id w:val="-199563514"/>
          <w:citation/>
        </w:sdtPr>
        <w:sdtEndPr/>
        <w:sdtContent>
          <w:customXmlDelRangeEnd w:id="219"/>
          <w:del w:id="220" w:author="Paulo H. Leocadio" w:date="2024-07-22T15:33:00Z" w16du:dateUtc="2024-07-22T19:33:00Z">
            <w:r w:rsidR="00CD4C7F" w:rsidDel="0079398B">
              <w:fldChar w:fldCharType="begin"/>
            </w:r>
            <w:r w:rsidR="00CD4C7F" w:rsidDel="0079398B">
              <w:delInstrText xml:space="preserve"> CITATION a2023c \l 1033 </w:delInstrText>
            </w:r>
            <w:r w:rsidR="00CD4C7F" w:rsidDel="0079398B">
              <w:fldChar w:fldCharType="separate"/>
            </w:r>
            <w:r w:rsidR="00D34F43" w:rsidDel="0079398B">
              <w:rPr>
                <w:noProof/>
              </w:rPr>
              <w:delText xml:space="preserve"> </w:delText>
            </w:r>
            <w:r w:rsidR="00D34F43" w:rsidRPr="00D34F43" w:rsidDel="0079398B">
              <w:rPr>
                <w:noProof/>
              </w:rPr>
              <w:delText>[56]</w:delText>
            </w:r>
            <w:r w:rsidR="00CD4C7F" w:rsidDel="0079398B">
              <w:fldChar w:fldCharType="end"/>
            </w:r>
          </w:del>
          <w:customXmlDelRangeStart w:id="221" w:author="Paulo H. Leocadio" w:date="2024-07-22T15:33:00Z"/>
        </w:sdtContent>
      </w:sdt>
      <w:customXmlDelRangeEnd w:id="221"/>
      <w:del w:id="222" w:author="Paulo H. Leocadio" w:date="2024-07-22T15:33:00Z" w16du:dateUtc="2024-07-22T19:33:00Z">
        <w:r w:rsidDel="0079398B">
          <w:delText xml:space="preserve">: </w:delText>
        </w:r>
      </w:del>
    </w:p>
    <w:p w14:paraId="1579455B" w14:textId="6145295C" w:rsidR="000760BB" w:rsidRPr="000760BB" w:rsidDel="0079398B" w:rsidRDefault="000760BB" w:rsidP="008A12F7">
      <w:pPr>
        <w:pStyle w:val="NormalBPBHEB"/>
        <w:numPr>
          <w:ilvl w:val="0"/>
          <w:numId w:val="57"/>
        </w:numPr>
        <w:rPr>
          <w:del w:id="223" w:author="Paulo H. Leocadio" w:date="2024-07-22T15:33:00Z" w16du:dateUtc="2024-07-22T19:33:00Z"/>
        </w:rPr>
      </w:pPr>
      <w:del w:id="224" w:author="Paulo H. Leocadio" w:date="2024-07-22T15:33:00Z" w16du:dateUtc="2024-07-22T19:33:00Z">
        <w:r w:rsidRPr="000760BB" w:rsidDel="0079398B">
          <w:rPr>
            <w:b/>
            <w:bCs/>
          </w:rPr>
          <w:delText>Bi-</w:delText>
        </w:r>
        <w:r w:rsidR="00884272" w:rsidRPr="000760BB" w:rsidDel="0079398B">
          <w:rPr>
            <w:b/>
            <w:bCs/>
          </w:rPr>
          <w:delText>directional data flow</w:delText>
        </w:r>
        <w:r w:rsidRPr="000760BB" w:rsidDel="0079398B">
          <w:rPr>
            <w:b/>
            <w:bCs/>
          </w:rPr>
          <w:delText>:</w:delText>
        </w:r>
        <w:r w:rsidRPr="000760BB" w:rsidDel="0079398B">
          <w:delText xml:space="preserve"> Amazon AppFlow supports bidirectional data transfer, allowing organizations to move data both to and from AWS services and various SaaS applications.</w:delText>
        </w:r>
      </w:del>
    </w:p>
    <w:p w14:paraId="68666369" w14:textId="494763D3" w:rsidR="000760BB" w:rsidRPr="000760BB" w:rsidDel="0079398B" w:rsidRDefault="000760BB" w:rsidP="008A12F7">
      <w:pPr>
        <w:pStyle w:val="NormalBPBHEB"/>
        <w:numPr>
          <w:ilvl w:val="0"/>
          <w:numId w:val="57"/>
        </w:numPr>
        <w:rPr>
          <w:del w:id="225" w:author="Paulo H. Leocadio" w:date="2024-07-22T15:33:00Z" w16du:dateUtc="2024-07-22T19:33:00Z"/>
        </w:rPr>
      </w:pPr>
      <w:del w:id="226" w:author="Paulo H. Leocadio" w:date="2024-07-22T15:33:00Z" w16du:dateUtc="2024-07-22T19:33:00Z">
        <w:r w:rsidRPr="000760BB" w:rsidDel="0079398B">
          <w:rPr>
            <w:b/>
            <w:bCs/>
          </w:rPr>
          <w:delText>Pre-</w:delText>
        </w:r>
        <w:r w:rsidR="00884272" w:rsidRPr="000760BB" w:rsidDel="0079398B">
          <w:rPr>
            <w:b/>
            <w:bCs/>
          </w:rPr>
          <w:delText>built connectors</w:delText>
        </w:r>
        <w:r w:rsidRPr="000760BB" w:rsidDel="0079398B">
          <w:rPr>
            <w:b/>
            <w:bCs/>
          </w:rPr>
          <w:delText>:</w:delText>
        </w:r>
        <w:r w:rsidRPr="000760BB" w:rsidDel="0079398B">
          <w:delText xml:space="preserve"> The service comes with pre-built connectors for popular SaaS applications like Salesforce, ServiceNow, and others, simplifying the integration process.</w:delText>
        </w:r>
      </w:del>
    </w:p>
    <w:p w14:paraId="3B00AB8E" w14:textId="35809428" w:rsidR="000760BB" w:rsidRPr="000760BB" w:rsidDel="0079398B" w:rsidRDefault="000760BB" w:rsidP="008A12F7">
      <w:pPr>
        <w:pStyle w:val="NormalBPBHEB"/>
        <w:numPr>
          <w:ilvl w:val="0"/>
          <w:numId w:val="57"/>
        </w:numPr>
        <w:rPr>
          <w:del w:id="227" w:author="Paulo H. Leocadio" w:date="2024-07-22T15:33:00Z" w16du:dateUtc="2024-07-22T19:33:00Z"/>
        </w:rPr>
      </w:pPr>
      <w:del w:id="228" w:author="Paulo H. Leocadio" w:date="2024-07-22T15:33:00Z" w16du:dateUtc="2024-07-22T19:33:00Z">
        <w:r w:rsidRPr="000760BB" w:rsidDel="0079398B">
          <w:rPr>
            <w:b/>
            <w:bCs/>
          </w:rPr>
          <w:delText xml:space="preserve">Data </w:delText>
        </w:r>
        <w:r w:rsidR="00884272" w:rsidRPr="000760BB" w:rsidDel="0079398B">
          <w:rPr>
            <w:b/>
            <w:bCs/>
          </w:rPr>
          <w:delText>mapping and transformation</w:delText>
        </w:r>
        <w:r w:rsidRPr="000760BB" w:rsidDel="0079398B">
          <w:rPr>
            <w:b/>
            <w:bCs/>
          </w:rPr>
          <w:delText>:</w:delText>
        </w:r>
        <w:r w:rsidRPr="000760BB" w:rsidDel="0079398B">
          <w:delText xml:space="preserve"> Amazon AppFlow enables data mapping and transformation, ensuring that data formats are compatible between source and destination systems.</w:delText>
        </w:r>
      </w:del>
    </w:p>
    <w:p w14:paraId="23C23C75" w14:textId="4256741F" w:rsidR="000760BB" w:rsidRPr="00470873" w:rsidDel="0079398B" w:rsidRDefault="000760BB" w:rsidP="00470873">
      <w:pPr>
        <w:keepNext/>
        <w:keepLines/>
        <w:spacing w:before="40" w:after="0"/>
        <w:outlineLvl w:val="1"/>
        <w:rPr>
          <w:del w:id="229" w:author="Paulo H. Leocadio" w:date="2024-07-22T15:33:00Z" w16du:dateUtc="2024-07-22T19:33:00Z"/>
          <w:rFonts w:eastAsiaTheme="majorEastAsia" w:cstheme="majorBidi"/>
          <w:sz w:val="36"/>
          <w:szCs w:val="26"/>
        </w:rPr>
      </w:pPr>
      <w:del w:id="230" w:author="Paulo H. Leocadio" w:date="2024-07-22T15:33:00Z" w16du:dateUtc="2024-07-22T19:33:00Z">
        <w:r w:rsidRPr="00470873" w:rsidDel="0079398B">
          <w:rPr>
            <w:rFonts w:eastAsiaTheme="majorEastAsia" w:cstheme="majorBidi"/>
            <w:sz w:val="36"/>
            <w:szCs w:val="26"/>
          </w:rPr>
          <w:delText xml:space="preserve">Use </w:delText>
        </w:r>
        <w:r w:rsidR="007562A6" w:rsidRPr="00470873" w:rsidDel="0079398B">
          <w:rPr>
            <w:rFonts w:eastAsiaTheme="majorEastAsia" w:cstheme="majorBidi"/>
            <w:sz w:val="36"/>
            <w:szCs w:val="26"/>
          </w:rPr>
          <w:delText>cases</w:delText>
        </w:r>
      </w:del>
    </w:p>
    <w:p w14:paraId="5D6690ED" w14:textId="004EFCAA" w:rsidR="007562A6" w:rsidRPr="000760BB" w:rsidDel="0079398B" w:rsidRDefault="007562A6" w:rsidP="00555FFB">
      <w:pPr>
        <w:pStyle w:val="NormalBPBHEB"/>
        <w:rPr>
          <w:del w:id="231" w:author="Paulo H. Leocadio" w:date="2024-07-22T15:33:00Z" w16du:dateUtc="2024-07-22T19:33:00Z"/>
        </w:rPr>
      </w:pPr>
      <w:del w:id="232" w:author="Paulo H. Leocadio" w:date="2024-07-22T15:33:00Z" w16du:dateUtc="2024-07-22T19:33:00Z">
        <w:r w:rsidDel="0079398B">
          <w:delText xml:space="preserve">In the following section, we will go through the use cases: </w:delText>
        </w:r>
      </w:del>
    </w:p>
    <w:p w14:paraId="6D960E1F" w14:textId="068D26EE" w:rsidR="000760BB" w:rsidRPr="000760BB" w:rsidDel="0079398B" w:rsidRDefault="000760BB" w:rsidP="008A12F7">
      <w:pPr>
        <w:pStyle w:val="NormalBPBHEB"/>
        <w:numPr>
          <w:ilvl w:val="0"/>
          <w:numId w:val="58"/>
        </w:numPr>
        <w:rPr>
          <w:del w:id="233" w:author="Paulo H. Leocadio" w:date="2024-07-22T15:33:00Z" w16du:dateUtc="2024-07-22T19:33:00Z"/>
        </w:rPr>
      </w:pPr>
      <w:del w:id="234" w:author="Paulo H. Leocadio" w:date="2024-07-22T15:33:00Z" w16du:dateUtc="2024-07-22T19:33:00Z">
        <w:r w:rsidRPr="000760BB" w:rsidDel="0079398B">
          <w:rPr>
            <w:b/>
            <w:bCs/>
          </w:rPr>
          <w:delText xml:space="preserve">Sales and </w:delText>
        </w:r>
        <w:r w:rsidR="007562A6" w:rsidRPr="000760BB" w:rsidDel="0079398B">
          <w:rPr>
            <w:b/>
            <w:bCs/>
          </w:rPr>
          <w:delText>marketing automation</w:delText>
        </w:r>
        <w:r w:rsidRPr="000760BB" w:rsidDel="0079398B">
          <w:rPr>
            <w:b/>
            <w:bCs/>
          </w:rPr>
          <w:delText>:</w:delText>
        </w:r>
        <w:r w:rsidRPr="000760BB" w:rsidDel="0079398B">
          <w:delText xml:space="preserve"> Organizations can use Amazon AppFlow to automate the flow of data between CRM systems like Salesforce and marketing platforms, streamlining sales and marketing processes</w:delText>
        </w:r>
      </w:del>
      <w:customXmlDelRangeStart w:id="235" w:author="Paulo H. Leocadio" w:date="2024-07-22T15:33:00Z"/>
      <w:sdt>
        <w:sdtPr>
          <w:id w:val="-733385263"/>
          <w:citation/>
        </w:sdtPr>
        <w:sdtEndPr/>
        <w:sdtContent>
          <w:customXmlDelRangeEnd w:id="235"/>
          <w:del w:id="236" w:author="Paulo H. Leocadio" w:date="2024-07-22T15:33:00Z" w16du:dateUtc="2024-07-22T19:33:00Z">
            <w:r w:rsidR="00CA448E" w:rsidDel="0079398B">
              <w:fldChar w:fldCharType="begin"/>
            </w:r>
            <w:r w:rsidR="00CA448E" w:rsidDel="0079398B">
              <w:delInstrText xml:space="preserve"> CITATION doe2020a \l 1033 </w:delInstrText>
            </w:r>
            <w:r w:rsidR="00CA448E" w:rsidDel="0079398B">
              <w:fldChar w:fldCharType="separate"/>
            </w:r>
            <w:r w:rsidR="00D34F43" w:rsidDel="0079398B">
              <w:rPr>
                <w:noProof/>
              </w:rPr>
              <w:delText xml:space="preserve"> </w:delText>
            </w:r>
            <w:r w:rsidR="00D34F43" w:rsidRPr="00D34F43" w:rsidDel="0079398B">
              <w:rPr>
                <w:noProof/>
              </w:rPr>
              <w:delText>[65]</w:delText>
            </w:r>
            <w:r w:rsidR="00CA448E" w:rsidDel="0079398B">
              <w:fldChar w:fldCharType="end"/>
            </w:r>
          </w:del>
          <w:customXmlDelRangeStart w:id="237" w:author="Paulo H. Leocadio" w:date="2024-07-22T15:33:00Z"/>
        </w:sdtContent>
      </w:sdt>
      <w:customXmlDelRangeEnd w:id="237"/>
      <w:del w:id="238" w:author="Paulo H. Leocadio" w:date="2024-07-22T15:33:00Z" w16du:dateUtc="2024-07-22T19:33:00Z">
        <w:r w:rsidRPr="000760BB" w:rsidDel="0079398B">
          <w:delText>.</w:delText>
        </w:r>
      </w:del>
    </w:p>
    <w:p w14:paraId="30A8AF41" w14:textId="72B5E916" w:rsidR="000760BB" w:rsidRPr="000760BB" w:rsidDel="0079398B" w:rsidRDefault="000760BB" w:rsidP="008A12F7">
      <w:pPr>
        <w:pStyle w:val="NormalBPBHEB"/>
        <w:numPr>
          <w:ilvl w:val="0"/>
          <w:numId w:val="58"/>
        </w:numPr>
        <w:rPr>
          <w:del w:id="239" w:author="Paulo H. Leocadio" w:date="2024-07-22T15:33:00Z" w16du:dateUtc="2024-07-22T19:33:00Z"/>
        </w:rPr>
      </w:pPr>
      <w:del w:id="240" w:author="Paulo H. Leocadio" w:date="2024-07-22T15:33:00Z" w16du:dateUtc="2024-07-22T19:33:00Z">
        <w:r w:rsidRPr="000760BB" w:rsidDel="0079398B">
          <w:rPr>
            <w:b/>
            <w:bCs/>
          </w:rPr>
          <w:delText xml:space="preserve">Data </w:delText>
        </w:r>
        <w:r w:rsidR="007562A6" w:rsidRPr="000760BB" w:rsidDel="0079398B">
          <w:rPr>
            <w:b/>
            <w:bCs/>
          </w:rPr>
          <w:delText>warehousing</w:delText>
        </w:r>
        <w:r w:rsidRPr="000760BB" w:rsidDel="0079398B">
          <w:rPr>
            <w:b/>
            <w:bCs/>
          </w:rPr>
          <w:delText>:</w:delText>
        </w:r>
        <w:r w:rsidRPr="000760BB" w:rsidDel="0079398B">
          <w:delText xml:space="preserve"> Amazon AppFlow can facilitate the transfer of data from SaaS applications to data warehouses on AWS, supporting analytics and reporting requirements</w:delText>
        </w:r>
      </w:del>
      <w:customXmlDelRangeStart w:id="241" w:author="Paulo H. Leocadio" w:date="2024-07-22T15:33:00Z"/>
      <w:sdt>
        <w:sdtPr>
          <w:id w:val="-1254194856"/>
          <w:citation/>
        </w:sdtPr>
        <w:sdtEndPr/>
        <w:sdtContent>
          <w:customXmlDelRangeEnd w:id="241"/>
          <w:del w:id="242" w:author="Paulo H. Leocadio" w:date="2024-07-22T15:33:00Z" w16du:dateUtc="2024-07-22T19:33:00Z">
            <w:r w:rsidR="00B9645F" w:rsidDel="0079398B">
              <w:fldChar w:fldCharType="begin"/>
            </w:r>
            <w:r w:rsidR="00B9645F" w:rsidDel="0079398B">
              <w:delInstrText xml:space="preserve"> CITATION a2023c \l 1033 </w:delInstrText>
            </w:r>
            <w:r w:rsidR="00B9645F" w:rsidDel="0079398B">
              <w:fldChar w:fldCharType="separate"/>
            </w:r>
            <w:r w:rsidR="00D34F43" w:rsidDel="0079398B">
              <w:rPr>
                <w:noProof/>
              </w:rPr>
              <w:delText xml:space="preserve"> </w:delText>
            </w:r>
            <w:r w:rsidR="00D34F43" w:rsidRPr="00D34F43" w:rsidDel="0079398B">
              <w:rPr>
                <w:noProof/>
              </w:rPr>
              <w:delText>[56]</w:delText>
            </w:r>
            <w:r w:rsidR="00B9645F" w:rsidDel="0079398B">
              <w:fldChar w:fldCharType="end"/>
            </w:r>
          </w:del>
          <w:customXmlDelRangeStart w:id="243" w:author="Paulo H. Leocadio" w:date="2024-07-22T15:33:00Z"/>
        </w:sdtContent>
      </w:sdt>
      <w:customXmlDelRangeEnd w:id="243"/>
      <w:del w:id="244" w:author="Paulo H. Leocadio" w:date="2024-07-22T15:33:00Z" w16du:dateUtc="2024-07-22T19:33:00Z">
        <w:r w:rsidRPr="000760BB" w:rsidDel="0079398B">
          <w:delText>.</w:delText>
        </w:r>
      </w:del>
    </w:p>
    <w:p w14:paraId="52580AFB" w14:textId="7915C4F1" w:rsidR="000760BB" w:rsidRPr="00470873" w:rsidDel="0079398B" w:rsidRDefault="000760BB" w:rsidP="00470873">
      <w:pPr>
        <w:keepNext/>
        <w:keepLines/>
        <w:spacing w:before="40" w:after="0"/>
        <w:outlineLvl w:val="1"/>
        <w:rPr>
          <w:del w:id="245" w:author="Paulo H. Leocadio" w:date="2024-07-22T15:33:00Z" w16du:dateUtc="2024-07-22T19:33:00Z"/>
          <w:rFonts w:eastAsiaTheme="majorEastAsia" w:cstheme="majorBidi"/>
          <w:sz w:val="36"/>
          <w:szCs w:val="26"/>
        </w:rPr>
      </w:pPr>
      <w:del w:id="246" w:author="Paulo H. Leocadio" w:date="2024-07-22T15:33:00Z" w16du:dateUtc="2024-07-22T19:33:00Z">
        <w:r w:rsidRPr="00470873" w:rsidDel="0079398B">
          <w:rPr>
            <w:rFonts w:eastAsiaTheme="majorEastAsia" w:cstheme="majorBidi"/>
            <w:sz w:val="36"/>
            <w:szCs w:val="26"/>
          </w:rPr>
          <w:delText xml:space="preserve">Considerations for </w:delText>
        </w:r>
        <w:r w:rsidR="000E4263" w:rsidRPr="00470873" w:rsidDel="0079398B">
          <w:rPr>
            <w:rFonts w:eastAsiaTheme="majorEastAsia" w:cstheme="majorBidi"/>
            <w:sz w:val="36"/>
            <w:szCs w:val="26"/>
          </w:rPr>
          <w:delText>implementation</w:delText>
        </w:r>
      </w:del>
    </w:p>
    <w:p w14:paraId="338B3B48" w14:textId="4E5DC6A5" w:rsidR="000E4263" w:rsidRPr="000760BB" w:rsidDel="0079398B" w:rsidRDefault="000E4263" w:rsidP="00555FFB">
      <w:pPr>
        <w:pStyle w:val="NormalBPBHEB"/>
        <w:rPr>
          <w:del w:id="247" w:author="Paulo H. Leocadio" w:date="2024-07-22T15:33:00Z" w16du:dateUtc="2024-07-22T19:33:00Z"/>
        </w:rPr>
      </w:pPr>
      <w:del w:id="248" w:author="Paulo H. Leocadio" w:date="2024-07-22T15:33:00Z" w16du:dateUtc="2024-07-22T19:33:00Z">
        <w:r w:rsidDel="0079398B">
          <w:delText>The following are the considerations for implementation</w:delText>
        </w:r>
      </w:del>
      <w:customXmlDelRangeStart w:id="249" w:author="Paulo H. Leocadio" w:date="2024-07-22T15:33:00Z"/>
      <w:sdt>
        <w:sdtPr>
          <w:id w:val="1706451398"/>
          <w:citation/>
        </w:sdtPr>
        <w:sdtEndPr/>
        <w:sdtContent>
          <w:customXmlDelRangeEnd w:id="249"/>
          <w:del w:id="250" w:author="Paulo H. Leocadio" w:date="2024-07-22T15:33:00Z" w16du:dateUtc="2024-07-22T19:33:00Z">
            <w:r w:rsidR="00F726E3" w:rsidDel="0079398B">
              <w:fldChar w:fldCharType="begin"/>
            </w:r>
            <w:r w:rsidR="00F726E3" w:rsidDel="0079398B">
              <w:delInstrText xml:space="preserve"> CITATION a2023c \l 1033 </w:delInstrText>
            </w:r>
            <w:r w:rsidR="00F726E3" w:rsidDel="0079398B">
              <w:fldChar w:fldCharType="separate"/>
            </w:r>
            <w:r w:rsidR="00D34F43" w:rsidDel="0079398B">
              <w:rPr>
                <w:noProof/>
              </w:rPr>
              <w:delText xml:space="preserve"> </w:delText>
            </w:r>
            <w:r w:rsidR="00D34F43" w:rsidRPr="00D34F43" w:rsidDel="0079398B">
              <w:rPr>
                <w:noProof/>
              </w:rPr>
              <w:delText>[56]</w:delText>
            </w:r>
            <w:r w:rsidR="00F726E3" w:rsidDel="0079398B">
              <w:fldChar w:fldCharType="end"/>
            </w:r>
          </w:del>
          <w:customXmlDelRangeStart w:id="251" w:author="Paulo H. Leocadio" w:date="2024-07-22T15:33:00Z"/>
        </w:sdtContent>
      </w:sdt>
      <w:customXmlDelRangeEnd w:id="251"/>
      <w:del w:id="252" w:author="Paulo H. Leocadio" w:date="2024-07-22T15:33:00Z" w16du:dateUtc="2024-07-22T19:33:00Z">
        <w:r w:rsidDel="0079398B">
          <w:delText>:</w:delText>
        </w:r>
      </w:del>
    </w:p>
    <w:p w14:paraId="16AA2C22" w14:textId="56445A35" w:rsidR="000760BB" w:rsidRPr="000760BB" w:rsidDel="0079398B" w:rsidRDefault="000760BB" w:rsidP="008A12F7">
      <w:pPr>
        <w:pStyle w:val="NormalBPBHEB"/>
        <w:numPr>
          <w:ilvl w:val="0"/>
          <w:numId w:val="59"/>
        </w:numPr>
        <w:rPr>
          <w:del w:id="253" w:author="Paulo H. Leocadio" w:date="2024-07-22T15:33:00Z" w16du:dateUtc="2024-07-22T19:33:00Z"/>
        </w:rPr>
      </w:pPr>
      <w:del w:id="254" w:author="Paulo H. Leocadio" w:date="2024-07-22T15:33:00Z" w16du:dateUtc="2024-07-22T19:33:00Z">
        <w:r w:rsidRPr="000760BB" w:rsidDel="0079398B">
          <w:rPr>
            <w:b/>
            <w:bCs/>
          </w:rPr>
          <w:delText xml:space="preserve">Security and </w:delText>
        </w:r>
        <w:r w:rsidR="000E4263" w:rsidRPr="000760BB" w:rsidDel="0079398B">
          <w:rPr>
            <w:b/>
            <w:bCs/>
          </w:rPr>
          <w:delText>compliance</w:delText>
        </w:r>
        <w:r w:rsidRPr="000760BB" w:rsidDel="0079398B">
          <w:rPr>
            <w:b/>
            <w:bCs/>
          </w:rPr>
          <w:delText>:</w:delText>
        </w:r>
        <w:r w:rsidRPr="000760BB" w:rsidDel="0079398B">
          <w:delText xml:space="preserve"> Ensure that data transferred through Amazon AppFlow complies with security and compliance standards, especially when dealing with sensitive information.</w:delText>
        </w:r>
      </w:del>
    </w:p>
    <w:p w14:paraId="196BCBE0" w14:textId="52BFC288" w:rsidR="000760BB" w:rsidRPr="000760BB" w:rsidDel="0079398B" w:rsidRDefault="000760BB" w:rsidP="008A12F7">
      <w:pPr>
        <w:pStyle w:val="NormalBPBHEB"/>
        <w:numPr>
          <w:ilvl w:val="0"/>
          <w:numId w:val="59"/>
        </w:numPr>
        <w:rPr>
          <w:del w:id="255" w:author="Paulo H. Leocadio" w:date="2024-07-22T15:33:00Z" w16du:dateUtc="2024-07-22T19:33:00Z"/>
        </w:rPr>
      </w:pPr>
      <w:del w:id="256" w:author="Paulo H. Leocadio" w:date="2024-07-22T15:33:00Z" w16du:dateUtc="2024-07-22T19:33:00Z">
        <w:r w:rsidRPr="000760BB" w:rsidDel="0079398B">
          <w:rPr>
            <w:b/>
            <w:bCs/>
          </w:rPr>
          <w:delText xml:space="preserve">Data </w:delText>
        </w:r>
        <w:r w:rsidR="000E4263" w:rsidRPr="000760BB" w:rsidDel="0079398B">
          <w:rPr>
            <w:b/>
            <w:bCs/>
          </w:rPr>
          <w:delText>mapping accuracy</w:delText>
        </w:r>
        <w:r w:rsidRPr="000760BB" w:rsidDel="0079398B">
          <w:rPr>
            <w:b/>
            <w:bCs/>
          </w:rPr>
          <w:delText>:</w:delText>
        </w:r>
        <w:r w:rsidRPr="000760BB" w:rsidDel="0079398B">
          <w:delText xml:space="preserve"> Validate and test data mapping configurations to guarantee accuracy and consistency in data transfer between different systems.</w:delText>
        </w:r>
      </w:del>
    </w:p>
    <w:p w14:paraId="57791AB4" w14:textId="31A2164C" w:rsidR="000760BB" w:rsidRPr="00FE2F39" w:rsidDel="0079398B" w:rsidRDefault="000760BB" w:rsidP="00FE2F39">
      <w:pPr>
        <w:keepNext/>
        <w:keepLines/>
        <w:spacing w:before="40" w:after="0"/>
        <w:outlineLvl w:val="1"/>
        <w:rPr>
          <w:del w:id="257" w:author="Paulo H. Leocadio" w:date="2024-07-22T15:33:00Z" w16du:dateUtc="2024-07-22T19:33:00Z"/>
          <w:rFonts w:eastAsiaTheme="majorEastAsia" w:cstheme="majorBidi"/>
          <w:sz w:val="36"/>
          <w:szCs w:val="26"/>
        </w:rPr>
      </w:pPr>
      <w:del w:id="258" w:author="Paulo H. Leocadio" w:date="2024-07-22T15:33:00Z" w16du:dateUtc="2024-07-22T19:33:00Z">
        <w:r w:rsidRPr="00FE2F39" w:rsidDel="0079398B">
          <w:rPr>
            <w:rFonts w:eastAsiaTheme="majorEastAsia" w:cstheme="majorBidi"/>
            <w:sz w:val="36"/>
            <w:szCs w:val="26"/>
          </w:rPr>
          <w:delText>Challenges</w:delText>
        </w:r>
      </w:del>
    </w:p>
    <w:p w14:paraId="6B5D3249" w14:textId="4E9D7D95" w:rsidR="000E4263" w:rsidRPr="000760BB" w:rsidDel="0079398B" w:rsidRDefault="000E4263" w:rsidP="00555FFB">
      <w:pPr>
        <w:pStyle w:val="NormalBPBHEB"/>
        <w:rPr>
          <w:del w:id="259" w:author="Paulo H. Leocadio" w:date="2024-07-22T15:33:00Z" w16du:dateUtc="2024-07-22T19:33:00Z"/>
        </w:rPr>
      </w:pPr>
      <w:del w:id="260" w:author="Paulo H. Leocadio" w:date="2024-07-22T15:33:00Z" w16du:dateUtc="2024-07-22T19:33:00Z">
        <w:r w:rsidDel="0079398B">
          <w:delText xml:space="preserve">The following are the </w:delText>
        </w:r>
        <w:commentRangeStart w:id="261"/>
        <w:r w:rsidDel="0079398B">
          <w:delText>challenges</w:delText>
        </w:r>
        <w:commentRangeEnd w:id="261"/>
        <w:r w:rsidDel="0079398B">
          <w:rPr>
            <w:rStyle w:val="CommentReference"/>
            <w:rFonts w:eastAsiaTheme="minorHAnsi" w:cstheme="minorBidi"/>
          </w:rPr>
          <w:commentReference w:id="261"/>
        </w:r>
        <w:r w:rsidDel="0079398B">
          <w:delText xml:space="preserve">: </w:delText>
        </w:r>
      </w:del>
    </w:p>
    <w:p w14:paraId="5C024C6C" w14:textId="371F8D7F" w:rsidR="000760BB" w:rsidRPr="000760BB" w:rsidDel="0079398B" w:rsidRDefault="000760BB" w:rsidP="008A12F7">
      <w:pPr>
        <w:pStyle w:val="NormalBPBHEB"/>
        <w:numPr>
          <w:ilvl w:val="0"/>
          <w:numId w:val="60"/>
        </w:numPr>
        <w:rPr>
          <w:del w:id="262" w:author="Paulo H. Leocadio" w:date="2024-07-22T15:33:00Z" w16du:dateUtc="2024-07-22T19:33:00Z"/>
        </w:rPr>
      </w:pPr>
      <w:del w:id="263" w:author="Paulo H. Leocadio" w:date="2024-07-22T15:33:00Z" w16du:dateUtc="2024-07-22T19:33:00Z">
        <w:r w:rsidRPr="000760BB" w:rsidDel="0079398B">
          <w:rPr>
            <w:b/>
            <w:bCs/>
          </w:rPr>
          <w:delText xml:space="preserve">Data </w:delText>
        </w:r>
        <w:r w:rsidR="000E4263" w:rsidRPr="000760BB" w:rsidDel="0079398B">
          <w:rPr>
            <w:b/>
            <w:bCs/>
          </w:rPr>
          <w:delText>transfer speed</w:delText>
        </w:r>
        <w:r w:rsidRPr="000760BB" w:rsidDel="0079398B">
          <w:rPr>
            <w:b/>
            <w:bCs/>
          </w:rPr>
          <w:delText>:</w:delText>
        </w:r>
        <w:r w:rsidRPr="000760BB" w:rsidDel="0079398B">
          <w:delText xml:space="preserve"> Depending on the volume of data and the capabilities of the SaaS application, organizations may need to consider the speed of data transfer and plan accordingly</w:delText>
        </w:r>
      </w:del>
      <w:customXmlDelRangeStart w:id="264" w:author="Paulo H. Leocadio" w:date="2024-07-22T15:33:00Z"/>
      <w:sdt>
        <w:sdtPr>
          <w:id w:val="-1058623272"/>
          <w:citation/>
        </w:sdtPr>
        <w:sdtEndPr/>
        <w:sdtContent>
          <w:customXmlDelRangeEnd w:id="264"/>
          <w:del w:id="265" w:author="Paulo H. Leocadio" w:date="2024-07-22T15:33:00Z" w16du:dateUtc="2024-07-22T19:33:00Z">
            <w:r w:rsidR="003709EE" w:rsidDel="0079398B">
              <w:fldChar w:fldCharType="begin"/>
            </w:r>
            <w:r w:rsidR="003709EE" w:rsidDel="0079398B">
              <w:delInstrText xml:space="preserve"> CITATION smith2019c \l 1033 </w:delInstrText>
            </w:r>
            <w:r w:rsidR="003709EE" w:rsidDel="0079398B">
              <w:fldChar w:fldCharType="separate"/>
            </w:r>
            <w:r w:rsidR="00D34F43" w:rsidDel="0079398B">
              <w:rPr>
                <w:noProof/>
              </w:rPr>
              <w:delText xml:space="preserve"> </w:delText>
            </w:r>
            <w:r w:rsidR="00D34F43" w:rsidRPr="00D34F43" w:rsidDel="0079398B">
              <w:rPr>
                <w:noProof/>
              </w:rPr>
              <w:delText>[66]</w:delText>
            </w:r>
            <w:r w:rsidR="003709EE" w:rsidDel="0079398B">
              <w:fldChar w:fldCharType="end"/>
            </w:r>
          </w:del>
          <w:customXmlDelRangeStart w:id="266" w:author="Paulo H. Leocadio" w:date="2024-07-22T15:33:00Z"/>
        </w:sdtContent>
      </w:sdt>
      <w:customXmlDelRangeEnd w:id="266"/>
      <w:del w:id="267" w:author="Paulo H. Leocadio" w:date="2024-07-22T15:33:00Z" w16du:dateUtc="2024-07-22T19:33:00Z">
        <w:r w:rsidRPr="000760BB" w:rsidDel="0079398B">
          <w:delText>.</w:delText>
        </w:r>
      </w:del>
    </w:p>
    <w:p w14:paraId="4B84289D" w14:textId="74DE1394" w:rsidR="000760BB" w:rsidRPr="000760BB" w:rsidDel="0079398B" w:rsidRDefault="000760BB" w:rsidP="00555FFB">
      <w:pPr>
        <w:pStyle w:val="Heading1BPBHEB"/>
        <w:rPr>
          <w:del w:id="268" w:author="Paulo H. Leocadio" w:date="2024-07-22T15:33:00Z" w16du:dateUtc="2024-07-22T19:33:00Z"/>
        </w:rPr>
      </w:pPr>
      <w:del w:id="269" w:author="Paulo H. Leocadio" w:date="2024-07-22T15:33:00Z" w16du:dateUtc="2024-07-22T19:33:00Z">
        <w:r w:rsidRPr="000760BB" w:rsidDel="0079398B">
          <w:delText>Amazon EventBridge</w:delText>
        </w:r>
      </w:del>
    </w:p>
    <w:p w14:paraId="2816F6AA" w14:textId="4C2C3C7E" w:rsidR="000760BB" w:rsidDel="0079398B" w:rsidRDefault="000760BB" w:rsidP="000E4263">
      <w:pPr>
        <w:pStyle w:val="NormalBPBHEB"/>
        <w:rPr>
          <w:del w:id="270" w:author="Paulo H. Leocadio" w:date="2024-07-22T15:33:00Z" w16du:dateUtc="2024-07-22T19:33:00Z"/>
        </w:rPr>
      </w:pPr>
      <w:del w:id="271" w:author="Paulo H. Leocadio" w:date="2024-07-22T15:33:00Z" w16du:dateUtc="2024-07-22T19:33:00Z">
        <w:r w:rsidRPr="000760BB" w:rsidDel="0079398B">
          <w:delText xml:space="preserve">Amazon EventBridge, a serverless event bus service provided by AWS, enables easy and scalable event-driven applications. This section </w:delText>
        </w:r>
        <w:r w:rsidR="000E4263" w:rsidDel="0079398B">
          <w:delText xml:space="preserve">discusses </w:delText>
        </w:r>
        <w:r w:rsidRPr="000760BB" w:rsidDel="0079398B">
          <w:delText>the features, use cases, and best practices for leveraging Amazon EventBridge in your cloud architecture.</w:delText>
        </w:r>
      </w:del>
    </w:p>
    <w:p w14:paraId="14019341" w14:textId="00CCC9C8" w:rsidR="000760BB" w:rsidRPr="00FE2F39" w:rsidDel="0079398B" w:rsidRDefault="000760BB" w:rsidP="00FE2F39">
      <w:pPr>
        <w:keepNext/>
        <w:keepLines/>
        <w:spacing w:before="40" w:after="0"/>
        <w:outlineLvl w:val="1"/>
        <w:rPr>
          <w:del w:id="272" w:author="Paulo H. Leocadio" w:date="2024-07-22T15:33:00Z" w16du:dateUtc="2024-07-22T19:33:00Z"/>
          <w:rFonts w:eastAsiaTheme="majorEastAsia" w:cstheme="majorBidi"/>
          <w:sz w:val="36"/>
          <w:szCs w:val="26"/>
        </w:rPr>
      </w:pPr>
      <w:del w:id="273" w:author="Paulo H. Leocadio" w:date="2024-07-22T15:33:00Z" w16du:dateUtc="2024-07-22T19:33:00Z">
        <w:r w:rsidRPr="00FE2F39" w:rsidDel="0079398B">
          <w:rPr>
            <w:rFonts w:eastAsiaTheme="majorEastAsia" w:cstheme="majorBidi"/>
            <w:sz w:val="36"/>
            <w:szCs w:val="26"/>
          </w:rPr>
          <w:delText xml:space="preserve">Key </w:delText>
        </w:r>
        <w:r w:rsidR="000E4263" w:rsidRPr="00FE2F39" w:rsidDel="0079398B">
          <w:rPr>
            <w:rFonts w:eastAsiaTheme="majorEastAsia" w:cstheme="majorBidi"/>
            <w:sz w:val="36"/>
            <w:szCs w:val="26"/>
          </w:rPr>
          <w:delText>features</w:delText>
        </w:r>
      </w:del>
    </w:p>
    <w:p w14:paraId="6B02F383" w14:textId="77291C1D" w:rsidR="000E4263" w:rsidRPr="000760BB" w:rsidDel="0079398B" w:rsidRDefault="000E4263" w:rsidP="00555FFB">
      <w:pPr>
        <w:pStyle w:val="NormalBPBHEB"/>
        <w:rPr>
          <w:del w:id="274" w:author="Paulo H. Leocadio" w:date="2024-07-22T15:33:00Z" w16du:dateUtc="2024-07-22T19:33:00Z"/>
        </w:rPr>
      </w:pPr>
      <w:del w:id="275" w:author="Paulo H. Leocadio" w:date="2024-07-22T15:33:00Z" w16du:dateUtc="2024-07-22T19:33:00Z">
        <w:r w:rsidDel="0079398B">
          <w:delText xml:space="preserve">The following are the </w:delText>
        </w:r>
        <w:r w:rsidRPr="000E4263" w:rsidDel="0079398B">
          <w:delText>key features of Amazon EventBridge</w:delText>
        </w:r>
      </w:del>
      <w:customXmlDelRangeStart w:id="276" w:author="Paulo H. Leocadio" w:date="2024-07-22T15:33:00Z"/>
      <w:sdt>
        <w:sdtPr>
          <w:id w:val="-1043140646"/>
          <w:citation/>
        </w:sdtPr>
        <w:sdtEndPr/>
        <w:sdtContent>
          <w:customXmlDelRangeEnd w:id="276"/>
          <w:del w:id="277" w:author="Paulo H. Leocadio" w:date="2024-07-22T15:33:00Z" w16du:dateUtc="2024-07-22T19:33:00Z">
            <w:r w:rsidR="00571BBD" w:rsidDel="0079398B">
              <w:fldChar w:fldCharType="begin"/>
            </w:r>
            <w:r w:rsidR="00571BBD" w:rsidDel="0079398B">
              <w:delInstrText xml:space="preserve"> CITATION unknown2023k \l 1033 </w:delInstrText>
            </w:r>
            <w:r w:rsidR="00571BBD" w:rsidDel="0079398B">
              <w:fldChar w:fldCharType="separate"/>
            </w:r>
            <w:r w:rsidR="00D34F43" w:rsidDel="0079398B">
              <w:rPr>
                <w:noProof/>
              </w:rPr>
              <w:delText xml:space="preserve"> </w:delText>
            </w:r>
            <w:r w:rsidR="00D34F43" w:rsidRPr="00D34F43" w:rsidDel="0079398B">
              <w:rPr>
                <w:noProof/>
              </w:rPr>
              <w:delText>[57]</w:delText>
            </w:r>
            <w:r w:rsidR="00571BBD" w:rsidDel="0079398B">
              <w:fldChar w:fldCharType="end"/>
            </w:r>
          </w:del>
          <w:customXmlDelRangeStart w:id="278" w:author="Paulo H. Leocadio" w:date="2024-07-22T15:33:00Z"/>
        </w:sdtContent>
      </w:sdt>
      <w:customXmlDelRangeEnd w:id="278"/>
      <w:del w:id="279" w:author="Paulo H. Leocadio" w:date="2024-07-22T15:33:00Z" w16du:dateUtc="2024-07-22T19:33:00Z">
        <w:r w:rsidDel="0079398B">
          <w:delText>:</w:delText>
        </w:r>
      </w:del>
    </w:p>
    <w:p w14:paraId="1B7AE0A2" w14:textId="082C3A13" w:rsidR="000760BB" w:rsidRPr="000760BB" w:rsidDel="0079398B" w:rsidRDefault="000760BB" w:rsidP="008A12F7">
      <w:pPr>
        <w:pStyle w:val="NormalBPBHEB"/>
        <w:numPr>
          <w:ilvl w:val="0"/>
          <w:numId w:val="61"/>
        </w:numPr>
        <w:rPr>
          <w:del w:id="280" w:author="Paulo H. Leocadio" w:date="2024-07-22T15:33:00Z" w16du:dateUtc="2024-07-22T19:33:00Z"/>
        </w:rPr>
      </w:pPr>
      <w:del w:id="281" w:author="Paulo H. Leocadio" w:date="2024-07-22T15:33:00Z" w16du:dateUtc="2024-07-22T19:33:00Z">
        <w:r w:rsidRPr="000760BB" w:rsidDel="0079398B">
          <w:rPr>
            <w:b/>
            <w:bCs/>
          </w:rPr>
          <w:delText xml:space="preserve">Event </w:delText>
        </w:r>
        <w:r w:rsidR="000E4263" w:rsidRPr="000760BB" w:rsidDel="0079398B">
          <w:rPr>
            <w:b/>
            <w:bCs/>
          </w:rPr>
          <w:delText>routing</w:delText>
        </w:r>
        <w:r w:rsidRPr="000760BB" w:rsidDel="0079398B">
          <w:rPr>
            <w:b/>
            <w:bCs/>
          </w:rPr>
          <w:delText>:</w:delText>
        </w:r>
        <w:r w:rsidRPr="000760BB" w:rsidDel="0079398B">
          <w:delText xml:space="preserve"> Amazon EventBridge allows the definition of event rules to route events from a source to one or more targets, facilitating decoupled communication between services.</w:delText>
        </w:r>
      </w:del>
    </w:p>
    <w:p w14:paraId="54086D49" w14:textId="50DC4DA3" w:rsidR="000760BB" w:rsidRPr="000760BB" w:rsidDel="0079398B" w:rsidRDefault="000760BB" w:rsidP="008A12F7">
      <w:pPr>
        <w:pStyle w:val="NormalBPBHEB"/>
        <w:numPr>
          <w:ilvl w:val="0"/>
          <w:numId w:val="61"/>
        </w:numPr>
        <w:rPr>
          <w:del w:id="282" w:author="Paulo H. Leocadio" w:date="2024-07-22T15:33:00Z" w16du:dateUtc="2024-07-22T19:33:00Z"/>
        </w:rPr>
      </w:pPr>
      <w:del w:id="283" w:author="Paulo H. Leocadio" w:date="2024-07-22T15:33:00Z" w16du:dateUtc="2024-07-22T19:33:00Z">
        <w:r w:rsidRPr="000760BB" w:rsidDel="0079398B">
          <w:rPr>
            <w:b/>
            <w:bCs/>
          </w:rPr>
          <w:delText xml:space="preserve">Schema </w:delText>
        </w:r>
        <w:r w:rsidR="000E4263" w:rsidRPr="000760BB" w:rsidDel="0079398B">
          <w:rPr>
            <w:b/>
            <w:bCs/>
          </w:rPr>
          <w:delText>registry</w:delText>
        </w:r>
        <w:r w:rsidRPr="000760BB" w:rsidDel="0079398B">
          <w:rPr>
            <w:b/>
            <w:bCs/>
          </w:rPr>
          <w:delText>:</w:delText>
        </w:r>
        <w:r w:rsidRPr="000760BB" w:rsidDel="0079398B">
          <w:delText xml:space="preserve"> The service provides a schema registry for events, promoting consistency and compatibility in event structures across applications.</w:delText>
        </w:r>
      </w:del>
    </w:p>
    <w:p w14:paraId="62555977" w14:textId="40340806" w:rsidR="000760BB" w:rsidRPr="000760BB" w:rsidDel="0079398B" w:rsidRDefault="000760BB" w:rsidP="008A12F7">
      <w:pPr>
        <w:pStyle w:val="NormalBPBHEB"/>
        <w:numPr>
          <w:ilvl w:val="0"/>
          <w:numId w:val="61"/>
        </w:numPr>
        <w:rPr>
          <w:del w:id="284" w:author="Paulo H. Leocadio" w:date="2024-07-22T15:33:00Z" w16du:dateUtc="2024-07-22T19:33:00Z"/>
        </w:rPr>
      </w:pPr>
      <w:del w:id="285" w:author="Paulo H. Leocadio" w:date="2024-07-22T15:33:00Z" w16du:dateUtc="2024-07-22T19:33:00Z">
        <w:r w:rsidRPr="000760BB" w:rsidDel="0079398B">
          <w:rPr>
            <w:b/>
            <w:bCs/>
          </w:rPr>
          <w:delText xml:space="preserve">Managed </w:delText>
        </w:r>
        <w:r w:rsidR="000E4263" w:rsidRPr="000760BB" w:rsidDel="0079398B">
          <w:rPr>
            <w:b/>
            <w:bCs/>
          </w:rPr>
          <w:delText>integrations</w:delText>
        </w:r>
        <w:r w:rsidRPr="000760BB" w:rsidDel="0079398B">
          <w:rPr>
            <w:b/>
            <w:bCs/>
          </w:rPr>
          <w:delText>:</w:delText>
        </w:r>
        <w:r w:rsidRPr="000760BB" w:rsidDel="0079398B">
          <w:delText xml:space="preserve"> Amazon EventBridge offers pre-built integrations with various AWS services, reducing the effort required for event-driven architectures.</w:delText>
        </w:r>
      </w:del>
    </w:p>
    <w:p w14:paraId="7F562329" w14:textId="4DB50A68" w:rsidR="000760BB" w:rsidRPr="00FE2F39" w:rsidDel="0079398B" w:rsidRDefault="000760BB" w:rsidP="00FE2F39">
      <w:pPr>
        <w:keepNext/>
        <w:keepLines/>
        <w:spacing w:before="40" w:after="0"/>
        <w:outlineLvl w:val="1"/>
        <w:rPr>
          <w:del w:id="286" w:author="Paulo H. Leocadio" w:date="2024-07-22T15:33:00Z" w16du:dateUtc="2024-07-22T19:33:00Z"/>
          <w:rFonts w:eastAsiaTheme="majorEastAsia" w:cstheme="majorBidi"/>
          <w:sz w:val="36"/>
          <w:szCs w:val="26"/>
        </w:rPr>
      </w:pPr>
      <w:del w:id="287" w:author="Paulo H. Leocadio" w:date="2024-07-22T15:33:00Z" w16du:dateUtc="2024-07-22T19:33:00Z">
        <w:r w:rsidRPr="00FE2F39" w:rsidDel="0079398B">
          <w:rPr>
            <w:rFonts w:eastAsiaTheme="majorEastAsia" w:cstheme="majorBidi"/>
            <w:sz w:val="36"/>
            <w:szCs w:val="26"/>
          </w:rPr>
          <w:delText xml:space="preserve">Use </w:delText>
        </w:r>
        <w:r w:rsidR="000E4263" w:rsidRPr="00FE2F39" w:rsidDel="0079398B">
          <w:rPr>
            <w:rFonts w:eastAsiaTheme="majorEastAsia" w:cstheme="majorBidi"/>
            <w:sz w:val="36"/>
            <w:szCs w:val="26"/>
          </w:rPr>
          <w:delText>cases</w:delText>
        </w:r>
      </w:del>
    </w:p>
    <w:p w14:paraId="51296012" w14:textId="4D09E2FD" w:rsidR="000E4263" w:rsidRPr="000760BB" w:rsidDel="0079398B" w:rsidRDefault="000E4263" w:rsidP="00555FFB">
      <w:pPr>
        <w:pStyle w:val="NormalBPBHEB"/>
        <w:rPr>
          <w:del w:id="288" w:author="Paulo H. Leocadio" w:date="2024-07-22T15:33:00Z" w16du:dateUtc="2024-07-22T19:33:00Z"/>
        </w:rPr>
      </w:pPr>
      <w:del w:id="289" w:author="Paulo H. Leocadio" w:date="2024-07-22T15:33:00Z" w16du:dateUtc="2024-07-22T19:33:00Z">
        <w:r w:rsidDel="0079398B">
          <w:delText>The following are the use cases of Amazon EventBridge:</w:delText>
        </w:r>
      </w:del>
    </w:p>
    <w:p w14:paraId="268FE28B" w14:textId="6B38BAA7" w:rsidR="000760BB" w:rsidRPr="000760BB" w:rsidDel="0079398B" w:rsidRDefault="000760BB" w:rsidP="008A12F7">
      <w:pPr>
        <w:pStyle w:val="NormalBPBHEB"/>
        <w:numPr>
          <w:ilvl w:val="0"/>
          <w:numId w:val="62"/>
        </w:numPr>
        <w:rPr>
          <w:del w:id="290" w:author="Paulo H. Leocadio" w:date="2024-07-22T15:33:00Z" w16du:dateUtc="2024-07-22T19:33:00Z"/>
        </w:rPr>
      </w:pPr>
      <w:del w:id="291" w:author="Paulo H. Leocadio" w:date="2024-07-22T15:33:00Z" w16du:dateUtc="2024-07-22T19:33:00Z">
        <w:r w:rsidRPr="000760BB" w:rsidDel="0079398B">
          <w:rPr>
            <w:b/>
            <w:bCs/>
          </w:rPr>
          <w:delText xml:space="preserve">Microservices </w:delText>
        </w:r>
        <w:r w:rsidR="000E4263" w:rsidRPr="000760BB" w:rsidDel="0079398B">
          <w:rPr>
            <w:b/>
            <w:bCs/>
          </w:rPr>
          <w:delText>communication</w:delText>
        </w:r>
        <w:r w:rsidRPr="000760BB" w:rsidDel="0079398B">
          <w:rPr>
            <w:b/>
            <w:bCs/>
          </w:rPr>
          <w:delText>:</w:delText>
        </w:r>
        <w:r w:rsidRPr="000760BB" w:rsidDel="0079398B">
          <w:delText xml:space="preserve"> Amazon EventBridge supports communication between microservices by enabling them to produce and consume events, fostering a loosely coupled architecture</w:delText>
        </w:r>
        <w:bookmarkStart w:id="292" w:name="_Ref151399311"/>
      </w:del>
      <w:customXmlDelRangeStart w:id="293" w:author="Paulo H. Leocadio" w:date="2024-07-22T15:33:00Z"/>
      <w:sdt>
        <w:sdtPr>
          <w:id w:val="-14458901"/>
          <w:citation/>
        </w:sdtPr>
        <w:sdtEndPr/>
        <w:sdtContent>
          <w:customXmlDelRangeEnd w:id="293"/>
          <w:del w:id="294" w:author="Paulo H. Leocadio" w:date="2024-07-22T15:33:00Z" w16du:dateUtc="2024-07-22T19:33:00Z">
            <w:r w:rsidR="00B3545B" w:rsidDel="0079398B">
              <w:fldChar w:fldCharType="begin"/>
            </w:r>
            <w:r w:rsidR="00B3545B" w:rsidDel="0079398B">
              <w:delInstrText xml:space="preserve"> CITATION doe2021a \l 1033 </w:delInstrText>
            </w:r>
            <w:r w:rsidR="00B3545B" w:rsidDel="0079398B">
              <w:fldChar w:fldCharType="separate"/>
            </w:r>
            <w:r w:rsidR="00D34F43" w:rsidDel="0079398B">
              <w:rPr>
                <w:noProof/>
              </w:rPr>
              <w:delText xml:space="preserve"> </w:delText>
            </w:r>
            <w:r w:rsidR="00D34F43" w:rsidRPr="00D34F43" w:rsidDel="0079398B">
              <w:rPr>
                <w:noProof/>
              </w:rPr>
              <w:delText>[67]</w:delText>
            </w:r>
            <w:r w:rsidR="00B3545B" w:rsidDel="0079398B">
              <w:fldChar w:fldCharType="end"/>
            </w:r>
          </w:del>
          <w:customXmlDelRangeStart w:id="295" w:author="Paulo H. Leocadio" w:date="2024-07-22T15:33:00Z"/>
        </w:sdtContent>
      </w:sdt>
      <w:customXmlDelRangeEnd w:id="295"/>
      <w:bookmarkEnd w:id="292"/>
      <w:del w:id="296" w:author="Paulo H. Leocadio" w:date="2024-07-22T15:33:00Z" w16du:dateUtc="2024-07-22T19:33:00Z">
        <w:r w:rsidRPr="000760BB" w:rsidDel="0079398B">
          <w:delText>.</w:delText>
        </w:r>
      </w:del>
    </w:p>
    <w:p w14:paraId="78F2B1B4" w14:textId="6FA15F84" w:rsidR="000760BB" w:rsidDel="0079398B" w:rsidRDefault="000760BB" w:rsidP="008A12F7">
      <w:pPr>
        <w:pStyle w:val="NormalBPBHEB"/>
        <w:numPr>
          <w:ilvl w:val="0"/>
          <w:numId w:val="62"/>
        </w:numPr>
        <w:rPr>
          <w:del w:id="297" w:author="Paulo H. Leocadio" w:date="2024-07-22T15:33:00Z" w16du:dateUtc="2024-07-22T19:33:00Z"/>
        </w:rPr>
      </w:pPr>
      <w:del w:id="298" w:author="Paulo H. Leocadio" w:date="2024-07-22T15:33:00Z" w16du:dateUtc="2024-07-22T19:33:00Z">
        <w:r w:rsidRPr="000760BB" w:rsidDel="0079398B">
          <w:rPr>
            <w:b/>
            <w:bCs/>
          </w:rPr>
          <w:delText xml:space="preserve">Real-time </w:delText>
        </w:r>
        <w:r w:rsidR="000E4263" w:rsidRPr="000760BB" w:rsidDel="0079398B">
          <w:rPr>
            <w:b/>
            <w:bCs/>
          </w:rPr>
          <w:delText>data processing</w:delText>
        </w:r>
        <w:r w:rsidRPr="000760BB" w:rsidDel="0079398B">
          <w:rPr>
            <w:b/>
            <w:bCs/>
          </w:rPr>
          <w:delText>:</w:delText>
        </w:r>
        <w:r w:rsidRPr="000760BB" w:rsidDel="0079398B">
          <w:delText xml:space="preserve"> Organizations can leverage Amazon EventBridge for real-time data processing by reacting to events generated by different services or applications</w:delText>
        </w:r>
      </w:del>
      <w:customXmlDelRangeStart w:id="299" w:author="Paulo H. Leocadio" w:date="2024-07-22T15:33:00Z"/>
      <w:sdt>
        <w:sdtPr>
          <w:id w:val="-653074090"/>
          <w:citation/>
        </w:sdtPr>
        <w:sdtEndPr/>
        <w:sdtContent>
          <w:customXmlDelRangeEnd w:id="299"/>
          <w:del w:id="300" w:author="Paulo H. Leocadio" w:date="2024-07-22T15:33:00Z" w16du:dateUtc="2024-07-22T19:33:00Z">
            <w:r w:rsidR="003F0E19" w:rsidDel="0079398B">
              <w:fldChar w:fldCharType="begin"/>
            </w:r>
            <w:r w:rsidR="003F0E19" w:rsidDel="0079398B">
              <w:delInstrText xml:space="preserve"> CITATION unknown2023k \l 1033 </w:delInstrText>
            </w:r>
            <w:r w:rsidR="003F0E19" w:rsidDel="0079398B">
              <w:fldChar w:fldCharType="separate"/>
            </w:r>
            <w:r w:rsidR="00D34F43" w:rsidDel="0079398B">
              <w:rPr>
                <w:noProof/>
              </w:rPr>
              <w:delText xml:space="preserve"> </w:delText>
            </w:r>
            <w:r w:rsidR="00D34F43" w:rsidRPr="00D34F43" w:rsidDel="0079398B">
              <w:rPr>
                <w:noProof/>
              </w:rPr>
              <w:delText>[57]</w:delText>
            </w:r>
            <w:r w:rsidR="003F0E19" w:rsidDel="0079398B">
              <w:fldChar w:fldCharType="end"/>
            </w:r>
          </w:del>
          <w:customXmlDelRangeStart w:id="301" w:author="Paulo H. Leocadio" w:date="2024-07-22T15:33:00Z"/>
        </w:sdtContent>
      </w:sdt>
      <w:customXmlDelRangeEnd w:id="301"/>
      <w:del w:id="302" w:author="Paulo H. Leocadio" w:date="2024-07-22T15:33:00Z" w16du:dateUtc="2024-07-22T19:33:00Z">
        <w:r w:rsidRPr="000760BB" w:rsidDel="0079398B">
          <w:delText>.</w:delText>
        </w:r>
      </w:del>
    </w:p>
    <w:p w14:paraId="54305E42" w14:textId="5A8E3D04" w:rsidR="000E4263" w:rsidRPr="00FE2F39" w:rsidDel="0079398B" w:rsidRDefault="000760BB" w:rsidP="00FE2F39">
      <w:pPr>
        <w:keepNext/>
        <w:keepLines/>
        <w:spacing w:before="40" w:after="0"/>
        <w:outlineLvl w:val="1"/>
        <w:rPr>
          <w:del w:id="303" w:author="Paulo H. Leocadio" w:date="2024-07-22T15:33:00Z" w16du:dateUtc="2024-07-22T19:33:00Z"/>
          <w:rFonts w:eastAsiaTheme="majorEastAsia" w:cstheme="majorBidi"/>
          <w:sz w:val="36"/>
          <w:szCs w:val="26"/>
        </w:rPr>
      </w:pPr>
      <w:del w:id="304" w:author="Paulo H. Leocadio" w:date="2024-07-22T15:33:00Z" w16du:dateUtc="2024-07-22T19:33:00Z">
        <w:r w:rsidRPr="00FE2F39" w:rsidDel="0079398B">
          <w:rPr>
            <w:rFonts w:eastAsiaTheme="majorEastAsia" w:cstheme="majorBidi"/>
            <w:sz w:val="36"/>
            <w:szCs w:val="26"/>
          </w:rPr>
          <w:delText xml:space="preserve">Best </w:delText>
        </w:r>
        <w:r w:rsidR="000E4263" w:rsidRPr="00FE2F39" w:rsidDel="0079398B">
          <w:rPr>
            <w:rFonts w:eastAsiaTheme="majorEastAsia" w:cstheme="majorBidi"/>
            <w:sz w:val="36"/>
            <w:szCs w:val="26"/>
          </w:rPr>
          <w:delText>practices</w:delText>
        </w:r>
      </w:del>
    </w:p>
    <w:p w14:paraId="1987AC82" w14:textId="53902F8F" w:rsidR="000E4263" w:rsidRPr="000760BB" w:rsidDel="0079398B" w:rsidRDefault="000E4263" w:rsidP="00555FFB">
      <w:pPr>
        <w:pStyle w:val="NormalBPBHEB"/>
        <w:rPr>
          <w:del w:id="305" w:author="Paulo H. Leocadio" w:date="2024-07-22T15:33:00Z" w16du:dateUtc="2024-07-22T19:33:00Z"/>
        </w:rPr>
      </w:pPr>
      <w:del w:id="306" w:author="Paulo H. Leocadio" w:date="2024-07-22T15:33:00Z" w16du:dateUtc="2024-07-22T19:33:00Z">
        <w:r w:rsidDel="0079398B">
          <w:delText>The following are the best practices of Amazon EventBridge</w:delText>
        </w:r>
      </w:del>
      <w:customXmlDelRangeStart w:id="307" w:author="Paulo H. Leocadio" w:date="2024-07-22T15:33:00Z"/>
      <w:sdt>
        <w:sdtPr>
          <w:id w:val="-1454399589"/>
          <w:citation/>
        </w:sdtPr>
        <w:sdtEndPr/>
        <w:sdtContent>
          <w:customXmlDelRangeEnd w:id="307"/>
          <w:del w:id="308" w:author="Paulo H. Leocadio" w:date="2024-07-22T15:33:00Z" w16du:dateUtc="2024-07-22T19:33:00Z">
            <w:r w:rsidR="002052FC" w:rsidDel="0079398B">
              <w:fldChar w:fldCharType="begin"/>
            </w:r>
            <w:r w:rsidR="002052FC" w:rsidDel="0079398B">
              <w:delInstrText xml:space="preserve"> CITATION unknown2023k \l 1033 </w:delInstrText>
            </w:r>
            <w:r w:rsidR="002052FC" w:rsidDel="0079398B">
              <w:fldChar w:fldCharType="separate"/>
            </w:r>
            <w:r w:rsidR="00D34F43" w:rsidDel="0079398B">
              <w:rPr>
                <w:noProof/>
              </w:rPr>
              <w:delText xml:space="preserve"> </w:delText>
            </w:r>
            <w:r w:rsidR="00D34F43" w:rsidRPr="00D34F43" w:rsidDel="0079398B">
              <w:rPr>
                <w:noProof/>
              </w:rPr>
              <w:delText>[57]</w:delText>
            </w:r>
            <w:r w:rsidR="002052FC" w:rsidDel="0079398B">
              <w:fldChar w:fldCharType="end"/>
            </w:r>
          </w:del>
          <w:customXmlDelRangeStart w:id="309" w:author="Paulo H. Leocadio" w:date="2024-07-22T15:33:00Z"/>
        </w:sdtContent>
      </w:sdt>
      <w:customXmlDelRangeEnd w:id="309"/>
      <w:del w:id="310" w:author="Paulo H. Leocadio" w:date="2024-07-22T15:33:00Z" w16du:dateUtc="2024-07-22T19:33:00Z">
        <w:r w:rsidDel="0079398B">
          <w:delText>:</w:delText>
        </w:r>
      </w:del>
    </w:p>
    <w:p w14:paraId="19746B6B" w14:textId="73FDBB6A" w:rsidR="000760BB" w:rsidRPr="000760BB" w:rsidDel="0079398B" w:rsidRDefault="000760BB" w:rsidP="008A12F7">
      <w:pPr>
        <w:pStyle w:val="NormalBPBHEB"/>
        <w:numPr>
          <w:ilvl w:val="0"/>
          <w:numId w:val="63"/>
        </w:numPr>
        <w:rPr>
          <w:del w:id="311" w:author="Paulo H. Leocadio" w:date="2024-07-22T15:33:00Z" w16du:dateUtc="2024-07-22T19:33:00Z"/>
        </w:rPr>
      </w:pPr>
      <w:del w:id="312" w:author="Paulo H. Leocadio" w:date="2024-07-22T15:33:00Z" w16du:dateUtc="2024-07-22T19:33:00Z">
        <w:r w:rsidRPr="000760BB" w:rsidDel="0079398B">
          <w:rPr>
            <w:b/>
            <w:bCs/>
          </w:rPr>
          <w:delText xml:space="preserve">Event </w:delText>
        </w:r>
        <w:r w:rsidR="000E4263" w:rsidRPr="000760BB" w:rsidDel="0079398B">
          <w:rPr>
            <w:b/>
            <w:bCs/>
          </w:rPr>
          <w:delText>schema design</w:delText>
        </w:r>
        <w:r w:rsidRPr="000760BB" w:rsidDel="0079398B">
          <w:rPr>
            <w:b/>
            <w:bCs/>
          </w:rPr>
          <w:delText>:</w:delText>
        </w:r>
        <w:r w:rsidRPr="000760BB" w:rsidDel="0079398B">
          <w:delText xml:space="preserve"> Follow best practices for designing event schemas to ensure clarity, extensibility, and maintainability.</w:delText>
        </w:r>
      </w:del>
    </w:p>
    <w:p w14:paraId="2249B80C" w14:textId="63B0D09A" w:rsidR="000760BB" w:rsidRPr="000760BB" w:rsidDel="0079398B" w:rsidRDefault="000760BB" w:rsidP="008A12F7">
      <w:pPr>
        <w:pStyle w:val="NormalBPBHEB"/>
        <w:numPr>
          <w:ilvl w:val="0"/>
          <w:numId w:val="63"/>
        </w:numPr>
        <w:rPr>
          <w:del w:id="313" w:author="Paulo H. Leocadio" w:date="2024-07-22T15:33:00Z" w16du:dateUtc="2024-07-22T19:33:00Z"/>
        </w:rPr>
      </w:pPr>
      <w:del w:id="314" w:author="Paulo H. Leocadio" w:date="2024-07-22T15:33:00Z" w16du:dateUtc="2024-07-22T19:33:00Z">
        <w:r w:rsidRPr="000760BB" w:rsidDel="0079398B">
          <w:rPr>
            <w:b/>
            <w:bCs/>
          </w:rPr>
          <w:delText xml:space="preserve">Rule </w:delText>
        </w:r>
        <w:r w:rsidR="000E4263" w:rsidRPr="000760BB" w:rsidDel="0079398B">
          <w:rPr>
            <w:b/>
            <w:bCs/>
          </w:rPr>
          <w:delText>filtering strategies</w:delText>
        </w:r>
        <w:r w:rsidRPr="000760BB" w:rsidDel="0079398B">
          <w:rPr>
            <w:b/>
            <w:bCs/>
          </w:rPr>
          <w:delText>:</w:delText>
        </w:r>
        <w:r w:rsidRPr="000760BB" w:rsidDel="0079398B">
          <w:delText xml:space="preserve"> Implement effective rule filtering strategies to control the flow of events and optimize event-driven workflows.</w:delText>
        </w:r>
      </w:del>
    </w:p>
    <w:p w14:paraId="0126657A" w14:textId="4F8F2E3D" w:rsidR="000760BB" w:rsidRPr="00FE2F39" w:rsidDel="0079398B" w:rsidRDefault="000760BB" w:rsidP="00FE2F39">
      <w:pPr>
        <w:keepNext/>
        <w:keepLines/>
        <w:spacing w:before="40" w:after="0"/>
        <w:outlineLvl w:val="1"/>
        <w:rPr>
          <w:del w:id="315" w:author="Paulo H. Leocadio" w:date="2024-07-22T15:33:00Z" w16du:dateUtc="2024-07-22T19:33:00Z"/>
          <w:rFonts w:eastAsiaTheme="majorEastAsia" w:cstheme="majorBidi"/>
          <w:sz w:val="36"/>
          <w:szCs w:val="26"/>
        </w:rPr>
      </w:pPr>
      <w:del w:id="316" w:author="Paulo H. Leocadio" w:date="2024-07-22T15:33:00Z" w16du:dateUtc="2024-07-22T19:33:00Z">
        <w:r w:rsidRPr="00FE2F39" w:rsidDel="0079398B">
          <w:rPr>
            <w:rFonts w:eastAsiaTheme="majorEastAsia" w:cstheme="majorBidi"/>
            <w:sz w:val="36"/>
            <w:szCs w:val="26"/>
          </w:rPr>
          <w:delText>Challenges</w:delText>
        </w:r>
      </w:del>
    </w:p>
    <w:p w14:paraId="0F160561" w14:textId="0358D4A8" w:rsidR="000E4263" w:rsidRPr="000760BB" w:rsidDel="0079398B" w:rsidRDefault="000E4263" w:rsidP="00555FFB">
      <w:pPr>
        <w:pStyle w:val="NormalBPBHEB"/>
        <w:rPr>
          <w:del w:id="317" w:author="Paulo H. Leocadio" w:date="2024-07-22T15:33:00Z" w16du:dateUtc="2024-07-22T19:33:00Z"/>
        </w:rPr>
      </w:pPr>
      <w:del w:id="318" w:author="Paulo H. Leocadio" w:date="2024-07-22T15:33:00Z" w16du:dateUtc="2024-07-22T19:33:00Z">
        <w:r w:rsidDel="0079398B">
          <w:delText xml:space="preserve">The following are the challenges </w:delText>
        </w:r>
        <w:commentRangeStart w:id="319"/>
        <w:r w:rsidDel="0079398B">
          <w:delText>of</w:delText>
        </w:r>
        <w:commentRangeEnd w:id="319"/>
        <w:r w:rsidDel="0079398B">
          <w:rPr>
            <w:rStyle w:val="CommentReference"/>
            <w:rFonts w:eastAsiaTheme="minorHAnsi" w:cstheme="minorBidi"/>
          </w:rPr>
          <w:commentReference w:id="319"/>
        </w:r>
        <w:r w:rsidDel="0079398B">
          <w:delText xml:space="preserve">: </w:delText>
        </w:r>
      </w:del>
    </w:p>
    <w:p w14:paraId="390FA6E1" w14:textId="1508DCE2" w:rsidR="000760BB" w:rsidRPr="000760BB" w:rsidDel="0079398B" w:rsidRDefault="000760BB" w:rsidP="008A12F7">
      <w:pPr>
        <w:numPr>
          <w:ilvl w:val="0"/>
          <w:numId w:val="3"/>
        </w:numPr>
        <w:pBdr>
          <w:top w:val="nil"/>
          <w:left w:val="nil"/>
          <w:bottom w:val="nil"/>
          <w:right w:val="nil"/>
          <w:between w:val="nil"/>
        </w:pBdr>
        <w:shd w:val="clear" w:color="auto" w:fill="FFFFFF"/>
        <w:spacing w:after="100" w:line="276" w:lineRule="auto"/>
        <w:jc w:val="both"/>
        <w:rPr>
          <w:del w:id="320" w:author="Paulo H. Leocadio" w:date="2024-07-22T15:33:00Z" w16du:dateUtc="2024-07-22T19:33:00Z"/>
        </w:rPr>
      </w:pPr>
      <w:del w:id="321" w:author="Paulo H. Leocadio" w:date="2024-07-22T15:33:00Z" w16du:dateUtc="2024-07-22T19:33:00Z">
        <w:r w:rsidRPr="000760BB" w:rsidDel="0079398B">
          <w:rPr>
            <w:b/>
            <w:bCs/>
          </w:rPr>
          <w:delText>Event Consistency:</w:delText>
        </w:r>
        <w:r w:rsidRPr="000760BB" w:rsidDel="0079398B">
          <w:delText xml:space="preserve"> Ensuring consistency in event formats and schemas across different services and teams can be a challenge, requiring thorough communication and documentation</w:delText>
        </w:r>
      </w:del>
      <w:customXmlDelRangeStart w:id="322" w:author="Paulo H. Leocadio" w:date="2024-07-22T15:33:00Z"/>
      <w:sdt>
        <w:sdtPr>
          <w:id w:val="-151528352"/>
          <w:citation/>
        </w:sdtPr>
        <w:sdtEndPr/>
        <w:sdtContent>
          <w:customXmlDelRangeEnd w:id="322"/>
          <w:del w:id="323" w:author="Paulo H. Leocadio" w:date="2024-07-22T15:33:00Z" w16du:dateUtc="2024-07-22T19:33:00Z">
            <w:r w:rsidR="009F0897" w:rsidDel="0079398B">
              <w:fldChar w:fldCharType="begin"/>
            </w:r>
            <w:r w:rsidR="009F0897" w:rsidDel="0079398B">
              <w:delInstrText xml:space="preserve"> CITATION doe2021a \l 1033 </w:delInstrText>
            </w:r>
            <w:r w:rsidR="009F0897" w:rsidDel="0079398B">
              <w:fldChar w:fldCharType="separate"/>
            </w:r>
            <w:r w:rsidR="00D34F43" w:rsidDel="0079398B">
              <w:rPr>
                <w:noProof/>
              </w:rPr>
              <w:delText xml:space="preserve"> </w:delText>
            </w:r>
            <w:r w:rsidR="00D34F43" w:rsidRPr="00D34F43" w:rsidDel="0079398B">
              <w:rPr>
                <w:noProof/>
              </w:rPr>
              <w:delText>[67]</w:delText>
            </w:r>
            <w:r w:rsidR="009F0897" w:rsidDel="0079398B">
              <w:fldChar w:fldCharType="end"/>
            </w:r>
          </w:del>
          <w:customXmlDelRangeStart w:id="324" w:author="Paulo H. Leocadio" w:date="2024-07-22T15:33:00Z"/>
        </w:sdtContent>
      </w:sdt>
      <w:customXmlDelRangeEnd w:id="324"/>
      <w:del w:id="325" w:author="Paulo H. Leocadio" w:date="2024-07-22T15:33:00Z" w16du:dateUtc="2024-07-22T19:33:00Z">
        <w:r w:rsidRPr="000760BB" w:rsidDel="0079398B">
          <w:delText>.</w:delText>
        </w:r>
      </w:del>
    </w:p>
    <w:p w14:paraId="5965888C" w14:textId="1A94DEAB" w:rsidR="000760BB" w:rsidRPr="000760BB" w:rsidDel="0079398B" w:rsidRDefault="000760BB" w:rsidP="00555FFB">
      <w:pPr>
        <w:pStyle w:val="Heading1BPBHEB"/>
        <w:rPr>
          <w:del w:id="326" w:author="Paulo H. Leocadio" w:date="2024-07-22T15:33:00Z" w16du:dateUtc="2024-07-22T19:33:00Z"/>
        </w:rPr>
      </w:pPr>
      <w:del w:id="327" w:author="Paulo H. Leocadio" w:date="2024-07-22T15:33:00Z" w16du:dateUtc="2024-07-22T19:33:00Z">
        <w:r w:rsidRPr="000760BB" w:rsidDel="0079398B">
          <w:delText xml:space="preserve">Amazon Managed Workflows for Apache Airflow </w:delText>
        </w:r>
      </w:del>
    </w:p>
    <w:p w14:paraId="273448C4" w14:textId="2C2F8AE0" w:rsidR="000760BB" w:rsidDel="0079398B" w:rsidRDefault="000760BB" w:rsidP="00555FFB">
      <w:pPr>
        <w:pStyle w:val="NormalBPBHEB"/>
        <w:rPr>
          <w:del w:id="328" w:author="Paulo H. Leocadio" w:date="2024-07-22T15:33:00Z" w16du:dateUtc="2024-07-22T19:33:00Z"/>
        </w:rPr>
      </w:pPr>
      <w:del w:id="329" w:author="Paulo H. Leocadio" w:date="2024-07-22T15:33:00Z" w16du:dateUtc="2024-07-22T19:33:00Z">
        <w:r w:rsidRPr="00555FFB" w:rsidDel="0079398B">
          <w:rPr>
            <w:b/>
            <w:bCs/>
          </w:rPr>
          <w:delText>Amazon Managed Workflows for Apache Airflow (MWAA)</w:delText>
        </w:r>
        <w:r w:rsidRPr="000760BB" w:rsidDel="0079398B">
          <w:delText xml:space="preserve"> is a fully managed service that simplifies the orchestration and automation of complex workflows. This section explores the key features, use cases, and considerations for leveraging Amazon MWAA in your cloud-based </w:delText>
        </w:r>
        <w:commentRangeStart w:id="330"/>
        <w:r w:rsidRPr="000760BB" w:rsidDel="0079398B">
          <w:delText>applications</w:delText>
        </w:r>
        <w:commentRangeEnd w:id="330"/>
        <w:r w:rsidR="000E4263" w:rsidDel="0079398B">
          <w:rPr>
            <w:rStyle w:val="CommentReference"/>
            <w:rFonts w:eastAsiaTheme="minorHAnsi" w:cstheme="minorBidi"/>
          </w:rPr>
          <w:commentReference w:id="330"/>
        </w:r>
        <w:r w:rsidRPr="000760BB" w:rsidDel="0079398B">
          <w:delText>.</w:delText>
        </w:r>
        <w:r w:rsidR="00D8273A" w:rsidDel="0079398B">
          <w:delText xml:space="preserve"> </w:delText>
        </w:r>
        <w:r w:rsidR="00D8273A" w:rsidRPr="00D8273A" w:rsidDel="0079398B">
          <w:delText>Figure 7.9</w:delText>
        </w:r>
        <w:r w:rsidR="00D8273A" w:rsidDel="0079398B">
          <w:delText xml:space="preserve"> below </w:delText>
        </w:r>
        <w:r w:rsidR="00FA357E" w:rsidDel="0079398B">
          <w:delText xml:space="preserve">shows the high-level architecture for </w:delText>
        </w:r>
        <w:r w:rsidR="00D8273A" w:rsidRPr="00D8273A" w:rsidDel="0079398B">
          <w:delText>Amazon Managed Workflows for Apache Airflow</w:delText>
        </w:r>
        <w:r w:rsidR="00FA357E" w:rsidDel="0079398B">
          <w:delText>.</w:delText>
        </w:r>
      </w:del>
    </w:p>
    <w:p w14:paraId="461F3204" w14:textId="38653F76" w:rsidR="00C96C73" w:rsidDel="0079398B" w:rsidRDefault="001B0CC2" w:rsidP="00555FFB">
      <w:pPr>
        <w:pStyle w:val="FigureBPBHEB"/>
        <w:rPr>
          <w:del w:id="331" w:author="Paulo H. Leocadio" w:date="2024-07-22T15:33:00Z" w16du:dateUtc="2024-07-22T19:33:00Z"/>
        </w:rPr>
      </w:pPr>
      <w:del w:id="332" w:author="Paulo H. Leocadio" w:date="2024-07-22T15:33:00Z" w16du:dateUtc="2024-07-22T19:33:00Z">
        <w:r w:rsidDel="0079398B">
          <w:rPr>
            <w:noProof/>
          </w:rPr>
          <w:drawing>
            <wp:inline distT="0" distB="0" distL="0" distR="0" wp14:anchorId="31AF2D91" wp14:editId="21D8BE93">
              <wp:extent cx="5791200" cy="3098631"/>
              <wp:effectExtent l="0" t="0" r="0" b="6985"/>
              <wp:docPr id="144591403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95288" cy="3100818"/>
                      </a:xfrm>
                      <a:prstGeom prst="rect">
                        <a:avLst/>
                      </a:prstGeom>
                      <a:noFill/>
                    </pic:spPr>
                  </pic:pic>
                </a:graphicData>
              </a:graphic>
            </wp:inline>
          </w:drawing>
        </w:r>
      </w:del>
    </w:p>
    <w:p w14:paraId="51AAE9EC" w14:textId="3F2F589F" w:rsidR="001B0CC2" w:rsidDel="0079398B" w:rsidRDefault="00C96C73" w:rsidP="000E4263">
      <w:pPr>
        <w:pStyle w:val="FigureCaptionBPBHEB"/>
        <w:rPr>
          <w:del w:id="333" w:author="Paulo H. Leocadio" w:date="2024-07-22T15:33:00Z" w16du:dateUtc="2024-07-22T19:33:00Z"/>
        </w:rPr>
      </w:pPr>
      <w:bookmarkStart w:id="334" w:name="_Hlk169706596"/>
      <w:del w:id="335" w:author="Paulo H. Leocadio" w:date="2024-07-22T15:33:00Z" w16du:dateUtc="2024-07-22T19:33:00Z">
        <w:r w:rsidRPr="00555FFB" w:rsidDel="0079398B">
          <w:rPr>
            <w:b/>
            <w:bCs w:val="0"/>
          </w:rPr>
          <w:delText xml:space="preserve">Figure </w:delText>
        </w:r>
        <w:r w:rsidR="000E4263" w:rsidRPr="00555FFB" w:rsidDel="0079398B">
          <w:rPr>
            <w:b/>
            <w:bCs w:val="0"/>
          </w:rPr>
          <w:delText>7.</w:delText>
        </w:r>
        <w:r w:rsidRPr="00555FFB" w:rsidDel="0079398B">
          <w:rPr>
            <w:b/>
            <w:bCs w:val="0"/>
          </w:rPr>
          <w:fldChar w:fldCharType="begin"/>
        </w:r>
        <w:r w:rsidRPr="00555FFB" w:rsidDel="0079398B">
          <w:rPr>
            <w:b/>
            <w:bCs w:val="0"/>
          </w:rPr>
          <w:delInstrText xml:space="preserve"> SEQ Figure \* ARABIC </w:delInstrText>
        </w:r>
        <w:r w:rsidRPr="00555FFB" w:rsidDel="0079398B">
          <w:rPr>
            <w:b/>
            <w:bCs w:val="0"/>
          </w:rPr>
          <w:fldChar w:fldCharType="separate"/>
        </w:r>
        <w:r w:rsidR="009304A7" w:rsidRPr="00555FFB" w:rsidDel="0079398B">
          <w:rPr>
            <w:b/>
            <w:bCs w:val="0"/>
            <w:noProof/>
          </w:rPr>
          <w:delText>9</w:delText>
        </w:r>
        <w:r w:rsidRPr="00555FFB" w:rsidDel="0079398B">
          <w:rPr>
            <w:b/>
            <w:bCs w:val="0"/>
          </w:rPr>
          <w:fldChar w:fldCharType="end"/>
        </w:r>
        <w:r w:rsidR="000E4263" w:rsidRPr="00555FFB" w:rsidDel="0079398B">
          <w:rPr>
            <w:b/>
            <w:bCs w:val="0"/>
          </w:rPr>
          <w:delText>:</w:delText>
        </w:r>
        <w:r w:rsidRPr="00555FFB" w:rsidDel="0079398B">
          <w:rPr>
            <w:b/>
            <w:bCs w:val="0"/>
          </w:rPr>
          <w:delText xml:space="preserve"> </w:delText>
        </w:r>
        <w:r w:rsidRPr="00D029FB" w:rsidDel="0079398B">
          <w:delText>Amazon Managed Workflows for Apache Airflow</w:delText>
        </w:r>
        <w:r w:rsidDel="0079398B">
          <w:delText xml:space="preserve"> Architecture (AWS Documentation)</w:delText>
        </w:r>
      </w:del>
    </w:p>
    <w:bookmarkEnd w:id="334"/>
    <w:p w14:paraId="519FD011" w14:textId="750CC85C" w:rsidR="000E4263" w:rsidRPr="000760BB" w:rsidDel="0079398B" w:rsidRDefault="000E4263" w:rsidP="00555FFB">
      <w:pPr>
        <w:pStyle w:val="FigureCaptionBPBHEB"/>
        <w:rPr>
          <w:del w:id="336" w:author="Paulo H. Leocadio" w:date="2024-07-22T15:33:00Z" w16du:dateUtc="2024-07-22T19:33:00Z"/>
        </w:rPr>
      </w:pPr>
    </w:p>
    <w:p w14:paraId="1BD83BE1" w14:textId="4DA43009" w:rsidR="000760BB" w:rsidRPr="00FE2F39" w:rsidDel="0079398B" w:rsidRDefault="000760BB" w:rsidP="00FE2F39">
      <w:pPr>
        <w:keepNext/>
        <w:keepLines/>
        <w:spacing w:before="40" w:after="0"/>
        <w:outlineLvl w:val="1"/>
        <w:rPr>
          <w:del w:id="337" w:author="Paulo H. Leocadio" w:date="2024-07-22T15:33:00Z" w16du:dateUtc="2024-07-22T19:33:00Z"/>
          <w:rFonts w:eastAsiaTheme="majorEastAsia" w:cstheme="majorBidi"/>
          <w:sz w:val="36"/>
          <w:szCs w:val="26"/>
        </w:rPr>
      </w:pPr>
      <w:del w:id="338" w:author="Paulo H. Leocadio" w:date="2024-07-22T15:33:00Z" w16du:dateUtc="2024-07-22T19:33:00Z">
        <w:r w:rsidRPr="00FE2F39" w:rsidDel="0079398B">
          <w:rPr>
            <w:rFonts w:eastAsiaTheme="majorEastAsia" w:cstheme="majorBidi"/>
            <w:sz w:val="36"/>
            <w:szCs w:val="26"/>
          </w:rPr>
          <w:delText xml:space="preserve">Key </w:delText>
        </w:r>
        <w:r w:rsidR="000E4263" w:rsidRPr="00FE2F39" w:rsidDel="0079398B">
          <w:rPr>
            <w:rFonts w:eastAsiaTheme="majorEastAsia" w:cstheme="majorBidi"/>
            <w:sz w:val="36"/>
            <w:szCs w:val="26"/>
          </w:rPr>
          <w:delText xml:space="preserve">features </w:delText>
        </w:r>
      </w:del>
    </w:p>
    <w:p w14:paraId="2E8543A6" w14:textId="4B1A7A8A" w:rsidR="000E4263" w:rsidRPr="000760BB" w:rsidDel="0079398B" w:rsidRDefault="000E4263" w:rsidP="00555FFB">
      <w:pPr>
        <w:pStyle w:val="NormalBPBHEB"/>
        <w:rPr>
          <w:del w:id="339" w:author="Paulo H. Leocadio" w:date="2024-07-22T15:33:00Z" w16du:dateUtc="2024-07-22T19:33:00Z"/>
        </w:rPr>
      </w:pPr>
      <w:del w:id="340" w:author="Paulo H. Leocadio" w:date="2024-07-22T15:33:00Z" w16du:dateUtc="2024-07-22T19:33:00Z">
        <w:r w:rsidDel="0079398B">
          <w:delText>The following are the key features of Amazon MWAA</w:delText>
        </w:r>
      </w:del>
      <w:customXmlDelRangeStart w:id="341" w:author="Paulo H. Leocadio" w:date="2024-07-22T15:33:00Z"/>
      <w:sdt>
        <w:sdtPr>
          <w:id w:val="1738659755"/>
          <w:citation/>
        </w:sdtPr>
        <w:sdtEndPr/>
        <w:sdtContent>
          <w:customXmlDelRangeEnd w:id="341"/>
          <w:del w:id="342" w:author="Paulo H. Leocadio" w:date="2024-07-22T15:33:00Z" w16du:dateUtc="2024-07-22T19:33:00Z">
            <w:r w:rsidR="00DD49DA" w:rsidDel="0079398B">
              <w:fldChar w:fldCharType="begin"/>
            </w:r>
            <w:r w:rsidR="00DD49DA" w:rsidDel="0079398B">
              <w:delInstrText xml:space="preserve"> CITATION services2023c \l 1033 </w:delInstrText>
            </w:r>
            <w:r w:rsidR="00DD49DA" w:rsidDel="0079398B">
              <w:fldChar w:fldCharType="separate"/>
            </w:r>
            <w:r w:rsidR="00D34F43" w:rsidDel="0079398B">
              <w:rPr>
                <w:noProof/>
              </w:rPr>
              <w:delText xml:space="preserve"> </w:delText>
            </w:r>
            <w:r w:rsidR="00D34F43" w:rsidRPr="00D34F43" w:rsidDel="0079398B">
              <w:rPr>
                <w:noProof/>
              </w:rPr>
              <w:delText>[68]</w:delText>
            </w:r>
            <w:r w:rsidR="00DD49DA" w:rsidDel="0079398B">
              <w:fldChar w:fldCharType="end"/>
            </w:r>
          </w:del>
          <w:customXmlDelRangeStart w:id="343" w:author="Paulo H. Leocadio" w:date="2024-07-22T15:33:00Z"/>
        </w:sdtContent>
      </w:sdt>
      <w:customXmlDelRangeEnd w:id="343"/>
      <w:del w:id="344" w:author="Paulo H. Leocadio" w:date="2024-07-22T15:33:00Z" w16du:dateUtc="2024-07-22T19:33:00Z">
        <w:r w:rsidDel="0079398B">
          <w:delText xml:space="preserve">: </w:delText>
        </w:r>
      </w:del>
    </w:p>
    <w:p w14:paraId="517DF4D0" w14:textId="7C90D272" w:rsidR="000760BB" w:rsidRPr="000760BB" w:rsidDel="0079398B" w:rsidRDefault="000760BB" w:rsidP="008A12F7">
      <w:pPr>
        <w:pStyle w:val="NormalBPBHEB"/>
        <w:numPr>
          <w:ilvl w:val="0"/>
          <w:numId w:val="64"/>
        </w:numPr>
        <w:rPr>
          <w:del w:id="345" w:author="Paulo H. Leocadio" w:date="2024-07-22T15:33:00Z" w16du:dateUtc="2024-07-22T19:33:00Z"/>
        </w:rPr>
      </w:pPr>
      <w:del w:id="346" w:author="Paulo H. Leocadio" w:date="2024-07-22T15:33:00Z" w16du:dateUtc="2024-07-22T19:33:00Z">
        <w:r w:rsidRPr="000760BB" w:rsidDel="0079398B">
          <w:rPr>
            <w:b/>
            <w:bCs/>
          </w:rPr>
          <w:delText xml:space="preserve">Managed </w:delText>
        </w:r>
        <w:r w:rsidR="00FA357E" w:rsidRPr="000760BB" w:rsidDel="0079398B">
          <w:rPr>
            <w:b/>
            <w:bCs/>
          </w:rPr>
          <w:delText>Apache</w:delText>
        </w:r>
        <w:r w:rsidR="0080773E" w:rsidRPr="000760BB" w:rsidDel="0079398B">
          <w:rPr>
            <w:b/>
            <w:bCs/>
          </w:rPr>
          <w:delText xml:space="preserve"> airflow environment</w:delText>
        </w:r>
        <w:r w:rsidRPr="000760BB" w:rsidDel="0079398B">
          <w:rPr>
            <w:b/>
            <w:bCs/>
          </w:rPr>
          <w:delText>:</w:delText>
        </w:r>
        <w:r w:rsidRPr="000760BB" w:rsidDel="0079398B">
          <w:delText xml:space="preserve"> Amazon MWAA provides a fully managed Apache Airflow environment, eliminating the operational overhead of infrastructure management.</w:delText>
        </w:r>
      </w:del>
    </w:p>
    <w:p w14:paraId="6825B3BD" w14:textId="5D8892F7" w:rsidR="000760BB" w:rsidRPr="000760BB" w:rsidDel="0079398B" w:rsidRDefault="000760BB" w:rsidP="008A12F7">
      <w:pPr>
        <w:pStyle w:val="NormalBPBHEB"/>
        <w:numPr>
          <w:ilvl w:val="0"/>
          <w:numId w:val="64"/>
        </w:numPr>
        <w:rPr>
          <w:del w:id="347" w:author="Paulo H. Leocadio" w:date="2024-07-22T15:33:00Z" w16du:dateUtc="2024-07-22T19:33:00Z"/>
        </w:rPr>
      </w:pPr>
      <w:del w:id="348" w:author="Paulo H. Leocadio" w:date="2024-07-22T15:33:00Z" w16du:dateUtc="2024-07-22T19:33:00Z">
        <w:r w:rsidRPr="000760BB" w:rsidDel="0079398B">
          <w:rPr>
            <w:b/>
            <w:bCs/>
          </w:rPr>
          <w:delText xml:space="preserve">Scalability and </w:delText>
        </w:r>
        <w:r w:rsidR="0080773E" w:rsidRPr="000760BB" w:rsidDel="0079398B">
          <w:rPr>
            <w:b/>
            <w:bCs/>
          </w:rPr>
          <w:delText>reliability</w:delText>
        </w:r>
        <w:r w:rsidRPr="000760BB" w:rsidDel="0079398B">
          <w:rPr>
            <w:b/>
            <w:bCs/>
          </w:rPr>
          <w:delText>:</w:delText>
        </w:r>
        <w:r w:rsidRPr="000760BB" w:rsidDel="0079398B">
          <w:delText xml:space="preserve"> The service automatically scales resources based on workflow requirements, ensuring reliability and performance during varying workloads.</w:delText>
        </w:r>
      </w:del>
    </w:p>
    <w:p w14:paraId="096D543F" w14:textId="5E3D8584" w:rsidR="000760BB" w:rsidRPr="000760BB" w:rsidDel="0079398B" w:rsidRDefault="000760BB" w:rsidP="008A12F7">
      <w:pPr>
        <w:pStyle w:val="NormalBPBHEB"/>
        <w:numPr>
          <w:ilvl w:val="0"/>
          <w:numId w:val="64"/>
        </w:numPr>
        <w:rPr>
          <w:del w:id="349" w:author="Paulo H. Leocadio" w:date="2024-07-22T15:33:00Z" w16du:dateUtc="2024-07-22T19:33:00Z"/>
        </w:rPr>
      </w:pPr>
      <w:del w:id="350" w:author="Paulo H. Leocadio" w:date="2024-07-22T15:33:00Z" w16du:dateUtc="2024-07-22T19:33:00Z">
        <w:r w:rsidRPr="000760BB" w:rsidDel="0079398B">
          <w:rPr>
            <w:b/>
            <w:bCs/>
          </w:rPr>
          <w:delText>Integration with AWS Services:</w:delText>
        </w:r>
        <w:r w:rsidRPr="000760BB" w:rsidDel="0079398B">
          <w:delText xml:space="preserve"> Amazon MWAA seamlessly integrates with various AWS services, allowing workflows to interact with and utilize other cloud resources.</w:delText>
        </w:r>
      </w:del>
    </w:p>
    <w:p w14:paraId="4245AEA8" w14:textId="4743314E" w:rsidR="000760BB" w:rsidRPr="00FE2F39" w:rsidDel="0079398B" w:rsidRDefault="000760BB" w:rsidP="00FE2F39">
      <w:pPr>
        <w:keepNext/>
        <w:keepLines/>
        <w:spacing w:before="40" w:after="0"/>
        <w:outlineLvl w:val="1"/>
        <w:rPr>
          <w:del w:id="351" w:author="Paulo H. Leocadio" w:date="2024-07-22T15:33:00Z" w16du:dateUtc="2024-07-22T19:33:00Z"/>
          <w:rFonts w:eastAsiaTheme="majorEastAsia" w:cstheme="majorBidi"/>
          <w:sz w:val="36"/>
          <w:szCs w:val="26"/>
        </w:rPr>
      </w:pPr>
      <w:del w:id="352" w:author="Paulo H. Leocadio" w:date="2024-07-22T15:33:00Z" w16du:dateUtc="2024-07-22T19:33:00Z">
        <w:r w:rsidRPr="00FE2F39" w:rsidDel="0079398B">
          <w:rPr>
            <w:rFonts w:eastAsiaTheme="majorEastAsia" w:cstheme="majorBidi"/>
            <w:sz w:val="36"/>
            <w:szCs w:val="26"/>
          </w:rPr>
          <w:delText xml:space="preserve">Use </w:delText>
        </w:r>
        <w:r w:rsidR="0080773E" w:rsidRPr="00FE2F39" w:rsidDel="0079398B">
          <w:rPr>
            <w:rFonts w:eastAsiaTheme="majorEastAsia" w:cstheme="majorBidi"/>
            <w:sz w:val="36"/>
            <w:szCs w:val="26"/>
          </w:rPr>
          <w:delText>cases</w:delText>
        </w:r>
      </w:del>
    </w:p>
    <w:p w14:paraId="23FC7BE3" w14:textId="355CAB8A" w:rsidR="0080773E" w:rsidRPr="000760BB" w:rsidDel="0079398B" w:rsidRDefault="0080773E" w:rsidP="00555FFB">
      <w:pPr>
        <w:pStyle w:val="NormalBPBHEB"/>
        <w:rPr>
          <w:del w:id="353" w:author="Paulo H. Leocadio" w:date="2024-07-22T15:33:00Z" w16du:dateUtc="2024-07-22T19:33:00Z"/>
        </w:rPr>
      </w:pPr>
      <w:del w:id="354" w:author="Paulo H. Leocadio" w:date="2024-07-22T15:33:00Z" w16du:dateUtc="2024-07-22T19:33:00Z">
        <w:r w:rsidDel="0079398B">
          <w:delText>The following are the use cases:</w:delText>
        </w:r>
      </w:del>
    </w:p>
    <w:p w14:paraId="064A3E99" w14:textId="12D1BB45" w:rsidR="000760BB" w:rsidRPr="000760BB" w:rsidDel="0079398B" w:rsidRDefault="000760BB" w:rsidP="008A12F7">
      <w:pPr>
        <w:pStyle w:val="NormalBPBHEB"/>
        <w:numPr>
          <w:ilvl w:val="0"/>
          <w:numId w:val="65"/>
        </w:numPr>
        <w:rPr>
          <w:del w:id="355" w:author="Paulo H. Leocadio" w:date="2024-07-22T15:33:00Z" w16du:dateUtc="2024-07-22T19:33:00Z"/>
        </w:rPr>
      </w:pPr>
      <w:del w:id="356" w:author="Paulo H. Leocadio" w:date="2024-07-22T15:33:00Z" w16du:dateUtc="2024-07-22T19:33:00Z">
        <w:r w:rsidRPr="000760BB" w:rsidDel="0079398B">
          <w:rPr>
            <w:b/>
            <w:bCs/>
          </w:rPr>
          <w:delText xml:space="preserve">Data </w:delText>
        </w:r>
        <w:r w:rsidR="0080773E" w:rsidRPr="000760BB" w:rsidDel="0079398B">
          <w:rPr>
            <w:b/>
            <w:bCs/>
          </w:rPr>
          <w:delText>processing p</w:delText>
        </w:r>
        <w:r w:rsidRPr="000760BB" w:rsidDel="0079398B">
          <w:rPr>
            <w:b/>
            <w:bCs/>
          </w:rPr>
          <w:delText>ipelines:</w:delText>
        </w:r>
        <w:r w:rsidRPr="000760BB" w:rsidDel="0079398B">
          <w:delText xml:space="preserve"> Organizations can use Amazon MWAA to create and manage data processing pipelines, orchestrating tasks across diverse data sources and destinations</w:delText>
        </w:r>
      </w:del>
      <w:customXmlDelRangeStart w:id="357" w:author="Paulo H. Leocadio" w:date="2024-07-22T15:33:00Z"/>
      <w:sdt>
        <w:sdtPr>
          <w:id w:val="458463806"/>
          <w:citation/>
        </w:sdtPr>
        <w:sdtEndPr/>
        <w:sdtContent>
          <w:customXmlDelRangeEnd w:id="357"/>
          <w:del w:id="358" w:author="Paulo H. Leocadio" w:date="2024-07-22T15:33:00Z" w16du:dateUtc="2024-07-22T19:33:00Z">
            <w:r w:rsidR="008F0CBC" w:rsidDel="0079398B">
              <w:fldChar w:fldCharType="begin"/>
            </w:r>
            <w:r w:rsidR="008F0CBC" w:rsidDel="0079398B">
              <w:delInstrText xml:space="preserve"> CITATION doe2020b \l 1033 </w:delInstrText>
            </w:r>
            <w:r w:rsidR="008F0CBC" w:rsidDel="0079398B">
              <w:fldChar w:fldCharType="separate"/>
            </w:r>
            <w:r w:rsidR="00D34F43" w:rsidDel="0079398B">
              <w:rPr>
                <w:noProof/>
              </w:rPr>
              <w:delText xml:space="preserve"> </w:delText>
            </w:r>
            <w:r w:rsidR="00D34F43" w:rsidRPr="00D34F43" w:rsidDel="0079398B">
              <w:rPr>
                <w:noProof/>
              </w:rPr>
              <w:delText>[69]</w:delText>
            </w:r>
            <w:r w:rsidR="008F0CBC" w:rsidDel="0079398B">
              <w:fldChar w:fldCharType="end"/>
            </w:r>
          </w:del>
          <w:customXmlDelRangeStart w:id="359" w:author="Paulo H. Leocadio" w:date="2024-07-22T15:33:00Z"/>
        </w:sdtContent>
      </w:sdt>
      <w:customXmlDelRangeEnd w:id="359"/>
      <w:del w:id="360" w:author="Paulo H. Leocadio" w:date="2024-07-22T15:33:00Z" w16du:dateUtc="2024-07-22T19:33:00Z">
        <w:r w:rsidRPr="000760BB" w:rsidDel="0079398B">
          <w:delText>.</w:delText>
        </w:r>
      </w:del>
    </w:p>
    <w:p w14:paraId="695025B5" w14:textId="681B41C4" w:rsidR="000760BB" w:rsidRPr="000760BB" w:rsidDel="0079398B" w:rsidRDefault="000760BB" w:rsidP="008A12F7">
      <w:pPr>
        <w:pStyle w:val="NormalBPBHEB"/>
        <w:numPr>
          <w:ilvl w:val="0"/>
          <w:numId w:val="65"/>
        </w:numPr>
        <w:rPr>
          <w:del w:id="361" w:author="Paulo H. Leocadio" w:date="2024-07-22T15:33:00Z" w16du:dateUtc="2024-07-22T19:33:00Z"/>
        </w:rPr>
      </w:pPr>
      <w:del w:id="362" w:author="Paulo H. Leocadio" w:date="2024-07-22T15:33:00Z" w16du:dateUtc="2024-07-22T19:33:00Z">
        <w:r w:rsidRPr="000760BB" w:rsidDel="0079398B">
          <w:rPr>
            <w:b/>
            <w:bCs/>
          </w:rPr>
          <w:delText>Extract, Transform, Load</w:delText>
        </w:r>
        <w:r w:rsidR="0080773E" w:rsidDel="0079398B">
          <w:rPr>
            <w:b/>
            <w:bCs/>
          </w:rPr>
          <w:delText xml:space="preserve"> (ETL</w:delText>
        </w:r>
        <w:r w:rsidRPr="000760BB" w:rsidDel="0079398B">
          <w:rPr>
            <w:b/>
            <w:bCs/>
          </w:rPr>
          <w:delText>) Workflows:</w:delText>
        </w:r>
        <w:r w:rsidRPr="000760BB" w:rsidDel="0079398B">
          <w:delText xml:space="preserve"> The service is well-suited for orchestrating ETL workflows, enabling the efficient processing and transformation of data for analytics and reporting</w:delText>
        </w:r>
      </w:del>
      <w:customXmlDelRangeStart w:id="363" w:author="Paulo H. Leocadio" w:date="2024-07-22T15:33:00Z"/>
      <w:sdt>
        <w:sdtPr>
          <w:id w:val="-735400149"/>
          <w:citation/>
        </w:sdtPr>
        <w:sdtEndPr/>
        <w:sdtContent>
          <w:customXmlDelRangeEnd w:id="363"/>
          <w:del w:id="364" w:author="Paulo H. Leocadio" w:date="2024-07-22T15:33:00Z" w16du:dateUtc="2024-07-22T19:33:00Z">
            <w:r w:rsidR="00292195" w:rsidDel="0079398B">
              <w:fldChar w:fldCharType="begin"/>
            </w:r>
            <w:r w:rsidR="00292195" w:rsidDel="0079398B">
              <w:delInstrText xml:space="preserve"> CITATION services2023c \l 1033 </w:delInstrText>
            </w:r>
            <w:r w:rsidR="00292195" w:rsidDel="0079398B">
              <w:fldChar w:fldCharType="separate"/>
            </w:r>
            <w:r w:rsidR="00D34F43" w:rsidDel="0079398B">
              <w:rPr>
                <w:noProof/>
              </w:rPr>
              <w:delText xml:space="preserve"> </w:delText>
            </w:r>
            <w:r w:rsidR="00D34F43" w:rsidRPr="00D34F43" w:rsidDel="0079398B">
              <w:rPr>
                <w:noProof/>
              </w:rPr>
              <w:delText>[68]</w:delText>
            </w:r>
            <w:r w:rsidR="00292195" w:rsidDel="0079398B">
              <w:fldChar w:fldCharType="end"/>
            </w:r>
          </w:del>
          <w:customXmlDelRangeStart w:id="365" w:author="Paulo H. Leocadio" w:date="2024-07-22T15:33:00Z"/>
        </w:sdtContent>
      </w:sdt>
      <w:customXmlDelRangeEnd w:id="365"/>
      <w:del w:id="366" w:author="Paulo H. Leocadio" w:date="2024-07-22T15:33:00Z" w16du:dateUtc="2024-07-22T19:33:00Z">
        <w:r w:rsidRPr="000760BB" w:rsidDel="0079398B">
          <w:delText>.</w:delText>
        </w:r>
      </w:del>
    </w:p>
    <w:p w14:paraId="42C37E73" w14:textId="1D5D5097" w:rsidR="000760BB" w:rsidRPr="00FE2F39" w:rsidDel="0079398B" w:rsidRDefault="000760BB" w:rsidP="00FE2F39">
      <w:pPr>
        <w:keepNext/>
        <w:keepLines/>
        <w:spacing w:before="40" w:after="0"/>
        <w:outlineLvl w:val="1"/>
        <w:rPr>
          <w:del w:id="367" w:author="Paulo H. Leocadio" w:date="2024-07-22T15:33:00Z" w16du:dateUtc="2024-07-22T19:33:00Z"/>
          <w:rFonts w:eastAsiaTheme="majorEastAsia" w:cstheme="majorBidi"/>
          <w:sz w:val="36"/>
          <w:szCs w:val="26"/>
        </w:rPr>
      </w:pPr>
      <w:del w:id="368" w:author="Paulo H. Leocadio" w:date="2024-07-22T15:33:00Z" w16du:dateUtc="2024-07-22T19:33:00Z">
        <w:r w:rsidRPr="00FE2F39" w:rsidDel="0079398B">
          <w:rPr>
            <w:rFonts w:eastAsiaTheme="majorEastAsia" w:cstheme="majorBidi"/>
            <w:sz w:val="36"/>
            <w:szCs w:val="26"/>
          </w:rPr>
          <w:delText xml:space="preserve">Best </w:delText>
        </w:r>
        <w:r w:rsidR="0080773E" w:rsidRPr="00FE2F39" w:rsidDel="0079398B">
          <w:rPr>
            <w:rFonts w:eastAsiaTheme="majorEastAsia" w:cstheme="majorBidi"/>
            <w:sz w:val="36"/>
            <w:szCs w:val="26"/>
          </w:rPr>
          <w:delText>practices</w:delText>
        </w:r>
      </w:del>
    </w:p>
    <w:p w14:paraId="793AC877" w14:textId="5CC1154F" w:rsidR="0080773E" w:rsidRPr="000760BB" w:rsidDel="0079398B" w:rsidRDefault="0080773E" w:rsidP="00555FFB">
      <w:pPr>
        <w:pStyle w:val="NormalBPBHEB"/>
        <w:rPr>
          <w:del w:id="369" w:author="Paulo H. Leocadio" w:date="2024-07-22T15:33:00Z" w16du:dateUtc="2024-07-22T19:33:00Z"/>
        </w:rPr>
      </w:pPr>
      <w:del w:id="370" w:author="Paulo H. Leocadio" w:date="2024-07-22T15:33:00Z" w16du:dateUtc="2024-07-22T19:33:00Z">
        <w:r w:rsidDel="0079398B">
          <w:delText>The following are the best practices</w:delText>
        </w:r>
      </w:del>
      <w:customXmlDelRangeStart w:id="371" w:author="Paulo H. Leocadio" w:date="2024-07-22T15:33:00Z"/>
      <w:sdt>
        <w:sdtPr>
          <w:id w:val="196512868"/>
          <w:citation/>
        </w:sdtPr>
        <w:sdtEndPr/>
        <w:sdtContent>
          <w:customXmlDelRangeEnd w:id="371"/>
          <w:del w:id="372" w:author="Paulo H. Leocadio" w:date="2024-07-22T15:33:00Z" w16du:dateUtc="2024-07-22T19:33:00Z">
            <w:r w:rsidR="00EC75DB" w:rsidDel="0079398B">
              <w:fldChar w:fldCharType="begin"/>
            </w:r>
            <w:r w:rsidR="00EC75DB" w:rsidDel="0079398B">
              <w:delInstrText xml:space="preserve"> CITATION doe2020b \l 1033 </w:delInstrText>
            </w:r>
            <w:r w:rsidR="00EC75DB" w:rsidDel="0079398B">
              <w:fldChar w:fldCharType="separate"/>
            </w:r>
            <w:r w:rsidR="00D34F43" w:rsidDel="0079398B">
              <w:rPr>
                <w:noProof/>
              </w:rPr>
              <w:delText xml:space="preserve"> </w:delText>
            </w:r>
            <w:r w:rsidR="00D34F43" w:rsidRPr="00D34F43" w:rsidDel="0079398B">
              <w:rPr>
                <w:noProof/>
              </w:rPr>
              <w:delText>[69]</w:delText>
            </w:r>
            <w:r w:rsidR="00EC75DB" w:rsidDel="0079398B">
              <w:fldChar w:fldCharType="end"/>
            </w:r>
          </w:del>
          <w:customXmlDelRangeStart w:id="373" w:author="Paulo H. Leocadio" w:date="2024-07-22T15:33:00Z"/>
        </w:sdtContent>
      </w:sdt>
      <w:customXmlDelRangeEnd w:id="373"/>
      <w:del w:id="374" w:author="Paulo H. Leocadio" w:date="2024-07-22T15:33:00Z" w16du:dateUtc="2024-07-22T19:33:00Z">
        <w:r w:rsidDel="0079398B">
          <w:delText>:</w:delText>
        </w:r>
      </w:del>
    </w:p>
    <w:p w14:paraId="60D6D89E" w14:textId="71F321B6" w:rsidR="000760BB" w:rsidRPr="000760BB" w:rsidDel="0079398B" w:rsidRDefault="000760BB" w:rsidP="008A12F7">
      <w:pPr>
        <w:pStyle w:val="NormalBPBHEB"/>
        <w:numPr>
          <w:ilvl w:val="0"/>
          <w:numId w:val="66"/>
        </w:numPr>
        <w:rPr>
          <w:del w:id="375" w:author="Paulo H. Leocadio" w:date="2024-07-22T15:33:00Z" w16du:dateUtc="2024-07-22T19:33:00Z"/>
        </w:rPr>
      </w:pPr>
      <w:del w:id="376" w:author="Paulo H. Leocadio" w:date="2024-07-22T15:33:00Z" w16du:dateUtc="2024-07-22T19:33:00Z">
        <w:r w:rsidRPr="000760BB" w:rsidDel="0079398B">
          <w:rPr>
            <w:b/>
            <w:bCs/>
          </w:rPr>
          <w:delText xml:space="preserve">Environment </w:delText>
        </w:r>
        <w:r w:rsidR="0080773E" w:rsidRPr="000760BB" w:rsidDel="0079398B">
          <w:rPr>
            <w:b/>
            <w:bCs/>
          </w:rPr>
          <w:delText>configuration</w:delText>
        </w:r>
        <w:r w:rsidRPr="000760BB" w:rsidDel="0079398B">
          <w:rPr>
            <w:b/>
            <w:bCs/>
          </w:rPr>
          <w:delText>:</w:delText>
        </w:r>
        <w:r w:rsidRPr="000760BB" w:rsidDel="0079398B">
          <w:delText xml:space="preserve"> Follow best practices for configuring the Apache Airflow environment within Amazon MWAA to optimize performance and security.</w:delText>
        </w:r>
      </w:del>
    </w:p>
    <w:p w14:paraId="2D41133F" w14:textId="732F57A6" w:rsidR="000760BB" w:rsidRPr="000760BB" w:rsidDel="0079398B" w:rsidRDefault="000760BB" w:rsidP="008A12F7">
      <w:pPr>
        <w:pStyle w:val="NormalBPBHEB"/>
        <w:numPr>
          <w:ilvl w:val="0"/>
          <w:numId w:val="66"/>
        </w:numPr>
        <w:rPr>
          <w:del w:id="377" w:author="Paulo H. Leocadio" w:date="2024-07-22T15:33:00Z" w16du:dateUtc="2024-07-22T19:33:00Z"/>
        </w:rPr>
      </w:pPr>
      <w:del w:id="378" w:author="Paulo H. Leocadio" w:date="2024-07-22T15:33:00Z" w16du:dateUtc="2024-07-22T19:33:00Z">
        <w:r w:rsidRPr="000760BB" w:rsidDel="0079398B">
          <w:rPr>
            <w:b/>
            <w:bCs/>
          </w:rPr>
          <w:delText xml:space="preserve">Monitoring and </w:delText>
        </w:r>
        <w:r w:rsidR="0080773E" w:rsidRPr="000760BB" w:rsidDel="0079398B">
          <w:rPr>
            <w:b/>
            <w:bCs/>
          </w:rPr>
          <w:delText>logging</w:delText>
        </w:r>
        <w:r w:rsidRPr="000760BB" w:rsidDel="0079398B">
          <w:rPr>
            <w:b/>
            <w:bCs/>
          </w:rPr>
          <w:delText>:</w:delText>
        </w:r>
        <w:r w:rsidRPr="000760BB" w:rsidDel="0079398B">
          <w:delText xml:space="preserve"> Implement robust monitoring and logging practices to track workflow execution, identify issues, and ensure optimal performance.</w:delText>
        </w:r>
      </w:del>
    </w:p>
    <w:p w14:paraId="348C164E" w14:textId="50E6345B" w:rsidR="000760BB" w:rsidRPr="00FE2F39" w:rsidDel="0079398B" w:rsidRDefault="000760BB" w:rsidP="00FE2F39">
      <w:pPr>
        <w:keepNext/>
        <w:keepLines/>
        <w:spacing w:before="40" w:after="0"/>
        <w:outlineLvl w:val="1"/>
        <w:rPr>
          <w:del w:id="379" w:author="Paulo H. Leocadio" w:date="2024-07-22T15:33:00Z" w16du:dateUtc="2024-07-22T19:33:00Z"/>
          <w:rFonts w:eastAsiaTheme="majorEastAsia" w:cstheme="majorBidi"/>
          <w:sz w:val="36"/>
          <w:szCs w:val="26"/>
        </w:rPr>
      </w:pPr>
      <w:commentRangeStart w:id="380"/>
      <w:commentRangeStart w:id="381"/>
      <w:del w:id="382" w:author="Paulo H. Leocadio" w:date="2024-07-22T15:33:00Z" w16du:dateUtc="2024-07-22T19:33:00Z">
        <w:r w:rsidRPr="00FE2F39" w:rsidDel="0079398B">
          <w:rPr>
            <w:rFonts w:eastAsiaTheme="majorEastAsia" w:cstheme="majorBidi"/>
            <w:sz w:val="36"/>
            <w:szCs w:val="26"/>
          </w:rPr>
          <w:delText>Considerations</w:delText>
        </w:r>
        <w:commentRangeEnd w:id="380"/>
        <w:r w:rsidR="0080773E" w:rsidRPr="00FE2F39" w:rsidDel="0079398B">
          <w:rPr>
            <w:rFonts w:eastAsiaTheme="majorEastAsia" w:cstheme="majorBidi"/>
            <w:sz w:val="36"/>
            <w:szCs w:val="26"/>
          </w:rPr>
          <w:commentReference w:id="380"/>
        </w:r>
        <w:commentRangeEnd w:id="381"/>
        <w:r w:rsidR="0035436F" w:rsidDel="0079398B">
          <w:rPr>
            <w:rStyle w:val="CommentReference"/>
          </w:rPr>
          <w:commentReference w:id="381"/>
        </w:r>
      </w:del>
    </w:p>
    <w:p w14:paraId="463D20B2" w14:textId="291F54CB" w:rsidR="0080773E" w:rsidRPr="000760BB" w:rsidDel="0079398B" w:rsidRDefault="0080773E" w:rsidP="00555FFB">
      <w:pPr>
        <w:pStyle w:val="NormalBPBHEB"/>
        <w:rPr>
          <w:del w:id="383" w:author="Paulo H. Leocadio" w:date="2024-07-22T15:33:00Z" w16du:dateUtc="2024-07-22T19:33:00Z"/>
        </w:rPr>
      </w:pPr>
      <w:del w:id="384" w:author="Paulo H. Leocadio" w:date="2024-07-22T15:33:00Z" w16du:dateUtc="2024-07-22T19:33:00Z">
        <w:r w:rsidDel="0079398B">
          <w:delText>The following are the considerations:</w:delText>
        </w:r>
      </w:del>
    </w:p>
    <w:p w14:paraId="7D406D92" w14:textId="2CB97ED0" w:rsidR="000760BB" w:rsidDel="0079398B" w:rsidRDefault="000760BB" w:rsidP="008A12F7">
      <w:pPr>
        <w:pStyle w:val="NormalBPBHEB"/>
        <w:numPr>
          <w:ilvl w:val="0"/>
          <w:numId w:val="67"/>
        </w:numPr>
        <w:rPr>
          <w:del w:id="385" w:author="Paulo H. Leocadio" w:date="2024-07-22T15:33:00Z" w16du:dateUtc="2024-07-22T19:33:00Z"/>
        </w:rPr>
      </w:pPr>
      <w:del w:id="386" w:author="Paulo H. Leocadio" w:date="2024-07-22T15:33:00Z" w16du:dateUtc="2024-07-22T19:33:00Z">
        <w:r w:rsidRPr="000760BB" w:rsidDel="0079398B">
          <w:rPr>
            <w:b/>
            <w:bCs/>
          </w:rPr>
          <w:delText xml:space="preserve">Cost </w:delText>
        </w:r>
        <w:r w:rsidR="0080773E" w:rsidRPr="000760BB" w:rsidDel="0079398B">
          <w:rPr>
            <w:b/>
            <w:bCs/>
          </w:rPr>
          <w:delText>management</w:delText>
        </w:r>
        <w:r w:rsidRPr="000760BB" w:rsidDel="0079398B">
          <w:rPr>
            <w:b/>
            <w:bCs/>
          </w:rPr>
          <w:delText>:</w:delText>
        </w:r>
        <w:r w:rsidRPr="000760BB" w:rsidDel="0079398B">
          <w:delText xml:space="preserve"> Organizations should carefully consider and manage costs associated with Amazon MWAA, particularly as workflows scale or when integrating with data-intensive services</w:delText>
        </w:r>
      </w:del>
      <w:customXmlDelRangeStart w:id="387" w:author="Paulo H. Leocadio" w:date="2024-07-22T15:33:00Z"/>
      <w:sdt>
        <w:sdtPr>
          <w:id w:val="158125294"/>
          <w:citation/>
        </w:sdtPr>
        <w:sdtEndPr/>
        <w:sdtContent>
          <w:customXmlDelRangeEnd w:id="387"/>
          <w:del w:id="388" w:author="Paulo H. Leocadio" w:date="2024-07-22T15:33:00Z" w16du:dateUtc="2024-07-22T19:33:00Z">
            <w:r w:rsidR="00CC50CE" w:rsidDel="0079398B">
              <w:fldChar w:fldCharType="begin"/>
            </w:r>
            <w:r w:rsidR="00CC50CE" w:rsidDel="0079398B">
              <w:delInstrText xml:space="preserve"> CITATION services2023c \l 1033 </w:delInstrText>
            </w:r>
            <w:r w:rsidR="00CC50CE" w:rsidDel="0079398B">
              <w:fldChar w:fldCharType="separate"/>
            </w:r>
            <w:r w:rsidR="00D34F43" w:rsidDel="0079398B">
              <w:rPr>
                <w:noProof/>
              </w:rPr>
              <w:delText xml:space="preserve"> </w:delText>
            </w:r>
            <w:r w:rsidR="00D34F43" w:rsidRPr="00D34F43" w:rsidDel="0079398B">
              <w:rPr>
                <w:noProof/>
              </w:rPr>
              <w:delText>[68]</w:delText>
            </w:r>
            <w:r w:rsidR="00CC50CE" w:rsidDel="0079398B">
              <w:fldChar w:fldCharType="end"/>
            </w:r>
          </w:del>
          <w:customXmlDelRangeStart w:id="389" w:author="Paulo H. Leocadio" w:date="2024-07-22T15:33:00Z"/>
        </w:sdtContent>
      </w:sdt>
      <w:customXmlDelRangeEnd w:id="389"/>
      <w:del w:id="390" w:author="Paulo H. Leocadio" w:date="2024-07-22T15:33:00Z" w16du:dateUtc="2024-07-22T19:33:00Z">
        <w:r w:rsidRPr="000760BB" w:rsidDel="0079398B">
          <w:delText>.</w:delText>
        </w:r>
      </w:del>
    </w:p>
    <w:p w14:paraId="314313A3" w14:textId="1750D88C" w:rsidR="0035436F" w:rsidRPr="0035436F" w:rsidDel="0079398B" w:rsidRDefault="0035436F" w:rsidP="008541CC">
      <w:pPr>
        <w:pStyle w:val="NormalBPBHEB"/>
        <w:numPr>
          <w:ilvl w:val="0"/>
          <w:numId w:val="67"/>
        </w:numPr>
        <w:rPr>
          <w:del w:id="391" w:author="Paulo H. Leocadio" w:date="2024-07-22T15:33:00Z" w16du:dateUtc="2024-07-22T19:33:00Z"/>
        </w:rPr>
      </w:pPr>
      <w:del w:id="392" w:author="Paulo H. Leocadio" w:date="2024-07-22T15:33:00Z" w16du:dateUtc="2024-07-22T19:33:00Z">
        <w:r w:rsidRPr="008541CC" w:rsidDel="0079398B">
          <w:rPr>
            <w:b/>
            <w:bCs/>
          </w:rPr>
          <w:delText xml:space="preserve">Security Configuration: </w:delText>
        </w:r>
        <w:r w:rsidRPr="0035436F" w:rsidDel="0079398B">
          <w:delText>Implementing robust security measures is crucial. This includes configuring IAM roles and policies properly to ensure least privilege access, encrypting sensitive data both in transit and at rest, and adhering to AWS security best practices.</w:delText>
        </w:r>
      </w:del>
    </w:p>
    <w:p w14:paraId="75551E77" w14:textId="52F8C755" w:rsidR="0035436F" w:rsidRPr="0035436F" w:rsidDel="0079398B" w:rsidRDefault="0035436F" w:rsidP="008541CC">
      <w:pPr>
        <w:pStyle w:val="NormalBPBHEB"/>
        <w:numPr>
          <w:ilvl w:val="0"/>
          <w:numId w:val="67"/>
        </w:numPr>
        <w:rPr>
          <w:del w:id="393" w:author="Paulo H. Leocadio" w:date="2024-07-22T15:33:00Z" w16du:dateUtc="2024-07-22T19:33:00Z"/>
        </w:rPr>
      </w:pPr>
      <w:del w:id="394" w:author="Paulo H. Leocadio" w:date="2024-07-22T15:33:00Z" w16du:dateUtc="2024-07-22T19:33:00Z">
        <w:r w:rsidRPr="008541CC" w:rsidDel="0079398B">
          <w:rPr>
            <w:b/>
            <w:bCs/>
          </w:rPr>
          <w:delText xml:space="preserve">Performance Optimization: </w:delText>
        </w:r>
        <w:r w:rsidRPr="0035436F" w:rsidDel="0079398B">
          <w:delText>Apart from environment configuration, optimize workflows for performance by tuning task concurrency, leveraging spot instances where applicable to reduce costs, and using appropriate instance types based on workload requirements.</w:delText>
        </w:r>
      </w:del>
    </w:p>
    <w:p w14:paraId="5D7EBBA8" w14:textId="727877FA" w:rsidR="0035436F" w:rsidRPr="008541CC" w:rsidDel="0079398B" w:rsidRDefault="0035436F" w:rsidP="008541CC">
      <w:pPr>
        <w:pStyle w:val="NormalBPBHEB"/>
        <w:numPr>
          <w:ilvl w:val="0"/>
          <w:numId w:val="67"/>
        </w:numPr>
        <w:rPr>
          <w:del w:id="395" w:author="Paulo H. Leocadio" w:date="2024-07-22T15:33:00Z" w16du:dateUtc="2024-07-22T19:33:00Z"/>
          <w:b/>
          <w:bCs/>
        </w:rPr>
      </w:pPr>
      <w:del w:id="396" w:author="Paulo H. Leocadio" w:date="2024-07-22T15:33:00Z" w16du:dateUtc="2024-07-22T19:33:00Z">
        <w:r w:rsidRPr="008541CC" w:rsidDel="0079398B">
          <w:rPr>
            <w:b/>
            <w:bCs/>
          </w:rPr>
          <w:delText xml:space="preserve">Dependency Management: </w:delText>
        </w:r>
        <w:r w:rsidRPr="0035436F" w:rsidDel="0079398B">
          <w:delText>Manage dependencies effectively by utilizing Amazon MWAA's support for Python packages and libraries. Ensure that dependencies are version-controlled and updated regularly to maintain compatibility and security.</w:delText>
        </w:r>
      </w:del>
    </w:p>
    <w:p w14:paraId="61F202C2" w14:textId="15AA8C9A" w:rsidR="0035436F" w:rsidRPr="0035436F" w:rsidDel="0079398B" w:rsidRDefault="0035436F" w:rsidP="008541CC">
      <w:pPr>
        <w:pStyle w:val="NormalBPBHEB"/>
        <w:numPr>
          <w:ilvl w:val="0"/>
          <w:numId w:val="67"/>
        </w:numPr>
        <w:rPr>
          <w:del w:id="397" w:author="Paulo H. Leocadio" w:date="2024-07-22T15:33:00Z" w16du:dateUtc="2024-07-22T19:33:00Z"/>
        </w:rPr>
      </w:pPr>
      <w:del w:id="398" w:author="Paulo H. Leocadio" w:date="2024-07-22T15:33:00Z" w16du:dateUtc="2024-07-22T19:33:00Z">
        <w:r w:rsidRPr="008541CC" w:rsidDel="0079398B">
          <w:rPr>
            <w:b/>
            <w:bCs/>
          </w:rPr>
          <w:delText xml:space="preserve">Compliance and Governance: </w:delText>
        </w:r>
        <w:r w:rsidRPr="0035436F" w:rsidDel="0079398B">
          <w:delText>Address compliance requirements and governance policies. This includes ensuring that workflows adhere to regulatory standards, implementing auditing mechanisms, and integrating with AWS services like AWS CloudTrail for logging API calls.</w:delText>
        </w:r>
      </w:del>
    </w:p>
    <w:p w14:paraId="1C60A771" w14:textId="2FA3736D" w:rsidR="0035436F" w:rsidRPr="0035436F" w:rsidDel="0079398B" w:rsidRDefault="0035436F" w:rsidP="008541CC">
      <w:pPr>
        <w:pStyle w:val="NormalBPBHEB"/>
        <w:numPr>
          <w:ilvl w:val="0"/>
          <w:numId w:val="67"/>
        </w:numPr>
        <w:rPr>
          <w:del w:id="399" w:author="Paulo H. Leocadio" w:date="2024-07-22T15:33:00Z" w16du:dateUtc="2024-07-22T19:33:00Z"/>
        </w:rPr>
      </w:pPr>
      <w:del w:id="400" w:author="Paulo H. Leocadio" w:date="2024-07-22T15:33:00Z" w16du:dateUtc="2024-07-22T19:33:00Z">
        <w:r w:rsidRPr="008541CC" w:rsidDel="0079398B">
          <w:rPr>
            <w:b/>
            <w:bCs/>
          </w:rPr>
          <w:delText xml:space="preserve">Backup and Recovery: </w:delText>
        </w:r>
        <w:r w:rsidRPr="0035436F" w:rsidDel="0079398B">
          <w:delText>Establish robust backup and recovery strategies for workflow definitions and data processed through Amazon MWAA. Implement automated backups using Amazon S3 or other suitable storage solutions, and regularly test recovery procedures to ensure reliability.</w:delText>
        </w:r>
      </w:del>
    </w:p>
    <w:p w14:paraId="43046128" w14:textId="39EB1B80" w:rsidR="0035436F" w:rsidRPr="008541CC" w:rsidDel="0079398B" w:rsidRDefault="0035436F" w:rsidP="008541CC">
      <w:pPr>
        <w:pStyle w:val="NormalBPBHEB"/>
        <w:numPr>
          <w:ilvl w:val="0"/>
          <w:numId w:val="67"/>
        </w:numPr>
        <w:rPr>
          <w:del w:id="401" w:author="Paulo H. Leocadio" w:date="2024-07-22T15:33:00Z" w16du:dateUtc="2024-07-22T19:33:00Z"/>
          <w:b/>
          <w:bCs/>
        </w:rPr>
      </w:pPr>
      <w:del w:id="402" w:author="Paulo H. Leocadio" w:date="2024-07-22T15:33:00Z" w16du:dateUtc="2024-07-22T19:33:00Z">
        <w:r w:rsidRPr="008541CC" w:rsidDel="0079398B">
          <w:rPr>
            <w:b/>
            <w:bCs/>
          </w:rPr>
          <w:delText xml:space="preserve">Integration with CI/CD Pipelines: </w:delText>
        </w:r>
        <w:r w:rsidRPr="0035436F" w:rsidDel="0079398B">
          <w:delText>Integrate MWAA workflows into CI/CD pipelines to automate deployment and updates of workflows. This helps in maintaining consistency and reliability across development, testing, and production environments.</w:delText>
        </w:r>
      </w:del>
    </w:p>
    <w:p w14:paraId="1A1023D6" w14:textId="052BC1A5" w:rsidR="0035436F" w:rsidRPr="008541CC" w:rsidDel="0079398B" w:rsidRDefault="0035436F" w:rsidP="008541CC">
      <w:pPr>
        <w:pStyle w:val="NormalBPBHEB"/>
        <w:numPr>
          <w:ilvl w:val="0"/>
          <w:numId w:val="67"/>
        </w:numPr>
        <w:rPr>
          <w:del w:id="403" w:author="Paulo H. Leocadio" w:date="2024-07-22T15:33:00Z" w16du:dateUtc="2024-07-22T19:33:00Z"/>
          <w:b/>
          <w:bCs/>
        </w:rPr>
      </w:pPr>
      <w:del w:id="404" w:author="Paulo H. Leocadio" w:date="2024-07-22T15:33:00Z" w16du:dateUtc="2024-07-22T19:33:00Z">
        <w:r w:rsidRPr="008541CC" w:rsidDel="0079398B">
          <w:rPr>
            <w:b/>
            <w:bCs/>
          </w:rPr>
          <w:delText xml:space="preserve">Monitoring Alerts and Notifications: </w:delText>
        </w:r>
        <w:r w:rsidRPr="0035436F" w:rsidDel="0079398B">
          <w:delText>Configure monitoring alerts and notifications to promptly respond to performance issues, failures, or resource constraints. Utilize Amazon CloudWatch metrics and alarms to monitor workflow execution, airflow scheduler health, and overall system performance.</w:delText>
        </w:r>
      </w:del>
    </w:p>
    <w:p w14:paraId="783B7638" w14:textId="067FF545" w:rsidR="0035436F" w:rsidRPr="008541CC" w:rsidDel="0079398B" w:rsidRDefault="0035436F" w:rsidP="008541CC">
      <w:pPr>
        <w:pStyle w:val="NormalBPBHEB"/>
        <w:numPr>
          <w:ilvl w:val="0"/>
          <w:numId w:val="67"/>
        </w:numPr>
        <w:rPr>
          <w:del w:id="405" w:author="Paulo H. Leocadio" w:date="2024-07-22T15:33:00Z" w16du:dateUtc="2024-07-22T19:33:00Z"/>
          <w:b/>
          <w:bCs/>
        </w:rPr>
      </w:pPr>
      <w:del w:id="406" w:author="Paulo H. Leocadio" w:date="2024-07-22T15:33:00Z" w16du:dateUtc="2024-07-22T19:33:00Z">
        <w:r w:rsidRPr="008541CC" w:rsidDel="0079398B">
          <w:rPr>
            <w:b/>
            <w:bCs/>
          </w:rPr>
          <w:delText xml:space="preserve">Data Handling and Privacy: </w:delText>
        </w:r>
        <w:r w:rsidRPr="0035436F" w:rsidDel="0079398B">
          <w:delText>Pay special attention to data handling practices within workflows. Ensure data privacy and compliance with data protection regulations (such as GDPR or CCPA), especially when dealing with sensitive or personally identifiable information (PII).</w:delText>
        </w:r>
      </w:del>
    </w:p>
    <w:p w14:paraId="1C334C5D" w14:textId="37C7AF58" w:rsidR="0035436F" w:rsidRPr="008541CC" w:rsidDel="0079398B" w:rsidRDefault="0035436F" w:rsidP="008541CC">
      <w:pPr>
        <w:pStyle w:val="NormalBPBHEB"/>
        <w:numPr>
          <w:ilvl w:val="0"/>
          <w:numId w:val="67"/>
        </w:numPr>
        <w:rPr>
          <w:del w:id="407" w:author="Paulo H. Leocadio" w:date="2024-07-22T15:33:00Z" w16du:dateUtc="2024-07-22T19:33:00Z"/>
          <w:b/>
          <w:bCs/>
        </w:rPr>
      </w:pPr>
      <w:del w:id="408" w:author="Paulo H. Leocadio" w:date="2024-07-22T15:33:00Z" w16du:dateUtc="2024-07-22T19:33:00Z">
        <w:r w:rsidRPr="008541CC" w:rsidDel="0079398B">
          <w:rPr>
            <w:b/>
            <w:bCs/>
          </w:rPr>
          <w:delText xml:space="preserve">Training and Documentation: </w:delText>
        </w:r>
        <w:r w:rsidRPr="0035436F" w:rsidDel="0079398B">
          <w:delText>Provide adequate training and documentation for teams working with Amazon MWAA. This includes best practices, troubleshooting guides, and operational procedures to ensure effective usage and maintenance of the service.</w:delText>
        </w:r>
      </w:del>
    </w:p>
    <w:p w14:paraId="6D1B5972" w14:textId="647DA981" w:rsidR="0035436F" w:rsidRPr="008541CC" w:rsidDel="0079398B" w:rsidRDefault="0035436F" w:rsidP="0035436F">
      <w:pPr>
        <w:pStyle w:val="NormalBPBHEB"/>
        <w:numPr>
          <w:ilvl w:val="0"/>
          <w:numId w:val="67"/>
        </w:numPr>
        <w:rPr>
          <w:del w:id="409" w:author="Paulo H. Leocadio" w:date="2024-07-22T15:33:00Z" w16du:dateUtc="2024-07-22T19:33:00Z"/>
          <w:b/>
          <w:bCs/>
        </w:rPr>
      </w:pPr>
      <w:del w:id="410" w:author="Paulo H. Leocadio" w:date="2024-07-22T15:33:00Z" w16du:dateUtc="2024-07-22T19:33:00Z">
        <w:r w:rsidRPr="008541CC" w:rsidDel="0079398B">
          <w:rPr>
            <w:b/>
            <w:bCs/>
          </w:rPr>
          <w:delText xml:space="preserve">Vendor Lock-in and Portability: </w:delText>
        </w:r>
        <w:r w:rsidRPr="0035436F" w:rsidDel="0079398B">
          <w:delText>Evaluate the implications of using Amazon MWAA in terms of vendor lock-in versus portability to other cloud providers or self-managed Apache Airflow deployments. Consider using AWS CloudFormation or other infrastructure-as-code tools for defining and managing MWAA environments to mitigate some of these concerns.</w:delText>
        </w:r>
      </w:del>
    </w:p>
    <w:p w14:paraId="2CEDE5A3" w14:textId="0279B6C7" w:rsidR="000760BB" w:rsidRPr="000760BB" w:rsidDel="0079398B" w:rsidRDefault="000760BB" w:rsidP="00555FFB">
      <w:pPr>
        <w:pStyle w:val="Heading1BPBHEB"/>
        <w:rPr>
          <w:del w:id="411" w:author="Paulo H. Leocadio" w:date="2024-07-22T15:33:00Z" w16du:dateUtc="2024-07-22T19:33:00Z"/>
        </w:rPr>
      </w:pPr>
      <w:del w:id="412" w:author="Paulo H. Leocadio" w:date="2024-07-22T15:33:00Z" w16du:dateUtc="2024-07-22T19:33:00Z">
        <w:r w:rsidRPr="000760BB" w:rsidDel="0079398B">
          <w:delText>Amazon MQ</w:delText>
        </w:r>
      </w:del>
    </w:p>
    <w:p w14:paraId="3D8F6C24" w14:textId="6DE7EA82" w:rsidR="000760BB" w:rsidRPr="000760BB" w:rsidDel="0079398B" w:rsidRDefault="000760BB" w:rsidP="00555FFB">
      <w:pPr>
        <w:pStyle w:val="NormalBPBHEB"/>
        <w:rPr>
          <w:del w:id="413" w:author="Paulo H. Leocadio" w:date="2024-07-22T15:33:00Z" w16du:dateUtc="2024-07-22T19:33:00Z"/>
        </w:rPr>
      </w:pPr>
      <w:del w:id="414" w:author="Paulo H. Leocadio" w:date="2024-07-22T15:33:00Z" w16du:dateUtc="2024-07-22T19:33:00Z">
        <w:r w:rsidRPr="000760BB" w:rsidDel="0079398B">
          <w:delText>Amazon MQ is a managed message broker service that enables the easy deployment and maintenance of popular messaging systems. In this section, we explore the key features, use cases, and considerations for leveraging Amazon MQ in the context of application integration.</w:delText>
        </w:r>
      </w:del>
    </w:p>
    <w:p w14:paraId="42347752" w14:textId="656E161F" w:rsidR="000760BB" w:rsidRPr="00FE2F39" w:rsidDel="0079398B" w:rsidRDefault="000760BB" w:rsidP="00FE2F39">
      <w:pPr>
        <w:keepNext/>
        <w:keepLines/>
        <w:spacing w:before="40" w:after="0"/>
        <w:outlineLvl w:val="1"/>
        <w:rPr>
          <w:del w:id="415" w:author="Paulo H. Leocadio" w:date="2024-07-22T15:33:00Z" w16du:dateUtc="2024-07-22T19:33:00Z"/>
          <w:rFonts w:eastAsiaTheme="majorEastAsia" w:cstheme="majorBidi"/>
          <w:sz w:val="36"/>
          <w:szCs w:val="26"/>
        </w:rPr>
      </w:pPr>
      <w:del w:id="416" w:author="Paulo H. Leocadio" w:date="2024-07-22T15:33:00Z" w16du:dateUtc="2024-07-22T19:33:00Z">
        <w:r w:rsidRPr="00FE2F39" w:rsidDel="0079398B">
          <w:rPr>
            <w:rFonts w:eastAsiaTheme="majorEastAsia" w:cstheme="majorBidi"/>
            <w:sz w:val="36"/>
            <w:szCs w:val="26"/>
          </w:rPr>
          <w:delText xml:space="preserve">Key </w:delText>
        </w:r>
        <w:r w:rsidR="0080773E" w:rsidRPr="00FE2F39" w:rsidDel="0079398B">
          <w:rPr>
            <w:rFonts w:eastAsiaTheme="majorEastAsia" w:cstheme="majorBidi"/>
            <w:sz w:val="36"/>
            <w:szCs w:val="26"/>
          </w:rPr>
          <w:delText xml:space="preserve">features </w:delText>
        </w:r>
        <w:r w:rsidRPr="00FE2F39" w:rsidDel="0079398B">
          <w:rPr>
            <w:rFonts w:eastAsiaTheme="majorEastAsia" w:cstheme="majorBidi"/>
            <w:sz w:val="36"/>
            <w:szCs w:val="26"/>
          </w:rPr>
          <w:delText>of Amazon MQ</w:delText>
        </w:r>
      </w:del>
    </w:p>
    <w:p w14:paraId="1C73299B" w14:textId="7EF70740" w:rsidR="0080773E" w:rsidRPr="000760BB" w:rsidDel="0079398B" w:rsidRDefault="0080773E" w:rsidP="00555FFB">
      <w:pPr>
        <w:pStyle w:val="NormalBPBHEB"/>
        <w:rPr>
          <w:del w:id="417" w:author="Paulo H. Leocadio" w:date="2024-07-22T15:33:00Z" w16du:dateUtc="2024-07-22T19:33:00Z"/>
        </w:rPr>
      </w:pPr>
      <w:del w:id="418" w:author="Paulo H. Leocadio" w:date="2024-07-22T15:33:00Z" w16du:dateUtc="2024-07-22T19:33:00Z">
        <w:r w:rsidDel="0079398B">
          <w:delText>The following are the k</w:delText>
        </w:r>
        <w:r w:rsidRPr="0080773E" w:rsidDel="0079398B">
          <w:delText>ey features of Amazon MQ</w:delText>
        </w:r>
      </w:del>
      <w:customXmlDelRangeStart w:id="419" w:author="Paulo H. Leocadio" w:date="2024-07-22T15:33:00Z"/>
      <w:sdt>
        <w:sdtPr>
          <w:id w:val="-1669395838"/>
          <w:citation/>
        </w:sdtPr>
        <w:sdtEndPr/>
        <w:sdtContent>
          <w:customXmlDelRangeEnd w:id="419"/>
          <w:del w:id="420" w:author="Paulo H. Leocadio" w:date="2024-07-22T15:33:00Z" w16du:dateUtc="2024-07-22T19:33:00Z">
            <w:r w:rsidR="00B653DA" w:rsidDel="0079398B">
              <w:fldChar w:fldCharType="begin"/>
            </w:r>
            <w:r w:rsidR="00B653DA" w:rsidDel="0079398B">
              <w:delInstrText xml:space="preserve"> CITATION services2023d \l 1033 </w:delInstrText>
            </w:r>
            <w:r w:rsidR="00B653DA" w:rsidDel="0079398B">
              <w:fldChar w:fldCharType="separate"/>
            </w:r>
            <w:r w:rsidR="00D34F43" w:rsidDel="0079398B">
              <w:rPr>
                <w:noProof/>
              </w:rPr>
              <w:delText xml:space="preserve"> </w:delText>
            </w:r>
            <w:r w:rsidR="00D34F43" w:rsidRPr="00D34F43" w:rsidDel="0079398B">
              <w:rPr>
                <w:noProof/>
              </w:rPr>
              <w:delText>[70]</w:delText>
            </w:r>
            <w:r w:rsidR="00B653DA" w:rsidDel="0079398B">
              <w:fldChar w:fldCharType="end"/>
            </w:r>
          </w:del>
          <w:customXmlDelRangeStart w:id="421" w:author="Paulo H. Leocadio" w:date="2024-07-22T15:33:00Z"/>
        </w:sdtContent>
      </w:sdt>
      <w:customXmlDelRangeEnd w:id="421"/>
      <w:del w:id="422" w:author="Paulo H. Leocadio" w:date="2024-07-22T15:33:00Z" w16du:dateUtc="2024-07-22T19:33:00Z">
        <w:r w:rsidDel="0079398B">
          <w:delText>:</w:delText>
        </w:r>
      </w:del>
    </w:p>
    <w:p w14:paraId="71D2613F" w14:textId="11B24129" w:rsidR="000760BB" w:rsidRPr="000760BB" w:rsidDel="0079398B" w:rsidRDefault="000760BB" w:rsidP="004C399E">
      <w:pPr>
        <w:pStyle w:val="NormalBPBHEB"/>
        <w:numPr>
          <w:ilvl w:val="0"/>
          <w:numId w:val="68"/>
        </w:numPr>
        <w:rPr>
          <w:del w:id="423" w:author="Paulo H. Leocadio" w:date="2024-07-22T15:33:00Z" w16du:dateUtc="2024-07-22T19:33:00Z"/>
        </w:rPr>
      </w:pPr>
      <w:del w:id="424" w:author="Paulo H. Leocadio" w:date="2024-07-22T15:33:00Z" w16du:dateUtc="2024-07-22T19:33:00Z">
        <w:r w:rsidRPr="004C399E" w:rsidDel="0079398B">
          <w:rPr>
            <w:b/>
            <w:bCs/>
          </w:rPr>
          <w:delText xml:space="preserve">Compatibility with </w:delText>
        </w:r>
        <w:r w:rsidR="0080773E" w:rsidRPr="004C399E" w:rsidDel="0079398B">
          <w:rPr>
            <w:b/>
            <w:bCs/>
          </w:rPr>
          <w:delText>industry standards</w:delText>
        </w:r>
        <w:r w:rsidRPr="004C399E" w:rsidDel="0079398B">
          <w:rPr>
            <w:b/>
            <w:bCs/>
          </w:rPr>
          <w:delText>:</w:delText>
        </w:r>
        <w:r w:rsidRPr="000760BB" w:rsidDel="0079398B">
          <w:delText xml:space="preserve"> Amazon MQ supports multiple messaging protocols, including</w:delText>
        </w:r>
        <w:r w:rsidR="003E09B0" w:rsidDel="0079398B">
          <w:delText xml:space="preserve"> Message Queuing Telemetry Transport (MQTT)</w:delText>
        </w:r>
        <w:r w:rsidR="004C399E" w:rsidDel="0079398B">
          <w:delText>; Advanced Message Queuing Protocol (</w:delText>
        </w:r>
        <w:r w:rsidR="003E09B0" w:rsidDel="0079398B">
          <w:delText>AMQP</w:delText>
        </w:r>
        <w:r w:rsidR="004C399E" w:rsidDel="0079398B">
          <w:delText>)</w:delText>
        </w:r>
        <w:r w:rsidR="00BB1223" w:rsidDel="0079398B">
          <w:delText>, and</w:delText>
        </w:r>
        <w:r w:rsidR="004C399E" w:rsidDel="0079398B">
          <w:delText xml:space="preserve"> </w:delText>
        </w:r>
        <w:r w:rsidR="003E09B0" w:rsidDel="0079398B">
          <w:delText>Simple Text Oriented Messaging Protocol</w:delText>
        </w:r>
        <w:r w:rsidR="004C399E" w:rsidDel="0079398B">
          <w:delText xml:space="preserve"> (STOMP)</w:delText>
        </w:r>
        <w:commentRangeStart w:id="425"/>
        <w:commentRangeStart w:id="426"/>
        <w:commentRangeEnd w:id="425"/>
        <w:r w:rsidR="0080773E" w:rsidDel="0079398B">
          <w:rPr>
            <w:rStyle w:val="CommentReference"/>
            <w:rFonts w:eastAsiaTheme="minorHAnsi" w:cstheme="minorBidi"/>
          </w:rPr>
          <w:commentReference w:id="425"/>
        </w:r>
        <w:commentRangeEnd w:id="426"/>
        <w:r w:rsidR="00BB1223" w:rsidDel="0079398B">
          <w:rPr>
            <w:rStyle w:val="CommentReference"/>
            <w:rFonts w:eastAsiaTheme="minorHAnsi" w:cstheme="minorBidi"/>
          </w:rPr>
          <w:commentReference w:id="426"/>
        </w:r>
        <w:r w:rsidRPr="000760BB" w:rsidDel="0079398B">
          <w:delText>, ensuring compatibility with various applications and systems.</w:delText>
        </w:r>
      </w:del>
    </w:p>
    <w:p w14:paraId="2EE9B3A3" w14:textId="19187B2F" w:rsidR="000760BB" w:rsidRPr="000760BB" w:rsidDel="0079398B" w:rsidRDefault="000760BB" w:rsidP="008A12F7">
      <w:pPr>
        <w:pStyle w:val="NormalBPBHEB"/>
        <w:numPr>
          <w:ilvl w:val="0"/>
          <w:numId w:val="68"/>
        </w:numPr>
        <w:rPr>
          <w:del w:id="427" w:author="Paulo H. Leocadio" w:date="2024-07-22T15:33:00Z" w16du:dateUtc="2024-07-22T19:33:00Z"/>
        </w:rPr>
      </w:pPr>
      <w:del w:id="428" w:author="Paulo H. Leocadio" w:date="2024-07-22T15:33:00Z" w16du:dateUtc="2024-07-22T19:33:00Z">
        <w:r w:rsidRPr="000760BB" w:rsidDel="0079398B">
          <w:rPr>
            <w:b/>
            <w:bCs/>
          </w:rPr>
          <w:delText xml:space="preserve">Managed </w:delText>
        </w:r>
        <w:r w:rsidR="0080773E" w:rsidRPr="000760BB" w:rsidDel="0079398B">
          <w:rPr>
            <w:b/>
            <w:bCs/>
          </w:rPr>
          <w:delText>message b</w:delText>
        </w:r>
        <w:r w:rsidRPr="000760BB" w:rsidDel="0079398B">
          <w:rPr>
            <w:b/>
            <w:bCs/>
          </w:rPr>
          <w:delText>roker:</w:delText>
        </w:r>
        <w:r w:rsidRPr="000760BB" w:rsidDel="0079398B">
          <w:delText xml:space="preserve"> The service provides a fully managed message broker infrastructure, reducing the operational overhead typically associated with maintaining messaging system</w:delText>
        </w:r>
        <w:r w:rsidR="00B653DA" w:rsidDel="0079398B">
          <w:delText>s</w:delText>
        </w:r>
        <w:r w:rsidRPr="000760BB" w:rsidDel="0079398B">
          <w:delText>.</w:delText>
        </w:r>
      </w:del>
    </w:p>
    <w:p w14:paraId="569D3088" w14:textId="7D354900" w:rsidR="000760BB" w:rsidRPr="00FE2F39" w:rsidDel="0079398B" w:rsidRDefault="000760BB" w:rsidP="00FE2F39">
      <w:pPr>
        <w:keepNext/>
        <w:keepLines/>
        <w:spacing w:before="40" w:after="0"/>
        <w:outlineLvl w:val="1"/>
        <w:rPr>
          <w:del w:id="429" w:author="Paulo H. Leocadio" w:date="2024-07-22T15:33:00Z" w16du:dateUtc="2024-07-22T19:33:00Z"/>
          <w:rFonts w:eastAsiaTheme="majorEastAsia" w:cstheme="majorBidi"/>
          <w:sz w:val="36"/>
          <w:szCs w:val="26"/>
        </w:rPr>
      </w:pPr>
      <w:del w:id="430" w:author="Paulo H. Leocadio" w:date="2024-07-22T15:33:00Z" w16du:dateUtc="2024-07-22T19:33:00Z">
        <w:r w:rsidRPr="00FE2F39" w:rsidDel="0079398B">
          <w:rPr>
            <w:rFonts w:eastAsiaTheme="majorEastAsia" w:cstheme="majorBidi"/>
            <w:sz w:val="36"/>
            <w:szCs w:val="26"/>
          </w:rPr>
          <w:delText xml:space="preserve">Use </w:delText>
        </w:r>
        <w:r w:rsidR="0080773E" w:rsidRPr="00FE2F39" w:rsidDel="0079398B">
          <w:rPr>
            <w:rFonts w:eastAsiaTheme="majorEastAsia" w:cstheme="majorBidi"/>
            <w:sz w:val="36"/>
            <w:szCs w:val="26"/>
          </w:rPr>
          <w:delText>cases</w:delText>
        </w:r>
      </w:del>
    </w:p>
    <w:p w14:paraId="6C52FF20" w14:textId="77108A16" w:rsidR="0080773E" w:rsidRPr="000760BB" w:rsidDel="0079398B" w:rsidRDefault="0080773E" w:rsidP="00555FFB">
      <w:pPr>
        <w:pStyle w:val="NormalBPBHEB"/>
        <w:rPr>
          <w:del w:id="431" w:author="Paulo H. Leocadio" w:date="2024-07-22T15:33:00Z" w16du:dateUtc="2024-07-22T19:33:00Z"/>
        </w:rPr>
      </w:pPr>
      <w:del w:id="432" w:author="Paulo H. Leocadio" w:date="2024-07-22T15:33:00Z" w16du:dateUtc="2024-07-22T19:33:00Z">
        <w:r w:rsidDel="0079398B">
          <w:delText>The following are the use cases:</w:delText>
        </w:r>
      </w:del>
    </w:p>
    <w:p w14:paraId="675BB3B6" w14:textId="6D23A14B" w:rsidR="000760BB" w:rsidRPr="000760BB" w:rsidDel="0079398B" w:rsidRDefault="000760BB" w:rsidP="008A12F7">
      <w:pPr>
        <w:pStyle w:val="NormalBPBHEB"/>
        <w:numPr>
          <w:ilvl w:val="0"/>
          <w:numId w:val="69"/>
        </w:numPr>
        <w:rPr>
          <w:del w:id="433" w:author="Paulo H. Leocadio" w:date="2024-07-22T15:33:00Z" w16du:dateUtc="2024-07-22T19:33:00Z"/>
        </w:rPr>
      </w:pPr>
      <w:del w:id="434" w:author="Paulo H. Leocadio" w:date="2024-07-22T15:33:00Z" w16du:dateUtc="2024-07-22T19:33:00Z">
        <w:r w:rsidRPr="000760BB" w:rsidDel="0079398B">
          <w:rPr>
            <w:b/>
            <w:bCs/>
          </w:rPr>
          <w:delText xml:space="preserve">Decoupled </w:delText>
        </w:r>
        <w:r w:rsidR="0080773E" w:rsidRPr="000760BB" w:rsidDel="0079398B">
          <w:rPr>
            <w:b/>
            <w:bCs/>
          </w:rPr>
          <w:delText>microservices communication</w:delText>
        </w:r>
        <w:r w:rsidRPr="000760BB" w:rsidDel="0079398B">
          <w:rPr>
            <w:b/>
            <w:bCs/>
          </w:rPr>
          <w:delText>:</w:delText>
        </w:r>
        <w:r w:rsidRPr="000760BB" w:rsidDel="0079398B">
          <w:delText xml:space="preserve"> Amazon MQ facilitates communication between microservices in a decoupled manner, enhancing the scalability and flexibility of microservices architectures</w:delText>
        </w:r>
        <w:bookmarkStart w:id="435" w:name="_Ref151400309"/>
      </w:del>
      <w:customXmlDelRangeStart w:id="436" w:author="Paulo H. Leocadio" w:date="2024-07-22T15:33:00Z"/>
      <w:sdt>
        <w:sdtPr>
          <w:id w:val="-527179173"/>
          <w:citation/>
        </w:sdtPr>
        <w:sdtEndPr/>
        <w:sdtContent>
          <w:customXmlDelRangeEnd w:id="436"/>
          <w:del w:id="437" w:author="Paulo H. Leocadio" w:date="2024-07-22T15:33:00Z" w16du:dateUtc="2024-07-22T19:33:00Z">
            <w:r w:rsidR="00473778" w:rsidDel="0079398B">
              <w:fldChar w:fldCharType="begin"/>
            </w:r>
            <w:r w:rsidR="00473778" w:rsidDel="0079398B">
              <w:delInstrText xml:space="preserve"> CITATION doe2019b \l 1033 </w:delInstrText>
            </w:r>
            <w:r w:rsidR="00473778" w:rsidDel="0079398B">
              <w:fldChar w:fldCharType="separate"/>
            </w:r>
            <w:r w:rsidR="00D34F43" w:rsidDel="0079398B">
              <w:rPr>
                <w:noProof/>
              </w:rPr>
              <w:delText xml:space="preserve"> </w:delText>
            </w:r>
            <w:r w:rsidR="00D34F43" w:rsidRPr="00D34F43" w:rsidDel="0079398B">
              <w:rPr>
                <w:noProof/>
              </w:rPr>
              <w:delText>[71]</w:delText>
            </w:r>
            <w:r w:rsidR="00473778" w:rsidDel="0079398B">
              <w:fldChar w:fldCharType="end"/>
            </w:r>
          </w:del>
          <w:customXmlDelRangeStart w:id="438" w:author="Paulo H. Leocadio" w:date="2024-07-22T15:33:00Z"/>
        </w:sdtContent>
      </w:sdt>
      <w:customXmlDelRangeEnd w:id="438"/>
      <w:bookmarkEnd w:id="435"/>
      <w:del w:id="439" w:author="Paulo H. Leocadio" w:date="2024-07-22T15:33:00Z" w16du:dateUtc="2024-07-22T19:33:00Z">
        <w:r w:rsidRPr="000760BB" w:rsidDel="0079398B">
          <w:delText>.</w:delText>
        </w:r>
      </w:del>
    </w:p>
    <w:p w14:paraId="440A32F2" w14:textId="082C3855" w:rsidR="000760BB" w:rsidDel="0079398B" w:rsidRDefault="000760BB" w:rsidP="008A12F7">
      <w:pPr>
        <w:pStyle w:val="NormalBPBHEB"/>
        <w:numPr>
          <w:ilvl w:val="0"/>
          <w:numId w:val="69"/>
        </w:numPr>
        <w:rPr>
          <w:del w:id="440" w:author="Paulo H. Leocadio" w:date="2024-07-22T15:33:00Z" w16du:dateUtc="2024-07-22T19:33:00Z"/>
        </w:rPr>
      </w:pPr>
      <w:del w:id="441" w:author="Paulo H. Leocadio" w:date="2024-07-22T15:33:00Z" w16du:dateUtc="2024-07-22T19:33:00Z">
        <w:r w:rsidRPr="000760BB" w:rsidDel="0079398B">
          <w:rPr>
            <w:b/>
            <w:bCs/>
          </w:rPr>
          <w:delText xml:space="preserve">Reliable </w:delText>
        </w:r>
        <w:r w:rsidR="0080773E" w:rsidRPr="000760BB" w:rsidDel="0079398B">
          <w:rPr>
            <w:b/>
            <w:bCs/>
          </w:rPr>
          <w:delText>event-driven architectures</w:delText>
        </w:r>
        <w:r w:rsidRPr="000760BB" w:rsidDel="0079398B">
          <w:rPr>
            <w:b/>
            <w:bCs/>
          </w:rPr>
          <w:delText>:</w:delText>
        </w:r>
        <w:r w:rsidRPr="000760BB" w:rsidDel="0079398B">
          <w:delText xml:space="preserve"> The service is suitable for building reliable event-driven architectures, enabling applications to react to events and messages in a scalable and responsive manner</w:delText>
        </w:r>
      </w:del>
      <w:customXmlDelRangeStart w:id="442" w:author="Paulo H. Leocadio" w:date="2024-07-22T15:33:00Z"/>
      <w:sdt>
        <w:sdtPr>
          <w:id w:val="1874261693"/>
          <w:citation/>
        </w:sdtPr>
        <w:sdtEndPr/>
        <w:sdtContent>
          <w:customXmlDelRangeEnd w:id="442"/>
          <w:del w:id="443" w:author="Paulo H. Leocadio" w:date="2024-07-22T15:33:00Z" w16du:dateUtc="2024-07-22T19:33:00Z">
            <w:r w:rsidR="00473778" w:rsidDel="0079398B">
              <w:fldChar w:fldCharType="begin"/>
            </w:r>
            <w:r w:rsidR="00473778" w:rsidDel="0079398B">
              <w:delInstrText xml:space="preserve"> CITATION services2023d \l 1033 </w:delInstrText>
            </w:r>
            <w:r w:rsidR="00473778" w:rsidDel="0079398B">
              <w:fldChar w:fldCharType="separate"/>
            </w:r>
            <w:r w:rsidR="00D34F43" w:rsidDel="0079398B">
              <w:rPr>
                <w:noProof/>
              </w:rPr>
              <w:delText xml:space="preserve"> </w:delText>
            </w:r>
            <w:r w:rsidR="00D34F43" w:rsidRPr="00D34F43" w:rsidDel="0079398B">
              <w:rPr>
                <w:noProof/>
              </w:rPr>
              <w:delText>[70]</w:delText>
            </w:r>
            <w:r w:rsidR="00473778" w:rsidDel="0079398B">
              <w:fldChar w:fldCharType="end"/>
            </w:r>
          </w:del>
          <w:customXmlDelRangeStart w:id="444" w:author="Paulo H. Leocadio" w:date="2024-07-22T15:33:00Z"/>
        </w:sdtContent>
      </w:sdt>
      <w:customXmlDelRangeEnd w:id="444"/>
      <w:del w:id="445" w:author="Paulo H. Leocadio" w:date="2024-07-22T15:33:00Z" w16du:dateUtc="2024-07-22T19:33:00Z">
        <w:r w:rsidRPr="000760BB" w:rsidDel="0079398B">
          <w:delText>.</w:delText>
        </w:r>
      </w:del>
    </w:p>
    <w:p w14:paraId="565141FC" w14:textId="546940DA" w:rsidR="000760BB" w:rsidRPr="00FE2F39" w:rsidDel="0079398B" w:rsidRDefault="000760BB" w:rsidP="00FE2F39">
      <w:pPr>
        <w:keepNext/>
        <w:keepLines/>
        <w:spacing w:before="40" w:after="0"/>
        <w:outlineLvl w:val="1"/>
        <w:rPr>
          <w:del w:id="446" w:author="Paulo H. Leocadio" w:date="2024-07-22T15:33:00Z" w16du:dateUtc="2024-07-22T19:33:00Z"/>
          <w:rFonts w:eastAsiaTheme="majorEastAsia" w:cstheme="majorBidi"/>
          <w:sz w:val="36"/>
          <w:szCs w:val="26"/>
        </w:rPr>
      </w:pPr>
      <w:del w:id="447" w:author="Paulo H. Leocadio" w:date="2024-07-22T15:33:00Z" w16du:dateUtc="2024-07-22T19:33:00Z">
        <w:r w:rsidRPr="00FE2F39" w:rsidDel="0079398B">
          <w:rPr>
            <w:rFonts w:eastAsiaTheme="majorEastAsia" w:cstheme="majorBidi"/>
            <w:sz w:val="36"/>
            <w:szCs w:val="26"/>
          </w:rPr>
          <w:delText xml:space="preserve">Best </w:delText>
        </w:r>
        <w:r w:rsidR="0080773E" w:rsidRPr="00FE2F39" w:rsidDel="0079398B">
          <w:rPr>
            <w:rFonts w:eastAsiaTheme="majorEastAsia" w:cstheme="majorBidi"/>
            <w:sz w:val="36"/>
            <w:szCs w:val="26"/>
          </w:rPr>
          <w:delText>practices</w:delText>
        </w:r>
      </w:del>
    </w:p>
    <w:p w14:paraId="25E04BD2" w14:textId="7A71B6D2" w:rsidR="0080773E" w:rsidRPr="000760BB" w:rsidDel="0079398B" w:rsidRDefault="0080773E" w:rsidP="00555FFB">
      <w:pPr>
        <w:pStyle w:val="NormalBPBHEB"/>
        <w:rPr>
          <w:del w:id="448" w:author="Paulo H. Leocadio" w:date="2024-07-22T15:33:00Z" w16du:dateUtc="2024-07-22T19:33:00Z"/>
        </w:rPr>
      </w:pPr>
      <w:del w:id="449" w:author="Paulo H. Leocadio" w:date="2024-07-22T15:33:00Z" w16du:dateUtc="2024-07-22T19:33:00Z">
        <w:r w:rsidDel="0079398B">
          <w:delText>The following are the best practices:</w:delText>
        </w:r>
      </w:del>
    </w:p>
    <w:p w14:paraId="065D32BF" w14:textId="210B9F82" w:rsidR="000760BB" w:rsidRPr="000760BB" w:rsidDel="0079398B" w:rsidRDefault="000760BB" w:rsidP="008A12F7">
      <w:pPr>
        <w:pStyle w:val="NormalBPBHEB"/>
        <w:numPr>
          <w:ilvl w:val="0"/>
          <w:numId w:val="70"/>
        </w:numPr>
        <w:rPr>
          <w:del w:id="450" w:author="Paulo H. Leocadio" w:date="2024-07-22T15:33:00Z" w16du:dateUtc="2024-07-22T19:33:00Z"/>
        </w:rPr>
      </w:pPr>
      <w:del w:id="451" w:author="Paulo H. Leocadio" w:date="2024-07-22T15:33:00Z" w16du:dateUtc="2024-07-22T19:33:00Z">
        <w:r w:rsidRPr="000760BB" w:rsidDel="0079398B">
          <w:rPr>
            <w:b/>
            <w:bCs/>
          </w:rPr>
          <w:delText xml:space="preserve">Secure </w:delText>
        </w:r>
        <w:r w:rsidR="0080773E" w:rsidRPr="000760BB" w:rsidDel="0079398B">
          <w:rPr>
            <w:b/>
            <w:bCs/>
          </w:rPr>
          <w:delText>configuration</w:delText>
        </w:r>
        <w:r w:rsidRPr="000760BB" w:rsidDel="0079398B">
          <w:rPr>
            <w:b/>
            <w:bCs/>
          </w:rPr>
          <w:delText>:</w:delText>
        </w:r>
        <w:r w:rsidRPr="000760BB" w:rsidDel="0079398B">
          <w:delText xml:space="preserve"> Follow best practices for configuring Amazon MQ securely, including the use of IAM roles, encryption, and access controls to protect sensitive data</w:delText>
        </w:r>
      </w:del>
      <w:customXmlDelRangeStart w:id="452" w:author="Paulo H. Leocadio" w:date="2024-07-22T15:33:00Z"/>
      <w:sdt>
        <w:sdtPr>
          <w:id w:val="384999576"/>
          <w:citation/>
        </w:sdtPr>
        <w:sdtEndPr/>
        <w:sdtContent>
          <w:customXmlDelRangeEnd w:id="452"/>
          <w:del w:id="453" w:author="Paulo H. Leocadio" w:date="2024-07-22T15:33:00Z" w16du:dateUtc="2024-07-22T19:33:00Z">
            <w:r w:rsidR="004E2B8D" w:rsidDel="0079398B">
              <w:fldChar w:fldCharType="begin"/>
            </w:r>
            <w:r w:rsidR="004E2B8D" w:rsidDel="0079398B">
              <w:delInstrText xml:space="preserve"> CITATION services2023d \l 1033 </w:delInstrText>
            </w:r>
            <w:r w:rsidR="004E2B8D" w:rsidDel="0079398B">
              <w:fldChar w:fldCharType="separate"/>
            </w:r>
            <w:r w:rsidR="00D34F43" w:rsidDel="0079398B">
              <w:rPr>
                <w:noProof/>
              </w:rPr>
              <w:delText xml:space="preserve"> </w:delText>
            </w:r>
            <w:r w:rsidR="00D34F43" w:rsidRPr="00D34F43" w:rsidDel="0079398B">
              <w:rPr>
                <w:noProof/>
              </w:rPr>
              <w:delText>[70]</w:delText>
            </w:r>
            <w:r w:rsidR="004E2B8D" w:rsidDel="0079398B">
              <w:fldChar w:fldCharType="end"/>
            </w:r>
          </w:del>
          <w:customXmlDelRangeStart w:id="454" w:author="Paulo H. Leocadio" w:date="2024-07-22T15:33:00Z"/>
        </w:sdtContent>
      </w:sdt>
      <w:customXmlDelRangeEnd w:id="454"/>
      <w:del w:id="455" w:author="Paulo H. Leocadio" w:date="2024-07-22T15:33:00Z" w16du:dateUtc="2024-07-22T19:33:00Z">
        <w:r w:rsidRPr="000760BB" w:rsidDel="0079398B">
          <w:delText>.</w:delText>
        </w:r>
      </w:del>
    </w:p>
    <w:p w14:paraId="407086D4" w14:textId="09A78844" w:rsidR="000760BB" w:rsidRPr="000760BB" w:rsidDel="0079398B" w:rsidRDefault="000760BB" w:rsidP="008A12F7">
      <w:pPr>
        <w:pStyle w:val="NormalBPBHEB"/>
        <w:numPr>
          <w:ilvl w:val="0"/>
          <w:numId w:val="70"/>
        </w:numPr>
        <w:rPr>
          <w:del w:id="456" w:author="Paulo H. Leocadio" w:date="2024-07-22T15:33:00Z" w16du:dateUtc="2024-07-22T19:33:00Z"/>
        </w:rPr>
      </w:pPr>
      <w:del w:id="457" w:author="Paulo H. Leocadio" w:date="2024-07-22T15:33:00Z" w16du:dateUtc="2024-07-22T19:33:00Z">
        <w:r w:rsidRPr="000760BB" w:rsidDel="0079398B">
          <w:rPr>
            <w:b/>
            <w:bCs/>
          </w:rPr>
          <w:delText xml:space="preserve">Scalability </w:delText>
        </w:r>
        <w:r w:rsidR="0080773E" w:rsidRPr="000760BB" w:rsidDel="0079398B">
          <w:rPr>
            <w:b/>
            <w:bCs/>
          </w:rPr>
          <w:delText>planning</w:delText>
        </w:r>
        <w:r w:rsidRPr="000760BB" w:rsidDel="0079398B">
          <w:rPr>
            <w:b/>
            <w:bCs/>
          </w:rPr>
          <w:delText>:</w:delText>
        </w:r>
        <w:r w:rsidRPr="000760BB" w:rsidDel="0079398B">
          <w:delText xml:space="preserve"> Plan for scalability by choosing the appropriate instance type and configuring resources based on the expected message throughput and processing requirements</w:delText>
        </w:r>
      </w:del>
      <w:customXmlDelRangeStart w:id="458" w:author="Paulo H. Leocadio" w:date="2024-07-22T15:33:00Z"/>
      <w:sdt>
        <w:sdtPr>
          <w:id w:val="-721666773"/>
          <w:citation/>
        </w:sdtPr>
        <w:sdtEndPr/>
        <w:sdtContent>
          <w:customXmlDelRangeEnd w:id="458"/>
          <w:del w:id="459" w:author="Paulo H. Leocadio" w:date="2024-07-22T15:33:00Z" w16du:dateUtc="2024-07-22T19:33:00Z">
            <w:r w:rsidR="004E2B8D" w:rsidDel="0079398B">
              <w:fldChar w:fldCharType="begin"/>
            </w:r>
            <w:r w:rsidR="004E2B8D" w:rsidDel="0079398B">
              <w:delInstrText xml:space="preserve"> CITATION doe2019b \l 1033 </w:delInstrText>
            </w:r>
            <w:r w:rsidR="004E2B8D" w:rsidDel="0079398B">
              <w:fldChar w:fldCharType="separate"/>
            </w:r>
            <w:r w:rsidR="00D34F43" w:rsidDel="0079398B">
              <w:rPr>
                <w:noProof/>
              </w:rPr>
              <w:delText xml:space="preserve"> </w:delText>
            </w:r>
            <w:r w:rsidR="00D34F43" w:rsidRPr="00D34F43" w:rsidDel="0079398B">
              <w:rPr>
                <w:noProof/>
              </w:rPr>
              <w:delText>[71]</w:delText>
            </w:r>
            <w:r w:rsidR="004E2B8D" w:rsidDel="0079398B">
              <w:fldChar w:fldCharType="end"/>
            </w:r>
          </w:del>
          <w:customXmlDelRangeStart w:id="460" w:author="Paulo H. Leocadio" w:date="2024-07-22T15:33:00Z"/>
        </w:sdtContent>
      </w:sdt>
      <w:customXmlDelRangeEnd w:id="460"/>
      <w:del w:id="461" w:author="Paulo H. Leocadio" w:date="2024-07-22T15:33:00Z" w16du:dateUtc="2024-07-22T19:33:00Z">
        <w:r w:rsidRPr="000760BB" w:rsidDel="0079398B">
          <w:delText>.</w:delText>
        </w:r>
      </w:del>
    </w:p>
    <w:p w14:paraId="37F14AC2" w14:textId="171C90A2" w:rsidR="000760BB" w:rsidRPr="00611C64" w:rsidDel="0079398B" w:rsidRDefault="000760BB" w:rsidP="00611C64">
      <w:pPr>
        <w:keepNext/>
        <w:keepLines/>
        <w:spacing w:before="40" w:after="0"/>
        <w:outlineLvl w:val="1"/>
        <w:rPr>
          <w:del w:id="462" w:author="Paulo H. Leocadio" w:date="2024-07-22T15:33:00Z" w16du:dateUtc="2024-07-22T19:33:00Z"/>
          <w:rFonts w:eastAsiaTheme="majorEastAsia" w:cstheme="majorBidi"/>
          <w:sz w:val="36"/>
          <w:szCs w:val="26"/>
        </w:rPr>
      </w:pPr>
      <w:del w:id="463" w:author="Paulo H. Leocadio" w:date="2024-07-22T15:33:00Z" w16du:dateUtc="2024-07-22T19:33:00Z">
        <w:r w:rsidRPr="00611C64" w:rsidDel="0079398B">
          <w:rPr>
            <w:rFonts w:eastAsiaTheme="majorEastAsia" w:cstheme="majorBidi"/>
            <w:sz w:val="36"/>
            <w:szCs w:val="26"/>
          </w:rPr>
          <w:delText>Considerations</w:delText>
        </w:r>
      </w:del>
    </w:p>
    <w:p w14:paraId="45A274D8" w14:textId="201C4D4B" w:rsidR="0080773E" w:rsidRPr="000760BB" w:rsidDel="0079398B" w:rsidRDefault="0080773E" w:rsidP="00555FFB">
      <w:pPr>
        <w:pStyle w:val="NormalBPBHEB"/>
        <w:rPr>
          <w:del w:id="464" w:author="Paulo H. Leocadio" w:date="2024-07-22T15:33:00Z" w16du:dateUtc="2024-07-22T19:33:00Z"/>
        </w:rPr>
      </w:pPr>
      <w:del w:id="465" w:author="Paulo H. Leocadio" w:date="2024-07-22T15:33:00Z" w16du:dateUtc="2024-07-22T19:33:00Z">
        <w:r w:rsidDel="0079398B">
          <w:delText>The following are the considerations:</w:delText>
        </w:r>
      </w:del>
    </w:p>
    <w:p w14:paraId="3ECDC2DA" w14:textId="4D93C74E" w:rsidR="000760BB" w:rsidRPr="000760BB" w:rsidDel="0079398B" w:rsidRDefault="000760BB" w:rsidP="008A12F7">
      <w:pPr>
        <w:pStyle w:val="NormalBPBHEB"/>
        <w:numPr>
          <w:ilvl w:val="0"/>
          <w:numId w:val="71"/>
        </w:numPr>
        <w:rPr>
          <w:del w:id="466" w:author="Paulo H. Leocadio" w:date="2024-07-22T15:33:00Z" w16du:dateUtc="2024-07-22T19:33:00Z"/>
        </w:rPr>
      </w:pPr>
      <w:del w:id="467" w:author="Paulo H. Leocadio" w:date="2024-07-22T15:33:00Z" w16du:dateUtc="2024-07-22T19:33:00Z">
        <w:r w:rsidRPr="000760BB" w:rsidDel="0079398B">
          <w:rPr>
            <w:b/>
            <w:bCs/>
          </w:rPr>
          <w:delText xml:space="preserve">Message </w:delText>
        </w:r>
        <w:r w:rsidR="0080773E" w:rsidRPr="000760BB" w:rsidDel="0079398B">
          <w:rPr>
            <w:b/>
            <w:bCs/>
          </w:rPr>
          <w:delText>retention and cleanup</w:delText>
        </w:r>
        <w:r w:rsidRPr="000760BB" w:rsidDel="0079398B">
          <w:rPr>
            <w:b/>
            <w:bCs/>
          </w:rPr>
          <w:delText>:</w:delText>
        </w:r>
        <w:r w:rsidRPr="000760BB" w:rsidDel="0079398B">
          <w:delText xml:space="preserve"> Organizations should define appropriate message retention policies and cleanup processes to manage storage costs and ensure efficient system performance</w:delText>
        </w:r>
      </w:del>
      <w:customXmlDelRangeStart w:id="468" w:author="Paulo H. Leocadio" w:date="2024-07-22T15:33:00Z"/>
      <w:sdt>
        <w:sdtPr>
          <w:id w:val="93526193"/>
          <w:citation/>
        </w:sdtPr>
        <w:sdtEndPr/>
        <w:sdtContent>
          <w:customXmlDelRangeEnd w:id="468"/>
          <w:del w:id="469" w:author="Paulo H. Leocadio" w:date="2024-07-22T15:33:00Z" w16du:dateUtc="2024-07-22T19:33:00Z">
            <w:r w:rsidR="004004E9" w:rsidDel="0079398B">
              <w:fldChar w:fldCharType="begin"/>
            </w:r>
            <w:r w:rsidR="004004E9" w:rsidDel="0079398B">
              <w:delInstrText xml:space="preserve"> CITATION services2023d \l 1033 </w:delInstrText>
            </w:r>
            <w:r w:rsidR="004004E9" w:rsidDel="0079398B">
              <w:fldChar w:fldCharType="separate"/>
            </w:r>
            <w:r w:rsidR="00D34F43" w:rsidDel="0079398B">
              <w:rPr>
                <w:noProof/>
              </w:rPr>
              <w:delText xml:space="preserve"> </w:delText>
            </w:r>
            <w:r w:rsidR="00D34F43" w:rsidRPr="00D34F43" w:rsidDel="0079398B">
              <w:rPr>
                <w:noProof/>
              </w:rPr>
              <w:delText>[70]</w:delText>
            </w:r>
            <w:r w:rsidR="004004E9" w:rsidDel="0079398B">
              <w:fldChar w:fldCharType="end"/>
            </w:r>
          </w:del>
          <w:customXmlDelRangeStart w:id="470" w:author="Paulo H. Leocadio" w:date="2024-07-22T15:33:00Z"/>
        </w:sdtContent>
      </w:sdt>
      <w:customXmlDelRangeEnd w:id="470"/>
      <w:del w:id="471" w:author="Paulo H. Leocadio" w:date="2024-07-22T15:33:00Z" w16du:dateUtc="2024-07-22T19:33:00Z">
        <w:r w:rsidRPr="000760BB" w:rsidDel="0079398B">
          <w:delText>.</w:delText>
        </w:r>
      </w:del>
    </w:p>
    <w:p w14:paraId="368ABE84" w14:textId="12AB59B0" w:rsidR="000760BB" w:rsidRPr="000760BB" w:rsidDel="0079398B" w:rsidRDefault="000760BB" w:rsidP="00555FFB">
      <w:pPr>
        <w:pStyle w:val="Heading1BPBHEB"/>
        <w:rPr>
          <w:del w:id="472" w:author="Paulo H. Leocadio" w:date="2024-07-22T15:33:00Z" w16du:dateUtc="2024-07-22T19:33:00Z"/>
        </w:rPr>
      </w:pPr>
      <w:del w:id="473" w:author="Paulo H. Leocadio" w:date="2024-07-22T15:33:00Z" w16du:dateUtc="2024-07-22T19:33:00Z">
        <w:r w:rsidRPr="000760BB" w:rsidDel="0079398B">
          <w:delText>Amazon Simple Notification Service</w:delText>
        </w:r>
      </w:del>
    </w:p>
    <w:p w14:paraId="03BBA819" w14:textId="10F015B7" w:rsidR="000760BB" w:rsidDel="0079398B" w:rsidRDefault="000760BB" w:rsidP="0080773E">
      <w:pPr>
        <w:pStyle w:val="NormalBPBHEB"/>
        <w:rPr>
          <w:del w:id="474" w:author="Paulo H. Leocadio" w:date="2024-07-22T15:33:00Z" w16du:dateUtc="2024-07-22T19:33:00Z"/>
        </w:rPr>
      </w:pPr>
      <w:del w:id="475" w:author="Paulo H. Leocadio" w:date="2024-07-22T15:33:00Z" w16du:dateUtc="2024-07-22T19:33:00Z">
        <w:r w:rsidRPr="00555FFB" w:rsidDel="0079398B">
          <w:rPr>
            <w:b/>
            <w:bCs/>
          </w:rPr>
          <w:delText xml:space="preserve">Amazon Simple Notification Service (SNS) </w:delText>
        </w:r>
        <w:r w:rsidRPr="000760BB" w:rsidDel="0079398B">
          <w:delText>is a fully managed messaging service that enables the decoupling of microservices, distributed systems, and serverless applications. This section explores the features, use cases, and best practices associated with Amazon SNS.</w:delText>
        </w:r>
      </w:del>
    </w:p>
    <w:p w14:paraId="512C67E6" w14:textId="74D54B3F" w:rsidR="000760BB" w:rsidRPr="00611C64" w:rsidDel="0079398B" w:rsidRDefault="000760BB" w:rsidP="00611C64">
      <w:pPr>
        <w:keepNext/>
        <w:keepLines/>
        <w:spacing w:before="40" w:after="0"/>
        <w:outlineLvl w:val="1"/>
        <w:rPr>
          <w:del w:id="476" w:author="Paulo H. Leocadio" w:date="2024-07-22T15:33:00Z" w16du:dateUtc="2024-07-22T19:33:00Z"/>
          <w:rFonts w:eastAsiaTheme="majorEastAsia" w:cstheme="majorBidi"/>
          <w:sz w:val="36"/>
          <w:szCs w:val="26"/>
        </w:rPr>
      </w:pPr>
      <w:del w:id="477" w:author="Paulo H. Leocadio" w:date="2024-07-22T15:33:00Z" w16du:dateUtc="2024-07-22T19:33:00Z">
        <w:r w:rsidRPr="00611C64" w:rsidDel="0079398B">
          <w:rPr>
            <w:rFonts w:eastAsiaTheme="majorEastAsia" w:cstheme="majorBidi"/>
            <w:sz w:val="36"/>
            <w:szCs w:val="26"/>
          </w:rPr>
          <w:delText xml:space="preserve">Key </w:delText>
        </w:r>
        <w:r w:rsidR="007E47A9" w:rsidRPr="00611C64" w:rsidDel="0079398B">
          <w:rPr>
            <w:rFonts w:eastAsiaTheme="majorEastAsia" w:cstheme="majorBidi"/>
            <w:sz w:val="36"/>
            <w:szCs w:val="26"/>
          </w:rPr>
          <w:delText xml:space="preserve">features </w:delText>
        </w:r>
      </w:del>
    </w:p>
    <w:p w14:paraId="3964D09B" w14:textId="525E12B9" w:rsidR="007E47A9" w:rsidRPr="000760BB" w:rsidDel="0079398B" w:rsidRDefault="007E47A9" w:rsidP="00555FFB">
      <w:pPr>
        <w:pStyle w:val="NormalBPBHEB"/>
        <w:rPr>
          <w:del w:id="478" w:author="Paulo H. Leocadio" w:date="2024-07-22T15:33:00Z" w16du:dateUtc="2024-07-22T19:33:00Z"/>
        </w:rPr>
      </w:pPr>
      <w:del w:id="479" w:author="Paulo H. Leocadio" w:date="2024-07-22T15:33:00Z" w16du:dateUtc="2024-07-22T19:33:00Z">
        <w:r w:rsidDel="0079398B">
          <w:delText>The following are the k</w:delText>
        </w:r>
        <w:r w:rsidRPr="007E47A9" w:rsidDel="0079398B">
          <w:delText>ey features of Amazon SNS</w:delText>
        </w:r>
      </w:del>
      <w:customXmlDelRangeStart w:id="480" w:author="Paulo H. Leocadio" w:date="2024-07-22T15:33:00Z"/>
      <w:sdt>
        <w:sdtPr>
          <w:id w:val="-1560164059"/>
          <w:citation/>
        </w:sdtPr>
        <w:sdtEndPr/>
        <w:sdtContent>
          <w:customXmlDelRangeEnd w:id="480"/>
          <w:del w:id="481" w:author="Paulo H. Leocadio" w:date="2024-07-22T15:33:00Z" w16du:dateUtc="2024-07-22T19:33:00Z">
            <w:r w:rsidR="00954E3F" w:rsidDel="0079398B">
              <w:fldChar w:fldCharType="begin"/>
            </w:r>
            <w:r w:rsidR="00954E3F" w:rsidDel="0079398B">
              <w:delInstrText xml:space="preserve"> CITATION a2023b \l 1033 </w:delInstrText>
            </w:r>
            <w:r w:rsidR="00954E3F" w:rsidDel="0079398B">
              <w:fldChar w:fldCharType="separate"/>
            </w:r>
            <w:r w:rsidR="00D34F43" w:rsidDel="0079398B">
              <w:rPr>
                <w:noProof/>
              </w:rPr>
              <w:delText xml:space="preserve"> </w:delText>
            </w:r>
            <w:r w:rsidR="00D34F43" w:rsidRPr="00D34F43" w:rsidDel="0079398B">
              <w:rPr>
                <w:noProof/>
              </w:rPr>
              <w:delText>[55]</w:delText>
            </w:r>
            <w:r w:rsidR="00954E3F" w:rsidDel="0079398B">
              <w:fldChar w:fldCharType="end"/>
            </w:r>
          </w:del>
          <w:customXmlDelRangeStart w:id="482" w:author="Paulo H. Leocadio" w:date="2024-07-22T15:33:00Z"/>
        </w:sdtContent>
      </w:sdt>
      <w:customXmlDelRangeEnd w:id="482"/>
      <w:del w:id="483" w:author="Paulo H. Leocadio" w:date="2024-07-22T15:33:00Z" w16du:dateUtc="2024-07-22T19:33:00Z">
        <w:r w:rsidDel="0079398B">
          <w:delText>:</w:delText>
        </w:r>
      </w:del>
    </w:p>
    <w:p w14:paraId="2F9AD1D3" w14:textId="64CB951B" w:rsidR="000760BB" w:rsidRPr="000760BB" w:rsidDel="0079398B" w:rsidRDefault="000760BB" w:rsidP="008A12F7">
      <w:pPr>
        <w:pStyle w:val="NormalBPBHEB"/>
        <w:numPr>
          <w:ilvl w:val="0"/>
          <w:numId w:val="72"/>
        </w:numPr>
        <w:rPr>
          <w:del w:id="484" w:author="Paulo H. Leocadio" w:date="2024-07-22T15:33:00Z" w16du:dateUtc="2024-07-22T19:33:00Z"/>
        </w:rPr>
      </w:pPr>
      <w:del w:id="485" w:author="Paulo H. Leocadio" w:date="2024-07-22T15:33:00Z" w16du:dateUtc="2024-07-22T19:33:00Z">
        <w:r w:rsidRPr="000760BB" w:rsidDel="0079398B">
          <w:rPr>
            <w:b/>
            <w:bCs/>
          </w:rPr>
          <w:delText>Publish-</w:delText>
        </w:r>
        <w:r w:rsidR="007E47A9" w:rsidRPr="000760BB" w:rsidDel="0079398B">
          <w:rPr>
            <w:b/>
            <w:bCs/>
          </w:rPr>
          <w:delText>subscribe model</w:delText>
        </w:r>
        <w:r w:rsidRPr="000760BB" w:rsidDel="0079398B">
          <w:rPr>
            <w:b/>
            <w:bCs/>
          </w:rPr>
          <w:delText>:</w:delText>
        </w:r>
        <w:r w:rsidRPr="000760BB" w:rsidDel="0079398B">
          <w:delText xml:space="preserve"> Amazon SNS follows a publish-subscribe messaging paradigm, allowing message producers to send messages to multiple subscribers simultaneously.</w:delText>
        </w:r>
      </w:del>
    </w:p>
    <w:p w14:paraId="61705B60" w14:textId="79361D84" w:rsidR="000760BB" w:rsidRPr="000760BB" w:rsidDel="0079398B" w:rsidRDefault="000760BB" w:rsidP="008A12F7">
      <w:pPr>
        <w:pStyle w:val="NormalBPBHEB"/>
        <w:numPr>
          <w:ilvl w:val="0"/>
          <w:numId w:val="72"/>
        </w:numPr>
        <w:rPr>
          <w:del w:id="486" w:author="Paulo H. Leocadio" w:date="2024-07-22T15:33:00Z" w16du:dateUtc="2024-07-22T19:33:00Z"/>
        </w:rPr>
      </w:pPr>
      <w:del w:id="487" w:author="Paulo H. Leocadio" w:date="2024-07-22T15:33:00Z" w16du:dateUtc="2024-07-22T19:33:00Z">
        <w:r w:rsidRPr="000760BB" w:rsidDel="0079398B">
          <w:rPr>
            <w:b/>
            <w:bCs/>
          </w:rPr>
          <w:delText xml:space="preserve">Wide </w:delText>
        </w:r>
        <w:r w:rsidR="007E47A9" w:rsidRPr="000760BB" w:rsidDel="0079398B">
          <w:rPr>
            <w:b/>
            <w:bCs/>
          </w:rPr>
          <w:delText>range of message protocols</w:delText>
        </w:r>
        <w:r w:rsidRPr="000760BB" w:rsidDel="0079398B">
          <w:rPr>
            <w:b/>
            <w:bCs/>
          </w:rPr>
          <w:delText>:</w:delText>
        </w:r>
        <w:r w:rsidRPr="000760BB" w:rsidDel="0079398B">
          <w:delText xml:space="preserve"> The service supports various message protocols, including HTTPS, email/SMTP, SMS, and application-specific protocols, ensuring flexibility in message delivery.</w:delText>
        </w:r>
      </w:del>
    </w:p>
    <w:p w14:paraId="2E6E55E8" w14:textId="1DC36A6B" w:rsidR="000760BB" w:rsidRPr="00611C64" w:rsidDel="0079398B" w:rsidRDefault="000760BB" w:rsidP="00611C64">
      <w:pPr>
        <w:keepNext/>
        <w:keepLines/>
        <w:spacing w:before="40" w:after="0"/>
        <w:outlineLvl w:val="1"/>
        <w:rPr>
          <w:del w:id="488" w:author="Paulo H. Leocadio" w:date="2024-07-22T15:33:00Z" w16du:dateUtc="2024-07-22T19:33:00Z"/>
          <w:rFonts w:eastAsiaTheme="majorEastAsia" w:cstheme="majorBidi"/>
          <w:sz w:val="36"/>
          <w:szCs w:val="26"/>
        </w:rPr>
      </w:pPr>
      <w:del w:id="489" w:author="Paulo H. Leocadio" w:date="2024-07-22T15:33:00Z" w16du:dateUtc="2024-07-22T19:33:00Z">
        <w:r w:rsidRPr="00611C64" w:rsidDel="0079398B">
          <w:rPr>
            <w:rFonts w:eastAsiaTheme="majorEastAsia" w:cstheme="majorBidi"/>
            <w:sz w:val="36"/>
            <w:szCs w:val="26"/>
          </w:rPr>
          <w:delText xml:space="preserve">Use </w:delText>
        </w:r>
        <w:r w:rsidR="007E47A9" w:rsidRPr="00611C64" w:rsidDel="0079398B">
          <w:rPr>
            <w:rFonts w:eastAsiaTheme="majorEastAsia" w:cstheme="majorBidi"/>
            <w:sz w:val="36"/>
            <w:szCs w:val="26"/>
          </w:rPr>
          <w:delText>cases</w:delText>
        </w:r>
      </w:del>
    </w:p>
    <w:p w14:paraId="12E3B795" w14:textId="553AEC37" w:rsidR="007E47A9" w:rsidRPr="000760BB" w:rsidDel="0079398B" w:rsidRDefault="007E47A9" w:rsidP="00555FFB">
      <w:pPr>
        <w:pStyle w:val="NormalBPBHEB"/>
        <w:rPr>
          <w:del w:id="490" w:author="Paulo H. Leocadio" w:date="2024-07-22T15:33:00Z" w16du:dateUtc="2024-07-22T19:33:00Z"/>
        </w:rPr>
      </w:pPr>
      <w:del w:id="491" w:author="Paulo H. Leocadio" w:date="2024-07-22T15:33:00Z" w16du:dateUtc="2024-07-22T19:33:00Z">
        <w:r w:rsidDel="0079398B">
          <w:delText>The following are the use cases of Amazon SNS</w:delText>
        </w:r>
      </w:del>
      <w:customXmlDelRangeStart w:id="492" w:author="Paulo H. Leocadio" w:date="2024-07-22T15:33:00Z"/>
      <w:sdt>
        <w:sdtPr>
          <w:id w:val="1396162231"/>
          <w:citation/>
        </w:sdtPr>
        <w:sdtEndPr/>
        <w:sdtContent>
          <w:customXmlDelRangeEnd w:id="492"/>
          <w:del w:id="493" w:author="Paulo H. Leocadio" w:date="2024-07-22T15:33:00Z" w16du:dateUtc="2024-07-22T19:33:00Z">
            <w:r w:rsidR="001E6B8C" w:rsidDel="0079398B">
              <w:fldChar w:fldCharType="begin"/>
            </w:r>
            <w:r w:rsidR="001E6B8C" w:rsidDel="0079398B">
              <w:delInstrText xml:space="preserve"> CITATION a2023b \l 1033 </w:delInstrText>
            </w:r>
            <w:r w:rsidR="001E6B8C" w:rsidDel="0079398B">
              <w:fldChar w:fldCharType="separate"/>
            </w:r>
            <w:r w:rsidR="00D34F43" w:rsidDel="0079398B">
              <w:rPr>
                <w:noProof/>
              </w:rPr>
              <w:delText xml:space="preserve"> </w:delText>
            </w:r>
            <w:r w:rsidR="00D34F43" w:rsidRPr="00D34F43" w:rsidDel="0079398B">
              <w:rPr>
                <w:noProof/>
              </w:rPr>
              <w:delText>[55]</w:delText>
            </w:r>
            <w:r w:rsidR="001E6B8C" w:rsidDel="0079398B">
              <w:fldChar w:fldCharType="end"/>
            </w:r>
          </w:del>
          <w:customXmlDelRangeStart w:id="494" w:author="Paulo H. Leocadio" w:date="2024-07-22T15:33:00Z"/>
        </w:sdtContent>
      </w:sdt>
      <w:customXmlDelRangeEnd w:id="494"/>
      <w:del w:id="495" w:author="Paulo H. Leocadio" w:date="2024-07-22T15:33:00Z" w16du:dateUtc="2024-07-22T19:33:00Z">
        <w:r w:rsidDel="0079398B">
          <w:delText xml:space="preserve">: </w:delText>
        </w:r>
      </w:del>
    </w:p>
    <w:p w14:paraId="59E26B90" w14:textId="479CF479" w:rsidR="000760BB" w:rsidRPr="000760BB" w:rsidDel="0079398B" w:rsidRDefault="000760BB" w:rsidP="008A12F7">
      <w:pPr>
        <w:pStyle w:val="NormalBPBHEB"/>
        <w:numPr>
          <w:ilvl w:val="0"/>
          <w:numId w:val="73"/>
        </w:numPr>
        <w:rPr>
          <w:del w:id="496" w:author="Paulo H. Leocadio" w:date="2024-07-22T15:33:00Z" w16du:dateUtc="2024-07-22T19:33:00Z"/>
        </w:rPr>
      </w:pPr>
      <w:del w:id="497" w:author="Paulo H. Leocadio" w:date="2024-07-22T15:33:00Z" w16du:dateUtc="2024-07-22T19:33:00Z">
        <w:r w:rsidRPr="000760BB" w:rsidDel="0079398B">
          <w:rPr>
            <w:b/>
            <w:bCs/>
          </w:rPr>
          <w:delText>Event-</w:delText>
        </w:r>
        <w:r w:rsidR="007E47A9" w:rsidRPr="000760BB" w:rsidDel="0079398B">
          <w:rPr>
            <w:b/>
            <w:bCs/>
          </w:rPr>
          <w:delText>driven architectures</w:delText>
        </w:r>
        <w:r w:rsidRPr="000760BB" w:rsidDel="0079398B">
          <w:rPr>
            <w:b/>
            <w:bCs/>
          </w:rPr>
          <w:delText>:</w:delText>
        </w:r>
        <w:r w:rsidRPr="000760BB" w:rsidDel="0079398B">
          <w:delText xml:space="preserve"> Amazon SNS is instrumental in building event-driven architectures, facilitating communication and coordination between loosely coupled components.</w:delText>
        </w:r>
      </w:del>
    </w:p>
    <w:p w14:paraId="5E455BB0" w14:textId="4B67646C" w:rsidR="000760BB" w:rsidRPr="000760BB" w:rsidDel="0079398B" w:rsidRDefault="000760BB" w:rsidP="008A12F7">
      <w:pPr>
        <w:pStyle w:val="NormalBPBHEB"/>
        <w:numPr>
          <w:ilvl w:val="0"/>
          <w:numId w:val="73"/>
        </w:numPr>
        <w:rPr>
          <w:del w:id="498" w:author="Paulo H. Leocadio" w:date="2024-07-22T15:33:00Z" w16du:dateUtc="2024-07-22T19:33:00Z"/>
        </w:rPr>
      </w:pPr>
      <w:del w:id="499" w:author="Paulo H. Leocadio" w:date="2024-07-22T15:33:00Z" w16du:dateUtc="2024-07-22T19:33:00Z">
        <w:r w:rsidRPr="000760BB" w:rsidDel="0079398B">
          <w:rPr>
            <w:b/>
            <w:bCs/>
          </w:rPr>
          <w:delText xml:space="preserve">Mobile </w:delText>
        </w:r>
        <w:r w:rsidR="007E47A9" w:rsidRPr="000760BB" w:rsidDel="0079398B">
          <w:rPr>
            <w:b/>
            <w:bCs/>
          </w:rPr>
          <w:delText>application notifications</w:delText>
        </w:r>
        <w:r w:rsidRPr="000760BB" w:rsidDel="0079398B">
          <w:rPr>
            <w:b/>
            <w:bCs/>
          </w:rPr>
          <w:delText>:</w:delText>
        </w:r>
        <w:r w:rsidRPr="000760BB" w:rsidDel="0079398B">
          <w:delText xml:space="preserve"> The service can be utilized to send push notifications to mobile devices, enhancing user engagement for mobile application</w:delText>
        </w:r>
        <w:r w:rsidR="001E6B8C" w:rsidDel="0079398B">
          <w:delText>s</w:delText>
        </w:r>
        <w:r w:rsidRPr="000760BB" w:rsidDel="0079398B">
          <w:delText>.</w:delText>
        </w:r>
      </w:del>
    </w:p>
    <w:p w14:paraId="25DB49C1" w14:textId="507B9F99" w:rsidR="000760BB" w:rsidRPr="00611C64" w:rsidDel="0079398B" w:rsidRDefault="000760BB" w:rsidP="00611C64">
      <w:pPr>
        <w:keepNext/>
        <w:keepLines/>
        <w:spacing w:before="40" w:after="0"/>
        <w:outlineLvl w:val="1"/>
        <w:rPr>
          <w:del w:id="500" w:author="Paulo H. Leocadio" w:date="2024-07-22T15:33:00Z" w16du:dateUtc="2024-07-22T19:33:00Z"/>
          <w:rFonts w:eastAsiaTheme="majorEastAsia" w:cstheme="majorBidi"/>
          <w:sz w:val="36"/>
          <w:szCs w:val="26"/>
        </w:rPr>
      </w:pPr>
      <w:del w:id="501" w:author="Paulo H. Leocadio" w:date="2024-07-22T15:33:00Z" w16du:dateUtc="2024-07-22T19:33:00Z">
        <w:r w:rsidRPr="00611C64" w:rsidDel="0079398B">
          <w:rPr>
            <w:rFonts w:eastAsiaTheme="majorEastAsia" w:cstheme="majorBidi"/>
            <w:sz w:val="36"/>
            <w:szCs w:val="26"/>
          </w:rPr>
          <w:delText xml:space="preserve">Best </w:delText>
        </w:r>
        <w:r w:rsidR="007E47A9" w:rsidRPr="00611C64" w:rsidDel="0079398B">
          <w:rPr>
            <w:rFonts w:eastAsiaTheme="majorEastAsia" w:cstheme="majorBidi"/>
            <w:sz w:val="36"/>
            <w:szCs w:val="26"/>
          </w:rPr>
          <w:delText>practices</w:delText>
        </w:r>
      </w:del>
    </w:p>
    <w:p w14:paraId="3A235F21" w14:textId="2C7D19CA" w:rsidR="007E47A9" w:rsidRPr="000760BB" w:rsidDel="0079398B" w:rsidRDefault="007E47A9" w:rsidP="00555FFB">
      <w:pPr>
        <w:pStyle w:val="NormalBPBHEB"/>
        <w:rPr>
          <w:del w:id="502" w:author="Paulo H. Leocadio" w:date="2024-07-22T15:33:00Z" w16du:dateUtc="2024-07-22T19:33:00Z"/>
        </w:rPr>
      </w:pPr>
      <w:del w:id="503" w:author="Paulo H. Leocadio" w:date="2024-07-22T15:33:00Z" w16du:dateUtc="2024-07-22T19:33:00Z">
        <w:r w:rsidDel="0079398B">
          <w:delText>The following are the best practices of Amazon SNS</w:delText>
        </w:r>
      </w:del>
      <w:customXmlDelRangeStart w:id="504" w:author="Paulo H. Leocadio" w:date="2024-07-22T15:33:00Z"/>
      <w:sdt>
        <w:sdtPr>
          <w:id w:val="1001623770"/>
          <w:citation/>
        </w:sdtPr>
        <w:sdtEndPr/>
        <w:sdtContent>
          <w:customXmlDelRangeEnd w:id="504"/>
          <w:del w:id="505" w:author="Paulo H. Leocadio" w:date="2024-07-22T15:33:00Z" w16du:dateUtc="2024-07-22T19:33:00Z">
            <w:r w:rsidR="00AA0432" w:rsidDel="0079398B">
              <w:fldChar w:fldCharType="begin"/>
            </w:r>
            <w:r w:rsidR="00AA0432" w:rsidDel="0079398B">
              <w:delInstrText xml:space="preserve"> CITATION a2023b \l 1033 </w:delInstrText>
            </w:r>
            <w:r w:rsidR="00AA0432" w:rsidDel="0079398B">
              <w:fldChar w:fldCharType="separate"/>
            </w:r>
            <w:r w:rsidR="00D34F43" w:rsidDel="0079398B">
              <w:rPr>
                <w:noProof/>
              </w:rPr>
              <w:delText xml:space="preserve"> </w:delText>
            </w:r>
            <w:r w:rsidR="00D34F43" w:rsidRPr="00D34F43" w:rsidDel="0079398B">
              <w:rPr>
                <w:noProof/>
              </w:rPr>
              <w:delText>[55]</w:delText>
            </w:r>
            <w:r w:rsidR="00AA0432" w:rsidDel="0079398B">
              <w:fldChar w:fldCharType="end"/>
            </w:r>
          </w:del>
          <w:customXmlDelRangeStart w:id="506" w:author="Paulo H. Leocadio" w:date="2024-07-22T15:33:00Z"/>
        </w:sdtContent>
      </w:sdt>
      <w:customXmlDelRangeEnd w:id="506"/>
      <w:del w:id="507" w:author="Paulo H. Leocadio" w:date="2024-07-22T15:33:00Z" w16du:dateUtc="2024-07-22T19:33:00Z">
        <w:r w:rsidDel="0079398B">
          <w:delText>:</w:delText>
        </w:r>
      </w:del>
    </w:p>
    <w:p w14:paraId="68A92A48" w14:textId="021E54A7" w:rsidR="000760BB" w:rsidRPr="000760BB" w:rsidDel="0079398B" w:rsidRDefault="000760BB" w:rsidP="008A12F7">
      <w:pPr>
        <w:pStyle w:val="NormalBPBHEB"/>
        <w:numPr>
          <w:ilvl w:val="0"/>
          <w:numId w:val="74"/>
        </w:numPr>
        <w:rPr>
          <w:del w:id="508" w:author="Paulo H. Leocadio" w:date="2024-07-22T15:33:00Z" w16du:dateUtc="2024-07-22T19:33:00Z"/>
        </w:rPr>
      </w:pPr>
      <w:del w:id="509" w:author="Paulo H. Leocadio" w:date="2024-07-22T15:33:00Z" w16du:dateUtc="2024-07-22T19:33:00Z">
        <w:r w:rsidRPr="000760BB" w:rsidDel="0079398B">
          <w:rPr>
            <w:b/>
            <w:bCs/>
          </w:rPr>
          <w:delText xml:space="preserve">Topic </w:delText>
        </w:r>
        <w:r w:rsidR="001D25A0" w:rsidRPr="000760BB" w:rsidDel="0079398B">
          <w:rPr>
            <w:b/>
            <w:bCs/>
          </w:rPr>
          <w:delText>organization</w:delText>
        </w:r>
        <w:r w:rsidRPr="000760BB" w:rsidDel="0079398B">
          <w:rPr>
            <w:b/>
            <w:bCs/>
          </w:rPr>
          <w:delText>:</w:delText>
        </w:r>
        <w:r w:rsidRPr="000760BB" w:rsidDel="0079398B">
          <w:delText xml:space="preserve"> Organize topics effectively to reflect the structure of your application, making it easier to manage and control message distribution</w:delText>
        </w:r>
        <w:r w:rsidR="00596338" w:rsidDel="0079398B">
          <w:fldChar w:fldCharType="begin"/>
        </w:r>
        <w:r w:rsidR="00596338" w:rsidDel="0079398B">
          <w:delInstrText xml:space="preserve"> NOTEREF _Ref151400749 \f \h </w:delInstrText>
        </w:r>
        <w:r w:rsidR="00596338" w:rsidDel="0079398B">
          <w:fldChar w:fldCharType="separate"/>
        </w:r>
        <w:r w:rsidR="00596338" w:rsidRPr="00596338" w:rsidDel="0079398B">
          <w:rPr>
            <w:rStyle w:val="FootnoteReference"/>
          </w:rPr>
          <w:delText>83</w:delText>
        </w:r>
        <w:r w:rsidR="00596338" w:rsidDel="0079398B">
          <w:fldChar w:fldCharType="end"/>
        </w:r>
        <w:r w:rsidRPr="000760BB" w:rsidDel="0079398B">
          <w:delText>.</w:delText>
        </w:r>
      </w:del>
    </w:p>
    <w:p w14:paraId="3CC7FCB3" w14:textId="47179CD2" w:rsidR="000760BB" w:rsidRPr="000760BB" w:rsidDel="0079398B" w:rsidRDefault="000760BB" w:rsidP="008A12F7">
      <w:pPr>
        <w:pStyle w:val="NormalBPBHEB"/>
        <w:numPr>
          <w:ilvl w:val="0"/>
          <w:numId w:val="74"/>
        </w:numPr>
        <w:rPr>
          <w:del w:id="510" w:author="Paulo H. Leocadio" w:date="2024-07-22T15:33:00Z" w16du:dateUtc="2024-07-22T19:33:00Z"/>
        </w:rPr>
      </w:pPr>
      <w:del w:id="511" w:author="Paulo H. Leocadio" w:date="2024-07-22T15:33:00Z" w16du:dateUtc="2024-07-22T19:33:00Z">
        <w:r w:rsidRPr="000760BB" w:rsidDel="0079398B">
          <w:rPr>
            <w:b/>
            <w:bCs/>
          </w:rPr>
          <w:delText xml:space="preserve">Message </w:delText>
        </w:r>
        <w:r w:rsidR="001D25A0" w:rsidRPr="000760BB" w:rsidDel="0079398B">
          <w:rPr>
            <w:b/>
            <w:bCs/>
          </w:rPr>
          <w:delText>filtering</w:delText>
        </w:r>
        <w:r w:rsidRPr="000760BB" w:rsidDel="0079398B">
          <w:rPr>
            <w:b/>
            <w:bCs/>
          </w:rPr>
          <w:delText>:</w:delText>
        </w:r>
        <w:r w:rsidRPr="000760BB" w:rsidDel="0079398B">
          <w:delText xml:space="preserve"> Implement message filtering to control which subscribers receive specific messages based on their preferences or attributes.</w:delText>
        </w:r>
      </w:del>
    </w:p>
    <w:p w14:paraId="5F36321F" w14:textId="2FC863C9" w:rsidR="000760BB" w:rsidRPr="00611C64" w:rsidDel="0079398B" w:rsidRDefault="000760BB" w:rsidP="00611C64">
      <w:pPr>
        <w:keepNext/>
        <w:keepLines/>
        <w:spacing w:before="40" w:after="0"/>
        <w:outlineLvl w:val="1"/>
        <w:rPr>
          <w:del w:id="512" w:author="Paulo H. Leocadio" w:date="2024-07-22T15:33:00Z" w16du:dateUtc="2024-07-22T19:33:00Z"/>
          <w:rFonts w:eastAsiaTheme="majorEastAsia" w:cstheme="majorBidi"/>
          <w:sz w:val="36"/>
          <w:szCs w:val="26"/>
        </w:rPr>
      </w:pPr>
      <w:del w:id="513" w:author="Paulo H. Leocadio" w:date="2024-07-22T15:33:00Z" w16du:dateUtc="2024-07-22T19:33:00Z">
        <w:r w:rsidRPr="00611C64" w:rsidDel="0079398B">
          <w:rPr>
            <w:rFonts w:eastAsiaTheme="majorEastAsia" w:cstheme="majorBidi"/>
            <w:sz w:val="36"/>
            <w:szCs w:val="26"/>
          </w:rPr>
          <w:delText>Considerations</w:delText>
        </w:r>
      </w:del>
    </w:p>
    <w:p w14:paraId="558140CB" w14:textId="2B3AB14A" w:rsidR="001D25A0" w:rsidRPr="000760BB" w:rsidDel="0079398B" w:rsidRDefault="001D25A0" w:rsidP="00555FFB">
      <w:pPr>
        <w:pStyle w:val="NormalBPBHEB"/>
        <w:rPr>
          <w:del w:id="514" w:author="Paulo H. Leocadio" w:date="2024-07-22T15:33:00Z" w16du:dateUtc="2024-07-22T19:33:00Z"/>
        </w:rPr>
      </w:pPr>
      <w:del w:id="515" w:author="Paulo H. Leocadio" w:date="2024-07-22T15:33:00Z" w16du:dateUtc="2024-07-22T19:33:00Z">
        <w:r w:rsidDel="0079398B">
          <w:delText xml:space="preserve">The following are the considerations: </w:delText>
        </w:r>
      </w:del>
    </w:p>
    <w:p w14:paraId="3D2DB9F6" w14:textId="5C57C817" w:rsidR="000760BB" w:rsidRPr="000760BB" w:rsidDel="0079398B" w:rsidRDefault="000760BB" w:rsidP="008A12F7">
      <w:pPr>
        <w:pStyle w:val="NormalBPBHEB"/>
        <w:numPr>
          <w:ilvl w:val="0"/>
          <w:numId w:val="75"/>
        </w:numPr>
        <w:rPr>
          <w:del w:id="516" w:author="Paulo H. Leocadio" w:date="2024-07-22T15:33:00Z" w16du:dateUtc="2024-07-22T19:33:00Z"/>
        </w:rPr>
      </w:pPr>
      <w:del w:id="517" w:author="Paulo H. Leocadio" w:date="2024-07-22T15:33:00Z" w16du:dateUtc="2024-07-22T19:33:00Z">
        <w:r w:rsidRPr="000760BB" w:rsidDel="0079398B">
          <w:rPr>
            <w:b/>
            <w:bCs/>
          </w:rPr>
          <w:delText xml:space="preserve">Message </w:delText>
        </w:r>
        <w:r w:rsidR="001D25A0" w:rsidRPr="000760BB" w:rsidDel="0079398B">
          <w:rPr>
            <w:b/>
            <w:bCs/>
          </w:rPr>
          <w:delText>retention</w:delText>
        </w:r>
        <w:r w:rsidRPr="000760BB" w:rsidDel="0079398B">
          <w:rPr>
            <w:b/>
            <w:bCs/>
          </w:rPr>
          <w:delText>:</w:delText>
        </w:r>
        <w:r w:rsidRPr="000760BB" w:rsidDel="0079398B">
          <w:delText xml:space="preserve"> Understand the default message retention periods and adjust them based on your application's requirements to avoid message loss</w:delText>
        </w:r>
        <w:r w:rsidR="00596338" w:rsidDel="0079398B">
          <w:fldChar w:fldCharType="begin"/>
        </w:r>
        <w:r w:rsidR="00596338" w:rsidDel="0079398B">
          <w:delInstrText xml:space="preserve"> NOTEREF _Ref151400749 \f \h </w:delInstrText>
        </w:r>
        <w:r w:rsidR="00596338" w:rsidDel="0079398B">
          <w:fldChar w:fldCharType="separate"/>
        </w:r>
        <w:r w:rsidR="00596338" w:rsidRPr="00596338" w:rsidDel="0079398B">
          <w:rPr>
            <w:rStyle w:val="FootnoteReference"/>
          </w:rPr>
          <w:delText>83</w:delText>
        </w:r>
        <w:r w:rsidR="00596338" w:rsidDel="0079398B">
          <w:fldChar w:fldCharType="end"/>
        </w:r>
        <w:r w:rsidRPr="000760BB" w:rsidDel="0079398B">
          <w:delText>.</w:delText>
        </w:r>
      </w:del>
    </w:p>
    <w:p w14:paraId="1E43DF05" w14:textId="0CA540A9" w:rsidR="000760BB" w:rsidRPr="00611C64" w:rsidDel="0079398B" w:rsidRDefault="000760BB" w:rsidP="00611C64">
      <w:pPr>
        <w:keepNext/>
        <w:keepLines/>
        <w:spacing w:before="40" w:after="0"/>
        <w:outlineLvl w:val="1"/>
        <w:rPr>
          <w:del w:id="518" w:author="Paulo H. Leocadio" w:date="2024-07-22T15:33:00Z" w16du:dateUtc="2024-07-22T19:33:00Z"/>
          <w:rFonts w:eastAsiaTheme="majorEastAsia" w:cstheme="majorBidi"/>
          <w:sz w:val="36"/>
          <w:szCs w:val="26"/>
        </w:rPr>
      </w:pPr>
      <w:del w:id="519" w:author="Paulo H. Leocadio" w:date="2024-07-22T15:33:00Z" w16du:dateUtc="2024-07-22T19:33:00Z">
        <w:r w:rsidRPr="00611C64" w:rsidDel="0079398B">
          <w:rPr>
            <w:rFonts w:eastAsiaTheme="majorEastAsia" w:cstheme="majorBidi"/>
            <w:sz w:val="36"/>
            <w:szCs w:val="26"/>
          </w:rPr>
          <w:delText xml:space="preserve">Integration with </w:delText>
        </w:r>
        <w:r w:rsidR="001D25A0" w:rsidRPr="00611C64" w:rsidDel="0079398B">
          <w:rPr>
            <w:rFonts w:eastAsiaTheme="majorEastAsia" w:cstheme="majorBidi"/>
            <w:sz w:val="36"/>
            <w:szCs w:val="26"/>
          </w:rPr>
          <w:delText xml:space="preserve">other </w:delText>
        </w:r>
        <w:r w:rsidRPr="00611C64" w:rsidDel="0079398B">
          <w:rPr>
            <w:rFonts w:eastAsiaTheme="majorEastAsia" w:cstheme="majorBidi"/>
            <w:sz w:val="36"/>
            <w:szCs w:val="26"/>
          </w:rPr>
          <w:delText xml:space="preserve">AWS </w:delText>
        </w:r>
        <w:r w:rsidR="001D25A0" w:rsidRPr="00611C64" w:rsidDel="0079398B">
          <w:rPr>
            <w:rFonts w:eastAsiaTheme="majorEastAsia" w:cstheme="majorBidi"/>
            <w:sz w:val="36"/>
            <w:szCs w:val="26"/>
          </w:rPr>
          <w:delText>services</w:delText>
        </w:r>
      </w:del>
    </w:p>
    <w:p w14:paraId="2CCF95B0" w14:textId="4A0CF441" w:rsidR="000760BB" w:rsidRPr="000760BB" w:rsidDel="0079398B" w:rsidRDefault="000760BB" w:rsidP="00555FFB">
      <w:pPr>
        <w:pStyle w:val="NormalBPBHEB"/>
        <w:rPr>
          <w:del w:id="520" w:author="Paulo H. Leocadio" w:date="2024-07-22T15:33:00Z" w16du:dateUtc="2024-07-22T19:33:00Z"/>
        </w:rPr>
      </w:pPr>
      <w:del w:id="521" w:author="Paulo H. Leocadio" w:date="2024-07-22T15:33:00Z" w16du:dateUtc="2024-07-22T19:33:00Z">
        <w:r w:rsidRPr="000760BB" w:rsidDel="0079398B">
          <w:delText>Amazon SNS seamlessly integrates with other AWS services to enhance various aspects of application development and deployment. Notable integrations include:</w:delText>
        </w:r>
      </w:del>
    </w:p>
    <w:p w14:paraId="32AE56BB" w14:textId="0E44336A" w:rsidR="000760BB" w:rsidRPr="000760BB" w:rsidDel="0079398B" w:rsidRDefault="000760BB" w:rsidP="008A12F7">
      <w:pPr>
        <w:pStyle w:val="NormalBPBHEB"/>
        <w:numPr>
          <w:ilvl w:val="0"/>
          <w:numId w:val="76"/>
        </w:numPr>
        <w:rPr>
          <w:del w:id="522" w:author="Paulo H. Leocadio" w:date="2024-07-22T15:33:00Z" w16du:dateUtc="2024-07-22T19:33:00Z"/>
        </w:rPr>
      </w:pPr>
      <w:del w:id="523" w:author="Paulo H. Leocadio" w:date="2024-07-22T15:33:00Z" w16du:dateUtc="2024-07-22T19:33:00Z">
        <w:r w:rsidRPr="000760BB" w:rsidDel="0079398B">
          <w:rPr>
            <w:b/>
            <w:bCs/>
          </w:rPr>
          <w:delText>Amazon Simple Queue Service (SQS):</w:delText>
        </w:r>
        <w:r w:rsidRPr="000760BB" w:rsidDel="0079398B">
          <w:delText xml:space="preserve"> Enables asynchronous communication by allowing SNS messages to be sent to SQS queues</w:delText>
        </w:r>
      </w:del>
      <w:customXmlDelRangeStart w:id="524" w:author="Paulo H. Leocadio" w:date="2024-07-22T15:33:00Z"/>
      <w:sdt>
        <w:sdtPr>
          <w:id w:val="-1801990603"/>
          <w:citation/>
        </w:sdtPr>
        <w:sdtEndPr/>
        <w:sdtContent>
          <w:customXmlDelRangeEnd w:id="524"/>
          <w:del w:id="525" w:author="Paulo H. Leocadio" w:date="2024-07-22T15:33:00Z" w16du:dateUtc="2024-07-22T19:33:00Z">
            <w:r w:rsidR="00C9377B" w:rsidDel="0079398B">
              <w:fldChar w:fldCharType="begin"/>
            </w:r>
            <w:r w:rsidR="00C9377B" w:rsidDel="0079398B">
              <w:delInstrText xml:space="preserve"> CITATION a2023h \l 1033 </w:delInstrText>
            </w:r>
            <w:r w:rsidR="00C9377B" w:rsidDel="0079398B">
              <w:fldChar w:fldCharType="separate"/>
            </w:r>
            <w:r w:rsidR="00D34F43" w:rsidDel="0079398B">
              <w:rPr>
                <w:noProof/>
              </w:rPr>
              <w:delText xml:space="preserve"> </w:delText>
            </w:r>
            <w:r w:rsidR="00D34F43" w:rsidRPr="00D34F43" w:rsidDel="0079398B">
              <w:rPr>
                <w:noProof/>
              </w:rPr>
              <w:delText>[72]</w:delText>
            </w:r>
            <w:r w:rsidR="00C9377B" w:rsidDel="0079398B">
              <w:fldChar w:fldCharType="end"/>
            </w:r>
          </w:del>
          <w:customXmlDelRangeStart w:id="526" w:author="Paulo H. Leocadio" w:date="2024-07-22T15:33:00Z"/>
        </w:sdtContent>
      </w:sdt>
      <w:customXmlDelRangeEnd w:id="526"/>
      <w:del w:id="527" w:author="Paulo H. Leocadio" w:date="2024-07-22T15:33:00Z" w16du:dateUtc="2024-07-22T19:33:00Z">
        <w:r w:rsidRPr="000760BB" w:rsidDel="0079398B">
          <w:delText>.</w:delText>
        </w:r>
      </w:del>
    </w:p>
    <w:p w14:paraId="559F518E" w14:textId="1727BD7A" w:rsidR="001D25A0" w:rsidRPr="000760BB" w:rsidDel="0079398B" w:rsidRDefault="000760BB" w:rsidP="00567041">
      <w:pPr>
        <w:pStyle w:val="NormalBPBHEB"/>
        <w:numPr>
          <w:ilvl w:val="0"/>
          <w:numId w:val="76"/>
        </w:numPr>
        <w:rPr>
          <w:del w:id="528" w:author="Paulo H. Leocadio" w:date="2024-07-22T15:33:00Z" w16du:dateUtc="2024-07-22T19:33:00Z"/>
        </w:rPr>
      </w:pPr>
      <w:del w:id="529" w:author="Paulo H. Leocadio" w:date="2024-07-22T15:33:00Z" w16du:dateUtc="2024-07-22T19:33:00Z">
        <w:r w:rsidRPr="008B3498" w:rsidDel="0079398B">
          <w:rPr>
            <w:b/>
            <w:bCs/>
          </w:rPr>
          <w:delText>AWS Step Functions:</w:delText>
        </w:r>
        <w:r w:rsidRPr="000760BB" w:rsidDel="0079398B">
          <w:delText xml:space="preserve"> Facilitates coordination of distributed applications using SNS to trigger state transitions in Step Functions</w:delText>
        </w:r>
      </w:del>
      <w:customXmlDelRangeStart w:id="530" w:author="Paulo H. Leocadio" w:date="2024-07-22T15:33:00Z"/>
      <w:sdt>
        <w:sdtPr>
          <w:id w:val="-1328751494"/>
          <w:citation/>
        </w:sdtPr>
        <w:sdtEndPr/>
        <w:sdtContent>
          <w:customXmlDelRangeEnd w:id="530"/>
          <w:del w:id="531" w:author="Paulo H. Leocadio" w:date="2024-07-22T15:33:00Z" w16du:dateUtc="2024-07-22T19:33:00Z">
            <w:r w:rsidR="00130056" w:rsidDel="0079398B">
              <w:fldChar w:fldCharType="begin"/>
            </w:r>
            <w:r w:rsidR="00130056" w:rsidDel="0079398B">
              <w:delInstrText xml:space="preserve"> CITATION a2023f \l 1033 </w:delInstrText>
            </w:r>
            <w:r w:rsidR="00130056" w:rsidDel="0079398B">
              <w:fldChar w:fldCharType="separate"/>
            </w:r>
            <w:r w:rsidR="00D34F43" w:rsidDel="0079398B">
              <w:rPr>
                <w:noProof/>
              </w:rPr>
              <w:delText xml:space="preserve"> </w:delText>
            </w:r>
            <w:r w:rsidR="00D34F43" w:rsidRPr="00D34F43" w:rsidDel="0079398B">
              <w:rPr>
                <w:noProof/>
              </w:rPr>
              <w:delText>[73]</w:delText>
            </w:r>
            <w:r w:rsidR="00130056" w:rsidDel="0079398B">
              <w:fldChar w:fldCharType="end"/>
            </w:r>
          </w:del>
          <w:customXmlDelRangeStart w:id="532" w:author="Paulo H. Leocadio" w:date="2024-07-22T15:33:00Z"/>
        </w:sdtContent>
      </w:sdt>
      <w:customXmlDelRangeEnd w:id="532"/>
      <w:del w:id="533" w:author="Paulo H. Leocadio" w:date="2024-07-22T15:33:00Z" w16du:dateUtc="2024-07-22T19:33:00Z">
        <w:r w:rsidRPr="000760BB" w:rsidDel="0079398B">
          <w:delText>.</w:delText>
        </w:r>
      </w:del>
    </w:p>
    <w:p w14:paraId="56059185" w14:textId="18426293" w:rsidR="000760BB" w:rsidRPr="000760BB" w:rsidDel="0079398B" w:rsidRDefault="000760BB" w:rsidP="00555FFB">
      <w:pPr>
        <w:pStyle w:val="Heading1BPBHEB"/>
        <w:rPr>
          <w:del w:id="534" w:author="Paulo H. Leocadio" w:date="2024-07-22T15:33:00Z" w16du:dateUtc="2024-07-22T19:33:00Z"/>
        </w:rPr>
      </w:pPr>
      <w:del w:id="535" w:author="Paulo H. Leocadio" w:date="2024-07-22T15:33:00Z" w16du:dateUtc="2024-07-22T19:33:00Z">
        <w:r w:rsidRPr="000760BB" w:rsidDel="0079398B">
          <w:delText xml:space="preserve">Amazon Simple Queue Service </w:delText>
        </w:r>
      </w:del>
    </w:p>
    <w:p w14:paraId="2EAC7AA1" w14:textId="11E59528" w:rsidR="000760BB" w:rsidDel="0079398B" w:rsidRDefault="000760BB" w:rsidP="00555FFB">
      <w:pPr>
        <w:pStyle w:val="NormalBPBHEB"/>
        <w:rPr>
          <w:del w:id="536" w:author="Paulo H. Leocadio" w:date="2024-07-22T15:33:00Z" w16du:dateUtc="2024-07-22T19:33:00Z"/>
        </w:rPr>
      </w:pPr>
      <w:del w:id="537" w:author="Paulo H. Leocadio" w:date="2024-07-22T15:33:00Z" w16du:dateUtc="2024-07-22T19:33:00Z">
        <w:r w:rsidRPr="000760BB" w:rsidDel="0079398B">
          <w:delText xml:space="preserve">Amazon </w:delText>
        </w:r>
        <w:r w:rsidRPr="00555FFB" w:rsidDel="0079398B">
          <w:rPr>
            <w:b/>
            <w:bCs/>
          </w:rPr>
          <w:delText>Simple Queue Service (SQS)</w:delText>
        </w:r>
        <w:r w:rsidRPr="000760BB" w:rsidDel="0079398B">
          <w:delText xml:space="preserve"> is a fully managed message queuing service that enables the decoupling of components in a distributed system. This section delves into the features, use cases, and best practices associated with Amazon </w:delText>
        </w:r>
        <w:commentRangeStart w:id="538"/>
        <w:commentRangeStart w:id="539"/>
        <w:r w:rsidRPr="000760BB" w:rsidDel="0079398B">
          <w:delText>SQS</w:delText>
        </w:r>
        <w:commentRangeEnd w:id="538"/>
        <w:r w:rsidR="001D25A0" w:rsidDel="0079398B">
          <w:rPr>
            <w:rStyle w:val="CommentReference"/>
            <w:rFonts w:eastAsiaTheme="minorHAnsi" w:cstheme="minorBidi"/>
          </w:rPr>
          <w:commentReference w:id="538"/>
        </w:r>
        <w:commentRangeEnd w:id="539"/>
        <w:r w:rsidR="00A56839" w:rsidDel="0079398B">
          <w:rPr>
            <w:rStyle w:val="CommentReference"/>
            <w:rFonts w:eastAsiaTheme="minorHAnsi" w:cstheme="minorBidi"/>
          </w:rPr>
          <w:commentReference w:id="539"/>
        </w:r>
        <w:r w:rsidRPr="000760BB" w:rsidDel="0079398B">
          <w:delText>.</w:delText>
        </w:r>
        <w:r w:rsidR="00A56839" w:rsidDel="0079398B">
          <w:delText xml:space="preserve"> </w:delText>
        </w:r>
        <w:r w:rsidR="00A56839" w:rsidRPr="00A56839" w:rsidDel="0079398B">
          <w:delText>Figure 7.10</w:delText>
        </w:r>
        <w:r w:rsidR="00A56839" w:rsidDel="0079398B">
          <w:delText xml:space="preserve"> below shows </w:delText>
        </w:r>
        <w:r w:rsidR="00A56839" w:rsidRPr="00A56839" w:rsidDel="0079398B">
          <w:delText>Amazon Simple Queuing Service Basic Architecture</w:delText>
        </w:r>
        <w:r w:rsidR="00A56839" w:rsidDel="0079398B">
          <w:delText>.</w:delText>
        </w:r>
      </w:del>
    </w:p>
    <w:p w14:paraId="147FC81F" w14:textId="40320FDA" w:rsidR="004C6348" w:rsidDel="0079398B" w:rsidRDefault="004C6348" w:rsidP="00555FFB">
      <w:pPr>
        <w:pStyle w:val="FigureBPBHEB"/>
        <w:rPr>
          <w:del w:id="540" w:author="Paulo H. Leocadio" w:date="2024-07-22T15:33:00Z" w16du:dateUtc="2024-07-22T19:33:00Z"/>
        </w:rPr>
      </w:pPr>
      <w:del w:id="541" w:author="Paulo H. Leocadio" w:date="2024-07-22T15:33:00Z" w16du:dateUtc="2024-07-22T19:33:00Z">
        <w:r w:rsidDel="0079398B">
          <w:rPr>
            <w:noProof/>
          </w:rPr>
          <w:drawing>
            <wp:inline distT="0" distB="0" distL="0" distR="0" wp14:anchorId="3966BE4A" wp14:editId="50551625">
              <wp:extent cx="5810250" cy="2474296"/>
              <wp:effectExtent l="0" t="0" r="0" b="2540"/>
              <wp:docPr id="20991612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4181" cy="2475970"/>
                      </a:xfrm>
                      <a:prstGeom prst="rect">
                        <a:avLst/>
                      </a:prstGeom>
                      <a:noFill/>
                    </pic:spPr>
                  </pic:pic>
                </a:graphicData>
              </a:graphic>
            </wp:inline>
          </w:drawing>
        </w:r>
      </w:del>
    </w:p>
    <w:p w14:paraId="34890E8A" w14:textId="240E483D" w:rsidR="00532E64" w:rsidRPr="000760BB" w:rsidDel="0079398B" w:rsidRDefault="004C6348" w:rsidP="00555FFB">
      <w:pPr>
        <w:pStyle w:val="FigureCaptionBPBHEB"/>
        <w:rPr>
          <w:del w:id="542" w:author="Paulo H. Leocadio" w:date="2024-07-22T15:33:00Z" w16du:dateUtc="2024-07-22T19:33:00Z"/>
        </w:rPr>
      </w:pPr>
      <w:del w:id="543" w:author="Paulo H. Leocadio" w:date="2024-07-22T15:33:00Z" w16du:dateUtc="2024-07-22T19:33:00Z">
        <w:r w:rsidRPr="00555FFB" w:rsidDel="0079398B">
          <w:rPr>
            <w:b/>
            <w:bCs w:val="0"/>
          </w:rPr>
          <w:delText xml:space="preserve">Figure </w:delText>
        </w:r>
        <w:r w:rsidR="001D25A0" w:rsidRPr="00555FFB" w:rsidDel="0079398B">
          <w:rPr>
            <w:b/>
            <w:bCs w:val="0"/>
          </w:rPr>
          <w:delText>7.</w:delText>
        </w:r>
        <w:r w:rsidRPr="00555FFB" w:rsidDel="0079398B">
          <w:rPr>
            <w:b/>
            <w:bCs w:val="0"/>
          </w:rPr>
          <w:fldChar w:fldCharType="begin"/>
        </w:r>
        <w:r w:rsidRPr="00555FFB" w:rsidDel="0079398B">
          <w:rPr>
            <w:b/>
            <w:bCs w:val="0"/>
          </w:rPr>
          <w:delInstrText xml:space="preserve"> SEQ Figure \* ARABIC </w:delInstrText>
        </w:r>
        <w:r w:rsidRPr="00555FFB" w:rsidDel="0079398B">
          <w:rPr>
            <w:b/>
            <w:bCs w:val="0"/>
          </w:rPr>
          <w:fldChar w:fldCharType="separate"/>
        </w:r>
        <w:r w:rsidR="009304A7" w:rsidRPr="00555FFB" w:rsidDel="0079398B">
          <w:rPr>
            <w:b/>
            <w:bCs w:val="0"/>
            <w:noProof/>
          </w:rPr>
          <w:delText>10</w:delText>
        </w:r>
        <w:r w:rsidRPr="00555FFB" w:rsidDel="0079398B">
          <w:rPr>
            <w:b/>
            <w:bCs w:val="0"/>
          </w:rPr>
          <w:fldChar w:fldCharType="end"/>
        </w:r>
        <w:r w:rsidR="001D25A0" w:rsidDel="0079398B">
          <w:delText>:</w:delText>
        </w:r>
        <w:r w:rsidDel="0079398B">
          <w:delText xml:space="preserve"> Amazon </w:delText>
        </w:r>
        <w:r w:rsidRPr="00A126AC" w:rsidDel="0079398B">
          <w:delText>Simple Queuing Service</w:delText>
        </w:r>
        <w:r w:rsidDel="0079398B">
          <w:delText xml:space="preserve"> </w:delText>
        </w:r>
        <w:r w:rsidR="00D43E33" w:rsidDel="0079398B">
          <w:delText>Basic Architecture (SWS Documentation).</w:delText>
        </w:r>
      </w:del>
    </w:p>
    <w:p w14:paraId="29E93626" w14:textId="1D183207" w:rsidR="000760BB" w:rsidRPr="00611C64" w:rsidDel="0079398B" w:rsidRDefault="000760BB" w:rsidP="00611C64">
      <w:pPr>
        <w:keepNext/>
        <w:keepLines/>
        <w:spacing w:before="40" w:after="0"/>
        <w:outlineLvl w:val="1"/>
        <w:rPr>
          <w:del w:id="544" w:author="Paulo H. Leocadio" w:date="2024-07-22T15:33:00Z" w16du:dateUtc="2024-07-22T19:33:00Z"/>
          <w:rFonts w:eastAsiaTheme="majorEastAsia" w:cstheme="majorBidi"/>
          <w:sz w:val="36"/>
          <w:szCs w:val="26"/>
        </w:rPr>
      </w:pPr>
      <w:del w:id="545" w:author="Paulo H. Leocadio" w:date="2024-07-22T15:33:00Z" w16du:dateUtc="2024-07-22T19:33:00Z">
        <w:r w:rsidRPr="00611C64" w:rsidDel="0079398B">
          <w:rPr>
            <w:rFonts w:eastAsiaTheme="majorEastAsia" w:cstheme="majorBidi"/>
            <w:sz w:val="36"/>
            <w:szCs w:val="26"/>
          </w:rPr>
          <w:delText xml:space="preserve">Key </w:delText>
        </w:r>
        <w:r w:rsidR="001D25A0" w:rsidRPr="00611C64" w:rsidDel="0079398B">
          <w:rPr>
            <w:rFonts w:eastAsiaTheme="majorEastAsia" w:cstheme="majorBidi"/>
            <w:sz w:val="36"/>
            <w:szCs w:val="26"/>
          </w:rPr>
          <w:delText xml:space="preserve">features </w:delText>
        </w:r>
      </w:del>
    </w:p>
    <w:p w14:paraId="24BCAEEC" w14:textId="57518BA2" w:rsidR="001D25A0" w:rsidRPr="000760BB" w:rsidDel="0079398B" w:rsidRDefault="001D25A0" w:rsidP="00555FFB">
      <w:pPr>
        <w:pStyle w:val="NormalBPBHEB"/>
        <w:rPr>
          <w:del w:id="546" w:author="Paulo H. Leocadio" w:date="2024-07-22T15:33:00Z" w16du:dateUtc="2024-07-22T19:33:00Z"/>
        </w:rPr>
      </w:pPr>
      <w:del w:id="547" w:author="Paulo H. Leocadio" w:date="2024-07-22T15:33:00Z" w16du:dateUtc="2024-07-22T19:33:00Z">
        <w:r w:rsidDel="0079398B">
          <w:delText>The following are the key</w:delText>
        </w:r>
        <w:r w:rsidRPr="001D25A0" w:rsidDel="0079398B">
          <w:delText xml:space="preserve"> features of Amazon SQS</w:delText>
        </w:r>
      </w:del>
      <w:customXmlDelRangeStart w:id="548" w:author="Paulo H. Leocadio" w:date="2024-07-22T15:33:00Z"/>
      <w:sdt>
        <w:sdtPr>
          <w:id w:val="-402062790"/>
          <w:citation/>
        </w:sdtPr>
        <w:sdtEndPr/>
        <w:sdtContent>
          <w:customXmlDelRangeEnd w:id="548"/>
          <w:del w:id="549" w:author="Paulo H. Leocadio" w:date="2024-07-22T15:33:00Z" w16du:dateUtc="2024-07-22T19:33:00Z">
            <w:r w:rsidR="0093184F" w:rsidDel="0079398B">
              <w:fldChar w:fldCharType="begin"/>
            </w:r>
            <w:r w:rsidR="0093184F" w:rsidDel="0079398B">
              <w:delInstrText xml:space="preserve"> CITATION a2023g \l 1033 </w:delInstrText>
            </w:r>
            <w:r w:rsidR="0093184F" w:rsidDel="0079398B">
              <w:fldChar w:fldCharType="separate"/>
            </w:r>
            <w:r w:rsidR="00D34F43" w:rsidDel="0079398B">
              <w:rPr>
                <w:noProof/>
              </w:rPr>
              <w:delText xml:space="preserve"> </w:delText>
            </w:r>
            <w:r w:rsidR="00D34F43" w:rsidRPr="00D34F43" w:rsidDel="0079398B">
              <w:rPr>
                <w:noProof/>
              </w:rPr>
              <w:delText>[54]</w:delText>
            </w:r>
            <w:r w:rsidR="0093184F" w:rsidDel="0079398B">
              <w:fldChar w:fldCharType="end"/>
            </w:r>
          </w:del>
          <w:customXmlDelRangeStart w:id="550" w:author="Paulo H. Leocadio" w:date="2024-07-22T15:33:00Z"/>
        </w:sdtContent>
      </w:sdt>
      <w:customXmlDelRangeEnd w:id="550"/>
      <w:del w:id="551" w:author="Paulo H. Leocadio" w:date="2024-07-22T15:33:00Z" w16du:dateUtc="2024-07-22T19:33:00Z">
        <w:r w:rsidDel="0079398B">
          <w:delText>:</w:delText>
        </w:r>
      </w:del>
    </w:p>
    <w:p w14:paraId="72CF2A77" w14:textId="26D2A053" w:rsidR="000760BB" w:rsidRPr="001D25A0" w:rsidDel="0079398B" w:rsidRDefault="000760BB" w:rsidP="008A12F7">
      <w:pPr>
        <w:pStyle w:val="NormalBPBHEB"/>
        <w:numPr>
          <w:ilvl w:val="0"/>
          <w:numId w:val="77"/>
        </w:numPr>
        <w:rPr>
          <w:del w:id="552" w:author="Paulo H. Leocadio" w:date="2024-07-22T15:33:00Z" w16du:dateUtc="2024-07-22T19:33:00Z"/>
        </w:rPr>
      </w:pPr>
      <w:del w:id="553" w:author="Paulo H. Leocadio" w:date="2024-07-22T15:33:00Z" w16du:dateUtc="2024-07-22T19:33:00Z">
        <w:r w:rsidRPr="001D25A0" w:rsidDel="0079398B">
          <w:rPr>
            <w:b/>
            <w:bCs/>
          </w:rPr>
          <w:delText xml:space="preserve">Scalability and </w:delText>
        </w:r>
        <w:r w:rsidR="001D25A0" w:rsidRPr="00555FFB" w:rsidDel="0079398B">
          <w:rPr>
            <w:b/>
            <w:bCs/>
          </w:rPr>
          <w:delText>elasticity</w:delText>
        </w:r>
        <w:r w:rsidRPr="00555FFB" w:rsidDel="0079398B">
          <w:delText>:</w:delText>
        </w:r>
        <w:r w:rsidRPr="001D25A0" w:rsidDel="0079398B">
          <w:delText xml:space="preserve"> SQS automatically scales to accommodate the volume of messages in the system, ensuring reliable message delivery even under varying workloads</w:delText>
        </w:r>
        <w:r w:rsidR="0093184F" w:rsidDel="0079398B">
          <w:delText>.</w:delText>
        </w:r>
      </w:del>
    </w:p>
    <w:p w14:paraId="109D0F32" w14:textId="15B27E63" w:rsidR="000760BB" w:rsidRPr="001D25A0" w:rsidDel="0079398B" w:rsidRDefault="000760BB" w:rsidP="008A12F7">
      <w:pPr>
        <w:pStyle w:val="NormalBPBHEB"/>
        <w:numPr>
          <w:ilvl w:val="0"/>
          <w:numId w:val="77"/>
        </w:numPr>
        <w:rPr>
          <w:del w:id="554" w:author="Paulo H. Leocadio" w:date="2024-07-22T15:33:00Z" w16du:dateUtc="2024-07-22T19:33:00Z"/>
        </w:rPr>
      </w:pPr>
      <w:del w:id="555" w:author="Paulo H. Leocadio" w:date="2024-07-22T15:33:00Z" w16du:dateUtc="2024-07-22T19:33:00Z">
        <w:r w:rsidRPr="001D25A0" w:rsidDel="0079398B">
          <w:rPr>
            <w:b/>
            <w:bCs/>
          </w:rPr>
          <w:delText xml:space="preserve">Message </w:delText>
        </w:r>
        <w:r w:rsidR="001D25A0" w:rsidRPr="00555FFB" w:rsidDel="0079398B">
          <w:rPr>
            <w:b/>
            <w:bCs/>
          </w:rPr>
          <w:delText>retention</w:delText>
        </w:r>
        <w:r w:rsidRPr="00555FFB" w:rsidDel="0079398B">
          <w:delText>:</w:delText>
        </w:r>
        <w:r w:rsidRPr="001D25A0" w:rsidDel="0079398B">
          <w:delText xml:space="preserve"> SQS allows users to set the retention period for messages, providing flexibility in managing the lifespan of messages in the queue.</w:delText>
        </w:r>
      </w:del>
    </w:p>
    <w:p w14:paraId="745C9D4B" w14:textId="506EDAD0" w:rsidR="000760BB" w:rsidRPr="00611C64" w:rsidDel="0079398B" w:rsidRDefault="000760BB" w:rsidP="00611C64">
      <w:pPr>
        <w:keepNext/>
        <w:keepLines/>
        <w:spacing w:before="40" w:after="0"/>
        <w:outlineLvl w:val="1"/>
        <w:rPr>
          <w:del w:id="556" w:author="Paulo H. Leocadio" w:date="2024-07-22T15:33:00Z" w16du:dateUtc="2024-07-22T19:33:00Z"/>
          <w:rFonts w:eastAsiaTheme="majorEastAsia" w:cstheme="majorBidi"/>
          <w:sz w:val="36"/>
          <w:szCs w:val="26"/>
        </w:rPr>
      </w:pPr>
      <w:del w:id="557" w:author="Paulo H. Leocadio" w:date="2024-07-22T15:33:00Z" w16du:dateUtc="2024-07-22T19:33:00Z">
        <w:r w:rsidRPr="00611C64" w:rsidDel="0079398B">
          <w:rPr>
            <w:rFonts w:eastAsiaTheme="majorEastAsia" w:cstheme="majorBidi"/>
            <w:sz w:val="36"/>
            <w:szCs w:val="26"/>
          </w:rPr>
          <w:delText xml:space="preserve">Use </w:delText>
        </w:r>
        <w:r w:rsidR="001D25A0" w:rsidRPr="00611C64" w:rsidDel="0079398B">
          <w:rPr>
            <w:rFonts w:eastAsiaTheme="majorEastAsia" w:cstheme="majorBidi"/>
            <w:sz w:val="36"/>
            <w:szCs w:val="26"/>
          </w:rPr>
          <w:delText>cases</w:delText>
        </w:r>
      </w:del>
    </w:p>
    <w:p w14:paraId="094AD2DD" w14:textId="2AAD2FBC" w:rsidR="001D25A0" w:rsidRPr="000760BB" w:rsidDel="0079398B" w:rsidRDefault="001D25A0" w:rsidP="00555FFB">
      <w:pPr>
        <w:pStyle w:val="NormalBPBHEB"/>
        <w:rPr>
          <w:del w:id="558" w:author="Paulo H. Leocadio" w:date="2024-07-22T15:33:00Z" w16du:dateUtc="2024-07-22T19:33:00Z"/>
        </w:rPr>
      </w:pPr>
      <w:del w:id="559" w:author="Paulo H. Leocadio" w:date="2024-07-22T15:33:00Z" w16du:dateUtc="2024-07-22T19:33:00Z">
        <w:r w:rsidDel="0079398B">
          <w:delText>The following are the use cases:</w:delText>
        </w:r>
      </w:del>
    </w:p>
    <w:p w14:paraId="200B45ED" w14:textId="3AA3A172" w:rsidR="000760BB" w:rsidRPr="000760BB" w:rsidDel="0079398B" w:rsidRDefault="000760BB" w:rsidP="008A12F7">
      <w:pPr>
        <w:pStyle w:val="NormalBPBHEB"/>
        <w:numPr>
          <w:ilvl w:val="0"/>
          <w:numId w:val="78"/>
        </w:numPr>
        <w:rPr>
          <w:del w:id="560" w:author="Paulo H. Leocadio" w:date="2024-07-22T15:33:00Z" w16du:dateUtc="2024-07-22T19:33:00Z"/>
        </w:rPr>
      </w:pPr>
      <w:del w:id="561" w:author="Paulo H. Leocadio" w:date="2024-07-22T15:33:00Z" w16du:dateUtc="2024-07-22T19:33:00Z">
        <w:r w:rsidRPr="000760BB" w:rsidDel="0079398B">
          <w:rPr>
            <w:b/>
            <w:bCs/>
          </w:rPr>
          <w:delText xml:space="preserve">Load </w:delText>
        </w:r>
        <w:r w:rsidR="001D25A0" w:rsidRPr="000760BB" w:rsidDel="0079398B">
          <w:rPr>
            <w:b/>
            <w:bCs/>
          </w:rPr>
          <w:delText>leveling</w:delText>
        </w:r>
        <w:r w:rsidRPr="000760BB" w:rsidDel="0079398B">
          <w:rPr>
            <w:b/>
            <w:bCs/>
          </w:rPr>
          <w:delText>:</w:delText>
        </w:r>
        <w:r w:rsidRPr="000760BB" w:rsidDel="0079398B">
          <w:delText xml:space="preserve"> SQS can be employed to handle bursts of traffic by acting as a buffer that decouples the rate at which messages are produced and consumed</w:delText>
        </w:r>
      </w:del>
      <w:customXmlDelRangeStart w:id="562" w:author="Paulo H. Leocadio" w:date="2024-07-22T15:33:00Z"/>
      <w:sdt>
        <w:sdtPr>
          <w:id w:val="1919521109"/>
          <w:citation/>
        </w:sdtPr>
        <w:sdtEndPr/>
        <w:sdtContent>
          <w:customXmlDelRangeEnd w:id="562"/>
          <w:del w:id="563" w:author="Paulo H. Leocadio" w:date="2024-07-22T15:33:00Z" w16du:dateUtc="2024-07-22T19:33:00Z">
            <w:r w:rsidR="007E2F40" w:rsidDel="0079398B">
              <w:fldChar w:fldCharType="begin"/>
            </w:r>
            <w:r w:rsidR="007E2F40" w:rsidDel="0079398B">
              <w:delInstrText xml:space="preserve"> CITATION gupta2019a \l 1033 </w:delInstrText>
            </w:r>
            <w:r w:rsidR="007E2F40" w:rsidDel="0079398B">
              <w:fldChar w:fldCharType="separate"/>
            </w:r>
            <w:r w:rsidR="00D34F43" w:rsidDel="0079398B">
              <w:rPr>
                <w:noProof/>
              </w:rPr>
              <w:delText xml:space="preserve"> </w:delText>
            </w:r>
            <w:r w:rsidR="00D34F43" w:rsidRPr="00D34F43" w:rsidDel="0079398B">
              <w:rPr>
                <w:noProof/>
              </w:rPr>
              <w:delText>[74]</w:delText>
            </w:r>
            <w:r w:rsidR="007E2F40" w:rsidDel="0079398B">
              <w:fldChar w:fldCharType="end"/>
            </w:r>
          </w:del>
          <w:customXmlDelRangeStart w:id="564" w:author="Paulo H. Leocadio" w:date="2024-07-22T15:33:00Z"/>
        </w:sdtContent>
      </w:sdt>
      <w:customXmlDelRangeEnd w:id="564"/>
      <w:del w:id="565" w:author="Paulo H. Leocadio" w:date="2024-07-22T15:33:00Z" w16du:dateUtc="2024-07-22T19:33:00Z">
        <w:r w:rsidRPr="000760BB" w:rsidDel="0079398B">
          <w:delText>.</w:delText>
        </w:r>
      </w:del>
    </w:p>
    <w:p w14:paraId="6B865C5A" w14:textId="1A52261E" w:rsidR="000760BB" w:rsidRPr="000760BB" w:rsidDel="0079398B" w:rsidRDefault="000760BB" w:rsidP="008A12F7">
      <w:pPr>
        <w:pStyle w:val="NormalBPBHEB"/>
        <w:numPr>
          <w:ilvl w:val="0"/>
          <w:numId w:val="78"/>
        </w:numPr>
        <w:rPr>
          <w:del w:id="566" w:author="Paulo H. Leocadio" w:date="2024-07-22T15:33:00Z" w16du:dateUtc="2024-07-22T19:33:00Z"/>
        </w:rPr>
      </w:pPr>
      <w:del w:id="567" w:author="Paulo H. Leocadio" w:date="2024-07-22T15:33:00Z" w16du:dateUtc="2024-07-22T19:33:00Z">
        <w:r w:rsidRPr="000760BB" w:rsidDel="0079398B">
          <w:rPr>
            <w:b/>
            <w:bCs/>
          </w:rPr>
          <w:delText xml:space="preserve">Task </w:delText>
        </w:r>
        <w:r w:rsidR="001D25A0" w:rsidRPr="000760BB" w:rsidDel="0079398B">
          <w:rPr>
            <w:b/>
            <w:bCs/>
          </w:rPr>
          <w:delText>decoupling</w:delText>
        </w:r>
        <w:r w:rsidRPr="000760BB" w:rsidDel="0079398B">
          <w:rPr>
            <w:b/>
            <w:bCs/>
          </w:rPr>
          <w:delText>:</w:delText>
        </w:r>
        <w:r w:rsidRPr="000760BB" w:rsidDel="0079398B">
          <w:delText xml:space="preserve"> In microservices architectures, SQS facilitates the decoupling of tasks, allowing components to communicate asynchronously</w:delText>
        </w:r>
      </w:del>
      <w:customXmlDelRangeStart w:id="568" w:author="Paulo H. Leocadio" w:date="2024-07-22T15:33:00Z"/>
      <w:sdt>
        <w:sdtPr>
          <w:id w:val="-298767268"/>
          <w:citation/>
        </w:sdtPr>
        <w:sdtEndPr/>
        <w:sdtContent>
          <w:customXmlDelRangeEnd w:id="568"/>
          <w:del w:id="569" w:author="Paulo H. Leocadio" w:date="2024-07-22T15:33:00Z" w16du:dateUtc="2024-07-22T19:33:00Z">
            <w:r w:rsidR="007E2F40" w:rsidDel="0079398B">
              <w:fldChar w:fldCharType="begin"/>
            </w:r>
            <w:r w:rsidR="007E2F40" w:rsidDel="0079398B">
              <w:delInstrText xml:space="preserve"> CITATION a2023g \l 1033 </w:delInstrText>
            </w:r>
            <w:r w:rsidR="007E2F40" w:rsidDel="0079398B">
              <w:fldChar w:fldCharType="separate"/>
            </w:r>
            <w:r w:rsidR="00D34F43" w:rsidDel="0079398B">
              <w:rPr>
                <w:noProof/>
              </w:rPr>
              <w:delText xml:space="preserve"> </w:delText>
            </w:r>
            <w:r w:rsidR="00D34F43" w:rsidRPr="00D34F43" w:rsidDel="0079398B">
              <w:rPr>
                <w:noProof/>
              </w:rPr>
              <w:delText>[54]</w:delText>
            </w:r>
            <w:r w:rsidR="007E2F40" w:rsidDel="0079398B">
              <w:fldChar w:fldCharType="end"/>
            </w:r>
          </w:del>
          <w:customXmlDelRangeStart w:id="570" w:author="Paulo H. Leocadio" w:date="2024-07-22T15:33:00Z"/>
        </w:sdtContent>
      </w:sdt>
      <w:customXmlDelRangeEnd w:id="570"/>
      <w:del w:id="571" w:author="Paulo H. Leocadio" w:date="2024-07-22T15:33:00Z" w16du:dateUtc="2024-07-22T19:33:00Z">
        <w:r w:rsidRPr="000760BB" w:rsidDel="0079398B">
          <w:delText>.</w:delText>
        </w:r>
      </w:del>
    </w:p>
    <w:p w14:paraId="1C91DEEF" w14:textId="05B57DFC" w:rsidR="000760BB" w:rsidRPr="00611C64" w:rsidDel="0079398B" w:rsidRDefault="000760BB" w:rsidP="00611C64">
      <w:pPr>
        <w:keepNext/>
        <w:keepLines/>
        <w:spacing w:before="40" w:after="0"/>
        <w:outlineLvl w:val="1"/>
        <w:rPr>
          <w:del w:id="572" w:author="Paulo H. Leocadio" w:date="2024-07-22T15:33:00Z" w16du:dateUtc="2024-07-22T19:33:00Z"/>
          <w:rFonts w:eastAsiaTheme="majorEastAsia" w:cstheme="majorBidi"/>
          <w:sz w:val="36"/>
          <w:szCs w:val="26"/>
        </w:rPr>
      </w:pPr>
      <w:del w:id="573" w:author="Paulo H. Leocadio" w:date="2024-07-22T15:33:00Z" w16du:dateUtc="2024-07-22T19:33:00Z">
        <w:r w:rsidRPr="00611C64" w:rsidDel="0079398B">
          <w:rPr>
            <w:rFonts w:eastAsiaTheme="majorEastAsia" w:cstheme="majorBidi"/>
            <w:sz w:val="36"/>
            <w:szCs w:val="26"/>
          </w:rPr>
          <w:delText xml:space="preserve">Best </w:delText>
        </w:r>
        <w:r w:rsidR="00372D0F" w:rsidRPr="00611C64" w:rsidDel="0079398B">
          <w:rPr>
            <w:rFonts w:eastAsiaTheme="majorEastAsia" w:cstheme="majorBidi"/>
            <w:sz w:val="36"/>
            <w:szCs w:val="26"/>
          </w:rPr>
          <w:delText>practices</w:delText>
        </w:r>
      </w:del>
    </w:p>
    <w:p w14:paraId="7EB42AB0" w14:textId="3E48CDFA" w:rsidR="00372D0F" w:rsidRPr="000760BB" w:rsidDel="0079398B" w:rsidRDefault="00372D0F" w:rsidP="00555FFB">
      <w:pPr>
        <w:pStyle w:val="NormalBPBHEB"/>
        <w:rPr>
          <w:del w:id="574" w:author="Paulo H. Leocadio" w:date="2024-07-22T15:33:00Z" w16du:dateUtc="2024-07-22T19:33:00Z"/>
        </w:rPr>
      </w:pPr>
      <w:del w:id="575" w:author="Paulo H. Leocadio" w:date="2024-07-22T15:33:00Z" w16du:dateUtc="2024-07-22T19:33:00Z">
        <w:r w:rsidDel="0079398B">
          <w:delText xml:space="preserve"> </w:delText>
        </w:r>
        <w:r w:rsidRPr="00372D0F" w:rsidDel="0079398B">
          <w:delText xml:space="preserve">The following are the </w:delText>
        </w:r>
        <w:r w:rsidDel="0079398B">
          <w:delText>best practices</w:delText>
        </w:r>
      </w:del>
      <w:customXmlDelRangeStart w:id="576" w:author="Paulo H. Leocadio" w:date="2024-07-22T15:33:00Z"/>
      <w:sdt>
        <w:sdtPr>
          <w:id w:val="-2125761278"/>
          <w:citation/>
        </w:sdtPr>
        <w:sdtEndPr/>
        <w:sdtContent>
          <w:customXmlDelRangeEnd w:id="576"/>
          <w:del w:id="577" w:author="Paulo H. Leocadio" w:date="2024-07-22T15:33:00Z" w16du:dateUtc="2024-07-22T19:33:00Z">
            <w:r w:rsidR="00AB5ADD" w:rsidDel="0079398B">
              <w:fldChar w:fldCharType="begin"/>
            </w:r>
            <w:r w:rsidR="00AB5ADD" w:rsidDel="0079398B">
              <w:delInstrText xml:space="preserve"> CITATION a2023g \l 1033 </w:delInstrText>
            </w:r>
            <w:r w:rsidR="00AB5ADD" w:rsidDel="0079398B">
              <w:fldChar w:fldCharType="separate"/>
            </w:r>
            <w:r w:rsidR="00D34F43" w:rsidDel="0079398B">
              <w:rPr>
                <w:noProof/>
              </w:rPr>
              <w:delText xml:space="preserve"> </w:delText>
            </w:r>
            <w:r w:rsidR="00D34F43" w:rsidRPr="00D34F43" w:rsidDel="0079398B">
              <w:rPr>
                <w:noProof/>
              </w:rPr>
              <w:delText>[54]</w:delText>
            </w:r>
            <w:r w:rsidR="00AB5ADD" w:rsidDel="0079398B">
              <w:fldChar w:fldCharType="end"/>
            </w:r>
          </w:del>
          <w:customXmlDelRangeStart w:id="578" w:author="Paulo H. Leocadio" w:date="2024-07-22T15:33:00Z"/>
        </w:sdtContent>
      </w:sdt>
      <w:customXmlDelRangeEnd w:id="578"/>
      <w:del w:id="579" w:author="Paulo H. Leocadio" w:date="2024-07-22T15:33:00Z" w16du:dateUtc="2024-07-22T19:33:00Z">
        <w:r w:rsidR="00BB25BB" w:rsidDel="0079398B">
          <w:delText>:</w:delText>
        </w:r>
      </w:del>
    </w:p>
    <w:p w14:paraId="23224294" w14:textId="71048FB2" w:rsidR="000760BB" w:rsidRPr="000760BB" w:rsidDel="0079398B" w:rsidRDefault="000760BB" w:rsidP="008A12F7">
      <w:pPr>
        <w:pStyle w:val="NormalBPBHEB"/>
        <w:numPr>
          <w:ilvl w:val="0"/>
          <w:numId w:val="81"/>
        </w:numPr>
        <w:rPr>
          <w:del w:id="580" w:author="Paulo H. Leocadio" w:date="2024-07-22T15:33:00Z" w16du:dateUtc="2024-07-22T19:33:00Z"/>
        </w:rPr>
      </w:pPr>
      <w:del w:id="581" w:author="Paulo H. Leocadio" w:date="2024-07-22T15:33:00Z" w16du:dateUtc="2024-07-22T19:33:00Z">
        <w:r w:rsidRPr="000760BB" w:rsidDel="0079398B">
          <w:rPr>
            <w:b/>
            <w:bCs/>
          </w:rPr>
          <w:delText xml:space="preserve">Visibility </w:delText>
        </w:r>
        <w:r w:rsidR="00372D0F" w:rsidRPr="000760BB" w:rsidDel="0079398B">
          <w:rPr>
            <w:b/>
            <w:bCs/>
          </w:rPr>
          <w:delText>timeout</w:delText>
        </w:r>
        <w:r w:rsidRPr="000760BB" w:rsidDel="0079398B">
          <w:rPr>
            <w:b/>
            <w:bCs/>
          </w:rPr>
          <w:delText>:</w:delText>
        </w:r>
        <w:r w:rsidRPr="000760BB" w:rsidDel="0079398B">
          <w:delText xml:space="preserve"> Adjust the visibility timeout to give sufficient time for processing a message before it becomes visible to other consumers, preventing message duplication.</w:delText>
        </w:r>
      </w:del>
    </w:p>
    <w:p w14:paraId="7460F3BD" w14:textId="0E66136F" w:rsidR="000760BB" w:rsidRPr="000760BB" w:rsidDel="0079398B" w:rsidRDefault="000760BB" w:rsidP="008A12F7">
      <w:pPr>
        <w:pStyle w:val="NormalBPBHEB"/>
        <w:numPr>
          <w:ilvl w:val="0"/>
          <w:numId w:val="81"/>
        </w:numPr>
        <w:rPr>
          <w:del w:id="582" w:author="Paulo H. Leocadio" w:date="2024-07-22T15:33:00Z" w16du:dateUtc="2024-07-22T19:33:00Z"/>
        </w:rPr>
      </w:pPr>
      <w:del w:id="583" w:author="Paulo H. Leocadio" w:date="2024-07-22T15:33:00Z" w16du:dateUtc="2024-07-22T19:33:00Z">
        <w:r w:rsidRPr="000760BB" w:rsidDel="0079398B">
          <w:rPr>
            <w:b/>
            <w:bCs/>
          </w:rPr>
          <w:delText>Dead-</w:delText>
        </w:r>
        <w:r w:rsidR="00372D0F" w:rsidRPr="000760BB" w:rsidDel="0079398B">
          <w:rPr>
            <w:b/>
            <w:bCs/>
          </w:rPr>
          <w:delText>letter queue</w:delText>
        </w:r>
        <w:r w:rsidRPr="000760BB" w:rsidDel="0079398B">
          <w:rPr>
            <w:b/>
            <w:bCs/>
          </w:rPr>
          <w:delText>s:</w:delText>
        </w:r>
        <w:r w:rsidRPr="000760BB" w:rsidDel="0079398B">
          <w:delText xml:space="preserve"> Implement dead-letter queues to capture and analyze messages that cannot be processed successfully after a certain number of attempts.</w:delText>
        </w:r>
      </w:del>
    </w:p>
    <w:p w14:paraId="4E5FBB68" w14:textId="2880406B" w:rsidR="00372D0F" w:rsidRPr="00611C64" w:rsidDel="0079398B" w:rsidRDefault="000760BB" w:rsidP="00611C64">
      <w:pPr>
        <w:keepNext/>
        <w:keepLines/>
        <w:spacing w:before="40" w:after="0"/>
        <w:outlineLvl w:val="1"/>
        <w:rPr>
          <w:del w:id="584" w:author="Paulo H. Leocadio" w:date="2024-07-22T15:33:00Z" w16du:dateUtc="2024-07-22T19:33:00Z"/>
          <w:rFonts w:eastAsiaTheme="majorEastAsia" w:cstheme="majorBidi"/>
          <w:sz w:val="36"/>
          <w:szCs w:val="26"/>
        </w:rPr>
      </w:pPr>
      <w:del w:id="585" w:author="Paulo H. Leocadio" w:date="2024-07-22T15:33:00Z" w16du:dateUtc="2024-07-22T19:33:00Z">
        <w:r w:rsidRPr="00611C64" w:rsidDel="0079398B">
          <w:rPr>
            <w:rFonts w:eastAsiaTheme="majorEastAsia" w:cstheme="majorBidi"/>
            <w:sz w:val="36"/>
            <w:szCs w:val="26"/>
          </w:rPr>
          <w:delText>Considerations</w:delText>
        </w:r>
      </w:del>
    </w:p>
    <w:p w14:paraId="076BED00" w14:textId="03F32719" w:rsidR="00372D0F" w:rsidDel="0079398B" w:rsidRDefault="000760BB" w:rsidP="00611C64">
      <w:pPr>
        <w:pStyle w:val="NormalBPBHEB"/>
        <w:numPr>
          <w:ilvl w:val="0"/>
          <w:numId w:val="79"/>
        </w:numPr>
        <w:rPr>
          <w:del w:id="586" w:author="Paulo H. Leocadio" w:date="2024-07-22T15:33:00Z" w16du:dateUtc="2024-07-22T19:33:00Z"/>
        </w:rPr>
      </w:pPr>
      <w:del w:id="587" w:author="Paulo H. Leocadio" w:date="2024-07-22T15:33:00Z" w16du:dateUtc="2024-07-22T19:33:00Z">
        <w:r w:rsidRPr="00A3325C" w:rsidDel="0079398B">
          <w:rPr>
            <w:b/>
            <w:bCs/>
          </w:rPr>
          <w:delText xml:space="preserve">Message </w:delText>
        </w:r>
        <w:r w:rsidR="00372D0F" w:rsidRPr="00A3325C" w:rsidDel="0079398B">
          <w:rPr>
            <w:b/>
            <w:bCs/>
          </w:rPr>
          <w:delText>ordering</w:delText>
        </w:r>
        <w:r w:rsidRPr="00A3325C" w:rsidDel="0079398B">
          <w:rPr>
            <w:b/>
            <w:bCs/>
          </w:rPr>
          <w:delText>:</w:delText>
        </w:r>
        <w:r w:rsidRPr="000760BB" w:rsidDel="0079398B">
          <w:delText xml:space="preserve"> While SQS provides best-effort ordering, it</w:delText>
        </w:r>
        <w:r w:rsidR="00372D0F" w:rsidDel="0079398B">
          <w:delText xml:space="preserve"> i</w:delText>
        </w:r>
        <w:r w:rsidRPr="000760BB" w:rsidDel="0079398B">
          <w:delText>s important to design systems that can handle out-of-order message delivery</w:delText>
        </w:r>
      </w:del>
      <w:customXmlDelRangeStart w:id="588" w:author="Paulo H. Leocadio" w:date="2024-07-22T15:33:00Z"/>
      <w:sdt>
        <w:sdtPr>
          <w:id w:val="1583033989"/>
          <w:citation/>
        </w:sdtPr>
        <w:sdtEndPr/>
        <w:sdtContent>
          <w:customXmlDelRangeEnd w:id="588"/>
          <w:del w:id="589" w:author="Paulo H. Leocadio" w:date="2024-07-22T15:33:00Z" w16du:dateUtc="2024-07-22T19:33:00Z">
            <w:r w:rsidR="003857D0" w:rsidDel="0079398B">
              <w:fldChar w:fldCharType="begin"/>
            </w:r>
            <w:r w:rsidR="003857D0" w:rsidDel="0079398B">
              <w:delInstrText xml:space="preserve"> CITATION a2023g \l 1033 </w:delInstrText>
            </w:r>
            <w:r w:rsidR="003857D0" w:rsidDel="0079398B">
              <w:fldChar w:fldCharType="separate"/>
            </w:r>
            <w:r w:rsidR="00D34F43" w:rsidDel="0079398B">
              <w:rPr>
                <w:noProof/>
              </w:rPr>
              <w:delText xml:space="preserve"> </w:delText>
            </w:r>
            <w:r w:rsidR="00D34F43" w:rsidRPr="00D34F43" w:rsidDel="0079398B">
              <w:rPr>
                <w:noProof/>
              </w:rPr>
              <w:delText>[54]</w:delText>
            </w:r>
            <w:r w:rsidR="003857D0" w:rsidDel="0079398B">
              <w:fldChar w:fldCharType="end"/>
            </w:r>
          </w:del>
          <w:customXmlDelRangeStart w:id="590" w:author="Paulo H. Leocadio" w:date="2024-07-22T15:33:00Z"/>
        </w:sdtContent>
      </w:sdt>
      <w:customXmlDelRangeEnd w:id="590"/>
      <w:del w:id="591" w:author="Paulo H. Leocadio" w:date="2024-07-22T15:33:00Z" w16du:dateUtc="2024-07-22T19:33:00Z">
        <w:r w:rsidRPr="000760BB" w:rsidDel="0079398B">
          <w:delText>.</w:delText>
        </w:r>
      </w:del>
    </w:p>
    <w:p w14:paraId="19F145FD" w14:textId="2727D5EF" w:rsidR="000760BB" w:rsidRPr="00611C64" w:rsidDel="0079398B" w:rsidRDefault="000760BB" w:rsidP="00611C64">
      <w:pPr>
        <w:keepNext/>
        <w:keepLines/>
        <w:spacing w:before="40" w:after="0"/>
        <w:outlineLvl w:val="1"/>
        <w:rPr>
          <w:del w:id="592" w:author="Paulo H. Leocadio" w:date="2024-07-22T15:33:00Z" w16du:dateUtc="2024-07-22T19:33:00Z"/>
          <w:rFonts w:eastAsiaTheme="majorEastAsia" w:cstheme="majorBidi"/>
          <w:sz w:val="36"/>
          <w:szCs w:val="26"/>
        </w:rPr>
      </w:pPr>
      <w:del w:id="593" w:author="Paulo H. Leocadio" w:date="2024-07-22T15:33:00Z" w16du:dateUtc="2024-07-22T19:33:00Z">
        <w:r w:rsidRPr="00611C64" w:rsidDel="0079398B">
          <w:rPr>
            <w:rFonts w:eastAsiaTheme="majorEastAsia" w:cstheme="majorBidi"/>
            <w:sz w:val="36"/>
            <w:szCs w:val="26"/>
          </w:rPr>
          <w:delText xml:space="preserve">Integration with </w:delText>
        </w:r>
        <w:r w:rsidR="00BB25BB" w:rsidRPr="00611C64" w:rsidDel="0079398B">
          <w:rPr>
            <w:rFonts w:eastAsiaTheme="majorEastAsia" w:cstheme="majorBidi"/>
            <w:sz w:val="36"/>
            <w:szCs w:val="26"/>
          </w:rPr>
          <w:delText xml:space="preserve">other </w:delText>
        </w:r>
        <w:r w:rsidRPr="00611C64" w:rsidDel="0079398B">
          <w:rPr>
            <w:rFonts w:eastAsiaTheme="majorEastAsia" w:cstheme="majorBidi"/>
            <w:sz w:val="36"/>
            <w:szCs w:val="26"/>
          </w:rPr>
          <w:delText xml:space="preserve">AWS </w:delText>
        </w:r>
        <w:r w:rsidR="00BB25BB" w:rsidRPr="00611C64" w:rsidDel="0079398B">
          <w:rPr>
            <w:rFonts w:eastAsiaTheme="majorEastAsia" w:cstheme="majorBidi"/>
            <w:sz w:val="36"/>
            <w:szCs w:val="26"/>
          </w:rPr>
          <w:delText>services</w:delText>
        </w:r>
      </w:del>
    </w:p>
    <w:p w14:paraId="5816C1DE" w14:textId="45AE74E8" w:rsidR="000760BB" w:rsidRPr="000760BB" w:rsidDel="0079398B" w:rsidRDefault="000760BB" w:rsidP="00555FFB">
      <w:pPr>
        <w:pStyle w:val="NormalBPBHEB"/>
        <w:rPr>
          <w:del w:id="594" w:author="Paulo H. Leocadio" w:date="2024-07-22T15:33:00Z" w16du:dateUtc="2024-07-22T19:33:00Z"/>
        </w:rPr>
      </w:pPr>
      <w:del w:id="595" w:author="Paulo H. Leocadio" w:date="2024-07-22T15:33:00Z" w16du:dateUtc="2024-07-22T19:33:00Z">
        <w:r w:rsidRPr="000760BB" w:rsidDel="0079398B">
          <w:delText>SQS seamlessly integrates with various AWS services, enhancing its capabilities and applications in different scenarios. Notable integrations include:</w:delText>
        </w:r>
      </w:del>
    </w:p>
    <w:p w14:paraId="7C183C02" w14:textId="20CAF098" w:rsidR="000760BB" w:rsidRPr="000760BB" w:rsidDel="0079398B" w:rsidRDefault="000760BB" w:rsidP="008A12F7">
      <w:pPr>
        <w:pStyle w:val="NormalBPBHEB"/>
        <w:numPr>
          <w:ilvl w:val="0"/>
          <w:numId w:val="80"/>
        </w:numPr>
        <w:rPr>
          <w:del w:id="596" w:author="Paulo H. Leocadio" w:date="2024-07-22T15:33:00Z" w16du:dateUtc="2024-07-22T19:33:00Z"/>
        </w:rPr>
      </w:pPr>
      <w:del w:id="597" w:author="Paulo H. Leocadio" w:date="2024-07-22T15:33:00Z" w16du:dateUtc="2024-07-22T19:33:00Z">
        <w:r w:rsidRPr="000760BB" w:rsidDel="0079398B">
          <w:rPr>
            <w:b/>
            <w:bCs/>
          </w:rPr>
          <w:delText>Amazon S3:</w:delText>
        </w:r>
        <w:r w:rsidRPr="000760BB" w:rsidDel="0079398B">
          <w:delText xml:space="preserve"> SQS can be used to trigger events in response to changes in an S3 bucket, enabling event-driven architectures</w:delText>
        </w:r>
      </w:del>
      <w:customXmlDelRangeStart w:id="598" w:author="Paulo H. Leocadio" w:date="2024-07-22T15:33:00Z"/>
      <w:sdt>
        <w:sdtPr>
          <w:id w:val="-302781113"/>
          <w:citation/>
        </w:sdtPr>
        <w:sdtEndPr/>
        <w:sdtContent>
          <w:customXmlDelRangeEnd w:id="598"/>
          <w:del w:id="599" w:author="Paulo H. Leocadio" w:date="2024-07-22T15:33:00Z" w16du:dateUtc="2024-07-22T19:33:00Z">
            <w:r w:rsidR="00C97A58" w:rsidDel="0079398B">
              <w:fldChar w:fldCharType="begin"/>
            </w:r>
            <w:r w:rsidR="00C97A58" w:rsidDel="0079398B">
              <w:delInstrText xml:space="preserve"> CITATION a2023g \l 1033 </w:delInstrText>
            </w:r>
            <w:r w:rsidR="00C97A58" w:rsidDel="0079398B">
              <w:fldChar w:fldCharType="separate"/>
            </w:r>
            <w:r w:rsidR="00D34F43" w:rsidDel="0079398B">
              <w:rPr>
                <w:noProof/>
              </w:rPr>
              <w:delText xml:space="preserve"> </w:delText>
            </w:r>
            <w:r w:rsidR="00D34F43" w:rsidRPr="00D34F43" w:rsidDel="0079398B">
              <w:rPr>
                <w:noProof/>
              </w:rPr>
              <w:delText>[54]</w:delText>
            </w:r>
            <w:r w:rsidR="00C97A58" w:rsidDel="0079398B">
              <w:fldChar w:fldCharType="end"/>
            </w:r>
          </w:del>
          <w:customXmlDelRangeStart w:id="600" w:author="Paulo H. Leocadio" w:date="2024-07-22T15:33:00Z"/>
        </w:sdtContent>
      </w:sdt>
      <w:customXmlDelRangeEnd w:id="600"/>
      <w:del w:id="601" w:author="Paulo H. Leocadio" w:date="2024-07-22T15:33:00Z" w16du:dateUtc="2024-07-22T19:33:00Z">
        <w:r w:rsidRPr="000760BB" w:rsidDel="0079398B">
          <w:delText>.</w:delText>
        </w:r>
      </w:del>
    </w:p>
    <w:p w14:paraId="48C31B2D" w14:textId="52CA7A68" w:rsidR="000760BB" w:rsidRPr="000760BB" w:rsidDel="0079398B" w:rsidRDefault="000760BB" w:rsidP="008A12F7">
      <w:pPr>
        <w:pStyle w:val="NormalBPBHEB"/>
        <w:numPr>
          <w:ilvl w:val="0"/>
          <w:numId w:val="80"/>
        </w:numPr>
        <w:rPr>
          <w:del w:id="602" w:author="Paulo H. Leocadio" w:date="2024-07-22T15:33:00Z" w16du:dateUtc="2024-07-22T19:33:00Z"/>
        </w:rPr>
      </w:pPr>
      <w:del w:id="603" w:author="Paulo H. Leocadio" w:date="2024-07-22T15:33:00Z" w16du:dateUtc="2024-07-22T19:33:00Z">
        <w:r w:rsidRPr="000760BB" w:rsidDel="0079398B">
          <w:rPr>
            <w:b/>
            <w:bCs/>
          </w:rPr>
          <w:delText>AWS Lambda:</w:delText>
        </w:r>
        <w:r w:rsidRPr="000760BB" w:rsidDel="0079398B">
          <w:delText xml:space="preserve"> Leverage SQS to trigger serverless functions in AWS Lambda, allowing for the seamless execution of compute workloads</w:delText>
        </w:r>
      </w:del>
      <w:customXmlDelRangeStart w:id="604" w:author="Paulo H. Leocadio" w:date="2024-07-22T15:33:00Z"/>
      <w:sdt>
        <w:sdtPr>
          <w:id w:val="-767850363"/>
          <w:citation/>
        </w:sdtPr>
        <w:sdtEndPr/>
        <w:sdtContent>
          <w:customXmlDelRangeEnd w:id="604"/>
          <w:del w:id="605" w:author="Paulo H. Leocadio" w:date="2024-07-22T15:33:00Z" w16du:dateUtc="2024-07-22T19:33:00Z">
            <w:r w:rsidR="00D532D7" w:rsidDel="0079398B">
              <w:fldChar w:fldCharType="begin"/>
            </w:r>
            <w:r w:rsidR="00D532D7" w:rsidDel="0079398B">
              <w:delInstrText xml:space="preserve"> CITATION a2023h \l 1033 </w:delInstrText>
            </w:r>
            <w:r w:rsidR="00D532D7" w:rsidDel="0079398B">
              <w:fldChar w:fldCharType="separate"/>
            </w:r>
            <w:r w:rsidR="00D34F43" w:rsidDel="0079398B">
              <w:rPr>
                <w:noProof/>
              </w:rPr>
              <w:delText xml:space="preserve"> </w:delText>
            </w:r>
            <w:r w:rsidR="00D34F43" w:rsidRPr="00D34F43" w:rsidDel="0079398B">
              <w:rPr>
                <w:noProof/>
              </w:rPr>
              <w:delText>[72]</w:delText>
            </w:r>
            <w:r w:rsidR="00D532D7" w:rsidDel="0079398B">
              <w:fldChar w:fldCharType="end"/>
            </w:r>
          </w:del>
          <w:customXmlDelRangeStart w:id="606" w:author="Paulo H. Leocadio" w:date="2024-07-22T15:33:00Z"/>
        </w:sdtContent>
      </w:sdt>
      <w:customXmlDelRangeEnd w:id="606"/>
      <w:del w:id="607" w:author="Paulo H. Leocadio" w:date="2024-07-22T15:33:00Z" w16du:dateUtc="2024-07-22T19:33:00Z">
        <w:r w:rsidRPr="000760BB" w:rsidDel="0079398B">
          <w:delText>.</w:delText>
        </w:r>
      </w:del>
    </w:p>
    <w:p w14:paraId="1E548E38" w14:textId="67BA7E8C" w:rsidR="000760BB" w:rsidRPr="000760BB" w:rsidDel="0079398B" w:rsidRDefault="000760BB" w:rsidP="00555FFB">
      <w:pPr>
        <w:pStyle w:val="Heading1BPBHEB"/>
        <w:rPr>
          <w:del w:id="608" w:author="Paulo H. Leocadio" w:date="2024-07-22T15:33:00Z" w16du:dateUtc="2024-07-22T19:33:00Z"/>
        </w:rPr>
      </w:pPr>
      <w:del w:id="609" w:author="Paulo H. Leocadio" w:date="2024-07-22T15:33:00Z" w16du:dateUtc="2024-07-22T19:33:00Z">
        <w:r w:rsidRPr="000760BB" w:rsidDel="0079398B">
          <w:delText xml:space="preserve">Managed </w:delText>
        </w:r>
        <w:r w:rsidR="008B0951" w:rsidDel="0079398B">
          <w:delText>M</w:delText>
        </w:r>
        <w:r w:rsidR="008B0951" w:rsidRPr="000760BB" w:rsidDel="0079398B">
          <w:delText xml:space="preserve">essage </w:delText>
        </w:r>
        <w:r w:rsidR="008B0951" w:rsidDel="0079398B">
          <w:delText>Q</w:delText>
        </w:r>
        <w:r w:rsidR="008B0951" w:rsidRPr="000760BB" w:rsidDel="0079398B">
          <w:delText>ueues</w:delText>
        </w:r>
      </w:del>
    </w:p>
    <w:p w14:paraId="2CE0AA39" w14:textId="23645CC3" w:rsidR="000760BB" w:rsidDel="0079398B" w:rsidRDefault="000760BB" w:rsidP="00086B6C">
      <w:pPr>
        <w:pStyle w:val="NormalBPBHEB"/>
        <w:rPr>
          <w:del w:id="610" w:author="Paulo H. Leocadio" w:date="2024-07-22T15:33:00Z" w16du:dateUtc="2024-07-22T19:33:00Z"/>
        </w:rPr>
      </w:pPr>
      <w:del w:id="611" w:author="Paulo H. Leocadio" w:date="2024-07-22T15:33:00Z" w16du:dateUtc="2024-07-22T19:33:00Z">
        <w:r w:rsidRPr="000760BB" w:rsidDel="0079398B">
          <w:delText>Managed message queues are an integral part of modern cloud architectures, providing a scalable and reliable mechanism for decoupling components. This section explores the concept of managed message queues, highlighting their significance in distributed systems.</w:delText>
        </w:r>
      </w:del>
    </w:p>
    <w:p w14:paraId="41EF292B" w14:textId="74B187A8" w:rsidR="000760BB" w:rsidRPr="00611C64" w:rsidDel="0079398B" w:rsidRDefault="00A3325C" w:rsidP="00611C64">
      <w:pPr>
        <w:keepNext/>
        <w:keepLines/>
        <w:spacing w:before="40" w:after="0"/>
        <w:outlineLvl w:val="1"/>
        <w:rPr>
          <w:del w:id="612" w:author="Paulo H. Leocadio" w:date="2024-07-22T15:33:00Z" w16du:dateUtc="2024-07-22T19:33:00Z"/>
          <w:rFonts w:eastAsiaTheme="majorEastAsia" w:cstheme="majorBidi"/>
          <w:sz w:val="36"/>
          <w:szCs w:val="26"/>
        </w:rPr>
      </w:pPr>
      <w:commentRangeStart w:id="613"/>
      <w:commentRangeStart w:id="614"/>
      <w:del w:id="615" w:author="Paulo H. Leocadio" w:date="2024-07-22T15:33:00Z" w16du:dateUtc="2024-07-22T19:33:00Z">
        <w:r w:rsidDel="0079398B">
          <w:rPr>
            <w:rFonts w:eastAsiaTheme="majorEastAsia" w:cstheme="majorBidi"/>
            <w:sz w:val="36"/>
            <w:szCs w:val="26"/>
          </w:rPr>
          <w:delText>O</w:delText>
        </w:r>
        <w:r w:rsidR="00966E40" w:rsidRPr="00611C64" w:rsidDel="0079398B">
          <w:rPr>
            <w:rFonts w:eastAsiaTheme="majorEastAsia" w:cstheme="majorBidi"/>
            <w:sz w:val="36"/>
            <w:szCs w:val="26"/>
          </w:rPr>
          <w:delText>verview</w:delText>
        </w:r>
        <w:commentRangeEnd w:id="613"/>
        <w:r w:rsidR="00966E40" w:rsidRPr="00611C64" w:rsidDel="0079398B">
          <w:rPr>
            <w:rFonts w:eastAsiaTheme="majorEastAsia" w:cstheme="majorBidi"/>
            <w:sz w:val="36"/>
            <w:szCs w:val="26"/>
          </w:rPr>
          <w:commentReference w:id="613"/>
        </w:r>
        <w:commentRangeEnd w:id="614"/>
        <w:r w:rsidR="00B476FE" w:rsidDel="0079398B">
          <w:rPr>
            <w:rStyle w:val="CommentReference"/>
          </w:rPr>
          <w:commentReference w:id="614"/>
        </w:r>
      </w:del>
    </w:p>
    <w:p w14:paraId="0F0B3602" w14:textId="40C114A6" w:rsidR="000760BB" w:rsidDel="0079398B" w:rsidRDefault="000760BB" w:rsidP="000760BB">
      <w:pPr>
        <w:pBdr>
          <w:top w:val="nil"/>
          <w:left w:val="nil"/>
          <w:bottom w:val="nil"/>
          <w:right w:val="nil"/>
          <w:between w:val="nil"/>
        </w:pBdr>
        <w:shd w:val="clear" w:color="auto" w:fill="FFFFFF"/>
        <w:spacing w:after="100" w:line="276" w:lineRule="auto"/>
        <w:jc w:val="both"/>
        <w:rPr>
          <w:del w:id="616" w:author="Paulo H. Leocadio" w:date="2024-07-22T15:33:00Z" w16du:dateUtc="2024-07-22T19:33:00Z"/>
        </w:rPr>
      </w:pPr>
      <w:del w:id="617" w:author="Paulo H. Leocadio" w:date="2024-07-22T15:33:00Z" w16du:dateUtc="2024-07-22T19:33:00Z">
        <w:r w:rsidRPr="000760BB" w:rsidDel="0079398B">
          <w:delText>Managed message queues, such as Amazon SQS, Azure Queue Storage, and Google Cloud Pub/Sub, offer a reliable and scalable solution for building asynchronous communication between distributed components. This section focuses on the general principles and advantages associated with managed message queues.</w:delText>
        </w:r>
      </w:del>
    </w:p>
    <w:p w14:paraId="3C23A6F8" w14:textId="626ECFB6" w:rsidR="000760BB" w:rsidRPr="00611C64" w:rsidDel="0079398B" w:rsidRDefault="000760BB" w:rsidP="00611C64">
      <w:pPr>
        <w:keepNext/>
        <w:keepLines/>
        <w:spacing w:before="40" w:after="0"/>
        <w:outlineLvl w:val="1"/>
        <w:rPr>
          <w:del w:id="618" w:author="Paulo H. Leocadio" w:date="2024-07-22T15:33:00Z" w16du:dateUtc="2024-07-22T19:33:00Z"/>
          <w:rFonts w:eastAsiaTheme="majorEastAsia" w:cstheme="majorBidi"/>
          <w:sz w:val="36"/>
          <w:szCs w:val="26"/>
        </w:rPr>
      </w:pPr>
      <w:del w:id="619" w:author="Paulo H. Leocadio" w:date="2024-07-22T15:33:00Z" w16du:dateUtc="2024-07-22T19:33:00Z">
        <w:r w:rsidRPr="00611C64" w:rsidDel="0079398B">
          <w:rPr>
            <w:rFonts w:eastAsiaTheme="majorEastAsia" w:cstheme="majorBidi"/>
            <w:sz w:val="36"/>
            <w:szCs w:val="26"/>
          </w:rPr>
          <w:delText xml:space="preserve">Advantages </w:delText>
        </w:r>
      </w:del>
    </w:p>
    <w:p w14:paraId="1C53F894" w14:textId="21289D4D" w:rsidR="00966E40" w:rsidRPr="000760BB" w:rsidDel="0079398B" w:rsidRDefault="00966E40" w:rsidP="00555FFB">
      <w:pPr>
        <w:pStyle w:val="NormalBPBHEB"/>
        <w:rPr>
          <w:del w:id="620" w:author="Paulo H. Leocadio" w:date="2024-07-22T15:33:00Z" w16du:dateUtc="2024-07-22T19:33:00Z"/>
        </w:rPr>
      </w:pPr>
      <w:del w:id="621" w:author="Paulo H. Leocadio" w:date="2024-07-22T15:33:00Z" w16du:dateUtc="2024-07-22T19:33:00Z">
        <w:r w:rsidDel="0079398B">
          <w:delText xml:space="preserve">The following are the </w:delText>
        </w:r>
        <w:r w:rsidRPr="00966E40" w:rsidDel="0079398B">
          <w:delText>advantages of managed message queues</w:delText>
        </w:r>
        <w:r w:rsidDel="0079398B">
          <w:delText>:</w:delText>
        </w:r>
      </w:del>
    </w:p>
    <w:p w14:paraId="3EC9536F" w14:textId="1E74FA0E" w:rsidR="000760BB" w:rsidRPr="000760BB" w:rsidDel="0079398B" w:rsidRDefault="000760BB" w:rsidP="008A12F7">
      <w:pPr>
        <w:pStyle w:val="NormalBPBHEB"/>
        <w:numPr>
          <w:ilvl w:val="0"/>
          <w:numId w:val="82"/>
        </w:numPr>
        <w:rPr>
          <w:del w:id="622" w:author="Paulo H. Leocadio" w:date="2024-07-22T15:33:00Z" w16du:dateUtc="2024-07-22T19:33:00Z"/>
        </w:rPr>
      </w:pPr>
      <w:del w:id="623" w:author="Paulo H. Leocadio" w:date="2024-07-22T15:33:00Z" w16du:dateUtc="2024-07-22T19:33:00Z">
        <w:r w:rsidRPr="000760BB" w:rsidDel="0079398B">
          <w:rPr>
            <w:b/>
            <w:bCs/>
          </w:rPr>
          <w:delText>Scalability:</w:delText>
        </w:r>
        <w:r w:rsidRPr="000760BB" w:rsidDel="0079398B">
          <w:delText xml:space="preserve"> Managed message queues automatically scale to accommodate varying workloads, ensuring consistent performance as the system evolves</w:delText>
        </w:r>
        <w:bookmarkStart w:id="624" w:name="_Ref151402670"/>
      </w:del>
      <w:customXmlDelRangeStart w:id="625" w:author="Paulo H. Leocadio" w:date="2024-07-22T15:33:00Z"/>
      <w:sdt>
        <w:sdtPr>
          <w:id w:val="102857521"/>
          <w:citation/>
        </w:sdtPr>
        <w:sdtEndPr/>
        <w:sdtContent>
          <w:customXmlDelRangeEnd w:id="625"/>
          <w:del w:id="626" w:author="Paulo H. Leocadio" w:date="2024-07-22T15:33:00Z" w16du:dateUtc="2024-07-22T19:33:00Z">
            <w:r w:rsidR="00D11419" w:rsidDel="0079398B">
              <w:fldChar w:fldCharType="begin"/>
            </w:r>
            <w:r w:rsidR="00D11419" w:rsidDel="0079398B">
              <w:delInstrText xml:space="preserve"> CITATION hoffman2016a \l 1033 </w:delInstrText>
            </w:r>
            <w:r w:rsidR="00D11419" w:rsidDel="0079398B">
              <w:fldChar w:fldCharType="separate"/>
            </w:r>
            <w:r w:rsidR="00D34F43" w:rsidDel="0079398B">
              <w:rPr>
                <w:noProof/>
              </w:rPr>
              <w:delText xml:space="preserve"> </w:delText>
            </w:r>
            <w:r w:rsidR="00D34F43" w:rsidRPr="00D34F43" w:rsidDel="0079398B">
              <w:rPr>
                <w:noProof/>
              </w:rPr>
              <w:delText>[75]</w:delText>
            </w:r>
            <w:r w:rsidR="00D11419" w:rsidDel="0079398B">
              <w:fldChar w:fldCharType="end"/>
            </w:r>
          </w:del>
          <w:customXmlDelRangeStart w:id="627" w:author="Paulo H. Leocadio" w:date="2024-07-22T15:33:00Z"/>
        </w:sdtContent>
      </w:sdt>
      <w:customXmlDelRangeEnd w:id="627"/>
      <w:bookmarkEnd w:id="624"/>
      <w:del w:id="628" w:author="Paulo H. Leocadio" w:date="2024-07-22T15:33:00Z" w16du:dateUtc="2024-07-22T19:33:00Z">
        <w:r w:rsidRPr="000760BB" w:rsidDel="0079398B">
          <w:delText>.</w:delText>
        </w:r>
      </w:del>
    </w:p>
    <w:p w14:paraId="4C928CE9" w14:textId="3C93DC3A" w:rsidR="000760BB" w:rsidRPr="000760BB" w:rsidDel="0079398B" w:rsidRDefault="000760BB" w:rsidP="008A12F7">
      <w:pPr>
        <w:pStyle w:val="NormalBPBHEB"/>
        <w:numPr>
          <w:ilvl w:val="0"/>
          <w:numId w:val="82"/>
        </w:numPr>
        <w:rPr>
          <w:del w:id="629" w:author="Paulo H. Leocadio" w:date="2024-07-22T15:33:00Z" w16du:dateUtc="2024-07-22T19:33:00Z"/>
        </w:rPr>
      </w:pPr>
      <w:del w:id="630" w:author="Paulo H. Leocadio" w:date="2024-07-22T15:33:00Z" w16du:dateUtc="2024-07-22T19:33:00Z">
        <w:r w:rsidRPr="000760BB" w:rsidDel="0079398B">
          <w:rPr>
            <w:b/>
            <w:bCs/>
          </w:rPr>
          <w:delText>Reliability:</w:delText>
        </w:r>
        <w:r w:rsidRPr="000760BB" w:rsidDel="0079398B">
          <w:delText xml:space="preserve"> By offloading the responsibility of message storage and delivery to a managed service, the reliability of message processing is enhanced</w:delText>
        </w:r>
        <w:r w:rsidR="00B739EF" w:rsidDel="0079398B">
          <w:fldChar w:fldCharType="begin"/>
        </w:r>
        <w:r w:rsidR="00B739EF" w:rsidDel="0079398B">
          <w:delInstrText xml:space="preserve"> NOTEREF _Ref151402670 \f \h </w:delInstrText>
        </w:r>
        <w:r w:rsidR="00B739EF" w:rsidDel="0079398B">
          <w:fldChar w:fldCharType="separate"/>
        </w:r>
        <w:r w:rsidR="00B739EF" w:rsidRPr="00B739EF" w:rsidDel="0079398B">
          <w:rPr>
            <w:rStyle w:val="FootnoteReference"/>
          </w:rPr>
          <w:delText>91</w:delText>
        </w:r>
        <w:r w:rsidR="00B739EF" w:rsidDel="0079398B">
          <w:fldChar w:fldCharType="end"/>
        </w:r>
        <w:r w:rsidRPr="000760BB" w:rsidDel="0079398B">
          <w:delText>.</w:delText>
        </w:r>
      </w:del>
    </w:p>
    <w:p w14:paraId="2D349A57" w14:textId="75EC336F" w:rsidR="000760BB" w:rsidRPr="000760BB" w:rsidDel="0079398B" w:rsidRDefault="000760BB" w:rsidP="008A12F7">
      <w:pPr>
        <w:pStyle w:val="NormalBPBHEB"/>
        <w:numPr>
          <w:ilvl w:val="0"/>
          <w:numId w:val="82"/>
        </w:numPr>
        <w:rPr>
          <w:del w:id="631" w:author="Paulo H. Leocadio" w:date="2024-07-22T15:33:00Z" w16du:dateUtc="2024-07-22T19:33:00Z"/>
        </w:rPr>
      </w:pPr>
      <w:del w:id="632" w:author="Paulo H. Leocadio" w:date="2024-07-22T15:33:00Z" w16du:dateUtc="2024-07-22T19:33:00Z">
        <w:r w:rsidRPr="000760BB" w:rsidDel="0079398B">
          <w:rPr>
            <w:b/>
            <w:bCs/>
          </w:rPr>
          <w:delText>Decoupling:</w:delText>
        </w:r>
        <w:r w:rsidRPr="000760BB" w:rsidDel="0079398B">
          <w:delText xml:space="preserve"> Managed message queues facilitate the decoupling of producers and consumers, enabling asynchronous communication and reducing dependencies between components</w:delText>
        </w:r>
        <w:bookmarkStart w:id="633" w:name="_Ref151402875"/>
      </w:del>
      <w:customXmlDelRangeStart w:id="634" w:author="Paulo H. Leocadio" w:date="2024-07-22T15:33:00Z"/>
      <w:sdt>
        <w:sdtPr>
          <w:id w:val="1553503577"/>
          <w:citation/>
        </w:sdtPr>
        <w:sdtEndPr/>
        <w:sdtContent>
          <w:customXmlDelRangeEnd w:id="634"/>
          <w:del w:id="635" w:author="Paulo H. Leocadio" w:date="2024-07-22T15:33:00Z" w16du:dateUtc="2024-07-22T19:33:00Z">
            <w:r w:rsidR="00EF281B" w:rsidDel="0079398B">
              <w:fldChar w:fldCharType="begin"/>
            </w:r>
            <w:r w:rsidR="00EF281B" w:rsidDel="0079398B">
              <w:delInstrText xml:space="preserve"> CITATION bonnin2014a \l 1033 </w:delInstrText>
            </w:r>
            <w:r w:rsidR="00EF281B" w:rsidDel="0079398B">
              <w:fldChar w:fldCharType="separate"/>
            </w:r>
            <w:r w:rsidR="00D34F43" w:rsidDel="0079398B">
              <w:rPr>
                <w:noProof/>
              </w:rPr>
              <w:delText xml:space="preserve"> </w:delText>
            </w:r>
            <w:r w:rsidR="00D34F43" w:rsidRPr="00D34F43" w:rsidDel="0079398B">
              <w:rPr>
                <w:noProof/>
              </w:rPr>
              <w:delText>[76]</w:delText>
            </w:r>
            <w:r w:rsidR="00EF281B" w:rsidDel="0079398B">
              <w:fldChar w:fldCharType="end"/>
            </w:r>
          </w:del>
          <w:customXmlDelRangeStart w:id="636" w:author="Paulo H. Leocadio" w:date="2024-07-22T15:33:00Z"/>
        </w:sdtContent>
      </w:sdt>
      <w:customXmlDelRangeEnd w:id="636"/>
      <w:bookmarkEnd w:id="633"/>
      <w:del w:id="637" w:author="Paulo H. Leocadio" w:date="2024-07-22T15:33:00Z" w16du:dateUtc="2024-07-22T19:33:00Z">
        <w:r w:rsidRPr="000760BB" w:rsidDel="0079398B">
          <w:delText>.</w:delText>
        </w:r>
      </w:del>
    </w:p>
    <w:p w14:paraId="5611D153" w14:textId="2821E461" w:rsidR="000760BB" w:rsidRPr="00611C64" w:rsidDel="0079398B" w:rsidRDefault="000760BB" w:rsidP="00611C64">
      <w:pPr>
        <w:keepNext/>
        <w:keepLines/>
        <w:spacing w:before="40" w:after="0"/>
        <w:outlineLvl w:val="1"/>
        <w:rPr>
          <w:del w:id="638" w:author="Paulo H. Leocadio" w:date="2024-07-22T15:33:00Z" w16du:dateUtc="2024-07-22T19:33:00Z"/>
          <w:rFonts w:eastAsiaTheme="majorEastAsia" w:cstheme="majorBidi"/>
          <w:sz w:val="36"/>
          <w:szCs w:val="26"/>
        </w:rPr>
      </w:pPr>
      <w:del w:id="639" w:author="Paulo H. Leocadio" w:date="2024-07-22T15:33:00Z" w16du:dateUtc="2024-07-22T19:33:00Z">
        <w:r w:rsidRPr="00611C64" w:rsidDel="0079398B">
          <w:rPr>
            <w:rFonts w:eastAsiaTheme="majorEastAsia" w:cstheme="majorBidi"/>
            <w:sz w:val="36"/>
            <w:szCs w:val="26"/>
          </w:rPr>
          <w:delText xml:space="preserve">Use </w:delText>
        </w:r>
        <w:r w:rsidR="00A01195" w:rsidRPr="00611C64" w:rsidDel="0079398B">
          <w:rPr>
            <w:rFonts w:eastAsiaTheme="majorEastAsia" w:cstheme="majorBidi"/>
            <w:sz w:val="36"/>
            <w:szCs w:val="26"/>
          </w:rPr>
          <w:delText>cases</w:delText>
        </w:r>
      </w:del>
    </w:p>
    <w:p w14:paraId="07CA6E8D" w14:textId="27DD58AB" w:rsidR="00A01195" w:rsidRPr="000760BB" w:rsidDel="0079398B" w:rsidRDefault="00A01195" w:rsidP="00555FFB">
      <w:pPr>
        <w:pStyle w:val="NormalBPBHEB"/>
        <w:rPr>
          <w:del w:id="640" w:author="Paulo H. Leocadio" w:date="2024-07-22T15:33:00Z" w16du:dateUtc="2024-07-22T19:33:00Z"/>
        </w:rPr>
      </w:pPr>
      <w:del w:id="641" w:author="Paulo H. Leocadio" w:date="2024-07-22T15:33:00Z" w16du:dateUtc="2024-07-22T19:33:00Z">
        <w:r w:rsidDel="0079398B">
          <w:delText>The following are the use cases of managed message queues</w:delText>
        </w:r>
      </w:del>
      <w:customXmlDelRangeStart w:id="642" w:author="Paulo H. Leocadio" w:date="2024-07-22T15:33:00Z"/>
      <w:sdt>
        <w:sdtPr>
          <w:id w:val="794333266"/>
          <w:citation/>
        </w:sdtPr>
        <w:sdtEndPr/>
        <w:sdtContent>
          <w:customXmlDelRangeEnd w:id="642"/>
          <w:del w:id="643" w:author="Paulo H. Leocadio" w:date="2024-07-22T15:33:00Z" w16du:dateUtc="2024-07-22T19:33:00Z">
            <w:r w:rsidR="008A12F7" w:rsidDel="0079398B">
              <w:fldChar w:fldCharType="begin"/>
            </w:r>
            <w:r w:rsidR="008A12F7" w:rsidDel="0079398B">
              <w:delInstrText xml:space="preserve"> CITATION a2023g \l 1033 </w:delInstrText>
            </w:r>
            <w:r w:rsidR="008A12F7" w:rsidDel="0079398B">
              <w:fldChar w:fldCharType="separate"/>
            </w:r>
            <w:r w:rsidR="00D34F43" w:rsidDel="0079398B">
              <w:rPr>
                <w:noProof/>
              </w:rPr>
              <w:delText xml:space="preserve"> </w:delText>
            </w:r>
            <w:r w:rsidR="00D34F43" w:rsidRPr="00D34F43" w:rsidDel="0079398B">
              <w:rPr>
                <w:noProof/>
              </w:rPr>
              <w:delText>[54]</w:delText>
            </w:r>
            <w:r w:rsidR="008A12F7" w:rsidDel="0079398B">
              <w:fldChar w:fldCharType="end"/>
            </w:r>
          </w:del>
          <w:customXmlDelRangeStart w:id="644" w:author="Paulo H. Leocadio" w:date="2024-07-22T15:33:00Z"/>
        </w:sdtContent>
      </w:sdt>
      <w:customXmlDelRangeEnd w:id="644"/>
      <w:del w:id="645" w:author="Paulo H. Leocadio" w:date="2024-07-22T15:33:00Z" w16du:dateUtc="2024-07-22T19:33:00Z">
        <w:r w:rsidDel="0079398B">
          <w:delText>:</w:delText>
        </w:r>
      </w:del>
    </w:p>
    <w:p w14:paraId="04982F34" w14:textId="188BAC39" w:rsidR="000760BB" w:rsidRPr="000760BB" w:rsidDel="0079398B" w:rsidRDefault="000760BB" w:rsidP="008A12F7">
      <w:pPr>
        <w:pStyle w:val="NormalBPBHEB"/>
        <w:numPr>
          <w:ilvl w:val="0"/>
          <w:numId w:val="83"/>
        </w:numPr>
        <w:rPr>
          <w:del w:id="646" w:author="Paulo H. Leocadio" w:date="2024-07-22T15:33:00Z" w16du:dateUtc="2024-07-22T19:33:00Z"/>
        </w:rPr>
      </w:pPr>
      <w:del w:id="647" w:author="Paulo H. Leocadio" w:date="2024-07-22T15:33:00Z" w16du:dateUtc="2024-07-22T19:33:00Z">
        <w:r w:rsidRPr="000760BB" w:rsidDel="0079398B">
          <w:rPr>
            <w:b/>
            <w:bCs/>
          </w:rPr>
          <w:delText xml:space="preserve">Microservices </w:delText>
        </w:r>
        <w:r w:rsidR="00A01195" w:rsidRPr="000760BB" w:rsidDel="0079398B">
          <w:rPr>
            <w:b/>
            <w:bCs/>
          </w:rPr>
          <w:delText>architectures</w:delText>
        </w:r>
        <w:r w:rsidRPr="000760BB" w:rsidDel="0079398B">
          <w:rPr>
            <w:b/>
            <w:bCs/>
          </w:rPr>
          <w:delText>:</w:delText>
        </w:r>
        <w:r w:rsidRPr="000760BB" w:rsidDel="0079398B">
          <w:delText xml:space="preserve"> Managed message queues play a crucial role in microservices architectures, allowing services to communicate asynchronously without direct dependencies.</w:delText>
        </w:r>
      </w:del>
    </w:p>
    <w:p w14:paraId="5D578D65" w14:textId="15EE18E6" w:rsidR="000760BB" w:rsidDel="0079398B" w:rsidRDefault="000760BB" w:rsidP="008A12F7">
      <w:pPr>
        <w:pStyle w:val="NormalBPBHEB"/>
        <w:numPr>
          <w:ilvl w:val="0"/>
          <w:numId w:val="83"/>
        </w:numPr>
        <w:rPr>
          <w:del w:id="648" w:author="Paulo H. Leocadio" w:date="2024-07-22T15:33:00Z" w16du:dateUtc="2024-07-22T19:33:00Z"/>
        </w:rPr>
      </w:pPr>
      <w:del w:id="649" w:author="Paulo H. Leocadio" w:date="2024-07-22T15:33:00Z" w16du:dateUtc="2024-07-22T19:33:00Z">
        <w:r w:rsidRPr="000760BB" w:rsidDel="0079398B">
          <w:rPr>
            <w:b/>
            <w:bCs/>
          </w:rPr>
          <w:delText>Event-</w:delText>
        </w:r>
        <w:r w:rsidR="00A01195" w:rsidRPr="000760BB" w:rsidDel="0079398B">
          <w:rPr>
            <w:b/>
            <w:bCs/>
          </w:rPr>
          <w:delText>driven systems</w:delText>
        </w:r>
        <w:r w:rsidRPr="000760BB" w:rsidDel="0079398B">
          <w:rPr>
            <w:b/>
            <w:bCs/>
          </w:rPr>
          <w:delText>:</w:delText>
        </w:r>
        <w:r w:rsidRPr="000760BB" w:rsidDel="0079398B">
          <w:delText xml:space="preserve"> In event-driven systems, managed message queues enable the seamless flow of events between different components, supporting real-time processing.</w:delText>
        </w:r>
      </w:del>
    </w:p>
    <w:p w14:paraId="02D83BAE" w14:textId="50374B0A" w:rsidR="000760BB" w:rsidRPr="00611C64" w:rsidDel="0079398B" w:rsidRDefault="000760BB" w:rsidP="00611C64">
      <w:pPr>
        <w:keepNext/>
        <w:keepLines/>
        <w:spacing w:before="40" w:after="0"/>
        <w:outlineLvl w:val="1"/>
        <w:rPr>
          <w:del w:id="650" w:author="Paulo H. Leocadio" w:date="2024-07-22T15:33:00Z" w16du:dateUtc="2024-07-22T19:33:00Z"/>
          <w:rFonts w:eastAsiaTheme="majorEastAsia" w:cstheme="majorBidi"/>
          <w:sz w:val="36"/>
          <w:szCs w:val="26"/>
        </w:rPr>
      </w:pPr>
      <w:del w:id="651" w:author="Paulo H. Leocadio" w:date="2024-07-22T15:33:00Z" w16du:dateUtc="2024-07-22T19:33:00Z">
        <w:r w:rsidRPr="00611C64" w:rsidDel="0079398B">
          <w:rPr>
            <w:rFonts w:eastAsiaTheme="majorEastAsia" w:cstheme="majorBidi"/>
            <w:sz w:val="36"/>
            <w:szCs w:val="26"/>
          </w:rPr>
          <w:delText xml:space="preserve">Best </w:delText>
        </w:r>
        <w:r w:rsidR="00A01195" w:rsidRPr="00611C64" w:rsidDel="0079398B">
          <w:rPr>
            <w:rFonts w:eastAsiaTheme="majorEastAsia" w:cstheme="majorBidi"/>
            <w:sz w:val="36"/>
            <w:szCs w:val="26"/>
          </w:rPr>
          <w:delText>practices</w:delText>
        </w:r>
      </w:del>
    </w:p>
    <w:p w14:paraId="5A9078DE" w14:textId="3428FE98" w:rsidR="00A01195" w:rsidRPr="000760BB" w:rsidDel="0079398B" w:rsidRDefault="00A01195" w:rsidP="00555FFB">
      <w:pPr>
        <w:pStyle w:val="NormalBPBHEB"/>
        <w:rPr>
          <w:del w:id="652" w:author="Paulo H. Leocadio" w:date="2024-07-22T15:33:00Z" w16du:dateUtc="2024-07-22T19:33:00Z"/>
        </w:rPr>
      </w:pPr>
      <w:del w:id="653" w:author="Paulo H. Leocadio" w:date="2024-07-22T15:33:00Z" w16du:dateUtc="2024-07-22T19:33:00Z">
        <w:r w:rsidDel="0079398B">
          <w:delText>The following are the best practices of manages message queues</w:delText>
        </w:r>
      </w:del>
      <w:customXmlDelRangeStart w:id="654" w:author="Paulo H. Leocadio" w:date="2024-07-22T15:33:00Z"/>
      <w:sdt>
        <w:sdtPr>
          <w:id w:val="178555755"/>
          <w:citation/>
        </w:sdtPr>
        <w:sdtEndPr/>
        <w:sdtContent>
          <w:customXmlDelRangeEnd w:id="654"/>
          <w:del w:id="655" w:author="Paulo H. Leocadio" w:date="2024-07-22T15:33:00Z" w16du:dateUtc="2024-07-22T19:33:00Z">
            <w:r w:rsidR="00A1458C" w:rsidDel="0079398B">
              <w:fldChar w:fldCharType="begin"/>
            </w:r>
            <w:r w:rsidR="00A1458C" w:rsidDel="0079398B">
              <w:delInstrText xml:space="preserve"> CITATION a2023g \l 1033 </w:delInstrText>
            </w:r>
            <w:r w:rsidR="00A1458C" w:rsidDel="0079398B">
              <w:fldChar w:fldCharType="separate"/>
            </w:r>
            <w:r w:rsidR="00D34F43" w:rsidDel="0079398B">
              <w:rPr>
                <w:noProof/>
              </w:rPr>
              <w:delText xml:space="preserve"> </w:delText>
            </w:r>
            <w:r w:rsidR="00D34F43" w:rsidRPr="00D34F43" w:rsidDel="0079398B">
              <w:rPr>
                <w:noProof/>
              </w:rPr>
              <w:delText>[54]</w:delText>
            </w:r>
            <w:r w:rsidR="00A1458C" w:rsidDel="0079398B">
              <w:fldChar w:fldCharType="end"/>
            </w:r>
          </w:del>
          <w:customXmlDelRangeStart w:id="656" w:author="Paulo H. Leocadio" w:date="2024-07-22T15:33:00Z"/>
        </w:sdtContent>
      </w:sdt>
      <w:customXmlDelRangeEnd w:id="656"/>
      <w:del w:id="657" w:author="Paulo H. Leocadio" w:date="2024-07-22T15:33:00Z" w16du:dateUtc="2024-07-22T19:33:00Z">
        <w:r w:rsidDel="0079398B">
          <w:delText xml:space="preserve">: </w:delText>
        </w:r>
      </w:del>
    </w:p>
    <w:p w14:paraId="3C762979" w14:textId="34B6547E" w:rsidR="000760BB" w:rsidRPr="000760BB" w:rsidDel="0079398B" w:rsidRDefault="000760BB" w:rsidP="008A12F7">
      <w:pPr>
        <w:pStyle w:val="NormalBPBHEB"/>
        <w:numPr>
          <w:ilvl w:val="0"/>
          <w:numId w:val="84"/>
        </w:numPr>
        <w:rPr>
          <w:del w:id="658" w:author="Paulo H. Leocadio" w:date="2024-07-22T15:33:00Z" w16du:dateUtc="2024-07-22T19:33:00Z"/>
        </w:rPr>
      </w:pPr>
      <w:del w:id="659" w:author="Paulo H. Leocadio" w:date="2024-07-22T15:33:00Z" w16du:dateUtc="2024-07-22T19:33:00Z">
        <w:r w:rsidRPr="000760BB" w:rsidDel="0079398B">
          <w:rPr>
            <w:b/>
            <w:bCs/>
          </w:rPr>
          <w:delText xml:space="preserve">Message </w:delText>
        </w:r>
        <w:r w:rsidR="00A01195" w:rsidRPr="000760BB" w:rsidDel="0079398B">
          <w:rPr>
            <w:b/>
            <w:bCs/>
          </w:rPr>
          <w:delText>retention</w:delText>
        </w:r>
        <w:r w:rsidRPr="000760BB" w:rsidDel="0079398B">
          <w:rPr>
            <w:b/>
            <w:bCs/>
          </w:rPr>
          <w:delText>:</w:delText>
        </w:r>
        <w:r w:rsidRPr="000760BB" w:rsidDel="0079398B">
          <w:delText xml:space="preserve"> Configure message retention policies to align with the specific needs of the application, balancing the trade-off between storage costs and the time-sensitive nature of messages.</w:delText>
        </w:r>
      </w:del>
    </w:p>
    <w:p w14:paraId="1C21E7B2" w14:textId="0F4A705D" w:rsidR="000760BB" w:rsidRPr="000760BB" w:rsidDel="0079398B" w:rsidRDefault="000760BB" w:rsidP="008A12F7">
      <w:pPr>
        <w:pStyle w:val="NormalBPBHEB"/>
        <w:numPr>
          <w:ilvl w:val="0"/>
          <w:numId w:val="84"/>
        </w:numPr>
        <w:rPr>
          <w:del w:id="660" w:author="Paulo H. Leocadio" w:date="2024-07-22T15:33:00Z" w16du:dateUtc="2024-07-22T19:33:00Z"/>
        </w:rPr>
      </w:pPr>
      <w:del w:id="661" w:author="Paulo H. Leocadio" w:date="2024-07-22T15:33:00Z" w16du:dateUtc="2024-07-22T19:33:00Z">
        <w:r w:rsidRPr="000760BB" w:rsidDel="0079398B">
          <w:rPr>
            <w:b/>
            <w:bCs/>
          </w:rPr>
          <w:delText xml:space="preserve">Error </w:delText>
        </w:r>
        <w:r w:rsidR="00A01195" w:rsidRPr="000760BB" w:rsidDel="0079398B">
          <w:rPr>
            <w:b/>
            <w:bCs/>
          </w:rPr>
          <w:delText>handling</w:delText>
        </w:r>
        <w:r w:rsidRPr="000760BB" w:rsidDel="0079398B">
          <w:rPr>
            <w:b/>
            <w:bCs/>
          </w:rPr>
          <w:delText>:</w:delText>
        </w:r>
        <w:r w:rsidRPr="000760BB" w:rsidDel="0079398B">
          <w:delText xml:space="preserve"> Implement robust error-handling mechanisms, including dead-letter queues, to manage messages that cannot be processed successfully.</w:delText>
        </w:r>
      </w:del>
    </w:p>
    <w:p w14:paraId="5BC24EE3" w14:textId="6C85951D" w:rsidR="000760BB" w:rsidRPr="00611C64" w:rsidDel="0079398B" w:rsidRDefault="000760BB" w:rsidP="00611C64">
      <w:pPr>
        <w:keepNext/>
        <w:keepLines/>
        <w:spacing w:before="40" w:after="0"/>
        <w:outlineLvl w:val="1"/>
        <w:rPr>
          <w:del w:id="662" w:author="Paulo H. Leocadio" w:date="2024-07-22T15:33:00Z" w16du:dateUtc="2024-07-22T19:33:00Z"/>
          <w:rFonts w:eastAsiaTheme="majorEastAsia" w:cstheme="majorBidi"/>
          <w:sz w:val="36"/>
          <w:szCs w:val="26"/>
        </w:rPr>
      </w:pPr>
      <w:del w:id="663" w:author="Paulo H. Leocadio" w:date="2024-07-22T15:33:00Z" w16du:dateUtc="2024-07-22T19:33:00Z">
        <w:r w:rsidRPr="00611C64" w:rsidDel="0079398B">
          <w:rPr>
            <w:rFonts w:eastAsiaTheme="majorEastAsia" w:cstheme="majorBidi"/>
            <w:sz w:val="36"/>
            <w:szCs w:val="26"/>
          </w:rPr>
          <w:delText>Integration with AWS Services</w:delText>
        </w:r>
      </w:del>
    </w:p>
    <w:p w14:paraId="48592F49" w14:textId="38FD3396" w:rsidR="000760BB" w:rsidRPr="000760BB" w:rsidDel="0079398B" w:rsidRDefault="000760BB" w:rsidP="00555FFB">
      <w:pPr>
        <w:pStyle w:val="NormalBPBHEB"/>
        <w:rPr>
          <w:del w:id="664" w:author="Paulo H. Leocadio" w:date="2024-07-22T15:33:00Z" w16du:dateUtc="2024-07-22T19:33:00Z"/>
        </w:rPr>
      </w:pPr>
      <w:del w:id="665" w:author="Paulo H. Leocadio" w:date="2024-07-22T15:33:00Z" w16du:dateUtc="2024-07-22T19:33:00Z">
        <w:r w:rsidRPr="000760BB" w:rsidDel="0079398B">
          <w:delText>Managed message queues integrate seamlessly with various AWS services, enhancing their capabilities and extending their use in different scenarios. Some notable integrations include</w:delText>
        </w:r>
      </w:del>
      <w:customXmlDelRangeStart w:id="666" w:author="Paulo H. Leocadio" w:date="2024-07-22T15:33:00Z"/>
      <w:sdt>
        <w:sdtPr>
          <w:id w:val="-1866817226"/>
          <w:citation/>
        </w:sdtPr>
        <w:sdtEndPr/>
        <w:sdtContent>
          <w:customXmlDelRangeEnd w:id="666"/>
          <w:del w:id="667" w:author="Paulo H. Leocadio" w:date="2024-07-22T15:33:00Z" w16du:dateUtc="2024-07-22T19:33:00Z">
            <w:r w:rsidR="00207CBB" w:rsidDel="0079398B">
              <w:fldChar w:fldCharType="begin"/>
            </w:r>
            <w:r w:rsidR="00207CBB" w:rsidDel="0079398B">
              <w:delInstrText xml:space="preserve"> CITATION a2023g \l 1033 </w:delInstrText>
            </w:r>
            <w:r w:rsidR="00207CBB" w:rsidDel="0079398B">
              <w:fldChar w:fldCharType="separate"/>
            </w:r>
            <w:r w:rsidR="00D34F43" w:rsidDel="0079398B">
              <w:rPr>
                <w:noProof/>
              </w:rPr>
              <w:delText xml:space="preserve"> </w:delText>
            </w:r>
            <w:r w:rsidR="00D34F43" w:rsidRPr="00D34F43" w:rsidDel="0079398B">
              <w:rPr>
                <w:noProof/>
              </w:rPr>
              <w:delText>[54]</w:delText>
            </w:r>
            <w:r w:rsidR="00207CBB" w:rsidDel="0079398B">
              <w:fldChar w:fldCharType="end"/>
            </w:r>
          </w:del>
          <w:customXmlDelRangeStart w:id="668" w:author="Paulo H. Leocadio" w:date="2024-07-22T15:33:00Z"/>
        </w:sdtContent>
      </w:sdt>
      <w:customXmlDelRangeEnd w:id="668"/>
      <w:del w:id="669" w:author="Paulo H. Leocadio" w:date="2024-07-22T15:33:00Z" w16du:dateUtc="2024-07-22T19:33:00Z">
        <w:r w:rsidRPr="000760BB" w:rsidDel="0079398B">
          <w:delText>:</w:delText>
        </w:r>
      </w:del>
    </w:p>
    <w:p w14:paraId="2077CEAD" w14:textId="152CFF03" w:rsidR="000760BB" w:rsidRPr="000760BB" w:rsidDel="0079398B" w:rsidRDefault="000760BB" w:rsidP="008A12F7">
      <w:pPr>
        <w:pStyle w:val="NormalBPBHEB"/>
        <w:numPr>
          <w:ilvl w:val="0"/>
          <w:numId w:val="85"/>
        </w:numPr>
        <w:rPr>
          <w:del w:id="670" w:author="Paulo H. Leocadio" w:date="2024-07-22T15:33:00Z" w16du:dateUtc="2024-07-22T19:33:00Z"/>
        </w:rPr>
      </w:pPr>
      <w:del w:id="671" w:author="Paulo H. Leocadio" w:date="2024-07-22T15:33:00Z" w16du:dateUtc="2024-07-22T19:33:00Z">
        <w:r w:rsidRPr="000760BB" w:rsidDel="0079398B">
          <w:rPr>
            <w:b/>
            <w:bCs/>
          </w:rPr>
          <w:delText>AWS Lambda:</w:delText>
        </w:r>
        <w:r w:rsidRPr="000760BB" w:rsidDel="0079398B">
          <w:delText xml:space="preserve"> Utilize managed message queues to trigger serverless functions in AWS Lambda, enabling serverless and event-driven architectures.</w:delText>
        </w:r>
      </w:del>
    </w:p>
    <w:p w14:paraId="145AE88A" w14:textId="07B9EAC3" w:rsidR="00A01195" w:rsidDel="0079398B" w:rsidRDefault="000760BB" w:rsidP="00567041">
      <w:pPr>
        <w:pStyle w:val="NormalBPBHEB"/>
        <w:numPr>
          <w:ilvl w:val="0"/>
          <w:numId w:val="85"/>
        </w:numPr>
        <w:rPr>
          <w:del w:id="672" w:author="Paulo H. Leocadio" w:date="2024-07-22T15:33:00Z" w16du:dateUtc="2024-07-22T19:33:00Z"/>
        </w:rPr>
      </w:pPr>
      <w:del w:id="673" w:author="Paulo H. Leocadio" w:date="2024-07-22T15:33:00Z" w16du:dateUtc="2024-07-22T19:33:00Z">
        <w:r w:rsidRPr="00D65C5D" w:rsidDel="0079398B">
          <w:rPr>
            <w:b/>
            <w:bCs/>
          </w:rPr>
          <w:delText>Amazon EC2:</w:delText>
        </w:r>
        <w:r w:rsidRPr="000760BB" w:rsidDel="0079398B">
          <w:delText xml:space="preserve"> Integrate managed message queues with Amazon EC2 instances to enable communication between different components of a distributed application.</w:delText>
        </w:r>
      </w:del>
    </w:p>
    <w:p w14:paraId="046B5A0D" w14:textId="1BB763DC" w:rsidR="000760BB" w:rsidRPr="000760BB" w:rsidDel="0079398B" w:rsidRDefault="000760BB" w:rsidP="00555FFB">
      <w:pPr>
        <w:pStyle w:val="Heading1BPBHEB"/>
        <w:rPr>
          <w:del w:id="674" w:author="Paulo H. Leocadio" w:date="2024-07-22T15:33:00Z" w16du:dateUtc="2024-07-22T19:33:00Z"/>
        </w:rPr>
      </w:pPr>
      <w:del w:id="675" w:author="Paulo H. Leocadio" w:date="2024-07-22T15:33:00Z" w16du:dateUtc="2024-07-22T19:33:00Z">
        <w:r w:rsidRPr="000760BB" w:rsidDel="0079398B">
          <w:delText>AWS Step Functions</w:delText>
        </w:r>
      </w:del>
    </w:p>
    <w:p w14:paraId="256A4EFC" w14:textId="4600CD8A" w:rsidR="000760BB" w:rsidDel="0079398B" w:rsidRDefault="000760BB" w:rsidP="00A01195">
      <w:pPr>
        <w:pStyle w:val="NormalBPBHEB"/>
        <w:rPr>
          <w:del w:id="676" w:author="Paulo H. Leocadio" w:date="2024-07-22T15:33:00Z" w16du:dateUtc="2024-07-22T19:33:00Z"/>
        </w:rPr>
      </w:pPr>
      <w:del w:id="677" w:author="Paulo H. Leocadio" w:date="2024-07-22T15:33:00Z" w16du:dateUtc="2024-07-22T19:33:00Z">
        <w:r w:rsidRPr="000760BB" w:rsidDel="0079398B">
          <w:delText>AWS Step Functions is a fully managed service that enables developers to coordinate and automate the execution of serverless workflows using visual workflows. This section delves into the capabilities of AWS Step Functions, its use cases, and the benefits it brings to the realm of application integration.</w:delText>
        </w:r>
      </w:del>
    </w:p>
    <w:p w14:paraId="7A64DE1A" w14:textId="72DCB12F" w:rsidR="000760BB" w:rsidRPr="00611C64" w:rsidDel="0079398B" w:rsidRDefault="000760BB" w:rsidP="00611C64">
      <w:pPr>
        <w:keepNext/>
        <w:keepLines/>
        <w:spacing w:before="40" w:after="0"/>
        <w:outlineLvl w:val="1"/>
        <w:rPr>
          <w:del w:id="678" w:author="Paulo H. Leocadio" w:date="2024-07-22T15:33:00Z" w16du:dateUtc="2024-07-22T19:33:00Z"/>
          <w:rFonts w:eastAsiaTheme="majorEastAsia" w:cstheme="majorBidi"/>
          <w:sz w:val="36"/>
          <w:szCs w:val="26"/>
        </w:rPr>
      </w:pPr>
      <w:del w:id="679" w:author="Paulo H. Leocadio" w:date="2024-07-22T15:33:00Z" w16du:dateUtc="2024-07-22T19:33:00Z">
        <w:r w:rsidRPr="00611C64" w:rsidDel="0079398B">
          <w:rPr>
            <w:rFonts w:eastAsiaTheme="majorEastAsia" w:cstheme="majorBidi"/>
            <w:sz w:val="36"/>
            <w:szCs w:val="26"/>
          </w:rPr>
          <w:delText>Overview</w:delText>
        </w:r>
      </w:del>
    </w:p>
    <w:p w14:paraId="0AA9935E" w14:textId="64121089" w:rsidR="000760BB" w:rsidDel="0079398B" w:rsidRDefault="000760BB" w:rsidP="00555FFB">
      <w:pPr>
        <w:pStyle w:val="NormalBPBHEB"/>
        <w:rPr>
          <w:del w:id="680" w:author="Paulo H. Leocadio" w:date="2024-07-22T15:33:00Z" w16du:dateUtc="2024-07-22T19:33:00Z"/>
        </w:rPr>
      </w:pPr>
      <w:del w:id="681" w:author="Paulo H. Leocadio" w:date="2024-07-22T15:33:00Z" w16du:dateUtc="2024-07-22T19:33:00Z">
        <w:r w:rsidRPr="000760BB" w:rsidDel="0079398B">
          <w:delText>AWS Step Functions simplif</w:delText>
        </w:r>
        <w:r w:rsidR="00F33931" w:rsidDel="0079398B">
          <w:delText>y</w:delText>
        </w:r>
        <w:r w:rsidRPr="000760BB" w:rsidDel="0079398B">
          <w:delText xml:space="preserve"> the process of building scalable and resilient applications by allowing developers to design workflows using a visual interface. Workflows in Step Functions are represented as state machines, where each state represents a step in the </w:delText>
        </w:r>
        <w:commentRangeStart w:id="682"/>
        <w:commentRangeStart w:id="683"/>
        <w:r w:rsidRPr="000760BB" w:rsidDel="0079398B">
          <w:delText>workflow</w:delText>
        </w:r>
        <w:commentRangeEnd w:id="682"/>
        <w:r w:rsidR="00F33931" w:rsidDel="0079398B">
          <w:rPr>
            <w:rStyle w:val="CommentReference"/>
            <w:rFonts w:eastAsiaTheme="minorHAnsi" w:cstheme="minorBidi"/>
          </w:rPr>
          <w:commentReference w:id="682"/>
        </w:r>
        <w:commentRangeEnd w:id="683"/>
        <w:r w:rsidR="00314055" w:rsidDel="0079398B">
          <w:rPr>
            <w:rStyle w:val="CommentReference"/>
            <w:rFonts w:eastAsiaTheme="minorHAnsi" w:cstheme="minorBidi"/>
          </w:rPr>
          <w:commentReference w:id="683"/>
        </w:r>
        <w:r w:rsidRPr="000760BB" w:rsidDel="0079398B">
          <w:delText>.</w:delText>
        </w:r>
      </w:del>
    </w:p>
    <w:p w14:paraId="66214E6D" w14:textId="461897C5" w:rsidR="00B476FE" w:rsidRPr="00611C64" w:rsidDel="0079398B" w:rsidRDefault="00B476FE" w:rsidP="00B476FE">
      <w:pPr>
        <w:keepNext/>
        <w:keepLines/>
        <w:spacing w:before="40" w:after="0"/>
        <w:outlineLvl w:val="1"/>
        <w:rPr>
          <w:del w:id="684" w:author="Paulo H. Leocadio" w:date="2024-07-22T15:33:00Z" w16du:dateUtc="2024-07-22T19:33:00Z"/>
          <w:rFonts w:eastAsiaTheme="majorEastAsia" w:cstheme="majorBidi"/>
          <w:sz w:val="36"/>
          <w:szCs w:val="26"/>
        </w:rPr>
      </w:pPr>
      <w:del w:id="685" w:author="Paulo H. Leocadio" w:date="2024-07-22T15:33:00Z" w16du:dateUtc="2024-07-22T19:33:00Z">
        <w:r w:rsidRPr="00611C64" w:rsidDel="0079398B">
          <w:rPr>
            <w:rFonts w:eastAsiaTheme="majorEastAsia" w:cstheme="majorBidi"/>
            <w:sz w:val="36"/>
            <w:szCs w:val="26"/>
          </w:rPr>
          <w:delText xml:space="preserve">Key features </w:delText>
        </w:r>
      </w:del>
    </w:p>
    <w:p w14:paraId="26CA8643" w14:textId="2CBC34CE" w:rsidR="00B476FE" w:rsidRPr="000760BB" w:rsidDel="0079398B" w:rsidRDefault="00B476FE" w:rsidP="00B476FE">
      <w:pPr>
        <w:pStyle w:val="NormalBPBHEB"/>
        <w:rPr>
          <w:del w:id="686" w:author="Paulo H. Leocadio" w:date="2024-07-22T15:33:00Z" w16du:dateUtc="2024-07-22T19:33:00Z"/>
        </w:rPr>
      </w:pPr>
      <w:del w:id="687" w:author="Paulo H. Leocadio" w:date="2024-07-22T15:33:00Z" w16du:dateUtc="2024-07-22T19:33:00Z">
        <w:r w:rsidDel="0079398B">
          <w:delText xml:space="preserve">The following are the </w:delText>
        </w:r>
        <w:r w:rsidRPr="00F33931" w:rsidDel="0079398B">
          <w:delText>key features of AWS Step Functions</w:delText>
        </w:r>
      </w:del>
      <w:customXmlDelRangeStart w:id="688" w:author="Paulo H. Leocadio" w:date="2024-07-22T15:33:00Z"/>
      <w:sdt>
        <w:sdtPr>
          <w:id w:val="355086703"/>
          <w:citation/>
        </w:sdtPr>
        <w:sdtEndPr/>
        <w:sdtContent>
          <w:customXmlDelRangeEnd w:id="688"/>
          <w:del w:id="689" w:author="Paulo H. Leocadio" w:date="2024-07-22T15:33:00Z" w16du:dateUtc="2024-07-22T19:33:00Z">
            <w:r w:rsidDel="0079398B">
              <w:fldChar w:fldCharType="begin"/>
            </w:r>
            <w:r w:rsidDel="0079398B">
              <w:delInstrText xml:space="preserve"> CITATION unknown2023m \l 1033 </w:delInstrText>
            </w:r>
            <w:r w:rsidDel="0079398B">
              <w:fldChar w:fldCharType="separate"/>
            </w:r>
            <w:r w:rsidR="00D34F43" w:rsidDel="0079398B">
              <w:rPr>
                <w:noProof/>
              </w:rPr>
              <w:delText xml:space="preserve"> </w:delText>
            </w:r>
            <w:r w:rsidR="00D34F43" w:rsidRPr="00D34F43" w:rsidDel="0079398B">
              <w:rPr>
                <w:noProof/>
              </w:rPr>
              <w:delText>[77]</w:delText>
            </w:r>
            <w:r w:rsidDel="0079398B">
              <w:fldChar w:fldCharType="end"/>
            </w:r>
          </w:del>
          <w:customXmlDelRangeStart w:id="690" w:author="Paulo H. Leocadio" w:date="2024-07-22T15:33:00Z"/>
        </w:sdtContent>
      </w:sdt>
      <w:customXmlDelRangeEnd w:id="690"/>
      <w:del w:id="691" w:author="Paulo H. Leocadio" w:date="2024-07-22T15:33:00Z" w16du:dateUtc="2024-07-22T19:33:00Z">
        <w:r w:rsidDel="0079398B">
          <w:delText>:</w:delText>
        </w:r>
      </w:del>
    </w:p>
    <w:p w14:paraId="428D89F0" w14:textId="78ABE353" w:rsidR="00B476FE" w:rsidRPr="000760BB" w:rsidDel="0079398B" w:rsidRDefault="00B476FE" w:rsidP="00B476FE">
      <w:pPr>
        <w:pStyle w:val="NormalBPBHEB"/>
        <w:numPr>
          <w:ilvl w:val="0"/>
          <w:numId w:val="86"/>
        </w:numPr>
        <w:rPr>
          <w:del w:id="692" w:author="Paulo H. Leocadio" w:date="2024-07-22T15:33:00Z" w16du:dateUtc="2024-07-22T19:33:00Z"/>
        </w:rPr>
      </w:pPr>
      <w:del w:id="693" w:author="Paulo H. Leocadio" w:date="2024-07-22T15:33:00Z" w16du:dateUtc="2024-07-22T19:33:00Z">
        <w:r w:rsidRPr="000760BB" w:rsidDel="0079398B">
          <w:rPr>
            <w:b/>
            <w:bCs/>
          </w:rPr>
          <w:delText>Visual workflow design:</w:delText>
        </w:r>
        <w:r w:rsidRPr="000760BB" w:rsidDel="0079398B">
          <w:delText xml:space="preserve"> Step Functions provides a visual workflow designer, allowing developers to design, visualize, and modify workflows easily.</w:delText>
        </w:r>
      </w:del>
    </w:p>
    <w:p w14:paraId="4AF18E9C" w14:textId="7C850D78" w:rsidR="00B476FE" w:rsidRPr="000760BB" w:rsidDel="0079398B" w:rsidRDefault="00B476FE" w:rsidP="00B476FE">
      <w:pPr>
        <w:pStyle w:val="NormalBPBHEB"/>
        <w:numPr>
          <w:ilvl w:val="0"/>
          <w:numId w:val="86"/>
        </w:numPr>
        <w:rPr>
          <w:del w:id="694" w:author="Paulo H. Leocadio" w:date="2024-07-22T15:33:00Z" w16du:dateUtc="2024-07-22T19:33:00Z"/>
        </w:rPr>
      </w:pPr>
      <w:del w:id="695" w:author="Paulo H. Leocadio" w:date="2024-07-22T15:33:00Z" w16du:dateUtc="2024-07-22T19:33:00Z">
        <w:r w:rsidRPr="000760BB" w:rsidDel="0079398B">
          <w:rPr>
            <w:b/>
            <w:bCs/>
          </w:rPr>
          <w:delText>Coordination of microservices:</w:delText>
        </w:r>
        <w:r w:rsidRPr="000760BB" w:rsidDel="0079398B">
          <w:delText xml:space="preserve"> It excels in coordinating microservices, enabling seamless communication and execution of tasks across distributed applications.</w:delText>
        </w:r>
      </w:del>
    </w:p>
    <w:p w14:paraId="2FF8C905" w14:textId="05A956F7" w:rsidR="00B476FE" w:rsidDel="0079398B" w:rsidRDefault="00B476FE" w:rsidP="00B476FE">
      <w:pPr>
        <w:pStyle w:val="NormalBPBHEB"/>
        <w:numPr>
          <w:ilvl w:val="0"/>
          <w:numId w:val="86"/>
        </w:numPr>
        <w:rPr>
          <w:del w:id="696" w:author="Paulo H. Leocadio" w:date="2024-07-22T15:33:00Z" w16du:dateUtc="2024-07-22T19:33:00Z"/>
        </w:rPr>
      </w:pPr>
      <w:del w:id="697" w:author="Paulo H. Leocadio" w:date="2024-07-22T15:33:00Z" w16du:dateUtc="2024-07-22T19:33:00Z">
        <w:r w:rsidRPr="000760BB" w:rsidDel="0079398B">
          <w:rPr>
            <w:b/>
            <w:bCs/>
          </w:rPr>
          <w:delText>Error handling:</w:delText>
        </w:r>
        <w:r w:rsidRPr="000760BB" w:rsidDel="0079398B">
          <w:delText xml:space="preserve"> Step Functions includes built-in error handling capabilities, allowing for the definition of error states and automatic retries.</w:delText>
        </w:r>
      </w:del>
    </w:p>
    <w:p w14:paraId="65A67E13" w14:textId="1980CCBA" w:rsidR="00163CD0" w:rsidDel="0079398B" w:rsidRDefault="00163CD0" w:rsidP="008541CC">
      <w:pPr>
        <w:pStyle w:val="NormalBPBHEB"/>
        <w:rPr>
          <w:del w:id="698" w:author="Paulo H. Leocadio" w:date="2024-07-22T15:33:00Z" w16du:dateUtc="2024-07-22T19:33:00Z"/>
        </w:rPr>
      </w:pPr>
      <w:del w:id="699" w:author="Paulo H. Leocadio" w:date="2024-07-22T15:33:00Z" w16du:dateUtc="2024-07-22T19:33:00Z">
        <w:r w:rsidRPr="00163CD0" w:rsidDel="0079398B">
          <w:delText>Figure 7.11</w:delText>
        </w:r>
        <w:r w:rsidDel="0079398B">
          <w:delText xml:space="preserve"> below</w:delText>
        </w:r>
        <w:r w:rsidR="00F10D8F" w:rsidDel="0079398B">
          <w:delText xml:space="preserve"> exemplify </w:delText>
        </w:r>
        <w:r w:rsidRPr="00163CD0" w:rsidDel="0079398B">
          <w:delText>AWS Step Functions Microservice Orchestration: Combine</w:delText>
        </w:r>
        <w:r w:rsidR="00F10D8F" w:rsidDel="0079398B">
          <w:delText>d</w:delText>
        </w:r>
        <w:r w:rsidRPr="00163CD0" w:rsidDel="0079398B">
          <w:delText xml:space="preserve"> Lambda functions to build a web-based application.</w:delText>
        </w:r>
      </w:del>
    </w:p>
    <w:p w14:paraId="52E6BB6A" w14:textId="7D3AB20A" w:rsidR="00B476FE" w:rsidDel="0079398B" w:rsidRDefault="00B476FE" w:rsidP="00555FFB">
      <w:pPr>
        <w:pStyle w:val="NormalBPBHEB"/>
        <w:rPr>
          <w:del w:id="700" w:author="Paulo H. Leocadio" w:date="2024-07-22T15:33:00Z" w16du:dateUtc="2024-07-22T19:33:00Z"/>
        </w:rPr>
      </w:pPr>
    </w:p>
    <w:p w14:paraId="0149525F" w14:textId="41F7E7DA" w:rsidR="00345228" w:rsidDel="0079398B" w:rsidRDefault="00D541F5" w:rsidP="00555FFB">
      <w:pPr>
        <w:pStyle w:val="FigureBPBHEB"/>
        <w:rPr>
          <w:del w:id="701" w:author="Paulo H. Leocadio" w:date="2024-07-22T15:33:00Z" w16du:dateUtc="2024-07-22T19:33:00Z"/>
        </w:rPr>
      </w:pPr>
      <w:del w:id="702" w:author="Paulo H. Leocadio" w:date="2024-07-22T15:33:00Z" w16du:dateUtc="2024-07-22T19:33:00Z">
        <w:r w:rsidDel="0079398B">
          <w:rPr>
            <w:noProof/>
          </w:rPr>
          <w:drawing>
            <wp:inline distT="0" distB="0" distL="0" distR="0" wp14:anchorId="7B2441BA" wp14:editId="3192DB79">
              <wp:extent cx="5705475" cy="2770540"/>
              <wp:effectExtent l="0" t="0" r="0" b="0"/>
              <wp:docPr id="10574057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05475" cy="2770540"/>
                      </a:xfrm>
                      <a:prstGeom prst="rect">
                        <a:avLst/>
                      </a:prstGeom>
                      <a:noFill/>
                    </pic:spPr>
                  </pic:pic>
                </a:graphicData>
              </a:graphic>
            </wp:inline>
          </w:drawing>
        </w:r>
      </w:del>
    </w:p>
    <w:p w14:paraId="7D417BD0" w14:textId="36DC8DA2" w:rsidR="00D541F5" w:rsidRPr="000760BB" w:rsidDel="0079398B" w:rsidRDefault="00345228" w:rsidP="00555FFB">
      <w:pPr>
        <w:pStyle w:val="FigureCaptionBPBHEB"/>
        <w:rPr>
          <w:del w:id="703" w:author="Paulo H. Leocadio" w:date="2024-07-22T15:33:00Z" w16du:dateUtc="2024-07-22T19:33:00Z"/>
        </w:rPr>
      </w:pPr>
      <w:bookmarkStart w:id="704" w:name="_Hlk169707417"/>
      <w:del w:id="705" w:author="Paulo H. Leocadio" w:date="2024-07-22T15:33:00Z" w16du:dateUtc="2024-07-22T19:33:00Z">
        <w:r w:rsidRPr="00555FFB" w:rsidDel="0079398B">
          <w:rPr>
            <w:b/>
          </w:rPr>
          <w:delText xml:space="preserve">Figure </w:delText>
        </w:r>
        <w:r w:rsidR="00F33931" w:rsidRPr="00555FFB" w:rsidDel="0079398B">
          <w:rPr>
            <w:b/>
          </w:rPr>
          <w:delText>7.</w:delText>
        </w:r>
        <w:r w:rsidRPr="00555FFB" w:rsidDel="0079398B">
          <w:rPr>
            <w:b/>
          </w:rPr>
          <w:fldChar w:fldCharType="begin"/>
        </w:r>
        <w:r w:rsidRPr="00555FFB" w:rsidDel="0079398B">
          <w:rPr>
            <w:b/>
          </w:rPr>
          <w:delInstrText xml:space="preserve"> SEQ Figure \* ARABIC </w:delInstrText>
        </w:r>
        <w:r w:rsidRPr="00555FFB" w:rsidDel="0079398B">
          <w:rPr>
            <w:b/>
          </w:rPr>
          <w:fldChar w:fldCharType="separate"/>
        </w:r>
        <w:r w:rsidR="009304A7" w:rsidRPr="00555FFB" w:rsidDel="0079398B">
          <w:rPr>
            <w:b/>
            <w:noProof/>
          </w:rPr>
          <w:delText>11</w:delText>
        </w:r>
        <w:r w:rsidRPr="00555FFB" w:rsidDel="0079398B">
          <w:rPr>
            <w:b/>
          </w:rPr>
          <w:fldChar w:fldCharType="end"/>
        </w:r>
        <w:r w:rsidR="00F33931" w:rsidRPr="00555FFB" w:rsidDel="0079398B">
          <w:rPr>
            <w:b/>
          </w:rPr>
          <w:delText>:</w:delText>
        </w:r>
        <w:r w:rsidDel="0079398B">
          <w:delText xml:space="preserve"> </w:delText>
        </w:r>
        <w:r w:rsidRPr="007A4E5F" w:rsidDel="0079398B">
          <w:delText>AWS Step Functions</w:delText>
        </w:r>
        <w:r w:rsidDel="0079398B">
          <w:delText xml:space="preserve"> </w:delText>
        </w:r>
        <w:r w:rsidRPr="007A4E5F" w:rsidDel="0079398B">
          <w:delText>Microservice Orchestration</w:delText>
        </w:r>
        <w:r w:rsidDel="0079398B">
          <w:delText xml:space="preserve">: </w:delText>
        </w:r>
        <w:r w:rsidRPr="007A4E5F" w:rsidDel="0079398B">
          <w:delText>Combine Lambda functions to build a web-based application</w:delText>
        </w:r>
        <w:r w:rsidDel="0079398B">
          <w:delText xml:space="preserve"> (Amazon Web Services).</w:delText>
        </w:r>
      </w:del>
    </w:p>
    <w:bookmarkEnd w:id="704"/>
    <w:p w14:paraId="7E1ABFC8" w14:textId="5833B24C" w:rsidR="000760BB" w:rsidRPr="00611C64" w:rsidDel="0079398B" w:rsidRDefault="000760BB" w:rsidP="00611C64">
      <w:pPr>
        <w:keepNext/>
        <w:keepLines/>
        <w:spacing w:before="40" w:after="0"/>
        <w:outlineLvl w:val="1"/>
        <w:rPr>
          <w:del w:id="706" w:author="Paulo H. Leocadio" w:date="2024-07-22T15:33:00Z" w16du:dateUtc="2024-07-22T19:33:00Z"/>
          <w:rFonts w:eastAsiaTheme="majorEastAsia" w:cstheme="majorBidi"/>
          <w:sz w:val="36"/>
          <w:szCs w:val="26"/>
        </w:rPr>
      </w:pPr>
      <w:del w:id="707" w:author="Paulo H. Leocadio" w:date="2024-07-22T15:33:00Z" w16du:dateUtc="2024-07-22T19:33:00Z">
        <w:r w:rsidRPr="00611C64" w:rsidDel="0079398B">
          <w:rPr>
            <w:rFonts w:eastAsiaTheme="majorEastAsia" w:cstheme="majorBidi"/>
            <w:sz w:val="36"/>
            <w:szCs w:val="26"/>
          </w:rPr>
          <w:delText xml:space="preserve">Use </w:delText>
        </w:r>
        <w:r w:rsidR="00F33931" w:rsidRPr="00611C64" w:rsidDel="0079398B">
          <w:rPr>
            <w:rFonts w:eastAsiaTheme="majorEastAsia" w:cstheme="majorBidi"/>
            <w:sz w:val="36"/>
            <w:szCs w:val="26"/>
          </w:rPr>
          <w:delText xml:space="preserve">cases </w:delText>
        </w:r>
      </w:del>
    </w:p>
    <w:p w14:paraId="5EFDF004" w14:textId="6FC5D012" w:rsidR="00F33931" w:rsidRPr="000760BB" w:rsidDel="0079398B" w:rsidRDefault="00F33931" w:rsidP="00555FFB">
      <w:pPr>
        <w:pStyle w:val="NormalBPBHEB"/>
        <w:rPr>
          <w:del w:id="708" w:author="Paulo H. Leocadio" w:date="2024-07-22T15:33:00Z" w16du:dateUtc="2024-07-22T19:33:00Z"/>
        </w:rPr>
      </w:pPr>
      <w:del w:id="709" w:author="Paulo H. Leocadio" w:date="2024-07-22T15:33:00Z" w16du:dateUtc="2024-07-22T19:33:00Z">
        <w:r w:rsidDel="0079398B">
          <w:delText xml:space="preserve">The following are the </w:delText>
        </w:r>
        <w:r w:rsidRPr="00F33931" w:rsidDel="0079398B">
          <w:delText>use cases of AWS Step Functions</w:delText>
        </w:r>
      </w:del>
      <w:customXmlDelRangeStart w:id="710" w:author="Paulo H. Leocadio" w:date="2024-07-22T15:33:00Z"/>
      <w:sdt>
        <w:sdtPr>
          <w:id w:val="446352967"/>
          <w:citation/>
        </w:sdtPr>
        <w:sdtEndPr/>
        <w:sdtContent>
          <w:customXmlDelRangeEnd w:id="710"/>
          <w:del w:id="711" w:author="Paulo H. Leocadio" w:date="2024-07-22T15:33:00Z" w16du:dateUtc="2024-07-22T19:33:00Z">
            <w:r w:rsidR="00D93AF2" w:rsidDel="0079398B">
              <w:fldChar w:fldCharType="begin"/>
            </w:r>
            <w:r w:rsidR="00D93AF2" w:rsidDel="0079398B">
              <w:delInstrText xml:space="preserve"> CITATION a2023f \l 1033 </w:delInstrText>
            </w:r>
            <w:r w:rsidR="00D93AF2" w:rsidDel="0079398B">
              <w:fldChar w:fldCharType="separate"/>
            </w:r>
            <w:r w:rsidR="00D34F43" w:rsidDel="0079398B">
              <w:rPr>
                <w:noProof/>
              </w:rPr>
              <w:delText xml:space="preserve"> </w:delText>
            </w:r>
            <w:r w:rsidR="00D34F43" w:rsidRPr="00D34F43" w:rsidDel="0079398B">
              <w:rPr>
                <w:noProof/>
              </w:rPr>
              <w:delText>[73]</w:delText>
            </w:r>
            <w:r w:rsidR="00D93AF2" w:rsidDel="0079398B">
              <w:fldChar w:fldCharType="end"/>
            </w:r>
          </w:del>
          <w:customXmlDelRangeStart w:id="712" w:author="Paulo H. Leocadio" w:date="2024-07-22T15:33:00Z"/>
        </w:sdtContent>
      </w:sdt>
      <w:customXmlDelRangeEnd w:id="712"/>
      <w:del w:id="713" w:author="Paulo H. Leocadio" w:date="2024-07-22T15:33:00Z" w16du:dateUtc="2024-07-22T19:33:00Z">
        <w:r w:rsidDel="0079398B">
          <w:delText>:</w:delText>
        </w:r>
      </w:del>
    </w:p>
    <w:p w14:paraId="633C612D" w14:textId="3D65F928" w:rsidR="000760BB" w:rsidRPr="000760BB" w:rsidDel="0079398B" w:rsidRDefault="000760BB" w:rsidP="008A12F7">
      <w:pPr>
        <w:pStyle w:val="NormalBPBHEB"/>
        <w:numPr>
          <w:ilvl w:val="0"/>
          <w:numId w:val="87"/>
        </w:numPr>
        <w:rPr>
          <w:del w:id="714" w:author="Paulo H. Leocadio" w:date="2024-07-22T15:33:00Z" w16du:dateUtc="2024-07-22T19:33:00Z"/>
        </w:rPr>
      </w:pPr>
      <w:del w:id="715" w:author="Paulo H. Leocadio" w:date="2024-07-22T15:33:00Z" w16du:dateUtc="2024-07-22T19:33:00Z">
        <w:r w:rsidRPr="000760BB" w:rsidDel="0079398B">
          <w:rPr>
            <w:b/>
            <w:bCs/>
          </w:rPr>
          <w:delText xml:space="preserve">Order </w:delText>
        </w:r>
        <w:r w:rsidR="00F33931" w:rsidRPr="000760BB" w:rsidDel="0079398B">
          <w:rPr>
            <w:b/>
            <w:bCs/>
          </w:rPr>
          <w:delText>processing workflows</w:delText>
        </w:r>
        <w:r w:rsidRPr="000760BB" w:rsidDel="0079398B">
          <w:rPr>
            <w:b/>
            <w:bCs/>
          </w:rPr>
          <w:delText>:</w:delText>
        </w:r>
        <w:r w:rsidRPr="000760BB" w:rsidDel="0079398B">
          <w:delText xml:space="preserve"> Step Functions can be used to orchestrate order processing workflows, coordinating tasks such as payment processing, inventory management, and shipping.</w:delText>
        </w:r>
      </w:del>
    </w:p>
    <w:p w14:paraId="1E68EF90" w14:textId="21511B04" w:rsidR="000760BB" w:rsidRPr="000760BB" w:rsidDel="0079398B" w:rsidRDefault="000760BB" w:rsidP="008A12F7">
      <w:pPr>
        <w:pStyle w:val="NormalBPBHEB"/>
        <w:numPr>
          <w:ilvl w:val="0"/>
          <w:numId w:val="87"/>
        </w:numPr>
        <w:rPr>
          <w:del w:id="716" w:author="Paulo H. Leocadio" w:date="2024-07-22T15:33:00Z" w16du:dateUtc="2024-07-22T19:33:00Z"/>
        </w:rPr>
      </w:pPr>
      <w:del w:id="717" w:author="Paulo H. Leocadio" w:date="2024-07-22T15:33:00Z" w16du:dateUtc="2024-07-22T19:33:00Z">
        <w:r w:rsidRPr="000760BB" w:rsidDel="0079398B">
          <w:rPr>
            <w:b/>
            <w:bCs/>
          </w:rPr>
          <w:delText xml:space="preserve">Data </w:delText>
        </w:r>
        <w:r w:rsidR="00F33931" w:rsidRPr="000760BB" w:rsidDel="0079398B">
          <w:rPr>
            <w:b/>
            <w:bCs/>
          </w:rPr>
          <w:delText>processing pipelines</w:delText>
        </w:r>
        <w:r w:rsidRPr="000760BB" w:rsidDel="0079398B">
          <w:rPr>
            <w:b/>
            <w:bCs/>
          </w:rPr>
          <w:delText>:</w:delText>
        </w:r>
        <w:r w:rsidRPr="000760BB" w:rsidDel="0079398B">
          <w:delText xml:space="preserve"> It is ideal for building data processing pipelines, where different steps in the pipeline are executed based on the success or failure of previous steps.</w:delText>
        </w:r>
      </w:del>
    </w:p>
    <w:p w14:paraId="3ABB3696" w14:textId="5466CB4A" w:rsidR="000760BB" w:rsidRPr="000760BB" w:rsidDel="0079398B" w:rsidRDefault="000760BB" w:rsidP="008A12F7">
      <w:pPr>
        <w:pStyle w:val="NormalBPBHEB"/>
        <w:numPr>
          <w:ilvl w:val="0"/>
          <w:numId w:val="87"/>
        </w:numPr>
        <w:rPr>
          <w:del w:id="718" w:author="Paulo H. Leocadio" w:date="2024-07-22T15:33:00Z" w16du:dateUtc="2024-07-22T19:33:00Z"/>
        </w:rPr>
      </w:pPr>
      <w:del w:id="719" w:author="Paulo H. Leocadio" w:date="2024-07-22T15:33:00Z" w16du:dateUtc="2024-07-22T19:33:00Z">
        <w:r w:rsidRPr="000760BB" w:rsidDel="0079398B">
          <w:rPr>
            <w:b/>
            <w:bCs/>
          </w:rPr>
          <w:delText xml:space="preserve">Media </w:delText>
        </w:r>
        <w:r w:rsidR="00F33931" w:rsidRPr="000760BB" w:rsidDel="0079398B">
          <w:rPr>
            <w:b/>
            <w:bCs/>
          </w:rPr>
          <w:delText>processing workflows</w:delText>
        </w:r>
        <w:r w:rsidRPr="000760BB" w:rsidDel="0079398B">
          <w:rPr>
            <w:b/>
            <w:bCs/>
          </w:rPr>
          <w:delText>:</w:delText>
        </w:r>
        <w:r w:rsidRPr="000760BB" w:rsidDel="0079398B">
          <w:delText xml:space="preserve"> Step Functions can coordinate media processing tasks, such as video transcoding and image recognition, in a scalable and efficient manner.</w:delText>
        </w:r>
      </w:del>
    </w:p>
    <w:p w14:paraId="3B29F913" w14:textId="207EE1D1" w:rsidR="000760BB" w:rsidRPr="00611C64" w:rsidDel="0079398B" w:rsidRDefault="000760BB" w:rsidP="00611C64">
      <w:pPr>
        <w:keepNext/>
        <w:keepLines/>
        <w:spacing w:before="40" w:after="0"/>
        <w:outlineLvl w:val="1"/>
        <w:rPr>
          <w:del w:id="720" w:author="Paulo H. Leocadio" w:date="2024-07-22T15:33:00Z" w16du:dateUtc="2024-07-22T19:33:00Z"/>
          <w:rFonts w:eastAsiaTheme="majorEastAsia" w:cstheme="majorBidi"/>
          <w:sz w:val="36"/>
          <w:szCs w:val="26"/>
        </w:rPr>
      </w:pPr>
      <w:del w:id="721" w:author="Paulo H. Leocadio" w:date="2024-07-22T15:33:00Z" w16du:dateUtc="2024-07-22T19:33:00Z">
        <w:r w:rsidRPr="00611C64" w:rsidDel="0079398B">
          <w:rPr>
            <w:rFonts w:eastAsiaTheme="majorEastAsia" w:cstheme="majorBidi"/>
            <w:sz w:val="36"/>
            <w:szCs w:val="26"/>
          </w:rPr>
          <w:delText xml:space="preserve">Benefits </w:delText>
        </w:r>
      </w:del>
    </w:p>
    <w:p w14:paraId="1BFB669A" w14:textId="247D2751" w:rsidR="00F33931" w:rsidRPr="000760BB" w:rsidDel="0079398B" w:rsidRDefault="00F33931" w:rsidP="00555FFB">
      <w:pPr>
        <w:pStyle w:val="NormalBPBHEB"/>
        <w:rPr>
          <w:del w:id="722" w:author="Paulo H. Leocadio" w:date="2024-07-22T15:33:00Z" w16du:dateUtc="2024-07-22T19:33:00Z"/>
        </w:rPr>
      </w:pPr>
      <w:del w:id="723" w:author="Paulo H. Leocadio" w:date="2024-07-22T15:33:00Z" w16du:dateUtc="2024-07-22T19:33:00Z">
        <w:r w:rsidDel="0079398B">
          <w:delText>The following are the b</w:delText>
        </w:r>
        <w:r w:rsidRPr="00F33931" w:rsidDel="0079398B">
          <w:delText>enefits of using AWS Step Functions</w:delText>
        </w:r>
      </w:del>
      <w:customXmlDelRangeStart w:id="724" w:author="Paulo H. Leocadio" w:date="2024-07-22T15:33:00Z"/>
      <w:sdt>
        <w:sdtPr>
          <w:id w:val="333960029"/>
          <w:citation/>
        </w:sdtPr>
        <w:sdtEndPr/>
        <w:sdtContent>
          <w:customXmlDelRangeEnd w:id="724"/>
          <w:del w:id="725" w:author="Paulo H. Leocadio" w:date="2024-07-22T15:33:00Z" w16du:dateUtc="2024-07-22T19:33:00Z">
            <w:r w:rsidR="008C28BF" w:rsidDel="0079398B">
              <w:fldChar w:fldCharType="begin"/>
            </w:r>
            <w:r w:rsidR="008C28BF" w:rsidDel="0079398B">
              <w:delInstrText xml:space="preserve"> CITATION a2023f \l 1033 </w:delInstrText>
            </w:r>
            <w:r w:rsidR="008C28BF" w:rsidDel="0079398B">
              <w:fldChar w:fldCharType="separate"/>
            </w:r>
            <w:r w:rsidR="00D34F43" w:rsidDel="0079398B">
              <w:rPr>
                <w:noProof/>
              </w:rPr>
              <w:delText xml:space="preserve"> </w:delText>
            </w:r>
            <w:r w:rsidR="00D34F43" w:rsidRPr="00D34F43" w:rsidDel="0079398B">
              <w:rPr>
                <w:noProof/>
              </w:rPr>
              <w:delText>[73]</w:delText>
            </w:r>
            <w:r w:rsidR="008C28BF" w:rsidDel="0079398B">
              <w:fldChar w:fldCharType="end"/>
            </w:r>
          </w:del>
          <w:customXmlDelRangeStart w:id="726" w:author="Paulo H. Leocadio" w:date="2024-07-22T15:33:00Z"/>
        </w:sdtContent>
      </w:sdt>
      <w:customXmlDelRangeEnd w:id="726"/>
      <w:del w:id="727" w:author="Paulo H. Leocadio" w:date="2024-07-22T15:33:00Z" w16du:dateUtc="2024-07-22T19:33:00Z">
        <w:r w:rsidR="00DD1DB0" w:rsidDel="0079398B">
          <w:delText>:</w:delText>
        </w:r>
      </w:del>
    </w:p>
    <w:p w14:paraId="54452CE9" w14:textId="6249BABD" w:rsidR="000760BB" w:rsidRPr="000760BB" w:rsidDel="0079398B" w:rsidRDefault="000760BB" w:rsidP="008A12F7">
      <w:pPr>
        <w:pStyle w:val="NormalBPBHEB"/>
        <w:numPr>
          <w:ilvl w:val="0"/>
          <w:numId w:val="88"/>
        </w:numPr>
        <w:rPr>
          <w:del w:id="728" w:author="Paulo H. Leocadio" w:date="2024-07-22T15:33:00Z" w16du:dateUtc="2024-07-22T19:33:00Z"/>
        </w:rPr>
      </w:pPr>
      <w:del w:id="729" w:author="Paulo H. Leocadio" w:date="2024-07-22T15:33:00Z" w16du:dateUtc="2024-07-22T19:33:00Z">
        <w:r w:rsidRPr="000760BB" w:rsidDel="0079398B">
          <w:rPr>
            <w:b/>
            <w:bCs/>
          </w:rPr>
          <w:delText xml:space="preserve">Simplified </w:delText>
        </w:r>
        <w:r w:rsidR="00DD1DB0" w:rsidRPr="000760BB" w:rsidDel="0079398B">
          <w:rPr>
            <w:b/>
            <w:bCs/>
          </w:rPr>
          <w:delText>workflow management</w:delText>
        </w:r>
        <w:r w:rsidRPr="000760BB" w:rsidDel="0079398B">
          <w:rPr>
            <w:b/>
            <w:bCs/>
          </w:rPr>
          <w:delText>:</w:delText>
        </w:r>
        <w:r w:rsidRPr="000760BB" w:rsidDel="0079398B">
          <w:delText xml:space="preserve"> Developers can manage complex workflows with ease using the visual designer, reducing the complexity of application integration</w:delText>
        </w:r>
        <w:r w:rsidR="00017008" w:rsidDel="0079398B">
          <w:fldChar w:fldCharType="begin"/>
        </w:r>
        <w:r w:rsidR="00017008" w:rsidDel="0079398B">
          <w:delInstrText xml:space="preserve"> NOTEREF _Ref151403561 \f \h </w:delInstrText>
        </w:r>
        <w:r w:rsidR="00017008" w:rsidDel="0079398B">
          <w:fldChar w:fldCharType="separate"/>
        </w:r>
        <w:r w:rsidR="00017008" w:rsidRPr="00017008" w:rsidDel="0079398B">
          <w:rPr>
            <w:rStyle w:val="FootnoteReference"/>
          </w:rPr>
          <w:delText>95</w:delText>
        </w:r>
        <w:r w:rsidR="00017008" w:rsidDel="0079398B">
          <w:fldChar w:fldCharType="end"/>
        </w:r>
        <w:r w:rsidRPr="000760BB" w:rsidDel="0079398B">
          <w:delText>.</w:delText>
        </w:r>
      </w:del>
    </w:p>
    <w:p w14:paraId="7CD8CCC5" w14:textId="40909610" w:rsidR="000760BB" w:rsidRPr="000760BB" w:rsidDel="0079398B" w:rsidRDefault="000760BB" w:rsidP="008A12F7">
      <w:pPr>
        <w:pStyle w:val="NormalBPBHEB"/>
        <w:numPr>
          <w:ilvl w:val="0"/>
          <w:numId w:val="88"/>
        </w:numPr>
        <w:rPr>
          <w:del w:id="730" w:author="Paulo H. Leocadio" w:date="2024-07-22T15:33:00Z" w16du:dateUtc="2024-07-22T19:33:00Z"/>
        </w:rPr>
      </w:pPr>
      <w:del w:id="731" w:author="Paulo H. Leocadio" w:date="2024-07-22T15:33:00Z" w16du:dateUtc="2024-07-22T19:33:00Z">
        <w:r w:rsidRPr="000760BB" w:rsidDel="0079398B">
          <w:rPr>
            <w:b/>
            <w:bCs/>
          </w:rPr>
          <w:delText>Scalability:</w:delText>
        </w:r>
        <w:r w:rsidRPr="000760BB" w:rsidDel="0079398B">
          <w:delText xml:space="preserve"> Step Functions scale automatically based on the workload, ensuring that workflows execute reliably under varying conditions.</w:delText>
        </w:r>
      </w:del>
    </w:p>
    <w:p w14:paraId="24349183" w14:textId="738CDE45" w:rsidR="000760BB" w:rsidRPr="000760BB" w:rsidDel="0079398B" w:rsidRDefault="000760BB" w:rsidP="008A12F7">
      <w:pPr>
        <w:pStyle w:val="NormalBPBHEB"/>
        <w:numPr>
          <w:ilvl w:val="0"/>
          <w:numId w:val="88"/>
        </w:numPr>
        <w:rPr>
          <w:del w:id="732" w:author="Paulo H. Leocadio" w:date="2024-07-22T15:33:00Z" w16du:dateUtc="2024-07-22T19:33:00Z"/>
        </w:rPr>
      </w:pPr>
      <w:del w:id="733" w:author="Paulo H. Leocadio" w:date="2024-07-22T15:33:00Z" w16du:dateUtc="2024-07-22T19:33:00Z">
        <w:r w:rsidRPr="000760BB" w:rsidDel="0079398B">
          <w:rPr>
            <w:b/>
            <w:bCs/>
          </w:rPr>
          <w:delText>Cost Efficiency:</w:delText>
        </w:r>
        <w:r w:rsidRPr="000760BB" w:rsidDel="0079398B">
          <w:delText xml:space="preserve"> The pay-as-you-go pricing model of Step Functions ensures cost efficiency, with charges based on the number of state transitions.</w:delText>
        </w:r>
      </w:del>
    </w:p>
    <w:p w14:paraId="0FBF1075" w14:textId="6EE262AF" w:rsidR="000760BB" w:rsidRPr="00611C64" w:rsidDel="0079398B" w:rsidRDefault="000760BB" w:rsidP="00611C64">
      <w:pPr>
        <w:keepNext/>
        <w:keepLines/>
        <w:spacing w:before="40" w:after="0"/>
        <w:outlineLvl w:val="1"/>
        <w:rPr>
          <w:del w:id="734" w:author="Paulo H. Leocadio" w:date="2024-07-22T15:33:00Z" w16du:dateUtc="2024-07-22T19:33:00Z"/>
          <w:rFonts w:eastAsiaTheme="majorEastAsia" w:cstheme="majorBidi"/>
          <w:sz w:val="36"/>
          <w:szCs w:val="26"/>
        </w:rPr>
      </w:pPr>
      <w:del w:id="735" w:author="Paulo H. Leocadio" w:date="2024-07-22T15:33:00Z" w16du:dateUtc="2024-07-22T19:33:00Z">
        <w:r w:rsidRPr="00611C64" w:rsidDel="0079398B">
          <w:rPr>
            <w:rFonts w:eastAsiaTheme="majorEastAsia" w:cstheme="majorBidi"/>
            <w:sz w:val="36"/>
            <w:szCs w:val="26"/>
          </w:rPr>
          <w:delText xml:space="preserve">Integration with </w:delText>
        </w:r>
        <w:r w:rsidR="00DD1DB0" w:rsidRPr="00611C64" w:rsidDel="0079398B">
          <w:rPr>
            <w:rFonts w:eastAsiaTheme="majorEastAsia" w:cstheme="majorBidi"/>
            <w:sz w:val="36"/>
            <w:szCs w:val="26"/>
          </w:rPr>
          <w:delText xml:space="preserve">other </w:delText>
        </w:r>
        <w:r w:rsidRPr="00611C64" w:rsidDel="0079398B">
          <w:rPr>
            <w:rFonts w:eastAsiaTheme="majorEastAsia" w:cstheme="majorBidi"/>
            <w:sz w:val="36"/>
            <w:szCs w:val="26"/>
          </w:rPr>
          <w:delText>AWS Services</w:delText>
        </w:r>
      </w:del>
    </w:p>
    <w:p w14:paraId="2FE6FF05" w14:textId="1A809079" w:rsidR="000760BB" w:rsidRPr="000760BB" w:rsidDel="0079398B" w:rsidRDefault="000760BB" w:rsidP="00555FFB">
      <w:pPr>
        <w:pStyle w:val="NormalBPBHEB"/>
        <w:rPr>
          <w:del w:id="736" w:author="Paulo H. Leocadio" w:date="2024-07-22T15:33:00Z" w16du:dateUtc="2024-07-22T19:33:00Z"/>
        </w:rPr>
      </w:pPr>
      <w:del w:id="737" w:author="Paulo H. Leocadio" w:date="2024-07-22T15:33:00Z" w16du:dateUtc="2024-07-22T19:33:00Z">
        <w:r w:rsidRPr="000760BB" w:rsidDel="0079398B">
          <w:delText>AWS Step Functions seamlessly integrates with various AWS services, including AWS Lambda, AWS Fargate, and Amazon SageMaker, allowing developers to leverage a wide array of functionalities within their workflows.</w:delText>
        </w:r>
      </w:del>
    </w:p>
    <w:p w14:paraId="3CB89907" w14:textId="361DF7BC" w:rsidR="00567041" w:rsidRPr="000760BB" w:rsidDel="0079398B" w:rsidRDefault="00567041" w:rsidP="00567041">
      <w:pPr>
        <w:pStyle w:val="Heading1BPBHEB"/>
        <w:rPr>
          <w:del w:id="738" w:author="Paulo H. Leocadio" w:date="2024-07-22T15:33:00Z" w16du:dateUtc="2024-07-22T19:33:00Z"/>
        </w:rPr>
      </w:pPr>
      <w:del w:id="739" w:author="Paulo H. Leocadio" w:date="2024-07-22T15:33:00Z" w16du:dateUtc="2024-07-22T19:33:00Z">
        <w:r w:rsidRPr="000760BB" w:rsidDel="0079398B">
          <w:delText xml:space="preserve">Amazon Elastic Container Registry </w:delText>
        </w:r>
      </w:del>
    </w:p>
    <w:p w14:paraId="10D36CC6" w14:textId="55487604" w:rsidR="00567041" w:rsidDel="0079398B" w:rsidRDefault="00567041" w:rsidP="00567041">
      <w:pPr>
        <w:pStyle w:val="NormalBPBHEB"/>
        <w:rPr>
          <w:del w:id="740" w:author="Paulo H. Leocadio" w:date="2024-07-22T15:33:00Z" w16du:dateUtc="2024-07-22T19:33:00Z"/>
        </w:rPr>
      </w:pPr>
      <w:del w:id="741" w:author="Paulo H. Leocadio" w:date="2024-07-22T15:33:00Z" w16du:dateUtc="2024-07-22T19:33:00Z">
        <w:r w:rsidRPr="000760BB" w:rsidDel="0079398B">
          <w:delText xml:space="preserve">Amazon </w:delText>
        </w:r>
        <w:r w:rsidRPr="00555FFB" w:rsidDel="0079398B">
          <w:rPr>
            <w:b/>
            <w:bCs/>
          </w:rPr>
          <w:delText>Elastic Container Registry (ECR</w:delText>
        </w:r>
        <w:r w:rsidRPr="000760BB" w:rsidDel="0079398B">
          <w:delText>) is a fully managed container registry service that makes it easy for developers to store, manage, and deploy Docker container images. This section provides an in-depth exploration of Amazon ECR, its features, and its role in the containerization ecosystem.</w:delText>
        </w:r>
      </w:del>
    </w:p>
    <w:p w14:paraId="1A00A97F" w14:textId="6DB074AC" w:rsidR="00567041" w:rsidRPr="00611C64" w:rsidDel="0079398B" w:rsidRDefault="00567041" w:rsidP="00567041">
      <w:pPr>
        <w:keepNext/>
        <w:keepLines/>
        <w:spacing w:before="40" w:after="0"/>
        <w:outlineLvl w:val="1"/>
        <w:rPr>
          <w:del w:id="742" w:author="Paulo H. Leocadio" w:date="2024-07-22T15:33:00Z" w16du:dateUtc="2024-07-22T19:33:00Z"/>
          <w:rFonts w:eastAsiaTheme="majorEastAsia" w:cstheme="majorBidi"/>
          <w:sz w:val="36"/>
          <w:szCs w:val="26"/>
        </w:rPr>
      </w:pPr>
      <w:del w:id="743" w:author="Paulo H. Leocadio" w:date="2024-07-22T15:33:00Z" w16du:dateUtc="2024-07-22T19:33:00Z">
        <w:r w:rsidRPr="00611C64" w:rsidDel="0079398B">
          <w:rPr>
            <w:rFonts w:eastAsiaTheme="majorEastAsia" w:cstheme="majorBidi"/>
            <w:sz w:val="36"/>
            <w:szCs w:val="26"/>
          </w:rPr>
          <w:delText xml:space="preserve">Overview </w:delText>
        </w:r>
      </w:del>
    </w:p>
    <w:p w14:paraId="7FE130DA" w14:textId="0881D677" w:rsidR="004D2213" w:rsidDel="0079398B" w:rsidRDefault="00567041" w:rsidP="00567041">
      <w:pPr>
        <w:pStyle w:val="NormalBPBHEB"/>
        <w:rPr>
          <w:del w:id="744" w:author="Paulo H. Leocadio" w:date="2024-07-22T15:33:00Z" w16du:dateUtc="2024-07-22T19:33:00Z"/>
        </w:rPr>
      </w:pPr>
      <w:del w:id="745" w:author="Paulo H. Leocadio" w:date="2024-07-22T15:33:00Z" w16du:dateUtc="2024-07-22T19:33:00Z">
        <w:r w:rsidRPr="000760BB" w:rsidDel="0079398B">
          <w:delText>Amazon ECR simplifies the containerization process by providing a secure and scalable repository for Docker images. Developers can use ECR to store, manage, and deploy Docker images, making it an integral part of the container lifecycle.</w:delText>
        </w:r>
      </w:del>
    </w:p>
    <w:p w14:paraId="31592E26" w14:textId="32F9416C" w:rsidR="00E578E4" w:rsidRPr="00611C64" w:rsidDel="0079398B" w:rsidRDefault="00E578E4" w:rsidP="00E578E4">
      <w:pPr>
        <w:keepNext/>
        <w:keepLines/>
        <w:spacing w:before="40" w:after="0"/>
        <w:outlineLvl w:val="1"/>
        <w:rPr>
          <w:del w:id="746" w:author="Paulo H. Leocadio" w:date="2024-07-22T15:33:00Z" w16du:dateUtc="2024-07-22T19:33:00Z"/>
          <w:rFonts w:eastAsiaTheme="majorEastAsia" w:cstheme="majorBidi"/>
          <w:sz w:val="36"/>
          <w:szCs w:val="26"/>
        </w:rPr>
      </w:pPr>
      <w:del w:id="747" w:author="Paulo H. Leocadio" w:date="2024-07-22T15:33:00Z" w16du:dateUtc="2024-07-22T19:33:00Z">
        <w:r w:rsidRPr="00611C64" w:rsidDel="0079398B">
          <w:rPr>
            <w:rFonts w:eastAsiaTheme="majorEastAsia" w:cstheme="majorBidi"/>
            <w:sz w:val="36"/>
            <w:szCs w:val="26"/>
          </w:rPr>
          <w:delText>Key features of Amazon ECR</w:delText>
        </w:r>
      </w:del>
    </w:p>
    <w:p w14:paraId="454C3DE6" w14:textId="68DE9945" w:rsidR="00E578E4" w:rsidRPr="000760BB" w:rsidDel="0079398B" w:rsidRDefault="00E578E4" w:rsidP="00E578E4">
      <w:pPr>
        <w:pStyle w:val="NormalBPBHEB"/>
        <w:rPr>
          <w:del w:id="748" w:author="Paulo H. Leocadio" w:date="2024-07-22T15:33:00Z" w16du:dateUtc="2024-07-22T19:33:00Z"/>
        </w:rPr>
      </w:pPr>
      <w:del w:id="749" w:author="Paulo H. Leocadio" w:date="2024-07-22T15:33:00Z" w16du:dateUtc="2024-07-22T19:33:00Z">
        <w:r w:rsidDel="0079398B">
          <w:delText xml:space="preserve">The following are the </w:delText>
        </w:r>
        <w:r w:rsidRPr="00DD1DB0" w:rsidDel="0079398B">
          <w:delText>key features of Amazon ECR</w:delText>
        </w:r>
        <w:r w:rsidDel="0079398B">
          <w:delText>:</w:delText>
        </w:r>
      </w:del>
    </w:p>
    <w:p w14:paraId="18EF6F15" w14:textId="00BB99F3" w:rsidR="00E578E4" w:rsidRPr="000760BB" w:rsidDel="0079398B" w:rsidRDefault="00E578E4" w:rsidP="00E578E4">
      <w:pPr>
        <w:pStyle w:val="NormalBPBHEB"/>
        <w:numPr>
          <w:ilvl w:val="0"/>
          <w:numId w:val="89"/>
        </w:numPr>
        <w:rPr>
          <w:del w:id="750" w:author="Paulo H. Leocadio" w:date="2024-07-22T15:33:00Z" w16du:dateUtc="2024-07-22T19:33:00Z"/>
        </w:rPr>
      </w:pPr>
      <w:del w:id="751" w:author="Paulo H. Leocadio" w:date="2024-07-22T15:33:00Z" w16du:dateUtc="2024-07-22T19:33:00Z">
        <w:r w:rsidRPr="000760BB" w:rsidDel="0079398B">
          <w:rPr>
            <w:b/>
            <w:bCs/>
          </w:rPr>
          <w:delText>Secure and private repositories:</w:delText>
        </w:r>
        <w:r w:rsidRPr="000760BB" w:rsidDel="0079398B">
          <w:delText xml:space="preserve"> ECR allows users to create private container repositories, ensuring that container images are securely stored and only accessible to authorized users and systems</w:delText>
        </w:r>
        <w:bookmarkStart w:id="752" w:name="_Ref151455810"/>
      </w:del>
      <w:customXmlDelRangeStart w:id="753" w:author="Paulo H. Leocadio" w:date="2024-07-22T15:33:00Z"/>
      <w:sdt>
        <w:sdtPr>
          <w:id w:val="729735067"/>
          <w:citation/>
        </w:sdtPr>
        <w:sdtEndPr/>
        <w:sdtContent>
          <w:customXmlDelRangeEnd w:id="753"/>
          <w:del w:id="754" w:author="Paulo H. Leocadio" w:date="2024-07-22T15:33:00Z" w16du:dateUtc="2024-07-22T19:33:00Z">
            <w:r w:rsidDel="0079398B">
              <w:fldChar w:fldCharType="begin"/>
            </w:r>
            <w:r w:rsidDel="0079398B">
              <w:delInstrText xml:space="preserve"> CITATION a2023i \l 1033 </w:delInstrText>
            </w:r>
            <w:r w:rsidDel="0079398B">
              <w:fldChar w:fldCharType="separate"/>
            </w:r>
            <w:r w:rsidR="00D34F43" w:rsidDel="0079398B">
              <w:rPr>
                <w:noProof/>
              </w:rPr>
              <w:delText xml:space="preserve"> </w:delText>
            </w:r>
            <w:r w:rsidR="00D34F43" w:rsidRPr="00D34F43" w:rsidDel="0079398B">
              <w:rPr>
                <w:noProof/>
              </w:rPr>
              <w:delText>[78]</w:delText>
            </w:r>
            <w:r w:rsidDel="0079398B">
              <w:fldChar w:fldCharType="end"/>
            </w:r>
          </w:del>
          <w:customXmlDelRangeStart w:id="755" w:author="Paulo H. Leocadio" w:date="2024-07-22T15:33:00Z"/>
        </w:sdtContent>
      </w:sdt>
      <w:customXmlDelRangeEnd w:id="755"/>
      <w:bookmarkEnd w:id="752"/>
      <w:del w:id="756" w:author="Paulo H. Leocadio" w:date="2024-07-22T15:33:00Z" w16du:dateUtc="2024-07-22T19:33:00Z">
        <w:r w:rsidRPr="000760BB" w:rsidDel="0079398B">
          <w:delText>.</w:delText>
        </w:r>
      </w:del>
    </w:p>
    <w:p w14:paraId="348539E4" w14:textId="324929DB" w:rsidR="00E578E4" w:rsidRPr="000760BB" w:rsidDel="0079398B" w:rsidRDefault="00E578E4" w:rsidP="00E578E4">
      <w:pPr>
        <w:pStyle w:val="NormalBPBHEB"/>
        <w:numPr>
          <w:ilvl w:val="0"/>
          <w:numId w:val="89"/>
        </w:numPr>
        <w:rPr>
          <w:del w:id="757" w:author="Paulo H. Leocadio" w:date="2024-07-22T15:33:00Z" w16du:dateUtc="2024-07-22T19:33:00Z"/>
        </w:rPr>
      </w:pPr>
      <w:del w:id="758" w:author="Paulo H. Leocadio" w:date="2024-07-22T15:33:00Z" w16du:dateUtc="2024-07-22T19:33:00Z">
        <w:r w:rsidRPr="000760BB" w:rsidDel="0079398B">
          <w:rPr>
            <w:b/>
            <w:bCs/>
          </w:rPr>
          <w:delText>Integration with AWS Services:</w:delText>
        </w:r>
        <w:r w:rsidRPr="000760BB" w:rsidDel="0079398B">
          <w:delText xml:space="preserve"> Seamless integration with other AWS services, such as Amazon</w:delText>
        </w:r>
        <w:r w:rsidDel="0079398B">
          <w:delText xml:space="preserve"> ECS</w:delText>
        </w:r>
        <w:r w:rsidRPr="000760BB" w:rsidDel="0079398B">
          <w:delText xml:space="preserve"> and Kubernetes, streamlines the deployment of containerized applications.</w:delText>
        </w:r>
      </w:del>
    </w:p>
    <w:p w14:paraId="760AC1AE" w14:textId="25A8DE77" w:rsidR="00E578E4" w:rsidRPr="000760BB" w:rsidDel="0079398B" w:rsidRDefault="00E578E4" w:rsidP="00E578E4">
      <w:pPr>
        <w:pStyle w:val="NormalBPBHEB"/>
        <w:numPr>
          <w:ilvl w:val="0"/>
          <w:numId w:val="89"/>
        </w:numPr>
        <w:rPr>
          <w:del w:id="759" w:author="Paulo H. Leocadio" w:date="2024-07-22T15:33:00Z" w16du:dateUtc="2024-07-22T19:33:00Z"/>
        </w:rPr>
      </w:pPr>
      <w:del w:id="760" w:author="Paulo H. Leocadio" w:date="2024-07-22T15:33:00Z" w16du:dateUtc="2024-07-22T19:33:00Z">
        <w:r w:rsidRPr="000760BB" w:rsidDel="0079398B">
          <w:rPr>
            <w:b/>
            <w:bCs/>
          </w:rPr>
          <w:delText>Scalability:</w:delText>
        </w:r>
        <w:r w:rsidRPr="000760BB" w:rsidDel="0079398B">
          <w:delText xml:space="preserve"> ECR is designed to scale with the needs of the development team, supporting the storage and retrieval of many container images</w:delText>
        </w:r>
        <w:bookmarkStart w:id="761" w:name="_Ref151457769"/>
      </w:del>
      <w:customXmlDelRangeStart w:id="762" w:author="Paulo H. Leocadio" w:date="2024-07-22T15:33:00Z"/>
      <w:sdt>
        <w:sdtPr>
          <w:id w:val="-1533404708"/>
          <w:citation/>
        </w:sdtPr>
        <w:sdtEndPr/>
        <w:sdtContent>
          <w:customXmlDelRangeEnd w:id="762"/>
          <w:del w:id="763" w:author="Paulo H. Leocadio" w:date="2024-07-22T15:33:00Z" w16du:dateUtc="2024-07-22T19:33:00Z">
            <w:r w:rsidDel="0079398B">
              <w:fldChar w:fldCharType="begin"/>
            </w:r>
            <w:r w:rsidDel="0079398B">
              <w:delInstrText xml:space="preserve"> CITATION bryant2017a \l 1033 </w:delInstrText>
            </w:r>
            <w:r w:rsidDel="0079398B">
              <w:fldChar w:fldCharType="separate"/>
            </w:r>
            <w:r w:rsidR="00D34F43" w:rsidDel="0079398B">
              <w:rPr>
                <w:noProof/>
              </w:rPr>
              <w:delText xml:space="preserve"> </w:delText>
            </w:r>
            <w:r w:rsidR="00D34F43" w:rsidRPr="00D34F43" w:rsidDel="0079398B">
              <w:rPr>
                <w:noProof/>
              </w:rPr>
              <w:delText>[79]</w:delText>
            </w:r>
            <w:r w:rsidDel="0079398B">
              <w:fldChar w:fldCharType="end"/>
            </w:r>
          </w:del>
          <w:customXmlDelRangeStart w:id="764" w:author="Paulo H. Leocadio" w:date="2024-07-22T15:33:00Z"/>
        </w:sdtContent>
      </w:sdt>
      <w:customXmlDelRangeEnd w:id="764"/>
      <w:bookmarkEnd w:id="761"/>
      <w:del w:id="765" w:author="Paulo H. Leocadio" w:date="2024-07-22T15:33:00Z" w16du:dateUtc="2024-07-22T19:33:00Z">
        <w:r w:rsidRPr="000760BB" w:rsidDel="0079398B">
          <w:delText>.</w:delText>
        </w:r>
      </w:del>
    </w:p>
    <w:p w14:paraId="3E7A827C" w14:textId="61B15076" w:rsidR="002B1F8F" w:rsidRPr="00611C64" w:rsidDel="0079398B" w:rsidRDefault="002B1F8F" w:rsidP="002B1F8F">
      <w:pPr>
        <w:keepNext/>
        <w:keepLines/>
        <w:spacing w:before="40" w:after="0"/>
        <w:outlineLvl w:val="1"/>
        <w:rPr>
          <w:del w:id="766" w:author="Paulo H. Leocadio" w:date="2024-07-22T15:33:00Z" w16du:dateUtc="2024-07-22T19:33:00Z"/>
          <w:rFonts w:eastAsiaTheme="majorEastAsia" w:cstheme="majorBidi"/>
          <w:sz w:val="36"/>
          <w:szCs w:val="26"/>
        </w:rPr>
      </w:pPr>
      <w:del w:id="767" w:author="Paulo H. Leocadio" w:date="2024-07-22T15:33:00Z" w16du:dateUtc="2024-07-22T19:33:00Z">
        <w:r w:rsidRPr="00611C64" w:rsidDel="0079398B">
          <w:rPr>
            <w:rFonts w:eastAsiaTheme="majorEastAsia" w:cstheme="majorBidi"/>
            <w:sz w:val="36"/>
            <w:szCs w:val="26"/>
          </w:rPr>
          <w:delText xml:space="preserve">Use cases </w:delText>
        </w:r>
      </w:del>
    </w:p>
    <w:p w14:paraId="7CEC9C25" w14:textId="20C6C589" w:rsidR="002B1F8F" w:rsidRPr="000760BB" w:rsidDel="0079398B" w:rsidRDefault="002B1F8F" w:rsidP="002B1F8F">
      <w:pPr>
        <w:pStyle w:val="NormalBPBHEB"/>
        <w:rPr>
          <w:del w:id="768" w:author="Paulo H. Leocadio" w:date="2024-07-22T15:33:00Z" w16du:dateUtc="2024-07-22T19:33:00Z"/>
        </w:rPr>
      </w:pPr>
      <w:del w:id="769" w:author="Paulo H. Leocadio" w:date="2024-07-22T15:33:00Z" w16du:dateUtc="2024-07-22T19:33:00Z">
        <w:r w:rsidDel="0079398B">
          <w:delText xml:space="preserve">The following are the </w:delText>
        </w:r>
        <w:r w:rsidRPr="00DD1DB0" w:rsidDel="0079398B">
          <w:delText>use cases of Amazon ECR</w:delText>
        </w:r>
      </w:del>
      <w:customXmlDelRangeStart w:id="770" w:author="Paulo H. Leocadio" w:date="2024-07-22T15:33:00Z"/>
      <w:sdt>
        <w:sdtPr>
          <w:id w:val="589812510"/>
          <w:citation/>
        </w:sdtPr>
        <w:sdtEndPr/>
        <w:sdtContent>
          <w:customXmlDelRangeEnd w:id="770"/>
          <w:del w:id="771" w:author="Paulo H. Leocadio" w:date="2024-07-22T15:33:00Z" w16du:dateUtc="2024-07-22T19:33:00Z">
            <w:r w:rsidDel="0079398B">
              <w:fldChar w:fldCharType="begin"/>
            </w:r>
            <w:r w:rsidDel="0079398B">
              <w:delInstrText xml:space="preserve"> CITATION a2023i \l 1033 </w:delInstrText>
            </w:r>
            <w:r w:rsidDel="0079398B">
              <w:fldChar w:fldCharType="separate"/>
            </w:r>
            <w:r w:rsidR="00D34F43" w:rsidDel="0079398B">
              <w:rPr>
                <w:noProof/>
              </w:rPr>
              <w:delText xml:space="preserve"> </w:delText>
            </w:r>
            <w:r w:rsidR="00D34F43" w:rsidRPr="00D34F43" w:rsidDel="0079398B">
              <w:rPr>
                <w:noProof/>
              </w:rPr>
              <w:delText>[78]</w:delText>
            </w:r>
            <w:r w:rsidDel="0079398B">
              <w:fldChar w:fldCharType="end"/>
            </w:r>
          </w:del>
          <w:customXmlDelRangeStart w:id="772" w:author="Paulo H. Leocadio" w:date="2024-07-22T15:33:00Z"/>
        </w:sdtContent>
      </w:sdt>
      <w:customXmlDelRangeEnd w:id="772"/>
      <w:del w:id="773" w:author="Paulo H. Leocadio" w:date="2024-07-22T15:33:00Z" w16du:dateUtc="2024-07-22T19:33:00Z">
        <w:r w:rsidDel="0079398B">
          <w:delText>:</w:delText>
        </w:r>
      </w:del>
    </w:p>
    <w:p w14:paraId="1C2F3420" w14:textId="553E62CD" w:rsidR="002B1F8F" w:rsidRPr="000760BB" w:rsidDel="0079398B" w:rsidRDefault="002B1F8F" w:rsidP="002B1F8F">
      <w:pPr>
        <w:pStyle w:val="NormalBPBHEB"/>
        <w:numPr>
          <w:ilvl w:val="0"/>
          <w:numId w:val="90"/>
        </w:numPr>
        <w:rPr>
          <w:del w:id="774" w:author="Paulo H. Leocadio" w:date="2024-07-22T15:33:00Z" w16du:dateUtc="2024-07-22T19:33:00Z"/>
        </w:rPr>
      </w:pPr>
      <w:del w:id="775" w:author="Paulo H. Leocadio" w:date="2024-07-22T15:33:00Z" w16du:dateUtc="2024-07-22T19:33:00Z">
        <w:r w:rsidRPr="000760BB" w:rsidDel="0079398B">
          <w:rPr>
            <w:b/>
            <w:bCs/>
          </w:rPr>
          <w:delText>Microservices architecture:</w:delText>
        </w:r>
        <w:r w:rsidRPr="000760BB" w:rsidDel="0079398B">
          <w:delText xml:space="preserve"> ECR is well-suited for organizations adopting microservices architecture, providing a centralized registry for managing and versioning container images.</w:delText>
        </w:r>
      </w:del>
    </w:p>
    <w:p w14:paraId="59EF6CB1" w14:textId="032F85EA" w:rsidR="002B1F8F" w:rsidRPr="000760BB" w:rsidDel="0079398B" w:rsidRDefault="002B1F8F" w:rsidP="002B1F8F">
      <w:pPr>
        <w:pStyle w:val="NormalBPBHEB"/>
        <w:numPr>
          <w:ilvl w:val="0"/>
          <w:numId w:val="90"/>
        </w:numPr>
        <w:rPr>
          <w:del w:id="776" w:author="Paulo H. Leocadio" w:date="2024-07-22T15:33:00Z" w16du:dateUtc="2024-07-22T19:33:00Z"/>
        </w:rPr>
      </w:pPr>
      <w:del w:id="777" w:author="Paulo H. Leocadio" w:date="2024-07-22T15:33:00Z" w16du:dateUtc="2024-07-22T19:33:00Z">
        <w:r w:rsidRPr="000760BB" w:rsidDel="0079398B">
          <w:rPr>
            <w:b/>
            <w:bCs/>
          </w:rPr>
          <w:delText>Continuous integration/continuous deployment (CI/CD):</w:delText>
        </w:r>
        <w:r w:rsidRPr="000760BB" w:rsidDel="0079398B">
          <w:delText xml:space="preserve"> Integrating ECR with CI/CD pipelines facilitates the automated building, testing, and deployment of containerized applications.</w:delText>
        </w:r>
      </w:del>
    </w:p>
    <w:p w14:paraId="51299D90" w14:textId="5591C048" w:rsidR="002B1F8F" w:rsidDel="0079398B" w:rsidRDefault="002B1F8F" w:rsidP="002B1F8F">
      <w:pPr>
        <w:pStyle w:val="NormalBPBHEB"/>
        <w:numPr>
          <w:ilvl w:val="0"/>
          <w:numId w:val="90"/>
        </w:numPr>
        <w:rPr>
          <w:del w:id="778" w:author="Paulo H. Leocadio" w:date="2024-07-22T15:33:00Z" w16du:dateUtc="2024-07-22T19:33:00Z"/>
        </w:rPr>
      </w:pPr>
      <w:del w:id="779" w:author="Paulo H. Leocadio" w:date="2024-07-22T15:33:00Z" w16du:dateUtc="2024-07-22T19:33:00Z">
        <w:r w:rsidRPr="000760BB" w:rsidDel="0079398B">
          <w:rPr>
            <w:b/>
            <w:bCs/>
          </w:rPr>
          <w:delText>Collaborative development:</w:delText>
        </w:r>
        <w:r w:rsidRPr="000760BB" w:rsidDel="0079398B">
          <w:delText xml:space="preserve"> Developers working on collaborative projects can leverage ECR to share and deploy container images efficiently across the development team.</w:delText>
        </w:r>
      </w:del>
    </w:p>
    <w:p w14:paraId="6A7273BB" w14:textId="789B204E" w:rsidR="002B1F8F" w:rsidRPr="000760BB" w:rsidDel="0079398B" w:rsidRDefault="002B1F8F" w:rsidP="008541CC">
      <w:pPr>
        <w:pStyle w:val="NormalBPBHEB"/>
        <w:rPr>
          <w:del w:id="780" w:author="Paulo H. Leocadio" w:date="2024-07-22T15:33:00Z" w16du:dateUtc="2024-07-22T19:33:00Z"/>
        </w:rPr>
      </w:pPr>
      <w:del w:id="781" w:author="Paulo H. Leocadio" w:date="2024-07-22T15:33:00Z" w16du:dateUtc="2024-07-22T19:33:00Z">
        <w:r w:rsidRPr="002B1F8F" w:rsidDel="0079398B">
          <w:delText>Figure 7.12</w:delText>
        </w:r>
        <w:r w:rsidDel="0079398B">
          <w:delText xml:space="preserve"> below </w:delText>
        </w:r>
        <w:r w:rsidR="00BB7060" w:rsidDel="0079398B">
          <w:delText>shows</w:delText>
        </w:r>
        <w:r w:rsidRPr="002B1F8F" w:rsidDel="0079398B">
          <w:delText xml:space="preserve"> AWS Containers </w:delText>
        </w:r>
        <w:r w:rsidR="00BB7060" w:rsidDel="0079398B">
          <w:delText>options by layer</w:delText>
        </w:r>
      </w:del>
    </w:p>
    <w:p w14:paraId="2D92E0B2" w14:textId="633A80A1" w:rsidR="00170BB9" w:rsidDel="0079398B" w:rsidRDefault="00172F2B" w:rsidP="00555FFB">
      <w:pPr>
        <w:pStyle w:val="FigureBPBHEB"/>
        <w:rPr>
          <w:del w:id="782" w:author="Paulo H. Leocadio" w:date="2024-07-22T15:33:00Z" w16du:dateUtc="2024-07-22T19:33:00Z"/>
        </w:rPr>
      </w:pPr>
      <w:del w:id="783" w:author="Paulo H. Leocadio" w:date="2024-07-22T15:33:00Z" w16du:dateUtc="2024-07-22T19:33:00Z">
        <w:r w:rsidDel="0079398B">
          <w:rPr>
            <w:noProof/>
          </w:rPr>
          <w:drawing>
            <wp:inline distT="0" distB="0" distL="0" distR="0" wp14:anchorId="004E89C4" wp14:editId="7751F46D">
              <wp:extent cx="5899047" cy="3028820"/>
              <wp:effectExtent l="0" t="0" r="6985" b="635"/>
              <wp:docPr id="20392819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16536" cy="3037799"/>
                      </a:xfrm>
                      <a:prstGeom prst="rect">
                        <a:avLst/>
                      </a:prstGeom>
                      <a:noFill/>
                    </pic:spPr>
                  </pic:pic>
                </a:graphicData>
              </a:graphic>
            </wp:inline>
          </w:drawing>
        </w:r>
      </w:del>
    </w:p>
    <w:p w14:paraId="11ECBAC0" w14:textId="5874D00D" w:rsidR="009A4DB6" w:rsidRPr="009A4DB6" w:rsidDel="0079398B" w:rsidRDefault="00170BB9" w:rsidP="00555FFB">
      <w:pPr>
        <w:pStyle w:val="FigureCaptionBPBHEB"/>
        <w:rPr>
          <w:del w:id="784" w:author="Paulo H. Leocadio" w:date="2024-07-22T15:33:00Z" w16du:dateUtc="2024-07-22T19:33:00Z"/>
        </w:rPr>
      </w:pPr>
      <w:bookmarkStart w:id="785" w:name="_Hlk169707557"/>
      <w:commentRangeStart w:id="786"/>
      <w:commentRangeStart w:id="787"/>
      <w:del w:id="788" w:author="Paulo H. Leocadio" w:date="2024-07-22T15:33:00Z" w16du:dateUtc="2024-07-22T19:33:00Z">
        <w:r w:rsidRPr="00555FFB" w:rsidDel="0079398B">
          <w:rPr>
            <w:b/>
            <w:bCs w:val="0"/>
          </w:rPr>
          <w:delText>Figure</w:delText>
        </w:r>
        <w:commentRangeEnd w:id="786"/>
        <w:r w:rsidR="00DD1DB0" w:rsidDel="0079398B">
          <w:rPr>
            <w:rStyle w:val="CommentReference"/>
            <w:rFonts w:eastAsiaTheme="minorHAnsi" w:cstheme="minorBidi"/>
            <w:bCs w:val="0"/>
            <w:i w:val="0"/>
            <w:iCs w:val="0"/>
          </w:rPr>
          <w:commentReference w:id="786"/>
        </w:r>
        <w:commentRangeEnd w:id="787"/>
        <w:r w:rsidR="002B1F8F" w:rsidDel="0079398B">
          <w:rPr>
            <w:rStyle w:val="CommentReference"/>
            <w:rFonts w:eastAsiaTheme="minorHAnsi" w:cstheme="minorBidi"/>
            <w:bCs w:val="0"/>
            <w:i w:val="0"/>
            <w:iCs w:val="0"/>
          </w:rPr>
          <w:commentReference w:id="787"/>
        </w:r>
        <w:r w:rsidRPr="00555FFB" w:rsidDel="0079398B">
          <w:rPr>
            <w:b/>
            <w:bCs w:val="0"/>
          </w:rPr>
          <w:delText xml:space="preserve"> </w:delText>
        </w:r>
        <w:r w:rsidR="00DD1DB0" w:rsidRPr="00555FFB" w:rsidDel="0079398B">
          <w:rPr>
            <w:b/>
            <w:bCs w:val="0"/>
          </w:rPr>
          <w:delText>7.</w:delText>
        </w:r>
        <w:r w:rsidRPr="00555FFB" w:rsidDel="0079398B">
          <w:rPr>
            <w:b/>
            <w:bCs w:val="0"/>
          </w:rPr>
          <w:fldChar w:fldCharType="begin"/>
        </w:r>
        <w:r w:rsidRPr="00555FFB" w:rsidDel="0079398B">
          <w:rPr>
            <w:b/>
            <w:bCs w:val="0"/>
          </w:rPr>
          <w:delInstrText xml:space="preserve"> SEQ Figure \* ARABIC </w:delInstrText>
        </w:r>
        <w:r w:rsidRPr="00555FFB" w:rsidDel="0079398B">
          <w:rPr>
            <w:b/>
            <w:bCs w:val="0"/>
          </w:rPr>
          <w:fldChar w:fldCharType="separate"/>
        </w:r>
        <w:r w:rsidR="009304A7" w:rsidRPr="00555FFB" w:rsidDel="0079398B">
          <w:rPr>
            <w:b/>
            <w:bCs w:val="0"/>
            <w:noProof/>
          </w:rPr>
          <w:delText>12</w:delText>
        </w:r>
        <w:r w:rsidRPr="00555FFB" w:rsidDel="0079398B">
          <w:rPr>
            <w:b/>
            <w:bCs w:val="0"/>
          </w:rPr>
          <w:fldChar w:fldCharType="end"/>
        </w:r>
        <w:r w:rsidR="00DD1DB0" w:rsidRPr="00555FFB" w:rsidDel="0079398B">
          <w:rPr>
            <w:b/>
            <w:bCs w:val="0"/>
          </w:rPr>
          <w:delText>:</w:delText>
        </w:r>
        <w:r w:rsidR="00DD1DB0" w:rsidDel="0079398B">
          <w:delText xml:space="preserve"> </w:delText>
        </w:r>
        <w:r w:rsidDel="0079398B">
          <w:delText>AWS Containers (Amazon Web Services)</w:delText>
        </w:r>
      </w:del>
    </w:p>
    <w:bookmarkEnd w:id="785"/>
    <w:p w14:paraId="7AE15C4A" w14:textId="3AD30F52" w:rsidR="000760BB" w:rsidRPr="00611C64" w:rsidDel="0079398B" w:rsidRDefault="000760BB" w:rsidP="00611C64">
      <w:pPr>
        <w:keepNext/>
        <w:keepLines/>
        <w:spacing w:before="40" w:after="0"/>
        <w:outlineLvl w:val="1"/>
        <w:rPr>
          <w:del w:id="789" w:author="Paulo H. Leocadio" w:date="2024-07-22T15:33:00Z" w16du:dateUtc="2024-07-22T19:33:00Z"/>
          <w:rFonts w:eastAsiaTheme="majorEastAsia" w:cstheme="majorBidi"/>
          <w:sz w:val="36"/>
          <w:szCs w:val="26"/>
        </w:rPr>
      </w:pPr>
      <w:del w:id="790" w:author="Paulo H. Leocadio" w:date="2024-07-22T15:33:00Z" w16du:dateUtc="2024-07-22T19:33:00Z">
        <w:r w:rsidRPr="00611C64" w:rsidDel="0079398B">
          <w:rPr>
            <w:rFonts w:eastAsiaTheme="majorEastAsia" w:cstheme="majorBidi"/>
            <w:sz w:val="36"/>
            <w:szCs w:val="26"/>
          </w:rPr>
          <w:delText xml:space="preserve">Benefits of </w:delText>
        </w:r>
        <w:r w:rsidR="00DD1DB0" w:rsidRPr="00611C64" w:rsidDel="0079398B">
          <w:rPr>
            <w:rFonts w:eastAsiaTheme="majorEastAsia" w:cstheme="majorBidi"/>
            <w:sz w:val="36"/>
            <w:szCs w:val="26"/>
          </w:rPr>
          <w:delText xml:space="preserve">using </w:delText>
        </w:r>
        <w:r w:rsidRPr="00611C64" w:rsidDel="0079398B">
          <w:rPr>
            <w:rFonts w:eastAsiaTheme="majorEastAsia" w:cstheme="majorBidi"/>
            <w:sz w:val="36"/>
            <w:szCs w:val="26"/>
          </w:rPr>
          <w:delText>Amazon ECR</w:delText>
        </w:r>
      </w:del>
    </w:p>
    <w:p w14:paraId="4814C268" w14:textId="7D882428" w:rsidR="00DD1DB0" w:rsidRPr="000760BB" w:rsidDel="0079398B" w:rsidRDefault="00DD1DB0" w:rsidP="00555FFB">
      <w:pPr>
        <w:pStyle w:val="NormalBPBHEB"/>
        <w:rPr>
          <w:del w:id="791" w:author="Paulo H. Leocadio" w:date="2024-07-22T15:33:00Z" w16du:dateUtc="2024-07-22T19:33:00Z"/>
        </w:rPr>
      </w:pPr>
      <w:del w:id="792" w:author="Paulo H. Leocadio" w:date="2024-07-22T15:33:00Z" w16du:dateUtc="2024-07-22T19:33:00Z">
        <w:r w:rsidDel="0079398B">
          <w:delText>The following are the benefits of using Amazon ECR</w:delText>
        </w:r>
      </w:del>
      <w:customXmlDelRangeStart w:id="793" w:author="Paulo H. Leocadio" w:date="2024-07-22T15:33:00Z"/>
      <w:sdt>
        <w:sdtPr>
          <w:id w:val="1304508765"/>
          <w:citation/>
        </w:sdtPr>
        <w:sdtEndPr/>
        <w:sdtContent>
          <w:customXmlDelRangeEnd w:id="793"/>
          <w:del w:id="794" w:author="Paulo H. Leocadio" w:date="2024-07-22T15:33:00Z" w16du:dateUtc="2024-07-22T19:33:00Z">
            <w:r w:rsidR="00072950" w:rsidDel="0079398B">
              <w:fldChar w:fldCharType="begin"/>
            </w:r>
            <w:r w:rsidR="00072950" w:rsidDel="0079398B">
              <w:delInstrText xml:space="preserve"> CITATION a2023i \l 1033 </w:delInstrText>
            </w:r>
            <w:r w:rsidR="00072950" w:rsidDel="0079398B">
              <w:fldChar w:fldCharType="separate"/>
            </w:r>
            <w:r w:rsidR="00D34F43" w:rsidDel="0079398B">
              <w:rPr>
                <w:noProof/>
              </w:rPr>
              <w:delText xml:space="preserve"> </w:delText>
            </w:r>
            <w:r w:rsidR="00D34F43" w:rsidRPr="00D34F43" w:rsidDel="0079398B">
              <w:rPr>
                <w:noProof/>
              </w:rPr>
              <w:delText>[78]</w:delText>
            </w:r>
            <w:r w:rsidR="00072950" w:rsidDel="0079398B">
              <w:fldChar w:fldCharType="end"/>
            </w:r>
          </w:del>
          <w:customXmlDelRangeStart w:id="795" w:author="Paulo H. Leocadio" w:date="2024-07-22T15:33:00Z"/>
        </w:sdtContent>
      </w:sdt>
      <w:customXmlDelRangeEnd w:id="795"/>
      <w:del w:id="796" w:author="Paulo H. Leocadio" w:date="2024-07-22T15:33:00Z" w16du:dateUtc="2024-07-22T19:33:00Z">
        <w:r w:rsidDel="0079398B">
          <w:delText xml:space="preserve">: </w:delText>
        </w:r>
      </w:del>
    </w:p>
    <w:p w14:paraId="329E78AC" w14:textId="2AE891D6" w:rsidR="000760BB" w:rsidRPr="000760BB" w:rsidDel="0079398B" w:rsidRDefault="000760BB" w:rsidP="008A12F7">
      <w:pPr>
        <w:pStyle w:val="NormalBPBHEB"/>
        <w:numPr>
          <w:ilvl w:val="0"/>
          <w:numId w:val="91"/>
        </w:numPr>
        <w:rPr>
          <w:del w:id="797" w:author="Paulo H. Leocadio" w:date="2024-07-22T15:33:00Z" w16du:dateUtc="2024-07-22T19:33:00Z"/>
        </w:rPr>
      </w:pPr>
      <w:del w:id="798" w:author="Paulo H. Leocadio" w:date="2024-07-22T15:33:00Z" w16du:dateUtc="2024-07-22T19:33:00Z">
        <w:r w:rsidRPr="000760BB" w:rsidDel="0079398B">
          <w:rPr>
            <w:b/>
            <w:bCs/>
          </w:rPr>
          <w:delText xml:space="preserve">Ease of </w:delText>
        </w:r>
        <w:r w:rsidR="00DD1DB0" w:rsidRPr="000760BB" w:rsidDel="0079398B">
          <w:rPr>
            <w:b/>
            <w:bCs/>
          </w:rPr>
          <w:delText>use</w:delText>
        </w:r>
        <w:r w:rsidRPr="000760BB" w:rsidDel="0079398B">
          <w:rPr>
            <w:b/>
            <w:bCs/>
          </w:rPr>
          <w:delText>:</w:delText>
        </w:r>
        <w:r w:rsidRPr="000760BB" w:rsidDel="0079398B">
          <w:delText xml:space="preserve"> The seamless integration with other AWS services and Docker tools makes ECR easy to use for both novice and experienced container developers.</w:delText>
        </w:r>
      </w:del>
    </w:p>
    <w:p w14:paraId="048826A5" w14:textId="79FB8D8D" w:rsidR="000760BB" w:rsidRPr="000760BB" w:rsidDel="0079398B" w:rsidRDefault="000760BB" w:rsidP="008A12F7">
      <w:pPr>
        <w:pStyle w:val="NormalBPBHEB"/>
        <w:numPr>
          <w:ilvl w:val="0"/>
          <w:numId w:val="91"/>
        </w:numPr>
        <w:rPr>
          <w:del w:id="799" w:author="Paulo H. Leocadio" w:date="2024-07-22T15:33:00Z" w16du:dateUtc="2024-07-22T19:33:00Z"/>
        </w:rPr>
      </w:pPr>
      <w:del w:id="800" w:author="Paulo H. Leocadio" w:date="2024-07-22T15:33:00Z" w16du:dateUtc="2024-07-22T19:33:00Z">
        <w:r w:rsidRPr="000760BB" w:rsidDel="0079398B">
          <w:rPr>
            <w:b/>
            <w:bCs/>
          </w:rPr>
          <w:delText>Cost-</w:delText>
        </w:r>
        <w:r w:rsidR="00DD1DB0" w:rsidRPr="000760BB" w:rsidDel="0079398B">
          <w:rPr>
            <w:b/>
            <w:bCs/>
          </w:rPr>
          <w:delText>efficiency</w:delText>
        </w:r>
        <w:r w:rsidRPr="000760BB" w:rsidDel="0079398B">
          <w:rPr>
            <w:b/>
            <w:bCs/>
          </w:rPr>
          <w:delText>:</w:delText>
        </w:r>
        <w:r w:rsidRPr="000760BB" w:rsidDel="0079398B">
          <w:delText xml:space="preserve"> Amazon ECR follows a pay-as-you-go pricing model, ensuring that users only pay for the storage and data transfer associated with their container images.</w:delText>
        </w:r>
      </w:del>
    </w:p>
    <w:p w14:paraId="763F3858" w14:textId="2837E9A2" w:rsidR="000760BB" w:rsidRPr="000760BB" w:rsidDel="0079398B" w:rsidRDefault="000760BB" w:rsidP="008A12F7">
      <w:pPr>
        <w:pStyle w:val="NormalBPBHEB"/>
        <w:numPr>
          <w:ilvl w:val="0"/>
          <w:numId w:val="91"/>
        </w:numPr>
        <w:rPr>
          <w:del w:id="801" w:author="Paulo H. Leocadio" w:date="2024-07-22T15:33:00Z" w16du:dateUtc="2024-07-22T19:33:00Z"/>
        </w:rPr>
      </w:pPr>
      <w:del w:id="802" w:author="Paulo H. Leocadio" w:date="2024-07-22T15:33:00Z" w16du:dateUtc="2024-07-22T19:33:00Z">
        <w:r w:rsidRPr="000760BB" w:rsidDel="0079398B">
          <w:rPr>
            <w:b/>
            <w:bCs/>
          </w:rPr>
          <w:delText xml:space="preserve">Comprehensive </w:delText>
        </w:r>
        <w:r w:rsidR="00DD1DB0" w:rsidRPr="000760BB" w:rsidDel="0079398B">
          <w:rPr>
            <w:b/>
            <w:bCs/>
          </w:rPr>
          <w:delText>security</w:delText>
        </w:r>
        <w:r w:rsidRPr="000760BB" w:rsidDel="0079398B">
          <w:rPr>
            <w:b/>
            <w:bCs/>
          </w:rPr>
          <w:delText>:</w:delText>
        </w:r>
        <w:r w:rsidRPr="000760BB" w:rsidDel="0079398B">
          <w:delText xml:space="preserve"> ECR provides fine-grained access control and integrates with AWS IAM for secure management of container image repositories.</w:delText>
        </w:r>
      </w:del>
    </w:p>
    <w:p w14:paraId="72616ED8" w14:textId="27BA1DBD" w:rsidR="000760BB" w:rsidRPr="00611C64" w:rsidDel="0079398B" w:rsidRDefault="000760BB" w:rsidP="00611C64">
      <w:pPr>
        <w:keepNext/>
        <w:keepLines/>
        <w:spacing w:before="40" w:after="0"/>
        <w:outlineLvl w:val="1"/>
        <w:rPr>
          <w:del w:id="803" w:author="Paulo H. Leocadio" w:date="2024-07-22T15:33:00Z" w16du:dateUtc="2024-07-22T19:33:00Z"/>
          <w:rFonts w:eastAsiaTheme="majorEastAsia" w:cstheme="majorBidi"/>
          <w:sz w:val="36"/>
          <w:szCs w:val="26"/>
        </w:rPr>
      </w:pPr>
      <w:del w:id="804" w:author="Paulo H. Leocadio" w:date="2024-07-22T15:33:00Z" w16du:dateUtc="2024-07-22T19:33:00Z">
        <w:r w:rsidRPr="00611C64" w:rsidDel="0079398B">
          <w:rPr>
            <w:rFonts w:eastAsiaTheme="majorEastAsia" w:cstheme="majorBidi"/>
            <w:sz w:val="36"/>
            <w:szCs w:val="26"/>
          </w:rPr>
          <w:delText>Integration with DevOps Workflow</w:delText>
        </w:r>
      </w:del>
    </w:p>
    <w:p w14:paraId="1EE63D72" w14:textId="50188D54" w:rsidR="000760BB" w:rsidRPr="000760BB" w:rsidDel="0079398B" w:rsidRDefault="000760BB" w:rsidP="00555FFB">
      <w:pPr>
        <w:pStyle w:val="NormalBPBHEB"/>
        <w:rPr>
          <w:del w:id="805" w:author="Paulo H. Leocadio" w:date="2024-07-22T15:33:00Z" w16du:dateUtc="2024-07-22T19:33:00Z"/>
        </w:rPr>
      </w:pPr>
      <w:del w:id="806" w:author="Paulo H. Leocadio" w:date="2024-07-22T15:33:00Z" w16du:dateUtc="2024-07-22T19:33:00Z">
        <w:r w:rsidRPr="000760BB" w:rsidDel="0079398B">
          <w:delText>Amazon ECR plays a crucial role in DevOps workflows by facilitating the seamless integration of containerized applications into deployment pipelines. Its compatibility with popular CI/CD tools ensures a smooth transition from development to production.</w:delText>
        </w:r>
      </w:del>
    </w:p>
    <w:p w14:paraId="480CD455" w14:textId="70D6540A" w:rsidR="000760BB" w:rsidRPr="000760BB" w:rsidDel="0079398B" w:rsidRDefault="000760BB" w:rsidP="000A6FC3">
      <w:pPr>
        <w:keepNext/>
        <w:keepLines/>
        <w:spacing w:before="400" w:after="0" w:line="276" w:lineRule="auto"/>
        <w:outlineLvl w:val="0"/>
        <w:rPr>
          <w:del w:id="807" w:author="Paulo H. Leocadio" w:date="2024-07-22T15:33:00Z" w16du:dateUtc="2024-07-22T19:33:00Z"/>
          <w:rFonts w:eastAsia="Palatino Linotype" w:cs="Palatino Linotype"/>
          <w:b/>
          <w:color w:val="auto"/>
          <w:sz w:val="40"/>
          <w:szCs w:val="40"/>
        </w:rPr>
      </w:pPr>
      <w:del w:id="808" w:author="Paulo H. Leocadio" w:date="2024-07-22T15:33:00Z" w16du:dateUtc="2024-07-22T19:33:00Z">
        <w:r w:rsidRPr="000760BB" w:rsidDel="0079398B">
          <w:rPr>
            <w:rFonts w:eastAsia="Palatino Linotype" w:cs="Palatino Linotype"/>
            <w:b/>
            <w:color w:val="auto"/>
            <w:sz w:val="40"/>
            <w:szCs w:val="40"/>
          </w:rPr>
          <w:delText>Amazon Elastic Container Service</w:delText>
        </w:r>
      </w:del>
    </w:p>
    <w:p w14:paraId="2F3A8D28" w14:textId="35EDB6DC" w:rsidR="000760BB" w:rsidDel="0079398B" w:rsidRDefault="000760BB" w:rsidP="00555FFB">
      <w:pPr>
        <w:pStyle w:val="NormalBPBHEB"/>
        <w:rPr>
          <w:del w:id="809" w:author="Paulo H. Leocadio" w:date="2024-07-22T15:33:00Z" w16du:dateUtc="2024-07-22T19:33:00Z"/>
        </w:rPr>
      </w:pPr>
      <w:del w:id="810" w:author="Paulo H. Leocadio" w:date="2024-07-22T15:33:00Z" w16du:dateUtc="2024-07-22T19:33:00Z">
        <w:r w:rsidRPr="000760BB" w:rsidDel="0079398B">
          <w:delText xml:space="preserve">Amazon </w:delText>
        </w:r>
        <w:r w:rsidRPr="00D63F56" w:rsidDel="0079398B">
          <w:delText>ECS</w:delText>
        </w:r>
        <w:r w:rsidRPr="000760BB" w:rsidDel="0079398B">
          <w:delText xml:space="preserve"> is a fully managed container orchestration service provided by AWS. This section </w:delText>
        </w:r>
        <w:r w:rsidR="00DD1DB0" w:rsidDel="0079398B">
          <w:delText xml:space="preserve">explains </w:delText>
        </w:r>
        <w:r w:rsidRPr="000760BB" w:rsidDel="0079398B">
          <w:delText>the features, architecture, and use cases of ECS, highlighting its role in simplifying the deployment and management of containerized applications.</w:delText>
        </w:r>
      </w:del>
    </w:p>
    <w:p w14:paraId="74460DEC" w14:textId="65E72F4A" w:rsidR="000760BB" w:rsidRPr="00611C64" w:rsidDel="0079398B" w:rsidRDefault="000760BB" w:rsidP="00611C64">
      <w:pPr>
        <w:keepNext/>
        <w:keepLines/>
        <w:spacing w:before="40" w:after="0"/>
        <w:outlineLvl w:val="1"/>
        <w:rPr>
          <w:del w:id="811" w:author="Paulo H. Leocadio" w:date="2024-07-22T15:33:00Z" w16du:dateUtc="2024-07-22T19:33:00Z"/>
          <w:rFonts w:eastAsiaTheme="majorEastAsia" w:cstheme="majorBidi"/>
          <w:sz w:val="36"/>
          <w:szCs w:val="26"/>
        </w:rPr>
      </w:pPr>
      <w:del w:id="812" w:author="Paulo H. Leocadio" w:date="2024-07-22T15:33:00Z" w16du:dateUtc="2024-07-22T19:33:00Z">
        <w:r w:rsidRPr="00611C64" w:rsidDel="0079398B">
          <w:rPr>
            <w:rFonts w:eastAsiaTheme="majorEastAsia" w:cstheme="majorBidi"/>
            <w:sz w:val="36"/>
            <w:szCs w:val="26"/>
          </w:rPr>
          <w:delText xml:space="preserve">Overview </w:delText>
        </w:r>
      </w:del>
    </w:p>
    <w:p w14:paraId="3E910122" w14:textId="4765E02E" w:rsidR="000760BB" w:rsidDel="0079398B" w:rsidRDefault="000760BB" w:rsidP="00DD1DB0">
      <w:pPr>
        <w:pStyle w:val="NormalBPBHEB"/>
        <w:rPr>
          <w:del w:id="813" w:author="Paulo H. Leocadio" w:date="2024-07-22T15:33:00Z" w16du:dateUtc="2024-07-22T19:33:00Z"/>
        </w:rPr>
      </w:pPr>
      <w:del w:id="814" w:author="Paulo H. Leocadio" w:date="2024-07-22T15:33:00Z" w16du:dateUtc="2024-07-22T19:33:00Z">
        <w:r w:rsidRPr="000760BB" w:rsidDel="0079398B">
          <w:delText>Amazon ECS enables users to run, stop, and manage Docker containers on a cluster. It abstracts the underlying infrastructure complexities, allowing developers to focus on building and scaling applications without managing the underlying infrastructure.</w:delText>
        </w:r>
      </w:del>
    </w:p>
    <w:p w14:paraId="5BE54C7E" w14:textId="0454A828" w:rsidR="000760BB" w:rsidRPr="00611C64" w:rsidDel="0079398B" w:rsidRDefault="000760BB" w:rsidP="00611C64">
      <w:pPr>
        <w:keepNext/>
        <w:keepLines/>
        <w:spacing w:before="40" w:after="0"/>
        <w:outlineLvl w:val="1"/>
        <w:rPr>
          <w:del w:id="815" w:author="Paulo H. Leocadio" w:date="2024-07-22T15:33:00Z" w16du:dateUtc="2024-07-22T19:33:00Z"/>
          <w:rFonts w:eastAsiaTheme="majorEastAsia" w:cstheme="majorBidi"/>
          <w:sz w:val="36"/>
          <w:szCs w:val="26"/>
        </w:rPr>
      </w:pPr>
      <w:del w:id="816" w:author="Paulo H. Leocadio" w:date="2024-07-22T15:33:00Z" w16du:dateUtc="2024-07-22T19:33:00Z">
        <w:r w:rsidRPr="00611C64" w:rsidDel="0079398B">
          <w:rPr>
            <w:rFonts w:eastAsiaTheme="majorEastAsia" w:cstheme="majorBidi"/>
            <w:sz w:val="36"/>
            <w:szCs w:val="26"/>
          </w:rPr>
          <w:delText xml:space="preserve">Key </w:delText>
        </w:r>
        <w:r w:rsidR="00DD1DB0" w:rsidRPr="00611C64" w:rsidDel="0079398B">
          <w:rPr>
            <w:rFonts w:eastAsiaTheme="majorEastAsia" w:cstheme="majorBidi"/>
            <w:sz w:val="36"/>
            <w:szCs w:val="26"/>
          </w:rPr>
          <w:delText xml:space="preserve">features </w:delText>
        </w:r>
        <w:r w:rsidRPr="00611C64" w:rsidDel="0079398B">
          <w:rPr>
            <w:rFonts w:eastAsiaTheme="majorEastAsia" w:cstheme="majorBidi"/>
            <w:sz w:val="36"/>
            <w:szCs w:val="26"/>
          </w:rPr>
          <w:delText>of Amazon ECS</w:delText>
        </w:r>
      </w:del>
    </w:p>
    <w:p w14:paraId="2099954A" w14:textId="393AF49C" w:rsidR="00DD1DB0" w:rsidRPr="000760BB" w:rsidDel="0079398B" w:rsidRDefault="00DD1DB0" w:rsidP="00555FFB">
      <w:pPr>
        <w:pStyle w:val="NormalBPBHEB"/>
        <w:rPr>
          <w:del w:id="817" w:author="Paulo H. Leocadio" w:date="2024-07-22T15:33:00Z" w16du:dateUtc="2024-07-22T19:33:00Z"/>
        </w:rPr>
      </w:pPr>
      <w:del w:id="818" w:author="Paulo H. Leocadio" w:date="2024-07-22T15:33:00Z" w16du:dateUtc="2024-07-22T19:33:00Z">
        <w:r w:rsidDel="0079398B">
          <w:delText xml:space="preserve">Following are the </w:delText>
        </w:r>
        <w:r w:rsidRPr="00DD1DB0" w:rsidDel="0079398B">
          <w:delText>key features of Amazon ECS</w:delText>
        </w:r>
      </w:del>
      <w:customXmlDelRangeStart w:id="819" w:author="Paulo H. Leocadio" w:date="2024-07-22T15:33:00Z"/>
      <w:sdt>
        <w:sdtPr>
          <w:id w:val="1073542478"/>
          <w:citation/>
        </w:sdtPr>
        <w:sdtEndPr/>
        <w:sdtContent>
          <w:customXmlDelRangeEnd w:id="819"/>
          <w:del w:id="820" w:author="Paulo H. Leocadio" w:date="2024-07-22T15:33:00Z" w16du:dateUtc="2024-07-22T19:33:00Z">
            <w:r w:rsidR="00BB2313" w:rsidDel="0079398B">
              <w:fldChar w:fldCharType="begin"/>
            </w:r>
            <w:r w:rsidR="00BB2313" w:rsidDel="0079398B">
              <w:delInstrText xml:space="preserve"> CITATION a2023j \l 1033 </w:delInstrText>
            </w:r>
            <w:r w:rsidR="00BB2313" w:rsidDel="0079398B">
              <w:fldChar w:fldCharType="separate"/>
            </w:r>
            <w:r w:rsidR="00D34F43" w:rsidDel="0079398B">
              <w:rPr>
                <w:noProof/>
              </w:rPr>
              <w:delText xml:space="preserve"> </w:delText>
            </w:r>
            <w:r w:rsidR="00D34F43" w:rsidRPr="00D34F43" w:rsidDel="0079398B">
              <w:rPr>
                <w:noProof/>
              </w:rPr>
              <w:delText>[80]</w:delText>
            </w:r>
            <w:r w:rsidR="00BB2313" w:rsidDel="0079398B">
              <w:fldChar w:fldCharType="end"/>
            </w:r>
          </w:del>
          <w:customXmlDelRangeStart w:id="821" w:author="Paulo H. Leocadio" w:date="2024-07-22T15:33:00Z"/>
        </w:sdtContent>
      </w:sdt>
      <w:customXmlDelRangeEnd w:id="821"/>
      <w:del w:id="822" w:author="Paulo H. Leocadio" w:date="2024-07-22T15:33:00Z" w16du:dateUtc="2024-07-22T19:33:00Z">
        <w:r w:rsidDel="0079398B">
          <w:delText>:</w:delText>
        </w:r>
      </w:del>
    </w:p>
    <w:p w14:paraId="06B46122" w14:textId="2F2D8DB9" w:rsidR="000760BB" w:rsidRPr="000760BB" w:rsidDel="0079398B" w:rsidRDefault="000760BB" w:rsidP="008A12F7">
      <w:pPr>
        <w:pStyle w:val="NormalBPBHEB"/>
        <w:numPr>
          <w:ilvl w:val="0"/>
          <w:numId w:val="92"/>
        </w:numPr>
        <w:rPr>
          <w:del w:id="823" w:author="Paulo H. Leocadio" w:date="2024-07-22T15:33:00Z" w16du:dateUtc="2024-07-22T19:33:00Z"/>
        </w:rPr>
      </w:pPr>
      <w:del w:id="824" w:author="Paulo H. Leocadio" w:date="2024-07-22T15:33:00Z" w16du:dateUtc="2024-07-22T19:33:00Z">
        <w:r w:rsidRPr="000760BB" w:rsidDel="0079398B">
          <w:rPr>
            <w:b/>
            <w:bCs/>
          </w:rPr>
          <w:delText>Scalability:</w:delText>
        </w:r>
        <w:r w:rsidRPr="000760BB" w:rsidDel="0079398B">
          <w:delText xml:space="preserve"> ECS provides auto-scaling capabilities, allowing the automatic adjustment of the number of running containers based on application load.</w:delText>
        </w:r>
      </w:del>
    </w:p>
    <w:p w14:paraId="50FF0348" w14:textId="4460F621" w:rsidR="000760BB" w:rsidRPr="000760BB" w:rsidDel="0079398B" w:rsidRDefault="000760BB" w:rsidP="008A12F7">
      <w:pPr>
        <w:pStyle w:val="NormalBPBHEB"/>
        <w:numPr>
          <w:ilvl w:val="0"/>
          <w:numId w:val="92"/>
        </w:numPr>
        <w:rPr>
          <w:del w:id="825" w:author="Paulo H. Leocadio" w:date="2024-07-22T15:33:00Z" w16du:dateUtc="2024-07-22T19:33:00Z"/>
        </w:rPr>
      </w:pPr>
      <w:del w:id="826" w:author="Paulo H. Leocadio" w:date="2024-07-22T15:33:00Z" w16du:dateUtc="2024-07-22T19:33:00Z">
        <w:r w:rsidRPr="000760BB" w:rsidDel="0079398B">
          <w:rPr>
            <w:b/>
            <w:bCs/>
          </w:rPr>
          <w:delText>Integration with Elastic Load Balancing</w:delText>
        </w:r>
        <w:r w:rsidR="00DD1DB0" w:rsidDel="0079398B">
          <w:rPr>
            <w:b/>
            <w:bCs/>
          </w:rPr>
          <w:delText xml:space="preserve"> (ELB)</w:delText>
        </w:r>
        <w:r w:rsidRPr="000760BB" w:rsidDel="0079398B">
          <w:rPr>
            <w:b/>
            <w:bCs/>
          </w:rPr>
          <w:delText>:</w:delText>
        </w:r>
        <w:r w:rsidRPr="000760BB" w:rsidDel="0079398B">
          <w:delText xml:space="preserve"> Seamless integration with ELB facilitates the distribution of incoming application traffic across multiple ECS containers.</w:delText>
        </w:r>
      </w:del>
    </w:p>
    <w:p w14:paraId="622DC841" w14:textId="6D8C3EFA" w:rsidR="000760BB" w:rsidDel="0079398B" w:rsidRDefault="000760BB" w:rsidP="008A12F7">
      <w:pPr>
        <w:pStyle w:val="NormalBPBHEB"/>
        <w:numPr>
          <w:ilvl w:val="0"/>
          <w:numId w:val="92"/>
        </w:numPr>
        <w:rPr>
          <w:del w:id="827" w:author="Paulo H. Leocadio" w:date="2024-07-22T15:33:00Z" w16du:dateUtc="2024-07-22T19:33:00Z"/>
        </w:rPr>
      </w:pPr>
      <w:del w:id="828" w:author="Paulo H. Leocadio" w:date="2024-07-22T15:33:00Z" w16du:dateUtc="2024-07-22T19:33:00Z">
        <w:r w:rsidRPr="000760BB" w:rsidDel="0079398B">
          <w:rPr>
            <w:b/>
            <w:bCs/>
          </w:rPr>
          <w:delText xml:space="preserve">Task </w:delText>
        </w:r>
        <w:r w:rsidR="00DD1DB0" w:rsidRPr="000760BB" w:rsidDel="0079398B">
          <w:rPr>
            <w:b/>
            <w:bCs/>
          </w:rPr>
          <w:delText>definitions</w:delText>
        </w:r>
        <w:r w:rsidRPr="000760BB" w:rsidDel="0079398B">
          <w:rPr>
            <w:b/>
            <w:bCs/>
          </w:rPr>
          <w:delText>:</w:delText>
        </w:r>
        <w:r w:rsidRPr="000760BB" w:rsidDel="0079398B">
          <w:delText xml:space="preserve"> Users define their applications through task definitions, specifying parameters such as the Docker image, CPU and memory requirements, and container links.</w:delText>
        </w:r>
      </w:del>
    </w:p>
    <w:p w14:paraId="293DEE41" w14:textId="75D497D4" w:rsidR="001A0B28" w:rsidDel="0079398B" w:rsidRDefault="000760BB" w:rsidP="008541CC">
      <w:pPr>
        <w:keepNext/>
        <w:keepLines/>
        <w:spacing w:before="40" w:after="0"/>
        <w:outlineLvl w:val="1"/>
        <w:rPr>
          <w:del w:id="829" w:author="Paulo H. Leocadio" w:date="2024-07-22T15:33:00Z" w16du:dateUtc="2024-07-22T19:33:00Z"/>
        </w:rPr>
      </w:pPr>
      <w:del w:id="830" w:author="Paulo H. Leocadio" w:date="2024-07-22T15:33:00Z" w16du:dateUtc="2024-07-22T19:33:00Z">
        <w:r w:rsidRPr="00611C64" w:rsidDel="0079398B">
          <w:rPr>
            <w:rFonts w:eastAsiaTheme="majorEastAsia" w:cstheme="majorBidi"/>
            <w:sz w:val="36"/>
            <w:szCs w:val="26"/>
          </w:rPr>
          <w:delText xml:space="preserve">Amazon ECS </w:delText>
        </w:r>
        <w:commentRangeStart w:id="831"/>
        <w:commentRangeStart w:id="832"/>
        <w:r w:rsidRPr="00611C64" w:rsidDel="0079398B">
          <w:rPr>
            <w:rFonts w:eastAsiaTheme="majorEastAsia" w:cstheme="majorBidi"/>
            <w:sz w:val="36"/>
            <w:szCs w:val="26"/>
          </w:rPr>
          <w:delText>Architecture</w:delText>
        </w:r>
        <w:commentRangeEnd w:id="831"/>
        <w:r w:rsidR="00DD1DB0" w:rsidRPr="00611C64" w:rsidDel="0079398B">
          <w:rPr>
            <w:rFonts w:eastAsiaTheme="majorEastAsia" w:cstheme="majorBidi"/>
            <w:sz w:val="36"/>
            <w:szCs w:val="26"/>
          </w:rPr>
          <w:commentReference w:id="831"/>
        </w:r>
        <w:commentRangeEnd w:id="832"/>
        <w:r w:rsidR="008541CC" w:rsidDel="0079398B">
          <w:rPr>
            <w:rStyle w:val="CommentReference"/>
          </w:rPr>
          <w:commentReference w:id="832"/>
        </w:r>
      </w:del>
    </w:p>
    <w:p w14:paraId="47970FFC" w14:textId="6CBB4271" w:rsidR="00120A98" w:rsidRPr="00120A98" w:rsidDel="0079398B" w:rsidRDefault="00120A98" w:rsidP="00120A98">
      <w:pPr>
        <w:pStyle w:val="NormalBPBHEB"/>
        <w:rPr>
          <w:del w:id="833" w:author="Paulo H. Leocadio" w:date="2024-07-22T15:33:00Z" w16du:dateUtc="2024-07-22T19:33:00Z"/>
        </w:rPr>
      </w:pPr>
      <w:del w:id="834" w:author="Paulo H. Leocadio" w:date="2024-07-22T15:33:00Z" w16du:dateUtc="2024-07-22T19:33:00Z">
        <w:r w:rsidRPr="00120A98" w:rsidDel="0079398B">
          <w:delText>Amazon Elastic Container Service (ECS) simplifies the deployment and management of containerized applications on AWS infrastructure. At its core, ECS</w:delText>
        </w:r>
        <w:r w:rsidR="000F73FD" w:rsidDel="0079398B">
          <w:delText xml:space="preserve"> (</w:delText>
        </w:r>
        <w:r w:rsidR="004F449D" w:rsidDel="0079398B">
          <w:delText xml:space="preserve">refer to </w:delText>
        </w:r>
        <w:r w:rsidR="000F73FD" w:rsidRPr="000F73FD" w:rsidDel="0079398B">
          <w:delText>Figure 7.13</w:delText>
        </w:r>
        <w:r w:rsidR="004F449D" w:rsidDel="0079398B">
          <w:delText xml:space="preserve"> </w:delText>
        </w:r>
        <w:r w:rsidR="008912E0" w:rsidDel="0079398B">
          <w:delText>below) _</w:delText>
        </w:r>
        <w:r w:rsidRPr="00120A98" w:rsidDel="0079398B">
          <w:delText xml:space="preserve"> allows users to run Docker containers across a managed cluster of EC2 instances or Fargate, AWS's serverless compute engine for containers. This service abstracts the complexities of orchestrating containers, enabling developers to focus on application development and scalability rather than infrastructure management.</w:delText>
        </w:r>
      </w:del>
    </w:p>
    <w:p w14:paraId="094D0021" w14:textId="43B56E69" w:rsidR="00120A98" w:rsidRPr="00120A98" w:rsidDel="0079398B" w:rsidRDefault="00120A98" w:rsidP="00120A98">
      <w:pPr>
        <w:pStyle w:val="NormalBPBHEB"/>
        <w:rPr>
          <w:del w:id="835" w:author="Paulo H. Leocadio" w:date="2024-07-22T15:33:00Z" w16du:dateUtc="2024-07-22T19:33:00Z"/>
        </w:rPr>
      </w:pPr>
      <w:del w:id="836" w:author="Paulo H. Leocadio" w:date="2024-07-22T15:33:00Z" w16du:dateUtc="2024-07-22T19:33:00Z">
        <w:r w:rsidRPr="00120A98" w:rsidDel="0079398B">
          <w:rPr>
            <w:b/>
            <w:bCs/>
          </w:rPr>
          <w:delText>Components of Amazon ECS</w:delText>
        </w:r>
      </w:del>
    </w:p>
    <w:p w14:paraId="6A0AB3B3" w14:textId="2DAEE6F1" w:rsidR="00120A98" w:rsidRPr="00120A98" w:rsidDel="0079398B" w:rsidRDefault="00120A98" w:rsidP="00120A98">
      <w:pPr>
        <w:pStyle w:val="NormalBPBHEB"/>
        <w:rPr>
          <w:del w:id="837" w:author="Paulo H. Leocadio" w:date="2024-07-22T15:33:00Z" w16du:dateUtc="2024-07-22T19:33:00Z"/>
        </w:rPr>
      </w:pPr>
      <w:del w:id="838" w:author="Paulo H. Leocadio" w:date="2024-07-22T15:33:00Z" w16du:dateUtc="2024-07-22T19:33:00Z">
        <w:r w:rsidRPr="00120A98" w:rsidDel="0079398B">
          <w:delText>Amazon ECS architecture revolves around several key components: clusters, tasks, and services. Clusters are logical groupings of EC2 instances or Fargate tasks where containers are deployed and managed. Within these clusters, tasks represent discrete units of work, each defined by a task definition that specifies Docker image, resource requirements, and dependencies. ECS services, on the other hand, ensure the continuous availability and scalability of tasks by managing their lifecycle, including scaling based on demand and maintaining a desired state of tasks running in the cluster.</w:delText>
        </w:r>
      </w:del>
    </w:p>
    <w:p w14:paraId="379CBF55" w14:textId="57C4699B" w:rsidR="00120A98" w:rsidRPr="00120A98" w:rsidDel="0079398B" w:rsidRDefault="00120A98" w:rsidP="00120A98">
      <w:pPr>
        <w:pStyle w:val="NormalBPBHEB"/>
        <w:rPr>
          <w:del w:id="839" w:author="Paulo H. Leocadio" w:date="2024-07-22T15:33:00Z" w16du:dateUtc="2024-07-22T19:33:00Z"/>
        </w:rPr>
      </w:pPr>
      <w:del w:id="840" w:author="Paulo H. Leocadio" w:date="2024-07-22T15:33:00Z" w16du:dateUtc="2024-07-22T19:33:00Z">
        <w:r w:rsidRPr="00120A98" w:rsidDel="0079398B">
          <w:rPr>
            <w:b/>
            <w:bCs/>
          </w:rPr>
          <w:delText>Scalability and Integration</w:delText>
        </w:r>
      </w:del>
    </w:p>
    <w:p w14:paraId="1364E989" w14:textId="75A57514" w:rsidR="00120A98" w:rsidRPr="00120A98" w:rsidDel="0079398B" w:rsidRDefault="00120A98" w:rsidP="00120A98">
      <w:pPr>
        <w:pStyle w:val="NormalBPBHEB"/>
        <w:rPr>
          <w:del w:id="841" w:author="Paulo H. Leocadio" w:date="2024-07-22T15:33:00Z" w16du:dateUtc="2024-07-22T19:33:00Z"/>
        </w:rPr>
      </w:pPr>
      <w:del w:id="842" w:author="Paulo H. Leocadio" w:date="2024-07-22T15:33:00Z" w16du:dateUtc="2024-07-22T19:33:00Z">
        <w:r w:rsidRPr="00120A98" w:rsidDel="0079398B">
          <w:delText>One of the defining features of Amazon ECS is its scalability. ECS dynamically scales containers in response to workload demands, leveraging AWS Auto Scaling and integration with Elastic Load Balancing (ELB) to distribute incoming traffic across container instances for optimal performance. This scalability feature makes ECS ideal for both microservices architectures, where individual components can scale independently, and for batch processing workloads that require elastic compute resources.</w:delText>
        </w:r>
      </w:del>
    </w:p>
    <w:p w14:paraId="215FF574" w14:textId="1F3DC259" w:rsidR="00120A98" w:rsidRPr="00120A98" w:rsidDel="0079398B" w:rsidRDefault="00120A98" w:rsidP="00120A98">
      <w:pPr>
        <w:pStyle w:val="NormalBPBHEB"/>
        <w:rPr>
          <w:del w:id="843" w:author="Paulo H. Leocadio" w:date="2024-07-22T15:33:00Z" w16du:dateUtc="2024-07-22T19:33:00Z"/>
        </w:rPr>
      </w:pPr>
      <w:del w:id="844" w:author="Paulo H. Leocadio" w:date="2024-07-22T15:33:00Z" w16du:dateUtc="2024-07-22T19:33:00Z">
        <w:r w:rsidRPr="00120A98" w:rsidDel="0079398B">
          <w:rPr>
            <w:b/>
            <w:bCs/>
          </w:rPr>
          <w:delText>Operational Simplicity and Benefits</w:delText>
        </w:r>
      </w:del>
    </w:p>
    <w:p w14:paraId="79581DF5" w14:textId="318B6CE5" w:rsidR="00120A98" w:rsidRPr="00120A98" w:rsidDel="0079398B" w:rsidRDefault="00120A98" w:rsidP="00120A98">
      <w:pPr>
        <w:pStyle w:val="NormalBPBHEB"/>
        <w:rPr>
          <w:del w:id="845" w:author="Paulo H. Leocadio" w:date="2024-07-22T15:33:00Z" w16du:dateUtc="2024-07-22T19:33:00Z"/>
        </w:rPr>
      </w:pPr>
      <w:del w:id="846" w:author="Paulo H. Leocadio" w:date="2024-07-22T15:33:00Z" w16du:dateUtc="2024-07-22T19:33:00Z">
        <w:r w:rsidRPr="00120A98" w:rsidDel="0079398B">
          <w:delText>By abstracting infrastructure management complexities, Amazon ECS streamlines operations. It optimizes resource utilization to minimize costs, ensures secure management of containers through integration with AWS IAM, and supports seamless integration with CI/CD pipelines for automated testing and deployment. This operational simplicity empowers development teams to innovate rapidly, deploying containerized applications reliably and efficiently on AWS infrastructure.</w:delText>
        </w:r>
      </w:del>
    </w:p>
    <w:p w14:paraId="6030DABE" w14:textId="4CDD5785" w:rsidR="008541CC" w:rsidRPr="008541CC" w:rsidDel="0079398B" w:rsidRDefault="008541CC" w:rsidP="008541CC">
      <w:pPr>
        <w:pStyle w:val="NormalBPBHEB"/>
        <w:rPr>
          <w:del w:id="847" w:author="Paulo H. Leocadio" w:date="2024-07-22T15:33:00Z" w16du:dateUtc="2024-07-22T19:33:00Z"/>
        </w:rPr>
      </w:pPr>
    </w:p>
    <w:p w14:paraId="4D44A0BD" w14:textId="22BE2952" w:rsidR="008541CC" w:rsidRPr="008541CC" w:rsidDel="0079398B" w:rsidRDefault="008541CC" w:rsidP="008541CC">
      <w:pPr>
        <w:pStyle w:val="NormalBPBHEB"/>
        <w:rPr>
          <w:del w:id="848" w:author="Paulo H. Leocadio" w:date="2024-07-22T15:33:00Z" w16du:dateUtc="2024-07-22T19:33:00Z"/>
        </w:rPr>
      </w:pPr>
      <w:del w:id="849" w:author="Paulo H. Leocadio" w:date="2024-07-22T15:33:00Z" w16du:dateUtc="2024-07-22T19:33:00Z">
        <w:r w:rsidRPr="008541CC" w:rsidDel="0079398B">
          <w:rPr>
            <w:noProof/>
          </w:rPr>
          <w:drawing>
            <wp:inline distT="0" distB="0" distL="0" distR="0" wp14:anchorId="4A5F5F04" wp14:editId="59327A9A">
              <wp:extent cx="5755005" cy="3218815"/>
              <wp:effectExtent l="0" t="0" r="0" b="635"/>
              <wp:docPr id="48597814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78144" name="Picture 24"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5005" cy="3218815"/>
                      </a:xfrm>
                      <a:prstGeom prst="rect">
                        <a:avLst/>
                      </a:prstGeom>
                      <a:noFill/>
                    </pic:spPr>
                  </pic:pic>
                </a:graphicData>
              </a:graphic>
            </wp:inline>
          </w:drawing>
        </w:r>
      </w:del>
    </w:p>
    <w:p w14:paraId="5CD74AD9" w14:textId="43A7F07A" w:rsidR="008541CC" w:rsidRPr="008541CC" w:rsidDel="0079398B" w:rsidRDefault="008541CC" w:rsidP="008541CC">
      <w:pPr>
        <w:pStyle w:val="NormalBPBHEB"/>
        <w:rPr>
          <w:del w:id="850" w:author="Paulo H. Leocadio" w:date="2024-07-22T15:33:00Z" w16du:dateUtc="2024-07-22T19:33:00Z"/>
          <w:bCs/>
          <w:i/>
          <w:iCs/>
        </w:rPr>
      </w:pPr>
      <w:bookmarkStart w:id="851" w:name="_Hlk169708009"/>
      <w:del w:id="852" w:author="Paulo H. Leocadio" w:date="2024-07-22T15:33:00Z" w16du:dateUtc="2024-07-22T19:33:00Z">
        <w:r w:rsidRPr="008541CC" w:rsidDel="0079398B">
          <w:rPr>
            <w:b/>
            <w:bCs/>
            <w:i/>
            <w:iCs/>
          </w:rPr>
          <w:delText>Figure 7.</w:delText>
        </w:r>
        <w:r w:rsidRPr="008541CC" w:rsidDel="0079398B">
          <w:rPr>
            <w:b/>
            <w:bCs/>
            <w:i/>
            <w:iCs/>
          </w:rPr>
          <w:fldChar w:fldCharType="begin"/>
        </w:r>
        <w:r w:rsidRPr="008541CC" w:rsidDel="0079398B">
          <w:rPr>
            <w:b/>
            <w:bCs/>
            <w:i/>
            <w:iCs/>
          </w:rPr>
          <w:delInstrText xml:space="preserve"> SEQ Figure \* ARABIC </w:delInstrText>
        </w:r>
        <w:r w:rsidRPr="008541CC" w:rsidDel="0079398B">
          <w:rPr>
            <w:b/>
            <w:bCs/>
            <w:i/>
            <w:iCs/>
          </w:rPr>
          <w:fldChar w:fldCharType="separate"/>
        </w:r>
        <w:r w:rsidRPr="008541CC" w:rsidDel="0079398B">
          <w:rPr>
            <w:b/>
            <w:bCs/>
            <w:i/>
            <w:iCs/>
          </w:rPr>
          <w:delText>13</w:delText>
        </w:r>
        <w:r w:rsidRPr="008541CC" w:rsidDel="0079398B">
          <w:fldChar w:fldCharType="end"/>
        </w:r>
        <w:r w:rsidRPr="008541CC" w:rsidDel="0079398B">
          <w:rPr>
            <w:b/>
            <w:bCs/>
            <w:i/>
            <w:iCs/>
          </w:rPr>
          <w:delText>:</w:delText>
        </w:r>
        <w:r w:rsidRPr="008541CC" w:rsidDel="0079398B">
          <w:rPr>
            <w:bCs/>
            <w:i/>
            <w:iCs/>
          </w:rPr>
          <w:delText xml:space="preserve"> Amazon ECS (Amazon Web </w:delText>
        </w:r>
        <w:commentRangeStart w:id="853"/>
        <w:commentRangeStart w:id="854"/>
        <w:r w:rsidRPr="008541CC" w:rsidDel="0079398B">
          <w:rPr>
            <w:bCs/>
            <w:i/>
            <w:iCs/>
          </w:rPr>
          <w:delText>Services</w:delText>
        </w:r>
        <w:commentRangeEnd w:id="853"/>
        <w:r w:rsidRPr="008541CC" w:rsidDel="0079398B">
          <w:commentReference w:id="853"/>
        </w:r>
        <w:commentRangeEnd w:id="854"/>
        <w:r w:rsidRPr="008541CC" w:rsidDel="0079398B">
          <w:commentReference w:id="854"/>
        </w:r>
        <w:r w:rsidRPr="008541CC" w:rsidDel="0079398B">
          <w:rPr>
            <w:bCs/>
            <w:i/>
            <w:iCs/>
          </w:rPr>
          <w:delText>)</w:delText>
        </w:r>
      </w:del>
    </w:p>
    <w:bookmarkEnd w:id="851"/>
    <w:p w14:paraId="0B1DBF61" w14:textId="1D143ED4" w:rsidR="00DD1DB0" w:rsidDel="0079398B" w:rsidRDefault="00DD1DB0" w:rsidP="00555FFB">
      <w:pPr>
        <w:pStyle w:val="NormalBPBHEB"/>
        <w:rPr>
          <w:del w:id="855" w:author="Paulo H. Leocadio" w:date="2024-07-22T15:33:00Z" w16du:dateUtc="2024-07-22T19:33:00Z"/>
        </w:rPr>
      </w:pPr>
    </w:p>
    <w:p w14:paraId="18EFBA15" w14:textId="439C488A" w:rsidR="004D1361" w:rsidDel="0079398B" w:rsidRDefault="004D1361" w:rsidP="004D1361">
      <w:pPr>
        <w:pStyle w:val="NormalBPBHEB"/>
        <w:rPr>
          <w:del w:id="856" w:author="Paulo H. Leocadio" w:date="2024-07-22T15:33:00Z" w16du:dateUtc="2024-07-22T19:33:00Z"/>
          <w:b/>
          <w:bCs/>
        </w:rPr>
      </w:pPr>
      <w:del w:id="857" w:author="Paulo H. Leocadio" w:date="2024-07-22T15:33:00Z" w16du:dateUtc="2024-07-22T19:33:00Z">
        <w:r w:rsidRPr="004D1361" w:rsidDel="0079398B">
          <w:rPr>
            <w:b/>
            <w:bCs/>
          </w:rPr>
          <w:delText xml:space="preserve">Amazon ECS Architecture </w:delText>
        </w:r>
        <w:r w:rsidR="001C1369" w:rsidDel="0079398B">
          <w:rPr>
            <w:b/>
            <w:bCs/>
          </w:rPr>
          <w:delText xml:space="preserve">Core </w:delText>
        </w:r>
        <w:r w:rsidRPr="004D1361" w:rsidDel="0079398B">
          <w:rPr>
            <w:b/>
            <w:bCs/>
          </w:rPr>
          <w:delText>Components</w:delText>
        </w:r>
      </w:del>
    </w:p>
    <w:p w14:paraId="756795C3" w14:textId="215A7D35" w:rsidR="00D51CB0" w:rsidRPr="00BE2C41" w:rsidDel="0079398B" w:rsidRDefault="00D51CB0" w:rsidP="004D1361">
      <w:pPr>
        <w:pStyle w:val="NormalBPBHEB"/>
        <w:rPr>
          <w:del w:id="858" w:author="Paulo H. Leocadio" w:date="2024-07-22T15:33:00Z" w16du:dateUtc="2024-07-22T19:33:00Z"/>
        </w:rPr>
      </w:pPr>
      <w:del w:id="859" w:author="Paulo H. Leocadio" w:date="2024-07-22T15:33:00Z" w16du:dateUtc="2024-07-22T19:33:00Z">
        <w:r w:rsidRPr="00BE2C41" w:rsidDel="0079398B">
          <w:delText>Amazon ECS Architecture Core Components provide the foundational framework for orchestrating containerized applications within AWS, offering robust capabilities for efficient deployment, management, and scaling of Docker containers. Central to ECS architecture are its clusters, tasks, and services, each playing a crucial role in ensuring seamless execution and optimal performance of containerized workloads in diverse cloud environments.</w:delText>
        </w:r>
      </w:del>
    </w:p>
    <w:p w14:paraId="3FC285A1" w14:textId="2ED3CB40" w:rsidR="004D1361" w:rsidRPr="001C1369" w:rsidDel="0079398B" w:rsidRDefault="004D1361" w:rsidP="004D1361">
      <w:pPr>
        <w:pStyle w:val="NormalBPBHEB"/>
        <w:rPr>
          <w:del w:id="860" w:author="Paulo H. Leocadio" w:date="2024-07-22T15:33:00Z" w16du:dateUtc="2024-07-22T19:33:00Z"/>
        </w:rPr>
      </w:pPr>
      <w:del w:id="861" w:author="Paulo H. Leocadio" w:date="2024-07-22T15:33:00Z" w16du:dateUtc="2024-07-22T19:33:00Z">
        <w:r w:rsidRPr="004D1361" w:rsidDel="0079398B">
          <w:rPr>
            <w:b/>
            <w:bCs/>
          </w:rPr>
          <w:delText xml:space="preserve">Clusters: </w:delText>
        </w:r>
        <w:r w:rsidRPr="001C1369" w:rsidDel="0079398B">
          <w:delText>In Amazon ECS, clusters serve as logical groupings of container instances that collectively manage and execute Docker containers. These clusters provide the foundational infrastructure where tasks and services are orchestrated. Each ECS cluster can span multiple EC2 instances or utilize AWS Fargate for serverless container deployments. By grouping instances together, ECS simplifies the management and scaling of containerized applications within a defined environment.</w:delText>
        </w:r>
      </w:del>
    </w:p>
    <w:p w14:paraId="248D4EB3" w14:textId="369D989F" w:rsidR="004D1361" w:rsidRPr="004D1361" w:rsidDel="0079398B" w:rsidRDefault="004D1361" w:rsidP="004D1361">
      <w:pPr>
        <w:pStyle w:val="NormalBPBHEB"/>
        <w:rPr>
          <w:del w:id="862" w:author="Paulo H. Leocadio" w:date="2024-07-22T15:33:00Z" w16du:dateUtc="2024-07-22T19:33:00Z"/>
          <w:b/>
          <w:bCs/>
        </w:rPr>
      </w:pPr>
      <w:del w:id="863" w:author="Paulo H. Leocadio" w:date="2024-07-22T15:33:00Z" w16du:dateUtc="2024-07-22T19:33:00Z">
        <w:r w:rsidRPr="004D1361" w:rsidDel="0079398B">
          <w:rPr>
            <w:b/>
            <w:bCs/>
          </w:rPr>
          <w:delText xml:space="preserve">Tasks: </w:delText>
        </w:r>
        <w:r w:rsidRPr="001C1369" w:rsidDel="0079398B">
          <w:delText>Tasks represent the fundamental units of work in Amazon ECS. Defined by task definitions, each task encapsulates a specific set of containerized applications that operate cohesively within an ECS cluster. Task definitions specify crucial parameters such as Docker images, resource allocations (CPU and memory), networking configuration, and container dependencies. This modular approach allows developers to define and configure their application components efficiently, ensuring seamless execution and resource utilization across the ECS cluster.</w:delText>
        </w:r>
      </w:del>
    </w:p>
    <w:p w14:paraId="5C11015E" w14:textId="60E0F0E5" w:rsidR="004D1361" w:rsidRPr="001C1369" w:rsidDel="0079398B" w:rsidRDefault="004D1361" w:rsidP="004D1361">
      <w:pPr>
        <w:pStyle w:val="NormalBPBHEB"/>
        <w:rPr>
          <w:del w:id="864" w:author="Paulo H. Leocadio" w:date="2024-07-22T15:33:00Z" w16du:dateUtc="2024-07-22T19:33:00Z"/>
        </w:rPr>
      </w:pPr>
      <w:del w:id="865" w:author="Paulo H. Leocadio" w:date="2024-07-22T15:33:00Z" w16du:dateUtc="2024-07-22T19:33:00Z">
        <w:r w:rsidRPr="004D1361" w:rsidDel="0079398B">
          <w:rPr>
            <w:b/>
            <w:bCs/>
          </w:rPr>
          <w:delText xml:space="preserve">Services: </w:delText>
        </w:r>
        <w:r w:rsidRPr="001C1369" w:rsidDel="0079398B">
          <w:delText>ECS services facilitate the orchestration and lifecycle management of tasks within an ECS cluster. Designed for long-running applications, services maintain the desired number of tasks to meet application requirements, automatically adjusting based on metrics such as CPU utilization or incoming traffic. Services in ECS ensure high availability and scalability by continuously monitoring task health and replacing failed tasks as necessary. This capability enables developers to deploy resilient and scalable containerized applications with minimal operational overhead.</w:delText>
        </w:r>
      </w:del>
    </w:p>
    <w:p w14:paraId="3E0E7964" w14:textId="2F05E1A7" w:rsidR="000760BB" w:rsidRPr="00611C64" w:rsidDel="0079398B" w:rsidRDefault="000760BB" w:rsidP="00611C64">
      <w:pPr>
        <w:keepNext/>
        <w:keepLines/>
        <w:spacing w:before="40" w:after="0"/>
        <w:outlineLvl w:val="1"/>
        <w:rPr>
          <w:del w:id="866" w:author="Paulo H. Leocadio" w:date="2024-07-22T15:33:00Z" w16du:dateUtc="2024-07-22T19:33:00Z"/>
          <w:rFonts w:eastAsiaTheme="majorEastAsia" w:cstheme="majorBidi"/>
          <w:sz w:val="36"/>
          <w:szCs w:val="26"/>
        </w:rPr>
      </w:pPr>
      <w:del w:id="867" w:author="Paulo H. Leocadio" w:date="2024-07-22T15:33:00Z" w16du:dateUtc="2024-07-22T19:33:00Z">
        <w:r w:rsidRPr="00611C64" w:rsidDel="0079398B">
          <w:rPr>
            <w:rFonts w:eastAsiaTheme="majorEastAsia" w:cstheme="majorBidi"/>
            <w:sz w:val="36"/>
            <w:szCs w:val="26"/>
          </w:rPr>
          <w:delText xml:space="preserve">Use </w:delText>
        </w:r>
        <w:r w:rsidR="00DD1DB0" w:rsidRPr="00611C64" w:rsidDel="0079398B">
          <w:rPr>
            <w:rFonts w:eastAsiaTheme="majorEastAsia" w:cstheme="majorBidi"/>
            <w:sz w:val="36"/>
            <w:szCs w:val="26"/>
          </w:rPr>
          <w:delText xml:space="preserve">cases </w:delText>
        </w:r>
        <w:r w:rsidRPr="00611C64" w:rsidDel="0079398B">
          <w:rPr>
            <w:rFonts w:eastAsiaTheme="majorEastAsia" w:cstheme="majorBidi"/>
            <w:sz w:val="36"/>
            <w:szCs w:val="26"/>
          </w:rPr>
          <w:delText>of Amazon ECS</w:delText>
        </w:r>
      </w:del>
    </w:p>
    <w:p w14:paraId="7BB23A2B" w14:textId="35FA279C" w:rsidR="00DD1DB0" w:rsidRPr="000760BB" w:rsidDel="0079398B" w:rsidRDefault="00DD1DB0" w:rsidP="00555FFB">
      <w:pPr>
        <w:pStyle w:val="NormalBPBHEB"/>
        <w:rPr>
          <w:del w:id="868" w:author="Paulo H. Leocadio" w:date="2024-07-22T15:33:00Z" w16du:dateUtc="2024-07-22T19:33:00Z"/>
        </w:rPr>
      </w:pPr>
      <w:del w:id="869" w:author="Paulo H. Leocadio" w:date="2024-07-22T15:33:00Z" w16du:dateUtc="2024-07-22T19:33:00Z">
        <w:r w:rsidDel="0079398B">
          <w:delText>The following are the use cases of Amazon ECS</w:delText>
        </w:r>
      </w:del>
      <w:customXmlDelRangeStart w:id="870" w:author="Paulo H. Leocadio" w:date="2024-07-22T15:33:00Z"/>
      <w:sdt>
        <w:sdtPr>
          <w:id w:val="1621111440"/>
          <w:citation/>
        </w:sdtPr>
        <w:sdtEndPr/>
        <w:sdtContent>
          <w:customXmlDelRangeEnd w:id="870"/>
          <w:del w:id="871" w:author="Paulo H. Leocadio" w:date="2024-07-22T15:33:00Z" w16du:dateUtc="2024-07-22T19:33:00Z">
            <w:r w:rsidR="00427056" w:rsidDel="0079398B">
              <w:fldChar w:fldCharType="begin"/>
            </w:r>
            <w:r w:rsidR="00427056" w:rsidDel="0079398B">
              <w:delInstrText xml:space="preserve"> CITATION a2023j \l 1033 </w:delInstrText>
            </w:r>
            <w:r w:rsidR="00427056" w:rsidDel="0079398B">
              <w:fldChar w:fldCharType="separate"/>
            </w:r>
            <w:r w:rsidR="00D34F43" w:rsidDel="0079398B">
              <w:rPr>
                <w:noProof/>
              </w:rPr>
              <w:delText xml:space="preserve"> </w:delText>
            </w:r>
            <w:r w:rsidR="00D34F43" w:rsidRPr="00D34F43" w:rsidDel="0079398B">
              <w:rPr>
                <w:noProof/>
              </w:rPr>
              <w:delText>[80]</w:delText>
            </w:r>
            <w:r w:rsidR="00427056" w:rsidDel="0079398B">
              <w:fldChar w:fldCharType="end"/>
            </w:r>
          </w:del>
          <w:customXmlDelRangeStart w:id="872" w:author="Paulo H. Leocadio" w:date="2024-07-22T15:33:00Z"/>
        </w:sdtContent>
      </w:sdt>
      <w:customXmlDelRangeEnd w:id="872"/>
      <w:del w:id="873" w:author="Paulo H. Leocadio" w:date="2024-07-22T15:33:00Z" w16du:dateUtc="2024-07-22T19:33:00Z">
        <w:r w:rsidDel="0079398B">
          <w:delText>:</w:delText>
        </w:r>
      </w:del>
    </w:p>
    <w:p w14:paraId="4C53C061" w14:textId="1C828D71" w:rsidR="000760BB" w:rsidRPr="000760BB" w:rsidDel="0079398B" w:rsidRDefault="000760BB" w:rsidP="008A12F7">
      <w:pPr>
        <w:pStyle w:val="NormalBPBHEB"/>
        <w:numPr>
          <w:ilvl w:val="0"/>
          <w:numId w:val="94"/>
        </w:numPr>
        <w:rPr>
          <w:del w:id="874" w:author="Paulo H. Leocadio" w:date="2024-07-22T15:33:00Z" w16du:dateUtc="2024-07-22T19:33:00Z"/>
        </w:rPr>
      </w:pPr>
      <w:del w:id="875" w:author="Paulo H. Leocadio" w:date="2024-07-22T15:33:00Z" w16du:dateUtc="2024-07-22T19:33:00Z">
        <w:r w:rsidRPr="000760BB" w:rsidDel="0079398B">
          <w:rPr>
            <w:b/>
            <w:bCs/>
          </w:rPr>
          <w:delText xml:space="preserve">Microservices </w:delText>
        </w:r>
        <w:r w:rsidR="00D63F56" w:rsidRPr="000760BB" w:rsidDel="0079398B">
          <w:rPr>
            <w:b/>
            <w:bCs/>
          </w:rPr>
          <w:delText>architecture</w:delText>
        </w:r>
        <w:r w:rsidRPr="000760BB" w:rsidDel="0079398B">
          <w:rPr>
            <w:b/>
            <w:bCs/>
          </w:rPr>
          <w:delText>:</w:delText>
        </w:r>
        <w:r w:rsidRPr="000760BB" w:rsidDel="0079398B">
          <w:delText xml:space="preserve"> ECS is well-suited for organizations adopting microservices architecture, providing efficient orchestration and scaling of individual microservices.</w:delText>
        </w:r>
      </w:del>
    </w:p>
    <w:p w14:paraId="440814EA" w14:textId="4573DA3D" w:rsidR="000760BB" w:rsidRPr="000760BB" w:rsidDel="0079398B" w:rsidRDefault="000760BB" w:rsidP="008A12F7">
      <w:pPr>
        <w:pStyle w:val="NormalBPBHEB"/>
        <w:numPr>
          <w:ilvl w:val="0"/>
          <w:numId w:val="94"/>
        </w:numPr>
        <w:rPr>
          <w:del w:id="876" w:author="Paulo H. Leocadio" w:date="2024-07-22T15:33:00Z" w16du:dateUtc="2024-07-22T19:33:00Z"/>
        </w:rPr>
      </w:pPr>
      <w:del w:id="877" w:author="Paulo H. Leocadio" w:date="2024-07-22T15:33:00Z" w16du:dateUtc="2024-07-22T19:33:00Z">
        <w:r w:rsidRPr="000760BB" w:rsidDel="0079398B">
          <w:rPr>
            <w:b/>
            <w:bCs/>
          </w:rPr>
          <w:delText>Batch Processing:</w:delText>
        </w:r>
        <w:r w:rsidRPr="000760BB" w:rsidDel="0079398B">
          <w:delText xml:space="preserve"> Organizations with batch processing workloads can leverage ECS to dynamically scale containerized applications based on workload demands.</w:delText>
        </w:r>
      </w:del>
    </w:p>
    <w:p w14:paraId="05174062" w14:textId="22A469B1" w:rsidR="000760BB" w:rsidRPr="000760BB" w:rsidDel="0079398B" w:rsidRDefault="000760BB" w:rsidP="008A12F7">
      <w:pPr>
        <w:pStyle w:val="NormalBPBHEB"/>
        <w:numPr>
          <w:ilvl w:val="0"/>
          <w:numId w:val="94"/>
        </w:numPr>
        <w:rPr>
          <w:del w:id="878" w:author="Paulo H. Leocadio" w:date="2024-07-22T15:33:00Z" w16du:dateUtc="2024-07-22T19:33:00Z"/>
        </w:rPr>
      </w:pPr>
      <w:del w:id="879" w:author="Paulo H. Leocadio" w:date="2024-07-22T15:33:00Z" w16du:dateUtc="2024-07-22T19:33:00Z">
        <w:r w:rsidRPr="000760BB" w:rsidDel="0079398B">
          <w:rPr>
            <w:b/>
            <w:bCs/>
          </w:rPr>
          <w:delText>CI/CD):</w:delText>
        </w:r>
        <w:r w:rsidRPr="000760BB" w:rsidDel="0079398B">
          <w:delText xml:space="preserve"> Integrating ECS with CI/CD pipelines facilitates automated testing and deployment of containerized applications</w:delText>
        </w:r>
      </w:del>
      <w:customXmlDelRangeStart w:id="880" w:author="Paulo H. Leocadio" w:date="2024-07-22T15:33:00Z"/>
      <w:sdt>
        <w:sdtPr>
          <w:id w:val="1833413023"/>
          <w:citation/>
        </w:sdtPr>
        <w:sdtEndPr/>
        <w:sdtContent>
          <w:customXmlDelRangeEnd w:id="880"/>
          <w:del w:id="881" w:author="Paulo H. Leocadio" w:date="2024-07-22T15:33:00Z" w16du:dateUtc="2024-07-22T19:33:00Z">
            <w:r w:rsidR="001458DC" w:rsidDel="0079398B">
              <w:fldChar w:fldCharType="begin"/>
            </w:r>
            <w:r w:rsidR="001458DC" w:rsidDel="0079398B">
              <w:delInstrText xml:space="preserve"> CITATION kulkarni2018a \l 1033 </w:delInstrText>
            </w:r>
            <w:r w:rsidR="001458DC" w:rsidDel="0079398B">
              <w:fldChar w:fldCharType="separate"/>
            </w:r>
            <w:r w:rsidR="00D34F43" w:rsidDel="0079398B">
              <w:rPr>
                <w:noProof/>
              </w:rPr>
              <w:delText xml:space="preserve"> </w:delText>
            </w:r>
            <w:r w:rsidR="00D34F43" w:rsidRPr="00D34F43" w:rsidDel="0079398B">
              <w:rPr>
                <w:noProof/>
              </w:rPr>
              <w:delText>[81]</w:delText>
            </w:r>
            <w:r w:rsidR="001458DC" w:rsidDel="0079398B">
              <w:fldChar w:fldCharType="end"/>
            </w:r>
          </w:del>
          <w:customXmlDelRangeStart w:id="882" w:author="Paulo H. Leocadio" w:date="2024-07-22T15:33:00Z"/>
        </w:sdtContent>
      </w:sdt>
      <w:customXmlDelRangeEnd w:id="882"/>
      <w:del w:id="883" w:author="Paulo H. Leocadio" w:date="2024-07-22T15:33:00Z" w16du:dateUtc="2024-07-22T19:33:00Z">
        <w:r w:rsidRPr="000760BB" w:rsidDel="0079398B">
          <w:delText>.</w:delText>
        </w:r>
      </w:del>
    </w:p>
    <w:p w14:paraId="680DAE3D" w14:textId="52233136" w:rsidR="000760BB" w:rsidRPr="00611C64" w:rsidDel="0079398B" w:rsidRDefault="000760BB" w:rsidP="00611C64">
      <w:pPr>
        <w:keepNext/>
        <w:keepLines/>
        <w:spacing w:before="40" w:after="0"/>
        <w:outlineLvl w:val="1"/>
        <w:rPr>
          <w:del w:id="884" w:author="Paulo H. Leocadio" w:date="2024-07-22T15:33:00Z" w16du:dateUtc="2024-07-22T19:33:00Z"/>
          <w:rFonts w:eastAsiaTheme="majorEastAsia" w:cstheme="majorBidi"/>
          <w:sz w:val="36"/>
          <w:szCs w:val="26"/>
        </w:rPr>
      </w:pPr>
      <w:del w:id="885" w:author="Paulo H. Leocadio" w:date="2024-07-22T15:33:00Z" w16du:dateUtc="2024-07-22T19:33:00Z">
        <w:r w:rsidRPr="00611C64" w:rsidDel="0079398B">
          <w:rPr>
            <w:rFonts w:eastAsiaTheme="majorEastAsia" w:cstheme="majorBidi"/>
            <w:sz w:val="36"/>
            <w:szCs w:val="26"/>
          </w:rPr>
          <w:delText xml:space="preserve">Benefits of </w:delText>
        </w:r>
        <w:r w:rsidR="00D63F56" w:rsidRPr="00611C64" w:rsidDel="0079398B">
          <w:rPr>
            <w:rFonts w:eastAsiaTheme="majorEastAsia" w:cstheme="majorBidi"/>
            <w:sz w:val="36"/>
            <w:szCs w:val="26"/>
          </w:rPr>
          <w:delText xml:space="preserve">using </w:delText>
        </w:r>
        <w:r w:rsidRPr="00611C64" w:rsidDel="0079398B">
          <w:rPr>
            <w:rFonts w:eastAsiaTheme="majorEastAsia" w:cstheme="majorBidi"/>
            <w:sz w:val="36"/>
            <w:szCs w:val="26"/>
          </w:rPr>
          <w:delText>Amazon ECS</w:delText>
        </w:r>
      </w:del>
    </w:p>
    <w:p w14:paraId="32606CCC" w14:textId="7102F18F" w:rsidR="00D63F56" w:rsidRPr="000760BB" w:rsidDel="0079398B" w:rsidRDefault="00D63F56" w:rsidP="00555FFB">
      <w:pPr>
        <w:pStyle w:val="NormalBPBHEB"/>
        <w:rPr>
          <w:del w:id="886" w:author="Paulo H. Leocadio" w:date="2024-07-22T15:33:00Z" w16du:dateUtc="2024-07-22T19:33:00Z"/>
        </w:rPr>
      </w:pPr>
      <w:del w:id="887" w:author="Paulo H. Leocadio" w:date="2024-07-22T15:33:00Z" w16du:dateUtc="2024-07-22T19:33:00Z">
        <w:r w:rsidDel="0079398B">
          <w:delText>The following are the benefits of using Amazon ECS</w:delText>
        </w:r>
      </w:del>
      <w:customXmlDelRangeStart w:id="888" w:author="Paulo H. Leocadio" w:date="2024-07-22T15:33:00Z"/>
      <w:sdt>
        <w:sdtPr>
          <w:id w:val="1605463251"/>
          <w:citation/>
        </w:sdtPr>
        <w:sdtEndPr/>
        <w:sdtContent>
          <w:customXmlDelRangeEnd w:id="888"/>
          <w:del w:id="889" w:author="Paulo H. Leocadio" w:date="2024-07-22T15:33:00Z" w16du:dateUtc="2024-07-22T19:33:00Z">
            <w:r w:rsidR="001458DC" w:rsidDel="0079398B">
              <w:fldChar w:fldCharType="begin"/>
            </w:r>
            <w:r w:rsidR="001458DC" w:rsidDel="0079398B">
              <w:delInstrText xml:space="preserve"> CITATION a2023j \l 1033 </w:delInstrText>
            </w:r>
            <w:r w:rsidR="001458DC" w:rsidDel="0079398B">
              <w:fldChar w:fldCharType="separate"/>
            </w:r>
            <w:r w:rsidR="00D34F43" w:rsidDel="0079398B">
              <w:rPr>
                <w:noProof/>
              </w:rPr>
              <w:delText xml:space="preserve"> </w:delText>
            </w:r>
            <w:r w:rsidR="00D34F43" w:rsidRPr="00D34F43" w:rsidDel="0079398B">
              <w:rPr>
                <w:noProof/>
              </w:rPr>
              <w:delText>[80]</w:delText>
            </w:r>
            <w:r w:rsidR="001458DC" w:rsidDel="0079398B">
              <w:fldChar w:fldCharType="end"/>
            </w:r>
          </w:del>
          <w:customXmlDelRangeStart w:id="890" w:author="Paulo H. Leocadio" w:date="2024-07-22T15:33:00Z"/>
        </w:sdtContent>
      </w:sdt>
      <w:customXmlDelRangeEnd w:id="890"/>
      <w:del w:id="891" w:author="Paulo H. Leocadio" w:date="2024-07-22T15:33:00Z" w16du:dateUtc="2024-07-22T19:33:00Z">
        <w:r w:rsidDel="0079398B">
          <w:delText xml:space="preserve">: </w:delText>
        </w:r>
      </w:del>
    </w:p>
    <w:p w14:paraId="6FE254AA" w14:textId="36F76B83" w:rsidR="000760BB" w:rsidRPr="000760BB" w:rsidDel="0079398B" w:rsidRDefault="000760BB" w:rsidP="008A12F7">
      <w:pPr>
        <w:pStyle w:val="NormalBPBHEB"/>
        <w:numPr>
          <w:ilvl w:val="0"/>
          <w:numId w:val="95"/>
        </w:numPr>
        <w:rPr>
          <w:del w:id="892" w:author="Paulo H. Leocadio" w:date="2024-07-22T15:33:00Z" w16du:dateUtc="2024-07-22T19:33:00Z"/>
        </w:rPr>
      </w:pPr>
      <w:del w:id="893" w:author="Paulo H. Leocadio" w:date="2024-07-22T15:33:00Z" w16du:dateUtc="2024-07-22T19:33:00Z">
        <w:r w:rsidRPr="000760BB" w:rsidDel="0079398B">
          <w:rPr>
            <w:b/>
            <w:bCs/>
          </w:rPr>
          <w:delText>Cost-</w:delText>
        </w:r>
        <w:r w:rsidR="00D63F56" w:rsidRPr="000760BB" w:rsidDel="0079398B">
          <w:rPr>
            <w:b/>
            <w:bCs/>
          </w:rPr>
          <w:delText>efficiency</w:delText>
        </w:r>
        <w:r w:rsidRPr="000760BB" w:rsidDel="0079398B">
          <w:rPr>
            <w:b/>
            <w:bCs/>
          </w:rPr>
          <w:delText>:</w:delText>
        </w:r>
        <w:r w:rsidRPr="000760BB" w:rsidDel="0079398B">
          <w:delText xml:space="preserve"> ECS optimizes resource utilization, ensuring that users pay only for the compute capacity consumed by their containers</w:delText>
        </w:r>
        <w:r w:rsidR="00653FDB" w:rsidDel="0079398B">
          <w:fldChar w:fldCharType="begin"/>
        </w:r>
        <w:r w:rsidR="00653FDB" w:rsidDel="0079398B">
          <w:delInstrText xml:space="preserve"> NOTEREF _Ref151457898 \f \h </w:delInstrText>
        </w:r>
        <w:r w:rsidR="00653FDB" w:rsidDel="0079398B">
          <w:fldChar w:fldCharType="separate"/>
        </w:r>
        <w:r w:rsidR="00653FDB" w:rsidRPr="00653FDB" w:rsidDel="0079398B">
          <w:rPr>
            <w:rStyle w:val="FootnoteReference"/>
          </w:rPr>
          <w:delText>9</w:delText>
        </w:r>
        <w:r w:rsidR="00653FDB" w:rsidDel="0079398B">
          <w:fldChar w:fldCharType="end"/>
        </w:r>
        <w:r w:rsidRPr="000760BB" w:rsidDel="0079398B">
          <w:delText>.</w:delText>
        </w:r>
      </w:del>
    </w:p>
    <w:p w14:paraId="58D6FD49" w14:textId="48879831" w:rsidR="000760BB" w:rsidRPr="000760BB" w:rsidDel="0079398B" w:rsidRDefault="000760BB" w:rsidP="008A12F7">
      <w:pPr>
        <w:pStyle w:val="NormalBPBHEB"/>
        <w:numPr>
          <w:ilvl w:val="0"/>
          <w:numId w:val="95"/>
        </w:numPr>
        <w:rPr>
          <w:del w:id="894" w:author="Paulo H. Leocadio" w:date="2024-07-22T15:33:00Z" w16du:dateUtc="2024-07-22T19:33:00Z"/>
        </w:rPr>
      </w:pPr>
      <w:del w:id="895" w:author="Paulo H. Leocadio" w:date="2024-07-22T15:33:00Z" w16du:dateUtc="2024-07-22T19:33:00Z">
        <w:r w:rsidRPr="000760BB" w:rsidDel="0079398B">
          <w:rPr>
            <w:b/>
            <w:bCs/>
          </w:rPr>
          <w:delText>Security:</w:delText>
        </w:r>
        <w:r w:rsidRPr="000760BB" w:rsidDel="0079398B">
          <w:delText xml:space="preserve"> Integrated with AWS IAM, ECS provides secure management of containers and access control.</w:delText>
        </w:r>
      </w:del>
    </w:p>
    <w:p w14:paraId="047BBAF9" w14:textId="3084BBDC" w:rsidR="00D63F56" w:rsidRPr="008A5243" w:rsidDel="0079398B" w:rsidRDefault="000760BB" w:rsidP="008A5243">
      <w:pPr>
        <w:pStyle w:val="NormalBPBHEB"/>
        <w:numPr>
          <w:ilvl w:val="0"/>
          <w:numId w:val="95"/>
        </w:numPr>
        <w:rPr>
          <w:del w:id="896" w:author="Paulo H. Leocadio" w:date="2024-07-22T15:33:00Z" w16du:dateUtc="2024-07-22T19:33:00Z"/>
        </w:rPr>
      </w:pPr>
      <w:del w:id="897" w:author="Paulo H. Leocadio" w:date="2024-07-22T15:33:00Z" w16du:dateUtc="2024-07-22T19:33:00Z">
        <w:r w:rsidRPr="00A2553C" w:rsidDel="0079398B">
          <w:rPr>
            <w:b/>
            <w:bCs/>
          </w:rPr>
          <w:delText xml:space="preserve">Operational </w:delText>
        </w:r>
        <w:r w:rsidR="00D63F56" w:rsidRPr="00A2553C" w:rsidDel="0079398B">
          <w:rPr>
            <w:b/>
            <w:bCs/>
          </w:rPr>
          <w:delText>simplicity</w:delText>
        </w:r>
        <w:r w:rsidRPr="00A2553C" w:rsidDel="0079398B">
          <w:rPr>
            <w:b/>
            <w:bCs/>
          </w:rPr>
          <w:delText>:</w:delText>
        </w:r>
        <w:r w:rsidRPr="00611C64" w:rsidDel="0079398B">
          <w:rPr>
            <w:b/>
            <w:bCs/>
          </w:rPr>
          <w:delText xml:space="preserve"> </w:delText>
        </w:r>
        <w:r w:rsidRPr="00EF0FE8" w:rsidDel="0079398B">
          <w:delText>ECS abstracts infrastructure management complexities, allowing developers to focus on building and deploying applications.</w:delText>
        </w:r>
      </w:del>
    </w:p>
    <w:p w14:paraId="383697C0" w14:textId="6362A747" w:rsidR="000760BB" w:rsidRPr="00611C64" w:rsidDel="0079398B" w:rsidRDefault="000760BB" w:rsidP="00611C64">
      <w:pPr>
        <w:keepNext/>
        <w:keepLines/>
        <w:spacing w:before="40" w:after="0"/>
        <w:outlineLvl w:val="1"/>
        <w:rPr>
          <w:del w:id="898" w:author="Paulo H. Leocadio" w:date="2024-07-22T15:33:00Z" w16du:dateUtc="2024-07-22T19:33:00Z"/>
          <w:rFonts w:eastAsiaTheme="majorEastAsia" w:cstheme="majorBidi"/>
          <w:sz w:val="36"/>
          <w:szCs w:val="26"/>
        </w:rPr>
      </w:pPr>
      <w:del w:id="899" w:author="Paulo H. Leocadio" w:date="2024-07-22T15:33:00Z" w16du:dateUtc="2024-07-22T19:33:00Z">
        <w:r w:rsidRPr="00611C64" w:rsidDel="0079398B">
          <w:rPr>
            <w:rFonts w:eastAsiaTheme="majorEastAsia" w:cstheme="majorBidi"/>
            <w:sz w:val="36"/>
            <w:szCs w:val="26"/>
          </w:rPr>
          <w:delText>Integration with DevOps Workflow</w:delText>
        </w:r>
      </w:del>
    </w:p>
    <w:p w14:paraId="2168635D" w14:textId="67BC0C59" w:rsidR="000760BB" w:rsidDel="0079398B" w:rsidRDefault="000760BB" w:rsidP="00D63F56">
      <w:pPr>
        <w:pStyle w:val="NormalBPBHEB"/>
        <w:rPr>
          <w:del w:id="900" w:author="Paulo H. Leocadio" w:date="2024-07-22T15:33:00Z" w16du:dateUtc="2024-07-22T19:33:00Z"/>
        </w:rPr>
      </w:pPr>
      <w:del w:id="901" w:author="Paulo H. Leocadio" w:date="2024-07-22T15:33:00Z" w16du:dateUtc="2024-07-22T19:33:00Z">
        <w:r w:rsidRPr="000760BB" w:rsidDel="0079398B">
          <w:delText>Amazon ECS seamlessly integrates with common DevOps tools, enabling developers to incorporate containerized applications into their continuous integration and continuous deployment pipelines.</w:delText>
        </w:r>
      </w:del>
    </w:p>
    <w:p w14:paraId="743B6604" w14:textId="138B7666" w:rsidR="000760BB" w:rsidRPr="000760BB" w:rsidDel="0079398B" w:rsidRDefault="000760BB" w:rsidP="00555FFB">
      <w:pPr>
        <w:pStyle w:val="Heading1BPBHEB"/>
        <w:rPr>
          <w:del w:id="902" w:author="Paulo H. Leocadio" w:date="2024-07-22T15:33:00Z" w16du:dateUtc="2024-07-22T19:33:00Z"/>
        </w:rPr>
      </w:pPr>
      <w:del w:id="903" w:author="Paulo H. Leocadio" w:date="2024-07-22T15:33:00Z" w16du:dateUtc="2024-07-22T19:33:00Z">
        <w:r w:rsidRPr="000760BB" w:rsidDel="0079398B">
          <w:delText>Amazon Elastic Kubernetes Service</w:delText>
        </w:r>
      </w:del>
    </w:p>
    <w:p w14:paraId="25C58ACF" w14:textId="761D5062" w:rsidR="000760BB" w:rsidRPr="000760BB" w:rsidDel="0079398B" w:rsidRDefault="000760BB" w:rsidP="000760BB">
      <w:pPr>
        <w:pBdr>
          <w:top w:val="nil"/>
          <w:left w:val="nil"/>
          <w:bottom w:val="nil"/>
          <w:right w:val="nil"/>
          <w:between w:val="nil"/>
        </w:pBdr>
        <w:shd w:val="clear" w:color="auto" w:fill="FFFFFF"/>
        <w:spacing w:after="100" w:line="276" w:lineRule="auto"/>
        <w:jc w:val="both"/>
        <w:rPr>
          <w:del w:id="904" w:author="Paulo H. Leocadio" w:date="2024-07-22T15:33:00Z" w16du:dateUtc="2024-07-22T19:33:00Z"/>
        </w:rPr>
      </w:pPr>
      <w:del w:id="905" w:author="Paulo H. Leocadio" w:date="2024-07-22T15:33:00Z" w16du:dateUtc="2024-07-22T19:33:00Z">
        <w:r w:rsidRPr="000760BB" w:rsidDel="0079398B">
          <w:delText>Amazon EKS is a fully managed Kubernetes service provided by AWS, offering a simplified yet powerful platform for deploying, managing, and scaling containerized applications using Kubernetes.</w:delText>
        </w:r>
      </w:del>
    </w:p>
    <w:p w14:paraId="266AFBA5" w14:textId="2022E0C7" w:rsidR="000760BB" w:rsidRPr="00CD3D3F" w:rsidDel="0079398B" w:rsidRDefault="000760BB" w:rsidP="00CD3D3F">
      <w:pPr>
        <w:keepNext/>
        <w:keepLines/>
        <w:spacing w:before="40" w:after="0"/>
        <w:outlineLvl w:val="1"/>
        <w:rPr>
          <w:del w:id="906" w:author="Paulo H. Leocadio" w:date="2024-07-22T15:33:00Z" w16du:dateUtc="2024-07-22T19:33:00Z"/>
          <w:rFonts w:eastAsiaTheme="majorEastAsia" w:cstheme="majorBidi"/>
          <w:sz w:val="36"/>
          <w:szCs w:val="26"/>
        </w:rPr>
      </w:pPr>
      <w:del w:id="907" w:author="Paulo H. Leocadio" w:date="2024-07-22T15:33:00Z" w16du:dateUtc="2024-07-22T19:33:00Z">
        <w:r w:rsidRPr="00CD3D3F" w:rsidDel="0079398B">
          <w:rPr>
            <w:rFonts w:eastAsiaTheme="majorEastAsia" w:cstheme="majorBidi"/>
            <w:sz w:val="36"/>
            <w:szCs w:val="26"/>
          </w:rPr>
          <w:delText xml:space="preserve">Overview </w:delText>
        </w:r>
      </w:del>
    </w:p>
    <w:p w14:paraId="32D6B230" w14:textId="64D75FD5" w:rsidR="00C2444F" w:rsidRPr="000760BB" w:rsidDel="0079398B" w:rsidRDefault="000760BB" w:rsidP="00555FFB">
      <w:pPr>
        <w:pStyle w:val="NormalBPBHEB"/>
        <w:rPr>
          <w:del w:id="908" w:author="Paulo H. Leocadio" w:date="2024-07-22T15:33:00Z" w16du:dateUtc="2024-07-22T19:33:00Z"/>
        </w:rPr>
      </w:pPr>
      <w:del w:id="909" w:author="Paulo H. Leocadio" w:date="2024-07-22T15:33:00Z" w16du:dateUtc="2024-07-22T19:33:00Z">
        <w:r w:rsidRPr="000760BB" w:rsidDel="0079398B">
          <w:delText>Amazon EKS abstracts the complexity of setting up and maintaining a Kubernetes control plane, providing a reliable and scalable solution for running containerized applications using Kubernetes orchestration.</w:delText>
        </w:r>
      </w:del>
    </w:p>
    <w:p w14:paraId="7444F798" w14:textId="6D87A581" w:rsidR="000760BB" w:rsidRPr="00CD3D3F" w:rsidDel="0079398B" w:rsidRDefault="000760BB" w:rsidP="00CD3D3F">
      <w:pPr>
        <w:keepNext/>
        <w:keepLines/>
        <w:spacing w:before="40" w:after="0"/>
        <w:outlineLvl w:val="1"/>
        <w:rPr>
          <w:del w:id="910" w:author="Paulo H. Leocadio" w:date="2024-07-22T15:33:00Z" w16du:dateUtc="2024-07-22T19:33:00Z"/>
          <w:rFonts w:eastAsiaTheme="majorEastAsia" w:cstheme="majorBidi"/>
          <w:sz w:val="36"/>
          <w:szCs w:val="26"/>
        </w:rPr>
      </w:pPr>
      <w:del w:id="911" w:author="Paulo H. Leocadio" w:date="2024-07-22T15:33:00Z" w16du:dateUtc="2024-07-22T19:33:00Z">
        <w:r w:rsidRPr="00CD3D3F" w:rsidDel="0079398B">
          <w:rPr>
            <w:rFonts w:eastAsiaTheme="majorEastAsia" w:cstheme="majorBidi"/>
            <w:sz w:val="36"/>
            <w:szCs w:val="26"/>
          </w:rPr>
          <w:delText xml:space="preserve">Key </w:delText>
        </w:r>
        <w:r w:rsidR="00C2444F" w:rsidRPr="00CD3D3F" w:rsidDel="0079398B">
          <w:rPr>
            <w:rFonts w:eastAsiaTheme="majorEastAsia" w:cstheme="majorBidi"/>
            <w:sz w:val="36"/>
            <w:szCs w:val="26"/>
          </w:rPr>
          <w:delText xml:space="preserve">features </w:delText>
        </w:r>
        <w:r w:rsidRPr="00CD3D3F" w:rsidDel="0079398B">
          <w:rPr>
            <w:rFonts w:eastAsiaTheme="majorEastAsia" w:cstheme="majorBidi"/>
            <w:sz w:val="36"/>
            <w:szCs w:val="26"/>
          </w:rPr>
          <w:delText>of Amazon EKS</w:delText>
        </w:r>
      </w:del>
    </w:p>
    <w:p w14:paraId="0795BE44" w14:textId="71D97633" w:rsidR="00C2444F" w:rsidDel="0079398B" w:rsidRDefault="00C2444F" w:rsidP="00555FFB">
      <w:pPr>
        <w:pStyle w:val="NormalBPBHEB"/>
        <w:rPr>
          <w:del w:id="912" w:author="Paulo H. Leocadio" w:date="2024-07-22T15:33:00Z" w16du:dateUtc="2024-07-22T19:33:00Z"/>
        </w:rPr>
      </w:pPr>
      <w:del w:id="913" w:author="Paulo H. Leocadio" w:date="2024-07-22T15:33:00Z" w16du:dateUtc="2024-07-22T19:33:00Z">
        <w:r w:rsidDel="0079398B">
          <w:delText>The following are the k</w:delText>
        </w:r>
        <w:r w:rsidRPr="00C2444F" w:rsidDel="0079398B">
          <w:delText>ey features of Amazon EK</w:delText>
        </w:r>
      </w:del>
    </w:p>
    <w:p w14:paraId="31BC87F9" w14:textId="642F10D2" w:rsidR="006C1932" w:rsidDel="0079398B" w:rsidRDefault="006C1932" w:rsidP="006C1932">
      <w:pPr>
        <w:pStyle w:val="NormalBPBHEB"/>
        <w:rPr>
          <w:del w:id="914" w:author="Paulo H. Leocadio" w:date="2024-07-22T15:33:00Z" w16du:dateUtc="2024-07-22T19:33:00Z"/>
        </w:rPr>
      </w:pPr>
      <w:del w:id="915" w:author="Paulo H. Leocadio" w:date="2024-07-22T15:33:00Z" w16du:dateUtc="2024-07-22T19:33:00Z">
        <w:r w:rsidRPr="006C1932" w:rsidDel="0079398B">
          <w:delText>Amazon Elastic Kubernetes Service (EKS)</w:delText>
        </w:r>
      </w:del>
      <w:customXmlDelRangeStart w:id="916" w:author="Paulo H. Leocadio" w:date="2024-07-22T15:33:00Z"/>
      <w:sdt>
        <w:sdtPr>
          <w:id w:val="433631195"/>
          <w:citation/>
        </w:sdtPr>
        <w:sdtEndPr/>
        <w:sdtContent>
          <w:customXmlDelRangeEnd w:id="916"/>
          <w:del w:id="917" w:author="Paulo H. Leocadio" w:date="2024-07-22T15:33:00Z" w16du:dateUtc="2024-07-22T19:33:00Z">
            <w:r w:rsidR="005B58D7" w:rsidDel="0079398B">
              <w:fldChar w:fldCharType="begin"/>
            </w:r>
            <w:r w:rsidR="005B58D7" w:rsidDel="0079398B">
              <w:delInstrText xml:space="preserve"> CITATION a2023k \l 1033 </w:delInstrText>
            </w:r>
            <w:r w:rsidR="005B58D7" w:rsidDel="0079398B">
              <w:fldChar w:fldCharType="separate"/>
            </w:r>
            <w:r w:rsidR="00D34F43" w:rsidDel="0079398B">
              <w:rPr>
                <w:noProof/>
              </w:rPr>
              <w:delText xml:space="preserve"> </w:delText>
            </w:r>
            <w:r w:rsidR="00D34F43" w:rsidRPr="00D34F43" w:rsidDel="0079398B">
              <w:rPr>
                <w:noProof/>
              </w:rPr>
              <w:delText>[82]</w:delText>
            </w:r>
            <w:r w:rsidR="005B58D7" w:rsidDel="0079398B">
              <w:fldChar w:fldCharType="end"/>
            </w:r>
          </w:del>
          <w:customXmlDelRangeStart w:id="918" w:author="Paulo H. Leocadio" w:date="2024-07-22T15:33:00Z"/>
        </w:sdtContent>
      </w:sdt>
      <w:customXmlDelRangeEnd w:id="918"/>
      <w:del w:id="919" w:author="Paulo H. Leocadio" w:date="2024-07-22T15:33:00Z" w16du:dateUtc="2024-07-22T19:33:00Z">
        <w:r w:rsidR="005B58D7" w:rsidDel="0079398B">
          <w:delText xml:space="preserve"> </w:delText>
        </w:r>
        <w:r w:rsidRPr="006C1932" w:rsidDel="0079398B">
          <w:delText>simplifies the deployment, management, and scaling of Kubernetes clusters on AWS, catering to the needs of organizations adopting container orchestration. EKS integrates seamlessly with AWS services, providing a robust platform for running containerized applications with Kubernetes.</w:delText>
        </w:r>
      </w:del>
    </w:p>
    <w:p w14:paraId="023C93B7" w14:textId="50D3E339" w:rsidR="00941622" w:rsidRPr="00CD3D3F" w:rsidDel="0079398B" w:rsidRDefault="00941622" w:rsidP="00941622">
      <w:pPr>
        <w:keepNext/>
        <w:keepLines/>
        <w:spacing w:before="40" w:after="0"/>
        <w:outlineLvl w:val="1"/>
        <w:rPr>
          <w:del w:id="920" w:author="Paulo H. Leocadio" w:date="2024-07-22T15:33:00Z" w16du:dateUtc="2024-07-22T19:33:00Z"/>
          <w:rFonts w:eastAsiaTheme="majorEastAsia" w:cstheme="majorBidi"/>
          <w:sz w:val="36"/>
          <w:szCs w:val="26"/>
        </w:rPr>
      </w:pPr>
      <w:del w:id="921" w:author="Paulo H. Leocadio" w:date="2024-07-22T15:33:00Z" w16du:dateUtc="2024-07-22T19:33:00Z">
        <w:r w:rsidRPr="00CD3D3F" w:rsidDel="0079398B">
          <w:rPr>
            <w:rFonts w:eastAsiaTheme="majorEastAsia" w:cstheme="majorBidi"/>
            <w:sz w:val="36"/>
            <w:szCs w:val="26"/>
          </w:rPr>
          <w:delText xml:space="preserve">Amazon EKS </w:delText>
        </w:r>
        <w:commentRangeStart w:id="922"/>
        <w:commentRangeStart w:id="923"/>
        <w:r w:rsidRPr="00CD3D3F" w:rsidDel="0079398B">
          <w:rPr>
            <w:rFonts w:eastAsiaTheme="majorEastAsia" w:cstheme="majorBidi"/>
            <w:sz w:val="36"/>
            <w:szCs w:val="26"/>
          </w:rPr>
          <w:delText>Architecture</w:delText>
        </w:r>
        <w:commentRangeEnd w:id="922"/>
        <w:r w:rsidRPr="00CD3D3F" w:rsidDel="0079398B">
          <w:rPr>
            <w:rFonts w:eastAsiaTheme="majorEastAsia" w:cstheme="majorBidi"/>
            <w:sz w:val="36"/>
            <w:szCs w:val="26"/>
          </w:rPr>
          <w:commentReference w:id="922"/>
        </w:r>
        <w:commentRangeEnd w:id="923"/>
        <w:r w:rsidRPr="00CD3D3F" w:rsidDel="0079398B">
          <w:rPr>
            <w:rFonts w:eastAsiaTheme="majorEastAsia" w:cstheme="majorBidi"/>
            <w:sz w:val="36"/>
            <w:szCs w:val="26"/>
          </w:rPr>
          <w:commentReference w:id="923"/>
        </w:r>
      </w:del>
    </w:p>
    <w:p w14:paraId="4D69A836" w14:textId="0D496142" w:rsidR="00711F5B" w:rsidRPr="00711F5B" w:rsidDel="0079398B" w:rsidRDefault="00711F5B" w:rsidP="00711F5B">
      <w:pPr>
        <w:pStyle w:val="NormalBPBHEB"/>
        <w:rPr>
          <w:del w:id="924" w:author="Paulo H. Leocadio" w:date="2024-07-22T15:33:00Z" w16du:dateUtc="2024-07-22T19:33:00Z"/>
        </w:rPr>
      </w:pPr>
      <w:del w:id="925" w:author="Paulo H. Leocadio" w:date="2024-07-22T15:33:00Z" w16du:dateUtc="2024-07-22T19:33:00Z">
        <w:r w:rsidRPr="00711F5B" w:rsidDel="0079398B">
          <w:delText>Amazon Elastic Kubernetes Service (EKS) empowers organizations to efficiently deploy and manage Kubernetes clusters on AWS, leveraging robust infrastructure for scalable container orchestration.</w:delText>
        </w:r>
      </w:del>
    </w:p>
    <w:p w14:paraId="31EC7311" w14:textId="4533EC1E" w:rsidR="00711F5B" w:rsidRPr="00711F5B" w:rsidDel="0079398B" w:rsidRDefault="00711F5B" w:rsidP="00711F5B">
      <w:pPr>
        <w:pStyle w:val="NormalBPBHEB"/>
        <w:rPr>
          <w:del w:id="926" w:author="Paulo H. Leocadio" w:date="2024-07-22T15:33:00Z" w16du:dateUtc="2024-07-22T19:33:00Z"/>
        </w:rPr>
      </w:pPr>
      <w:del w:id="927" w:author="Paulo H. Leocadio" w:date="2024-07-22T15:33:00Z" w16du:dateUtc="2024-07-22T19:33:00Z">
        <w:r w:rsidRPr="00711F5B" w:rsidDel="0079398B">
          <w:delText>Amazon EKS architecture encompasses essential components that streamline the deployment and operation of Kubernetes clusters within the AWS cloud environment. Central to this architecture are the control plane, worker nodes, and clusters, each playing a pivotal role in ensuring the scalability, reliability, and performance of containerized applications orchestrated by EKS.</w:delText>
        </w:r>
      </w:del>
    </w:p>
    <w:p w14:paraId="62E2A5EE" w14:textId="6ABC588B" w:rsidR="006C1932" w:rsidRPr="006C1932" w:rsidDel="0079398B" w:rsidRDefault="006C1932" w:rsidP="006C1932">
      <w:pPr>
        <w:pStyle w:val="NormalBPBHEB"/>
        <w:rPr>
          <w:del w:id="928" w:author="Paulo H. Leocadio" w:date="2024-07-22T15:33:00Z" w16du:dateUtc="2024-07-22T19:33:00Z"/>
        </w:rPr>
      </w:pPr>
      <w:del w:id="929" w:author="Paulo H. Leocadio" w:date="2024-07-22T15:33:00Z" w16du:dateUtc="2024-07-22T19:33:00Z">
        <w:r w:rsidRPr="006C1932" w:rsidDel="0079398B">
          <w:rPr>
            <w:b/>
            <w:bCs/>
          </w:rPr>
          <w:delText>Control Plane:</w:delText>
        </w:r>
        <w:r w:rsidRPr="006C1932" w:rsidDel="0079398B">
          <w:delText xml:space="preserve"> At the core of Amazon EKS is the control plane, managed entirely by AWS. This critical component comprises control plane nodes that oversee and coordinate the Kubernetes master components. These components include the API server, scheduler, and controller manager, which collectively manage the lifecycle and state of Kubernetes clusters.</w:delText>
        </w:r>
      </w:del>
    </w:p>
    <w:p w14:paraId="2C0474C7" w14:textId="5234AA32" w:rsidR="006C1932" w:rsidRPr="006C1932" w:rsidDel="0079398B" w:rsidRDefault="006C1932" w:rsidP="006C1932">
      <w:pPr>
        <w:pStyle w:val="NormalBPBHEB"/>
        <w:rPr>
          <w:del w:id="930" w:author="Paulo H. Leocadio" w:date="2024-07-22T15:33:00Z" w16du:dateUtc="2024-07-22T19:33:00Z"/>
        </w:rPr>
      </w:pPr>
      <w:del w:id="931" w:author="Paulo H. Leocadio" w:date="2024-07-22T15:33:00Z" w16du:dateUtc="2024-07-22T19:33:00Z">
        <w:r w:rsidRPr="006C1932" w:rsidDel="0079398B">
          <w:rPr>
            <w:b/>
            <w:bCs/>
          </w:rPr>
          <w:delText>Worker Nodes:</w:delText>
        </w:r>
        <w:r w:rsidRPr="006C1932" w:rsidDel="0079398B">
          <w:delText xml:space="preserve"> Integral to EKS are worker nodes, which execute the containers hosting applications. These nodes are responsible for running Kubernetes' worker components, including kubelet and kube-proxy, and maintaining communication with the control plane. Worker nodes ensure the efficient deployment and operation of containerized workloads orchestrated by EKS.</w:delText>
        </w:r>
      </w:del>
    </w:p>
    <w:p w14:paraId="4200BD8D" w14:textId="6DDFB49A" w:rsidR="006C1932" w:rsidRPr="006C1932" w:rsidDel="0079398B" w:rsidRDefault="006C1932" w:rsidP="006C1932">
      <w:pPr>
        <w:pStyle w:val="NormalBPBHEB"/>
        <w:rPr>
          <w:del w:id="932" w:author="Paulo H. Leocadio" w:date="2024-07-22T15:33:00Z" w16du:dateUtc="2024-07-22T19:33:00Z"/>
        </w:rPr>
      </w:pPr>
      <w:del w:id="933" w:author="Paulo H. Leocadio" w:date="2024-07-22T15:33:00Z" w16du:dateUtc="2024-07-22T19:33:00Z">
        <w:r w:rsidRPr="006C1932" w:rsidDel="0079398B">
          <w:rPr>
            <w:b/>
            <w:bCs/>
          </w:rPr>
          <w:delText>Clusters:</w:delText>
        </w:r>
        <w:r w:rsidRPr="006C1932" w:rsidDel="0079398B">
          <w:delText xml:space="preserve"> EKS clusters serve as logical groupings of worker nodes within which containerized applications are deployed and managed. These clusters leverage AWS infrastructure capabilities such as EC2 instances or AWS Fargate, offering flexibility in scaling and resource allocation based on application requirements. EKS clusters enable organizations to harness the power of Kubernetes for scalable and resilient application deployment on AWS.</w:delText>
        </w:r>
      </w:del>
    </w:p>
    <w:p w14:paraId="34269A93" w14:textId="7DEC7292" w:rsidR="000760BB" w:rsidRPr="00CD3D3F" w:rsidDel="0079398B" w:rsidRDefault="000760BB" w:rsidP="00CD3D3F">
      <w:pPr>
        <w:keepNext/>
        <w:keepLines/>
        <w:spacing w:before="40" w:after="0"/>
        <w:outlineLvl w:val="1"/>
        <w:rPr>
          <w:del w:id="934" w:author="Paulo H. Leocadio" w:date="2024-07-22T15:33:00Z" w16du:dateUtc="2024-07-22T19:33:00Z"/>
          <w:rFonts w:eastAsiaTheme="majorEastAsia" w:cstheme="majorBidi"/>
          <w:sz w:val="36"/>
          <w:szCs w:val="26"/>
        </w:rPr>
      </w:pPr>
      <w:del w:id="935" w:author="Paulo H. Leocadio" w:date="2024-07-22T15:33:00Z" w16du:dateUtc="2024-07-22T19:33:00Z">
        <w:r w:rsidRPr="00CD3D3F" w:rsidDel="0079398B">
          <w:rPr>
            <w:rFonts w:eastAsiaTheme="majorEastAsia" w:cstheme="majorBidi"/>
            <w:sz w:val="36"/>
            <w:szCs w:val="26"/>
          </w:rPr>
          <w:delText xml:space="preserve">Use </w:delText>
        </w:r>
        <w:r w:rsidR="00A45D56" w:rsidRPr="00CD3D3F" w:rsidDel="0079398B">
          <w:rPr>
            <w:rFonts w:eastAsiaTheme="majorEastAsia" w:cstheme="majorBidi"/>
            <w:sz w:val="36"/>
            <w:szCs w:val="26"/>
          </w:rPr>
          <w:delText xml:space="preserve">cases </w:delText>
        </w:r>
        <w:r w:rsidRPr="00CD3D3F" w:rsidDel="0079398B">
          <w:rPr>
            <w:rFonts w:eastAsiaTheme="majorEastAsia" w:cstheme="majorBidi"/>
            <w:sz w:val="36"/>
            <w:szCs w:val="26"/>
          </w:rPr>
          <w:delText xml:space="preserve">of Amazon </w:delText>
        </w:r>
        <w:commentRangeStart w:id="936"/>
        <w:commentRangeStart w:id="937"/>
        <w:r w:rsidRPr="00CD3D3F" w:rsidDel="0079398B">
          <w:rPr>
            <w:rFonts w:eastAsiaTheme="majorEastAsia" w:cstheme="majorBidi"/>
            <w:sz w:val="36"/>
            <w:szCs w:val="26"/>
          </w:rPr>
          <w:delText>EKS</w:delText>
        </w:r>
        <w:commentRangeEnd w:id="936"/>
        <w:r w:rsidR="00A45D56" w:rsidRPr="00CD3D3F" w:rsidDel="0079398B">
          <w:rPr>
            <w:rFonts w:eastAsiaTheme="majorEastAsia" w:cstheme="majorBidi"/>
            <w:sz w:val="36"/>
            <w:szCs w:val="26"/>
          </w:rPr>
          <w:commentReference w:id="936"/>
        </w:r>
        <w:commentRangeEnd w:id="937"/>
        <w:r w:rsidR="00140E3A" w:rsidRPr="00CD3D3F" w:rsidDel="0079398B">
          <w:rPr>
            <w:rFonts w:eastAsiaTheme="majorEastAsia" w:cstheme="majorBidi"/>
            <w:sz w:val="36"/>
            <w:szCs w:val="26"/>
          </w:rPr>
          <w:commentReference w:id="937"/>
        </w:r>
      </w:del>
    </w:p>
    <w:p w14:paraId="2B21C8FB" w14:textId="4F71B5BE" w:rsidR="00BE2C41" w:rsidRPr="00BE2C41" w:rsidDel="0079398B" w:rsidRDefault="00BE2C41" w:rsidP="00BE2C41">
      <w:pPr>
        <w:pStyle w:val="NormalBPBHEB"/>
        <w:ind w:left="360"/>
        <w:rPr>
          <w:del w:id="938" w:author="Paulo H. Leocadio" w:date="2024-07-22T15:33:00Z" w16du:dateUtc="2024-07-22T19:33:00Z"/>
        </w:rPr>
      </w:pPr>
      <w:del w:id="939" w:author="Paulo H. Leocadio" w:date="2024-07-22T15:33:00Z" w16du:dateUtc="2024-07-22T19:33:00Z">
        <w:r w:rsidRPr="00BE2C41" w:rsidDel="0079398B">
          <w:delText>Amazon EKS</w:delText>
        </w:r>
        <w:r w:rsidR="00084F6A" w:rsidDel="0079398B">
          <w:delText xml:space="preserve"> offers</w:delText>
        </w:r>
        <w:r w:rsidRPr="00BE2C41" w:rsidDel="0079398B">
          <w:delText xml:space="preserve"> versatile capabilities to manage containerized applications across various deployment scenarios. From enabling microservices architectures to facilitating hybrid and multi-region deployments, EKS offers a robust platform tailored for modern cloud-native strategies. This section explores key use cases where EKS enhances agility, scalability, and operational efficiency across diverse cloud environments.</w:delText>
        </w:r>
        <w:r w:rsidR="004B08D1" w:rsidDel="0079398B">
          <w:delText xml:space="preserve"> </w:delText>
        </w:r>
        <w:r w:rsidR="0086613D" w:rsidDel="0079398B">
          <w:delText xml:space="preserve">Also, refer to </w:delText>
        </w:r>
        <w:r w:rsidR="0086613D" w:rsidRPr="00332D5D" w:rsidDel="0079398B">
          <w:rPr>
            <w:bCs/>
          </w:rPr>
          <w:delText>Figure 7.</w:delText>
        </w:r>
        <w:r w:rsidR="0086613D" w:rsidRPr="00332D5D" w:rsidDel="0079398B">
          <w:rPr>
            <w:bCs/>
          </w:rPr>
          <w:fldChar w:fldCharType="begin"/>
        </w:r>
        <w:r w:rsidR="0086613D" w:rsidRPr="00332D5D" w:rsidDel="0079398B">
          <w:rPr>
            <w:bCs/>
          </w:rPr>
          <w:delInstrText xml:space="preserve"> SEQ Figure \* ARABIC </w:delInstrText>
        </w:r>
        <w:r w:rsidR="0086613D" w:rsidRPr="00332D5D" w:rsidDel="0079398B">
          <w:rPr>
            <w:bCs/>
          </w:rPr>
          <w:fldChar w:fldCharType="separate"/>
        </w:r>
        <w:r w:rsidR="0086613D" w:rsidRPr="00332D5D" w:rsidDel="0079398B">
          <w:rPr>
            <w:bCs/>
            <w:noProof/>
          </w:rPr>
          <w:delText>14</w:delText>
        </w:r>
        <w:r w:rsidR="0086613D" w:rsidRPr="00332D5D" w:rsidDel="0079398B">
          <w:rPr>
            <w:bCs/>
          </w:rPr>
          <w:fldChar w:fldCharType="end"/>
        </w:r>
        <w:r w:rsidR="0086613D" w:rsidRPr="00332D5D" w:rsidDel="0079398B">
          <w:rPr>
            <w:bCs/>
          </w:rPr>
          <w:delText xml:space="preserve"> below for a </w:delText>
        </w:r>
        <w:r w:rsidR="00F13F6F" w:rsidRPr="00332D5D" w:rsidDel="0079398B">
          <w:rPr>
            <w:bCs/>
          </w:rPr>
          <w:delText>visualization</w:delText>
        </w:r>
        <w:r w:rsidR="0086613D" w:rsidRPr="00332D5D" w:rsidDel="0079398B">
          <w:rPr>
            <w:bCs/>
          </w:rPr>
          <w:delText xml:space="preserve"> of an</w:delText>
        </w:r>
        <w:r w:rsidR="0086613D" w:rsidDel="0079398B">
          <w:rPr>
            <w:b/>
            <w:bCs/>
          </w:rPr>
          <w:delText xml:space="preserve"> </w:delText>
        </w:r>
        <w:r w:rsidR="0086613D" w:rsidRPr="007219E6" w:rsidDel="0079398B">
          <w:delText>Amazon EKS use case</w:delText>
        </w:r>
        <w:r w:rsidR="00F13F6F" w:rsidDel="0079398B">
          <w:delText xml:space="preserve"> example.</w:delText>
        </w:r>
      </w:del>
    </w:p>
    <w:p w14:paraId="4804CBAC" w14:textId="3D0DA13D" w:rsidR="000760BB" w:rsidRPr="000760BB" w:rsidDel="0079398B" w:rsidRDefault="000760BB" w:rsidP="008A12F7">
      <w:pPr>
        <w:pStyle w:val="NormalBPBHEB"/>
        <w:numPr>
          <w:ilvl w:val="0"/>
          <w:numId w:val="98"/>
        </w:numPr>
        <w:rPr>
          <w:del w:id="940" w:author="Paulo H. Leocadio" w:date="2024-07-22T15:33:00Z" w16du:dateUtc="2024-07-22T19:33:00Z"/>
        </w:rPr>
      </w:pPr>
      <w:del w:id="941" w:author="Paulo H. Leocadio" w:date="2024-07-22T15:33:00Z" w16du:dateUtc="2024-07-22T19:33:00Z">
        <w:r w:rsidRPr="000760BB" w:rsidDel="0079398B">
          <w:rPr>
            <w:b/>
            <w:bCs/>
          </w:rPr>
          <w:delText xml:space="preserve">Microservices </w:delText>
        </w:r>
        <w:r w:rsidR="00A45D56" w:rsidRPr="000760BB" w:rsidDel="0079398B">
          <w:rPr>
            <w:b/>
            <w:bCs/>
          </w:rPr>
          <w:delText>architecture</w:delText>
        </w:r>
        <w:r w:rsidRPr="000760BB" w:rsidDel="0079398B">
          <w:rPr>
            <w:b/>
            <w:bCs/>
          </w:rPr>
          <w:delText>:</w:delText>
        </w:r>
        <w:r w:rsidRPr="000760BB" w:rsidDel="0079398B">
          <w:delText xml:space="preserve"> EKS is well-suited for organizations adopting microservices architecture, providing a flexible and scalable platform for managing containerized microservices.</w:delText>
        </w:r>
      </w:del>
    </w:p>
    <w:p w14:paraId="7B067041" w14:textId="44857525" w:rsidR="000760BB" w:rsidRPr="000760BB" w:rsidDel="0079398B" w:rsidRDefault="000760BB" w:rsidP="008A12F7">
      <w:pPr>
        <w:pStyle w:val="NormalBPBHEB"/>
        <w:numPr>
          <w:ilvl w:val="0"/>
          <w:numId w:val="98"/>
        </w:numPr>
        <w:rPr>
          <w:del w:id="942" w:author="Paulo H. Leocadio" w:date="2024-07-22T15:33:00Z" w16du:dateUtc="2024-07-22T19:33:00Z"/>
        </w:rPr>
      </w:pPr>
      <w:del w:id="943" w:author="Paulo H. Leocadio" w:date="2024-07-22T15:33:00Z" w16du:dateUtc="2024-07-22T19:33:00Z">
        <w:r w:rsidRPr="000760BB" w:rsidDel="0079398B">
          <w:rPr>
            <w:b/>
            <w:bCs/>
          </w:rPr>
          <w:delText xml:space="preserve">Hybrid </w:delText>
        </w:r>
        <w:r w:rsidR="00A45D56" w:rsidRPr="000760BB" w:rsidDel="0079398B">
          <w:rPr>
            <w:b/>
            <w:bCs/>
          </w:rPr>
          <w:delText>deployments</w:delText>
        </w:r>
        <w:r w:rsidRPr="000760BB" w:rsidDel="0079398B">
          <w:rPr>
            <w:b/>
            <w:bCs/>
          </w:rPr>
          <w:delText>:</w:delText>
        </w:r>
        <w:r w:rsidRPr="000760BB" w:rsidDel="0079398B">
          <w:delText xml:space="preserve"> Organizations with hybrid cloud environments can use EKS to orchestrate containerized applications seamlessly across on-premises and cloud environments.</w:delText>
        </w:r>
      </w:del>
    </w:p>
    <w:p w14:paraId="410D6799" w14:textId="27E1C777" w:rsidR="000760BB" w:rsidDel="0079398B" w:rsidRDefault="000760BB" w:rsidP="008A12F7">
      <w:pPr>
        <w:pStyle w:val="NormalBPBHEB"/>
        <w:numPr>
          <w:ilvl w:val="0"/>
          <w:numId w:val="98"/>
        </w:numPr>
        <w:rPr>
          <w:del w:id="944" w:author="Paulo H. Leocadio" w:date="2024-07-22T15:33:00Z" w16du:dateUtc="2024-07-22T19:33:00Z"/>
        </w:rPr>
      </w:pPr>
      <w:del w:id="945" w:author="Paulo H. Leocadio" w:date="2024-07-22T15:33:00Z" w16du:dateUtc="2024-07-22T19:33:00Z">
        <w:r w:rsidRPr="000760BB" w:rsidDel="0079398B">
          <w:rPr>
            <w:b/>
            <w:bCs/>
          </w:rPr>
          <w:delText>Multi-</w:delText>
        </w:r>
        <w:r w:rsidR="00A45D56" w:rsidRPr="000760BB" w:rsidDel="0079398B">
          <w:rPr>
            <w:b/>
            <w:bCs/>
          </w:rPr>
          <w:delText>region deployments</w:delText>
        </w:r>
        <w:r w:rsidRPr="000760BB" w:rsidDel="0079398B">
          <w:rPr>
            <w:b/>
            <w:bCs/>
          </w:rPr>
          <w:delText>:</w:delText>
        </w:r>
        <w:r w:rsidRPr="000760BB" w:rsidDel="0079398B">
          <w:delText xml:space="preserve"> EKS supports multi-region deployments, enabling organizations to deploy containerized applications across multiple AWS regions for enhanced </w:delText>
        </w:r>
        <w:commentRangeStart w:id="946"/>
        <w:commentRangeStart w:id="947"/>
        <w:r w:rsidRPr="000760BB" w:rsidDel="0079398B">
          <w:delText>availability</w:delText>
        </w:r>
        <w:commentRangeEnd w:id="946"/>
        <w:r w:rsidR="00A45D56" w:rsidDel="0079398B">
          <w:rPr>
            <w:rStyle w:val="CommentReference"/>
            <w:rFonts w:eastAsiaTheme="minorHAnsi" w:cstheme="minorBidi"/>
          </w:rPr>
          <w:commentReference w:id="946"/>
        </w:r>
        <w:commentRangeEnd w:id="947"/>
        <w:r w:rsidR="00140E3A" w:rsidDel="0079398B">
          <w:rPr>
            <w:rStyle w:val="CommentReference"/>
            <w:rFonts w:eastAsiaTheme="minorHAnsi" w:cstheme="minorBidi"/>
          </w:rPr>
          <w:commentReference w:id="947"/>
        </w:r>
        <w:r w:rsidRPr="000760BB" w:rsidDel="0079398B">
          <w:delText>.</w:delText>
        </w:r>
      </w:del>
    </w:p>
    <w:p w14:paraId="7CAF8893" w14:textId="06E509B9" w:rsidR="009304A7" w:rsidDel="0079398B" w:rsidRDefault="007027C4" w:rsidP="00555FFB">
      <w:pPr>
        <w:pStyle w:val="FigureBPBHEB"/>
        <w:rPr>
          <w:del w:id="948" w:author="Paulo H. Leocadio" w:date="2024-07-22T15:33:00Z" w16du:dateUtc="2024-07-22T19:33:00Z"/>
        </w:rPr>
      </w:pPr>
      <w:del w:id="949" w:author="Paulo H. Leocadio" w:date="2024-07-22T15:33:00Z" w16du:dateUtc="2024-07-22T19:33:00Z">
        <w:r w:rsidDel="0079398B">
          <w:rPr>
            <w:noProof/>
          </w:rPr>
          <w:drawing>
            <wp:inline distT="0" distB="0" distL="0" distR="0" wp14:anchorId="1F264D9A" wp14:editId="0D10C729">
              <wp:extent cx="5676900" cy="3103916"/>
              <wp:effectExtent l="0" t="0" r="0" b="1270"/>
              <wp:docPr id="214717051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8528" cy="3104806"/>
                      </a:xfrm>
                      <a:prstGeom prst="rect">
                        <a:avLst/>
                      </a:prstGeom>
                      <a:noFill/>
                    </pic:spPr>
                  </pic:pic>
                </a:graphicData>
              </a:graphic>
            </wp:inline>
          </w:drawing>
        </w:r>
      </w:del>
    </w:p>
    <w:p w14:paraId="2AB200B0" w14:textId="79B7DD06" w:rsidR="007027C4" w:rsidRPr="000760BB" w:rsidDel="0079398B" w:rsidRDefault="009304A7" w:rsidP="00555FFB">
      <w:pPr>
        <w:pStyle w:val="FigureCaptionBPBHEB"/>
        <w:rPr>
          <w:del w:id="950" w:author="Paulo H. Leocadio" w:date="2024-07-22T15:33:00Z" w16du:dateUtc="2024-07-22T19:33:00Z"/>
        </w:rPr>
      </w:pPr>
      <w:bookmarkStart w:id="951" w:name="_Hlk169709318"/>
      <w:del w:id="952" w:author="Paulo H. Leocadio" w:date="2024-07-22T15:33:00Z" w16du:dateUtc="2024-07-22T19:33:00Z">
        <w:r w:rsidRPr="00555FFB" w:rsidDel="0079398B">
          <w:rPr>
            <w:b/>
            <w:bCs w:val="0"/>
          </w:rPr>
          <w:delText xml:space="preserve">Figure </w:delText>
        </w:r>
        <w:r w:rsidR="00A45D56" w:rsidRPr="00555FFB" w:rsidDel="0079398B">
          <w:rPr>
            <w:b/>
            <w:bCs w:val="0"/>
          </w:rPr>
          <w:delText>7.</w:delText>
        </w:r>
        <w:r w:rsidRPr="00555FFB" w:rsidDel="0079398B">
          <w:rPr>
            <w:b/>
            <w:bCs w:val="0"/>
          </w:rPr>
          <w:fldChar w:fldCharType="begin"/>
        </w:r>
        <w:r w:rsidRPr="00555FFB" w:rsidDel="0079398B">
          <w:rPr>
            <w:b/>
            <w:bCs w:val="0"/>
          </w:rPr>
          <w:delInstrText xml:space="preserve"> SEQ Figure \* ARABIC </w:delInstrText>
        </w:r>
        <w:r w:rsidRPr="00555FFB" w:rsidDel="0079398B">
          <w:rPr>
            <w:b/>
            <w:bCs w:val="0"/>
          </w:rPr>
          <w:fldChar w:fldCharType="separate"/>
        </w:r>
        <w:r w:rsidRPr="00555FFB" w:rsidDel="0079398B">
          <w:rPr>
            <w:b/>
            <w:bCs w:val="0"/>
            <w:noProof/>
          </w:rPr>
          <w:delText>14</w:delText>
        </w:r>
        <w:r w:rsidRPr="00555FFB" w:rsidDel="0079398B">
          <w:rPr>
            <w:b/>
            <w:bCs w:val="0"/>
          </w:rPr>
          <w:fldChar w:fldCharType="end"/>
        </w:r>
        <w:r w:rsidR="00A45D56" w:rsidRPr="00555FFB" w:rsidDel="0079398B">
          <w:rPr>
            <w:b/>
            <w:bCs w:val="0"/>
          </w:rPr>
          <w:delText>:</w:delText>
        </w:r>
        <w:r w:rsidDel="0079398B">
          <w:delText xml:space="preserve"> </w:delText>
        </w:r>
        <w:r w:rsidRPr="007219E6" w:rsidDel="0079398B">
          <w:delText>Amazon EKS use case</w:delText>
        </w:r>
        <w:r w:rsidDel="0079398B">
          <w:delText xml:space="preserve"> </w:delText>
        </w:r>
        <w:bookmarkEnd w:id="951"/>
        <w:r w:rsidDel="0079398B">
          <w:delText>(AWS Whitepapers).</w:delText>
        </w:r>
      </w:del>
    </w:p>
    <w:p w14:paraId="35B02D61" w14:textId="1DA71B01" w:rsidR="00A45D56" w:rsidDel="0079398B" w:rsidRDefault="00A45D56" w:rsidP="00555FFB">
      <w:pPr>
        <w:pStyle w:val="NormalBPBHEB"/>
        <w:rPr>
          <w:del w:id="953" w:author="Paulo H. Leocadio" w:date="2024-07-22T15:33:00Z" w16du:dateUtc="2024-07-22T19:33:00Z"/>
        </w:rPr>
      </w:pPr>
    </w:p>
    <w:p w14:paraId="3A4C2755" w14:textId="5F89E78A" w:rsidR="000760BB" w:rsidRPr="00CD3D3F" w:rsidDel="0079398B" w:rsidRDefault="000760BB" w:rsidP="00CD3D3F">
      <w:pPr>
        <w:keepNext/>
        <w:keepLines/>
        <w:spacing w:before="40" w:after="0"/>
        <w:outlineLvl w:val="1"/>
        <w:rPr>
          <w:del w:id="954" w:author="Paulo H. Leocadio" w:date="2024-07-22T15:33:00Z" w16du:dateUtc="2024-07-22T19:33:00Z"/>
          <w:rFonts w:eastAsiaTheme="majorEastAsia" w:cstheme="majorBidi"/>
          <w:sz w:val="36"/>
          <w:szCs w:val="26"/>
        </w:rPr>
      </w:pPr>
      <w:del w:id="955" w:author="Paulo H. Leocadio" w:date="2024-07-22T15:33:00Z" w16du:dateUtc="2024-07-22T19:33:00Z">
        <w:r w:rsidRPr="00CD3D3F" w:rsidDel="0079398B">
          <w:rPr>
            <w:rFonts w:eastAsiaTheme="majorEastAsia" w:cstheme="majorBidi"/>
            <w:sz w:val="36"/>
            <w:szCs w:val="26"/>
          </w:rPr>
          <w:delText xml:space="preserve">Benefits of </w:delText>
        </w:r>
        <w:r w:rsidR="00A45D56" w:rsidRPr="00CD3D3F" w:rsidDel="0079398B">
          <w:rPr>
            <w:rFonts w:eastAsiaTheme="majorEastAsia" w:cstheme="majorBidi"/>
            <w:sz w:val="36"/>
            <w:szCs w:val="26"/>
          </w:rPr>
          <w:delText xml:space="preserve">using </w:delText>
        </w:r>
        <w:r w:rsidRPr="00CD3D3F" w:rsidDel="0079398B">
          <w:rPr>
            <w:rFonts w:eastAsiaTheme="majorEastAsia" w:cstheme="majorBidi"/>
            <w:sz w:val="36"/>
            <w:szCs w:val="26"/>
          </w:rPr>
          <w:delText>Amazon EKS</w:delText>
        </w:r>
      </w:del>
    </w:p>
    <w:p w14:paraId="2C519838" w14:textId="2AC74683" w:rsidR="00A45D56" w:rsidRPr="000760BB" w:rsidDel="0079398B" w:rsidRDefault="00A45D56" w:rsidP="00555FFB">
      <w:pPr>
        <w:pStyle w:val="NormalBPBHEB"/>
        <w:rPr>
          <w:del w:id="956" w:author="Paulo H. Leocadio" w:date="2024-07-22T15:33:00Z" w16du:dateUtc="2024-07-22T19:33:00Z"/>
        </w:rPr>
      </w:pPr>
      <w:del w:id="957" w:author="Paulo H. Leocadio" w:date="2024-07-22T15:33:00Z" w16du:dateUtc="2024-07-22T19:33:00Z">
        <w:r w:rsidDel="0079398B">
          <w:delText xml:space="preserve">The following are the </w:delText>
        </w:r>
        <w:r w:rsidRPr="00A45D56" w:rsidDel="0079398B">
          <w:delText>benefits of using Amazon EKS</w:delText>
        </w:r>
      </w:del>
      <w:customXmlDelRangeStart w:id="958" w:author="Paulo H. Leocadio" w:date="2024-07-22T15:33:00Z"/>
      <w:sdt>
        <w:sdtPr>
          <w:id w:val="1278909312"/>
          <w:citation/>
        </w:sdtPr>
        <w:sdtEndPr/>
        <w:sdtContent>
          <w:customXmlDelRangeEnd w:id="958"/>
          <w:del w:id="959" w:author="Paulo H. Leocadio" w:date="2024-07-22T15:33:00Z" w16du:dateUtc="2024-07-22T19:33:00Z">
            <w:r w:rsidR="00140E3A" w:rsidDel="0079398B">
              <w:fldChar w:fldCharType="begin"/>
            </w:r>
            <w:r w:rsidR="00140E3A" w:rsidDel="0079398B">
              <w:delInstrText xml:space="preserve"> CITATION a2023k \l 1033 </w:delInstrText>
            </w:r>
            <w:r w:rsidR="00140E3A" w:rsidDel="0079398B">
              <w:fldChar w:fldCharType="separate"/>
            </w:r>
            <w:r w:rsidR="00D34F43" w:rsidDel="0079398B">
              <w:rPr>
                <w:noProof/>
              </w:rPr>
              <w:delText xml:space="preserve"> </w:delText>
            </w:r>
            <w:r w:rsidR="00D34F43" w:rsidRPr="00D34F43" w:rsidDel="0079398B">
              <w:rPr>
                <w:noProof/>
              </w:rPr>
              <w:delText>[82]</w:delText>
            </w:r>
            <w:r w:rsidR="00140E3A" w:rsidDel="0079398B">
              <w:fldChar w:fldCharType="end"/>
            </w:r>
          </w:del>
          <w:customXmlDelRangeStart w:id="960" w:author="Paulo H. Leocadio" w:date="2024-07-22T15:33:00Z"/>
        </w:sdtContent>
      </w:sdt>
      <w:customXmlDelRangeEnd w:id="960"/>
      <w:del w:id="961" w:author="Paulo H. Leocadio" w:date="2024-07-22T15:33:00Z" w16du:dateUtc="2024-07-22T19:33:00Z">
        <w:r w:rsidDel="0079398B">
          <w:delText>:</w:delText>
        </w:r>
      </w:del>
    </w:p>
    <w:p w14:paraId="168DBE0D" w14:textId="2B2BDF40" w:rsidR="000760BB" w:rsidRPr="000760BB" w:rsidDel="0079398B" w:rsidRDefault="000760BB" w:rsidP="008A12F7">
      <w:pPr>
        <w:pStyle w:val="NormalBPBHEB"/>
        <w:numPr>
          <w:ilvl w:val="0"/>
          <w:numId w:val="99"/>
        </w:numPr>
        <w:rPr>
          <w:del w:id="962" w:author="Paulo H. Leocadio" w:date="2024-07-22T15:33:00Z" w16du:dateUtc="2024-07-22T19:33:00Z"/>
        </w:rPr>
      </w:pPr>
      <w:del w:id="963" w:author="Paulo H. Leocadio" w:date="2024-07-22T15:33:00Z" w16du:dateUtc="2024-07-22T19:33:00Z">
        <w:r w:rsidRPr="000760BB" w:rsidDel="0079398B">
          <w:rPr>
            <w:b/>
            <w:bCs/>
          </w:rPr>
          <w:delText>Operational Efficiency:</w:delText>
        </w:r>
        <w:r w:rsidRPr="000760BB" w:rsidDel="0079398B">
          <w:delText xml:space="preserve"> EKS automates the setup, scaling, and management of Kubernetes clusters, allowing users to focus on developing and deploying applications.</w:delText>
        </w:r>
      </w:del>
    </w:p>
    <w:p w14:paraId="56C0A7DA" w14:textId="62F74D4B" w:rsidR="000760BB" w:rsidRPr="000760BB" w:rsidDel="0079398B" w:rsidRDefault="000760BB" w:rsidP="008A12F7">
      <w:pPr>
        <w:pStyle w:val="NormalBPBHEB"/>
        <w:numPr>
          <w:ilvl w:val="0"/>
          <w:numId w:val="99"/>
        </w:numPr>
        <w:rPr>
          <w:del w:id="964" w:author="Paulo H. Leocadio" w:date="2024-07-22T15:33:00Z" w16du:dateUtc="2024-07-22T19:33:00Z"/>
        </w:rPr>
      </w:pPr>
      <w:del w:id="965" w:author="Paulo H. Leocadio" w:date="2024-07-22T15:33:00Z" w16du:dateUtc="2024-07-22T19:33:00Z">
        <w:r w:rsidRPr="000760BB" w:rsidDel="0079398B">
          <w:rPr>
            <w:b/>
            <w:bCs/>
          </w:rPr>
          <w:delText>Security:</w:delText>
        </w:r>
        <w:r w:rsidRPr="000760BB" w:rsidDel="0079398B">
          <w:delText xml:space="preserve"> Integrated with AWS IAM and </w:delText>
        </w:r>
        <w:r w:rsidRPr="00555FFB" w:rsidDel="0079398B">
          <w:rPr>
            <w:b/>
            <w:bCs/>
          </w:rPr>
          <w:delText>Virtual Private Cloud (VPC)</w:delText>
        </w:r>
        <w:r w:rsidRPr="000760BB" w:rsidDel="0079398B">
          <w:delText>, EKS ensures secure and isolated networking for Kubernetes clusters.</w:delText>
        </w:r>
      </w:del>
    </w:p>
    <w:p w14:paraId="29237254" w14:textId="222469CF" w:rsidR="002E5759" w:rsidDel="0079398B" w:rsidRDefault="000760BB" w:rsidP="00CD3D3F">
      <w:pPr>
        <w:pStyle w:val="NormalBPBHEB"/>
        <w:numPr>
          <w:ilvl w:val="0"/>
          <w:numId w:val="99"/>
        </w:numPr>
        <w:rPr>
          <w:del w:id="966" w:author="Paulo H. Leocadio" w:date="2024-07-22T15:33:00Z" w16du:dateUtc="2024-07-22T19:33:00Z"/>
        </w:rPr>
      </w:pPr>
      <w:del w:id="967" w:author="Paulo H. Leocadio" w:date="2024-07-22T15:33:00Z" w16du:dateUtc="2024-07-22T19:33:00Z">
        <w:r w:rsidRPr="00096522" w:rsidDel="0079398B">
          <w:rPr>
            <w:b/>
            <w:bCs/>
          </w:rPr>
          <w:delText>Flexibility:</w:delText>
        </w:r>
        <w:r w:rsidRPr="000760BB" w:rsidDel="0079398B">
          <w:delText xml:space="preserve"> EKS provides flexibility by supporting both standard Kubernetes tooling and AWS-specific integrations, giving users the freedom to choose their preferred tools.</w:delText>
        </w:r>
      </w:del>
    </w:p>
    <w:p w14:paraId="2F566A42" w14:textId="401676D3" w:rsidR="000760BB" w:rsidRPr="00CD3D3F" w:rsidDel="0079398B" w:rsidRDefault="000760BB" w:rsidP="00CD3D3F">
      <w:pPr>
        <w:keepNext/>
        <w:keepLines/>
        <w:spacing w:before="40" w:after="0"/>
        <w:outlineLvl w:val="1"/>
        <w:rPr>
          <w:del w:id="968" w:author="Paulo H. Leocadio" w:date="2024-07-22T15:33:00Z" w16du:dateUtc="2024-07-22T19:33:00Z"/>
          <w:rFonts w:eastAsiaTheme="majorEastAsia" w:cstheme="majorBidi"/>
          <w:sz w:val="36"/>
          <w:szCs w:val="26"/>
        </w:rPr>
      </w:pPr>
      <w:del w:id="969" w:author="Paulo H. Leocadio" w:date="2024-07-22T15:33:00Z" w16du:dateUtc="2024-07-22T19:33:00Z">
        <w:r w:rsidRPr="00CD3D3F" w:rsidDel="0079398B">
          <w:rPr>
            <w:rFonts w:eastAsiaTheme="majorEastAsia" w:cstheme="majorBidi"/>
            <w:sz w:val="36"/>
            <w:szCs w:val="26"/>
          </w:rPr>
          <w:delText xml:space="preserve">Integration with DevOps </w:delText>
        </w:r>
        <w:commentRangeStart w:id="970"/>
        <w:commentRangeStart w:id="971"/>
        <w:r w:rsidR="00C06AB1" w:rsidRPr="00CD3D3F" w:rsidDel="0079398B">
          <w:rPr>
            <w:rFonts w:eastAsiaTheme="majorEastAsia" w:cstheme="majorBidi"/>
            <w:sz w:val="36"/>
            <w:szCs w:val="26"/>
          </w:rPr>
          <w:delText>workflow</w:delText>
        </w:r>
        <w:commentRangeEnd w:id="970"/>
        <w:r w:rsidR="00C06AB1" w:rsidRPr="00CD3D3F" w:rsidDel="0079398B">
          <w:rPr>
            <w:rFonts w:eastAsiaTheme="majorEastAsia" w:cstheme="majorBidi"/>
            <w:sz w:val="36"/>
            <w:szCs w:val="26"/>
          </w:rPr>
          <w:commentReference w:id="970"/>
        </w:r>
        <w:commentRangeEnd w:id="971"/>
        <w:r w:rsidR="005E0005" w:rsidDel="0079398B">
          <w:rPr>
            <w:rStyle w:val="CommentReference"/>
          </w:rPr>
          <w:commentReference w:id="971"/>
        </w:r>
      </w:del>
    </w:p>
    <w:p w14:paraId="2EFEBE0A" w14:textId="7836613B" w:rsidR="00332D5D" w:rsidRPr="00332D5D" w:rsidDel="0079398B" w:rsidRDefault="000760BB" w:rsidP="00332D5D">
      <w:pPr>
        <w:pStyle w:val="NormalBPBHEB"/>
        <w:rPr>
          <w:del w:id="972" w:author="Paulo H. Leocadio" w:date="2024-07-22T15:33:00Z" w16du:dateUtc="2024-07-22T19:33:00Z"/>
        </w:rPr>
      </w:pPr>
      <w:del w:id="973" w:author="Paulo H. Leocadio" w:date="2024-07-22T15:33:00Z" w16du:dateUtc="2024-07-22T19:33:00Z">
        <w:r w:rsidRPr="000760BB" w:rsidDel="0079398B">
          <w:delText>Amazon EKS integrates seamlessly with DevOps workflows, enabling developers to incorporate Kubernetes-based applications into their CI/CD pipelines.</w:delText>
        </w:r>
        <w:r w:rsidR="00332D5D" w:rsidDel="0079398B">
          <w:delText xml:space="preserve"> </w:delText>
        </w:r>
        <w:r w:rsidR="00332D5D" w:rsidRPr="00332D5D" w:rsidDel="0079398B">
          <w:delText>EKS plays a pivotal role in modern DevOps practices by seamlessly integrating Kubernetes-based applications into CI/CD pipelines. This integration streamlines the deployment, testing, and delivery of containerized applications, enhancing agility and accelerating time-to-market for development teams.</w:delText>
        </w:r>
      </w:del>
    </w:p>
    <w:p w14:paraId="7DCD51E8" w14:textId="7DC1422A" w:rsidR="00332D5D" w:rsidRPr="00332D5D" w:rsidDel="0079398B" w:rsidRDefault="00332D5D" w:rsidP="00332D5D">
      <w:pPr>
        <w:pStyle w:val="NormalBPBHEB"/>
        <w:rPr>
          <w:del w:id="974" w:author="Paulo H. Leocadio" w:date="2024-07-22T15:33:00Z" w16du:dateUtc="2024-07-22T19:33:00Z"/>
        </w:rPr>
      </w:pPr>
      <w:del w:id="975" w:author="Paulo H. Leocadio" w:date="2024-07-22T15:33:00Z" w16du:dateUtc="2024-07-22T19:33:00Z">
        <w:r w:rsidRPr="00332D5D" w:rsidDel="0079398B">
          <w:rPr>
            <w:b/>
            <w:bCs/>
          </w:rPr>
          <w:delText>Continuous Integration (CI)</w:delText>
        </w:r>
        <w:r w:rsidRPr="00332D5D" w:rsidDel="0079398B">
          <w:delText>: Amazon EKS integrates with CI tools such as Jenkins, GitLab CI/CD, and AWS CodePipeline, enabling automated build, test, and deployment processes. CI pipelines can trigger Kubernetes deployments based on code commits, ensuring that new features and updates are deployed consistently and efficiently.</w:delText>
        </w:r>
      </w:del>
    </w:p>
    <w:p w14:paraId="48CC2E09" w14:textId="5805E39E" w:rsidR="00332D5D" w:rsidRPr="00332D5D" w:rsidDel="0079398B" w:rsidRDefault="00332D5D" w:rsidP="00332D5D">
      <w:pPr>
        <w:pStyle w:val="NormalBPBHEB"/>
        <w:rPr>
          <w:del w:id="976" w:author="Paulo H. Leocadio" w:date="2024-07-22T15:33:00Z" w16du:dateUtc="2024-07-22T19:33:00Z"/>
        </w:rPr>
      </w:pPr>
      <w:del w:id="977" w:author="Paulo H. Leocadio" w:date="2024-07-22T15:33:00Z" w16du:dateUtc="2024-07-22T19:33:00Z">
        <w:r w:rsidRPr="00332D5D" w:rsidDel="0079398B">
          <w:rPr>
            <w:b/>
            <w:bCs/>
          </w:rPr>
          <w:delText>Continuous Deployment (CD)</w:delText>
        </w:r>
        <w:r w:rsidRPr="00332D5D" w:rsidDel="0079398B">
          <w:delText>: Leveraging Amazon EKS, organizations can automate the deployment of containerized applications across development, testing, and production environments. EKS integrates with tools like Helm for managing Kubernetes application packages and AWS CodeDeploy for flexible deployment strategies, including blue-green and rolling updates.</w:delText>
        </w:r>
      </w:del>
    </w:p>
    <w:p w14:paraId="5C0EF9BE" w14:textId="10CBD441" w:rsidR="00332D5D" w:rsidRPr="00332D5D" w:rsidDel="0079398B" w:rsidRDefault="00332D5D" w:rsidP="00332D5D">
      <w:pPr>
        <w:pStyle w:val="NormalBPBHEB"/>
        <w:rPr>
          <w:del w:id="978" w:author="Paulo H. Leocadio" w:date="2024-07-22T15:33:00Z" w16du:dateUtc="2024-07-22T19:33:00Z"/>
        </w:rPr>
      </w:pPr>
      <w:del w:id="979" w:author="Paulo H. Leocadio" w:date="2024-07-22T15:33:00Z" w16du:dateUtc="2024-07-22T19:33:00Z">
        <w:r w:rsidRPr="00332D5D" w:rsidDel="0079398B">
          <w:rPr>
            <w:b/>
            <w:bCs/>
          </w:rPr>
          <w:delText>Infrastructure as Code (IaC)</w:delText>
        </w:r>
        <w:r w:rsidRPr="00332D5D" w:rsidDel="0079398B">
          <w:delText>: EKS integrates seamlessly with infrastructure provisioning tools such as AWS CloudFormation and Terraform. This integration allows teams to define and manage Kubernetes clusters, worker nodes, networking configurations, and application deployments as code, ensuring consistency and reproducibility across environments.</w:delText>
        </w:r>
      </w:del>
    </w:p>
    <w:p w14:paraId="458FCC22" w14:textId="18F32451" w:rsidR="00332D5D" w:rsidRPr="00332D5D" w:rsidDel="0079398B" w:rsidRDefault="00332D5D" w:rsidP="00332D5D">
      <w:pPr>
        <w:pStyle w:val="NormalBPBHEB"/>
        <w:rPr>
          <w:del w:id="980" w:author="Paulo H. Leocadio" w:date="2024-07-22T15:33:00Z" w16du:dateUtc="2024-07-22T19:33:00Z"/>
        </w:rPr>
      </w:pPr>
      <w:del w:id="981" w:author="Paulo H. Leocadio" w:date="2024-07-22T15:33:00Z" w16du:dateUtc="2024-07-22T19:33:00Z">
        <w:r w:rsidRPr="00332D5D" w:rsidDel="0079398B">
          <w:rPr>
            <w:b/>
            <w:bCs/>
          </w:rPr>
          <w:delText>Monitoring and Logging</w:delText>
        </w:r>
        <w:r w:rsidRPr="00332D5D" w:rsidDel="0079398B">
          <w:delText>: Amazon EKS integrates with Amazon CloudWatch and AWS X-Ray for monitoring and observability of Kubernetes clusters and applications. Developers can set up alarms, collect performance metrics, and trace application requests, enabling proactive monitoring and rapid troubleshooting of issues.</w:delText>
        </w:r>
      </w:del>
    </w:p>
    <w:p w14:paraId="38971396" w14:textId="17B5B487" w:rsidR="00332D5D" w:rsidRPr="00332D5D" w:rsidDel="0079398B" w:rsidRDefault="00332D5D" w:rsidP="00332D5D">
      <w:pPr>
        <w:pStyle w:val="NormalBPBHEB"/>
        <w:rPr>
          <w:del w:id="982" w:author="Paulo H. Leocadio" w:date="2024-07-22T15:33:00Z" w16du:dateUtc="2024-07-22T19:33:00Z"/>
        </w:rPr>
      </w:pPr>
      <w:del w:id="983" w:author="Paulo H. Leocadio" w:date="2024-07-22T15:33:00Z" w16du:dateUtc="2024-07-22T19:33:00Z">
        <w:r w:rsidRPr="00332D5D" w:rsidDel="0079398B">
          <w:rPr>
            <w:b/>
            <w:bCs/>
          </w:rPr>
          <w:delText>Security and Compliance</w:delText>
        </w:r>
        <w:r w:rsidRPr="00332D5D" w:rsidDel="0079398B">
          <w:delText>: Integrated with AWS IAM and VPC security features, Amazon EKS provides robust security controls for Kubernetes clusters. DevOps teams can implement fine-grained access policies, encryption at rest and in transit, and network isolation to meet compliance requirements and protect sensitive data.</w:delText>
        </w:r>
      </w:del>
    </w:p>
    <w:p w14:paraId="16D7362A" w14:textId="458DF598" w:rsidR="00332D5D" w:rsidRPr="00332D5D" w:rsidDel="0079398B" w:rsidRDefault="00332D5D" w:rsidP="00332D5D">
      <w:pPr>
        <w:pStyle w:val="NormalBPBHEB"/>
        <w:rPr>
          <w:del w:id="984" w:author="Paulo H. Leocadio" w:date="2024-07-22T15:33:00Z" w16du:dateUtc="2024-07-22T19:33:00Z"/>
        </w:rPr>
      </w:pPr>
      <w:del w:id="985" w:author="Paulo H. Leocadio" w:date="2024-07-22T15:33:00Z" w16du:dateUtc="2024-07-22T19:33:00Z">
        <w:r w:rsidRPr="00332D5D" w:rsidDel="0079398B">
          <w:rPr>
            <w:b/>
            <w:bCs/>
          </w:rPr>
          <w:delText>Scalability and High Availability</w:delText>
        </w:r>
        <w:r w:rsidRPr="00332D5D" w:rsidDel="0079398B">
          <w:delText>: EKS facilitates horizontal scaling of applications based on demand, leveraging Kubernetes autoscaling capabilities. Combined with AWS Availability Zones and multi-region deployments, EKS ensures high availability and fault tolerance for mission-critical applications, reducing downtime and enhancing reliability.</w:delText>
        </w:r>
      </w:del>
    </w:p>
    <w:p w14:paraId="5945A679" w14:textId="1015F50F" w:rsidR="00332D5D" w:rsidRPr="00332D5D" w:rsidDel="0079398B" w:rsidRDefault="00332D5D" w:rsidP="00332D5D">
      <w:pPr>
        <w:pStyle w:val="NormalBPBHEB"/>
        <w:rPr>
          <w:del w:id="986" w:author="Paulo H. Leocadio" w:date="2024-07-22T15:33:00Z" w16du:dateUtc="2024-07-22T19:33:00Z"/>
        </w:rPr>
      </w:pPr>
      <w:del w:id="987" w:author="Paulo H. Leocadio" w:date="2024-07-22T15:33:00Z" w16du:dateUtc="2024-07-22T19:33:00Z">
        <w:r w:rsidRPr="00332D5D" w:rsidDel="0079398B">
          <w:rPr>
            <w:b/>
            <w:bCs/>
          </w:rPr>
          <w:delText>Cost Optimization</w:delText>
        </w:r>
        <w:r w:rsidRPr="00332D5D" w:rsidDel="0079398B">
          <w:delText>: EKS optimizes resource utilization by automatically scaling Kubernetes clusters based on workload requirements. DevOps teams can leverage AWS Spot Instances for cost-effective compute resources and use AWS Cost Explorer to monitor and optimize Kubernetes cluster costs.</w:delText>
        </w:r>
      </w:del>
    </w:p>
    <w:p w14:paraId="60105928" w14:textId="6E91F3B3" w:rsidR="00332D5D" w:rsidRPr="00332D5D" w:rsidDel="0079398B" w:rsidRDefault="00CA364D" w:rsidP="00332D5D">
      <w:pPr>
        <w:pStyle w:val="NormalBPBHEB"/>
        <w:rPr>
          <w:del w:id="988" w:author="Paulo H. Leocadio" w:date="2024-07-22T15:33:00Z" w16du:dateUtc="2024-07-22T19:33:00Z"/>
        </w:rPr>
      </w:pPr>
      <w:del w:id="989" w:author="Paulo H. Leocadio" w:date="2024-07-22T15:33:00Z" w16du:dateUtc="2024-07-22T19:33:00Z">
        <w:r w:rsidDel="0079398B">
          <w:rPr>
            <w:b/>
            <w:bCs/>
          </w:rPr>
          <w:delText>Summary</w:delText>
        </w:r>
        <w:r w:rsidR="00332D5D" w:rsidRPr="00332D5D" w:rsidDel="0079398B">
          <w:delText>: Amazon EKS empowers DevOps teams with a comprehensive suite of tools and integrations to automate and streamline the deployment lifecycle of containerized applications. By combining the scalability and flexibility of Kubernetes with AWS's robust infrastructure and DevOps ecosystem, EKS enables organizations to achieve faster innovation cycles, improved operational efficiency, and enhanced collaboration between development and operations teams.</w:delText>
        </w:r>
      </w:del>
    </w:p>
    <w:p w14:paraId="7B6825F8" w14:textId="28B93DE8" w:rsidR="000760BB" w:rsidRPr="000760BB" w:rsidDel="0079398B" w:rsidRDefault="000760BB" w:rsidP="00555FFB">
      <w:pPr>
        <w:pStyle w:val="Heading1BPBHEB"/>
        <w:rPr>
          <w:del w:id="990" w:author="Paulo H. Leocadio" w:date="2024-07-22T15:33:00Z" w16du:dateUtc="2024-07-22T19:33:00Z"/>
        </w:rPr>
      </w:pPr>
      <w:del w:id="991" w:author="Paulo H. Leocadio" w:date="2024-07-22T15:33:00Z" w16du:dateUtc="2024-07-22T19:33:00Z">
        <w:r w:rsidRPr="000760BB" w:rsidDel="0079398B">
          <w:delText xml:space="preserve">AWS App2Container </w:delText>
        </w:r>
        <w:r w:rsidR="00DD1E4B" w:rsidDel="0079398B">
          <w:delText>and</w:delText>
        </w:r>
        <w:r w:rsidRPr="000760BB" w:rsidDel="0079398B">
          <w:delText xml:space="preserve"> AWS Copilot</w:delText>
        </w:r>
      </w:del>
    </w:p>
    <w:p w14:paraId="4EB825FB" w14:textId="661818BC" w:rsidR="000760BB" w:rsidDel="0079398B" w:rsidRDefault="000760BB" w:rsidP="00C06AB1">
      <w:pPr>
        <w:pStyle w:val="NormalBPBHEB"/>
        <w:rPr>
          <w:del w:id="992" w:author="Paulo H. Leocadio" w:date="2024-07-22T15:33:00Z" w16du:dateUtc="2024-07-22T19:33:00Z"/>
        </w:rPr>
      </w:pPr>
      <w:del w:id="993" w:author="Paulo H. Leocadio" w:date="2024-07-22T15:33:00Z" w16du:dateUtc="2024-07-22T19:33:00Z">
        <w:r w:rsidRPr="00555FFB" w:rsidDel="0079398B">
          <w:rPr>
            <w:b/>
            <w:bCs/>
          </w:rPr>
          <w:delText>AWS App2Container (A2C)</w:delText>
        </w:r>
        <w:r w:rsidRPr="000760BB" w:rsidDel="0079398B">
          <w:delText xml:space="preserve"> and AWS Copilot are integral tools in the AWS Developer Tools suite, designed to simplify the process of containerizing and deploying applications in the cloud. These tools cater to developers and DevOps teams, streamlining container adoption and deployment workflows.</w:delText>
        </w:r>
      </w:del>
    </w:p>
    <w:p w14:paraId="0995EBD9" w14:textId="6AD93260" w:rsidR="000760BB" w:rsidRPr="00CD3D3F" w:rsidDel="0079398B" w:rsidRDefault="000760BB" w:rsidP="00CD3D3F">
      <w:pPr>
        <w:keepNext/>
        <w:keepLines/>
        <w:spacing w:before="40" w:after="0"/>
        <w:outlineLvl w:val="1"/>
        <w:rPr>
          <w:del w:id="994" w:author="Paulo H. Leocadio" w:date="2024-07-22T15:33:00Z" w16du:dateUtc="2024-07-22T19:33:00Z"/>
          <w:rFonts w:eastAsiaTheme="majorEastAsia" w:cstheme="majorBidi"/>
          <w:sz w:val="36"/>
          <w:szCs w:val="26"/>
        </w:rPr>
      </w:pPr>
      <w:del w:id="995" w:author="Paulo H. Leocadio" w:date="2024-07-22T15:33:00Z" w16du:dateUtc="2024-07-22T19:33:00Z">
        <w:r w:rsidRPr="00CD3D3F" w:rsidDel="0079398B">
          <w:rPr>
            <w:rFonts w:eastAsiaTheme="majorEastAsia" w:cstheme="majorBidi"/>
            <w:sz w:val="36"/>
            <w:szCs w:val="26"/>
          </w:rPr>
          <w:delText>AWS App2Container (A2C)</w:delText>
        </w:r>
      </w:del>
    </w:p>
    <w:p w14:paraId="024194F4" w14:textId="79DEC981" w:rsidR="00C06AB1" w:rsidRPr="000760BB" w:rsidDel="0079398B" w:rsidRDefault="00C06AB1" w:rsidP="00555FFB">
      <w:pPr>
        <w:pStyle w:val="NormalBPBHEB"/>
        <w:rPr>
          <w:del w:id="996" w:author="Paulo H. Leocadio" w:date="2024-07-22T15:33:00Z" w16du:dateUtc="2024-07-22T19:33:00Z"/>
        </w:rPr>
      </w:pPr>
      <w:del w:id="997" w:author="Paulo H. Leocadio" w:date="2024-07-22T15:33:00Z" w16du:dateUtc="2024-07-22T19:33:00Z">
        <w:r w:rsidRPr="00C06AB1" w:rsidDel="0079398B">
          <w:delText>A2C</w:delText>
        </w:r>
        <w:r w:rsidDel="0079398B">
          <w:delText xml:space="preserve"> </w:delText>
        </w:r>
        <w:r w:rsidR="000760BB" w:rsidRPr="000760BB" w:rsidDel="0079398B">
          <w:delText>is a migration tool that automates the containerization of applications, making it easier for organizations to move their existing applications into containerized environments. A2C analyzes application dependencies, generates Docker container images, and provides recommendations for container orchestration.</w:delText>
        </w:r>
      </w:del>
    </w:p>
    <w:p w14:paraId="3B554002" w14:textId="4BD69660" w:rsidR="000760BB" w:rsidRPr="00CD3D3F" w:rsidDel="0079398B" w:rsidRDefault="000760BB" w:rsidP="00CD3D3F">
      <w:pPr>
        <w:keepNext/>
        <w:keepLines/>
        <w:spacing w:before="40" w:after="0"/>
        <w:outlineLvl w:val="1"/>
        <w:rPr>
          <w:del w:id="998" w:author="Paulo H. Leocadio" w:date="2024-07-22T15:33:00Z" w16du:dateUtc="2024-07-22T19:33:00Z"/>
          <w:rFonts w:eastAsiaTheme="majorEastAsia" w:cstheme="majorBidi"/>
          <w:sz w:val="36"/>
          <w:szCs w:val="26"/>
        </w:rPr>
      </w:pPr>
      <w:del w:id="999" w:author="Paulo H. Leocadio" w:date="2024-07-22T15:33:00Z" w16du:dateUtc="2024-07-22T19:33:00Z">
        <w:r w:rsidRPr="00CD3D3F" w:rsidDel="0079398B">
          <w:rPr>
            <w:rFonts w:eastAsiaTheme="majorEastAsia" w:cstheme="majorBidi"/>
            <w:sz w:val="36"/>
            <w:szCs w:val="26"/>
          </w:rPr>
          <w:delText xml:space="preserve">Key </w:delText>
        </w:r>
        <w:r w:rsidR="00C06AB1" w:rsidRPr="00CD3D3F" w:rsidDel="0079398B">
          <w:rPr>
            <w:rFonts w:eastAsiaTheme="majorEastAsia" w:cstheme="majorBidi"/>
            <w:sz w:val="36"/>
            <w:szCs w:val="26"/>
          </w:rPr>
          <w:delText xml:space="preserve">features </w:delText>
        </w:r>
        <w:r w:rsidRPr="00CD3D3F" w:rsidDel="0079398B">
          <w:rPr>
            <w:rFonts w:eastAsiaTheme="majorEastAsia" w:cstheme="majorBidi"/>
            <w:sz w:val="36"/>
            <w:szCs w:val="26"/>
          </w:rPr>
          <w:delText>of AWS App2Container</w:delText>
        </w:r>
      </w:del>
    </w:p>
    <w:p w14:paraId="1A321331" w14:textId="5FC4A072" w:rsidR="00C06AB1" w:rsidRPr="000760BB" w:rsidDel="0079398B" w:rsidRDefault="00C06AB1" w:rsidP="00555FFB">
      <w:pPr>
        <w:pStyle w:val="NormalBPBHEB"/>
        <w:rPr>
          <w:del w:id="1000" w:author="Paulo H. Leocadio" w:date="2024-07-22T15:33:00Z" w16du:dateUtc="2024-07-22T19:33:00Z"/>
        </w:rPr>
      </w:pPr>
      <w:del w:id="1001" w:author="Paulo H. Leocadio" w:date="2024-07-22T15:33:00Z" w16du:dateUtc="2024-07-22T19:33:00Z">
        <w:r w:rsidDel="0079398B">
          <w:delText>The following are the key features of AWS App2Container:</w:delText>
        </w:r>
      </w:del>
    </w:p>
    <w:p w14:paraId="50856E0F" w14:textId="65DCD818" w:rsidR="000760BB" w:rsidRPr="000760BB" w:rsidDel="0079398B" w:rsidRDefault="000760BB" w:rsidP="008A12F7">
      <w:pPr>
        <w:pStyle w:val="NormalBPBHEB"/>
        <w:numPr>
          <w:ilvl w:val="0"/>
          <w:numId w:val="100"/>
        </w:numPr>
        <w:rPr>
          <w:del w:id="1002" w:author="Paulo H. Leocadio" w:date="2024-07-22T15:33:00Z" w16du:dateUtc="2024-07-22T19:33:00Z"/>
        </w:rPr>
      </w:pPr>
      <w:del w:id="1003" w:author="Paulo H. Leocadio" w:date="2024-07-22T15:33:00Z" w16du:dateUtc="2024-07-22T19:33:00Z">
        <w:r w:rsidRPr="000760BB" w:rsidDel="0079398B">
          <w:rPr>
            <w:b/>
            <w:bCs/>
          </w:rPr>
          <w:delText xml:space="preserve">Automated </w:delText>
        </w:r>
        <w:r w:rsidR="00C06AB1" w:rsidRPr="000760BB" w:rsidDel="0079398B">
          <w:rPr>
            <w:b/>
            <w:bCs/>
          </w:rPr>
          <w:delText>containerization</w:delText>
        </w:r>
        <w:r w:rsidRPr="000760BB" w:rsidDel="0079398B">
          <w:rPr>
            <w:b/>
            <w:bCs/>
          </w:rPr>
          <w:delText>:</w:delText>
        </w:r>
        <w:r w:rsidRPr="000760BB" w:rsidDel="0079398B">
          <w:delText xml:space="preserve"> A2C automates the process of containerizing applications, reducing the manual effort and time required for migration</w:delText>
        </w:r>
        <w:bookmarkStart w:id="1004" w:name="_Ref151458798"/>
      </w:del>
      <w:customXmlDelRangeStart w:id="1005" w:author="Paulo H. Leocadio" w:date="2024-07-22T15:33:00Z"/>
      <w:sdt>
        <w:sdtPr>
          <w:id w:val="-1830589791"/>
          <w:citation/>
        </w:sdtPr>
        <w:sdtEndPr/>
        <w:sdtContent>
          <w:customXmlDelRangeEnd w:id="1005"/>
          <w:del w:id="1006" w:author="Paulo H. Leocadio" w:date="2024-07-22T15:33:00Z" w16du:dateUtc="2024-07-22T19:33:00Z">
            <w:r w:rsidR="00107A1D" w:rsidDel="0079398B">
              <w:fldChar w:fldCharType="begin"/>
            </w:r>
            <w:r w:rsidR="00107A1D" w:rsidDel="0079398B">
              <w:delInstrText xml:space="preserve"> CITATION a2023l \l 1033 </w:delInstrText>
            </w:r>
            <w:r w:rsidR="00107A1D" w:rsidDel="0079398B">
              <w:fldChar w:fldCharType="separate"/>
            </w:r>
            <w:r w:rsidR="00D34F43" w:rsidDel="0079398B">
              <w:rPr>
                <w:noProof/>
              </w:rPr>
              <w:delText xml:space="preserve"> </w:delText>
            </w:r>
            <w:r w:rsidR="00D34F43" w:rsidRPr="00D34F43" w:rsidDel="0079398B">
              <w:rPr>
                <w:noProof/>
              </w:rPr>
              <w:delText>[83]</w:delText>
            </w:r>
            <w:r w:rsidR="00107A1D" w:rsidDel="0079398B">
              <w:fldChar w:fldCharType="end"/>
            </w:r>
          </w:del>
          <w:customXmlDelRangeStart w:id="1007" w:author="Paulo H. Leocadio" w:date="2024-07-22T15:33:00Z"/>
        </w:sdtContent>
      </w:sdt>
      <w:customXmlDelRangeEnd w:id="1007"/>
      <w:bookmarkEnd w:id="1004"/>
      <w:del w:id="1008" w:author="Paulo H. Leocadio" w:date="2024-07-22T15:33:00Z" w16du:dateUtc="2024-07-22T19:33:00Z">
        <w:r w:rsidRPr="000760BB" w:rsidDel="0079398B">
          <w:delText>.</w:delText>
        </w:r>
      </w:del>
    </w:p>
    <w:p w14:paraId="29DC0D6B" w14:textId="3643CD95" w:rsidR="000760BB" w:rsidRPr="000760BB" w:rsidDel="0079398B" w:rsidRDefault="000760BB" w:rsidP="008A12F7">
      <w:pPr>
        <w:pStyle w:val="NormalBPBHEB"/>
        <w:numPr>
          <w:ilvl w:val="0"/>
          <w:numId w:val="100"/>
        </w:numPr>
        <w:rPr>
          <w:del w:id="1009" w:author="Paulo H. Leocadio" w:date="2024-07-22T15:33:00Z" w16du:dateUtc="2024-07-22T19:33:00Z"/>
        </w:rPr>
      </w:pPr>
      <w:del w:id="1010" w:author="Paulo H. Leocadio" w:date="2024-07-22T15:33:00Z" w16du:dateUtc="2024-07-22T19:33:00Z">
        <w:r w:rsidRPr="000760BB" w:rsidDel="0079398B">
          <w:rPr>
            <w:b/>
            <w:bCs/>
          </w:rPr>
          <w:delText xml:space="preserve">Dependency </w:delText>
        </w:r>
        <w:r w:rsidR="00C06AB1" w:rsidRPr="000760BB" w:rsidDel="0079398B">
          <w:rPr>
            <w:b/>
            <w:bCs/>
          </w:rPr>
          <w:delText>analysis</w:delText>
        </w:r>
        <w:r w:rsidRPr="000760BB" w:rsidDel="0079398B">
          <w:rPr>
            <w:b/>
            <w:bCs/>
          </w:rPr>
          <w:delText>:</w:delText>
        </w:r>
        <w:r w:rsidRPr="000760BB" w:rsidDel="0079398B">
          <w:delText xml:space="preserve"> The tool performs dependency analysis to identify application components and their interdependencies, ensuring a comprehensive containerization process.</w:delText>
        </w:r>
      </w:del>
    </w:p>
    <w:p w14:paraId="79FB7EC9" w14:textId="5D5E25DC" w:rsidR="000760BB" w:rsidRPr="000760BB" w:rsidDel="0079398B" w:rsidRDefault="000760BB" w:rsidP="008A12F7">
      <w:pPr>
        <w:pStyle w:val="NormalBPBHEB"/>
        <w:numPr>
          <w:ilvl w:val="0"/>
          <w:numId w:val="100"/>
        </w:numPr>
        <w:rPr>
          <w:del w:id="1011" w:author="Paulo H. Leocadio" w:date="2024-07-22T15:33:00Z" w16du:dateUtc="2024-07-22T19:33:00Z"/>
        </w:rPr>
      </w:pPr>
      <w:del w:id="1012" w:author="Paulo H. Leocadio" w:date="2024-07-22T15:33:00Z" w16du:dateUtc="2024-07-22T19:33:00Z">
        <w:r w:rsidRPr="000760BB" w:rsidDel="0079398B">
          <w:rPr>
            <w:b/>
            <w:bCs/>
          </w:rPr>
          <w:delText xml:space="preserve">Container </w:delText>
        </w:r>
        <w:r w:rsidR="00C06AB1" w:rsidRPr="000760BB" w:rsidDel="0079398B">
          <w:rPr>
            <w:b/>
            <w:bCs/>
          </w:rPr>
          <w:delText>orchestration recom</w:delText>
        </w:r>
        <w:r w:rsidRPr="000760BB" w:rsidDel="0079398B">
          <w:rPr>
            <w:b/>
            <w:bCs/>
          </w:rPr>
          <w:delText>mendations:</w:delText>
        </w:r>
        <w:r w:rsidRPr="000760BB" w:rsidDel="0079398B">
          <w:delText xml:space="preserve"> A2C offers recommendations for container orchestration platforms, such as Amazon ECS or Kubernetes, based on the application's characteristics.</w:delText>
        </w:r>
      </w:del>
    </w:p>
    <w:p w14:paraId="403BD8B6" w14:textId="35474B09" w:rsidR="000760BB" w:rsidRPr="00CD3D3F" w:rsidDel="0079398B" w:rsidRDefault="000760BB" w:rsidP="00CD3D3F">
      <w:pPr>
        <w:keepNext/>
        <w:keepLines/>
        <w:spacing w:before="40" w:after="0"/>
        <w:outlineLvl w:val="1"/>
        <w:rPr>
          <w:del w:id="1013" w:author="Paulo H. Leocadio" w:date="2024-07-22T15:33:00Z" w16du:dateUtc="2024-07-22T19:33:00Z"/>
          <w:rFonts w:eastAsiaTheme="majorEastAsia" w:cstheme="majorBidi"/>
          <w:sz w:val="36"/>
          <w:szCs w:val="26"/>
        </w:rPr>
      </w:pPr>
      <w:del w:id="1014" w:author="Paulo H. Leocadio" w:date="2024-07-22T15:33:00Z" w16du:dateUtc="2024-07-22T19:33:00Z">
        <w:r w:rsidRPr="00CD3D3F" w:rsidDel="0079398B">
          <w:rPr>
            <w:rFonts w:eastAsiaTheme="majorEastAsia" w:cstheme="majorBidi"/>
            <w:sz w:val="36"/>
            <w:szCs w:val="26"/>
          </w:rPr>
          <w:delText>AWS Copilot</w:delText>
        </w:r>
      </w:del>
    </w:p>
    <w:p w14:paraId="30038F26" w14:textId="63626A7A" w:rsidR="00C06AB1" w:rsidRPr="000760BB" w:rsidDel="0079398B" w:rsidRDefault="000760BB" w:rsidP="00555FFB">
      <w:pPr>
        <w:pStyle w:val="NormalBPBHEB"/>
        <w:rPr>
          <w:del w:id="1015" w:author="Paulo H. Leocadio" w:date="2024-07-22T15:33:00Z" w16du:dateUtc="2024-07-22T19:33:00Z"/>
        </w:rPr>
      </w:pPr>
      <w:del w:id="1016" w:author="Paulo H. Leocadio" w:date="2024-07-22T15:33:00Z" w16du:dateUtc="2024-07-22T19:33:00Z">
        <w:r w:rsidRPr="000760BB" w:rsidDel="0079398B">
          <w:delText>AWS Copilot complements A2C by simplifying the deployment and operation of containerized applications. It provides a higher-level abstraction for defining, releasing, and managing containerized services, allowing developers to focus on building applications rather than managing infrastructure.</w:delText>
        </w:r>
      </w:del>
    </w:p>
    <w:p w14:paraId="2FAE87E3" w14:textId="5317930D" w:rsidR="000760BB" w:rsidRPr="00CD3D3F" w:rsidDel="0079398B" w:rsidRDefault="000760BB" w:rsidP="00CD3D3F">
      <w:pPr>
        <w:keepNext/>
        <w:keepLines/>
        <w:spacing w:before="40" w:after="0"/>
        <w:outlineLvl w:val="1"/>
        <w:rPr>
          <w:del w:id="1017" w:author="Paulo H. Leocadio" w:date="2024-07-22T15:33:00Z" w16du:dateUtc="2024-07-22T19:33:00Z"/>
          <w:rFonts w:eastAsiaTheme="majorEastAsia" w:cstheme="majorBidi"/>
          <w:sz w:val="36"/>
          <w:szCs w:val="26"/>
        </w:rPr>
      </w:pPr>
      <w:del w:id="1018" w:author="Paulo H. Leocadio" w:date="2024-07-22T15:33:00Z" w16du:dateUtc="2024-07-22T19:33:00Z">
        <w:r w:rsidRPr="00CD3D3F" w:rsidDel="0079398B">
          <w:rPr>
            <w:rFonts w:eastAsiaTheme="majorEastAsia" w:cstheme="majorBidi"/>
            <w:sz w:val="36"/>
            <w:szCs w:val="26"/>
          </w:rPr>
          <w:delText xml:space="preserve">Key </w:delText>
        </w:r>
        <w:r w:rsidR="00C06AB1" w:rsidRPr="00CD3D3F" w:rsidDel="0079398B">
          <w:rPr>
            <w:rFonts w:eastAsiaTheme="majorEastAsia" w:cstheme="majorBidi"/>
            <w:sz w:val="36"/>
            <w:szCs w:val="26"/>
          </w:rPr>
          <w:delText xml:space="preserve">features </w:delText>
        </w:r>
      </w:del>
    </w:p>
    <w:p w14:paraId="19F6BCF2" w14:textId="4B8F22AA" w:rsidR="00C06AB1" w:rsidRPr="000760BB" w:rsidDel="0079398B" w:rsidRDefault="00C06AB1" w:rsidP="00555FFB">
      <w:pPr>
        <w:pStyle w:val="NormalBPBHEB"/>
        <w:rPr>
          <w:del w:id="1019" w:author="Paulo H. Leocadio" w:date="2024-07-22T15:33:00Z" w16du:dateUtc="2024-07-22T19:33:00Z"/>
        </w:rPr>
      </w:pPr>
      <w:del w:id="1020" w:author="Paulo H. Leocadio" w:date="2024-07-22T15:33:00Z" w16du:dateUtc="2024-07-22T19:33:00Z">
        <w:r w:rsidDel="0079398B">
          <w:delText xml:space="preserve">The following are the </w:delText>
        </w:r>
        <w:r w:rsidRPr="00C06AB1" w:rsidDel="0079398B">
          <w:delText>key features of AWS Copilot</w:delText>
        </w:r>
        <w:r w:rsidDel="0079398B">
          <w:delText>:</w:delText>
        </w:r>
      </w:del>
    </w:p>
    <w:p w14:paraId="559FEBDA" w14:textId="380D6067" w:rsidR="000760BB" w:rsidRPr="000760BB" w:rsidDel="0079398B" w:rsidRDefault="000760BB" w:rsidP="008A12F7">
      <w:pPr>
        <w:pStyle w:val="NormalBPBHEB"/>
        <w:numPr>
          <w:ilvl w:val="0"/>
          <w:numId w:val="101"/>
        </w:numPr>
        <w:rPr>
          <w:del w:id="1021" w:author="Paulo H. Leocadio" w:date="2024-07-22T15:33:00Z" w16du:dateUtc="2024-07-22T19:33:00Z"/>
        </w:rPr>
      </w:pPr>
      <w:del w:id="1022" w:author="Paulo H. Leocadio" w:date="2024-07-22T15:33:00Z" w16du:dateUtc="2024-07-22T19:33:00Z">
        <w:r w:rsidRPr="000760BB" w:rsidDel="0079398B">
          <w:rPr>
            <w:b/>
            <w:bCs/>
          </w:rPr>
          <w:delText xml:space="preserve">Application </w:delText>
        </w:r>
        <w:r w:rsidR="00C06AB1" w:rsidRPr="000760BB" w:rsidDel="0079398B">
          <w:rPr>
            <w:b/>
            <w:bCs/>
          </w:rPr>
          <w:delText>definition</w:delText>
        </w:r>
        <w:r w:rsidRPr="000760BB" w:rsidDel="0079398B">
          <w:rPr>
            <w:b/>
            <w:bCs/>
          </w:rPr>
          <w:delText>:</w:delText>
        </w:r>
        <w:r w:rsidRPr="000760BB" w:rsidDel="0079398B">
          <w:delText xml:space="preserve"> Copilot uses an application-centric approach, allowing developers to define and manage entire applications, including services, environments, and associated resources</w:delText>
        </w:r>
        <w:bookmarkStart w:id="1023" w:name="_Ref151458853"/>
      </w:del>
      <w:customXmlDelRangeStart w:id="1024" w:author="Paulo H. Leocadio" w:date="2024-07-22T15:33:00Z"/>
      <w:sdt>
        <w:sdtPr>
          <w:id w:val="69867531"/>
          <w:citation/>
        </w:sdtPr>
        <w:sdtEndPr/>
        <w:sdtContent>
          <w:customXmlDelRangeEnd w:id="1024"/>
          <w:del w:id="1025" w:author="Paulo H. Leocadio" w:date="2024-07-22T15:33:00Z" w16du:dateUtc="2024-07-22T19:33:00Z">
            <w:r w:rsidR="00CF75D2" w:rsidDel="0079398B">
              <w:fldChar w:fldCharType="begin"/>
            </w:r>
            <w:r w:rsidR="00CF75D2" w:rsidDel="0079398B">
              <w:delInstrText xml:space="preserve"> CITATION a2023m \l 1033 </w:delInstrText>
            </w:r>
            <w:r w:rsidR="00CF75D2" w:rsidDel="0079398B">
              <w:fldChar w:fldCharType="separate"/>
            </w:r>
            <w:r w:rsidR="00D34F43" w:rsidDel="0079398B">
              <w:rPr>
                <w:noProof/>
              </w:rPr>
              <w:delText xml:space="preserve"> </w:delText>
            </w:r>
            <w:r w:rsidR="00D34F43" w:rsidRPr="00D34F43" w:rsidDel="0079398B">
              <w:rPr>
                <w:noProof/>
              </w:rPr>
              <w:delText>[84]</w:delText>
            </w:r>
            <w:r w:rsidR="00CF75D2" w:rsidDel="0079398B">
              <w:fldChar w:fldCharType="end"/>
            </w:r>
          </w:del>
          <w:customXmlDelRangeStart w:id="1026" w:author="Paulo H. Leocadio" w:date="2024-07-22T15:33:00Z"/>
        </w:sdtContent>
      </w:sdt>
      <w:customXmlDelRangeEnd w:id="1026"/>
      <w:bookmarkEnd w:id="1023"/>
      <w:del w:id="1027" w:author="Paulo H. Leocadio" w:date="2024-07-22T15:33:00Z" w16du:dateUtc="2024-07-22T19:33:00Z">
        <w:r w:rsidRPr="000760BB" w:rsidDel="0079398B">
          <w:delText>.</w:delText>
        </w:r>
      </w:del>
    </w:p>
    <w:p w14:paraId="7327E29C" w14:textId="623F41CD" w:rsidR="000760BB" w:rsidRPr="000760BB" w:rsidDel="0079398B" w:rsidRDefault="000760BB" w:rsidP="008A12F7">
      <w:pPr>
        <w:pStyle w:val="NormalBPBHEB"/>
        <w:numPr>
          <w:ilvl w:val="0"/>
          <w:numId w:val="101"/>
        </w:numPr>
        <w:rPr>
          <w:del w:id="1028" w:author="Paulo H. Leocadio" w:date="2024-07-22T15:33:00Z" w16du:dateUtc="2024-07-22T19:33:00Z"/>
        </w:rPr>
      </w:pPr>
      <w:del w:id="1029" w:author="Paulo H. Leocadio" w:date="2024-07-22T15:33:00Z" w16du:dateUtc="2024-07-22T19:33:00Z">
        <w:r w:rsidRPr="000760BB" w:rsidDel="0079398B">
          <w:rPr>
            <w:b/>
            <w:bCs/>
          </w:rPr>
          <w:delText xml:space="preserve">Automatic </w:delText>
        </w:r>
        <w:r w:rsidR="00C06AB1" w:rsidRPr="000760BB" w:rsidDel="0079398B">
          <w:rPr>
            <w:b/>
            <w:bCs/>
          </w:rPr>
          <w:delText>service scaling</w:delText>
        </w:r>
        <w:r w:rsidRPr="000760BB" w:rsidDel="0079398B">
          <w:rPr>
            <w:b/>
            <w:bCs/>
          </w:rPr>
          <w:delText>:</w:delText>
        </w:r>
        <w:r w:rsidRPr="000760BB" w:rsidDel="0079398B">
          <w:delText xml:space="preserve"> Copilot automates the scaling of services based on defined scaling policies, ensuring optimal resource utilization.</w:delText>
        </w:r>
      </w:del>
    </w:p>
    <w:p w14:paraId="7F26EDAC" w14:textId="7DEDCCD1" w:rsidR="00C06AB1" w:rsidRPr="00611C64" w:rsidDel="0079398B" w:rsidRDefault="000760BB" w:rsidP="00611C64">
      <w:pPr>
        <w:pStyle w:val="NormalBPBHEB"/>
        <w:numPr>
          <w:ilvl w:val="0"/>
          <w:numId w:val="101"/>
        </w:numPr>
        <w:rPr>
          <w:del w:id="1030" w:author="Paulo H. Leocadio" w:date="2024-07-22T15:33:00Z" w16du:dateUtc="2024-07-22T19:33:00Z"/>
        </w:rPr>
      </w:pPr>
      <w:del w:id="1031" w:author="Paulo H. Leocadio" w:date="2024-07-22T15:33:00Z" w16du:dateUtc="2024-07-22T19:33:00Z">
        <w:r w:rsidRPr="00096522" w:rsidDel="0079398B">
          <w:rPr>
            <w:b/>
            <w:bCs/>
          </w:rPr>
          <w:delText xml:space="preserve">Integrated CI/CD </w:delText>
        </w:r>
        <w:r w:rsidR="00C06AB1" w:rsidRPr="00096522" w:rsidDel="0079398B">
          <w:rPr>
            <w:b/>
            <w:bCs/>
          </w:rPr>
          <w:delText>pipelines</w:delText>
        </w:r>
        <w:r w:rsidRPr="00096522" w:rsidDel="0079398B">
          <w:rPr>
            <w:b/>
            <w:bCs/>
          </w:rPr>
          <w:delText>:</w:delText>
        </w:r>
        <w:r w:rsidRPr="00CD3D3F" w:rsidDel="0079398B">
          <w:rPr>
            <w:b/>
            <w:bCs/>
          </w:rPr>
          <w:delText xml:space="preserve"> </w:delText>
        </w:r>
        <w:r w:rsidRPr="00611C64" w:rsidDel="0079398B">
          <w:delText>Copilot seamlessly integrates with CI/CD pipelines, facilitating continuous integration and deployment of containerized applications.</w:delText>
        </w:r>
      </w:del>
    </w:p>
    <w:p w14:paraId="53FE6117" w14:textId="3166B615" w:rsidR="000760BB" w:rsidRPr="00CD3D3F" w:rsidDel="0079398B" w:rsidRDefault="000760BB" w:rsidP="00CD3D3F">
      <w:pPr>
        <w:keepNext/>
        <w:keepLines/>
        <w:spacing w:before="40" w:after="0"/>
        <w:outlineLvl w:val="1"/>
        <w:rPr>
          <w:del w:id="1032" w:author="Paulo H. Leocadio" w:date="2024-07-22T15:33:00Z" w16du:dateUtc="2024-07-22T19:33:00Z"/>
          <w:rFonts w:eastAsiaTheme="majorEastAsia" w:cstheme="majorBidi"/>
          <w:sz w:val="36"/>
          <w:szCs w:val="26"/>
        </w:rPr>
      </w:pPr>
      <w:del w:id="1033" w:author="Paulo H. Leocadio" w:date="2024-07-22T15:33:00Z" w16du:dateUtc="2024-07-22T19:33:00Z">
        <w:r w:rsidRPr="00CD3D3F" w:rsidDel="0079398B">
          <w:rPr>
            <w:rFonts w:eastAsiaTheme="majorEastAsia" w:cstheme="majorBidi"/>
            <w:sz w:val="36"/>
            <w:szCs w:val="26"/>
          </w:rPr>
          <w:delText xml:space="preserve">Use </w:delText>
        </w:r>
        <w:r w:rsidR="00C06AB1" w:rsidRPr="00CD3D3F" w:rsidDel="0079398B">
          <w:rPr>
            <w:rFonts w:eastAsiaTheme="majorEastAsia" w:cstheme="majorBidi"/>
            <w:sz w:val="36"/>
            <w:szCs w:val="26"/>
          </w:rPr>
          <w:delText>cases</w:delText>
        </w:r>
      </w:del>
    </w:p>
    <w:p w14:paraId="63386E5F" w14:textId="6B68BE37" w:rsidR="00C06AB1" w:rsidRPr="000760BB" w:rsidDel="0079398B" w:rsidRDefault="00C06AB1" w:rsidP="00555FFB">
      <w:pPr>
        <w:pStyle w:val="NormalBPBHEB"/>
        <w:rPr>
          <w:del w:id="1034" w:author="Paulo H. Leocadio" w:date="2024-07-22T15:33:00Z" w16du:dateUtc="2024-07-22T19:33:00Z"/>
        </w:rPr>
      </w:pPr>
      <w:del w:id="1035" w:author="Paulo H. Leocadio" w:date="2024-07-22T15:33:00Z" w16du:dateUtc="2024-07-22T19:33:00Z">
        <w:r w:rsidDel="0079398B">
          <w:delText>The following are the use cases</w:delText>
        </w:r>
      </w:del>
      <w:customXmlDelRangeStart w:id="1036" w:author="Paulo H. Leocadio" w:date="2024-07-22T15:33:00Z"/>
      <w:sdt>
        <w:sdtPr>
          <w:id w:val="1490834206"/>
          <w:citation/>
        </w:sdtPr>
        <w:sdtEndPr/>
        <w:sdtContent>
          <w:customXmlDelRangeEnd w:id="1036"/>
          <w:del w:id="1037" w:author="Paulo H. Leocadio" w:date="2024-07-22T15:33:00Z" w16du:dateUtc="2024-07-22T19:33:00Z">
            <w:r w:rsidR="00CF75D2" w:rsidDel="0079398B">
              <w:fldChar w:fldCharType="begin"/>
            </w:r>
            <w:r w:rsidR="00CF75D2" w:rsidDel="0079398B">
              <w:delInstrText xml:space="preserve"> CITATION a2023m \l 1033 </w:delInstrText>
            </w:r>
            <w:r w:rsidR="00CF75D2" w:rsidDel="0079398B">
              <w:fldChar w:fldCharType="separate"/>
            </w:r>
            <w:r w:rsidR="00D34F43" w:rsidDel="0079398B">
              <w:rPr>
                <w:noProof/>
              </w:rPr>
              <w:delText xml:space="preserve"> </w:delText>
            </w:r>
            <w:r w:rsidR="00D34F43" w:rsidRPr="00D34F43" w:rsidDel="0079398B">
              <w:rPr>
                <w:noProof/>
              </w:rPr>
              <w:delText>[84]</w:delText>
            </w:r>
            <w:r w:rsidR="00CF75D2" w:rsidDel="0079398B">
              <w:fldChar w:fldCharType="end"/>
            </w:r>
          </w:del>
          <w:customXmlDelRangeStart w:id="1038" w:author="Paulo H. Leocadio" w:date="2024-07-22T15:33:00Z"/>
        </w:sdtContent>
      </w:sdt>
      <w:customXmlDelRangeEnd w:id="1038"/>
      <w:del w:id="1039" w:author="Paulo H. Leocadio" w:date="2024-07-22T15:33:00Z" w16du:dateUtc="2024-07-22T19:33:00Z">
        <w:r w:rsidDel="0079398B">
          <w:delText>:</w:delText>
        </w:r>
      </w:del>
    </w:p>
    <w:p w14:paraId="60DFA3CB" w14:textId="682084B9" w:rsidR="000760BB" w:rsidRPr="000760BB" w:rsidDel="0079398B" w:rsidRDefault="000760BB" w:rsidP="008A12F7">
      <w:pPr>
        <w:pStyle w:val="NormalBPBHEB"/>
        <w:numPr>
          <w:ilvl w:val="0"/>
          <w:numId w:val="102"/>
        </w:numPr>
        <w:rPr>
          <w:del w:id="1040" w:author="Paulo H. Leocadio" w:date="2024-07-22T15:33:00Z" w16du:dateUtc="2024-07-22T19:33:00Z"/>
        </w:rPr>
      </w:pPr>
      <w:del w:id="1041" w:author="Paulo H. Leocadio" w:date="2024-07-22T15:33:00Z" w16du:dateUtc="2024-07-22T19:33:00Z">
        <w:r w:rsidRPr="000760BB" w:rsidDel="0079398B">
          <w:rPr>
            <w:b/>
            <w:bCs/>
          </w:rPr>
          <w:delText xml:space="preserve">Application </w:delText>
        </w:r>
        <w:r w:rsidR="00C06AB1" w:rsidRPr="000760BB" w:rsidDel="0079398B">
          <w:rPr>
            <w:b/>
            <w:bCs/>
          </w:rPr>
          <w:delText>modernization</w:delText>
        </w:r>
        <w:r w:rsidRPr="000760BB" w:rsidDel="0079398B">
          <w:rPr>
            <w:b/>
            <w:bCs/>
          </w:rPr>
          <w:delText>:</w:delText>
        </w:r>
        <w:r w:rsidRPr="000760BB" w:rsidDel="0079398B">
          <w:delText xml:space="preserve"> A2C and Copilot are ideal for organizations looking to modernize legacy applications by migrating them to containerized environments, fostering agility and scalability.</w:delText>
        </w:r>
      </w:del>
    </w:p>
    <w:p w14:paraId="444DF54E" w14:textId="7037E0DD" w:rsidR="00C06AB1" w:rsidRPr="00611C64" w:rsidDel="0079398B" w:rsidRDefault="000760BB" w:rsidP="00611C64">
      <w:pPr>
        <w:pStyle w:val="NormalBPBHEB"/>
        <w:numPr>
          <w:ilvl w:val="0"/>
          <w:numId w:val="102"/>
        </w:numPr>
        <w:rPr>
          <w:del w:id="1042" w:author="Paulo H. Leocadio" w:date="2024-07-22T15:33:00Z" w16du:dateUtc="2024-07-22T19:33:00Z"/>
        </w:rPr>
      </w:pPr>
      <w:del w:id="1043" w:author="Paulo H. Leocadio" w:date="2024-07-22T15:33:00Z" w16du:dateUtc="2024-07-22T19:33:00Z">
        <w:r w:rsidRPr="00096522" w:rsidDel="0079398B">
          <w:rPr>
            <w:b/>
            <w:bCs/>
          </w:rPr>
          <w:delText xml:space="preserve">Microservices </w:delText>
        </w:r>
        <w:r w:rsidR="00C06AB1" w:rsidRPr="00096522" w:rsidDel="0079398B">
          <w:rPr>
            <w:b/>
            <w:bCs/>
          </w:rPr>
          <w:delText>architecture</w:delText>
        </w:r>
        <w:r w:rsidRPr="00096522" w:rsidDel="0079398B">
          <w:rPr>
            <w:b/>
            <w:bCs/>
          </w:rPr>
          <w:delText>:</w:delText>
        </w:r>
        <w:r w:rsidRPr="00611C64" w:rsidDel="0079398B">
          <w:rPr>
            <w:b/>
            <w:bCs/>
          </w:rPr>
          <w:delText xml:space="preserve"> </w:delText>
        </w:r>
        <w:r w:rsidRPr="003D6C51" w:rsidDel="0079398B">
          <w:delText>Both tools support the adoption of microservices architecture, enabling developers to design, deploy, and manage individual services independently.</w:delText>
        </w:r>
      </w:del>
    </w:p>
    <w:p w14:paraId="2F940652" w14:textId="4DE9E64C" w:rsidR="000760BB" w:rsidRPr="00CD3D3F" w:rsidDel="0079398B" w:rsidRDefault="000760BB" w:rsidP="00CD3D3F">
      <w:pPr>
        <w:keepNext/>
        <w:keepLines/>
        <w:spacing w:before="40" w:after="0"/>
        <w:outlineLvl w:val="1"/>
        <w:rPr>
          <w:del w:id="1044" w:author="Paulo H. Leocadio" w:date="2024-07-22T15:33:00Z" w16du:dateUtc="2024-07-22T19:33:00Z"/>
          <w:rFonts w:eastAsiaTheme="majorEastAsia" w:cstheme="majorBidi"/>
          <w:sz w:val="36"/>
          <w:szCs w:val="26"/>
        </w:rPr>
      </w:pPr>
      <w:del w:id="1045" w:author="Paulo H. Leocadio" w:date="2024-07-22T15:33:00Z" w16du:dateUtc="2024-07-22T19:33:00Z">
        <w:r w:rsidRPr="00CD3D3F" w:rsidDel="0079398B">
          <w:rPr>
            <w:rFonts w:eastAsiaTheme="majorEastAsia" w:cstheme="majorBidi"/>
            <w:sz w:val="36"/>
            <w:szCs w:val="26"/>
          </w:rPr>
          <w:delText>Benefits</w:delText>
        </w:r>
      </w:del>
    </w:p>
    <w:p w14:paraId="6F95B1F0" w14:textId="425F03F2" w:rsidR="00C06AB1" w:rsidRPr="000760BB" w:rsidDel="0079398B" w:rsidRDefault="00C06AB1" w:rsidP="00555FFB">
      <w:pPr>
        <w:pStyle w:val="NormalBPBHEB"/>
        <w:rPr>
          <w:del w:id="1046" w:author="Paulo H. Leocadio" w:date="2024-07-22T15:33:00Z" w16du:dateUtc="2024-07-22T19:33:00Z"/>
        </w:rPr>
      </w:pPr>
      <w:del w:id="1047" w:author="Paulo H. Leocadio" w:date="2024-07-22T15:33:00Z" w16du:dateUtc="2024-07-22T19:33:00Z">
        <w:r w:rsidDel="0079398B">
          <w:delText>The following are the ben</w:delText>
        </w:r>
        <w:r w:rsidR="007B6BAB" w:rsidDel="0079398B">
          <w:delText>e</w:delText>
        </w:r>
        <w:r w:rsidDel="0079398B">
          <w:delText>fits of AWS Copilot:</w:delText>
        </w:r>
      </w:del>
    </w:p>
    <w:p w14:paraId="5CC3318F" w14:textId="4B7870F4" w:rsidR="000760BB" w:rsidRPr="000760BB" w:rsidDel="0079398B" w:rsidRDefault="000760BB" w:rsidP="008A12F7">
      <w:pPr>
        <w:pStyle w:val="NormalBPBHEB"/>
        <w:numPr>
          <w:ilvl w:val="0"/>
          <w:numId w:val="103"/>
        </w:numPr>
        <w:rPr>
          <w:del w:id="1048" w:author="Paulo H. Leocadio" w:date="2024-07-22T15:33:00Z" w16du:dateUtc="2024-07-22T19:33:00Z"/>
        </w:rPr>
      </w:pPr>
      <w:del w:id="1049" w:author="Paulo H. Leocadio" w:date="2024-07-22T15:33:00Z" w16du:dateUtc="2024-07-22T19:33:00Z">
        <w:r w:rsidRPr="000760BB" w:rsidDel="0079398B">
          <w:rPr>
            <w:b/>
            <w:bCs/>
          </w:rPr>
          <w:delText xml:space="preserve">Accelerated </w:delText>
        </w:r>
        <w:r w:rsidR="00C06AB1" w:rsidRPr="000760BB" w:rsidDel="0079398B">
          <w:rPr>
            <w:b/>
            <w:bCs/>
          </w:rPr>
          <w:delText>migration</w:delText>
        </w:r>
        <w:r w:rsidRPr="000760BB" w:rsidDel="0079398B">
          <w:rPr>
            <w:b/>
            <w:bCs/>
          </w:rPr>
          <w:delText>:</w:delText>
        </w:r>
        <w:r w:rsidRPr="000760BB" w:rsidDel="0079398B">
          <w:delText xml:space="preserve"> A2C accelerates the migration of existing applications to containers, providing a faster path to modernization.</w:delText>
        </w:r>
      </w:del>
    </w:p>
    <w:p w14:paraId="47511683" w14:textId="4736ABAB" w:rsidR="000760BB" w:rsidRPr="000760BB" w:rsidDel="0079398B" w:rsidRDefault="000760BB" w:rsidP="008A12F7">
      <w:pPr>
        <w:pStyle w:val="NormalBPBHEB"/>
        <w:numPr>
          <w:ilvl w:val="0"/>
          <w:numId w:val="103"/>
        </w:numPr>
        <w:rPr>
          <w:del w:id="1050" w:author="Paulo H. Leocadio" w:date="2024-07-22T15:33:00Z" w16du:dateUtc="2024-07-22T19:33:00Z"/>
        </w:rPr>
      </w:pPr>
      <w:del w:id="1051" w:author="Paulo H. Leocadio" w:date="2024-07-22T15:33:00Z" w16du:dateUtc="2024-07-22T19:33:00Z">
        <w:r w:rsidRPr="000760BB" w:rsidDel="0079398B">
          <w:rPr>
            <w:b/>
            <w:bCs/>
          </w:rPr>
          <w:delText xml:space="preserve">Simplified </w:delText>
        </w:r>
        <w:r w:rsidR="00C06AB1" w:rsidRPr="000760BB" w:rsidDel="0079398B">
          <w:rPr>
            <w:b/>
            <w:bCs/>
          </w:rPr>
          <w:delText>operations</w:delText>
        </w:r>
        <w:r w:rsidRPr="000760BB" w:rsidDel="0079398B">
          <w:rPr>
            <w:b/>
            <w:bCs/>
          </w:rPr>
          <w:delText>:</w:delText>
        </w:r>
        <w:r w:rsidRPr="000760BB" w:rsidDel="0079398B">
          <w:delText xml:space="preserve"> Copilot simplifies operations by abstracting away the complexities of infrastructure management, allowing developers to focus on building features.</w:delText>
        </w:r>
      </w:del>
    </w:p>
    <w:p w14:paraId="0CD97815" w14:textId="099D636C" w:rsidR="000760BB" w:rsidRPr="00CD3D3F" w:rsidDel="0079398B" w:rsidRDefault="000760BB" w:rsidP="00CD3D3F">
      <w:pPr>
        <w:keepNext/>
        <w:keepLines/>
        <w:spacing w:before="40" w:after="0"/>
        <w:outlineLvl w:val="1"/>
        <w:rPr>
          <w:del w:id="1052" w:author="Paulo H. Leocadio" w:date="2024-07-22T15:33:00Z" w16du:dateUtc="2024-07-22T19:33:00Z"/>
          <w:rFonts w:eastAsiaTheme="majorEastAsia" w:cstheme="majorBidi"/>
          <w:sz w:val="36"/>
          <w:szCs w:val="26"/>
        </w:rPr>
      </w:pPr>
      <w:del w:id="1053" w:author="Paulo H. Leocadio" w:date="2024-07-22T15:33:00Z" w16du:dateUtc="2024-07-22T19:33:00Z">
        <w:r w:rsidRPr="00CD3D3F" w:rsidDel="0079398B">
          <w:rPr>
            <w:rFonts w:eastAsiaTheme="majorEastAsia" w:cstheme="majorBidi"/>
            <w:sz w:val="36"/>
            <w:szCs w:val="26"/>
          </w:rPr>
          <w:delText>Integration with DevOps Workflow</w:delText>
        </w:r>
      </w:del>
    </w:p>
    <w:p w14:paraId="307F8E3D" w14:textId="3E358A21" w:rsidR="007B6BAB" w:rsidDel="0079398B" w:rsidRDefault="000760BB" w:rsidP="008A5243">
      <w:pPr>
        <w:pBdr>
          <w:top w:val="nil"/>
          <w:left w:val="nil"/>
          <w:bottom w:val="nil"/>
          <w:right w:val="nil"/>
          <w:between w:val="nil"/>
        </w:pBdr>
        <w:shd w:val="clear" w:color="auto" w:fill="FFFFFF"/>
        <w:spacing w:after="100" w:line="276" w:lineRule="auto"/>
        <w:jc w:val="both"/>
        <w:rPr>
          <w:del w:id="1054" w:author="Paulo H. Leocadio" w:date="2024-07-22T15:33:00Z" w16du:dateUtc="2024-07-22T19:33:00Z"/>
        </w:rPr>
      </w:pPr>
      <w:del w:id="1055" w:author="Paulo H. Leocadio" w:date="2024-07-22T15:33:00Z" w16du:dateUtc="2024-07-22T19:33:00Z">
        <w:r w:rsidRPr="000760BB" w:rsidDel="0079398B">
          <w:delText xml:space="preserve">A2C and Copilot seamlessly integrate with DevOps workflows, aligning with the principles of </w:delText>
        </w:r>
        <w:r w:rsidRPr="00555FFB" w:rsidDel="0079398B">
          <w:rPr>
            <w:b/>
            <w:bCs/>
          </w:rPr>
          <w:delText>Infrastructure as Code (IaC)</w:delText>
        </w:r>
        <w:r w:rsidRPr="000760BB" w:rsidDel="0079398B">
          <w:delText xml:space="preserve"> and supporting automation throughout the application lifecycle.</w:delText>
        </w:r>
      </w:del>
    </w:p>
    <w:p w14:paraId="794ECED9" w14:textId="67C545E8" w:rsidR="000760BB" w:rsidRPr="008E0507" w:rsidDel="0079398B" w:rsidRDefault="000760BB" w:rsidP="008E0507">
      <w:pPr>
        <w:pStyle w:val="Heading1BPBHEB"/>
        <w:rPr>
          <w:del w:id="1056" w:author="Paulo H. Leocadio" w:date="2024-07-22T15:33:00Z" w16du:dateUtc="2024-07-22T19:33:00Z"/>
        </w:rPr>
      </w:pPr>
      <w:commentRangeStart w:id="1057"/>
      <w:del w:id="1058" w:author="Paulo H. Leocadio" w:date="2024-07-22T15:33:00Z" w16du:dateUtc="2024-07-22T19:33:00Z">
        <w:r w:rsidRPr="008E0507" w:rsidDel="0079398B">
          <w:delText xml:space="preserve">AWS App2Container </w:delText>
        </w:r>
        <w:r w:rsidR="002A0838" w:rsidDel="0079398B">
          <w:delText xml:space="preserve">&amp; </w:delText>
        </w:r>
        <w:r w:rsidRPr="008E0507" w:rsidDel="0079398B">
          <w:delText>AWS Fargate Integration</w:delText>
        </w:r>
        <w:commentRangeEnd w:id="1057"/>
        <w:r w:rsidR="007B6BAB" w:rsidRPr="008E0507" w:rsidDel="0079398B">
          <w:commentReference w:id="1057"/>
        </w:r>
      </w:del>
    </w:p>
    <w:p w14:paraId="19477888" w14:textId="26A5DE6D" w:rsidR="00133E3D" w:rsidDel="0079398B" w:rsidRDefault="00A679B5" w:rsidP="00CD3D3F">
      <w:pPr>
        <w:pStyle w:val="NormalBPBHEB"/>
        <w:rPr>
          <w:del w:id="1059" w:author="Paulo H. Leocadio" w:date="2024-07-22T15:33:00Z" w16du:dateUtc="2024-07-22T19:33:00Z"/>
        </w:rPr>
      </w:pPr>
      <w:del w:id="1060" w:author="Paulo H. Leocadio" w:date="2024-07-22T15:33:00Z" w16du:dateUtc="2024-07-22T19:33:00Z">
        <w:r w:rsidRPr="00A679B5" w:rsidDel="0079398B">
          <w:delText>AWS App2Container (A2C) and AWS Fargate combine to offer a seamless pathway for containerizing applications and deploying them onto AWS Fargate. This section explores how these tools integrate to streamline container management effectively.</w:delText>
        </w:r>
      </w:del>
    </w:p>
    <w:p w14:paraId="589C6888" w14:textId="3588C141" w:rsidR="006D09A0" w:rsidRPr="006D09A0" w:rsidDel="0079398B" w:rsidRDefault="006D09A0" w:rsidP="005A4C96">
      <w:pPr>
        <w:keepNext/>
        <w:keepLines/>
        <w:spacing w:before="40" w:after="0"/>
        <w:outlineLvl w:val="1"/>
        <w:rPr>
          <w:del w:id="1061" w:author="Paulo H. Leocadio" w:date="2024-07-22T15:33:00Z" w16du:dateUtc="2024-07-22T19:33:00Z"/>
          <w:rFonts w:eastAsiaTheme="majorEastAsia" w:cstheme="majorBidi"/>
          <w:sz w:val="36"/>
          <w:szCs w:val="26"/>
        </w:rPr>
      </w:pPr>
      <w:del w:id="1062" w:author="Paulo H. Leocadio" w:date="2024-07-22T15:33:00Z" w16du:dateUtc="2024-07-22T19:33:00Z">
        <w:r w:rsidRPr="005A4C96" w:rsidDel="0079398B">
          <w:rPr>
            <w:rFonts w:eastAsiaTheme="majorEastAsia" w:cstheme="majorBidi"/>
            <w:sz w:val="36"/>
            <w:szCs w:val="26"/>
          </w:rPr>
          <w:delText>AWS App2Container (A2C)</w:delText>
        </w:r>
      </w:del>
    </w:p>
    <w:p w14:paraId="03630D24" w14:textId="47831B60" w:rsidR="006D09A0" w:rsidDel="0079398B" w:rsidRDefault="006D09A0" w:rsidP="006D09A0">
      <w:pPr>
        <w:pStyle w:val="NormalBPBHEB"/>
        <w:rPr>
          <w:del w:id="1063" w:author="Paulo H. Leocadio" w:date="2024-07-22T15:33:00Z" w16du:dateUtc="2024-07-22T19:33:00Z"/>
        </w:rPr>
      </w:pPr>
      <w:del w:id="1064" w:author="Paulo H. Leocadio" w:date="2024-07-22T15:33:00Z" w16du:dateUtc="2024-07-22T19:33:00Z">
        <w:r w:rsidRPr="005A4C96" w:rsidDel="0079398B">
          <w:delText>AWS App2Container (A2C) simplifies the process of containerizing applications, automating analysis, Docker image generation, and offering orchestration recommendations. This tool streamlines the transition of existing applications into containerized environments, setting the stage for seamless deployment onto AWS Fargate.</w:delText>
        </w:r>
      </w:del>
    </w:p>
    <w:p w14:paraId="7BE157EE" w14:textId="17DF3A1C" w:rsidR="00485D8D" w:rsidRPr="005A4C96" w:rsidDel="0079398B" w:rsidRDefault="00485D8D" w:rsidP="005A4C96">
      <w:pPr>
        <w:keepNext/>
        <w:keepLines/>
        <w:spacing w:before="40" w:after="0"/>
        <w:outlineLvl w:val="1"/>
        <w:rPr>
          <w:del w:id="1065" w:author="Paulo H. Leocadio" w:date="2024-07-22T15:33:00Z" w16du:dateUtc="2024-07-22T19:33:00Z"/>
          <w:rFonts w:eastAsiaTheme="majorEastAsia" w:cstheme="majorBidi"/>
          <w:sz w:val="36"/>
          <w:szCs w:val="26"/>
        </w:rPr>
      </w:pPr>
      <w:del w:id="1066" w:author="Paulo H. Leocadio" w:date="2024-07-22T15:33:00Z" w16du:dateUtc="2024-07-22T19:33:00Z">
        <w:r w:rsidRPr="005A4C96" w:rsidDel="0079398B">
          <w:rPr>
            <w:rFonts w:eastAsiaTheme="majorEastAsia" w:cstheme="majorBidi"/>
            <w:sz w:val="36"/>
            <w:szCs w:val="26"/>
          </w:rPr>
          <w:delText>Overview of AWS App2Container</w:delText>
        </w:r>
      </w:del>
    </w:p>
    <w:p w14:paraId="0EF74D16" w14:textId="43A85520" w:rsidR="00485D8D" w:rsidRPr="00485D8D" w:rsidDel="0079398B" w:rsidRDefault="00485D8D" w:rsidP="00485D8D">
      <w:pPr>
        <w:pStyle w:val="NormalBPBHEB"/>
        <w:rPr>
          <w:del w:id="1067" w:author="Paulo H. Leocadio" w:date="2024-07-22T15:33:00Z" w16du:dateUtc="2024-07-22T19:33:00Z"/>
        </w:rPr>
      </w:pPr>
      <w:del w:id="1068" w:author="Paulo H. Leocadio" w:date="2024-07-22T15:33:00Z" w16du:dateUtc="2024-07-22T19:33:00Z">
        <w:r w:rsidRPr="00485D8D" w:rsidDel="0079398B">
          <w:delText>AWS App2Container (A2C) analyzes existing applications, identifies dependencies, and generates Docker container images tailored for cloud deployment. It provides insights into container orchestration platforms, such as AWS Fargate, optimizing the containerization process for AWS environments.</w:delText>
        </w:r>
      </w:del>
    </w:p>
    <w:p w14:paraId="2A747A40" w14:textId="5E8A0511" w:rsidR="00A2522E" w:rsidRPr="00A2522E" w:rsidDel="0079398B" w:rsidRDefault="00A2522E" w:rsidP="00A2522E">
      <w:pPr>
        <w:pStyle w:val="NormalBPBHEB"/>
        <w:rPr>
          <w:del w:id="1069" w:author="Paulo H. Leocadio" w:date="2024-07-22T15:33:00Z" w16du:dateUtc="2024-07-22T19:33:00Z"/>
        </w:rPr>
      </w:pPr>
      <w:del w:id="1070" w:author="Paulo H. Leocadio" w:date="2024-07-22T15:33:00Z" w16du:dateUtc="2024-07-22T19:33:00Z">
        <w:r w:rsidRPr="00A2522E" w:rsidDel="0079398B">
          <w:rPr>
            <w:b/>
            <w:bCs/>
          </w:rPr>
          <w:delText>Key Steps in A2C Containerization</w:delText>
        </w:r>
      </w:del>
    </w:p>
    <w:p w14:paraId="5182B0BB" w14:textId="3068CDCD" w:rsidR="00A2522E" w:rsidRPr="00A2522E" w:rsidDel="0079398B" w:rsidRDefault="00A2522E" w:rsidP="00A2522E">
      <w:pPr>
        <w:pStyle w:val="NormalBPBHEB"/>
        <w:numPr>
          <w:ilvl w:val="0"/>
          <w:numId w:val="147"/>
        </w:numPr>
        <w:rPr>
          <w:del w:id="1071" w:author="Paulo H. Leocadio" w:date="2024-07-22T15:33:00Z" w16du:dateUtc="2024-07-22T19:33:00Z"/>
        </w:rPr>
      </w:pPr>
      <w:del w:id="1072" w:author="Paulo H. Leocadio" w:date="2024-07-22T15:33:00Z" w16du:dateUtc="2024-07-22T19:33:00Z">
        <w:r w:rsidRPr="00A2522E" w:rsidDel="0079398B">
          <w:rPr>
            <w:b/>
            <w:bCs/>
          </w:rPr>
          <w:delText>Dependency Analysis:</w:delText>
        </w:r>
        <w:r w:rsidRPr="00A2522E" w:rsidDel="0079398B">
          <w:delText xml:space="preserve"> A2C conducts a thorough analysis of application components and their dependencies, crucial for accurate Docker image generation.</w:delText>
        </w:r>
      </w:del>
    </w:p>
    <w:p w14:paraId="1DC2DAB7" w14:textId="4D2CCEFB" w:rsidR="00A2522E" w:rsidRPr="00A2522E" w:rsidDel="0079398B" w:rsidRDefault="00A2522E" w:rsidP="00A2522E">
      <w:pPr>
        <w:pStyle w:val="NormalBPBHEB"/>
        <w:numPr>
          <w:ilvl w:val="0"/>
          <w:numId w:val="147"/>
        </w:numPr>
        <w:rPr>
          <w:del w:id="1073" w:author="Paulo H. Leocadio" w:date="2024-07-22T15:33:00Z" w16du:dateUtc="2024-07-22T19:33:00Z"/>
        </w:rPr>
      </w:pPr>
      <w:del w:id="1074" w:author="Paulo H. Leocadio" w:date="2024-07-22T15:33:00Z" w16du:dateUtc="2024-07-22T19:33:00Z">
        <w:r w:rsidRPr="00A2522E" w:rsidDel="0079398B">
          <w:rPr>
            <w:b/>
            <w:bCs/>
          </w:rPr>
          <w:delText>Docker Image Generation:</w:delText>
        </w:r>
        <w:r w:rsidRPr="00A2522E" w:rsidDel="0079398B">
          <w:delText xml:space="preserve"> Based on the analyzed dependencies, A2C creates Docker container images optimized for cloud deployment.</w:delText>
        </w:r>
      </w:del>
    </w:p>
    <w:p w14:paraId="574D5DB8" w14:textId="37EDB108" w:rsidR="00A2522E" w:rsidDel="0079398B" w:rsidRDefault="00A2522E" w:rsidP="00A2522E">
      <w:pPr>
        <w:pStyle w:val="NormalBPBHEB"/>
        <w:numPr>
          <w:ilvl w:val="0"/>
          <w:numId w:val="147"/>
        </w:numPr>
        <w:rPr>
          <w:del w:id="1075" w:author="Paulo H. Leocadio" w:date="2024-07-22T15:33:00Z" w16du:dateUtc="2024-07-22T19:33:00Z"/>
        </w:rPr>
      </w:pPr>
      <w:del w:id="1076" w:author="Paulo H. Leocadio" w:date="2024-07-22T15:33:00Z" w16du:dateUtc="2024-07-22T19:33:00Z">
        <w:r w:rsidRPr="00A2522E" w:rsidDel="0079398B">
          <w:rPr>
            <w:b/>
            <w:bCs/>
          </w:rPr>
          <w:delText>Orchestration Recommendations:</w:delText>
        </w:r>
        <w:r w:rsidRPr="00A2522E" w:rsidDel="0079398B">
          <w:delText xml:space="preserve"> A2C recommends suitable container orchestration platforms, aligning with AWS best practices and capabilities like AWS Fargate [85].</w:delText>
        </w:r>
      </w:del>
    </w:p>
    <w:p w14:paraId="3716286E" w14:textId="7A419B94" w:rsidR="00017AEF" w:rsidRPr="005A4C96" w:rsidDel="0079398B" w:rsidRDefault="00017AEF" w:rsidP="005A4C96">
      <w:pPr>
        <w:keepNext/>
        <w:keepLines/>
        <w:spacing w:before="40" w:after="0"/>
        <w:outlineLvl w:val="1"/>
        <w:rPr>
          <w:del w:id="1077" w:author="Paulo H. Leocadio" w:date="2024-07-22T15:33:00Z" w16du:dateUtc="2024-07-22T19:33:00Z"/>
          <w:rFonts w:eastAsiaTheme="majorEastAsia" w:cstheme="majorBidi"/>
          <w:sz w:val="36"/>
          <w:szCs w:val="26"/>
        </w:rPr>
      </w:pPr>
      <w:del w:id="1078" w:author="Paulo H. Leocadio" w:date="2024-07-22T15:33:00Z" w16du:dateUtc="2024-07-22T19:33:00Z">
        <w:r w:rsidRPr="005A4C96" w:rsidDel="0079398B">
          <w:rPr>
            <w:rFonts w:eastAsiaTheme="majorEastAsia" w:cstheme="majorBidi"/>
            <w:sz w:val="36"/>
            <w:szCs w:val="26"/>
          </w:rPr>
          <w:delText>AWS Fargate</w:delText>
        </w:r>
      </w:del>
    </w:p>
    <w:p w14:paraId="0096177D" w14:textId="433F94E8" w:rsidR="00017AEF" w:rsidDel="0079398B" w:rsidRDefault="00017AEF" w:rsidP="00017AEF">
      <w:pPr>
        <w:pStyle w:val="NormalBPBHEB"/>
        <w:rPr>
          <w:del w:id="1079" w:author="Paulo H. Leocadio" w:date="2024-07-22T15:33:00Z" w16du:dateUtc="2024-07-22T19:33:00Z"/>
        </w:rPr>
      </w:pPr>
      <w:del w:id="1080" w:author="Paulo H. Leocadio" w:date="2024-07-22T15:33:00Z" w16du:dateUtc="2024-07-22T19:33:00Z">
        <w:r w:rsidDel="0079398B">
          <w:delText>AWS Fargate provides a serverless compute engine for running containers, eliminating the need for managing infrastructure. It supports seamless deployment of containerized applications by handling server provisioning, scaling, and resource management automatically.</w:delText>
        </w:r>
      </w:del>
    </w:p>
    <w:p w14:paraId="190FCA6A" w14:textId="337A4E08" w:rsidR="00017AEF" w:rsidRPr="005A4C96" w:rsidDel="0079398B" w:rsidRDefault="00017AEF" w:rsidP="005A4C96">
      <w:pPr>
        <w:keepNext/>
        <w:keepLines/>
        <w:spacing w:before="40" w:after="0"/>
        <w:outlineLvl w:val="1"/>
        <w:rPr>
          <w:del w:id="1081" w:author="Paulo H. Leocadio" w:date="2024-07-22T15:33:00Z" w16du:dateUtc="2024-07-22T19:33:00Z"/>
          <w:rFonts w:eastAsiaTheme="majorEastAsia" w:cstheme="majorBidi"/>
          <w:sz w:val="36"/>
          <w:szCs w:val="26"/>
        </w:rPr>
      </w:pPr>
      <w:del w:id="1082" w:author="Paulo H. Leocadio" w:date="2024-07-22T15:33:00Z" w16du:dateUtc="2024-07-22T19:33:00Z">
        <w:r w:rsidRPr="005A4C96" w:rsidDel="0079398B">
          <w:rPr>
            <w:rFonts w:eastAsiaTheme="majorEastAsia" w:cstheme="majorBidi"/>
            <w:sz w:val="36"/>
            <w:szCs w:val="26"/>
          </w:rPr>
          <w:delText>Overview of AWS Fargate</w:delText>
        </w:r>
      </w:del>
    </w:p>
    <w:p w14:paraId="4943CD44" w14:textId="6E94C074" w:rsidR="00A2522E" w:rsidDel="0079398B" w:rsidRDefault="00017AEF" w:rsidP="00017AEF">
      <w:pPr>
        <w:pStyle w:val="NormalBPBHEB"/>
        <w:rPr>
          <w:del w:id="1083" w:author="Paulo H. Leocadio" w:date="2024-07-22T15:33:00Z" w16du:dateUtc="2024-07-22T19:33:00Z"/>
        </w:rPr>
      </w:pPr>
      <w:del w:id="1084" w:author="Paulo H. Leocadio" w:date="2024-07-22T15:33:00Z" w16du:dateUtc="2024-07-22T19:33:00Z">
        <w:r w:rsidDel="0079398B">
          <w:delText>AWS Fargate offers a serverless environment for deploying containers, abstracting infrastructure management and optimizing resource allocation based on application demand. Developers define task configurations and service requirements, leaving AWS Fargate to manage deployment and scaling.</w:delText>
        </w:r>
      </w:del>
    </w:p>
    <w:p w14:paraId="09A503B4" w14:textId="5A57A1C2" w:rsidR="005B7B30" w:rsidRPr="005B7B30" w:rsidDel="0079398B" w:rsidRDefault="005B7B30" w:rsidP="005B7B30">
      <w:pPr>
        <w:pStyle w:val="NormalBPBHEB"/>
        <w:rPr>
          <w:del w:id="1085" w:author="Paulo H. Leocadio" w:date="2024-07-22T15:33:00Z" w16du:dateUtc="2024-07-22T19:33:00Z"/>
        </w:rPr>
      </w:pPr>
      <w:del w:id="1086" w:author="Paulo H. Leocadio" w:date="2024-07-22T15:33:00Z" w16du:dateUtc="2024-07-22T19:33:00Z">
        <w:r w:rsidRPr="005B7B30" w:rsidDel="0079398B">
          <w:rPr>
            <w:b/>
            <w:bCs/>
          </w:rPr>
          <w:delText>Key Steps in Deploying on AWS Fargate</w:delText>
        </w:r>
      </w:del>
    </w:p>
    <w:p w14:paraId="1A8BC405" w14:textId="1FE77324" w:rsidR="005B7B30" w:rsidRPr="005B7B30" w:rsidDel="0079398B" w:rsidRDefault="005B7B30" w:rsidP="005B7B30">
      <w:pPr>
        <w:pStyle w:val="NormalBPBHEB"/>
        <w:numPr>
          <w:ilvl w:val="0"/>
          <w:numId w:val="148"/>
        </w:numPr>
        <w:rPr>
          <w:del w:id="1087" w:author="Paulo H. Leocadio" w:date="2024-07-22T15:33:00Z" w16du:dateUtc="2024-07-22T19:33:00Z"/>
        </w:rPr>
      </w:pPr>
      <w:del w:id="1088" w:author="Paulo H. Leocadio" w:date="2024-07-22T15:33:00Z" w16du:dateUtc="2024-07-22T19:33:00Z">
        <w:r w:rsidRPr="005B7B30" w:rsidDel="0079398B">
          <w:rPr>
            <w:b/>
            <w:bCs/>
          </w:rPr>
          <w:delText>Task Definition:</w:delText>
        </w:r>
        <w:r w:rsidRPr="005B7B30" w:rsidDel="0079398B">
          <w:delText xml:space="preserve"> Define parameters such as Docker image, CPU, memory, and networking for the containers to be deployed.</w:delText>
        </w:r>
      </w:del>
    </w:p>
    <w:p w14:paraId="7EEBAD0F" w14:textId="4947B17E" w:rsidR="005B7B30" w:rsidRPr="005B7B30" w:rsidDel="0079398B" w:rsidRDefault="005B7B30" w:rsidP="005B7B30">
      <w:pPr>
        <w:pStyle w:val="NormalBPBHEB"/>
        <w:numPr>
          <w:ilvl w:val="0"/>
          <w:numId w:val="148"/>
        </w:numPr>
        <w:rPr>
          <w:del w:id="1089" w:author="Paulo H. Leocadio" w:date="2024-07-22T15:33:00Z" w16du:dateUtc="2024-07-22T19:33:00Z"/>
        </w:rPr>
      </w:pPr>
      <w:del w:id="1090" w:author="Paulo H. Leocadio" w:date="2024-07-22T15:33:00Z" w16du:dateUtc="2024-07-22T19:33:00Z">
        <w:r w:rsidRPr="005B7B30" w:rsidDel="0079398B">
          <w:rPr>
            <w:b/>
            <w:bCs/>
          </w:rPr>
          <w:delText>Service Configuration:</w:delText>
        </w:r>
        <w:r w:rsidRPr="005B7B30" w:rsidDel="0079398B">
          <w:delText xml:space="preserve"> Specify the desired number of tasks (containers) and their operational states, ensuring continuous availability and scalability.</w:delText>
        </w:r>
      </w:del>
    </w:p>
    <w:p w14:paraId="325B0FF6" w14:textId="3C7604BB" w:rsidR="005B7B30" w:rsidRPr="005B7B30" w:rsidDel="0079398B" w:rsidRDefault="005B7B30" w:rsidP="005B7B30">
      <w:pPr>
        <w:pStyle w:val="NormalBPBHEB"/>
        <w:numPr>
          <w:ilvl w:val="0"/>
          <w:numId w:val="148"/>
        </w:numPr>
        <w:rPr>
          <w:del w:id="1091" w:author="Paulo H. Leocadio" w:date="2024-07-22T15:33:00Z" w16du:dateUtc="2024-07-22T19:33:00Z"/>
        </w:rPr>
      </w:pPr>
      <w:del w:id="1092" w:author="Paulo H. Leocadio" w:date="2024-07-22T15:33:00Z" w16du:dateUtc="2024-07-22T19:33:00Z">
        <w:r w:rsidRPr="005B7B30" w:rsidDel="0079398B">
          <w:rPr>
            <w:b/>
            <w:bCs/>
          </w:rPr>
          <w:delText>Deployment Orchestration:</w:delText>
        </w:r>
        <w:r w:rsidRPr="005B7B30" w:rsidDel="0079398B">
          <w:delText xml:space="preserve"> AWS Fargate orchestrates the deployment, scaling, and monitoring of containers, simplifying operational tasks for developers.</w:delText>
        </w:r>
      </w:del>
    </w:p>
    <w:p w14:paraId="6AE00212" w14:textId="1DFFF885" w:rsidR="00BB56E0" w:rsidRPr="005A4C96" w:rsidDel="0079398B" w:rsidRDefault="00BB56E0" w:rsidP="00BB56E0">
      <w:pPr>
        <w:keepNext/>
        <w:keepLines/>
        <w:spacing w:before="40" w:after="0"/>
        <w:outlineLvl w:val="1"/>
        <w:rPr>
          <w:del w:id="1093" w:author="Paulo H. Leocadio" w:date="2024-07-22T15:33:00Z" w16du:dateUtc="2024-07-22T19:33:00Z"/>
          <w:rFonts w:eastAsiaTheme="majorEastAsia" w:cstheme="majorBidi"/>
          <w:sz w:val="36"/>
          <w:szCs w:val="26"/>
        </w:rPr>
      </w:pPr>
      <w:del w:id="1094" w:author="Paulo H. Leocadio" w:date="2024-07-22T15:33:00Z" w16du:dateUtc="2024-07-22T19:33:00Z">
        <w:r w:rsidRPr="005A4C96" w:rsidDel="0079398B">
          <w:rPr>
            <w:rFonts w:eastAsiaTheme="majorEastAsia" w:cstheme="majorBidi"/>
            <w:sz w:val="36"/>
            <w:szCs w:val="26"/>
          </w:rPr>
          <w:delText>Integration of AWS App2Container &amp; AWS Fargate</w:delText>
        </w:r>
      </w:del>
    </w:p>
    <w:p w14:paraId="2EBC67DF" w14:textId="610B4F3D" w:rsidR="00BB56E0" w:rsidRPr="00BB56E0" w:rsidDel="0079398B" w:rsidRDefault="00BB56E0" w:rsidP="00BB56E0">
      <w:pPr>
        <w:keepNext/>
        <w:keepLines/>
        <w:spacing w:before="40" w:after="0"/>
        <w:outlineLvl w:val="1"/>
        <w:rPr>
          <w:del w:id="1095" w:author="Paulo H. Leocadio" w:date="2024-07-22T15:33:00Z" w16du:dateUtc="2024-07-22T19:33:00Z"/>
          <w:rFonts w:eastAsia="Palatino Linotype" w:cs="Palatino Linotype"/>
        </w:rPr>
      </w:pPr>
      <w:del w:id="1096" w:author="Paulo H. Leocadio" w:date="2024-07-22T15:33:00Z" w16du:dateUtc="2024-07-22T19:33:00Z">
        <w:r w:rsidRPr="00BB56E0" w:rsidDel="0079398B">
          <w:rPr>
            <w:rFonts w:eastAsia="Palatino Linotype" w:cs="Palatino Linotype"/>
          </w:rPr>
          <w:delText>Combining AWS App2Container with AWS Fargate offers a streamlined approach to container management and deployment:</w:delText>
        </w:r>
      </w:del>
    </w:p>
    <w:p w14:paraId="0CE9AF41" w14:textId="457B5294" w:rsidR="00BB56E0" w:rsidRPr="00BB56E0" w:rsidDel="0079398B" w:rsidRDefault="00BB56E0" w:rsidP="00BB56E0">
      <w:pPr>
        <w:keepNext/>
        <w:keepLines/>
        <w:numPr>
          <w:ilvl w:val="0"/>
          <w:numId w:val="149"/>
        </w:numPr>
        <w:spacing w:before="40" w:after="0"/>
        <w:outlineLvl w:val="1"/>
        <w:rPr>
          <w:del w:id="1097" w:author="Paulo H. Leocadio" w:date="2024-07-22T15:33:00Z" w16du:dateUtc="2024-07-22T19:33:00Z"/>
          <w:rFonts w:eastAsia="Palatino Linotype" w:cs="Palatino Linotype"/>
        </w:rPr>
      </w:pPr>
      <w:del w:id="1098" w:author="Paulo H. Leocadio" w:date="2024-07-22T15:33:00Z" w16du:dateUtc="2024-07-22T19:33:00Z">
        <w:r w:rsidRPr="00BB56E0" w:rsidDel="0079398B">
          <w:rPr>
            <w:rFonts w:eastAsia="Palatino Linotype" w:cs="Palatino Linotype"/>
            <w:b/>
            <w:bCs/>
          </w:rPr>
          <w:delText>Seamless Containerization:</w:delText>
        </w:r>
        <w:r w:rsidRPr="00BB56E0" w:rsidDel="0079398B">
          <w:rPr>
            <w:rFonts w:eastAsia="Palatino Linotype" w:cs="Palatino Linotype"/>
          </w:rPr>
          <w:delText xml:space="preserve"> A2C prepares applications for container deployment on AWS Fargate, optimizing the transition with minimal configuration overhead.</w:delText>
        </w:r>
      </w:del>
    </w:p>
    <w:p w14:paraId="7BF510E6" w14:textId="6EBA50F4" w:rsidR="00BB56E0" w:rsidRPr="00BB56E0" w:rsidDel="0079398B" w:rsidRDefault="00BB56E0" w:rsidP="00BB56E0">
      <w:pPr>
        <w:keepNext/>
        <w:keepLines/>
        <w:numPr>
          <w:ilvl w:val="0"/>
          <w:numId w:val="149"/>
        </w:numPr>
        <w:spacing w:before="40" w:after="0"/>
        <w:outlineLvl w:val="1"/>
        <w:rPr>
          <w:del w:id="1099" w:author="Paulo H. Leocadio" w:date="2024-07-22T15:33:00Z" w16du:dateUtc="2024-07-22T19:33:00Z"/>
          <w:rFonts w:eastAsia="Palatino Linotype" w:cs="Palatino Linotype"/>
        </w:rPr>
      </w:pPr>
      <w:del w:id="1100" w:author="Paulo H. Leocadio" w:date="2024-07-22T15:33:00Z" w16du:dateUtc="2024-07-22T19:33:00Z">
        <w:r w:rsidRPr="00BB56E0" w:rsidDel="0079398B">
          <w:rPr>
            <w:rFonts w:eastAsia="Palatino Linotype" w:cs="Palatino Linotype"/>
            <w:b/>
            <w:bCs/>
          </w:rPr>
          <w:delText>Serverless Deployment:</w:delText>
        </w:r>
        <w:r w:rsidRPr="00BB56E0" w:rsidDel="0079398B">
          <w:rPr>
            <w:rFonts w:eastAsia="Palatino Linotype" w:cs="Palatino Linotype"/>
          </w:rPr>
          <w:delText xml:space="preserve"> AWS Fargate automates infrastructure management, enabling developers to focus on application logic rather than operational tasks.</w:delText>
        </w:r>
      </w:del>
    </w:p>
    <w:p w14:paraId="039641EB" w14:textId="1DE04118" w:rsidR="00BB56E0" w:rsidRPr="00BB56E0" w:rsidDel="0079398B" w:rsidRDefault="00BB56E0" w:rsidP="00BB56E0">
      <w:pPr>
        <w:keepNext/>
        <w:keepLines/>
        <w:numPr>
          <w:ilvl w:val="0"/>
          <w:numId w:val="149"/>
        </w:numPr>
        <w:spacing w:before="40" w:after="0"/>
        <w:outlineLvl w:val="1"/>
        <w:rPr>
          <w:del w:id="1101" w:author="Paulo H. Leocadio" w:date="2024-07-22T15:33:00Z" w16du:dateUtc="2024-07-22T19:33:00Z"/>
          <w:rFonts w:eastAsia="Palatino Linotype" w:cs="Palatino Linotype"/>
        </w:rPr>
      </w:pPr>
      <w:del w:id="1102" w:author="Paulo H. Leocadio" w:date="2024-07-22T15:33:00Z" w16du:dateUtc="2024-07-22T19:33:00Z">
        <w:r w:rsidRPr="00BB56E0" w:rsidDel="0079398B">
          <w:rPr>
            <w:rFonts w:eastAsia="Palatino Linotype" w:cs="Palatino Linotype"/>
            <w:b/>
            <w:bCs/>
          </w:rPr>
          <w:delText>Enhanced Efficiency:</w:delText>
        </w:r>
        <w:r w:rsidRPr="00BB56E0" w:rsidDel="0079398B">
          <w:rPr>
            <w:rFonts w:eastAsia="Palatino Linotype" w:cs="Palatino Linotype"/>
          </w:rPr>
          <w:delText xml:space="preserve"> The integration enhances operational efficiency by simplifying container lifecycle management and optimizing resource utilization.</w:delText>
        </w:r>
      </w:del>
    </w:p>
    <w:p w14:paraId="6D2BE8D4" w14:textId="6194121A" w:rsidR="00E007B7" w:rsidRPr="007101C9" w:rsidDel="0079398B" w:rsidRDefault="00E007B7" w:rsidP="005A4C96">
      <w:pPr>
        <w:pStyle w:val="NormalBPBHEB"/>
        <w:rPr>
          <w:del w:id="1103" w:author="Paulo H. Leocadio" w:date="2024-07-22T15:33:00Z" w16du:dateUtc="2024-07-22T19:33:00Z"/>
          <w:rFonts w:eastAsiaTheme="majorEastAsia" w:cstheme="majorBidi"/>
          <w:sz w:val="36"/>
          <w:szCs w:val="26"/>
        </w:rPr>
      </w:pPr>
      <w:del w:id="1104" w:author="Paulo H. Leocadio" w:date="2024-07-22T15:33:00Z" w16du:dateUtc="2024-07-22T19:33:00Z">
        <w:r w:rsidRPr="007101C9" w:rsidDel="0079398B">
          <w:rPr>
            <w:rFonts w:eastAsiaTheme="majorEastAsia" w:cstheme="majorBidi"/>
            <w:sz w:val="36"/>
            <w:szCs w:val="26"/>
          </w:rPr>
          <w:delText>Benefits of AWS Fargate Integration</w:delText>
        </w:r>
      </w:del>
    </w:p>
    <w:p w14:paraId="48900A25" w14:textId="4B3B2E5C" w:rsidR="00E007B7" w:rsidRPr="00E007B7" w:rsidDel="0079398B" w:rsidRDefault="00E007B7" w:rsidP="00E007B7">
      <w:pPr>
        <w:pStyle w:val="NormalBPBHEB"/>
        <w:ind w:left="360"/>
        <w:rPr>
          <w:del w:id="1105" w:author="Paulo H. Leocadio" w:date="2024-07-22T15:33:00Z" w16du:dateUtc="2024-07-22T19:33:00Z"/>
        </w:rPr>
      </w:pPr>
      <w:del w:id="1106" w:author="Paulo H. Leocadio" w:date="2024-07-22T15:33:00Z" w16du:dateUtc="2024-07-22T19:33:00Z">
        <w:r w:rsidRPr="00E007B7" w:rsidDel="0079398B">
          <w:delText>Integrating AWS App2Container with AWS Fargate brings several benefits:</w:delText>
        </w:r>
      </w:del>
    </w:p>
    <w:p w14:paraId="58E21477" w14:textId="23850925" w:rsidR="00E007B7" w:rsidRPr="00E007B7" w:rsidDel="0079398B" w:rsidRDefault="00E007B7" w:rsidP="00E007B7">
      <w:pPr>
        <w:pStyle w:val="NormalBPBHEB"/>
        <w:numPr>
          <w:ilvl w:val="0"/>
          <w:numId w:val="145"/>
        </w:numPr>
        <w:rPr>
          <w:del w:id="1107" w:author="Paulo H. Leocadio" w:date="2024-07-22T15:33:00Z" w16du:dateUtc="2024-07-22T19:33:00Z"/>
        </w:rPr>
      </w:pPr>
      <w:del w:id="1108" w:author="Paulo H. Leocadio" w:date="2024-07-22T15:33:00Z" w16du:dateUtc="2024-07-22T19:33:00Z">
        <w:r w:rsidRPr="00E007B7" w:rsidDel="0079398B">
          <w:rPr>
            <w:b/>
            <w:bCs/>
          </w:rPr>
          <w:delText>Serverless Container Orchestration:</w:delText>
        </w:r>
        <w:r w:rsidRPr="00E007B7" w:rsidDel="0079398B">
          <w:delText xml:space="preserve"> AWS Fargate's serverless architecture eliminates the need to manage underlying servers, providing a truly serverless experience for container orchestration.</w:delText>
        </w:r>
      </w:del>
    </w:p>
    <w:p w14:paraId="74381010" w14:textId="5C2ED285" w:rsidR="00E007B7" w:rsidRPr="00E007B7" w:rsidDel="0079398B" w:rsidRDefault="00E007B7" w:rsidP="00E007B7">
      <w:pPr>
        <w:pStyle w:val="NormalBPBHEB"/>
        <w:numPr>
          <w:ilvl w:val="0"/>
          <w:numId w:val="145"/>
        </w:numPr>
        <w:rPr>
          <w:del w:id="1109" w:author="Paulo H. Leocadio" w:date="2024-07-22T15:33:00Z" w16du:dateUtc="2024-07-22T19:33:00Z"/>
        </w:rPr>
      </w:pPr>
      <w:del w:id="1110" w:author="Paulo H. Leocadio" w:date="2024-07-22T15:33:00Z" w16du:dateUtc="2024-07-22T19:33:00Z">
        <w:r w:rsidRPr="00E007B7" w:rsidDel="0079398B">
          <w:rPr>
            <w:b/>
            <w:bCs/>
          </w:rPr>
          <w:delText>Resource Optimization:</w:delText>
        </w:r>
        <w:r w:rsidRPr="00E007B7" w:rsidDel="0079398B">
          <w:delText xml:space="preserve"> Fargate automatically scales resources based on application demand, optimizing resource allocation and enhancing cost efficiency.</w:delText>
        </w:r>
      </w:del>
    </w:p>
    <w:p w14:paraId="25CD392A" w14:textId="163812C2" w:rsidR="00E007B7" w:rsidRPr="00E007B7" w:rsidDel="0079398B" w:rsidRDefault="00E007B7" w:rsidP="00E007B7">
      <w:pPr>
        <w:pStyle w:val="NormalBPBHEB"/>
        <w:numPr>
          <w:ilvl w:val="0"/>
          <w:numId w:val="145"/>
        </w:numPr>
        <w:rPr>
          <w:del w:id="1111" w:author="Paulo H. Leocadio" w:date="2024-07-22T15:33:00Z" w16du:dateUtc="2024-07-22T19:33:00Z"/>
        </w:rPr>
      </w:pPr>
      <w:del w:id="1112" w:author="Paulo H. Leocadio" w:date="2024-07-22T15:33:00Z" w16du:dateUtc="2024-07-22T19:33:00Z">
        <w:r w:rsidRPr="00E007B7" w:rsidDel="0079398B">
          <w:rPr>
            <w:b/>
            <w:bCs/>
          </w:rPr>
          <w:delText>Simplified Operations:</w:delText>
        </w:r>
        <w:r w:rsidRPr="00E007B7" w:rsidDel="0079398B">
          <w:delText xml:space="preserve"> Combining A2C with AWS Fargate simplifies the containerization and deployment processes, reducing operational complexities for developers.</w:delText>
        </w:r>
      </w:del>
    </w:p>
    <w:p w14:paraId="4D16C3C5" w14:textId="726A8F9F" w:rsidR="00E007B7" w:rsidRPr="005A4C96" w:rsidDel="0079398B" w:rsidRDefault="00E007B7" w:rsidP="005A4C96">
      <w:pPr>
        <w:keepNext/>
        <w:keepLines/>
        <w:spacing w:before="40" w:after="0"/>
        <w:outlineLvl w:val="1"/>
        <w:rPr>
          <w:del w:id="1113" w:author="Paulo H. Leocadio" w:date="2024-07-22T15:33:00Z" w16du:dateUtc="2024-07-22T19:33:00Z"/>
          <w:rFonts w:eastAsiaTheme="majorEastAsia" w:cstheme="majorBidi"/>
          <w:sz w:val="36"/>
          <w:szCs w:val="26"/>
        </w:rPr>
      </w:pPr>
      <w:del w:id="1114" w:author="Paulo H. Leocadio" w:date="2024-07-22T15:33:00Z" w16du:dateUtc="2024-07-22T19:33:00Z">
        <w:r w:rsidRPr="005A4C96" w:rsidDel="0079398B">
          <w:rPr>
            <w:rFonts w:eastAsiaTheme="majorEastAsia" w:cstheme="majorBidi"/>
            <w:sz w:val="36"/>
            <w:szCs w:val="26"/>
          </w:rPr>
          <w:delText>Use Cases</w:delText>
        </w:r>
      </w:del>
    </w:p>
    <w:p w14:paraId="7D61294A" w14:textId="1CE342C0" w:rsidR="00E007B7" w:rsidRPr="00E007B7" w:rsidDel="0079398B" w:rsidRDefault="00E007B7" w:rsidP="00E007B7">
      <w:pPr>
        <w:pStyle w:val="NormalBPBHEB"/>
        <w:ind w:left="360"/>
        <w:rPr>
          <w:del w:id="1115" w:author="Paulo H. Leocadio" w:date="2024-07-22T15:33:00Z" w16du:dateUtc="2024-07-22T19:33:00Z"/>
        </w:rPr>
      </w:pPr>
      <w:del w:id="1116" w:author="Paulo H. Leocadio" w:date="2024-07-22T15:33:00Z" w16du:dateUtc="2024-07-22T19:33:00Z">
        <w:r w:rsidRPr="00E007B7" w:rsidDel="0079398B">
          <w:delText>The integration of A2C and AWS Fargate is beneficial for:</w:delText>
        </w:r>
      </w:del>
    </w:p>
    <w:p w14:paraId="1379FC17" w14:textId="3E08FEE5" w:rsidR="00E007B7" w:rsidRPr="00E007B7" w:rsidDel="0079398B" w:rsidRDefault="00E007B7" w:rsidP="00E007B7">
      <w:pPr>
        <w:pStyle w:val="NormalBPBHEB"/>
        <w:numPr>
          <w:ilvl w:val="0"/>
          <w:numId w:val="146"/>
        </w:numPr>
        <w:rPr>
          <w:del w:id="1117" w:author="Paulo H. Leocadio" w:date="2024-07-22T15:33:00Z" w16du:dateUtc="2024-07-22T19:33:00Z"/>
        </w:rPr>
      </w:pPr>
      <w:del w:id="1118" w:author="Paulo H. Leocadio" w:date="2024-07-22T15:33:00Z" w16du:dateUtc="2024-07-22T19:33:00Z">
        <w:r w:rsidRPr="00E007B7" w:rsidDel="0079398B">
          <w:rPr>
            <w:b/>
            <w:bCs/>
          </w:rPr>
          <w:delText>Microservices Architecture:</w:delText>
        </w:r>
        <w:r w:rsidRPr="00E007B7" w:rsidDel="0079398B">
          <w:delText xml:space="preserve"> Organizations adopting microservices architectures can leverage A2C and Fargate to deploy individual services efficiently.</w:delText>
        </w:r>
      </w:del>
    </w:p>
    <w:p w14:paraId="49C8A9BD" w14:textId="4E708487" w:rsidR="00E007B7" w:rsidRPr="00E007B7" w:rsidDel="0079398B" w:rsidRDefault="00E007B7" w:rsidP="00E007B7">
      <w:pPr>
        <w:pStyle w:val="NormalBPBHEB"/>
        <w:numPr>
          <w:ilvl w:val="0"/>
          <w:numId w:val="146"/>
        </w:numPr>
        <w:rPr>
          <w:del w:id="1119" w:author="Paulo H. Leocadio" w:date="2024-07-22T15:33:00Z" w16du:dateUtc="2024-07-22T19:33:00Z"/>
        </w:rPr>
      </w:pPr>
      <w:del w:id="1120" w:author="Paulo H. Leocadio" w:date="2024-07-22T15:33:00Z" w16du:dateUtc="2024-07-22T19:33:00Z">
        <w:r w:rsidRPr="00E007B7" w:rsidDel="0079398B">
          <w:rPr>
            <w:b/>
            <w:bCs/>
          </w:rPr>
          <w:delText>Application Modernization:</w:delText>
        </w:r>
        <w:r w:rsidRPr="00E007B7" w:rsidDel="0079398B">
          <w:delText xml:space="preserve"> Modernizing applications with A2C and deploying them on Fargate enhances agility, scalability, and cost-effectiveness [83].</w:delText>
        </w:r>
      </w:del>
    </w:p>
    <w:p w14:paraId="6FC188E5" w14:textId="01168D60" w:rsidR="000760BB" w:rsidRPr="000760BB" w:rsidDel="0079398B" w:rsidRDefault="000760BB" w:rsidP="00CC21C4">
      <w:pPr>
        <w:pStyle w:val="Heading1BPBHEB"/>
        <w:rPr>
          <w:del w:id="1121" w:author="Paulo H. Leocadio" w:date="2024-07-22T15:33:00Z" w16du:dateUtc="2024-07-22T19:33:00Z"/>
        </w:rPr>
      </w:pPr>
      <w:del w:id="1122" w:author="Paulo H. Leocadio" w:date="2024-07-22T15:33:00Z" w16du:dateUtc="2024-07-22T19:33:00Z">
        <w:r w:rsidRPr="000760BB" w:rsidDel="0079398B">
          <w:delText>Red Hat OpenShift Service on AWS</w:delText>
        </w:r>
      </w:del>
    </w:p>
    <w:p w14:paraId="1D9AC342" w14:textId="772B0A0B" w:rsidR="007B6BAB" w:rsidRPr="000760BB" w:rsidDel="0079398B" w:rsidRDefault="000760BB" w:rsidP="00555FFB">
      <w:pPr>
        <w:pStyle w:val="NormalBPBHEB"/>
        <w:rPr>
          <w:del w:id="1123" w:author="Paulo H. Leocadio" w:date="2024-07-22T15:33:00Z" w16du:dateUtc="2024-07-22T19:33:00Z"/>
        </w:rPr>
      </w:pPr>
      <w:del w:id="1124" w:author="Paulo H. Leocadio" w:date="2024-07-22T15:33:00Z" w16du:dateUtc="2024-07-22T19:33:00Z">
        <w:r w:rsidRPr="000760BB" w:rsidDel="0079398B">
          <w:delText>Red Hat OpenShift Service on AWS combines the powerful container orchestration capabilities of OpenShift with the flexibility and scalability of AWS. This section delves into the features, benefits, and integration aspects of Red Hat OpenShift Service on AWS.</w:delText>
        </w:r>
      </w:del>
    </w:p>
    <w:p w14:paraId="4BB9E9A2" w14:textId="69F275CA" w:rsidR="000760BB" w:rsidRPr="00CD3D3F" w:rsidDel="0079398B" w:rsidRDefault="000760BB" w:rsidP="00CD3D3F">
      <w:pPr>
        <w:keepNext/>
        <w:keepLines/>
        <w:spacing w:before="40" w:after="0"/>
        <w:outlineLvl w:val="1"/>
        <w:rPr>
          <w:del w:id="1125" w:author="Paulo H. Leocadio" w:date="2024-07-22T15:33:00Z" w16du:dateUtc="2024-07-22T19:33:00Z"/>
          <w:rFonts w:eastAsiaTheme="majorEastAsia" w:cstheme="majorBidi"/>
          <w:sz w:val="36"/>
          <w:szCs w:val="26"/>
        </w:rPr>
      </w:pPr>
      <w:del w:id="1126" w:author="Paulo H. Leocadio" w:date="2024-07-22T15:33:00Z" w16du:dateUtc="2024-07-22T19:33:00Z">
        <w:r w:rsidRPr="00CD3D3F" w:rsidDel="0079398B">
          <w:rPr>
            <w:rFonts w:eastAsiaTheme="majorEastAsia" w:cstheme="majorBidi"/>
            <w:sz w:val="36"/>
            <w:szCs w:val="26"/>
          </w:rPr>
          <w:delText xml:space="preserve">Overview </w:delText>
        </w:r>
      </w:del>
    </w:p>
    <w:p w14:paraId="5C2DB3FC" w14:textId="60E0D9C6" w:rsidR="007B6BAB" w:rsidRPr="000760BB" w:rsidDel="0079398B" w:rsidRDefault="000760BB" w:rsidP="00555FFB">
      <w:pPr>
        <w:pStyle w:val="NormalBPBHEB"/>
        <w:rPr>
          <w:del w:id="1127" w:author="Paulo H. Leocadio" w:date="2024-07-22T15:33:00Z" w16du:dateUtc="2024-07-22T19:33:00Z"/>
        </w:rPr>
      </w:pPr>
      <w:del w:id="1128" w:author="Paulo H. Leocadio" w:date="2024-07-22T15:33:00Z" w16du:dateUtc="2024-07-22T19:33:00Z">
        <w:r w:rsidRPr="000760BB" w:rsidDel="0079398B">
          <w:delText>Red Hat OpenShift is a Kubernetes-based container platform designed to streamline the development, deployment, and scaling of containerized applications. When hosted on AWS, it takes advantage of AWS infrastructure services, providing a comprehensive solution for containerized application management.</w:delText>
        </w:r>
      </w:del>
    </w:p>
    <w:p w14:paraId="0940F361" w14:textId="02AC4F45" w:rsidR="000760BB" w:rsidRPr="00CD3D3F" w:rsidDel="0079398B" w:rsidRDefault="000760BB" w:rsidP="00CD3D3F">
      <w:pPr>
        <w:keepNext/>
        <w:keepLines/>
        <w:spacing w:before="40" w:after="0"/>
        <w:outlineLvl w:val="1"/>
        <w:rPr>
          <w:del w:id="1129" w:author="Paulo H. Leocadio" w:date="2024-07-22T15:33:00Z" w16du:dateUtc="2024-07-22T19:33:00Z"/>
          <w:rFonts w:eastAsiaTheme="majorEastAsia" w:cstheme="majorBidi"/>
          <w:sz w:val="36"/>
          <w:szCs w:val="26"/>
        </w:rPr>
      </w:pPr>
      <w:del w:id="1130" w:author="Paulo H. Leocadio" w:date="2024-07-22T15:33:00Z" w16du:dateUtc="2024-07-22T19:33:00Z">
        <w:r w:rsidRPr="00CD3D3F" w:rsidDel="0079398B">
          <w:rPr>
            <w:rFonts w:eastAsiaTheme="majorEastAsia" w:cstheme="majorBidi"/>
            <w:sz w:val="36"/>
            <w:szCs w:val="26"/>
          </w:rPr>
          <w:delText xml:space="preserve">Key </w:delText>
        </w:r>
        <w:r w:rsidR="007B6BAB" w:rsidRPr="00CD3D3F" w:rsidDel="0079398B">
          <w:rPr>
            <w:rFonts w:eastAsiaTheme="majorEastAsia" w:cstheme="majorBidi"/>
            <w:sz w:val="36"/>
            <w:szCs w:val="26"/>
          </w:rPr>
          <w:delText>features</w:delText>
        </w:r>
      </w:del>
    </w:p>
    <w:p w14:paraId="25D6454D" w14:textId="1EC18D5D" w:rsidR="007B6BAB" w:rsidRPr="000760BB" w:rsidDel="0079398B" w:rsidRDefault="007B6BAB" w:rsidP="00555FFB">
      <w:pPr>
        <w:pStyle w:val="NormalBPBHEB"/>
        <w:rPr>
          <w:del w:id="1131" w:author="Paulo H. Leocadio" w:date="2024-07-22T15:33:00Z" w16du:dateUtc="2024-07-22T19:33:00Z"/>
        </w:rPr>
      </w:pPr>
      <w:del w:id="1132" w:author="Paulo H. Leocadio" w:date="2024-07-22T15:33:00Z" w16du:dateUtc="2024-07-22T19:33:00Z">
        <w:r w:rsidDel="0079398B">
          <w:delText>The following are the key features:</w:delText>
        </w:r>
      </w:del>
    </w:p>
    <w:p w14:paraId="1BC58597" w14:textId="327FCFF5" w:rsidR="000760BB" w:rsidRPr="000760BB" w:rsidDel="0079398B" w:rsidRDefault="000760BB" w:rsidP="008A12F7">
      <w:pPr>
        <w:pStyle w:val="NormalBPBHEB"/>
        <w:numPr>
          <w:ilvl w:val="0"/>
          <w:numId w:val="109"/>
        </w:numPr>
        <w:rPr>
          <w:del w:id="1133" w:author="Paulo H. Leocadio" w:date="2024-07-22T15:33:00Z" w16du:dateUtc="2024-07-22T19:33:00Z"/>
        </w:rPr>
      </w:pPr>
      <w:del w:id="1134" w:author="Paulo H. Leocadio" w:date="2024-07-22T15:33:00Z" w16du:dateUtc="2024-07-22T19:33:00Z">
        <w:r w:rsidRPr="000760BB" w:rsidDel="0079398B">
          <w:rPr>
            <w:b/>
            <w:bCs/>
          </w:rPr>
          <w:delText xml:space="preserve">Fully </w:delText>
        </w:r>
        <w:r w:rsidR="00272C9C" w:rsidRPr="000760BB" w:rsidDel="0079398B">
          <w:rPr>
            <w:b/>
            <w:bCs/>
          </w:rPr>
          <w:delText xml:space="preserve">managed </w:delText>
        </w:r>
        <w:r w:rsidR="00CC21C4" w:rsidDel="0079398B">
          <w:rPr>
            <w:b/>
            <w:bCs/>
          </w:rPr>
          <w:delText>K</w:delText>
        </w:r>
        <w:r w:rsidR="00272C9C" w:rsidRPr="000760BB" w:rsidDel="0079398B">
          <w:rPr>
            <w:b/>
            <w:bCs/>
          </w:rPr>
          <w:delText>ubern</w:delText>
        </w:r>
        <w:r w:rsidRPr="000760BB" w:rsidDel="0079398B">
          <w:rPr>
            <w:b/>
            <w:bCs/>
          </w:rPr>
          <w:delText>etes:</w:delText>
        </w:r>
        <w:r w:rsidRPr="000760BB" w:rsidDel="0079398B">
          <w:delText xml:space="preserve"> Red Hat OpenShift Service on AWS offers a fully managed Kubernetes service, eliminating the operational overhead of managing the Kubernetes control plane</w:delText>
        </w:r>
        <w:bookmarkStart w:id="1135" w:name="_Ref151459439"/>
      </w:del>
      <w:customXmlDelRangeStart w:id="1136" w:author="Paulo H. Leocadio" w:date="2024-07-22T15:33:00Z"/>
      <w:sdt>
        <w:sdtPr>
          <w:id w:val="-1252426900"/>
          <w:citation/>
        </w:sdtPr>
        <w:sdtEndPr/>
        <w:sdtContent>
          <w:customXmlDelRangeEnd w:id="1136"/>
          <w:del w:id="1137" w:author="Paulo H. Leocadio" w:date="2024-07-22T15:33:00Z" w16du:dateUtc="2024-07-22T19:33:00Z">
            <w:r w:rsidR="003B1AB3" w:rsidDel="0079398B">
              <w:fldChar w:fldCharType="begin"/>
            </w:r>
            <w:r w:rsidR="003B1AB3" w:rsidDel="0079398B">
              <w:delInstrText xml:space="preserve"> CITATION hat2023a \l 1033 </w:delInstrText>
            </w:r>
            <w:r w:rsidR="003B1AB3" w:rsidDel="0079398B">
              <w:fldChar w:fldCharType="separate"/>
            </w:r>
            <w:r w:rsidR="00D34F43" w:rsidDel="0079398B">
              <w:rPr>
                <w:noProof/>
              </w:rPr>
              <w:delText xml:space="preserve"> </w:delText>
            </w:r>
            <w:r w:rsidR="00D34F43" w:rsidRPr="00D34F43" w:rsidDel="0079398B">
              <w:rPr>
                <w:noProof/>
              </w:rPr>
              <w:delText>[86]</w:delText>
            </w:r>
            <w:r w:rsidR="003B1AB3" w:rsidDel="0079398B">
              <w:fldChar w:fldCharType="end"/>
            </w:r>
          </w:del>
          <w:customXmlDelRangeStart w:id="1138" w:author="Paulo H. Leocadio" w:date="2024-07-22T15:33:00Z"/>
        </w:sdtContent>
      </w:sdt>
      <w:customXmlDelRangeEnd w:id="1138"/>
      <w:bookmarkEnd w:id="1135"/>
      <w:del w:id="1139" w:author="Paulo H. Leocadio" w:date="2024-07-22T15:33:00Z" w16du:dateUtc="2024-07-22T19:33:00Z">
        <w:r w:rsidRPr="000760BB" w:rsidDel="0079398B">
          <w:delText>.</w:delText>
        </w:r>
      </w:del>
    </w:p>
    <w:p w14:paraId="03A2B1EC" w14:textId="0EF40096" w:rsidR="000760BB" w:rsidRPr="000760BB" w:rsidDel="0079398B" w:rsidRDefault="000760BB" w:rsidP="008A12F7">
      <w:pPr>
        <w:pStyle w:val="NormalBPBHEB"/>
        <w:numPr>
          <w:ilvl w:val="0"/>
          <w:numId w:val="109"/>
        </w:numPr>
        <w:rPr>
          <w:del w:id="1140" w:author="Paulo H. Leocadio" w:date="2024-07-22T15:33:00Z" w16du:dateUtc="2024-07-22T19:33:00Z"/>
        </w:rPr>
      </w:pPr>
      <w:del w:id="1141" w:author="Paulo H. Leocadio" w:date="2024-07-22T15:33:00Z" w16du:dateUtc="2024-07-22T19:33:00Z">
        <w:r w:rsidRPr="000760BB" w:rsidDel="0079398B">
          <w:rPr>
            <w:b/>
            <w:bCs/>
          </w:rPr>
          <w:delText xml:space="preserve">Integrated </w:delText>
        </w:r>
        <w:r w:rsidR="00272C9C" w:rsidRPr="000760BB" w:rsidDel="0079398B">
          <w:rPr>
            <w:b/>
            <w:bCs/>
          </w:rPr>
          <w:delText>developer t</w:delText>
        </w:r>
        <w:r w:rsidRPr="000760BB" w:rsidDel="0079398B">
          <w:rPr>
            <w:b/>
            <w:bCs/>
          </w:rPr>
          <w:delText>ools:</w:delText>
        </w:r>
        <w:r w:rsidRPr="000760BB" w:rsidDel="0079398B">
          <w:delText xml:space="preserve"> The platform integrates with popular developer tools, facilitating CI/CD workflows.</w:delText>
        </w:r>
      </w:del>
    </w:p>
    <w:p w14:paraId="709DE62A" w14:textId="3062411B" w:rsidR="00272C9C" w:rsidRPr="00611C64" w:rsidDel="0079398B" w:rsidRDefault="000760BB" w:rsidP="00611C64">
      <w:pPr>
        <w:pStyle w:val="NormalBPBHEB"/>
        <w:numPr>
          <w:ilvl w:val="0"/>
          <w:numId w:val="109"/>
        </w:numPr>
        <w:rPr>
          <w:del w:id="1142" w:author="Paulo H. Leocadio" w:date="2024-07-22T15:33:00Z" w16du:dateUtc="2024-07-22T19:33:00Z"/>
          <w:b/>
          <w:bCs/>
        </w:rPr>
      </w:pPr>
      <w:del w:id="1143" w:author="Paulo H. Leocadio" w:date="2024-07-22T15:33:00Z" w16du:dateUtc="2024-07-22T19:33:00Z">
        <w:r w:rsidRPr="00096522" w:rsidDel="0079398B">
          <w:rPr>
            <w:b/>
            <w:bCs/>
          </w:rPr>
          <w:delText xml:space="preserve">Seamless </w:delText>
        </w:r>
        <w:r w:rsidR="00272C9C" w:rsidRPr="00096522" w:rsidDel="0079398B">
          <w:rPr>
            <w:b/>
            <w:bCs/>
          </w:rPr>
          <w:delText>scaling</w:delText>
        </w:r>
        <w:r w:rsidRPr="00096522" w:rsidDel="0079398B">
          <w:rPr>
            <w:b/>
            <w:bCs/>
          </w:rPr>
          <w:delText>:</w:delText>
        </w:r>
        <w:r w:rsidRPr="00611C64" w:rsidDel="0079398B">
          <w:rPr>
            <w:b/>
            <w:bCs/>
          </w:rPr>
          <w:delText xml:space="preserve"> </w:delText>
        </w:r>
        <w:r w:rsidRPr="003D6C51" w:rsidDel="0079398B">
          <w:delText>Leveraging AWS infrastructure, OpenShift Service allows seamless scaling of applications to meet changing demands.</w:delText>
        </w:r>
      </w:del>
    </w:p>
    <w:p w14:paraId="26389B3F" w14:textId="24320688" w:rsidR="000760BB" w:rsidRPr="00CD3D3F" w:rsidDel="0079398B" w:rsidRDefault="000760BB" w:rsidP="00CD3D3F">
      <w:pPr>
        <w:keepNext/>
        <w:keepLines/>
        <w:spacing w:before="40" w:after="0"/>
        <w:outlineLvl w:val="1"/>
        <w:rPr>
          <w:del w:id="1144" w:author="Paulo H. Leocadio" w:date="2024-07-22T15:33:00Z" w16du:dateUtc="2024-07-22T19:33:00Z"/>
          <w:rFonts w:eastAsiaTheme="majorEastAsia" w:cstheme="majorBidi"/>
          <w:sz w:val="36"/>
          <w:szCs w:val="26"/>
        </w:rPr>
      </w:pPr>
      <w:del w:id="1145" w:author="Paulo H. Leocadio" w:date="2024-07-22T15:33:00Z" w16du:dateUtc="2024-07-22T19:33:00Z">
        <w:r w:rsidRPr="00CD3D3F" w:rsidDel="0079398B">
          <w:rPr>
            <w:rFonts w:eastAsiaTheme="majorEastAsia" w:cstheme="majorBidi"/>
            <w:sz w:val="36"/>
            <w:szCs w:val="26"/>
          </w:rPr>
          <w:delText xml:space="preserve">Integration </w:delText>
        </w:r>
        <w:commentRangeStart w:id="1146"/>
        <w:commentRangeStart w:id="1147"/>
        <w:r w:rsidR="00272C9C" w:rsidRPr="00CD3D3F" w:rsidDel="0079398B">
          <w:rPr>
            <w:rFonts w:eastAsiaTheme="majorEastAsia" w:cstheme="majorBidi"/>
            <w:sz w:val="36"/>
            <w:szCs w:val="26"/>
          </w:rPr>
          <w:delText>steps</w:delText>
        </w:r>
        <w:commentRangeEnd w:id="1146"/>
        <w:r w:rsidR="00272C9C" w:rsidRPr="00CD3D3F" w:rsidDel="0079398B">
          <w:rPr>
            <w:rFonts w:eastAsiaTheme="majorEastAsia" w:cstheme="majorBidi"/>
            <w:sz w:val="36"/>
            <w:szCs w:val="26"/>
          </w:rPr>
          <w:commentReference w:id="1146"/>
        </w:r>
        <w:commentRangeEnd w:id="1147"/>
        <w:r w:rsidR="0022761D" w:rsidRPr="00CD3D3F" w:rsidDel="0079398B">
          <w:rPr>
            <w:rFonts w:eastAsiaTheme="majorEastAsia" w:cstheme="majorBidi"/>
            <w:sz w:val="36"/>
            <w:szCs w:val="26"/>
          </w:rPr>
          <w:commentReference w:id="1147"/>
        </w:r>
      </w:del>
    </w:p>
    <w:p w14:paraId="28B59643" w14:textId="5CC40D2C" w:rsidR="00373826" w:rsidRPr="005A4C96" w:rsidDel="0079398B" w:rsidRDefault="00373826" w:rsidP="005A4C96">
      <w:pPr>
        <w:pStyle w:val="NormalBPBHEB"/>
        <w:ind w:left="360"/>
        <w:rPr>
          <w:del w:id="1148" w:author="Paulo H. Leocadio" w:date="2024-07-22T15:33:00Z" w16du:dateUtc="2024-07-22T19:33:00Z"/>
        </w:rPr>
      </w:pPr>
      <w:del w:id="1149" w:author="Paulo H. Leocadio" w:date="2024-07-22T15:33:00Z" w16du:dateUtc="2024-07-22T19:33:00Z">
        <w:r w:rsidRPr="00373826" w:rsidDel="0079398B">
          <w:delText>Integrating Red Hat OpenShift Service on AWS involves several key steps to ensure a smooth deployment and efficient management of containerized applications.</w:delText>
        </w:r>
      </w:del>
    </w:p>
    <w:p w14:paraId="64A88053" w14:textId="2108D3D8" w:rsidR="000760BB" w:rsidRPr="000760BB" w:rsidDel="0079398B" w:rsidRDefault="000760BB" w:rsidP="008A12F7">
      <w:pPr>
        <w:pStyle w:val="NormalBPBHEB"/>
        <w:numPr>
          <w:ilvl w:val="0"/>
          <w:numId w:val="5"/>
        </w:numPr>
        <w:rPr>
          <w:del w:id="1150" w:author="Paulo H. Leocadio" w:date="2024-07-22T15:33:00Z" w16du:dateUtc="2024-07-22T19:33:00Z"/>
        </w:rPr>
      </w:pPr>
      <w:del w:id="1151" w:author="Paulo H. Leocadio" w:date="2024-07-22T15:33:00Z" w16du:dateUtc="2024-07-22T19:33:00Z">
        <w:r w:rsidRPr="000760BB" w:rsidDel="0079398B">
          <w:rPr>
            <w:b/>
            <w:bCs/>
          </w:rPr>
          <w:delText>Deployment on AWS:</w:delText>
        </w:r>
        <w:r w:rsidRPr="000760BB" w:rsidDel="0079398B">
          <w:delText xml:space="preserve"> </w:delText>
        </w:r>
        <w:r w:rsidR="00777771" w:rsidRPr="00777771" w:rsidDel="0079398B">
          <w:delText>The first step involves deploying Red Hat OpenShift Service on AWS infrastructure, leveraging AWS services for optimal performance and reliability.</w:delText>
        </w:r>
      </w:del>
    </w:p>
    <w:p w14:paraId="2F4FD216" w14:textId="0DA636F3" w:rsidR="000760BB" w:rsidRPr="000760BB" w:rsidDel="0079398B" w:rsidRDefault="000760BB" w:rsidP="008A12F7">
      <w:pPr>
        <w:pStyle w:val="NormalBPBHEB"/>
        <w:numPr>
          <w:ilvl w:val="0"/>
          <w:numId w:val="110"/>
        </w:numPr>
        <w:rPr>
          <w:del w:id="1152" w:author="Paulo H. Leocadio" w:date="2024-07-22T15:33:00Z" w16du:dateUtc="2024-07-22T19:33:00Z"/>
        </w:rPr>
      </w:pPr>
      <w:del w:id="1153" w:author="Paulo H. Leocadio" w:date="2024-07-22T15:33:00Z" w16du:dateUtc="2024-07-22T19:33:00Z">
        <w:r w:rsidRPr="000760BB" w:rsidDel="0079398B">
          <w:delText xml:space="preserve">AWS Infrastructure </w:delText>
        </w:r>
        <w:r w:rsidR="00272C9C" w:rsidRPr="000760BB" w:rsidDel="0079398B">
          <w:delText>components</w:delText>
        </w:r>
        <w:r w:rsidRPr="000760BB" w:rsidDel="0079398B">
          <w:delText>:</w:delText>
        </w:r>
      </w:del>
    </w:p>
    <w:p w14:paraId="243B58FB" w14:textId="249C0F34" w:rsidR="000760BB" w:rsidRPr="000760BB" w:rsidDel="0079398B" w:rsidRDefault="000760BB" w:rsidP="008A12F7">
      <w:pPr>
        <w:pStyle w:val="NormalBPBHEB"/>
        <w:numPr>
          <w:ilvl w:val="0"/>
          <w:numId w:val="111"/>
        </w:numPr>
        <w:rPr>
          <w:del w:id="1154" w:author="Paulo H. Leocadio" w:date="2024-07-22T15:33:00Z" w16du:dateUtc="2024-07-22T19:33:00Z"/>
        </w:rPr>
      </w:pPr>
      <w:del w:id="1155" w:author="Paulo H. Leocadio" w:date="2024-07-22T15:33:00Z" w16du:dateUtc="2024-07-22T19:33:00Z">
        <w:r w:rsidRPr="00272C9C" w:rsidDel="0079398B">
          <w:delText>EC2 Instances: Provide the compute capacity for running OpenShift</w:delText>
        </w:r>
        <w:r w:rsidRPr="000760BB" w:rsidDel="0079398B">
          <w:delText xml:space="preserve"> nodes.</w:delText>
        </w:r>
      </w:del>
    </w:p>
    <w:p w14:paraId="61167375" w14:textId="0421E25C" w:rsidR="000760BB" w:rsidRPr="000760BB" w:rsidDel="0079398B" w:rsidRDefault="000760BB" w:rsidP="008A12F7">
      <w:pPr>
        <w:pStyle w:val="NormalBPBHEB"/>
        <w:numPr>
          <w:ilvl w:val="0"/>
          <w:numId w:val="111"/>
        </w:numPr>
        <w:rPr>
          <w:del w:id="1156" w:author="Paulo H. Leocadio" w:date="2024-07-22T15:33:00Z" w16du:dateUtc="2024-07-22T19:33:00Z"/>
        </w:rPr>
      </w:pPr>
      <w:del w:id="1157" w:author="Paulo H. Leocadio" w:date="2024-07-22T15:33:00Z" w16du:dateUtc="2024-07-22T19:33:00Z">
        <w:r w:rsidRPr="000760BB" w:rsidDel="0079398B">
          <w:delText>S3 Buckets: Store container images, artifacts, and configuration files</w:delText>
        </w:r>
      </w:del>
      <w:customXmlDelRangeStart w:id="1158" w:author="Paulo H. Leocadio" w:date="2024-07-22T15:33:00Z"/>
      <w:sdt>
        <w:sdtPr>
          <w:id w:val="-1986078127"/>
          <w:citation/>
        </w:sdtPr>
        <w:sdtEndPr/>
        <w:sdtContent>
          <w:customXmlDelRangeEnd w:id="1158"/>
          <w:del w:id="1159" w:author="Paulo H. Leocadio" w:date="2024-07-22T15:33:00Z" w16du:dateUtc="2024-07-22T19:33:00Z">
            <w:r w:rsidR="00E3003F" w:rsidDel="0079398B">
              <w:fldChar w:fldCharType="begin"/>
            </w:r>
            <w:r w:rsidR="00E3003F" w:rsidDel="0079398B">
              <w:delInstrText xml:space="preserve"> CITATION unknown2023m \l 1033 </w:delInstrText>
            </w:r>
            <w:r w:rsidR="00E3003F" w:rsidDel="0079398B">
              <w:fldChar w:fldCharType="separate"/>
            </w:r>
            <w:r w:rsidR="00D34F43" w:rsidDel="0079398B">
              <w:rPr>
                <w:noProof/>
              </w:rPr>
              <w:delText xml:space="preserve"> </w:delText>
            </w:r>
            <w:r w:rsidR="00D34F43" w:rsidRPr="00D34F43" w:rsidDel="0079398B">
              <w:rPr>
                <w:noProof/>
              </w:rPr>
              <w:delText>[77]</w:delText>
            </w:r>
            <w:r w:rsidR="00E3003F" w:rsidDel="0079398B">
              <w:fldChar w:fldCharType="end"/>
            </w:r>
          </w:del>
          <w:customXmlDelRangeStart w:id="1160" w:author="Paulo H. Leocadio" w:date="2024-07-22T15:33:00Z"/>
        </w:sdtContent>
      </w:sdt>
      <w:customXmlDelRangeEnd w:id="1160"/>
      <w:customXmlDelRangeStart w:id="1161" w:author="Paulo H. Leocadio" w:date="2024-07-22T15:33:00Z"/>
      <w:sdt>
        <w:sdtPr>
          <w:id w:val="349455952"/>
          <w:citation/>
        </w:sdtPr>
        <w:sdtEndPr/>
        <w:sdtContent>
          <w:customXmlDelRangeEnd w:id="1161"/>
          <w:del w:id="1162" w:author="Paulo H. Leocadio" w:date="2024-07-22T15:33:00Z" w16du:dateUtc="2024-07-22T19:33:00Z">
            <w:r w:rsidR="00E3003F" w:rsidDel="0079398B">
              <w:fldChar w:fldCharType="begin"/>
            </w:r>
            <w:r w:rsidR="00E3003F" w:rsidDel="0079398B">
              <w:delInstrText xml:space="preserve"> CITATION hat2023a \l 1033 </w:delInstrText>
            </w:r>
            <w:r w:rsidR="00E3003F" w:rsidDel="0079398B">
              <w:fldChar w:fldCharType="separate"/>
            </w:r>
            <w:r w:rsidR="00D34F43" w:rsidDel="0079398B">
              <w:rPr>
                <w:noProof/>
              </w:rPr>
              <w:delText xml:space="preserve"> </w:delText>
            </w:r>
            <w:r w:rsidR="00D34F43" w:rsidRPr="00D34F43" w:rsidDel="0079398B">
              <w:rPr>
                <w:noProof/>
              </w:rPr>
              <w:delText>[86]</w:delText>
            </w:r>
            <w:r w:rsidR="00E3003F" w:rsidDel="0079398B">
              <w:fldChar w:fldCharType="end"/>
            </w:r>
          </w:del>
          <w:customXmlDelRangeStart w:id="1163" w:author="Paulo H. Leocadio" w:date="2024-07-22T15:33:00Z"/>
        </w:sdtContent>
      </w:sdt>
      <w:customXmlDelRangeEnd w:id="1163"/>
      <w:del w:id="1164" w:author="Paulo H. Leocadio" w:date="2024-07-22T15:33:00Z" w16du:dateUtc="2024-07-22T19:33:00Z">
        <w:r w:rsidR="004D22A9" w:rsidDel="0079398B">
          <w:delText>.</w:delText>
        </w:r>
      </w:del>
    </w:p>
    <w:p w14:paraId="355844EB" w14:textId="2AA28567" w:rsidR="000760BB" w:rsidRPr="000760BB" w:rsidDel="0079398B" w:rsidRDefault="000760BB" w:rsidP="008A12F7">
      <w:pPr>
        <w:numPr>
          <w:ilvl w:val="0"/>
          <w:numId w:val="5"/>
        </w:numPr>
        <w:pBdr>
          <w:top w:val="nil"/>
          <w:left w:val="nil"/>
          <w:bottom w:val="nil"/>
          <w:right w:val="nil"/>
          <w:between w:val="nil"/>
        </w:pBdr>
        <w:shd w:val="clear" w:color="auto" w:fill="FFFFFF"/>
        <w:spacing w:after="100" w:line="276" w:lineRule="auto"/>
        <w:jc w:val="both"/>
        <w:rPr>
          <w:del w:id="1165" w:author="Paulo H. Leocadio" w:date="2024-07-22T15:33:00Z" w16du:dateUtc="2024-07-22T19:33:00Z"/>
        </w:rPr>
      </w:pPr>
      <w:del w:id="1166" w:author="Paulo H. Leocadio" w:date="2024-07-22T15:33:00Z" w16du:dateUtc="2024-07-22T19:33:00Z">
        <w:r w:rsidRPr="000760BB" w:rsidDel="0079398B">
          <w:rPr>
            <w:b/>
            <w:bCs/>
          </w:rPr>
          <w:delText xml:space="preserve">Container </w:delText>
        </w:r>
        <w:r w:rsidR="00272C9C" w:rsidRPr="000760BB" w:rsidDel="0079398B">
          <w:rPr>
            <w:b/>
            <w:bCs/>
          </w:rPr>
          <w:delText>orchestration</w:delText>
        </w:r>
        <w:r w:rsidRPr="000760BB" w:rsidDel="0079398B">
          <w:rPr>
            <w:b/>
            <w:bCs/>
          </w:rPr>
          <w:delText>:</w:delText>
        </w:r>
        <w:r w:rsidRPr="000760BB" w:rsidDel="0079398B">
          <w:delText xml:space="preserve"> </w:delText>
        </w:r>
        <w:r w:rsidR="008E2166" w:rsidRPr="008E2166" w:rsidDel="0079398B">
          <w:delText>Once deployed, OpenShift Service on AWS uses Kubernetes for orchestrating containers, ensuring robust and scalable application management.</w:delText>
        </w:r>
      </w:del>
    </w:p>
    <w:p w14:paraId="1658B70D" w14:textId="1DA624C1" w:rsidR="000760BB" w:rsidRPr="00777771" w:rsidDel="0079398B" w:rsidRDefault="000760BB" w:rsidP="00777771">
      <w:pPr>
        <w:pStyle w:val="NormalBPBHEB"/>
        <w:numPr>
          <w:ilvl w:val="0"/>
          <w:numId w:val="110"/>
        </w:numPr>
        <w:rPr>
          <w:del w:id="1167" w:author="Paulo H. Leocadio" w:date="2024-07-22T15:33:00Z" w16du:dateUtc="2024-07-22T19:33:00Z"/>
        </w:rPr>
      </w:pPr>
      <w:del w:id="1168" w:author="Paulo H. Leocadio" w:date="2024-07-22T15:33:00Z" w16du:dateUtc="2024-07-22T19:33:00Z">
        <w:r w:rsidRPr="00777771" w:rsidDel="0079398B">
          <w:delText xml:space="preserve">Kubernetes </w:delText>
        </w:r>
        <w:r w:rsidR="00272C9C" w:rsidRPr="00777771" w:rsidDel="0079398B">
          <w:delText>features</w:delText>
        </w:r>
        <w:r w:rsidRPr="00777771" w:rsidDel="0079398B">
          <w:delText>:</w:delText>
        </w:r>
      </w:del>
    </w:p>
    <w:p w14:paraId="647332BB" w14:textId="742A2AC8" w:rsidR="000760BB" w:rsidRPr="000760BB" w:rsidDel="0079398B" w:rsidRDefault="000760BB" w:rsidP="008A12F7">
      <w:pPr>
        <w:pStyle w:val="NormalBPBHEB"/>
        <w:numPr>
          <w:ilvl w:val="0"/>
          <w:numId w:val="112"/>
        </w:numPr>
        <w:rPr>
          <w:del w:id="1169" w:author="Paulo H. Leocadio" w:date="2024-07-22T15:33:00Z" w16du:dateUtc="2024-07-22T19:33:00Z"/>
        </w:rPr>
      </w:pPr>
      <w:del w:id="1170" w:author="Paulo H. Leocadio" w:date="2024-07-22T15:33:00Z" w16du:dateUtc="2024-07-22T19:33:00Z">
        <w:r w:rsidRPr="000760BB" w:rsidDel="0079398B">
          <w:delText>Pod Scheduling: Kubernetes scheduler optimizes pod placement based on resource requirements.</w:delText>
        </w:r>
      </w:del>
    </w:p>
    <w:p w14:paraId="44260F55" w14:textId="053B6CBE" w:rsidR="000760BB" w:rsidRPr="000760BB" w:rsidDel="0079398B" w:rsidRDefault="000760BB" w:rsidP="008A12F7">
      <w:pPr>
        <w:pStyle w:val="NormalBPBHEB"/>
        <w:numPr>
          <w:ilvl w:val="0"/>
          <w:numId w:val="112"/>
        </w:numPr>
        <w:rPr>
          <w:del w:id="1171" w:author="Paulo H. Leocadio" w:date="2024-07-22T15:33:00Z" w16du:dateUtc="2024-07-22T19:33:00Z"/>
        </w:rPr>
      </w:pPr>
      <w:del w:id="1172" w:author="Paulo H. Leocadio" w:date="2024-07-22T15:33:00Z" w16du:dateUtc="2024-07-22T19:33:00Z">
        <w:r w:rsidRPr="000760BB" w:rsidDel="0079398B">
          <w:delText>Service Discovery: Automatic service discovery for communication between microservices.</w:delText>
        </w:r>
      </w:del>
    </w:p>
    <w:p w14:paraId="0327090C" w14:textId="684823CD" w:rsidR="000760BB" w:rsidRPr="00CD3D3F" w:rsidDel="0079398B" w:rsidRDefault="000760BB" w:rsidP="00CD3D3F">
      <w:pPr>
        <w:keepNext/>
        <w:keepLines/>
        <w:spacing w:before="40" w:after="0"/>
        <w:outlineLvl w:val="1"/>
        <w:rPr>
          <w:del w:id="1173" w:author="Paulo H. Leocadio" w:date="2024-07-22T15:33:00Z" w16du:dateUtc="2024-07-22T19:33:00Z"/>
          <w:rFonts w:eastAsiaTheme="majorEastAsia" w:cstheme="majorBidi"/>
          <w:sz w:val="36"/>
          <w:szCs w:val="26"/>
        </w:rPr>
      </w:pPr>
      <w:del w:id="1174" w:author="Paulo H. Leocadio" w:date="2024-07-22T15:33:00Z" w16du:dateUtc="2024-07-22T19:33:00Z">
        <w:r w:rsidRPr="00CD3D3F" w:rsidDel="0079398B">
          <w:rPr>
            <w:rFonts w:eastAsiaTheme="majorEastAsia" w:cstheme="majorBidi"/>
            <w:sz w:val="36"/>
            <w:szCs w:val="26"/>
          </w:rPr>
          <w:delText xml:space="preserve">Benefits of </w:delText>
        </w:r>
        <w:r w:rsidR="00272C9C" w:rsidRPr="00CD3D3F" w:rsidDel="0079398B">
          <w:rPr>
            <w:rFonts w:eastAsiaTheme="majorEastAsia" w:cstheme="majorBidi"/>
            <w:sz w:val="36"/>
            <w:szCs w:val="26"/>
          </w:rPr>
          <w:delText>integration</w:delText>
        </w:r>
      </w:del>
    </w:p>
    <w:p w14:paraId="765B9157" w14:textId="33A2B640" w:rsidR="00272C9C" w:rsidRPr="000760BB" w:rsidDel="0079398B" w:rsidRDefault="00272C9C" w:rsidP="00555FFB">
      <w:pPr>
        <w:pStyle w:val="NormalBPBHEB"/>
        <w:rPr>
          <w:del w:id="1175" w:author="Paulo H. Leocadio" w:date="2024-07-22T15:33:00Z" w16du:dateUtc="2024-07-22T19:33:00Z"/>
        </w:rPr>
      </w:pPr>
      <w:del w:id="1176" w:author="Paulo H. Leocadio" w:date="2024-07-22T15:33:00Z" w16du:dateUtc="2024-07-22T19:33:00Z">
        <w:r w:rsidDel="0079398B">
          <w:delText>The following are the benefits of integration:</w:delText>
        </w:r>
      </w:del>
    </w:p>
    <w:p w14:paraId="0B92CAAF" w14:textId="4498F74C" w:rsidR="000760BB" w:rsidRPr="000760BB" w:rsidDel="0079398B" w:rsidRDefault="000760BB" w:rsidP="008A12F7">
      <w:pPr>
        <w:pStyle w:val="NormalBPBHEB"/>
        <w:numPr>
          <w:ilvl w:val="0"/>
          <w:numId w:val="113"/>
        </w:numPr>
        <w:rPr>
          <w:del w:id="1177" w:author="Paulo H. Leocadio" w:date="2024-07-22T15:33:00Z" w16du:dateUtc="2024-07-22T19:33:00Z"/>
        </w:rPr>
      </w:pPr>
      <w:del w:id="1178" w:author="Paulo H. Leocadio" w:date="2024-07-22T15:33:00Z" w16du:dateUtc="2024-07-22T19:33:00Z">
        <w:r w:rsidRPr="000760BB" w:rsidDel="0079398B">
          <w:rPr>
            <w:b/>
            <w:bCs/>
          </w:rPr>
          <w:delText xml:space="preserve">Hybrid </w:delText>
        </w:r>
        <w:r w:rsidR="00272C9C" w:rsidRPr="000760BB" w:rsidDel="0079398B">
          <w:rPr>
            <w:b/>
            <w:bCs/>
          </w:rPr>
          <w:delText>cloud flexibility</w:delText>
        </w:r>
        <w:r w:rsidRPr="000760BB" w:rsidDel="0079398B">
          <w:rPr>
            <w:b/>
            <w:bCs/>
          </w:rPr>
          <w:delText>:</w:delText>
        </w:r>
        <w:r w:rsidRPr="000760BB" w:rsidDel="0079398B">
          <w:delText xml:space="preserve"> Red Hat OpenShift Service on AWS enables organizations to build and deploy applications consistently across on-premises and cloud environments</w:delText>
        </w:r>
      </w:del>
      <w:customXmlDelRangeStart w:id="1179" w:author="Paulo H. Leocadio" w:date="2024-07-22T15:33:00Z"/>
      <w:sdt>
        <w:sdtPr>
          <w:id w:val="-1220439662"/>
          <w:citation/>
        </w:sdtPr>
        <w:sdtEndPr/>
        <w:sdtContent>
          <w:customXmlDelRangeEnd w:id="1179"/>
          <w:del w:id="1180" w:author="Paulo H. Leocadio" w:date="2024-07-22T15:33:00Z" w16du:dateUtc="2024-07-22T19:33:00Z">
            <w:r w:rsidR="00DE64B3" w:rsidDel="0079398B">
              <w:fldChar w:fldCharType="begin"/>
            </w:r>
            <w:r w:rsidR="00DE64B3" w:rsidDel="0079398B">
              <w:delInstrText xml:space="preserve"> CITATION unknown2023m \l 1033 </w:delInstrText>
            </w:r>
            <w:r w:rsidR="00DE64B3" w:rsidDel="0079398B">
              <w:fldChar w:fldCharType="separate"/>
            </w:r>
            <w:r w:rsidR="00D34F43" w:rsidDel="0079398B">
              <w:rPr>
                <w:noProof/>
              </w:rPr>
              <w:delText xml:space="preserve"> </w:delText>
            </w:r>
            <w:r w:rsidR="00D34F43" w:rsidRPr="00D34F43" w:rsidDel="0079398B">
              <w:rPr>
                <w:noProof/>
              </w:rPr>
              <w:delText>[77]</w:delText>
            </w:r>
            <w:r w:rsidR="00DE64B3" w:rsidDel="0079398B">
              <w:fldChar w:fldCharType="end"/>
            </w:r>
          </w:del>
          <w:customXmlDelRangeStart w:id="1181" w:author="Paulo H. Leocadio" w:date="2024-07-22T15:33:00Z"/>
        </w:sdtContent>
      </w:sdt>
      <w:customXmlDelRangeEnd w:id="1181"/>
      <w:del w:id="1182" w:author="Paulo H. Leocadio" w:date="2024-07-22T15:33:00Z" w16du:dateUtc="2024-07-22T19:33:00Z">
        <w:r w:rsidRPr="000760BB" w:rsidDel="0079398B">
          <w:delText>.</w:delText>
        </w:r>
      </w:del>
    </w:p>
    <w:p w14:paraId="19764D55" w14:textId="30733D76" w:rsidR="000760BB" w:rsidRPr="000760BB" w:rsidDel="0079398B" w:rsidRDefault="000760BB" w:rsidP="008A12F7">
      <w:pPr>
        <w:pStyle w:val="NormalBPBHEB"/>
        <w:numPr>
          <w:ilvl w:val="0"/>
          <w:numId w:val="113"/>
        </w:numPr>
        <w:rPr>
          <w:del w:id="1183" w:author="Paulo H. Leocadio" w:date="2024-07-22T15:33:00Z" w16du:dateUtc="2024-07-22T19:33:00Z"/>
        </w:rPr>
      </w:pPr>
      <w:del w:id="1184" w:author="Paulo H. Leocadio" w:date="2024-07-22T15:33:00Z" w16du:dateUtc="2024-07-22T19:33:00Z">
        <w:r w:rsidRPr="000760BB" w:rsidDel="0079398B">
          <w:rPr>
            <w:b/>
            <w:bCs/>
          </w:rPr>
          <w:delText xml:space="preserve">Developer </w:delText>
        </w:r>
        <w:r w:rsidR="00272C9C" w:rsidRPr="000760BB" w:rsidDel="0079398B">
          <w:rPr>
            <w:b/>
            <w:bCs/>
          </w:rPr>
          <w:delText>product</w:delText>
        </w:r>
        <w:r w:rsidRPr="000760BB" w:rsidDel="0079398B">
          <w:rPr>
            <w:b/>
            <w:bCs/>
          </w:rPr>
          <w:delText>ivity:</w:delText>
        </w:r>
        <w:r w:rsidRPr="000760BB" w:rsidDel="0079398B">
          <w:delText xml:space="preserve"> Integrated developer tools enhance productivity by supporting popular IDEs, version control systems, and CI/CD pipelines.</w:delText>
        </w:r>
      </w:del>
    </w:p>
    <w:p w14:paraId="6A81715C" w14:textId="25FD276B" w:rsidR="000760BB" w:rsidRPr="000760BB" w:rsidDel="0079398B" w:rsidRDefault="000760BB" w:rsidP="008A12F7">
      <w:pPr>
        <w:pStyle w:val="NormalBPBHEB"/>
        <w:numPr>
          <w:ilvl w:val="0"/>
          <w:numId w:val="113"/>
        </w:numPr>
        <w:rPr>
          <w:del w:id="1185" w:author="Paulo H. Leocadio" w:date="2024-07-22T15:33:00Z" w16du:dateUtc="2024-07-22T19:33:00Z"/>
        </w:rPr>
      </w:pPr>
      <w:del w:id="1186" w:author="Paulo H. Leocadio" w:date="2024-07-22T15:33:00Z" w16du:dateUtc="2024-07-22T19:33:00Z">
        <w:r w:rsidRPr="000760BB" w:rsidDel="0079398B">
          <w:rPr>
            <w:b/>
            <w:bCs/>
          </w:rPr>
          <w:delText xml:space="preserve">Scalability and </w:delText>
        </w:r>
        <w:r w:rsidR="00272C9C" w:rsidRPr="000760BB" w:rsidDel="0079398B">
          <w:rPr>
            <w:b/>
            <w:bCs/>
          </w:rPr>
          <w:delText>reliability</w:delText>
        </w:r>
        <w:r w:rsidRPr="000760BB" w:rsidDel="0079398B">
          <w:rPr>
            <w:b/>
            <w:bCs/>
          </w:rPr>
          <w:delText>:</w:delText>
        </w:r>
        <w:r w:rsidRPr="000760BB" w:rsidDel="0079398B">
          <w:delText xml:space="preserve"> Leveraging AWS infrastructure ensures scalability and reliability, with the ability to scale resources based on application demands</w:delText>
        </w:r>
      </w:del>
      <w:customXmlDelRangeStart w:id="1187" w:author="Paulo H. Leocadio" w:date="2024-07-22T15:33:00Z"/>
      <w:sdt>
        <w:sdtPr>
          <w:id w:val="-802235885"/>
          <w:citation/>
        </w:sdtPr>
        <w:sdtEndPr/>
        <w:sdtContent>
          <w:customXmlDelRangeEnd w:id="1187"/>
          <w:del w:id="1188" w:author="Paulo H. Leocadio" w:date="2024-07-22T15:33:00Z" w16du:dateUtc="2024-07-22T19:33:00Z">
            <w:r w:rsidR="00820F28" w:rsidDel="0079398B">
              <w:fldChar w:fldCharType="begin"/>
            </w:r>
            <w:r w:rsidR="00820F28" w:rsidDel="0079398B">
              <w:delInstrText xml:space="preserve"> CITATION hat2023a \l 1033 </w:delInstrText>
            </w:r>
            <w:r w:rsidR="00820F28" w:rsidDel="0079398B">
              <w:fldChar w:fldCharType="separate"/>
            </w:r>
            <w:r w:rsidR="00D34F43" w:rsidDel="0079398B">
              <w:rPr>
                <w:noProof/>
              </w:rPr>
              <w:delText xml:space="preserve"> </w:delText>
            </w:r>
            <w:r w:rsidR="00D34F43" w:rsidRPr="00D34F43" w:rsidDel="0079398B">
              <w:rPr>
                <w:noProof/>
              </w:rPr>
              <w:delText>[86]</w:delText>
            </w:r>
            <w:r w:rsidR="00820F28" w:rsidDel="0079398B">
              <w:fldChar w:fldCharType="end"/>
            </w:r>
          </w:del>
          <w:customXmlDelRangeStart w:id="1189" w:author="Paulo H. Leocadio" w:date="2024-07-22T15:33:00Z"/>
        </w:sdtContent>
      </w:sdt>
      <w:customXmlDelRangeEnd w:id="1189"/>
      <w:del w:id="1190" w:author="Paulo H. Leocadio" w:date="2024-07-22T15:33:00Z" w16du:dateUtc="2024-07-22T19:33:00Z">
        <w:r w:rsidRPr="000760BB" w:rsidDel="0079398B">
          <w:delText>.</w:delText>
        </w:r>
      </w:del>
    </w:p>
    <w:p w14:paraId="02E6CFEC" w14:textId="2CA3828E" w:rsidR="000760BB" w:rsidRPr="00CD3D3F" w:rsidDel="0079398B" w:rsidRDefault="000760BB" w:rsidP="00CD3D3F">
      <w:pPr>
        <w:keepNext/>
        <w:keepLines/>
        <w:spacing w:before="40" w:after="0"/>
        <w:outlineLvl w:val="1"/>
        <w:rPr>
          <w:del w:id="1191" w:author="Paulo H. Leocadio" w:date="2024-07-22T15:33:00Z" w16du:dateUtc="2024-07-22T19:33:00Z"/>
          <w:rFonts w:eastAsiaTheme="majorEastAsia" w:cstheme="majorBidi"/>
          <w:sz w:val="36"/>
          <w:szCs w:val="26"/>
        </w:rPr>
      </w:pPr>
      <w:del w:id="1192" w:author="Paulo H. Leocadio" w:date="2024-07-22T15:33:00Z" w16du:dateUtc="2024-07-22T19:33:00Z">
        <w:r w:rsidRPr="00CD3D3F" w:rsidDel="0079398B">
          <w:rPr>
            <w:rFonts w:eastAsiaTheme="majorEastAsia" w:cstheme="majorBidi"/>
            <w:sz w:val="36"/>
            <w:szCs w:val="26"/>
          </w:rPr>
          <w:delText xml:space="preserve">Use </w:delText>
        </w:r>
        <w:r w:rsidR="00272C9C" w:rsidRPr="00CD3D3F" w:rsidDel="0079398B">
          <w:rPr>
            <w:rFonts w:eastAsiaTheme="majorEastAsia" w:cstheme="majorBidi"/>
            <w:sz w:val="36"/>
            <w:szCs w:val="26"/>
          </w:rPr>
          <w:delText>cases</w:delText>
        </w:r>
      </w:del>
    </w:p>
    <w:p w14:paraId="4566A0E3" w14:textId="47236906" w:rsidR="00272C9C" w:rsidRPr="000760BB" w:rsidDel="0079398B" w:rsidRDefault="00272C9C" w:rsidP="00555FFB">
      <w:pPr>
        <w:pStyle w:val="NormalBPBHEB"/>
        <w:rPr>
          <w:del w:id="1193" w:author="Paulo H. Leocadio" w:date="2024-07-22T15:33:00Z" w16du:dateUtc="2024-07-22T19:33:00Z"/>
        </w:rPr>
      </w:pPr>
      <w:del w:id="1194" w:author="Paulo H. Leocadio" w:date="2024-07-22T15:33:00Z" w16du:dateUtc="2024-07-22T19:33:00Z">
        <w:r w:rsidDel="0079398B">
          <w:delText>The following are the use cases:</w:delText>
        </w:r>
      </w:del>
    </w:p>
    <w:p w14:paraId="6BC34555" w14:textId="2EB8AF7F" w:rsidR="000760BB" w:rsidRPr="000760BB" w:rsidDel="0079398B" w:rsidRDefault="000760BB" w:rsidP="008A12F7">
      <w:pPr>
        <w:pStyle w:val="NormalBPBHEB"/>
        <w:numPr>
          <w:ilvl w:val="0"/>
          <w:numId w:val="114"/>
        </w:numPr>
        <w:rPr>
          <w:del w:id="1195" w:author="Paulo H. Leocadio" w:date="2024-07-22T15:33:00Z" w16du:dateUtc="2024-07-22T19:33:00Z"/>
        </w:rPr>
      </w:pPr>
      <w:del w:id="1196" w:author="Paulo H. Leocadio" w:date="2024-07-22T15:33:00Z" w16du:dateUtc="2024-07-22T19:33:00Z">
        <w:r w:rsidRPr="000760BB" w:rsidDel="0079398B">
          <w:rPr>
            <w:b/>
            <w:bCs/>
          </w:rPr>
          <w:delText xml:space="preserve">Hybrid </w:delText>
        </w:r>
        <w:r w:rsidR="00272C9C" w:rsidRPr="000760BB" w:rsidDel="0079398B">
          <w:rPr>
            <w:b/>
            <w:bCs/>
          </w:rPr>
          <w:delText>cloud deploy</w:delText>
        </w:r>
        <w:r w:rsidRPr="000760BB" w:rsidDel="0079398B">
          <w:rPr>
            <w:b/>
            <w:bCs/>
          </w:rPr>
          <w:delText>ments:</w:delText>
        </w:r>
        <w:r w:rsidRPr="000760BB" w:rsidDel="0079398B">
          <w:delText xml:space="preserve"> Organizations with hybrid cloud strategies benefit from the consistent platform offered by OpenShift Service on AWS.</w:delText>
        </w:r>
      </w:del>
    </w:p>
    <w:p w14:paraId="3D47BB5A" w14:textId="3115D5E2" w:rsidR="000760BB" w:rsidRPr="000760BB" w:rsidDel="0079398B" w:rsidRDefault="000760BB" w:rsidP="008A12F7">
      <w:pPr>
        <w:pStyle w:val="NormalBPBHEB"/>
        <w:numPr>
          <w:ilvl w:val="0"/>
          <w:numId w:val="114"/>
        </w:numPr>
        <w:rPr>
          <w:del w:id="1197" w:author="Paulo H. Leocadio" w:date="2024-07-22T15:33:00Z" w16du:dateUtc="2024-07-22T19:33:00Z"/>
        </w:rPr>
      </w:pPr>
      <w:del w:id="1198" w:author="Paulo H. Leocadio" w:date="2024-07-22T15:33:00Z" w16du:dateUtc="2024-07-22T19:33:00Z">
        <w:r w:rsidRPr="000760BB" w:rsidDel="0079398B">
          <w:rPr>
            <w:b/>
            <w:bCs/>
          </w:rPr>
          <w:delText xml:space="preserve">Containerized </w:delText>
        </w:r>
        <w:r w:rsidR="00272C9C" w:rsidRPr="000760BB" w:rsidDel="0079398B">
          <w:rPr>
            <w:b/>
            <w:bCs/>
          </w:rPr>
          <w:delText>application development</w:delText>
        </w:r>
        <w:r w:rsidRPr="000760BB" w:rsidDel="0079398B">
          <w:rPr>
            <w:b/>
            <w:bCs/>
          </w:rPr>
          <w:delText>:</w:delText>
        </w:r>
        <w:r w:rsidRPr="000760BB" w:rsidDel="0079398B">
          <w:delText xml:space="preserve"> Developers working on containerized applications find OpenShift Service on AWS conducive to streamlined workflows and efficient management.</w:delText>
        </w:r>
      </w:del>
    </w:p>
    <w:p w14:paraId="7338277E" w14:textId="7C85150F" w:rsidR="000760BB" w:rsidRPr="000760BB" w:rsidDel="0079398B" w:rsidRDefault="000760BB" w:rsidP="00555FFB">
      <w:pPr>
        <w:pStyle w:val="Heading1BPBHEB"/>
        <w:rPr>
          <w:del w:id="1199" w:author="Paulo H. Leocadio" w:date="2024-07-22T15:33:00Z" w16du:dateUtc="2024-07-22T19:33:00Z"/>
        </w:rPr>
      </w:pPr>
      <w:del w:id="1200" w:author="Paulo H. Leocadio" w:date="2024-07-22T15:33:00Z" w16du:dateUtc="2024-07-22T19:33:00Z">
        <w:r w:rsidRPr="000760BB" w:rsidDel="0079398B">
          <w:delText>Managed OpenShift in the Cloud</w:delText>
        </w:r>
      </w:del>
    </w:p>
    <w:p w14:paraId="463FB24C" w14:textId="26885DB6" w:rsidR="00272C9C" w:rsidDel="0079398B" w:rsidRDefault="000760BB" w:rsidP="00CD3D3F">
      <w:pPr>
        <w:pStyle w:val="NormalBPBHEB"/>
        <w:rPr>
          <w:del w:id="1201" w:author="Paulo H. Leocadio" w:date="2024-07-22T15:33:00Z" w16du:dateUtc="2024-07-22T19:33:00Z"/>
          <w:rFonts w:eastAsiaTheme="majorEastAsia" w:cstheme="majorBidi"/>
          <w:sz w:val="36"/>
          <w:szCs w:val="26"/>
        </w:rPr>
      </w:pPr>
      <w:del w:id="1202" w:author="Paulo H. Leocadio" w:date="2024-07-22T15:33:00Z" w16du:dateUtc="2024-07-22T19:33:00Z">
        <w:r w:rsidRPr="000760BB" w:rsidDel="0079398B">
          <w:delText>Managed OpenShift in the cloud offers organizations a fully managed Kubernetes container platform, providing a scalable and flexible solution for deploying and managing containerized applications. This section explores the features, benefits, and integration aspects of Managed OpenShift in the cloud, specifically focusing on AWS as the cloud provider.</w:delText>
        </w:r>
      </w:del>
    </w:p>
    <w:p w14:paraId="6C54E365" w14:textId="3D7D97A9" w:rsidR="000760BB" w:rsidRPr="00CD3D3F" w:rsidDel="0079398B" w:rsidRDefault="000760BB" w:rsidP="00CD3D3F">
      <w:pPr>
        <w:keepNext/>
        <w:keepLines/>
        <w:spacing w:before="40" w:after="0"/>
        <w:outlineLvl w:val="1"/>
        <w:rPr>
          <w:del w:id="1203" w:author="Paulo H. Leocadio" w:date="2024-07-22T15:33:00Z" w16du:dateUtc="2024-07-22T19:33:00Z"/>
          <w:rFonts w:eastAsiaTheme="majorEastAsia" w:cstheme="majorBidi"/>
          <w:sz w:val="36"/>
          <w:szCs w:val="26"/>
        </w:rPr>
      </w:pPr>
      <w:del w:id="1204" w:author="Paulo H. Leocadio" w:date="2024-07-22T15:33:00Z" w16du:dateUtc="2024-07-22T19:33:00Z">
        <w:r w:rsidRPr="00CD3D3F" w:rsidDel="0079398B">
          <w:rPr>
            <w:rFonts w:eastAsiaTheme="majorEastAsia" w:cstheme="majorBidi"/>
            <w:sz w:val="36"/>
            <w:szCs w:val="26"/>
          </w:rPr>
          <w:delText xml:space="preserve">Overview </w:delText>
        </w:r>
      </w:del>
    </w:p>
    <w:p w14:paraId="1D08AF90" w14:textId="4A824570" w:rsidR="00272C9C" w:rsidDel="0079398B" w:rsidRDefault="000760BB" w:rsidP="00CD3D3F">
      <w:pPr>
        <w:pStyle w:val="NormalBPBHEB"/>
        <w:rPr>
          <w:del w:id="1205" w:author="Paulo H. Leocadio" w:date="2024-07-22T15:33:00Z" w16du:dateUtc="2024-07-22T19:33:00Z"/>
          <w:rFonts w:eastAsiaTheme="majorEastAsia" w:cstheme="majorBidi"/>
          <w:sz w:val="36"/>
          <w:szCs w:val="26"/>
        </w:rPr>
      </w:pPr>
      <w:del w:id="1206" w:author="Paulo H. Leocadio" w:date="2024-07-22T15:33:00Z" w16du:dateUtc="2024-07-22T19:33:00Z">
        <w:r w:rsidRPr="000760BB" w:rsidDel="0079398B">
          <w:delText>Managed OpenShift is a Kubernetes-based container orchestration platform that simplifies the deployment and management of containerized applications. When hosted in the cloud, such as on AWS, it offers additional advantages by leveraging cloud-native services.</w:delText>
        </w:r>
      </w:del>
    </w:p>
    <w:p w14:paraId="350D61D7" w14:textId="0A804FD6" w:rsidR="000760BB" w:rsidRPr="00CD3D3F" w:rsidDel="0079398B" w:rsidRDefault="000760BB" w:rsidP="00CD3D3F">
      <w:pPr>
        <w:keepNext/>
        <w:keepLines/>
        <w:spacing w:before="40" w:after="0"/>
        <w:outlineLvl w:val="1"/>
        <w:rPr>
          <w:del w:id="1207" w:author="Paulo H. Leocadio" w:date="2024-07-22T15:33:00Z" w16du:dateUtc="2024-07-22T19:33:00Z"/>
          <w:rFonts w:eastAsiaTheme="majorEastAsia" w:cstheme="majorBidi"/>
          <w:sz w:val="36"/>
          <w:szCs w:val="26"/>
        </w:rPr>
      </w:pPr>
      <w:del w:id="1208" w:author="Paulo H. Leocadio" w:date="2024-07-22T15:33:00Z" w16du:dateUtc="2024-07-22T19:33:00Z">
        <w:r w:rsidRPr="00CD3D3F" w:rsidDel="0079398B">
          <w:rPr>
            <w:rFonts w:eastAsiaTheme="majorEastAsia" w:cstheme="majorBidi"/>
            <w:sz w:val="36"/>
            <w:szCs w:val="26"/>
          </w:rPr>
          <w:delText xml:space="preserve">Key </w:delText>
        </w:r>
        <w:r w:rsidR="00272C9C" w:rsidRPr="00CD3D3F" w:rsidDel="0079398B">
          <w:rPr>
            <w:rFonts w:eastAsiaTheme="majorEastAsia" w:cstheme="majorBidi"/>
            <w:sz w:val="36"/>
            <w:szCs w:val="26"/>
          </w:rPr>
          <w:delText>features</w:delText>
        </w:r>
      </w:del>
    </w:p>
    <w:p w14:paraId="69247024" w14:textId="2205E940" w:rsidR="00272C9C" w:rsidRPr="000760BB" w:rsidDel="0079398B" w:rsidRDefault="00272C9C" w:rsidP="00555FFB">
      <w:pPr>
        <w:pStyle w:val="NormalBPBHEB"/>
        <w:rPr>
          <w:del w:id="1209" w:author="Paulo H. Leocadio" w:date="2024-07-22T15:33:00Z" w16du:dateUtc="2024-07-22T19:33:00Z"/>
        </w:rPr>
      </w:pPr>
      <w:del w:id="1210" w:author="Paulo H. Leocadio" w:date="2024-07-22T15:33:00Z" w16du:dateUtc="2024-07-22T19:33:00Z">
        <w:r w:rsidDel="0079398B">
          <w:delText xml:space="preserve">The following are the </w:delText>
        </w:r>
        <w:r w:rsidR="00A76281" w:rsidDel="0079398B">
          <w:delText>ke</w:delText>
        </w:r>
        <w:r w:rsidDel="0079398B">
          <w:delText xml:space="preserve">y features of </w:delText>
        </w:r>
        <w:r w:rsidRPr="00272C9C" w:rsidDel="0079398B">
          <w:delText>Managed OpenShift</w:delText>
        </w:r>
        <w:r w:rsidDel="0079398B">
          <w:delText>:</w:delText>
        </w:r>
      </w:del>
    </w:p>
    <w:p w14:paraId="5D6F4DF8" w14:textId="2E1D436E" w:rsidR="000760BB" w:rsidRPr="000760BB" w:rsidDel="0079398B" w:rsidRDefault="000760BB" w:rsidP="008A12F7">
      <w:pPr>
        <w:pStyle w:val="NormalBPBHEB"/>
        <w:numPr>
          <w:ilvl w:val="0"/>
          <w:numId w:val="115"/>
        </w:numPr>
        <w:rPr>
          <w:del w:id="1211" w:author="Paulo H. Leocadio" w:date="2024-07-22T15:33:00Z" w16du:dateUtc="2024-07-22T19:33:00Z"/>
        </w:rPr>
      </w:pPr>
      <w:del w:id="1212" w:author="Paulo H. Leocadio" w:date="2024-07-22T15:33:00Z" w16du:dateUtc="2024-07-22T19:33:00Z">
        <w:r w:rsidRPr="000760BB" w:rsidDel="0079398B">
          <w:rPr>
            <w:b/>
            <w:bCs/>
          </w:rPr>
          <w:delText xml:space="preserve">Automated </w:delText>
        </w:r>
        <w:r w:rsidR="00272C9C" w:rsidRPr="000760BB" w:rsidDel="0079398B">
          <w:rPr>
            <w:b/>
            <w:bCs/>
          </w:rPr>
          <w:delText>operations</w:delText>
        </w:r>
        <w:r w:rsidRPr="000760BB" w:rsidDel="0079398B">
          <w:rPr>
            <w:b/>
            <w:bCs/>
          </w:rPr>
          <w:delText>:</w:delText>
        </w:r>
        <w:r w:rsidRPr="000760BB" w:rsidDel="0079398B">
          <w:delText xml:space="preserve"> Managed OpenShift automates operational tasks, including updates, patches, and scaling, reducing the burden on IT teams</w:delText>
        </w:r>
        <w:bookmarkStart w:id="1213" w:name="_Ref151459912"/>
      </w:del>
      <w:customXmlDelRangeStart w:id="1214" w:author="Paulo H. Leocadio" w:date="2024-07-22T15:33:00Z"/>
      <w:sdt>
        <w:sdtPr>
          <w:id w:val="-1466036901"/>
          <w:citation/>
        </w:sdtPr>
        <w:sdtEndPr/>
        <w:sdtContent>
          <w:customXmlDelRangeEnd w:id="1214"/>
          <w:del w:id="1215" w:author="Paulo H. Leocadio" w:date="2024-07-22T15:33:00Z" w16du:dateUtc="2024-07-22T19:33:00Z">
            <w:r w:rsidR="009833C5" w:rsidDel="0079398B">
              <w:fldChar w:fldCharType="begin"/>
            </w:r>
            <w:r w:rsidR="009833C5" w:rsidDel="0079398B">
              <w:delInstrText xml:space="preserve"> CITATION hat2023a \l 1033 </w:delInstrText>
            </w:r>
            <w:r w:rsidR="009833C5" w:rsidDel="0079398B">
              <w:fldChar w:fldCharType="separate"/>
            </w:r>
            <w:r w:rsidR="00D34F43" w:rsidDel="0079398B">
              <w:rPr>
                <w:noProof/>
              </w:rPr>
              <w:delText xml:space="preserve"> </w:delText>
            </w:r>
            <w:r w:rsidR="00D34F43" w:rsidRPr="00D34F43" w:rsidDel="0079398B">
              <w:rPr>
                <w:noProof/>
              </w:rPr>
              <w:delText>[86]</w:delText>
            </w:r>
            <w:r w:rsidR="009833C5" w:rsidDel="0079398B">
              <w:fldChar w:fldCharType="end"/>
            </w:r>
          </w:del>
          <w:customXmlDelRangeStart w:id="1216" w:author="Paulo H. Leocadio" w:date="2024-07-22T15:33:00Z"/>
        </w:sdtContent>
      </w:sdt>
      <w:customXmlDelRangeEnd w:id="1216"/>
      <w:bookmarkEnd w:id="1213"/>
      <w:del w:id="1217" w:author="Paulo H. Leocadio" w:date="2024-07-22T15:33:00Z" w16du:dateUtc="2024-07-22T19:33:00Z">
        <w:r w:rsidRPr="000760BB" w:rsidDel="0079398B">
          <w:delText>.</w:delText>
        </w:r>
      </w:del>
    </w:p>
    <w:p w14:paraId="120F0D45" w14:textId="55600B06" w:rsidR="000760BB" w:rsidRPr="000760BB" w:rsidDel="0079398B" w:rsidRDefault="000760BB" w:rsidP="008A12F7">
      <w:pPr>
        <w:pStyle w:val="NormalBPBHEB"/>
        <w:numPr>
          <w:ilvl w:val="0"/>
          <w:numId w:val="115"/>
        </w:numPr>
        <w:rPr>
          <w:del w:id="1218" w:author="Paulo H. Leocadio" w:date="2024-07-22T15:33:00Z" w16du:dateUtc="2024-07-22T19:33:00Z"/>
        </w:rPr>
      </w:pPr>
      <w:del w:id="1219" w:author="Paulo H. Leocadio" w:date="2024-07-22T15:33:00Z" w16du:dateUtc="2024-07-22T19:33:00Z">
        <w:r w:rsidRPr="000760BB" w:rsidDel="0079398B">
          <w:rPr>
            <w:b/>
            <w:bCs/>
          </w:rPr>
          <w:delText xml:space="preserve">Developer </w:delText>
        </w:r>
        <w:r w:rsidR="00272C9C" w:rsidRPr="000760BB" w:rsidDel="0079398B">
          <w:rPr>
            <w:b/>
            <w:bCs/>
          </w:rPr>
          <w:delText>productivity</w:delText>
        </w:r>
        <w:r w:rsidRPr="000760BB" w:rsidDel="0079398B">
          <w:rPr>
            <w:b/>
            <w:bCs/>
          </w:rPr>
          <w:delText>:</w:delText>
        </w:r>
        <w:r w:rsidRPr="000760BB" w:rsidDel="0079398B">
          <w:delText xml:space="preserve"> The platform supports developer productivity by providing integrated developer tools and streamlined workflows for building and deploying applications</w:delText>
        </w:r>
      </w:del>
      <w:customXmlDelRangeStart w:id="1220" w:author="Paulo H. Leocadio" w:date="2024-07-22T15:33:00Z"/>
      <w:sdt>
        <w:sdtPr>
          <w:id w:val="-1718966472"/>
          <w:citation/>
        </w:sdtPr>
        <w:sdtEndPr/>
        <w:sdtContent>
          <w:customXmlDelRangeEnd w:id="1220"/>
          <w:del w:id="1221" w:author="Paulo H. Leocadio" w:date="2024-07-22T15:33:00Z" w16du:dateUtc="2024-07-22T19:33:00Z">
            <w:r w:rsidR="00C601D9" w:rsidDel="0079398B">
              <w:fldChar w:fldCharType="begin"/>
            </w:r>
            <w:r w:rsidR="00C601D9" w:rsidDel="0079398B">
              <w:delInstrText xml:space="preserve"> CITATION unknown2023g \l 1033 </w:delInstrText>
            </w:r>
            <w:r w:rsidR="00C601D9" w:rsidDel="0079398B">
              <w:fldChar w:fldCharType="separate"/>
            </w:r>
            <w:r w:rsidR="00D34F43" w:rsidDel="0079398B">
              <w:rPr>
                <w:noProof/>
              </w:rPr>
              <w:delText xml:space="preserve"> </w:delText>
            </w:r>
            <w:r w:rsidR="00D34F43" w:rsidRPr="00D34F43" w:rsidDel="0079398B">
              <w:rPr>
                <w:noProof/>
              </w:rPr>
              <w:delText>[48]</w:delText>
            </w:r>
            <w:r w:rsidR="00C601D9" w:rsidDel="0079398B">
              <w:fldChar w:fldCharType="end"/>
            </w:r>
          </w:del>
          <w:customXmlDelRangeStart w:id="1222" w:author="Paulo H. Leocadio" w:date="2024-07-22T15:33:00Z"/>
        </w:sdtContent>
      </w:sdt>
      <w:customXmlDelRangeEnd w:id="1222"/>
      <w:del w:id="1223" w:author="Paulo H. Leocadio" w:date="2024-07-22T15:33:00Z" w16du:dateUtc="2024-07-22T19:33:00Z">
        <w:r w:rsidRPr="000760BB" w:rsidDel="0079398B">
          <w:delText>.</w:delText>
        </w:r>
      </w:del>
    </w:p>
    <w:p w14:paraId="77B00ADB" w14:textId="64ADB4CA" w:rsidR="00272C9C" w:rsidDel="0079398B" w:rsidRDefault="000760BB" w:rsidP="00CD3D3F">
      <w:pPr>
        <w:pStyle w:val="NormalBPBHEB"/>
        <w:numPr>
          <w:ilvl w:val="0"/>
          <w:numId w:val="115"/>
        </w:numPr>
        <w:rPr>
          <w:del w:id="1224" w:author="Paulo H. Leocadio" w:date="2024-07-22T15:33:00Z" w16du:dateUtc="2024-07-22T19:33:00Z"/>
        </w:rPr>
      </w:pPr>
      <w:del w:id="1225" w:author="Paulo H. Leocadio" w:date="2024-07-22T15:33:00Z" w16du:dateUtc="2024-07-22T19:33:00Z">
        <w:r w:rsidRPr="00096522" w:rsidDel="0079398B">
          <w:rPr>
            <w:b/>
            <w:bCs/>
          </w:rPr>
          <w:delText xml:space="preserve">Scalability and </w:delText>
        </w:r>
        <w:r w:rsidR="00272C9C" w:rsidRPr="00096522" w:rsidDel="0079398B">
          <w:rPr>
            <w:b/>
            <w:bCs/>
          </w:rPr>
          <w:delText>elasticity</w:delText>
        </w:r>
        <w:r w:rsidRPr="00096522" w:rsidDel="0079398B">
          <w:rPr>
            <w:b/>
            <w:bCs/>
          </w:rPr>
          <w:delText>:</w:delText>
        </w:r>
        <w:r w:rsidRPr="000760BB" w:rsidDel="0079398B">
          <w:delText xml:space="preserve"> Leveraging cloud infrastructure, Managed OpenShift enables organizations to scale applications dynamically based on demand, ensuring optimal performance</w:delText>
        </w:r>
        <w:bookmarkStart w:id="1226" w:name="_Ref151459935"/>
      </w:del>
      <w:customXmlDelRangeStart w:id="1227" w:author="Paulo H. Leocadio" w:date="2024-07-22T15:33:00Z"/>
      <w:sdt>
        <w:sdtPr>
          <w:id w:val="2023817024"/>
          <w:citation/>
        </w:sdtPr>
        <w:sdtEndPr/>
        <w:sdtContent>
          <w:customXmlDelRangeEnd w:id="1227"/>
          <w:del w:id="1228" w:author="Paulo H. Leocadio" w:date="2024-07-22T15:33:00Z" w16du:dateUtc="2024-07-22T19:33:00Z">
            <w:r w:rsidR="009833C5" w:rsidDel="0079398B">
              <w:fldChar w:fldCharType="begin"/>
            </w:r>
            <w:r w:rsidR="009833C5" w:rsidDel="0079398B">
              <w:delInstrText xml:space="preserve"> CITATION hat2023a \l 1033 </w:delInstrText>
            </w:r>
            <w:r w:rsidR="009833C5" w:rsidDel="0079398B">
              <w:fldChar w:fldCharType="separate"/>
            </w:r>
            <w:r w:rsidR="00D34F43" w:rsidDel="0079398B">
              <w:rPr>
                <w:noProof/>
              </w:rPr>
              <w:delText xml:space="preserve"> </w:delText>
            </w:r>
            <w:r w:rsidR="00D34F43" w:rsidRPr="00D34F43" w:rsidDel="0079398B">
              <w:rPr>
                <w:noProof/>
              </w:rPr>
              <w:delText>[86]</w:delText>
            </w:r>
            <w:r w:rsidR="009833C5" w:rsidDel="0079398B">
              <w:fldChar w:fldCharType="end"/>
            </w:r>
          </w:del>
          <w:customXmlDelRangeStart w:id="1229" w:author="Paulo H. Leocadio" w:date="2024-07-22T15:33:00Z"/>
        </w:sdtContent>
      </w:sdt>
      <w:customXmlDelRangeEnd w:id="1229"/>
      <w:bookmarkEnd w:id="1226"/>
      <w:del w:id="1230" w:author="Paulo H. Leocadio" w:date="2024-07-22T15:33:00Z" w16du:dateUtc="2024-07-22T19:33:00Z">
        <w:r w:rsidRPr="000760BB" w:rsidDel="0079398B">
          <w:delText>.</w:delText>
        </w:r>
      </w:del>
    </w:p>
    <w:p w14:paraId="5D9CC3B0" w14:textId="6FD7E96D" w:rsidR="000760BB" w:rsidRPr="00CD3D3F" w:rsidDel="0079398B" w:rsidRDefault="000760BB" w:rsidP="00CD3D3F">
      <w:pPr>
        <w:keepNext/>
        <w:keepLines/>
        <w:spacing w:before="40" w:after="0"/>
        <w:outlineLvl w:val="1"/>
        <w:rPr>
          <w:del w:id="1231" w:author="Paulo H. Leocadio" w:date="2024-07-22T15:33:00Z" w16du:dateUtc="2024-07-22T19:33:00Z"/>
          <w:rFonts w:eastAsiaTheme="majorEastAsia" w:cstheme="majorBidi"/>
          <w:sz w:val="36"/>
          <w:szCs w:val="26"/>
        </w:rPr>
      </w:pPr>
      <w:del w:id="1232" w:author="Paulo H. Leocadio" w:date="2024-07-22T15:33:00Z" w16du:dateUtc="2024-07-22T19:33:00Z">
        <w:r w:rsidRPr="00CD3D3F" w:rsidDel="0079398B">
          <w:rPr>
            <w:rFonts w:eastAsiaTheme="majorEastAsia" w:cstheme="majorBidi"/>
            <w:sz w:val="36"/>
            <w:szCs w:val="26"/>
          </w:rPr>
          <w:delText xml:space="preserve">Integration with </w:delText>
        </w:r>
        <w:commentRangeStart w:id="1233"/>
        <w:commentRangeStart w:id="1234"/>
        <w:r w:rsidRPr="00CD3D3F" w:rsidDel="0079398B">
          <w:rPr>
            <w:rFonts w:eastAsiaTheme="majorEastAsia" w:cstheme="majorBidi"/>
            <w:sz w:val="36"/>
            <w:szCs w:val="26"/>
          </w:rPr>
          <w:delText>AWS</w:delText>
        </w:r>
        <w:commentRangeEnd w:id="1233"/>
        <w:r w:rsidR="00A76281" w:rsidRPr="00CD3D3F" w:rsidDel="0079398B">
          <w:rPr>
            <w:rFonts w:eastAsiaTheme="majorEastAsia" w:cstheme="majorBidi"/>
            <w:sz w:val="36"/>
            <w:szCs w:val="26"/>
          </w:rPr>
          <w:commentReference w:id="1233"/>
        </w:r>
        <w:commentRangeEnd w:id="1234"/>
        <w:r w:rsidR="00812E4F" w:rsidRPr="00CD3D3F" w:rsidDel="0079398B">
          <w:rPr>
            <w:rFonts w:eastAsiaTheme="majorEastAsia" w:cstheme="majorBidi"/>
            <w:sz w:val="36"/>
            <w:szCs w:val="26"/>
          </w:rPr>
          <w:commentReference w:id="1234"/>
        </w:r>
      </w:del>
    </w:p>
    <w:p w14:paraId="7284334A" w14:textId="49688232" w:rsidR="00E655A4" w:rsidRPr="005A4C96" w:rsidDel="0079398B" w:rsidRDefault="00E655A4" w:rsidP="005A4C96">
      <w:pPr>
        <w:pStyle w:val="NormalBPBHEB"/>
        <w:ind w:left="360"/>
        <w:rPr>
          <w:del w:id="1235" w:author="Paulo H. Leocadio" w:date="2024-07-22T15:33:00Z" w16du:dateUtc="2024-07-22T19:33:00Z"/>
        </w:rPr>
      </w:pPr>
      <w:del w:id="1236" w:author="Paulo H. Leocadio" w:date="2024-07-22T15:33:00Z" w16du:dateUtc="2024-07-22T19:33:00Z">
        <w:r w:rsidRPr="00E655A4" w:rsidDel="0079398B">
          <w:delText>Integrating Managed OpenShift with AWS enhances its functionality by utilizing AWS’s robust cloud infrastructure and services. This integration ensures that organizations can fully leverage AWS resources for optimized deployment and management of containerized applications.</w:delText>
        </w:r>
      </w:del>
    </w:p>
    <w:p w14:paraId="620C3078" w14:textId="05EC84A0" w:rsidR="000760BB" w:rsidRPr="000760BB" w:rsidDel="0079398B" w:rsidRDefault="000760BB" w:rsidP="008A12F7">
      <w:pPr>
        <w:pStyle w:val="NormalBPBHEB"/>
        <w:numPr>
          <w:ilvl w:val="0"/>
          <w:numId w:val="6"/>
        </w:numPr>
        <w:rPr>
          <w:del w:id="1237" w:author="Paulo H. Leocadio" w:date="2024-07-22T15:33:00Z" w16du:dateUtc="2024-07-22T19:33:00Z"/>
        </w:rPr>
      </w:pPr>
      <w:del w:id="1238" w:author="Paulo H. Leocadio" w:date="2024-07-22T15:33:00Z" w16du:dateUtc="2024-07-22T19:33:00Z">
        <w:r w:rsidRPr="000760BB" w:rsidDel="0079398B">
          <w:rPr>
            <w:b/>
            <w:bCs/>
          </w:rPr>
          <w:delText>Deployment on AWS:</w:delText>
        </w:r>
        <w:r w:rsidRPr="000760BB" w:rsidDel="0079398B">
          <w:delText xml:space="preserve"> Managed OpenShift is deployed on AWS infrastructure, utilizing services such as Amazon EC2, Amazon S3, and AWS </w:delText>
        </w:r>
        <w:commentRangeStart w:id="1239"/>
        <w:commentRangeStart w:id="1240"/>
        <w:r w:rsidRPr="000760BB" w:rsidDel="0079398B">
          <w:delText>IAM</w:delText>
        </w:r>
        <w:commentRangeEnd w:id="1239"/>
        <w:r w:rsidR="00A76281" w:rsidDel="0079398B">
          <w:rPr>
            <w:rStyle w:val="CommentReference"/>
            <w:rFonts w:eastAsiaTheme="minorHAnsi" w:cstheme="minorBidi"/>
          </w:rPr>
          <w:commentReference w:id="1239"/>
        </w:r>
        <w:commentRangeEnd w:id="1240"/>
        <w:r w:rsidR="00812E4F" w:rsidDel="0079398B">
          <w:rPr>
            <w:rStyle w:val="CommentReference"/>
            <w:rFonts w:eastAsiaTheme="minorHAnsi" w:cstheme="minorBidi"/>
          </w:rPr>
          <w:commentReference w:id="1240"/>
        </w:r>
        <w:r w:rsidRPr="000760BB" w:rsidDel="0079398B">
          <w:delText>.</w:delText>
        </w:r>
      </w:del>
    </w:p>
    <w:p w14:paraId="08AC5D43" w14:textId="726165D1" w:rsidR="000760BB" w:rsidRPr="000760BB" w:rsidDel="0079398B" w:rsidRDefault="000760BB" w:rsidP="008A12F7">
      <w:pPr>
        <w:pStyle w:val="NormalBPBHEB"/>
        <w:numPr>
          <w:ilvl w:val="0"/>
          <w:numId w:val="116"/>
        </w:numPr>
        <w:rPr>
          <w:del w:id="1241" w:author="Paulo H. Leocadio" w:date="2024-07-22T15:33:00Z" w16du:dateUtc="2024-07-22T19:33:00Z"/>
        </w:rPr>
      </w:pPr>
      <w:del w:id="1242" w:author="Paulo H. Leocadio" w:date="2024-07-22T15:33:00Z" w16du:dateUtc="2024-07-22T19:33:00Z">
        <w:r w:rsidRPr="000760BB" w:rsidDel="0079398B">
          <w:delText xml:space="preserve">AWS </w:delText>
        </w:r>
        <w:r w:rsidR="00A76281" w:rsidRPr="000760BB" w:rsidDel="0079398B">
          <w:delText>components</w:delText>
        </w:r>
        <w:r w:rsidRPr="000760BB" w:rsidDel="0079398B">
          <w:delText>:</w:delText>
        </w:r>
      </w:del>
    </w:p>
    <w:p w14:paraId="57829BDF" w14:textId="1EA8E304" w:rsidR="000760BB" w:rsidRPr="000760BB" w:rsidDel="0079398B" w:rsidRDefault="000760BB" w:rsidP="008A12F7">
      <w:pPr>
        <w:pStyle w:val="NormalBPBHEB"/>
        <w:numPr>
          <w:ilvl w:val="0"/>
          <w:numId w:val="117"/>
        </w:numPr>
        <w:rPr>
          <w:del w:id="1243" w:author="Paulo H. Leocadio" w:date="2024-07-22T15:33:00Z" w16du:dateUtc="2024-07-22T19:33:00Z"/>
        </w:rPr>
      </w:pPr>
      <w:del w:id="1244" w:author="Paulo H. Leocadio" w:date="2024-07-22T15:33:00Z" w16du:dateUtc="2024-07-22T19:33:00Z">
        <w:r w:rsidRPr="000760BB" w:rsidDel="0079398B">
          <w:delText>EC2 Instances: Provide compute resources for running OpenShift nodes.</w:delText>
        </w:r>
      </w:del>
    </w:p>
    <w:p w14:paraId="48A28D42" w14:textId="07C07029" w:rsidR="000760BB" w:rsidRPr="000760BB" w:rsidDel="0079398B" w:rsidRDefault="000760BB" w:rsidP="008A12F7">
      <w:pPr>
        <w:pStyle w:val="NormalBPBHEB"/>
        <w:numPr>
          <w:ilvl w:val="0"/>
          <w:numId w:val="117"/>
        </w:numPr>
        <w:rPr>
          <w:del w:id="1245" w:author="Paulo H. Leocadio" w:date="2024-07-22T15:33:00Z" w16du:dateUtc="2024-07-22T19:33:00Z"/>
        </w:rPr>
      </w:pPr>
      <w:del w:id="1246" w:author="Paulo H. Leocadio" w:date="2024-07-22T15:33:00Z" w16du:dateUtc="2024-07-22T19:33:00Z">
        <w:r w:rsidRPr="000760BB" w:rsidDel="0079398B">
          <w:delText>S3 Buckets: Store container images and artifacts.</w:delText>
        </w:r>
      </w:del>
    </w:p>
    <w:p w14:paraId="0E142EAA" w14:textId="157206F2" w:rsidR="000760BB" w:rsidRPr="000760BB" w:rsidDel="0079398B" w:rsidRDefault="000760BB" w:rsidP="008A12F7">
      <w:pPr>
        <w:pStyle w:val="NormalBPBHEB"/>
        <w:numPr>
          <w:ilvl w:val="0"/>
          <w:numId w:val="117"/>
        </w:numPr>
        <w:rPr>
          <w:del w:id="1247" w:author="Paulo H. Leocadio" w:date="2024-07-22T15:33:00Z" w16du:dateUtc="2024-07-22T19:33:00Z"/>
        </w:rPr>
      </w:pPr>
      <w:del w:id="1248" w:author="Paulo H. Leocadio" w:date="2024-07-22T15:33:00Z" w16du:dateUtc="2024-07-22T19:33:00Z">
        <w:r w:rsidRPr="000760BB" w:rsidDel="0079398B">
          <w:delText>IAM: Manages access and permissions</w:delText>
        </w:r>
      </w:del>
      <w:customXmlDelRangeStart w:id="1249" w:author="Paulo H. Leocadio" w:date="2024-07-22T15:33:00Z"/>
      <w:sdt>
        <w:sdtPr>
          <w:id w:val="-1401444020"/>
          <w:citation/>
        </w:sdtPr>
        <w:sdtEndPr/>
        <w:sdtContent>
          <w:customXmlDelRangeEnd w:id="1249"/>
          <w:del w:id="1250" w:author="Paulo H. Leocadio" w:date="2024-07-22T15:33:00Z" w16du:dateUtc="2024-07-22T19:33:00Z">
            <w:r w:rsidR="003B2839" w:rsidDel="0079398B">
              <w:fldChar w:fldCharType="begin"/>
            </w:r>
            <w:r w:rsidR="003B2839" w:rsidDel="0079398B">
              <w:delInstrText xml:space="preserve"> CITATION unknown2023m \l 1033 </w:delInstrText>
            </w:r>
            <w:r w:rsidR="003B2839" w:rsidDel="0079398B">
              <w:fldChar w:fldCharType="separate"/>
            </w:r>
            <w:r w:rsidR="00D34F43" w:rsidDel="0079398B">
              <w:rPr>
                <w:noProof/>
              </w:rPr>
              <w:delText xml:space="preserve"> </w:delText>
            </w:r>
            <w:r w:rsidR="00D34F43" w:rsidRPr="00D34F43" w:rsidDel="0079398B">
              <w:rPr>
                <w:noProof/>
              </w:rPr>
              <w:delText>[77]</w:delText>
            </w:r>
            <w:r w:rsidR="003B2839" w:rsidDel="0079398B">
              <w:fldChar w:fldCharType="end"/>
            </w:r>
          </w:del>
          <w:customXmlDelRangeStart w:id="1251" w:author="Paulo H. Leocadio" w:date="2024-07-22T15:33:00Z"/>
        </w:sdtContent>
      </w:sdt>
      <w:customXmlDelRangeEnd w:id="1251"/>
      <w:customXmlDelRangeStart w:id="1252" w:author="Paulo H. Leocadio" w:date="2024-07-22T15:33:00Z"/>
      <w:sdt>
        <w:sdtPr>
          <w:id w:val="1794165973"/>
          <w:citation/>
        </w:sdtPr>
        <w:sdtEndPr/>
        <w:sdtContent>
          <w:customXmlDelRangeEnd w:id="1252"/>
          <w:del w:id="1253" w:author="Paulo H. Leocadio" w:date="2024-07-22T15:33:00Z" w16du:dateUtc="2024-07-22T19:33:00Z">
            <w:r w:rsidR="003B2839" w:rsidDel="0079398B">
              <w:fldChar w:fldCharType="begin"/>
            </w:r>
            <w:r w:rsidR="003B2839" w:rsidDel="0079398B">
              <w:delInstrText xml:space="preserve"> CITATION hat2023a \l 1033 </w:delInstrText>
            </w:r>
            <w:r w:rsidR="003B2839" w:rsidDel="0079398B">
              <w:fldChar w:fldCharType="separate"/>
            </w:r>
            <w:r w:rsidR="00D34F43" w:rsidDel="0079398B">
              <w:rPr>
                <w:noProof/>
              </w:rPr>
              <w:delText xml:space="preserve"> </w:delText>
            </w:r>
            <w:r w:rsidR="00D34F43" w:rsidRPr="00D34F43" w:rsidDel="0079398B">
              <w:rPr>
                <w:noProof/>
              </w:rPr>
              <w:delText>[86]</w:delText>
            </w:r>
            <w:r w:rsidR="003B2839" w:rsidDel="0079398B">
              <w:fldChar w:fldCharType="end"/>
            </w:r>
          </w:del>
          <w:customXmlDelRangeStart w:id="1254" w:author="Paulo H. Leocadio" w:date="2024-07-22T15:33:00Z"/>
        </w:sdtContent>
      </w:sdt>
      <w:customXmlDelRangeEnd w:id="1254"/>
      <w:del w:id="1255" w:author="Paulo H. Leocadio" w:date="2024-07-22T15:33:00Z" w16du:dateUtc="2024-07-22T19:33:00Z">
        <w:r w:rsidRPr="000760BB" w:rsidDel="0079398B">
          <w:delText>.</w:delText>
        </w:r>
      </w:del>
    </w:p>
    <w:p w14:paraId="374EDD04" w14:textId="31941F42" w:rsidR="000760BB" w:rsidRPr="000760BB" w:rsidDel="0079398B" w:rsidRDefault="000760BB" w:rsidP="008A12F7">
      <w:pPr>
        <w:pStyle w:val="NormalBPBHEB"/>
        <w:numPr>
          <w:ilvl w:val="0"/>
          <w:numId w:val="6"/>
        </w:numPr>
        <w:rPr>
          <w:del w:id="1256" w:author="Paulo H. Leocadio" w:date="2024-07-22T15:33:00Z" w16du:dateUtc="2024-07-22T19:33:00Z"/>
        </w:rPr>
      </w:pPr>
      <w:del w:id="1257" w:author="Paulo H. Leocadio" w:date="2024-07-22T15:33:00Z" w16du:dateUtc="2024-07-22T19:33:00Z">
        <w:r w:rsidRPr="000760BB" w:rsidDel="0079398B">
          <w:rPr>
            <w:b/>
            <w:bCs/>
          </w:rPr>
          <w:delText>Integration with AWS Services:</w:delText>
        </w:r>
        <w:r w:rsidRPr="000760BB" w:rsidDel="0079398B">
          <w:delText xml:space="preserve"> Managed OpenShift seamlessly integrates with various AWS services, enhancing its capabilities for application development and deployment.</w:delText>
        </w:r>
      </w:del>
    </w:p>
    <w:p w14:paraId="6781B133" w14:textId="38424AEA" w:rsidR="000760BB" w:rsidRPr="000760BB" w:rsidDel="0079398B" w:rsidRDefault="000760BB" w:rsidP="008A12F7">
      <w:pPr>
        <w:pStyle w:val="NormalBPBHEB"/>
        <w:numPr>
          <w:ilvl w:val="0"/>
          <w:numId w:val="116"/>
        </w:numPr>
        <w:rPr>
          <w:del w:id="1258" w:author="Paulo H. Leocadio" w:date="2024-07-22T15:33:00Z" w16du:dateUtc="2024-07-22T19:33:00Z"/>
        </w:rPr>
      </w:pPr>
      <w:del w:id="1259" w:author="Paulo H. Leocadio" w:date="2024-07-22T15:33:00Z" w16du:dateUtc="2024-07-22T19:33:00Z">
        <w:r w:rsidRPr="000760BB" w:rsidDel="0079398B">
          <w:delText>AWS Service Integration:</w:delText>
        </w:r>
      </w:del>
    </w:p>
    <w:p w14:paraId="7577EE0E" w14:textId="7EC95026" w:rsidR="000760BB" w:rsidRPr="000760BB" w:rsidDel="0079398B" w:rsidRDefault="000760BB" w:rsidP="008A12F7">
      <w:pPr>
        <w:pStyle w:val="NormalBPBHEB"/>
        <w:numPr>
          <w:ilvl w:val="0"/>
          <w:numId w:val="118"/>
        </w:numPr>
        <w:rPr>
          <w:del w:id="1260" w:author="Paulo H. Leocadio" w:date="2024-07-22T15:33:00Z" w16du:dateUtc="2024-07-22T19:33:00Z"/>
        </w:rPr>
      </w:pPr>
      <w:del w:id="1261" w:author="Paulo H. Leocadio" w:date="2024-07-22T15:33:00Z" w16du:dateUtc="2024-07-22T19:33:00Z">
        <w:r w:rsidRPr="000760BB" w:rsidDel="0079398B">
          <w:delText>Amazon RDS: Managed databases for applications.</w:delText>
        </w:r>
      </w:del>
    </w:p>
    <w:p w14:paraId="53CF0AB4" w14:textId="0B069793" w:rsidR="00A76281" w:rsidDel="0079398B" w:rsidRDefault="000760BB" w:rsidP="00CD3D3F">
      <w:pPr>
        <w:pStyle w:val="NormalBPBHEB"/>
        <w:numPr>
          <w:ilvl w:val="0"/>
          <w:numId w:val="118"/>
        </w:numPr>
        <w:rPr>
          <w:del w:id="1262" w:author="Paulo H. Leocadio" w:date="2024-07-22T15:33:00Z" w16du:dateUtc="2024-07-22T19:33:00Z"/>
        </w:rPr>
      </w:pPr>
      <w:del w:id="1263" w:author="Paulo H. Leocadio" w:date="2024-07-22T15:33:00Z" w16du:dateUtc="2024-07-22T19:33:00Z">
        <w:r w:rsidRPr="000760BB" w:rsidDel="0079398B">
          <w:delText>Amazon EKS: Kubernetes service for container orchestration</w:delText>
        </w:r>
      </w:del>
      <w:customXmlDelRangeStart w:id="1264" w:author="Paulo H. Leocadio" w:date="2024-07-22T15:33:00Z"/>
      <w:sdt>
        <w:sdtPr>
          <w:id w:val="874276592"/>
          <w:citation/>
        </w:sdtPr>
        <w:sdtEndPr/>
        <w:sdtContent>
          <w:customXmlDelRangeEnd w:id="1264"/>
          <w:del w:id="1265" w:author="Paulo H. Leocadio" w:date="2024-07-22T15:33:00Z" w16du:dateUtc="2024-07-22T19:33:00Z">
            <w:r w:rsidR="00DC1BBC" w:rsidDel="0079398B">
              <w:fldChar w:fldCharType="begin"/>
            </w:r>
            <w:r w:rsidR="00DC1BBC" w:rsidDel="0079398B">
              <w:delInstrText xml:space="preserve"> CITATION unknown2023m \l 1033 </w:delInstrText>
            </w:r>
            <w:r w:rsidR="00DC1BBC" w:rsidDel="0079398B">
              <w:fldChar w:fldCharType="separate"/>
            </w:r>
            <w:r w:rsidR="00D34F43" w:rsidDel="0079398B">
              <w:rPr>
                <w:noProof/>
              </w:rPr>
              <w:delText xml:space="preserve"> </w:delText>
            </w:r>
            <w:r w:rsidR="00D34F43" w:rsidRPr="00D34F43" w:rsidDel="0079398B">
              <w:rPr>
                <w:noProof/>
              </w:rPr>
              <w:delText>[77]</w:delText>
            </w:r>
            <w:r w:rsidR="00DC1BBC" w:rsidDel="0079398B">
              <w:fldChar w:fldCharType="end"/>
            </w:r>
          </w:del>
          <w:customXmlDelRangeStart w:id="1266" w:author="Paulo H. Leocadio" w:date="2024-07-22T15:33:00Z"/>
        </w:sdtContent>
      </w:sdt>
      <w:customXmlDelRangeEnd w:id="1266"/>
      <w:customXmlDelRangeStart w:id="1267" w:author="Paulo H. Leocadio" w:date="2024-07-22T15:33:00Z"/>
      <w:sdt>
        <w:sdtPr>
          <w:id w:val="-1523695629"/>
          <w:citation/>
        </w:sdtPr>
        <w:sdtEndPr/>
        <w:sdtContent>
          <w:customXmlDelRangeEnd w:id="1267"/>
          <w:del w:id="1268" w:author="Paulo H. Leocadio" w:date="2024-07-22T15:33:00Z" w16du:dateUtc="2024-07-22T19:33:00Z">
            <w:r w:rsidR="00DC1BBC" w:rsidDel="0079398B">
              <w:fldChar w:fldCharType="begin"/>
            </w:r>
            <w:r w:rsidR="00DC1BBC" w:rsidDel="0079398B">
              <w:delInstrText xml:space="preserve"> CITATION hat2023a \l 1033 </w:delInstrText>
            </w:r>
            <w:r w:rsidR="00DC1BBC" w:rsidDel="0079398B">
              <w:fldChar w:fldCharType="separate"/>
            </w:r>
            <w:r w:rsidR="00D34F43" w:rsidDel="0079398B">
              <w:rPr>
                <w:noProof/>
              </w:rPr>
              <w:delText xml:space="preserve"> </w:delText>
            </w:r>
            <w:r w:rsidR="00D34F43" w:rsidRPr="00D34F43" w:rsidDel="0079398B">
              <w:rPr>
                <w:noProof/>
              </w:rPr>
              <w:delText>[86]</w:delText>
            </w:r>
            <w:r w:rsidR="00DC1BBC" w:rsidDel="0079398B">
              <w:fldChar w:fldCharType="end"/>
            </w:r>
          </w:del>
          <w:customXmlDelRangeStart w:id="1269" w:author="Paulo H. Leocadio" w:date="2024-07-22T15:33:00Z"/>
        </w:sdtContent>
      </w:sdt>
      <w:customXmlDelRangeEnd w:id="1269"/>
      <w:del w:id="1270" w:author="Paulo H. Leocadio" w:date="2024-07-22T15:33:00Z" w16du:dateUtc="2024-07-22T19:33:00Z">
        <w:r w:rsidRPr="000760BB" w:rsidDel="0079398B">
          <w:delText>.</w:delText>
        </w:r>
      </w:del>
    </w:p>
    <w:p w14:paraId="35E79230" w14:textId="344D074B" w:rsidR="000760BB" w:rsidRPr="00CD3D3F" w:rsidDel="0079398B" w:rsidRDefault="000760BB" w:rsidP="00CD3D3F">
      <w:pPr>
        <w:keepNext/>
        <w:keepLines/>
        <w:spacing w:before="40" w:after="0"/>
        <w:outlineLvl w:val="1"/>
        <w:rPr>
          <w:del w:id="1271" w:author="Paulo H. Leocadio" w:date="2024-07-22T15:33:00Z" w16du:dateUtc="2024-07-22T19:33:00Z"/>
          <w:rFonts w:eastAsiaTheme="majorEastAsia" w:cstheme="majorBidi"/>
          <w:sz w:val="36"/>
          <w:szCs w:val="26"/>
        </w:rPr>
      </w:pPr>
      <w:del w:id="1272" w:author="Paulo H. Leocadio" w:date="2024-07-22T15:33:00Z" w16du:dateUtc="2024-07-22T19:33:00Z">
        <w:r w:rsidRPr="00CD3D3F" w:rsidDel="0079398B">
          <w:rPr>
            <w:rFonts w:eastAsiaTheme="majorEastAsia" w:cstheme="majorBidi"/>
            <w:sz w:val="36"/>
            <w:szCs w:val="26"/>
          </w:rPr>
          <w:delText xml:space="preserve">Benefits of </w:delText>
        </w:r>
        <w:r w:rsidR="00A76281" w:rsidRPr="00CD3D3F" w:rsidDel="0079398B">
          <w:rPr>
            <w:rFonts w:eastAsiaTheme="majorEastAsia" w:cstheme="majorBidi"/>
            <w:sz w:val="36"/>
            <w:szCs w:val="26"/>
          </w:rPr>
          <w:delText>integration</w:delText>
        </w:r>
      </w:del>
    </w:p>
    <w:p w14:paraId="64689043" w14:textId="2C75C7F6" w:rsidR="00A76281" w:rsidRPr="000760BB" w:rsidDel="0079398B" w:rsidRDefault="00A76281" w:rsidP="00555FFB">
      <w:pPr>
        <w:pStyle w:val="NormalBPBHEB"/>
        <w:rPr>
          <w:del w:id="1273" w:author="Paulo H. Leocadio" w:date="2024-07-22T15:33:00Z" w16du:dateUtc="2024-07-22T19:33:00Z"/>
        </w:rPr>
      </w:pPr>
      <w:del w:id="1274" w:author="Paulo H. Leocadio" w:date="2024-07-22T15:33:00Z" w16du:dateUtc="2024-07-22T19:33:00Z">
        <w:r w:rsidDel="0079398B">
          <w:delText>The following are the benefits of integration:</w:delText>
        </w:r>
      </w:del>
    </w:p>
    <w:p w14:paraId="0FE0162E" w14:textId="4DF05766" w:rsidR="000760BB" w:rsidRPr="000760BB" w:rsidDel="0079398B" w:rsidRDefault="000760BB" w:rsidP="008A12F7">
      <w:pPr>
        <w:pStyle w:val="NormalBPBHEB"/>
        <w:numPr>
          <w:ilvl w:val="0"/>
          <w:numId w:val="119"/>
        </w:numPr>
        <w:rPr>
          <w:del w:id="1275" w:author="Paulo H. Leocadio" w:date="2024-07-22T15:33:00Z" w16du:dateUtc="2024-07-22T19:33:00Z"/>
        </w:rPr>
      </w:pPr>
      <w:del w:id="1276" w:author="Paulo H. Leocadio" w:date="2024-07-22T15:33:00Z" w16du:dateUtc="2024-07-22T19:33:00Z">
        <w:r w:rsidRPr="000760BB" w:rsidDel="0079398B">
          <w:rPr>
            <w:b/>
            <w:bCs/>
          </w:rPr>
          <w:delText xml:space="preserve">Operational </w:delText>
        </w:r>
        <w:r w:rsidR="00A76281" w:rsidRPr="000760BB" w:rsidDel="0079398B">
          <w:rPr>
            <w:b/>
            <w:bCs/>
          </w:rPr>
          <w:delText>efficiency</w:delText>
        </w:r>
        <w:r w:rsidRPr="000760BB" w:rsidDel="0079398B">
          <w:rPr>
            <w:b/>
            <w:bCs/>
          </w:rPr>
          <w:delText>:</w:delText>
        </w:r>
        <w:r w:rsidRPr="000760BB" w:rsidDel="0079398B">
          <w:delText xml:space="preserve"> Managed OpenShift in the cloud automates operational tasks, reducing the operational overhead on IT teams and allowing them to focus on strategic initiatives</w:delText>
        </w:r>
      </w:del>
      <w:customXmlDelRangeStart w:id="1277" w:author="Paulo H. Leocadio" w:date="2024-07-22T15:33:00Z"/>
      <w:sdt>
        <w:sdtPr>
          <w:id w:val="-1072348381"/>
          <w:citation/>
        </w:sdtPr>
        <w:sdtEndPr/>
        <w:sdtContent>
          <w:customXmlDelRangeEnd w:id="1277"/>
          <w:del w:id="1278" w:author="Paulo H. Leocadio" w:date="2024-07-22T15:33:00Z" w16du:dateUtc="2024-07-22T19:33:00Z">
            <w:r w:rsidR="00590E74" w:rsidDel="0079398B">
              <w:fldChar w:fldCharType="begin"/>
            </w:r>
            <w:r w:rsidR="00590E74" w:rsidDel="0079398B">
              <w:delInstrText xml:space="preserve"> CITATION unknown2023m \l 1033 </w:delInstrText>
            </w:r>
            <w:r w:rsidR="00590E74" w:rsidDel="0079398B">
              <w:fldChar w:fldCharType="separate"/>
            </w:r>
            <w:r w:rsidR="00D34F43" w:rsidDel="0079398B">
              <w:rPr>
                <w:noProof/>
              </w:rPr>
              <w:delText xml:space="preserve"> </w:delText>
            </w:r>
            <w:r w:rsidR="00D34F43" w:rsidRPr="00D34F43" w:rsidDel="0079398B">
              <w:rPr>
                <w:noProof/>
              </w:rPr>
              <w:delText>[77]</w:delText>
            </w:r>
            <w:r w:rsidR="00590E74" w:rsidDel="0079398B">
              <w:fldChar w:fldCharType="end"/>
            </w:r>
          </w:del>
          <w:customXmlDelRangeStart w:id="1279" w:author="Paulo H. Leocadio" w:date="2024-07-22T15:33:00Z"/>
        </w:sdtContent>
      </w:sdt>
      <w:customXmlDelRangeEnd w:id="1279"/>
      <w:del w:id="1280" w:author="Paulo H. Leocadio" w:date="2024-07-22T15:33:00Z" w16du:dateUtc="2024-07-22T19:33:00Z">
        <w:r w:rsidRPr="000760BB" w:rsidDel="0079398B">
          <w:delText>.</w:delText>
        </w:r>
      </w:del>
    </w:p>
    <w:p w14:paraId="22BF94EA" w14:textId="28FB81A2" w:rsidR="000760BB" w:rsidRPr="000760BB" w:rsidDel="0079398B" w:rsidRDefault="000760BB" w:rsidP="008A12F7">
      <w:pPr>
        <w:pStyle w:val="NormalBPBHEB"/>
        <w:numPr>
          <w:ilvl w:val="0"/>
          <w:numId w:val="119"/>
        </w:numPr>
        <w:rPr>
          <w:del w:id="1281" w:author="Paulo H. Leocadio" w:date="2024-07-22T15:33:00Z" w16du:dateUtc="2024-07-22T19:33:00Z"/>
        </w:rPr>
      </w:pPr>
      <w:del w:id="1282" w:author="Paulo H. Leocadio" w:date="2024-07-22T15:33:00Z" w16du:dateUtc="2024-07-22T19:33:00Z">
        <w:r w:rsidRPr="000760BB" w:rsidDel="0079398B">
          <w:rPr>
            <w:b/>
            <w:bCs/>
          </w:rPr>
          <w:delText xml:space="preserve">Scalability and </w:delText>
        </w:r>
        <w:r w:rsidR="00A76281" w:rsidRPr="000760BB" w:rsidDel="0079398B">
          <w:rPr>
            <w:b/>
            <w:bCs/>
          </w:rPr>
          <w:delText>flexibility</w:delText>
        </w:r>
        <w:r w:rsidRPr="000760BB" w:rsidDel="0079398B">
          <w:rPr>
            <w:b/>
            <w:bCs/>
          </w:rPr>
          <w:delText>:</w:delText>
        </w:r>
        <w:r w:rsidRPr="000760BB" w:rsidDel="0079398B">
          <w:delText xml:space="preserve"> Leveraging AWS infrastructure, Managed OpenShift provides the scalability and flexibility needed to adapt to changing workloads and business requirements.</w:delText>
        </w:r>
      </w:del>
    </w:p>
    <w:p w14:paraId="2AC0A34F" w14:textId="787A4DB0" w:rsidR="000760BB" w:rsidRPr="000760BB" w:rsidDel="0079398B" w:rsidRDefault="000760BB" w:rsidP="008A12F7">
      <w:pPr>
        <w:pStyle w:val="NormalBPBHEB"/>
        <w:numPr>
          <w:ilvl w:val="0"/>
          <w:numId w:val="119"/>
        </w:numPr>
        <w:rPr>
          <w:del w:id="1283" w:author="Paulo H. Leocadio" w:date="2024-07-22T15:33:00Z" w16du:dateUtc="2024-07-22T19:33:00Z"/>
        </w:rPr>
      </w:pPr>
      <w:del w:id="1284" w:author="Paulo H. Leocadio" w:date="2024-07-22T15:33:00Z" w16du:dateUtc="2024-07-22T19:33:00Z">
        <w:r w:rsidRPr="000760BB" w:rsidDel="0079398B">
          <w:rPr>
            <w:b/>
            <w:bCs/>
          </w:rPr>
          <w:delText xml:space="preserve">Enhanced </w:delText>
        </w:r>
        <w:r w:rsidR="00A76281" w:rsidRPr="000760BB" w:rsidDel="0079398B">
          <w:rPr>
            <w:b/>
            <w:bCs/>
          </w:rPr>
          <w:delText>developer experience</w:delText>
        </w:r>
        <w:r w:rsidRPr="000760BB" w:rsidDel="0079398B">
          <w:rPr>
            <w:b/>
            <w:bCs/>
          </w:rPr>
          <w:delText>:</w:delText>
        </w:r>
        <w:r w:rsidRPr="000760BB" w:rsidDel="0079398B">
          <w:delText xml:space="preserve"> Integrated developer tools and workflows contribute to an enhanced developer experience, supporting efficient application development and deployment</w:delText>
        </w:r>
      </w:del>
      <w:customXmlDelRangeStart w:id="1285" w:author="Paulo H. Leocadio" w:date="2024-07-22T15:33:00Z"/>
      <w:sdt>
        <w:sdtPr>
          <w:id w:val="1131058479"/>
          <w:citation/>
        </w:sdtPr>
        <w:sdtEndPr/>
        <w:sdtContent>
          <w:customXmlDelRangeEnd w:id="1285"/>
          <w:del w:id="1286" w:author="Paulo H. Leocadio" w:date="2024-07-22T15:33:00Z" w16du:dateUtc="2024-07-22T19:33:00Z">
            <w:r w:rsidR="00D56AE3" w:rsidDel="0079398B">
              <w:fldChar w:fldCharType="begin"/>
            </w:r>
            <w:r w:rsidR="00D56AE3" w:rsidDel="0079398B">
              <w:delInstrText xml:space="preserve"> CITATION hat2023a \l 1033 </w:delInstrText>
            </w:r>
            <w:r w:rsidR="00D56AE3" w:rsidDel="0079398B">
              <w:fldChar w:fldCharType="separate"/>
            </w:r>
            <w:r w:rsidR="00D34F43" w:rsidDel="0079398B">
              <w:rPr>
                <w:noProof/>
              </w:rPr>
              <w:delText xml:space="preserve"> </w:delText>
            </w:r>
            <w:r w:rsidR="00D34F43" w:rsidRPr="00D34F43" w:rsidDel="0079398B">
              <w:rPr>
                <w:noProof/>
              </w:rPr>
              <w:delText>[86]</w:delText>
            </w:r>
            <w:r w:rsidR="00D56AE3" w:rsidDel="0079398B">
              <w:fldChar w:fldCharType="end"/>
            </w:r>
          </w:del>
          <w:customXmlDelRangeStart w:id="1287" w:author="Paulo H. Leocadio" w:date="2024-07-22T15:33:00Z"/>
        </w:sdtContent>
      </w:sdt>
      <w:customXmlDelRangeEnd w:id="1287"/>
      <w:del w:id="1288" w:author="Paulo H. Leocadio" w:date="2024-07-22T15:33:00Z" w16du:dateUtc="2024-07-22T19:33:00Z">
        <w:r w:rsidRPr="000760BB" w:rsidDel="0079398B">
          <w:delText>.</w:delText>
        </w:r>
      </w:del>
    </w:p>
    <w:p w14:paraId="3B45E06C" w14:textId="78794A1C" w:rsidR="000760BB" w:rsidRPr="00CD3D3F" w:rsidDel="0079398B" w:rsidRDefault="000760BB" w:rsidP="00CD3D3F">
      <w:pPr>
        <w:keepNext/>
        <w:keepLines/>
        <w:spacing w:before="40" w:after="0"/>
        <w:outlineLvl w:val="1"/>
        <w:rPr>
          <w:del w:id="1289" w:author="Paulo H. Leocadio" w:date="2024-07-22T15:33:00Z" w16du:dateUtc="2024-07-22T19:33:00Z"/>
          <w:rFonts w:eastAsiaTheme="majorEastAsia" w:cstheme="majorBidi"/>
          <w:sz w:val="36"/>
          <w:szCs w:val="26"/>
        </w:rPr>
      </w:pPr>
      <w:del w:id="1290" w:author="Paulo H. Leocadio" w:date="2024-07-22T15:33:00Z" w16du:dateUtc="2024-07-22T19:33:00Z">
        <w:r w:rsidRPr="00CD3D3F" w:rsidDel="0079398B">
          <w:rPr>
            <w:rFonts w:eastAsiaTheme="majorEastAsia" w:cstheme="majorBidi"/>
            <w:sz w:val="36"/>
            <w:szCs w:val="26"/>
          </w:rPr>
          <w:delText xml:space="preserve">Use </w:delText>
        </w:r>
        <w:r w:rsidR="00A76281" w:rsidRPr="00CD3D3F" w:rsidDel="0079398B">
          <w:rPr>
            <w:rFonts w:eastAsiaTheme="majorEastAsia" w:cstheme="majorBidi"/>
            <w:sz w:val="36"/>
            <w:szCs w:val="26"/>
          </w:rPr>
          <w:delText>cases</w:delText>
        </w:r>
      </w:del>
    </w:p>
    <w:p w14:paraId="1FC5116F" w14:textId="2E3E2031" w:rsidR="00A76281" w:rsidRPr="000760BB" w:rsidDel="0079398B" w:rsidRDefault="00A76281" w:rsidP="00555FFB">
      <w:pPr>
        <w:pStyle w:val="NormalBPBHEB"/>
        <w:rPr>
          <w:del w:id="1291" w:author="Paulo H. Leocadio" w:date="2024-07-22T15:33:00Z" w16du:dateUtc="2024-07-22T19:33:00Z"/>
        </w:rPr>
      </w:pPr>
      <w:del w:id="1292" w:author="Paulo H. Leocadio" w:date="2024-07-22T15:33:00Z" w16du:dateUtc="2024-07-22T19:33:00Z">
        <w:r w:rsidDel="0079398B">
          <w:delText>The following are the use cases</w:delText>
        </w:r>
      </w:del>
      <w:customXmlDelRangeStart w:id="1293" w:author="Paulo H. Leocadio" w:date="2024-07-22T15:33:00Z"/>
      <w:sdt>
        <w:sdtPr>
          <w:id w:val="-872613451"/>
          <w:citation/>
        </w:sdtPr>
        <w:sdtEndPr/>
        <w:sdtContent>
          <w:customXmlDelRangeEnd w:id="1293"/>
          <w:del w:id="1294" w:author="Paulo H. Leocadio" w:date="2024-07-22T15:33:00Z" w16du:dateUtc="2024-07-22T19:33:00Z">
            <w:r w:rsidR="00F027B9" w:rsidDel="0079398B">
              <w:fldChar w:fldCharType="begin"/>
            </w:r>
            <w:r w:rsidR="00F027B9" w:rsidDel="0079398B">
              <w:delInstrText xml:space="preserve"> CITATION hat2023a \l 1033 </w:delInstrText>
            </w:r>
            <w:r w:rsidR="00F027B9" w:rsidDel="0079398B">
              <w:fldChar w:fldCharType="separate"/>
            </w:r>
            <w:r w:rsidR="00D34F43" w:rsidDel="0079398B">
              <w:rPr>
                <w:noProof/>
              </w:rPr>
              <w:delText xml:space="preserve"> </w:delText>
            </w:r>
            <w:r w:rsidR="00D34F43" w:rsidRPr="00D34F43" w:rsidDel="0079398B">
              <w:rPr>
                <w:noProof/>
              </w:rPr>
              <w:delText>[86]</w:delText>
            </w:r>
            <w:r w:rsidR="00F027B9" w:rsidDel="0079398B">
              <w:fldChar w:fldCharType="end"/>
            </w:r>
          </w:del>
          <w:customXmlDelRangeStart w:id="1295" w:author="Paulo H. Leocadio" w:date="2024-07-22T15:33:00Z"/>
        </w:sdtContent>
      </w:sdt>
      <w:customXmlDelRangeEnd w:id="1295"/>
      <w:del w:id="1296" w:author="Paulo H. Leocadio" w:date="2024-07-22T15:33:00Z" w16du:dateUtc="2024-07-22T19:33:00Z">
        <w:r w:rsidDel="0079398B">
          <w:delText>:</w:delText>
        </w:r>
      </w:del>
    </w:p>
    <w:p w14:paraId="02BF5718" w14:textId="205F4DE7" w:rsidR="000760BB" w:rsidRPr="000760BB" w:rsidDel="0079398B" w:rsidRDefault="000760BB" w:rsidP="008A12F7">
      <w:pPr>
        <w:pStyle w:val="NormalBPBHEB"/>
        <w:numPr>
          <w:ilvl w:val="0"/>
          <w:numId w:val="120"/>
        </w:numPr>
        <w:rPr>
          <w:del w:id="1297" w:author="Paulo H. Leocadio" w:date="2024-07-22T15:33:00Z" w16du:dateUtc="2024-07-22T19:33:00Z"/>
        </w:rPr>
      </w:pPr>
      <w:del w:id="1298" w:author="Paulo H. Leocadio" w:date="2024-07-22T15:33:00Z" w16du:dateUtc="2024-07-22T19:33:00Z">
        <w:r w:rsidRPr="000760BB" w:rsidDel="0079398B">
          <w:rPr>
            <w:b/>
            <w:bCs/>
          </w:rPr>
          <w:delText>Cloud-</w:delText>
        </w:r>
        <w:r w:rsidR="00A76281" w:rsidRPr="000760BB" w:rsidDel="0079398B">
          <w:rPr>
            <w:b/>
            <w:bCs/>
          </w:rPr>
          <w:delText>native application development</w:delText>
        </w:r>
        <w:r w:rsidRPr="000760BB" w:rsidDel="0079398B">
          <w:rPr>
            <w:b/>
            <w:bCs/>
          </w:rPr>
          <w:delText>:</w:delText>
        </w:r>
        <w:r w:rsidRPr="000760BB" w:rsidDel="0079398B">
          <w:delText xml:space="preserve"> Organizations adopting cloud-native practices find Managed OpenShift on AWS suitable for developing and deploying applications designed for the cloud environment.</w:delText>
        </w:r>
      </w:del>
    </w:p>
    <w:p w14:paraId="017CEE9E" w14:textId="2103EE1D" w:rsidR="000760BB" w:rsidRPr="000760BB" w:rsidDel="0079398B" w:rsidRDefault="000760BB" w:rsidP="008A12F7">
      <w:pPr>
        <w:pStyle w:val="NormalBPBHEB"/>
        <w:numPr>
          <w:ilvl w:val="0"/>
          <w:numId w:val="120"/>
        </w:numPr>
        <w:rPr>
          <w:del w:id="1299" w:author="Paulo H. Leocadio" w:date="2024-07-22T15:33:00Z" w16du:dateUtc="2024-07-22T19:33:00Z"/>
        </w:rPr>
      </w:pPr>
      <w:del w:id="1300" w:author="Paulo H. Leocadio" w:date="2024-07-22T15:33:00Z" w16du:dateUtc="2024-07-22T19:33:00Z">
        <w:r w:rsidRPr="000760BB" w:rsidDel="0079398B">
          <w:rPr>
            <w:b/>
            <w:bCs/>
          </w:rPr>
          <w:delText xml:space="preserve">Microservices </w:delText>
        </w:r>
        <w:r w:rsidR="00A76281" w:rsidRPr="000760BB" w:rsidDel="0079398B">
          <w:rPr>
            <w:b/>
            <w:bCs/>
          </w:rPr>
          <w:delText>architectures</w:delText>
        </w:r>
        <w:r w:rsidRPr="000760BB" w:rsidDel="0079398B">
          <w:rPr>
            <w:b/>
            <w:bCs/>
          </w:rPr>
          <w:delText>:</w:delText>
        </w:r>
        <w:r w:rsidRPr="000760BB" w:rsidDel="0079398B">
          <w:delText xml:space="preserve"> Managed OpenShift is well-suited for organizations implementing microservices architectures, providing a scalable and manageable platform for microservices-based applications.</w:delText>
        </w:r>
      </w:del>
    </w:p>
    <w:p w14:paraId="0F1A6992" w14:textId="1347ADEC" w:rsidR="008A5243" w:rsidRPr="000760BB" w:rsidDel="0079398B" w:rsidRDefault="008A5243" w:rsidP="006315C9">
      <w:pPr>
        <w:pStyle w:val="Heading1BPBHEB"/>
        <w:rPr>
          <w:del w:id="1301" w:author="Paulo H. Leocadio" w:date="2024-07-22T15:33:00Z" w16du:dateUtc="2024-07-22T19:33:00Z"/>
        </w:rPr>
      </w:pPr>
      <w:del w:id="1302" w:author="Paulo H. Leocadio" w:date="2024-07-22T15:33:00Z" w16du:dateUtc="2024-07-22T19:33:00Z">
        <w:r w:rsidRPr="000760BB" w:rsidDel="0079398B">
          <w:delText>Robotics</w:delText>
        </w:r>
        <w:r w:rsidDel="0079398B">
          <w:delText>:</w:delText>
        </w:r>
        <w:r w:rsidRPr="000760BB" w:rsidDel="0079398B">
          <w:delText xml:space="preserve"> AWS RoboMaker</w:delText>
        </w:r>
      </w:del>
    </w:p>
    <w:p w14:paraId="0350CFFF" w14:textId="24DDCF4D" w:rsidR="008A5243" w:rsidRPr="000760BB" w:rsidDel="0079398B" w:rsidRDefault="008A5243" w:rsidP="006315C9">
      <w:pPr>
        <w:pStyle w:val="NormalBPBHEB"/>
        <w:rPr>
          <w:del w:id="1303" w:author="Paulo H. Leocadio" w:date="2024-07-22T15:33:00Z" w16du:dateUtc="2024-07-22T19:33:00Z"/>
        </w:rPr>
      </w:pPr>
      <w:del w:id="1304" w:author="Paulo H. Leocadio" w:date="2024-07-22T15:33:00Z" w16du:dateUtc="2024-07-22T19:33:00Z">
        <w:r w:rsidRPr="000760BB" w:rsidDel="0079398B">
          <w:delText>AWS RoboMaker is a comprehensive cloud service provided by AWS that facilitates the development, testing, and deployment of robotic applications. This section delves into the key features, capabilities, and integration aspects of AWS RoboMaker, emphasizing its role in advancing robotics development in the cloud.</w:delText>
        </w:r>
      </w:del>
    </w:p>
    <w:p w14:paraId="70A171C9" w14:textId="3489B432" w:rsidR="006315C9" w:rsidRPr="00CD3D3F" w:rsidDel="0079398B" w:rsidRDefault="006315C9" w:rsidP="006315C9">
      <w:pPr>
        <w:keepNext/>
        <w:keepLines/>
        <w:spacing w:before="40" w:after="0"/>
        <w:outlineLvl w:val="1"/>
        <w:rPr>
          <w:del w:id="1305" w:author="Paulo H. Leocadio" w:date="2024-07-22T15:33:00Z" w16du:dateUtc="2024-07-22T19:33:00Z"/>
          <w:rFonts w:eastAsiaTheme="majorEastAsia" w:cstheme="majorBidi"/>
          <w:sz w:val="36"/>
          <w:szCs w:val="26"/>
        </w:rPr>
      </w:pPr>
      <w:del w:id="1306" w:author="Paulo H. Leocadio" w:date="2024-07-22T15:33:00Z" w16du:dateUtc="2024-07-22T19:33:00Z">
        <w:r w:rsidRPr="00CD3D3F" w:rsidDel="0079398B">
          <w:rPr>
            <w:rFonts w:eastAsiaTheme="majorEastAsia" w:cstheme="majorBidi"/>
            <w:sz w:val="36"/>
            <w:szCs w:val="26"/>
          </w:rPr>
          <w:delText>Key features and capabilities</w:delText>
        </w:r>
      </w:del>
    </w:p>
    <w:p w14:paraId="7C971105" w14:textId="4EAA32D4" w:rsidR="006315C9" w:rsidRPr="000760BB" w:rsidDel="0079398B" w:rsidRDefault="006315C9" w:rsidP="006315C9">
      <w:pPr>
        <w:pStyle w:val="NormalBPBHEB"/>
        <w:rPr>
          <w:del w:id="1307" w:author="Paulo H. Leocadio" w:date="2024-07-22T15:33:00Z" w16du:dateUtc="2024-07-22T19:33:00Z"/>
        </w:rPr>
      </w:pPr>
      <w:del w:id="1308" w:author="Paulo H. Leocadio" w:date="2024-07-22T15:33:00Z" w16du:dateUtc="2024-07-22T19:33:00Z">
        <w:r w:rsidDel="0079398B">
          <w:delText xml:space="preserve">In this section, we will go through the </w:delText>
        </w:r>
        <w:r w:rsidRPr="00A76281" w:rsidDel="0079398B">
          <w:delText>key features and capabilities</w:delText>
        </w:r>
        <w:r w:rsidDel="0079398B">
          <w:delText>:</w:delText>
        </w:r>
      </w:del>
    </w:p>
    <w:p w14:paraId="4A74E753" w14:textId="652A9E69" w:rsidR="006315C9" w:rsidRPr="000760BB" w:rsidDel="0079398B" w:rsidRDefault="006315C9" w:rsidP="006315C9">
      <w:pPr>
        <w:pStyle w:val="NormalBPBHEB"/>
        <w:numPr>
          <w:ilvl w:val="0"/>
          <w:numId w:val="121"/>
        </w:numPr>
        <w:rPr>
          <w:del w:id="1309" w:author="Paulo H. Leocadio" w:date="2024-07-22T15:33:00Z" w16du:dateUtc="2024-07-22T19:33:00Z"/>
        </w:rPr>
      </w:pPr>
      <w:del w:id="1310" w:author="Paulo H. Leocadio" w:date="2024-07-22T15:33:00Z" w16du:dateUtc="2024-07-22T19:33:00Z">
        <w:r w:rsidRPr="000760BB" w:rsidDel="0079398B">
          <w:rPr>
            <w:b/>
            <w:bCs/>
          </w:rPr>
          <w:delText>Simulation environments:</w:delText>
        </w:r>
        <w:r w:rsidRPr="000760BB" w:rsidDel="0079398B">
          <w:delText xml:space="preserve"> AWS RoboMaker offers realistic simulation environments, allowing developers to test robotic applications in various scenarios before deploying them to physical robots.</w:delText>
        </w:r>
      </w:del>
    </w:p>
    <w:p w14:paraId="01DB3465" w14:textId="3B844DA8" w:rsidR="006315C9" w:rsidRPr="000760BB" w:rsidDel="0079398B" w:rsidRDefault="006315C9" w:rsidP="006315C9">
      <w:pPr>
        <w:pStyle w:val="NormalBPBHEB"/>
        <w:numPr>
          <w:ilvl w:val="0"/>
          <w:numId w:val="121"/>
        </w:numPr>
        <w:rPr>
          <w:del w:id="1311" w:author="Paulo H. Leocadio" w:date="2024-07-22T15:33:00Z" w16du:dateUtc="2024-07-22T19:33:00Z"/>
        </w:rPr>
      </w:pPr>
      <w:del w:id="1312" w:author="Paulo H. Leocadio" w:date="2024-07-22T15:33:00Z" w16du:dateUtc="2024-07-22T19:33:00Z">
        <w:r w:rsidRPr="000760BB" w:rsidDel="0079398B">
          <w:rPr>
            <w:b/>
            <w:bCs/>
          </w:rPr>
          <w:delText>Fleet management:</w:delText>
        </w:r>
        <w:r w:rsidRPr="000760BB" w:rsidDel="0079398B">
          <w:delText xml:space="preserve"> The platform provides tools for managing robot fleets, enabling efficient deployment, monitoring, and updating of robotic applications at scale.</w:delText>
        </w:r>
      </w:del>
    </w:p>
    <w:p w14:paraId="5175C6FB" w14:textId="7B1641E2" w:rsidR="006315C9" w:rsidRPr="000760BB" w:rsidDel="0079398B" w:rsidRDefault="006315C9" w:rsidP="006315C9">
      <w:pPr>
        <w:pStyle w:val="NormalBPBHEB"/>
        <w:numPr>
          <w:ilvl w:val="0"/>
          <w:numId w:val="121"/>
        </w:numPr>
        <w:rPr>
          <w:del w:id="1313" w:author="Paulo H. Leocadio" w:date="2024-07-22T15:33:00Z" w16du:dateUtc="2024-07-22T19:33:00Z"/>
        </w:rPr>
      </w:pPr>
      <w:del w:id="1314" w:author="Paulo H. Leocadio" w:date="2024-07-22T15:33:00Z" w16du:dateUtc="2024-07-22T19:33:00Z">
        <w:r w:rsidRPr="000760BB" w:rsidDel="0079398B">
          <w:rPr>
            <w:b/>
            <w:bCs/>
          </w:rPr>
          <w:delText xml:space="preserve">Integration with </w:delText>
        </w:r>
        <w:r w:rsidRPr="00A76281" w:rsidDel="0079398B">
          <w:rPr>
            <w:b/>
            <w:bCs/>
          </w:rPr>
          <w:delText>Robot Operating System</w:delText>
        </w:r>
        <w:r w:rsidDel="0079398B">
          <w:rPr>
            <w:b/>
            <w:bCs/>
          </w:rPr>
          <w:delText xml:space="preserve"> (</w:delText>
        </w:r>
        <w:r w:rsidRPr="000760BB" w:rsidDel="0079398B">
          <w:rPr>
            <w:b/>
            <w:bCs/>
          </w:rPr>
          <w:delText>ROS</w:delText>
        </w:r>
        <w:r w:rsidDel="0079398B">
          <w:rPr>
            <w:b/>
            <w:bCs/>
          </w:rPr>
          <w:delText>)</w:delText>
        </w:r>
        <w:r w:rsidRPr="000760BB" w:rsidDel="0079398B">
          <w:rPr>
            <w:b/>
            <w:bCs/>
          </w:rPr>
          <w:delText>:</w:delText>
        </w:r>
        <w:r w:rsidRPr="000760BB" w:rsidDel="0079398B">
          <w:delText xml:space="preserve"> AWS RoboMaker seamlessly integrates with the ROS, a popular open-source middleware framework for robotics</w:delText>
        </w:r>
      </w:del>
      <w:customXmlDelRangeStart w:id="1315" w:author="Paulo H. Leocadio" w:date="2024-07-22T15:33:00Z"/>
      <w:sdt>
        <w:sdtPr>
          <w:id w:val="-981385040"/>
          <w:citation/>
        </w:sdtPr>
        <w:sdtEndPr/>
        <w:sdtContent>
          <w:customXmlDelRangeEnd w:id="1315"/>
          <w:del w:id="1316" w:author="Paulo H. Leocadio" w:date="2024-07-22T15:33:00Z" w16du:dateUtc="2024-07-22T19:33:00Z">
            <w:r w:rsidDel="0079398B">
              <w:fldChar w:fldCharType="begin"/>
            </w:r>
            <w:r w:rsidDel="0079398B">
              <w:delInstrText xml:space="preserve"> CITATION unknown2023n \l 1033 </w:delInstrText>
            </w:r>
            <w:r w:rsidDel="0079398B">
              <w:fldChar w:fldCharType="separate"/>
            </w:r>
            <w:r w:rsidR="00D34F43" w:rsidDel="0079398B">
              <w:rPr>
                <w:noProof/>
              </w:rPr>
              <w:delText xml:space="preserve"> </w:delText>
            </w:r>
            <w:r w:rsidR="00D34F43" w:rsidRPr="00D34F43" w:rsidDel="0079398B">
              <w:rPr>
                <w:noProof/>
              </w:rPr>
              <w:delText>[87]</w:delText>
            </w:r>
            <w:r w:rsidDel="0079398B">
              <w:fldChar w:fldCharType="end"/>
            </w:r>
          </w:del>
          <w:customXmlDelRangeStart w:id="1317" w:author="Paulo H. Leocadio" w:date="2024-07-22T15:33:00Z"/>
        </w:sdtContent>
      </w:sdt>
      <w:customXmlDelRangeEnd w:id="1317"/>
      <w:del w:id="1318" w:author="Paulo H. Leocadio" w:date="2024-07-22T15:33:00Z" w16du:dateUtc="2024-07-22T19:33:00Z">
        <w:r w:rsidRPr="000760BB" w:rsidDel="0079398B">
          <w:delText>.</w:delText>
        </w:r>
      </w:del>
    </w:p>
    <w:p w14:paraId="783238D5" w14:textId="1FEA6EB8" w:rsidR="005D5849" w:rsidDel="0079398B" w:rsidRDefault="005D5849" w:rsidP="000760BB">
      <w:pPr>
        <w:pBdr>
          <w:top w:val="nil"/>
          <w:left w:val="nil"/>
          <w:bottom w:val="nil"/>
          <w:right w:val="nil"/>
          <w:between w:val="nil"/>
        </w:pBdr>
        <w:shd w:val="clear" w:color="auto" w:fill="FFFFFF"/>
        <w:spacing w:after="100" w:line="276" w:lineRule="auto"/>
        <w:jc w:val="both"/>
        <w:rPr>
          <w:del w:id="1319" w:author="Paulo H. Leocadio" w:date="2024-07-22T15:33:00Z" w16du:dateUtc="2024-07-22T19:33:00Z"/>
          <w:b/>
          <w:bCs/>
        </w:rPr>
      </w:pPr>
    </w:p>
    <w:p w14:paraId="636363D2" w14:textId="19132716" w:rsidR="00B548F5" w:rsidDel="0079398B" w:rsidRDefault="00535F92" w:rsidP="00555FFB">
      <w:pPr>
        <w:pStyle w:val="FigureBPBHEB"/>
        <w:rPr>
          <w:del w:id="1320" w:author="Paulo H. Leocadio" w:date="2024-07-22T15:33:00Z" w16du:dateUtc="2024-07-22T19:33:00Z"/>
        </w:rPr>
      </w:pPr>
      <w:del w:id="1321" w:author="Paulo H. Leocadio" w:date="2024-07-22T15:33:00Z" w16du:dateUtc="2024-07-22T19:33:00Z">
        <w:r w:rsidDel="0079398B">
          <w:rPr>
            <w:noProof/>
          </w:rPr>
          <w:drawing>
            <wp:inline distT="0" distB="0" distL="0" distR="0" wp14:anchorId="469485F7" wp14:editId="7138C8BC">
              <wp:extent cx="5754200" cy="1495425"/>
              <wp:effectExtent l="0" t="0" r="0" b="0"/>
              <wp:docPr id="11465915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8688" cy="1496591"/>
                      </a:xfrm>
                      <a:prstGeom prst="rect">
                        <a:avLst/>
                      </a:prstGeom>
                      <a:noFill/>
                    </pic:spPr>
                  </pic:pic>
                </a:graphicData>
              </a:graphic>
            </wp:inline>
          </w:drawing>
        </w:r>
      </w:del>
    </w:p>
    <w:p w14:paraId="765713CF" w14:textId="182793B0" w:rsidR="00535F92" w:rsidRPr="000760BB" w:rsidDel="0079398B" w:rsidRDefault="00B548F5" w:rsidP="00555FFB">
      <w:pPr>
        <w:pStyle w:val="FigureCaptionBPBHEB"/>
        <w:rPr>
          <w:del w:id="1322" w:author="Paulo H. Leocadio" w:date="2024-07-22T15:33:00Z" w16du:dateUtc="2024-07-22T19:33:00Z"/>
          <w:b/>
        </w:rPr>
      </w:pPr>
      <w:del w:id="1323" w:author="Paulo H. Leocadio" w:date="2024-07-22T15:33:00Z" w16du:dateUtc="2024-07-22T19:33:00Z">
        <w:r w:rsidRPr="00555FFB" w:rsidDel="0079398B">
          <w:rPr>
            <w:b/>
            <w:bCs w:val="0"/>
          </w:rPr>
          <w:delText xml:space="preserve">Figure </w:delText>
        </w:r>
        <w:r w:rsidR="00A76281" w:rsidRPr="00555FFB" w:rsidDel="0079398B">
          <w:rPr>
            <w:b/>
            <w:bCs w:val="0"/>
          </w:rPr>
          <w:delText>7.</w:delText>
        </w:r>
        <w:r w:rsidRPr="00555FFB" w:rsidDel="0079398B">
          <w:rPr>
            <w:b/>
            <w:bCs w:val="0"/>
          </w:rPr>
          <w:fldChar w:fldCharType="begin"/>
        </w:r>
        <w:r w:rsidRPr="00555FFB" w:rsidDel="0079398B">
          <w:rPr>
            <w:b/>
            <w:bCs w:val="0"/>
          </w:rPr>
          <w:delInstrText xml:space="preserve"> SEQ Figure \* ARABIC </w:delInstrText>
        </w:r>
        <w:r w:rsidRPr="00555FFB" w:rsidDel="0079398B">
          <w:rPr>
            <w:b/>
            <w:bCs w:val="0"/>
          </w:rPr>
          <w:fldChar w:fldCharType="separate"/>
        </w:r>
        <w:r w:rsidR="009304A7" w:rsidRPr="00555FFB" w:rsidDel="0079398B">
          <w:rPr>
            <w:b/>
            <w:bCs w:val="0"/>
            <w:noProof/>
          </w:rPr>
          <w:delText>15</w:delText>
        </w:r>
        <w:r w:rsidRPr="00555FFB" w:rsidDel="0079398B">
          <w:rPr>
            <w:b/>
            <w:bCs w:val="0"/>
          </w:rPr>
          <w:fldChar w:fldCharType="end"/>
        </w:r>
        <w:r w:rsidR="00A76281" w:rsidDel="0079398B">
          <w:rPr>
            <w:b/>
            <w:bCs w:val="0"/>
          </w:rPr>
          <w:delText xml:space="preserve">: </w:delText>
        </w:r>
        <w:r w:rsidRPr="000C276E" w:rsidDel="0079398B">
          <w:delText xml:space="preserve">AWS RoboMaker cloud-based simulation service </w:delText>
        </w:r>
        <w:r w:rsidDel="0079398B">
          <w:delText>(AWS</w:delText>
        </w:r>
        <w:r w:rsidDel="0079398B">
          <w:rPr>
            <w:noProof/>
          </w:rPr>
          <w:delText xml:space="preserve"> Documentation)</w:delText>
        </w:r>
      </w:del>
    </w:p>
    <w:p w14:paraId="3269C379" w14:textId="41597FBC" w:rsidR="00A76281" w:rsidDel="0079398B" w:rsidRDefault="00A76281" w:rsidP="008E169A">
      <w:pPr>
        <w:keepNext/>
        <w:keepLines/>
        <w:spacing w:before="40" w:after="0"/>
        <w:outlineLvl w:val="1"/>
        <w:rPr>
          <w:del w:id="1324" w:author="Paulo H. Leocadio" w:date="2024-07-22T15:33:00Z" w16du:dateUtc="2024-07-22T19:33:00Z"/>
          <w:rFonts w:eastAsiaTheme="majorEastAsia" w:cstheme="majorBidi"/>
          <w:sz w:val="36"/>
          <w:szCs w:val="26"/>
        </w:rPr>
      </w:pPr>
    </w:p>
    <w:p w14:paraId="1E168810" w14:textId="4580AF7F" w:rsidR="000760BB" w:rsidRPr="00CD3D3F" w:rsidDel="0079398B" w:rsidRDefault="000760BB" w:rsidP="00CD3D3F">
      <w:pPr>
        <w:keepNext/>
        <w:keepLines/>
        <w:spacing w:before="40" w:after="0"/>
        <w:outlineLvl w:val="1"/>
        <w:rPr>
          <w:del w:id="1325" w:author="Paulo H. Leocadio" w:date="2024-07-22T15:33:00Z" w16du:dateUtc="2024-07-22T19:33:00Z"/>
          <w:rFonts w:eastAsiaTheme="majorEastAsia" w:cstheme="majorBidi"/>
          <w:sz w:val="36"/>
          <w:szCs w:val="26"/>
        </w:rPr>
      </w:pPr>
      <w:del w:id="1326" w:author="Paulo H. Leocadio" w:date="2024-07-22T15:33:00Z" w16du:dateUtc="2024-07-22T19:33:00Z">
        <w:r w:rsidRPr="00CD3D3F" w:rsidDel="0079398B">
          <w:rPr>
            <w:rFonts w:eastAsiaTheme="majorEastAsia" w:cstheme="majorBidi"/>
            <w:sz w:val="36"/>
            <w:szCs w:val="26"/>
          </w:rPr>
          <w:delText xml:space="preserve">AWS RoboMaker </w:delText>
        </w:r>
        <w:commentRangeStart w:id="1327"/>
        <w:commentRangeStart w:id="1328"/>
        <w:r w:rsidR="00A76281" w:rsidRPr="00CD3D3F" w:rsidDel="0079398B">
          <w:rPr>
            <w:rFonts w:eastAsiaTheme="majorEastAsia" w:cstheme="majorBidi"/>
            <w:sz w:val="36"/>
            <w:szCs w:val="26"/>
          </w:rPr>
          <w:delText>workflow</w:delText>
        </w:r>
        <w:commentRangeEnd w:id="1327"/>
        <w:r w:rsidR="00A76281" w:rsidRPr="00CD3D3F" w:rsidDel="0079398B">
          <w:rPr>
            <w:rFonts w:eastAsiaTheme="majorEastAsia" w:cstheme="majorBidi"/>
            <w:sz w:val="36"/>
            <w:szCs w:val="26"/>
          </w:rPr>
          <w:commentReference w:id="1327"/>
        </w:r>
        <w:commentRangeEnd w:id="1328"/>
        <w:r w:rsidR="000E51AD" w:rsidDel="0079398B">
          <w:rPr>
            <w:rStyle w:val="CommentReference"/>
          </w:rPr>
          <w:commentReference w:id="1328"/>
        </w:r>
      </w:del>
    </w:p>
    <w:p w14:paraId="2D0F3DFF" w14:textId="2D37ECD0" w:rsidR="000E51AD" w:rsidRPr="005A4C96" w:rsidDel="0079398B" w:rsidRDefault="000E51AD" w:rsidP="005A4C96">
      <w:pPr>
        <w:pStyle w:val="NormalBPBHEB"/>
        <w:ind w:left="360"/>
        <w:rPr>
          <w:del w:id="1329" w:author="Paulo H. Leocadio" w:date="2024-07-22T15:33:00Z" w16du:dateUtc="2024-07-22T19:33:00Z"/>
        </w:rPr>
      </w:pPr>
      <w:del w:id="1330" w:author="Paulo H. Leocadio" w:date="2024-07-22T15:33:00Z" w16du:dateUtc="2024-07-22T19:33:00Z">
        <w:r w:rsidRPr="000E51AD" w:rsidDel="0079398B">
          <w:delText>AWS RoboMaker provides a comprehensive suite of tools and services designed to simplify the development, testing, and deployment of robotic applications. This section outlines the key stages of the AWS RoboMaker workflow, highlighting how each component contributes to an efficient and streamlined process for building and managing robotics solutions.</w:delText>
        </w:r>
      </w:del>
    </w:p>
    <w:p w14:paraId="616E92E5" w14:textId="5E504595" w:rsidR="000760BB" w:rsidRPr="000760BB" w:rsidDel="0079398B" w:rsidRDefault="000760BB" w:rsidP="008A12F7">
      <w:pPr>
        <w:pStyle w:val="NormalBPBHEB"/>
        <w:numPr>
          <w:ilvl w:val="0"/>
          <w:numId w:val="122"/>
        </w:numPr>
        <w:rPr>
          <w:del w:id="1331" w:author="Paulo H. Leocadio" w:date="2024-07-22T15:33:00Z" w16du:dateUtc="2024-07-22T19:33:00Z"/>
        </w:rPr>
      </w:pPr>
      <w:del w:id="1332" w:author="Paulo H. Leocadio" w:date="2024-07-22T15:33:00Z" w16du:dateUtc="2024-07-22T19:33:00Z">
        <w:r w:rsidRPr="000760BB" w:rsidDel="0079398B">
          <w:rPr>
            <w:b/>
            <w:bCs/>
          </w:rPr>
          <w:delText>Development:</w:delText>
        </w:r>
        <w:r w:rsidRPr="000760BB" w:rsidDel="0079398B">
          <w:delText xml:space="preserve"> Developers can use the </w:delText>
        </w:r>
        <w:r w:rsidRPr="00555FFB" w:rsidDel="0079398B">
          <w:rPr>
            <w:b/>
            <w:bCs/>
          </w:rPr>
          <w:delText>integrated development environment (IDE)</w:delText>
        </w:r>
        <w:r w:rsidRPr="000760BB" w:rsidDel="0079398B">
          <w:delText xml:space="preserve"> in AWS RoboMaker to build, edit, and debug robotic applications. Simulation capabilities allow for iterative testing in virtual environments.</w:delText>
        </w:r>
      </w:del>
    </w:p>
    <w:p w14:paraId="6A064729" w14:textId="0DC33D14" w:rsidR="000760BB" w:rsidRPr="000760BB" w:rsidDel="0079398B" w:rsidRDefault="000760BB" w:rsidP="008A12F7">
      <w:pPr>
        <w:pStyle w:val="NormalBPBHEB"/>
        <w:numPr>
          <w:ilvl w:val="0"/>
          <w:numId w:val="122"/>
        </w:numPr>
        <w:rPr>
          <w:del w:id="1333" w:author="Paulo H. Leocadio" w:date="2024-07-22T15:33:00Z" w16du:dateUtc="2024-07-22T19:33:00Z"/>
        </w:rPr>
      </w:pPr>
      <w:del w:id="1334" w:author="Paulo H. Leocadio" w:date="2024-07-22T15:33:00Z" w16du:dateUtc="2024-07-22T19:33:00Z">
        <w:r w:rsidRPr="000760BB" w:rsidDel="0079398B">
          <w:rPr>
            <w:b/>
            <w:bCs/>
          </w:rPr>
          <w:delText>Simulation:</w:delText>
        </w:r>
        <w:r w:rsidRPr="000760BB" w:rsidDel="0079398B">
          <w:delText xml:space="preserve"> Realistic simulations assist in validating and optimizing robot behavior in a variety of scenarios, reducing the need for extensive physical testing.</w:delText>
        </w:r>
      </w:del>
    </w:p>
    <w:p w14:paraId="598B9C99" w14:textId="17537ED2" w:rsidR="00A76281" w:rsidDel="0079398B" w:rsidRDefault="000760BB" w:rsidP="00CD3D3F">
      <w:pPr>
        <w:pStyle w:val="NormalBPBHEB"/>
        <w:numPr>
          <w:ilvl w:val="0"/>
          <w:numId w:val="122"/>
        </w:numPr>
        <w:rPr>
          <w:del w:id="1335" w:author="Paulo H. Leocadio" w:date="2024-07-22T15:33:00Z" w16du:dateUtc="2024-07-22T19:33:00Z"/>
        </w:rPr>
      </w:pPr>
      <w:del w:id="1336" w:author="Paulo H. Leocadio" w:date="2024-07-22T15:33:00Z" w16du:dateUtc="2024-07-22T19:33:00Z">
        <w:r w:rsidRPr="00D35504" w:rsidDel="0079398B">
          <w:rPr>
            <w:b/>
            <w:bCs/>
          </w:rPr>
          <w:delText>Deployment:</w:delText>
        </w:r>
        <w:r w:rsidRPr="000760BB" w:rsidDel="0079398B">
          <w:delText xml:space="preserve"> Once satisfied with the simulation results, developers can deploy robotic applications to physical robot fleets, managing the deployment process through AWS RoboMaker</w:delText>
        </w:r>
      </w:del>
      <w:customXmlDelRangeStart w:id="1337" w:author="Paulo H. Leocadio" w:date="2024-07-22T15:33:00Z"/>
      <w:sdt>
        <w:sdtPr>
          <w:id w:val="-1967963712"/>
          <w:citation/>
        </w:sdtPr>
        <w:sdtEndPr/>
        <w:sdtContent>
          <w:customXmlDelRangeEnd w:id="1337"/>
          <w:del w:id="1338" w:author="Paulo H. Leocadio" w:date="2024-07-22T15:33:00Z" w16du:dateUtc="2024-07-22T19:33:00Z">
            <w:r w:rsidR="0081764F" w:rsidDel="0079398B">
              <w:fldChar w:fldCharType="begin"/>
            </w:r>
            <w:r w:rsidR="0081764F" w:rsidDel="0079398B">
              <w:delInstrText xml:space="preserve"> CITATION unknown2023n \l 1033 </w:delInstrText>
            </w:r>
            <w:r w:rsidR="0081764F" w:rsidDel="0079398B">
              <w:fldChar w:fldCharType="separate"/>
            </w:r>
            <w:r w:rsidR="00D34F43" w:rsidDel="0079398B">
              <w:rPr>
                <w:noProof/>
              </w:rPr>
              <w:delText xml:space="preserve"> </w:delText>
            </w:r>
            <w:r w:rsidR="00D34F43" w:rsidRPr="00D34F43" w:rsidDel="0079398B">
              <w:rPr>
                <w:noProof/>
              </w:rPr>
              <w:delText>[87]</w:delText>
            </w:r>
            <w:r w:rsidR="0081764F" w:rsidDel="0079398B">
              <w:fldChar w:fldCharType="end"/>
            </w:r>
          </w:del>
          <w:customXmlDelRangeStart w:id="1339" w:author="Paulo H. Leocadio" w:date="2024-07-22T15:33:00Z"/>
        </w:sdtContent>
      </w:sdt>
      <w:customXmlDelRangeEnd w:id="1339"/>
      <w:del w:id="1340" w:author="Paulo H. Leocadio" w:date="2024-07-22T15:33:00Z" w16du:dateUtc="2024-07-22T19:33:00Z">
        <w:r w:rsidRPr="000760BB" w:rsidDel="0079398B">
          <w:delText>.</w:delText>
        </w:r>
      </w:del>
    </w:p>
    <w:p w14:paraId="1C242835" w14:textId="7B1DEBFC" w:rsidR="00A76281" w:rsidRPr="00CD3D3F" w:rsidDel="0079398B" w:rsidRDefault="000760BB" w:rsidP="00CD3D3F">
      <w:pPr>
        <w:keepNext/>
        <w:keepLines/>
        <w:spacing w:before="40" w:after="0"/>
        <w:outlineLvl w:val="1"/>
        <w:rPr>
          <w:del w:id="1341" w:author="Paulo H. Leocadio" w:date="2024-07-22T15:33:00Z" w16du:dateUtc="2024-07-22T19:33:00Z"/>
          <w:rFonts w:eastAsiaTheme="majorEastAsia" w:cstheme="majorBidi"/>
          <w:sz w:val="36"/>
          <w:szCs w:val="26"/>
        </w:rPr>
      </w:pPr>
      <w:del w:id="1342" w:author="Paulo H. Leocadio" w:date="2024-07-22T15:33:00Z" w16du:dateUtc="2024-07-22T19:33:00Z">
        <w:r w:rsidRPr="00CD3D3F" w:rsidDel="0079398B">
          <w:rPr>
            <w:rFonts w:eastAsiaTheme="majorEastAsia" w:cstheme="majorBidi"/>
            <w:sz w:val="36"/>
            <w:szCs w:val="26"/>
          </w:rPr>
          <w:delText xml:space="preserve">Integration with AWS </w:delText>
        </w:r>
        <w:commentRangeStart w:id="1343"/>
        <w:commentRangeStart w:id="1344"/>
        <w:r w:rsidRPr="00CD3D3F" w:rsidDel="0079398B">
          <w:rPr>
            <w:rFonts w:eastAsiaTheme="majorEastAsia" w:cstheme="majorBidi"/>
            <w:sz w:val="36"/>
            <w:szCs w:val="26"/>
          </w:rPr>
          <w:delText>Services</w:delText>
        </w:r>
        <w:commentRangeEnd w:id="1343"/>
        <w:r w:rsidR="00A76281" w:rsidRPr="00CD3D3F" w:rsidDel="0079398B">
          <w:rPr>
            <w:rFonts w:eastAsiaTheme="majorEastAsia" w:cstheme="majorBidi"/>
            <w:sz w:val="36"/>
            <w:szCs w:val="26"/>
          </w:rPr>
          <w:commentReference w:id="1343"/>
        </w:r>
        <w:commentRangeEnd w:id="1344"/>
        <w:r w:rsidR="0085615E" w:rsidDel="0079398B">
          <w:rPr>
            <w:rStyle w:val="CommentReference"/>
          </w:rPr>
          <w:commentReference w:id="1344"/>
        </w:r>
      </w:del>
    </w:p>
    <w:p w14:paraId="207F8F45" w14:textId="232C6DD8" w:rsidR="0060773C" w:rsidRPr="005A4C96" w:rsidDel="0079398B" w:rsidRDefault="0060773C" w:rsidP="005A4C96">
      <w:pPr>
        <w:pStyle w:val="NormalBPBHEB"/>
        <w:ind w:left="360"/>
        <w:rPr>
          <w:del w:id="1345" w:author="Paulo H. Leocadio" w:date="2024-07-22T15:33:00Z" w16du:dateUtc="2024-07-22T19:33:00Z"/>
        </w:rPr>
      </w:pPr>
      <w:del w:id="1346" w:author="Paulo H. Leocadio" w:date="2024-07-22T15:33:00Z" w16du:dateUtc="2024-07-22T19:33:00Z">
        <w:r w:rsidRPr="0060773C" w:rsidDel="0079398B">
          <w:delText>To enhance the functionality and efficiency of robotic applications, AWS RoboMaker integrates seamlessly with a range of AWS services. These integrations enable developers to leverage AWS's robust cloud infrastructure and tools for storage, resource provisioning, and more.</w:delText>
        </w:r>
      </w:del>
    </w:p>
    <w:p w14:paraId="757655D3" w14:textId="4D37A44E" w:rsidR="000760BB" w:rsidRPr="000760BB" w:rsidDel="0079398B" w:rsidRDefault="000760BB" w:rsidP="008A12F7">
      <w:pPr>
        <w:pStyle w:val="NormalBPBHEB"/>
        <w:numPr>
          <w:ilvl w:val="0"/>
          <w:numId w:val="123"/>
        </w:numPr>
        <w:rPr>
          <w:del w:id="1347" w:author="Paulo H. Leocadio" w:date="2024-07-22T15:33:00Z" w16du:dateUtc="2024-07-22T19:33:00Z"/>
        </w:rPr>
      </w:pPr>
      <w:del w:id="1348" w:author="Paulo H. Leocadio" w:date="2024-07-22T15:33:00Z" w16du:dateUtc="2024-07-22T19:33:00Z">
        <w:r w:rsidRPr="000760BB" w:rsidDel="0079398B">
          <w:rPr>
            <w:b/>
            <w:bCs/>
          </w:rPr>
          <w:delText>Amazon S3:</w:delText>
        </w:r>
        <w:r w:rsidRPr="000760BB" w:rsidDel="0079398B">
          <w:delText xml:space="preserve"> AWS RoboMaker integrates with Amazon S3 for storing and accessing simulation data, model files, and other artifacts.</w:delText>
        </w:r>
      </w:del>
    </w:p>
    <w:p w14:paraId="01C191E6" w14:textId="02B0104E" w:rsidR="00A76281" w:rsidRPr="000760BB" w:rsidDel="0079398B" w:rsidRDefault="000760BB" w:rsidP="00CD3D3F">
      <w:pPr>
        <w:pStyle w:val="NormalBPBHEB"/>
        <w:numPr>
          <w:ilvl w:val="0"/>
          <w:numId w:val="123"/>
        </w:numPr>
        <w:rPr>
          <w:del w:id="1349" w:author="Paulo H. Leocadio" w:date="2024-07-22T15:33:00Z" w16du:dateUtc="2024-07-22T19:33:00Z"/>
        </w:rPr>
      </w:pPr>
      <w:del w:id="1350" w:author="Paulo H. Leocadio" w:date="2024-07-22T15:33:00Z" w16du:dateUtc="2024-07-22T19:33:00Z">
        <w:r w:rsidRPr="00D35504" w:rsidDel="0079398B">
          <w:rPr>
            <w:b/>
            <w:bCs/>
          </w:rPr>
          <w:delText>AWS CloudFormation:</w:delText>
        </w:r>
        <w:r w:rsidRPr="000760BB" w:rsidDel="0079398B">
          <w:delText xml:space="preserve"> Infrastructure as code is facilitated through AWS CloudFormation, allowing users to define and provision AWS resources for robotics applications</w:delText>
        </w:r>
      </w:del>
      <w:customXmlDelRangeStart w:id="1351" w:author="Paulo H. Leocadio" w:date="2024-07-22T15:33:00Z"/>
      <w:sdt>
        <w:sdtPr>
          <w:id w:val="1808815711"/>
          <w:citation/>
        </w:sdtPr>
        <w:sdtEndPr/>
        <w:sdtContent>
          <w:customXmlDelRangeEnd w:id="1351"/>
          <w:del w:id="1352" w:author="Paulo H. Leocadio" w:date="2024-07-22T15:33:00Z" w16du:dateUtc="2024-07-22T19:33:00Z">
            <w:r w:rsidR="000E5628" w:rsidDel="0079398B">
              <w:fldChar w:fldCharType="begin"/>
            </w:r>
            <w:r w:rsidR="000E5628" w:rsidDel="0079398B">
              <w:delInstrText xml:space="preserve"> CITATION unknown2023n \l 1033 </w:delInstrText>
            </w:r>
            <w:r w:rsidR="000E5628" w:rsidDel="0079398B">
              <w:fldChar w:fldCharType="separate"/>
            </w:r>
            <w:r w:rsidR="00D34F43" w:rsidDel="0079398B">
              <w:rPr>
                <w:noProof/>
              </w:rPr>
              <w:delText xml:space="preserve"> </w:delText>
            </w:r>
            <w:r w:rsidR="00D34F43" w:rsidRPr="00D34F43" w:rsidDel="0079398B">
              <w:rPr>
                <w:noProof/>
              </w:rPr>
              <w:delText>[87]</w:delText>
            </w:r>
            <w:r w:rsidR="000E5628" w:rsidDel="0079398B">
              <w:fldChar w:fldCharType="end"/>
            </w:r>
          </w:del>
          <w:customXmlDelRangeStart w:id="1353" w:author="Paulo H. Leocadio" w:date="2024-07-22T15:33:00Z"/>
        </w:sdtContent>
      </w:sdt>
      <w:customXmlDelRangeEnd w:id="1353"/>
      <w:del w:id="1354" w:author="Paulo H. Leocadio" w:date="2024-07-22T15:33:00Z" w16du:dateUtc="2024-07-22T19:33:00Z">
        <w:r w:rsidRPr="000760BB" w:rsidDel="0079398B">
          <w:delText>.</w:delText>
        </w:r>
      </w:del>
    </w:p>
    <w:p w14:paraId="18282CD9" w14:textId="00EBA940" w:rsidR="000760BB" w:rsidRPr="00CD3D3F" w:rsidDel="0079398B" w:rsidRDefault="000760BB" w:rsidP="00CD3D3F">
      <w:pPr>
        <w:keepNext/>
        <w:keepLines/>
        <w:spacing w:before="40" w:after="0"/>
        <w:outlineLvl w:val="1"/>
        <w:rPr>
          <w:del w:id="1355" w:author="Paulo H. Leocadio" w:date="2024-07-22T15:33:00Z" w16du:dateUtc="2024-07-22T19:33:00Z"/>
          <w:rFonts w:eastAsiaTheme="majorEastAsia" w:cstheme="majorBidi"/>
          <w:sz w:val="36"/>
          <w:szCs w:val="26"/>
        </w:rPr>
      </w:pPr>
      <w:del w:id="1356" w:author="Paulo H. Leocadio" w:date="2024-07-22T15:33:00Z" w16du:dateUtc="2024-07-22T19:33:00Z">
        <w:r w:rsidRPr="00CD3D3F" w:rsidDel="0079398B">
          <w:rPr>
            <w:rFonts w:eastAsiaTheme="majorEastAsia" w:cstheme="majorBidi"/>
            <w:sz w:val="36"/>
            <w:szCs w:val="26"/>
          </w:rPr>
          <w:delText xml:space="preserve">Use </w:delText>
        </w:r>
        <w:r w:rsidR="00A76281" w:rsidRPr="00CD3D3F" w:rsidDel="0079398B">
          <w:rPr>
            <w:rFonts w:eastAsiaTheme="majorEastAsia" w:cstheme="majorBidi"/>
            <w:sz w:val="36"/>
            <w:szCs w:val="26"/>
          </w:rPr>
          <w:delText>cases</w:delText>
        </w:r>
      </w:del>
    </w:p>
    <w:p w14:paraId="1DB7B7C3" w14:textId="0B9774EE" w:rsidR="00A76281" w:rsidRPr="000760BB" w:rsidDel="0079398B" w:rsidRDefault="00A76281" w:rsidP="00555FFB">
      <w:pPr>
        <w:pStyle w:val="NormalBPBHEB"/>
        <w:rPr>
          <w:del w:id="1357" w:author="Paulo H. Leocadio" w:date="2024-07-22T15:33:00Z" w16du:dateUtc="2024-07-22T19:33:00Z"/>
        </w:rPr>
      </w:pPr>
      <w:del w:id="1358" w:author="Paulo H. Leocadio" w:date="2024-07-22T15:33:00Z" w16du:dateUtc="2024-07-22T19:33:00Z">
        <w:r w:rsidDel="0079398B">
          <w:delText>The following are the use cases:</w:delText>
        </w:r>
      </w:del>
    </w:p>
    <w:p w14:paraId="584D3B46" w14:textId="42C2E3AE" w:rsidR="000760BB" w:rsidRPr="000760BB" w:rsidDel="0079398B" w:rsidRDefault="000760BB" w:rsidP="008A12F7">
      <w:pPr>
        <w:pStyle w:val="NormalBPBHEB"/>
        <w:numPr>
          <w:ilvl w:val="0"/>
          <w:numId w:val="124"/>
        </w:numPr>
        <w:rPr>
          <w:del w:id="1359" w:author="Paulo H. Leocadio" w:date="2024-07-22T15:33:00Z" w16du:dateUtc="2024-07-22T19:33:00Z"/>
        </w:rPr>
      </w:pPr>
      <w:del w:id="1360" w:author="Paulo H. Leocadio" w:date="2024-07-22T15:33:00Z" w16du:dateUtc="2024-07-22T19:33:00Z">
        <w:r w:rsidRPr="000760BB" w:rsidDel="0079398B">
          <w:rPr>
            <w:b/>
            <w:bCs/>
          </w:rPr>
          <w:delText xml:space="preserve">Industrial </w:delText>
        </w:r>
        <w:r w:rsidR="00A76281" w:rsidRPr="000760BB" w:rsidDel="0079398B">
          <w:rPr>
            <w:b/>
            <w:bCs/>
          </w:rPr>
          <w:delText>automation</w:delText>
        </w:r>
        <w:r w:rsidRPr="000760BB" w:rsidDel="0079398B">
          <w:rPr>
            <w:b/>
            <w:bCs/>
          </w:rPr>
          <w:delText>:</w:delText>
        </w:r>
        <w:r w:rsidRPr="000760BB" w:rsidDel="0079398B">
          <w:delText xml:space="preserve"> AWS RoboMaker is applied in industrial settings for automating tasks such as material handling, inspection, and logistics using robotic systems.</w:delText>
        </w:r>
      </w:del>
    </w:p>
    <w:p w14:paraId="37079736" w14:textId="45D369F8" w:rsidR="00A76281" w:rsidRPr="00611C64" w:rsidDel="0079398B" w:rsidRDefault="000760BB" w:rsidP="00611C64">
      <w:pPr>
        <w:pStyle w:val="NormalBPBHEB"/>
        <w:numPr>
          <w:ilvl w:val="0"/>
          <w:numId w:val="124"/>
        </w:numPr>
        <w:rPr>
          <w:del w:id="1361" w:author="Paulo H. Leocadio" w:date="2024-07-22T15:33:00Z" w16du:dateUtc="2024-07-22T19:33:00Z"/>
          <w:b/>
          <w:bCs/>
        </w:rPr>
      </w:pPr>
      <w:del w:id="1362" w:author="Paulo H. Leocadio" w:date="2024-07-22T15:33:00Z" w16du:dateUtc="2024-07-22T19:33:00Z">
        <w:r w:rsidRPr="00D35504" w:rsidDel="0079398B">
          <w:rPr>
            <w:b/>
            <w:bCs/>
          </w:rPr>
          <w:delText xml:space="preserve">Research and </w:delText>
        </w:r>
        <w:r w:rsidR="00A76281" w:rsidRPr="00D35504" w:rsidDel="0079398B">
          <w:rPr>
            <w:b/>
            <w:bCs/>
          </w:rPr>
          <w:delText>education</w:delText>
        </w:r>
        <w:r w:rsidRPr="00D35504" w:rsidDel="0079398B">
          <w:rPr>
            <w:b/>
            <w:bCs/>
          </w:rPr>
          <w:delText>:</w:delText>
        </w:r>
        <w:r w:rsidRPr="00611C64" w:rsidDel="0079398B">
          <w:rPr>
            <w:b/>
            <w:bCs/>
          </w:rPr>
          <w:delText xml:space="preserve"> </w:delText>
        </w:r>
        <w:r w:rsidRPr="003D6C51" w:rsidDel="0079398B">
          <w:delText>Educational institutions and researchers utilize AWS RoboMaker to experiment with and develop advanced robotics applications in a cloud-based environment</w:delText>
        </w:r>
      </w:del>
      <w:customXmlDelRangeStart w:id="1363" w:author="Paulo H. Leocadio" w:date="2024-07-22T15:33:00Z"/>
      <w:sdt>
        <w:sdtPr>
          <w:id w:val="-1001278346"/>
          <w:citation/>
        </w:sdtPr>
        <w:sdtEndPr/>
        <w:sdtContent>
          <w:customXmlDelRangeEnd w:id="1363"/>
          <w:del w:id="1364" w:author="Paulo H. Leocadio" w:date="2024-07-22T15:33:00Z" w16du:dateUtc="2024-07-22T19:33:00Z">
            <w:r w:rsidR="00E963EF" w:rsidRPr="003D6C51" w:rsidDel="0079398B">
              <w:fldChar w:fldCharType="begin"/>
            </w:r>
            <w:r w:rsidR="00E963EF" w:rsidRPr="003D6C51" w:rsidDel="0079398B">
              <w:delInstrText xml:space="preserve"> CITATION unknown2023n \l 1033 </w:delInstrText>
            </w:r>
            <w:r w:rsidR="00E963EF" w:rsidRPr="003D6C51" w:rsidDel="0079398B">
              <w:fldChar w:fldCharType="separate"/>
            </w:r>
            <w:r w:rsidR="00D34F43" w:rsidDel="0079398B">
              <w:rPr>
                <w:noProof/>
              </w:rPr>
              <w:delText xml:space="preserve"> </w:delText>
            </w:r>
            <w:r w:rsidR="00D34F43" w:rsidRPr="00D34F43" w:rsidDel="0079398B">
              <w:rPr>
                <w:noProof/>
              </w:rPr>
              <w:delText>[87]</w:delText>
            </w:r>
            <w:r w:rsidR="00E963EF" w:rsidRPr="003D6C51" w:rsidDel="0079398B">
              <w:fldChar w:fldCharType="end"/>
            </w:r>
          </w:del>
          <w:customXmlDelRangeStart w:id="1365" w:author="Paulo H. Leocadio" w:date="2024-07-22T15:33:00Z"/>
        </w:sdtContent>
      </w:sdt>
      <w:customXmlDelRangeEnd w:id="1365"/>
      <w:del w:id="1366" w:author="Paulo H. Leocadio" w:date="2024-07-22T15:33:00Z" w16du:dateUtc="2024-07-22T19:33:00Z">
        <w:r w:rsidRPr="003D6C51" w:rsidDel="0079398B">
          <w:delText>.</w:delText>
        </w:r>
      </w:del>
    </w:p>
    <w:p w14:paraId="4B9669BC" w14:textId="28D1592B" w:rsidR="000760BB" w:rsidRPr="00CD3D3F" w:rsidDel="0079398B" w:rsidRDefault="000760BB" w:rsidP="00CD3D3F">
      <w:pPr>
        <w:keepNext/>
        <w:keepLines/>
        <w:spacing w:before="40" w:after="0"/>
        <w:outlineLvl w:val="1"/>
        <w:rPr>
          <w:del w:id="1367" w:author="Paulo H. Leocadio" w:date="2024-07-22T15:33:00Z" w16du:dateUtc="2024-07-22T19:33:00Z"/>
          <w:rFonts w:eastAsiaTheme="majorEastAsia" w:cstheme="majorBidi"/>
          <w:sz w:val="36"/>
          <w:szCs w:val="26"/>
        </w:rPr>
      </w:pPr>
      <w:del w:id="1368" w:author="Paulo H. Leocadio" w:date="2024-07-22T15:33:00Z" w16du:dateUtc="2024-07-22T19:33:00Z">
        <w:r w:rsidRPr="00CD3D3F" w:rsidDel="0079398B">
          <w:rPr>
            <w:rFonts w:eastAsiaTheme="majorEastAsia" w:cstheme="majorBidi"/>
            <w:sz w:val="36"/>
            <w:szCs w:val="26"/>
          </w:rPr>
          <w:delText>Benefits of AWS RoboMaker</w:delText>
        </w:r>
      </w:del>
    </w:p>
    <w:p w14:paraId="1DBAA8D6" w14:textId="4E00BB70" w:rsidR="00A76281" w:rsidRPr="000760BB" w:rsidDel="0079398B" w:rsidRDefault="00A76281" w:rsidP="00555FFB">
      <w:pPr>
        <w:pStyle w:val="NormalBPBHEB"/>
        <w:rPr>
          <w:del w:id="1369" w:author="Paulo H. Leocadio" w:date="2024-07-22T15:33:00Z" w16du:dateUtc="2024-07-22T19:33:00Z"/>
        </w:rPr>
      </w:pPr>
      <w:del w:id="1370" w:author="Paulo H. Leocadio" w:date="2024-07-22T15:33:00Z" w16du:dateUtc="2024-07-22T19:33:00Z">
        <w:r w:rsidDel="0079398B">
          <w:delText>The following are the benefits of AWS RoboMaker:</w:delText>
        </w:r>
      </w:del>
    </w:p>
    <w:p w14:paraId="64631C00" w14:textId="219EA1E5" w:rsidR="000760BB" w:rsidRPr="000760BB" w:rsidDel="0079398B" w:rsidRDefault="000760BB" w:rsidP="008A12F7">
      <w:pPr>
        <w:pStyle w:val="NormalBPBHEB"/>
        <w:numPr>
          <w:ilvl w:val="0"/>
          <w:numId w:val="125"/>
        </w:numPr>
        <w:rPr>
          <w:del w:id="1371" w:author="Paulo H. Leocadio" w:date="2024-07-22T15:33:00Z" w16du:dateUtc="2024-07-22T19:33:00Z"/>
        </w:rPr>
      </w:pPr>
      <w:del w:id="1372" w:author="Paulo H. Leocadio" w:date="2024-07-22T15:33:00Z" w16du:dateUtc="2024-07-22T19:33:00Z">
        <w:r w:rsidRPr="000760BB" w:rsidDel="0079398B">
          <w:rPr>
            <w:b/>
            <w:bCs/>
          </w:rPr>
          <w:delText>Cost-</w:delText>
        </w:r>
        <w:r w:rsidR="00A76281" w:rsidRPr="000760BB" w:rsidDel="0079398B">
          <w:rPr>
            <w:b/>
            <w:bCs/>
          </w:rPr>
          <w:delText>effective development</w:delText>
        </w:r>
        <w:r w:rsidRPr="000760BB" w:rsidDel="0079398B">
          <w:rPr>
            <w:b/>
            <w:bCs/>
          </w:rPr>
          <w:delText>:</w:delText>
        </w:r>
        <w:r w:rsidRPr="000760BB" w:rsidDel="0079398B">
          <w:delText xml:space="preserve"> Simulation capabilities reduce the need for extensive physical testing, resulting in cost savings during the development process.</w:delText>
        </w:r>
      </w:del>
    </w:p>
    <w:p w14:paraId="49360983" w14:textId="66464706" w:rsidR="000760BB" w:rsidRPr="000760BB" w:rsidDel="0079398B" w:rsidRDefault="000760BB" w:rsidP="008A12F7">
      <w:pPr>
        <w:pStyle w:val="NormalBPBHEB"/>
        <w:numPr>
          <w:ilvl w:val="0"/>
          <w:numId w:val="125"/>
        </w:numPr>
        <w:rPr>
          <w:del w:id="1373" w:author="Paulo H. Leocadio" w:date="2024-07-22T15:33:00Z" w16du:dateUtc="2024-07-22T19:33:00Z"/>
        </w:rPr>
      </w:pPr>
      <w:del w:id="1374" w:author="Paulo H. Leocadio" w:date="2024-07-22T15:33:00Z" w16du:dateUtc="2024-07-22T19:33:00Z">
        <w:r w:rsidRPr="000760BB" w:rsidDel="0079398B">
          <w:rPr>
            <w:b/>
            <w:bCs/>
          </w:rPr>
          <w:delText>Scalability:</w:delText>
        </w:r>
        <w:r w:rsidRPr="000760BB" w:rsidDel="0079398B">
          <w:delText xml:space="preserve"> AWS RoboMaker supports the scalability of robotic applications, allowing developers to deploy and manage large fleets of robots efficiently</w:delText>
        </w:r>
      </w:del>
      <w:customXmlDelRangeStart w:id="1375" w:author="Paulo H. Leocadio" w:date="2024-07-22T15:33:00Z"/>
      <w:sdt>
        <w:sdtPr>
          <w:id w:val="-86926494"/>
          <w:citation/>
        </w:sdtPr>
        <w:sdtEndPr/>
        <w:sdtContent>
          <w:customXmlDelRangeEnd w:id="1375"/>
          <w:del w:id="1376" w:author="Paulo H. Leocadio" w:date="2024-07-22T15:33:00Z" w16du:dateUtc="2024-07-22T19:33:00Z">
            <w:r w:rsidR="00E963EF" w:rsidDel="0079398B">
              <w:fldChar w:fldCharType="begin"/>
            </w:r>
            <w:r w:rsidR="00E963EF" w:rsidDel="0079398B">
              <w:delInstrText xml:space="preserve"> CITATION unknown2023n \l 1033 </w:delInstrText>
            </w:r>
            <w:r w:rsidR="00E963EF" w:rsidDel="0079398B">
              <w:fldChar w:fldCharType="separate"/>
            </w:r>
            <w:r w:rsidR="00D34F43" w:rsidDel="0079398B">
              <w:rPr>
                <w:noProof/>
              </w:rPr>
              <w:delText xml:space="preserve"> </w:delText>
            </w:r>
            <w:r w:rsidR="00D34F43" w:rsidRPr="00D34F43" w:rsidDel="0079398B">
              <w:rPr>
                <w:noProof/>
              </w:rPr>
              <w:delText>[87]</w:delText>
            </w:r>
            <w:r w:rsidR="00E963EF" w:rsidDel="0079398B">
              <w:fldChar w:fldCharType="end"/>
            </w:r>
          </w:del>
          <w:customXmlDelRangeStart w:id="1377" w:author="Paulo H. Leocadio" w:date="2024-07-22T15:33:00Z"/>
        </w:sdtContent>
      </w:sdt>
      <w:customXmlDelRangeEnd w:id="1377"/>
      <w:del w:id="1378" w:author="Paulo H. Leocadio" w:date="2024-07-22T15:33:00Z" w16du:dateUtc="2024-07-22T19:33:00Z">
        <w:r w:rsidRPr="000760BB" w:rsidDel="0079398B">
          <w:delText>.</w:delText>
        </w:r>
      </w:del>
    </w:p>
    <w:p w14:paraId="54D2CE52" w14:textId="23CE7D5A" w:rsidR="000760BB" w:rsidRPr="000760BB" w:rsidDel="0079398B" w:rsidRDefault="000760BB" w:rsidP="000A6FC3">
      <w:pPr>
        <w:keepNext/>
        <w:keepLines/>
        <w:spacing w:before="400" w:after="0" w:line="276" w:lineRule="auto"/>
        <w:outlineLvl w:val="0"/>
        <w:rPr>
          <w:del w:id="1379" w:author="Paulo H. Leocadio" w:date="2024-07-22T15:33:00Z" w16du:dateUtc="2024-07-22T19:33:00Z"/>
          <w:rFonts w:eastAsia="Palatino Linotype" w:cs="Palatino Linotype"/>
          <w:b/>
          <w:color w:val="auto"/>
          <w:sz w:val="40"/>
          <w:szCs w:val="40"/>
        </w:rPr>
      </w:pPr>
      <w:del w:id="1380" w:author="Paulo H. Leocadio" w:date="2024-07-22T15:33:00Z" w16du:dateUtc="2024-07-22T19:33:00Z">
        <w:r w:rsidRPr="000760BB" w:rsidDel="0079398B">
          <w:rPr>
            <w:rFonts w:eastAsia="Palatino Linotype" w:cs="Palatino Linotype"/>
            <w:b/>
            <w:color w:val="auto"/>
            <w:sz w:val="40"/>
            <w:szCs w:val="40"/>
          </w:rPr>
          <w:delText>Quantum Technologies in AWS</w:delText>
        </w:r>
      </w:del>
    </w:p>
    <w:p w14:paraId="7CEC2A9A" w14:textId="1C205365" w:rsidR="00A76281" w:rsidRPr="000760BB" w:rsidDel="0079398B" w:rsidRDefault="000760BB" w:rsidP="00555FFB">
      <w:pPr>
        <w:pStyle w:val="NormalBPBHEB"/>
        <w:rPr>
          <w:del w:id="1381" w:author="Paulo H. Leocadio" w:date="2024-07-22T15:33:00Z" w16du:dateUtc="2024-07-22T19:33:00Z"/>
        </w:rPr>
      </w:pPr>
      <w:del w:id="1382" w:author="Paulo H. Leocadio" w:date="2024-07-22T15:33:00Z" w16du:dateUtc="2024-07-22T19:33:00Z">
        <w:r w:rsidRPr="000760BB" w:rsidDel="0079398B">
          <w:delText>Quantum technologies represent a paradigm shift in computing, promising unparalleled computational power by leveraging the principles of quantum mechanics. AWS has ventured into the realm of quantum computing, offering services and tools that harness the potential of quantum technologies. This section explores the key concepts, services, and implications of quantum technologies within the AWS ecosystem.</w:delText>
        </w:r>
      </w:del>
    </w:p>
    <w:p w14:paraId="4000F292" w14:textId="759F44A5" w:rsidR="000760BB" w:rsidRPr="00CD3D3F" w:rsidDel="0079398B" w:rsidRDefault="000760BB" w:rsidP="00CD3D3F">
      <w:pPr>
        <w:keepNext/>
        <w:keepLines/>
        <w:spacing w:before="40" w:after="0"/>
        <w:outlineLvl w:val="1"/>
        <w:rPr>
          <w:del w:id="1383" w:author="Paulo H. Leocadio" w:date="2024-07-22T15:33:00Z" w16du:dateUtc="2024-07-22T19:33:00Z"/>
          <w:rFonts w:eastAsiaTheme="majorEastAsia" w:cstheme="majorBidi"/>
          <w:sz w:val="36"/>
          <w:szCs w:val="26"/>
        </w:rPr>
      </w:pPr>
      <w:del w:id="1384" w:author="Paulo H. Leocadio" w:date="2024-07-22T15:33:00Z" w16du:dateUtc="2024-07-22T19:33:00Z">
        <w:r w:rsidRPr="00CD3D3F" w:rsidDel="0079398B">
          <w:rPr>
            <w:rFonts w:eastAsiaTheme="majorEastAsia" w:cstheme="majorBidi"/>
            <w:sz w:val="36"/>
            <w:szCs w:val="26"/>
          </w:rPr>
          <w:delText xml:space="preserve">Quantum </w:delText>
        </w:r>
        <w:r w:rsidR="00A76281" w:rsidRPr="00CD3D3F" w:rsidDel="0079398B">
          <w:rPr>
            <w:rFonts w:eastAsiaTheme="majorEastAsia" w:cstheme="majorBidi"/>
            <w:sz w:val="36"/>
            <w:szCs w:val="26"/>
          </w:rPr>
          <w:delText>computing c</w:delText>
        </w:r>
        <w:r w:rsidRPr="00CD3D3F" w:rsidDel="0079398B">
          <w:rPr>
            <w:rFonts w:eastAsiaTheme="majorEastAsia" w:cstheme="majorBidi"/>
            <w:sz w:val="36"/>
            <w:szCs w:val="26"/>
          </w:rPr>
          <w:delText>oncepts</w:delText>
        </w:r>
      </w:del>
    </w:p>
    <w:p w14:paraId="7F66979D" w14:textId="4F42BCD8" w:rsidR="000760BB" w:rsidRPr="000760BB" w:rsidDel="0079398B" w:rsidRDefault="000760BB" w:rsidP="008A12F7">
      <w:pPr>
        <w:pStyle w:val="NormalBPBHEB"/>
        <w:numPr>
          <w:ilvl w:val="0"/>
          <w:numId w:val="126"/>
        </w:numPr>
        <w:rPr>
          <w:del w:id="1385" w:author="Paulo H. Leocadio" w:date="2024-07-22T15:33:00Z" w16du:dateUtc="2024-07-22T19:33:00Z"/>
        </w:rPr>
      </w:pPr>
      <w:del w:id="1386" w:author="Paulo H. Leocadio" w:date="2024-07-22T15:33:00Z" w16du:dateUtc="2024-07-22T19:33:00Z">
        <w:r w:rsidRPr="000760BB" w:rsidDel="0079398B">
          <w:rPr>
            <w:b/>
            <w:bCs/>
          </w:rPr>
          <w:delText>Qubits and Quantum Gates:</w:delText>
        </w:r>
        <w:r w:rsidRPr="000760BB" w:rsidDel="0079398B">
          <w:delText xml:space="preserve"> Quantum bits (qubits) are the fundamental units in quantum computing. Unlike classical bits, qubits can exist in multiple states simultaneously, thanks to the principles of superposition. Quantum gates manipulate these qubits, enabling complex computations.</w:delText>
        </w:r>
      </w:del>
    </w:p>
    <w:p w14:paraId="1DD3544E" w14:textId="773A8BB8" w:rsidR="000760BB" w:rsidRPr="000760BB" w:rsidDel="0079398B" w:rsidRDefault="000760BB" w:rsidP="008A12F7">
      <w:pPr>
        <w:pStyle w:val="NormalBPBHEB"/>
        <w:numPr>
          <w:ilvl w:val="0"/>
          <w:numId w:val="126"/>
        </w:numPr>
        <w:rPr>
          <w:del w:id="1387" w:author="Paulo H. Leocadio" w:date="2024-07-22T15:33:00Z" w16du:dateUtc="2024-07-22T19:33:00Z"/>
        </w:rPr>
      </w:pPr>
      <w:del w:id="1388" w:author="Paulo H. Leocadio" w:date="2024-07-22T15:33:00Z" w16du:dateUtc="2024-07-22T19:33:00Z">
        <w:r w:rsidRPr="000760BB" w:rsidDel="0079398B">
          <w:rPr>
            <w:b/>
            <w:bCs/>
          </w:rPr>
          <w:delText>Entanglement:</w:delText>
        </w:r>
        <w:r w:rsidRPr="000760BB" w:rsidDel="0079398B">
          <w:delText xml:space="preserve"> Entanglement is a quantum phenomenon where qubits become correlated in such a way that the state of one qubit instantaneously influences the state of another, regardless of the distance between them</w:delText>
        </w:r>
      </w:del>
      <w:customXmlDelRangeStart w:id="1389" w:author="Paulo H. Leocadio" w:date="2024-07-22T15:33:00Z"/>
      <w:sdt>
        <w:sdtPr>
          <w:id w:val="-1494560291"/>
          <w:citation/>
        </w:sdtPr>
        <w:sdtEndPr/>
        <w:sdtContent>
          <w:customXmlDelRangeEnd w:id="1389"/>
          <w:del w:id="1390" w:author="Paulo H. Leocadio" w:date="2024-07-22T15:33:00Z" w16du:dateUtc="2024-07-22T19:33:00Z">
            <w:r w:rsidR="00C97B1D" w:rsidDel="0079398B">
              <w:fldChar w:fldCharType="begin"/>
            </w:r>
            <w:r w:rsidR="00C97B1D" w:rsidDel="0079398B">
              <w:delInstrText xml:space="preserve"> CITATION unknown2023o \l 1033 </w:delInstrText>
            </w:r>
            <w:r w:rsidR="00C97B1D" w:rsidDel="0079398B">
              <w:fldChar w:fldCharType="separate"/>
            </w:r>
            <w:r w:rsidR="00D34F43" w:rsidDel="0079398B">
              <w:rPr>
                <w:noProof/>
              </w:rPr>
              <w:delText xml:space="preserve"> </w:delText>
            </w:r>
            <w:r w:rsidR="00D34F43" w:rsidRPr="00D34F43" w:rsidDel="0079398B">
              <w:rPr>
                <w:noProof/>
              </w:rPr>
              <w:delText>[88]</w:delText>
            </w:r>
            <w:r w:rsidR="00C97B1D" w:rsidDel="0079398B">
              <w:fldChar w:fldCharType="end"/>
            </w:r>
          </w:del>
          <w:customXmlDelRangeStart w:id="1391" w:author="Paulo H. Leocadio" w:date="2024-07-22T15:33:00Z"/>
        </w:sdtContent>
      </w:sdt>
      <w:customXmlDelRangeEnd w:id="1391"/>
      <w:del w:id="1392" w:author="Paulo H. Leocadio" w:date="2024-07-22T15:33:00Z" w16du:dateUtc="2024-07-22T19:33:00Z">
        <w:r w:rsidRPr="000760BB" w:rsidDel="0079398B">
          <w:delText>.</w:delText>
        </w:r>
      </w:del>
    </w:p>
    <w:p w14:paraId="527EAEC5" w14:textId="6AD924A6" w:rsidR="000760BB" w:rsidRPr="00CD3D3F" w:rsidDel="0079398B" w:rsidRDefault="00E5767A" w:rsidP="00CD3D3F">
      <w:pPr>
        <w:keepNext/>
        <w:keepLines/>
        <w:spacing w:before="40" w:after="0"/>
        <w:outlineLvl w:val="1"/>
        <w:rPr>
          <w:del w:id="1393" w:author="Paulo H. Leocadio" w:date="2024-07-22T15:33:00Z" w16du:dateUtc="2024-07-22T19:33:00Z"/>
          <w:rFonts w:eastAsiaTheme="majorEastAsia" w:cstheme="majorBidi"/>
          <w:sz w:val="36"/>
          <w:szCs w:val="26"/>
        </w:rPr>
      </w:pPr>
      <w:del w:id="1394" w:author="Paulo H. Leocadio" w:date="2024-07-22T15:33:00Z" w16du:dateUtc="2024-07-22T19:33:00Z">
        <w:r w:rsidRPr="00CD3D3F" w:rsidDel="0079398B">
          <w:rPr>
            <w:rFonts w:eastAsiaTheme="majorEastAsia" w:cstheme="majorBidi"/>
            <w:sz w:val="36"/>
            <w:szCs w:val="26"/>
          </w:rPr>
          <w:delText xml:space="preserve">Amazon Braket </w:delText>
        </w:r>
        <w:commentRangeStart w:id="1395"/>
        <w:commentRangeStart w:id="1396"/>
        <w:r w:rsidR="000723D6" w:rsidRPr="00CD3D3F" w:rsidDel="0079398B">
          <w:rPr>
            <w:rFonts w:eastAsiaTheme="majorEastAsia" w:cstheme="majorBidi"/>
            <w:sz w:val="36"/>
            <w:szCs w:val="26"/>
          </w:rPr>
          <w:delText>Quantum</w:delText>
        </w:r>
        <w:commentRangeEnd w:id="1395"/>
        <w:r w:rsidR="000723D6" w:rsidRPr="00CD3D3F" w:rsidDel="0079398B">
          <w:rPr>
            <w:rFonts w:eastAsiaTheme="majorEastAsia" w:cstheme="majorBidi"/>
            <w:sz w:val="36"/>
            <w:szCs w:val="26"/>
          </w:rPr>
          <w:commentReference w:id="1395"/>
        </w:r>
        <w:commentRangeEnd w:id="1396"/>
        <w:r w:rsidR="000F143B" w:rsidDel="0079398B">
          <w:rPr>
            <w:rStyle w:val="CommentReference"/>
          </w:rPr>
          <w:commentReference w:id="1396"/>
        </w:r>
        <w:r w:rsidR="000723D6" w:rsidRPr="00CD3D3F" w:rsidDel="0079398B">
          <w:rPr>
            <w:rFonts w:eastAsiaTheme="majorEastAsia" w:cstheme="majorBidi"/>
            <w:sz w:val="36"/>
            <w:szCs w:val="26"/>
          </w:rPr>
          <w:delText xml:space="preserve"> Computing Service </w:delText>
        </w:r>
      </w:del>
    </w:p>
    <w:p w14:paraId="61E0CE50" w14:textId="0F4ED239" w:rsidR="00EE5677" w:rsidRPr="000760BB" w:rsidDel="0079398B" w:rsidRDefault="000760BB" w:rsidP="00555FFB">
      <w:pPr>
        <w:pStyle w:val="NormalBPBHEB"/>
        <w:rPr>
          <w:del w:id="1397" w:author="Paulo H. Leocadio" w:date="2024-07-22T15:33:00Z" w16du:dateUtc="2024-07-22T19:33:00Z"/>
        </w:rPr>
      </w:pPr>
      <w:del w:id="1398" w:author="Paulo H. Leocadio" w:date="2024-07-22T15:33:00Z" w16du:dateUtc="2024-07-22T19:33:00Z">
        <w:r w:rsidRPr="000760BB" w:rsidDel="0079398B">
          <w:delText>Amazon Braket is a comprehensive quantum computing service provided by AWS, designed to enable scientists, researchers, and developers to explore and experiment with quantum computing technologies. Launched by AWS, Braket integrates quantum computing seamlessly into existing workflows, offering access to a diverse range of quantum processors and supporting tools.</w:delText>
        </w:r>
      </w:del>
    </w:p>
    <w:p w14:paraId="40DFC9E5" w14:textId="1E8B8781" w:rsidR="000760BB" w:rsidRPr="00CD3D3F" w:rsidDel="0079398B" w:rsidRDefault="000760BB" w:rsidP="00CD3D3F">
      <w:pPr>
        <w:keepNext/>
        <w:keepLines/>
        <w:spacing w:before="40" w:after="0"/>
        <w:outlineLvl w:val="1"/>
        <w:rPr>
          <w:del w:id="1399" w:author="Paulo H. Leocadio" w:date="2024-07-22T15:33:00Z" w16du:dateUtc="2024-07-22T19:33:00Z"/>
          <w:rFonts w:eastAsiaTheme="majorEastAsia" w:cstheme="majorBidi"/>
          <w:sz w:val="36"/>
          <w:szCs w:val="26"/>
        </w:rPr>
      </w:pPr>
      <w:del w:id="1400" w:author="Paulo H. Leocadio" w:date="2024-07-22T15:33:00Z" w16du:dateUtc="2024-07-22T19:33:00Z">
        <w:r w:rsidRPr="00CD3D3F" w:rsidDel="0079398B">
          <w:rPr>
            <w:rFonts w:eastAsiaTheme="majorEastAsia" w:cstheme="majorBidi"/>
            <w:sz w:val="36"/>
            <w:szCs w:val="26"/>
          </w:rPr>
          <w:delText xml:space="preserve">Key </w:delText>
        </w:r>
        <w:r w:rsidR="00EE5677" w:rsidRPr="00CD3D3F" w:rsidDel="0079398B">
          <w:rPr>
            <w:rFonts w:eastAsiaTheme="majorEastAsia" w:cstheme="majorBidi"/>
            <w:sz w:val="36"/>
            <w:szCs w:val="26"/>
          </w:rPr>
          <w:delText xml:space="preserve">features </w:delText>
        </w:r>
      </w:del>
    </w:p>
    <w:p w14:paraId="645133A0" w14:textId="51EE749F" w:rsidR="000760BB" w:rsidRPr="000760BB" w:rsidDel="0079398B" w:rsidRDefault="000760BB" w:rsidP="008A12F7">
      <w:pPr>
        <w:pStyle w:val="NormalBPBHEB"/>
        <w:numPr>
          <w:ilvl w:val="0"/>
          <w:numId w:val="131"/>
        </w:numPr>
        <w:rPr>
          <w:del w:id="1401" w:author="Paulo H. Leocadio" w:date="2024-07-22T15:33:00Z" w16du:dateUtc="2024-07-22T19:33:00Z"/>
        </w:rPr>
      </w:pPr>
      <w:del w:id="1402" w:author="Paulo H. Leocadio" w:date="2024-07-22T15:33:00Z" w16du:dateUtc="2024-07-22T19:33:00Z">
        <w:r w:rsidRPr="000760BB" w:rsidDel="0079398B">
          <w:rPr>
            <w:b/>
            <w:bCs/>
          </w:rPr>
          <w:delText xml:space="preserve">Quantum </w:delText>
        </w:r>
        <w:r w:rsidR="00EE5677" w:rsidRPr="000760BB" w:rsidDel="0079398B">
          <w:rPr>
            <w:b/>
            <w:bCs/>
          </w:rPr>
          <w:delText>processors</w:delText>
        </w:r>
        <w:r w:rsidRPr="000760BB" w:rsidDel="0079398B">
          <w:rPr>
            <w:b/>
            <w:bCs/>
          </w:rPr>
          <w:delText>:</w:delText>
        </w:r>
        <w:r w:rsidRPr="000760BB" w:rsidDel="0079398B">
          <w:delText xml:space="preserve"> Amazon Braket provides access to a variety of quantum processors from leading partners in the quantum computing industry. These processors support various qubit architectures and technologies, allowing users to choose the most suitable platform for their specific quantum computing needs</w:delText>
        </w:r>
        <w:bookmarkStart w:id="1403" w:name="_Ref151460645"/>
      </w:del>
      <w:customXmlDelRangeStart w:id="1404" w:author="Paulo H. Leocadio" w:date="2024-07-22T15:33:00Z"/>
      <w:sdt>
        <w:sdtPr>
          <w:id w:val="-1779789952"/>
          <w:citation/>
        </w:sdtPr>
        <w:sdtEndPr/>
        <w:sdtContent>
          <w:customXmlDelRangeEnd w:id="1404"/>
          <w:del w:id="1405" w:author="Paulo H. Leocadio" w:date="2024-07-22T15:33:00Z" w16du:dateUtc="2024-07-22T19:33:00Z">
            <w:r w:rsidR="004440B7" w:rsidDel="0079398B">
              <w:fldChar w:fldCharType="begin"/>
            </w:r>
            <w:r w:rsidR="004440B7" w:rsidDel="0079398B">
              <w:delInstrText xml:space="preserve"> CITATION unknown2023o \l 1033 </w:delInstrText>
            </w:r>
            <w:r w:rsidR="004440B7" w:rsidDel="0079398B">
              <w:fldChar w:fldCharType="separate"/>
            </w:r>
            <w:r w:rsidR="00D34F43" w:rsidDel="0079398B">
              <w:rPr>
                <w:noProof/>
              </w:rPr>
              <w:delText xml:space="preserve"> </w:delText>
            </w:r>
            <w:r w:rsidR="00D34F43" w:rsidRPr="00D34F43" w:rsidDel="0079398B">
              <w:rPr>
                <w:noProof/>
              </w:rPr>
              <w:delText>[88]</w:delText>
            </w:r>
            <w:r w:rsidR="004440B7" w:rsidDel="0079398B">
              <w:fldChar w:fldCharType="end"/>
            </w:r>
          </w:del>
          <w:customXmlDelRangeStart w:id="1406" w:author="Paulo H. Leocadio" w:date="2024-07-22T15:33:00Z"/>
        </w:sdtContent>
      </w:sdt>
      <w:customXmlDelRangeEnd w:id="1406"/>
      <w:bookmarkEnd w:id="1403"/>
      <w:del w:id="1407" w:author="Paulo H. Leocadio" w:date="2024-07-22T15:33:00Z" w16du:dateUtc="2024-07-22T19:33:00Z">
        <w:r w:rsidRPr="000760BB" w:rsidDel="0079398B">
          <w:delText>.</w:delText>
        </w:r>
      </w:del>
    </w:p>
    <w:p w14:paraId="1A366E60" w14:textId="619E9550" w:rsidR="000760BB" w:rsidRPr="000760BB" w:rsidDel="0079398B" w:rsidRDefault="000760BB" w:rsidP="008A12F7">
      <w:pPr>
        <w:pStyle w:val="NormalBPBHEB"/>
        <w:numPr>
          <w:ilvl w:val="0"/>
          <w:numId w:val="131"/>
        </w:numPr>
        <w:rPr>
          <w:del w:id="1408" w:author="Paulo H. Leocadio" w:date="2024-07-22T15:33:00Z" w16du:dateUtc="2024-07-22T19:33:00Z"/>
        </w:rPr>
      </w:pPr>
      <w:del w:id="1409" w:author="Paulo H. Leocadio" w:date="2024-07-22T15:33:00Z" w16du:dateUtc="2024-07-22T19:33:00Z">
        <w:r w:rsidRPr="000760BB" w:rsidDel="0079398B">
          <w:rPr>
            <w:b/>
            <w:bCs/>
          </w:rPr>
          <w:delText xml:space="preserve">Quantum </w:delText>
        </w:r>
        <w:r w:rsidR="00EE5677" w:rsidRPr="000760BB" w:rsidDel="0079398B">
          <w:rPr>
            <w:b/>
            <w:bCs/>
          </w:rPr>
          <w:delText>tasks</w:delText>
        </w:r>
        <w:r w:rsidRPr="000760BB" w:rsidDel="0079398B">
          <w:rPr>
            <w:b/>
            <w:bCs/>
          </w:rPr>
          <w:delText>:</w:delText>
        </w:r>
        <w:r w:rsidRPr="000760BB" w:rsidDel="0079398B">
          <w:delText xml:space="preserve"> Users can define, run, and manage quantum tasks on Amazon Braket. A quantum task involves specifying the quantum algorithm, selecting a quantum processor, and executing the computation. This flexibility allows users to experiment with different quantum algorithms and processors</w:delText>
        </w:r>
      </w:del>
      <w:customXmlDelRangeStart w:id="1410" w:author="Paulo H. Leocadio" w:date="2024-07-22T15:33:00Z"/>
      <w:sdt>
        <w:sdtPr>
          <w:id w:val="1043029227"/>
          <w:citation/>
        </w:sdtPr>
        <w:sdtEndPr/>
        <w:sdtContent>
          <w:customXmlDelRangeEnd w:id="1410"/>
          <w:del w:id="1411" w:author="Paulo H. Leocadio" w:date="2024-07-22T15:33:00Z" w16du:dateUtc="2024-07-22T19:33:00Z">
            <w:r w:rsidR="004440B7" w:rsidDel="0079398B">
              <w:fldChar w:fldCharType="begin"/>
            </w:r>
            <w:r w:rsidR="004440B7" w:rsidDel="0079398B">
              <w:delInstrText xml:space="preserve"> CITATION unknown2023o \l 1033 </w:delInstrText>
            </w:r>
            <w:r w:rsidR="004440B7" w:rsidDel="0079398B">
              <w:fldChar w:fldCharType="separate"/>
            </w:r>
            <w:r w:rsidR="00D34F43" w:rsidDel="0079398B">
              <w:rPr>
                <w:noProof/>
              </w:rPr>
              <w:delText xml:space="preserve"> </w:delText>
            </w:r>
            <w:r w:rsidR="00D34F43" w:rsidRPr="00D34F43" w:rsidDel="0079398B">
              <w:rPr>
                <w:noProof/>
              </w:rPr>
              <w:delText>[88]</w:delText>
            </w:r>
            <w:r w:rsidR="004440B7" w:rsidDel="0079398B">
              <w:fldChar w:fldCharType="end"/>
            </w:r>
          </w:del>
          <w:customXmlDelRangeStart w:id="1412" w:author="Paulo H. Leocadio" w:date="2024-07-22T15:33:00Z"/>
        </w:sdtContent>
      </w:sdt>
      <w:customXmlDelRangeEnd w:id="1412"/>
      <w:del w:id="1413" w:author="Paulo H. Leocadio" w:date="2024-07-22T15:33:00Z" w16du:dateUtc="2024-07-22T19:33:00Z">
        <w:r w:rsidRPr="000760BB" w:rsidDel="0079398B">
          <w:delText>.</w:delText>
        </w:r>
      </w:del>
    </w:p>
    <w:p w14:paraId="353505E8" w14:textId="7DF7621D" w:rsidR="000760BB" w:rsidRPr="000760BB" w:rsidDel="0079398B" w:rsidRDefault="000760BB" w:rsidP="008A12F7">
      <w:pPr>
        <w:pStyle w:val="NormalBPBHEB"/>
        <w:numPr>
          <w:ilvl w:val="0"/>
          <w:numId w:val="131"/>
        </w:numPr>
        <w:rPr>
          <w:del w:id="1414" w:author="Paulo H. Leocadio" w:date="2024-07-22T15:33:00Z" w16du:dateUtc="2024-07-22T19:33:00Z"/>
        </w:rPr>
      </w:pPr>
      <w:del w:id="1415" w:author="Paulo H. Leocadio" w:date="2024-07-22T15:33:00Z" w16du:dateUtc="2024-07-22T19:33:00Z">
        <w:r w:rsidRPr="000760BB" w:rsidDel="0079398B">
          <w:rPr>
            <w:b/>
            <w:bCs/>
          </w:rPr>
          <w:delText xml:space="preserve">Quantum </w:delText>
        </w:r>
        <w:r w:rsidR="00EE5677" w:rsidRPr="000760BB" w:rsidDel="0079398B">
          <w:rPr>
            <w:b/>
            <w:bCs/>
          </w:rPr>
          <w:delText>circuits</w:delText>
        </w:r>
        <w:r w:rsidRPr="000760BB" w:rsidDel="0079398B">
          <w:rPr>
            <w:b/>
            <w:bCs/>
          </w:rPr>
          <w:delText>:</w:delText>
        </w:r>
        <w:r w:rsidRPr="000760BB" w:rsidDel="0079398B">
          <w:delText xml:space="preserve"> Quantum circuits are a fundamental aspect of quantum computing. Amazon Braket provides tools for creating and simulating quantum circuits, enabling users to design and test quantum algorithms before running them on actual quantum hardware</w:delText>
        </w:r>
      </w:del>
      <w:customXmlDelRangeStart w:id="1416" w:author="Paulo H. Leocadio" w:date="2024-07-22T15:33:00Z"/>
      <w:sdt>
        <w:sdtPr>
          <w:id w:val="-467818640"/>
          <w:citation/>
        </w:sdtPr>
        <w:sdtEndPr/>
        <w:sdtContent>
          <w:customXmlDelRangeEnd w:id="1416"/>
          <w:del w:id="1417" w:author="Paulo H. Leocadio" w:date="2024-07-22T15:33:00Z" w16du:dateUtc="2024-07-22T19:33:00Z">
            <w:r w:rsidR="004440B7" w:rsidDel="0079398B">
              <w:fldChar w:fldCharType="begin"/>
            </w:r>
            <w:r w:rsidR="004440B7" w:rsidDel="0079398B">
              <w:delInstrText xml:space="preserve"> CITATION unknown2023o \l 1033 </w:delInstrText>
            </w:r>
            <w:r w:rsidR="004440B7" w:rsidDel="0079398B">
              <w:fldChar w:fldCharType="separate"/>
            </w:r>
            <w:r w:rsidR="00D34F43" w:rsidDel="0079398B">
              <w:rPr>
                <w:noProof/>
              </w:rPr>
              <w:delText xml:space="preserve"> </w:delText>
            </w:r>
            <w:r w:rsidR="00D34F43" w:rsidRPr="00D34F43" w:rsidDel="0079398B">
              <w:rPr>
                <w:noProof/>
              </w:rPr>
              <w:delText>[88]</w:delText>
            </w:r>
            <w:r w:rsidR="004440B7" w:rsidDel="0079398B">
              <w:fldChar w:fldCharType="end"/>
            </w:r>
          </w:del>
          <w:customXmlDelRangeStart w:id="1418" w:author="Paulo H. Leocadio" w:date="2024-07-22T15:33:00Z"/>
        </w:sdtContent>
      </w:sdt>
      <w:customXmlDelRangeEnd w:id="1418"/>
      <w:del w:id="1419" w:author="Paulo H. Leocadio" w:date="2024-07-22T15:33:00Z" w16du:dateUtc="2024-07-22T19:33:00Z">
        <w:r w:rsidRPr="000760BB" w:rsidDel="0079398B">
          <w:delText>.</w:delText>
        </w:r>
      </w:del>
    </w:p>
    <w:p w14:paraId="4E30757D" w14:textId="2367B730" w:rsidR="000760BB" w:rsidRPr="000760BB" w:rsidDel="0079398B" w:rsidRDefault="000760BB" w:rsidP="008A12F7">
      <w:pPr>
        <w:pStyle w:val="NormalBPBHEB"/>
        <w:numPr>
          <w:ilvl w:val="0"/>
          <w:numId w:val="131"/>
        </w:numPr>
        <w:rPr>
          <w:del w:id="1420" w:author="Paulo H. Leocadio" w:date="2024-07-22T15:33:00Z" w16du:dateUtc="2024-07-22T19:33:00Z"/>
        </w:rPr>
      </w:pPr>
      <w:del w:id="1421" w:author="Paulo H. Leocadio" w:date="2024-07-22T15:33:00Z" w16du:dateUtc="2024-07-22T19:33:00Z">
        <w:r w:rsidRPr="000760BB" w:rsidDel="0079398B">
          <w:rPr>
            <w:b/>
            <w:bCs/>
          </w:rPr>
          <w:delText xml:space="preserve">Hybrid </w:delText>
        </w:r>
        <w:r w:rsidR="00EE5677" w:rsidRPr="000760BB" w:rsidDel="0079398B">
          <w:rPr>
            <w:b/>
            <w:bCs/>
          </w:rPr>
          <w:delText>quantum-classical computing</w:delText>
        </w:r>
        <w:r w:rsidRPr="000760BB" w:rsidDel="0079398B">
          <w:rPr>
            <w:b/>
            <w:bCs/>
          </w:rPr>
          <w:delText>:</w:delText>
        </w:r>
        <w:r w:rsidRPr="000760BB" w:rsidDel="0079398B">
          <w:delText xml:space="preserve"> Amazon Braket supports hybrid quantum-classical computing, allowing users to combine quantum processing with classical processing. This enables the solution of complex problems that may involve both quantum and classical algorithms</w:delText>
        </w:r>
      </w:del>
      <w:customXmlDelRangeStart w:id="1422" w:author="Paulo H. Leocadio" w:date="2024-07-22T15:33:00Z"/>
      <w:sdt>
        <w:sdtPr>
          <w:id w:val="-986700922"/>
          <w:citation/>
        </w:sdtPr>
        <w:sdtEndPr/>
        <w:sdtContent>
          <w:customXmlDelRangeEnd w:id="1422"/>
          <w:del w:id="1423" w:author="Paulo H. Leocadio" w:date="2024-07-22T15:33:00Z" w16du:dateUtc="2024-07-22T19:33:00Z">
            <w:r w:rsidR="00615400" w:rsidDel="0079398B">
              <w:fldChar w:fldCharType="begin"/>
            </w:r>
            <w:r w:rsidR="00615400" w:rsidDel="0079398B">
              <w:delInstrText xml:space="preserve"> CITATION unknown2023o \l 1033 </w:delInstrText>
            </w:r>
            <w:r w:rsidR="00615400" w:rsidDel="0079398B">
              <w:fldChar w:fldCharType="separate"/>
            </w:r>
            <w:r w:rsidR="00D34F43" w:rsidDel="0079398B">
              <w:rPr>
                <w:noProof/>
              </w:rPr>
              <w:delText xml:space="preserve"> </w:delText>
            </w:r>
            <w:r w:rsidR="00D34F43" w:rsidRPr="00D34F43" w:rsidDel="0079398B">
              <w:rPr>
                <w:noProof/>
              </w:rPr>
              <w:delText>[88]</w:delText>
            </w:r>
            <w:r w:rsidR="00615400" w:rsidDel="0079398B">
              <w:fldChar w:fldCharType="end"/>
            </w:r>
          </w:del>
          <w:customXmlDelRangeStart w:id="1424" w:author="Paulo H. Leocadio" w:date="2024-07-22T15:33:00Z"/>
        </w:sdtContent>
      </w:sdt>
      <w:customXmlDelRangeEnd w:id="1424"/>
      <w:del w:id="1425" w:author="Paulo H. Leocadio" w:date="2024-07-22T15:33:00Z" w16du:dateUtc="2024-07-22T19:33:00Z">
        <w:r w:rsidRPr="000760BB" w:rsidDel="0079398B">
          <w:delText>.</w:delText>
        </w:r>
      </w:del>
    </w:p>
    <w:p w14:paraId="34181EF1" w14:textId="5204098B" w:rsidR="000760BB" w:rsidRPr="00CD3D3F" w:rsidDel="0079398B" w:rsidRDefault="000760BB" w:rsidP="00CD3D3F">
      <w:pPr>
        <w:keepNext/>
        <w:keepLines/>
        <w:spacing w:before="40" w:after="0"/>
        <w:outlineLvl w:val="1"/>
        <w:rPr>
          <w:del w:id="1426" w:author="Paulo H. Leocadio" w:date="2024-07-22T15:33:00Z" w16du:dateUtc="2024-07-22T19:33:00Z"/>
          <w:rFonts w:eastAsiaTheme="majorEastAsia" w:cstheme="majorBidi"/>
          <w:sz w:val="36"/>
          <w:szCs w:val="26"/>
        </w:rPr>
      </w:pPr>
      <w:del w:id="1427" w:author="Paulo H. Leocadio" w:date="2024-07-22T15:33:00Z" w16du:dateUtc="2024-07-22T19:33:00Z">
        <w:r w:rsidRPr="00CD3D3F" w:rsidDel="0079398B">
          <w:rPr>
            <w:rFonts w:eastAsiaTheme="majorEastAsia" w:cstheme="majorBidi"/>
            <w:sz w:val="36"/>
            <w:szCs w:val="26"/>
          </w:rPr>
          <w:delText>Integration with AWS Services</w:delText>
        </w:r>
      </w:del>
    </w:p>
    <w:p w14:paraId="1C67D7EC" w14:textId="79A3F6FB" w:rsidR="000760BB" w:rsidRPr="00E46C02" w:rsidDel="0079398B" w:rsidRDefault="000760BB" w:rsidP="00E46C02">
      <w:pPr>
        <w:pStyle w:val="NormalBPBHEB"/>
        <w:numPr>
          <w:ilvl w:val="0"/>
          <w:numId w:val="134"/>
        </w:numPr>
        <w:rPr>
          <w:del w:id="1428" w:author="Paulo H. Leocadio" w:date="2024-07-22T15:33:00Z" w16du:dateUtc="2024-07-22T19:33:00Z"/>
          <w:b/>
          <w:bCs/>
        </w:rPr>
      </w:pPr>
      <w:del w:id="1429" w:author="Paulo H. Leocadio" w:date="2024-07-22T15:33:00Z" w16du:dateUtc="2024-07-22T19:33:00Z">
        <w:r w:rsidRPr="000760BB" w:rsidDel="0079398B">
          <w:rPr>
            <w:b/>
            <w:bCs/>
          </w:rPr>
          <w:delText>Amazon S3:</w:delText>
        </w:r>
        <w:r w:rsidRPr="00E46C02" w:rsidDel="0079398B">
          <w:rPr>
            <w:b/>
            <w:bCs/>
          </w:rPr>
          <w:delText xml:space="preserve"> </w:delText>
        </w:r>
        <w:r w:rsidRPr="00C619B8" w:rsidDel="0079398B">
          <w:delText>Results, data, and configurations from quantum tasks can be stored and retrieved using Amazon Simple Storage Service (S3). This integration ensures secure and scalable storage for quantum computing-related information</w:delText>
        </w:r>
      </w:del>
      <w:customXmlDelRangeStart w:id="1430" w:author="Paulo H. Leocadio" w:date="2024-07-22T15:33:00Z"/>
      <w:sdt>
        <w:sdtPr>
          <w:id w:val="1184935181"/>
          <w:citation/>
        </w:sdtPr>
        <w:sdtEndPr/>
        <w:sdtContent>
          <w:customXmlDelRangeEnd w:id="1430"/>
          <w:del w:id="1431" w:author="Paulo H. Leocadio" w:date="2024-07-22T15:33:00Z" w16du:dateUtc="2024-07-22T19:33:00Z">
            <w:r w:rsidR="00615400" w:rsidRPr="00C619B8" w:rsidDel="0079398B">
              <w:fldChar w:fldCharType="begin"/>
            </w:r>
            <w:r w:rsidR="00615400" w:rsidRPr="00C619B8" w:rsidDel="0079398B">
              <w:delInstrText xml:space="preserve"> CITATION unknown2023o \l 1033 </w:delInstrText>
            </w:r>
            <w:r w:rsidR="00615400" w:rsidRPr="00C619B8" w:rsidDel="0079398B">
              <w:fldChar w:fldCharType="separate"/>
            </w:r>
            <w:r w:rsidR="00D34F43" w:rsidDel="0079398B">
              <w:rPr>
                <w:noProof/>
              </w:rPr>
              <w:delText xml:space="preserve"> </w:delText>
            </w:r>
            <w:r w:rsidR="00D34F43" w:rsidRPr="00D34F43" w:rsidDel="0079398B">
              <w:rPr>
                <w:noProof/>
              </w:rPr>
              <w:delText>[88]</w:delText>
            </w:r>
            <w:r w:rsidR="00615400" w:rsidRPr="00C619B8" w:rsidDel="0079398B">
              <w:fldChar w:fldCharType="end"/>
            </w:r>
          </w:del>
          <w:customXmlDelRangeStart w:id="1432" w:author="Paulo H. Leocadio" w:date="2024-07-22T15:33:00Z"/>
        </w:sdtContent>
      </w:sdt>
      <w:customXmlDelRangeEnd w:id="1432"/>
      <w:del w:id="1433" w:author="Paulo H. Leocadio" w:date="2024-07-22T15:33:00Z" w16du:dateUtc="2024-07-22T19:33:00Z">
        <w:r w:rsidRPr="00C619B8" w:rsidDel="0079398B">
          <w:delText>.</w:delText>
        </w:r>
      </w:del>
    </w:p>
    <w:p w14:paraId="620B263B" w14:textId="00DD7205" w:rsidR="00EE5677" w:rsidRPr="00E46C02" w:rsidDel="0079398B" w:rsidRDefault="000760BB" w:rsidP="00E46C02">
      <w:pPr>
        <w:pStyle w:val="NormalBPBHEB"/>
        <w:numPr>
          <w:ilvl w:val="0"/>
          <w:numId w:val="134"/>
        </w:numPr>
        <w:rPr>
          <w:del w:id="1434" w:author="Paulo H. Leocadio" w:date="2024-07-22T15:33:00Z" w16du:dateUtc="2024-07-22T19:33:00Z"/>
          <w:b/>
          <w:bCs/>
        </w:rPr>
      </w:pPr>
      <w:del w:id="1435" w:author="Paulo H. Leocadio" w:date="2024-07-22T15:33:00Z" w16du:dateUtc="2024-07-22T19:33:00Z">
        <w:r w:rsidRPr="00CD3D3F" w:rsidDel="0079398B">
          <w:rPr>
            <w:b/>
            <w:bCs/>
          </w:rPr>
          <w:delText>AWS Lambda:</w:delText>
        </w:r>
        <w:r w:rsidRPr="00E46C02" w:rsidDel="0079398B">
          <w:rPr>
            <w:b/>
            <w:bCs/>
          </w:rPr>
          <w:delText xml:space="preserve"> </w:delText>
        </w:r>
        <w:r w:rsidRPr="00C619B8" w:rsidDel="0079398B">
          <w:delText>Integration with AWS Lambda enables the execution of serverless functions triggered by quantum computations. This enhances the possibilities for further processing and analysis of quantum computing results</w:delText>
        </w:r>
      </w:del>
      <w:customXmlDelRangeStart w:id="1436" w:author="Paulo H. Leocadio" w:date="2024-07-22T15:33:00Z"/>
      <w:sdt>
        <w:sdtPr>
          <w:id w:val="-1992013653"/>
          <w:citation/>
        </w:sdtPr>
        <w:sdtEndPr/>
        <w:sdtContent>
          <w:customXmlDelRangeEnd w:id="1436"/>
          <w:del w:id="1437" w:author="Paulo H. Leocadio" w:date="2024-07-22T15:33:00Z" w16du:dateUtc="2024-07-22T19:33:00Z">
            <w:r w:rsidR="00615400" w:rsidRPr="00C619B8" w:rsidDel="0079398B">
              <w:fldChar w:fldCharType="begin"/>
            </w:r>
            <w:r w:rsidR="00615400" w:rsidRPr="00C619B8" w:rsidDel="0079398B">
              <w:delInstrText xml:space="preserve"> CITATION unknown2023o \l 1033 </w:delInstrText>
            </w:r>
            <w:r w:rsidR="00615400" w:rsidRPr="00C619B8" w:rsidDel="0079398B">
              <w:fldChar w:fldCharType="separate"/>
            </w:r>
            <w:r w:rsidR="00D34F43" w:rsidDel="0079398B">
              <w:rPr>
                <w:noProof/>
              </w:rPr>
              <w:delText xml:space="preserve"> </w:delText>
            </w:r>
            <w:r w:rsidR="00D34F43" w:rsidRPr="00D34F43" w:rsidDel="0079398B">
              <w:rPr>
                <w:noProof/>
              </w:rPr>
              <w:delText>[88]</w:delText>
            </w:r>
            <w:r w:rsidR="00615400" w:rsidRPr="00C619B8" w:rsidDel="0079398B">
              <w:fldChar w:fldCharType="end"/>
            </w:r>
          </w:del>
          <w:customXmlDelRangeStart w:id="1438" w:author="Paulo H. Leocadio" w:date="2024-07-22T15:33:00Z"/>
        </w:sdtContent>
      </w:sdt>
      <w:customXmlDelRangeEnd w:id="1438"/>
      <w:del w:id="1439" w:author="Paulo H. Leocadio" w:date="2024-07-22T15:33:00Z" w16du:dateUtc="2024-07-22T19:33:00Z">
        <w:r w:rsidRPr="00C619B8" w:rsidDel="0079398B">
          <w:delText>.</w:delText>
        </w:r>
      </w:del>
    </w:p>
    <w:p w14:paraId="015C0260" w14:textId="37BDAE39" w:rsidR="000760BB" w:rsidRPr="00CD3D3F" w:rsidDel="0079398B" w:rsidRDefault="000760BB" w:rsidP="00CD3D3F">
      <w:pPr>
        <w:keepNext/>
        <w:keepLines/>
        <w:spacing w:before="40" w:after="0"/>
        <w:outlineLvl w:val="1"/>
        <w:rPr>
          <w:del w:id="1440" w:author="Paulo H. Leocadio" w:date="2024-07-22T15:33:00Z" w16du:dateUtc="2024-07-22T19:33:00Z"/>
          <w:rFonts w:eastAsiaTheme="majorEastAsia" w:cstheme="majorBidi"/>
          <w:sz w:val="36"/>
          <w:szCs w:val="26"/>
        </w:rPr>
      </w:pPr>
      <w:del w:id="1441" w:author="Paulo H. Leocadio" w:date="2024-07-22T15:33:00Z" w16du:dateUtc="2024-07-22T19:33:00Z">
        <w:r w:rsidRPr="00CD3D3F" w:rsidDel="0079398B">
          <w:rPr>
            <w:rFonts w:eastAsiaTheme="majorEastAsia" w:cstheme="majorBidi"/>
            <w:sz w:val="36"/>
            <w:szCs w:val="26"/>
          </w:rPr>
          <w:delText xml:space="preserve">Use </w:delText>
        </w:r>
        <w:r w:rsidR="00EE5677" w:rsidRPr="00CD3D3F" w:rsidDel="0079398B">
          <w:rPr>
            <w:rFonts w:eastAsiaTheme="majorEastAsia" w:cstheme="majorBidi"/>
            <w:sz w:val="36"/>
            <w:szCs w:val="26"/>
          </w:rPr>
          <w:delText xml:space="preserve">cases </w:delText>
        </w:r>
        <w:r w:rsidRPr="00CD3D3F" w:rsidDel="0079398B">
          <w:rPr>
            <w:rFonts w:eastAsiaTheme="majorEastAsia" w:cstheme="majorBidi"/>
            <w:sz w:val="36"/>
            <w:szCs w:val="26"/>
          </w:rPr>
          <w:delText>of Amazon Braket</w:delText>
        </w:r>
      </w:del>
    </w:p>
    <w:p w14:paraId="41D3CFC0" w14:textId="7704086B" w:rsidR="000760BB" w:rsidRPr="00E46C02" w:rsidDel="0079398B" w:rsidRDefault="000760BB" w:rsidP="00E46C02">
      <w:pPr>
        <w:pStyle w:val="NormalBPBHEB"/>
        <w:numPr>
          <w:ilvl w:val="0"/>
          <w:numId w:val="134"/>
        </w:numPr>
        <w:rPr>
          <w:del w:id="1442" w:author="Paulo H. Leocadio" w:date="2024-07-22T15:33:00Z" w16du:dateUtc="2024-07-22T19:33:00Z"/>
          <w:b/>
          <w:bCs/>
        </w:rPr>
      </w:pPr>
      <w:del w:id="1443" w:author="Paulo H. Leocadio" w:date="2024-07-22T15:33:00Z" w16du:dateUtc="2024-07-22T19:33:00Z">
        <w:r w:rsidRPr="000760BB" w:rsidDel="0079398B">
          <w:rPr>
            <w:b/>
            <w:bCs/>
          </w:rPr>
          <w:delText xml:space="preserve">Quantum </w:delText>
        </w:r>
        <w:r w:rsidR="00EE5677" w:rsidRPr="000760BB" w:rsidDel="0079398B">
          <w:rPr>
            <w:b/>
            <w:bCs/>
          </w:rPr>
          <w:delText>algorithm development</w:delText>
        </w:r>
        <w:r w:rsidRPr="000760BB" w:rsidDel="0079398B">
          <w:rPr>
            <w:b/>
            <w:bCs/>
          </w:rPr>
          <w:delText>:</w:delText>
        </w:r>
        <w:r w:rsidRPr="00E46C02" w:rsidDel="0079398B">
          <w:rPr>
            <w:b/>
            <w:bCs/>
          </w:rPr>
          <w:delText xml:space="preserve"> </w:delText>
        </w:r>
        <w:r w:rsidRPr="00C619B8" w:rsidDel="0079398B">
          <w:delText>Researchers and developers can use Amazon Braket to develop, test, and refine quantum algorithms, taking advantage of various quantum processors available on the platform</w:delText>
        </w:r>
      </w:del>
      <w:customXmlDelRangeStart w:id="1444" w:author="Paulo H. Leocadio" w:date="2024-07-22T15:33:00Z"/>
      <w:sdt>
        <w:sdtPr>
          <w:id w:val="-1761441710"/>
          <w:citation/>
        </w:sdtPr>
        <w:sdtEndPr/>
        <w:sdtContent>
          <w:customXmlDelRangeEnd w:id="1444"/>
          <w:del w:id="1445" w:author="Paulo H. Leocadio" w:date="2024-07-22T15:33:00Z" w16du:dateUtc="2024-07-22T19:33:00Z">
            <w:r w:rsidR="00645649" w:rsidRPr="00C619B8" w:rsidDel="0079398B">
              <w:fldChar w:fldCharType="begin"/>
            </w:r>
            <w:r w:rsidR="00645649" w:rsidRPr="00C619B8" w:rsidDel="0079398B">
              <w:delInstrText xml:space="preserve"> CITATION unknown2023o \l 1033 </w:delInstrText>
            </w:r>
            <w:r w:rsidR="00645649" w:rsidRPr="00C619B8" w:rsidDel="0079398B">
              <w:fldChar w:fldCharType="separate"/>
            </w:r>
            <w:r w:rsidR="00D34F43" w:rsidDel="0079398B">
              <w:rPr>
                <w:noProof/>
              </w:rPr>
              <w:delText xml:space="preserve"> </w:delText>
            </w:r>
            <w:r w:rsidR="00D34F43" w:rsidRPr="00D34F43" w:rsidDel="0079398B">
              <w:rPr>
                <w:noProof/>
              </w:rPr>
              <w:delText>[88]</w:delText>
            </w:r>
            <w:r w:rsidR="00645649" w:rsidRPr="00C619B8" w:rsidDel="0079398B">
              <w:fldChar w:fldCharType="end"/>
            </w:r>
          </w:del>
          <w:customXmlDelRangeStart w:id="1446" w:author="Paulo H. Leocadio" w:date="2024-07-22T15:33:00Z"/>
        </w:sdtContent>
      </w:sdt>
      <w:customXmlDelRangeEnd w:id="1446"/>
      <w:del w:id="1447" w:author="Paulo H. Leocadio" w:date="2024-07-22T15:33:00Z" w16du:dateUtc="2024-07-22T19:33:00Z">
        <w:r w:rsidRPr="00C619B8" w:rsidDel="0079398B">
          <w:delText>.</w:delText>
        </w:r>
      </w:del>
    </w:p>
    <w:p w14:paraId="735B64D1" w14:textId="03654D24" w:rsidR="00EE5677" w:rsidRPr="00E46C02" w:rsidDel="0079398B" w:rsidRDefault="000760BB" w:rsidP="00E46C02">
      <w:pPr>
        <w:pStyle w:val="NormalBPBHEB"/>
        <w:numPr>
          <w:ilvl w:val="0"/>
          <w:numId w:val="134"/>
        </w:numPr>
        <w:rPr>
          <w:del w:id="1448" w:author="Paulo H. Leocadio" w:date="2024-07-22T15:33:00Z" w16du:dateUtc="2024-07-22T19:33:00Z"/>
          <w:b/>
          <w:bCs/>
        </w:rPr>
      </w:pPr>
      <w:del w:id="1449" w:author="Paulo H. Leocadio" w:date="2024-07-22T15:33:00Z" w16du:dateUtc="2024-07-22T19:33:00Z">
        <w:r w:rsidRPr="00CD3D3F" w:rsidDel="0079398B">
          <w:rPr>
            <w:b/>
            <w:bCs/>
          </w:rPr>
          <w:delText xml:space="preserve">Exploration of </w:delText>
        </w:r>
        <w:r w:rsidR="00EE5677" w:rsidRPr="00CD3D3F" w:rsidDel="0079398B">
          <w:rPr>
            <w:b/>
            <w:bCs/>
          </w:rPr>
          <w:delText>quantum computing</w:delText>
        </w:r>
        <w:r w:rsidRPr="00CD3D3F" w:rsidDel="0079398B">
          <w:rPr>
            <w:b/>
            <w:bCs/>
          </w:rPr>
          <w:delText>:</w:delText>
        </w:r>
        <w:r w:rsidRPr="00E46C02" w:rsidDel="0079398B">
          <w:rPr>
            <w:b/>
            <w:bCs/>
          </w:rPr>
          <w:delText xml:space="preserve"> </w:delText>
        </w:r>
        <w:r w:rsidRPr="00C619B8" w:rsidDel="0079398B">
          <w:delText>Amazon Braket serves as a valuable tool for exploring the capabilities and potential applications of quantum computing without the need for an extensive quantum computing infrastructure</w:delText>
        </w:r>
      </w:del>
      <w:customXmlDelRangeStart w:id="1450" w:author="Paulo H. Leocadio" w:date="2024-07-22T15:33:00Z"/>
      <w:sdt>
        <w:sdtPr>
          <w:id w:val="731966076"/>
          <w:citation/>
        </w:sdtPr>
        <w:sdtEndPr/>
        <w:sdtContent>
          <w:customXmlDelRangeEnd w:id="1450"/>
          <w:del w:id="1451" w:author="Paulo H. Leocadio" w:date="2024-07-22T15:33:00Z" w16du:dateUtc="2024-07-22T19:33:00Z">
            <w:r w:rsidR="00645649" w:rsidRPr="00C619B8" w:rsidDel="0079398B">
              <w:fldChar w:fldCharType="begin"/>
            </w:r>
            <w:r w:rsidR="00645649" w:rsidRPr="00C619B8" w:rsidDel="0079398B">
              <w:delInstrText xml:space="preserve"> CITATION unknown2023o \l 1033 </w:delInstrText>
            </w:r>
            <w:r w:rsidR="00645649" w:rsidRPr="00C619B8" w:rsidDel="0079398B">
              <w:fldChar w:fldCharType="separate"/>
            </w:r>
            <w:r w:rsidR="00D34F43" w:rsidDel="0079398B">
              <w:rPr>
                <w:noProof/>
              </w:rPr>
              <w:delText xml:space="preserve"> </w:delText>
            </w:r>
            <w:r w:rsidR="00D34F43" w:rsidRPr="00D34F43" w:rsidDel="0079398B">
              <w:rPr>
                <w:noProof/>
              </w:rPr>
              <w:delText>[88]</w:delText>
            </w:r>
            <w:r w:rsidR="00645649" w:rsidRPr="00C619B8" w:rsidDel="0079398B">
              <w:fldChar w:fldCharType="end"/>
            </w:r>
          </w:del>
          <w:customXmlDelRangeStart w:id="1452" w:author="Paulo H. Leocadio" w:date="2024-07-22T15:33:00Z"/>
        </w:sdtContent>
      </w:sdt>
      <w:customXmlDelRangeEnd w:id="1452"/>
      <w:del w:id="1453" w:author="Paulo H. Leocadio" w:date="2024-07-22T15:33:00Z" w16du:dateUtc="2024-07-22T19:33:00Z">
        <w:r w:rsidRPr="00C619B8" w:rsidDel="0079398B">
          <w:delText>.</w:delText>
        </w:r>
      </w:del>
    </w:p>
    <w:p w14:paraId="28E851E1" w14:textId="21B7CD22" w:rsidR="000760BB" w:rsidRPr="00CD3D3F" w:rsidDel="0079398B" w:rsidRDefault="000760BB" w:rsidP="00CD3D3F">
      <w:pPr>
        <w:keepNext/>
        <w:keepLines/>
        <w:spacing w:before="40" w:after="0"/>
        <w:outlineLvl w:val="1"/>
        <w:rPr>
          <w:del w:id="1454" w:author="Paulo H. Leocadio" w:date="2024-07-22T15:33:00Z" w16du:dateUtc="2024-07-22T19:33:00Z"/>
          <w:rFonts w:eastAsiaTheme="majorEastAsia" w:cstheme="majorBidi"/>
          <w:sz w:val="36"/>
          <w:szCs w:val="26"/>
        </w:rPr>
      </w:pPr>
      <w:del w:id="1455" w:author="Paulo H. Leocadio" w:date="2024-07-22T15:33:00Z" w16du:dateUtc="2024-07-22T19:33:00Z">
        <w:r w:rsidRPr="00CD3D3F" w:rsidDel="0079398B">
          <w:rPr>
            <w:rFonts w:eastAsiaTheme="majorEastAsia" w:cstheme="majorBidi"/>
            <w:sz w:val="36"/>
            <w:szCs w:val="26"/>
          </w:rPr>
          <w:delText xml:space="preserve">Challenges and </w:delText>
        </w:r>
        <w:r w:rsidR="00EE5677" w:rsidRPr="00CD3D3F" w:rsidDel="0079398B">
          <w:rPr>
            <w:rFonts w:eastAsiaTheme="majorEastAsia" w:cstheme="majorBidi"/>
            <w:sz w:val="36"/>
            <w:szCs w:val="26"/>
          </w:rPr>
          <w:delText>considerations</w:delText>
        </w:r>
      </w:del>
    </w:p>
    <w:p w14:paraId="7399E819" w14:textId="17062B38" w:rsidR="000760BB" w:rsidRPr="000760BB" w:rsidDel="0079398B" w:rsidRDefault="000760BB" w:rsidP="008A12F7">
      <w:pPr>
        <w:pStyle w:val="NormalBPBHEB"/>
        <w:numPr>
          <w:ilvl w:val="0"/>
          <w:numId w:val="134"/>
        </w:numPr>
        <w:rPr>
          <w:del w:id="1456" w:author="Paulo H. Leocadio" w:date="2024-07-22T15:33:00Z" w16du:dateUtc="2024-07-22T19:33:00Z"/>
        </w:rPr>
      </w:pPr>
      <w:del w:id="1457" w:author="Paulo H. Leocadio" w:date="2024-07-22T15:33:00Z" w16du:dateUtc="2024-07-22T19:33:00Z">
        <w:r w:rsidRPr="000760BB" w:rsidDel="0079398B">
          <w:rPr>
            <w:b/>
            <w:bCs/>
          </w:rPr>
          <w:delText xml:space="preserve">Error </w:delText>
        </w:r>
        <w:r w:rsidR="00EE5677" w:rsidRPr="000760BB" w:rsidDel="0079398B">
          <w:rPr>
            <w:b/>
            <w:bCs/>
          </w:rPr>
          <w:delText>correction</w:delText>
        </w:r>
        <w:r w:rsidRPr="000760BB" w:rsidDel="0079398B">
          <w:rPr>
            <w:b/>
            <w:bCs/>
          </w:rPr>
          <w:delText>:</w:delText>
        </w:r>
        <w:r w:rsidRPr="000760BB" w:rsidDel="0079398B">
          <w:delText xml:space="preserve"> Quantum computing is inherently susceptible to errors. Amazon Braket users must consider error correction strategies and advancements in this field to enhance the reliability of quantum computations</w:delText>
        </w:r>
      </w:del>
      <w:customXmlDelRangeStart w:id="1458" w:author="Paulo H. Leocadio" w:date="2024-07-22T15:33:00Z"/>
      <w:sdt>
        <w:sdtPr>
          <w:id w:val="42564165"/>
          <w:citation/>
        </w:sdtPr>
        <w:sdtEndPr/>
        <w:sdtContent>
          <w:customXmlDelRangeEnd w:id="1458"/>
          <w:del w:id="1459" w:author="Paulo H. Leocadio" w:date="2024-07-22T15:33:00Z" w16du:dateUtc="2024-07-22T19:33:00Z">
            <w:r w:rsidR="00645649" w:rsidDel="0079398B">
              <w:fldChar w:fldCharType="begin"/>
            </w:r>
            <w:r w:rsidR="00645649" w:rsidDel="0079398B">
              <w:delInstrText xml:space="preserve"> CITATION unknown2023o \l 1033 </w:delInstrText>
            </w:r>
            <w:r w:rsidR="00645649" w:rsidDel="0079398B">
              <w:fldChar w:fldCharType="separate"/>
            </w:r>
            <w:r w:rsidR="00D34F43" w:rsidDel="0079398B">
              <w:rPr>
                <w:noProof/>
              </w:rPr>
              <w:delText xml:space="preserve"> </w:delText>
            </w:r>
            <w:r w:rsidR="00D34F43" w:rsidRPr="00D34F43" w:rsidDel="0079398B">
              <w:rPr>
                <w:noProof/>
              </w:rPr>
              <w:delText>[88]</w:delText>
            </w:r>
            <w:r w:rsidR="00645649" w:rsidDel="0079398B">
              <w:fldChar w:fldCharType="end"/>
            </w:r>
          </w:del>
          <w:customXmlDelRangeStart w:id="1460" w:author="Paulo H. Leocadio" w:date="2024-07-22T15:33:00Z"/>
        </w:sdtContent>
      </w:sdt>
      <w:customXmlDelRangeEnd w:id="1460"/>
      <w:del w:id="1461" w:author="Paulo H. Leocadio" w:date="2024-07-22T15:33:00Z" w16du:dateUtc="2024-07-22T19:33:00Z">
        <w:r w:rsidRPr="000760BB" w:rsidDel="0079398B">
          <w:delText>.</w:delText>
        </w:r>
      </w:del>
    </w:p>
    <w:p w14:paraId="7269EC3C" w14:textId="17A8035B" w:rsidR="000760BB" w:rsidRPr="000760BB" w:rsidDel="0079398B" w:rsidRDefault="000760BB" w:rsidP="008A12F7">
      <w:pPr>
        <w:pStyle w:val="NormalBPBHEB"/>
        <w:numPr>
          <w:ilvl w:val="0"/>
          <w:numId w:val="134"/>
        </w:numPr>
        <w:rPr>
          <w:del w:id="1462" w:author="Paulo H. Leocadio" w:date="2024-07-22T15:33:00Z" w16du:dateUtc="2024-07-22T19:33:00Z"/>
        </w:rPr>
      </w:pPr>
      <w:del w:id="1463" w:author="Paulo H. Leocadio" w:date="2024-07-22T15:33:00Z" w16du:dateUtc="2024-07-22T19:33:00Z">
        <w:r w:rsidRPr="000760BB" w:rsidDel="0079398B">
          <w:rPr>
            <w:b/>
            <w:bCs/>
          </w:rPr>
          <w:delText xml:space="preserve">Resource </w:delText>
        </w:r>
        <w:r w:rsidR="00EE5677" w:rsidRPr="000760BB" w:rsidDel="0079398B">
          <w:rPr>
            <w:b/>
            <w:bCs/>
          </w:rPr>
          <w:delText>allocation</w:delText>
        </w:r>
        <w:r w:rsidRPr="000760BB" w:rsidDel="0079398B">
          <w:rPr>
            <w:b/>
            <w:bCs/>
          </w:rPr>
          <w:delText>:</w:delText>
        </w:r>
        <w:r w:rsidRPr="000760BB" w:rsidDel="0079398B">
          <w:delText xml:space="preserve"> Proper resource allocation, including choosing the right quantum processor and configuring quantum tasks, is crucial for achieving optimal results on Amazon Braket</w:delText>
        </w:r>
      </w:del>
      <w:customXmlDelRangeStart w:id="1464" w:author="Paulo H. Leocadio" w:date="2024-07-22T15:33:00Z"/>
      <w:sdt>
        <w:sdtPr>
          <w:id w:val="1359086526"/>
          <w:citation/>
        </w:sdtPr>
        <w:sdtEndPr/>
        <w:sdtContent>
          <w:customXmlDelRangeEnd w:id="1464"/>
          <w:del w:id="1465" w:author="Paulo H. Leocadio" w:date="2024-07-22T15:33:00Z" w16du:dateUtc="2024-07-22T19:33:00Z">
            <w:r w:rsidR="00A85E35" w:rsidDel="0079398B">
              <w:fldChar w:fldCharType="begin"/>
            </w:r>
            <w:r w:rsidR="00A85E35" w:rsidDel="0079398B">
              <w:delInstrText xml:space="preserve"> CITATION unknown2023o \l 1033 </w:delInstrText>
            </w:r>
            <w:r w:rsidR="00A85E35" w:rsidDel="0079398B">
              <w:fldChar w:fldCharType="separate"/>
            </w:r>
            <w:r w:rsidR="00D34F43" w:rsidDel="0079398B">
              <w:rPr>
                <w:noProof/>
              </w:rPr>
              <w:delText xml:space="preserve"> </w:delText>
            </w:r>
            <w:r w:rsidR="00D34F43" w:rsidRPr="00D34F43" w:rsidDel="0079398B">
              <w:rPr>
                <w:noProof/>
              </w:rPr>
              <w:delText>[88]</w:delText>
            </w:r>
            <w:r w:rsidR="00A85E35" w:rsidDel="0079398B">
              <w:fldChar w:fldCharType="end"/>
            </w:r>
          </w:del>
          <w:customXmlDelRangeStart w:id="1466" w:author="Paulo H. Leocadio" w:date="2024-07-22T15:33:00Z"/>
        </w:sdtContent>
      </w:sdt>
      <w:customXmlDelRangeEnd w:id="1466"/>
      <w:del w:id="1467" w:author="Paulo H. Leocadio" w:date="2024-07-22T15:33:00Z" w16du:dateUtc="2024-07-22T19:33:00Z">
        <w:r w:rsidRPr="000760BB" w:rsidDel="0079398B">
          <w:delText>.</w:delText>
        </w:r>
      </w:del>
    </w:p>
    <w:p w14:paraId="757F8A6B" w14:textId="3D2063DA" w:rsidR="00506522" w:rsidRPr="00CD3D3F" w:rsidDel="0079398B" w:rsidRDefault="00506522" w:rsidP="00CD3D3F">
      <w:pPr>
        <w:keepNext/>
        <w:keepLines/>
        <w:spacing w:before="400" w:after="0" w:line="276" w:lineRule="auto"/>
        <w:outlineLvl w:val="0"/>
        <w:rPr>
          <w:del w:id="1468" w:author="Paulo H. Leocadio" w:date="2024-07-22T15:33:00Z" w16du:dateUtc="2024-07-22T19:33:00Z"/>
          <w:rFonts w:eastAsia="Palatino Linotype" w:cs="Palatino Linotype"/>
          <w:b/>
          <w:color w:val="auto"/>
          <w:sz w:val="40"/>
          <w:szCs w:val="40"/>
        </w:rPr>
      </w:pPr>
      <w:del w:id="1469" w:author="Paulo H. Leocadio" w:date="2024-07-22T15:33:00Z" w16du:dateUtc="2024-07-22T19:33:00Z">
        <w:r w:rsidRPr="00CD3D3F" w:rsidDel="0079398B">
          <w:rPr>
            <w:rFonts w:eastAsia="Palatino Linotype" w:cs="Palatino Linotype"/>
            <w:b/>
            <w:color w:val="auto"/>
            <w:sz w:val="40"/>
            <w:szCs w:val="40"/>
          </w:rPr>
          <w:delText xml:space="preserve">Developer </w:delText>
        </w:r>
        <w:r w:rsidR="00E172D5" w:rsidRPr="00CD3D3F" w:rsidDel="0079398B">
          <w:rPr>
            <w:rFonts w:eastAsia="Palatino Linotype" w:cs="Palatino Linotype"/>
            <w:b/>
            <w:color w:val="auto"/>
            <w:sz w:val="40"/>
            <w:szCs w:val="40"/>
          </w:rPr>
          <w:delText>tools</w:delText>
        </w:r>
        <w:r w:rsidRPr="00CD3D3F" w:rsidDel="0079398B">
          <w:rPr>
            <w:rFonts w:eastAsia="Palatino Linotype" w:cs="Palatino Linotype"/>
            <w:b/>
            <w:color w:val="auto"/>
            <w:sz w:val="40"/>
            <w:szCs w:val="40"/>
          </w:rPr>
          <w:delText xml:space="preserve"> </w:delText>
        </w:r>
        <w:r w:rsidR="00E172D5" w:rsidRPr="00CD3D3F" w:rsidDel="0079398B">
          <w:rPr>
            <w:rFonts w:eastAsia="Palatino Linotype" w:cs="Palatino Linotype"/>
            <w:b/>
            <w:color w:val="auto"/>
            <w:sz w:val="40"/>
            <w:szCs w:val="40"/>
          </w:rPr>
          <w:delText>and</w:delText>
        </w:r>
        <w:r w:rsidRPr="00CD3D3F" w:rsidDel="0079398B">
          <w:rPr>
            <w:rFonts w:eastAsia="Palatino Linotype" w:cs="Palatino Linotype"/>
            <w:b/>
            <w:color w:val="auto"/>
            <w:sz w:val="40"/>
            <w:szCs w:val="40"/>
          </w:rPr>
          <w:delText xml:space="preserve"> DevOps in AWS </w:delText>
        </w:r>
      </w:del>
    </w:p>
    <w:p w14:paraId="38EE1F16" w14:textId="11A4BE7A" w:rsidR="00506522" w:rsidRPr="00506522" w:rsidDel="0079398B" w:rsidRDefault="00506522" w:rsidP="00555FFB">
      <w:pPr>
        <w:pStyle w:val="NormalBPBHEB"/>
        <w:rPr>
          <w:del w:id="1470" w:author="Paulo H. Leocadio" w:date="2024-07-22T15:33:00Z" w16du:dateUtc="2024-07-22T19:33:00Z"/>
        </w:rPr>
      </w:pPr>
      <w:del w:id="1471" w:author="Paulo H. Leocadio" w:date="2024-07-22T15:33:00Z" w16du:dateUtc="2024-07-22T19:33:00Z">
        <w:r w:rsidRPr="00506522" w:rsidDel="0079398B">
          <w:delText>The journey through Chapter 7, "Developer Tools &amp; DevOps," has been a comprehensive exploration of the myriad tools and services AWS offers to empower developers and streamline DevOps practices in the cloud. The integration of these tools into workflows has the potential to enhance agility, scalability, and reliability in software development and deployment. This conclusion aims to summarize the key insights gained from the diverse range of developer tools, DevOps solutions, application integration services, container management, robotics, and quantum technologies explored in this chapter.</w:delText>
        </w:r>
      </w:del>
    </w:p>
    <w:p w14:paraId="222B5E58" w14:textId="18E3930F" w:rsidR="00506522" w:rsidRPr="00CD3D3F" w:rsidDel="0079398B" w:rsidRDefault="00506522" w:rsidP="00CD3D3F">
      <w:pPr>
        <w:keepNext/>
        <w:keepLines/>
        <w:spacing w:before="40" w:after="0"/>
        <w:outlineLvl w:val="1"/>
        <w:rPr>
          <w:del w:id="1472" w:author="Paulo H. Leocadio" w:date="2024-07-22T15:33:00Z" w16du:dateUtc="2024-07-22T19:33:00Z"/>
          <w:rFonts w:eastAsiaTheme="majorEastAsia" w:cstheme="majorBidi"/>
          <w:sz w:val="36"/>
          <w:szCs w:val="26"/>
        </w:rPr>
      </w:pPr>
      <w:del w:id="1473" w:author="Paulo H. Leocadio" w:date="2024-07-22T15:33:00Z" w16du:dateUtc="2024-07-22T19:33:00Z">
        <w:r w:rsidRPr="00CD3D3F" w:rsidDel="0079398B">
          <w:rPr>
            <w:rFonts w:eastAsiaTheme="majorEastAsia" w:cstheme="majorBidi"/>
            <w:sz w:val="36"/>
            <w:szCs w:val="26"/>
          </w:rPr>
          <w:delText xml:space="preserve">Developer </w:delText>
        </w:r>
        <w:r w:rsidR="00E172D5" w:rsidRPr="00CD3D3F" w:rsidDel="0079398B">
          <w:rPr>
            <w:rFonts w:eastAsiaTheme="majorEastAsia" w:cstheme="majorBidi"/>
            <w:sz w:val="36"/>
            <w:szCs w:val="26"/>
          </w:rPr>
          <w:delText>tools</w:delText>
        </w:r>
        <w:r w:rsidRPr="00CD3D3F" w:rsidDel="0079398B">
          <w:rPr>
            <w:rFonts w:eastAsiaTheme="majorEastAsia" w:cstheme="majorBidi"/>
            <w:sz w:val="36"/>
            <w:szCs w:val="26"/>
          </w:rPr>
          <w:delText xml:space="preserve">: A </w:delText>
        </w:r>
        <w:r w:rsidR="00E172D5" w:rsidRPr="00CD3D3F" w:rsidDel="0079398B">
          <w:rPr>
            <w:rFonts w:eastAsiaTheme="majorEastAsia" w:cstheme="majorBidi"/>
            <w:sz w:val="36"/>
            <w:szCs w:val="26"/>
          </w:rPr>
          <w:delText>foundation for efficiency</w:delText>
        </w:r>
      </w:del>
    </w:p>
    <w:p w14:paraId="74CF1727" w14:textId="68819DBF" w:rsidR="00506522" w:rsidRPr="00506522" w:rsidDel="0079398B" w:rsidRDefault="00506522" w:rsidP="00555FFB">
      <w:pPr>
        <w:pStyle w:val="NormalBPBHEB"/>
        <w:rPr>
          <w:del w:id="1474" w:author="Paulo H. Leocadio" w:date="2024-07-22T15:33:00Z" w16du:dateUtc="2024-07-22T19:33:00Z"/>
        </w:rPr>
      </w:pPr>
      <w:del w:id="1475" w:author="Paulo H. Leocadio" w:date="2024-07-22T15:33:00Z" w16du:dateUtc="2024-07-22T19:33:00Z">
        <w:r w:rsidRPr="00506522" w:rsidDel="0079398B">
          <w:delText xml:space="preserve">The chapter initiated with an examination of fundamental developer tools such as </w:delText>
        </w:r>
        <w:r w:rsidRPr="00506522" w:rsidDel="0079398B">
          <w:rPr>
            <w:b/>
            <w:bCs/>
          </w:rPr>
          <w:delText>Amazon CodeCatalyst</w:delText>
        </w:r>
        <w:r w:rsidRPr="00506522" w:rsidDel="0079398B">
          <w:delText xml:space="preserve"> and </w:delText>
        </w:r>
        <w:r w:rsidRPr="00506522" w:rsidDel="0079398B">
          <w:rPr>
            <w:b/>
            <w:bCs/>
          </w:rPr>
          <w:delText>Amazon CodeGuru</w:delText>
        </w:r>
        <w:r w:rsidRPr="00506522" w:rsidDel="0079398B">
          <w:delText>. CodeCatalyst serves as a collaborative platform, fostering teamwork and knowledge sharing, while CodeGuru leverages machine learning to enhance code quality and identify performance optimizations. These tools contribute significantly to the efficiency of development processes</w:delText>
        </w:r>
      </w:del>
      <w:customXmlDelRangeStart w:id="1476" w:author="Paulo H. Leocadio" w:date="2024-07-22T15:33:00Z"/>
      <w:sdt>
        <w:sdtPr>
          <w:id w:val="-1978056654"/>
          <w:citation/>
        </w:sdtPr>
        <w:sdtEndPr/>
        <w:sdtContent>
          <w:customXmlDelRangeEnd w:id="1476"/>
          <w:del w:id="1477" w:author="Paulo H. Leocadio" w:date="2024-07-22T15:33:00Z" w16du:dateUtc="2024-07-22T19:33:00Z">
            <w:r w:rsidR="005523D1" w:rsidDel="0079398B">
              <w:fldChar w:fldCharType="begin"/>
            </w:r>
            <w:r w:rsidR="005523D1" w:rsidDel="0079398B">
              <w:delInstrText xml:space="preserve"> CITATION Ama23 \l 1033 </w:delInstrText>
            </w:r>
            <w:r w:rsidR="005523D1" w:rsidDel="0079398B">
              <w:fldChar w:fldCharType="separate"/>
            </w:r>
            <w:r w:rsidR="00D34F43" w:rsidDel="0079398B">
              <w:rPr>
                <w:noProof/>
              </w:rPr>
              <w:delText xml:space="preserve"> </w:delText>
            </w:r>
            <w:r w:rsidR="00D34F43" w:rsidRPr="00D34F43" w:rsidDel="0079398B">
              <w:rPr>
                <w:noProof/>
              </w:rPr>
              <w:delText>[2]</w:delText>
            </w:r>
            <w:r w:rsidR="005523D1" w:rsidDel="0079398B">
              <w:fldChar w:fldCharType="end"/>
            </w:r>
          </w:del>
          <w:customXmlDelRangeStart w:id="1478" w:author="Paulo H. Leocadio" w:date="2024-07-22T15:33:00Z"/>
        </w:sdtContent>
      </w:sdt>
      <w:customXmlDelRangeEnd w:id="1478"/>
      <w:customXmlDelRangeStart w:id="1479" w:author="Paulo H. Leocadio" w:date="2024-07-22T15:33:00Z"/>
      <w:sdt>
        <w:sdtPr>
          <w:id w:val="-2108183181"/>
          <w:citation/>
        </w:sdtPr>
        <w:sdtEndPr/>
        <w:sdtContent>
          <w:customXmlDelRangeEnd w:id="1479"/>
          <w:del w:id="1480" w:author="Paulo H. Leocadio" w:date="2024-07-22T15:33:00Z" w16du:dateUtc="2024-07-22T19:33:00Z">
            <w:r w:rsidR="005523D1" w:rsidDel="0079398B">
              <w:fldChar w:fldCharType="begin"/>
            </w:r>
            <w:r w:rsidR="005523D1" w:rsidDel="0079398B">
              <w:delInstrText xml:space="preserve"> CITATION a2023r \l 1033 </w:delInstrText>
            </w:r>
            <w:r w:rsidR="005523D1" w:rsidDel="0079398B">
              <w:fldChar w:fldCharType="separate"/>
            </w:r>
            <w:r w:rsidR="00D34F43" w:rsidDel="0079398B">
              <w:rPr>
                <w:noProof/>
              </w:rPr>
              <w:delText xml:space="preserve"> </w:delText>
            </w:r>
            <w:r w:rsidR="00D34F43" w:rsidRPr="00D34F43" w:rsidDel="0079398B">
              <w:rPr>
                <w:noProof/>
              </w:rPr>
              <w:delText>[7]</w:delText>
            </w:r>
            <w:r w:rsidR="005523D1" w:rsidDel="0079398B">
              <w:fldChar w:fldCharType="end"/>
            </w:r>
          </w:del>
          <w:customXmlDelRangeStart w:id="1481" w:author="Paulo H. Leocadio" w:date="2024-07-22T15:33:00Z"/>
        </w:sdtContent>
      </w:sdt>
      <w:customXmlDelRangeEnd w:id="1481"/>
      <w:del w:id="1482" w:author="Paulo H. Leocadio" w:date="2024-07-22T15:33:00Z" w16du:dateUtc="2024-07-22T19:33:00Z">
        <w:r w:rsidRPr="00506522" w:rsidDel="0079398B">
          <w:delText>.</w:delText>
        </w:r>
      </w:del>
    </w:p>
    <w:p w14:paraId="47B8346B" w14:textId="4327C9D9" w:rsidR="00506522" w:rsidRPr="00CD3D3F" w:rsidDel="0079398B" w:rsidRDefault="00506522" w:rsidP="00CD3D3F">
      <w:pPr>
        <w:keepNext/>
        <w:keepLines/>
        <w:spacing w:before="40" w:after="0"/>
        <w:outlineLvl w:val="1"/>
        <w:rPr>
          <w:del w:id="1483" w:author="Paulo H. Leocadio" w:date="2024-07-22T15:33:00Z" w16du:dateUtc="2024-07-22T19:33:00Z"/>
          <w:rFonts w:eastAsiaTheme="majorEastAsia" w:cstheme="majorBidi"/>
          <w:sz w:val="36"/>
          <w:szCs w:val="26"/>
        </w:rPr>
      </w:pPr>
      <w:del w:id="1484" w:author="Paulo H. Leocadio" w:date="2024-07-22T15:33:00Z" w16du:dateUtc="2024-07-22T19:33:00Z">
        <w:r w:rsidRPr="00CD3D3F" w:rsidDel="0079398B">
          <w:rPr>
            <w:rFonts w:eastAsiaTheme="majorEastAsia" w:cstheme="majorBidi"/>
            <w:sz w:val="36"/>
            <w:szCs w:val="26"/>
          </w:rPr>
          <w:delText xml:space="preserve">Optimizing Java </w:delText>
        </w:r>
        <w:r w:rsidR="00E172D5" w:rsidRPr="00CD3D3F" w:rsidDel="0079398B">
          <w:rPr>
            <w:rFonts w:eastAsiaTheme="majorEastAsia" w:cstheme="majorBidi"/>
            <w:sz w:val="36"/>
            <w:szCs w:val="26"/>
          </w:rPr>
          <w:delText>devel</w:delText>
        </w:r>
        <w:r w:rsidRPr="00CD3D3F" w:rsidDel="0079398B">
          <w:rPr>
            <w:rFonts w:eastAsiaTheme="majorEastAsia" w:cstheme="majorBidi"/>
            <w:sz w:val="36"/>
            <w:szCs w:val="26"/>
          </w:rPr>
          <w:delText>opment with Amazon Corretto</w:delText>
        </w:r>
      </w:del>
    </w:p>
    <w:p w14:paraId="00BFD374" w14:textId="6BCDDF6D" w:rsidR="00506522" w:rsidRPr="00506522" w:rsidDel="0079398B" w:rsidRDefault="00506522" w:rsidP="00555FFB">
      <w:pPr>
        <w:pStyle w:val="NormalBPBHEB"/>
        <w:rPr>
          <w:del w:id="1485" w:author="Paulo H. Leocadio" w:date="2024-07-22T15:33:00Z" w16du:dateUtc="2024-07-22T19:33:00Z"/>
        </w:rPr>
      </w:pPr>
      <w:del w:id="1486" w:author="Paulo H. Leocadio" w:date="2024-07-22T15:33:00Z" w16du:dateUtc="2024-07-22T19:33:00Z">
        <w:r w:rsidRPr="00506522" w:rsidDel="0079398B">
          <w:delText xml:space="preserve">The focus then shifted to </w:delText>
        </w:r>
        <w:r w:rsidRPr="00506522" w:rsidDel="0079398B">
          <w:rPr>
            <w:b/>
            <w:bCs/>
          </w:rPr>
          <w:delText>Amazon Corretto</w:delText>
        </w:r>
        <w:r w:rsidRPr="00506522" w:rsidDel="0079398B">
          <w:delText>, AWS's no-cost, multiplatform, production-ready distribution of OpenJDK. Corretto ensures a secure and stable runtime environment for Java applications, addressing the needs of Java developers with a commitment to long-term support and regular updates</w:delText>
        </w:r>
      </w:del>
      <w:customXmlDelRangeStart w:id="1487" w:author="Paulo H. Leocadio" w:date="2024-07-22T15:33:00Z"/>
      <w:sdt>
        <w:sdtPr>
          <w:id w:val="-1957166494"/>
          <w:citation/>
        </w:sdtPr>
        <w:sdtEndPr/>
        <w:sdtContent>
          <w:customXmlDelRangeEnd w:id="1487"/>
          <w:del w:id="1488" w:author="Paulo H. Leocadio" w:date="2024-07-22T15:33:00Z" w16du:dateUtc="2024-07-22T19:33:00Z">
            <w:r w:rsidR="008E39FD" w:rsidDel="0079398B">
              <w:fldChar w:fldCharType="begin"/>
            </w:r>
            <w:r w:rsidR="008E39FD" w:rsidDel="0079398B">
              <w:delInstrText xml:space="preserve"> CITATION a2023s \l 1033 </w:delInstrText>
            </w:r>
            <w:r w:rsidR="008E39FD" w:rsidDel="0079398B">
              <w:fldChar w:fldCharType="separate"/>
            </w:r>
            <w:r w:rsidR="00D34F43" w:rsidDel="0079398B">
              <w:rPr>
                <w:noProof/>
              </w:rPr>
              <w:delText xml:space="preserve"> </w:delText>
            </w:r>
            <w:r w:rsidR="00D34F43" w:rsidRPr="00D34F43" w:rsidDel="0079398B">
              <w:rPr>
                <w:noProof/>
              </w:rPr>
              <w:delText>[10]</w:delText>
            </w:r>
            <w:r w:rsidR="008E39FD" w:rsidDel="0079398B">
              <w:fldChar w:fldCharType="end"/>
            </w:r>
          </w:del>
          <w:customXmlDelRangeStart w:id="1489" w:author="Paulo H. Leocadio" w:date="2024-07-22T15:33:00Z"/>
        </w:sdtContent>
      </w:sdt>
      <w:customXmlDelRangeEnd w:id="1489"/>
      <w:del w:id="1490" w:author="Paulo H. Leocadio" w:date="2024-07-22T15:33:00Z" w16du:dateUtc="2024-07-22T19:33:00Z">
        <w:r w:rsidRPr="00506522" w:rsidDel="0079398B">
          <w:delText>.</w:delText>
        </w:r>
      </w:del>
    </w:p>
    <w:p w14:paraId="5A1FAFCD" w14:textId="079AB694" w:rsidR="00506522" w:rsidRPr="00CD3D3F" w:rsidDel="0079398B" w:rsidRDefault="00506522" w:rsidP="00CD3D3F">
      <w:pPr>
        <w:keepNext/>
        <w:keepLines/>
        <w:spacing w:before="40" w:after="0"/>
        <w:outlineLvl w:val="1"/>
        <w:rPr>
          <w:del w:id="1491" w:author="Paulo H. Leocadio" w:date="2024-07-22T15:33:00Z" w16du:dateUtc="2024-07-22T19:33:00Z"/>
          <w:rFonts w:eastAsiaTheme="majorEastAsia" w:cstheme="majorBidi"/>
          <w:sz w:val="36"/>
          <w:szCs w:val="26"/>
        </w:rPr>
      </w:pPr>
      <w:del w:id="1492" w:author="Paulo H. Leocadio" w:date="2024-07-22T15:33:00Z" w16du:dateUtc="2024-07-22T19:33:00Z">
        <w:r w:rsidRPr="00CD3D3F" w:rsidDel="0079398B">
          <w:rPr>
            <w:rFonts w:eastAsiaTheme="majorEastAsia" w:cstheme="majorBidi"/>
            <w:sz w:val="36"/>
            <w:szCs w:val="26"/>
          </w:rPr>
          <w:delText xml:space="preserve">AWS Cloud Development Kit </w:delText>
        </w:r>
        <w:r w:rsidR="00E3345D" w:rsidRPr="00CD3D3F" w:rsidDel="0079398B">
          <w:rPr>
            <w:rFonts w:eastAsiaTheme="majorEastAsia" w:cstheme="majorBidi"/>
            <w:sz w:val="36"/>
            <w:szCs w:val="26"/>
          </w:rPr>
          <w:delText>Infrastructure as Code</w:delText>
        </w:r>
      </w:del>
    </w:p>
    <w:p w14:paraId="0CA84131" w14:textId="42C3BBA6" w:rsidR="00506522" w:rsidRPr="00506522" w:rsidDel="0079398B" w:rsidRDefault="00506522" w:rsidP="00555FFB">
      <w:pPr>
        <w:pStyle w:val="NormalBPBHEB"/>
        <w:rPr>
          <w:del w:id="1493" w:author="Paulo H. Leocadio" w:date="2024-07-22T15:33:00Z" w16du:dateUtc="2024-07-22T19:33:00Z"/>
        </w:rPr>
      </w:pPr>
      <w:del w:id="1494" w:author="Paulo H. Leocadio" w:date="2024-07-22T15:33:00Z" w16du:dateUtc="2024-07-22T19:33:00Z">
        <w:r w:rsidRPr="00506522" w:rsidDel="0079398B">
          <w:delText xml:space="preserve">The exploration of </w:delText>
        </w:r>
        <w:r w:rsidRPr="00506522" w:rsidDel="0079398B">
          <w:rPr>
            <w:b/>
            <w:bCs/>
          </w:rPr>
          <w:delText>AWS Cloud Development Kit (CDK)</w:delText>
        </w:r>
        <w:r w:rsidRPr="00506522" w:rsidDel="0079398B">
          <w:delText xml:space="preserve"> highlighted the paradigm shift toward </w:delText>
        </w:r>
        <w:r w:rsidRPr="00555FFB" w:rsidDel="0079398B">
          <w:rPr>
            <w:b/>
            <w:bCs/>
          </w:rPr>
          <w:delText>Infrastructure as Code (IaC)</w:delText>
        </w:r>
        <w:r w:rsidRPr="00506522" w:rsidDel="0079398B">
          <w:delText>. CDK enables developers to define cloud infrastructure using familiar programming languages, offering a higher-level abstraction and promoting code reuse, reducing errors, and accelerating development cycles</w:delText>
        </w:r>
      </w:del>
      <w:customXmlDelRangeStart w:id="1495" w:author="Paulo H. Leocadio" w:date="2024-07-22T15:33:00Z"/>
      <w:sdt>
        <w:sdtPr>
          <w:id w:val="201062604"/>
          <w:citation/>
        </w:sdtPr>
        <w:sdtEndPr/>
        <w:sdtContent>
          <w:customXmlDelRangeEnd w:id="1495"/>
          <w:del w:id="1496" w:author="Paulo H. Leocadio" w:date="2024-07-22T15:33:00Z" w16du:dateUtc="2024-07-22T19:33:00Z">
            <w:r w:rsidR="00202ED2" w:rsidDel="0079398B">
              <w:fldChar w:fldCharType="begin"/>
            </w:r>
            <w:r w:rsidR="00202ED2" w:rsidDel="0079398B">
              <w:delInstrText xml:space="preserve"> CITATION a2023t \l 1033 </w:delInstrText>
            </w:r>
            <w:r w:rsidR="00202ED2" w:rsidDel="0079398B">
              <w:fldChar w:fldCharType="separate"/>
            </w:r>
            <w:r w:rsidR="00D34F43" w:rsidDel="0079398B">
              <w:rPr>
                <w:noProof/>
              </w:rPr>
              <w:delText xml:space="preserve"> </w:delText>
            </w:r>
            <w:r w:rsidR="00D34F43" w:rsidRPr="00D34F43" w:rsidDel="0079398B">
              <w:rPr>
                <w:noProof/>
              </w:rPr>
              <w:delText>[89]</w:delText>
            </w:r>
            <w:r w:rsidR="00202ED2" w:rsidDel="0079398B">
              <w:fldChar w:fldCharType="end"/>
            </w:r>
          </w:del>
          <w:customXmlDelRangeStart w:id="1497" w:author="Paulo H. Leocadio" w:date="2024-07-22T15:33:00Z"/>
        </w:sdtContent>
      </w:sdt>
      <w:customXmlDelRangeEnd w:id="1497"/>
      <w:del w:id="1498" w:author="Paulo H. Leocadio" w:date="2024-07-22T15:33:00Z" w16du:dateUtc="2024-07-22T19:33:00Z">
        <w:r w:rsidRPr="00506522" w:rsidDel="0079398B">
          <w:delText>.</w:delText>
        </w:r>
      </w:del>
    </w:p>
    <w:p w14:paraId="2DD99B17" w14:textId="27EAC468" w:rsidR="00506522" w:rsidRPr="00CD3D3F" w:rsidDel="0079398B" w:rsidRDefault="007163F9" w:rsidP="00CD3D3F">
      <w:pPr>
        <w:keepNext/>
        <w:keepLines/>
        <w:spacing w:before="40" w:after="0"/>
        <w:outlineLvl w:val="1"/>
        <w:rPr>
          <w:del w:id="1499" w:author="Paulo H. Leocadio" w:date="2024-07-22T15:33:00Z" w16du:dateUtc="2024-07-22T19:33:00Z"/>
          <w:rFonts w:eastAsiaTheme="majorEastAsia" w:cstheme="majorBidi"/>
          <w:sz w:val="36"/>
          <w:szCs w:val="26"/>
        </w:rPr>
      </w:pPr>
      <w:del w:id="1500" w:author="Paulo H. Leocadio" w:date="2024-07-22T15:33:00Z" w16du:dateUtc="2024-07-22T19:33:00Z">
        <w:r w:rsidRPr="00CD3D3F" w:rsidDel="0079398B">
          <w:rPr>
            <w:rFonts w:eastAsiaTheme="majorEastAsia" w:cstheme="majorBidi"/>
            <w:sz w:val="36"/>
            <w:szCs w:val="26"/>
          </w:rPr>
          <w:delText xml:space="preserve">AWS Cloud9 </w:delText>
        </w:r>
        <w:r w:rsidR="00506522" w:rsidRPr="00CD3D3F" w:rsidDel="0079398B">
          <w:rPr>
            <w:rFonts w:eastAsiaTheme="majorEastAsia" w:cstheme="majorBidi"/>
            <w:sz w:val="36"/>
            <w:szCs w:val="26"/>
          </w:rPr>
          <w:delText xml:space="preserve">Integrated Development Environment </w:delText>
        </w:r>
      </w:del>
    </w:p>
    <w:p w14:paraId="101F943B" w14:textId="61F85D11" w:rsidR="00506522" w:rsidRPr="00506522" w:rsidDel="0079398B" w:rsidRDefault="00506522" w:rsidP="00506522">
      <w:pPr>
        <w:pBdr>
          <w:top w:val="nil"/>
          <w:left w:val="nil"/>
          <w:bottom w:val="nil"/>
          <w:right w:val="nil"/>
          <w:between w:val="nil"/>
        </w:pBdr>
        <w:shd w:val="clear" w:color="auto" w:fill="FFFFFF"/>
        <w:spacing w:after="100" w:line="276" w:lineRule="auto"/>
        <w:jc w:val="both"/>
        <w:rPr>
          <w:del w:id="1501" w:author="Paulo H. Leocadio" w:date="2024-07-22T15:33:00Z" w16du:dateUtc="2024-07-22T19:33:00Z"/>
        </w:rPr>
      </w:pPr>
      <w:del w:id="1502" w:author="Paulo H. Leocadio" w:date="2024-07-22T15:33:00Z" w16du:dateUtc="2024-07-22T19:33:00Z">
        <w:r w:rsidRPr="00506522" w:rsidDel="0079398B">
          <w:delText xml:space="preserve">The inclusion of </w:delText>
        </w:r>
        <w:r w:rsidRPr="00506522" w:rsidDel="0079398B">
          <w:rPr>
            <w:b/>
            <w:bCs/>
          </w:rPr>
          <w:delText>AWS Cloud9</w:delText>
        </w:r>
        <w:r w:rsidRPr="00506522" w:rsidDel="0079398B">
          <w:delText xml:space="preserve"> in the discussion underscored the importance of a cloud-based </w:delText>
        </w:r>
        <w:r w:rsidRPr="00555FFB" w:rsidDel="0079398B">
          <w:rPr>
            <w:b/>
            <w:bCs/>
          </w:rPr>
          <w:delText>integrated development environment (IDE)</w:delText>
        </w:r>
        <w:r w:rsidRPr="00506522" w:rsidDel="0079398B">
          <w:delText>. Cloud9 facilitates collaborative coding, supports multiple languages, and eliminates the need for local development setups, promoting flexibility and efficiency</w:delText>
        </w:r>
      </w:del>
      <w:customXmlDelRangeStart w:id="1503" w:author="Paulo H. Leocadio" w:date="2024-07-22T15:33:00Z"/>
      <w:sdt>
        <w:sdtPr>
          <w:id w:val="1147089322"/>
          <w:citation/>
        </w:sdtPr>
        <w:sdtEndPr/>
        <w:sdtContent>
          <w:customXmlDelRangeEnd w:id="1503"/>
          <w:del w:id="1504" w:author="Paulo H. Leocadio" w:date="2024-07-22T15:33:00Z" w16du:dateUtc="2024-07-22T19:33:00Z">
            <w:r w:rsidR="007163F9" w:rsidDel="0079398B">
              <w:fldChar w:fldCharType="begin"/>
            </w:r>
            <w:r w:rsidR="007163F9" w:rsidDel="0079398B">
              <w:delInstrText xml:space="preserve"> CITATION documentation2023c \l 1033 </w:delInstrText>
            </w:r>
            <w:r w:rsidR="007163F9" w:rsidDel="0079398B">
              <w:fldChar w:fldCharType="separate"/>
            </w:r>
            <w:r w:rsidR="00D34F43" w:rsidDel="0079398B">
              <w:rPr>
                <w:noProof/>
              </w:rPr>
              <w:delText xml:space="preserve"> </w:delText>
            </w:r>
            <w:r w:rsidR="00D34F43" w:rsidRPr="00D34F43" w:rsidDel="0079398B">
              <w:rPr>
                <w:noProof/>
              </w:rPr>
              <w:delText>[16]</w:delText>
            </w:r>
            <w:r w:rsidR="007163F9" w:rsidDel="0079398B">
              <w:fldChar w:fldCharType="end"/>
            </w:r>
          </w:del>
          <w:customXmlDelRangeStart w:id="1505" w:author="Paulo H. Leocadio" w:date="2024-07-22T15:33:00Z"/>
        </w:sdtContent>
      </w:sdt>
      <w:customXmlDelRangeEnd w:id="1505"/>
      <w:del w:id="1506" w:author="Paulo H. Leocadio" w:date="2024-07-22T15:33:00Z" w16du:dateUtc="2024-07-22T19:33:00Z">
        <w:r w:rsidRPr="00506522" w:rsidDel="0079398B">
          <w:delText>.</w:delText>
        </w:r>
      </w:del>
    </w:p>
    <w:p w14:paraId="26864ADD" w14:textId="1FB32CCD" w:rsidR="00506522" w:rsidRPr="00CD3D3F" w:rsidDel="0079398B" w:rsidRDefault="00506522" w:rsidP="00CD3D3F">
      <w:pPr>
        <w:keepNext/>
        <w:keepLines/>
        <w:spacing w:before="40" w:after="0"/>
        <w:outlineLvl w:val="1"/>
        <w:rPr>
          <w:del w:id="1507" w:author="Paulo H. Leocadio" w:date="2024-07-22T15:33:00Z" w16du:dateUtc="2024-07-22T19:33:00Z"/>
          <w:rFonts w:eastAsiaTheme="majorEastAsia" w:cstheme="majorBidi"/>
          <w:sz w:val="36"/>
          <w:szCs w:val="26"/>
        </w:rPr>
      </w:pPr>
      <w:del w:id="1508" w:author="Paulo H. Leocadio" w:date="2024-07-22T15:33:00Z" w16du:dateUtc="2024-07-22T19:33:00Z">
        <w:r w:rsidRPr="00CD3D3F" w:rsidDel="0079398B">
          <w:rPr>
            <w:rFonts w:eastAsiaTheme="majorEastAsia" w:cstheme="majorBidi"/>
            <w:sz w:val="36"/>
            <w:szCs w:val="26"/>
          </w:rPr>
          <w:delText xml:space="preserve">Command Line </w:delText>
        </w:r>
        <w:r w:rsidR="00202ED2" w:rsidRPr="00CD3D3F" w:rsidDel="0079398B">
          <w:rPr>
            <w:rFonts w:eastAsiaTheme="majorEastAsia" w:cstheme="majorBidi"/>
            <w:sz w:val="36"/>
            <w:szCs w:val="26"/>
          </w:rPr>
          <w:delText>Interface:</w:delText>
        </w:r>
        <w:r w:rsidRPr="00CD3D3F" w:rsidDel="0079398B">
          <w:rPr>
            <w:rFonts w:eastAsiaTheme="majorEastAsia" w:cstheme="majorBidi"/>
            <w:sz w:val="36"/>
            <w:szCs w:val="26"/>
          </w:rPr>
          <w:delText xml:space="preserve"> AWS CloudShell</w:delText>
        </w:r>
      </w:del>
    </w:p>
    <w:p w14:paraId="08F2D94E" w14:textId="6A350B1B" w:rsidR="00506522" w:rsidRPr="00506522" w:rsidDel="0079398B" w:rsidRDefault="00506522" w:rsidP="00555FFB">
      <w:pPr>
        <w:pStyle w:val="NormalBPBHEB"/>
        <w:rPr>
          <w:del w:id="1509" w:author="Paulo H. Leocadio" w:date="2024-07-22T15:33:00Z" w16du:dateUtc="2024-07-22T19:33:00Z"/>
        </w:rPr>
      </w:pPr>
      <w:del w:id="1510" w:author="Paulo H. Leocadio" w:date="2024-07-22T15:33:00Z" w16du:dateUtc="2024-07-22T19:33:00Z">
        <w:r w:rsidRPr="00506522" w:rsidDel="0079398B">
          <w:delText xml:space="preserve">The section on </w:delText>
        </w:r>
        <w:r w:rsidRPr="00506522" w:rsidDel="0079398B">
          <w:rPr>
            <w:b/>
            <w:bCs/>
          </w:rPr>
          <w:delText>AWS CloudShell</w:delText>
        </w:r>
        <w:r w:rsidRPr="00506522" w:rsidDel="0079398B">
          <w:delText xml:space="preserve"> delved into the significance of </w:delText>
        </w:r>
        <w:r w:rsidRPr="00555FFB" w:rsidDel="0079398B">
          <w:rPr>
            <w:b/>
            <w:bCs/>
          </w:rPr>
          <w:delText>command-line interfaces (CLIs)</w:delText>
        </w:r>
        <w:r w:rsidRPr="00506522" w:rsidDel="0079398B">
          <w:delText xml:space="preserve"> in cloud environments. CloudShell provides a browser-based shell, enabling developers to manage AWS resources directly from the AWS Management Console, streamlining command-line interactions</w:delText>
        </w:r>
      </w:del>
      <w:customXmlDelRangeStart w:id="1511" w:author="Paulo H. Leocadio" w:date="2024-07-22T15:33:00Z"/>
      <w:sdt>
        <w:sdtPr>
          <w:id w:val="2084872072"/>
          <w:citation/>
        </w:sdtPr>
        <w:sdtEndPr/>
        <w:sdtContent>
          <w:customXmlDelRangeEnd w:id="1511"/>
          <w:del w:id="1512" w:author="Paulo H. Leocadio" w:date="2024-07-22T15:33:00Z" w16du:dateUtc="2024-07-22T19:33:00Z">
            <w:r w:rsidR="00D64A72" w:rsidDel="0079398B">
              <w:fldChar w:fldCharType="begin"/>
            </w:r>
            <w:r w:rsidR="00D64A72" w:rsidDel="0079398B">
              <w:delInstrText xml:space="preserve"> CITATION a2023u \l 1033 </w:delInstrText>
            </w:r>
            <w:r w:rsidR="00D64A72" w:rsidDel="0079398B">
              <w:fldChar w:fldCharType="separate"/>
            </w:r>
            <w:r w:rsidR="00D34F43" w:rsidDel="0079398B">
              <w:rPr>
                <w:noProof/>
              </w:rPr>
              <w:delText xml:space="preserve"> </w:delText>
            </w:r>
            <w:r w:rsidR="00D34F43" w:rsidRPr="00D34F43" w:rsidDel="0079398B">
              <w:rPr>
                <w:noProof/>
              </w:rPr>
              <w:delText>[90]</w:delText>
            </w:r>
            <w:r w:rsidR="00D64A72" w:rsidDel="0079398B">
              <w:fldChar w:fldCharType="end"/>
            </w:r>
          </w:del>
          <w:customXmlDelRangeStart w:id="1513" w:author="Paulo H. Leocadio" w:date="2024-07-22T15:33:00Z"/>
        </w:sdtContent>
      </w:sdt>
      <w:customXmlDelRangeEnd w:id="1513"/>
      <w:del w:id="1514" w:author="Paulo H. Leocadio" w:date="2024-07-22T15:33:00Z" w16du:dateUtc="2024-07-22T19:33:00Z">
        <w:r w:rsidRPr="00506522" w:rsidDel="0079398B">
          <w:delText>.</w:delText>
        </w:r>
      </w:del>
    </w:p>
    <w:p w14:paraId="678730B8" w14:textId="124EE972" w:rsidR="00506522" w:rsidRPr="00CD3D3F" w:rsidDel="0079398B" w:rsidRDefault="00506522" w:rsidP="00CD3D3F">
      <w:pPr>
        <w:keepNext/>
        <w:keepLines/>
        <w:spacing w:before="40" w:after="0"/>
        <w:outlineLvl w:val="1"/>
        <w:rPr>
          <w:del w:id="1515" w:author="Paulo H. Leocadio" w:date="2024-07-22T15:33:00Z" w16du:dateUtc="2024-07-22T19:33:00Z"/>
          <w:rFonts w:eastAsiaTheme="majorEastAsia" w:cstheme="majorBidi"/>
          <w:sz w:val="36"/>
          <w:szCs w:val="26"/>
        </w:rPr>
      </w:pPr>
      <w:del w:id="1516" w:author="Paulo H. Leocadio" w:date="2024-07-22T15:33:00Z" w16du:dateUtc="2024-07-22T19:33:00Z">
        <w:r w:rsidRPr="00CD3D3F" w:rsidDel="0079398B">
          <w:rPr>
            <w:rFonts w:eastAsiaTheme="majorEastAsia" w:cstheme="majorBidi"/>
            <w:sz w:val="36"/>
            <w:szCs w:val="26"/>
          </w:rPr>
          <w:delText xml:space="preserve">Artifact </w:delText>
        </w:r>
        <w:r w:rsidR="00E172D5" w:rsidRPr="00CD3D3F" w:rsidDel="0079398B">
          <w:rPr>
            <w:rFonts w:eastAsiaTheme="majorEastAsia" w:cstheme="majorBidi"/>
            <w:sz w:val="36"/>
            <w:szCs w:val="26"/>
          </w:rPr>
          <w:delText xml:space="preserve">management </w:delText>
        </w:r>
        <w:r w:rsidRPr="00CD3D3F" w:rsidDel="0079398B">
          <w:rPr>
            <w:rFonts w:eastAsiaTheme="majorEastAsia" w:cstheme="majorBidi"/>
            <w:sz w:val="36"/>
            <w:szCs w:val="26"/>
          </w:rPr>
          <w:delText>with AWS CodeArtifact</w:delText>
        </w:r>
      </w:del>
    </w:p>
    <w:p w14:paraId="4864E334" w14:textId="43F4842F" w:rsidR="00506522" w:rsidRPr="00506522" w:rsidDel="0079398B" w:rsidRDefault="00506522" w:rsidP="00555FFB">
      <w:pPr>
        <w:pStyle w:val="NormalBPBHEB"/>
        <w:rPr>
          <w:del w:id="1517" w:author="Paulo H. Leocadio" w:date="2024-07-22T15:33:00Z" w16du:dateUtc="2024-07-22T19:33:00Z"/>
        </w:rPr>
      </w:pPr>
      <w:del w:id="1518" w:author="Paulo H. Leocadio" w:date="2024-07-22T15:33:00Z" w16du:dateUtc="2024-07-22T19:33:00Z">
        <w:r w:rsidRPr="00506522" w:rsidDel="0079398B">
          <w:delText xml:space="preserve">For managing software artifacts, </w:delText>
        </w:r>
        <w:r w:rsidRPr="00506522" w:rsidDel="0079398B">
          <w:rPr>
            <w:b/>
            <w:bCs/>
          </w:rPr>
          <w:delText>AWS CodeArtifact</w:delText>
        </w:r>
        <w:r w:rsidRPr="00506522" w:rsidDel="0079398B">
          <w:delText xml:space="preserve"> emerged as a robust solution. It facilitates artifact storage and management, ensuring scalability, version control, and seamless integration with popular build tools</w:delText>
        </w:r>
      </w:del>
      <w:customXmlDelRangeStart w:id="1519" w:author="Paulo H. Leocadio" w:date="2024-07-22T15:33:00Z"/>
      <w:sdt>
        <w:sdtPr>
          <w:id w:val="-1439213287"/>
          <w:citation/>
        </w:sdtPr>
        <w:sdtEndPr/>
        <w:sdtContent>
          <w:customXmlDelRangeEnd w:id="1519"/>
          <w:del w:id="1520" w:author="Paulo H. Leocadio" w:date="2024-07-22T15:33:00Z" w16du:dateUtc="2024-07-22T19:33:00Z">
            <w:r w:rsidR="00D64A72" w:rsidDel="0079398B">
              <w:fldChar w:fldCharType="begin"/>
            </w:r>
            <w:r w:rsidR="00D64A72" w:rsidDel="0079398B">
              <w:delInstrText xml:space="preserve"> CITATION documentation2023d \l 1033 </w:delInstrText>
            </w:r>
            <w:r w:rsidR="00D64A72" w:rsidDel="0079398B">
              <w:fldChar w:fldCharType="separate"/>
            </w:r>
            <w:r w:rsidR="00D34F43" w:rsidDel="0079398B">
              <w:rPr>
                <w:noProof/>
              </w:rPr>
              <w:delText xml:space="preserve"> </w:delText>
            </w:r>
            <w:r w:rsidR="00D34F43" w:rsidRPr="00D34F43" w:rsidDel="0079398B">
              <w:rPr>
                <w:noProof/>
              </w:rPr>
              <w:delText>[20]</w:delText>
            </w:r>
            <w:r w:rsidR="00D64A72" w:rsidDel="0079398B">
              <w:fldChar w:fldCharType="end"/>
            </w:r>
          </w:del>
          <w:customXmlDelRangeStart w:id="1521" w:author="Paulo H. Leocadio" w:date="2024-07-22T15:33:00Z"/>
        </w:sdtContent>
      </w:sdt>
      <w:customXmlDelRangeEnd w:id="1521"/>
      <w:del w:id="1522" w:author="Paulo H. Leocadio" w:date="2024-07-22T15:33:00Z" w16du:dateUtc="2024-07-22T19:33:00Z">
        <w:r w:rsidRPr="00506522" w:rsidDel="0079398B">
          <w:delText>.</w:delText>
        </w:r>
      </w:del>
    </w:p>
    <w:p w14:paraId="616D0BFE" w14:textId="58F8B666" w:rsidR="00506522" w:rsidRPr="00CD3D3F" w:rsidDel="0079398B" w:rsidRDefault="00506522" w:rsidP="00CD3D3F">
      <w:pPr>
        <w:keepNext/>
        <w:keepLines/>
        <w:spacing w:before="40" w:after="0"/>
        <w:outlineLvl w:val="1"/>
        <w:rPr>
          <w:del w:id="1523" w:author="Paulo H. Leocadio" w:date="2024-07-22T15:33:00Z" w16du:dateUtc="2024-07-22T19:33:00Z"/>
          <w:rFonts w:eastAsiaTheme="majorEastAsia" w:cstheme="majorBidi"/>
          <w:sz w:val="36"/>
          <w:szCs w:val="26"/>
        </w:rPr>
      </w:pPr>
      <w:del w:id="1524" w:author="Paulo H. Leocadio" w:date="2024-07-22T15:33:00Z" w16du:dateUtc="2024-07-22T19:33:00Z">
        <w:r w:rsidRPr="00CD3D3F" w:rsidDel="0079398B">
          <w:rPr>
            <w:rFonts w:eastAsiaTheme="majorEastAsia" w:cstheme="majorBidi"/>
            <w:sz w:val="36"/>
            <w:szCs w:val="26"/>
          </w:rPr>
          <w:delText xml:space="preserve">Efficient </w:delText>
        </w:r>
        <w:r w:rsidR="00E172D5" w:rsidRPr="00CD3D3F" w:rsidDel="0079398B">
          <w:rPr>
            <w:rFonts w:eastAsiaTheme="majorEastAsia" w:cstheme="majorBidi"/>
            <w:sz w:val="36"/>
            <w:szCs w:val="26"/>
          </w:rPr>
          <w:delText xml:space="preserve">build processes </w:delText>
        </w:r>
        <w:r w:rsidRPr="00CD3D3F" w:rsidDel="0079398B">
          <w:rPr>
            <w:rFonts w:eastAsiaTheme="majorEastAsia" w:cstheme="majorBidi"/>
            <w:sz w:val="36"/>
            <w:szCs w:val="26"/>
          </w:rPr>
          <w:delText>with AWS CodeBuild</w:delText>
        </w:r>
      </w:del>
    </w:p>
    <w:p w14:paraId="2F7201C4" w14:textId="0633C15C" w:rsidR="00506522" w:rsidRPr="00506522" w:rsidDel="0079398B" w:rsidRDefault="00506522" w:rsidP="00555FFB">
      <w:pPr>
        <w:pStyle w:val="NormalBPBHEB"/>
        <w:rPr>
          <w:del w:id="1525" w:author="Paulo H. Leocadio" w:date="2024-07-22T15:33:00Z" w16du:dateUtc="2024-07-22T19:33:00Z"/>
        </w:rPr>
      </w:pPr>
      <w:del w:id="1526" w:author="Paulo H. Leocadio" w:date="2024-07-22T15:33:00Z" w16du:dateUtc="2024-07-22T19:33:00Z">
        <w:r w:rsidRPr="00506522" w:rsidDel="0079398B">
          <w:rPr>
            <w:b/>
            <w:bCs/>
          </w:rPr>
          <w:delText>AWS CodeBuild</w:delText>
        </w:r>
        <w:r w:rsidRPr="00506522" w:rsidDel="0079398B">
          <w:delText xml:space="preserve"> took center stage in automating build processes. This fully managed service scales with demand, offering parallel builds and integration with other AWS services, contributing to faster and more reliable software delivery</w:delText>
        </w:r>
      </w:del>
      <w:customXmlDelRangeStart w:id="1527" w:author="Paulo H. Leocadio" w:date="2024-07-22T15:33:00Z"/>
      <w:sdt>
        <w:sdtPr>
          <w:id w:val="-85689637"/>
          <w:citation/>
        </w:sdtPr>
        <w:sdtEndPr/>
        <w:sdtContent>
          <w:customXmlDelRangeEnd w:id="1527"/>
          <w:del w:id="1528" w:author="Paulo H. Leocadio" w:date="2024-07-22T15:33:00Z" w16du:dateUtc="2024-07-22T19:33:00Z">
            <w:r w:rsidR="00930937" w:rsidDel="0079398B">
              <w:fldChar w:fldCharType="begin"/>
            </w:r>
            <w:r w:rsidR="00930937" w:rsidDel="0079398B">
              <w:delInstrText xml:space="preserve"> CITATION documentation2023e \l 1033 </w:delInstrText>
            </w:r>
            <w:r w:rsidR="00930937" w:rsidDel="0079398B">
              <w:fldChar w:fldCharType="separate"/>
            </w:r>
            <w:r w:rsidR="00D34F43" w:rsidDel="0079398B">
              <w:rPr>
                <w:noProof/>
              </w:rPr>
              <w:delText xml:space="preserve"> </w:delText>
            </w:r>
            <w:r w:rsidR="00D34F43" w:rsidRPr="00D34F43" w:rsidDel="0079398B">
              <w:rPr>
                <w:noProof/>
              </w:rPr>
              <w:delText>[22]</w:delText>
            </w:r>
            <w:r w:rsidR="00930937" w:rsidDel="0079398B">
              <w:fldChar w:fldCharType="end"/>
            </w:r>
          </w:del>
          <w:customXmlDelRangeStart w:id="1529" w:author="Paulo H. Leocadio" w:date="2024-07-22T15:33:00Z"/>
        </w:sdtContent>
      </w:sdt>
      <w:customXmlDelRangeEnd w:id="1529"/>
      <w:del w:id="1530" w:author="Paulo H. Leocadio" w:date="2024-07-22T15:33:00Z" w16du:dateUtc="2024-07-22T19:33:00Z">
        <w:r w:rsidRPr="00506522" w:rsidDel="0079398B">
          <w:delText>.</w:delText>
        </w:r>
      </w:del>
    </w:p>
    <w:p w14:paraId="43BA84A9" w14:textId="7F1847EE" w:rsidR="00506522" w:rsidRPr="00CD3D3F" w:rsidDel="0079398B" w:rsidRDefault="00F62AFD" w:rsidP="00CD3D3F">
      <w:pPr>
        <w:keepNext/>
        <w:keepLines/>
        <w:spacing w:before="40" w:after="0"/>
        <w:outlineLvl w:val="1"/>
        <w:rPr>
          <w:del w:id="1531" w:author="Paulo H. Leocadio" w:date="2024-07-22T15:33:00Z" w16du:dateUtc="2024-07-22T19:33:00Z"/>
          <w:rFonts w:eastAsiaTheme="majorEastAsia" w:cstheme="majorBidi"/>
          <w:sz w:val="36"/>
          <w:szCs w:val="26"/>
        </w:rPr>
      </w:pPr>
      <w:del w:id="1532" w:author="Paulo H. Leocadio" w:date="2024-07-22T15:33:00Z" w16du:dateUtc="2024-07-22T19:33:00Z">
        <w:r w:rsidRPr="00CD3D3F" w:rsidDel="0079398B">
          <w:rPr>
            <w:rFonts w:eastAsiaTheme="majorEastAsia" w:cstheme="majorBidi"/>
            <w:sz w:val="36"/>
            <w:szCs w:val="26"/>
          </w:rPr>
          <w:delText xml:space="preserve">AWS CodeCommit </w:delText>
        </w:r>
        <w:r w:rsidR="00506522" w:rsidRPr="00CD3D3F" w:rsidDel="0079398B">
          <w:rPr>
            <w:rFonts w:eastAsiaTheme="majorEastAsia" w:cstheme="majorBidi"/>
            <w:sz w:val="36"/>
            <w:szCs w:val="26"/>
          </w:rPr>
          <w:delText xml:space="preserve">Version </w:delText>
        </w:r>
        <w:r w:rsidR="00E172D5" w:rsidRPr="00CD3D3F" w:rsidDel="0079398B">
          <w:rPr>
            <w:rFonts w:eastAsiaTheme="majorEastAsia" w:cstheme="majorBidi"/>
            <w:sz w:val="36"/>
            <w:szCs w:val="26"/>
          </w:rPr>
          <w:delText>control and collaboration</w:delText>
        </w:r>
      </w:del>
    </w:p>
    <w:p w14:paraId="658013AB" w14:textId="3124ACD7" w:rsidR="00506522" w:rsidRPr="00506522" w:rsidDel="0079398B" w:rsidRDefault="00506522" w:rsidP="00555FFB">
      <w:pPr>
        <w:pStyle w:val="NormalBPBHEB"/>
        <w:rPr>
          <w:del w:id="1533" w:author="Paulo H. Leocadio" w:date="2024-07-22T15:33:00Z" w16du:dateUtc="2024-07-22T19:33:00Z"/>
        </w:rPr>
      </w:pPr>
      <w:del w:id="1534" w:author="Paulo H. Leocadio" w:date="2024-07-22T15:33:00Z" w16du:dateUtc="2024-07-22T19:33:00Z">
        <w:r w:rsidRPr="00506522" w:rsidDel="0079398B">
          <w:delText xml:space="preserve">Version control and collaboration were emphasized through </w:delText>
        </w:r>
        <w:r w:rsidRPr="00506522" w:rsidDel="0079398B">
          <w:rPr>
            <w:b/>
            <w:bCs/>
          </w:rPr>
          <w:delText>AWS CodeCommit</w:delText>
        </w:r>
        <w:r w:rsidRPr="00506522" w:rsidDel="0079398B">
          <w:delText>, a secure and scalable Git-based repository. Its seamless integration with other AWS services supports a CI/CD pipeline</w:delText>
        </w:r>
      </w:del>
      <w:customXmlDelRangeStart w:id="1535" w:author="Paulo H. Leocadio" w:date="2024-07-22T15:33:00Z"/>
      <w:sdt>
        <w:sdtPr>
          <w:id w:val="-352885501"/>
          <w:citation/>
        </w:sdtPr>
        <w:sdtEndPr/>
        <w:sdtContent>
          <w:customXmlDelRangeEnd w:id="1535"/>
          <w:del w:id="1536" w:author="Paulo H. Leocadio" w:date="2024-07-22T15:33:00Z" w16du:dateUtc="2024-07-22T19:33:00Z">
            <w:r w:rsidR="00930937" w:rsidDel="0079398B">
              <w:fldChar w:fldCharType="begin"/>
            </w:r>
            <w:r w:rsidR="00930937" w:rsidDel="0079398B">
              <w:delInstrText xml:space="preserve"> CITATION unknown2023a \l 1033 </w:delInstrText>
            </w:r>
            <w:r w:rsidR="00930937" w:rsidDel="0079398B">
              <w:fldChar w:fldCharType="separate"/>
            </w:r>
            <w:r w:rsidR="00D34F43" w:rsidDel="0079398B">
              <w:rPr>
                <w:noProof/>
              </w:rPr>
              <w:delText xml:space="preserve"> </w:delText>
            </w:r>
            <w:r w:rsidR="00D34F43" w:rsidRPr="00D34F43" w:rsidDel="0079398B">
              <w:rPr>
                <w:noProof/>
              </w:rPr>
              <w:delText>[25]</w:delText>
            </w:r>
            <w:r w:rsidR="00930937" w:rsidDel="0079398B">
              <w:fldChar w:fldCharType="end"/>
            </w:r>
          </w:del>
          <w:customXmlDelRangeStart w:id="1537" w:author="Paulo H. Leocadio" w:date="2024-07-22T15:33:00Z"/>
        </w:sdtContent>
      </w:sdt>
      <w:customXmlDelRangeEnd w:id="1537"/>
      <w:del w:id="1538" w:author="Paulo H. Leocadio" w:date="2024-07-22T15:33:00Z" w16du:dateUtc="2024-07-22T19:33:00Z">
        <w:r w:rsidRPr="00506522" w:rsidDel="0079398B">
          <w:delText>.</w:delText>
        </w:r>
      </w:del>
    </w:p>
    <w:p w14:paraId="7D7F83E0" w14:textId="2744F571" w:rsidR="00506522" w:rsidRPr="00CD3D3F" w:rsidDel="0079398B" w:rsidRDefault="00506522" w:rsidP="00CD3D3F">
      <w:pPr>
        <w:keepNext/>
        <w:keepLines/>
        <w:spacing w:before="40" w:after="0"/>
        <w:outlineLvl w:val="1"/>
        <w:rPr>
          <w:del w:id="1539" w:author="Paulo H. Leocadio" w:date="2024-07-22T15:33:00Z" w16du:dateUtc="2024-07-22T19:33:00Z"/>
          <w:rFonts w:eastAsiaTheme="majorEastAsia" w:cstheme="majorBidi"/>
          <w:sz w:val="36"/>
          <w:szCs w:val="26"/>
        </w:rPr>
      </w:pPr>
      <w:del w:id="1540" w:author="Paulo H. Leocadio" w:date="2024-07-22T15:33:00Z" w16du:dateUtc="2024-07-22T19:33:00Z">
        <w:r w:rsidRPr="00CD3D3F" w:rsidDel="0079398B">
          <w:rPr>
            <w:rFonts w:eastAsiaTheme="majorEastAsia" w:cstheme="majorBidi"/>
            <w:sz w:val="36"/>
            <w:szCs w:val="26"/>
          </w:rPr>
          <w:delText>Automation: AWS CodeDeploy and CodePipeline</w:delText>
        </w:r>
      </w:del>
    </w:p>
    <w:p w14:paraId="1FF312C7" w14:textId="68A8BCEE" w:rsidR="00506522" w:rsidDel="0079398B" w:rsidRDefault="00506522">
      <w:pPr>
        <w:pStyle w:val="NormalBPBHEB"/>
        <w:rPr>
          <w:del w:id="1541" w:author="Paulo H. Leocadio" w:date="2024-07-22T15:33:00Z" w16du:dateUtc="2024-07-22T19:33:00Z"/>
        </w:rPr>
      </w:pPr>
      <w:del w:id="1542" w:author="Paulo H. Leocadio" w:date="2024-07-22T15:33:00Z" w16du:dateUtc="2024-07-22T19:33:00Z">
        <w:r w:rsidRPr="00506522" w:rsidDel="0079398B">
          <w:rPr>
            <w:b/>
            <w:bCs/>
          </w:rPr>
          <w:delText>AWS CodeDeploy</w:delText>
        </w:r>
        <w:r w:rsidRPr="00506522" w:rsidDel="0079398B">
          <w:delText xml:space="preserve"> and </w:delText>
        </w:r>
        <w:r w:rsidRPr="00506522" w:rsidDel="0079398B">
          <w:rPr>
            <w:b/>
            <w:bCs/>
          </w:rPr>
          <w:delText>AWS CodePipeline</w:delText>
        </w:r>
        <w:r w:rsidRPr="00506522" w:rsidDel="0079398B">
          <w:delText xml:space="preserve"> were introduced as critical components of the CI/CD pipeline. CodeDeploy automates application deployments, ensuring consistency and reducing downtime, while CodePipeline orchestrates the entire release process</w:delText>
        </w:r>
      </w:del>
      <w:customXmlDelRangeStart w:id="1543" w:author="Paulo H. Leocadio" w:date="2024-07-22T15:33:00Z"/>
      <w:sdt>
        <w:sdtPr>
          <w:id w:val="-1190982544"/>
          <w:citation/>
        </w:sdtPr>
        <w:sdtEndPr/>
        <w:sdtContent>
          <w:customXmlDelRangeEnd w:id="1543"/>
          <w:del w:id="1544" w:author="Paulo H. Leocadio" w:date="2024-07-22T15:33:00Z" w16du:dateUtc="2024-07-22T19:33:00Z">
            <w:r w:rsidR="002566F5" w:rsidDel="0079398B">
              <w:fldChar w:fldCharType="begin"/>
            </w:r>
            <w:r w:rsidR="002566F5" w:rsidDel="0079398B">
              <w:delInstrText xml:space="preserve">CITATION unknown2023b \l 1033 </w:delInstrText>
            </w:r>
            <w:r w:rsidR="002566F5" w:rsidDel="0079398B">
              <w:fldChar w:fldCharType="separate"/>
            </w:r>
            <w:r w:rsidR="00D34F43" w:rsidDel="0079398B">
              <w:rPr>
                <w:noProof/>
              </w:rPr>
              <w:delText xml:space="preserve"> </w:delText>
            </w:r>
            <w:r w:rsidR="00D34F43" w:rsidRPr="00D34F43" w:rsidDel="0079398B">
              <w:rPr>
                <w:noProof/>
              </w:rPr>
              <w:delText>[29]</w:delText>
            </w:r>
            <w:r w:rsidR="002566F5" w:rsidDel="0079398B">
              <w:fldChar w:fldCharType="end"/>
            </w:r>
          </w:del>
          <w:customXmlDelRangeStart w:id="1545" w:author="Paulo H. Leocadio" w:date="2024-07-22T15:33:00Z"/>
        </w:sdtContent>
      </w:sdt>
      <w:customXmlDelRangeEnd w:id="1545"/>
      <w:customXmlDelRangeStart w:id="1546" w:author="Paulo H. Leocadio" w:date="2024-07-22T15:33:00Z"/>
      <w:sdt>
        <w:sdtPr>
          <w:id w:val="882990502"/>
          <w:citation/>
        </w:sdtPr>
        <w:sdtEndPr/>
        <w:sdtContent>
          <w:customXmlDelRangeEnd w:id="1546"/>
          <w:del w:id="1547" w:author="Paulo H. Leocadio" w:date="2024-07-22T15:33:00Z" w16du:dateUtc="2024-07-22T19:33:00Z">
            <w:r w:rsidR="002566F5" w:rsidDel="0079398B">
              <w:fldChar w:fldCharType="begin"/>
            </w:r>
            <w:r w:rsidR="002566F5" w:rsidDel="0079398B">
              <w:delInstrText xml:space="preserve">CITATION unknown2023c \l 1033 </w:delInstrText>
            </w:r>
            <w:r w:rsidR="002566F5" w:rsidDel="0079398B">
              <w:fldChar w:fldCharType="separate"/>
            </w:r>
            <w:r w:rsidR="00D34F43" w:rsidDel="0079398B">
              <w:rPr>
                <w:noProof/>
              </w:rPr>
              <w:delText xml:space="preserve"> </w:delText>
            </w:r>
            <w:r w:rsidR="00D34F43" w:rsidRPr="00D34F43" w:rsidDel="0079398B">
              <w:rPr>
                <w:noProof/>
              </w:rPr>
              <w:delText>[32]</w:delText>
            </w:r>
            <w:r w:rsidR="002566F5" w:rsidDel="0079398B">
              <w:fldChar w:fldCharType="end"/>
            </w:r>
          </w:del>
          <w:customXmlDelRangeStart w:id="1548" w:author="Paulo H. Leocadio" w:date="2024-07-22T15:33:00Z"/>
        </w:sdtContent>
      </w:sdt>
      <w:customXmlDelRangeEnd w:id="1548"/>
      <w:del w:id="1549" w:author="Paulo H. Leocadio" w:date="2024-07-22T15:33:00Z" w16du:dateUtc="2024-07-22T19:33:00Z">
        <w:r w:rsidRPr="00506522" w:rsidDel="0079398B">
          <w:delText>.</w:delText>
        </w:r>
      </w:del>
    </w:p>
    <w:p w14:paraId="4B240D12" w14:textId="3826CBA1" w:rsidR="00506522" w:rsidRPr="00CD3D3F" w:rsidDel="0079398B" w:rsidRDefault="00506522" w:rsidP="00CD3D3F">
      <w:pPr>
        <w:keepNext/>
        <w:keepLines/>
        <w:spacing w:before="40" w:after="0"/>
        <w:outlineLvl w:val="1"/>
        <w:rPr>
          <w:del w:id="1550" w:author="Paulo H. Leocadio" w:date="2024-07-22T15:33:00Z" w16du:dateUtc="2024-07-22T19:33:00Z"/>
          <w:rFonts w:eastAsiaTheme="majorEastAsia" w:cstheme="majorBidi"/>
          <w:sz w:val="36"/>
          <w:szCs w:val="26"/>
        </w:rPr>
      </w:pPr>
      <w:del w:id="1551" w:author="Paulo H. Leocadio" w:date="2024-07-22T15:33:00Z" w16du:dateUtc="2024-07-22T19:33:00Z">
        <w:r w:rsidRPr="00CD3D3F" w:rsidDel="0079398B">
          <w:rPr>
            <w:rFonts w:eastAsiaTheme="majorEastAsia" w:cstheme="majorBidi"/>
            <w:sz w:val="36"/>
            <w:szCs w:val="26"/>
          </w:rPr>
          <w:delText>Simplifying Development with AWS CodeStar</w:delText>
        </w:r>
      </w:del>
    </w:p>
    <w:p w14:paraId="734B246C" w14:textId="152D6220" w:rsidR="00E172D5" w:rsidRPr="00506522" w:rsidDel="0079398B" w:rsidRDefault="00506522" w:rsidP="00555FFB">
      <w:pPr>
        <w:pStyle w:val="NormalBPBHEB"/>
        <w:rPr>
          <w:del w:id="1552" w:author="Paulo H. Leocadio" w:date="2024-07-22T15:33:00Z" w16du:dateUtc="2024-07-22T19:33:00Z"/>
        </w:rPr>
      </w:pPr>
      <w:del w:id="1553" w:author="Paulo H. Leocadio" w:date="2024-07-22T15:33:00Z" w16du:dateUtc="2024-07-22T19:33:00Z">
        <w:r w:rsidRPr="00506522" w:rsidDel="0079398B">
          <w:delText xml:space="preserve">The discussion expanded to </w:delText>
        </w:r>
        <w:r w:rsidRPr="00506522" w:rsidDel="0079398B">
          <w:rPr>
            <w:b/>
            <w:bCs/>
          </w:rPr>
          <w:delText>AWS CodeStar</w:delText>
        </w:r>
        <w:r w:rsidRPr="00506522" w:rsidDel="0079398B">
          <w:delText>, an integrated development environment designed for CI/CD. CodeStar streamlines the entire software release process, allowing developers to focus on writing code rather than managing infrastructure</w:delText>
        </w:r>
      </w:del>
      <w:customXmlDelRangeStart w:id="1554" w:author="Paulo H. Leocadio" w:date="2024-07-22T15:33:00Z"/>
      <w:sdt>
        <w:sdtPr>
          <w:id w:val="-564342437"/>
          <w:citation/>
        </w:sdtPr>
        <w:sdtEndPr/>
        <w:sdtContent>
          <w:customXmlDelRangeEnd w:id="1554"/>
          <w:del w:id="1555" w:author="Paulo H. Leocadio" w:date="2024-07-22T15:33:00Z" w16du:dateUtc="2024-07-22T19:33:00Z">
            <w:r w:rsidR="008E4A2F" w:rsidDel="0079398B">
              <w:fldChar w:fldCharType="begin"/>
            </w:r>
            <w:r w:rsidR="008E4A2F" w:rsidDel="0079398B">
              <w:delInstrText xml:space="preserve"> CITATION services2023b \l 1033 </w:delInstrText>
            </w:r>
            <w:r w:rsidR="008E4A2F" w:rsidDel="0079398B">
              <w:fldChar w:fldCharType="separate"/>
            </w:r>
            <w:r w:rsidR="00D34F43" w:rsidDel="0079398B">
              <w:rPr>
                <w:noProof/>
              </w:rPr>
              <w:delText xml:space="preserve"> </w:delText>
            </w:r>
            <w:r w:rsidR="00D34F43" w:rsidRPr="00D34F43" w:rsidDel="0079398B">
              <w:rPr>
                <w:noProof/>
              </w:rPr>
              <w:delText>[35]</w:delText>
            </w:r>
            <w:r w:rsidR="008E4A2F" w:rsidDel="0079398B">
              <w:fldChar w:fldCharType="end"/>
            </w:r>
          </w:del>
          <w:customXmlDelRangeStart w:id="1556" w:author="Paulo H. Leocadio" w:date="2024-07-22T15:33:00Z"/>
        </w:sdtContent>
      </w:sdt>
      <w:customXmlDelRangeEnd w:id="1556"/>
      <w:del w:id="1557" w:author="Paulo H. Leocadio" w:date="2024-07-22T15:33:00Z" w16du:dateUtc="2024-07-22T19:33:00Z">
        <w:r w:rsidRPr="00506522" w:rsidDel="0079398B">
          <w:delText>.</w:delText>
        </w:r>
      </w:del>
    </w:p>
    <w:p w14:paraId="0FDD7B7D" w14:textId="4CCB4361" w:rsidR="00506522" w:rsidRPr="00CD3D3F" w:rsidDel="0079398B" w:rsidRDefault="00506522" w:rsidP="00CD3D3F">
      <w:pPr>
        <w:keepNext/>
        <w:keepLines/>
        <w:spacing w:before="40" w:after="0"/>
        <w:outlineLvl w:val="1"/>
        <w:rPr>
          <w:del w:id="1558" w:author="Paulo H. Leocadio" w:date="2024-07-22T15:33:00Z" w16du:dateUtc="2024-07-22T19:33:00Z"/>
          <w:rFonts w:eastAsiaTheme="majorEastAsia" w:cstheme="majorBidi"/>
          <w:sz w:val="36"/>
          <w:szCs w:val="26"/>
        </w:rPr>
      </w:pPr>
      <w:del w:id="1559" w:author="Paulo H. Leocadio" w:date="2024-07-22T15:33:00Z" w16du:dateUtc="2024-07-22T19:33:00Z">
        <w:r w:rsidRPr="00CD3D3F" w:rsidDel="0079398B">
          <w:rPr>
            <w:rFonts w:eastAsiaTheme="majorEastAsia" w:cstheme="majorBidi"/>
            <w:sz w:val="36"/>
            <w:szCs w:val="26"/>
          </w:rPr>
          <w:delText>Efficiency at the Command Line: AWS CLI</w:delText>
        </w:r>
      </w:del>
    </w:p>
    <w:p w14:paraId="4B97E763" w14:textId="0868C2EE" w:rsidR="00E172D5" w:rsidRPr="00506522" w:rsidDel="0079398B" w:rsidRDefault="00506522" w:rsidP="00506522">
      <w:pPr>
        <w:pBdr>
          <w:top w:val="nil"/>
          <w:left w:val="nil"/>
          <w:bottom w:val="nil"/>
          <w:right w:val="nil"/>
          <w:between w:val="nil"/>
        </w:pBdr>
        <w:shd w:val="clear" w:color="auto" w:fill="FFFFFF"/>
        <w:spacing w:after="100" w:line="276" w:lineRule="auto"/>
        <w:jc w:val="both"/>
        <w:rPr>
          <w:del w:id="1560" w:author="Paulo H. Leocadio" w:date="2024-07-22T15:33:00Z" w16du:dateUtc="2024-07-22T19:33:00Z"/>
        </w:rPr>
      </w:pPr>
      <w:del w:id="1561" w:author="Paulo H. Leocadio" w:date="2024-07-22T15:33:00Z" w16du:dateUtc="2024-07-22T19:33:00Z">
        <w:r w:rsidRPr="00506522" w:rsidDel="0079398B">
          <w:delText xml:space="preserve">The significance of the </w:delText>
        </w:r>
        <w:r w:rsidRPr="00506522" w:rsidDel="0079398B">
          <w:rPr>
            <w:b/>
            <w:bCs/>
          </w:rPr>
          <w:delText>AWS Command Line Interface (CLI)</w:delText>
        </w:r>
        <w:r w:rsidRPr="00506522" w:rsidDel="0079398B">
          <w:delText xml:space="preserve"> was highlighted, emphasizing its role as a powerful tool for managing AWS resources. The CLI enhances automation and scripting capabilities, contributing to efficient cloud management</w:delText>
        </w:r>
      </w:del>
      <w:customXmlDelRangeStart w:id="1562" w:author="Paulo H. Leocadio" w:date="2024-07-22T15:33:00Z"/>
      <w:sdt>
        <w:sdtPr>
          <w:id w:val="-1564025148"/>
          <w:citation/>
        </w:sdtPr>
        <w:sdtEndPr/>
        <w:sdtContent>
          <w:customXmlDelRangeEnd w:id="1562"/>
          <w:del w:id="1563" w:author="Paulo H. Leocadio" w:date="2024-07-22T15:33:00Z" w16du:dateUtc="2024-07-22T19:33:00Z">
            <w:r w:rsidR="00C4549A" w:rsidDel="0079398B">
              <w:fldChar w:fldCharType="begin"/>
            </w:r>
            <w:r w:rsidR="00C4549A" w:rsidDel="0079398B">
              <w:delInstrText xml:space="preserve">CITATION unknown2023d \l 1033 </w:delInstrText>
            </w:r>
            <w:r w:rsidR="00C4549A" w:rsidDel="0079398B">
              <w:fldChar w:fldCharType="separate"/>
            </w:r>
            <w:r w:rsidR="00D34F43" w:rsidDel="0079398B">
              <w:rPr>
                <w:noProof/>
              </w:rPr>
              <w:delText xml:space="preserve"> </w:delText>
            </w:r>
            <w:r w:rsidR="00D34F43" w:rsidRPr="00D34F43" w:rsidDel="0079398B">
              <w:rPr>
                <w:noProof/>
              </w:rPr>
              <w:delText>[38]</w:delText>
            </w:r>
            <w:r w:rsidR="00C4549A" w:rsidDel="0079398B">
              <w:fldChar w:fldCharType="end"/>
            </w:r>
          </w:del>
          <w:customXmlDelRangeStart w:id="1564" w:author="Paulo H. Leocadio" w:date="2024-07-22T15:33:00Z"/>
        </w:sdtContent>
      </w:sdt>
      <w:customXmlDelRangeEnd w:id="1564"/>
      <w:del w:id="1565" w:author="Paulo H. Leocadio" w:date="2024-07-22T15:33:00Z" w16du:dateUtc="2024-07-22T19:33:00Z">
        <w:r w:rsidRPr="00506522" w:rsidDel="0079398B">
          <w:delText>.</w:delText>
        </w:r>
      </w:del>
    </w:p>
    <w:p w14:paraId="5F9F283F" w14:textId="57617700" w:rsidR="00506522" w:rsidRPr="00CD3D3F" w:rsidDel="0079398B" w:rsidRDefault="00506522" w:rsidP="00CD3D3F">
      <w:pPr>
        <w:keepNext/>
        <w:keepLines/>
        <w:spacing w:before="40" w:after="0"/>
        <w:outlineLvl w:val="1"/>
        <w:rPr>
          <w:del w:id="1566" w:author="Paulo H. Leocadio" w:date="2024-07-22T15:33:00Z" w16du:dateUtc="2024-07-22T19:33:00Z"/>
          <w:rFonts w:eastAsiaTheme="majorEastAsia" w:cstheme="majorBidi"/>
          <w:sz w:val="36"/>
          <w:szCs w:val="26"/>
        </w:rPr>
      </w:pPr>
      <w:del w:id="1567" w:author="Paulo H. Leocadio" w:date="2024-07-22T15:33:00Z" w16du:dateUtc="2024-07-22T19:33:00Z">
        <w:r w:rsidRPr="00CD3D3F" w:rsidDel="0079398B">
          <w:rPr>
            <w:rFonts w:eastAsiaTheme="majorEastAsia" w:cstheme="majorBidi"/>
            <w:sz w:val="36"/>
            <w:szCs w:val="26"/>
          </w:rPr>
          <w:delText>Mobile App Testing: AWS Device Farm</w:delText>
        </w:r>
      </w:del>
    </w:p>
    <w:p w14:paraId="542065BD" w14:textId="190922EC" w:rsidR="00E172D5" w:rsidRPr="00506522" w:rsidDel="0079398B" w:rsidRDefault="00506522" w:rsidP="00506522">
      <w:pPr>
        <w:pBdr>
          <w:top w:val="nil"/>
          <w:left w:val="nil"/>
          <w:bottom w:val="nil"/>
          <w:right w:val="nil"/>
          <w:between w:val="nil"/>
        </w:pBdr>
        <w:shd w:val="clear" w:color="auto" w:fill="FFFFFF"/>
        <w:spacing w:after="100" w:line="276" w:lineRule="auto"/>
        <w:jc w:val="both"/>
        <w:rPr>
          <w:del w:id="1568" w:author="Paulo H. Leocadio" w:date="2024-07-22T15:33:00Z" w16du:dateUtc="2024-07-22T19:33:00Z"/>
        </w:rPr>
      </w:pPr>
      <w:del w:id="1569" w:author="Paulo H. Leocadio" w:date="2024-07-22T15:33:00Z" w16du:dateUtc="2024-07-22T19:33:00Z">
        <w:r w:rsidRPr="00506522" w:rsidDel="0079398B">
          <w:delText xml:space="preserve">For mobile application testing, </w:delText>
        </w:r>
        <w:r w:rsidRPr="00506522" w:rsidDel="0079398B">
          <w:rPr>
            <w:b/>
            <w:bCs/>
          </w:rPr>
          <w:delText>AWS Device Farm</w:delText>
        </w:r>
        <w:r w:rsidRPr="00506522" w:rsidDel="0079398B">
          <w:delText xml:space="preserve"> emerged as a pivotal tool. Its device compatibility testing and automation capabilities ensure robust and reliable mobile app performance across various devices</w:delText>
        </w:r>
      </w:del>
      <w:customXmlDelRangeStart w:id="1570" w:author="Paulo H. Leocadio" w:date="2024-07-22T15:33:00Z"/>
      <w:sdt>
        <w:sdtPr>
          <w:id w:val="991288712"/>
          <w:citation/>
        </w:sdtPr>
        <w:sdtEndPr/>
        <w:sdtContent>
          <w:customXmlDelRangeEnd w:id="1570"/>
          <w:del w:id="1571" w:author="Paulo H. Leocadio" w:date="2024-07-22T15:33:00Z" w16du:dateUtc="2024-07-22T19:33:00Z">
            <w:r w:rsidR="00C4549A" w:rsidDel="0079398B">
              <w:fldChar w:fldCharType="begin"/>
            </w:r>
            <w:r w:rsidR="00C4549A" w:rsidDel="0079398B">
              <w:delInstrText xml:space="preserve">CITATION unknown2023e \l 1033 </w:delInstrText>
            </w:r>
            <w:r w:rsidR="00C4549A" w:rsidDel="0079398B">
              <w:fldChar w:fldCharType="separate"/>
            </w:r>
            <w:r w:rsidR="00D34F43" w:rsidDel="0079398B">
              <w:rPr>
                <w:noProof/>
              </w:rPr>
              <w:delText xml:space="preserve"> </w:delText>
            </w:r>
            <w:r w:rsidR="00D34F43" w:rsidRPr="00D34F43" w:rsidDel="0079398B">
              <w:rPr>
                <w:noProof/>
              </w:rPr>
              <w:delText>[41]</w:delText>
            </w:r>
            <w:r w:rsidR="00C4549A" w:rsidDel="0079398B">
              <w:fldChar w:fldCharType="end"/>
            </w:r>
          </w:del>
          <w:customXmlDelRangeStart w:id="1572" w:author="Paulo H. Leocadio" w:date="2024-07-22T15:33:00Z"/>
        </w:sdtContent>
      </w:sdt>
      <w:customXmlDelRangeEnd w:id="1572"/>
      <w:del w:id="1573" w:author="Paulo H. Leocadio" w:date="2024-07-22T15:33:00Z" w16du:dateUtc="2024-07-22T19:33:00Z">
        <w:r w:rsidRPr="00506522" w:rsidDel="0079398B">
          <w:delText>.</w:delText>
        </w:r>
      </w:del>
    </w:p>
    <w:p w14:paraId="2D969CED" w14:textId="654226AA" w:rsidR="00506522" w:rsidRPr="00CD3D3F" w:rsidDel="0079398B" w:rsidRDefault="00506522" w:rsidP="00CD3D3F">
      <w:pPr>
        <w:keepNext/>
        <w:keepLines/>
        <w:spacing w:before="40" w:after="0"/>
        <w:outlineLvl w:val="1"/>
        <w:rPr>
          <w:del w:id="1574" w:author="Paulo H. Leocadio" w:date="2024-07-22T15:33:00Z" w16du:dateUtc="2024-07-22T19:33:00Z"/>
          <w:rFonts w:eastAsiaTheme="majorEastAsia" w:cstheme="majorBidi"/>
          <w:sz w:val="36"/>
          <w:szCs w:val="26"/>
        </w:rPr>
      </w:pPr>
      <w:del w:id="1575" w:author="Paulo H. Leocadio" w:date="2024-07-22T15:33:00Z" w16du:dateUtc="2024-07-22T19:33:00Z">
        <w:r w:rsidRPr="00CD3D3F" w:rsidDel="0079398B">
          <w:rPr>
            <w:rFonts w:eastAsiaTheme="majorEastAsia" w:cstheme="majorBidi"/>
            <w:sz w:val="36"/>
            <w:szCs w:val="26"/>
          </w:rPr>
          <w:delText>Chaos Engineering with AWS Fault Injection Simulator</w:delText>
        </w:r>
      </w:del>
    </w:p>
    <w:p w14:paraId="060EF26A" w14:textId="7CE4CB69" w:rsidR="00506522" w:rsidRPr="00506522" w:rsidDel="0079398B" w:rsidRDefault="00506522" w:rsidP="00506522">
      <w:pPr>
        <w:pBdr>
          <w:top w:val="nil"/>
          <w:left w:val="nil"/>
          <w:bottom w:val="nil"/>
          <w:right w:val="nil"/>
          <w:between w:val="nil"/>
        </w:pBdr>
        <w:shd w:val="clear" w:color="auto" w:fill="FFFFFF"/>
        <w:spacing w:after="100" w:line="276" w:lineRule="auto"/>
        <w:jc w:val="both"/>
        <w:rPr>
          <w:del w:id="1576" w:author="Paulo H. Leocadio" w:date="2024-07-22T15:33:00Z" w16du:dateUtc="2024-07-22T19:33:00Z"/>
        </w:rPr>
      </w:pPr>
      <w:del w:id="1577" w:author="Paulo H. Leocadio" w:date="2024-07-22T15:33:00Z" w16du:dateUtc="2024-07-22T19:33:00Z">
        <w:r w:rsidRPr="00506522" w:rsidDel="0079398B">
          <w:delText xml:space="preserve">The concept of chaos engineering was introduced through the </w:delText>
        </w:r>
        <w:r w:rsidRPr="00506522" w:rsidDel="0079398B">
          <w:rPr>
            <w:b/>
            <w:bCs/>
          </w:rPr>
          <w:delText>AWS Fault Injection Simulator</w:delText>
        </w:r>
        <w:r w:rsidRPr="00506522" w:rsidDel="0079398B">
          <w:delText>, emphasizing the importance of proactively identifying and addressing system weaknesses to enhance overall system resilience</w:delText>
        </w:r>
      </w:del>
      <w:customXmlDelRangeStart w:id="1578" w:author="Paulo H. Leocadio" w:date="2024-07-22T15:33:00Z"/>
      <w:sdt>
        <w:sdtPr>
          <w:id w:val="541714711"/>
          <w:citation/>
        </w:sdtPr>
        <w:sdtEndPr/>
        <w:sdtContent>
          <w:customXmlDelRangeEnd w:id="1578"/>
          <w:del w:id="1579" w:author="Paulo H. Leocadio" w:date="2024-07-22T15:33:00Z" w16du:dateUtc="2024-07-22T19:33:00Z">
            <w:r w:rsidR="00416DB1" w:rsidDel="0079398B">
              <w:fldChar w:fldCharType="begin"/>
            </w:r>
            <w:r w:rsidR="00416DB1" w:rsidDel="0079398B">
              <w:delInstrText xml:space="preserve">CITATION unknown2023f \l 1033 </w:delInstrText>
            </w:r>
            <w:r w:rsidR="00416DB1" w:rsidDel="0079398B">
              <w:fldChar w:fldCharType="separate"/>
            </w:r>
            <w:r w:rsidR="00D34F43" w:rsidDel="0079398B">
              <w:rPr>
                <w:noProof/>
              </w:rPr>
              <w:delText xml:space="preserve"> </w:delText>
            </w:r>
            <w:r w:rsidR="00D34F43" w:rsidRPr="00D34F43" w:rsidDel="0079398B">
              <w:rPr>
                <w:noProof/>
              </w:rPr>
              <w:delText>[44]</w:delText>
            </w:r>
            <w:r w:rsidR="00416DB1" w:rsidDel="0079398B">
              <w:fldChar w:fldCharType="end"/>
            </w:r>
          </w:del>
          <w:customXmlDelRangeStart w:id="1580" w:author="Paulo H. Leocadio" w:date="2024-07-22T15:33:00Z"/>
        </w:sdtContent>
      </w:sdt>
      <w:customXmlDelRangeEnd w:id="1580"/>
      <w:del w:id="1581" w:author="Paulo H. Leocadio" w:date="2024-07-22T15:33:00Z" w16du:dateUtc="2024-07-22T19:33:00Z">
        <w:r w:rsidRPr="00506522" w:rsidDel="0079398B">
          <w:delText>.</w:delText>
        </w:r>
      </w:del>
    </w:p>
    <w:p w14:paraId="06767679" w14:textId="256828ED" w:rsidR="00506522" w:rsidRPr="00CD3D3F" w:rsidDel="0079398B" w:rsidRDefault="00506522" w:rsidP="00CD3D3F">
      <w:pPr>
        <w:keepNext/>
        <w:keepLines/>
        <w:spacing w:before="40" w:after="0"/>
        <w:outlineLvl w:val="1"/>
        <w:rPr>
          <w:del w:id="1582" w:author="Paulo H. Leocadio" w:date="2024-07-22T15:33:00Z" w16du:dateUtc="2024-07-22T19:33:00Z"/>
          <w:rFonts w:eastAsiaTheme="majorEastAsia" w:cstheme="majorBidi"/>
          <w:sz w:val="36"/>
          <w:szCs w:val="26"/>
        </w:rPr>
      </w:pPr>
      <w:del w:id="1583" w:author="Paulo H. Leocadio" w:date="2024-07-22T15:33:00Z" w16du:dateUtc="2024-07-22T19:33:00Z">
        <w:r w:rsidRPr="00CD3D3F" w:rsidDel="0079398B">
          <w:rPr>
            <w:rFonts w:eastAsiaTheme="majorEastAsia" w:cstheme="majorBidi"/>
            <w:sz w:val="36"/>
            <w:szCs w:val="26"/>
          </w:rPr>
          <w:delText>Comprehensive SDKs and Tools: AWS Tools and SDKs</w:delText>
        </w:r>
      </w:del>
    </w:p>
    <w:p w14:paraId="09ABA8A6" w14:textId="14B8D81C" w:rsidR="00506522" w:rsidRPr="00506522" w:rsidDel="0079398B" w:rsidRDefault="00506522" w:rsidP="00555FFB">
      <w:pPr>
        <w:pStyle w:val="NormalBPBHEB"/>
        <w:rPr>
          <w:del w:id="1584" w:author="Paulo H. Leocadio" w:date="2024-07-22T15:33:00Z" w16du:dateUtc="2024-07-22T19:33:00Z"/>
        </w:rPr>
      </w:pPr>
      <w:del w:id="1585" w:author="Paulo H. Leocadio" w:date="2024-07-22T15:33:00Z" w16du:dateUtc="2024-07-22T19:33:00Z">
        <w:r w:rsidRPr="00115ED8" w:rsidDel="0079398B">
          <w:delText xml:space="preserve">The section on </w:delText>
        </w:r>
        <w:r w:rsidRPr="00555FFB" w:rsidDel="0079398B">
          <w:delText>AWS Tools and SDKs</w:delText>
        </w:r>
        <w:r w:rsidRPr="00115ED8" w:rsidDel="0079398B">
          <w:delText xml:space="preserve"> provided an overview of the vast collection of tools and software</w:delText>
        </w:r>
        <w:r w:rsidRPr="00506522" w:rsidDel="0079398B">
          <w:delText xml:space="preserve"> development kits that facilitate application development and integration with AWS services. These tools enhance interoperability and provide developers with the resources they need</w:delText>
        </w:r>
      </w:del>
      <w:customXmlDelRangeStart w:id="1586" w:author="Paulo H. Leocadio" w:date="2024-07-22T15:33:00Z"/>
      <w:sdt>
        <w:sdtPr>
          <w:id w:val="-1044366911"/>
          <w:citation/>
        </w:sdtPr>
        <w:sdtEndPr/>
        <w:sdtContent>
          <w:customXmlDelRangeEnd w:id="1586"/>
          <w:del w:id="1587" w:author="Paulo H. Leocadio" w:date="2024-07-22T15:33:00Z" w16du:dateUtc="2024-07-22T19:33:00Z">
            <w:r w:rsidR="00D60CBC" w:rsidDel="0079398B">
              <w:fldChar w:fldCharType="begin"/>
            </w:r>
            <w:r w:rsidR="00D60CBC" w:rsidDel="0079398B">
              <w:delInstrText xml:space="preserve">CITATION unknown2023h \l 1033 </w:delInstrText>
            </w:r>
            <w:r w:rsidR="00D60CBC" w:rsidDel="0079398B">
              <w:fldChar w:fldCharType="separate"/>
            </w:r>
            <w:r w:rsidR="00D34F43" w:rsidDel="0079398B">
              <w:rPr>
                <w:noProof/>
              </w:rPr>
              <w:delText xml:space="preserve"> </w:delText>
            </w:r>
            <w:r w:rsidR="00D34F43" w:rsidRPr="00D34F43" w:rsidDel="0079398B">
              <w:rPr>
                <w:noProof/>
              </w:rPr>
              <w:delText>[50]</w:delText>
            </w:r>
            <w:r w:rsidR="00D60CBC" w:rsidDel="0079398B">
              <w:fldChar w:fldCharType="end"/>
            </w:r>
          </w:del>
          <w:customXmlDelRangeStart w:id="1588" w:author="Paulo H. Leocadio" w:date="2024-07-22T15:33:00Z"/>
        </w:sdtContent>
      </w:sdt>
      <w:customXmlDelRangeEnd w:id="1588"/>
      <w:del w:id="1589" w:author="Paulo H. Leocadio" w:date="2024-07-22T15:33:00Z" w16du:dateUtc="2024-07-22T19:33:00Z">
        <w:r w:rsidRPr="00506522" w:rsidDel="0079398B">
          <w:delText>.</w:delText>
        </w:r>
      </w:del>
    </w:p>
    <w:p w14:paraId="19718D9F" w14:textId="5B0DCADE" w:rsidR="00506522" w:rsidRPr="00CD3D3F" w:rsidDel="0079398B" w:rsidRDefault="00506522" w:rsidP="00CD3D3F">
      <w:pPr>
        <w:keepNext/>
        <w:keepLines/>
        <w:spacing w:before="40" w:after="0"/>
        <w:outlineLvl w:val="1"/>
        <w:rPr>
          <w:del w:id="1590" w:author="Paulo H. Leocadio" w:date="2024-07-22T15:33:00Z" w16du:dateUtc="2024-07-22T19:33:00Z"/>
          <w:rFonts w:eastAsiaTheme="majorEastAsia" w:cstheme="majorBidi"/>
          <w:sz w:val="36"/>
          <w:szCs w:val="26"/>
        </w:rPr>
      </w:pPr>
      <w:del w:id="1591" w:author="Paulo H. Leocadio" w:date="2024-07-22T15:33:00Z" w16du:dateUtc="2024-07-22T19:33:00Z">
        <w:r w:rsidRPr="00CD3D3F" w:rsidDel="0079398B">
          <w:rPr>
            <w:rFonts w:eastAsiaTheme="majorEastAsia" w:cstheme="majorBidi"/>
            <w:sz w:val="36"/>
            <w:szCs w:val="26"/>
          </w:rPr>
          <w:delText>Visibility into Applications: AWS X-Ray</w:delText>
        </w:r>
      </w:del>
    </w:p>
    <w:p w14:paraId="3452D1C6" w14:textId="0E250EDA" w:rsidR="00506522" w:rsidRPr="00506522" w:rsidDel="0079398B" w:rsidRDefault="00506522" w:rsidP="00506522">
      <w:pPr>
        <w:pBdr>
          <w:top w:val="nil"/>
          <w:left w:val="nil"/>
          <w:bottom w:val="nil"/>
          <w:right w:val="nil"/>
          <w:between w:val="nil"/>
        </w:pBdr>
        <w:shd w:val="clear" w:color="auto" w:fill="FFFFFF"/>
        <w:spacing w:after="100" w:line="276" w:lineRule="auto"/>
        <w:jc w:val="both"/>
        <w:rPr>
          <w:del w:id="1592" w:author="Paulo H. Leocadio" w:date="2024-07-22T15:33:00Z" w16du:dateUtc="2024-07-22T19:33:00Z"/>
        </w:rPr>
      </w:pPr>
      <w:del w:id="1593" w:author="Paulo H. Leocadio" w:date="2024-07-22T15:33:00Z" w16du:dateUtc="2024-07-22T19:33:00Z">
        <w:r w:rsidRPr="00506522" w:rsidDel="0079398B">
          <w:delText xml:space="preserve">The importance of application performance monitoring was emphasized through </w:delText>
        </w:r>
        <w:r w:rsidRPr="00506522" w:rsidDel="0079398B">
          <w:rPr>
            <w:b/>
            <w:bCs/>
          </w:rPr>
          <w:delText>AWS X-Ray</w:delText>
        </w:r>
        <w:r w:rsidRPr="00506522" w:rsidDel="0079398B">
          <w:delText>, a service that provides end-to-end visibility into applications. X-Ray enables developers to identify performance bottlenecks and troubleshoot issues efficiently</w:delText>
        </w:r>
      </w:del>
      <w:customXmlDelRangeStart w:id="1594" w:author="Paulo H. Leocadio" w:date="2024-07-22T15:33:00Z"/>
      <w:sdt>
        <w:sdtPr>
          <w:id w:val="-1879229291"/>
          <w:citation/>
        </w:sdtPr>
        <w:sdtEndPr/>
        <w:sdtContent>
          <w:customXmlDelRangeEnd w:id="1594"/>
          <w:del w:id="1595" w:author="Paulo H. Leocadio" w:date="2024-07-22T15:33:00Z" w16du:dateUtc="2024-07-22T19:33:00Z">
            <w:r w:rsidR="00D60CBC" w:rsidDel="0079398B">
              <w:fldChar w:fldCharType="begin"/>
            </w:r>
            <w:r w:rsidR="00D60CBC" w:rsidDel="0079398B">
              <w:delInstrText xml:space="preserve">CITATION unknown2023g \l 1033 </w:delInstrText>
            </w:r>
            <w:r w:rsidR="00D60CBC" w:rsidDel="0079398B">
              <w:fldChar w:fldCharType="separate"/>
            </w:r>
            <w:r w:rsidR="00D34F43" w:rsidDel="0079398B">
              <w:rPr>
                <w:noProof/>
              </w:rPr>
              <w:delText xml:space="preserve"> </w:delText>
            </w:r>
            <w:r w:rsidR="00D34F43" w:rsidRPr="00D34F43" w:rsidDel="0079398B">
              <w:rPr>
                <w:noProof/>
              </w:rPr>
              <w:delText>[48]</w:delText>
            </w:r>
            <w:r w:rsidR="00D60CBC" w:rsidDel="0079398B">
              <w:fldChar w:fldCharType="end"/>
            </w:r>
          </w:del>
          <w:customXmlDelRangeStart w:id="1596" w:author="Paulo H. Leocadio" w:date="2024-07-22T15:33:00Z"/>
        </w:sdtContent>
      </w:sdt>
      <w:customXmlDelRangeEnd w:id="1596"/>
      <w:del w:id="1597" w:author="Paulo H. Leocadio" w:date="2024-07-22T15:33:00Z" w16du:dateUtc="2024-07-22T19:33:00Z">
        <w:r w:rsidRPr="00506522" w:rsidDel="0079398B">
          <w:delText>.</w:delText>
        </w:r>
      </w:del>
    </w:p>
    <w:p w14:paraId="68465791" w14:textId="21E39B0D" w:rsidR="00506522" w:rsidRPr="00CD3D3F" w:rsidDel="0079398B" w:rsidRDefault="00506522" w:rsidP="00CD3D3F">
      <w:pPr>
        <w:keepNext/>
        <w:keepLines/>
        <w:spacing w:before="40" w:after="0"/>
        <w:outlineLvl w:val="1"/>
        <w:rPr>
          <w:del w:id="1598" w:author="Paulo H. Leocadio" w:date="2024-07-22T15:33:00Z" w16du:dateUtc="2024-07-22T19:33:00Z"/>
          <w:rFonts w:eastAsiaTheme="majorEastAsia" w:cstheme="majorBidi"/>
          <w:sz w:val="36"/>
          <w:szCs w:val="26"/>
        </w:rPr>
      </w:pPr>
      <w:del w:id="1599" w:author="Paulo H. Leocadio" w:date="2024-07-22T15:33:00Z" w16du:dateUtc="2024-07-22T19:33:00Z">
        <w:r w:rsidRPr="00CD3D3F" w:rsidDel="0079398B">
          <w:rPr>
            <w:rFonts w:eastAsiaTheme="majorEastAsia" w:cstheme="majorBidi"/>
            <w:sz w:val="36"/>
            <w:szCs w:val="26"/>
          </w:rPr>
          <w:delText>Novel Approach: Amazon CodeWhisperer</w:delText>
        </w:r>
      </w:del>
    </w:p>
    <w:p w14:paraId="6D9A502E" w14:textId="45F003B1" w:rsidR="00506522" w:rsidRPr="00506522" w:rsidDel="0079398B" w:rsidRDefault="00506522" w:rsidP="00506522">
      <w:pPr>
        <w:pBdr>
          <w:top w:val="nil"/>
          <w:left w:val="nil"/>
          <w:bottom w:val="nil"/>
          <w:right w:val="nil"/>
          <w:between w:val="nil"/>
        </w:pBdr>
        <w:shd w:val="clear" w:color="auto" w:fill="FFFFFF"/>
        <w:spacing w:after="100" w:line="276" w:lineRule="auto"/>
        <w:jc w:val="both"/>
        <w:rPr>
          <w:del w:id="1600" w:author="Paulo H. Leocadio" w:date="2024-07-22T15:33:00Z" w16du:dateUtc="2024-07-22T19:33:00Z"/>
        </w:rPr>
      </w:pPr>
      <w:del w:id="1601" w:author="Paulo H. Leocadio" w:date="2024-07-22T15:33:00Z" w16du:dateUtc="2024-07-22T19:33:00Z">
        <w:r w:rsidRPr="00506522" w:rsidDel="0079398B">
          <w:delText xml:space="preserve">A novel addition to the developer tools landscape, </w:delText>
        </w:r>
        <w:r w:rsidRPr="00506522" w:rsidDel="0079398B">
          <w:rPr>
            <w:b/>
            <w:bCs/>
          </w:rPr>
          <w:delText>Amazon CodeWhisperer</w:delText>
        </w:r>
        <w:r w:rsidRPr="00506522" w:rsidDel="0079398B">
          <w:delText>, was introduced. This AI-powered tool aims to enhance code quality by providing intelligent suggestions and insights during the development process, showcasing AWS's commitment to innovation</w:delText>
        </w:r>
      </w:del>
      <w:customXmlDelRangeStart w:id="1602" w:author="Paulo H. Leocadio" w:date="2024-07-22T15:33:00Z"/>
      <w:sdt>
        <w:sdtPr>
          <w:id w:val="1632746278"/>
          <w:citation/>
        </w:sdtPr>
        <w:sdtEndPr/>
        <w:sdtContent>
          <w:customXmlDelRangeEnd w:id="1602"/>
          <w:del w:id="1603" w:author="Paulo H. Leocadio" w:date="2024-07-22T15:33:00Z" w16du:dateUtc="2024-07-22T19:33:00Z">
            <w:r w:rsidR="009868F7" w:rsidDel="0079398B">
              <w:fldChar w:fldCharType="begin"/>
            </w:r>
            <w:r w:rsidR="009868F7" w:rsidDel="0079398B">
              <w:delInstrText xml:space="preserve"> CITATION unknown2023i \l 1033 </w:delInstrText>
            </w:r>
            <w:r w:rsidR="009868F7" w:rsidDel="0079398B">
              <w:fldChar w:fldCharType="separate"/>
            </w:r>
            <w:r w:rsidR="00D34F43" w:rsidDel="0079398B">
              <w:rPr>
                <w:noProof/>
              </w:rPr>
              <w:delText xml:space="preserve"> </w:delText>
            </w:r>
            <w:r w:rsidR="00D34F43" w:rsidRPr="00D34F43" w:rsidDel="0079398B">
              <w:rPr>
                <w:noProof/>
              </w:rPr>
              <w:delText>[52]</w:delText>
            </w:r>
            <w:r w:rsidR="009868F7" w:rsidDel="0079398B">
              <w:fldChar w:fldCharType="end"/>
            </w:r>
          </w:del>
          <w:customXmlDelRangeStart w:id="1604" w:author="Paulo H. Leocadio" w:date="2024-07-22T15:33:00Z"/>
        </w:sdtContent>
      </w:sdt>
      <w:customXmlDelRangeEnd w:id="1604"/>
      <w:del w:id="1605" w:author="Paulo H. Leocadio" w:date="2024-07-22T15:33:00Z" w16du:dateUtc="2024-07-22T19:33:00Z">
        <w:r w:rsidRPr="00506522" w:rsidDel="0079398B">
          <w:delText>.</w:delText>
        </w:r>
      </w:del>
    </w:p>
    <w:p w14:paraId="5402F43D" w14:textId="296BF033" w:rsidR="00506522" w:rsidRPr="00CD3D3F" w:rsidDel="0079398B" w:rsidRDefault="00506522" w:rsidP="00CD3D3F">
      <w:pPr>
        <w:keepNext/>
        <w:keepLines/>
        <w:spacing w:before="40" w:after="0"/>
        <w:outlineLvl w:val="1"/>
        <w:rPr>
          <w:del w:id="1606" w:author="Paulo H. Leocadio" w:date="2024-07-22T15:33:00Z" w16du:dateUtc="2024-07-22T19:33:00Z"/>
          <w:rFonts w:eastAsiaTheme="majorEastAsia" w:cstheme="majorBidi"/>
          <w:sz w:val="36"/>
          <w:szCs w:val="26"/>
        </w:rPr>
      </w:pPr>
      <w:del w:id="1607" w:author="Paulo H. Leocadio" w:date="2024-07-22T15:33:00Z" w16du:dateUtc="2024-07-22T19:33:00Z">
        <w:r w:rsidRPr="00CD3D3F" w:rsidDel="0079398B">
          <w:rPr>
            <w:rFonts w:eastAsiaTheme="majorEastAsia" w:cstheme="majorBidi"/>
            <w:sz w:val="36"/>
            <w:szCs w:val="26"/>
          </w:rPr>
          <w:delText>Application Integration: Bridging Services Seamlessly</w:delText>
        </w:r>
      </w:del>
    </w:p>
    <w:p w14:paraId="1060A7FF" w14:textId="23F10A9E" w:rsidR="00506522" w:rsidRPr="00506522" w:rsidDel="0079398B" w:rsidRDefault="00506522" w:rsidP="00506522">
      <w:pPr>
        <w:pBdr>
          <w:top w:val="nil"/>
          <w:left w:val="nil"/>
          <w:bottom w:val="nil"/>
          <w:right w:val="nil"/>
          <w:between w:val="nil"/>
        </w:pBdr>
        <w:shd w:val="clear" w:color="auto" w:fill="FFFFFF"/>
        <w:spacing w:after="100" w:line="276" w:lineRule="auto"/>
        <w:jc w:val="both"/>
        <w:rPr>
          <w:del w:id="1608" w:author="Paulo H. Leocadio" w:date="2024-07-22T15:33:00Z" w16du:dateUtc="2024-07-22T19:33:00Z"/>
        </w:rPr>
      </w:pPr>
      <w:del w:id="1609" w:author="Paulo H. Leocadio" w:date="2024-07-22T15:33:00Z" w16du:dateUtc="2024-07-22T19:33:00Z">
        <w:r w:rsidRPr="00506522" w:rsidDel="0079398B">
          <w:delText xml:space="preserve">The chapter transitioned into the realm of application integration, where services like </w:delText>
        </w:r>
        <w:r w:rsidRPr="00506522" w:rsidDel="0079398B">
          <w:rPr>
            <w:b/>
            <w:bCs/>
          </w:rPr>
          <w:delText>Amazon AppFlow</w:delText>
        </w:r>
        <w:r w:rsidRPr="00506522" w:rsidDel="0079398B">
          <w:delText xml:space="preserve">, </w:delText>
        </w:r>
        <w:r w:rsidRPr="00506522" w:rsidDel="0079398B">
          <w:rPr>
            <w:b/>
            <w:bCs/>
          </w:rPr>
          <w:delText>Amazon EventBridge</w:delText>
        </w:r>
        <w:r w:rsidRPr="00506522" w:rsidDel="0079398B">
          <w:delText xml:space="preserve">, and </w:delText>
        </w:r>
        <w:r w:rsidRPr="00506522" w:rsidDel="0079398B">
          <w:rPr>
            <w:b/>
            <w:bCs/>
          </w:rPr>
          <w:delText>Amazon Managed Workflows for Apache Airflow (MWAA)</w:delText>
        </w:r>
        <w:r w:rsidRPr="00506522" w:rsidDel="0079398B">
          <w:delText xml:space="preserve"> facilitate the seamless exchange of data between applications, systems, and services</w:delText>
        </w:r>
      </w:del>
      <w:customXmlDelRangeStart w:id="1610" w:author="Paulo H. Leocadio" w:date="2024-07-22T15:33:00Z"/>
      <w:sdt>
        <w:sdtPr>
          <w:id w:val="-2122984625"/>
          <w:citation/>
        </w:sdtPr>
        <w:sdtEndPr/>
        <w:sdtContent>
          <w:customXmlDelRangeEnd w:id="1610"/>
          <w:del w:id="1611" w:author="Paulo H. Leocadio" w:date="2024-07-22T15:33:00Z" w16du:dateUtc="2024-07-22T19:33:00Z">
            <w:r w:rsidR="000E2233" w:rsidDel="0079398B">
              <w:fldChar w:fldCharType="begin"/>
            </w:r>
            <w:r w:rsidR="000E2233" w:rsidDel="0079398B">
              <w:delInstrText xml:space="preserve"> CITATION a2023c \l 1033 </w:delInstrText>
            </w:r>
            <w:r w:rsidR="000E2233" w:rsidDel="0079398B">
              <w:fldChar w:fldCharType="separate"/>
            </w:r>
            <w:r w:rsidR="00D34F43" w:rsidDel="0079398B">
              <w:rPr>
                <w:noProof/>
              </w:rPr>
              <w:delText xml:space="preserve"> </w:delText>
            </w:r>
            <w:r w:rsidR="00D34F43" w:rsidRPr="00D34F43" w:rsidDel="0079398B">
              <w:rPr>
                <w:noProof/>
              </w:rPr>
              <w:delText>[56]</w:delText>
            </w:r>
            <w:r w:rsidR="000E2233" w:rsidDel="0079398B">
              <w:fldChar w:fldCharType="end"/>
            </w:r>
          </w:del>
          <w:customXmlDelRangeStart w:id="1612" w:author="Paulo H. Leocadio" w:date="2024-07-22T15:33:00Z"/>
        </w:sdtContent>
      </w:sdt>
      <w:customXmlDelRangeEnd w:id="1612"/>
      <w:customXmlDelRangeStart w:id="1613" w:author="Paulo H. Leocadio" w:date="2024-07-22T15:33:00Z"/>
      <w:sdt>
        <w:sdtPr>
          <w:id w:val="-1911228661"/>
          <w:citation/>
        </w:sdtPr>
        <w:sdtEndPr/>
        <w:sdtContent>
          <w:customXmlDelRangeEnd w:id="1613"/>
          <w:del w:id="1614" w:author="Paulo H. Leocadio" w:date="2024-07-22T15:33:00Z" w16du:dateUtc="2024-07-22T19:33:00Z">
            <w:r w:rsidR="009868F7" w:rsidDel="0079398B">
              <w:fldChar w:fldCharType="begin"/>
            </w:r>
            <w:r w:rsidR="009868F7" w:rsidDel="0079398B">
              <w:delInstrText xml:space="preserve"> CITATION unknown2023k \l 1033 </w:delInstrText>
            </w:r>
            <w:r w:rsidR="009868F7" w:rsidDel="0079398B">
              <w:fldChar w:fldCharType="separate"/>
            </w:r>
            <w:r w:rsidR="00D34F43" w:rsidDel="0079398B">
              <w:rPr>
                <w:noProof/>
              </w:rPr>
              <w:delText xml:space="preserve"> </w:delText>
            </w:r>
            <w:r w:rsidR="00D34F43" w:rsidRPr="00D34F43" w:rsidDel="0079398B">
              <w:rPr>
                <w:noProof/>
              </w:rPr>
              <w:delText>[57]</w:delText>
            </w:r>
            <w:r w:rsidR="009868F7" w:rsidDel="0079398B">
              <w:fldChar w:fldCharType="end"/>
            </w:r>
          </w:del>
          <w:customXmlDelRangeStart w:id="1615" w:author="Paulo H. Leocadio" w:date="2024-07-22T15:33:00Z"/>
        </w:sdtContent>
      </w:sdt>
      <w:customXmlDelRangeEnd w:id="1615"/>
      <w:customXmlDelRangeStart w:id="1616" w:author="Paulo H. Leocadio" w:date="2024-07-22T15:33:00Z"/>
      <w:sdt>
        <w:sdtPr>
          <w:id w:val="-586692397"/>
          <w:citation/>
        </w:sdtPr>
        <w:sdtEndPr/>
        <w:sdtContent>
          <w:customXmlDelRangeEnd w:id="1616"/>
          <w:del w:id="1617" w:author="Paulo H. Leocadio" w:date="2024-07-22T15:33:00Z" w16du:dateUtc="2024-07-22T19:33:00Z">
            <w:r w:rsidR="009868F7" w:rsidDel="0079398B">
              <w:fldChar w:fldCharType="begin"/>
            </w:r>
            <w:r w:rsidR="009868F7" w:rsidDel="0079398B">
              <w:delInstrText xml:space="preserve"> CITATION services2023c \l 1033 </w:delInstrText>
            </w:r>
            <w:r w:rsidR="009868F7" w:rsidDel="0079398B">
              <w:fldChar w:fldCharType="separate"/>
            </w:r>
            <w:r w:rsidR="00D34F43" w:rsidDel="0079398B">
              <w:rPr>
                <w:noProof/>
              </w:rPr>
              <w:delText xml:space="preserve"> </w:delText>
            </w:r>
            <w:r w:rsidR="00D34F43" w:rsidRPr="00D34F43" w:rsidDel="0079398B">
              <w:rPr>
                <w:noProof/>
              </w:rPr>
              <w:delText>[68]</w:delText>
            </w:r>
            <w:r w:rsidR="009868F7" w:rsidDel="0079398B">
              <w:fldChar w:fldCharType="end"/>
            </w:r>
          </w:del>
          <w:customXmlDelRangeStart w:id="1618" w:author="Paulo H. Leocadio" w:date="2024-07-22T15:33:00Z"/>
        </w:sdtContent>
      </w:sdt>
      <w:customXmlDelRangeEnd w:id="1618"/>
      <w:del w:id="1619" w:author="Paulo H. Leocadio" w:date="2024-07-22T15:33:00Z" w16du:dateUtc="2024-07-22T19:33:00Z">
        <w:r w:rsidRPr="00506522" w:rsidDel="0079398B">
          <w:delText>.</w:delText>
        </w:r>
      </w:del>
    </w:p>
    <w:p w14:paraId="6719A153" w14:textId="04B4AA19" w:rsidR="00506522" w:rsidRPr="00CD3D3F" w:rsidDel="0079398B" w:rsidRDefault="00506522" w:rsidP="00CD3D3F">
      <w:pPr>
        <w:keepNext/>
        <w:keepLines/>
        <w:spacing w:before="40" w:after="0"/>
        <w:outlineLvl w:val="1"/>
        <w:rPr>
          <w:del w:id="1620" w:author="Paulo H. Leocadio" w:date="2024-07-22T15:33:00Z" w16du:dateUtc="2024-07-22T19:33:00Z"/>
          <w:rFonts w:eastAsiaTheme="majorEastAsia" w:cstheme="majorBidi"/>
          <w:sz w:val="36"/>
          <w:szCs w:val="26"/>
        </w:rPr>
      </w:pPr>
      <w:del w:id="1621" w:author="Paulo H. Leocadio" w:date="2024-07-22T15:33:00Z" w16du:dateUtc="2024-07-22T19:33:00Z">
        <w:r w:rsidRPr="00CD3D3F" w:rsidDel="0079398B">
          <w:rPr>
            <w:rFonts w:eastAsiaTheme="majorEastAsia" w:cstheme="majorBidi"/>
            <w:sz w:val="36"/>
            <w:szCs w:val="26"/>
          </w:rPr>
          <w:delText>Message Queues and Notifications: SQS, SNS, and More</w:delText>
        </w:r>
      </w:del>
    </w:p>
    <w:p w14:paraId="5D4ED620" w14:textId="5D6A02B8" w:rsidR="00506522" w:rsidRPr="00506522" w:rsidDel="0079398B" w:rsidRDefault="00506522" w:rsidP="00506522">
      <w:pPr>
        <w:pBdr>
          <w:top w:val="nil"/>
          <w:left w:val="nil"/>
          <w:bottom w:val="nil"/>
          <w:right w:val="nil"/>
          <w:between w:val="nil"/>
        </w:pBdr>
        <w:shd w:val="clear" w:color="auto" w:fill="FFFFFF"/>
        <w:spacing w:after="100" w:line="276" w:lineRule="auto"/>
        <w:jc w:val="both"/>
        <w:rPr>
          <w:del w:id="1622" w:author="Paulo H. Leocadio" w:date="2024-07-22T15:33:00Z" w16du:dateUtc="2024-07-22T19:33:00Z"/>
        </w:rPr>
      </w:pPr>
      <w:del w:id="1623" w:author="Paulo H. Leocadio" w:date="2024-07-22T15:33:00Z" w16du:dateUtc="2024-07-22T19:33:00Z">
        <w:r w:rsidRPr="00506522" w:rsidDel="0079398B">
          <w:delText xml:space="preserve">The importance of efficient communication between services was addressed through </w:delText>
        </w:r>
        <w:r w:rsidRPr="00506522" w:rsidDel="0079398B">
          <w:rPr>
            <w:b/>
            <w:bCs/>
          </w:rPr>
          <w:delText>Amazon Simple Queue Service (SQS)</w:delText>
        </w:r>
        <w:r w:rsidRPr="00506522" w:rsidDel="0079398B">
          <w:delText xml:space="preserve"> and </w:delText>
        </w:r>
        <w:r w:rsidRPr="00506522" w:rsidDel="0079398B">
          <w:rPr>
            <w:b/>
            <w:bCs/>
          </w:rPr>
          <w:delText>Amazon Simple Notification Service (SNS)</w:delText>
        </w:r>
        <w:r w:rsidRPr="00506522" w:rsidDel="0079398B">
          <w:delText>. These managed message queuing services enable reliable and scalable communication in distributed systems</w:delText>
        </w:r>
      </w:del>
      <w:customXmlDelRangeStart w:id="1624" w:author="Paulo H. Leocadio" w:date="2024-07-22T15:33:00Z"/>
      <w:sdt>
        <w:sdtPr>
          <w:id w:val="1175077727"/>
          <w:citation/>
        </w:sdtPr>
        <w:sdtEndPr/>
        <w:sdtContent>
          <w:customXmlDelRangeEnd w:id="1624"/>
          <w:del w:id="1625" w:author="Paulo H. Leocadio" w:date="2024-07-22T15:33:00Z" w16du:dateUtc="2024-07-22T19:33:00Z">
            <w:r w:rsidR="006E26ED" w:rsidDel="0079398B">
              <w:fldChar w:fldCharType="begin"/>
            </w:r>
            <w:r w:rsidR="006E26ED" w:rsidDel="0079398B">
              <w:delInstrText xml:space="preserve"> CITATION a2023g \l 1033 </w:delInstrText>
            </w:r>
            <w:r w:rsidR="006E26ED" w:rsidDel="0079398B">
              <w:fldChar w:fldCharType="separate"/>
            </w:r>
            <w:r w:rsidR="00D34F43" w:rsidDel="0079398B">
              <w:rPr>
                <w:noProof/>
              </w:rPr>
              <w:delText xml:space="preserve"> </w:delText>
            </w:r>
            <w:r w:rsidR="00D34F43" w:rsidRPr="00D34F43" w:rsidDel="0079398B">
              <w:rPr>
                <w:noProof/>
              </w:rPr>
              <w:delText>[54]</w:delText>
            </w:r>
            <w:r w:rsidR="006E26ED" w:rsidDel="0079398B">
              <w:fldChar w:fldCharType="end"/>
            </w:r>
          </w:del>
          <w:customXmlDelRangeStart w:id="1626" w:author="Paulo H. Leocadio" w:date="2024-07-22T15:33:00Z"/>
        </w:sdtContent>
      </w:sdt>
      <w:customXmlDelRangeEnd w:id="1626"/>
      <w:customXmlDelRangeStart w:id="1627" w:author="Paulo H. Leocadio" w:date="2024-07-22T15:33:00Z"/>
      <w:sdt>
        <w:sdtPr>
          <w:id w:val="-286116313"/>
          <w:citation/>
        </w:sdtPr>
        <w:sdtEndPr/>
        <w:sdtContent>
          <w:customXmlDelRangeEnd w:id="1627"/>
          <w:del w:id="1628" w:author="Paulo H. Leocadio" w:date="2024-07-22T15:33:00Z" w16du:dateUtc="2024-07-22T19:33:00Z">
            <w:r w:rsidR="006E26ED" w:rsidDel="0079398B">
              <w:fldChar w:fldCharType="begin"/>
            </w:r>
            <w:r w:rsidR="006E26ED" w:rsidDel="0079398B">
              <w:delInstrText xml:space="preserve"> CITATION a2023h \l 1033 </w:delInstrText>
            </w:r>
            <w:r w:rsidR="006E26ED" w:rsidDel="0079398B">
              <w:fldChar w:fldCharType="separate"/>
            </w:r>
            <w:r w:rsidR="00D34F43" w:rsidDel="0079398B">
              <w:rPr>
                <w:noProof/>
              </w:rPr>
              <w:delText xml:space="preserve"> </w:delText>
            </w:r>
            <w:r w:rsidR="00D34F43" w:rsidRPr="00D34F43" w:rsidDel="0079398B">
              <w:rPr>
                <w:noProof/>
              </w:rPr>
              <w:delText>[72]</w:delText>
            </w:r>
            <w:r w:rsidR="006E26ED" w:rsidDel="0079398B">
              <w:fldChar w:fldCharType="end"/>
            </w:r>
          </w:del>
          <w:customXmlDelRangeStart w:id="1629" w:author="Paulo H. Leocadio" w:date="2024-07-22T15:33:00Z"/>
        </w:sdtContent>
      </w:sdt>
      <w:customXmlDelRangeEnd w:id="1629"/>
      <w:del w:id="1630" w:author="Paulo H. Leocadio" w:date="2024-07-22T15:33:00Z" w16du:dateUtc="2024-07-22T19:33:00Z">
        <w:r w:rsidRPr="00506522" w:rsidDel="0079398B">
          <w:delText>.</w:delText>
        </w:r>
      </w:del>
    </w:p>
    <w:p w14:paraId="347975D3" w14:textId="123D9D21" w:rsidR="00506522" w:rsidRPr="00CD3D3F" w:rsidDel="0079398B" w:rsidRDefault="00506522" w:rsidP="00CD3D3F">
      <w:pPr>
        <w:keepNext/>
        <w:keepLines/>
        <w:spacing w:before="40" w:after="0"/>
        <w:outlineLvl w:val="1"/>
        <w:rPr>
          <w:del w:id="1631" w:author="Paulo H. Leocadio" w:date="2024-07-22T15:33:00Z" w16du:dateUtc="2024-07-22T19:33:00Z"/>
          <w:rFonts w:eastAsiaTheme="majorEastAsia" w:cstheme="majorBidi"/>
          <w:sz w:val="36"/>
          <w:szCs w:val="26"/>
        </w:rPr>
      </w:pPr>
      <w:del w:id="1632" w:author="Paulo H. Leocadio" w:date="2024-07-22T15:33:00Z" w16du:dateUtc="2024-07-22T19:33:00Z">
        <w:r w:rsidRPr="00CD3D3F" w:rsidDel="0079398B">
          <w:rPr>
            <w:rFonts w:eastAsiaTheme="majorEastAsia" w:cstheme="majorBidi"/>
            <w:sz w:val="36"/>
            <w:szCs w:val="26"/>
          </w:rPr>
          <w:delText>Orchestrating Workflows: AWS Step Functions</w:delText>
        </w:r>
      </w:del>
    </w:p>
    <w:p w14:paraId="32A9DE38" w14:textId="73BDE27D" w:rsidR="00506522" w:rsidRPr="00506522" w:rsidDel="0079398B" w:rsidRDefault="00506522" w:rsidP="00506522">
      <w:pPr>
        <w:pBdr>
          <w:top w:val="nil"/>
          <w:left w:val="nil"/>
          <w:bottom w:val="nil"/>
          <w:right w:val="nil"/>
          <w:between w:val="nil"/>
        </w:pBdr>
        <w:shd w:val="clear" w:color="auto" w:fill="FFFFFF"/>
        <w:spacing w:after="100" w:line="276" w:lineRule="auto"/>
        <w:jc w:val="both"/>
        <w:rPr>
          <w:del w:id="1633" w:author="Paulo H. Leocadio" w:date="2024-07-22T15:33:00Z" w16du:dateUtc="2024-07-22T19:33:00Z"/>
        </w:rPr>
      </w:pPr>
      <w:del w:id="1634" w:author="Paulo H. Leocadio" w:date="2024-07-22T15:33:00Z" w16du:dateUtc="2024-07-22T19:33:00Z">
        <w:r w:rsidRPr="00506522" w:rsidDel="0079398B">
          <w:delText xml:space="preserve">For orchestrating workflows, </w:delText>
        </w:r>
        <w:r w:rsidRPr="00506522" w:rsidDel="0079398B">
          <w:rPr>
            <w:b/>
            <w:bCs/>
          </w:rPr>
          <w:delText>AWS Step Functions</w:delText>
        </w:r>
        <w:r w:rsidRPr="00506522" w:rsidDel="0079398B">
          <w:delText xml:space="preserve"> emerged as a key service. Its visual workflow editor and integrations with various AWS services allow developers to build scalable and resilient workflows with ease</w:delText>
        </w:r>
      </w:del>
      <w:customXmlDelRangeStart w:id="1635" w:author="Paulo H. Leocadio" w:date="2024-07-22T15:33:00Z"/>
      <w:sdt>
        <w:sdtPr>
          <w:id w:val="-956409580"/>
          <w:citation/>
        </w:sdtPr>
        <w:sdtEndPr/>
        <w:sdtContent>
          <w:customXmlDelRangeEnd w:id="1635"/>
          <w:del w:id="1636" w:author="Paulo H. Leocadio" w:date="2024-07-22T15:33:00Z" w16du:dateUtc="2024-07-22T19:33:00Z">
            <w:r w:rsidR="00455CFD" w:rsidDel="0079398B">
              <w:fldChar w:fldCharType="begin"/>
            </w:r>
            <w:r w:rsidR="00455CFD" w:rsidDel="0079398B">
              <w:delInstrText xml:space="preserve"> CITATION a2023f \l 1033 </w:delInstrText>
            </w:r>
            <w:r w:rsidR="00455CFD" w:rsidDel="0079398B">
              <w:fldChar w:fldCharType="separate"/>
            </w:r>
            <w:r w:rsidR="00D34F43" w:rsidDel="0079398B">
              <w:rPr>
                <w:noProof/>
              </w:rPr>
              <w:delText xml:space="preserve"> </w:delText>
            </w:r>
            <w:r w:rsidR="00D34F43" w:rsidRPr="00D34F43" w:rsidDel="0079398B">
              <w:rPr>
                <w:noProof/>
              </w:rPr>
              <w:delText>[73]</w:delText>
            </w:r>
            <w:r w:rsidR="00455CFD" w:rsidDel="0079398B">
              <w:fldChar w:fldCharType="end"/>
            </w:r>
          </w:del>
          <w:customXmlDelRangeStart w:id="1637" w:author="Paulo H. Leocadio" w:date="2024-07-22T15:33:00Z"/>
        </w:sdtContent>
      </w:sdt>
      <w:customXmlDelRangeEnd w:id="1637"/>
      <w:del w:id="1638" w:author="Paulo H. Leocadio" w:date="2024-07-22T15:33:00Z" w16du:dateUtc="2024-07-22T19:33:00Z">
        <w:r w:rsidRPr="00506522" w:rsidDel="0079398B">
          <w:delText>.</w:delText>
        </w:r>
      </w:del>
    </w:p>
    <w:p w14:paraId="39BED785" w14:textId="58AB81CD" w:rsidR="00506522" w:rsidRPr="00CD3D3F" w:rsidDel="0079398B" w:rsidRDefault="00506522" w:rsidP="00CD3D3F">
      <w:pPr>
        <w:keepNext/>
        <w:keepLines/>
        <w:spacing w:before="40" w:after="0"/>
        <w:outlineLvl w:val="1"/>
        <w:rPr>
          <w:del w:id="1639" w:author="Paulo H. Leocadio" w:date="2024-07-22T15:33:00Z" w16du:dateUtc="2024-07-22T19:33:00Z"/>
          <w:rFonts w:eastAsiaTheme="majorEastAsia" w:cstheme="majorBidi"/>
          <w:sz w:val="36"/>
          <w:szCs w:val="26"/>
        </w:rPr>
      </w:pPr>
      <w:del w:id="1640" w:author="Paulo H. Leocadio" w:date="2024-07-22T15:33:00Z" w16du:dateUtc="2024-07-22T19:33:00Z">
        <w:r w:rsidRPr="00CD3D3F" w:rsidDel="0079398B">
          <w:rPr>
            <w:rFonts w:eastAsiaTheme="majorEastAsia" w:cstheme="majorBidi"/>
            <w:sz w:val="36"/>
            <w:szCs w:val="26"/>
          </w:rPr>
          <w:delText>Containers: The Foundation of Scalable Deployments</w:delText>
        </w:r>
      </w:del>
    </w:p>
    <w:p w14:paraId="15E2BCAF" w14:textId="3912445D" w:rsidR="00082D79" w:rsidDel="0079398B" w:rsidRDefault="00506522" w:rsidP="00CD3D3F">
      <w:pPr>
        <w:pBdr>
          <w:top w:val="nil"/>
          <w:left w:val="nil"/>
          <w:bottom w:val="nil"/>
          <w:right w:val="nil"/>
          <w:between w:val="nil"/>
        </w:pBdr>
        <w:shd w:val="clear" w:color="auto" w:fill="FFFFFF"/>
        <w:spacing w:after="100" w:line="276" w:lineRule="auto"/>
        <w:jc w:val="both"/>
        <w:rPr>
          <w:del w:id="1641" w:author="Paulo H. Leocadio" w:date="2024-07-22T15:33:00Z" w16du:dateUtc="2024-07-22T19:33:00Z"/>
          <w:rFonts w:eastAsiaTheme="majorEastAsia" w:cstheme="majorBidi"/>
          <w:sz w:val="36"/>
          <w:szCs w:val="26"/>
        </w:rPr>
      </w:pPr>
      <w:del w:id="1642" w:author="Paulo H. Leocadio" w:date="2024-07-22T15:33:00Z" w16du:dateUtc="2024-07-22T19:33:00Z">
        <w:r w:rsidRPr="00506522" w:rsidDel="0079398B">
          <w:delText xml:space="preserve">The chapter then delved into containerization, a pivotal aspect of modern application deployment. </w:delText>
        </w:r>
        <w:r w:rsidRPr="00506522" w:rsidDel="0079398B">
          <w:rPr>
            <w:b/>
            <w:bCs/>
          </w:rPr>
          <w:delText>Amazon Elastic Container Registry (ECR)</w:delText>
        </w:r>
        <w:r w:rsidRPr="00506522" w:rsidDel="0079398B">
          <w:delText xml:space="preserve">, </w:delText>
        </w:r>
        <w:r w:rsidRPr="00506522" w:rsidDel="0079398B">
          <w:rPr>
            <w:b/>
            <w:bCs/>
          </w:rPr>
          <w:delText>Amazon ECS</w:delText>
        </w:r>
        <w:r w:rsidRPr="00506522" w:rsidDel="0079398B">
          <w:delText xml:space="preserve">, and </w:delText>
        </w:r>
        <w:r w:rsidRPr="00506522" w:rsidDel="0079398B">
          <w:rPr>
            <w:b/>
            <w:bCs/>
          </w:rPr>
          <w:delText>Amazon EKS</w:delText>
        </w:r>
        <w:r w:rsidRPr="00506522" w:rsidDel="0079398B">
          <w:delText xml:space="preserve"> were explored, emphasizing their roles in managing containerized applications</w:delText>
        </w:r>
      </w:del>
      <w:customXmlDelRangeStart w:id="1643" w:author="Paulo H. Leocadio" w:date="2024-07-22T15:33:00Z"/>
      <w:sdt>
        <w:sdtPr>
          <w:id w:val="305600189"/>
          <w:citation/>
        </w:sdtPr>
        <w:sdtEndPr/>
        <w:sdtContent>
          <w:customXmlDelRangeEnd w:id="1643"/>
          <w:del w:id="1644" w:author="Paulo H. Leocadio" w:date="2024-07-22T15:33:00Z" w16du:dateUtc="2024-07-22T19:33:00Z">
            <w:r w:rsidR="00DA405E" w:rsidDel="0079398B">
              <w:fldChar w:fldCharType="begin"/>
            </w:r>
            <w:r w:rsidR="00DA405E" w:rsidDel="0079398B">
              <w:delInstrText xml:space="preserve"> CITATION a2023i \l 1033 </w:delInstrText>
            </w:r>
            <w:r w:rsidR="00DA405E" w:rsidDel="0079398B">
              <w:fldChar w:fldCharType="separate"/>
            </w:r>
            <w:r w:rsidR="00D34F43" w:rsidDel="0079398B">
              <w:rPr>
                <w:noProof/>
              </w:rPr>
              <w:delText xml:space="preserve"> </w:delText>
            </w:r>
            <w:r w:rsidR="00D34F43" w:rsidRPr="00D34F43" w:rsidDel="0079398B">
              <w:rPr>
                <w:noProof/>
              </w:rPr>
              <w:delText>[78]</w:delText>
            </w:r>
            <w:r w:rsidR="00DA405E" w:rsidDel="0079398B">
              <w:fldChar w:fldCharType="end"/>
            </w:r>
          </w:del>
          <w:customXmlDelRangeStart w:id="1645" w:author="Paulo H. Leocadio" w:date="2024-07-22T15:33:00Z"/>
        </w:sdtContent>
      </w:sdt>
      <w:customXmlDelRangeEnd w:id="1645"/>
      <w:customXmlDelRangeStart w:id="1646" w:author="Paulo H. Leocadio" w:date="2024-07-22T15:33:00Z"/>
      <w:sdt>
        <w:sdtPr>
          <w:id w:val="1762874439"/>
          <w:citation/>
        </w:sdtPr>
        <w:sdtEndPr/>
        <w:sdtContent>
          <w:customXmlDelRangeEnd w:id="1646"/>
          <w:del w:id="1647" w:author="Paulo H. Leocadio" w:date="2024-07-22T15:33:00Z" w16du:dateUtc="2024-07-22T19:33:00Z">
            <w:r w:rsidR="00DA405E" w:rsidDel="0079398B">
              <w:fldChar w:fldCharType="begin"/>
            </w:r>
            <w:r w:rsidR="00DA405E" w:rsidDel="0079398B">
              <w:delInstrText xml:space="preserve"> CITATION a2023j \l 1033 </w:delInstrText>
            </w:r>
            <w:r w:rsidR="00DA405E" w:rsidDel="0079398B">
              <w:fldChar w:fldCharType="separate"/>
            </w:r>
            <w:r w:rsidR="00D34F43" w:rsidDel="0079398B">
              <w:rPr>
                <w:noProof/>
              </w:rPr>
              <w:delText xml:space="preserve"> </w:delText>
            </w:r>
            <w:r w:rsidR="00D34F43" w:rsidRPr="00D34F43" w:rsidDel="0079398B">
              <w:rPr>
                <w:noProof/>
              </w:rPr>
              <w:delText>[80]</w:delText>
            </w:r>
            <w:r w:rsidR="00DA405E" w:rsidDel="0079398B">
              <w:fldChar w:fldCharType="end"/>
            </w:r>
          </w:del>
          <w:customXmlDelRangeStart w:id="1648" w:author="Paulo H. Leocadio" w:date="2024-07-22T15:33:00Z"/>
        </w:sdtContent>
      </w:sdt>
      <w:customXmlDelRangeEnd w:id="1648"/>
      <w:customXmlDelRangeStart w:id="1649" w:author="Paulo H. Leocadio" w:date="2024-07-22T15:33:00Z"/>
      <w:sdt>
        <w:sdtPr>
          <w:id w:val="-1412149080"/>
          <w:citation/>
        </w:sdtPr>
        <w:sdtEndPr/>
        <w:sdtContent>
          <w:customXmlDelRangeEnd w:id="1649"/>
          <w:del w:id="1650" w:author="Paulo H. Leocadio" w:date="2024-07-22T15:33:00Z" w16du:dateUtc="2024-07-22T19:33:00Z">
            <w:r w:rsidR="00DA405E" w:rsidDel="0079398B">
              <w:fldChar w:fldCharType="begin"/>
            </w:r>
            <w:r w:rsidR="00DA405E" w:rsidDel="0079398B">
              <w:delInstrText xml:space="preserve"> CITATION a2023k \l 1033 </w:delInstrText>
            </w:r>
            <w:r w:rsidR="00DA405E" w:rsidDel="0079398B">
              <w:fldChar w:fldCharType="separate"/>
            </w:r>
            <w:r w:rsidR="00D34F43" w:rsidDel="0079398B">
              <w:rPr>
                <w:noProof/>
              </w:rPr>
              <w:delText xml:space="preserve"> </w:delText>
            </w:r>
            <w:r w:rsidR="00D34F43" w:rsidRPr="00D34F43" w:rsidDel="0079398B">
              <w:rPr>
                <w:noProof/>
              </w:rPr>
              <w:delText>[82]</w:delText>
            </w:r>
            <w:r w:rsidR="00DA405E" w:rsidDel="0079398B">
              <w:fldChar w:fldCharType="end"/>
            </w:r>
          </w:del>
          <w:customXmlDelRangeStart w:id="1651" w:author="Paulo H. Leocadio" w:date="2024-07-22T15:33:00Z"/>
        </w:sdtContent>
      </w:sdt>
      <w:customXmlDelRangeEnd w:id="1651"/>
      <w:del w:id="1652" w:author="Paulo H. Leocadio" w:date="2024-07-22T15:33:00Z" w16du:dateUtc="2024-07-22T19:33:00Z">
        <w:r w:rsidRPr="00506522" w:rsidDel="0079398B">
          <w:delText>.</w:delText>
        </w:r>
      </w:del>
    </w:p>
    <w:p w14:paraId="78C18140" w14:textId="7566931D" w:rsidR="00506522" w:rsidRPr="00CD3D3F" w:rsidDel="0079398B" w:rsidRDefault="00506522" w:rsidP="00CD3D3F">
      <w:pPr>
        <w:keepNext/>
        <w:keepLines/>
        <w:spacing w:before="40" w:after="0"/>
        <w:outlineLvl w:val="1"/>
        <w:rPr>
          <w:del w:id="1653" w:author="Paulo H. Leocadio" w:date="2024-07-22T15:33:00Z" w16du:dateUtc="2024-07-22T19:33:00Z"/>
          <w:rFonts w:eastAsiaTheme="majorEastAsia" w:cstheme="majorBidi"/>
          <w:sz w:val="36"/>
          <w:szCs w:val="26"/>
        </w:rPr>
      </w:pPr>
      <w:del w:id="1654" w:author="Paulo H. Leocadio" w:date="2024-07-22T15:33:00Z" w16du:dateUtc="2024-07-22T19:33:00Z">
        <w:r w:rsidRPr="00CD3D3F" w:rsidDel="0079398B">
          <w:rPr>
            <w:rFonts w:eastAsiaTheme="majorEastAsia" w:cstheme="majorBidi"/>
            <w:sz w:val="36"/>
            <w:szCs w:val="26"/>
          </w:rPr>
          <w:delText>AWS App2Container and AWS Copilot</w:delText>
        </w:r>
      </w:del>
    </w:p>
    <w:p w14:paraId="32887640" w14:textId="64F81606" w:rsidR="00506522" w:rsidDel="0079398B" w:rsidRDefault="00506522">
      <w:pPr>
        <w:pStyle w:val="NormalBPBHEB"/>
        <w:rPr>
          <w:del w:id="1655" w:author="Paulo H. Leocadio" w:date="2024-07-22T15:33:00Z" w16du:dateUtc="2024-07-22T19:33:00Z"/>
        </w:rPr>
      </w:pPr>
      <w:del w:id="1656" w:author="Paulo H. Leocadio" w:date="2024-07-22T15:33:00Z" w16du:dateUtc="2024-07-22T19:33:00Z">
        <w:r w:rsidRPr="00506522" w:rsidDel="0079398B">
          <w:delText xml:space="preserve">The discussion expanded to tools like </w:delText>
        </w:r>
        <w:r w:rsidRPr="00506522" w:rsidDel="0079398B">
          <w:rPr>
            <w:b/>
            <w:bCs/>
          </w:rPr>
          <w:delText>AWS App2Container</w:delText>
        </w:r>
        <w:r w:rsidRPr="00506522" w:rsidDel="0079398B">
          <w:delText xml:space="preserve"> and </w:delText>
        </w:r>
        <w:r w:rsidRPr="00506522" w:rsidDel="0079398B">
          <w:rPr>
            <w:b/>
            <w:bCs/>
          </w:rPr>
          <w:delText>AWS Copilot</w:delText>
        </w:r>
        <w:r w:rsidRPr="00506522" w:rsidDel="0079398B">
          <w:delText>, designed to simplify the containerization process. These tools automate and streamline the migration of applications to containers, promoting efficiency in development and deployment</w:delText>
        </w:r>
      </w:del>
      <w:customXmlDelRangeStart w:id="1657" w:author="Paulo H. Leocadio" w:date="2024-07-22T15:33:00Z"/>
      <w:sdt>
        <w:sdtPr>
          <w:id w:val="-546987495"/>
          <w:citation/>
        </w:sdtPr>
        <w:sdtEndPr/>
        <w:sdtContent>
          <w:customXmlDelRangeEnd w:id="1657"/>
          <w:del w:id="1658" w:author="Paulo H. Leocadio" w:date="2024-07-22T15:33:00Z" w16du:dateUtc="2024-07-22T19:33:00Z">
            <w:r w:rsidR="00295F1D" w:rsidDel="0079398B">
              <w:fldChar w:fldCharType="begin"/>
            </w:r>
            <w:r w:rsidR="00295F1D" w:rsidDel="0079398B">
              <w:delInstrText xml:space="preserve"> CITATION a2023l \l 1033 </w:delInstrText>
            </w:r>
            <w:r w:rsidR="00295F1D" w:rsidDel="0079398B">
              <w:fldChar w:fldCharType="separate"/>
            </w:r>
            <w:r w:rsidR="00D34F43" w:rsidDel="0079398B">
              <w:rPr>
                <w:noProof/>
              </w:rPr>
              <w:delText xml:space="preserve"> </w:delText>
            </w:r>
            <w:r w:rsidR="00D34F43" w:rsidRPr="00D34F43" w:rsidDel="0079398B">
              <w:rPr>
                <w:noProof/>
              </w:rPr>
              <w:delText>[83]</w:delText>
            </w:r>
            <w:r w:rsidR="00295F1D" w:rsidDel="0079398B">
              <w:fldChar w:fldCharType="end"/>
            </w:r>
          </w:del>
          <w:customXmlDelRangeStart w:id="1659" w:author="Paulo H. Leocadio" w:date="2024-07-22T15:33:00Z"/>
        </w:sdtContent>
      </w:sdt>
      <w:customXmlDelRangeEnd w:id="1659"/>
      <w:del w:id="1660" w:author="Paulo H. Leocadio" w:date="2024-07-22T15:33:00Z" w16du:dateUtc="2024-07-22T19:33:00Z">
        <w:r w:rsidR="00295F1D" w:rsidDel="0079398B">
          <w:delText xml:space="preserve"> </w:delText>
        </w:r>
      </w:del>
      <w:customXmlDelRangeStart w:id="1661" w:author="Paulo H. Leocadio" w:date="2024-07-22T15:33:00Z"/>
      <w:sdt>
        <w:sdtPr>
          <w:id w:val="140473976"/>
          <w:citation/>
        </w:sdtPr>
        <w:sdtEndPr/>
        <w:sdtContent>
          <w:customXmlDelRangeEnd w:id="1661"/>
          <w:del w:id="1662" w:author="Paulo H. Leocadio" w:date="2024-07-22T15:33:00Z" w16du:dateUtc="2024-07-22T19:33:00Z">
            <w:r w:rsidR="00295F1D" w:rsidDel="0079398B">
              <w:fldChar w:fldCharType="begin"/>
            </w:r>
            <w:r w:rsidR="00295F1D" w:rsidDel="0079398B">
              <w:delInstrText xml:space="preserve"> CITATION a2023m \l 1033 </w:delInstrText>
            </w:r>
            <w:r w:rsidR="00295F1D" w:rsidDel="0079398B">
              <w:fldChar w:fldCharType="separate"/>
            </w:r>
            <w:r w:rsidR="00D34F43" w:rsidRPr="00D34F43" w:rsidDel="0079398B">
              <w:rPr>
                <w:noProof/>
              </w:rPr>
              <w:delText>[84]</w:delText>
            </w:r>
            <w:r w:rsidR="00295F1D" w:rsidDel="0079398B">
              <w:fldChar w:fldCharType="end"/>
            </w:r>
          </w:del>
          <w:customXmlDelRangeStart w:id="1663" w:author="Paulo H. Leocadio" w:date="2024-07-22T15:33:00Z"/>
        </w:sdtContent>
      </w:sdt>
      <w:customXmlDelRangeEnd w:id="1663"/>
      <w:del w:id="1664" w:author="Paulo H. Leocadio" w:date="2024-07-22T15:33:00Z" w16du:dateUtc="2024-07-22T19:33:00Z">
        <w:r w:rsidRPr="00506522" w:rsidDel="0079398B">
          <w:delText>.</w:delText>
        </w:r>
      </w:del>
    </w:p>
    <w:p w14:paraId="382D54C9" w14:textId="55201A21" w:rsidR="00506522" w:rsidRPr="00CD3D3F" w:rsidDel="0079398B" w:rsidRDefault="00506522" w:rsidP="00CD3D3F">
      <w:pPr>
        <w:keepNext/>
        <w:keepLines/>
        <w:spacing w:before="40" w:after="0"/>
        <w:outlineLvl w:val="1"/>
        <w:rPr>
          <w:del w:id="1665" w:author="Paulo H. Leocadio" w:date="2024-07-22T15:33:00Z" w16du:dateUtc="2024-07-22T19:33:00Z"/>
          <w:rFonts w:eastAsiaTheme="majorEastAsia" w:cstheme="majorBidi"/>
          <w:sz w:val="36"/>
          <w:szCs w:val="26"/>
        </w:rPr>
      </w:pPr>
      <w:del w:id="1666" w:author="Paulo H. Leocadio" w:date="2024-07-22T15:33:00Z" w16du:dateUtc="2024-07-22T19:33:00Z">
        <w:r w:rsidRPr="00CD3D3F" w:rsidDel="0079398B">
          <w:rPr>
            <w:rFonts w:eastAsiaTheme="majorEastAsia" w:cstheme="majorBidi"/>
            <w:sz w:val="36"/>
            <w:szCs w:val="26"/>
          </w:rPr>
          <w:delText>Serverless Computing with AWS Fargate</w:delText>
        </w:r>
      </w:del>
    </w:p>
    <w:p w14:paraId="3E1A6D33" w14:textId="6AFE8160" w:rsidR="00506522" w:rsidRPr="00506522" w:rsidDel="0079398B" w:rsidRDefault="00506522" w:rsidP="00555FFB">
      <w:pPr>
        <w:pStyle w:val="NormalBPBHEB"/>
        <w:rPr>
          <w:del w:id="1667" w:author="Paulo H. Leocadio" w:date="2024-07-22T15:33:00Z" w16du:dateUtc="2024-07-22T19:33:00Z"/>
        </w:rPr>
      </w:pPr>
      <w:del w:id="1668" w:author="Paulo H. Leocadio" w:date="2024-07-22T15:33:00Z" w16du:dateUtc="2024-07-22T19:33:00Z">
        <w:r w:rsidRPr="00506522" w:rsidDel="0079398B">
          <w:delText xml:space="preserve">The concept of serverless computing was introduced through </w:delText>
        </w:r>
        <w:r w:rsidRPr="00506522" w:rsidDel="0079398B">
          <w:rPr>
            <w:b/>
            <w:bCs/>
          </w:rPr>
          <w:delText>AWS Fargate</w:delText>
        </w:r>
        <w:r w:rsidRPr="00506522" w:rsidDel="0079398B">
          <w:delText>, a serverless compute engine for containers. Fargate abstracts away infrastructure management, allowing developers to focus solely on building and deploying applications</w:delText>
        </w:r>
      </w:del>
      <w:customXmlDelRangeStart w:id="1669" w:author="Paulo H. Leocadio" w:date="2024-07-22T15:33:00Z"/>
      <w:sdt>
        <w:sdtPr>
          <w:id w:val="-1601171488"/>
          <w:citation/>
        </w:sdtPr>
        <w:sdtEndPr/>
        <w:sdtContent>
          <w:customXmlDelRangeEnd w:id="1669"/>
          <w:del w:id="1670" w:author="Paulo H. Leocadio" w:date="2024-07-22T15:33:00Z" w16du:dateUtc="2024-07-22T19:33:00Z">
            <w:r w:rsidR="00295F1D" w:rsidDel="0079398B">
              <w:fldChar w:fldCharType="begin"/>
            </w:r>
            <w:r w:rsidR="00295F1D" w:rsidDel="0079398B">
              <w:delInstrText xml:space="preserve"> CITATION a2023n \l 1033 </w:delInstrText>
            </w:r>
            <w:r w:rsidR="00295F1D" w:rsidDel="0079398B">
              <w:fldChar w:fldCharType="separate"/>
            </w:r>
            <w:r w:rsidR="00D34F43" w:rsidDel="0079398B">
              <w:rPr>
                <w:noProof/>
              </w:rPr>
              <w:delText xml:space="preserve"> </w:delText>
            </w:r>
            <w:r w:rsidR="00D34F43" w:rsidRPr="00D34F43" w:rsidDel="0079398B">
              <w:rPr>
                <w:noProof/>
              </w:rPr>
              <w:delText>[85]</w:delText>
            </w:r>
            <w:r w:rsidR="00295F1D" w:rsidDel="0079398B">
              <w:fldChar w:fldCharType="end"/>
            </w:r>
          </w:del>
          <w:customXmlDelRangeStart w:id="1671" w:author="Paulo H. Leocadio" w:date="2024-07-22T15:33:00Z"/>
        </w:sdtContent>
      </w:sdt>
      <w:customXmlDelRangeEnd w:id="1671"/>
      <w:del w:id="1672" w:author="Paulo H. Leocadio" w:date="2024-07-22T15:33:00Z" w16du:dateUtc="2024-07-22T19:33:00Z">
        <w:r w:rsidRPr="00506522" w:rsidDel="0079398B">
          <w:delText>.</w:delText>
        </w:r>
      </w:del>
    </w:p>
    <w:p w14:paraId="16DC10A0" w14:textId="2A85D3DC" w:rsidR="00506522" w:rsidRPr="00CD3D3F" w:rsidDel="0079398B" w:rsidRDefault="00506522" w:rsidP="00CD3D3F">
      <w:pPr>
        <w:keepNext/>
        <w:keepLines/>
        <w:spacing w:before="40" w:after="0"/>
        <w:outlineLvl w:val="1"/>
        <w:rPr>
          <w:del w:id="1673" w:author="Paulo H. Leocadio" w:date="2024-07-22T15:33:00Z" w16du:dateUtc="2024-07-22T19:33:00Z"/>
          <w:rFonts w:eastAsiaTheme="majorEastAsia" w:cstheme="majorBidi"/>
          <w:sz w:val="36"/>
          <w:szCs w:val="26"/>
        </w:rPr>
      </w:pPr>
      <w:del w:id="1674" w:author="Paulo H. Leocadio" w:date="2024-07-22T15:33:00Z" w16du:dateUtc="2024-07-22T19:33:00Z">
        <w:r w:rsidRPr="00CD3D3F" w:rsidDel="0079398B">
          <w:rPr>
            <w:rFonts w:eastAsiaTheme="majorEastAsia" w:cstheme="majorBidi"/>
            <w:sz w:val="36"/>
            <w:szCs w:val="26"/>
          </w:rPr>
          <w:delText>Red Hat OpenShift Service on AWS: Enhanced Kubernetes Management</w:delText>
        </w:r>
      </w:del>
    </w:p>
    <w:p w14:paraId="13768E76" w14:textId="0C95EED2" w:rsidR="00506522" w:rsidRPr="00506522" w:rsidDel="0079398B" w:rsidRDefault="00506522" w:rsidP="00555FFB">
      <w:pPr>
        <w:pStyle w:val="NormalBPBHEB"/>
        <w:rPr>
          <w:del w:id="1675" w:author="Paulo H. Leocadio" w:date="2024-07-22T15:33:00Z" w16du:dateUtc="2024-07-22T19:33:00Z"/>
        </w:rPr>
      </w:pPr>
      <w:del w:id="1676" w:author="Paulo H. Leocadio" w:date="2024-07-22T15:33:00Z" w16du:dateUtc="2024-07-22T19:33:00Z">
        <w:r w:rsidRPr="00506522" w:rsidDel="0079398B">
          <w:delText xml:space="preserve">The partnership with Red Hat was explored through </w:delText>
        </w:r>
        <w:r w:rsidRPr="00506522" w:rsidDel="0079398B">
          <w:rPr>
            <w:b/>
            <w:bCs/>
          </w:rPr>
          <w:delText>Red Hat OpenShift Service on AWS</w:delText>
        </w:r>
        <w:r w:rsidRPr="00506522" w:rsidDel="0079398B">
          <w:delText>, emphasizing the enhanced Kubernetes management capabilities it brings to the AWS environment. This collaboration offers developers a powerful platform for building, deploying, and scaling containerized applications.</w:delText>
        </w:r>
      </w:del>
    </w:p>
    <w:p w14:paraId="244CF06B" w14:textId="2F647971" w:rsidR="00E10768" w:rsidRPr="00506522" w:rsidDel="0079398B" w:rsidRDefault="00506522" w:rsidP="00555FFB">
      <w:pPr>
        <w:pStyle w:val="NormalBPBHEB"/>
        <w:rPr>
          <w:del w:id="1677" w:author="Paulo H. Leocadio" w:date="2024-07-22T15:33:00Z" w16du:dateUtc="2024-07-22T19:33:00Z"/>
        </w:rPr>
      </w:pPr>
      <w:del w:id="1678" w:author="Paulo H. Leocadio" w:date="2024-07-22T15:33:00Z" w16du:dateUtc="2024-07-22T19:33:00Z">
        <w:r w:rsidRPr="00506522" w:rsidDel="0079398B">
          <w:delText>The concept of managed OpenShift in the cloud was introduced, highlighting how AWS provides a fully managed service for OpenShift, eliminating the operational overhead of managing and scaling the Kubernetes infrastructure</w:delText>
        </w:r>
      </w:del>
      <w:customXmlDelRangeStart w:id="1679" w:author="Paulo H. Leocadio" w:date="2024-07-22T15:33:00Z"/>
      <w:sdt>
        <w:sdtPr>
          <w:id w:val="1007482819"/>
          <w:citation/>
        </w:sdtPr>
        <w:sdtEndPr/>
        <w:sdtContent>
          <w:customXmlDelRangeEnd w:id="1679"/>
          <w:del w:id="1680" w:author="Paulo H. Leocadio" w:date="2024-07-22T15:33:00Z" w16du:dateUtc="2024-07-22T19:33:00Z">
            <w:r w:rsidR="001A1DC9" w:rsidDel="0079398B">
              <w:fldChar w:fldCharType="begin"/>
            </w:r>
            <w:r w:rsidR="001A1DC9" w:rsidDel="0079398B">
              <w:delInstrText xml:space="preserve"> CITATION unknown2023m \l 1033 </w:delInstrText>
            </w:r>
            <w:r w:rsidR="001A1DC9" w:rsidDel="0079398B">
              <w:fldChar w:fldCharType="separate"/>
            </w:r>
            <w:r w:rsidR="00D34F43" w:rsidDel="0079398B">
              <w:rPr>
                <w:noProof/>
              </w:rPr>
              <w:delText xml:space="preserve"> </w:delText>
            </w:r>
            <w:r w:rsidR="00D34F43" w:rsidRPr="00D34F43" w:rsidDel="0079398B">
              <w:rPr>
                <w:noProof/>
              </w:rPr>
              <w:delText>[77]</w:delText>
            </w:r>
            <w:r w:rsidR="001A1DC9" w:rsidDel="0079398B">
              <w:fldChar w:fldCharType="end"/>
            </w:r>
          </w:del>
          <w:customXmlDelRangeStart w:id="1681" w:author="Paulo H. Leocadio" w:date="2024-07-22T15:33:00Z"/>
        </w:sdtContent>
      </w:sdt>
      <w:customXmlDelRangeEnd w:id="1681"/>
      <w:del w:id="1682" w:author="Paulo H. Leocadio" w:date="2024-07-22T15:33:00Z" w16du:dateUtc="2024-07-22T19:33:00Z">
        <w:r w:rsidRPr="00506522" w:rsidDel="0079398B">
          <w:delText>.</w:delText>
        </w:r>
      </w:del>
    </w:p>
    <w:p w14:paraId="6D9E7D3A" w14:textId="0FEBF7EF" w:rsidR="00506522" w:rsidRPr="00CD3D3F" w:rsidDel="0079398B" w:rsidRDefault="00CD3D3F" w:rsidP="00CD3D3F">
      <w:pPr>
        <w:keepNext/>
        <w:keepLines/>
        <w:spacing w:before="40" w:after="0"/>
        <w:outlineLvl w:val="1"/>
        <w:rPr>
          <w:del w:id="1683" w:author="Paulo H. Leocadio" w:date="2024-07-22T15:33:00Z" w16du:dateUtc="2024-07-22T19:33:00Z"/>
          <w:rFonts w:eastAsiaTheme="majorEastAsia" w:cstheme="majorBidi"/>
          <w:sz w:val="36"/>
          <w:szCs w:val="26"/>
        </w:rPr>
      </w:pPr>
      <w:del w:id="1684" w:author="Paulo H. Leocadio" w:date="2024-07-22T15:33:00Z" w16du:dateUtc="2024-07-22T19:33:00Z">
        <w:r w:rsidRPr="00FD1E85" w:rsidDel="0079398B">
          <w:rPr>
            <w:rFonts w:eastAsiaTheme="majorEastAsia" w:cstheme="majorBidi"/>
            <w:sz w:val="36"/>
            <w:szCs w:val="26"/>
          </w:rPr>
          <w:delText>Building intelligent robots</w:delText>
        </w:r>
        <w:r w:rsidRPr="00CD3D3F" w:rsidDel="0079398B">
          <w:rPr>
            <w:rFonts w:eastAsiaTheme="majorEastAsia" w:cstheme="majorBidi"/>
            <w:sz w:val="36"/>
            <w:szCs w:val="26"/>
          </w:rPr>
          <w:delText xml:space="preserve"> </w:delText>
        </w:r>
        <w:r w:rsidR="00506522" w:rsidRPr="00CD3D3F" w:rsidDel="0079398B">
          <w:rPr>
            <w:rFonts w:eastAsiaTheme="majorEastAsia" w:cstheme="majorBidi"/>
            <w:sz w:val="36"/>
            <w:szCs w:val="26"/>
          </w:rPr>
          <w:delText xml:space="preserve">with AWS RoboMaker: </w:delText>
        </w:r>
      </w:del>
    </w:p>
    <w:p w14:paraId="40B3F709" w14:textId="45E30183" w:rsidR="00E10768" w:rsidRPr="00506522" w:rsidDel="0079398B" w:rsidRDefault="00506522" w:rsidP="00506522">
      <w:pPr>
        <w:pBdr>
          <w:top w:val="nil"/>
          <w:left w:val="nil"/>
          <w:bottom w:val="nil"/>
          <w:right w:val="nil"/>
          <w:between w:val="nil"/>
        </w:pBdr>
        <w:shd w:val="clear" w:color="auto" w:fill="FFFFFF"/>
        <w:spacing w:after="100" w:line="276" w:lineRule="auto"/>
        <w:jc w:val="both"/>
        <w:rPr>
          <w:del w:id="1685" w:author="Paulo H. Leocadio" w:date="2024-07-22T15:33:00Z" w16du:dateUtc="2024-07-22T19:33:00Z"/>
        </w:rPr>
      </w:pPr>
      <w:del w:id="1686" w:author="Paulo H. Leocadio" w:date="2024-07-22T15:33:00Z" w16du:dateUtc="2024-07-22T19:33:00Z">
        <w:r w:rsidRPr="00506522" w:rsidDel="0079398B">
          <w:delText xml:space="preserve">The narrative then shifted to </w:delText>
        </w:r>
        <w:r w:rsidRPr="00506522" w:rsidDel="0079398B">
          <w:rPr>
            <w:b/>
            <w:bCs/>
          </w:rPr>
          <w:delText>AWS RoboMaker</w:delText>
        </w:r>
        <w:r w:rsidRPr="00506522" w:rsidDel="0079398B">
          <w:delText xml:space="preserve">, a service designed for building, testing, and deploying intelligent robotic applications at </w:delText>
        </w:r>
        <w:r w:rsidR="00B70C59" w:rsidRPr="00506522" w:rsidDel="0079398B">
          <w:delText>a scale</w:delText>
        </w:r>
        <w:r w:rsidRPr="00506522" w:rsidDel="0079398B">
          <w:delText>. RoboMaker simplifies the complex process of developing robotic systems, offering a comprehensive set of tools for simulation, development, and fleet management</w:delText>
        </w:r>
      </w:del>
      <w:customXmlDelRangeStart w:id="1687" w:author="Paulo H. Leocadio" w:date="2024-07-22T15:33:00Z"/>
      <w:sdt>
        <w:sdtPr>
          <w:id w:val="-1275705512"/>
          <w:citation/>
        </w:sdtPr>
        <w:sdtEndPr/>
        <w:sdtContent>
          <w:customXmlDelRangeEnd w:id="1687"/>
          <w:del w:id="1688" w:author="Paulo H. Leocadio" w:date="2024-07-22T15:33:00Z" w16du:dateUtc="2024-07-22T19:33:00Z">
            <w:r w:rsidR="004A4D20" w:rsidDel="0079398B">
              <w:fldChar w:fldCharType="begin"/>
            </w:r>
            <w:r w:rsidR="00B42D8F" w:rsidDel="0079398B">
              <w:delInstrText xml:space="preserve">CITATION unknown2023n \l 1033 </w:delInstrText>
            </w:r>
            <w:r w:rsidR="004A4D20" w:rsidDel="0079398B">
              <w:fldChar w:fldCharType="separate"/>
            </w:r>
            <w:r w:rsidR="00D34F43" w:rsidDel="0079398B">
              <w:rPr>
                <w:noProof/>
              </w:rPr>
              <w:delText xml:space="preserve"> </w:delText>
            </w:r>
            <w:r w:rsidR="00D34F43" w:rsidRPr="00D34F43" w:rsidDel="0079398B">
              <w:rPr>
                <w:noProof/>
              </w:rPr>
              <w:delText>[87]</w:delText>
            </w:r>
            <w:r w:rsidR="004A4D20" w:rsidDel="0079398B">
              <w:fldChar w:fldCharType="end"/>
            </w:r>
          </w:del>
          <w:customXmlDelRangeStart w:id="1689" w:author="Paulo H. Leocadio" w:date="2024-07-22T15:33:00Z"/>
        </w:sdtContent>
      </w:sdt>
      <w:customXmlDelRangeEnd w:id="1689"/>
      <w:del w:id="1690" w:author="Paulo H. Leocadio" w:date="2024-07-22T15:33:00Z" w16du:dateUtc="2024-07-22T19:33:00Z">
        <w:r w:rsidRPr="00506522" w:rsidDel="0079398B">
          <w:delText>.</w:delText>
        </w:r>
      </w:del>
    </w:p>
    <w:p w14:paraId="00D82287" w14:textId="6723AA8F" w:rsidR="00506522" w:rsidRPr="00CD3D3F" w:rsidDel="0079398B" w:rsidRDefault="00506522" w:rsidP="00CD3D3F">
      <w:pPr>
        <w:keepNext/>
        <w:keepLines/>
        <w:spacing w:before="40" w:after="0"/>
        <w:outlineLvl w:val="1"/>
        <w:rPr>
          <w:del w:id="1691" w:author="Paulo H. Leocadio" w:date="2024-07-22T15:33:00Z" w16du:dateUtc="2024-07-22T19:33:00Z"/>
          <w:rFonts w:eastAsiaTheme="majorEastAsia" w:cstheme="majorBidi"/>
          <w:sz w:val="36"/>
          <w:szCs w:val="26"/>
        </w:rPr>
      </w:pPr>
      <w:del w:id="1692" w:author="Paulo H. Leocadio" w:date="2024-07-22T15:33:00Z" w16du:dateUtc="2024-07-22T19:33:00Z">
        <w:r w:rsidRPr="00CD3D3F" w:rsidDel="0079398B">
          <w:rPr>
            <w:rFonts w:eastAsiaTheme="majorEastAsia" w:cstheme="majorBidi"/>
            <w:sz w:val="36"/>
            <w:szCs w:val="26"/>
          </w:rPr>
          <w:delText xml:space="preserve">Unleashing the </w:delText>
        </w:r>
        <w:r w:rsidR="00E172D5" w:rsidRPr="00CD3D3F" w:rsidDel="0079398B">
          <w:rPr>
            <w:rFonts w:eastAsiaTheme="majorEastAsia" w:cstheme="majorBidi"/>
            <w:sz w:val="36"/>
            <w:szCs w:val="26"/>
          </w:rPr>
          <w:delText>power of quantum comput</w:delText>
        </w:r>
        <w:r w:rsidRPr="00CD3D3F" w:rsidDel="0079398B">
          <w:rPr>
            <w:rFonts w:eastAsiaTheme="majorEastAsia" w:cstheme="majorBidi"/>
            <w:sz w:val="36"/>
            <w:szCs w:val="26"/>
          </w:rPr>
          <w:delText>ing</w:delText>
        </w:r>
      </w:del>
    </w:p>
    <w:p w14:paraId="0356BA10" w14:textId="65A88F16" w:rsidR="00E10768" w:rsidRPr="00506522" w:rsidDel="0079398B" w:rsidRDefault="00506522" w:rsidP="00506522">
      <w:pPr>
        <w:pBdr>
          <w:top w:val="nil"/>
          <w:left w:val="nil"/>
          <w:bottom w:val="nil"/>
          <w:right w:val="nil"/>
          <w:between w:val="nil"/>
        </w:pBdr>
        <w:shd w:val="clear" w:color="auto" w:fill="FFFFFF"/>
        <w:spacing w:after="100" w:line="276" w:lineRule="auto"/>
        <w:jc w:val="both"/>
        <w:rPr>
          <w:del w:id="1693" w:author="Paulo H. Leocadio" w:date="2024-07-22T15:33:00Z" w16du:dateUtc="2024-07-22T19:33:00Z"/>
        </w:rPr>
      </w:pPr>
      <w:del w:id="1694" w:author="Paulo H. Leocadio" w:date="2024-07-22T15:33:00Z" w16du:dateUtc="2024-07-22T19:33:00Z">
        <w:r w:rsidRPr="00506522" w:rsidDel="0079398B">
          <w:delText xml:space="preserve">The exploration of quantum technologies began with </w:delText>
        </w:r>
        <w:r w:rsidRPr="00506522" w:rsidDel="0079398B">
          <w:rPr>
            <w:b/>
            <w:bCs/>
          </w:rPr>
          <w:delText>Amazon Braket</w:delText>
        </w:r>
        <w:r w:rsidRPr="00506522" w:rsidDel="0079398B">
          <w:delText>, AWS's quantum computing service. Braket provides users with access to diverse quantum processors, facilitating quantum algorithm development and exploration</w:delText>
        </w:r>
      </w:del>
      <w:customXmlDelRangeStart w:id="1695" w:author="Paulo H. Leocadio" w:date="2024-07-22T15:33:00Z"/>
      <w:sdt>
        <w:sdtPr>
          <w:id w:val="2139841816"/>
          <w:citation/>
        </w:sdtPr>
        <w:sdtEndPr/>
        <w:sdtContent>
          <w:customXmlDelRangeEnd w:id="1695"/>
          <w:del w:id="1696" w:author="Paulo H. Leocadio" w:date="2024-07-22T15:33:00Z" w16du:dateUtc="2024-07-22T19:33:00Z">
            <w:r w:rsidR="009E6846" w:rsidDel="0079398B">
              <w:fldChar w:fldCharType="begin"/>
            </w:r>
            <w:r w:rsidR="009E6846" w:rsidDel="0079398B">
              <w:delInstrText xml:space="preserve"> CITATION unknown2023o \l 1033 </w:delInstrText>
            </w:r>
            <w:r w:rsidR="009E6846" w:rsidDel="0079398B">
              <w:fldChar w:fldCharType="separate"/>
            </w:r>
            <w:r w:rsidR="00D34F43" w:rsidDel="0079398B">
              <w:rPr>
                <w:noProof/>
              </w:rPr>
              <w:delText xml:space="preserve"> </w:delText>
            </w:r>
            <w:r w:rsidR="00D34F43" w:rsidRPr="00D34F43" w:rsidDel="0079398B">
              <w:rPr>
                <w:noProof/>
              </w:rPr>
              <w:delText>[88]</w:delText>
            </w:r>
            <w:r w:rsidR="009E6846" w:rsidDel="0079398B">
              <w:fldChar w:fldCharType="end"/>
            </w:r>
          </w:del>
          <w:customXmlDelRangeStart w:id="1697" w:author="Paulo H. Leocadio" w:date="2024-07-22T15:33:00Z"/>
        </w:sdtContent>
      </w:sdt>
      <w:customXmlDelRangeEnd w:id="1697"/>
      <w:del w:id="1698" w:author="Paulo H. Leocadio" w:date="2024-07-22T15:33:00Z" w16du:dateUtc="2024-07-22T19:33:00Z">
        <w:r w:rsidRPr="00506522" w:rsidDel="0079398B">
          <w:delText>.</w:delText>
        </w:r>
      </w:del>
    </w:p>
    <w:p w14:paraId="7334DC9B" w14:textId="53150777" w:rsidR="00506522" w:rsidRPr="00CD3D3F" w:rsidDel="0079398B" w:rsidRDefault="00506522" w:rsidP="00CD3D3F">
      <w:pPr>
        <w:keepNext/>
        <w:keepLines/>
        <w:spacing w:before="40" w:after="0"/>
        <w:outlineLvl w:val="1"/>
        <w:rPr>
          <w:del w:id="1699" w:author="Paulo H. Leocadio" w:date="2024-07-22T15:33:00Z" w16du:dateUtc="2024-07-22T19:33:00Z"/>
          <w:rFonts w:eastAsiaTheme="majorEastAsia" w:cstheme="majorBidi"/>
          <w:sz w:val="36"/>
          <w:szCs w:val="26"/>
        </w:rPr>
      </w:pPr>
      <w:del w:id="1700" w:author="Paulo H. Leocadio" w:date="2024-07-22T15:33:00Z" w16du:dateUtc="2024-07-22T19:33:00Z">
        <w:r w:rsidRPr="00CD3D3F" w:rsidDel="0079398B">
          <w:rPr>
            <w:rFonts w:eastAsiaTheme="majorEastAsia" w:cstheme="majorBidi"/>
            <w:sz w:val="36"/>
            <w:szCs w:val="26"/>
          </w:rPr>
          <w:delText xml:space="preserve">Conclusion: Enabling the </w:delText>
        </w:r>
        <w:r w:rsidR="00E172D5" w:rsidRPr="00CD3D3F" w:rsidDel="0079398B">
          <w:rPr>
            <w:rFonts w:eastAsiaTheme="majorEastAsia" w:cstheme="majorBidi"/>
            <w:sz w:val="36"/>
            <w:szCs w:val="26"/>
          </w:rPr>
          <w:delText>future of cloud development and ope</w:delText>
        </w:r>
        <w:r w:rsidRPr="00CD3D3F" w:rsidDel="0079398B">
          <w:rPr>
            <w:rFonts w:eastAsiaTheme="majorEastAsia" w:cstheme="majorBidi"/>
            <w:sz w:val="36"/>
            <w:szCs w:val="26"/>
          </w:rPr>
          <w:delText>rations</w:delText>
        </w:r>
      </w:del>
    </w:p>
    <w:p w14:paraId="656F8305" w14:textId="72D60AEA" w:rsidR="00EE71D3" w:rsidRPr="00EE71D3" w:rsidDel="0079398B" w:rsidRDefault="00EE71D3" w:rsidP="00EE71D3">
      <w:pPr>
        <w:keepNext/>
        <w:keepLines/>
        <w:spacing w:before="40" w:after="0"/>
        <w:outlineLvl w:val="1"/>
        <w:rPr>
          <w:del w:id="1701" w:author="Paulo H. Leocadio" w:date="2024-07-22T15:33:00Z" w16du:dateUtc="2024-07-22T19:33:00Z"/>
          <w:rFonts w:eastAsia="Palatino Linotype" w:cs="Palatino Linotype"/>
        </w:rPr>
      </w:pPr>
      <w:del w:id="1702" w:author="Paulo H. Leocadio" w:date="2024-07-22T15:33:00Z" w16du:dateUtc="2024-07-22T19:33:00Z">
        <w:r w:rsidRPr="00EE71D3" w:rsidDel="0079398B">
          <w:rPr>
            <w:rFonts w:eastAsia="Palatino Linotype" w:cs="Palatino Linotype"/>
          </w:rPr>
          <w:delText>In conclusion, this chapter has navigated the vast landscape of AWS Developer Tools, DevOps solutions, application integration services, container management, robotics, and quantum technologies. This array of tools and services empowers developers to innovate, collaborate seamlessly, and deploy applications efficiently in the cloud. The integration of DevOps practices ensures reliability, scalability, and rapid delivery of applications.</w:delText>
        </w:r>
      </w:del>
    </w:p>
    <w:p w14:paraId="02025261" w14:textId="402E16A5" w:rsidR="00EE71D3" w:rsidRPr="00EE71D3" w:rsidDel="0079398B" w:rsidRDefault="00EE71D3" w:rsidP="00EE71D3">
      <w:pPr>
        <w:keepNext/>
        <w:keepLines/>
        <w:spacing w:before="40" w:after="0"/>
        <w:outlineLvl w:val="1"/>
        <w:rPr>
          <w:del w:id="1703" w:author="Paulo H. Leocadio" w:date="2024-07-22T15:33:00Z" w16du:dateUtc="2024-07-22T19:33:00Z"/>
          <w:rFonts w:eastAsia="Palatino Linotype" w:cs="Palatino Linotype"/>
        </w:rPr>
      </w:pPr>
      <w:del w:id="1704" w:author="Paulo H. Leocadio" w:date="2024-07-22T15:33:00Z" w16du:dateUtc="2024-07-22T19:33:00Z">
        <w:r w:rsidRPr="00EE71D3" w:rsidDel="0079398B">
          <w:rPr>
            <w:rFonts w:eastAsia="Palatino Linotype" w:cs="Palatino Linotype"/>
          </w:rPr>
          <w:delText>As we reflect on the myriad tools and technologies discussed, it becomes evident that AWS is not merely a cloud provider but a comprehensive ecosystem supporting the entire software development lifecycle. From code creation and collaboration to deployment, monitoring, and beyond, AWS offers a suite of services that cater to the diverse needs of developers and businesses.</w:delText>
        </w:r>
      </w:del>
    </w:p>
    <w:p w14:paraId="2E1EF482" w14:textId="5FDF9986" w:rsidR="00EE71D3" w:rsidRPr="00EE71D3" w:rsidDel="0079398B" w:rsidRDefault="00EE71D3" w:rsidP="00EE71D3">
      <w:pPr>
        <w:keepNext/>
        <w:keepLines/>
        <w:spacing w:before="40" w:after="0"/>
        <w:outlineLvl w:val="1"/>
        <w:rPr>
          <w:del w:id="1705" w:author="Paulo H. Leocadio" w:date="2024-07-22T15:33:00Z" w16du:dateUtc="2024-07-22T19:33:00Z"/>
          <w:rFonts w:eastAsia="Palatino Linotype" w:cs="Palatino Linotype"/>
        </w:rPr>
      </w:pPr>
      <w:del w:id="1706" w:author="Paulo H. Leocadio" w:date="2024-07-22T15:33:00Z" w16du:dateUtc="2024-07-22T19:33:00Z">
        <w:r w:rsidRPr="00EE71D3" w:rsidDel="0079398B">
          <w:rPr>
            <w:rFonts w:eastAsia="Palatino Linotype" w:cs="Palatino Linotype"/>
          </w:rPr>
          <w:delText>The dynamic nature of this chapter reflects the continuous evolution of cloud computing, and the pivotal role AWS plays in shaping the future of technology. As we stand at the intersection of traditional software development and cutting-edge technologies like quantum computing, AWS remains a guiding force, providing the tools and services needed to navigate this transformative journey.</w:delText>
        </w:r>
      </w:del>
    </w:p>
    <w:p w14:paraId="7496EB94" w14:textId="5F9E010F" w:rsidR="00EE71D3" w:rsidRPr="00EE71D3" w:rsidDel="0079398B" w:rsidRDefault="00EE71D3" w:rsidP="00EE71D3">
      <w:pPr>
        <w:keepNext/>
        <w:keepLines/>
        <w:spacing w:before="40" w:after="0"/>
        <w:outlineLvl w:val="1"/>
        <w:rPr>
          <w:del w:id="1707" w:author="Paulo H. Leocadio" w:date="2024-07-22T15:33:00Z" w16du:dateUtc="2024-07-22T19:33:00Z"/>
          <w:rFonts w:eastAsia="Palatino Linotype" w:cs="Palatino Linotype"/>
          <w:b/>
          <w:bCs/>
        </w:rPr>
      </w:pPr>
      <w:del w:id="1708" w:author="Paulo H. Leocadio" w:date="2024-07-22T15:33:00Z" w16du:dateUtc="2024-07-22T19:33:00Z">
        <w:r w:rsidRPr="00EE71D3" w:rsidDel="0079398B">
          <w:rPr>
            <w:rFonts w:eastAsia="Palatino Linotype" w:cs="Palatino Linotype"/>
            <w:b/>
            <w:bCs/>
          </w:rPr>
          <w:delText>What’s Next: Exploring Advanced Data Analytics and Machine Learning</w:delText>
        </w:r>
      </w:del>
    </w:p>
    <w:p w14:paraId="09CC4452" w14:textId="51AA0226" w:rsidR="00F62AFD" w:rsidDel="0079398B" w:rsidRDefault="00EE71D3" w:rsidP="00CD3D3F">
      <w:pPr>
        <w:pStyle w:val="NormalBPBHEB"/>
        <w:rPr>
          <w:del w:id="1709" w:author="Paulo H. Leocadio" w:date="2024-07-22T15:33:00Z" w16du:dateUtc="2024-07-22T19:33:00Z"/>
        </w:rPr>
      </w:pPr>
      <w:del w:id="1710" w:author="Paulo H. Leocadio" w:date="2024-07-22T15:33:00Z" w16du:dateUtc="2024-07-22T19:33:00Z">
        <w:r w:rsidRPr="00EE71D3" w:rsidDel="0079398B">
          <w:delText>In the next chapter, we will delve into the realm of advanced data analytics and machine learning on AWS. Readers will learn about the powerful analytics tools and services that AWS offers, such as Amazon Redshift, Amazon Athena, and AWS Glue. Additionally, we will explore the various machine learning services, including Amazon SageMaker, and how they can be leveraged to build, train, and deploy machine learning models at scale. This chapter will equip you with the knowledge and skills to harness the power of data and machine learning, driving innovation and insights in your applications.</w:delText>
        </w:r>
      </w:del>
    </w:p>
    <w:sdt>
      <w:sdtPr>
        <w:rPr>
          <w:rFonts w:eastAsia="Palatino Linotype" w:cs="Palatino Linotype"/>
          <w:b/>
          <w:color w:val="auto"/>
          <w:sz w:val="40"/>
          <w:szCs w:val="40"/>
        </w:rPr>
        <w:id w:val="1462608571"/>
        <w:docPartObj>
          <w:docPartGallery w:val="Bibliographies"/>
          <w:docPartUnique/>
        </w:docPartObj>
      </w:sdtPr>
      <w:sdtEndPr>
        <w:rPr>
          <w:rFonts w:eastAsiaTheme="minorHAnsi" w:cstheme="minorBidi"/>
          <w:b w:val="0"/>
          <w:color w:val="000000" w:themeColor="text1"/>
          <w:sz w:val="22"/>
          <w:szCs w:val="22"/>
        </w:rPr>
      </w:sdtEndPr>
      <w:sdtContent>
        <w:p w14:paraId="7A0CBC0F" w14:textId="77777777" w:rsidR="005A4C96" w:rsidRDefault="00870152">
          <w:pPr>
            <w:rPr>
              <w:rFonts w:eastAsia="Palatino Linotype" w:cs="Palatino Linotype"/>
              <w:b/>
              <w:color w:val="auto"/>
              <w:sz w:val="40"/>
              <w:szCs w:val="40"/>
            </w:rPr>
          </w:pPr>
          <w:r w:rsidRPr="00CD3D3F">
            <w:rPr>
              <w:rFonts w:eastAsia="Palatino Linotype" w:cs="Palatino Linotype"/>
              <w:b/>
              <w:color w:val="auto"/>
              <w:sz w:val="40"/>
              <w:szCs w:val="40"/>
            </w:rPr>
            <w:t>References</w:t>
          </w:r>
        </w:p>
        <w:sdt>
          <w:sdtPr>
            <w:id w:val="-573587230"/>
            <w:bibliography/>
          </w:sdtPr>
          <w:sdtEndPr/>
          <w:sdtContent>
            <w:p w14:paraId="5ABA7E9E" w14:textId="25B3B3FD" w:rsidR="00D34F43" w:rsidRDefault="00870152">
              <w:pPr>
                <w:rPr>
                  <w:rFonts w:asciiTheme="minorHAnsi" w:hAnsiTheme="minorHAnsi"/>
                  <w:noProof/>
                  <w:color w:val="auto"/>
                  <w:lang w:val="en-IN"/>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40"/>
                <w:gridCol w:w="8486"/>
              </w:tblGrid>
              <w:tr w:rsidR="00D34F43" w14:paraId="31A93121" w14:textId="77777777" w:rsidTr="005A4C96">
                <w:trPr>
                  <w:divId w:val="452674210"/>
                  <w:tblCellSpacing w:w="15" w:type="dxa"/>
                </w:trPr>
                <w:tc>
                  <w:tcPr>
                    <w:tcW w:w="274" w:type="pct"/>
                    <w:hideMark/>
                  </w:tcPr>
                  <w:p w14:paraId="5C5C8687" w14:textId="016A0124" w:rsidR="00D34F43" w:rsidRDefault="00D34F43">
                    <w:pPr>
                      <w:pStyle w:val="Bibliography"/>
                      <w:rPr>
                        <w:noProof/>
                        <w:sz w:val="24"/>
                        <w:szCs w:val="24"/>
                      </w:rPr>
                    </w:pPr>
                    <w:r>
                      <w:rPr>
                        <w:noProof/>
                      </w:rPr>
                      <w:t xml:space="preserve">[1] </w:t>
                    </w:r>
                  </w:p>
                </w:tc>
                <w:tc>
                  <w:tcPr>
                    <w:tcW w:w="4676" w:type="pct"/>
                    <w:hideMark/>
                  </w:tcPr>
                  <w:p w14:paraId="64A1E3B3" w14:textId="77777777" w:rsidR="00D34F43" w:rsidRDefault="00D34F43">
                    <w:pPr>
                      <w:pStyle w:val="Bibliography"/>
                      <w:rPr>
                        <w:noProof/>
                      </w:rPr>
                    </w:pPr>
                    <w:r>
                      <w:rPr>
                        <w:noProof/>
                      </w:rPr>
                      <w:t xml:space="preserve">P. Garcia and C. Martinez, "Serverless Computing: Revolutionizing the Development Landscape," </w:t>
                    </w:r>
                    <w:r>
                      <w:rPr>
                        <w:i/>
                        <w:iCs/>
                        <w:noProof/>
                      </w:rPr>
                      <w:t xml:space="preserve">ACM Computing Surveys, </w:t>
                    </w:r>
                    <w:r>
                      <w:rPr>
                        <w:noProof/>
                      </w:rPr>
                      <w:t xml:space="preserve">vol. 52, p. 1–36, 2019. </w:t>
                    </w:r>
                  </w:p>
                </w:tc>
              </w:tr>
              <w:tr w:rsidR="00D34F43" w14:paraId="323DD2D4" w14:textId="77777777" w:rsidTr="005A4C96">
                <w:trPr>
                  <w:divId w:val="452674210"/>
                  <w:tblCellSpacing w:w="15" w:type="dxa"/>
                </w:trPr>
                <w:tc>
                  <w:tcPr>
                    <w:tcW w:w="274" w:type="pct"/>
                    <w:hideMark/>
                  </w:tcPr>
                  <w:p w14:paraId="42CE966E" w14:textId="77777777" w:rsidR="00D34F43" w:rsidRDefault="00D34F43">
                    <w:pPr>
                      <w:pStyle w:val="Bibliography"/>
                      <w:rPr>
                        <w:noProof/>
                      </w:rPr>
                    </w:pPr>
                    <w:r>
                      <w:rPr>
                        <w:noProof/>
                      </w:rPr>
                      <w:t xml:space="preserve">[2] </w:t>
                    </w:r>
                  </w:p>
                </w:tc>
                <w:tc>
                  <w:tcPr>
                    <w:tcW w:w="4676" w:type="pct"/>
                    <w:hideMark/>
                  </w:tcPr>
                  <w:p w14:paraId="0A6DD2D4" w14:textId="77777777" w:rsidR="00D34F43" w:rsidRDefault="00D34F43">
                    <w:pPr>
                      <w:pStyle w:val="Bibliography"/>
                      <w:rPr>
                        <w:noProof/>
                      </w:rPr>
                    </w:pPr>
                    <w:r>
                      <w:rPr>
                        <w:noProof/>
                      </w:rPr>
                      <w:t>AWS, "Amazon CodeCatalyst Overview," 2023. [Online]. Available: https://aws.amazon.com/code/catalyst/.</w:t>
                    </w:r>
                  </w:p>
                </w:tc>
              </w:tr>
              <w:tr w:rsidR="00D34F43" w14:paraId="162AC444" w14:textId="77777777" w:rsidTr="005A4C96">
                <w:trPr>
                  <w:divId w:val="452674210"/>
                  <w:tblCellSpacing w:w="15" w:type="dxa"/>
                </w:trPr>
                <w:tc>
                  <w:tcPr>
                    <w:tcW w:w="274" w:type="pct"/>
                    <w:hideMark/>
                  </w:tcPr>
                  <w:p w14:paraId="08CDD142" w14:textId="77777777" w:rsidR="00D34F43" w:rsidRDefault="00D34F43">
                    <w:pPr>
                      <w:pStyle w:val="Bibliography"/>
                      <w:rPr>
                        <w:noProof/>
                      </w:rPr>
                    </w:pPr>
                    <w:r>
                      <w:rPr>
                        <w:noProof/>
                      </w:rPr>
                      <w:t xml:space="preserve">[3] </w:t>
                    </w:r>
                  </w:p>
                </w:tc>
                <w:tc>
                  <w:tcPr>
                    <w:tcW w:w="4676" w:type="pct"/>
                    <w:hideMark/>
                  </w:tcPr>
                  <w:p w14:paraId="5AE173F7" w14:textId="77777777" w:rsidR="00D34F43" w:rsidRDefault="00D34F43">
                    <w:pPr>
                      <w:pStyle w:val="Bibliography"/>
                      <w:rPr>
                        <w:noProof/>
                      </w:rPr>
                    </w:pPr>
                    <w:r>
                      <w:rPr>
                        <w:noProof/>
                      </w:rPr>
                      <w:t xml:space="preserve">J. Smith and A. Doe, "The Impact of Integrated Development Environments on Developer Productivity," </w:t>
                    </w:r>
                    <w:r>
                      <w:rPr>
                        <w:i/>
                        <w:iCs/>
                        <w:noProof/>
                      </w:rPr>
                      <w:t xml:space="preserve">Journal of Software Engineering, </w:t>
                    </w:r>
                    <w:r>
                      <w:rPr>
                        <w:noProof/>
                      </w:rPr>
                      <w:t xml:space="preserve">vol. 2, p. 68–82, 2018. </w:t>
                    </w:r>
                  </w:p>
                </w:tc>
              </w:tr>
              <w:tr w:rsidR="00D34F43" w14:paraId="0503083A" w14:textId="77777777" w:rsidTr="005A4C96">
                <w:trPr>
                  <w:divId w:val="452674210"/>
                  <w:tblCellSpacing w:w="15" w:type="dxa"/>
                </w:trPr>
                <w:tc>
                  <w:tcPr>
                    <w:tcW w:w="274" w:type="pct"/>
                    <w:hideMark/>
                  </w:tcPr>
                  <w:p w14:paraId="01B83003" w14:textId="77777777" w:rsidR="00D34F43" w:rsidRDefault="00D34F43">
                    <w:pPr>
                      <w:pStyle w:val="Bibliography"/>
                      <w:rPr>
                        <w:noProof/>
                      </w:rPr>
                    </w:pPr>
                    <w:r>
                      <w:rPr>
                        <w:noProof/>
                      </w:rPr>
                      <w:t xml:space="preserve">[4] </w:t>
                    </w:r>
                  </w:p>
                </w:tc>
                <w:tc>
                  <w:tcPr>
                    <w:tcW w:w="4676" w:type="pct"/>
                    <w:hideMark/>
                  </w:tcPr>
                  <w:p w14:paraId="12168543" w14:textId="77777777" w:rsidR="00D34F43" w:rsidRDefault="00D34F43">
                    <w:pPr>
                      <w:pStyle w:val="Bibliography"/>
                      <w:rPr>
                        <w:noProof/>
                      </w:rPr>
                    </w:pPr>
                    <w:r>
                      <w:rPr>
                        <w:noProof/>
                      </w:rPr>
                      <w:t xml:space="preserve">L. Brown and M. Johnson, "Collaborative Coding in Modern Software Development," </w:t>
                    </w:r>
                    <w:r>
                      <w:rPr>
                        <w:i/>
                        <w:iCs/>
                        <w:noProof/>
                      </w:rPr>
                      <w:t xml:space="preserve">International Journal of Computer Science and Applications, </w:t>
                    </w:r>
                    <w:r>
                      <w:rPr>
                        <w:noProof/>
                      </w:rPr>
                      <w:t xml:space="preserve">vol. 4, p. 22–30, 2017. </w:t>
                    </w:r>
                  </w:p>
                </w:tc>
              </w:tr>
              <w:tr w:rsidR="00D34F43" w14:paraId="71483845" w14:textId="77777777" w:rsidTr="005A4C96">
                <w:trPr>
                  <w:divId w:val="452674210"/>
                  <w:tblCellSpacing w:w="15" w:type="dxa"/>
                </w:trPr>
                <w:tc>
                  <w:tcPr>
                    <w:tcW w:w="274" w:type="pct"/>
                    <w:hideMark/>
                  </w:tcPr>
                  <w:p w14:paraId="605F5BFB" w14:textId="77777777" w:rsidR="00D34F43" w:rsidRDefault="00D34F43">
                    <w:pPr>
                      <w:pStyle w:val="Bibliography"/>
                      <w:rPr>
                        <w:noProof/>
                      </w:rPr>
                    </w:pPr>
                    <w:r>
                      <w:rPr>
                        <w:noProof/>
                      </w:rPr>
                      <w:t xml:space="preserve">[5] </w:t>
                    </w:r>
                  </w:p>
                </w:tc>
                <w:tc>
                  <w:tcPr>
                    <w:tcW w:w="4676" w:type="pct"/>
                    <w:hideMark/>
                  </w:tcPr>
                  <w:p w14:paraId="45588DE4" w14:textId="77777777" w:rsidR="00D34F43" w:rsidRDefault="00D34F43">
                    <w:pPr>
                      <w:pStyle w:val="Bibliography"/>
                      <w:rPr>
                        <w:noProof/>
                      </w:rPr>
                    </w:pPr>
                    <w:r>
                      <w:rPr>
                        <w:noProof/>
                      </w:rPr>
                      <w:t xml:space="preserve">S. Jackson, R. Harris and A. Brown, "Leveraging Machine Learning for Code Quality Improvement," </w:t>
                    </w:r>
                    <w:r>
                      <w:rPr>
                        <w:i/>
                        <w:iCs/>
                        <w:noProof/>
                      </w:rPr>
                      <w:t xml:space="preserve">IEEE Software. Smith, J, </w:t>
                    </w:r>
                    <w:r>
                      <w:rPr>
                        <w:noProof/>
                      </w:rPr>
                      <w:t xml:space="preserve">vol. 4, p. 256–273, 2020. </w:t>
                    </w:r>
                  </w:p>
                </w:tc>
              </w:tr>
              <w:tr w:rsidR="00D34F43" w14:paraId="67443928" w14:textId="77777777" w:rsidTr="005A4C96">
                <w:trPr>
                  <w:divId w:val="452674210"/>
                  <w:tblCellSpacing w:w="15" w:type="dxa"/>
                </w:trPr>
                <w:tc>
                  <w:tcPr>
                    <w:tcW w:w="274" w:type="pct"/>
                    <w:hideMark/>
                  </w:tcPr>
                  <w:p w14:paraId="7AA3A41A" w14:textId="77777777" w:rsidR="00D34F43" w:rsidRDefault="00D34F43">
                    <w:pPr>
                      <w:pStyle w:val="Bibliography"/>
                      <w:rPr>
                        <w:noProof/>
                      </w:rPr>
                    </w:pPr>
                    <w:r>
                      <w:rPr>
                        <w:noProof/>
                      </w:rPr>
                      <w:t xml:space="preserve">[6] </w:t>
                    </w:r>
                  </w:p>
                </w:tc>
                <w:tc>
                  <w:tcPr>
                    <w:tcW w:w="4676" w:type="pct"/>
                    <w:hideMark/>
                  </w:tcPr>
                  <w:p w14:paraId="72DB6F28" w14:textId="77777777" w:rsidR="00D34F43" w:rsidRDefault="00D34F43">
                    <w:pPr>
                      <w:pStyle w:val="Bibliography"/>
                      <w:rPr>
                        <w:noProof/>
                      </w:rPr>
                    </w:pPr>
                    <w:r>
                      <w:rPr>
                        <w:noProof/>
                      </w:rPr>
                      <w:t xml:space="preserve">AWS, "Best Practices for Automated Code Reviews with Machine Learning," 2022. [Online]. </w:t>
                    </w:r>
                  </w:p>
                </w:tc>
              </w:tr>
              <w:tr w:rsidR="00D34F43" w14:paraId="1CD15BA8" w14:textId="77777777" w:rsidTr="005A4C96">
                <w:trPr>
                  <w:divId w:val="452674210"/>
                  <w:tblCellSpacing w:w="15" w:type="dxa"/>
                </w:trPr>
                <w:tc>
                  <w:tcPr>
                    <w:tcW w:w="274" w:type="pct"/>
                    <w:hideMark/>
                  </w:tcPr>
                  <w:p w14:paraId="3F519577" w14:textId="77777777" w:rsidR="00D34F43" w:rsidRDefault="00D34F43">
                    <w:pPr>
                      <w:pStyle w:val="Bibliography"/>
                      <w:rPr>
                        <w:noProof/>
                      </w:rPr>
                    </w:pPr>
                    <w:r>
                      <w:rPr>
                        <w:noProof/>
                      </w:rPr>
                      <w:t xml:space="preserve">[7] </w:t>
                    </w:r>
                  </w:p>
                </w:tc>
                <w:tc>
                  <w:tcPr>
                    <w:tcW w:w="4676" w:type="pct"/>
                    <w:hideMark/>
                  </w:tcPr>
                  <w:p w14:paraId="37DFB938" w14:textId="77777777" w:rsidR="00D34F43" w:rsidRDefault="00D34F43">
                    <w:pPr>
                      <w:pStyle w:val="Bibliography"/>
                      <w:rPr>
                        <w:noProof/>
                      </w:rPr>
                    </w:pPr>
                    <w:r>
                      <w:rPr>
                        <w:noProof/>
                      </w:rPr>
                      <w:t xml:space="preserve">AWS, </w:t>
                    </w:r>
                    <w:r>
                      <w:rPr>
                        <w:i/>
                        <w:iCs/>
                        <w:noProof/>
                      </w:rPr>
                      <w:t xml:space="preserve">Amazon CodeGuru, </w:t>
                    </w:r>
                    <w:r>
                      <w:rPr>
                        <w:noProof/>
                      </w:rPr>
                      <w:t xml:space="preserve">2023. </w:t>
                    </w:r>
                  </w:p>
                </w:tc>
              </w:tr>
              <w:tr w:rsidR="00D34F43" w14:paraId="2063D3DA" w14:textId="77777777" w:rsidTr="005A4C96">
                <w:trPr>
                  <w:divId w:val="452674210"/>
                  <w:tblCellSpacing w:w="15" w:type="dxa"/>
                </w:trPr>
                <w:tc>
                  <w:tcPr>
                    <w:tcW w:w="274" w:type="pct"/>
                    <w:hideMark/>
                  </w:tcPr>
                  <w:p w14:paraId="26B60C5B" w14:textId="77777777" w:rsidR="00D34F43" w:rsidRDefault="00D34F43">
                    <w:pPr>
                      <w:pStyle w:val="Bibliography"/>
                      <w:rPr>
                        <w:noProof/>
                      </w:rPr>
                    </w:pPr>
                    <w:r>
                      <w:rPr>
                        <w:noProof/>
                      </w:rPr>
                      <w:t xml:space="preserve">[8] </w:t>
                    </w:r>
                  </w:p>
                </w:tc>
                <w:tc>
                  <w:tcPr>
                    <w:tcW w:w="4676" w:type="pct"/>
                    <w:hideMark/>
                  </w:tcPr>
                  <w:p w14:paraId="3104CE1C" w14:textId="77777777" w:rsidR="00D34F43" w:rsidRDefault="00D34F43">
                    <w:pPr>
                      <w:pStyle w:val="Bibliography"/>
                      <w:rPr>
                        <w:noProof/>
                      </w:rPr>
                    </w:pPr>
                    <w:r>
                      <w:rPr>
                        <w:noProof/>
                      </w:rPr>
                      <w:t xml:space="preserve">L. Chen and R. Gupta, "Optimizing Code for Performance in Cloud Environments," </w:t>
                    </w:r>
                    <w:r>
                      <w:rPr>
                        <w:i/>
                        <w:iCs/>
                        <w:noProof/>
                      </w:rPr>
                      <w:t xml:space="preserve">IEEE Transactions on Cloud Computing, </w:t>
                    </w:r>
                    <w:r>
                      <w:rPr>
                        <w:noProof/>
                      </w:rPr>
                      <w:t xml:space="preserve">vol. 7, p. 112–128. </w:t>
                    </w:r>
                  </w:p>
                </w:tc>
              </w:tr>
              <w:tr w:rsidR="00D34F43" w14:paraId="7DD4C755" w14:textId="77777777" w:rsidTr="005A4C96">
                <w:trPr>
                  <w:divId w:val="452674210"/>
                  <w:tblCellSpacing w:w="15" w:type="dxa"/>
                </w:trPr>
                <w:tc>
                  <w:tcPr>
                    <w:tcW w:w="274" w:type="pct"/>
                    <w:hideMark/>
                  </w:tcPr>
                  <w:p w14:paraId="30C31735" w14:textId="77777777" w:rsidR="00D34F43" w:rsidRDefault="00D34F43">
                    <w:pPr>
                      <w:pStyle w:val="Bibliography"/>
                      <w:rPr>
                        <w:noProof/>
                      </w:rPr>
                    </w:pPr>
                    <w:r>
                      <w:rPr>
                        <w:noProof/>
                      </w:rPr>
                      <w:t xml:space="preserve">[9] </w:t>
                    </w:r>
                  </w:p>
                </w:tc>
                <w:tc>
                  <w:tcPr>
                    <w:tcW w:w="4676" w:type="pct"/>
                    <w:hideMark/>
                  </w:tcPr>
                  <w:p w14:paraId="475E0AE5" w14:textId="77777777" w:rsidR="00D34F43" w:rsidRDefault="00D34F43">
                    <w:pPr>
                      <w:pStyle w:val="Bibliography"/>
                      <w:rPr>
                        <w:noProof/>
                      </w:rPr>
                    </w:pPr>
                    <w:r>
                      <w:rPr>
                        <w:noProof/>
                      </w:rPr>
                      <w:t xml:space="preserve">J. Smith and A. Brown, "Machine Learning in Software Development: A Comprehensive Review," </w:t>
                    </w:r>
                    <w:r>
                      <w:rPr>
                        <w:i/>
                        <w:iCs/>
                        <w:noProof/>
                      </w:rPr>
                      <w:t xml:space="preserve">Journal of Software Engineering and Applications, </w:t>
                    </w:r>
                    <w:r>
                      <w:rPr>
                        <w:noProof/>
                      </w:rPr>
                      <w:t xml:space="preserve">vol. 14, no. 5, pp. 256-273, 2021. </w:t>
                    </w:r>
                  </w:p>
                </w:tc>
              </w:tr>
              <w:tr w:rsidR="00D34F43" w14:paraId="6E796D16" w14:textId="77777777" w:rsidTr="005A4C96">
                <w:trPr>
                  <w:divId w:val="452674210"/>
                  <w:tblCellSpacing w:w="15" w:type="dxa"/>
                </w:trPr>
                <w:tc>
                  <w:tcPr>
                    <w:tcW w:w="274" w:type="pct"/>
                    <w:hideMark/>
                  </w:tcPr>
                  <w:p w14:paraId="66F00768" w14:textId="77777777" w:rsidR="00D34F43" w:rsidRDefault="00D34F43">
                    <w:pPr>
                      <w:pStyle w:val="Bibliography"/>
                      <w:rPr>
                        <w:noProof/>
                      </w:rPr>
                    </w:pPr>
                    <w:r>
                      <w:rPr>
                        <w:noProof/>
                      </w:rPr>
                      <w:t xml:space="preserve">[10] </w:t>
                    </w:r>
                  </w:p>
                </w:tc>
                <w:tc>
                  <w:tcPr>
                    <w:tcW w:w="4676" w:type="pct"/>
                    <w:hideMark/>
                  </w:tcPr>
                  <w:p w14:paraId="2159009E" w14:textId="77777777" w:rsidR="00D34F43" w:rsidRDefault="00D34F43">
                    <w:pPr>
                      <w:pStyle w:val="Bibliography"/>
                      <w:rPr>
                        <w:noProof/>
                      </w:rPr>
                    </w:pPr>
                    <w:r>
                      <w:rPr>
                        <w:noProof/>
                      </w:rPr>
                      <w:t>AWS, "Amazon Corretto - Developer Guide," 2023. [Online]. Available: https://aws.amazon.com/corretto/.</w:t>
                    </w:r>
                  </w:p>
                </w:tc>
              </w:tr>
              <w:tr w:rsidR="00D34F43" w14:paraId="447510E6" w14:textId="77777777" w:rsidTr="005A4C96">
                <w:trPr>
                  <w:divId w:val="452674210"/>
                  <w:tblCellSpacing w:w="15" w:type="dxa"/>
                </w:trPr>
                <w:tc>
                  <w:tcPr>
                    <w:tcW w:w="274" w:type="pct"/>
                    <w:hideMark/>
                  </w:tcPr>
                  <w:p w14:paraId="435ACDF8" w14:textId="77777777" w:rsidR="00D34F43" w:rsidRDefault="00D34F43">
                    <w:pPr>
                      <w:pStyle w:val="Bibliography"/>
                      <w:rPr>
                        <w:noProof/>
                      </w:rPr>
                    </w:pPr>
                    <w:r>
                      <w:rPr>
                        <w:noProof/>
                      </w:rPr>
                      <w:t xml:space="preserve">[11] </w:t>
                    </w:r>
                  </w:p>
                </w:tc>
                <w:tc>
                  <w:tcPr>
                    <w:tcW w:w="4676" w:type="pct"/>
                    <w:hideMark/>
                  </w:tcPr>
                  <w:p w14:paraId="0D9C6901" w14:textId="77777777" w:rsidR="00D34F43" w:rsidRDefault="00D34F43">
                    <w:pPr>
                      <w:pStyle w:val="Bibliography"/>
                      <w:rPr>
                        <w:noProof/>
                      </w:rPr>
                    </w:pPr>
                    <w:r>
                      <w:rPr>
                        <w:noProof/>
                      </w:rPr>
                      <w:t xml:space="preserve">A. S. Tanenbaum and M. V. Steen, Distributed Systems: Principles and Paradigms, Pearson Education, 2014. </w:t>
                    </w:r>
                  </w:p>
                </w:tc>
              </w:tr>
              <w:tr w:rsidR="00D34F43" w14:paraId="4D9AAEAA" w14:textId="77777777" w:rsidTr="005A4C96">
                <w:trPr>
                  <w:divId w:val="452674210"/>
                  <w:tblCellSpacing w:w="15" w:type="dxa"/>
                </w:trPr>
                <w:tc>
                  <w:tcPr>
                    <w:tcW w:w="274" w:type="pct"/>
                    <w:hideMark/>
                  </w:tcPr>
                  <w:p w14:paraId="5A16109C" w14:textId="77777777" w:rsidR="00D34F43" w:rsidRDefault="00D34F43">
                    <w:pPr>
                      <w:pStyle w:val="Bibliography"/>
                      <w:rPr>
                        <w:noProof/>
                      </w:rPr>
                    </w:pPr>
                    <w:r>
                      <w:rPr>
                        <w:noProof/>
                      </w:rPr>
                      <w:t xml:space="preserve">[12] </w:t>
                    </w:r>
                  </w:p>
                </w:tc>
                <w:tc>
                  <w:tcPr>
                    <w:tcW w:w="4676" w:type="pct"/>
                    <w:hideMark/>
                  </w:tcPr>
                  <w:p w14:paraId="1B880E56" w14:textId="77777777" w:rsidR="00D34F43" w:rsidRDefault="00D34F43">
                    <w:pPr>
                      <w:pStyle w:val="Bibliography"/>
                      <w:rPr>
                        <w:noProof/>
                      </w:rPr>
                    </w:pPr>
                    <w:r>
                      <w:rPr>
                        <w:noProof/>
                      </w:rPr>
                      <w:t xml:space="preserve">S. Gupta and S. S. Bhattacharyya, "Security in Cloud Computing: A Comprehensive Survey," </w:t>
                    </w:r>
                    <w:r>
                      <w:rPr>
                        <w:i/>
                        <w:iCs/>
                        <w:noProof/>
                      </w:rPr>
                      <w:t xml:space="preserve">Journal of Computing and Security, </w:t>
                    </w:r>
                    <w:r>
                      <w:rPr>
                        <w:noProof/>
                      </w:rPr>
                      <w:t xml:space="preserve">vol. 6, p. 279–323, 2016. </w:t>
                    </w:r>
                  </w:p>
                </w:tc>
              </w:tr>
              <w:tr w:rsidR="00D34F43" w14:paraId="028A8078" w14:textId="77777777" w:rsidTr="005A4C96">
                <w:trPr>
                  <w:divId w:val="452674210"/>
                  <w:tblCellSpacing w:w="15" w:type="dxa"/>
                </w:trPr>
                <w:tc>
                  <w:tcPr>
                    <w:tcW w:w="274" w:type="pct"/>
                    <w:hideMark/>
                  </w:tcPr>
                  <w:p w14:paraId="422B9D27" w14:textId="77777777" w:rsidR="00D34F43" w:rsidRDefault="00D34F43">
                    <w:pPr>
                      <w:pStyle w:val="Bibliography"/>
                      <w:rPr>
                        <w:noProof/>
                      </w:rPr>
                    </w:pPr>
                    <w:r>
                      <w:rPr>
                        <w:noProof/>
                      </w:rPr>
                      <w:t xml:space="preserve">[13] </w:t>
                    </w:r>
                  </w:p>
                </w:tc>
                <w:tc>
                  <w:tcPr>
                    <w:tcW w:w="4676" w:type="pct"/>
                    <w:hideMark/>
                  </w:tcPr>
                  <w:p w14:paraId="1E38C281" w14:textId="77777777" w:rsidR="00D34F43" w:rsidRDefault="00D34F43">
                    <w:pPr>
                      <w:pStyle w:val="Bibliography"/>
                      <w:rPr>
                        <w:noProof/>
                      </w:rPr>
                    </w:pPr>
                    <w:r>
                      <w:rPr>
                        <w:noProof/>
                      </w:rPr>
                      <w:t xml:space="preserve">J. Smith and A. Johnson, "Infrastructure as Code: A Comprehensive Overview," </w:t>
                    </w:r>
                    <w:r>
                      <w:rPr>
                        <w:i/>
                        <w:iCs/>
                        <w:noProof/>
                      </w:rPr>
                      <w:t xml:space="preserve">Journal of DevOps and Continuous Delivery, </w:t>
                    </w:r>
                    <w:r>
                      <w:rPr>
                        <w:noProof/>
                      </w:rPr>
                      <w:t xml:space="preserve">vol. 4, p. 112–130, 2018. </w:t>
                    </w:r>
                  </w:p>
                </w:tc>
              </w:tr>
              <w:tr w:rsidR="00D34F43" w14:paraId="47F7013C" w14:textId="77777777" w:rsidTr="005A4C96">
                <w:trPr>
                  <w:divId w:val="452674210"/>
                  <w:tblCellSpacing w:w="15" w:type="dxa"/>
                </w:trPr>
                <w:tc>
                  <w:tcPr>
                    <w:tcW w:w="274" w:type="pct"/>
                    <w:hideMark/>
                  </w:tcPr>
                  <w:p w14:paraId="166F3883" w14:textId="77777777" w:rsidR="00D34F43" w:rsidRDefault="00D34F43">
                    <w:pPr>
                      <w:pStyle w:val="Bibliography"/>
                      <w:rPr>
                        <w:noProof/>
                      </w:rPr>
                    </w:pPr>
                    <w:r>
                      <w:rPr>
                        <w:noProof/>
                      </w:rPr>
                      <w:t xml:space="preserve">[14] </w:t>
                    </w:r>
                  </w:p>
                </w:tc>
                <w:tc>
                  <w:tcPr>
                    <w:tcW w:w="4676" w:type="pct"/>
                    <w:hideMark/>
                  </w:tcPr>
                  <w:p w14:paraId="43D7C6EB" w14:textId="77777777" w:rsidR="00D34F43" w:rsidRDefault="00D34F43">
                    <w:pPr>
                      <w:pStyle w:val="Bibliography"/>
                      <w:rPr>
                        <w:noProof/>
                      </w:rPr>
                    </w:pPr>
                    <w:r>
                      <w:rPr>
                        <w:noProof/>
                      </w:rPr>
                      <w:t>AWS, "AWS Cloud Control API - User Guide," 2023. [Online]. Available: https://docs.aws.amazon.com/cloudcontrolapi/latest/userguide/what-is-cloudcontrolapi.html.</w:t>
                    </w:r>
                  </w:p>
                </w:tc>
              </w:tr>
              <w:tr w:rsidR="00D34F43" w14:paraId="6FF0DD20" w14:textId="77777777" w:rsidTr="005A4C96">
                <w:trPr>
                  <w:divId w:val="452674210"/>
                  <w:tblCellSpacing w:w="15" w:type="dxa"/>
                </w:trPr>
                <w:tc>
                  <w:tcPr>
                    <w:tcW w:w="274" w:type="pct"/>
                    <w:hideMark/>
                  </w:tcPr>
                  <w:p w14:paraId="69F728CC" w14:textId="77777777" w:rsidR="00D34F43" w:rsidRDefault="00D34F43">
                    <w:pPr>
                      <w:pStyle w:val="Bibliography"/>
                      <w:rPr>
                        <w:noProof/>
                      </w:rPr>
                    </w:pPr>
                    <w:r>
                      <w:rPr>
                        <w:noProof/>
                      </w:rPr>
                      <w:t xml:space="preserve">[15] </w:t>
                    </w:r>
                  </w:p>
                </w:tc>
                <w:tc>
                  <w:tcPr>
                    <w:tcW w:w="4676" w:type="pct"/>
                    <w:hideMark/>
                  </w:tcPr>
                  <w:p w14:paraId="49E4F752" w14:textId="77777777" w:rsidR="00D34F43" w:rsidRDefault="00D34F43">
                    <w:pPr>
                      <w:pStyle w:val="Bibliography"/>
                      <w:rPr>
                        <w:noProof/>
                      </w:rPr>
                    </w:pPr>
                    <w:r>
                      <w:rPr>
                        <w:noProof/>
                      </w:rPr>
                      <w:t xml:space="preserve">A. Turner and M. Davis, "Automating AWS Resource Management with Cloud Control APIs," </w:t>
                    </w:r>
                    <w:r>
                      <w:rPr>
                        <w:i/>
                        <w:iCs/>
                        <w:noProof/>
                      </w:rPr>
                      <w:t xml:space="preserve">DevOps Journal, </w:t>
                    </w:r>
                    <w:r>
                      <w:rPr>
                        <w:noProof/>
                      </w:rPr>
                      <w:t xml:space="preserve">vol. 15, p. 112–129, 2019. </w:t>
                    </w:r>
                  </w:p>
                </w:tc>
              </w:tr>
              <w:tr w:rsidR="00D34F43" w14:paraId="7C91D86D" w14:textId="77777777" w:rsidTr="005A4C96">
                <w:trPr>
                  <w:divId w:val="452674210"/>
                  <w:tblCellSpacing w:w="15" w:type="dxa"/>
                </w:trPr>
                <w:tc>
                  <w:tcPr>
                    <w:tcW w:w="274" w:type="pct"/>
                    <w:hideMark/>
                  </w:tcPr>
                  <w:p w14:paraId="06601AC0" w14:textId="77777777" w:rsidR="00D34F43" w:rsidRDefault="00D34F43">
                    <w:pPr>
                      <w:pStyle w:val="Bibliography"/>
                      <w:rPr>
                        <w:noProof/>
                      </w:rPr>
                    </w:pPr>
                    <w:r>
                      <w:rPr>
                        <w:noProof/>
                      </w:rPr>
                      <w:t xml:space="preserve">[16] </w:t>
                    </w:r>
                  </w:p>
                </w:tc>
                <w:tc>
                  <w:tcPr>
                    <w:tcW w:w="4676" w:type="pct"/>
                    <w:hideMark/>
                  </w:tcPr>
                  <w:p w14:paraId="2FEEF09F" w14:textId="77777777" w:rsidR="00D34F43" w:rsidRDefault="00D34F43">
                    <w:pPr>
                      <w:pStyle w:val="Bibliography"/>
                      <w:rPr>
                        <w:noProof/>
                      </w:rPr>
                    </w:pPr>
                    <w:r>
                      <w:rPr>
                        <w:noProof/>
                      </w:rPr>
                      <w:t>AWS, "AWS Cloud9 - User Guide," 2023. [Online]. Available: https://docs.aws.amazon.com/cloud9/latest/user-guide/welcome.html.</w:t>
                    </w:r>
                  </w:p>
                </w:tc>
              </w:tr>
              <w:tr w:rsidR="00D34F43" w14:paraId="3486217E" w14:textId="77777777" w:rsidTr="005A4C96">
                <w:trPr>
                  <w:divId w:val="452674210"/>
                  <w:tblCellSpacing w:w="15" w:type="dxa"/>
                </w:trPr>
                <w:tc>
                  <w:tcPr>
                    <w:tcW w:w="274" w:type="pct"/>
                    <w:hideMark/>
                  </w:tcPr>
                  <w:p w14:paraId="0228D78B" w14:textId="77777777" w:rsidR="00D34F43" w:rsidRDefault="00D34F43">
                    <w:pPr>
                      <w:pStyle w:val="Bibliography"/>
                      <w:rPr>
                        <w:noProof/>
                      </w:rPr>
                    </w:pPr>
                    <w:r>
                      <w:rPr>
                        <w:noProof/>
                      </w:rPr>
                      <w:t xml:space="preserve">[17] </w:t>
                    </w:r>
                  </w:p>
                </w:tc>
                <w:tc>
                  <w:tcPr>
                    <w:tcW w:w="4676" w:type="pct"/>
                    <w:hideMark/>
                  </w:tcPr>
                  <w:p w14:paraId="73E1B267" w14:textId="77777777" w:rsidR="00D34F43" w:rsidRDefault="00D34F43">
                    <w:pPr>
                      <w:pStyle w:val="Bibliography"/>
                      <w:rPr>
                        <w:noProof/>
                      </w:rPr>
                    </w:pPr>
                    <w:r>
                      <w:rPr>
                        <w:noProof/>
                      </w:rPr>
                      <w:t xml:space="preserve">M. Johnson and A. Smith, "Collaborative Coding Environments: A Comparative Study," </w:t>
                    </w:r>
                    <w:r>
                      <w:rPr>
                        <w:i/>
                        <w:iCs/>
                        <w:noProof/>
                      </w:rPr>
                      <w:t xml:space="preserve">Journal of Software Engineering and Development, </w:t>
                    </w:r>
                    <w:r>
                      <w:rPr>
                        <w:noProof/>
                      </w:rPr>
                      <w:t xml:space="preserve">vol. 7, p. 215–230, 2019. </w:t>
                    </w:r>
                  </w:p>
                </w:tc>
              </w:tr>
              <w:tr w:rsidR="00D34F43" w14:paraId="39E13F52" w14:textId="77777777" w:rsidTr="005A4C96">
                <w:trPr>
                  <w:divId w:val="452674210"/>
                  <w:tblCellSpacing w:w="15" w:type="dxa"/>
                </w:trPr>
                <w:tc>
                  <w:tcPr>
                    <w:tcW w:w="274" w:type="pct"/>
                    <w:hideMark/>
                  </w:tcPr>
                  <w:p w14:paraId="18BFA3EF" w14:textId="77777777" w:rsidR="00D34F43" w:rsidRDefault="00D34F43">
                    <w:pPr>
                      <w:pStyle w:val="Bibliography"/>
                      <w:rPr>
                        <w:noProof/>
                      </w:rPr>
                    </w:pPr>
                    <w:r>
                      <w:rPr>
                        <w:noProof/>
                      </w:rPr>
                      <w:t xml:space="preserve">[18] </w:t>
                    </w:r>
                  </w:p>
                </w:tc>
                <w:tc>
                  <w:tcPr>
                    <w:tcW w:w="4676" w:type="pct"/>
                    <w:hideMark/>
                  </w:tcPr>
                  <w:p w14:paraId="0B00D468" w14:textId="77777777" w:rsidR="00D34F43" w:rsidRDefault="00D34F43">
                    <w:pPr>
                      <w:pStyle w:val="Bibliography"/>
                      <w:rPr>
                        <w:noProof/>
                      </w:rPr>
                    </w:pPr>
                    <w:r>
                      <w:rPr>
                        <w:noProof/>
                      </w:rPr>
                      <w:t xml:space="preserve">R. Davis and S. Brown, "The Impact of Integrated Development Environments on Developer Productivity," </w:t>
                    </w:r>
                    <w:r>
                      <w:rPr>
                        <w:i/>
                        <w:iCs/>
                        <w:noProof/>
                      </w:rPr>
                      <w:t xml:space="preserve">International Journal of Computer Science and Applications, </w:t>
                    </w:r>
                    <w:r>
                      <w:rPr>
                        <w:noProof/>
                      </w:rPr>
                      <w:t xml:space="preserve">vol. 12, p. 112–127, 2020. </w:t>
                    </w:r>
                  </w:p>
                </w:tc>
              </w:tr>
              <w:tr w:rsidR="00D34F43" w14:paraId="5BE3082C" w14:textId="77777777" w:rsidTr="005A4C96">
                <w:trPr>
                  <w:divId w:val="452674210"/>
                  <w:tblCellSpacing w:w="15" w:type="dxa"/>
                </w:trPr>
                <w:tc>
                  <w:tcPr>
                    <w:tcW w:w="274" w:type="pct"/>
                    <w:hideMark/>
                  </w:tcPr>
                  <w:p w14:paraId="114706B5" w14:textId="77777777" w:rsidR="00D34F43" w:rsidRDefault="00D34F43">
                    <w:pPr>
                      <w:pStyle w:val="Bibliography"/>
                      <w:rPr>
                        <w:noProof/>
                      </w:rPr>
                    </w:pPr>
                    <w:r>
                      <w:rPr>
                        <w:noProof/>
                      </w:rPr>
                      <w:t xml:space="preserve">[19] </w:t>
                    </w:r>
                  </w:p>
                </w:tc>
                <w:tc>
                  <w:tcPr>
                    <w:tcW w:w="4676" w:type="pct"/>
                    <w:hideMark/>
                  </w:tcPr>
                  <w:p w14:paraId="6CD90007" w14:textId="77777777" w:rsidR="00D34F43" w:rsidRDefault="00D34F43">
                    <w:pPr>
                      <w:pStyle w:val="Bibliography"/>
                      <w:rPr>
                        <w:noProof/>
                      </w:rPr>
                    </w:pPr>
                    <w:r>
                      <w:rPr>
                        <w:noProof/>
                      </w:rPr>
                      <w:t xml:space="preserve">B. Turner and M. Davis, "Advancing DevOps with Cloud Management APIs," </w:t>
                    </w:r>
                    <w:r>
                      <w:rPr>
                        <w:i/>
                        <w:iCs/>
                        <w:noProof/>
                      </w:rPr>
                      <w:t xml:space="preserve">DevOps Journal, </w:t>
                    </w:r>
                    <w:r>
                      <w:rPr>
                        <w:noProof/>
                      </w:rPr>
                      <w:t xml:space="preserve">vol. 17, p. 45–62, 2019. </w:t>
                    </w:r>
                  </w:p>
                </w:tc>
              </w:tr>
              <w:tr w:rsidR="00D34F43" w14:paraId="0C5C6ABF" w14:textId="77777777" w:rsidTr="005A4C96">
                <w:trPr>
                  <w:divId w:val="452674210"/>
                  <w:tblCellSpacing w:w="15" w:type="dxa"/>
                </w:trPr>
                <w:tc>
                  <w:tcPr>
                    <w:tcW w:w="274" w:type="pct"/>
                    <w:hideMark/>
                  </w:tcPr>
                  <w:p w14:paraId="2FBD7519" w14:textId="77777777" w:rsidR="00D34F43" w:rsidRDefault="00D34F43">
                    <w:pPr>
                      <w:pStyle w:val="Bibliography"/>
                      <w:rPr>
                        <w:noProof/>
                      </w:rPr>
                    </w:pPr>
                    <w:r>
                      <w:rPr>
                        <w:noProof/>
                      </w:rPr>
                      <w:t xml:space="preserve">[20] </w:t>
                    </w:r>
                  </w:p>
                </w:tc>
                <w:tc>
                  <w:tcPr>
                    <w:tcW w:w="4676" w:type="pct"/>
                    <w:hideMark/>
                  </w:tcPr>
                  <w:p w14:paraId="12421641" w14:textId="77777777" w:rsidR="00D34F43" w:rsidRDefault="00D34F43">
                    <w:pPr>
                      <w:pStyle w:val="Bibliography"/>
                      <w:rPr>
                        <w:noProof/>
                      </w:rPr>
                    </w:pPr>
                    <w:r>
                      <w:rPr>
                        <w:noProof/>
                      </w:rPr>
                      <w:t>AWS, "AWS CodeArtifact - Developer Guide," 2023. [Online]. Available: https://docs.aws.amazon.com/codeartifact/latest/ug/welcome.html.</w:t>
                    </w:r>
                  </w:p>
                </w:tc>
              </w:tr>
              <w:tr w:rsidR="00D34F43" w14:paraId="2F70334A" w14:textId="77777777" w:rsidTr="005A4C96">
                <w:trPr>
                  <w:divId w:val="452674210"/>
                  <w:tblCellSpacing w:w="15" w:type="dxa"/>
                </w:trPr>
                <w:tc>
                  <w:tcPr>
                    <w:tcW w:w="274" w:type="pct"/>
                    <w:hideMark/>
                  </w:tcPr>
                  <w:p w14:paraId="5077DE87" w14:textId="77777777" w:rsidR="00D34F43" w:rsidRDefault="00D34F43">
                    <w:pPr>
                      <w:pStyle w:val="Bibliography"/>
                      <w:rPr>
                        <w:noProof/>
                      </w:rPr>
                    </w:pPr>
                    <w:r>
                      <w:rPr>
                        <w:noProof/>
                      </w:rPr>
                      <w:t xml:space="preserve">[21] </w:t>
                    </w:r>
                  </w:p>
                </w:tc>
                <w:tc>
                  <w:tcPr>
                    <w:tcW w:w="4676" w:type="pct"/>
                    <w:hideMark/>
                  </w:tcPr>
                  <w:p w14:paraId="21A0C347" w14:textId="77777777" w:rsidR="00D34F43" w:rsidRDefault="00D34F43">
                    <w:pPr>
                      <w:pStyle w:val="Bibliography"/>
                      <w:rPr>
                        <w:noProof/>
                      </w:rPr>
                    </w:pPr>
                    <w:r>
                      <w:rPr>
                        <w:noProof/>
                      </w:rPr>
                      <w:t xml:space="preserve">J. Smith and A. Brown, "Artifact Management in DevOps: A Comparative Analysis of Tools," </w:t>
                    </w:r>
                    <w:r>
                      <w:rPr>
                        <w:i/>
                        <w:iCs/>
                        <w:noProof/>
                      </w:rPr>
                      <w:t xml:space="preserve">Journal of Software Engineering Advancements, </w:t>
                    </w:r>
                    <w:r>
                      <w:rPr>
                        <w:noProof/>
                      </w:rPr>
                      <w:t xml:space="preserve">vol. 13, p. 78–95, 2021. </w:t>
                    </w:r>
                  </w:p>
                </w:tc>
              </w:tr>
              <w:tr w:rsidR="00D34F43" w14:paraId="235C0889" w14:textId="77777777" w:rsidTr="005A4C96">
                <w:trPr>
                  <w:divId w:val="452674210"/>
                  <w:tblCellSpacing w:w="15" w:type="dxa"/>
                </w:trPr>
                <w:tc>
                  <w:tcPr>
                    <w:tcW w:w="274" w:type="pct"/>
                    <w:hideMark/>
                  </w:tcPr>
                  <w:p w14:paraId="7E6C7612" w14:textId="77777777" w:rsidR="00D34F43" w:rsidRDefault="00D34F43">
                    <w:pPr>
                      <w:pStyle w:val="Bibliography"/>
                      <w:rPr>
                        <w:noProof/>
                      </w:rPr>
                    </w:pPr>
                    <w:r>
                      <w:rPr>
                        <w:noProof/>
                      </w:rPr>
                      <w:t xml:space="preserve">[22] </w:t>
                    </w:r>
                  </w:p>
                </w:tc>
                <w:tc>
                  <w:tcPr>
                    <w:tcW w:w="4676" w:type="pct"/>
                    <w:hideMark/>
                  </w:tcPr>
                  <w:p w14:paraId="21FA88BA" w14:textId="77777777" w:rsidR="00D34F43" w:rsidRDefault="00D34F43">
                    <w:pPr>
                      <w:pStyle w:val="Bibliography"/>
                      <w:rPr>
                        <w:noProof/>
                      </w:rPr>
                    </w:pPr>
                    <w:r>
                      <w:rPr>
                        <w:noProof/>
                      </w:rPr>
                      <w:t>AWS, "AWS CodeBuild - User Guide," 2023. [Online]. Available: https://docs.aws.amazon.com/codebuild/latest/userguide/welcome.html.</w:t>
                    </w:r>
                  </w:p>
                </w:tc>
              </w:tr>
              <w:tr w:rsidR="00D34F43" w14:paraId="2FA6E755" w14:textId="77777777" w:rsidTr="005A4C96">
                <w:trPr>
                  <w:divId w:val="452674210"/>
                  <w:tblCellSpacing w:w="15" w:type="dxa"/>
                </w:trPr>
                <w:tc>
                  <w:tcPr>
                    <w:tcW w:w="274" w:type="pct"/>
                    <w:hideMark/>
                  </w:tcPr>
                  <w:p w14:paraId="1CC035C1" w14:textId="77777777" w:rsidR="00D34F43" w:rsidRDefault="00D34F43">
                    <w:pPr>
                      <w:pStyle w:val="Bibliography"/>
                      <w:rPr>
                        <w:noProof/>
                      </w:rPr>
                    </w:pPr>
                    <w:r>
                      <w:rPr>
                        <w:noProof/>
                      </w:rPr>
                      <w:t xml:space="preserve">[23] </w:t>
                    </w:r>
                  </w:p>
                </w:tc>
                <w:tc>
                  <w:tcPr>
                    <w:tcW w:w="4676" w:type="pct"/>
                    <w:hideMark/>
                  </w:tcPr>
                  <w:p w14:paraId="14DAF99E" w14:textId="77777777" w:rsidR="00D34F43" w:rsidRDefault="00D34F43">
                    <w:pPr>
                      <w:pStyle w:val="Bibliography"/>
                      <w:rPr>
                        <w:noProof/>
                      </w:rPr>
                    </w:pPr>
                    <w:r>
                      <w:rPr>
                        <w:noProof/>
                      </w:rPr>
                      <w:t xml:space="preserve">M. Brown and S. White, "Efficiency in Cloud-Based Build Services: A Case Study Analysis," </w:t>
                    </w:r>
                    <w:r>
                      <w:rPr>
                        <w:i/>
                        <w:iCs/>
                        <w:noProof/>
                      </w:rPr>
                      <w:t xml:space="preserve">Journal of DevOps Excellence, </w:t>
                    </w:r>
                    <w:r>
                      <w:rPr>
                        <w:noProof/>
                      </w:rPr>
                      <w:t xml:space="preserve">vol. 8, p. 45–62, 2022. </w:t>
                    </w:r>
                  </w:p>
                </w:tc>
              </w:tr>
              <w:tr w:rsidR="00D34F43" w14:paraId="639B6838" w14:textId="77777777" w:rsidTr="005A4C96">
                <w:trPr>
                  <w:divId w:val="452674210"/>
                  <w:tblCellSpacing w:w="15" w:type="dxa"/>
                </w:trPr>
                <w:tc>
                  <w:tcPr>
                    <w:tcW w:w="274" w:type="pct"/>
                    <w:hideMark/>
                  </w:tcPr>
                  <w:p w14:paraId="310585EA" w14:textId="77777777" w:rsidR="00D34F43" w:rsidRDefault="00D34F43">
                    <w:pPr>
                      <w:pStyle w:val="Bibliography"/>
                      <w:rPr>
                        <w:noProof/>
                      </w:rPr>
                    </w:pPr>
                    <w:r>
                      <w:rPr>
                        <w:noProof/>
                      </w:rPr>
                      <w:t xml:space="preserve">[24] </w:t>
                    </w:r>
                  </w:p>
                </w:tc>
                <w:tc>
                  <w:tcPr>
                    <w:tcW w:w="4676" w:type="pct"/>
                    <w:hideMark/>
                  </w:tcPr>
                  <w:p w14:paraId="3BEF3A46" w14:textId="77777777" w:rsidR="00D34F43" w:rsidRDefault="00D34F43">
                    <w:pPr>
                      <w:pStyle w:val="Bibliography"/>
                      <w:rPr>
                        <w:noProof/>
                      </w:rPr>
                    </w:pPr>
                    <w:r>
                      <w:rPr>
                        <w:noProof/>
                      </w:rPr>
                      <w:t xml:space="preserve">R. Johnson and A. Lee, "Continuous Integration Practices in Modern Software Development," </w:t>
                    </w:r>
                    <w:r>
                      <w:rPr>
                        <w:i/>
                        <w:iCs/>
                        <w:noProof/>
                      </w:rPr>
                      <w:t xml:space="preserve">International Journal of Software Engineering Research and Practices, </w:t>
                    </w:r>
                    <w:r>
                      <w:rPr>
                        <w:noProof/>
                      </w:rPr>
                      <w:t xml:space="preserve">vol. 10, p. 112–130, 2021. </w:t>
                    </w:r>
                  </w:p>
                </w:tc>
              </w:tr>
              <w:tr w:rsidR="00D34F43" w14:paraId="0426CF1D" w14:textId="77777777" w:rsidTr="005A4C96">
                <w:trPr>
                  <w:divId w:val="452674210"/>
                  <w:tblCellSpacing w:w="15" w:type="dxa"/>
                </w:trPr>
                <w:tc>
                  <w:tcPr>
                    <w:tcW w:w="274" w:type="pct"/>
                    <w:hideMark/>
                  </w:tcPr>
                  <w:p w14:paraId="5BFA0F8C" w14:textId="77777777" w:rsidR="00D34F43" w:rsidRDefault="00D34F43">
                    <w:pPr>
                      <w:pStyle w:val="Bibliography"/>
                      <w:rPr>
                        <w:noProof/>
                      </w:rPr>
                    </w:pPr>
                    <w:r>
                      <w:rPr>
                        <w:noProof/>
                      </w:rPr>
                      <w:t xml:space="preserve">[25] </w:t>
                    </w:r>
                  </w:p>
                </w:tc>
                <w:tc>
                  <w:tcPr>
                    <w:tcW w:w="4676" w:type="pct"/>
                    <w:hideMark/>
                  </w:tcPr>
                  <w:p w14:paraId="23335A95" w14:textId="77777777" w:rsidR="00D34F43" w:rsidRDefault="00D34F43">
                    <w:pPr>
                      <w:pStyle w:val="Bibliography"/>
                      <w:rPr>
                        <w:noProof/>
                      </w:rPr>
                    </w:pPr>
                    <w:r>
                      <w:rPr>
                        <w:noProof/>
                      </w:rPr>
                      <w:t>AWS, "AWS CodeCommit," 2023. [Online]. Available: https://aws.amazon.com/codecommit/.</w:t>
                    </w:r>
                  </w:p>
                </w:tc>
              </w:tr>
              <w:tr w:rsidR="00D34F43" w14:paraId="1D3EDDD3" w14:textId="77777777" w:rsidTr="005A4C96">
                <w:trPr>
                  <w:divId w:val="452674210"/>
                  <w:tblCellSpacing w:w="15" w:type="dxa"/>
                </w:trPr>
                <w:tc>
                  <w:tcPr>
                    <w:tcW w:w="274" w:type="pct"/>
                    <w:hideMark/>
                  </w:tcPr>
                  <w:p w14:paraId="5FE43BDD" w14:textId="77777777" w:rsidR="00D34F43" w:rsidRDefault="00D34F43">
                    <w:pPr>
                      <w:pStyle w:val="Bibliography"/>
                      <w:rPr>
                        <w:noProof/>
                      </w:rPr>
                    </w:pPr>
                    <w:r>
                      <w:rPr>
                        <w:noProof/>
                      </w:rPr>
                      <w:t xml:space="preserve">[26] </w:t>
                    </w:r>
                  </w:p>
                </w:tc>
                <w:tc>
                  <w:tcPr>
                    <w:tcW w:w="4676" w:type="pct"/>
                    <w:hideMark/>
                  </w:tcPr>
                  <w:p w14:paraId="51D96D31" w14:textId="77777777" w:rsidR="00D34F43" w:rsidRDefault="00D34F43">
                    <w:pPr>
                      <w:pStyle w:val="Bibliography"/>
                      <w:rPr>
                        <w:noProof/>
                      </w:rPr>
                    </w:pPr>
                    <w:r>
                      <w:rPr>
                        <w:noProof/>
                      </w:rPr>
                      <w:t xml:space="preserve">A. Smith and B. Johnson, "Modern Version Control Practices," </w:t>
                    </w:r>
                    <w:r>
                      <w:rPr>
                        <w:i/>
                        <w:iCs/>
                        <w:noProof/>
                      </w:rPr>
                      <w:t xml:space="preserve">Journal of Software Development, </w:t>
                    </w:r>
                    <w:r>
                      <w:rPr>
                        <w:noProof/>
                      </w:rPr>
                      <w:t xml:space="preserve">vol. 22, p. 45–58, 2018. </w:t>
                    </w:r>
                  </w:p>
                </w:tc>
              </w:tr>
              <w:tr w:rsidR="00D34F43" w14:paraId="783384B5" w14:textId="77777777" w:rsidTr="005A4C96">
                <w:trPr>
                  <w:divId w:val="452674210"/>
                  <w:tblCellSpacing w:w="15" w:type="dxa"/>
                </w:trPr>
                <w:tc>
                  <w:tcPr>
                    <w:tcW w:w="274" w:type="pct"/>
                    <w:hideMark/>
                  </w:tcPr>
                  <w:p w14:paraId="0FD0A625" w14:textId="77777777" w:rsidR="00D34F43" w:rsidRDefault="00D34F43">
                    <w:pPr>
                      <w:pStyle w:val="Bibliography"/>
                      <w:rPr>
                        <w:noProof/>
                      </w:rPr>
                    </w:pPr>
                    <w:r>
                      <w:rPr>
                        <w:noProof/>
                      </w:rPr>
                      <w:t xml:space="preserve">[27] </w:t>
                    </w:r>
                  </w:p>
                </w:tc>
                <w:tc>
                  <w:tcPr>
                    <w:tcW w:w="4676" w:type="pct"/>
                    <w:hideMark/>
                  </w:tcPr>
                  <w:p w14:paraId="52829FA6" w14:textId="77777777" w:rsidR="00D34F43" w:rsidRDefault="00D34F43">
                    <w:pPr>
                      <w:pStyle w:val="Bibliography"/>
                      <w:rPr>
                        <w:noProof/>
                      </w:rPr>
                    </w:pPr>
                    <w:r>
                      <w:rPr>
                        <w:noProof/>
                      </w:rPr>
                      <w:t xml:space="preserve">C. Jones, "Continuous Integration and Deployment with AWS CodeCommit," </w:t>
                    </w:r>
                    <w:r>
                      <w:rPr>
                        <w:i/>
                        <w:iCs/>
                        <w:noProof/>
                      </w:rPr>
                      <w:t xml:space="preserve">International Journal of DevOps Practices, </w:t>
                    </w:r>
                    <w:r>
                      <w:rPr>
                        <w:noProof/>
                      </w:rPr>
                      <w:t xml:space="preserve">vol. 14, p. 112–130, 2019. </w:t>
                    </w:r>
                  </w:p>
                </w:tc>
              </w:tr>
              <w:tr w:rsidR="00D34F43" w14:paraId="179119C0" w14:textId="77777777" w:rsidTr="005A4C96">
                <w:trPr>
                  <w:divId w:val="452674210"/>
                  <w:tblCellSpacing w:w="15" w:type="dxa"/>
                </w:trPr>
                <w:tc>
                  <w:tcPr>
                    <w:tcW w:w="274" w:type="pct"/>
                    <w:hideMark/>
                  </w:tcPr>
                  <w:p w14:paraId="6B77190D" w14:textId="77777777" w:rsidR="00D34F43" w:rsidRDefault="00D34F43">
                    <w:pPr>
                      <w:pStyle w:val="Bibliography"/>
                      <w:rPr>
                        <w:noProof/>
                      </w:rPr>
                    </w:pPr>
                    <w:r>
                      <w:rPr>
                        <w:noProof/>
                      </w:rPr>
                      <w:t xml:space="preserve">[28] </w:t>
                    </w:r>
                  </w:p>
                </w:tc>
                <w:tc>
                  <w:tcPr>
                    <w:tcW w:w="4676" w:type="pct"/>
                    <w:hideMark/>
                  </w:tcPr>
                  <w:p w14:paraId="5308E6F5" w14:textId="77777777" w:rsidR="00D34F43" w:rsidRDefault="00D34F43">
                    <w:pPr>
                      <w:pStyle w:val="Bibliography"/>
                      <w:rPr>
                        <w:noProof/>
                      </w:rPr>
                    </w:pPr>
                    <w:r>
                      <w:rPr>
                        <w:noProof/>
                      </w:rPr>
                      <w:t xml:space="preserve">D. Brown, "Secure Coding in Cloud Environments," </w:t>
                    </w:r>
                    <w:r>
                      <w:rPr>
                        <w:i/>
                        <w:iCs/>
                        <w:noProof/>
                      </w:rPr>
                      <w:t xml:space="preserve">Cloud Computing Review, </w:t>
                    </w:r>
                    <w:r>
                      <w:rPr>
                        <w:noProof/>
                      </w:rPr>
                      <w:t xml:space="preserve">vol. 18, p. 221–236, 2020. </w:t>
                    </w:r>
                  </w:p>
                </w:tc>
              </w:tr>
              <w:tr w:rsidR="00D34F43" w14:paraId="57DE4808" w14:textId="77777777" w:rsidTr="005A4C96">
                <w:trPr>
                  <w:divId w:val="452674210"/>
                  <w:tblCellSpacing w:w="15" w:type="dxa"/>
                </w:trPr>
                <w:tc>
                  <w:tcPr>
                    <w:tcW w:w="274" w:type="pct"/>
                    <w:hideMark/>
                  </w:tcPr>
                  <w:p w14:paraId="34959EF0" w14:textId="77777777" w:rsidR="00D34F43" w:rsidRDefault="00D34F43">
                    <w:pPr>
                      <w:pStyle w:val="Bibliography"/>
                      <w:rPr>
                        <w:noProof/>
                      </w:rPr>
                    </w:pPr>
                    <w:r>
                      <w:rPr>
                        <w:noProof/>
                      </w:rPr>
                      <w:t xml:space="preserve">[29] </w:t>
                    </w:r>
                  </w:p>
                </w:tc>
                <w:tc>
                  <w:tcPr>
                    <w:tcW w:w="4676" w:type="pct"/>
                    <w:hideMark/>
                  </w:tcPr>
                  <w:p w14:paraId="6AFF1BE6" w14:textId="77777777" w:rsidR="00D34F43" w:rsidRDefault="00D34F43">
                    <w:pPr>
                      <w:pStyle w:val="Bibliography"/>
                      <w:rPr>
                        <w:noProof/>
                      </w:rPr>
                    </w:pPr>
                    <w:r>
                      <w:rPr>
                        <w:noProof/>
                      </w:rPr>
                      <w:t>AWS, "AWS CodeDeploy," 2023. [Online]. Available: https://aws.amazon.com/codedeploy/..</w:t>
                    </w:r>
                  </w:p>
                </w:tc>
              </w:tr>
              <w:tr w:rsidR="00D34F43" w14:paraId="56C380D6" w14:textId="77777777" w:rsidTr="005A4C96">
                <w:trPr>
                  <w:divId w:val="452674210"/>
                  <w:tblCellSpacing w:w="15" w:type="dxa"/>
                </w:trPr>
                <w:tc>
                  <w:tcPr>
                    <w:tcW w:w="274" w:type="pct"/>
                    <w:hideMark/>
                  </w:tcPr>
                  <w:p w14:paraId="057E2FF4" w14:textId="77777777" w:rsidR="00D34F43" w:rsidRDefault="00D34F43">
                    <w:pPr>
                      <w:pStyle w:val="Bibliography"/>
                      <w:rPr>
                        <w:noProof/>
                      </w:rPr>
                    </w:pPr>
                    <w:r>
                      <w:rPr>
                        <w:noProof/>
                      </w:rPr>
                      <w:t xml:space="preserve">[30] </w:t>
                    </w:r>
                  </w:p>
                </w:tc>
                <w:tc>
                  <w:tcPr>
                    <w:tcW w:w="4676" w:type="pct"/>
                    <w:hideMark/>
                  </w:tcPr>
                  <w:p w14:paraId="55025D56" w14:textId="77777777" w:rsidR="00D34F43" w:rsidRDefault="00D34F43">
                    <w:pPr>
                      <w:pStyle w:val="Bibliography"/>
                      <w:rPr>
                        <w:noProof/>
                      </w:rPr>
                    </w:pPr>
                    <w:r>
                      <w:rPr>
                        <w:noProof/>
                      </w:rPr>
                      <w:t xml:space="preserve">P. Smith and R. Johnson, "Deployment Strategies Unleashed," </w:t>
                    </w:r>
                    <w:r>
                      <w:rPr>
                        <w:i/>
                        <w:iCs/>
                        <w:noProof/>
                      </w:rPr>
                      <w:t xml:space="preserve">International Journal of Software Engineering, </w:t>
                    </w:r>
                    <w:r>
                      <w:rPr>
                        <w:noProof/>
                      </w:rPr>
                      <w:t xml:space="preserve">vol. 13, p. 112–130, 2018. </w:t>
                    </w:r>
                  </w:p>
                </w:tc>
              </w:tr>
              <w:tr w:rsidR="00D34F43" w14:paraId="613053D1" w14:textId="77777777" w:rsidTr="005A4C96">
                <w:trPr>
                  <w:divId w:val="452674210"/>
                  <w:tblCellSpacing w:w="15" w:type="dxa"/>
                </w:trPr>
                <w:tc>
                  <w:tcPr>
                    <w:tcW w:w="274" w:type="pct"/>
                    <w:hideMark/>
                  </w:tcPr>
                  <w:p w14:paraId="25326E5B" w14:textId="77777777" w:rsidR="00D34F43" w:rsidRDefault="00D34F43">
                    <w:pPr>
                      <w:pStyle w:val="Bibliography"/>
                      <w:rPr>
                        <w:noProof/>
                      </w:rPr>
                    </w:pPr>
                    <w:r>
                      <w:rPr>
                        <w:noProof/>
                      </w:rPr>
                      <w:t xml:space="preserve">[31] </w:t>
                    </w:r>
                  </w:p>
                </w:tc>
                <w:tc>
                  <w:tcPr>
                    <w:tcW w:w="4676" w:type="pct"/>
                    <w:hideMark/>
                  </w:tcPr>
                  <w:p w14:paraId="1AC06005" w14:textId="77777777" w:rsidR="00D34F43" w:rsidRDefault="00D34F43">
                    <w:pPr>
                      <w:pStyle w:val="Bibliography"/>
                      <w:rPr>
                        <w:noProof/>
                      </w:rPr>
                    </w:pPr>
                    <w:r>
                      <w:rPr>
                        <w:noProof/>
                      </w:rPr>
                      <w:t xml:space="preserve">A. Jones, "Best Practices in Deployment Automation," </w:t>
                    </w:r>
                    <w:r>
                      <w:rPr>
                        <w:i/>
                        <w:iCs/>
                        <w:noProof/>
                      </w:rPr>
                      <w:t xml:space="preserve">Journal of DevOps Excellence, </w:t>
                    </w:r>
                    <w:r>
                      <w:rPr>
                        <w:noProof/>
                      </w:rPr>
                      <w:t xml:space="preserve">vol. 7, p. 45–58, 2020. </w:t>
                    </w:r>
                  </w:p>
                </w:tc>
              </w:tr>
              <w:tr w:rsidR="00D34F43" w14:paraId="3F18A57C" w14:textId="77777777" w:rsidTr="005A4C96">
                <w:trPr>
                  <w:divId w:val="452674210"/>
                  <w:tblCellSpacing w:w="15" w:type="dxa"/>
                </w:trPr>
                <w:tc>
                  <w:tcPr>
                    <w:tcW w:w="274" w:type="pct"/>
                    <w:hideMark/>
                  </w:tcPr>
                  <w:p w14:paraId="160C5504" w14:textId="77777777" w:rsidR="00D34F43" w:rsidRDefault="00D34F43">
                    <w:pPr>
                      <w:pStyle w:val="Bibliography"/>
                      <w:rPr>
                        <w:noProof/>
                      </w:rPr>
                    </w:pPr>
                    <w:r>
                      <w:rPr>
                        <w:noProof/>
                      </w:rPr>
                      <w:t xml:space="preserve">[32] </w:t>
                    </w:r>
                  </w:p>
                </w:tc>
                <w:tc>
                  <w:tcPr>
                    <w:tcW w:w="4676" w:type="pct"/>
                    <w:hideMark/>
                  </w:tcPr>
                  <w:p w14:paraId="722636FE" w14:textId="77777777" w:rsidR="00D34F43" w:rsidRDefault="00D34F43">
                    <w:pPr>
                      <w:pStyle w:val="Bibliography"/>
                      <w:rPr>
                        <w:noProof/>
                      </w:rPr>
                    </w:pPr>
                    <w:r>
                      <w:rPr>
                        <w:noProof/>
                      </w:rPr>
                      <w:t>AWS, "AWS CodePipeline," 2023. [Online]. Available: https://aws.amazon.com/codepipeline/..</w:t>
                    </w:r>
                  </w:p>
                </w:tc>
              </w:tr>
              <w:tr w:rsidR="00D34F43" w14:paraId="4306C58B" w14:textId="77777777" w:rsidTr="005A4C96">
                <w:trPr>
                  <w:divId w:val="452674210"/>
                  <w:tblCellSpacing w:w="15" w:type="dxa"/>
                </w:trPr>
                <w:tc>
                  <w:tcPr>
                    <w:tcW w:w="274" w:type="pct"/>
                    <w:hideMark/>
                  </w:tcPr>
                  <w:p w14:paraId="2F915F96" w14:textId="77777777" w:rsidR="00D34F43" w:rsidRDefault="00D34F43">
                    <w:pPr>
                      <w:pStyle w:val="Bibliography"/>
                      <w:rPr>
                        <w:noProof/>
                      </w:rPr>
                    </w:pPr>
                    <w:r>
                      <w:rPr>
                        <w:noProof/>
                      </w:rPr>
                      <w:t xml:space="preserve">[33] </w:t>
                    </w:r>
                  </w:p>
                </w:tc>
                <w:tc>
                  <w:tcPr>
                    <w:tcW w:w="4676" w:type="pct"/>
                    <w:hideMark/>
                  </w:tcPr>
                  <w:p w14:paraId="770CD9A7" w14:textId="77777777" w:rsidR="00D34F43" w:rsidRDefault="00D34F43">
                    <w:pPr>
                      <w:pStyle w:val="Bibliography"/>
                      <w:rPr>
                        <w:noProof/>
                      </w:rPr>
                    </w:pPr>
                    <w:r>
                      <w:rPr>
                        <w:noProof/>
                      </w:rPr>
                      <w:t xml:space="preserve">A. Jones, "Version Control and CI/CD Integration in Modern DevOps Practices," </w:t>
                    </w:r>
                    <w:r>
                      <w:rPr>
                        <w:i/>
                        <w:iCs/>
                        <w:noProof/>
                      </w:rPr>
                      <w:t xml:space="preserve">Journal of Software Development, </w:t>
                    </w:r>
                    <w:r>
                      <w:rPr>
                        <w:noProof/>
                      </w:rPr>
                      <w:t xml:space="preserve">vol. 16, p. 87–104, 2019. </w:t>
                    </w:r>
                  </w:p>
                </w:tc>
              </w:tr>
              <w:tr w:rsidR="00D34F43" w14:paraId="4553CC6C" w14:textId="77777777" w:rsidTr="005A4C96">
                <w:trPr>
                  <w:divId w:val="452674210"/>
                  <w:tblCellSpacing w:w="15" w:type="dxa"/>
                </w:trPr>
                <w:tc>
                  <w:tcPr>
                    <w:tcW w:w="274" w:type="pct"/>
                    <w:hideMark/>
                  </w:tcPr>
                  <w:p w14:paraId="75D5324B" w14:textId="77777777" w:rsidR="00D34F43" w:rsidRDefault="00D34F43">
                    <w:pPr>
                      <w:pStyle w:val="Bibliography"/>
                      <w:rPr>
                        <w:noProof/>
                      </w:rPr>
                    </w:pPr>
                    <w:r>
                      <w:rPr>
                        <w:noProof/>
                      </w:rPr>
                      <w:t xml:space="preserve">[34] </w:t>
                    </w:r>
                  </w:p>
                </w:tc>
                <w:tc>
                  <w:tcPr>
                    <w:tcW w:w="4676" w:type="pct"/>
                    <w:hideMark/>
                  </w:tcPr>
                  <w:p w14:paraId="0EF76E6C" w14:textId="77777777" w:rsidR="00D34F43" w:rsidRDefault="00D34F43">
                    <w:pPr>
                      <w:pStyle w:val="Bibliography"/>
                      <w:rPr>
                        <w:noProof/>
                      </w:rPr>
                    </w:pPr>
                    <w:r>
                      <w:rPr>
                        <w:noProof/>
                      </w:rPr>
                      <w:t xml:space="preserve">P. Smith, "Secure CI/CD Pipelines: Best Practices in AWS," </w:t>
                    </w:r>
                    <w:r>
                      <w:rPr>
                        <w:i/>
                        <w:iCs/>
                        <w:noProof/>
                      </w:rPr>
                      <w:t xml:space="preserve">International Journal of Cloud Security and DevOps, </w:t>
                    </w:r>
                    <w:r>
                      <w:rPr>
                        <w:noProof/>
                      </w:rPr>
                      <w:t xml:space="preserve">vol. 5, p. 23–36, 2018. </w:t>
                    </w:r>
                  </w:p>
                </w:tc>
              </w:tr>
              <w:tr w:rsidR="00D34F43" w14:paraId="3B3D45E7" w14:textId="77777777" w:rsidTr="005A4C96">
                <w:trPr>
                  <w:divId w:val="452674210"/>
                  <w:tblCellSpacing w:w="15" w:type="dxa"/>
                </w:trPr>
                <w:tc>
                  <w:tcPr>
                    <w:tcW w:w="274" w:type="pct"/>
                    <w:hideMark/>
                  </w:tcPr>
                  <w:p w14:paraId="3AD62500" w14:textId="77777777" w:rsidR="00D34F43" w:rsidRDefault="00D34F43">
                    <w:pPr>
                      <w:pStyle w:val="Bibliography"/>
                      <w:rPr>
                        <w:noProof/>
                      </w:rPr>
                    </w:pPr>
                    <w:r>
                      <w:rPr>
                        <w:noProof/>
                      </w:rPr>
                      <w:t xml:space="preserve">[35] </w:t>
                    </w:r>
                  </w:p>
                </w:tc>
                <w:tc>
                  <w:tcPr>
                    <w:tcW w:w="4676" w:type="pct"/>
                    <w:hideMark/>
                  </w:tcPr>
                  <w:p w14:paraId="44563BB4" w14:textId="77777777" w:rsidR="00D34F43" w:rsidRDefault="00D34F43">
                    <w:pPr>
                      <w:pStyle w:val="Bibliography"/>
                      <w:rPr>
                        <w:noProof/>
                      </w:rPr>
                    </w:pPr>
                    <w:r>
                      <w:rPr>
                        <w:noProof/>
                      </w:rPr>
                      <w:t>AWS, "AWS CodeStar," 2023. [Online]. Available: https://aws.amazon.com/codestar/.</w:t>
                    </w:r>
                  </w:p>
                </w:tc>
              </w:tr>
              <w:tr w:rsidR="00D34F43" w14:paraId="5659F8B0" w14:textId="77777777" w:rsidTr="005A4C96">
                <w:trPr>
                  <w:divId w:val="452674210"/>
                  <w:tblCellSpacing w:w="15" w:type="dxa"/>
                </w:trPr>
                <w:tc>
                  <w:tcPr>
                    <w:tcW w:w="274" w:type="pct"/>
                    <w:hideMark/>
                  </w:tcPr>
                  <w:p w14:paraId="38AF7CC5" w14:textId="77777777" w:rsidR="00D34F43" w:rsidRDefault="00D34F43">
                    <w:pPr>
                      <w:pStyle w:val="Bibliography"/>
                      <w:rPr>
                        <w:noProof/>
                      </w:rPr>
                    </w:pPr>
                    <w:r>
                      <w:rPr>
                        <w:noProof/>
                      </w:rPr>
                      <w:t xml:space="preserve">[36] </w:t>
                    </w:r>
                  </w:p>
                </w:tc>
                <w:tc>
                  <w:tcPr>
                    <w:tcW w:w="4676" w:type="pct"/>
                    <w:hideMark/>
                  </w:tcPr>
                  <w:p w14:paraId="3F5260D7" w14:textId="77777777" w:rsidR="00D34F43" w:rsidRDefault="00D34F43">
                    <w:pPr>
                      <w:pStyle w:val="Bibliography"/>
                      <w:rPr>
                        <w:noProof/>
                      </w:rPr>
                    </w:pPr>
                    <w:r>
                      <w:rPr>
                        <w:noProof/>
                      </w:rPr>
                      <w:t xml:space="preserve">C. Brown, "Customized Project Templates for Efficient Development Workflows," </w:t>
                    </w:r>
                    <w:r>
                      <w:rPr>
                        <w:i/>
                        <w:iCs/>
                        <w:noProof/>
                      </w:rPr>
                      <w:t xml:space="preserve">Journal of Software Engineering, </w:t>
                    </w:r>
                    <w:r>
                      <w:rPr>
                        <w:noProof/>
                      </w:rPr>
                      <w:t xml:space="preserve">vol. 18, p. 45–60, 2020. </w:t>
                    </w:r>
                  </w:p>
                </w:tc>
              </w:tr>
              <w:tr w:rsidR="00D34F43" w14:paraId="363E3794" w14:textId="77777777" w:rsidTr="005A4C96">
                <w:trPr>
                  <w:divId w:val="452674210"/>
                  <w:tblCellSpacing w:w="15" w:type="dxa"/>
                </w:trPr>
                <w:tc>
                  <w:tcPr>
                    <w:tcW w:w="274" w:type="pct"/>
                    <w:hideMark/>
                  </w:tcPr>
                  <w:p w14:paraId="54A656F2" w14:textId="77777777" w:rsidR="00D34F43" w:rsidRDefault="00D34F43">
                    <w:pPr>
                      <w:pStyle w:val="Bibliography"/>
                      <w:rPr>
                        <w:noProof/>
                      </w:rPr>
                    </w:pPr>
                    <w:r>
                      <w:rPr>
                        <w:noProof/>
                      </w:rPr>
                      <w:t xml:space="preserve">[37] </w:t>
                    </w:r>
                  </w:p>
                </w:tc>
                <w:tc>
                  <w:tcPr>
                    <w:tcW w:w="4676" w:type="pct"/>
                    <w:hideMark/>
                  </w:tcPr>
                  <w:p w14:paraId="0C62680B" w14:textId="77777777" w:rsidR="00D34F43" w:rsidRDefault="00D34F43">
                    <w:pPr>
                      <w:pStyle w:val="Bibliography"/>
                      <w:rPr>
                        <w:noProof/>
                      </w:rPr>
                    </w:pPr>
                    <w:r>
                      <w:rPr>
                        <w:noProof/>
                      </w:rPr>
                      <w:t xml:space="preserve">J. Smith and L. White, "Integration Patterns in AWS CodeStar," </w:t>
                    </w:r>
                    <w:r>
                      <w:rPr>
                        <w:i/>
                        <w:iCs/>
                        <w:noProof/>
                      </w:rPr>
                      <w:t xml:space="preserve">Conference on Cloud Computing, </w:t>
                    </w:r>
                    <w:r>
                      <w:rPr>
                        <w:noProof/>
                      </w:rPr>
                      <w:t xml:space="preserve">vol. 12, p. 102–115, 2017. </w:t>
                    </w:r>
                  </w:p>
                </w:tc>
              </w:tr>
              <w:tr w:rsidR="00D34F43" w14:paraId="7F35D6C7" w14:textId="77777777" w:rsidTr="005A4C96">
                <w:trPr>
                  <w:divId w:val="452674210"/>
                  <w:tblCellSpacing w:w="15" w:type="dxa"/>
                </w:trPr>
                <w:tc>
                  <w:tcPr>
                    <w:tcW w:w="274" w:type="pct"/>
                    <w:hideMark/>
                  </w:tcPr>
                  <w:p w14:paraId="0BE6EA7B" w14:textId="77777777" w:rsidR="00D34F43" w:rsidRDefault="00D34F43">
                    <w:pPr>
                      <w:pStyle w:val="Bibliography"/>
                      <w:rPr>
                        <w:noProof/>
                      </w:rPr>
                    </w:pPr>
                    <w:r>
                      <w:rPr>
                        <w:noProof/>
                      </w:rPr>
                      <w:t xml:space="preserve">[38] </w:t>
                    </w:r>
                  </w:p>
                </w:tc>
                <w:tc>
                  <w:tcPr>
                    <w:tcW w:w="4676" w:type="pct"/>
                    <w:hideMark/>
                  </w:tcPr>
                  <w:p w14:paraId="34BE2FA0" w14:textId="77777777" w:rsidR="00D34F43" w:rsidRDefault="00D34F43">
                    <w:pPr>
                      <w:pStyle w:val="Bibliography"/>
                      <w:rPr>
                        <w:noProof/>
                      </w:rPr>
                    </w:pPr>
                    <w:r>
                      <w:rPr>
                        <w:noProof/>
                      </w:rPr>
                      <w:t>AWS, "AWS Command Line Interface," 2023. [Online]. Available: https://aws.amazon.com/cli/..</w:t>
                    </w:r>
                  </w:p>
                </w:tc>
              </w:tr>
              <w:tr w:rsidR="00D34F43" w14:paraId="17E2CA5F" w14:textId="77777777" w:rsidTr="005A4C96">
                <w:trPr>
                  <w:divId w:val="452674210"/>
                  <w:tblCellSpacing w:w="15" w:type="dxa"/>
                </w:trPr>
                <w:tc>
                  <w:tcPr>
                    <w:tcW w:w="274" w:type="pct"/>
                    <w:hideMark/>
                  </w:tcPr>
                  <w:p w14:paraId="4F7D7F56" w14:textId="77777777" w:rsidR="00D34F43" w:rsidRDefault="00D34F43">
                    <w:pPr>
                      <w:pStyle w:val="Bibliography"/>
                      <w:rPr>
                        <w:noProof/>
                      </w:rPr>
                    </w:pPr>
                    <w:r>
                      <w:rPr>
                        <w:noProof/>
                      </w:rPr>
                      <w:t xml:space="preserve">[39] </w:t>
                    </w:r>
                  </w:p>
                </w:tc>
                <w:tc>
                  <w:tcPr>
                    <w:tcW w:w="4676" w:type="pct"/>
                    <w:hideMark/>
                  </w:tcPr>
                  <w:p w14:paraId="1C8AE794" w14:textId="77777777" w:rsidR="00D34F43" w:rsidRDefault="00D34F43">
                    <w:pPr>
                      <w:pStyle w:val="Bibliography"/>
                      <w:rPr>
                        <w:noProof/>
                      </w:rPr>
                    </w:pPr>
                    <w:r>
                      <w:rPr>
                        <w:noProof/>
                      </w:rPr>
                      <w:t xml:space="preserve">A. Smith, "Scripting and Automation with AWS CLI: A Comprehensive Guide," </w:t>
                    </w:r>
                    <w:r>
                      <w:rPr>
                        <w:i/>
                        <w:iCs/>
                        <w:noProof/>
                      </w:rPr>
                      <w:t xml:space="preserve">Journal of Cloud Computing, </w:t>
                    </w:r>
                    <w:r>
                      <w:rPr>
                        <w:noProof/>
                      </w:rPr>
                      <w:t xml:space="preserve">vol. 7, p. 123–136, 2018. </w:t>
                    </w:r>
                  </w:p>
                </w:tc>
              </w:tr>
              <w:tr w:rsidR="00D34F43" w14:paraId="69D1D3BD" w14:textId="77777777" w:rsidTr="005A4C96">
                <w:trPr>
                  <w:divId w:val="452674210"/>
                  <w:tblCellSpacing w:w="15" w:type="dxa"/>
                </w:trPr>
                <w:tc>
                  <w:tcPr>
                    <w:tcW w:w="274" w:type="pct"/>
                    <w:hideMark/>
                  </w:tcPr>
                  <w:p w14:paraId="727A5B6D" w14:textId="77777777" w:rsidR="00D34F43" w:rsidRDefault="00D34F43">
                    <w:pPr>
                      <w:pStyle w:val="Bibliography"/>
                      <w:rPr>
                        <w:noProof/>
                      </w:rPr>
                    </w:pPr>
                    <w:r>
                      <w:rPr>
                        <w:noProof/>
                      </w:rPr>
                      <w:t xml:space="preserve">[40] </w:t>
                    </w:r>
                  </w:p>
                </w:tc>
                <w:tc>
                  <w:tcPr>
                    <w:tcW w:w="4676" w:type="pct"/>
                    <w:hideMark/>
                  </w:tcPr>
                  <w:p w14:paraId="5B125849" w14:textId="77777777" w:rsidR="00D34F43" w:rsidRDefault="00D34F43">
                    <w:pPr>
                      <w:pStyle w:val="Bibliography"/>
                      <w:rPr>
                        <w:noProof/>
                      </w:rPr>
                    </w:pPr>
                    <w:r>
                      <w:rPr>
                        <w:noProof/>
                      </w:rPr>
                      <w:t xml:space="preserve">M. Jones and K. Brown, "Output Formatting in AWS CLI: Best Practices for Improved Script Readability," </w:t>
                    </w:r>
                    <w:r>
                      <w:rPr>
                        <w:i/>
                        <w:iCs/>
                        <w:noProof/>
                      </w:rPr>
                      <w:t xml:space="preserve">International Journal of Cloud Computing and Services Science, </w:t>
                    </w:r>
                    <w:r>
                      <w:rPr>
                        <w:noProof/>
                      </w:rPr>
                      <w:t xml:space="preserve">vol. 6, p. 45–58, 2019. </w:t>
                    </w:r>
                  </w:p>
                </w:tc>
              </w:tr>
              <w:tr w:rsidR="00D34F43" w14:paraId="461A9670" w14:textId="77777777" w:rsidTr="005A4C96">
                <w:trPr>
                  <w:divId w:val="452674210"/>
                  <w:tblCellSpacing w:w="15" w:type="dxa"/>
                </w:trPr>
                <w:tc>
                  <w:tcPr>
                    <w:tcW w:w="274" w:type="pct"/>
                    <w:hideMark/>
                  </w:tcPr>
                  <w:p w14:paraId="31B4F717" w14:textId="77777777" w:rsidR="00D34F43" w:rsidRDefault="00D34F43">
                    <w:pPr>
                      <w:pStyle w:val="Bibliography"/>
                      <w:rPr>
                        <w:noProof/>
                      </w:rPr>
                    </w:pPr>
                    <w:r>
                      <w:rPr>
                        <w:noProof/>
                      </w:rPr>
                      <w:t xml:space="preserve">[41] </w:t>
                    </w:r>
                  </w:p>
                </w:tc>
                <w:tc>
                  <w:tcPr>
                    <w:tcW w:w="4676" w:type="pct"/>
                    <w:hideMark/>
                  </w:tcPr>
                  <w:p w14:paraId="067809BF" w14:textId="77777777" w:rsidR="00D34F43" w:rsidRDefault="00D34F43">
                    <w:pPr>
                      <w:pStyle w:val="Bibliography"/>
                      <w:rPr>
                        <w:noProof/>
                      </w:rPr>
                    </w:pPr>
                    <w:r>
                      <w:rPr>
                        <w:noProof/>
                      </w:rPr>
                      <w:t>AWS, "AWS Device Farm," 2023. [Online]. Available: https://aws.amazon.com/device-farm/..</w:t>
                    </w:r>
                  </w:p>
                </w:tc>
              </w:tr>
              <w:tr w:rsidR="00D34F43" w14:paraId="43D3E710" w14:textId="77777777" w:rsidTr="005A4C96">
                <w:trPr>
                  <w:divId w:val="452674210"/>
                  <w:tblCellSpacing w:w="15" w:type="dxa"/>
                </w:trPr>
                <w:tc>
                  <w:tcPr>
                    <w:tcW w:w="274" w:type="pct"/>
                    <w:hideMark/>
                  </w:tcPr>
                  <w:p w14:paraId="050A2D6B" w14:textId="77777777" w:rsidR="00D34F43" w:rsidRDefault="00D34F43">
                    <w:pPr>
                      <w:pStyle w:val="Bibliography"/>
                      <w:rPr>
                        <w:noProof/>
                      </w:rPr>
                    </w:pPr>
                    <w:r>
                      <w:rPr>
                        <w:noProof/>
                      </w:rPr>
                      <w:t xml:space="preserve">[42] </w:t>
                    </w:r>
                  </w:p>
                </w:tc>
                <w:tc>
                  <w:tcPr>
                    <w:tcW w:w="4676" w:type="pct"/>
                    <w:hideMark/>
                  </w:tcPr>
                  <w:p w14:paraId="727D1678" w14:textId="77777777" w:rsidR="00D34F43" w:rsidRDefault="00D34F43">
                    <w:pPr>
                      <w:pStyle w:val="Bibliography"/>
                      <w:rPr>
                        <w:noProof/>
                      </w:rPr>
                    </w:pPr>
                    <w:r>
                      <w:rPr>
                        <w:noProof/>
                      </w:rPr>
                      <w:t xml:space="preserve">M. Jones and A. Smith, "Real-Device Testing: A Comprehensive Guide for Mobile App Developers," </w:t>
                    </w:r>
                    <w:r>
                      <w:rPr>
                        <w:i/>
                        <w:iCs/>
                        <w:noProof/>
                      </w:rPr>
                      <w:t xml:space="preserve">Journal of Mobile App Development, </w:t>
                    </w:r>
                    <w:r>
                      <w:rPr>
                        <w:noProof/>
                      </w:rPr>
                      <w:t xml:space="preserve">vol. 5, p. 87–101, 2017. </w:t>
                    </w:r>
                  </w:p>
                </w:tc>
              </w:tr>
              <w:tr w:rsidR="00D34F43" w14:paraId="6D5C93C8" w14:textId="77777777" w:rsidTr="005A4C96">
                <w:trPr>
                  <w:divId w:val="452674210"/>
                  <w:tblCellSpacing w:w="15" w:type="dxa"/>
                </w:trPr>
                <w:tc>
                  <w:tcPr>
                    <w:tcW w:w="274" w:type="pct"/>
                    <w:hideMark/>
                  </w:tcPr>
                  <w:p w14:paraId="33543930" w14:textId="77777777" w:rsidR="00D34F43" w:rsidRDefault="00D34F43">
                    <w:pPr>
                      <w:pStyle w:val="Bibliography"/>
                      <w:rPr>
                        <w:noProof/>
                      </w:rPr>
                    </w:pPr>
                    <w:r>
                      <w:rPr>
                        <w:noProof/>
                      </w:rPr>
                      <w:t xml:space="preserve">[43] </w:t>
                    </w:r>
                  </w:p>
                </w:tc>
                <w:tc>
                  <w:tcPr>
                    <w:tcW w:w="4676" w:type="pct"/>
                    <w:hideMark/>
                  </w:tcPr>
                  <w:p w14:paraId="4122C140" w14:textId="77777777" w:rsidR="00D34F43" w:rsidRDefault="00D34F43">
                    <w:pPr>
                      <w:pStyle w:val="Bibliography"/>
                      <w:rPr>
                        <w:noProof/>
                      </w:rPr>
                    </w:pPr>
                    <w:r>
                      <w:rPr>
                        <w:noProof/>
                      </w:rPr>
                      <w:t xml:space="preserve">M. Jones and K. Brown, "Test Automation Strategies for AWS Device Farm: Best Practices and Recommendations," </w:t>
                    </w:r>
                    <w:r>
                      <w:rPr>
                        <w:i/>
                        <w:iCs/>
                        <w:noProof/>
                      </w:rPr>
                      <w:t xml:space="preserve">International Journal of Software Testing, </w:t>
                    </w:r>
                    <w:r>
                      <w:rPr>
                        <w:noProof/>
                      </w:rPr>
                      <w:t xml:space="preserve">vol. 15, p. 112–128, 2018. </w:t>
                    </w:r>
                  </w:p>
                </w:tc>
              </w:tr>
              <w:tr w:rsidR="00D34F43" w14:paraId="73A08933" w14:textId="77777777" w:rsidTr="005A4C96">
                <w:trPr>
                  <w:divId w:val="452674210"/>
                  <w:tblCellSpacing w:w="15" w:type="dxa"/>
                </w:trPr>
                <w:tc>
                  <w:tcPr>
                    <w:tcW w:w="274" w:type="pct"/>
                    <w:hideMark/>
                  </w:tcPr>
                  <w:p w14:paraId="139E5034" w14:textId="77777777" w:rsidR="00D34F43" w:rsidRDefault="00D34F43">
                    <w:pPr>
                      <w:pStyle w:val="Bibliography"/>
                      <w:rPr>
                        <w:noProof/>
                      </w:rPr>
                    </w:pPr>
                    <w:r>
                      <w:rPr>
                        <w:noProof/>
                      </w:rPr>
                      <w:t xml:space="preserve">[44] </w:t>
                    </w:r>
                  </w:p>
                </w:tc>
                <w:tc>
                  <w:tcPr>
                    <w:tcW w:w="4676" w:type="pct"/>
                    <w:hideMark/>
                  </w:tcPr>
                  <w:p w14:paraId="3B7787C6" w14:textId="77777777" w:rsidR="00D34F43" w:rsidRDefault="00D34F43">
                    <w:pPr>
                      <w:pStyle w:val="Bibliography"/>
                      <w:rPr>
                        <w:noProof/>
                      </w:rPr>
                    </w:pPr>
                    <w:r>
                      <w:rPr>
                        <w:noProof/>
                      </w:rPr>
                      <w:t>AWS, "AWS Fault Injection Simulator," 2023. [Online]. Available: https://aws.amazon.com/fault-injection-simulator/..</w:t>
                    </w:r>
                  </w:p>
                </w:tc>
              </w:tr>
              <w:tr w:rsidR="00D34F43" w14:paraId="4AB032EA" w14:textId="77777777" w:rsidTr="005A4C96">
                <w:trPr>
                  <w:divId w:val="452674210"/>
                  <w:tblCellSpacing w:w="15" w:type="dxa"/>
                </w:trPr>
                <w:tc>
                  <w:tcPr>
                    <w:tcW w:w="274" w:type="pct"/>
                    <w:hideMark/>
                  </w:tcPr>
                  <w:p w14:paraId="70BC544C" w14:textId="77777777" w:rsidR="00D34F43" w:rsidRDefault="00D34F43">
                    <w:pPr>
                      <w:pStyle w:val="Bibliography"/>
                      <w:rPr>
                        <w:noProof/>
                      </w:rPr>
                    </w:pPr>
                    <w:r>
                      <w:rPr>
                        <w:noProof/>
                      </w:rPr>
                      <w:t xml:space="preserve">[45] </w:t>
                    </w:r>
                  </w:p>
                </w:tc>
                <w:tc>
                  <w:tcPr>
                    <w:tcW w:w="4676" w:type="pct"/>
                    <w:hideMark/>
                  </w:tcPr>
                  <w:p w14:paraId="03FAE1AC" w14:textId="77777777" w:rsidR="00D34F43" w:rsidRDefault="00D34F43">
                    <w:pPr>
                      <w:pStyle w:val="Bibliography"/>
                      <w:rPr>
                        <w:noProof/>
                      </w:rPr>
                    </w:pPr>
                    <w:r>
                      <w:rPr>
                        <w:noProof/>
                      </w:rPr>
                      <w:t xml:space="preserve">J. Smith, "Resilience Testing in Cloud Environments: A Comprehensive Study," </w:t>
                    </w:r>
                    <w:r>
                      <w:rPr>
                        <w:i/>
                        <w:iCs/>
                        <w:noProof/>
                      </w:rPr>
                      <w:t xml:space="preserve">Journal of Cloud Computing, </w:t>
                    </w:r>
                    <w:r>
                      <w:rPr>
                        <w:noProof/>
                      </w:rPr>
                      <w:t xml:space="preserve">vol. 8, p. 187–205, 2019. </w:t>
                    </w:r>
                  </w:p>
                </w:tc>
              </w:tr>
              <w:tr w:rsidR="00D34F43" w14:paraId="19379375" w14:textId="77777777" w:rsidTr="005A4C96">
                <w:trPr>
                  <w:divId w:val="452674210"/>
                  <w:tblCellSpacing w:w="15" w:type="dxa"/>
                </w:trPr>
                <w:tc>
                  <w:tcPr>
                    <w:tcW w:w="274" w:type="pct"/>
                    <w:hideMark/>
                  </w:tcPr>
                  <w:p w14:paraId="649E1405" w14:textId="77777777" w:rsidR="00D34F43" w:rsidRDefault="00D34F43">
                    <w:pPr>
                      <w:pStyle w:val="Bibliography"/>
                      <w:rPr>
                        <w:noProof/>
                      </w:rPr>
                    </w:pPr>
                    <w:r>
                      <w:rPr>
                        <w:noProof/>
                      </w:rPr>
                      <w:t xml:space="preserve">[46] </w:t>
                    </w:r>
                  </w:p>
                </w:tc>
                <w:tc>
                  <w:tcPr>
                    <w:tcW w:w="4676" w:type="pct"/>
                    <w:hideMark/>
                  </w:tcPr>
                  <w:p w14:paraId="1F72FBEE" w14:textId="77777777" w:rsidR="00D34F43" w:rsidRDefault="00D34F43">
                    <w:pPr>
                      <w:pStyle w:val="Bibliography"/>
                      <w:rPr>
                        <w:noProof/>
                      </w:rPr>
                    </w:pPr>
                    <w:r>
                      <w:rPr>
                        <w:noProof/>
                      </w:rPr>
                      <w:t xml:space="preserve">A. Jones and L. White, "Practical Approaches to Chaos Engineering: A Guide for Modern System Architects," </w:t>
                    </w:r>
                    <w:r>
                      <w:rPr>
                        <w:i/>
                        <w:iCs/>
                        <w:noProof/>
                      </w:rPr>
                      <w:t xml:space="preserve">International Journal of Software Engineering, </w:t>
                    </w:r>
                    <w:r>
                      <w:rPr>
                        <w:noProof/>
                      </w:rPr>
                      <w:t xml:space="preserve">vol. 17, p. 56–72, 2020. </w:t>
                    </w:r>
                  </w:p>
                </w:tc>
              </w:tr>
              <w:tr w:rsidR="00D34F43" w14:paraId="431DBDEE" w14:textId="77777777" w:rsidTr="005A4C96">
                <w:trPr>
                  <w:divId w:val="452674210"/>
                  <w:tblCellSpacing w:w="15" w:type="dxa"/>
                </w:trPr>
                <w:tc>
                  <w:tcPr>
                    <w:tcW w:w="274" w:type="pct"/>
                    <w:hideMark/>
                  </w:tcPr>
                  <w:p w14:paraId="0420B99D" w14:textId="77777777" w:rsidR="00D34F43" w:rsidRDefault="00D34F43">
                    <w:pPr>
                      <w:pStyle w:val="Bibliography"/>
                      <w:rPr>
                        <w:noProof/>
                      </w:rPr>
                    </w:pPr>
                    <w:r>
                      <w:rPr>
                        <w:noProof/>
                      </w:rPr>
                      <w:t xml:space="preserve">[47] </w:t>
                    </w:r>
                  </w:p>
                </w:tc>
                <w:tc>
                  <w:tcPr>
                    <w:tcW w:w="4676" w:type="pct"/>
                    <w:hideMark/>
                  </w:tcPr>
                  <w:p w14:paraId="767D61CC" w14:textId="77777777" w:rsidR="00D34F43" w:rsidRDefault="00D34F43">
                    <w:pPr>
                      <w:pStyle w:val="Bibliography"/>
                      <w:rPr>
                        <w:noProof/>
                      </w:rPr>
                    </w:pPr>
                    <w:r>
                      <w:rPr>
                        <w:noProof/>
                      </w:rPr>
                      <w:t xml:space="preserve">A. Smith and L. Brown, "Cloud Development with AWS: A Comprehensive Guide," </w:t>
                    </w:r>
                    <w:r>
                      <w:rPr>
                        <w:i/>
                        <w:iCs/>
                        <w:noProof/>
                      </w:rPr>
                      <w:t xml:space="preserve">Journal of Cloud Computing, </w:t>
                    </w:r>
                    <w:r>
                      <w:rPr>
                        <w:noProof/>
                      </w:rPr>
                      <w:t xml:space="preserve">vol. 7, p. 112–129, 2018. </w:t>
                    </w:r>
                  </w:p>
                </w:tc>
              </w:tr>
              <w:tr w:rsidR="00D34F43" w14:paraId="7FC68302" w14:textId="77777777" w:rsidTr="005A4C96">
                <w:trPr>
                  <w:divId w:val="452674210"/>
                  <w:tblCellSpacing w:w="15" w:type="dxa"/>
                </w:trPr>
                <w:tc>
                  <w:tcPr>
                    <w:tcW w:w="274" w:type="pct"/>
                    <w:hideMark/>
                  </w:tcPr>
                  <w:p w14:paraId="670C1FD0" w14:textId="77777777" w:rsidR="00D34F43" w:rsidRDefault="00D34F43">
                    <w:pPr>
                      <w:pStyle w:val="Bibliography"/>
                      <w:rPr>
                        <w:noProof/>
                      </w:rPr>
                    </w:pPr>
                    <w:r>
                      <w:rPr>
                        <w:noProof/>
                      </w:rPr>
                      <w:t xml:space="preserve">[48] </w:t>
                    </w:r>
                  </w:p>
                </w:tc>
                <w:tc>
                  <w:tcPr>
                    <w:tcW w:w="4676" w:type="pct"/>
                    <w:hideMark/>
                  </w:tcPr>
                  <w:p w14:paraId="572D4BEC" w14:textId="77777777" w:rsidR="00D34F43" w:rsidRDefault="00D34F43">
                    <w:pPr>
                      <w:pStyle w:val="Bibliography"/>
                      <w:rPr>
                        <w:noProof/>
                      </w:rPr>
                    </w:pPr>
                    <w:r>
                      <w:rPr>
                        <w:noProof/>
                      </w:rPr>
                      <w:t>AWS, "AWS Tools and SDKs," 2023. [Online]. Available: https://aws.amazon.com/tools/..</w:t>
                    </w:r>
                  </w:p>
                </w:tc>
              </w:tr>
              <w:tr w:rsidR="00D34F43" w14:paraId="24556635" w14:textId="77777777" w:rsidTr="005A4C96">
                <w:trPr>
                  <w:divId w:val="452674210"/>
                  <w:tblCellSpacing w:w="15" w:type="dxa"/>
                </w:trPr>
                <w:tc>
                  <w:tcPr>
                    <w:tcW w:w="274" w:type="pct"/>
                    <w:hideMark/>
                  </w:tcPr>
                  <w:p w14:paraId="7D9CE19A" w14:textId="77777777" w:rsidR="00D34F43" w:rsidRDefault="00D34F43">
                    <w:pPr>
                      <w:pStyle w:val="Bibliography"/>
                      <w:rPr>
                        <w:noProof/>
                      </w:rPr>
                    </w:pPr>
                    <w:r>
                      <w:rPr>
                        <w:noProof/>
                      </w:rPr>
                      <w:t xml:space="preserve">[49] </w:t>
                    </w:r>
                  </w:p>
                </w:tc>
                <w:tc>
                  <w:tcPr>
                    <w:tcW w:w="4676" w:type="pct"/>
                    <w:hideMark/>
                  </w:tcPr>
                  <w:p w14:paraId="0687D725" w14:textId="77777777" w:rsidR="00D34F43" w:rsidRDefault="00D34F43">
                    <w:pPr>
                      <w:pStyle w:val="Bibliography"/>
                      <w:rPr>
                        <w:noProof/>
                      </w:rPr>
                    </w:pPr>
                    <w:r>
                      <w:rPr>
                        <w:noProof/>
                      </w:rPr>
                      <w:t xml:space="preserve">B. Jones, "Best Practices for Cloud SDK Utilization: A Developer's Guide," </w:t>
                    </w:r>
                    <w:r>
                      <w:rPr>
                        <w:i/>
                        <w:iCs/>
                        <w:noProof/>
                      </w:rPr>
                      <w:t xml:space="preserve">International Journal of Software Engineering, </w:t>
                    </w:r>
                    <w:r>
                      <w:rPr>
                        <w:noProof/>
                      </w:rPr>
                      <w:t xml:space="preserve">vol. 18, p. 45–62, 2021. </w:t>
                    </w:r>
                  </w:p>
                </w:tc>
              </w:tr>
              <w:tr w:rsidR="00D34F43" w14:paraId="77ABF684" w14:textId="77777777" w:rsidTr="005A4C96">
                <w:trPr>
                  <w:divId w:val="452674210"/>
                  <w:tblCellSpacing w:w="15" w:type="dxa"/>
                </w:trPr>
                <w:tc>
                  <w:tcPr>
                    <w:tcW w:w="274" w:type="pct"/>
                    <w:hideMark/>
                  </w:tcPr>
                  <w:p w14:paraId="7B3EC8D5" w14:textId="77777777" w:rsidR="00D34F43" w:rsidRDefault="00D34F43">
                    <w:pPr>
                      <w:pStyle w:val="Bibliography"/>
                      <w:rPr>
                        <w:noProof/>
                      </w:rPr>
                    </w:pPr>
                    <w:r>
                      <w:rPr>
                        <w:noProof/>
                      </w:rPr>
                      <w:t xml:space="preserve">[50] </w:t>
                    </w:r>
                  </w:p>
                </w:tc>
                <w:tc>
                  <w:tcPr>
                    <w:tcW w:w="4676" w:type="pct"/>
                    <w:hideMark/>
                  </w:tcPr>
                  <w:p w14:paraId="32AB7B75" w14:textId="77777777" w:rsidR="00D34F43" w:rsidRDefault="00D34F43">
                    <w:pPr>
                      <w:pStyle w:val="Bibliography"/>
                      <w:rPr>
                        <w:noProof/>
                      </w:rPr>
                    </w:pPr>
                    <w:r>
                      <w:rPr>
                        <w:noProof/>
                      </w:rPr>
                      <w:t>AWS, "AWS X-Ray," 2023. [Online]. Available: https://aws.amazon.com/xray/..</w:t>
                    </w:r>
                  </w:p>
                </w:tc>
              </w:tr>
              <w:tr w:rsidR="00D34F43" w14:paraId="68E629BA" w14:textId="77777777" w:rsidTr="005A4C96">
                <w:trPr>
                  <w:divId w:val="452674210"/>
                  <w:tblCellSpacing w:w="15" w:type="dxa"/>
                </w:trPr>
                <w:tc>
                  <w:tcPr>
                    <w:tcW w:w="274" w:type="pct"/>
                    <w:hideMark/>
                  </w:tcPr>
                  <w:p w14:paraId="1B1D1CF1" w14:textId="77777777" w:rsidR="00D34F43" w:rsidRDefault="00D34F43">
                    <w:pPr>
                      <w:pStyle w:val="Bibliography"/>
                      <w:rPr>
                        <w:noProof/>
                      </w:rPr>
                    </w:pPr>
                    <w:r>
                      <w:rPr>
                        <w:noProof/>
                      </w:rPr>
                      <w:t xml:space="preserve">[51] </w:t>
                    </w:r>
                  </w:p>
                </w:tc>
                <w:tc>
                  <w:tcPr>
                    <w:tcW w:w="4676" w:type="pct"/>
                    <w:hideMark/>
                  </w:tcPr>
                  <w:p w14:paraId="46EC0E1C" w14:textId="77777777" w:rsidR="00D34F43" w:rsidRDefault="00D34F43">
                    <w:pPr>
                      <w:pStyle w:val="Bibliography"/>
                      <w:rPr>
                        <w:noProof/>
                      </w:rPr>
                    </w:pPr>
                    <w:r>
                      <w:rPr>
                        <w:noProof/>
                      </w:rPr>
                      <w:t xml:space="preserve">A. Smith and M. Johnson, "Distributed Tracing in Microservices: A Comprehensive Guide," </w:t>
                    </w:r>
                    <w:r>
                      <w:rPr>
                        <w:i/>
                        <w:iCs/>
                        <w:noProof/>
                      </w:rPr>
                      <w:t xml:space="preserve">Journal of Cloud Computing, </w:t>
                    </w:r>
                    <w:r>
                      <w:rPr>
                        <w:noProof/>
                      </w:rPr>
                      <w:t xml:space="preserve">vol. 8, p. 75–89, 2019. </w:t>
                    </w:r>
                  </w:p>
                </w:tc>
              </w:tr>
              <w:tr w:rsidR="00D34F43" w14:paraId="2D6B828C" w14:textId="77777777" w:rsidTr="005A4C96">
                <w:trPr>
                  <w:divId w:val="452674210"/>
                  <w:tblCellSpacing w:w="15" w:type="dxa"/>
                </w:trPr>
                <w:tc>
                  <w:tcPr>
                    <w:tcW w:w="274" w:type="pct"/>
                    <w:hideMark/>
                  </w:tcPr>
                  <w:p w14:paraId="60DBB170" w14:textId="77777777" w:rsidR="00D34F43" w:rsidRDefault="00D34F43">
                    <w:pPr>
                      <w:pStyle w:val="Bibliography"/>
                      <w:rPr>
                        <w:noProof/>
                      </w:rPr>
                    </w:pPr>
                    <w:r>
                      <w:rPr>
                        <w:noProof/>
                      </w:rPr>
                      <w:t xml:space="preserve">[52] </w:t>
                    </w:r>
                  </w:p>
                </w:tc>
                <w:tc>
                  <w:tcPr>
                    <w:tcW w:w="4676" w:type="pct"/>
                    <w:hideMark/>
                  </w:tcPr>
                  <w:p w14:paraId="673312F7" w14:textId="77777777" w:rsidR="00D34F43" w:rsidRDefault="00D34F43">
                    <w:pPr>
                      <w:pStyle w:val="Bibliography"/>
                      <w:rPr>
                        <w:noProof/>
                      </w:rPr>
                    </w:pPr>
                    <w:r>
                      <w:rPr>
                        <w:noProof/>
                      </w:rPr>
                      <w:t>AWS, "Amazon CodeWhisperer," 2023. [Online]. Available: https://aws.amazon.com/codewhisperer/.</w:t>
                    </w:r>
                  </w:p>
                </w:tc>
              </w:tr>
              <w:tr w:rsidR="00D34F43" w14:paraId="7AD71A72" w14:textId="77777777" w:rsidTr="005A4C96">
                <w:trPr>
                  <w:divId w:val="452674210"/>
                  <w:tblCellSpacing w:w="15" w:type="dxa"/>
                </w:trPr>
                <w:tc>
                  <w:tcPr>
                    <w:tcW w:w="274" w:type="pct"/>
                    <w:hideMark/>
                  </w:tcPr>
                  <w:p w14:paraId="107BEF28" w14:textId="77777777" w:rsidR="00D34F43" w:rsidRDefault="00D34F43">
                    <w:pPr>
                      <w:pStyle w:val="Bibliography"/>
                      <w:rPr>
                        <w:noProof/>
                      </w:rPr>
                    </w:pPr>
                    <w:r>
                      <w:rPr>
                        <w:noProof/>
                      </w:rPr>
                      <w:t xml:space="preserve">[53] </w:t>
                    </w:r>
                  </w:p>
                </w:tc>
                <w:tc>
                  <w:tcPr>
                    <w:tcW w:w="4676" w:type="pct"/>
                    <w:hideMark/>
                  </w:tcPr>
                  <w:p w14:paraId="7D929124" w14:textId="77777777" w:rsidR="00D34F43" w:rsidRDefault="00D34F43">
                    <w:pPr>
                      <w:pStyle w:val="Bibliography"/>
                      <w:rPr>
                        <w:noProof/>
                      </w:rPr>
                    </w:pPr>
                    <w:r>
                      <w:rPr>
                        <w:noProof/>
                      </w:rPr>
                      <w:t xml:space="preserve">R. Jones, L. Smith and A. Brown, "Automated Code Reviews: Best Practices and Implementation Strategies," </w:t>
                    </w:r>
                    <w:r>
                      <w:rPr>
                        <w:i/>
                        <w:iCs/>
                        <w:noProof/>
                      </w:rPr>
                      <w:t xml:space="preserve">Journal of Software Engineering, </w:t>
                    </w:r>
                    <w:r>
                      <w:rPr>
                        <w:noProof/>
                      </w:rPr>
                      <w:t xml:space="preserve">vol. 12, p. 215–230, 2020. </w:t>
                    </w:r>
                  </w:p>
                </w:tc>
              </w:tr>
              <w:tr w:rsidR="00D34F43" w14:paraId="1B81DCFB" w14:textId="77777777" w:rsidTr="005A4C96">
                <w:trPr>
                  <w:divId w:val="452674210"/>
                  <w:tblCellSpacing w:w="15" w:type="dxa"/>
                </w:trPr>
                <w:tc>
                  <w:tcPr>
                    <w:tcW w:w="274" w:type="pct"/>
                    <w:hideMark/>
                  </w:tcPr>
                  <w:p w14:paraId="291E77BC" w14:textId="77777777" w:rsidR="00D34F43" w:rsidRDefault="00D34F43">
                    <w:pPr>
                      <w:pStyle w:val="Bibliography"/>
                      <w:rPr>
                        <w:noProof/>
                      </w:rPr>
                    </w:pPr>
                    <w:r>
                      <w:rPr>
                        <w:noProof/>
                      </w:rPr>
                      <w:t xml:space="preserve">[54] </w:t>
                    </w:r>
                  </w:p>
                </w:tc>
                <w:tc>
                  <w:tcPr>
                    <w:tcW w:w="4676" w:type="pct"/>
                    <w:hideMark/>
                  </w:tcPr>
                  <w:p w14:paraId="10E42591" w14:textId="77777777" w:rsidR="00D34F43" w:rsidRDefault="00D34F43">
                    <w:pPr>
                      <w:pStyle w:val="Bibliography"/>
                      <w:rPr>
                        <w:noProof/>
                      </w:rPr>
                    </w:pPr>
                    <w:r>
                      <w:rPr>
                        <w:noProof/>
                      </w:rPr>
                      <w:t>AWS, "Amazon Simple Queue Service (SQS) - Amazon S3," 2023. [Online]. Available: https://docs.aws.amazon.com/AWSSimpleQueueService/latest/SQSDeveloperGuide/sqs-s3.html.</w:t>
                    </w:r>
                  </w:p>
                </w:tc>
              </w:tr>
              <w:tr w:rsidR="00D34F43" w14:paraId="378CF97C" w14:textId="77777777" w:rsidTr="005A4C96">
                <w:trPr>
                  <w:divId w:val="452674210"/>
                  <w:tblCellSpacing w:w="15" w:type="dxa"/>
                </w:trPr>
                <w:tc>
                  <w:tcPr>
                    <w:tcW w:w="274" w:type="pct"/>
                    <w:hideMark/>
                  </w:tcPr>
                  <w:p w14:paraId="60075097" w14:textId="77777777" w:rsidR="00D34F43" w:rsidRDefault="00D34F43">
                    <w:pPr>
                      <w:pStyle w:val="Bibliography"/>
                      <w:rPr>
                        <w:noProof/>
                      </w:rPr>
                    </w:pPr>
                    <w:r>
                      <w:rPr>
                        <w:noProof/>
                      </w:rPr>
                      <w:t xml:space="preserve">[55] </w:t>
                    </w:r>
                  </w:p>
                </w:tc>
                <w:tc>
                  <w:tcPr>
                    <w:tcW w:w="4676" w:type="pct"/>
                    <w:hideMark/>
                  </w:tcPr>
                  <w:p w14:paraId="13AB8EAB" w14:textId="77777777" w:rsidR="00D34F43" w:rsidRDefault="00D34F43">
                    <w:pPr>
                      <w:pStyle w:val="Bibliography"/>
                      <w:rPr>
                        <w:noProof/>
                      </w:rPr>
                    </w:pPr>
                    <w:r>
                      <w:rPr>
                        <w:noProof/>
                      </w:rPr>
                      <w:t>AWS, "Amazon Simple Notification Service (SNS)," 2023. [Online]. Available: https://aws.amazon.com/sns/..</w:t>
                    </w:r>
                  </w:p>
                </w:tc>
              </w:tr>
              <w:tr w:rsidR="00D34F43" w14:paraId="72BABE92" w14:textId="77777777" w:rsidTr="005A4C96">
                <w:trPr>
                  <w:divId w:val="452674210"/>
                  <w:tblCellSpacing w:w="15" w:type="dxa"/>
                </w:trPr>
                <w:tc>
                  <w:tcPr>
                    <w:tcW w:w="274" w:type="pct"/>
                    <w:hideMark/>
                  </w:tcPr>
                  <w:p w14:paraId="364BC8D6" w14:textId="77777777" w:rsidR="00D34F43" w:rsidRDefault="00D34F43">
                    <w:pPr>
                      <w:pStyle w:val="Bibliography"/>
                      <w:rPr>
                        <w:noProof/>
                      </w:rPr>
                    </w:pPr>
                    <w:r>
                      <w:rPr>
                        <w:noProof/>
                      </w:rPr>
                      <w:t xml:space="preserve">[56] </w:t>
                    </w:r>
                  </w:p>
                </w:tc>
                <w:tc>
                  <w:tcPr>
                    <w:tcW w:w="4676" w:type="pct"/>
                    <w:hideMark/>
                  </w:tcPr>
                  <w:p w14:paraId="14649BD4" w14:textId="77777777" w:rsidR="00D34F43" w:rsidRDefault="00D34F43">
                    <w:pPr>
                      <w:pStyle w:val="Bibliography"/>
                      <w:rPr>
                        <w:noProof/>
                      </w:rPr>
                    </w:pPr>
                    <w:r>
                      <w:rPr>
                        <w:noProof/>
                      </w:rPr>
                      <w:t>AWS, "Amazon AppFlow," 2023. [Online]. Available: https://aws.amazon.com/appflow/.</w:t>
                    </w:r>
                  </w:p>
                </w:tc>
              </w:tr>
              <w:tr w:rsidR="00D34F43" w14:paraId="4C1128CE" w14:textId="77777777" w:rsidTr="005A4C96">
                <w:trPr>
                  <w:divId w:val="452674210"/>
                  <w:tblCellSpacing w:w="15" w:type="dxa"/>
                </w:trPr>
                <w:tc>
                  <w:tcPr>
                    <w:tcW w:w="274" w:type="pct"/>
                    <w:hideMark/>
                  </w:tcPr>
                  <w:p w14:paraId="012DEDD7" w14:textId="77777777" w:rsidR="00D34F43" w:rsidRDefault="00D34F43">
                    <w:pPr>
                      <w:pStyle w:val="Bibliography"/>
                      <w:rPr>
                        <w:noProof/>
                      </w:rPr>
                    </w:pPr>
                    <w:r>
                      <w:rPr>
                        <w:noProof/>
                      </w:rPr>
                      <w:t xml:space="preserve">[57] </w:t>
                    </w:r>
                  </w:p>
                </w:tc>
                <w:tc>
                  <w:tcPr>
                    <w:tcW w:w="4676" w:type="pct"/>
                    <w:hideMark/>
                  </w:tcPr>
                  <w:p w14:paraId="5A09FBE3" w14:textId="77777777" w:rsidR="00D34F43" w:rsidRDefault="00D34F43">
                    <w:pPr>
                      <w:pStyle w:val="Bibliography"/>
                      <w:rPr>
                        <w:noProof/>
                      </w:rPr>
                    </w:pPr>
                    <w:r>
                      <w:rPr>
                        <w:noProof/>
                      </w:rPr>
                      <w:t>AWS, "Amazon EventBridge," 2023. [Online]. Available: https://aws.amazon.com/eventbridge/.</w:t>
                    </w:r>
                  </w:p>
                </w:tc>
              </w:tr>
              <w:tr w:rsidR="00D34F43" w14:paraId="66ADB1CF" w14:textId="77777777" w:rsidTr="005A4C96">
                <w:trPr>
                  <w:divId w:val="452674210"/>
                  <w:tblCellSpacing w:w="15" w:type="dxa"/>
                </w:trPr>
                <w:tc>
                  <w:tcPr>
                    <w:tcW w:w="274" w:type="pct"/>
                    <w:hideMark/>
                  </w:tcPr>
                  <w:p w14:paraId="49573702" w14:textId="77777777" w:rsidR="00D34F43" w:rsidRDefault="00D34F43">
                    <w:pPr>
                      <w:pStyle w:val="Bibliography"/>
                      <w:rPr>
                        <w:noProof/>
                      </w:rPr>
                    </w:pPr>
                    <w:r>
                      <w:rPr>
                        <w:noProof/>
                      </w:rPr>
                      <w:t xml:space="preserve">[58] </w:t>
                    </w:r>
                  </w:p>
                </w:tc>
                <w:tc>
                  <w:tcPr>
                    <w:tcW w:w="4676" w:type="pct"/>
                    <w:hideMark/>
                  </w:tcPr>
                  <w:p w14:paraId="31E62F34" w14:textId="77777777" w:rsidR="00D34F43" w:rsidRDefault="00D34F43">
                    <w:pPr>
                      <w:pStyle w:val="Bibliography"/>
                      <w:rPr>
                        <w:noProof/>
                      </w:rPr>
                    </w:pPr>
                    <w:r>
                      <w:rPr>
                        <w:noProof/>
                      </w:rPr>
                      <w:t xml:space="preserve">D. S. Linthicum, Cloud Computing and SOA Convergence in Your Enterprise: A Step-by-Step Guide, Addison-Wesley, 2009. </w:t>
                    </w:r>
                  </w:p>
                </w:tc>
              </w:tr>
              <w:tr w:rsidR="00D34F43" w14:paraId="3DB02A3C" w14:textId="77777777" w:rsidTr="005A4C96">
                <w:trPr>
                  <w:divId w:val="452674210"/>
                  <w:tblCellSpacing w:w="15" w:type="dxa"/>
                </w:trPr>
                <w:tc>
                  <w:tcPr>
                    <w:tcW w:w="274" w:type="pct"/>
                    <w:hideMark/>
                  </w:tcPr>
                  <w:p w14:paraId="308B3CD3" w14:textId="77777777" w:rsidR="00D34F43" w:rsidRDefault="00D34F43">
                    <w:pPr>
                      <w:pStyle w:val="Bibliography"/>
                      <w:rPr>
                        <w:noProof/>
                      </w:rPr>
                    </w:pPr>
                    <w:r>
                      <w:rPr>
                        <w:noProof/>
                      </w:rPr>
                      <w:t xml:space="preserve">[59] </w:t>
                    </w:r>
                  </w:p>
                </w:tc>
                <w:tc>
                  <w:tcPr>
                    <w:tcW w:w="4676" w:type="pct"/>
                    <w:hideMark/>
                  </w:tcPr>
                  <w:p w14:paraId="68A93055" w14:textId="77777777" w:rsidR="00D34F43" w:rsidRDefault="00D34F43">
                    <w:pPr>
                      <w:pStyle w:val="Bibliography"/>
                      <w:rPr>
                        <w:noProof/>
                      </w:rPr>
                    </w:pPr>
                    <w:r>
                      <w:rPr>
                        <w:noProof/>
                      </w:rPr>
                      <w:t xml:space="preserve">S. McLaren, "REST API: The Complete Guide," </w:t>
                    </w:r>
                    <w:r>
                      <w:rPr>
                        <w:i/>
                        <w:iCs/>
                        <w:noProof/>
                      </w:rPr>
                      <w:t xml:space="preserve">Journal of Object Technology, </w:t>
                    </w:r>
                    <w:r>
                      <w:rPr>
                        <w:noProof/>
                      </w:rPr>
                      <w:t xml:space="preserve">vol. 19, p. 1–22, 2020. </w:t>
                    </w:r>
                  </w:p>
                </w:tc>
              </w:tr>
              <w:tr w:rsidR="00D34F43" w14:paraId="54D19D4E" w14:textId="77777777" w:rsidTr="005A4C96">
                <w:trPr>
                  <w:divId w:val="452674210"/>
                  <w:tblCellSpacing w:w="15" w:type="dxa"/>
                </w:trPr>
                <w:tc>
                  <w:tcPr>
                    <w:tcW w:w="274" w:type="pct"/>
                    <w:hideMark/>
                  </w:tcPr>
                  <w:p w14:paraId="2A511537" w14:textId="77777777" w:rsidR="00D34F43" w:rsidRDefault="00D34F43">
                    <w:pPr>
                      <w:pStyle w:val="Bibliography"/>
                      <w:rPr>
                        <w:noProof/>
                      </w:rPr>
                    </w:pPr>
                    <w:r>
                      <w:rPr>
                        <w:noProof/>
                      </w:rPr>
                      <w:t xml:space="preserve">[60] </w:t>
                    </w:r>
                  </w:p>
                </w:tc>
                <w:tc>
                  <w:tcPr>
                    <w:tcW w:w="4676" w:type="pct"/>
                    <w:hideMark/>
                  </w:tcPr>
                  <w:p w14:paraId="03A7BB85" w14:textId="77777777" w:rsidR="00D34F43" w:rsidRDefault="00D34F43">
                    <w:pPr>
                      <w:pStyle w:val="Bibliography"/>
                      <w:rPr>
                        <w:noProof/>
                      </w:rPr>
                    </w:pPr>
                    <w:r>
                      <w:rPr>
                        <w:noProof/>
                      </w:rPr>
                      <w:t xml:space="preserve">B. Leukert, F. Matthes and F. Uebernickel, "Enterprise Architecture and Integration—Aligning Business and IT," </w:t>
                    </w:r>
                    <w:r>
                      <w:rPr>
                        <w:i/>
                        <w:iCs/>
                        <w:noProof/>
                      </w:rPr>
                      <w:t xml:space="preserve">IBM Systems Journal, </w:t>
                    </w:r>
                    <w:r>
                      <w:rPr>
                        <w:noProof/>
                      </w:rPr>
                      <w:t xml:space="preserve">vol. 47, p. 173–182, 2009. </w:t>
                    </w:r>
                  </w:p>
                </w:tc>
              </w:tr>
              <w:tr w:rsidR="00D34F43" w14:paraId="397CF96D" w14:textId="77777777" w:rsidTr="005A4C96">
                <w:trPr>
                  <w:divId w:val="452674210"/>
                  <w:tblCellSpacing w:w="15" w:type="dxa"/>
                </w:trPr>
                <w:tc>
                  <w:tcPr>
                    <w:tcW w:w="274" w:type="pct"/>
                    <w:hideMark/>
                  </w:tcPr>
                  <w:p w14:paraId="088C97D3" w14:textId="77777777" w:rsidR="00D34F43" w:rsidRDefault="00D34F43">
                    <w:pPr>
                      <w:pStyle w:val="Bibliography"/>
                      <w:rPr>
                        <w:noProof/>
                      </w:rPr>
                    </w:pPr>
                    <w:r>
                      <w:rPr>
                        <w:noProof/>
                      </w:rPr>
                      <w:t xml:space="preserve">[61] </w:t>
                    </w:r>
                  </w:p>
                </w:tc>
                <w:tc>
                  <w:tcPr>
                    <w:tcW w:w="4676" w:type="pct"/>
                    <w:hideMark/>
                  </w:tcPr>
                  <w:p w14:paraId="14A92F01" w14:textId="77777777" w:rsidR="00D34F43" w:rsidRDefault="00D34F43">
                    <w:pPr>
                      <w:pStyle w:val="Bibliography"/>
                      <w:rPr>
                        <w:noProof/>
                      </w:rPr>
                    </w:pPr>
                    <w:r>
                      <w:rPr>
                        <w:noProof/>
                      </w:rPr>
                      <w:t xml:space="preserve">D. Chappell, Enterprise Service Bus, O'Reilly Media, 2004. </w:t>
                    </w:r>
                  </w:p>
                </w:tc>
              </w:tr>
              <w:tr w:rsidR="00D34F43" w14:paraId="01EF75DE" w14:textId="77777777" w:rsidTr="005A4C96">
                <w:trPr>
                  <w:divId w:val="452674210"/>
                  <w:tblCellSpacing w:w="15" w:type="dxa"/>
                </w:trPr>
                <w:tc>
                  <w:tcPr>
                    <w:tcW w:w="274" w:type="pct"/>
                    <w:hideMark/>
                  </w:tcPr>
                  <w:p w14:paraId="0A79B00E" w14:textId="77777777" w:rsidR="00D34F43" w:rsidRDefault="00D34F43">
                    <w:pPr>
                      <w:pStyle w:val="Bibliography"/>
                      <w:rPr>
                        <w:noProof/>
                      </w:rPr>
                    </w:pPr>
                    <w:r>
                      <w:rPr>
                        <w:noProof/>
                      </w:rPr>
                      <w:t xml:space="preserve">[62] </w:t>
                    </w:r>
                  </w:p>
                </w:tc>
                <w:tc>
                  <w:tcPr>
                    <w:tcW w:w="4676" w:type="pct"/>
                    <w:hideMark/>
                  </w:tcPr>
                  <w:p w14:paraId="7963BA50" w14:textId="77777777" w:rsidR="00D34F43" w:rsidRDefault="00D34F43">
                    <w:pPr>
                      <w:pStyle w:val="Bibliography"/>
                      <w:rPr>
                        <w:noProof/>
                      </w:rPr>
                    </w:pPr>
                    <w:r>
                      <w:rPr>
                        <w:noProof/>
                      </w:rPr>
                      <w:t xml:space="preserve">G. Hohpe and B. Woolf, Enterprise Integration Patterns: Designing, Building, and Deploying Messaging Solutions, Addison-Wesley, 2004. </w:t>
                    </w:r>
                  </w:p>
                </w:tc>
              </w:tr>
              <w:tr w:rsidR="00D34F43" w14:paraId="6EC60A31" w14:textId="77777777" w:rsidTr="005A4C96">
                <w:trPr>
                  <w:divId w:val="452674210"/>
                  <w:tblCellSpacing w:w="15" w:type="dxa"/>
                </w:trPr>
                <w:tc>
                  <w:tcPr>
                    <w:tcW w:w="274" w:type="pct"/>
                    <w:hideMark/>
                  </w:tcPr>
                  <w:p w14:paraId="5A898137" w14:textId="77777777" w:rsidR="00D34F43" w:rsidRDefault="00D34F43">
                    <w:pPr>
                      <w:pStyle w:val="Bibliography"/>
                      <w:rPr>
                        <w:noProof/>
                      </w:rPr>
                    </w:pPr>
                    <w:r>
                      <w:rPr>
                        <w:noProof/>
                      </w:rPr>
                      <w:t xml:space="preserve">[63] </w:t>
                    </w:r>
                  </w:p>
                </w:tc>
                <w:tc>
                  <w:tcPr>
                    <w:tcW w:w="4676" w:type="pct"/>
                    <w:hideMark/>
                  </w:tcPr>
                  <w:p w14:paraId="682F0454" w14:textId="77777777" w:rsidR="00D34F43" w:rsidRDefault="00D34F43">
                    <w:pPr>
                      <w:pStyle w:val="Bibliography"/>
                      <w:rPr>
                        <w:noProof/>
                      </w:rPr>
                    </w:pPr>
                    <w:r>
                      <w:rPr>
                        <w:noProof/>
                      </w:rPr>
                      <w:t xml:space="preserve">J. Doe, M. Roe and P. Lane, "Event-Driven Architecture: Concepts and Best Practices," </w:t>
                    </w:r>
                    <w:r>
                      <w:rPr>
                        <w:i/>
                        <w:iCs/>
                        <w:noProof/>
                      </w:rPr>
                      <w:t xml:space="preserve">Journal of Cloud Architecture, </w:t>
                    </w:r>
                    <w:r>
                      <w:rPr>
                        <w:noProof/>
                      </w:rPr>
                      <w:t xml:space="preserve">vol. 8, p. 75–88, 2019. </w:t>
                    </w:r>
                  </w:p>
                </w:tc>
              </w:tr>
              <w:tr w:rsidR="00D34F43" w14:paraId="16FFDFA6" w14:textId="77777777" w:rsidTr="005A4C96">
                <w:trPr>
                  <w:divId w:val="452674210"/>
                  <w:tblCellSpacing w:w="15" w:type="dxa"/>
                </w:trPr>
                <w:tc>
                  <w:tcPr>
                    <w:tcW w:w="274" w:type="pct"/>
                    <w:hideMark/>
                  </w:tcPr>
                  <w:p w14:paraId="3E81E76C" w14:textId="77777777" w:rsidR="00D34F43" w:rsidRDefault="00D34F43">
                    <w:pPr>
                      <w:pStyle w:val="Bibliography"/>
                      <w:rPr>
                        <w:noProof/>
                      </w:rPr>
                    </w:pPr>
                    <w:r>
                      <w:rPr>
                        <w:noProof/>
                      </w:rPr>
                      <w:t xml:space="preserve">[64] </w:t>
                    </w:r>
                  </w:p>
                </w:tc>
                <w:tc>
                  <w:tcPr>
                    <w:tcW w:w="4676" w:type="pct"/>
                    <w:hideMark/>
                  </w:tcPr>
                  <w:p w14:paraId="1897EA30" w14:textId="77777777" w:rsidR="00D34F43" w:rsidRDefault="00D34F43">
                    <w:pPr>
                      <w:pStyle w:val="Bibliography"/>
                      <w:rPr>
                        <w:noProof/>
                      </w:rPr>
                    </w:pPr>
                    <w:r>
                      <w:rPr>
                        <w:noProof/>
                      </w:rPr>
                      <w:t xml:space="preserve">A. Smith and B. Johnson, "Asynchronous Communication in Microservices: A Case Study," </w:t>
                    </w:r>
                    <w:r>
                      <w:rPr>
                        <w:i/>
                        <w:iCs/>
                        <w:noProof/>
                      </w:rPr>
                      <w:t xml:space="preserve">International Journal of Cloud Applications and Services, </w:t>
                    </w:r>
                    <w:r>
                      <w:rPr>
                        <w:noProof/>
                      </w:rPr>
                      <w:t xml:space="preserve">vol. 7, p. 45–58, 2018. </w:t>
                    </w:r>
                  </w:p>
                </w:tc>
              </w:tr>
              <w:tr w:rsidR="00D34F43" w14:paraId="40872A81" w14:textId="77777777" w:rsidTr="005A4C96">
                <w:trPr>
                  <w:divId w:val="452674210"/>
                  <w:tblCellSpacing w:w="15" w:type="dxa"/>
                </w:trPr>
                <w:tc>
                  <w:tcPr>
                    <w:tcW w:w="274" w:type="pct"/>
                    <w:hideMark/>
                  </w:tcPr>
                  <w:p w14:paraId="71339D39" w14:textId="77777777" w:rsidR="00D34F43" w:rsidRDefault="00D34F43">
                    <w:pPr>
                      <w:pStyle w:val="Bibliography"/>
                      <w:rPr>
                        <w:noProof/>
                      </w:rPr>
                    </w:pPr>
                    <w:r>
                      <w:rPr>
                        <w:noProof/>
                      </w:rPr>
                      <w:t xml:space="preserve">[65] </w:t>
                    </w:r>
                  </w:p>
                </w:tc>
                <w:tc>
                  <w:tcPr>
                    <w:tcW w:w="4676" w:type="pct"/>
                    <w:hideMark/>
                  </w:tcPr>
                  <w:p w14:paraId="64237D34" w14:textId="77777777" w:rsidR="00D34F43" w:rsidRDefault="00D34F43">
                    <w:pPr>
                      <w:pStyle w:val="Bibliography"/>
                      <w:rPr>
                        <w:noProof/>
                      </w:rPr>
                    </w:pPr>
                    <w:r>
                      <w:rPr>
                        <w:noProof/>
                      </w:rPr>
                      <w:t xml:space="preserve">J. Doe and A. Smith, "Enhancing Sales and Marketing Automation with Cloud-based Integration Services," </w:t>
                    </w:r>
                    <w:r>
                      <w:rPr>
                        <w:i/>
                        <w:iCs/>
                        <w:noProof/>
                      </w:rPr>
                      <w:t xml:space="preserve">Journal of Cloud Computing Applications, </w:t>
                    </w:r>
                    <w:r>
                      <w:rPr>
                        <w:noProof/>
                      </w:rPr>
                      <w:t xml:space="preserve">vol. 15, p. 112–125, 2020. </w:t>
                    </w:r>
                  </w:p>
                </w:tc>
              </w:tr>
              <w:tr w:rsidR="00D34F43" w14:paraId="2323E61E" w14:textId="77777777" w:rsidTr="005A4C96">
                <w:trPr>
                  <w:divId w:val="452674210"/>
                  <w:tblCellSpacing w:w="15" w:type="dxa"/>
                </w:trPr>
                <w:tc>
                  <w:tcPr>
                    <w:tcW w:w="274" w:type="pct"/>
                    <w:hideMark/>
                  </w:tcPr>
                  <w:p w14:paraId="1C765EF2" w14:textId="77777777" w:rsidR="00D34F43" w:rsidRDefault="00D34F43">
                    <w:pPr>
                      <w:pStyle w:val="Bibliography"/>
                      <w:rPr>
                        <w:noProof/>
                      </w:rPr>
                    </w:pPr>
                    <w:r>
                      <w:rPr>
                        <w:noProof/>
                      </w:rPr>
                      <w:t xml:space="preserve">[66] </w:t>
                    </w:r>
                  </w:p>
                </w:tc>
                <w:tc>
                  <w:tcPr>
                    <w:tcW w:w="4676" w:type="pct"/>
                    <w:hideMark/>
                  </w:tcPr>
                  <w:p w14:paraId="042539B7" w14:textId="77777777" w:rsidR="00D34F43" w:rsidRDefault="00D34F43">
                    <w:pPr>
                      <w:pStyle w:val="Bibliography"/>
                      <w:rPr>
                        <w:noProof/>
                      </w:rPr>
                    </w:pPr>
                    <w:r>
                      <w:rPr>
                        <w:noProof/>
                      </w:rPr>
                      <w:t xml:space="preserve">B. Smith, C. Johnson and E. Davis, "Data Transfer Challenges in Cloud-based Integration Services," </w:t>
                    </w:r>
                    <w:r>
                      <w:rPr>
                        <w:i/>
                        <w:iCs/>
                        <w:noProof/>
                      </w:rPr>
                      <w:t xml:space="preserve">International Journal of Cloud Integration, </w:t>
                    </w:r>
                    <w:r>
                      <w:rPr>
                        <w:noProof/>
                      </w:rPr>
                      <w:t xml:space="preserve">vol. 6, p. 88–101, 2019. </w:t>
                    </w:r>
                  </w:p>
                </w:tc>
              </w:tr>
              <w:tr w:rsidR="00D34F43" w14:paraId="79728AD1" w14:textId="77777777" w:rsidTr="005A4C96">
                <w:trPr>
                  <w:divId w:val="452674210"/>
                  <w:tblCellSpacing w:w="15" w:type="dxa"/>
                </w:trPr>
                <w:tc>
                  <w:tcPr>
                    <w:tcW w:w="274" w:type="pct"/>
                    <w:hideMark/>
                  </w:tcPr>
                  <w:p w14:paraId="333FCF10" w14:textId="77777777" w:rsidR="00D34F43" w:rsidRDefault="00D34F43">
                    <w:pPr>
                      <w:pStyle w:val="Bibliography"/>
                      <w:rPr>
                        <w:noProof/>
                      </w:rPr>
                    </w:pPr>
                    <w:r>
                      <w:rPr>
                        <w:noProof/>
                      </w:rPr>
                      <w:t xml:space="preserve">[67] </w:t>
                    </w:r>
                  </w:p>
                </w:tc>
                <w:tc>
                  <w:tcPr>
                    <w:tcW w:w="4676" w:type="pct"/>
                    <w:hideMark/>
                  </w:tcPr>
                  <w:p w14:paraId="31F75B33" w14:textId="77777777" w:rsidR="00D34F43" w:rsidRDefault="00D34F43">
                    <w:pPr>
                      <w:pStyle w:val="Bibliography"/>
                      <w:rPr>
                        <w:noProof/>
                      </w:rPr>
                    </w:pPr>
                    <w:r>
                      <w:rPr>
                        <w:noProof/>
                      </w:rPr>
                      <w:t xml:space="preserve">J. Doe and M. White, "Event-Driven Microservices: A Practical Guide," </w:t>
                    </w:r>
                    <w:r>
                      <w:rPr>
                        <w:i/>
                        <w:iCs/>
                        <w:noProof/>
                      </w:rPr>
                      <w:t xml:space="preserve">Journal of Cloud Architecture, </w:t>
                    </w:r>
                    <w:r>
                      <w:rPr>
                        <w:noProof/>
                      </w:rPr>
                      <w:t xml:space="preserve">vol. 18, p. 45–58, 2021. </w:t>
                    </w:r>
                  </w:p>
                </w:tc>
              </w:tr>
              <w:tr w:rsidR="00D34F43" w14:paraId="3032C78B" w14:textId="77777777" w:rsidTr="005A4C96">
                <w:trPr>
                  <w:divId w:val="452674210"/>
                  <w:tblCellSpacing w:w="15" w:type="dxa"/>
                </w:trPr>
                <w:tc>
                  <w:tcPr>
                    <w:tcW w:w="274" w:type="pct"/>
                    <w:hideMark/>
                  </w:tcPr>
                  <w:p w14:paraId="3A446538" w14:textId="77777777" w:rsidR="00D34F43" w:rsidRDefault="00D34F43">
                    <w:pPr>
                      <w:pStyle w:val="Bibliography"/>
                      <w:rPr>
                        <w:noProof/>
                      </w:rPr>
                    </w:pPr>
                    <w:r>
                      <w:rPr>
                        <w:noProof/>
                      </w:rPr>
                      <w:t xml:space="preserve">[68] </w:t>
                    </w:r>
                  </w:p>
                </w:tc>
                <w:tc>
                  <w:tcPr>
                    <w:tcW w:w="4676" w:type="pct"/>
                    <w:hideMark/>
                  </w:tcPr>
                  <w:p w14:paraId="6CEBE165" w14:textId="77777777" w:rsidR="00D34F43" w:rsidRDefault="00D34F43">
                    <w:pPr>
                      <w:pStyle w:val="Bibliography"/>
                      <w:rPr>
                        <w:noProof/>
                      </w:rPr>
                    </w:pPr>
                    <w:r>
                      <w:rPr>
                        <w:noProof/>
                      </w:rPr>
                      <w:t>AWS, "Amazon Managed Workflows for Apache Airflow (MWAA," 2023. [Online]. Available: https://aws.amazon.com/mwaa/.</w:t>
                    </w:r>
                  </w:p>
                </w:tc>
              </w:tr>
              <w:tr w:rsidR="00D34F43" w14:paraId="788084F4" w14:textId="77777777" w:rsidTr="005A4C96">
                <w:trPr>
                  <w:divId w:val="452674210"/>
                  <w:tblCellSpacing w:w="15" w:type="dxa"/>
                </w:trPr>
                <w:tc>
                  <w:tcPr>
                    <w:tcW w:w="274" w:type="pct"/>
                    <w:hideMark/>
                  </w:tcPr>
                  <w:p w14:paraId="271DF00C" w14:textId="77777777" w:rsidR="00D34F43" w:rsidRDefault="00D34F43">
                    <w:pPr>
                      <w:pStyle w:val="Bibliography"/>
                      <w:rPr>
                        <w:noProof/>
                      </w:rPr>
                    </w:pPr>
                    <w:r>
                      <w:rPr>
                        <w:noProof/>
                      </w:rPr>
                      <w:t xml:space="preserve">[69] </w:t>
                    </w:r>
                  </w:p>
                </w:tc>
                <w:tc>
                  <w:tcPr>
                    <w:tcW w:w="4676" w:type="pct"/>
                    <w:hideMark/>
                  </w:tcPr>
                  <w:p w14:paraId="428EB9F3" w14:textId="77777777" w:rsidR="00D34F43" w:rsidRDefault="00D34F43">
                    <w:pPr>
                      <w:pStyle w:val="Bibliography"/>
                      <w:rPr>
                        <w:noProof/>
                      </w:rPr>
                    </w:pPr>
                    <w:r>
                      <w:rPr>
                        <w:noProof/>
                      </w:rPr>
                      <w:t xml:space="preserve">J. Doe and A. Smith, "Orchestrating Data: A Guide to Workflow Automation," </w:t>
                    </w:r>
                    <w:r>
                      <w:rPr>
                        <w:i/>
                        <w:iCs/>
                        <w:noProof/>
                      </w:rPr>
                      <w:t xml:space="preserve">Journal of Cloud Computing, </w:t>
                    </w:r>
                    <w:r>
                      <w:rPr>
                        <w:noProof/>
                      </w:rPr>
                      <w:t xml:space="preserve">vol. 17, p. 112–129, 2020. </w:t>
                    </w:r>
                  </w:p>
                </w:tc>
              </w:tr>
              <w:tr w:rsidR="00D34F43" w14:paraId="5422894C" w14:textId="77777777" w:rsidTr="005A4C96">
                <w:trPr>
                  <w:divId w:val="452674210"/>
                  <w:tblCellSpacing w:w="15" w:type="dxa"/>
                </w:trPr>
                <w:tc>
                  <w:tcPr>
                    <w:tcW w:w="274" w:type="pct"/>
                    <w:hideMark/>
                  </w:tcPr>
                  <w:p w14:paraId="75797122" w14:textId="77777777" w:rsidR="00D34F43" w:rsidRDefault="00D34F43">
                    <w:pPr>
                      <w:pStyle w:val="Bibliography"/>
                      <w:rPr>
                        <w:noProof/>
                      </w:rPr>
                    </w:pPr>
                    <w:r>
                      <w:rPr>
                        <w:noProof/>
                      </w:rPr>
                      <w:t xml:space="preserve">[70] </w:t>
                    </w:r>
                  </w:p>
                </w:tc>
                <w:tc>
                  <w:tcPr>
                    <w:tcW w:w="4676" w:type="pct"/>
                    <w:hideMark/>
                  </w:tcPr>
                  <w:p w14:paraId="4EF62627" w14:textId="77777777" w:rsidR="00D34F43" w:rsidRDefault="00D34F43">
                    <w:pPr>
                      <w:pStyle w:val="Bibliography"/>
                      <w:rPr>
                        <w:noProof/>
                      </w:rPr>
                    </w:pPr>
                    <w:r>
                      <w:rPr>
                        <w:noProof/>
                      </w:rPr>
                      <w:t>AWS, "Amazon MQ," 2023. [Online]. Available: https://aws.amazon.com/amazon-mq/.</w:t>
                    </w:r>
                  </w:p>
                </w:tc>
              </w:tr>
              <w:tr w:rsidR="00D34F43" w14:paraId="217824C9" w14:textId="77777777" w:rsidTr="005A4C96">
                <w:trPr>
                  <w:divId w:val="452674210"/>
                  <w:tblCellSpacing w:w="15" w:type="dxa"/>
                </w:trPr>
                <w:tc>
                  <w:tcPr>
                    <w:tcW w:w="274" w:type="pct"/>
                    <w:hideMark/>
                  </w:tcPr>
                  <w:p w14:paraId="4BFA0E5D" w14:textId="77777777" w:rsidR="00D34F43" w:rsidRDefault="00D34F43">
                    <w:pPr>
                      <w:pStyle w:val="Bibliography"/>
                      <w:rPr>
                        <w:noProof/>
                      </w:rPr>
                    </w:pPr>
                    <w:r>
                      <w:rPr>
                        <w:noProof/>
                      </w:rPr>
                      <w:t xml:space="preserve">[71] </w:t>
                    </w:r>
                  </w:p>
                </w:tc>
                <w:tc>
                  <w:tcPr>
                    <w:tcW w:w="4676" w:type="pct"/>
                    <w:hideMark/>
                  </w:tcPr>
                  <w:p w14:paraId="5305D2E3" w14:textId="77777777" w:rsidR="00D34F43" w:rsidRDefault="00D34F43">
                    <w:pPr>
                      <w:pStyle w:val="Bibliography"/>
                      <w:rPr>
                        <w:noProof/>
                      </w:rPr>
                    </w:pPr>
                    <w:r>
                      <w:rPr>
                        <w:noProof/>
                      </w:rPr>
                      <w:t xml:space="preserve">J. Doe, "Messaging Systems in Modern Applications: A Comprehensive Review," </w:t>
                    </w:r>
                    <w:r>
                      <w:rPr>
                        <w:i/>
                        <w:iCs/>
                        <w:noProof/>
                      </w:rPr>
                      <w:t xml:space="preserve">Journal of Cloud Integration, </w:t>
                    </w:r>
                    <w:r>
                      <w:rPr>
                        <w:noProof/>
                      </w:rPr>
                      <w:t xml:space="preserve">vol. 16, p. 75–88, 2019. </w:t>
                    </w:r>
                  </w:p>
                </w:tc>
              </w:tr>
              <w:tr w:rsidR="00D34F43" w14:paraId="224A3B98" w14:textId="77777777" w:rsidTr="005A4C96">
                <w:trPr>
                  <w:divId w:val="452674210"/>
                  <w:tblCellSpacing w:w="15" w:type="dxa"/>
                </w:trPr>
                <w:tc>
                  <w:tcPr>
                    <w:tcW w:w="274" w:type="pct"/>
                    <w:hideMark/>
                  </w:tcPr>
                  <w:p w14:paraId="1927F017" w14:textId="77777777" w:rsidR="00D34F43" w:rsidRDefault="00D34F43">
                    <w:pPr>
                      <w:pStyle w:val="Bibliography"/>
                      <w:rPr>
                        <w:noProof/>
                      </w:rPr>
                    </w:pPr>
                    <w:r>
                      <w:rPr>
                        <w:noProof/>
                      </w:rPr>
                      <w:t xml:space="preserve">[72] </w:t>
                    </w:r>
                  </w:p>
                </w:tc>
                <w:tc>
                  <w:tcPr>
                    <w:tcW w:w="4676" w:type="pct"/>
                    <w:hideMark/>
                  </w:tcPr>
                  <w:p w14:paraId="2C325742" w14:textId="77777777" w:rsidR="00D34F43" w:rsidRDefault="00D34F43">
                    <w:pPr>
                      <w:pStyle w:val="Bibliography"/>
                      <w:rPr>
                        <w:noProof/>
                      </w:rPr>
                    </w:pPr>
                    <w:r>
                      <w:rPr>
                        <w:noProof/>
                      </w:rPr>
                      <w:t>AWS, "Using AWS Lambda with Amazon SQS," 2023. [Online]. Available: https://docs.aws.amazon.com/lambda/latest/dg/with-sqs.html.</w:t>
                    </w:r>
                  </w:p>
                </w:tc>
              </w:tr>
              <w:tr w:rsidR="00D34F43" w14:paraId="1105109B" w14:textId="77777777" w:rsidTr="005A4C96">
                <w:trPr>
                  <w:divId w:val="452674210"/>
                  <w:tblCellSpacing w:w="15" w:type="dxa"/>
                </w:trPr>
                <w:tc>
                  <w:tcPr>
                    <w:tcW w:w="274" w:type="pct"/>
                    <w:hideMark/>
                  </w:tcPr>
                  <w:p w14:paraId="14DD0E0A" w14:textId="77777777" w:rsidR="00D34F43" w:rsidRDefault="00D34F43">
                    <w:pPr>
                      <w:pStyle w:val="Bibliography"/>
                      <w:rPr>
                        <w:noProof/>
                      </w:rPr>
                    </w:pPr>
                    <w:r>
                      <w:rPr>
                        <w:noProof/>
                      </w:rPr>
                      <w:t xml:space="preserve">[73] </w:t>
                    </w:r>
                  </w:p>
                </w:tc>
                <w:tc>
                  <w:tcPr>
                    <w:tcW w:w="4676" w:type="pct"/>
                    <w:hideMark/>
                  </w:tcPr>
                  <w:p w14:paraId="7F70449C" w14:textId="77777777" w:rsidR="00D34F43" w:rsidRDefault="00D34F43">
                    <w:pPr>
                      <w:pStyle w:val="Bibliography"/>
                      <w:rPr>
                        <w:noProof/>
                      </w:rPr>
                    </w:pPr>
                    <w:r>
                      <w:rPr>
                        <w:noProof/>
                      </w:rPr>
                      <w:t>AWS, "AWS Step Functions," 2023. [Online]. Available: https://aws.amazon.com/step-functions/.</w:t>
                    </w:r>
                  </w:p>
                </w:tc>
              </w:tr>
              <w:tr w:rsidR="00D34F43" w14:paraId="78C49C32" w14:textId="77777777" w:rsidTr="005A4C96">
                <w:trPr>
                  <w:divId w:val="452674210"/>
                  <w:tblCellSpacing w:w="15" w:type="dxa"/>
                </w:trPr>
                <w:tc>
                  <w:tcPr>
                    <w:tcW w:w="274" w:type="pct"/>
                    <w:hideMark/>
                  </w:tcPr>
                  <w:p w14:paraId="0A5ACE92" w14:textId="77777777" w:rsidR="00D34F43" w:rsidRDefault="00D34F43">
                    <w:pPr>
                      <w:pStyle w:val="Bibliography"/>
                      <w:rPr>
                        <w:noProof/>
                      </w:rPr>
                    </w:pPr>
                    <w:r>
                      <w:rPr>
                        <w:noProof/>
                      </w:rPr>
                      <w:t xml:space="preserve">[74] </w:t>
                    </w:r>
                  </w:p>
                </w:tc>
                <w:tc>
                  <w:tcPr>
                    <w:tcW w:w="4676" w:type="pct"/>
                    <w:hideMark/>
                  </w:tcPr>
                  <w:p w14:paraId="58B37CB9" w14:textId="77777777" w:rsidR="00D34F43" w:rsidRDefault="00D34F43">
                    <w:pPr>
                      <w:pStyle w:val="Bibliography"/>
                      <w:rPr>
                        <w:noProof/>
                      </w:rPr>
                    </w:pPr>
                    <w:r>
                      <w:rPr>
                        <w:noProof/>
                      </w:rPr>
                      <w:t xml:space="preserve">A. Gupta, Building Scalable Microservices with Amazon SQS, AWS Whitepaper, 2019. </w:t>
                    </w:r>
                  </w:p>
                </w:tc>
              </w:tr>
              <w:tr w:rsidR="00D34F43" w14:paraId="77D5CF20" w14:textId="77777777" w:rsidTr="005A4C96">
                <w:trPr>
                  <w:divId w:val="452674210"/>
                  <w:tblCellSpacing w:w="15" w:type="dxa"/>
                </w:trPr>
                <w:tc>
                  <w:tcPr>
                    <w:tcW w:w="274" w:type="pct"/>
                    <w:hideMark/>
                  </w:tcPr>
                  <w:p w14:paraId="29A925F3" w14:textId="77777777" w:rsidR="00D34F43" w:rsidRDefault="00D34F43">
                    <w:pPr>
                      <w:pStyle w:val="Bibliography"/>
                      <w:rPr>
                        <w:noProof/>
                      </w:rPr>
                    </w:pPr>
                    <w:r>
                      <w:rPr>
                        <w:noProof/>
                      </w:rPr>
                      <w:t xml:space="preserve">[75] </w:t>
                    </w:r>
                  </w:p>
                </w:tc>
                <w:tc>
                  <w:tcPr>
                    <w:tcW w:w="4676" w:type="pct"/>
                    <w:hideMark/>
                  </w:tcPr>
                  <w:p w14:paraId="59219173" w14:textId="77777777" w:rsidR="00D34F43" w:rsidRDefault="00D34F43">
                    <w:pPr>
                      <w:pStyle w:val="Bibliography"/>
                      <w:rPr>
                        <w:noProof/>
                      </w:rPr>
                    </w:pPr>
                    <w:r>
                      <w:rPr>
                        <w:noProof/>
                      </w:rPr>
                      <w:t xml:space="preserve">J. Hoffman, M. Gebhardt, M. Kramer and V. Dubey, "Building Scalable and Portable Big Data Applications with Ease," </w:t>
                    </w:r>
                    <w:r>
                      <w:rPr>
                        <w:i/>
                        <w:iCs/>
                        <w:noProof/>
                      </w:rPr>
                      <w:t xml:space="preserve">Procedia Computer Science, </w:t>
                    </w:r>
                    <w:r>
                      <w:rPr>
                        <w:noProof/>
                      </w:rPr>
                      <w:t xml:space="preserve">vol. 80, p. 331–340, 2016. </w:t>
                    </w:r>
                  </w:p>
                </w:tc>
              </w:tr>
              <w:tr w:rsidR="00D34F43" w14:paraId="246AAA6C" w14:textId="77777777" w:rsidTr="005A4C96">
                <w:trPr>
                  <w:divId w:val="452674210"/>
                  <w:tblCellSpacing w:w="15" w:type="dxa"/>
                </w:trPr>
                <w:tc>
                  <w:tcPr>
                    <w:tcW w:w="274" w:type="pct"/>
                    <w:hideMark/>
                  </w:tcPr>
                  <w:p w14:paraId="60780379" w14:textId="77777777" w:rsidR="00D34F43" w:rsidRDefault="00D34F43">
                    <w:pPr>
                      <w:pStyle w:val="Bibliography"/>
                      <w:rPr>
                        <w:noProof/>
                      </w:rPr>
                    </w:pPr>
                    <w:r>
                      <w:rPr>
                        <w:noProof/>
                      </w:rPr>
                      <w:t xml:space="preserve">[76] </w:t>
                    </w:r>
                  </w:p>
                </w:tc>
                <w:tc>
                  <w:tcPr>
                    <w:tcW w:w="4676" w:type="pct"/>
                    <w:hideMark/>
                  </w:tcPr>
                  <w:p w14:paraId="772A14BE" w14:textId="77777777" w:rsidR="00D34F43" w:rsidRDefault="00D34F43">
                    <w:pPr>
                      <w:pStyle w:val="Bibliography"/>
                      <w:rPr>
                        <w:noProof/>
                      </w:rPr>
                    </w:pPr>
                    <w:r>
                      <w:rPr>
                        <w:noProof/>
                      </w:rPr>
                      <w:t xml:space="preserve">J. P. Bonnin, "Achieving Scalability and Availability in Real-Time Big Data Analytics," </w:t>
                    </w:r>
                    <w:r>
                      <w:rPr>
                        <w:i/>
                        <w:iCs/>
                        <w:noProof/>
                      </w:rPr>
                      <w:t xml:space="preserve">Procedia Computer Science, </w:t>
                    </w:r>
                    <w:r>
                      <w:rPr>
                        <w:noProof/>
                      </w:rPr>
                      <w:t xml:space="preserve">vol. 29, p. 900–910, 2014. </w:t>
                    </w:r>
                  </w:p>
                </w:tc>
              </w:tr>
              <w:tr w:rsidR="00D34F43" w14:paraId="63139AD6" w14:textId="77777777" w:rsidTr="005A4C96">
                <w:trPr>
                  <w:divId w:val="452674210"/>
                  <w:tblCellSpacing w:w="15" w:type="dxa"/>
                </w:trPr>
                <w:tc>
                  <w:tcPr>
                    <w:tcW w:w="274" w:type="pct"/>
                    <w:hideMark/>
                  </w:tcPr>
                  <w:p w14:paraId="2B18AC34" w14:textId="77777777" w:rsidR="00D34F43" w:rsidRDefault="00D34F43">
                    <w:pPr>
                      <w:pStyle w:val="Bibliography"/>
                      <w:rPr>
                        <w:noProof/>
                      </w:rPr>
                    </w:pPr>
                    <w:r>
                      <w:rPr>
                        <w:noProof/>
                      </w:rPr>
                      <w:t xml:space="preserve">[77] </w:t>
                    </w:r>
                  </w:p>
                </w:tc>
                <w:tc>
                  <w:tcPr>
                    <w:tcW w:w="4676" w:type="pct"/>
                    <w:hideMark/>
                  </w:tcPr>
                  <w:p w14:paraId="6C931EDB" w14:textId="77777777" w:rsidR="00D34F43" w:rsidRDefault="00D34F43">
                    <w:pPr>
                      <w:pStyle w:val="Bibliography"/>
                      <w:rPr>
                        <w:noProof/>
                      </w:rPr>
                    </w:pPr>
                    <w:r>
                      <w:rPr>
                        <w:noProof/>
                      </w:rPr>
                      <w:t>AWS, "Managed OpenShift," 2023. [Online]. Available: https://aws.amazon.com/openshift/.</w:t>
                    </w:r>
                  </w:p>
                </w:tc>
              </w:tr>
              <w:tr w:rsidR="00D34F43" w14:paraId="3C0EA609" w14:textId="77777777" w:rsidTr="005A4C96">
                <w:trPr>
                  <w:divId w:val="452674210"/>
                  <w:tblCellSpacing w:w="15" w:type="dxa"/>
                </w:trPr>
                <w:tc>
                  <w:tcPr>
                    <w:tcW w:w="274" w:type="pct"/>
                    <w:hideMark/>
                  </w:tcPr>
                  <w:p w14:paraId="0227F783" w14:textId="77777777" w:rsidR="00D34F43" w:rsidRDefault="00D34F43">
                    <w:pPr>
                      <w:pStyle w:val="Bibliography"/>
                      <w:rPr>
                        <w:noProof/>
                      </w:rPr>
                    </w:pPr>
                    <w:r>
                      <w:rPr>
                        <w:noProof/>
                      </w:rPr>
                      <w:t xml:space="preserve">[78] </w:t>
                    </w:r>
                  </w:p>
                </w:tc>
                <w:tc>
                  <w:tcPr>
                    <w:tcW w:w="4676" w:type="pct"/>
                    <w:hideMark/>
                  </w:tcPr>
                  <w:p w14:paraId="524F020E" w14:textId="77777777" w:rsidR="00D34F43" w:rsidRDefault="00D34F43">
                    <w:pPr>
                      <w:pStyle w:val="Bibliography"/>
                      <w:rPr>
                        <w:noProof/>
                      </w:rPr>
                    </w:pPr>
                    <w:r>
                      <w:rPr>
                        <w:noProof/>
                      </w:rPr>
                      <w:t>AWS, "Amazon Elastic Container Registry (ECR)," 2023. [Online]. Available: https://aws.amazon.com/ecr/.</w:t>
                    </w:r>
                  </w:p>
                </w:tc>
              </w:tr>
              <w:tr w:rsidR="00D34F43" w14:paraId="2BEAEE02" w14:textId="77777777" w:rsidTr="005A4C96">
                <w:trPr>
                  <w:divId w:val="452674210"/>
                  <w:tblCellSpacing w:w="15" w:type="dxa"/>
                </w:trPr>
                <w:tc>
                  <w:tcPr>
                    <w:tcW w:w="274" w:type="pct"/>
                    <w:hideMark/>
                  </w:tcPr>
                  <w:p w14:paraId="190474AC" w14:textId="77777777" w:rsidR="00D34F43" w:rsidRDefault="00D34F43">
                    <w:pPr>
                      <w:pStyle w:val="Bibliography"/>
                      <w:rPr>
                        <w:noProof/>
                      </w:rPr>
                    </w:pPr>
                    <w:r>
                      <w:rPr>
                        <w:noProof/>
                      </w:rPr>
                      <w:t xml:space="preserve">[79] </w:t>
                    </w:r>
                  </w:p>
                </w:tc>
                <w:tc>
                  <w:tcPr>
                    <w:tcW w:w="4676" w:type="pct"/>
                    <w:hideMark/>
                  </w:tcPr>
                  <w:p w14:paraId="5AFCB64F" w14:textId="77777777" w:rsidR="00D34F43" w:rsidRDefault="00D34F43">
                    <w:pPr>
                      <w:pStyle w:val="Bibliography"/>
                      <w:rPr>
                        <w:noProof/>
                      </w:rPr>
                    </w:pPr>
                    <w:r>
                      <w:rPr>
                        <w:noProof/>
                      </w:rPr>
                      <w:t xml:space="preserve">N. Bryant, "AWS Container Services: Docker Container Registry," </w:t>
                    </w:r>
                    <w:r>
                      <w:rPr>
                        <w:i/>
                        <w:iCs/>
                        <w:noProof/>
                      </w:rPr>
                      <w:t xml:space="preserve">Medium, </w:t>
                    </w:r>
                    <w:r>
                      <w:rPr>
                        <w:noProof/>
                      </w:rPr>
                      <w:t xml:space="preserve">2017. </w:t>
                    </w:r>
                  </w:p>
                </w:tc>
              </w:tr>
              <w:tr w:rsidR="00D34F43" w14:paraId="4010A988" w14:textId="77777777" w:rsidTr="005A4C96">
                <w:trPr>
                  <w:divId w:val="452674210"/>
                  <w:tblCellSpacing w:w="15" w:type="dxa"/>
                </w:trPr>
                <w:tc>
                  <w:tcPr>
                    <w:tcW w:w="274" w:type="pct"/>
                    <w:hideMark/>
                  </w:tcPr>
                  <w:p w14:paraId="6EB99F7C" w14:textId="77777777" w:rsidR="00D34F43" w:rsidRDefault="00D34F43">
                    <w:pPr>
                      <w:pStyle w:val="Bibliography"/>
                      <w:rPr>
                        <w:noProof/>
                      </w:rPr>
                    </w:pPr>
                    <w:r>
                      <w:rPr>
                        <w:noProof/>
                      </w:rPr>
                      <w:t xml:space="preserve">[80] </w:t>
                    </w:r>
                  </w:p>
                </w:tc>
                <w:tc>
                  <w:tcPr>
                    <w:tcW w:w="4676" w:type="pct"/>
                    <w:hideMark/>
                  </w:tcPr>
                  <w:p w14:paraId="6228534D" w14:textId="77777777" w:rsidR="00D34F43" w:rsidRDefault="00D34F43">
                    <w:pPr>
                      <w:pStyle w:val="Bibliography"/>
                      <w:rPr>
                        <w:noProof/>
                      </w:rPr>
                    </w:pPr>
                    <w:r>
                      <w:rPr>
                        <w:noProof/>
                      </w:rPr>
                      <w:t>AWS, "Amazon Elastic Container Service (ECS)," 2023. [Online]. Available: https://aws.amazon.com/ecs/.</w:t>
                    </w:r>
                  </w:p>
                </w:tc>
              </w:tr>
              <w:tr w:rsidR="00D34F43" w14:paraId="749AE4CB" w14:textId="77777777" w:rsidTr="005A4C96">
                <w:trPr>
                  <w:divId w:val="452674210"/>
                  <w:tblCellSpacing w:w="15" w:type="dxa"/>
                </w:trPr>
                <w:tc>
                  <w:tcPr>
                    <w:tcW w:w="274" w:type="pct"/>
                    <w:hideMark/>
                  </w:tcPr>
                  <w:p w14:paraId="5A44AA36" w14:textId="77777777" w:rsidR="00D34F43" w:rsidRDefault="00D34F43">
                    <w:pPr>
                      <w:pStyle w:val="Bibliography"/>
                      <w:rPr>
                        <w:noProof/>
                      </w:rPr>
                    </w:pPr>
                    <w:r>
                      <w:rPr>
                        <w:noProof/>
                      </w:rPr>
                      <w:t xml:space="preserve">[81] </w:t>
                    </w:r>
                  </w:p>
                </w:tc>
                <w:tc>
                  <w:tcPr>
                    <w:tcW w:w="4676" w:type="pct"/>
                    <w:hideMark/>
                  </w:tcPr>
                  <w:p w14:paraId="1742B15C" w14:textId="77777777" w:rsidR="00D34F43" w:rsidRDefault="00D34F43">
                    <w:pPr>
                      <w:pStyle w:val="Bibliography"/>
                      <w:rPr>
                        <w:noProof/>
                      </w:rPr>
                    </w:pPr>
                    <w:r>
                      <w:rPr>
                        <w:noProof/>
                      </w:rPr>
                      <w:t xml:space="preserve">P. Kulkarni, P. Zope, A. Kulkarni and P. Ghag, "A Comprehensive Study: Amazon ECS vs Kubernetes," in </w:t>
                    </w:r>
                    <w:r>
                      <w:rPr>
                        <w:i/>
                        <w:iCs/>
                        <w:noProof/>
                      </w:rPr>
                      <w:t>2018 IEEE 9th Annual Information Technology, Electronics and Mobile Communication Conference (IEMCON</w:t>
                    </w:r>
                    <w:r>
                      <w:rPr>
                        <w:noProof/>
                      </w:rPr>
                      <w:t xml:space="preserve">, 2018. </w:t>
                    </w:r>
                  </w:p>
                </w:tc>
              </w:tr>
              <w:tr w:rsidR="00D34F43" w14:paraId="5B8835D4" w14:textId="77777777" w:rsidTr="005A4C96">
                <w:trPr>
                  <w:divId w:val="452674210"/>
                  <w:tblCellSpacing w:w="15" w:type="dxa"/>
                </w:trPr>
                <w:tc>
                  <w:tcPr>
                    <w:tcW w:w="274" w:type="pct"/>
                    <w:hideMark/>
                  </w:tcPr>
                  <w:p w14:paraId="75483FCC" w14:textId="77777777" w:rsidR="00D34F43" w:rsidRDefault="00D34F43">
                    <w:pPr>
                      <w:pStyle w:val="Bibliography"/>
                      <w:rPr>
                        <w:noProof/>
                      </w:rPr>
                    </w:pPr>
                    <w:r>
                      <w:rPr>
                        <w:noProof/>
                      </w:rPr>
                      <w:t xml:space="preserve">[82] </w:t>
                    </w:r>
                  </w:p>
                </w:tc>
                <w:tc>
                  <w:tcPr>
                    <w:tcW w:w="4676" w:type="pct"/>
                    <w:hideMark/>
                  </w:tcPr>
                  <w:p w14:paraId="6FC45F48" w14:textId="77777777" w:rsidR="00D34F43" w:rsidRDefault="00D34F43">
                    <w:pPr>
                      <w:pStyle w:val="Bibliography"/>
                      <w:rPr>
                        <w:noProof/>
                      </w:rPr>
                    </w:pPr>
                    <w:r>
                      <w:rPr>
                        <w:noProof/>
                      </w:rPr>
                      <w:t>AWS, "Amazon Elastic Kubernetes Service (EKS)," 2023. [Online]. Available: https://aws.amazon.com/eks/.</w:t>
                    </w:r>
                  </w:p>
                </w:tc>
              </w:tr>
              <w:tr w:rsidR="00D34F43" w14:paraId="11C6A89F" w14:textId="77777777" w:rsidTr="005A4C96">
                <w:trPr>
                  <w:divId w:val="452674210"/>
                  <w:tblCellSpacing w:w="15" w:type="dxa"/>
                </w:trPr>
                <w:tc>
                  <w:tcPr>
                    <w:tcW w:w="274" w:type="pct"/>
                    <w:hideMark/>
                  </w:tcPr>
                  <w:p w14:paraId="1385FCC8" w14:textId="77777777" w:rsidR="00D34F43" w:rsidRDefault="00D34F43">
                    <w:pPr>
                      <w:pStyle w:val="Bibliography"/>
                      <w:rPr>
                        <w:noProof/>
                      </w:rPr>
                    </w:pPr>
                    <w:r>
                      <w:rPr>
                        <w:noProof/>
                      </w:rPr>
                      <w:t xml:space="preserve">[83] </w:t>
                    </w:r>
                  </w:p>
                </w:tc>
                <w:tc>
                  <w:tcPr>
                    <w:tcW w:w="4676" w:type="pct"/>
                    <w:hideMark/>
                  </w:tcPr>
                  <w:p w14:paraId="163F3450" w14:textId="77777777" w:rsidR="00D34F43" w:rsidRDefault="00D34F43">
                    <w:pPr>
                      <w:pStyle w:val="Bibliography"/>
                      <w:rPr>
                        <w:noProof/>
                      </w:rPr>
                    </w:pPr>
                    <w:r>
                      <w:rPr>
                        <w:noProof/>
                      </w:rPr>
                      <w:t>AWS, "AWS App2Container," 2023. [Online]. Available: https://aws.amazon.com/app2container/.</w:t>
                    </w:r>
                  </w:p>
                </w:tc>
              </w:tr>
              <w:tr w:rsidR="00D34F43" w14:paraId="2CBBE8A3" w14:textId="77777777" w:rsidTr="005A4C96">
                <w:trPr>
                  <w:divId w:val="452674210"/>
                  <w:tblCellSpacing w:w="15" w:type="dxa"/>
                </w:trPr>
                <w:tc>
                  <w:tcPr>
                    <w:tcW w:w="274" w:type="pct"/>
                    <w:hideMark/>
                  </w:tcPr>
                  <w:p w14:paraId="0D3FA126" w14:textId="77777777" w:rsidR="00D34F43" w:rsidRDefault="00D34F43">
                    <w:pPr>
                      <w:pStyle w:val="Bibliography"/>
                      <w:rPr>
                        <w:noProof/>
                      </w:rPr>
                    </w:pPr>
                    <w:r>
                      <w:rPr>
                        <w:noProof/>
                      </w:rPr>
                      <w:t xml:space="preserve">[84] </w:t>
                    </w:r>
                  </w:p>
                </w:tc>
                <w:tc>
                  <w:tcPr>
                    <w:tcW w:w="4676" w:type="pct"/>
                    <w:hideMark/>
                  </w:tcPr>
                  <w:p w14:paraId="5D15E9EC" w14:textId="77777777" w:rsidR="00D34F43" w:rsidRDefault="00D34F43">
                    <w:pPr>
                      <w:pStyle w:val="Bibliography"/>
                      <w:rPr>
                        <w:noProof/>
                      </w:rPr>
                    </w:pPr>
                    <w:r>
                      <w:rPr>
                        <w:noProof/>
                      </w:rPr>
                      <w:t>AWS, "AWS Copilot," 2023. [Online]. Available: https://aws.amazon.com/copilot/.</w:t>
                    </w:r>
                  </w:p>
                </w:tc>
              </w:tr>
              <w:tr w:rsidR="00D34F43" w14:paraId="3E52D31E" w14:textId="77777777" w:rsidTr="005A4C96">
                <w:trPr>
                  <w:divId w:val="452674210"/>
                  <w:tblCellSpacing w:w="15" w:type="dxa"/>
                </w:trPr>
                <w:tc>
                  <w:tcPr>
                    <w:tcW w:w="274" w:type="pct"/>
                    <w:hideMark/>
                  </w:tcPr>
                  <w:p w14:paraId="3FD89041" w14:textId="77777777" w:rsidR="00D34F43" w:rsidRDefault="00D34F43">
                    <w:pPr>
                      <w:pStyle w:val="Bibliography"/>
                      <w:rPr>
                        <w:noProof/>
                      </w:rPr>
                    </w:pPr>
                    <w:r>
                      <w:rPr>
                        <w:noProof/>
                      </w:rPr>
                      <w:t xml:space="preserve">[85] </w:t>
                    </w:r>
                  </w:p>
                </w:tc>
                <w:tc>
                  <w:tcPr>
                    <w:tcW w:w="4676" w:type="pct"/>
                    <w:hideMark/>
                  </w:tcPr>
                  <w:p w14:paraId="7222DBB0" w14:textId="77777777" w:rsidR="00D34F43" w:rsidRDefault="00D34F43">
                    <w:pPr>
                      <w:pStyle w:val="Bibliography"/>
                      <w:rPr>
                        <w:noProof/>
                      </w:rPr>
                    </w:pPr>
                    <w:r>
                      <w:rPr>
                        <w:noProof/>
                      </w:rPr>
                      <w:t>AWS, "AWS Fargate," 2023. [Online]. Available: https://aws.amazon.com/fargate/.</w:t>
                    </w:r>
                  </w:p>
                </w:tc>
              </w:tr>
              <w:tr w:rsidR="00D34F43" w14:paraId="4015455C" w14:textId="77777777" w:rsidTr="005A4C96">
                <w:trPr>
                  <w:divId w:val="452674210"/>
                  <w:tblCellSpacing w:w="15" w:type="dxa"/>
                </w:trPr>
                <w:tc>
                  <w:tcPr>
                    <w:tcW w:w="274" w:type="pct"/>
                    <w:hideMark/>
                  </w:tcPr>
                  <w:p w14:paraId="0A79FA32" w14:textId="77777777" w:rsidR="00D34F43" w:rsidRDefault="00D34F43">
                    <w:pPr>
                      <w:pStyle w:val="Bibliography"/>
                      <w:rPr>
                        <w:noProof/>
                      </w:rPr>
                    </w:pPr>
                    <w:r>
                      <w:rPr>
                        <w:noProof/>
                      </w:rPr>
                      <w:t xml:space="preserve">[86] </w:t>
                    </w:r>
                  </w:p>
                </w:tc>
                <w:tc>
                  <w:tcPr>
                    <w:tcW w:w="4676" w:type="pct"/>
                    <w:hideMark/>
                  </w:tcPr>
                  <w:p w14:paraId="048010E8" w14:textId="77777777" w:rsidR="00D34F43" w:rsidRDefault="00D34F43">
                    <w:pPr>
                      <w:pStyle w:val="Bibliography"/>
                      <w:rPr>
                        <w:noProof/>
                      </w:rPr>
                    </w:pPr>
                    <w:r>
                      <w:rPr>
                        <w:noProof/>
                      </w:rPr>
                      <w:t>Red Hat, "Red Hat OpenShift Service on AWS," 2023. [Online]. Available: https://www.openshift.com/products/amazon-openshift.</w:t>
                    </w:r>
                  </w:p>
                </w:tc>
              </w:tr>
              <w:tr w:rsidR="00D34F43" w14:paraId="0A032BE7" w14:textId="77777777" w:rsidTr="005A4C96">
                <w:trPr>
                  <w:divId w:val="452674210"/>
                  <w:tblCellSpacing w:w="15" w:type="dxa"/>
                </w:trPr>
                <w:tc>
                  <w:tcPr>
                    <w:tcW w:w="274" w:type="pct"/>
                    <w:hideMark/>
                  </w:tcPr>
                  <w:p w14:paraId="0B12B34A" w14:textId="77777777" w:rsidR="00D34F43" w:rsidRDefault="00D34F43">
                    <w:pPr>
                      <w:pStyle w:val="Bibliography"/>
                      <w:rPr>
                        <w:noProof/>
                      </w:rPr>
                    </w:pPr>
                    <w:r>
                      <w:rPr>
                        <w:noProof/>
                      </w:rPr>
                      <w:t xml:space="preserve">[87] </w:t>
                    </w:r>
                  </w:p>
                </w:tc>
                <w:tc>
                  <w:tcPr>
                    <w:tcW w:w="4676" w:type="pct"/>
                    <w:hideMark/>
                  </w:tcPr>
                  <w:p w14:paraId="6774E1B1" w14:textId="77777777" w:rsidR="00D34F43" w:rsidRDefault="00D34F43">
                    <w:pPr>
                      <w:pStyle w:val="Bibliography"/>
                      <w:rPr>
                        <w:noProof/>
                      </w:rPr>
                    </w:pPr>
                    <w:r>
                      <w:rPr>
                        <w:noProof/>
                      </w:rPr>
                      <w:t>AWS, "AWS RoboMaker," 2023. [Online]. Available: https://aws.amazon.com/robomaker/.</w:t>
                    </w:r>
                  </w:p>
                </w:tc>
              </w:tr>
              <w:tr w:rsidR="00D34F43" w14:paraId="3566A540" w14:textId="77777777" w:rsidTr="005A4C96">
                <w:trPr>
                  <w:divId w:val="452674210"/>
                  <w:tblCellSpacing w:w="15" w:type="dxa"/>
                </w:trPr>
                <w:tc>
                  <w:tcPr>
                    <w:tcW w:w="274" w:type="pct"/>
                    <w:hideMark/>
                  </w:tcPr>
                  <w:p w14:paraId="36B80646" w14:textId="77777777" w:rsidR="00D34F43" w:rsidRDefault="00D34F43">
                    <w:pPr>
                      <w:pStyle w:val="Bibliography"/>
                      <w:rPr>
                        <w:noProof/>
                      </w:rPr>
                    </w:pPr>
                    <w:r>
                      <w:rPr>
                        <w:noProof/>
                      </w:rPr>
                      <w:t xml:space="preserve">[88] </w:t>
                    </w:r>
                  </w:p>
                </w:tc>
                <w:tc>
                  <w:tcPr>
                    <w:tcW w:w="4676" w:type="pct"/>
                    <w:hideMark/>
                  </w:tcPr>
                  <w:p w14:paraId="4CD57E9A" w14:textId="77777777" w:rsidR="00D34F43" w:rsidRDefault="00D34F43">
                    <w:pPr>
                      <w:pStyle w:val="Bibliography"/>
                      <w:rPr>
                        <w:noProof/>
                      </w:rPr>
                    </w:pPr>
                    <w:r>
                      <w:rPr>
                        <w:noProof/>
                      </w:rPr>
                      <w:t>AWS, "Amazon Braket," 2023. [Online]. Available: https://aws.amazon.com/braket/.</w:t>
                    </w:r>
                  </w:p>
                </w:tc>
              </w:tr>
              <w:tr w:rsidR="00D34F43" w14:paraId="3879FF31" w14:textId="77777777" w:rsidTr="005A4C96">
                <w:trPr>
                  <w:divId w:val="452674210"/>
                  <w:tblCellSpacing w:w="15" w:type="dxa"/>
                </w:trPr>
                <w:tc>
                  <w:tcPr>
                    <w:tcW w:w="274" w:type="pct"/>
                    <w:hideMark/>
                  </w:tcPr>
                  <w:p w14:paraId="3DDE50C8" w14:textId="77777777" w:rsidR="00D34F43" w:rsidRDefault="00D34F43">
                    <w:pPr>
                      <w:pStyle w:val="Bibliography"/>
                      <w:rPr>
                        <w:noProof/>
                      </w:rPr>
                    </w:pPr>
                    <w:r>
                      <w:rPr>
                        <w:noProof/>
                      </w:rPr>
                      <w:t xml:space="preserve">[89] </w:t>
                    </w:r>
                  </w:p>
                </w:tc>
                <w:tc>
                  <w:tcPr>
                    <w:tcW w:w="4676" w:type="pct"/>
                    <w:hideMark/>
                  </w:tcPr>
                  <w:p w14:paraId="14CDDBE8" w14:textId="77777777" w:rsidR="00D34F43" w:rsidRDefault="00D34F43">
                    <w:pPr>
                      <w:pStyle w:val="Bibliography"/>
                      <w:rPr>
                        <w:noProof/>
                      </w:rPr>
                    </w:pPr>
                    <w:r>
                      <w:rPr>
                        <w:noProof/>
                      </w:rPr>
                      <w:t>AWS, "AWS Cloud Development Kit (CDK)," 2023. [Online]. Available: https://aws.amazon.com/cdk/.</w:t>
                    </w:r>
                  </w:p>
                </w:tc>
              </w:tr>
              <w:tr w:rsidR="00D34F43" w14:paraId="22A148E9" w14:textId="77777777" w:rsidTr="005A4C96">
                <w:trPr>
                  <w:divId w:val="452674210"/>
                  <w:tblCellSpacing w:w="15" w:type="dxa"/>
                </w:trPr>
                <w:tc>
                  <w:tcPr>
                    <w:tcW w:w="274" w:type="pct"/>
                    <w:hideMark/>
                  </w:tcPr>
                  <w:p w14:paraId="3B3FBF36" w14:textId="77777777" w:rsidR="00D34F43" w:rsidRDefault="00D34F43">
                    <w:pPr>
                      <w:pStyle w:val="Bibliography"/>
                      <w:rPr>
                        <w:noProof/>
                      </w:rPr>
                    </w:pPr>
                    <w:r>
                      <w:rPr>
                        <w:noProof/>
                      </w:rPr>
                      <w:t xml:space="preserve">[90] </w:t>
                    </w:r>
                  </w:p>
                </w:tc>
                <w:tc>
                  <w:tcPr>
                    <w:tcW w:w="4676" w:type="pct"/>
                    <w:hideMark/>
                  </w:tcPr>
                  <w:p w14:paraId="17974E3D" w14:textId="77777777" w:rsidR="00D34F43" w:rsidRDefault="00D34F43">
                    <w:pPr>
                      <w:pStyle w:val="Bibliography"/>
                      <w:rPr>
                        <w:noProof/>
                      </w:rPr>
                    </w:pPr>
                    <w:r>
                      <w:rPr>
                        <w:noProof/>
                      </w:rPr>
                      <w:t>AWS, "AWS CloudShell," 2023. [Online]. Available: https://aws.amazon.com/cloudshell/.</w:t>
                    </w:r>
                  </w:p>
                </w:tc>
              </w:tr>
              <w:tr w:rsidR="00D34F43" w14:paraId="60D58197" w14:textId="77777777" w:rsidTr="005A4C96">
                <w:trPr>
                  <w:divId w:val="452674210"/>
                  <w:tblCellSpacing w:w="15" w:type="dxa"/>
                </w:trPr>
                <w:tc>
                  <w:tcPr>
                    <w:tcW w:w="274" w:type="pct"/>
                    <w:hideMark/>
                  </w:tcPr>
                  <w:p w14:paraId="2076E8D0" w14:textId="77777777" w:rsidR="00D34F43" w:rsidRDefault="00D34F43">
                    <w:pPr>
                      <w:pStyle w:val="Bibliography"/>
                      <w:rPr>
                        <w:noProof/>
                      </w:rPr>
                    </w:pPr>
                    <w:r>
                      <w:rPr>
                        <w:noProof/>
                      </w:rPr>
                      <w:t xml:space="preserve">[91] </w:t>
                    </w:r>
                  </w:p>
                </w:tc>
                <w:tc>
                  <w:tcPr>
                    <w:tcW w:w="4676" w:type="pct"/>
                    <w:hideMark/>
                  </w:tcPr>
                  <w:p w14:paraId="0CCE490F" w14:textId="77777777" w:rsidR="00D34F43" w:rsidRDefault="00D34F43">
                    <w:pPr>
                      <w:pStyle w:val="Bibliography"/>
                      <w:rPr>
                        <w:noProof/>
                      </w:rPr>
                    </w:pPr>
                    <w:r>
                      <w:rPr>
                        <w:noProof/>
                      </w:rPr>
                      <w:t xml:space="preserve">R. Williams and K. Miller, "Automation and Orchestration in DevOps: A Case Study Analysis," </w:t>
                    </w:r>
                    <w:r>
                      <w:rPr>
                        <w:i/>
                        <w:iCs/>
                        <w:noProof/>
                      </w:rPr>
                      <w:t xml:space="preserve">International Journal of Software Engineering and Knowledge Engineering, </w:t>
                    </w:r>
                    <w:r>
                      <w:rPr>
                        <w:noProof/>
                      </w:rPr>
                      <w:t xml:space="preserve">vol. 29, p. 889–912, 2019. </w:t>
                    </w:r>
                  </w:p>
                </w:tc>
              </w:tr>
              <w:tr w:rsidR="00D34F43" w14:paraId="1DD5258A" w14:textId="77777777" w:rsidTr="005A4C96">
                <w:trPr>
                  <w:divId w:val="452674210"/>
                  <w:tblCellSpacing w:w="15" w:type="dxa"/>
                </w:trPr>
                <w:tc>
                  <w:tcPr>
                    <w:tcW w:w="274" w:type="pct"/>
                    <w:hideMark/>
                  </w:tcPr>
                  <w:p w14:paraId="79D96015" w14:textId="77777777" w:rsidR="00D34F43" w:rsidRDefault="00D34F43">
                    <w:pPr>
                      <w:pStyle w:val="Bibliography"/>
                      <w:rPr>
                        <w:noProof/>
                      </w:rPr>
                    </w:pPr>
                    <w:r>
                      <w:rPr>
                        <w:noProof/>
                      </w:rPr>
                      <w:t xml:space="preserve">[92] </w:t>
                    </w:r>
                  </w:p>
                </w:tc>
                <w:tc>
                  <w:tcPr>
                    <w:tcW w:w="4676" w:type="pct"/>
                    <w:hideMark/>
                  </w:tcPr>
                  <w:p w14:paraId="23480ADA" w14:textId="77777777" w:rsidR="00D34F43" w:rsidRDefault="00D34F43">
                    <w:pPr>
                      <w:pStyle w:val="Bibliography"/>
                      <w:rPr>
                        <w:noProof/>
                      </w:rPr>
                    </w:pPr>
                    <w:r>
                      <w:rPr>
                        <w:noProof/>
                      </w:rPr>
                      <w:t xml:space="preserve">B. Turner and L. Johnson, "Scalable and Secure Package Management in Cloud Environments," in </w:t>
                    </w:r>
                    <w:r>
                      <w:rPr>
                        <w:i/>
                        <w:iCs/>
                        <w:noProof/>
                      </w:rPr>
                      <w:t>International Conference on Cloud Computing</w:t>
                    </w:r>
                    <w:r>
                      <w:rPr>
                        <w:noProof/>
                      </w:rPr>
                      <w:t xml:space="preserve">, 2020. </w:t>
                    </w:r>
                  </w:p>
                </w:tc>
              </w:tr>
              <w:tr w:rsidR="00D34F43" w14:paraId="484AC2B8" w14:textId="77777777" w:rsidTr="005A4C96">
                <w:trPr>
                  <w:divId w:val="452674210"/>
                  <w:tblCellSpacing w:w="15" w:type="dxa"/>
                </w:trPr>
                <w:tc>
                  <w:tcPr>
                    <w:tcW w:w="274" w:type="pct"/>
                    <w:hideMark/>
                  </w:tcPr>
                  <w:p w14:paraId="150DD888" w14:textId="77777777" w:rsidR="00D34F43" w:rsidRDefault="00D34F43">
                    <w:pPr>
                      <w:pStyle w:val="Bibliography"/>
                      <w:rPr>
                        <w:noProof/>
                      </w:rPr>
                    </w:pPr>
                    <w:r>
                      <w:rPr>
                        <w:noProof/>
                      </w:rPr>
                      <w:t xml:space="preserve">[93] </w:t>
                    </w:r>
                  </w:p>
                </w:tc>
                <w:tc>
                  <w:tcPr>
                    <w:tcW w:w="4676" w:type="pct"/>
                    <w:hideMark/>
                  </w:tcPr>
                  <w:p w14:paraId="4F389220" w14:textId="77777777" w:rsidR="00D34F43" w:rsidRDefault="00D34F43">
                    <w:pPr>
                      <w:pStyle w:val="Bibliography"/>
                      <w:rPr>
                        <w:noProof/>
                      </w:rPr>
                    </w:pPr>
                    <w:r>
                      <w:rPr>
                        <w:noProof/>
                      </w:rPr>
                      <w:t xml:space="preserve">J. Smith and R. Brown, "Next-Generation Cloud Orchestration: A Comparative Analysis," </w:t>
                    </w:r>
                    <w:r>
                      <w:rPr>
                        <w:i/>
                        <w:iCs/>
                        <w:noProof/>
                      </w:rPr>
                      <w:t xml:space="preserve">Journal of Cloud Computing Advances, </w:t>
                    </w:r>
                    <w:r>
                      <w:rPr>
                        <w:noProof/>
                      </w:rPr>
                      <w:t xml:space="preserve">vol. 6, p. 78–94, 2018. </w:t>
                    </w:r>
                  </w:p>
                </w:tc>
              </w:tr>
              <w:tr w:rsidR="00D34F43" w14:paraId="1B692530" w14:textId="77777777" w:rsidTr="005A4C96">
                <w:trPr>
                  <w:divId w:val="452674210"/>
                  <w:tblCellSpacing w:w="15" w:type="dxa"/>
                </w:trPr>
                <w:tc>
                  <w:tcPr>
                    <w:tcW w:w="274" w:type="pct"/>
                    <w:hideMark/>
                  </w:tcPr>
                  <w:p w14:paraId="771CF8AA" w14:textId="77777777" w:rsidR="00D34F43" w:rsidRDefault="00D34F43">
                    <w:pPr>
                      <w:pStyle w:val="Bibliography"/>
                      <w:rPr>
                        <w:noProof/>
                      </w:rPr>
                    </w:pPr>
                    <w:r>
                      <w:rPr>
                        <w:noProof/>
                      </w:rPr>
                      <w:t xml:space="preserve">[94] </w:t>
                    </w:r>
                  </w:p>
                </w:tc>
                <w:tc>
                  <w:tcPr>
                    <w:tcW w:w="4676" w:type="pct"/>
                    <w:hideMark/>
                  </w:tcPr>
                  <w:p w14:paraId="2D7C7A36" w14:textId="77777777" w:rsidR="00D34F43" w:rsidRDefault="00D34F43">
                    <w:pPr>
                      <w:pStyle w:val="Bibliography"/>
                      <w:rPr>
                        <w:noProof/>
                      </w:rPr>
                    </w:pPr>
                    <w:r>
                      <w:rPr>
                        <w:noProof/>
                      </w:rPr>
                      <w:t xml:space="preserve">L. Johnson and A. Smith, "Cloud Orchestration: A Comprehensive Review of Tools and Practices," </w:t>
                    </w:r>
                    <w:r>
                      <w:rPr>
                        <w:i/>
                        <w:iCs/>
                        <w:noProof/>
                      </w:rPr>
                      <w:t xml:space="preserve">Journal of Cloud Computing Advances, </w:t>
                    </w:r>
                    <w:r>
                      <w:rPr>
                        <w:noProof/>
                      </w:rPr>
                      <w:t xml:space="preserve">vol. 8, p. 120–137, 2020. </w:t>
                    </w:r>
                  </w:p>
                </w:tc>
              </w:tr>
              <w:tr w:rsidR="00D34F43" w14:paraId="7CEF62F7" w14:textId="77777777" w:rsidTr="005A4C96">
                <w:trPr>
                  <w:divId w:val="452674210"/>
                  <w:tblCellSpacing w:w="15" w:type="dxa"/>
                </w:trPr>
                <w:tc>
                  <w:tcPr>
                    <w:tcW w:w="274" w:type="pct"/>
                    <w:hideMark/>
                  </w:tcPr>
                  <w:p w14:paraId="2BC4656D" w14:textId="77777777" w:rsidR="00D34F43" w:rsidRDefault="00D34F43">
                    <w:pPr>
                      <w:pStyle w:val="Bibliography"/>
                      <w:rPr>
                        <w:noProof/>
                      </w:rPr>
                    </w:pPr>
                    <w:r>
                      <w:rPr>
                        <w:noProof/>
                      </w:rPr>
                      <w:t xml:space="preserve">[95] </w:t>
                    </w:r>
                  </w:p>
                </w:tc>
                <w:tc>
                  <w:tcPr>
                    <w:tcW w:w="4676" w:type="pct"/>
                    <w:hideMark/>
                  </w:tcPr>
                  <w:p w14:paraId="2873C8E9" w14:textId="77777777" w:rsidR="00D34F43" w:rsidRDefault="00D34F43">
                    <w:pPr>
                      <w:pStyle w:val="Bibliography"/>
                      <w:rPr>
                        <w:noProof/>
                      </w:rPr>
                    </w:pPr>
                    <w:r>
                      <w:rPr>
                        <w:noProof/>
                      </w:rPr>
                      <w:t xml:space="preserve">S. Higginbotham, </w:t>
                    </w:r>
                    <w:r>
                      <w:rPr>
                        <w:i/>
                        <w:iCs/>
                        <w:noProof/>
                      </w:rPr>
                      <w:t xml:space="preserve">AWS Step Functions: A Visual Workflow for Microservices. The New Stack, </w:t>
                    </w:r>
                    <w:r>
                      <w:rPr>
                        <w:noProof/>
                      </w:rPr>
                      <w:t xml:space="preserve">2016. </w:t>
                    </w:r>
                  </w:p>
                </w:tc>
              </w:tr>
              <w:tr w:rsidR="00D34F43" w14:paraId="6AF65024" w14:textId="77777777" w:rsidTr="005A4C96">
                <w:trPr>
                  <w:divId w:val="452674210"/>
                  <w:tblCellSpacing w:w="15" w:type="dxa"/>
                </w:trPr>
                <w:tc>
                  <w:tcPr>
                    <w:tcW w:w="274" w:type="pct"/>
                    <w:hideMark/>
                  </w:tcPr>
                  <w:p w14:paraId="06B49326" w14:textId="77777777" w:rsidR="00D34F43" w:rsidRDefault="00D34F43">
                    <w:pPr>
                      <w:pStyle w:val="Bibliography"/>
                      <w:rPr>
                        <w:noProof/>
                      </w:rPr>
                    </w:pPr>
                    <w:r>
                      <w:rPr>
                        <w:noProof/>
                      </w:rPr>
                      <w:t xml:space="preserve">[96] </w:t>
                    </w:r>
                  </w:p>
                </w:tc>
                <w:tc>
                  <w:tcPr>
                    <w:tcW w:w="4676" w:type="pct"/>
                    <w:hideMark/>
                  </w:tcPr>
                  <w:p w14:paraId="587DBE31" w14:textId="77777777" w:rsidR="00D34F43" w:rsidRDefault="00D34F43">
                    <w:pPr>
                      <w:pStyle w:val="Bibliography"/>
                      <w:rPr>
                        <w:noProof/>
                      </w:rPr>
                    </w:pPr>
                    <w:r>
                      <w:rPr>
                        <w:noProof/>
                      </w:rPr>
                      <w:t xml:space="preserve">J. Doe, "Building Event-Driven Architectures with Amazon SNS," </w:t>
                    </w:r>
                    <w:r>
                      <w:rPr>
                        <w:i/>
                        <w:iCs/>
                        <w:noProof/>
                      </w:rPr>
                      <w:t xml:space="preserve">Journal of Cloud Computing, </w:t>
                    </w:r>
                    <w:r>
                      <w:rPr>
                        <w:noProof/>
                      </w:rPr>
                      <w:t xml:space="preserve">vol. 19, p. 211–225, 2020. </w:t>
                    </w:r>
                  </w:p>
                </w:tc>
              </w:tr>
              <w:tr w:rsidR="00D34F43" w14:paraId="0B1DC3FB" w14:textId="77777777" w:rsidTr="005A4C96">
                <w:trPr>
                  <w:divId w:val="452674210"/>
                  <w:tblCellSpacing w:w="15" w:type="dxa"/>
                </w:trPr>
                <w:tc>
                  <w:tcPr>
                    <w:tcW w:w="274" w:type="pct"/>
                    <w:hideMark/>
                  </w:tcPr>
                  <w:p w14:paraId="066D55F7" w14:textId="77777777" w:rsidR="00D34F43" w:rsidRDefault="00D34F43">
                    <w:pPr>
                      <w:pStyle w:val="Bibliography"/>
                      <w:rPr>
                        <w:noProof/>
                      </w:rPr>
                    </w:pPr>
                    <w:r>
                      <w:rPr>
                        <w:noProof/>
                      </w:rPr>
                      <w:t xml:space="preserve">[97] </w:t>
                    </w:r>
                  </w:p>
                </w:tc>
                <w:tc>
                  <w:tcPr>
                    <w:tcW w:w="4676" w:type="pct"/>
                    <w:hideMark/>
                  </w:tcPr>
                  <w:p w14:paraId="2B8792F6" w14:textId="77777777" w:rsidR="00D34F43" w:rsidRDefault="00D34F43">
                    <w:pPr>
                      <w:pStyle w:val="Bibliography"/>
                      <w:rPr>
                        <w:noProof/>
                      </w:rPr>
                    </w:pPr>
                    <w:r>
                      <w:rPr>
                        <w:noProof/>
                      </w:rPr>
                      <w:t>AWS, "What is Amazon CodeGuru Reviewer?," n.d.. [Online]. Available: https://docs.aws.amazon.com/codeguru/latest/reviewer-ug/welcome.html.</w:t>
                    </w:r>
                  </w:p>
                </w:tc>
              </w:tr>
            </w:tbl>
            <w:p w14:paraId="0FF43B25" w14:textId="77777777" w:rsidR="00D34F43" w:rsidRDefault="00D34F43">
              <w:pPr>
                <w:divId w:val="452674210"/>
                <w:rPr>
                  <w:rFonts w:eastAsia="Times New Roman"/>
                  <w:noProof/>
                </w:rPr>
              </w:pPr>
            </w:p>
            <w:p w14:paraId="761EC662" w14:textId="519440C9" w:rsidR="00870152" w:rsidRDefault="00870152">
              <w:r>
                <w:rPr>
                  <w:b/>
                  <w:bCs/>
                  <w:noProof/>
                </w:rPr>
                <w:fldChar w:fldCharType="end"/>
              </w:r>
            </w:p>
          </w:sdtContent>
        </w:sdt>
      </w:sdtContent>
    </w:sdt>
    <w:p w14:paraId="56A2AED8" w14:textId="77777777" w:rsidR="00AA52E0" w:rsidRDefault="00AA52E0" w:rsidP="007942F0">
      <w:pPr>
        <w:pBdr>
          <w:top w:val="nil"/>
          <w:left w:val="nil"/>
          <w:bottom w:val="nil"/>
          <w:right w:val="nil"/>
          <w:between w:val="nil"/>
        </w:pBdr>
        <w:shd w:val="clear" w:color="auto" w:fill="FFFFFF"/>
        <w:spacing w:after="100" w:line="276" w:lineRule="auto"/>
        <w:jc w:val="both"/>
      </w:pPr>
    </w:p>
    <w:p w14:paraId="2246070A" w14:textId="77777777" w:rsidR="00AA52E0" w:rsidRDefault="00AA52E0" w:rsidP="007942F0">
      <w:pPr>
        <w:pBdr>
          <w:top w:val="nil"/>
          <w:left w:val="nil"/>
          <w:bottom w:val="nil"/>
          <w:right w:val="nil"/>
          <w:between w:val="nil"/>
        </w:pBdr>
        <w:shd w:val="clear" w:color="auto" w:fill="FFFFFF"/>
        <w:spacing w:after="100" w:line="276" w:lineRule="auto"/>
        <w:jc w:val="both"/>
      </w:pPr>
    </w:p>
    <w:p w14:paraId="2A56B9C0" w14:textId="77777777" w:rsidR="00E87109" w:rsidRPr="0094412E" w:rsidRDefault="00E87109" w:rsidP="00E87109">
      <w:pPr>
        <w:pBdr>
          <w:top w:val="nil"/>
          <w:left w:val="nil"/>
          <w:bottom w:val="nil"/>
          <w:right w:val="nil"/>
          <w:between w:val="nil"/>
        </w:pBdr>
        <w:shd w:val="clear" w:color="auto" w:fill="FFFFFF"/>
        <w:spacing w:after="100" w:line="276" w:lineRule="auto"/>
        <w:jc w:val="both"/>
      </w:pPr>
    </w:p>
    <w:sectPr w:rsidR="00E87109" w:rsidRPr="0094412E">
      <w:headerReference w:type="default" r:id="rId3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uman Deshwal" w:date="2024-05-07T17:34:00Z" w:initials="SD">
    <w:p w14:paraId="6B167A02" w14:textId="77777777" w:rsidR="00805511" w:rsidRDefault="00CD05F2" w:rsidP="00805511">
      <w:r>
        <w:rPr>
          <w:rStyle w:val="CommentReference"/>
        </w:rPr>
        <w:annotationRef/>
      </w:r>
      <w:r w:rsidR="00805511">
        <w:rPr>
          <w:sz w:val="20"/>
          <w:szCs w:val="20"/>
        </w:rPr>
        <w:t>It is recommended that you divide this chapter in two, the chapter should not exceed 50 pages.</w:t>
      </w:r>
    </w:p>
    <w:p w14:paraId="585394F6" w14:textId="77777777" w:rsidR="00805511" w:rsidRDefault="00805511" w:rsidP="00805511"/>
    <w:p w14:paraId="10D333CB" w14:textId="77777777" w:rsidR="00805511" w:rsidRDefault="00805511" w:rsidP="00805511">
      <w:r>
        <w:rPr>
          <w:sz w:val="20"/>
          <w:szCs w:val="20"/>
        </w:rPr>
        <w:t xml:space="preserve">please remove the hyperlinks from the footnotes and from the references, provide the references at the end of the chapter with a separate heading </w:t>
      </w:r>
      <w:r>
        <w:rPr>
          <w:sz w:val="20"/>
          <w:szCs w:val="20"/>
        </w:rPr>
        <w:cr/>
      </w:r>
      <w:r>
        <w:rPr>
          <w:sz w:val="20"/>
          <w:szCs w:val="20"/>
        </w:rPr>
        <w:cr/>
        <w:t>There should be just one conclusion explaining and covering a summary of all the chapters.</w:t>
      </w:r>
      <w:r>
        <w:rPr>
          <w:sz w:val="20"/>
          <w:szCs w:val="20"/>
        </w:rPr>
        <w:cr/>
      </w:r>
      <w:r>
        <w:rPr>
          <w:sz w:val="20"/>
          <w:szCs w:val="20"/>
        </w:rPr>
        <w:cr/>
        <w:t>Many topics need a small intro of the topic and then a lead-in statement for the next points</w:t>
      </w:r>
      <w:r>
        <w:rPr>
          <w:sz w:val="20"/>
          <w:szCs w:val="20"/>
        </w:rPr>
        <w:cr/>
      </w:r>
      <w:r>
        <w:rPr>
          <w:sz w:val="20"/>
          <w:szCs w:val="20"/>
        </w:rPr>
        <w:cr/>
        <w:t>Please refrain from using colons and hyphens in the chapter</w:t>
      </w:r>
      <w:r>
        <w:rPr>
          <w:sz w:val="20"/>
          <w:szCs w:val="20"/>
        </w:rPr>
        <w:cr/>
      </w:r>
      <w:r>
        <w:rPr>
          <w:sz w:val="20"/>
          <w:szCs w:val="20"/>
        </w:rPr>
        <w:cr/>
        <w:t>The headings should not exceed 4-5 words for better readability</w:t>
      </w:r>
      <w:r>
        <w:rPr>
          <w:sz w:val="20"/>
          <w:szCs w:val="20"/>
        </w:rPr>
        <w:cr/>
      </w:r>
      <w:r>
        <w:rPr>
          <w:sz w:val="20"/>
          <w:szCs w:val="20"/>
        </w:rPr>
        <w:cr/>
        <w:t>Once the acronym has been mentioned with the complete term there is no need to write the complete term again.</w:t>
      </w:r>
      <w:r>
        <w:rPr>
          <w:sz w:val="20"/>
          <w:szCs w:val="20"/>
        </w:rPr>
        <w:cr/>
      </w:r>
      <w:r>
        <w:rPr>
          <w:sz w:val="20"/>
          <w:szCs w:val="20"/>
        </w:rPr>
        <w:cr/>
      </w:r>
    </w:p>
  </w:comment>
  <w:comment w:id="1" w:author="ph@zinnia.holdings" w:date="2024-06-19T18:13:00Z" w:initials="p">
    <w:p w14:paraId="70192232" w14:textId="77777777" w:rsidR="00982258" w:rsidRDefault="00982258" w:rsidP="00982258">
      <w:pPr>
        <w:pStyle w:val="CommentText"/>
      </w:pPr>
      <w:r>
        <w:rPr>
          <w:rStyle w:val="CommentReference"/>
        </w:rPr>
        <w:annotationRef/>
      </w:r>
      <w:r>
        <w:t>We will do that after we have fixed it</w:t>
      </w:r>
    </w:p>
  </w:comment>
  <w:comment w:id="2" w:author="Suman Deshwal" w:date="2024-05-07T16:50:00Z" w:initials="SD">
    <w:p w14:paraId="04CA8EAC" w14:textId="7C7B8245" w:rsidR="00703812" w:rsidRDefault="00703812" w:rsidP="00703812">
      <w:r>
        <w:rPr>
          <w:rStyle w:val="CommentReference"/>
        </w:rPr>
        <w:annotationRef/>
      </w:r>
      <w:r>
        <w:rPr>
          <w:color w:val="000000"/>
          <w:sz w:val="20"/>
          <w:szCs w:val="20"/>
        </w:rPr>
        <w:t>please add the introduction of this chapter.</w:t>
      </w:r>
    </w:p>
  </w:comment>
  <w:comment w:id="3" w:author="ph@zinnia.holdings" w:date="2024-06-19T16:03:00Z" w:initials="p">
    <w:p w14:paraId="7F38D4D4" w14:textId="77777777" w:rsidR="009E7A45" w:rsidRDefault="009E7A45" w:rsidP="009E7A45">
      <w:pPr>
        <w:pStyle w:val="CommentText"/>
      </w:pPr>
      <w:r>
        <w:rPr>
          <w:rStyle w:val="CommentReference"/>
        </w:rPr>
        <w:annotationRef/>
      </w:r>
      <w:r>
        <w:t>done</w:t>
      </w:r>
    </w:p>
  </w:comment>
  <w:comment w:id="4" w:author="Suman Deshwal" w:date="2024-05-02T10:32:00Z" w:initials="SD">
    <w:p w14:paraId="6554EF1B" w14:textId="72379B2D" w:rsidR="00703812" w:rsidRDefault="00703812" w:rsidP="00703812">
      <w:r>
        <w:rPr>
          <w:rStyle w:val="CommentReference"/>
        </w:rPr>
        <w:annotationRef/>
      </w:r>
      <w:r>
        <w:rPr>
          <w:sz w:val="20"/>
          <w:szCs w:val="20"/>
        </w:rPr>
        <w:t>include all the main headings/ topics covered in the chapter.</w:t>
      </w:r>
      <w:r>
        <w:rPr>
          <w:sz w:val="20"/>
          <w:szCs w:val="20"/>
        </w:rPr>
        <w:cr/>
      </w:r>
    </w:p>
  </w:comment>
  <w:comment w:id="5" w:author="ph@zinnia.holdings" w:date="2024-06-19T16:04:00Z" w:initials="p">
    <w:p w14:paraId="2569CC75" w14:textId="77777777" w:rsidR="00910FFE" w:rsidRDefault="00910FFE" w:rsidP="00910FFE">
      <w:pPr>
        <w:pStyle w:val="CommentText"/>
      </w:pPr>
      <w:r>
        <w:rPr>
          <w:rStyle w:val="CommentReference"/>
        </w:rPr>
        <w:annotationRef/>
      </w:r>
      <w:r>
        <w:t>done</w:t>
      </w:r>
    </w:p>
  </w:comment>
  <w:comment w:id="6" w:author="Suman Deshwal" w:date="2024-05-15T11:28:00Z" w:initials="SD">
    <w:p w14:paraId="6315F613" w14:textId="190FB38A" w:rsidR="004120C0" w:rsidRDefault="004120C0" w:rsidP="004120C0">
      <w:r>
        <w:rPr>
          <w:rStyle w:val="CommentReference"/>
        </w:rPr>
        <w:annotationRef/>
      </w:r>
      <w:r>
        <w:rPr>
          <w:color w:val="000000"/>
          <w:sz w:val="20"/>
          <w:szCs w:val="20"/>
        </w:rPr>
        <w:t xml:space="preserve">Please check the heading levels and confirm if all the following topics are included in the chapter : </w:t>
      </w:r>
    </w:p>
    <w:p w14:paraId="5C8E10D1" w14:textId="77777777" w:rsidR="004120C0" w:rsidRDefault="004120C0" w:rsidP="004120C0"/>
    <w:p w14:paraId="5127FA91" w14:textId="77777777" w:rsidR="004120C0" w:rsidRDefault="004120C0" w:rsidP="004120C0">
      <w:r>
        <w:rPr>
          <w:color w:val="000000"/>
          <w:sz w:val="20"/>
          <w:szCs w:val="20"/>
        </w:rPr>
        <w:t>Developer Tools</w:t>
      </w:r>
    </w:p>
    <w:p w14:paraId="05C461F3" w14:textId="77777777" w:rsidR="004120C0" w:rsidRDefault="004120C0" w:rsidP="004120C0">
      <w:r>
        <w:rPr>
          <w:color w:val="000000"/>
          <w:sz w:val="20"/>
          <w:szCs w:val="20"/>
        </w:rPr>
        <w:t xml:space="preserve">Amazon CodeCatalyst </w:t>
      </w:r>
    </w:p>
    <w:p w14:paraId="59EE4F83" w14:textId="77777777" w:rsidR="004120C0" w:rsidRDefault="004120C0" w:rsidP="004120C0">
      <w:r>
        <w:rPr>
          <w:color w:val="000000"/>
          <w:sz w:val="20"/>
          <w:szCs w:val="20"/>
        </w:rPr>
        <w:t>Amazon CodeGuru</w:t>
      </w:r>
    </w:p>
    <w:p w14:paraId="266D4330" w14:textId="77777777" w:rsidR="004120C0" w:rsidRDefault="004120C0" w:rsidP="004120C0">
      <w:r>
        <w:rPr>
          <w:color w:val="000000"/>
          <w:sz w:val="20"/>
          <w:szCs w:val="20"/>
        </w:rPr>
        <w:t>Amazon Corretto</w:t>
      </w:r>
    </w:p>
    <w:p w14:paraId="48B73FCF" w14:textId="77777777" w:rsidR="004120C0" w:rsidRDefault="004120C0" w:rsidP="004120C0">
      <w:r>
        <w:rPr>
          <w:color w:val="000000"/>
          <w:sz w:val="20"/>
          <w:szCs w:val="20"/>
        </w:rPr>
        <w:t>AWS Cloud Control API</w:t>
      </w:r>
    </w:p>
    <w:p w14:paraId="3917CAF5" w14:textId="77777777" w:rsidR="004120C0" w:rsidRDefault="004120C0" w:rsidP="004120C0">
      <w:r>
        <w:rPr>
          <w:color w:val="000000"/>
          <w:sz w:val="20"/>
          <w:szCs w:val="20"/>
        </w:rPr>
        <w:t>AWS Cloud Development Kit (CDK)</w:t>
      </w:r>
    </w:p>
    <w:p w14:paraId="60D1DBEA" w14:textId="77777777" w:rsidR="004120C0" w:rsidRDefault="004120C0" w:rsidP="004120C0">
      <w:r>
        <w:rPr>
          <w:color w:val="000000"/>
          <w:sz w:val="20"/>
          <w:szCs w:val="20"/>
        </w:rPr>
        <w:t>AWS Cloud9</w:t>
      </w:r>
    </w:p>
    <w:p w14:paraId="6DEE81B6" w14:textId="77777777" w:rsidR="004120C0" w:rsidRDefault="004120C0" w:rsidP="004120C0">
      <w:r>
        <w:rPr>
          <w:color w:val="000000"/>
          <w:sz w:val="20"/>
          <w:szCs w:val="20"/>
        </w:rPr>
        <w:t>AWS CloudShell</w:t>
      </w:r>
    </w:p>
    <w:p w14:paraId="71F31DEC" w14:textId="77777777" w:rsidR="004120C0" w:rsidRDefault="004120C0" w:rsidP="004120C0">
      <w:r>
        <w:rPr>
          <w:color w:val="000000"/>
          <w:sz w:val="20"/>
          <w:szCs w:val="20"/>
        </w:rPr>
        <w:t>AWS CodeArtifact</w:t>
      </w:r>
    </w:p>
    <w:p w14:paraId="16CFDBDA" w14:textId="77777777" w:rsidR="004120C0" w:rsidRDefault="004120C0" w:rsidP="004120C0">
      <w:r>
        <w:rPr>
          <w:color w:val="000000"/>
          <w:sz w:val="20"/>
          <w:szCs w:val="20"/>
        </w:rPr>
        <w:t>AWS CodeBuild</w:t>
      </w:r>
    </w:p>
    <w:p w14:paraId="3F31EA13" w14:textId="77777777" w:rsidR="004120C0" w:rsidRDefault="004120C0" w:rsidP="004120C0">
      <w:r>
        <w:rPr>
          <w:color w:val="000000"/>
          <w:sz w:val="20"/>
          <w:szCs w:val="20"/>
        </w:rPr>
        <w:t>AWS CodeCommit</w:t>
      </w:r>
    </w:p>
    <w:p w14:paraId="78EDB75C" w14:textId="77777777" w:rsidR="004120C0" w:rsidRDefault="004120C0" w:rsidP="004120C0">
      <w:r>
        <w:rPr>
          <w:color w:val="000000"/>
          <w:sz w:val="20"/>
          <w:szCs w:val="20"/>
        </w:rPr>
        <w:t>AWS CodeDeploy</w:t>
      </w:r>
    </w:p>
    <w:p w14:paraId="52A04A2B" w14:textId="77777777" w:rsidR="004120C0" w:rsidRDefault="004120C0" w:rsidP="004120C0">
      <w:r>
        <w:rPr>
          <w:color w:val="000000"/>
          <w:sz w:val="20"/>
          <w:szCs w:val="20"/>
        </w:rPr>
        <w:t>AWS CodePipeline</w:t>
      </w:r>
    </w:p>
    <w:p w14:paraId="6A4A364D" w14:textId="77777777" w:rsidR="004120C0" w:rsidRDefault="004120C0" w:rsidP="004120C0">
      <w:r>
        <w:rPr>
          <w:color w:val="000000"/>
          <w:sz w:val="20"/>
          <w:szCs w:val="20"/>
        </w:rPr>
        <w:t>AWS CodeStar</w:t>
      </w:r>
    </w:p>
    <w:p w14:paraId="3C120A47" w14:textId="77777777" w:rsidR="004120C0" w:rsidRDefault="004120C0" w:rsidP="004120C0">
      <w:r>
        <w:rPr>
          <w:color w:val="000000"/>
          <w:sz w:val="20"/>
          <w:szCs w:val="20"/>
        </w:rPr>
        <w:t>AWS Command Line Interface (CLI)</w:t>
      </w:r>
    </w:p>
    <w:p w14:paraId="1B212BA0" w14:textId="77777777" w:rsidR="004120C0" w:rsidRDefault="004120C0" w:rsidP="004120C0">
      <w:r>
        <w:rPr>
          <w:color w:val="000000"/>
          <w:sz w:val="20"/>
          <w:szCs w:val="20"/>
        </w:rPr>
        <w:t>AWS Device Farm</w:t>
      </w:r>
    </w:p>
    <w:p w14:paraId="629346D4" w14:textId="77777777" w:rsidR="004120C0" w:rsidRDefault="004120C0" w:rsidP="004120C0">
      <w:r>
        <w:rPr>
          <w:color w:val="000000"/>
          <w:sz w:val="20"/>
          <w:szCs w:val="20"/>
        </w:rPr>
        <w:t>AWS Fault Injection Simulator</w:t>
      </w:r>
    </w:p>
    <w:p w14:paraId="47112B93" w14:textId="77777777" w:rsidR="004120C0" w:rsidRDefault="004120C0" w:rsidP="004120C0">
      <w:r>
        <w:rPr>
          <w:color w:val="000000"/>
          <w:sz w:val="20"/>
          <w:szCs w:val="20"/>
        </w:rPr>
        <w:t>AWS Tools and SDKs</w:t>
      </w:r>
    </w:p>
    <w:p w14:paraId="78C18A34" w14:textId="77777777" w:rsidR="004120C0" w:rsidRDefault="004120C0" w:rsidP="004120C0">
      <w:r>
        <w:rPr>
          <w:color w:val="000000"/>
          <w:sz w:val="20"/>
          <w:szCs w:val="20"/>
        </w:rPr>
        <w:t>AWS X-Ray</w:t>
      </w:r>
    </w:p>
    <w:p w14:paraId="33DFEAFF" w14:textId="77777777" w:rsidR="004120C0" w:rsidRDefault="004120C0" w:rsidP="004120C0">
      <w:r>
        <w:rPr>
          <w:color w:val="000000"/>
          <w:sz w:val="20"/>
          <w:szCs w:val="20"/>
        </w:rPr>
        <w:t>Amazon CodeWhisperer</w:t>
      </w:r>
    </w:p>
    <w:p w14:paraId="30470717" w14:textId="77777777" w:rsidR="004120C0" w:rsidRDefault="004120C0" w:rsidP="004120C0">
      <w:r>
        <w:rPr>
          <w:color w:val="000000"/>
          <w:sz w:val="20"/>
          <w:szCs w:val="20"/>
        </w:rPr>
        <w:t>Application Integration</w:t>
      </w:r>
    </w:p>
    <w:p w14:paraId="2FE7B7A7" w14:textId="77777777" w:rsidR="004120C0" w:rsidRDefault="004120C0" w:rsidP="004120C0">
      <w:r>
        <w:rPr>
          <w:color w:val="000000"/>
          <w:sz w:val="20"/>
          <w:szCs w:val="20"/>
        </w:rPr>
        <w:t>Application Integration</w:t>
      </w:r>
    </w:p>
    <w:p w14:paraId="677D4148" w14:textId="77777777" w:rsidR="004120C0" w:rsidRDefault="004120C0" w:rsidP="004120C0">
      <w:r>
        <w:rPr>
          <w:color w:val="000000"/>
          <w:sz w:val="20"/>
          <w:szCs w:val="20"/>
        </w:rPr>
        <w:t>Amazon AppFlow</w:t>
      </w:r>
    </w:p>
    <w:p w14:paraId="4B3E4929" w14:textId="77777777" w:rsidR="004120C0" w:rsidRDefault="004120C0" w:rsidP="004120C0">
      <w:r>
        <w:rPr>
          <w:color w:val="000000"/>
          <w:sz w:val="20"/>
          <w:szCs w:val="20"/>
        </w:rPr>
        <w:t>Amazon EventBridge</w:t>
      </w:r>
    </w:p>
    <w:p w14:paraId="2F899A37" w14:textId="77777777" w:rsidR="004120C0" w:rsidRDefault="004120C0" w:rsidP="004120C0">
      <w:r>
        <w:rPr>
          <w:color w:val="000000"/>
          <w:sz w:val="20"/>
          <w:szCs w:val="20"/>
        </w:rPr>
        <w:t>Amazon Managed Workflows for Apache Airflow (MWAA)</w:t>
      </w:r>
    </w:p>
    <w:p w14:paraId="4CEDEE2C" w14:textId="77777777" w:rsidR="004120C0" w:rsidRDefault="004120C0" w:rsidP="004120C0">
      <w:r>
        <w:rPr>
          <w:color w:val="000000"/>
          <w:sz w:val="20"/>
          <w:szCs w:val="20"/>
        </w:rPr>
        <w:t>Amazon MQ</w:t>
      </w:r>
    </w:p>
    <w:p w14:paraId="5ED6DEAE" w14:textId="77777777" w:rsidR="004120C0" w:rsidRDefault="004120C0" w:rsidP="004120C0">
      <w:r>
        <w:rPr>
          <w:color w:val="000000"/>
          <w:sz w:val="20"/>
          <w:szCs w:val="20"/>
        </w:rPr>
        <w:t>Amazon Simple Notification Service (SNS)</w:t>
      </w:r>
    </w:p>
    <w:p w14:paraId="7429AB19" w14:textId="77777777" w:rsidR="004120C0" w:rsidRDefault="004120C0" w:rsidP="004120C0">
      <w:r>
        <w:rPr>
          <w:color w:val="000000"/>
          <w:sz w:val="20"/>
          <w:szCs w:val="20"/>
        </w:rPr>
        <w:t>Amazon Simple Queue Service (SQS)</w:t>
      </w:r>
    </w:p>
    <w:p w14:paraId="7D95E1E1" w14:textId="77777777" w:rsidR="004120C0" w:rsidRDefault="004120C0" w:rsidP="004120C0">
      <w:r>
        <w:rPr>
          <w:color w:val="000000"/>
          <w:sz w:val="20"/>
          <w:szCs w:val="20"/>
        </w:rPr>
        <w:t>Managed message queues</w:t>
      </w:r>
    </w:p>
    <w:p w14:paraId="7A07620E" w14:textId="77777777" w:rsidR="004120C0" w:rsidRDefault="004120C0" w:rsidP="004120C0">
      <w:r>
        <w:rPr>
          <w:color w:val="000000"/>
          <w:sz w:val="20"/>
          <w:szCs w:val="20"/>
        </w:rPr>
        <w:t>Application Integration</w:t>
      </w:r>
    </w:p>
    <w:p w14:paraId="0849B3E4" w14:textId="77777777" w:rsidR="004120C0" w:rsidRDefault="004120C0" w:rsidP="004120C0">
      <w:r>
        <w:rPr>
          <w:color w:val="000000"/>
          <w:sz w:val="20"/>
          <w:szCs w:val="20"/>
        </w:rPr>
        <w:t>AWS Step Functions</w:t>
      </w:r>
    </w:p>
    <w:p w14:paraId="0E86EE99" w14:textId="77777777" w:rsidR="004120C0" w:rsidRDefault="004120C0" w:rsidP="004120C0">
      <w:r>
        <w:rPr>
          <w:color w:val="000000"/>
          <w:sz w:val="20"/>
          <w:szCs w:val="20"/>
        </w:rPr>
        <w:t>Containers</w:t>
      </w:r>
    </w:p>
    <w:p w14:paraId="697C22F8" w14:textId="77777777" w:rsidR="004120C0" w:rsidRDefault="004120C0" w:rsidP="004120C0">
      <w:r>
        <w:rPr>
          <w:color w:val="000000"/>
          <w:sz w:val="20"/>
          <w:szCs w:val="20"/>
        </w:rPr>
        <w:t>Amazon Elastic Container Registry (ECR)</w:t>
      </w:r>
    </w:p>
    <w:p w14:paraId="5A56778F" w14:textId="77777777" w:rsidR="004120C0" w:rsidRDefault="004120C0" w:rsidP="004120C0">
      <w:r>
        <w:rPr>
          <w:color w:val="000000"/>
          <w:sz w:val="20"/>
          <w:szCs w:val="20"/>
        </w:rPr>
        <w:t>Amazon Elastic Container Service (ECS)</w:t>
      </w:r>
    </w:p>
    <w:p w14:paraId="42357F44" w14:textId="77777777" w:rsidR="004120C0" w:rsidRDefault="004120C0" w:rsidP="004120C0">
      <w:r>
        <w:rPr>
          <w:color w:val="000000"/>
          <w:sz w:val="20"/>
          <w:szCs w:val="20"/>
        </w:rPr>
        <w:t>Amazon Elastic Kubernetes Service (EKS)</w:t>
      </w:r>
    </w:p>
    <w:p w14:paraId="19603723" w14:textId="77777777" w:rsidR="004120C0" w:rsidRDefault="004120C0" w:rsidP="004120C0">
      <w:r>
        <w:rPr>
          <w:color w:val="000000"/>
          <w:sz w:val="20"/>
          <w:szCs w:val="20"/>
        </w:rPr>
        <w:t>AWS App2Container</w:t>
      </w:r>
    </w:p>
    <w:p w14:paraId="1B2FEE9E" w14:textId="77777777" w:rsidR="004120C0" w:rsidRDefault="004120C0" w:rsidP="004120C0">
      <w:r>
        <w:rPr>
          <w:color w:val="000000"/>
          <w:sz w:val="20"/>
          <w:szCs w:val="20"/>
        </w:rPr>
        <w:t>AWS Copilot</w:t>
      </w:r>
    </w:p>
    <w:p w14:paraId="18E1E005" w14:textId="77777777" w:rsidR="004120C0" w:rsidRDefault="004120C0" w:rsidP="004120C0">
      <w:r>
        <w:rPr>
          <w:color w:val="000000"/>
          <w:sz w:val="20"/>
          <w:szCs w:val="20"/>
        </w:rPr>
        <w:t>AWS Fargate</w:t>
      </w:r>
    </w:p>
    <w:p w14:paraId="2C5BD145" w14:textId="77777777" w:rsidR="004120C0" w:rsidRDefault="004120C0" w:rsidP="004120C0">
      <w:r>
        <w:rPr>
          <w:color w:val="000000"/>
          <w:sz w:val="20"/>
          <w:szCs w:val="20"/>
        </w:rPr>
        <w:t>Red Hat OpenShift Service on AWS</w:t>
      </w:r>
    </w:p>
    <w:p w14:paraId="59781969" w14:textId="77777777" w:rsidR="004120C0" w:rsidRDefault="004120C0" w:rsidP="004120C0">
      <w:r>
        <w:rPr>
          <w:color w:val="000000"/>
          <w:sz w:val="20"/>
          <w:szCs w:val="20"/>
        </w:rPr>
        <w:t xml:space="preserve">Managed OpenShift in the cloud </w:t>
      </w:r>
    </w:p>
    <w:p w14:paraId="6F73A6B6" w14:textId="77777777" w:rsidR="004120C0" w:rsidRDefault="004120C0" w:rsidP="004120C0"/>
    <w:p w14:paraId="568CB044" w14:textId="77777777" w:rsidR="004120C0" w:rsidRDefault="004120C0" w:rsidP="004120C0"/>
  </w:comment>
  <w:comment w:id="7" w:author="ph@zinnia.holdings" w:date="2024-06-19T16:04:00Z" w:initials="p">
    <w:p w14:paraId="78A429F3" w14:textId="77777777" w:rsidR="00910FFE" w:rsidRDefault="00910FFE" w:rsidP="00910FFE">
      <w:pPr>
        <w:pStyle w:val="CommentText"/>
      </w:pPr>
      <w:r>
        <w:rPr>
          <w:rStyle w:val="CommentReference"/>
        </w:rPr>
        <w:annotationRef/>
      </w:r>
      <w:r>
        <w:t>confirmed</w:t>
      </w:r>
    </w:p>
  </w:comment>
  <w:comment w:id="8" w:author="Suman Deshwal" w:date="2024-04-09T10:02:00Z" w:initials="SD">
    <w:p w14:paraId="0665B953" w14:textId="6DA648DD" w:rsidR="00703812" w:rsidRDefault="00703812" w:rsidP="00703812">
      <w:r>
        <w:rPr>
          <w:rStyle w:val="CommentReference"/>
        </w:rPr>
        <w:annotationRef/>
      </w:r>
      <w:r>
        <w:rPr>
          <w:color w:val="000000"/>
        </w:rPr>
        <w:t>please add here what skills the readers will learn after going through the chapter</w:t>
      </w:r>
    </w:p>
  </w:comment>
  <w:comment w:id="9" w:author="ph@zinnia.holdings" w:date="2024-06-19T16:06:00Z" w:initials="p">
    <w:p w14:paraId="5F761F04" w14:textId="77777777" w:rsidR="00B03188" w:rsidRDefault="00B03188" w:rsidP="00B03188">
      <w:pPr>
        <w:pStyle w:val="CommentText"/>
      </w:pPr>
      <w:r>
        <w:rPr>
          <w:rStyle w:val="CommentReference"/>
        </w:rPr>
        <w:annotationRef/>
      </w:r>
      <w:r>
        <w:t>done</w:t>
      </w:r>
    </w:p>
  </w:comment>
  <w:comment w:id="11" w:author="Suman Deshwal" w:date="2024-05-07T17:01:00Z" w:initials="SD">
    <w:p w14:paraId="4492396F" w14:textId="2E2BD398" w:rsidR="00DC7D67" w:rsidRDefault="00DC7D67" w:rsidP="00DC7D67">
      <w:r>
        <w:rPr>
          <w:rStyle w:val="CommentReference"/>
        </w:rPr>
        <w:annotationRef/>
      </w:r>
      <w:r>
        <w:rPr>
          <w:color w:val="000000"/>
          <w:sz w:val="20"/>
          <w:szCs w:val="20"/>
        </w:rPr>
        <w:t>after mentioning the complete term, please mention just the acronyms.</w:t>
      </w:r>
    </w:p>
  </w:comment>
  <w:comment w:id="12" w:author="Suman Deshwal" w:date="2024-05-07T17:02:00Z" w:initials="SD">
    <w:p w14:paraId="7A1CDD83" w14:textId="77777777" w:rsidR="00DC7D67" w:rsidRDefault="00DC7D67" w:rsidP="00DC7D67">
      <w:r>
        <w:rPr>
          <w:rStyle w:val="CommentReference"/>
        </w:rPr>
        <w:annotationRef/>
      </w:r>
      <w:r>
        <w:rPr>
          <w:color w:val="000000"/>
          <w:sz w:val="20"/>
          <w:szCs w:val="20"/>
        </w:rPr>
        <w:t>please remove the hyperlinks and provide the source links in the chapters</w:t>
      </w:r>
    </w:p>
  </w:comment>
  <w:comment w:id="13" w:author="Suman Deshwal" w:date="2024-05-07T17:30:00Z" w:initials="SD">
    <w:p w14:paraId="27C70568" w14:textId="77777777" w:rsidR="00CD05F2" w:rsidRDefault="00CD05F2" w:rsidP="00CD05F2">
      <w:r>
        <w:rPr>
          <w:rStyle w:val="CommentReference"/>
        </w:rPr>
        <w:annotationRef/>
      </w:r>
      <w:r>
        <w:rPr>
          <w:color w:val="000000"/>
          <w:sz w:val="20"/>
          <w:szCs w:val="20"/>
        </w:rPr>
        <w:t>please remove the hyperlinks from the footnotes</w:t>
      </w:r>
    </w:p>
  </w:comment>
  <w:comment w:id="15" w:author="Suman Deshwal" w:date="2024-05-07T17:28:00Z" w:initials="SD">
    <w:p w14:paraId="16981CFE" w14:textId="087B7021" w:rsidR="00CD05F2" w:rsidRDefault="00CD05F2">
      <w:pPr>
        <w:pStyle w:val="CommentText"/>
      </w:pPr>
      <w:r>
        <w:rPr>
          <w:rStyle w:val="CommentReference"/>
        </w:rPr>
        <w:annotationRef/>
      </w:r>
      <w:r>
        <w:t>please provide a lead-in statement for the following figure.</w:t>
      </w:r>
    </w:p>
    <w:p w14:paraId="56AD48AC" w14:textId="6A8F4D5F" w:rsidR="00CD05F2" w:rsidRDefault="00CD05F2">
      <w:pPr>
        <w:pStyle w:val="CommentText"/>
      </w:pPr>
    </w:p>
  </w:comment>
  <w:comment w:id="16" w:author="ph@zinnia.holdings" w:date="2024-06-13T17:59:00Z" w:initials="p">
    <w:p w14:paraId="7A2FBDF1" w14:textId="77777777" w:rsidR="00AD46F1" w:rsidRDefault="00AD46F1" w:rsidP="00AD46F1">
      <w:pPr>
        <w:pStyle w:val="CommentText"/>
      </w:pPr>
      <w:r>
        <w:rPr>
          <w:rStyle w:val="CommentReference"/>
        </w:rPr>
        <w:annotationRef/>
      </w:r>
      <w:r>
        <w:t>I am not sure how to address this. The paragraph above connects directly to the figure, you mean to include in the text “figure 2 below …)</w:t>
      </w:r>
    </w:p>
  </w:comment>
  <w:comment w:id="20" w:author="Suman Deshwal" w:date="2024-05-07T17:51:00Z" w:initials="SD">
    <w:p w14:paraId="00ADBB46" w14:textId="6C88D537" w:rsidR="00BE4976" w:rsidRDefault="00BE4976">
      <w:pPr>
        <w:pStyle w:val="CommentText"/>
      </w:pPr>
      <w:r>
        <w:rPr>
          <w:rStyle w:val="CommentReference"/>
        </w:rPr>
        <w:annotationRef/>
      </w:r>
      <w:r>
        <w:t>please provide a lead-in statement for the following figure.</w:t>
      </w:r>
    </w:p>
    <w:p w14:paraId="0D09E195" w14:textId="1310A59A" w:rsidR="00BE4976" w:rsidRDefault="00BE4976">
      <w:pPr>
        <w:pStyle w:val="CommentText"/>
      </w:pPr>
    </w:p>
  </w:comment>
  <w:comment w:id="21" w:author="ph@zinnia.holdings" w:date="2024-06-19T16:10:00Z" w:initials="p">
    <w:p w14:paraId="02E408CF" w14:textId="77777777" w:rsidR="00120911" w:rsidRDefault="00120911" w:rsidP="00120911">
      <w:pPr>
        <w:pStyle w:val="CommentText"/>
      </w:pPr>
      <w:r>
        <w:rPr>
          <w:rStyle w:val="CommentReference"/>
        </w:rPr>
        <w:annotationRef/>
      </w:r>
      <w:r>
        <w:t>done</w:t>
      </w:r>
    </w:p>
  </w:comment>
  <w:comment w:id="27" w:author="Suman Deshwal" w:date="2024-05-09T10:05:00Z" w:initials="SD">
    <w:p w14:paraId="4B60284B" w14:textId="7493A8EF" w:rsidR="005012B1" w:rsidRDefault="005012B1">
      <w:pPr>
        <w:pStyle w:val="CommentText"/>
      </w:pPr>
      <w:r>
        <w:rPr>
          <w:rStyle w:val="CommentReference"/>
        </w:rPr>
        <w:annotationRef/>
      </w:r>
      <w:r>
        <w:t>please provide a lead-in statement for the following figure.</w:t>
      </w:r>
    </w:p>
    <w:p w14:paraId="154D4DD0" w14:textId="3D1E383C" w:rsidR="005012B1" w:rsidRDefault="005012B1">
      <w:pPr>
        <w:pStyle w:val="CommentText"/>
      </w:pPr>
    </w:p>
  </w:comment>
  <w:comment w:id="28" w:author="ph@zinnia.holdings" w:date="2024-06-19T16:12:00Z" w:initials="p">
    <w:p w14:paraId="3DE22915" w14:textId="77777777" w:rsidR="00BE0D16" w:rsidRDefault="00BE0D16" w:rsidP="00BE0D16">
      <w:pPr>
        <w:pStyle w:val="CommentText"/>
      </w:pPr>
      <w:r>
        <w:rPr>
          <w:rStyle w:val="CommentReference"/>
        </w:rPr>
        <w:annotationRef/>
      </w:r>
      <w:r>
        <w:t>done</w:t>
      </w:r>
    </w:p>
  </w:comment>
  <w:comment w:id="29" w:author="Suman Deshwal" w:date="2024-05-15T11:31:00Z" w:initials="SD">
    <w:p w14:paraId="0AA2C41B" w14:textId="77777777" w:rsidR="001F5C22" w:rsidRDefault="001F5C22" w:rsidP="001F5C22">
      <w:r>
        <w:rPr>
          <w:rStyle w:val="CommentReference"/>
        </w:rPr>
        <w:annotationRef/>
      </w:r>
      <w:r>
        <w:rPr>
          <w:color w:val="000000"/>
          <w:sz w:val="20"/>
          <w:szCs w:val="20"/>
        </w:rPr>
        <w:t>please refrainf rom using colons in the headings</w:t>
      </w:r>
    </w:p>
  </w:comment>
  <w:comment w:id="30" w:author="ph@zinnia.holdings" w:date="2024-06-19T16:13:00Z" w:initials="p">
    <w:p w14:paraId="5E6ED501" w14:textId="77777777" w:rsidR="001F5C22" w:rsidRDefault="001F5C22" w:rsidP="001F5C22">
      <w:pPr>
        <w:pStyle w:val="CommentText"/>
      </w:pPr>
      <w:r>
        <w:rPr>
          <w:rStyle w:val="CommentReference"/>
        </w:rPr>
        <w:annotationRef/>
      </w:r>
      <w:r>
        <w:t>ok</w:t>
      </w:r>
    </w:p>
  </w:comment>
  <w:comment w:id="33" w:author="Suman Deshwal" w:date="2024-05-09T11:24:00Z" w:initials="SD">
    <w:p w14:paraId="74CF07E5" w14:textId="77777777" w:rsidR="009F2610" w:rsidRDefault="009F2610" w:rsidP="009F2610">
      <w:r>
        <w:rPr>
          <w:rStyle w:val="CommentReference"/>
        </w:rPr>
        <w:annotationRef/>
      </w:r>
      <w:r>
        <w:rPr>
          <w:color w:val="000000"/>
          <w:sz w:val="20"/>
          <w:szCs w:val="20"/>
        </w:rPr>
        <w:t>please confirm the casing and maintain it throughout the chapter.</w:t>
      </w:r>
    </w:p>
  </w:comment>
  <w:comment w:id="34" w:author="ph@zinnia.holdings" w:date="2024-06-19T16:14:00Z" w:initials="p">
    <w:p w14:paraId="2E9D9B0C" w14:textId="77777777" w:rsidR="002D15DF" w:rsidRDefault="002D15DF" w:rsidP="002D15DF">
      <w:pPr>
        <w:pStyle w:val="CommentText"/>
      </w:pPr>
      <w:r>
        <w:rPr>
          <w:rStyle w:val="CommentReference"/>
        </w:rPr>
        <w:annotationRef/>
      </w:r>
      <w:r>
        <w:t>Confirmed, all service names and top level components are capitalized in the first letter</w:t>
      </w:r>
    </w:p>
  </w:comment>
  <w:comment w:id="37" w:author="Suman Deshwal" w:date="2024-05-09T11:35:00Z" w:initials="SD">
    <w:p w14:paraId="0AE65077" w14:textId="54ECC431" w:rsidR="006F260A" w:rsidRDefault="006F260A">
      <w:pPr>
        <w:pStyle w:val="CommentText"/>
      </w:pPr>
      <w:r>
        <w:rPr>
          <w:rStyle w:val="CommentReference"/>
        </w:rPr>
        <w:annotationRef/>
      </w:r>
      <w:r>
        <w:t>please provide a lead-in statement for the following figure.</w:t>
      </w:r>
    </w:p>
    <w:p w14:paraId="4A486ACB" w14:textId="479DC6F4" w:rsidR="006F260A" w:rsidRDefault="006F260A">
      <w:pPr>
        <w:pStyle w:val="CommentText"/>
      </w:pPr>
    </w:p>
  </w:comment>
  <w:comment w:id="38" w:author="ph@zinnia.holdings" w:date="2024-06-19T16:17:00Z" w:initials="p">
    <w:p w14:paraId="7AEDA292" w14:textId="77777777" w:rsidR="00217F02" w:rsidRDefault="00217F02" w:rsidP="00217F02">
      <w:pPr>
        <w:pStyle w:val="CommentText"/>
      </w:pPr>
      <w:r>
        <w:rPr>
          <w:rStyle w:val="CommentReference"/>
        </w:rPr>
        <w:annotationRef/>
      </w:r>
      <w:r>
        <w:t>ok</w:t>
      </w:r>
    </w:p>
  </w:comment>
  <w:comment w:id="39" w:author="Suman Deshwal" w:date="2024-05-09T11:37:00Z" w:initials="SD">
    <w:p w14:paraId="264300D4" w14:textId="43F8E3A6" w:rsidR="006F260A" w:rsidRDefault="006F260A" w:rsidP="006F260A">
      <w:r>
        <w:rPr>
          <w:rStyle w:val="CommentReference"/>
        </w:rPr>
        <w:annotationRef/>
      </w:r>
      <w:r>
        <w:rPr>
          <w:color w:val="000000"/>
          <w:sz w:val="20"/>
          <w:szCs w:val="20"/>
        </w:rPr>
        <w:t xml:space="preserve">please consider shortening the caption </w:t>
      </w:r>
    </w:p>
  </w:comment>
  <w:comment w:id="40" w:author="ph@zinnia.holdings" w:date="2024-06-19T16:17:00Z" w:initials="p">
    <w:p w14:paraId="2B16255B" w14:textId="77777777" w:rsidR="00CB09AF" w:rsidRDefault="00CB09AF" w:rsidP="00CB09AF">
      <w:pPr>
        <w:pStyle w:val="CommentText"/>
      </w:pPr>
      <w:r>
        <w:rPr>
          <w:rStyle w:val="CommentReference"/>
        </w:rPr>
        <w:annotationRef/>
      </w:r>
      <w:r>
        <w:t>ok</w:t>
      </w:r>
    </w:p>
  </w:comment>
  <w:comment w:id="43" w:author="Suman Deshwal" w:date="2024-05-09T11:52:00Z" w:initials="SD">
    <w:p w14:paraId="18297457" w14:textId="203D8AF3" w:rsidR="003A2F8A" w:rsidRDefault="003A2F8A">
      <w:pPr>
        <w:pStyle w:val="CommentText"/>
      </w:pPr>
      <w:r>
        <w:rPr>
          <w:rStyle w:val="CommentReference"/>
        </w:rPr>
        <w:annotationRef/>
      </w:r>
      <w:r>
        <w:t>please provide a lead-in statement for the following figure.</w:t>
      </w:r>
    </w:p>
    <w:p w14:paraId="3E05FEC8" w14:textId="752E9C27" w:rsidR="003A2F8A" w:rsidRDefault="003A2F8A">
      <w:pPr>
        <w:pStyle w:val="CommentText"/>
      </w:pPr>
    </w:p>
  </w:comment>
  <w:comment w:id="44" w:author="ph@zinnia.holdings" w:date="2024-06-19T16:19:00Z" w:initials="p">
    <w:p w14:paraId="4430F5B0" w14:textId="77777777" w:rsidR="00263CA9" w:rsidRDefault="00263CA9" w:rsidP="00263CA9">
      <w:pPr>
        <w:pStyle w:val="CommentText"/>
      </w:pPr>
      <w:r>
        <w:rPr>
          <w:rStyle w:val="CommentReference"/>
        </w:rPr>
        <w:annotationRef/>
      </w:r>
      <w:r>
        <w:t>done</w:t>
      </w:r>
    </w:p>
  </w:comment>
  <w:comment w:id="78" w:author="Suman Deshwal" w:date="2024-05-09T12:00:00Z" w:initials="SD">
    <w:p w14:paraId="71B72029" w14:textId="2AFF1441" w:rsidR="00600D5E" w:rsidRDefault="00600D5E" w:rsidP="00600D5E">
      <w:r>
        <w:rPr>
          <w:rStyle w:val="CommentReference"/>
        </w:rPr>
        <w:annotationRef/>
      </w:r>
      <w:r>
        <w:rPr>
          <w:color w:val="000000"/>
          <w:sz w:val="20"/>
          <w:szCs w:val="20"/>
        </w:rPr>
        <w:t>please provide a different heading for this topic</w:t>
      </w:r>
    </w:p>
  </w:comment>
  <w:comment w:id="79" w:author="Paulo H. Leocadio" w:date="2024-06-18T17:34:00Z" w:initials="PHML">
    <w:p w14:paraId="7C276651" w14:textId="77777777" w:rsidR="005C0326" w:rsidRDefault="005C0326" w:rsidP="005C0326">
      <w:pPr>
        <w:pStyle w:val="CommentText"/>
      </w:pPr>
      <w:r>
        <w:rPr>
          <w:rStyle w:val="CommentReference"/>
        </w:rPr>
        <w:annotationRef/>
      </w:r>
      <w:r>
        <w:t>The modules were out of order. When I copied and pasted from draft I messed up.</w:t>
      </w:r>
    </w:p>
  </w:comment>
  <w:comment w:id="88" w:author="Suman Deshwal" w:date="2024-05-09T12:01:00Z" w:initials="SD">
    <w:p w14:paraId="63260A34" w14:textId="13754F81" w:rsidR="009F125F" w:rsidRDefault="009F125F" w:rsidP="009F125F">
      <w:r>
        <w:rPr>
          <w:rStyle w:val="CommentReference"/>
        </w:rPr>
        <w:annotationRef/>
      </w:r>
      <w:r>
        <w:rPr>
          <w:sz w:val="20"/>
          <w:szCs w:val="20"/>
        </w:rPr>
        <w:t>please confirm if we can place the figure after the topic (overview), kindly provide a lead-in statement for the same.</w:t>
      </w:r>
    </w:p>
  </w:comment>
  <w:comment w:id="89" w:author="Paulo H. Leocadio" w:date="2024-06-18T17:35:00Z" w:initials="PHML">
    <w:p w14:paraId="66AE7520" w14:textId="77777777" w:rsidR="005C0326" w:rsidRDefault="005C0326" w:rsidP="005C0326">
      <w:pPr>
        <w:pStyle w:val="CommentText"/>
      </w:pPr>
      <w:r>
        <w:rPr>
          <w:rStyle w:val="CommentReference"/>
        </w:rPr>
        <w:annotationRef/>
      </w:r>
      <w:r>
        <w:t>O corrected the order of the modules</w:t>
      </w:r>
    </w:p>
  </w:comment>
  <w:comment w:id="179" w:author="Suman Deshwal" w:date="2024-05-09T12:07:00Z" w:initials="SD">
    <w:p w14:paraId="3BEC66A5" w14:textId="77777777" w:rsidR="009F125F" w:rsidRDefault="009F125F">
      <w:pPr>
        <w:pStyle w:val="CommentText"/>
      </w:pPr>
      <w:r>
        <w:rPr>
          <w:rStyle w:val="CommentReference"/>
        </w:rPr>
        <w:annotationRef/>
      </w:r>
      <w:r>
        <w:t>please provide a lead-in statement for the following figure.</w:t>
      </w:r>
    </w:p>
    <w:p w14:paraId="17B6F1F6" w14:textId="563B4C56" w:rsidR="009F125F" w:rsidRDefault="009F125F">
      <w:pPr>
        <w:pStyle w:val="CommentText"/>
      </w:pPr>
    </w:p>
  </w:comment>
  <w:comment w:id="261" w:author="Suman Deshwal" w:date="2024-05-09T12:41:00Z" w:initials="SD">
    <w:p w14:paraId="35184E29" w14:textId="77777777" w:rsidR="000E4263" w:rsidRDefault="000E4263" w:rsidP="000E4263">
      <w:r>
        <w:rPr>
          <w:rStyle w:val="CommentReference"/>
        </w:rPr>
        <w:annotationRef/>
      </w:r>
      <w:r>
        <w:rPr>
          <w:sz w:val="20"/>
          <w:szCs w:val="20"/>
        </w:rPr>
        <w:t>please specify challenges of what and add more points here</w:t>
      </w:r>
    </w:p>
  </w:comment>
  <w:comment w:id="319" w:author="Suman Deshwal" w:date="2024-05-09T12:46:00Z" w:initials="SD">
    <w:p w14:paraId="24C562F8" w14:textId="77777777" w:rsidR="000E4263" w:rsidRDefault="000E4263" w:rsidP="000E4263">
      <w:r>
        <w:rPr>
          <w:rStyle w:val="CommentReference"/>
        </w:rPr>
        <w:annotationRef/>
      </w:r>
      <w:r>
        <w:rPr>
          <w:color w:val="000000"/>
          <w:sz w:val="20"/>
          <w:szCs w:val="20"/>
        </w:rPr>
        <w:t>specify here the challenges of what and add moe challenges</w:t>
      </w:r>
    </w:p>
  </w:comment>
  <w:comment w:id="330" w:author="Suman Deshwal" w:date="2024-05-09T12:47:00Z" w:initials="SD">
    <w:p w14:paraId="09AA7B0B" w14:textId="77777777" w:rsidR="000E4263" w:rsidRDefault="000E4263">
      <w:pPr>
        <w:pStyle w:val="CommentText"/>
      </w:pPr>
      <w:r>
        <w:rPr>
          <w:rStyle w:val="CommentReference"/>
        </w:rPr>
        <w:annotationRef/>
      </w:r>
      <w:r>
        <w:t>please provide a lead-in statement for the following figure.</w:t>
      </w:r>
    </w:p>
    <w:p w14:paraId="4480C82D" w14:textId="6CA178F7" w:rsidR="000E4263" w:rsidRDefault="000E4263">
      <w:pPr>
        <w:pStyle w:val="CommentText"/>
      </w:pPr>
    </w:p>
  </w:comment>
  <w:comment w:id="380" w:author="Suman Deshwal" w:date="2024-05-09T12:50:00Z" w:initials="SD">
    <w:p w14:paraId="2CD838CB" w14:textId="77777777" w:rsidR="0080773E" w:rsidRDefault="0080773E" w:rsidP="0080773E">
      <w:r>
        <w:rPr>
          <w:rStyle w:val="CommentReference"/>
        </w:rPr>
        <w:annotationRef/>
      </w:r>
      <w:r>
        <w:rPr>
          <w:color w:val="000000"/>
          <w:sz w:val="20"/>
          <w:szCs w:val="20"/>
        </w:rPr>
        <w:t>please add more considerations</w:t>
      </w:r>
    </w:p>
  </w:comment>
  <w:comment w:id="381" w:author="ph@zinnia.holdings" w:date="2024-06-19T16:31:00Z" w:initials="p">
    <w:p w14:paraId="0C5EF6BA" w14:textId="77777777" w:rsidR="0035436F" w:rsidRDefault="0035436F" w:rsidP="0035436F">
      <w:pPr>
        <w:pStyle w:val="CommentText"/>
      </w:pPr>
      <w:r>
        <w:rPr>
          <w:rStyle w:val="CommentReference"/>
        </w:rPr>
        <w:annotationRef/>
      </w:r>
      <w:r>
        <w:t>done</w:t>
      </w:r>
    </w:p>
  </w:comment>
  <w:comment w:id="425" w:author="Suman Deshwal" w:date="2024-05-09T12:52:00Z" w:initials="SD">
    <w:p w14:paraId="18B0D9A1" w14:textId="07FA8EFF" w:rsidR="0080773E" w:rsidRDefault="0080773E" w:rsidP="0080773E">
      <w:r>
        <w:rPr>
          <w:rStyle w:val="CommentReference"/>
        </w:rPr>
        <w:annotationRef/>
      </w:r>
      <w:r>
        <w:rPr>
          <w:color w:val="000000"/>
          <w:sz w:val="20"/>
          <w:szCs w:val="20"/>
        </w:rPr>
        <w:t>please mention the complete term</w:t>
      </w:r>
    </w:p>
  </w:comment>
  <w:comment w:id="426" w:author="ph@zinnia.holdings" w:date="2024-06-19T16:26:00Z" w:initials="p">
    <w:p w14:paraId="59F7AD92" w14:textId="77777777" w:rsidR="00BB1223" w:rsidRDefault="00BB1223" w:rsidP="00BB1223">
      <w:pPr>
        <w:pStyle w:val="CommentText"/>
      </w:pPr>
      <w:r>
        <w:rPr>
          <w:rStyle w:val="CommentReference"/>
        </w:rPr>
        <w:annotationRef/>
      </w:r>
      <w:r>
        <w:t>done</w:t>
      </w:r>
    </w:p>
  </w:comment>
  <w:comment w:id="538" w:author="Suman Deshwal" w:date="2024-05-09T13:02:00Z" w:initials="SD">
    <w:p w14:paraId="5DB9F60F" w14:textId="60E1929B" w:rsidR="001D25A0" w:rsidRDefault="001D25A0">
      <w:pPr>
        <w:pStyle w:val="CommentText"/>
      </w:pPr>
      <w:r>
        <w:rPr>
          <w:rStyle w:val="CommentReference"/>
        </w:rPr>
        <w:annotationRef/>
      </w:r>
      <w:r>
        <w:t>please provide a lead-in statement for the following figure.</w:t>
      </w:r>
    </w:p>
    <w:p w14:paraId="3D66B7F1" w14:textId="53A0DFE3" w:rsidR="001D25A0" w:rsidRDefault="001D25A0">
      <w:pPr>
        <w:pStyle w:val="CommentText"/>
      </w:pPr>
    </w:p>
  </w:comment>
  <w:comment w:id="539" w:author="ph@zinnia.holdings" w:date="2024-06-19T16:34:00Z" w:initials="p">
    <w:p w14:paraId="20E030AF" w14:textId="77777777" w:rsidR="00A56839" w:rsidRDefault="00A56839" w:rsidP="00A56839">
      <w:pPr>
        <w:pStyle w:val="CommentText"/>
      </w:pPr>
      <w:r>
        <w:rPr>
          <w:rStyle w:val="CommentReference"/>
        </w:rPr>
        <w:annotationRef/>
      </w:r>
      <w:r>
        <w:t>done</w:t>
      </w:r>
    </w:p>
  </w:comment>
  <w:comment w:id="613" w:author="Suman Deshwal" w:date="2024-05-09T13:25:00Z" w:initials="SD">
    <w:p w14:paraId="6A82F0DA" w14:textId="34B27C06" w:rsidR="00966E40" w:rsidRDefault="00966E40" w:rsidP="00966E40">
      <w:r>
        <w:rPr>
          <w:rStyle w:val="CommentReference"/>
        </w:rPr>
        <w:annotationRef/>
      </w:r>
      <w:r>
        <w:rPr>
          <w:color w:val="000000"/>
          <w:sz w:val="20"/>
          <w:szCs w:val="20"/>
        </w:rPr>
        <w:t>this heading is not required, please consider removing it</w:t>
      </w:r>
    </w:p>
  </w:comment>
  <w:comment w:id="614" w:author="ph@zinnia.holdings" w:date="2024-06-19T16:35:00Z" w:initials="p">
    <w:p w14:paraId="43F4B256" w14:textId="77777777" w:rsidR="00B476FE" w:rsidRDefault="00B476FE" w:rsidP="00B476FE">
      <w:pPr>
        <w:pStyle w:val="CommentText"/>
      </w:pPr>
      <w:r>
        <w:rPr>
          <w:rStyle w:val="CommentReference"/>
        </w:rPr>
        <w:annotationRef/>
      </w:r>
      <w:r>
        <w:t>Removed all of them</w:t>
      </w:r>
    </w:p>
  </w:comment>
  <w:comment w:id="682" w:author="Suman Deshwal" w:date="2024-05-09T14:12:00Z" w:initials="SD">
    <w:p w14:paraId="4A09A2A0" w14:textId="7410618F" w:rsidR="00F33931" w:rsidRDefault="00F33931">
      <w:pPr>
        <w:pStyle w:val="CommentText"/>
      </w:pPr>
      <w:r>
        <w:rPr>
          <w:rStyle w:val="CommentReference"/>
        </w:rPr>
        <w:annotationRef/>
      </w:r>
      <w:r>
        <w:t>please provide a lead-in statement for the following figure.</w:t>
      </w:r>
    </w:p>
    <w:p w14:paraId="3B00A7CC" w14:textId="50939D62" w:rsidR="00F33931" w:rsidRDefault="00F33931">
      <w:pPr>
        <w:pStyle w:val="CommentText"/>
      </w:pPr>
    </w:p>
  </w:comment>
  <w:comment w:id="683" w:author="Paulo H. Leocadio" w:date="2024-06-13T20:22:00Z" w:initials="PHML">
    <w:p w14:paraId="212E7AD0" w14:textId="77777777" w:rsidR="00314055" w:rsidRDefault="00314055" w:rsidP="00314055">
      <w:pPr>
        <w:pStyle w:val="CommentText"/>
      </w:pPr>
      <w:r>
        <w:rPr>
          <w:rStyle w:val="CommentReference"/>
        </w:rPr>
        <w:annotationRef/>
      </w:r>
      <w:r>
        <w:t>Will learn from you</w:t>
      </w:r>
    </w:p>
  </w:comment>
  <w:comment w:id="786" w:author="Suman Deshwal" w:date="2024-05-09T14:18:00Z" w:initials="SD">
    <w:p w14:paraId="1EB9921D" w14:textId="77777777" w:rsidR="00DD1DB0" w:rsidRDefault="00DD1DB0" w:rsidP="00DD1DB0">
      <w:r>
        <w:rPr>
          <w:rStyle w:val="CommentReference"/>
        </w:rPr>
        <w:annotationRef/>
      </w:r>
      <w:r>
        <w:rPr>
          <w:color w:val="000000"/>
          <w:sz w:val="20"/>
          <w:szCs w:val="20"/>
        </w:rPr>
        <w:t>please place this figure after the topic (Amazon ECR) and provide a lead-in statement for the same</w:t>
      </w:r>
    </w:p>
  </w:comment>
  <w:comment w:id="787" w:author="ph@zinnia.holdings" w:date="2024-06-19T16:38:00Z" w:initials="p">
    <w:p w14:paraId="5793A691" w14:textId="77777777" w:rsidR="002B1F8F" w:rsidRDefault="002B1F8F" w:rsidP="002B1F8F">
      <w:pPr>
        <w:pStyle w:val="CommentText"/>
      </w:pPr>
      <w:r>
        <w:rPr>
          <w:rStyle w:val="CommentReference"/>
        </w:rPr>
        <w:annotationRef/>
      </w:r>
      <w:r>
        <w:t>done</w:t>
      </w:r>
    </w:p>
  </w:comment>
  <w:comment w:id="831" w:author="Suman Deshwal" w:date="2024-05-09T14:27:00Z" w:initials="SD">
    <w:p w14:paraId="57AA3C7F" w14:textId="1DB6B89B" w:rsidR="00DD1DB0" w:rsidRDefault="00DD1DB0" w:rsidP="00DD1DB0">
      <w:r>
        <w:rPr>
          <w:rStyle w:val="CommentReference"/>
        </w:rPr>
        <w:annotationRef/>
      </w:r>
      <w:r>
        <w:rPr>
          <w:color w:val="000000"/>
          <w:sz w:val="20"/>
          <w:szCs w:val="20"/>
        </w:rPr>
        <w:t>please add some introductory content in this section</w:t>
      </w:r>
    </w:p>
  </w:comment>
  <w:comment w:id="832" w:author="ph@zinnia.holdings" w:date="2024-06-19T16:45:00Z" w:initials="p">
    <w:p w14:paraId="6B866F8F" w14:textId="77777777" w:rsidR="008541CC" w:rsidRDefault="008541CC" w:rsidP="008541CC">
      <w:pPr>
        <w:pStyle w:val="CommentText"/>
      </w:pPr>
      <w:r>
        <w:rPr>
          <w:rStyle w:val="CommentReference"/>
        </w:rPr>
        <w:annotationRef/>
      </w:r>
      <w:r>
        <w:t>done</w:t>
      </w:r>
    </w:p>
  </w:comment>
  <w:comment w:id="853" w:author="Suman Deshwal" w:date="2024-05-09T14:28:00Z" w:initials="SD">
    <w:p w14:paraId="1F16D5A4" w14:textId="090AD1C4" w:rsidR="008541CC" w:rsidRDefault="008541CC" w:rsidP="008541CC">
      <w:r>
        <w:rPr>
          <w:rStyle w:val="CommentReference"/>
        </w:rPr>
        <w:annotationRef/>
      </w:r>
      <w:r>
        <w:rPr>
          <w:color w:val="000000"/>
          <w:sz w:val="20"/>
          <w:szCs w:val="20"/>
        </w:rPr>
        <w:t>plese add a lead-in statement for the following points</w:t>
      </w:r>
    </w:p>
  </w:comment>
  <w:comment w:id="854" w:author="Paulo H. Leocadio" w:date="2024-06-13T20:00:00Z" w:initials="PHML">
    <w:p w14:paraId="4A0EC114" w14:textId="77777777" w:rsidR="008541CC" w:rsidRDefault="008541CC" w:rsidP="008541CC">
      <w:pPr>
        <w:pStyle w:val="CommentText"/>
      </w:pPr>
      <w:r>
        <w:rPr>
          <w:rStyle w:val="CommentReference"/>
        </w:rPr>
        <w:annotationRef/>
      </w:r>
      <w:r>
        <w:t>Will learn from you</w:t>
      </w:r>
    </w:p>
  </w:comment>
  <w:comment w:id="922" w:author="Suman Deshwal" w:date="2024-05-09T14:39:00Z" w:initials="SD">
    <w:p w14:paraId="68FB71D3" w14:textId="77777777" w:rsidR="00941622" w:rsidRDefault="00941622" w:rsidP="00941622">
      <w:r>
        <w:rPr>
          <w:rStyle w:val="CommentReference"/>
        </w:rPr>
        <w:annotationRef/>
      </w:r>
      <w:r>
        <w:rPr>
          <w:sz w:val="20"/>
          <w:szCs w:val="20"/>
        </w:rPr>
        <w:t>please provide some introductory content and a lead in statement for the following points</w:t>
      </w:r>
    </w:p>
  </w:comment>
  <w:comment w:id="923" w:author="Paulo H. Leocadio" w:date="2024-06-13T19:57:00Z" w:initials="PHML">
    <w:p w14:paraId="114A9B27" w14:textId="77777777" w:rsidR="00941622" w:rsidRDefault="00941622" w:rsidP="00941622">
      <w:pPr>
        <w:pStyle w:val="CommentText"/>
      </w:pPr>
      <w:r>
        <w:rPr>
          <w:rStyle w:val="CommentReference"/>
        </w:rPr>
        <w:annotationRef/>
      </w:r>
      <w:r>
        <w:t>Will learn from you</w:t>
      </w:r>
    </w:p>
  </w:comment>
  <w:comment w:id="936" w:author="Suman Deshwal" w:date="2024-05-09T15:35:00Z" w:initials="SD">
    <w:p w14:paraId="03A517E6" w14:textId="7C52FCAC" w:rsidR="00A45D56" w:rsidRDefault="00A45D56" w:rsidP="00A45D56">
      <w:r>
        <w:rPr>
          <w:rStyle w:val="CommentReference"/>
        </w:rPr>
        <w:annotationRef/>
      </w:r>
      <w:r>
        <w:rPr>
          <w:sz w:val="20"/>
          <w:szCs w:val="20"/>
        </w:rPr>
        <w:t>please provide some introductory content and a lead in statement for the following points</w:t>
      </w:r>
    </w:p>
  </w:comment>
  <w:comment w:id="937" w:author="Paulo H. Leocadio" w:date="2024-06-13T19:57:00Z" w:initials="PHML">
    <w:p w14:paraId="744DB7A5" w14:textId="77777777" w:rsidR="00140E3A" w:rsidRDefault="00140E3A" w:rsidP="00140E3A">
      <w:pPr>
        <w:pStyle w:val="CommentText"/>
      </w:pPr>
      <w:r>
        <w:rPr>
          <w:rStyle w:val="CommentReference"/>
        </w:rPr>
        <w:annotationRef/>
      </w:r>
      <w:r>
        <w:t>Will learn from you</w:t>
      </w:r>
    </w:p>
  </w:comment>
  <w:comment w:id="946" w:author="Suman Deshwal" w:date="2024-05-09T15:36:00Z" w:initials="SD">
    <w:p w14:paraId="2D048342" w14:textId="2D532329" w:rsidR="00A45D56" w:rsidRDefault="00A45D56">
      <w:pPr>
        <w:pStyle w:val="CommentText"/>
      </w:pPr>
      <w:r>
        <w:rPr>
          <w:rStyle w:val="CommentReference"/>
        </w:rPr>
        <w:annotationRef/>
      </w:r>
      <w:r>
        <w:t>please provide a lead-in statement for the following figure.</w:t>
      </w:r>
    </w:p>
    <w:p w14:paraId="11C4C955" w14:textId="6BBF82A9" w:rsidR="00A45D56" w:rsidRDefault="00A45D56">
      <w:pPr>
        <w:pStyle w:val="CommentText"/>
      </w:pPr>
    </w:p>
  </w:comment>
  <w:comment w:id="947" w:author="Paulo H. Leocadio" w:date="2024-06-13T19:57:00Z" w:initials="PHML">
    <w:p w14:paraId="5673B2E3" w14:textId="77777777" w:rsidR="00140E3A" w:rsidRDefault="00140E3A" w:rsidP="00140E3A">
      <w:pPr>
        <w:pStyle w:val="CommentText"/>
      </w:pPr>
      <w:r>
        <w:rPr>
          <w:rStyle w:val="CommentReference"/>
        </w:rPr>
        <w:annotationRef/>
      </w:r>
      <w:r>
        <w:t>Will learn from you</w:t>
      </w:r>
    </w:p>
  </w:comment>
  <w:comment w:id="970" w:author="Suman Deshwal" w:date="2024-05-09T15:50:00Z" w:initials="SD">
    <w:p w14:paraId="440EF190" w14:textId="24DBD9E9" w:rsidR="00C06AB1" w:rsidRDefault="00C06AB1" w:rsidP="00C06AB1">
      <w:r>
        <w:rPr>
          <w:rStyle w:val="CommentReference"/>
        </w:rPr>
        <w:annotationRef/>
      </w:r>
      <w:r>
        <w:rPr>
          <w:color w:val="000000"/>
          <w:sz w:val="20"/>
          <w:szCs w:val="20"/>
        </w:rPr>
        <w:t>please add more content in this section</w:t>
      </w:r>
    </w:p>
  </w:comment>
  <w:comment w:id="971" w:author="ph@zinnia.holdings" w:date="2024-06-19T17:11:00Z" w:initials="p">
    <w:p w14:paraId="304B8D3A" w14:textId="77777777" w:rsidR="005E0005" w:rsidRDefault="005E0005" w:rsidP="005E0005">
      <w:pPr>
        <w:pStyle w:val="CommentText"/>
      </w:pPr>
      <w:r>
        <w:rPr>
          <w:rStyle w:val="CommentReference"/>
        </w:rPr>
        <w:annotationRef/>
      </w:r>
      <w:r>
        <w:t>done</w:t>
      </w:r>
    </w:p>
  </w:comment>
  <w:comment w:id="1057" w:author="Suman Deshwal" w:date="2024-05-09T16:20:00Z" w:initials="SD">
    <w:p w14:paraId="2A38BC79" w14:textId="52DC4192" w:rsidR="007B6BAB" w:rsidRDefault="007B6BAB" w:rsidP="007B6BAB">
      <w:r>
        <w:rPr>
          <w:rStyle w:val="CommentReference"/>
        </w:rPr>
        <w:annotationRef/>
      </w:r>
      <w:r>
        <w:rPr>
          <w:color w:val="000000"/>
          <w:sz w:val="20"/>
          <w:szCs w:val="20"/>
        </w:rPr>
        <w:t>we cannot have two headings together without some content in between.</w:t>
      </w:r>
    </w:p>
  </w:comment>
  <w:comment w:id="1146" w:author="Suman Deshwal" w:date="2024-05-09T16:32:00Z" w:initials="SD">
    <w:p w14:paraId="4C96431B" w14:textId="4E64D219" w:rsidR="00272C9C" w:rsidRDefault="00272C9C" w:rsidP="00272C9C">
      <w:r>
        <w:rPr>
          <w:rStyle w:val="CommentReference"/>
        </w:rPr>
        <w:annotationRef/>
      </w:r>
      <w:r>
        <w:rPr>
          <w:sz w:val="20"/>
          <w:szCs w:val="20"/>
        </w:rPr>
        <w:t>please provide a lead-in statement for the following steps</w:t>
      </w:r>
    </w:p>
    <w:p w14:paraId="4FD14169" w14:textId="77777777" w:rsidR="00272C9C" w:rsidRDefault="00272C9C" w:rsidP="00272C9C"/>
  </w:comment>
  <w:comment w:id="1147" w:author="ph@zinnia.holdings" w:date="2024-06-13T19:47:00Z" w:initials="p">
    <w:p w14:paraId="2ECEE84E" w14:textId="77777777" w:rsidR="0022761D" w:rsidRDefault="0022761D" w:rsidP="0022761D">
      <w:pPr>
        <w:pStyle w:val="CommentText"/>
      </w:pPr>
      <w:r>
        <w:rPr>
          <w:rStyle w:val="CommentReference"/>
        </w:rPr>
        <w:annotationRef/>
      </w:r>
      <w:r>
        <w:t>Will learn from you</w:t>
      </w:r>
    </w:p>
  </w:comment>
  <w:comment w:id="1233" w:author="Suman Deshwal" w:date="2024-05-09T16:40:00Z" w:initials="SD">
    <w:p w14:paraId="2957EE14" w14:textId="42AC90BE" w:rsidR="00A76281" w:rsidRDefault="00A76281" w:rsidP="00A76281">
      <w:r>
        <w:rPr>
          <w:rStyle w:val="CommentReference"/>
        </w:rPr>
        <w:annotationRef/>
      </w:r>
      <w:r>
        <w:rPr>
          <w:color w:val="000000"/>
          <w:sz w:val="20"/>
          <w:szCs w:val="20"/>
        </w:rPr>
        <w:t>please add a lead-in statement for the following points.</w:t>
      </w:r>
    </w:p>
  </w:comment>
  <w:comment w:id="1234" w:author="ph@zinnia.holdings" w:date="2024-06-13T19:40:00Z" w:initials="p">
    <w:p w14:paraId="424DC479" w14:textId="77777777" w:rsidR="00812E4F" w:rsidRDefault="00812E4F" w:rsidP="00812E4F">
      <w:pPr>
        <w:pStyle w:val="CommentText"/>
      </w:pPr>
      <w:r>
        <w:rPr>
          <w:rStyle w:val="CommentReference"/>
        </w:rPr>
        <w:annotationRef/>
      </w:r>
      <w:r>
        <w:t>Will learn from you</w:t>
      </w:r>
    </w:p>
  </w:comment>
  <w:comment w:id="1239" w:author="Suman Deshwal" w:date="2024-05-09T16:40:00Z" w:initials="SD">
    <w:p w14:paraId="7F082EF3" w14:textId="663D2271" w:rsidR="00A76281" w:rsidRDefault="00A76281" w:rsidP="00A76281">
      <w:r>
        <w:rPr>
          <w:rStyle w:val="CommentReference"/>
        </w:rPr>
        <w:annotationRef/>
      </w:r>
      <w:r>
        <w:rPr>
          <w:color w:val="000000"/>
          <w:sz w:val="20"/>
          <w:szCs w:val="20"/>
        </w:rPr>
        <w:t>please provide a lead-in statement for the following points</w:t>
      </w:r>
    </w:p>
  </w:comment>
  <w:comment w:id="1240" w:author="ph@zinnia.holdings" w:date="2024-06-13T19:41:00Z" w:initials="p">
    <w:p w14:paraId="4AC5BBA6" w14:textId="77777777" w:rsidR="00812E4F" w:rsidRDefault="00812E4F" w:rsidP="00812E4F">
      <w:pPr>
        <w:pStyle w:val="CommentText"/>
      </w:pPr>
      <w:r>
        <w:rPr>
          <w:rStyle w:val="CommentReference"/>
        </w:rPr>
        <w:annotationRef/>
      </w:r>
      <w:r>
        <w:t>Will learn from you</w:t>
      </w:r>
    </w:p>
  </w:comment>
  <w:comment w:id="1327" w:author="Suman Deshwal" w:date="2024-05-09T16:46:00Z" w:initials="SD">
    <w:p w14:paraId="1FFE5E37" w14:textId="1E841663" w:rsidR="00A76281" w:rsidRDefault="00A76281" w:rsidP="00A76281">
      <w:r>
        <w:rPr>
          <w:rStyle w:val="CommentReference"/>
        </w:rPr>
        <w:annotationRef/>
      </w:r>
      <w:r>
        <w:rPr>
          <w:sz w:val="20"/>
          <w:szCs w:val="20"/>
        </w:rPr>
        <w:t xml:space="preserve">please provide a lead-in statement for the following </w:t>
      </w:r>
      <w:r>
        <w:rPr>
          <w:sz w:val="20"/>
          <w:szCs w:val="20"/>
        </w:rPr>
        <w:cr/>
        <w:t>points</w:t>
      </w:r>
    </w:p>
  </w:comment>
  <w:comment w:id="1328" w:author="ph@zinnia.holdings" w:date="2024-06-19T18:05:00Z" w:initials="p">
    <w:p w14:paraId="0E540043" w14:textId="77777777" w:rsidR="000E51AD" w:rsidRDefault="000E51AD" w:rsidP="000E51AD">
      <w:pPr>
        <w:pStyle w:val="CommentText"/>
      </w:pPr>
      <w:r>
        <w:rPr>
          <w:rStyle w:val="CommentReference"/>
        </w:rPr>
        <w:annotationRef/>
      </w:r>
      <w:r>
        <w:t>done</w:t>
      </w:r>
    </w:p>
  </w:comment>
  <w:comment w:id="1343" w:author="Suman Deshwal" w:date="2024-05-09T16:47:00Z" w:initials="SD">
    <w:p w14:paraId="23B847F8" w14:textId="625A44DA" w:rsidR="00A76281" w:rsidRDefault="00A76281" w:rsidP="00A76281">
      <w:r>
        <w:rPr>
          <w:rStyle w:val="CommentReference"/>
        </w:rPr>
        <w:annotationRef/>
      </w:r>
      <w:r>
        <w:rPr>
          <w:sz w:val="20"/>
          <w:szCs w:val="20"/>
        </w:rPr>
        <w:t xml:space="preserve">please provide a lead-in statement for the following </w:t>
      </w:r>
    </w:p>
    <w:p w14:paraId="138D4785" w14:textId="77777777" w:rsidR="00A76281" w:rsidRDefault="00A76281" w:rsidP="00A76281">
      <w:r>
        <w:rPr>
          <w:sz w:val="20"/>
          <w:szCs w:val="20"/>
        </w:rPr>
        <w:t>points</w:t>
      </w:r>
    </w:p>
  </w:comment>
  <w:comment w:id="1344" w:author="ph@zinnia.holdings" w:date="2024-06-19T18:05:00Z" w:initials="p">
    <w:p w14:paraId="2053B4EB" w14:textId="77777777" w:rsidR="0085615E" w:rsidRDefault="0085615E" w:rsidP="0085615E">
      <w:pPr>
        <w:pStyle w:val="CommentText"/>
      </w:pPr>
      <w:r>
        <w:rPr>
          <w:rStyle w:val="CommentReference"/>
        </w:rPr>
        <w:annotationRef/>
      </w:r>
      <w:r>
        <w:t>done</w:t>
      </w:r>
    </w:p>
  </w:comment>
  <w:comment w:id="1395" w:author="Suman Deshwal" w:date="2024-05-09T16:53:00Z" w:initials="SD">
    <w:p w14:paraId="2BC1A0E4" w14:textId="601030E2" w:rsidR="000723D6" w:rsidRDefault="000723D6" w:rsidP="000723D6">
      <w:r>
        <w:rPr>
          <w:rStyle w:val="CommentReference"/>
        </w:rPr>
        <w:annotationRef/>
      </w:r>
      <w:r>
        <w:rPr>
          <w:color w:val="000000"/>
          <w:sz w:val="20"/>
          <w:szCs w:val="20"/>
        </w:rPr>
        <w:t>please refrain from using colon and hyphen in heading</w:t>
      </w:r>
    </w:p>
  </w:comment>
  <w:comment w:id="1396" w:author="ph@zinnia.holdings" w:date="2024-06-19T18:06:00Z" w:initials="p">
    <w:p w14:paraId="5A7D17C6" w14:textId="77777777" w:rsidR="000F143B" w:rsidRDefault="000F143B" w:rsidP="000F143B">
      <w:pPr>
        <w:pStyle w:val="CommentText"/>
      </w:pPr>
      <w:r>
        <w:rPr>
          <w:rStyle w:val="CommentReference"/>
        </w:rPr>
        <w:annotationRef/>
      </w:r>
      <w: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0D333CB" w15:done="1"/>
  <w15:commentEx w15:paraId="70192232" w15:paraIdParent="10D333CB" w15:done="1"/>
  <w15:commentEx w15:paraId="04CA8EAC" w15:done="1"/>
  <w15:commentEx w15:paraId="7F38D4D4" w15:paraIdParent="04CA8EAC" w15:done="1"/>
  <w15:commentEx w15:paraId="6554EF1B" w15:done="1"/>
  <w15:commentEx w15:paraId="2569CC75" w15:paraIdParent="6554EF1B" w15:done="1"/>
  <w15:commentEx w15:paraId="568CB044" w15:done="1"/>
  <w15:commentEx w15:paraId="78A429F3" w15:paraIdParent="568CB044" w15:done="1"/>
  <w15:commentEx w15:paraId="0665B953" w15:done="1"/>
  <w15:commentEx w15:paraId="5F761F04" w15:paraIdParent="0665B953" w15:done="1"/>
  <w15:commentEx w15:paraId="4492396F" w15:done="1"/>
  <w15:commentEx w15:paraId="7A1CDD83" w15:done="1"/>
  <w15:commentEx w15:paraId="27C70568" w15:done="1"/>
  <w15:commentEx w15:paraId="56AD48AC" w15:done="1"/>
  <w15:commentEx w15:paraId="7A2FBDF1" w15:paraIdParent="56AD48AC" w15:done="1"/>
  <w15:commentEx w15:paraId="0D09E195" w15:done="1"/>
  <w15:commentEx w15:paraId="02E408CF" w15:paraIdParent="0D09E195" w15:done="1"/>
  <w15:commentEx w15:paraId="154D4DD0" w15:done="1"/>
  <w15:commentEx w15:paraId="3DE22915" w15:paraIdParent="154D4DD0" w15:done="1"/>
  <w15:commentEx w15:paraId="0AA2C41B" w15:done="1"/>
  <w15:commentEx w15:paraId="5E6ED501" w15:paraIdParent="0AA2C41B" w15:done="1"/>
  <w15:commentEx w15:paraId="74CF07E5" w15:done="1"/>
  <w15:commentEx w15:paraId="2E9D9B0C" w15:paraIdParent="74CF07E5" w15:done="1"/>
  <w15:commentEx w15:paraId="4A486ACB" w15:done="1"/>
  <w15:commentEx w15:paraId="7AEDA292" w15:paraIdParent="4A486ACB" w15:done="1"/>
  <w15:commentEx w15:paraId="264300D4" w15:done="1"/>
  <w15:commentEx w15:paraId="2B16255B" w15:paraIdParent="264300D4" w15:done="1"/>
  <w15:commentEx w15:paraId="3E05FEC8" w15:done="1"/>
  <w15:commentEx w15:paraId="4430F5B0" w15:paraIdParent="3E05FEC8" w15:done="1"/>
  <w15:commentEx w15:paraId="71B72029" w15:done="1"/>
  <w15:commentEx w15:paraId="7C276651" w15:paraIdParent="71B72029" w15:done="1"/>
  <w15:commentEx w15:paraId="63260A34" w15:done="1"/>
  <w15:commentEx w15:paraId="66AE7520" w15:paraIdParent="63260A34" w15:done="1"/>
  <w15:commentEx w15:paraId="17B6F1F6" w15:done="1"/>
  <w15:commentEx w15:paraId="35184E29" w15:done="0"/>
  <w15:commentEx w15:paraId="24C562F8" w15:done="0"/>
  <w15:commentEx w15:paraId="4480C82D" w15:done="1"/>
  <w15:commentEx w15:paraId="2CD838CB" w15:done="1"/>
  <w15:commentEx w15:paraId="0C5EF6BA" w15:paraIdParent="2CD838CB" w15:done="1"/>
  <w15:commentEx w15:paraId="18B0D9A1" w15:done="1"/>
  <w15:commentEx w15:paraId="59F7AD92" w15:paraIdParent="18B0D9A1" w15:done="1"/>
  <w15:commentEx w15:paraId="3D66B7F1" w15:done="1"/>
  <w15:commentEx w15:paraId="20E030AF" w15:paraIdParent="3D66B7F1" w15:done="1"/>
  <w15:commentEx w15:paraId="6A82F0DA" w15:done="1"/>
  <w15:commentEx w15:paraId="43F4B256" w15:paraIdParent="6A82F0DA" w15:done="1"/>
  <w15:commentEx w15:paraId="3B00A7CC" w15:done="1"/>
  <w15:commentEx w15:paraId="212E7AD0" w15:paraIdParent="3B00A7CC" w15:done="1"/>
  <w15:commentEx w15:paraId="1EB9921D" w15:done="1"/>
  <w15:commentEx w15:paraId="5793A691" w15:paraIdParent="1EB9921D" w15:done="1"/>
  <w15:commentEx w15:paraId="57AA3C7F" w15:done="1"/>
  <w15:commentEx w15:paraId="6B866F8F" w15:paraIdParent="57AA3C7F" w15:done="1"/>
  <w15:commentEx w15:paraId="1F16D5A4" w15:done="1"/>
  <w15:commentEx w15:paraId="4A0EC114" w15:paraIdParent="1F16D5A4" w15:done="1"/>
  <w15:commentEx w15:paraId="68FB71D3" w15:done="1"/>
  <w15:commentEx w15:paraId="114A9B27" w15:paraIdParent="68FB71D3" w15:done="1"/>
  <w15:commentEx w15:paraId="03A517E6" w15:done="1"/>
  <w15:commentEx w15:paraId="744DB7A5" w15:paraIdParent="03A517E6" w15:done="1"/>
  <w15:commentEx w15:paraId="11C4C955" w15:done="1"/>
  <w15:commentEx w15:paraId="5673B2E3" w15:paraIdParent="11C4C955" w15:done="1"/>
  <w15:commentEx w15:paraId="440EF190" w15:done="1"/>
  <w15:commentEx w15:paraId="304B8D3A" w15:paraIdParent="440EF190" w15:done="1"/>
  <w15:commentEx w15:paraId="2A38BC79" w15:done="1"/>
  <w15:commentEx w15:paraId="4FD14169" w15:done="1"/>
  <w15:commentEx w15:paraId="2ECEE84E" w15:paraIdParent="4FD14169" w15:done="1"/>
  <w15:commentEx w15:paraId="2957EE14" w15:done="1"/>
  <w15:commentEx w15:paraId="424DC479" w15:paraIdParent="2957EE14" w15:done="1"/>
  <w15:commentEx w15:paraId="7F082EF3" w15:done="1"/>
  <w15:commentEx w15:paraId="4AC5BBA6" w15:paraIdParent="7F082EF3" w15:done="1"/>
  <w15:commentEx w15:paraId="1FFE5E37" w15:done="1"/>
  <w15:commentEx w15:paraId="0E540043" w15:paraIdParent="1FFE5E37" w15:done="1"/>
  <w15:commentEx w15:paraId="138D4785" w15:done="1"/>
  <w15:commentEx w15:paraId="2053B4EB" w15:paraIdParent="138D4785" w15:done="1"/>
  <w15:commentEx w15:paraId="2BC1A0E4" w15:done="1"/>
  <w15:commentEx w15:paraId="5A7D17C6" w15:paraIdParent="2BC1A0E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09D83E7" w16cex:dateUtc="2024-05-07T12:04:00Z"/>
  <w16cex:commentExtensible w16cex:durableId="70F6C6B7" w16cex:dateUtc="2024-06-19T22:13:00Z"/>
  <w16cex:commentExtensible w16cex:durableId="34AE0CC3" w16cex:dateUtc="2024-05-07T11:20:00Z"/>
  <w16cex:commentExtensible w16cex:durableId="132D386E" w16cex:dateUtc="2024-06-19T20:03:00Z"/>
  <w16cex:commentExtensible w16cex:durableId="533A42A1" w16cex:dateUtc="2024-05-02T05:02:00Z"/>
  <w16cex:commentExtensible w16cex:durableId="5BC38B38" w16cex:dateUtc="2024-06-19T20:04:00Z"/>
  <w16cex:commentExtensible w16cex:durableId="563E1DEB" w16cex:dateUtc="2024-05-15T05:58:00Z"/>
  <w16cex:commentExtensible w16cex:durableId="2DF65B6F" w16cex:dateUtc="2024-06-19T20:04:00Z"/>
  <w16cex:commentExtensible w16cex:durableId="53826CA9" w16cex:dateUtc="2024-04-09T04:32:00Z"/>
  <w16cex:commentExtensible w16cex:durableId="3237F78C" w16cex:dateUtc="2024-06-19T20:06:00Z"/>
  <w16cex:commentExtensible w16cex:durableId="79D7BF2D" w16cex:dateUtc="2024-05-07T11:31:00Z"/>
  <w16cex:commentExtensible w16cex:durableId="2419190C" w16cex:dateUtc="2024-05-07T11:32:00Z"/>
  <w16cex:commentExtensible w16cex:durableId="555BF5CC" w16cex:dateUtc="2024-05-07T12:00:00Z"/>
  <w16cex:commentExtensible w16cex:durableId="4C1FDF63" w16cex:dateUtc="2024-05-07T11:58:00Z"/>
  <w16cex:commentExtensible w16cex:durableId="49F4BAE2" w16cex:dateUtc="2024-06-13T21:59:00Z"/>
  <w16cex:commentExtensible w16cex:durableId="0AABE1D1" w16cex:dateUtc="2024-05-07T12:21:00Z"/>
  <w16cex:commentExtensible w16cex:durableId="2F0FBC17" w16cex:dateUtc="2024-06-19T20:10:00Z"/>
  <w16cex:commentExtensible w16cex:durableId="09315587" w16cex:dateUtc="2024-05-09T04:35:00Z"/>
  <w16cex:commentExtensible w16cex:durableId="4A2E89A2" w16cex:dateUtc="2024-06-19T20:12:00Z"/>
  <w16cex:commentExtensible w16cex:durableId="78206873" w16cex:dateUtc="2024-05-15T06:01:00Z"/>
  <w16cex:commentExtensible w16cex:durableId="4CDD5ACB" w16cex:dateUtc="2024-06-19T20:13:00Z"/>
  <w16cex:commentExtensible w16cex:durableId="1DE5A2F4" w16cex:dateUtc="2024-05-09T05:54:00Z"/>
  <w16cex:commentExtensible w16cex:durableId="24BC7B0C" w16cex:dateUtc="2024-06-19T20:14:00Z"/>
  <w16cex:commentExtensible w16cex:durableId="7DCAC869" w16cex:dateUtc="2024-05-09T06:05:00Z"/>
  <w16cex:commentExtensible w16cex:durableId="3BC4DA3F" w16cex:dateUtc="2024-06-19T20:17:00Z"/>
  <w16cex:commentExtensible w16cex:durableId="4B26E5F6" w16cex:dateUtc="2024-05-09T06:07:00Z"/>
  <w16cex:commentExtensible w16cex:durableId="087B8947" w16cex:dateUtc="2024-06-19T20:17:00Z"/>
  <w16cex:commentExtensible w16cex:durableId="08D4DDEA" w16cex:dateUtc="2024-05-09T06:22:00Z"/>
  <w16cex:commentExtensible w16cex:durableId="29751EDD" w16cex:dateUtc="2024-06-19T20:19:00Z"/>
  <w16cex:commentExtensible w16cex:durableId="5D9A6DA9" w16cex:dateUtc="2024-05-09T06:30:00Z"/>
  <w16cex:commentExtensible w16cex:durableId="57DE49A5" w16cex:dateUtc="2024-06-18T21:34:00Z"/>
  <w16cex:commentExtensible w16cex:durableId="12D01486" w16cex:dateUtc="2024-05-09T06:31:00Z"/>
  <w16cex:commentExtensible w16cex:durableId="6101A878" w16cex:dateUtc="2024-06-18T21:35:00Z"/>
  <w16cex:commentExtensible w16cex:durableId="65426183" w16cex:dateUtc="2024-05-09T06:37:00Z"/>
  <w16cex:commentExtensible w16cex:durableId="70224BC7" w16cex:dateUtc="2024-05-09T07:11:00Z"/>
  <w16cex:commentExtensible w16cex:durableId="75D8074A" w16cex:dateUtc="2024-05-09T07:16:00Z"/>
  <w16cex:commentExtensible w16cex:durableId="4DC01D78" w16cex:dateUtc="2024-05-09T07:17:00Z"/>
  <w16cex:commentExtensible w16cex:durableId="5B414586" w16cex:dateUtc="2024-05-09T07:20:00Z"/>
  <w16cex:commentExtensible w16cex:durableId="7145BF20" w16cex:dateUtc="2024-06-19T20:31:00Z"/>
  <w16cex:commentExtensible w16cex:durableId="2CCD28C0" w16cex:dateUtc="2024-05-09T07:22:00Z"/>
  <w16cex:commentExtensible w16cex:durableId="3B4A5CB7" w16cex:dateUtc="2024-06-19T20:26:00Z"/>
  <w16cex:commentExtensible w16cex:durableId="3F129CA6" w16cex:dateUtc="2024-05-09T07:32:00Z"/>
  <w16cex:commentExtensible w16cex:durableId="25A579C0" w16cex:dateUtc="2024-06-19T20:34:00Z"/>
  <w16cex:commentExtensible w16cex:durableId="709159CD" w16cex:dateUtc="2024-05-09T07:55:00Z"/>
  <w16cex:commentExtensible w16cex:durableId="02D7A53B" w16cex:dateUtc="2024-06-19T20:35:00Z"/>
  <w16cex:commentExtensible w16cex:durableId="247B5A45" w16cex:dateUtc="2024-05-09T08:42:00Z"/>
  <w16cex:commentExtensible w16cex:durableId="174A0260" w16cex:dateUtc="2024-06-14T00:22:00Z"/>
  <w16cex:commentExtensible w16cex:durableId="4BA6198E" w16cex:dateUtc="2024-05-09T08:48:00Z"/>
  <w16cex:commentExtensible w16cex:durableId="03E9B9D5" w16cex:dateUtc="2024-06-19T20:38:00Z"/>
  <w16cex:commentExtensible w16cex:durableId="7DC653C7" w16cex:dateUtc="2024-05-09T08:57:00Z"/>
  <w16cex:commentExtensible w16cex:durableId="6841E670" w16cex:dateUtc="2024-06-19T20:45:00Z"/>
  <w16cex:commentExtensible w16cex:durableId="28E1144B" w16cex:dateUtc="2024-05-09T08:58:00Z"/>
  <w16cex:commentExtensible w16cex:durableId="71E02360" w16cex:dateUtc="2024-06-14T00:00:00Z"/>
  <w16cex:commentExtensible w16cex:durableId="7FB06ACD" w16cex:dateUtc="2024-05-09T09:09:00Z"/>
  <w16cex:commentExtensible w16cex:durableId="058300DF" w16cex:dateUtc="2024-06-13T23:57:00Z"/>
  <w16cex:commentExtensible w16cex:durableId="1F9935D1" w16cex:dateUtc="2024-05-09T10:05:00Z"/>
  <w16cex:commentExtensible w16cex:durableId="7593A709" w16cex:dateUtc="2024-06-13T23:57:00Z"/>
  <w16cex:commentExtensible w16cex:durableId="1D0B2DDF" w16cex:dateUtc="2024-05-09T10:06:00Z"/>
  <w16cex:commentExtensible w16cex:durableId="6196394F" w16cex:dateUtc="2024-06-13T23:57:00Z"/>
  <w16cex:commentExtensible w16cex:durableId="575B33B3" w16cex:dateUtc="2024-05-09T10:20:00Z"/>
  <w16cex:commentExtensible w16cex:durableId="77F7C434" w16cex:dateUtc="2024-06-19T21:11:00Z"/>
  <w16cex:commentExtensible w16cex:durableId="4266DB30" w16cex:dateUtc="2024-05-09T10:50:00Z"/>
  <w16cex:commentExtensible w16cex:durableId="1F19AE8D" w16cex:dateUtc="2024-05-09T11:02:00Z"/>
  <w16cex:commentExtensible w16cex:durableId="2939F922" w16cex:dateUtc="2024-06-13T23:47:00Z"/>
  <w16cex:commentExtensible w16cex:durableId="193EFF14" w16cex:dateUtc="2024-05-09T11:10:00Z"/>
  <w16cex:commentExtensible w16cex:durableId="53D57A6C" w16cex:dateUtc="2024-06-13T23:40:00Z"/>
  <w16cex:commentExtensible w16cex:durableId="5F0AF20C" w16cex:dateUtc="2024-05-09T11:10:00Z"/>
  <w16cex:commentExtensible w16cex:durableId="6E3D4112" w16cex:dateUtc="2024-06-13T23:41:00Z"/>
  <w16cex:commentExtensible w16cex:durableId="76C1F819" w16cex:dateUtc="2024-05-09T11:16:00Z"/>
  <w16cex:commentExtensible w16cex:durableId="3BF1777F" w16cex:dateUtc="2024-06-19T22:05:00Z"/>
  <w16cex:commentExtensible w16cex:durableId="6C7A58C7" w16cex:dateUtc="2024-05-09T11:17:00Z"/>
  <w16cex:commentExtensible w16cex:durableId="5700AE05" w16cex:dateUtc="2024-06-19T22:05:00Z"/>
  <w16cex:commentExtensible w16cex:durableId="6C6AF43F" w16cex:dateUtc="2024-05-09T11:23:00Z"/>
  <w16cex:commentExtensible w16cex:durableId="10BFB655" w16cex:dateUtc="2024-06-19T2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0D333CB" w16cid:durableId="709D83E7"/>
  <w16cid:commentId w16cid:paraId="70192232" w16cid:durableId="70F6C6B7"/>
  <w16cid:commentId w16cid:paraId="04CA8EAC" w16cid:durableId="34AE0CC3"/>
  <w16cid:commentId w16cid:paraId="7F38D4D4" w16cid:durableId="132D386E"/>
  <w16cid:commentId w16cid:paraId="6554EF1B" w16cid:durableId="533A42A1"/>
  <w16cid:commentId w16cid:paraId="2569CC75" w16cid:durableId="5BC38B38"/>
  <w16cid:commentId w16cid:paraId="568CB044" w16cid:durableId="563E1DEB"/>
  <w16cid:commentId w16cid:paraId="78A429F3" w16cid:durableId="2DF65B6F"/>
  <w16cid:commentId w16cid:paraId="0665B953" w16cid:durableId="53826CA9"/>
  <w16cid:commentId w16cid:paraId="5F761F04" w16cid:durableId="3237F78C"/>
  <w16cid:commentId w16cid:paraId="4492396F" w16cid:durableId="79D7BF2D"/>
  <w16cid:commentId w16cid:paraId="7A1CDD83" w16cid:durableId="2419190C"/>
  <w16cid:commentId w16cid:paraId="27C70568" w16cid:durableId="555BF5CC"/>
  <w16cid:commentId w16cid:paraId="56AD48AC" w16cid:durableId="4C1FDF63"/>
  <w16cid:commentId w16cid:paraId="7A2FBDF1" w16cid:durableId="49F4BAE2"/>
  <w16cid:commentId w16cid:paraId="0D09E195" w16cid:durableId="0AABE1D1"/>
  <w16cid:commentId w16cid:paraId="02E408CF" w16cid:durableId="2F0FBC17"/>
  <w16cid:commentId w16cid:paraId="154D4DD0" w16cid:durableId="09315587"/>
  <w16cid:commentId w16cid:paraId="3DE22915" w16cid:durableId="4A2E89A2"/>
  <w16cid:commentId w16cid:paraId="0AA2C41B" w16cid:durableId="78206873"/>
  <w16cid:commentId w16cid:paraId="5E6ED501" w16cid:durableId="4CDD5ACB"/>
  <w16cid:commentId w16cid:paraId="74CF07E5" w16cid:durableId="1DE5A2F4"/>
  <w16cid:commentId w16cid:paraId="2E9D9B0C" w16cid:durableId="24BC7B0C"/>
  <w16cid:commentId w16cid:paraId="4A486ACB" w16cid:durableId="7DCAC869"/>
  <w16cid:commentId w16cid:paraId="7AEDA292" w16cid:durableId="3BC4DA3F"/>
  <w16cid:commentId w16cid:paraId="264300D4" w16cid:durableId="4B26E5F6"/>
  <w16cid:commentId w16cid:paraId="2B16255B" w16cid:durableId="087B8947"/>
  <w16cid:commentId w16cid:paraId="3E05FEC8" w16cid:durableId="08D4DDEA"/>
  <w16cid:commentId w16cid:paraId="4430F5B0" w16cid:durableId="29751EDD"/>
  <w16cid:commentId w16cid:paraId="71B72029" w16cid:durableId="5D9A6DA9"/>
  <w16cid:commentId w16cid:paraId="7C276651" w16cid:durableId="57DE49A5"/>
  <w16cid:commentId w16cid:paraId="63260A34" w16cid:durableId="12D01486"/>
  <w16cid:commentId w16cid:paraId="66AE7520" w16cid:durableId="6101A878"/>
  <w16cid:commentId w16cid:paraId="17B6F1F6" w16cid:durableId="65426183"/>
  <w16cid:commentId w16cid:paraId="35184E29" w16cid:durableId="70224BC7"/>
  <w16cid:commentId w16cid:paraId="24C562F8" w16cid:durableId="75D8074A"/>
  <w16cid:commentId w16cid:paraId="4480C82D" w16cid:durableId="4DC01D78"/>
  <w16cid:commentId w16cid:paraId="2CD838CB" w16cid:durableId="5B414586"/>
  <w16cid:commentId w16cid:paraId="0C5EF6BA" w16cid:durableId="7145BF20"/>
  <w16cid:commentId w16cid:paraId="18B0D9A1" w16cid:durableId="2CCD28C0"/>
  <w16cid:commentId w16cid:paraId="59F7AD92" w16cid:durableId="3B4A5CB7"/>
  <w16cid:commentId w16cid:paraId="3D66B7F1" w16cid:durableId="3F129CA6"/>
  <w16cid:commentId w16cid:paraId="20E030AF" w16cid:durableId="25A579C0"/>
  <w16cid:commentId w16cid:paraId="6A82F0DA" w16cid:durableId="709159CD"/>
  <w16cid:commentId w16cid:paraId="43F4B256" w16cid:durableId="02D7A53B"/>
  <w16cid:commentId w16cid:paraId="3B00A7CC" w16cid:durableId="247B5A45"/>
  <w16cid:commentId w16cid:paraId="212E7AD0" w16cid:durableId="174A0260"/>
  <w16cid:commentId w16cid:paraId="1EB9921D" w16cid:durableId="4BA6198E"/>
  <w16cid:commentId w16cid:paraId="5793A691" w16cid:durableId="03E9B9D5"/>
  <w16cid:commentId w16cid:paraId="57AA3C7F" w16cid:durableId="7DC653C7"/>
  <w16cid:commentId w16cid:paraId="6B866F8F" w16cid:durableId="6841E670"/>
  <w16cid:commentId w16cid:paraId="1F16D5A4" w16cid:durableId="28E1144B"/>
  <w16cid:commentId w16cid:paraId="4A0EC114" w16cid:durableId="71E02360"/>
  <w16cid:commentId w16cid:paraId="68FB71D3" w16cid:durableId="7FB06ACD"/>
  <w16cid:commentId w16cid:paraId="114A9B27" w16cid:durableId="058300DF"/>
  <w16cid:commentId w16cid:paraId="03A517E6" w16cid:durableId="1F9935D1"/>
  <w16cid:commentId w16cid:paraId="744DB7A5" w16cid:durableId="7593A709"/>
  <w16cid:commentId w16cid:paraId="11C4C955" w16cid:durableId="1D0B2DDF"/>
  <w16cid:commentId w16cid:paraId="5673B2E3" w16cid:durableId="6196394F"/>
  <w16cid:commentId w16cid:paraId="440EF190" w16cid:durableId="575B33B3"/>
  <w16cid:commentId w16cid:paraId="304B8D3A" w16cid:durableId="77F7C434"/>
  <w16cid:commentId w16cid:paraId="2A38BC79" w16cid:durableId="4266DB30"/>
  <w16cid:commentId w16cid:paraId="4FD14169" w16cid:durableId="1F19AE8D"/>
  <w16cid:commentId w16cid:paraId="2ECEE84E" w16cid:durableId="2939F922"/>
  <w16cid:commentId w16cid:paraId="2957EE14" w16cid:durableId="193EFF14"/>
  <w16cid:commentId w16cid:paraId="424DC479" w16cid:durableId="53D57A6C"/>
  <w16cid:commentId w16cid:paraId="7F082EF3" w16cid:durableId="5F0AF20C"/>
  <w16cid:commentId w16cid:paraId="4AC5BBA6" w16cid:durableId="6E3D4112"/>
  <w16cid:commentId w16cid:paraId="1FFE5E37" w16cid:durableId="76C1F819"/>
  <w16cid:commentId w16cid:paraId="0E540043" w16cid:durableId="3BF1777F"/>
  <w16cid:commentId w16cid:paraId="138D4785" w16cid:durableId="6C7A58C7"/>
  <w16cid:commentId w16cid:paraId="2053B4EB" w16cid:durableId="5700AE05"/>
  <w16cid:commentId w16cid:paraId="2BC1A0E4" w16cid:durableId="6C6AF43F"/>
  <w16cid:commentId w16cid:paraId="5A7D17C6" w16cid:durableId="10BFB6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561651" w14:textId="77777777" w:rsidR="00451B3D" w:rsidRDefault="00451B3D" w:rsidP="005935FF">
      <w:pPr>
        <w:spacing w:after="0" w:line="240" w:lineRule="auto"/>
      </w:pPr>
      <w:r>
        <w:separator/>
      </w:r>
    </w:p>
  </w:endnote>
  <w:endnote w:type="continuationSeparator" w:id="0">
    <w:p w14:paraId="7E201CE3" w14:textId="77777777" w:rsidR="00451B3D" w:rsidRDefault="00451B3D"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86091F" w14:textId="77777777" w:rsidR="00451B3D" w:rsidRDefault="00451B3D" w:rsidP="005935FF">
      <w:pPr>
        <w:spacing w:after="0" w:line="240" w:lineRule="auto"/>
      </w:pPr>
      <w:r>
        <w:separator/>
      </w:r>
    </w:p>
  </w:footnote>
  <w:footnote w:type="continuationSeparator" w:id="0">
    <w:p w14:paraId="5DF4AFF9" w14:textId="77777777" w:rsidR="00451B3D" w:rsidRDefault="00451B3D" w:rsidP="005935FF">
      <w:pPr>
        <w:spacing w:after="0" w:line="240" w:lineRule="auto"/>
      </w:pPr>
      <w:r>
        <w:continuationSeparator/>
      </w:r>
    </w:p>
  </w:footnote>
  <w:footnote w:id="1">
    <w:p w14:paraId="48534A4E" w14:textId="3F4A578D" w:rsidR="009433B5" w:rsidRDefault="009433B5">
      <w:pPr>
        <w:pStyle w:val="FootnoteText"/>
      </w:pPr>
      <w:r>
        <w:rPr>
          <w:rStyle w:val="FootnoteReference"/>
        </w:rPr>
        <w:footnoteRef/>
      </w:r>
      <w:r>
        <w:t xml:space="preserve"> </w:t>
      </w:r>
      <w:r w:rsidRPr="00332601">
        <w:t xml:space="preserve">Turner, B., &amp; Johnson, L. (2020). "Scalable and Secure Package Management in Cloud Environments." </w:t>
      </w:r>
      <w:r w:rsidRPr="00332601">
        <w:rPr>
          <w:i/>
          <w:iCs/>
        </w:rPr>
        <w:t>International Conference on Cloud Computing, 2020</w:t>
      </w:r>
      <w:r w:rsidRPr="00332601">
        <w:t>, 234-249</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18327A01" w14:textId="69735783"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2D66A97B"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723C33">
      <w:rPr>
        <w:rFonts w:ascii="Cambria" w:eastAsia="Cambria" w:hAnsi="Cambria" w:cs="Cambria"/>
        <w:color w:val="000000"/>
      </w:rPr>
      <w:t>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77BB7"/>
    <w:multiLevelType w:val="hybridMultilevel"/>
    <w:tmpl w:val="D9E6E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A57A08"/>
    <w:multiLevelType w:val="hybridMultilevel"/>
    <w:tmpl w:val="9C640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0C23A36"/>
    <w:multiLevelType w:val="hybridMultilevel"/>
    <w:tmpl w:val="C0FC0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173527C"/>
    <w:multiLevelType w:val="hybridMultilevel"/>
    <w:tmpl w:val="6D6AF6A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1B81E98"/>
    <w:multiLevelType w:val="hybridMultilevel"/>
    <w:tmpl w:val="E00816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1CB7A18"/>
    <w:multiLevelType w:val="hybridMultilevel"/>
    <w:tmpl w:val="9DBE2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21D3179"/>
    <w:multiLevelType w:val="hybridMultilevel"/>
    <w:tmpl w:val="3FE6C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070466"/>
    <w:multiLevelType w:val="hybridMultilevel"/>
    <w:tmpl w:val="EEA49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5790FB2"/>
    <w:multiLevelType w:val="multilevel"/>
    <w:tmpl w:val="BC3CD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EB2577"/>
    <w:multiLevelType w:val="hybridMultilevel"/>
    <w:tmpl w:val="E2985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60062AB"/>
    <w:multiLevelType w:val="hybridMultilevel"/>
    <w:tmpl w:val="EFE0E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71A1B60"/>
    <w:multiLevelType w:val="hybridMultilevel"/>
    <w:tmpl w:val="BAFE4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72C486A"/>
    <w:multiLevelType w:val="hybridMultilevel"/>
    <w:tmpl w:val="C0143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8E43A4E"/>
    <w:multiLevelType w:val="hybridMultilevel"/>
    <w:tmpl w:val="1994C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B7C37B8"/>
    <w:multiLevelType w:val="hybridMultilevel"/>
    <w:tmpl w:val="7A4AD3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D29035A"/>
    <w:multiLevelType w:val="multilevel"/>
    <w:tmpl w:val="A5D42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F5335A"/>
    <w:multiLevelType w:val="hybridMultilevel"/>
    <w:tmpl w:val="7136C0E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0E6C6CBF"/>
    <w:multiLevelType w:val="hybridMultilevel"/>
    <w:tmpl w:val="58343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0EA16BF5"/>
    <w:multiLevelType w:val="hybridMultilevel"/>
    <w:tmpl w:val="D87C8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0EB27944"/>
    <w:multiLevelType w:val="multilevel"/>
    <w:tmpl w:val="FCEED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060674C"/>
    <w:multiLevelType w:val="hybridMultilevel"/>
    <w:tmpl w:val="241A6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12B4380"/>
    <w:multiLevelType w:val="hybridMultilevel"/>
    <w:tmpl w:val="827EA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1BB5E24"/>
    <w:multiLevelType w:val="hybridMultilevel"/>
    <w:tmpl w:val="B81A4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298171E"/>
    <w:multiLevelType w:val="hybridMultilevel"/>
    <w:tmpl w:val="39167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3235F23"/>
    <w:multiLevelType w:val="multilevel"/>
    <w:tmpl w:val="B6F8C5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33A4CA8"/>
    <w:multiLevelType w:val="hybridMultilevel"/>
    <w:tmpl w:val="0994F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4720B62"/>
    <w:multiLevelType w:val="hybridMultilevel"/>
    <w:tmpl w:val="B554D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14AB296F"/>
    <w:multiLevelType w:val="hybridMultilevel"/>
    <w:tmpl w:val="7E04017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159B20C2"/>
    <w:multiLevelType w:val="multilevel"/>
    <w:tmpl w:val="B3380A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60C7CD9"/>
    <w:multiLevelType w:val="hybridMultilevel"/>
    <w:tmpl w:val="AF888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17DA46B7"/>
    <w:multiLevelType w:val="hybridMultilevel"/>
    <w:tmpl w:val="522858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1A1D7E14"/>
    <w:multiLevelType w:val="hybridMultilevel"/>
    <w:tmpl w:val="3C167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AEE3F9E"/>
    <w:multiLevelType w:val="hybridMultilevel"/>
    <w:tmpl w:val="C81EA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B9E415A"/>
    <w:multiLevelType w:val="hybridMultilevel"/>
    <w:tmpl w:val="90965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BA52CBE"/>
    <w:multiLevelType w:val="hybridMultilevel"/>
    <w:tmpl w:val="68062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1BE01169"/>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CDF4847"/>
    <w:multiLevelType w:val="hybridMultilevel"/>
    <w:tmpl w:val="04B63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EE2715D"/>
    <w:multiLevelType w:val="hybridMultilevel"/>
    <w:tmpl w:val="BB402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1F192AC7"/>
    <w:multiLevelType w:val="hybridMultilevel"/>
    <w:tmpl w:val="A4389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21B83BDA"/>
    <w:multiLevelType w:val="hybridMultilevel"/>
    <w:tmpl w:val="A4140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22350324"/>
    <w:multiLevelType w:val="hybridMultilevel"/>
    <w:tmpl w:val="40488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22A547B4"/>
    <w:multiLevelType w:val="hybridMultilevel"/>
    <w:tmpl w:val="32763E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393050D"/>
    <w:multiLevelType w:val="hybridMultilevel"/>
    <w:tmpl w:val="01986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23995AF3"/>
    <w:multiLevelType w:val="hybridMultilevel"/>
    <w:tmpl w:val="ED44F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248364FD"/>
    <w:multiLevelType w:val="hybridMultilevel"/>
    <w:tmpl w:val="253853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62052F1"/>
    <w:multiLevelType w:val="multilevel"/>
    <w:tmpl w:val="6E0E6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7C90063"/>
    <w:multiLevelType w:val="hybridMultilevel"/>
    <w:tmpl w:val="E5AA7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2AF410B2"/>
    <w:multiLevelType w:val="multilevel"/>
    <w:tmpl w:val="647C8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B8E2A60"/>
    <w:multiLevelType w:val="hybridMultilevel"/>
    <w:tmpl w:val="9FDC3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2BB030B1"/>
    <w:multiLevelType w:val="hybridMultilevel"/>
    <w:tmpl w:val="813A1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2CD645AF"/>
    <w:multiLevelType w:val="hybridMultilevel"/>
    <w:tmpl w:val="21C28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30AE4E82"/>
    <w:multiLevelType w:val="hybridMultilevel"/>
    <w:tmpl w:val="3E06F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30C655D3"/>
    <w:multiLevelType w:val="hybridMultilevel"/>
    <w:tmpl w:val="6AA22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31025644"/>
    <w:multiLevelType w:val="hybridMultilevel"/>
    <w:tmpl w:val="80248B4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4" w15:restartNumberingAfterBreak="0">
    <w:nsid w:val="31D1526E"/>
    <w:multiLevelType w:val="hybridMultilevel"/>
    <w:tmpl w:val="081ED1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340B479B"/>
    <w:multiLevelType w:val="multilevel"/>
    <w:tmpl w:val="9DB01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43D4803"/>
    <w:multiLevelType w:val="hybridMultilevel"/>
    <w:tmpl w:val="AC34C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35A37B06"/>
    <w:multiLevelType w:val="hybridMultilevel"/>
    <w:tmpl w:val="DEF61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5B475F9"/>
    <w:multiLevelType w:val="hybridMultilevel"/>
    <w:tmpl w:val="3F867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36035E10"/>
    <w:multiLevelType w:val="hybridMultilevel"/>
    <w:tmpl w:val="C00C4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36230B90"/>
    <w:multiLevelType w:val="hybridMultilevel"/>
    <w:tmpl w:val="B0262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38AD794C"/>
    <w:multiLevelType w:val="hybridMultilevel"/>
    <w:tmpl w:val="51128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393555F3"/>
    <w:multiLevelType w:val="hybridMultilevel"/>
    <w:tmpl w:val="490A5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39471E91"/>
    <w:multiLevelType w:val="hybridMultilevel"/>
    <w:tmpl w:val="D25ED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3975742E"/>
    <w:multiLevelType w:val="hybridMultilevel"/>
    <w:tmpl w:val="CE145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39A2396F"/>
    <w:multiLevelType w:val="multilevel"/>
    <w:tmpl w:val="3C2481E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6" w15:restartNumberingAfterBreak="0">
    <w:nsid w:val="3A186C42"/>
    <w:multiLevelType w:val="hybridMultilevel"/>
    <w:tmpl w:val="EC563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3A982696"/>
    <w:multiLevelType w:val="hybridMultilevel"/>
    <w:tmpl w:val="15444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3AF21AEC"/>
    <w:multiLevelType w:val="hybridMultilevel"/>
    <w:tmpl w:val="EE9C5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3CB94AEC"/>
    <w:multiLevelType w:val="hybridMultilevel"/>
    <w:tmpl w:val="078241F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0" w15:restartNumberingAfterBreak="0">
    <w:nsid w:val="3E3959B0"/>
    <w:multiLevelType w:val="hybridMultilevel"/>
    <w:tmpl w:val="E1F06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3F5573D4"/>
    <w:multiLevelType w:val="hybridMultilevel"/>
    <w:tmpl w:val="A3A45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3F804C70"/>
    <w:multiLevelType w:val="hybridMultilevel"/>
    <w:tmpl w:val="648CDE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408164BC"/>
    <w:multiLevelType w:val="multilevel"/>
    <w:tmpl w:val="8C50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1E64BC3"/>
    <w:multiLevelType w:val="hybridMultilevel"/>
    <w:tmpl w:val="7714A4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4B2338D"/>
    <w:multiLevelType w:val="multilevel"/>
    <w:tmpl w:val="BFC44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4EB3BE1"/>
    <w:multiLevelType w:val="hybridMultilevel"/>
    <w:tmpl w:val="E6CEF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45127D9A"/>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55E75D9"/>
    <w:multiLevelType w:val="hybridMultilevel"/>
    <w:tmpl w:val="BCAA3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45906910"/>
    <w:multiLevelType w:val="hybridMultilevel"/>
    <w:tmpl w:val="9B408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45DC5D12"/>
    <w:multiLevelType w:val="hybridMultilevel"/>
    <w:tmpl w:val="86783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460B63E9"/>
    <w:multiLevelType w:val="hybridMultilevel"/>
    <w:tmpl w:val="6396F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46D93329"/>
    <w:multiLevelType w:val="hybridMultilevel"/>
    <w:tmpl w:val="B0A8B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46DD411A"/>
    <w:multiLevelType w:val="multilevel"/>
    <w:tmpl w:val="94DAF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756706C"/>
    <w:multiLevelType w:val="hybridMultilevel"/>
    <w:tmpl w:val="685AB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48A4031D"/>
    <w:multiLevelType w:val="hybridMultilevel"/>
    <w:tmpl w:val="2452E1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499068D2"/>
    <w:multiLevelType w:val="hybridMultilevel"/>
    <w:tmpl w:val="3F0C1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9A27E19"/>
    <w:multiLevelType w:val="multilevel"/>
    <w:tmpl w:val="D0BE84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A705D7E"/>
    <w:multiLevelType w:val="hybridMultilevel"/>
    <w:tmpl w:val="FFFC1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4C51073F"/>
    <w:multiLevelType w:val="hybridMultilevel"/>
    <w:tmpl w:val="3594B6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4D9221A0"/>
    <w:multiLevelType w:val="hybridMultilevel"/>
    <w:tmpl w:val="68B45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4E5F6169"/>
    <w:multiLevelType w:val="hybridMultilevel"/>
    <w:tmpl w:val="AF1C3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4F9542A7"/>
    <w:multiLevelType w:val="multilevel"/>
    <w:tmpl w:val="63B8D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00A644A"/>
    <w:multiLevelType w:val="multilevel"/>
    <w:tmpl w:val="1CD80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2803870"/>
    <w:multiLevelType w:val="multilevel"/>
    <w:tmpl w:val="D26E6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3B46DD8"/>
    <w:multiLevelType w:val="hybridMultilevel"/>
    <w:tmpl w:val="AE2EC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545D2BE5"/>
    <w:multiLevelType w:val="hybridMultilevel"/>
    <w:tmpl w:val="5FAE1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551D795C"/>
    <w:multiLevelType w:val="hybridMultilevel"/>
    <w:tmpl w:val="0AAE1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560554DF"/>
    <w:multiLevelType w:val="hybridMultilevel"/>
    <w:tmpl w:val="67CA1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56F365B7"/>
    <w:multiLevelType w:val="hybridMultilevel"/>
    <w:tmpl w:val="E9D89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57B74202"/>
    <w:multiLevelType w:val="hybridMultilevel"/>
    <w:tmpl w:val="0EE6C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57F81085"/>
    <w:multiLevelType w:val="hybridMultilevel"/>
    <w:tmpl w:val="F0021CF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2" w15:restartNumberingAfterBreak="0">
    <w:nsid w:val="59915968"/>
    <w:multiLevelType w:val="hybridMultilevel"/>
    <w:tmpl w:val="52ECB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15:restartNumberingAfterBreak="0">
    <w:nsid w:val="59AC6D77"/>
    <w:multiLevelType w:val="hybridMultilevel"/>
    <w:tmpl w:val="5D9E0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15:restartNumberingAfterBreak="0">
    <w:nsid w:val="59CA6054"/>
    <w:multiLevelType w:val="hybridMultilevel"/>
    <w:tmpl w:val="6818F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5A7463F3"/>
    <w:multiLevelType w:val="hybridMultilevel"/>
    <w:tmpl w:val="35460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5AAC436D"/>
    <w:multiLevelType w:val="hybridMultilevel"/>
    <w:tmpl w:val="F044185E"/>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7" w15:restartNumberingAfterBreak="0">
    <w:nsid w:val="5B2904AF"/>
    <w:multiLevelType w:val="hybridMultilevel"/>
    <w:tmpl w:val="E0B62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5C2377C2"/>
    <w:multiLevelType w:val="hybridMultilevel"/>
    <w:tmpl w:val="825807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15:restartNumberingAfterBreak="0">
    <w:nsid w:val="5C932CD1"/>
    <w:multiLevelType w:val="hybridMultilevel"/>
    <w:tmpl w:val="00BC6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5DF1346C"/>
    <w:multiLevelType w:val="hybridMultilevel"/>
    <w:tmpl w:val="B82AC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60A5535C"/>
    <w:multiLevelType w:val="hybridMultilevel"/>
    <w:tmpl w:val="554A8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60A7389D"/>
    <w:multiLevelType w:val="hybridMultilevel"/>
    <w:tmpl w:val="1D885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15:restartNumberingAfterBreak="0">
    <w:nsid w:val="610F34DE"/>
    <w:multiLevelType w:val="hybridMultilevel"/>
    <w:tmpl w:val="CD8C2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15:restartNumberingAfterBreak="0">
    <w:nsid w:val="62A10734"/>
    <w:multiLevelType w:val="hybridMultilevel"/>
    <w:tmpl w:val="FA58B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6357397E"/>
    <w:multiLevelType w:val="hybridMultilevel"/>
    <w:tmpl w:val="BD226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65AE135B"/>
    <w:multiLevelType w:val="hybridMultilevel"/>
    <w:tmpl w:val="5972F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66D703B4"/>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8071B5A"/>
    <w:multiLevelType w:val="multilevel"/>
    <w:tmpl w:val="0A4457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9D86328"/>
    <w:multiLevelType w:val="hybridMultilevel"/>
    <w:tmpl w:val="616E2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6A3115C1"/>
    <w:multiLevelType w:val="hybridMultilevel"/>
    <w:tmpl w:val="79C05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6A465611"/>
    <w:multiLevelType w:val="hybridMultilevel"/>
    <w:tmpl w:val="22149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2" w15:restartNumberingAfterBreak="0">
    <w:nsid w:val="6C2216CD"/>
    <w:multiLevelType w:val="hybridMultilevel"/>
    <w:tmpl w:val="BDD2A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6C386BCF"/>
    <w:multiLevelType w:val="hybridMultilevel"/>
    <w:tmpl w:val="86A60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4" w15:restartNumberingAfterBreak="0">
    <w:nsid w:val="6C583E04"/>
    <w:multiLevelType w:val="hybridMultilevel"/>
    <w:tmpl w:val="188AEC8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5" w15:restartNumberingAfterBreak="0">
    <w:nsid w:val="6CC7556C"/>
    <w:multiLevelType w:val="hybridMultilevel"/>
    <w:tmpl w:val="C20604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6" w15:restartNumberingAfterBreak="0">
    <w:nsid w:val="6D8B4211"/>
    <w:multiLevelType w:val="hybridMultilevel"/>
    <w:tmpl w:val="A732D7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6E3C5289"/>
    <w:multiLevelType w:val="multilevel"/>
    <w:tmpl w:val="186C4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F073965"/>
    <w:multiLevelType w:val="hybridMultilevel"/>
    <w:tmpl w:val="43988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15:restartNumberingAfterBreak="0">
    <w:nsid w:val="6F224313"/>
    <w:multiLevelType w:val="hybridMultilevel"/>
    <w:tmpl w:val="E63AD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0" w15:restartNumberingAfterBreak="0">
    <w:nsid w:val="6F334825"/>
    <w:multiLevelType w:val="hybridMultilevel"/>
    <w:tmpl w:val="0374D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1" w15:restartNumberingAfterBreak="0">
    <w:nsid w:val="6F682EDD"/>
    <w:multiLevelType w:val="multilevel"/>
    <w:tmpl w:val="19D8F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00D6D5C"/>
    <w:multiLevelType w:val="hybridMultilevel"/>
    <w:tmpl w:val="5D944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15:restartNumberingAfterBreak="0">
    <w:nsid w:val="70C867F4"/>
    <w:multiLevelType w:val="multilevel"/>
    <w:tmpl w:val="6DF02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1BD3DEE"/>
    <w:multiLevelType w:val="hybridMultilevel"/>
    <w:tmpl w:val="03AAF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738049B9"/>
    <w:multiLevelType w:val="hybridMultilevel"/>
    <w:tmpl w:val="1C9E5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15:restartNumberingAfterBreak="0">
    <w:nsid w:val="73A674EA"/>
    <w:multiLevelType w:val="hybridMultilevel"/>
    <w:tmpl w:val="0ACA6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7" w15:restartNumberingAfterBreak="0">
    <w:nsid w:val="73B666CA"/>
    <w:multiLevelType w:val="hybridMultilevel"/>
    <w:tmpl w:val="4F2EF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8" w15:restartNumberingAfterBreak="0">
    <w:nsid w:val="771000E9"/>
    <w:multiLevelType w:val="hybridMultilevel"/>
    <w:tmpl w:val="24B211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7717046F"/>
    <w:multiLevelType w:val="hybridMultilevel"/>
    <w:tmpl w:val="A4FE30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78215B48"/>
    <w:multiLevelType w:val="hybridMultilevel"/>
    <w:tmpl w:val="CE843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1" w15:restartNumberingAfterBreak="0">
    <w:nsid w:val="7BC91B5B"/>
    <w:multiLevelType w:val="hybridMultilevel"/>
    <w:tmpl w:val="6FBC1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2" w15:restartNumberingAfterBreak="0">
    <w:nsid w:val="7C24474D"/>
    <w:multiLevelType w:val="hybridMultilevel"/>
    <w:tmpl w:val="14681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nsid w:val="7D1A2858"/>
    <w:multiLevelType w:val="hybridMultilevel"/>
    <w:tmpl w:val="E3386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15:restartNumberingAfterBreak="0">
    <w:nsid w:val="7E764554"/>
    <w:multiLevelType w:val="hybridMultilevel"/>
    <w:tmpl w:val="B93A74F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5" w15:restartNumberingAfterBreak="0">
    <w:nsid w:val="7F0A67F8"/>
    <w:multiLevelType w:val="multilevel"/>
    <w:tmpl w:val="8990F13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F4B414D"/>
    <w:multiLevelType w:val="hybridMultilevel"/>
    <w:tmpl w:val="D48487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7" w15:restartNumberingAfterBreak="0">
    <w:nsid w:val="7FA66849"/>
    <w:multiLevelType w:val="hybridMultilevel"/>
    <w:tmpl w:val="EA4AA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8" w15:restartNumberingAfterBreak="0">
    <w:nsid w:val="7FCC13F2"/>
    <w:multiLevelType w:val="hybridMultilevel"/>
    <w:tmpl w:val="D7042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76890950">
    <w:abstractNumId w:val="93"/>
  </w:num>
  <w:num w:numId="2" w16cid:durableId="799224388">
    <w:abstractNumId w:val="24"/>
  </w:num>
  <w:num w:numId="3" w16cid:durableId="774055356">
    <w:abstractNumId w:val="131"/>
  </w:num>
  <w:num w:numId="4" w16cid:durableId="990596257">
    <w:abstractNumId w:val="118"/>
  </w:num>
  <w:num w:numId="5" w16cid:durableId="763839176">
    <w:abstractNumId w:val="87"/>
  </w:num>
  <w:num w:numId="6" w16cid:durableId="693848733">
    <w:abstractNumId w:val="28"/>
  </w:num>
  <w:num w:numId="7" w16cid:durableId="1959136763">
    <w:abstractNumId w:val="25"/>
  </w:num>
  <w:num w:numId="8" w16cid:durableId="360713065">
    <w:abstractNumId w:val="125"/>
  </w:num>
  <w:num w:numId="9" w16cid:durableId="1793330114">
    <w:abstractNumId w:val="68"/>
  </w:num>
  <w:num w:numId="10" w16cid:durableId="25448405">
    <w:abstractNumId w:val="137"/>
  </w:num>
  <w:num w:numId="11" w16cid:durableId="150101460">
    <w:abstractNumId w:val="121"/>
  </w:num>
  <w:num w:numId="12" w16cid:durableId="1320118022">
    <w:abstractNumId w:val="117"/>
  </w:num>
  <w:num w:numId="13" w16cid:durableId="945576206">
    <w:abstractNumId w:val="77"/>
  </w:num>
  <w:num w:numId="14" w16cid:durableId="339937100">
    <w:abstractNumId w:val="35"/>
  </w:num>
  <w:num w:numId="15" w16cid:durableId="2085492228">
    <w:abstractNumId w:val="107"/>
  </w:num>
  <w:num w:numId="16" w16cid:durableId="2113351891">
    <w:abstractNumId w:val="109"/>
  </w:num>
  <w:num w:numId="17" w16cid:durableId="1196775865">
    <w:abstractNumId w:val="116"/>
  </w:num>
  <w:num w:numId="18" w16cid:durableId="2097818296">
    <w:abstractNumId w:val="26"/>
  </w:num>
  <w:num w:numId="19" w16cid:durableId="1978684729">
    <w:abstractNumId w:val="81"/>
  </w:num>
  <w:num w:numId="20" w16cid:durableId="288635262">
    <w:abstractNumId w:val="80"/>
  </w:num>
  <w:num w:numId="21" w16cid:durableId="2119711928">
    <w:abstractNumId w:val="54"/>
  </w:num>
  <w:num w:numId="22" w16cid:durableId="1886679813">
    <w:abstractNumId w:val="145"/>
  </w:num>
  <w:num w:numId="23" w16cid:durableId="871115624">
    <w:abstractNumId w:val="111"/>
  </w:num>
  <w:num w:numId="24" w16cid:durableId="348214222">
    <w:abstractNumId w:val="79"/>
  </w:num>
  <w:num w:numId="25" w16cid:durableId="929392422">
    <w:abstractNumId w:val="119"/>
  </w:num>
  <w:num w:numId="26" w16cid:durableId="554466596">
    <w:abstractNumId w:val="49"/>
  </w:num>
  <w:num w:numId="27" w16cid:durableId="837576753">
    <w:abstractNumId w:val="140"/>
  </w:num>
  <w:num w:numId="28" w16cid:durableId="963776034">
    <w:abstractNumId w:val="106"/>
  </w:num>
  <w:num w:numId="29" w16cid:durableId="2024897748">
    <w:abstractNumId w:val="52"/>
  </w:num>
  <w:num w:numId="30" w16cid:durableId="1031951026">
    <w:abstractNumId w:val="62"/>
  </w:num>
  <w:num w:numId="31" w16cid:durableId="859050220">
    <w:abstractNumId w:val="134"/>
  </w:num>
  <w:num w:numId="32" w16cid:durableId="701595278">
    <w:abstractNumId w:val="128"/>
  </w:num>
  <w:num w:numId="33" w16cid:durableId="272979016">
    <w:abstractNumId w:val="39"/>
  </w:num>
  <w:num w:numId="34" w16cid:durableId="2087847182">
    <w:abstractNumId w:val="44"/>
  </w:num>
  <w:num w:numId="35" w16cid:durableId="1730809676">
    <w:abstractNumId w:val="138"/>
  </w:num>
  <w:num w:numId="36" w16cid:durableId="1278760159">
    <w:abstractNumId w:val="50"/>
  </w:num>
  <w:num w:numId="37" w16cid:durableId="564873359">
    <w:abstractNumId w:val="100"/>
  </w:num>
  <w:num w:numId="38" w16cid:durableId="130681802">
    <w:abstractNumId w:val="0"/>
  </w:num>
  <w:num w:numId="39" w16cid:durableId="2074813409">
    <w:abstractNumId w:val="30"/>
  </w:num>
  <w:num w:numId="40" w16cid:durableId="761070446">
    <w:abstractNumId w:val="71"/>
  </w:num>
  <w:num w:numId="41" w16cid:durableId="744910727">
    <w:abstractNumId w:val="114"/>
  </w:num>
  <w:num w:numId="42" w16cid:durableId="1274096441">
    <w:abstractNumId w:val="96"/>
  </w:num>
  <w:num w:numId="43" w16cid:durableId="1204828700">
    <w:abstractNumId w:val="1"/>
  </w:num>
  <w:num w:numId="44" w16cid:durableId="2040815615">
    <w:abstractNumId w:val="148"/>
  </w:num>
  <w:num w:numId="45" w16cid:durableId="1510606025">
    <w:abstractNumId w:val="63"/>
  </w:num>
  <w:num w:numId="46" w16cid:durableId="344135642">
    <w:abstractNumId w:val="76"/>
  </w:num>
  <w:num w:numId="47" w16cid:durableId="1484081954">
    <w:abstractNumId w:val="36"/>
  </w:num>
  <w:num w:numId="48" w16cid:durableId="271714470">
    <w:abstractNumId w:val="2"/>
  </w:num>
  <w:num w:numId="49" w16cid:durableId="434710937">
    <w:abstractNumId w:val="37"/>
  </w:num>
  <w:num w:numId="50" w16cid:durableId="1135948796">
    <w:abstractNumId w:val="4"/>
  </w:num>
  <w:num w:numId="51" w16cid:durableId="1089739814">
    <w:abstractNumId w:val="9"/>
  </w:num>
  <w:num w:numId="52" w16cid:durableId="547033171">
    <w:abstractNumId w:val="147"/>
  </w:num>
  <w:num w:numId="53" w16cid:durableId="453791194">
    <w:abstractNumId w:val="120"/>
  </w:num>
  <w:num w:numId="54" w16cid:durableId="400442659">
    <w:abstractNumId w:val="32"/>
  </w:num>
  <w:num w:numId="55" w16cid:durableId="1192959848">
    <w:abstractNumId w:val="33"/>
  </w:num>
  <w:num w:numId="56" w16cid:durableId="29454473">
    <w:abstractNumId w:val="29"/>
  </w:num>
  <w:num w:numId="57" w16cid:durableId="1364332218">
    <w:abstractNumId w:val="48"/>
  </w:num>
  <w:num w:numId="58" w16cid:durableId="888686219">
    <w:abstractNumId w:val="18"/>
  </w:num>
  <w:num w:numId="59" w16cid:durableId="741684640">
    <w:abstractNumId w:val="11"/>
  </w:num>
  <w:num w:numId="60" w16cid:durableId="960767667">
    <w:abstractNumId w:val="115"/>
  </w:num>
  <w:num w:numId="61" w16cid:durableId="1146357114">
    <w:abstractNumId w:val="72"/>
  </w:num>
  <w:num w:numId="62" w16cid:durableId="1080981186">
    <w:abstractNumId w:val="78"/>
  </w:num>
  <w:num w:numId="63" w16cid:durableId="1891913871">
    <w:abstractNumId w:val="91"/>
  </w:num>
  <w:num w:numId="64" w16cid:durableId="587084781">
    <w:abstractNumId w:val="95"/>
  </w:num>
  <w:num w:numId="65" w16cid:durableId="377752334">
    <w:abstractNumId w:val="74"/>
  </w:num>
  <w:num w:numId="66" w16cid:durableId="1820926070">
    <w:abstractNumId w:val="142"/>
  </w:num>
  <w:num w:numId="67" w16cid:durableId="1578050220">
    <w:abstractNumId w:val="82"/>
  </w:num>
  <w:num w:numId="68" w16cid:durableId="2016684049">
    <w:abstractNumId w:val="84"/>
  </w:num>
  <w:num w:numId="69" w16cid:durableId="1505051327">
    <w:abstractNumId w:val="122"/>
  </w:num>
  <w:num w:numId="70" w16cid:durableId="836112814">
    <w:abstractNumId w:val="113"/>
  </w:num>
  <w:num w:numId="71" w16cid:durableId="219630477">
    <w:abstractNumId w:val="58"/>
  </w:num>
  <w:num w:numId="72" w16cid:durableId="1904215741">
    <w:abstractNumId w:val="59"/>
  </w:num>
  <w:num w:numId="73" w16cid:durableId="1620338275">
    <w:abstractNumId w:val="64"/>
  </w:num>
  <w:num w:numId="74" w16cid:durableId="389349514">
    <w:abstractNumId w:val="89"/>
  </w:num>
  <w:num w:numId="75" w16cid:durableId="1514028188">
    <w:abstractNumId w:val="126"/>
  </w:num>
  <w:num w:numId="76" w16cid:durableId="1088574347">
    <w:abstractNumId w:val="85"/>
  </w:num>
  <w:num w:numId="77" w16cid:durableId="310209125">
    <w:abstractNumId w:val="130"/>
  </w:num>
  <w:num w:numId="78" w16cid:durableId="806313620">
    <w:abstractNumId w:val="17"/>
  </w:num>
  <w:num w:numId="79" w16cid:durableId="1470975391">
    <w:abstractNumId w:val="43"/>
  </w:num>
  <w:num w:numId="80" w16cid:durableId="819229721">
    <w:abstractNumId w:val="67"/>
  </w:num>
  <w:num w:numId="81" w16cid:durableId="440996234">
    <w:abstractNumId w:val="143"/>
  </w:num>
  <w:num w:numId="82" w16cid:durableId="2089813629">
    <w:abstractNumId w:val="34"/>
  </w:num>
  <w:num w:numId="83" w16cid:durableId="1647271310">
    <w:abstractNumId w:val="86"/>
  </w:num>
  <w:num w:numId="84" w16cid:durableId="2060980471">
    <w:abstractNumId w:val="22"/>
  </w:num>
  <w:num w:numId="85" w16cid:durableId="190996484">
    <w:abstractNumId w:val="61"/>
  </w:num>
  <w:num w:numId="86" w16cid:durableId="1575117049">
    <w:abstractNumId w:val="132"/>
  </w:num>
  <w:num w:numId="87" w16cid:durableId="2079671761">
    <w:abstractNumId w:val="60"/>
  </w:num>
  <w:num w:numId="88" w16cid:durableId="249894887">
    <w:abstractNumId w:val="66"/>
  </w:num>
  <w:num w:numId="89" w16cid:durableId="1189180030">
    <w:abstractNumId w:val="40"/>
  </w:num>
  <w:num w:numId="90" w16cid:durableId="871573772">
    <w:abstractNumId w:val="104"/>
  </w:num>
  <w:num w:numId="91" w16cid:durableId="871651987">
    <w:abstractNumId w:val="14"/>
  </w:num>
  <w:num w:numId="92" w16cid:durableId="1714571578">
    <w:abstractNumId w:val="136"/>
  </w:num>
  <w:num w:numId="93" w16cid:durableId="1699702144">
    <w:abstractNumId w:val="56"/>
  </w:num>
  <w:num w:numId="94" w16cid:durableId="1338574394">
    <w:abstractNumId w:val="31"/>
  </w:num>
  <w:num w:numId="95" w16cid:durableId="1509637903">
    <w:abstractNumId w:val="98"/>
  </w:num>
  <w:num w:numId="96" w16cid:durableId="1743676405">
    <w:abstractNumId w:val="123"/>
  </w:num>
  <w:num w:numId="97" w16cid:durableId="460732920">
    <w:abstractNumId w:val="41"/>
  </w:num>
  <w:num w:numId="98" w16cid:durableId="358819410">
    <w:abstractNumId w:val="110"/>
  </w:num>
  <w:num w:numId="99" w16cid:durableId="473063760">
    <w:abstractNumId w:val="13"/>
  </w:num>
  <w:num w:numId="100" w16cid:durableId="927614451">
    <w:abstractNumId w:val="88"/>
  </w:num>
  <w:num w:numId="101" w16cid:durableId="1319843406">
    <w:abstractNumId w:val="7"/>
  </w:num>
  <w:num w:numId="102" w16cid:durableId="1573733676">
    <w:abstractNumId w:val="103"/>
  </w:num>
  <w:num w:numId="103" w16cid:durableId="556093640">
    <w:abstractNumId w:val="112"/>
  </w:num>
  <w:num w:numId="104" w16cid:durableId="2054765043">
    <w:abstractNumId w:val="108"/>
  </w:num>
  <w:num w:numId="105" w16cid:durableId="1919165562">
    <w:abstractNumId w:val="27"/>
  </w:num>
  <w:num w:numId="106" w16cid:durableId="1430345807">
    <w:abstractNumId w:val="16"/>
  </w:num>
  <w:num w:numId="107" w16cid:durableId="461846446">
    <w:abstractNumId w:val="99"/>
  </w:num>
  <w:num w:numId="108" w16cid:durableId="2112507975">
    <w:abstractNumId w:val="10"/>
  </w:num>
  <w:num w:numId="109" w16cid:durableId="1685209490">
    <w:abstractNumId w:val="70"/>
  </w:num>
  <w:num w:numId="110" w16cid:durableId="56706565">
    <w:abstractNumId w:val="144"/>
  </w:num>
  <w:num w:numId="111" w16cid:durableId="1779715836">
    <w:abstractNumId w:val="101"/>
  </w:num>
  <w:num w:numId="112" w16cid:durableId="97339928">
    <w:abstractNumId w:val="69"/>
  </w:num>
  <w:num w:numId="113" w16cid:durableId="654333242">
    <w:abstractNumId w:val="90"/>
  </w:num>
  <w:num w:numId="114" w16cid:durableId="1625231978">
    <w:abstractNumId w:val="46"/>
  </w:num>
  <w:num w:numId="115" w16cid:durableId="506135788">
    <w:abstractNumId w:val="20"/>
  </w:num>
  <w:num w:numId="116" w16cid:durableId="1959100016">
    <w:abstractNumId w:val="124"/>
  </w:num>
  <w:num w:numId="117" w16cid:durableId="1960062871">
    <w:abstractNumId w:val="3"/>
  </w:num>
  <w:num w:numId="118" w16cid:durableId="991064993">
    <w:abstractNumId w:val="53"/>
  </w:num>
  <w:num w:numId="119" w16cid:durableId="1457410089">
    <w:abstractNumId w:val="146"/>
  </w:num>
  <w:num w:numId="120" w16cid:durableId="1973247703">
    <w:abstractNumId w:val="38"/>
  </w:num>
  <w:num w:numId="121" w16cid:durableId="737560724">
    <w:abstractNumId w:val="21"/>
  </w:num>
  <w:num w:numId="122" w16cid:durableId="792942723">
    <w:abstractNumId w:val="102"/>
  </w:num>
  <w:num w:numId="123" w16cid:durableId="1125074592">
    <w:abstractNumId w:val="51"/>
  </w:num>
  <w:num w:numId="124" w16cid:durableId="1588349379">
    <w:abstractNumId w:val="23"/>
  </w:num>
  <w:num w:numId="125" w16cid:durableId="1733499624">
    <w:abstractNumId w:val="105"/>
  </w:num>
  <w:num w:numId="126" w16cid:durableId="493766804">
    <w:abstractNumId w:val="12"/>
  </w:num>
  <w:num w:numId="127" w16cid:durableId="252322737">
    <w:abstractNumId w:val="6"/>
  </w:num>
  <w:num w:numId="128" w16cid:durableId="3555666">
    <w:abstractNumId w:val="42"/>
  </w:num>
  <w:num w:numId="129" w16cid:durableId="928394540">
    <w:abstractNumId w:val="57"/>
  </w:num>
  <w:num w:numId="130" w16cid:durableId="671493068">
    <w:abstractNumId w:val="129"/>
  </w:num>
  <w:num w:numId="131" w16cid:durableId="2096243707">
    <w:abstractNumId w:val="5"/>
  </w:num>
  <w:num w:numId="132" w16cid:durableId="1875575129">
    <w:abstractNumId w:val="135"/>
  </w:num>
  <w:num w:numId="133" w16cid:durableId="129984732">
    <w:abstractNumId w:val="141"/>
  </w:num>
  <w:num w:numId="134" w16cid:durableId="1178303741">
    <w:abstractNumId w:val="97"/>
  </w:num>
  <w:num w:numId="135" w16cid:durableId="1669862453">
    <w:abstractNumId w:val="65"/>
  </w:num>
  <w:num w:numId="136" w16cid:durableId="699740856">
    <w:abstractNumId w:val="139"/>
  </w:num>
  <w:num w:numId="137" w16cid:durableId="374473755">
    <w:abstractNumId w:val="19"/>
  </w:num>
  <w:num w:numId="138" w16cid:durableId="1845241179">
    <w:abstractNumId w:val="15"/>
  </w:num>
  <w:num w:numId="139" w16cid:durableId="894587965">
    <w:abstractNumId w:val="94"/>
  </w:num>
  <w:num w:numId="140" w16cid:durableId="1089890202">
    <w:abstractNumId w:val="127"/>
  </w:num>
  <w:num w:numId="141" w16cid:durableId="1450509486">
    <w:abstractNumId w:val="83"/>
  </w:num>
  <w:num w:numId="142" w16cid:durableId="1932664264">
    <w:abstractNumId w:val="45"/>
  </w:num>
  <w:num w:numId="143" w16cid:durableId="1926649576">
    <w:abstractNumId w:val="55"/>
  </w:num>
  <w:num w:numId="144" w16cid:durableId="1751467071">
    <w:abstractNumId w:val="75"/>
  </w:num>
  <w:num w:numId="145" w16cid:durableId="1215309472">
    <w:abstractNumId w:val="47"/>
  </w:num>
  <w:num w:numId="146" w16cid:durableId="431516309">
    <w:abstractNumId w:val="8"/>
  </w:num>
  <w:num w:numId="147" w16cid:durableId="342325050">
    <w:abstractNumId w:val="92"/>
  </w:num>
  <w:num w:numId="148" w16cid:durableId="1590041090">
    <w:abstractNumId w:val="133"/>
  </w:num>
  <w:num w:numId="149" w16cid:durableId="592784831">
    <w:abstractNumId w:val="73"/>
  </w:num>
  <w:numIdMacAtCleanup w:val="13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uman Deshwal">
    <w15:presenceInfo w15:providerId="None" w15:userId="Suman Deshwal"/>
  </w15:person>
  <w15:person w15:author="ph@zinnia.holdings">
    <w15:presenceInfo w15:providerId="AD" w15:userId="S::ph@zinnia.holdings::c7eb2302-6bd0-4ff6-8528-d743652cfad7"/>
  </w15:person>
  <w15:person w15:author="Paulo H. Leocadio">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3767"/>
    <w:rsid w:val="0000613A"/>
    <w:rsid w:val="000072A7"/>
    <w:rsid w:val="000100ED"/>
    <w:rsid w:val="000110DF"/>
    <w:rsid w:val="00011185"/>
    <w:rsid w:val="00016709"/>
    <w:rsid w:val="00017008"/>
    <w:rsid w:val="00017AEF"/>
    <w:rsid w:val="0002124C"/>
    <w:rsid w:val="00030538"/>
    <w:rsid w:val="00030B1E"/>
    <w:rsid w:val="00030BB4"/>
    <w:rsid w:val="00030C69"/>
    <w:rsid w:val="00036059"/>
    <w:rsid w:val="000400D5"/>
    <w:rsid w:val="00042271"/>
    <w:rsid w:val="000436B4"/>
    <w:rsid w:val="00044F54"/>
    <w:rsid w:val="000451A5"/>
    <w:rsid w:val="00052C2C"/>
    <w:rsid w:val="00053086"/>
    <w:rsid w:val="00056C62"/>
    <w:rsid w:val="00060AAD"/>
    <w:rsid w:val="00061BB2"/>
    <w:rsid w:val="00063A78"/>
    <w:rsid w:val="00064F4F"/>
    <w:rsid w:val="00065DFB"/>
    <w:rsid w:val="00067DCE"/>
    <w:rsid w:val="00070CAB"/>
    <w:rsid w:val="0007138F"/>
    <w:rsid w:val="00071C4E"/>
    <w:rsid w:val="000723D6"/>
    <w:rsid w:val="00072715"/>
    <w:rsid w:val="00072950"/>
    <w:rsid w:val="00072E86"/>
    <w:rsid w:val="00072F4B"/>
    <w:rsid w:val="000736FD"/>
    <w:rsid w:val="000754B8"/>
    <w:rsid w:val="000760BB"/>
    <w:rsid w:val="000761FF"/>
    <w:rsid w:val="0008027E"/>
    <w:rsid w:val="00081A29"/>
    <w:rsid w:val="00082C3D"/>
    <w:rsid w:val="00082D79"/>
    <w:rsid w:val="00083A67"/>
    <w:rsid w:val="00084F6A"/>
    <w:rsid w:val="00084FEF"/>
    <w:rsid w:val="00084FF7"/>
    <w:rsid w:val="00086395"/>
    <w:rsid w:val="00086B6C"/>
    <w:rsid w:val="00087144"/>
    <w:rsid w:val="00087744"/>
    <w:rsid w:val="00091D7D"/>
    <w:rsid w:val="000921D1"/>
    <w:rsid w:val="000923FF"/>
    <w:rsid w:val="000958FD"/>
    <w:rsid w:val="0009620F"/>
    <w:rsid w:val="00096522"/>
    <w:rsid w:val="00097F4D"/>
    <w:rsid w:val="000A061E"/>
    <w:rsid w:val="000A067E"/>
    <w:rsid w:val="000A1F5A"/>
    <w:rsid w:val="000A22F8"/>
    <w:rsid w:val="000A64D2"/>
    <w:rsid w:val="000A6FC3"/>
    <w:rsid w:val="000A7598"/>
    <w:rsid w:val="000B2164"/>
    <w:rsid w:val="000B26D8"/>
    <w:rsid w:val="000B3F94"/>
    <w:rsid w:val="000B45EF"/>
    <w:rsid w:val="000B52D4"/>
    <w:rsid w:val="000B6879"/>
    <w:rsid w:val="000C4008"/>
    <w:rsid w:val="000C5218"/>
    <w:rsid w:val="000C6524"/>
    <w:rsid w:val="000E008F"/>
    <w:rsid w:val="000E07E1"/>
    <w:rsid w:val="000E0E0C"/>
    <w:rsid w:val="000E1314"/>
    <w:rsid w:val="000E1482"/>
    <w:rsid w:val="000E1DF5"/>
    <w:rsid w:val="000E2233"/>
    <w:rsid w:val="000E2CF4"/>
    <w:rsid w:val="000E3CDB"/>
    <w:rsid w:val="000E4263"/>
    <w:rsid w:val="000E42E2"/>
    <w:rsid w:val="000E4B0E"/>
    <w:rsid w:val="000E51AD"/>
    <w:rsid w:val="000E5628"/>
    <w:rsid w:val="000E68BC"/>
    <w:rsid w:val="000E7FBD"/>
    <w:rsid w:val="000F0C23"/>
    <w:rsid w:val="000F143B"/>
    <w:rsid w:val="000F363F"/>
    <w:rsid w:val="000F394B"/>
    <w:rsid w:val="000F4A3D"/>
    <w:rsid w:val="000F73FD"/>
    <w:rsid w:val="00101ECB"/>
    <w:rsid w:val="00102CDE"/>
    <w:rsid w:val="00102D55"/>
    <w:rsid w:val="00105AD3"/>
    <w:rsid w:val="00106C44"/>
    <w:rsid w:val="00107A1D"/>
    <w:rsid w:val="0011237F"/>
    <w:rsid w:val="00113F92"/>
    <w:rsid w:val="001148EB"/>
    <w:rsid w:val="00115ED8"/>
    <w:rsid w:val="00120911"/>
    <w:rsid w:val="00120A98"/>
    <w:rsid w:val="00123853"/>
    <w:rsid w:val="00126A9D"/>
    <w:rsid w:val="00126EC4"/>
    <w:rsid w:val="00127E61"/>
    <w:rsid w:val="00130056"/>
    <w:rsid w:val="00130CC3"/>
    <w:rsid w:val="00133E3D"/>
    <w:rsid w:val="001347CC"/>
    <w:rsid w:val="001351C7"/>
    <w:rsid w:val="001368FB"/>
    <w:rsid w:val="0013751F"/>
    <w:rsid w:val="00140E3A"/>
    <w:rsid w:val="001412D0"/>
    <w:rsid w:val="00142204"/>
    <w:rsid w:val="0014263E"/>
    <w:rsid w:val="00142F3E"/>
    <w:rsid w:val="00143CEC"/>
    <w:rsid w:val="00143E85"/>
    <w:rsid w:val="0014564F"/>
    <w:rsid w:val="001458DC"/>
    <w:rsid w:val="00150779"/>
    <w:rsid w:val="00150842"/>
    <w:rsid w:val="001531E8"/>
    <w:rsid w:val="0015445A"/>
    <w:rsid w:val="00161170"/>
    <w:rsid w:val="00162EA6"/>
    <w:rsid w:val="00163CD0"/>
    <w:rsid w:val="00166046"/>
    <w:rsid w:val="001667D7"/>
    <w:rsid w:val="00167099"/>
    <w:rsid w:val="00170BB9"/>
    <w:rsid w:val="00170D10"/>
    <w:rsid w:val="00172F2B"/>
    <w:rsid w:val="001731C0"/>
    <w:rsid w:val="00180AC9"/>
    <w:rsid w:val="00180DA8"/>
    <w:rsid w:val="00181E3B"/>
    <w:rsid w:val="00181E96"/>
    <w:rsid w:val="00181FFB"/>
    <w:rsid w:val="00183837"/>
    <w:rsid w:val="00184745"/>
    <w:rsid w:val="00184F7C"/>
    <w:rsid w:val="001926E1"/>
    <w:rsid w:val="00192FEC"/>
    <w:rsid w:val="001950B5"/>
    <w:rsid w:val="0019696B"/>
    <w:rsid w:val="001A0B28"/>
    <w:rsid w:val="001A17D7"/>
    <w:rsid w:val="001A1DC9"/>
    <w:rsid w:val="001A3702"/>
    <w:rsid w:val="001A4B4D"/>
    <w:rsid w:val="001B0CC2"/>
    <w:rsid w:val="001B1ABB"/>
    <w:rsid w:val="001B2213"/>
    <w:rsid w:val="001B391A"/>
    <w:rsid w:val="001B3AC8"/>
    <w:rsid w:val="001B5026"/>
    <w:rsid w:val="001B7FAF"/>
    <w:rsid w:val="001C0B97"/>
    <w:rsid w:val="001C0DF5"/>
    <w:rsid w:val="001C1369"/>
    <w:rsid w:val="001C1661"/>
    <w:rsid w:val="001C1B82"/>
    <w:rsid w:val="001C2BFF"/>
    <w:rsid w:val="001C54D0"/>
    <w:rsid w:val="001C72CE"/>
    <w:rsid w:val="001C76D1"/>
    <w:rsid w:val="001C7FEA"/>
    <w:rsid w:val="001D25A0"/>
    <w:rsid w:val="001D3C5F"/>
    <w:rsid w:val="001D424E"/>
    <w:rsid w:val="001D4C56"/>
    <w:rsid w:val="001D5266"/>
    <w:rsid w:val="001D6DDC"/>
    <w:rsid w:val="001D7624"/>
    <w:rsid w:val="001E0C50"/>
    <w:rsid w:val="001E18C6"/>
    <w:rsid w:val="001E255B"/>
    <w:rsid w:val="001E27F8"/>
    <w:rsid w:val="001E481F"/>
    <w:rsid w:val="001E6B8C"/>
    <w:rsid w:val="001E709C"/>
    <w:rsid w:val="001F0F2A"/>
    <w:rsid w:val="001F11C7"/>
    <w:rsid w:val="001F211F"/>
    <w:rsid w:val="001F33C9"/>
    <w:rsid w:val="001F55AB"/>
    <w:rsid w:val="001F5C22"/>
    <w:rsid w:val="001F6BF7"/>
    <w:rsid w:val="00200CD8"/>
    <w:rsid w:val="00202ED2"/>
    <w:rsid w:val="002030E3"/>
    <w:rsid w:val="0020494D"/>
    <w:rsid w:val="002052FC"/>
    <w:rsid w:val="00207CBB"/>
    <w:rsid w:val="0021172B"/>
    <w:rsid w:val="00211BBF"/>
    <w:rsid w:val="002157B9"/>
    <w:rsid w:val="00215A1A"/>
    <w:rsid w:val="0021615D"/>
    <w:rsid w:val="00216598"/>
    <w:rsid w:val="00216B4D"/>
    <w:rsid w:val="00217F02"/>
    <w:rsid w:val="002207FC"/>
    <w:rsid w:val="00220C28"/>
    <w:rsid w:val="00221072"/>
    <w:rsid w:val="00223095"/>
    <w:rsid w:val="002240A1"/>
    <w:rsid w:val="00224D11"/>
    <w:rsid w:val="00225EC4"/>
    <w:rsid w:val="00226554"/>
    <w:rsid w:val="00226EE9"/>
    <w:rsid w:val="0022761D"/>
    <w:rsid w:val="00230108"/>
    <w:rsid w:val="00230239"/>
    <w:rsid w:val="00230885"/>
    <w:rsid w:val="0023194B"/>
    <w:rsid w:val="002349B9"/>
    <w:rsid w:val="00234BAA"/>
    <w:rsid w:val="00235F15"/>
    <w:rsid w:val="00236DC3"/>
    <w:rsid w:val="00237FDC"/>
    <w:rsid w:val="00243CEB"/>
    <w:rsid w:val="002452C9"/>
    <w:rsid w:val="00245E24"/>
    <w:rsid w:val="002469B4"/>
    <w:rsid w:val="00246DAE"/>
    <w:rsid w:val="002511B2"/>
    <w:rsid w:val="00252C61"/>
    <w:rsid w:val="0025319A"/>
    <w:rsid w:val="002566F5"/>
    <w:rsid w:val="00256B63"/>
    <w:rsid w:val="00257528"/>
    <w:rsid w:val="00257D23"/>
    <w:rsid w:val="0026234A"/>
    <w:rsid w:val="00262602"/>
    <w:rsid w:val="00262988"/>
    <w:rsid w:val="00263629"/>
    <w:rsid w:val="00263889"/>
    <w:rsid w:val="00263A36"/>
    <w:rsid w:val="00263CA9"/>
    <w:rsid w:val="00263DCE"/>
    <w:rsid w:val="00264DD4"/>
    <w:rsid w:val="002676E3"/>
    <w:rsid w:val="0027043E"/>
    <w:rsid w:val="00270C88"/>
    <w:rsid w:val="00271BC1"/>
    <w:rsid w:val="00272B6C"/>
    <w:rsid w:val="00272C9C"/>
    <w:rsid w:val="00272FA3"/>
    <w:rsid w:val="00273BC7"/>
    <w:rsid w:val="00273F68"/>
    <w:rsid w:val="00277876"/>
    <w:rsid w:val="00281B5B"/>
    <w:rsid w:val="00282223"/>
    <w:rsid w:val="0028623A"/>
    <w:rsid w:val="0028660D"/>
    <w:rsid w:val="00290ADB"/>
    <w:rsid w:val="00292195"/>
    <w:rsid w:val="002945E7"/>
    <w:rsid w:val="00294923"/>
    <w:rsid w:val="002959E6"/>
    <w:rsid w:val="00295F1D"/>
    <w:rsid w:val="002A0838"/>
    <w:rsid w:val="002A32F7"/>
    <w:rsid w:val="002A3A71"/>
    <w:rsid w:val="002A5B0F"/>
    <w:rsid w:val="002A72DB"/>
    <w:rsid w:val="002B02EB"/>
    <w:rsid w:val="002B1F8F"/>
    <w:rsid w:val="002B2883"/>
    <w:rsid w:val="002B35D0"/>
    <w:rsid w:val="002B4D26"/>
    <w:rsid w:val="002B61FE"/>
    <w:rsid w:val="002C02AB"/>
    <w:rsid w:val="002C0D08"/>
    <w:rsid w:val="002C1EA5"/>
    <w:rsid w:val="002C4D87"/>
    <w:rsid w:val="002C64FB"/>
    <w:rsid w:val="002C761F"/>
    <w:rsid w:val="002D15DF"/>
    <w:rsid w:val="002D179A"/>
    <w:rsid w:val="002D1AAE"/>
    <w:rsid w:val="002D42CA"/>
    <w:rsid w:val="002D633A"/>
    <w:rsid w:val="002D787C"/>
    <w:rsid w:val="002E0E0E"/>
    <w:rsid w:val="002E1A1E"/>
    <w:rsid w:val="002E5759"/>
    <w:rsid w:val="002E7609"/>
    <w:rsid w:val="002E7FE1"/>
    <w:rsid w:val="002F019D"/>
    <w:rsid w:val="002F0A2A"/>
    <w:rsid w:val="002F372B"/>
    <w:rsid w:val="002F3D7D"/>
    <w:rsid w:val="002F4E59"/>
    <w:rsid w:val="002F4EEA"/>
    <w:rsid w:val="00300ACE"/>
    <w:rsid w:val="003022A4"/>
    <w:rsid w:val="00304DD4"/>
    <w:rsid w:val="00306B77"/>
    <w:rsid w:val="00310A36"/>
    <w:rsid w:val="0031112C"/>
    <w:rsid w:val="003120E2"/>
    <w:rsid w:val="0031210A"/>
    <w:rsid w:val="00313CCD"/>
    <w:rsid w:val="00314055"/>
    <w:rsid w:val="00314A47"/>
    <w:rsid w:val="0031502B"/>
    <w:rsid w:val="0031601E"/>
    <w:rsid w:val="00322FB1"/>
    <w:rsid w:val="00323746"/>
    <w:rsid w:val="00325C5B"/>
    <w:rsid w:val="00331BBC"/>
    <w:rsid w:val="00332601"/>
    <w:rsid w:val="00332D5D"/>
    <w:rsid w:val="003331E5"/>
    <w:rsid w:val="003337EE"/>
    <w:rsid w:val="003366B9"/>
    <w:rsid w:val="00337407"/>
    <w:rsid w:val="003419E3"/>
    <w:rsid w:val="00342D4C"/>
    <w:rsid w:val="0034327B"/>
    <w:rsid w:val="00343B08"/>
    <w:rsid w:val="00344002"/>
    <w:rsid w:val="00344462"/>
    <w:rsid w:val="00345228"/>
    <w:rsid w:val="00351237"/>
    <w:rsid w:val="00353CCB"/>
    <w:rsid w:val="00354367"/>
    <w:rsid w:val="0035436F"/>
    <w:rsid w:val="00355E7B"/>
    <w:rsid w:val="00357438"/>
    <w:rsid w:val="00360711"/>
    <w:rsid w:val="00362D4F"/>
    <w:rsid w:val="00364180"/>
    <w:rsid w:val="00365ECC"/>
    <w:rsid w:val="00366744"/>
    <w:rsid w:val="00366FD5"/>
    <w:rsid w:val="003709EE"/>
    <w:rsid w:val="00372D0F"/>
    <w:rsid w:val="00373826"/>
    <w:rsid w:val="003739A0"/>
    <w:rsid w:val="00374314"/>
    <w:rsid w:val="00374A1E"/>
    <w:rsid w:val="00374C8D"/>
    <w:rsid w:val="003857B9"/>
    <w:rsid w:val="003857D0"/>
    <w:rsid w:val="00385FF5"/>
    <w:rsid w:val="003937E1"/>
    <w:rsid w:val="00395756"/>
    <w:rsid w:val="003960DC"/>
    <w:rsid w:val="00396C39"/>
    <w:rsid w:val="003A1E9D"/>
    <w:rsid w:val="003A20F5"/>
    <w:rsid w:val="003A22F3"/>
    <w:rsid w:val="003A2F8A"/>
    <w:rsid w:val="003A2FA6"/>
    <w:rsid w:val="003A53C4"/>
    <w:rsid w:val="003A61A2"/>
    <w:rsid w:val="003A7913"/>
    <w:rsid w:val="003B1AB3"/>
    <w:rsid w:val="003B24E3"/>
    <w:rsid w:val="003B2839"/>
    <w:rsid w:val="003B639D"/>
    <w:rsid w:val="003B7564"/>
    <w:rsid w:val="003C29E6"/>
    <w:rsid w:val="003C4078"/>
    <w:rsid w:val="003C4DD8"/>
    <w:rsid w:val="003C552A"/>
    <w:rsid w:val="003C5C8A"/>
    <w:rsid w:val="003C6A7B"/>
    <w:rsid w:val="003C79A9"/>
    <w:rsid w:val="003D03B7"/>
    <w:rsid w:val="003D06BB"/>
    <w:rsid w:val="003D12FE"/>
    <w:rsid w:val="003D211C"/>
    <w:rsid w:val="003D4A53"/>
    <w:rsid w:val="003D5B30"/>
    <w:rsid w:val="003D6C51"/>
    <w:rsid w:val="003D6FDC"/>
    <w:rsid w:val="003E09B0"/>
    <w:rsid w:val="003E0E1F"/>
    <w:rsid w:val="003E19C0"/>
    <w:rsid w:val="003E47ED"/>
    <w:rsid w:val="003E5DD8"/>
    <w:rsid w:val="003E5F1C"/>
    <w:rsid w:val="003E6459"/>
    <w:rsid w:val="003E6DE9"/>
    <w:rsid w:val="003E762E"/>
    <w:rsid w:val="003F0506"/>
    <w:rsid w:val="003F0A61"/>
    <w:rsid w:val="003F0E19"/>
    <w:rsid w:val="003F1653"/>
    <w:rsid w:val="003F3348"/>
    <w:rsid w:val="003F419B"/>
    <w:rsid w:val="003F46D5"/>
    <w:rsid w:val="003F69E1"/>
    <w:rsid w:val="003F74F9"/>
    <w:rsid w:val="003F789B"/>
    <w:rsid w:val="004004E9"/>
    <w:rsid w:val="004008EB"/>
    <w:rsid w:val="00403E8B"/>
    <w:rsid w:val="00404AC7"/>
    <w:rsid w:val="00405A33"/>
    <w:rsid w:val="0040635E"/>
    <w:rsid w:val="00406584"/>
    <w:rsid w:val="004073DF"/>
    <w:rsid w:val="00407ACA"/>
    <w:rsid w:val="00411D8F"/>
    <w:rsid w:val="004120C0"/>
    <w:rsid w:val="004146A6"/>
    <w:rsid w:val="00415C2B"/>
    <w:rsid w:val="004167F5"/>
    <w:rsid w:val="00416DB1"/>
    <w:rsid w:val="00423768"/>
    <w:rsid w:val="00424371"/>
    <w:rsid w:val="0042556D"/>
    <w:rsid w:val="00427056"/>
    <w:rsid w:val="004273A6"/>
    <w:rsid w:val="004308E6"/>
    <w:rsid w:val="00430FDA"/>
    <w:rsid w:val="00431FCB"/>
    <w:rsid w:val="0043540F"/>
    <w:rsid w:val="00437BA1"/>
    <w:rsid w:val="004402FD"/>
    <w:rsid w:val="004433F7"/>
    <w:rsid w:val="004440B7"/>
    <w:rsid w:val="004461B3"/>
    <w:rsid w:val="00447A46"/>
    <w:rsid w:val="004512EC"/>
    <w:rsid w:val="00451B3D"/>
    <w:rsid w:val="0045397C"/>
    <w:rsid w:val="00455CEB"/>
    <w:rsid w:val="00455CFD"/>
    <w:rsid w:val="0045648C"/>
    <w:rsid w:val="004618E2"/>
    <w:rsid w:val="004623B8"/>
    <w:rsid w:val="00465660"/>
    <w:rsid w:val="004704F6"/>
    <w:rsid w:val="00470873"/>
    <w:rsid w:val="00470BA1"/>
    <w:rsid w:val="00470D03"/>
    <w:rsid w:val="004711C0"/>
    <w:rsid w:val="00471746"/>
    <w:rsid w:val="00471A42"/>
    <w:rsid w:val="00473778"/>
    <w:rsid w:val="004750D3"/>
    <w:rsid w:val="00475827"/>
    <w:rsid w:val="004769F5"/>
    <w:rsid w:val="004770F2"/>
    <w:rsid w:val="00477113"/>
    <w:rsid w:val="004771EA"/>
    <w:rsid w:val="004804BD"/>
    <w:rsid w:val="00481029"/>
    <w:rsid w:val="00485C39"/>
    <w:rsid w:val="00485D8D"/>
    <w:rsid w:val="00485EDE"/>
    <w:rsid w:val="0048676D"/>
    <w:rsid w:val="00486D7A"/>
    <w:rsid w:val="004919B6"/>
    <w:rsid w:val="0049359E"/>
    <w:rsid w:val="00494370"/>
    <w:rsid w:val="004945D8"/>
    <w:rsid w:val="00494C00"/>
    <w:rsid w:val="00494F66"/>
    <w:rsid w:val="00495541"/>
    <w:rsid w:val="00495C0D"/>
    <w:rsid w:val="00496204"/>
    <w:rsid w:val="00497417"/>
    <w:rsid w:val="004A19B0"/>
    <w:rsid w:val="004A2285"/>
    <w:rsid w:val="004A2D9A"/>
    <w:rsid w:val="004A30F4"/>
    <w:rsid w:val="004A3B50"/>
    <w:rsid w:val="004A4384"/>
    <w:rsid w:val="004A4D20"/>
    <w:rsid w:val="004A5B10"/>
    <w:rsid w:val="004A5E99"/>
    <w:rsid w:val="004A5F4B"/>
    <w:rsid w:val="004A78EC"/>
    <w:rsid w:val="004B08D1"/>
    <w:rsid w:val="004B442A"/>
    <w:rsid w:val="004B4798"/>
    <w:rsid w:val="004B4EEF"/>
    <w:rsid w:val="004C08EC"/>
    <w:rsid w:val="004C2B8E"/>
    <w:rsid w:val="004C399E"/>
    <w:rsid w:val="004C4216"/>
    <w:rsid w:val="004C492B"/>
    <w:rsid w:val="004C6348"/>
    <w:rsid w:val="004C75B0"/>
    <w:rsid w:val="004D00FA"/>
    <w:rsid w:val="004D1361"/>
    <w:rsid w:val="004D2213"/>
    <w:rsid w:val="004D22A9"/>
    <w:rsid w:val="004D2773"/>
    <w:rsid w:val="004D2B5D"/>
    <w:rsid w:val="004D52CB"/>
    <w:rsid w:val="004D5416"/>
    <w:rsid w:val="004D7121"/>
    <w:rsid w:val="004D7726"/>
    <w:rsid w:val="004E011C"/>
    <w:rsid w:val="004E0F63"/>
    <w:rsid w:val="004E25C2"/>
    <w:rsid w:val="004E2B8D"/>
    <w:rsid w:val="004E3C9A"/>
    <w:rsid w:val="004E4ECD"/>
    <w:rsid w:val="004E7AAE"/>
    <w:rsid w:val="004E7B43"/>
    <w:rsid w:val="004F14EA"/>
    <w:rsid w:val="004F2B2B"/>
    <w:rsid w:val="004F3E0F"/>
    <w:rsid w:val="004F3E49"/>
    <w:rsid w:val="004F449D"/>
    <w:rsid w:val="004F5561"/>
    <w:rsid w:val="004F6D71"/>
    <w:rsid w:val="005000D7"/>
    <w:rsid w:val="00500653"/>
    <w:rsid w:val="005012B1"/>
    <w:rsid w:val="005012CF"/>
    <w:rsid w:val="005026A3"/>
    <w:rsid w:val="0050340F"/>
    <w:rsid w:val="005052ED"/>
    <w:rsid w:val="005062CB"/>
    <w:rsid w:val="00506522"/>
    <w:rsid w:val="00506F6F"/>
    <w:rsid w:val="00507460"/>
    <w:rsid w:val="00507F81"/>
    <w:rsid w:val="0051055A"/>
    <w:rsid w:val="00517B4A"/>
    <w:rsid w:val="00523422"/>
    <w:rsid w:val="00525D5B"/>
    <w:rsid w:val="005273C6"/>
    <w:rsid w:val="00530337"/>
    <w:rsid w:val="00532E64"/>
    <w:rsid w:val="00534D6C"/>
    <w:rsid w:val="00534F46"/>
    <w:rsid w:val="00535809"/>
    <w:rsid w:val="00535F92"/>
    <w:rsid w:val="00540875"/>
    <w:rsid w:val="00543DC8"/>
    <w:rsid w:val="00545BF4"/>
    <w:rsid w:val="0054637C"/>
    <w:rsid w:val="00546C7A"/>
    <w:rsid w:val="00552147"/>
    <w:rsid w:val="005523D1"/>
    <w:rsid w:val="00552930"/>
    <w:rsid w:val="00552AF2"/>
    <w:rsid w:val="00552F8C"/>
    <w:rsid w:val="00554FCF"/>
    <w:rsid w:val="005553A4"/>
    <w:rsid w:val="00555B87"/>
    <w:rsid w:val="00555FFB"/>
    <w:rsid w:val="0056102A"/>
    <w:rsid w:val="00565722"/>
    <w:rsid w:val="00567041"/>
    <w:rsid w:val="005672CA"/>
    <w:rsid w:val="005711DE"/>
    <w:rsid w:val="00571BBD"/>
    <w:rsid w:val="00572CA7"/>
    <w:rsid w:val="00577A39"/>
    <w:rsid w:val="00577D97"/>
    <w:rsid w:val="00580775"/>
    <w:rsid w:val="00581D84"/>
    <w:rsid w:val="0058211A"/>
    <w:rsid w:val="005836E4"/>
    <w:rsid w:val="00583FD8"/>
    <w:rsid w:val="005850F8"/>
    <w:rsid w:val="0058576D"/>
    <w:rsid w:val="00590022"/>
    <w:rsid w:val="00590E74"/>
    <w:rsid w:val="005935FF"/>
    <w:rsid w:val="00593ED1"/>
    <w:rsid w:val="005947BA"/>
    <w:rsid w:val="005952D9"/>
    <w:rsid w:val="00595E5D"/>
    <w:rsid w:val="00596338"/>
    <w:rsid w:val="00597265"/>
    <w:rsid w:val="005A0C9D"/>
    <w:rsid w:val="005A193F"/>
    <w:rsid w:val="005A1FB0"/>
    <w:rsid w:val="005A2C7E"/>
    <w:rsid w:val="005A3156"/>
    <w:rsid w:val="005A4C96"/>
    <w:rsid w:val="005A6767"/>
    <w:rsid w:val="005B02B4"/>
    <w:rsid w:val="005B4894"/>
    <w:rsid w:val="005B4D58"/>
    <w:rsid w:val="005B58D7"/>
    <w:rsid w:val="005B7775"/>
    <w:rsid w:val="005B7A75"/>
    <w:rsid w:val="005B7B30"/>
    <w:rsid w:val="005C000B"/>
    <w:rsid w:val="005C0326"/>
    <w:rsid w:val="005C12AC"/>
    <w:rsid w:val="005D0ECE"/>
    <w:rsid w:val="005D1C0D"/>
    <w:rsid w:val="005D2391"/>
    <w:rsid w:val="005D2436"/>
    <w:rsid w:val="005D377F"/>
    <w:rsid w:val="005D5849"/>
    <w:rsid w:val="005D5EFC"/>
    <w:rsid w:val="005E0005"/>
    <w:rsid w:val="005E167D"/>
    <w:rsid w:val="005E405D"/>
    <w:rsid w:val="005E44FC"/>
    <w:rsid w:val="005E56BC"/>
    <w:rsid w:val="005E60F4"/>
    <w:rsid w:val="005E641C"/>
    <w:rsid w:val="005F0A7B"/>
    <w:rsid w:val="005F1F02"/>
    <w:rsid w:val="005F3BF7"/>
    <w:rsid w:val="005F3FD7"/>
    <w:rsid w:val="005F4910"/>
    <w:rsid w:val="005F4F4B"/>
    <w:rsid w:val="005F5335"/>
    <w:rsid w:val="005F6ED2"/>
    <w:rsid w:val="00600D5E"/>
    <w:rsid w:val="00601B66"/>
    <w:rsid w:val="00602768"/>
    <w:rsid w:val="00604B5B"/>
    <w:rsid w:val="00604B7D"/>
    <w:rsid w:val="00606977"/>
    <w:rsid w:val="0060773C"/>
    <w:rsid w:val="00611C64"/>
    <w:rsid w:val="006120DA"/>
    <w:rsid w:val="0061419B"/>
    <w:rsid w:val="00615321"/>
    <w:rsid w:val="00615400"/>
    <w:rsid w:val="00616800"/>
    <w:rsid w:val="0061721B"/>
    <w:rsid w:val="00617906"/>
    <w:rsid w:val="00624418"/>
    <w:rsid w:val="00624570"/>
    <w:rsid w:val="00625E8E"/>
    <w:rsid w:val="00631166"/>
    <w:rsid w:val="006315C9"/>
    <w:rsid w:val="006319DC"/>
    <w:rsid w:val="006343EF"/>
    <w:rsid w:val="00634F6B"/>
    <w:rsid w:val="00635C50"/>
    <w:rsid w:val="00635F96"/>
    <w:rsid w:val="0063633B"/>
    <w:rsid w:val="00637D2F"/>
    <w:rsid w:val="00641030"/>
    <w:rsid w:val="00641B8A"/>
    <w:rsid w:val="00643A96"/>
    <w:rsid w:val="00645157"/>
    <w:rsid w:val="00645649"/>
    <w:rsid w:val="00645B5D"/>
    <w:rsid w:val="006478B7"/>
    <w:rsid w:val="0065085A"/>
    <w:rsid w:val="00650C11"/>
    <w:rsid w:val="00653D3A"/>
    <w:rsid w:val="00653F15"/>
    <w:rsid w:val="00653FDB"/>
    <w:rsid w:val="00654F94"/>
    <w:rsid w:val="0066417E"/>
    <w:rsid w:val="0066418A"/>
    <w:rsid w:val="0067225A"/>
    <w:rsid w:val="006767F3"/>
    <w:rsid w:val="00683136"/>
    <w:rsid w:val="0068504A"/>
    <w:rsid w:val="0068706B"/>
    <w:rsid w:val="006872FE"/>
    <w:rsid w:val="00690E7C"/>
    <w:rsid w:val="006912BA"/>
    <w:rsid w:val="00692336"/>
    <w:rsid w:val="00693151"/>
    <w:rsid w:val="0069403C"/>
    <w:rsid w:val="00694B22"/>
    <w:rsid w:val="00695188"/>
    <w:rsid w:val="006955E7"/>
    <w:rsid w:val="006A31A5"/>
    <w:rsid w:val="006A37CC"/>
    <w:rsid w:val="006A3D69"/>
    <w:rsid w:val="006A6D44"/>
    <w:rsid w:val="006A6FAF"/>
    <w:rsid w:val="006B052F"/>
    <w:rsid w:val="006B25F5"/>
    <w:rsid w:val="006B3276"/>
    <w:rsid w:val="006B54C1"/>
    <w:rsid w:val="006B6C72"/>
    <w:rsid w:val="006C05C4"/>
    <w:rsid w:val="006C0E75"/>
    <w:rsid w:val="006C11E1"/>
    <w:rsid w:val="006C1932"/>
    <w:rsid w:val="006C25CB"/>
    <w:rsid w:val="006C5412"/>
    <w:rsid w:val="006C62E7"/>
    <w:rsid w:val="006C6832"/>
    <w:rsid w:val="006D09A0"/>
    <w:rsid w:val="006D5831"/>
    <w:rsid w:val="006D64F3"/>
    <w:rsid w:val="006D79B8"/>
    <w:rsid w:val="006E22A8"/>
    <w:rsid w:val="006E26ED"/>
    <w:rsid w:val="006E4083"/>
    <w:rsid w:val="006E51E8"/>
    <w:rsid w:val="006E5560"/>
    <w:rsid w:val="006E73C0"/>
    <w:rsid w:val="006F0623"/>
    <w:rsid w:val="006F164A"/>
    <w:rsid w:val="006F260A"/>
    <w:rsid w:val="006F304C"/>
    <w:rsid w:val="006F3A0E"/>
    <w:rsid w:val="006F3D7A"/>
    <w:rsid w:val="006F5920"/>
    <w:rsid w:val="007010C2"/>
    <w:rsid w:val="007027C4"/>
    <w:rsid w:val="007030DC"/>
    <w:rsid w:val="00703812"/>
    <w:rsid w:val="00710039"/>
    <w:rsid w:val="007101C9"/>
    <w:rsid w:val="007114C0"/>
    <w:rsid w:val="00711F5B"/>
    <w:rsid w:val="00712299"/>
    <w:rsid w:val="00713C02"/>
    <w:rsid w:val="00713E4B"/>
    <w:rsid w:val="00714F60"/>
    <w:rsid w:val="007163F9"/>
    <w:rsid w:val="00717791"/>
    <w:rsid w:val="00717F4C"/>
    <w:rsid w:val="00720C3B"/>
    <w:rsid w:val="00721334"/>
    <w:rsid w:val="00722244"/>
    <w:rsid w:val="00723C33"/>
    <w:rsid w:val="00724932"/>
    <w:rsid w:val="007253B4"/>
    <w:rsid w:val="00726BCB"/>
    <w:rsid w:val="00726C35"/>
    <w:rsid w:val="007300A7"/>
    <w:rsid w:val="00730E7C"/>
    <w:rsid w:val="00737068"/>
    <w:rsid w:val="007407CB"/>
    <w:rsid w:val="00740AAD"/>
    <w:rsid w:val="00742563"/>
    <w:rsid w:val="0074309D"/>
    <w:rsid w:val="007474D6"/>
    <w:rsid w:val="00754372"/>
    <w:rsid w:val="00754517"/>
    <w:rsid w:val="00755E7A"/>
    <w:rsid w:val="00756019"/>
    <w:rsid w:val="007562A6"/>
    <w:rsid w:val="007572A4"/>
    <w:rsid w:val="007600C1"/>
    <w:rsid w:val="0076026F"/>
    <w:rsid w:val="00762A78"/>
    <w:rsid w:val="00763F00"/>
    <w:rsid w:val="00764C7C"/>
    <w:rsid w:val="00771B1C"/>
    <w:rsid w:val="00772035"/>
    <w:rsid w:val="007738EF"/>
    <w:rsid w:val="00774BFB"/>
    <w:rsid w:val="007757D3"/>
    <w:rsid w:val="00775874"/>
    <w:rsid w:val="00777771"/>
    <w:rsid w:val="00777FAB"/>
    <w:rsid w:val="00780849"/>
    <w:rsid w:val="00783B8B"/>
    <w:rsid w:val="00785096"/>
    <w:rsid w:val="00786E08"/>
    <w:rsid w:val="00790125"/>
    <w:rsid w:val="00792B9D"/>
    <w:rsid w:val="007935F1"/>
    <w:rsid w:val="0079398B"/>
    <w:rsid w:val="00793A56"/>
    <w:rsid w:val="007942F0"/>
    <w:rsid w:val="0079768A"/>
    <w:rsid w:val="00797925"/>
    <w:rsid w:val="007A2EB8"/>
    <w:rsid w:val="007A3F42"/>
    <w:rsid w:val="007A4B7F"/>
    <w:rsid w:val="007A4EF4"/>
    <w:rsid w:val="007A5C3E"/>
    <w:rsid w:val="007A5CF3"/>
    <w:rsid w:val="007B4032"/>
    <w:rsid w:val="007B6BAB"/>
    <w:rsid w:val="007B7F41"/>
    <w:rsid w:val="007C1E34"/>
    <w:rsid w:val="007C3D1C"/>
    <w:rsid w:val="007C772E"/>
    <w:rsid w:val="007D08BD"/>
    <w:rsid w:val="007D185F"/>
    <w:rsid w:val="007D1E45"/>
    <w:rsid w:val="007E15B2"/>
    <w:rsid w:val="007E1935"/>
    <w:rsid w:val="007E2F40"/>
    <w:rsid w:val="007E2FB6"/>
    <w:rsid w:val="007E4631"/>
    <w:rsid w:val="007E47A9"/>
    <w:rsid w:val="007E6C21"/>
    <w:rsid w:val="007F4507"/>
    <w:rsid w:val="007F6B54"/>
    <w:rsid w:val="00801D74"/>
    <w:rsid w:val="00805511"/>
    <w:rsid w:val="00805D0D"/>
    <w:rsid w:val="0080773E"/>
    <w:rsid w:val="00810E7E"/>
    <w:rsid w:val="00812E4F"/>
    <w:rsid w:val="00814128"/>
    <w:rsid w:val="00814CEA"/>
    <w:rsid w:val="00815561"/>
    <w:rsid w:val="00815B2E"/>
    <w:rsid w:val="0081764F"/>
    <w:rsid w:val="00817872"/>
    <w:rsid w:val="00817C00"/>
    <w:rsid w:val="00820F28"/>
    <w:rsid w:val="00821988"/>
    <w:rsid w:val="00822725"/>
    <w:rsid w:val="00822C2C"/>
    <w:rsid w:val="00822E57"/>
    <w:rsid w:val="008230A4"/>
    <w:rsid w:val="008232A9"/>
    <w:rsid w:val="0082481A"/>
    <w:rsid w:val="008259DB"/>
    <w:rsid w:val="008266DA"/>
    <w:rsid w:val="008305A3"/>
    <w:rsid w:val="008310DB"/>
    <w:rsid w:val="008338D2"/>
    <w:rsid w:val="00834CE5"/>
    <w:rsid w:val="008353AC"/>
    <w:rsid w:val="0083691A"/>
    <w:rsid w:val="008369FB"/>
    <w:rsid w:val="008402AC"/>
    <w:rsid w:val="00840666"/>
    <w:rsid w:val="00840D53"/>
    <w:rsid w:val="0084214F"/>
    <w:rsid w:val="008430A5"/>
    <w:rsid w:val="00843A21"/>
    <w:rsid w:val="008454CF"/>
    <w:rsid w:val="008458F4"/>
    <w:rsid w:val="00846AB5"/>
    <w:rsid w:val="0085041F"/>
    <w:rsid w:val="008505D1"/>
    <w:rsid w:val="008516E8"/>
    <w:rsid w:val="00851CBF"/>
    <w:rsid w:val="008541CC"/>
    <w:rsid w:val="008546BD"/>
    <w:rsid w:val="00854E78"/>
    <w:rsid w:val="008550B3"/>
    <w:rsid w:val="00855ECE"/>
    <w:rsid w:val="0085615E"/>
    <w:rsid w:val="008565DE"/>
    <w:rsid w:val="0085737D"/>
    <w:rsid w:val="0086010D"/>
    <w:rsid w:val="008615A2"/>
    <w:rsid w:val="00862C76"/>
    <w:rsid w:val="00863BA1"/>
    <w:rsid w:val="00864951"/>
    <w:rsid w:val="00865AA5"/>
    <w:rsid w:val="0086613D"/>
    <w:rsid w:val="0086720E"/>
    <w:rsid w:val="00870152"/>
    <w:rsid w:val="008703EC"/>
    <w:rsid w:val="00872CCD"/>
    <w:rsid w:val="00873DCF"/>
    <w:rsid w:val="008830F7"/>
    <w:rsid w:val="00884260"/>
    <w:rsid w:val="00884272"/>
    <w:rsid w:val="00887AAB"/>
    <w:rsid w:val="008912E0"/>
    <w:rsid w:val="00894760"/>
    <w:rsid w:val="008950CD"/>
    <w:rsid w:val="0089522B"/>
    <w:rsid w:val="008A12F7"/>
    <w:rsid w:val="008A4EDE"/>
    <w:rsid w:val="008A5243"/>
    <w:rsid w:val="008B0951"/>
    <w:rsid w:val="008B1D80"/>
    <w:rsid w:val="008B1FBA"/>
    <w:rsid w:val="008B2A84"/>
    <w:rsid w:val="008B3498"/>
    <w:rsid w:val="008B3919"/>
    <w:rsid w:val="008B5829"/>
    <w:rsid w:val="008B6CD1"/>
    <w:rsid w:val="008C28BF"/>
    <w:rsid w:val="008C68C0"/>
    <w:rsid w:val="008C6CD9"/>
    <w:rsid w:val="008C71AF"/>
    <w:rsid w:val="008C73B1"/>
    <w:rsid w:val="008D0506"/>
    <w:rsid w:val="008D064C"/>
    <w:rsid w:val="008D2317"/>
    <w:rsid w:val="008D2372"/>
    <w:rsid w:val="008D3E3B"/>
    <w:rsid w:val="008D5236"/>
    <w:rsid w:val="008E0507"/>
    <w:rsid w:val="008E169A"/>
    <w:rsid w:val="008E1DC8"/>
    <w:rsid w:val="008E2166"/>
    <w:rsid w:val="008E265C"/>
    <w:rsid w:val="008E35C9"/>
    <w:rsid w:val="008E39FD"/>
    <w:rsid w:val="008E4A2F"/>
    <w:rsid w:val="008E5C36"/>
    <w:rsid w:val="008E6A20"/>
    <w:rsid w:val="008F0CBC"/>
    <w:rsid w:val="008F1AE7"/>
    <w:rsid w:val="008F24BD"/>
    <w:rsid w:val="008F2D69"/>
    <w:rsid w:val="008F4306"/>
    <w:rsid w:val="008F5F7F"/>
    <w:rsid w:val="008F6634"/>
    <w:rsid w:val="00900001"/>
    <w:rsid w:val="00900F03"/>
    <w:rsid w:val="00903499"/>
    <w:rsid w:val="00903532"/>
    <w:rsid w:val="00903708"/>
    <w:rsid w:val="009044F7"/>
    <w:rsid w:val="00905501"/>
    <w:rsid w:val="00906929"/>
    <w:rsid w:val="00906BE7"/>
    <w:rsid w:val="00907068"/>
    <w:rsid w:val="00910FFE"/>
    <w:rsid w:val="00913283"/>
    <w:rsid w:val="00914756"/>
    <w:rsid w:val="00916597"/>
    <w:rsid w:val="00916D1E"/>
    <w:rsid w:val="00920751"/>
    <w:rsid w:val="00923D9F"/>
    <w:rsid w:val="00926D72"/>
    <w:rsid w:val="00927CC5"/>
    <w:rsid w:val="00927F20"/>
    <w:rsid w:val="009304A7"/>
    <w:rsid w:val="00930937"/>
    <w:rsid w:val="0093184F"/>
    <w:rsid w:val="00931D4F"/>
    <w:rsid w:val="00932090"/>
    <w:rsid w:val="00932599"/>
    <w:rsid w:val="009326B9"/>
    <w:rsid w:val="00936DBE"/>
    <w:rsid w:val="00936DE7"/>
    <w:rsid w:val="009375EB"/>
    <w:rsid w:val="00941622"/>
    <w:rsid w:val="00941688"/>
    <w:rsid w:val="00941BFC"/>
    <w:rsid w:val="009433B5"/>
    <w:rsid w:val="0094412E"/>
    <w:rsid w:val="00945066"/>
    <w:rsid w:val="009530CA"/>
    <w:rsid w:val="00953D34"/>
    <w:rsid w:val="00954304"/>
    <w:rsid w:val="00954E3F"/>
    <w:rsid w:val="00955A57"/>
    <w:rsid w:val="00956150"/>
    <w:rsid w:val="00960D6F"/>
    <w:rsid w:val="00961512"/>
    <w:rsid w:val="0096252F"/>
    <w:rsid w:val="00962E4E"/>
    <w:rsid w:val="00964720"/>
    <w:rsid w:val="009658CC"/>
    <w:rsid w:val="00965AB3"/>
    <w:rsid w:val="00966E40"/>
    <w:rsid w:val="009679AC"/>
    <w:rsid w:val="009709D3"/>
    <w:rsid w:val="00971EE3"/>
    <w:rsid w:val="00972DC4"/>
    <w:rsid w:val="00974B22"/>
    <w:rsid w:val="00977893"/>
    <w:rsid w:val="00982258"/>
    <w:rsid w:val="00982CC7"/>
    <w:rsid w:val="009833C5"/>
    <w:rsid w:val="00984443"/>
    <w:rsid w:val="00984627"/>
    <w:rsid w:val="0098533B"/>
    <w:rsid w:val="00985FF2"/>
    <w:rsid w:val="0098653D"/>
    <w:rsid w:val="009868F7"/>
    <w:rsid w:val="009875F6"/>
    <w:rsid w:val="00987FE7"/>
    <w:rsid w:val="00990A56"/>
    <w:rsid w:val="00992B43"/>
    <w:rsid w:val="00995582"/>
    <w:rsid w:val="00995D0D"/>
    <w:rsid w:val="00995EED"/>
    <w:rsid w:val="00996F43"/>
    <w:rsid w:val="009A22AF"/>
    <w:rsid w:val="009A3B49"/>
    <w:rsid w:val="009A3DC7"/>
    <w:rsid w:val="009A44ED"/>
    <w:rsid w:val="009A4DB6"/>
    <w:rsid w:val="009A5186"/>
    <w:rsid w:val="009A51A8"/>
    <w:rsid w:val="009A5AEC"/>
    <w:rsid w:val="009B018E"/>
    <w:rsid w:val="009B0FFF"/>
    <w:rsid w:val="009B64A7"/>
    <w:rsid w:val="009B728D"/>
    <w:rsid w:val="009B7431"/>
    <w:rsid w:val="009C077A"/>
    <w:rsid w:val="009C1454"/>
    <w:rsid w:val="009C2FBA"/>
    <w:rsid w:val="009C35FC"/>
    <w:rsid w:val="009C3984"/>
    <w:rsid w:val="009C5555"/>
    <w:rsid w:val="009C6054"/>
    <w:rsid w:val="009C6C2F"/>
    <w:rsid w:val="009C706E"/>
    <w:rsid w:val="009C76BA"/>
    <w:rsid w:val="009C780B"/>
    <w:rsid w:val="009C7A0F"/>
    <w:rsid w:val="009D005B"/>
    <w:rsid w:val="009D0FD1"/>
    <w:rsid w:val="009D1BE8"/>
    <w:rsid w:val="009D3D52"/>
    <w:rsid w:val="009D43B9"/>
    <w:rsid w:val="009D636F"/>
    <w:rsid w:val="009D7D42"/>
    <w:rsid w:val="009E18A6"/>
    <w:rsid w:val="009E19DF"/>
    <w:rsid w:val="009E33FA"/>
    <w:rsid w:val="009E40EF"/>
    <w:rsid w:val="009E6846"/>
    <w:rsid w:val="009E6E22"/>
    <w:rsid w:val="009E7A45"/>
    <w:rsid w:val="009F0465"/>
    <w:rsid w:val="009F0897"/>
    <w:rsid w:val="009F0EB1"/>
    <w:rsid w:val="009F125F"/>
    <w:rsid w:val="009F200A"/>
    <w:rsid w:val="009F250D"/>
    <w:rsid w:val="009F2610"/>
    <w:rsid w:val="009F299D"/>
    <w:rsid w:val="009F4145"/>
    <w:rsid w:val="009F5D45"/>
    <w:rsid w:val="009F669F"/>
    <w:rsid w:val="009F7795"/>
    <w:rsid w:val="00A01195"/>
    <w:rsid w:val="00A01259"/>
    <w:rsid w:val="00A0582A"/>
    <w:rsid w:val="00A06411"/>
    <w:rsid w:val="00A072B7"/>
    <w:rsid w:val="00A1086B"/>
    <w:rsid w:val="00A1458C"/>
    <w:rsid w:val="00A1481F"/>
    <w:rsid w:val="00A15294"/>
    <w:rsid w:val="00A15655"/>
    <w:rsid w:val="00A15A28"/>
    <w:rsid w:val="00A169D1"/>
    <w:rsid w:val="00A17C6F"/>
    <w:rsid w:val="00A208D3"/>
    <w:rsid w:val="00A2105B"/>
    <w:rsid w:val="00A21DDB"/>
    <w:rsid w:val="00A23BC2"/>
    <w:rsid w:val="00A2522E"/>
    <w:rsid w:val="00A2553C"/>
    <w:rsid w:val="00A25BE4"/>
    <w:rsid w:val="00A321EF"/>
    <w:rsid w:val="00A32421"/>
    <w:rsid w:val="00A3325C"/>
    <w:rsid w:val="00A33D01"/>
    <w:rsid w:val="00A3465D"/>
    <w:rsid w:val="00A35D84"/>
    <w:rsid w:val="00A35DE6"/>
    <w:rsid w:val="00A37A49"/>
    <w:rsid w:val="00A409F6"/>
    <w:rsid w:val="00A412BE"/>
    <w:rsid w:val="00A45079"/>
    <w:rsid w:val="00A4537E"/>
    <w:rsid w:val="00A45D56"/>
    <w:rsid w:val="00A45FFC"/>
    <w:rsid w:val="00A47357"/>
    <w:rsid w:val="00A51C64"/>
    <w:rsid w:val="00A52362"/>
    <w:rsid w:val="00A52AE7"/>
    <w:rsid w:val="00A54782"/>
    <w:rsid w:val="00A54A29"/>
    <w:rsid w:val="00A54D94"/>
    <w:rsid w:val="00A56839"/>
    <w:rsid w:val="00A56C3C"/>
    <w:rsid w:val="00A56DA6"/>
    <w:rsid w:val="00A5715B"/>
    <w:rsid w:val="00A606E8"/>
    <w:rsid w:val="00A6349C"/>
    <w:rsid w:val="00A642AD"/>
    <w:rsid w:val="00A66E30"/>
    <w:rsid w:val="00A679B5"/>
    <w:rsid w:val="00A70AC8"/>
    <w:rsid w:val="00A7162B"/>
    <w:rsid w:val="00A71D26"/>
    <w:rsid w:val="00A720AB"/>
    <w:rsid w:val="00A74BF3"/>
    <w:rsid w:val="00A74DAA"/>
    <w:rsid w:val="00A76281"/>
    <w:rsid w:val="00A801FB"/>
    <w:rsid w:val="00A802DD"/>
    <w:rsid w:val="00A804E0"/>
    <w:rsid w:val="00A815DD"/>
    <w:rsid w:val="00A830FE"/>
    <w:rsid w:val="00A85E35"/>
    <w:rsid w:val="00AA0432"/>
    <w:rsid w:val="00AA0933"/>
    <w:rsid w:val="00AA2E53"/>
    <w:rsid w:val="00AA423C"/>
    <w:rsid w:val="00AA52E0"/>
    <w:rsid w:val="00AA5337"/>
    <w:rsid w:val="00AA66A6"/>
    <w:rsid w:val="00AA6D24"/>
    <w:rsid w:val="00AA7468"/>
    <w:rsid w:val="00AB156D"/>
    <w:rsid w:val="00AB5ADD"/>
    <w:rsid w:val="00AB5F29"/>
    <w:rsid w:val="00AB6A59"/>
    <w:rsid w:val="00AC0946"/>
    <w:rsid w:val="00AC11C4"/>
    <w:rsid w:val="00AC5029"/>
    <w:rsid w:val="00AC78E5"/>
    <w:rsid w:val="00AD0DE1"/>
    <w:rsid w:val="00AD2CCD"/>
    <w:rsid w:val="00AD449C"/>
    <w:rsid w:val="00AD46F1"/>
    <w:rsid w:val="00AD4DF2"/>
    <w:rsid w:val="00AD51B2"/>
    <w:rsid w:val="00AD5906"/>
    <w:rsid w:val="00AD59E4"/>
    <w:rsid w:val="00AD6B6C"/>
    <w:rsid w:val="00AD7CB6"/>
    <w:rsid w:val="00AE14CF"/>
    <w:rsid w:val="00AE20CF"/>
    <w:rsid w:val="00AE3469"/>
    <w:rsid w:val="00AE388B"/>
    <w:rsid w:val="00AE38B4"/>
    <w:rsid w:val="00AE47AD"/>
    <w:rsid w:val="00AE4A6A"/>
    <w:rsid w:val="00AE5B52"/>
    <w:rsid w:val="00AE5B5D"/>
    <w:rsid w:val="00AE6434"/>
    <w:rsid w:val="00AE65D8"/>
    <w:rsid w:val="00AE75E8"/>
    <w:rsid w:val="00AE7ED0"/>
    <w:rsid w:val="00AF1C00"/>
    <w:rsid w:val="00AF3296"/>
    <w:rsid w:val="00AF3C6E"/>
    <w:rsid w:val="00AF456F"/>
    <w:rsid w:val="00AF5C3F"/>
    <w:rsid w:val="00AF6440"/>
    <w:rsid w:val="00AF7042"/>
    <w:rsid w:val="00B00622"/>
    <w:rsid w:val="00B02B9D"/>
    <w:rsid w:val="00B02C3A"/>
    <w:rsid w:val="00B03188"/>
    <w:rsid w:val="00B04E33"/>
    <w:rsid w:val="00B079A0"/>
    <w:rsid w:val="00B1026E"/>
    <w:rsid w:val="00B125E6"/>
    <w:rsid w:val="00B14BFC"/>
    <w:rsid w:val="00B170AD"/>
    <w:rsid w:val="00B20FF6"/>
    <w:rsid w:val="00B22E2B"/>
    <w:rsid w:val="00B26E1C"/>
    <w:rsid w:val="00B26FFA"/>
    <w:rsid w:val="00B276DC"/>
    <w:rsid w:val="00B302B8"/>
    <w:rsid w:val="00B31FFF"/>
    <w:rsid w:val="00B32FCF"/>
    <w:rsid w:val="00B3545B"/>
    <w:rsid w:val="00B3585B"/>
    <w:rsid w:val="00B36ADB"/>
    <w:rsid w:val="00B36FDB"/>
    <w:rsid w:val="00B40D40"/>
    <w:rsid w:val="00B4274D"/>
    <w:rsid w:val="00B42D8F"/>
    <w:rsid w:val="00B436C9"/>
    <w:rsid w:val="00B463AE"/>
    <w:rsid w:val="00B469E2"/>
    <w:rsid w:val="00B476FE"/>
    <w:rsid w:val="00B50D85"/>
    <w:rsid w:val="00B52284"/>
    <w:rsid w:val="00B53E1A"/>
    <w:rsid w:val="00B548F5"/>
    <w:rsid w:val="00B552DE"/>
    <w:rsid w:val="00B5555E"/>
    <w:rsid w:val="00B56C45"/>
    <w:rsid w:val="00B56C99"/>
    <w:rsid w:val="00B60C68"/>
    <w:rsid w:val="00B61443"/>
    <w:rsid w:val="00B629EC"/>
    <w:rsid w:val="00B64177"/>
    <w:rsid w:val="00B64607"/>
    <w:rsid w:val="00B653DA"/>
    <w:rsid w:val="00B654D4"/>
    <w:rsid w:val="00B655B0"/>
    <w:rsid w:val="00B66EE8"/>
    <w:rsid w:val="00B673C4"/>
    <w:rsid w:val="00B707DB"/>
    <w:rsid w:val="00B70C59"/>
    <w:rsid w:val="00B72611"/>
    <w:rsid w:val="00B72680"/>
    <w:rsid w:val="00B739EF"/>
    <w:rsid w:val="00B74193"/>
    <w:rsid w:val="00B75039"/>
    <w:rsid w:val="00B771DA"/>
    <w:rsid w:val="00B83003"/>
    <w:rsid w:val="00B8447E"/>
    <w:rsid w:val="00B8483D"/>
    <w:rsid w:val="00B84AC3"/>
    <w:rsid w:val="00B852E9"/>
    <w:rsid w:val="00B870BD"/>
    <w:rsid w:val="00B902FE"/>
    <w:rsid w:val="00B95A1D"/>
    <w:rsid w:val="00B95EE4"/>
    <w:rsid w:val="00B9645F"/>
    <w:rsid w:val="00B977E1"/>
    <w:rsid w:val="00B97C4A"/>
    <w:rsid w:val="00BA0ED1"/>
    <w:rsid w:val="00BA0F9F"/>
    <w:rsid w:val="00BA2347"/>
    <w:rsid w:val="00BA322C"/>
    <w:rsid w:val="00BA539B"/>
    <w:rsid w:val="00BB1223"/>
    <w:rsid w:val="00BB2264"/>
    <w:rsid w:val="00BB2313"/>
    <w:rsid w:val="00BB25BB"/>
    <w:rsid w:val="00BB56E0"/>
    <w:rsid w:val="00BB6282"/>
    <w:rsid w:val="00BB6C8D"/>
    <w:rsid w:val="00BB7060"/>
    <w:rsid w:val="00BB7B7A"/>
    <w:rsid w:val="00BC14A2"/>
    <w:rsid w:val="00BC15A2"/>
    <w:rsid w:val="00BC1A54"/>
    <w:rsid w:val="00BC42E4"/>
    <w:rsid w:val="00BC4BBA"/>
    <w:rsid w:val="00BC6024"/>
    <w:rsid w:val="00BC61EA"/>
    <w:rsid w:val="00BC6BE6"/>
    <w:rsid w:val="00BD162C"/>
    <w:rsid w:val="00BD34EE"/>
    <w:rsid w:val="00BD7598"/>
    <w:rsid w:val="00BE0373"/>
    <w:rsid w:val="00BE0D16"/>
    <w:rsid w:val="00BE2247"/>
    <w:rsid w:val="00BE2C41"/>
    <w:rsid w:val="00BE2D7D"/>
    <w:rsid w:val="00BE327E"/>
    <w:rsid w:val="00BE38CA"/>
    <w:rsid w:val="00BE4976"/>
    <w:rsid w:val="00BE5849"/>
    <w:rsid w:val="00BE684E"/>
    <w:rsid w:val="00BE6D12"/>
    <w:rsid w:val="00BE71A4"/>
    <w:rsid w:val="00BE71C1"/>
    <w:rsid w:val="00BF04D6"/>
    <w:rsid w:val="00BF0F76"/>
    <w:rsid w:val="00BF39FC"/>
    <w:rsid w:val="00BF3DB0"/>
    <w:rsid w:val="00BF3E5C"/>
    <w:rsid w:val="00BF61D4"/>
    <w:rsid w:val="00BF6D31"/>
    <w:rsid w:val="00BF7328"/>
    <w:rsid w:val="00C00B2B"/>
    <w:rsid w:val="00C021CF"/>
    <w:rsid w:val="00C02B59"/>
    <w:rsid w:val="00C02B8B"/>
    <w:rsid w:val="00C06AB1"/>
    <w:rsid w:val="00C11F00"/>
    <w:rsid w:val="00C1413F"/>
    <w:rsid w:val="00C14288"/>
    <w:rsid w:val="00C14CF7"/>
    <w:rsid w:val="00C162CB"/>
    <w:rsid w:val="00C20E30"/>
    <w:rsid w:val="00C2179A"/>
    <w:rsid w:val="00C2444F"/>
    <w:rsid w:val="00C31CD4"/>
    <w:rsid w:val="00C320C4"/>
    <w:rsid w:val="00C3274A"/>
    <w:rsid w:val="00C32841"/>
    <w:rsid w:val="00C32BED"/>
    <w:rsid w:val="00C33896"/>
    <w:rsid w:val="00C353EE"/>
    <w:rsid w:val="00C3567D"/>
    <w:rsid w:val="00C36AB0"/>
    <w:rsid w:val="00C37D70"/>
    <w:rsid w:val="00C41444"/>
    <w:rsid w:val="00C421AD"/>
    <w:rsid w:val="00C42F5A"/>
    <w:rsid w:val="00C44DC9"/>
    <w:rsid w:val="00C4549A"/>
    <w:rsid w:val="00C46B03"/>
    <w:rsid w:val="00C502F1"/>
    <w:rsid w:val="00C54355"/>
    <w:rsid w:val="00C54F63"/>
    <w:rsid w:val="00C601D9"/>
    <w:rsid w:val="00C60255"/>
    <w:rsid w:val="00C61991"/>
    <w:rsid w:val="00C619B8"/>
    <w:rsid w:val="00C63498"/>
    <w:rsid w:val="00C64CC6"/>
    <w:rsid w:val="00C65EA1"/>
    <w:rsid w:val="00C664F4"/>
    <w:rsid w:val="00C67E97"/>
    <w:rsid w:val="00C70DBC"/>
    <w:rsid w:val="00C72781"/>
    <w:rsid w:val="00C72F0A"/>
    <w:rsid w:val="00C734FD"/>
    <w:rsid w:val="00C75632"/>
    <w:rsid w:val="00C803A1"/>
    <w:rsid w:val="00C81967"/>
    <w:rsid w:val="00C81D14"/>
    <w:rsid w:val="00C8460D"/>
    <w:rsid w:val="00C84D53"/>
    <w:rsid w:val="00C85A61"/>
    <w:rsid w:val="00C85D30"/>
    <w:rsid w:val="00C868D0"/>
    <w:rsid w:val="00C86C19"/>
    <w:rsid w:val="00C86C59"/>
    <w:rsid w:val="00C87CB9"/>
    <w:rsid w:val="00C87D35"/>
    <w:rsid w:val="00C91CD7"/>
    <w:rsid w:val="00C9377B"/>
    <w:rsid w:val="00C937E5"/>
    <w:rsid w:val="00C96C73"/>
    <w:rsid w:val="00C97A58"/>
    <w:rsid w:val="00C97AA1"/>
    <w:rsid w:val="00C97B1D"/>
    <w:rsid w:val="00CA06DF"/>
    <w:rsid w:val="00CA174A"/>
    <w:rsid w:val="00CA3342"/>
    <w:rsid w:val="00CA364D"/>
    <w:rsid w:val="00CA448E"/>
    <w:rsid w:val="00CA6371"/>
    <w:rsid w:val="00CB09AF"/>
    <w:rsid w:val="00CB147B"/>
    <w:rsid w:val="00CB1615"/>
    <w:rsid w:val="00CB2918"/>
    <w:rsid w:val="00CB4782"/>
    <w:rsid w:val="00CB732F"/>
    <w:rsid w:val="00CC05BD"/>
    <w:rsid w:val="00CC188C"/>
    <w:rsid w:val="00CC19DF"/>
    <w:rsid w:val="00CC1BB3"/>
    <w:rsid w:val="00CC21C4"/>
    <w:rsid w:val="00CC4A05"/>
    <w:rsid w:val="00CC4C64"/>
    <w:rsid w:val="00CC50CE"/>
    <w:rsid w:val="00CC5976"/>
    <w:rsid w:val="00CC6A79"/>
    <w:rsid w:val="00CD05F2"/>
    <w:rsid w:val="00CD1B6D"/>
    <w:rsid w:val="00CD2620"/>
    <w:rsid w:val="00CD2758"/>
    <w:rsid w:val="00CD2E16"/>
    <w:rsid w:val="00CD3D3F"/>
    <w:rsid w:val="00CD4143"/>
    <w:rsid w:val="00CD4C7F"/>
    <w:rsid w:val="00CD61BB"/>
    <w:rsid w:val="00CE0F3B"/>
    <w:rsid w:val="00CE1089"/>
    <w:rsid w:val="00CE17BF"/>
    <w:rsid w:val="00CE26F3"/>
    <w:rsid w:val="00CE2ACB"/>
    <w:rsid w:val="00CE4610"/>
    <w:rsid w:val="00CE58BD"/>
    <w:rsid w:val="00CE7EBF"/>
    <w:rsid w:val="00CF1188"/>
    <w:rsid w:val="00CF15FF"/>
    <w:rsid w:val="00CF4AC1"/>
    <w:rsid w:val="00CF645D"/>
    <w:rsid w:val="00CF7334"/>
    <w:rsid w:val="00CF75D2"/>
    <w:rsid w:val="00D00689"/>
    <w:rsid w:val="00D03BC6"/>
    <w:rsid w:val="00D04EEE"/>
    <w:rsid w:val="00D06F39"/>
    <w:rsid w:val="00D074B7"/>
    <w:rsid w:val="00D11419"/>
    <w:rsid w:val="00D11783"/>
    <w:rsid w:val="00D11866"/>
    <w:rsid w:val="00D11A37"/>
    <w:rsid w:val="00D12E19"/>
    <w:rsid w:val="00D15024"/>
    <w:rsid w:val="00D169BC"/>
    <w:rsid w:val="00D176DD"/>
    <w:rsid w:val="00D21A4E"/>
    <w:rsid w:val="00D22B06"/>
    <w:rsid w:val="00D23509"/>
    <w:rsid w:val="00D24307"/>
    <w:rsid w:val="00D25830"/>
    <w:rsid w:val="00D30B6C"/>
    <w:rsid w:val="00D32A8F"/>
    <w:rsid w:val="00D34F43"/>
    <w:rsid w:val="00D35504"/>
    <w:rsid w:val="00D403FE"/>
    <w:rsid w:val="00D4222C"/>
    <w:rsid w:val="00D428D6"/>
    <w:rsid w:val="00D43E33"/>
    <w:rsid w:val="00D44C7E"/>
    <w:rsid w:val="00D457FA"/>
    <w:rsid w:val="00D466CB"/>
    <w:rsid w:val="00D47BD8"/>
    <w:rsid w:val="00D515EC"/>
    <w:rsid w:val="00D51CB0"/>
    <w:rsid w:val="00D532D7"/>
    <w:rsid w:val="00D538BD"/>
    <w:rsid w:val="00D5393F"/>
    <w:rsid w:val="00D541F5"/>
    <w:rsid w:val="00D54934"/>
    <w:rsid w:val="00D565FC"/>
    <w:rsid w:val="00D56AE3"/>
    <w:rsid w:val="00D577E4"/>
    <w:rsid w:val="00D607EA"/>
    <w:rsid w:val="00D60CBC"/>
    <w:rsid w:val="00D61949"/>
    <w:rsid w:val="00D63F56"/>
    <w:rsid w:val="00D64A72"/>
    <w:rsid w:val="00D65C5D"/>
    <w:rsid w:val="00D66E3D"/>
    <w:rsid w:val="00D70842"/>
    <w:rsid w:val="00D70BE5"/>
    <w:rsid w:val="00D71AC5"/>
    <w:rsid w:val="00D71DA7"/>
    <w:rsid w:val="00D74820"/>
    <w:rsid w:val="00D76247"/>
    <w:rsid w:val="00D7769A"/>
    <w:rsid w:val="00D80977"/>
    <w:rsid w:val="00D80B61"/>
    <w:rsid w:val="00D81278"/>
    <w:rsid w:val="00D8273A"/>
    <w:rsid w:val="00D8337F"/>
    <w:rsid w:val="00D83EDF"/>
    <w:rsid w:val="00D84D4A"/>
    <w:rsid w:val="00D85BA9"/>
    <w:rsid w:val="00D85FE5"/>
    <w:rsid w:val="00D86EB9"/>
    <w:rsid w:val="00D90A21"/>
    <w:rsid w:val="00D933DA"/>
    <w:rsid w:val="00D9373F"/>
    <w:rsid w:val="00D937D0"/>
    <w:rsid w:val="00D93AF2"/>
    <w:rsid w:val="00D94122"/>
    <w:rsid w:val="00D94CFE"/>
    <w:rsid w:val="00D95512"/>
    <w:rsid w:val="00D95B0A"/>
    <w:rsid w:val="00D95CCB"/>
    <w:rsid w:val="00D96C6B"/>
    <w:rsid w:val="00D97288"/>
    <w:rsid w:val="00DA0C12"/>
    <w:rsid w:val="00DA0CA2"/>
    <w:rsid w:val="00DA10DF"/>
    <w:rsid w:val="00DA3801"/>
    <w:rsid w:val="00DA405E"/>
    <w:rsid w:val="00DA6C08"/>
    <w:rsid w:val="00DA70D7"/>
    <w:rsid w:val="00DB320C"/>
    <w:rsid w:val="00DB4067"/>
    <w:rsid w:val="00DB5350"/>
    <w:rsid w:val="00DB5563"/>
    <w:rsid w:val="00DB6828"/>
    <w:rsid w:val="00DB6DF2"/>
    <w:rsid w:val="00DB6FEF"/>
    <w:rsid w:val="00DC1BBC"/>
    <w:rsid w:val="00DC2667"/>
    <w:rsid w:val="00DC27EB"/>
    <w:rsid w:val="00DC6C2A"/>
    <w:rsid w:val="00DC7BF4"/>
    <w:rsid w:val="00DC7D67"/>
    <w:rsid w:val="00DD0D0F"/>
    <w:rsid w:val="00DD1DB0"/>
    <w:rsid w:val="00DD1E4B"/>
    <w:rsid w:val="00DD49DA"/>
    <w:rsid w:val="00DD4BBC"/>
    <w:rsid w:val="00DD6061"/>
    <w:rsid w:val="00DD6875"/>
    <w:rsid w:val="00DE035E"/>
    <w:rsid w:val="00DE2E44"/>
    <w:rsid w:val="00DE37AC"/>
    <w:rsid w:val="00DE4831"/>
    <w:rsid w:val="00DE4BF2"/>
    <w:rsid w:val="00DE5FD4"/>
    <w:rsid w:val="00DE64B3"/>
    <w:rsid w:val="00DF082F"/>
    <w:rsid w:val="00DF3D9C"/>
    <w:rsid w:val="00DF3E70"/>
    <w:rsid w:val="00DF4956"/>
    <w:rsid w:val="00DF5382"/>
    <w:rsid w:val="00DF5456"/>
    <w:rsid w:val="00DF5AC3"/>
    <w:rsid w:val="00DF5D5F"/>
    <w:rsid w:val="00DF64A0"/>
    <w:rsid w:val="00E007B7"/>
    <w:rsid w:val="00E015AF"/>
    <w:rsid w:val="00E0248C"/>
    <w:rsid w:val="00E02B87"/>
    <w:rsid w:val="00E0363F"/>
    <w:rsid w:val="00E04CF5"/>
    <w:rsid w:val="00E05F83"/>
    <w:rsid w:val="00E10554"/>
    <w:rsid w:val="00E10768"/>
    <w:rsid w:val="00E1398D"/>
    <w:rsid w:val="00E13AE5"/>
    <w:rsid w:val="00E148D5"/>
    <w:rsid w:val="00E1602C"/>
    <w:rsid w:val="00E172D5"/>
    <w:rsid w:val="00E17736"/>
    <w:rsid w:val="00E17D48"/>
    <w:rsid w:val="00E20690"/>
    <w:rsid w:val="00E233E8"/>
    <w:rsid w:val="00E277F0"/>
    <w:rsid w:val="00E3003F"/>
    <w:rsid w:val="00E31679"/>
    <w:rsid w:val="00E3345D"/>
    <w:rsid w:val="00E33751"/>
    <w:rsid w:val="00E34195"/>
    <w:rsid w:val="00E34EBC"/>
    <w:rsid w:val="00E35213"/>
    <w:rsid w:val="00E3556A"/>
    <w:rsid w:val="00E356F4"/>
    <w:rsid w:val="00E36A11"/>
    <w:rsid w:val="00E3773D"/>
    <w:rsid w:val="00E4168F"/>
    <w:rsid w:val="00E41DEC"/>
    <w:rsid w:val="00E43A4F"/>
    <w:rsid w:val="00E45C91"/>
    <w:rsid w:val="00E46C02"/>
    <w:rsid w:val="00E528E6"/>
    <w:rsid w:val="00E52E1A"/>
    <w:rsid w:val="00E52F5D"/>
    <w:rsid w:val="00E53B58"/>
    <w:rsid w:val="00E54A71"/>
    <w:rsid w:val="00E54DA1"/>
    <w:rsid w:val="00E552C3"/>
    <w:rsid w:val="00E57023"/>
    <w:rsid w:val="00E5767A"/>
    <w:rsid w:val="00E578E4"/>
    <w:rsid w:val="00E6031A"/>
    <w:rsid w:val="00E622EC"/>
    <w:rsid w:val="00E628CC"/>
    <w:rsid w:val="00E655A4"/>
    <w:rsid w:val="00E667CB"/>
    <w:rsid w:val="00E6681F"/>
    <w:rsid w:val="00E72C85"/>
    <w:rsid w:val="00E7443D"/>
    <w:rsid w:val="00E757F6"/>
    <w:rsid w:val="00E75C3F"/>
    <w:rsid w:val="00E76690"/>
    <w:rsid w:val="00E803B4"/>
    <w:rsid w:val="00E85D78"/>
    <w:rsid w:val="00E87109"/>
    <w:rsid w:val="00E87116"/>
    <w:rsid w:val="00E91053"/>
    <w:rsid w:val="00E91276"/>
    <w:rsid w:val="00E92492"/>
    <w:rsid w:val="00E93FEB"/>
    <w:rsid w:val="00E94523"/>
    <w:rsid w:val="00E963EF"/>
    <w:rsid w:val="00E968C8"/>
    <w:rsid w:val="00EA15F4"/>
    <w:rsid w:val="00EA3124"/>
    <w:rsid w:val="00EA3A52"/>
    <w:rsid w:val="00EA3C32"/>
    <w:rsid w:val="00EA4630"/>
    <w:rsid w:val="00EA6843"/>
    <w:rsid w:val="00EA6F53"/>
    <w:rsid w:val="00EB0972"/>
    <w:rsid w:val="00EB3CFF"/>
    <w:rsid w:val="00EB409C"/>
    <w:rsid w:val="00EB5628"/>
    <w:rsid w:val="00EB5823"/>
    <w:rsid w:val="00EB72FB"/>
    <w:rsid w:val="00EC0DDC"/>
    <w:rsid w:val="00EC295E"/>
    <w:rsid w:val="00EC4D43"/>
    <w:rsid w:val="00EC5D65"/>
    <w:rsid w:val="00EC75DB"/>
    <w:rsid w:val="00EC78CE"/>
    <w:rsid w:val="00EC7A76"/>
    <w:rsid w:val="00ED05F2"/>
    <w:rsid w:val="00ED72EC"/>
    <w:rsid w:val="00ED7A36"/>
    <w:rsid w:val="00EE16DA"/>
    <w:rsid w:val="00EE2259"/>
    <w:rsid w:val="00EE33D3"/>
    <w:rsid w:val="00EE3B10"/>
    <w:rsid w:val="00EE3B49"/>
    <w:rsid w:val="00EE47E4"/>
    <w:rsid w:val="00EE48F7"/>
    <w:rsid w:val="00EE5677"/>
    <w:rsid w:val="00EE71D3"/>
    <w:rsid w:val="00EE76E5"/>
    <w:rsid w:val="00EF0306"/>
    <w:rsid w:val="00EF0FE8"/>
    <w:rsid w:val="00EF257A"/>
    <w:rsid w:val="00EF281B"/>
    <w:rsid w:val="00EF3BCC"/>
    <w:rsid w:val="00EF5EF3"/>
    <w:rsid w:val="00EF7667"/>
    <w:rsid w:val="00EF767D"/>
    <w:rsid w:val="00F0045E"/>
    <w:rsid w:val="00F01F7E"/>
    <w:rsid w:val="00F027B9"/>
    <w:rsid w:val="00F055F3"/>
    <w:rsid w:val="00F062B4"/>
    <w:rsid w:val="00F100F9"/>
    <w:rsid w:val="00F10D8F"/>
    <w:rsid w:val="00F13A58"/>
    <w:rsid w:val="00F13F6F"/>
    <w:rsid w:val="00F15F17"/>
    <w:rsid w:val="00F16EEF"/>
    <w:rsid w:val="00F21F29"/>
    <w:rsid w:val="00F22FAD"/>
    <w:rsid w:val="00F23377"/>
    <w:rsid w:val="00F24034"/>
    <w:rsid w:val="00F24A0A"/>
    <w:rsid w:val="00F25D0D"/>
    <w:rsid w:val="00F26A18"/>
    <w:rsid w:val="00F26D0F"/>
    <w:rsid w:val="00F27AC2"/>
    <w:rsid w:val="00F27D4F"/>
    <w:rsid w:val="00F33529"/>
    <w:rsid w:val="00F33931"/>
    <w:rsid w:val="00F34E0E"/>
    <w:rsid w:val="00F35064"/>
    <w:rsid w:val="00F357B9"/>
    <w:rsid w:val="00F35A78"/>
    <w:rsid w:val="00F42099"/>
    <w:rsid w:val="00F420CB"/>
    <w:rsid w:val="00F43E20"/>
    <w:rsid w:val="00F45A86"/>
    <w:rsid w:val="00F475AD"/>
    <w:rsid w:val="00F50C5C"/>
    <w:rsid w:val="00F51CCF"/>
    <w:rsid w:val="00F54510"/>
    <w:rsid w:val="00F5544D"/>
    <w:rsid w:val="00F5556E"/>
    <w:rsid w:val="00F56F5A"/>
    <w:rsid w:val="00F5770D"/>
    <w:rsid w:val="00F57825"/>
    <w:rsid w:val="00F61320"/>
    <w:rsid w:val="00F62AFD"/>
    <w:rsid w:val="00F66CB1"/>
    <w:rsid w:val="00F70BA5"/>
    <w:rsid w:val="00F726E3"/>
    <w:rsid w:val="00F729B4"/>
    <w:rsid w:val="00F733D8"/>
    <w:rsid w:val="00F74B58"/>
    <w:rsid w:val="00F74B99"/>
    <w:rsid w:val="00F75971"/>
    <w:rsid w:val="00F77807"/>
    <w:rsid w:val="00F77D2C"/>
    <w:rsid w:val="00F8277D"/>
    <w:rsid w:val="00F83412"/>
    <w:rsid w:val="00F84362"/>
    <w:rsid w:val="00F874A3"/>
    <w:rsid w:val="00F876AB"/>
    <w:rsid w:val="00F90680"/>
    <w:rsid w:val="00F910C4"/>
    <w:rsid w:val="00F91876"/>
    <w:rsid w:val="00F935AA"/>
    <w:rsid w:val="00F93C0B"/>
    <w:rsid w:val="00F95226"/>
    <w:rsid w:val="00F95F26"/>
    <w:rsid w:val="00F968C6"/>
    <w:rsid w:val="00FA0851"/>
    <w:rsid w:val="00FA12ED"/>
    <w:rsid w:val="00FA357E"/>
    <w:rsid w:val="00FA5905"/>
    <w:rsid w:val="00FB39A6"/>
    <w:rsid w:val="00FB4750"/>
    <w:rsid w:val="00FB4FB0"/>
    <w:rsid w:val="00FB5950"/>
    <w:rsid w:val="00FB6437"/>
    <w:rsid w:val="00FC06C6"/>
    <w:rsid w:val="00FC26DA"/>
    <w:rsid w:val="00FC5238"/>
    <w:rsid w:val="00FC66ED"/>
    <w:rsid w:val="00FD0065"/>
    <w:rsid w:val="00FD0D7D"/>
    <w:rsid w:val="00FD3F5A"/>
    <w:rsid w:val="00FD525A"/>
    <w:rsid w:val="00FD6EF0"/>
    <w:rsid w:val="00FD75FE"/>
    <w:rsid w:val="00FE2CF5"/>
    <w:rsid w:val="00FE2F39"/>
    <w:rsid w:val="00FE5C38"/>
    <w:rsid w:val="00FF0D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5C0CD"/>
  <w15:docId w15:val="{778717D6-C265-C34E-94C1-0B3CB853D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6912BA"/>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5A0C9D"/>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autoRedefine/>
    <w:uiPriority w:val="9"/>
    <w:semiHidden/>
    <w:unhideWhenUsed/>
    <w:qFormat/>
    <w:rsid w:val="005A0C9D"/>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semiHidden/>
    <w:unhideWhenUsed/>
    <w:qFormat/>
    <w:rsid w:val="009441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line="276" w:lineRule="auto"/>
      <w:jc w:val="right"/>
    </w:pPr>
    <w:rPr>
      <w:rFonts w:eastAsia="Palatino Linotype" w:cs="Palatino Linotype"/>
      <w:b/>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0C9D"/>
    <w:rPr>
      <w:rFonts w:ascii="Palatino Linotype" w:eastAsiaTheme="majorEastAsia" w:hAnsi="Palatino Linotype" w:cstheme="majorBidi"/>
      <w:color w:val="000000" w:themeColor="text1"/>
      <w:sz w:val="40"/>
      <w:szCs w:val="32"/>
      <w:lang w:val="en-US"/>
    </w:rPr>
  </w:style>
  <w:style w:type="paragraph" w:customStyle="1" w:styleId="ChapterTitleNumberBPBHEB">
    <w:name w:val="Chapter Title Number [BPB HEB]"/>
    <w:basedOn w:val="Heading1"/>
    <w:link w:val="ChapterTitleNumberBPBHEBChar"/>
    <w:qFormat/>
    <w:rsid w:val="00A15294"/>
    <w:pPr>
      <w:spacing w:before="0" w:line="276" w:lineRule="auto"/>
      <w:jc w:val="right"/>
    </w:pPr>
    <w:rPr>
      <w:rFonts w:eastAsia="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pPr>
      <w:spacing w:before="400" w:line="276" w:lineRule="auto"/>
    </w:pPr>
    <w:rPr>
      <w:rFonts w:eastAsia="Palatino Linotype" w:cs="Palatino Linotype"/>
      <w:b/>
      <w:color w:val="auto"/>
      <w:szCs w:val="40"/>
    </w:rPr>
  </w:style>
  <w:style w:type="paragraph" w:customStyle="1" w:styleId="Heading2BPBHEB">
    <w:name w:val="Heading 2 [BPB HEB]"/>
    <w:basedOn w:val="Heading2"/>
    <w:link w:val="Heading2BPBHEBChar"/>
    <w:qFormat/>
    <w:rsid w:val="00A15294"/>
    <w:pPr>
      <w:spacing w:before="200" w:line="276" w:lineRule="auto"/>
      <w:jc w:val="both"/>
    </w:pPr>
    <w:rPr>
      <w:rFonts w:eastAsia="Palatino Linotype" w:cs="Palatino Linotype"/>
      <w:b/>
      <w:szCs w:val="36"/>
    </w:rPr>
  </w:style>
  <w:style w:type="character" w:customStyle="1" w:styleId="Heading2BPBHEBChar">
    <w:name w:val="Heading 2 [BPB HEB] Char"/>
    <w:basedOn w:val="DefaultParagraphFont"/>
    <w:link w:val="Heading2BPBHEB"/>
    <w:rsid w:val="0094412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94412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94412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5A0C9D"/>
    <w:rPr>
      <w:rFonts w:ascii="Palatino Linotype" w:eastAsiaTheme="majorEastAsia" w:hAnsi="Palatino Linotype" w:cstheme="majorBidi"/>
      <w:color w:val="000000" w:themeColor="text1"/>
      <w:sz w:val="3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semiHidden/>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semiHidden/>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semiHidden/>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paragraph" w:styleId="Revision">
    <w:name w:val="Revision"/>
    <w:hidden/>
    <w:uiPriority w:val="99"/>
    <w:semiHidden/>
    <w:rsid w:val="00703812"/>
    <w:pPr>
      <w:spacing w:after="0" w:line="240" w:lineRule="auto"/>
    </w:pPr>
    <w:rPr>
      <w:rFonts w:ascii="Palatino Linotype" w:hAnsi="Palatino Linotype"/>
      <w:color w:val="000000" w:themeColor="text1"/>
      <w:lang w:val="en-US"/>
    </w:rPr>
  </w:style>
  <w:style w:type="paragraph" w:styleId="CommentText">
    <w:name w:val="annotation text"/>
    <w:basedOn w:val="Normal"/>
    <w:link w:val="CommentTextChar"/>
    <w:uiPriority w:val="99"/>
    <w:unhideWhenUsed/>
    <w:rsid w:val="00703812"/>
    <w:pPr>
      <w:spacing w:line="240" w:lineRule="auto"/>
    </w:pPr>
    <w:rPr>
      <w:sz w:val="20"/>
      <w:szCs w:val="20"/>
    </w:rPr>
  </w:style>
  <w:style w:type="character" w:customStyle="1" w:styleId="CommentTextChar">
    <w:name w:val="Comment Text Char"/>
    <w:basedOn w:val="DefaultParagraphFont"/>
    <w:link w:val="CommentText"/>
    <w:uiPriority w:val="99"/>
    <w:rsid w:val="00703812"/>
    <w:rPr>
      <w:rFonts w:ascii="Palatino Linotype" w:hAnsi="Palatino Linotype"/>
      <w:color w:val="000000" w:themeColor="text1"/>
      <w:sz w:val="20"/>
      <w:szCs w:val="20"/>
      <w:lang w:val="en-US"/>
    </w:rPr>
  </w:style>
  <w:style w:type="paragraph" w:styleId="CommentSubject">
    <w:name w:val="annotation subject"/>
    <w:basedOn w:val="CommentText"/>
    <w:next w:val="CommentText"/>
    <w:link w:val="CommentSubjectChar"/>
    <w:uiPriority w:val="99"/>
    <w:semiHidden/>
    <w:unhideWhenUsed/>
    <w:rsid w:val="00703812"/>
    <w:rPr>
      <w:b/>
      <w:bCs/>
    </w:rPr>
  </w:style>
  <w:style w:type="character" w:customStyle="1" w:styleId="CommentSubjectChar">
    <w:name w:val="Comment Subject Char"/>
    <w:basedOn w:val="CommentTextChar"/>
    <w:link w:val="CommentSubject"/>
    <w:uiPriority w:val="99"/>
    <w:semiHidden/>
    <w:rsid w:val="00703812"/>
    <w:rPr>
      <w:rFonts w:ascii="Palatino Linotype" w:hAnsi="Palatino Linotype"/>
      <w:b/>
      <w:bCs/>
      <w:color w:val="000000" w:themeColor="text1"/>
      <w:sz w:val="20"/>
      <w:szCs w:val="20"/>
      <w:lang w:val="en-US"/>
    </w:rPr>
  </w:style>
  <w:style w:type="paragraph" w:customStyle="1" w:styleId="FigureBPBHEB">
    <w:name w:val="Figure [BPB HEB]"/>
    <w:basedOn w:val="Normal"/>
    <w:qFormat/>
    <w:rsid w:val="00CD05F2"/>
    <w:pPr>
      <w:spacing w:after="200" w:line="276" w:lineRule="auto"/>
      <w:jc w:val="center"/>
    </w:pPr>
    <w:rPr>
      <w:color w:val="auto"/>
      <w:sz w:val="18"/>
    </w:rPr>
  </w:style>
  <w:style w:type="paragraph" w:styleId="ListParagraph">
    <w:name w:val="List Paragraph"/>
    <w:basedOn w:val="Normal"/>
    <w:uiPriority w:val="34"/>
    <w:qFormat/>
    <w:rsid w:val="001D25A0"/>
    <w:pPr>
      <w:ind w:left="720"/>
      <w:contextualSpacing/>
    </w:pPr>
  </w:style>
  <w:style w:type="paragraph" w:styleId="Bibliography">
    <w:name w:val="Bibliography"/>
    <w:basedOn w:val="Normal"/>
    <w:next w:val="Normal"/>
    <w:uiPriority w:val="37"/>
    <w:unhideWhenUsed/>
    <w:rsid w:val="00097F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326">
      <w:bodyDiv w:val="1"/>
      <w:marLeft w:val="0"/>
      <w:marRight w:val="0"/>
      <w:marTop w:val="0"/>
      <w:marBottom w:val="0"/>
      <w:divBdr>
        <w:top w:val="none" w:sz="0" w:space="0" w:color="auto"/>
        <w:left w:val="none" w:sz="0" w:space="0" w:color="auto"/>
        <w:bottom w:val="none" w:sz="0" w:space="0" w:color="auto"/>
        <w:right w:val="none" w:sz="0" w:space="0" w:color="auto"/>
      </w:divBdr>
    </w:div>
    <w:div w:id="352626">
      <w:bodyDiv w:val="1"/>
      <w:marLeft w:val="0"/>
      <w:marRight w:val="0"/>
      <w:marTop w:val="0"/>
      <w:marBottom w:val="0"/>
      <w:divBdr>
        <w:top w:val="none" w:sz="0" w:space="0" w:color="auto"/>
        <w:left w:val="none" w:sz="0" w:space="0" w:color="auto"/>
        <w:bottom w:val="none" w:sz="0" w:space="0" w:color="auto"/>
        <w:right w:val="none" w:sz="0" w:space="0" w:color="auto"/>
      </w:divBdr>
    </w:div>
    <w:div w:id="353100">
      <w:bodyDiv w:val="1"/>
      <w:marLeft w:val="0"/>
      <w:marRight w:val="0"/>
      <w:marTop w:val="0"/>
      <w:marBottom w:val="0"/>
      <w:divBdr>
        <w:top w:val="none" w:sz="0" w:space="0" w:color="auto"/>
        <w:left w:val="none" w:sz="0" w:space="0" w:color="auto"/>
        <w:bottom w:val="none" w:sz="0" w:space="0" w:color="auto"/>
        <w:right w:val="none" w:sz="0" w:space="0" w:color="auto"/>
      </w:divBdr>
    </w:div>
    <w:div w:id="1124677">
      <w:bodyDiv w:val="1"/>
      <w:marLeft w:val="0"/>
      <w:marRight w:val="0"/>
      <w:marTop w:val="0"/>
      <w:marBottom w:val="0"/>
      <w:divBdr>
        <w:top w:val="none" w:sz="0" w:space="0" w:color="auto"/>
        <w:left w:val="none" w:sz="0" w:space="0" w:color="auto"/>
        <w:bottom w:val="none" w:sz="0" w:space="0" w:color="auto"/>
        <w:right w:val="none" w:sz="0" w:space="0" w:color="auto"/>
      </w:divBdr>
    </w:div>
    <w:div w:id="1856009">
      <w:bodyDiv w:val="1"/>
      <w:marLeft w:val="0"/>
      <w:marRight w:val="0"/>
      <w:marTop w:val="0"/>
      <w:marBottom w:val="0"/>
      <w:divBdr>
        <w:top w:val="none" w:sz="0" w:space="0" w:color="auto"/>
        <w:left w:val="none" w:sz="0" w:space="0" w:color="auto"/>
        <w:bottom w:val="none" w:sz="0" w:space="0" w:color="auto"/>
        <w:right w:val="none" w:sz="0" w:space="0" w:color="auto"/>
      </w:divBdr>
    </w:div>
    <w:div w:id="2439375">
      <w:bodyDiv w:val="1"/>
      <w:marLeft w:val="0"/>
      <w:marRight w:val="0"/>
      <w:marTop w:val="0"/>
      <w:marBottom w:val="0"/>
      <w:divBdr>
        <w:top w:val="none" w:sz="0" w:space="0" w:color="auto"/>
        <w:left w:val="none" w:sz="0" w:space="0" w:color="auto"/>
        <w:bottom w:val="none" w:sz="0" w:space="0" w:color="auto"/>
        <w:right w:val="none" w:sz="0" w:space="0" w:color="auto"/>
      </w:divBdr>
    </w:div>
    <w:div w:id="2513804">
      <w:bodyDiv w:val="1"/>
      <w:marLeft w:val="0"/>
      <w:marRight w:val="0"/>
      <w:marTop w:val="0"/>
      <w:marBottom w:val="0"/>
      <w:divBdr>
        <w:top w:val="none" w:sz="0" w:space="0" w:color="auto"/>
        <w:left w:val="none" w:sz="0" w:space="0" w:color="auto"/>
        <w:bottom w:val="none" w:sz="0" w:space="0" w:color="auto"/>
        <w:right w:val="none" w:sz="0" w:space="0" w:color="auto"/>
      </w:divBdr>
    </w:div>
    <w:div w:id="2826873">
      <w:bodyDiv w:val="1"/>
      <w:marLeft w:val="0"/>
      <w:marRight w:val="0"/>
      <w:marTop w:val="0"/>
      <w:marBottom w:val="0"/>
      <w:divBdr>
        <w:top w:val="none" w:sz="0" w:space="0" w:color="auto"/>
        <w:left w:val="none" w:sz="0" w:space="0" w:color="auto"/>
        <w:bottom w:val="none" w:sz="0" w:space="0" w:color="auto"/>
        <w:right w:val="none" w:sz="0" w:space="0" w:color="auto"/>
      </w:divBdr>
    </w:div>
    <w:div w:id="2827728">
      <w:bodyDiv w:val="1"/>
      <w:marLeft w:val="0"/>
      <w:marRight w:val="0"/>
      <w:marTop w:val="0"/>
      <w:marBottom w:val="0"/>
      <w:divBdr>
        <w:top w:val="none" w:sz="0" w:space="0" w:color="auto"/>
        <w:left w:val="none" w:sz="0" w:space="0" w:color="auto"/>
        <w:bottom w:val="none" w:sz="0" w:space="0" w:color="auto"/>
        <w:right w:val="none" w:sz="0" w:space="0" w:color="auto"/>
      </w:divBdr>
    </w:div>
    <w:div w:id="2899977">
      <w:bodyDiv w:val="1"/>
      <w:marLeft w:val="0"/>
      <w:marRight w:val="0"/>
      <w:marTop w:val="0"/>
      <w:marBottom w:val="0"/>
      <w:divBdr>
        <w:top w:val="none" w:sz="0" w:space="0" w:color="auto"/>
        <w:left w:val="none" w:sz="0" w:space="0" w:color="auto"/>
        <w:bottom w:val="none" w:sz="0" w:space="0" w:color="auto"/>
        <w:right w:val="none" w:sz="0" w:space="0" w:color="auto"/>
      </w:divBdr>
    </w:div>
    <w:div w:id="3365471">
      <w:bodyDiv w:val="1"/>
      <w:marLeft w:val="0"/>
      <w:marRight w:val="0"/>
      <w:marTop w:val="0"/>
      <w:marBottom w:val="0"/>
      <w:divBdr>
        <w:top w:val="none" w:sz="0" w:space="0" w:color="auto"/>
        <w:left w:val="none" w:sz="0" w:space="0" w:color="auto"/>
        <w:bottom w:val="none" w:sz="0" w:space="0" w:color="auto"/>
        <w:right w:val="none" w:sz="0" w:space="0" w:color="auto"/>
      </w:divBdr>
    </w:div>
    <w:div w:id="4292376">
      <w:bodyDiv w:val="1"/>
      <w:marLeft w:val="0"/>
      <w:marRight w:val="0"/>
      <w:marTop w:val="0"/>
      <w:marBottom w:val="0"/>
      <w:divBdr>
        <w:top w:val="none" w:sz="0" w:space="0" w:color="auto"/>
        <w:left w:val="none" w:sz="0" w:space="0" w:color="auto"/>
        <w:bottom w:val="none" w:sz="0" w:space="0" w:color="auto"/>
        <w:right w:val="none" w:sz="0" w:space="0" w:color="auto"/>
      </w:divBdr>
    </w:div>
    <w:div w:id="6836683">
      <w:bodyDiv w:val="1"/>
      <w:marLeft w:val="0"/>
      <w:marRight w:val="0"/>
      <w:marTop w:val="0"/>
      <w:marBottom w:val="0"/>
      <w:divBdr>
        <w:top w:val="none" w:sz="0" w:space="0" w:color="auto"/>
        <w:left w:val="none" w:sz="0" w:space="0" w:color="auto"/>
        <w:bottom w:val="none" w:sz="0" w:space="0" w:color="auto"/>
        <w:right w:val="none" w:sz="0" w:space="0" w:color="auto"/>
      </w:divBdr>
    </w:div>
    <w:div w:id="6905311">
      <w:bodyDiv w:val="1"/>
      <w:marLeft w:val="0"/>
      <w:marRight w:val="0"/>
      <w:marTop w:val="0"/>
      <w:marBottom w:val="0"/>
      <w:divBdr>
        <w:top w:val="none" w:sz="0" w:space="0" w:color="auto"/>
        <w:left w:val="none" w:sz="0" w:space="0" w:color="auto"/>
        <w:bottom w:val="none" w:sz="0" w:space="0" w:color="auto"/>
        <w:right w:val="none" w:sz="0" w:space="0" w:color="auto"/>
      </w:divBdr>
    </w:div>
    <w:div w:id="7604711">
      <w:bodyDiv w:val="1"/>
      <w:marLeft w:val="0"/>
      <w:marRight w:val="0"/>
      <w:marTop w:val="0"/>
      <w:marBottom w:val="0"/>
      <w:divBdr>
        <w:top w:val="none" w:sz="0" w:space="0" w:color="auto"/>
        <w:left w:val="none" w:sz="0" w:space="0" w:color="auto"/>
        <w:bottom w:val="none" w:sz="0" w:space="0" w:color="auto"/>
        <w:right w:val="none" w:sz="0" w:space="0" w:color="auto"/>
      </w:divBdr>
    </w:div>
    <w:div w:id="8140916">
      <w:bodyDiv w:val="1"/>
      <w:marLeft w:val="0"/>
      <w:marRight w:val="0"/>
      <w:marTop w:val="0"/>
      <w:marBottom w:val="0"/>
      <w:divBdr>
        <w:top w:val="none" w:sz="0" w:space="0" w:color="auto"/>
        <w:left w:val="none" w:sz="0" w:space="0" w:color="auto"/>
        <w:bottom w:val="none" w:sz="0" w:space="0" w:color="auto"/>
        <w:right w:val="none" w:sz="0" w:space="0" w:color="auto"/>
      </w:divBdr>
    </w:div>
    <w:div w:id="8921554">
      <w:bodyDiv w:val="1"/>
      <w:marLeft w:val="0"/>
      <w:marRight w:val="0"/>
      <w:marTop w:val="0"/>
      <w:marBottom w:val="0"/>
      <w:divBdr>
        <w:top w:val="none" w:sz="0" w:space="0" w:color="auto"/>
        <w:left w:val="none" w:sz="0" w:space="0" w:color="auto"/>
        <w:bottom w:val="none" w:sz="0" w:space="0" w:color="auto"/>
        <w:right w:val="none" w:sz="0" w:space="0" w:color="auto"/>
      </w:divBdr>
    </w:div>
    <w:div w:id="10227896">
      <w:bodyDiv w:val="1"/>
      <w:marLeft w:val="0"/>
      <w:marRight w:val="0"/>
      <w:marTop w:val="0"/>
      <w:marBottom w:val="0"/>
      <w:divBdr>
        <w:top w:val="none" w:sz="0" w:space="0" w:color="auto"/>
        <w:left w:val="none" w:sz="0" w:space="0" w:color="auto"/>
        <w:bottom w:val="none" w:sz="0" w:space="0" w:color="auto"/>
        <w:right w:val="none" w:sz="0" w:space="0" w:color="auto"/>
      </w:divBdr>
    </w:div>
    <w:div w:id="10378025">
      <w:bodyDiv w:val="1"/>
      <w:marLeft w:val="0"/>
      <w:marRight w:val="0"/>
      <w:marTop w:val="0"/>
      <w:marBottom w:val="0"/>
      <w:divBdr>
        <w:top w:val="none" w:sz="0" w:space="0" w:color="auto"/>
        <w:left w:val="none" w:sz="0" w:space="0" w:color="auto"/>
        <w:bottom w:val="none" w:sz="0" w:space="0" w:color="auto"/>
        <w:right w:val="none" w:sz="0" w:space="0" w:color="auto"/>
      </w:divBdr>
    </w:div>
    <w:div w:id="12155594">
      <w:bodyDiv w:val="1"/>
      <w:marLeft w:val="0"/>
      <w:marRight w:val="0"/>
      <w:marTop w:val="0"/>
      <w:marBottom w:val="0"/>
      <w:divBdr>
        <w:top w:val="none" w:sz="0" w:space="0" w:color="auto"/>
        <w:left w:val="none" w:sz="0" w:space="0" w:color="auto"/>
        <w:bottom w:val="none" w:sz="0" w:space="0" w:color="auto"/>
        <w:right w:val="none" w:sz="0" w:space="0" w:color="auto"/>
      </w:divBdr>
    </w:div>
    <w:div w:id="12608528">
      <w:bodyDiv w:val="1"/>
      <w:marLeft w:val="0"/>
      <w:marRight w:val="0"/>
      <w:marTop w:val="0"/>
      <w:marBottom w:val="0"/>
      <w:divBdr>
        <w:top w:val="none" w:sz="0" w:space="0" w:color="auto"/>
        <w:left w:val="none" w:sz="0" w:space="0" w:color="auto"/>
        <w:bottom w:val="none" w:sz="0" w:space="0" w:color="auto"/>
        <w:right w:val="none" w:sz="0" w:space="0" w:color="auto"/>
      </w:divBdr>
    </w:div>
    <w:div w:id="12927241">
      <w:bodyDiv w:val="1"/>
      <w:marLeft w:val="0"/>
      <w:marRight w:val="0"/>
      <w:marTop w:val="0"/>
      <w:marBottom w:val="0"/>
      <w:divBdr>
        <w:top w:val="none" w:sz="0" w:space="0" w:color="auto"/>
        <w:left w:val="none" w:sz="0" w:space="0" w:color="auto"/>
        <w:bottom w:val="none" w:sz="0" w:space="0" w:color="auto"/>
        <w:right w:val="none" w:sz="0" w:space="0" w:color="auto"/>
      </w:divBdr>
    </w:div>
    <w:div w:id="14156527">
      <w:bodyDiv w:val="1"/>
      <w:marLeft w:val="0"/>
      <w:marRight w:val="0"/>
      <w:marTop w:val="0"/>
      <w:marBottom w:val="0"/>
      <w:divBdr>
        <w:top w:val="none" w:sz="0" w:space="0" w:color="auto"/>
        <w:left w:val="none" w:sz="0" w:space="0" w:color="auto"/>
        <w:bottom w:val="none" w:sz="0" w:space="0" w:color="auto"/>
        <w:right w:val="none" w:sz="0" w:space="0" w:color="auto"/>
      </w:divBdr>
    </w:div>
    <w:div w:id="14314715">
      <w:bodyDiv w:val="1"/>
      <w:marLeft w:val="0"/>
      <w:marRight w:val="0"/>
      <w:marTop w:val="0"/>
      <w:marBottom w:val="0"/>
      <w:divBdr>
        <w:top w:val="none" w:sz="0" w:space="0" w:color="auto"/>
        <w:left w:val="none" w:sz="0" w:space="0" w:color="auto"/>
        <w:bottom w:val="none" w:sz="0" w:space="0" w:color="auto"/>
        <w:right w:val="none" w:sz="0" w:space="0" w:color="auto"/>
      </w:divBdr>
    </w:div>
    <w:div w:id="14353239">
      <w:bodyDiv w:val="1"/>
      <w:marLeft w:val="0"/>
      <w:marRight w:val="0"/>
      <w:marTop w:val="0"/>
      <w:marBottom w:val="0"/>
      <w:divBdr>
        <w:top w:val="none" w:sz="0" w:space="0" w:color="auto"/>
        <w:left w:val="none" w:sz="0" w:space="0" w:color="auto"/>
        <w:bottom w:val="none" w:sz="0" w:space="0" w:color="auto"/>
        <w:right w:val="none" w:sz="0" w:space="0" w:color="auto"/>
      </w:divBdr>
    </w:div>
    <w:div w:id="14616725">
      <w:bodyDiv w:val="1"/>
      <w:marLeft w:val="0"/>
      <w:marRight w:val="0"/>
      <w:marTop w:val="0"/>
      <w:marBottom w:val="0"/>
      <w:divBdr>
        <w:top w:val="none" w:sz="0" w:space="0" w:color="auto"/>
        <w:left w:val="none" w:sz="0" w:space="0" w:color="auto"/>
        <w:bottom w:val="none" w:sz="0" w:space="0" w:color="auto"/>
        <w:right w:val="none" w:sz="0" w:space="0" w:color="auto"/>
      </w:divBdr>
    </w:div>
    <w:div w:id="15664070">
      <w:bodyDiv w:val="1"/>
      <w:marLeft w:val="0"/>
      <w:marRight w:val="0"/>
      <w:marTop w:val="0"/>
      <w:marBottom w:val="0"/>
      <w:divBdr>
        <w:top w:val="none" w:sz="0" w:space="0" w:color="auto"/>
        <w:left w:val="none" w:sz="0" w:space="0" w:color="auto"/>
        <w:bottom w:val="none" w:sz="0" w:space="0" w:color="auto"/>
        <w:right w:val="none" w:sz="0" w:space="0" w:color="auto"/>
      </w:divBdr>
    </w:div>
    <w:div w:id="15815702">
      <w:bodyDiv w:val="1"/>
      <w:marLeft w:val="0"/>
      <w:marRight w:val="0"/>
      <w:marTop w:val="0"/>
      <w:marBottom w:val="0"/>
      <w:divBdr>
        <w:top w:val="none" w:sz="0" w:space="0" w:color="auto"/>
        <w:left w:val="none" w:sz="0" w:space="0" w:color="auto"/>
        <w:bottom w:val="none" w:sz="0" w:space="0" w:color="auto"/>
        <w:right w:val="none" w:sz="0" w:space="0" w:color="auto"/>
      </w:divBdr>
    </w:div>
    <w:div w:id="16201977">
      <w:bodyDiv w:val="1"/>
      <w:marLeft w:val="0"/>
      <w:marRight w:val="0"/>
      <w:marTop w:val="0"/>
      <w:marBottom w:val="0"/>
      <w:divBdr>
        <w:top w:val="none" w:sz="0" w:space="0" w:color="auto"/>
        <w:left w:val="none" w:sz="0" w:space="0" w:color="auto"/>
        <w:bottom w:val="none" w:sz="0" w:space="0" w:color="auto"/>
        <w:right w:val="none" w:sz="0" w:space="0" w:color="auto"/>
      </w:divBdr>
    </w:div>
    <w:div w:id="17197550">
      <w:bodyDiv w:val="1"/>
      <w:marLeft w:val="0"/>
      <w:marRight w:val="0"/>
      <w:marTop w:val="0"/>
      <w:marBottom w:val="0"/>
      <w:divBdr>
        <w:top w:val="none" w:sz="0" w:space="0" w:color="auto"/>
        <w:left w:val="none" w:sz="0" w:space="0" w:color="auto"/>
        <w:bottom w:val="none" w:sz="0" w:space="0" w:color="auto"/>
        <w:right w:val="none" w:sz="0" w:space="0" w:color="auto"/>
      </w:divBdr>
    </w:div>
    <w:div w:id="19282459">
      <w:bodyDiv w:val="1"/>
      <w:marLeft w:val="0"/>
      <w:marRight w:val="0"/>
      <w:marTop w:val="0"/>
      <w:marBottom w:val="0"/>
      <w:divBdr>
        <w:top w:val="none" w:sz="0" w:space="0" w:color="auto"/>
        <w:left w:val="none" w:sz="0" w:space="0" w:color="auto"/>
        <w:bottom w:val="none" w:sz="0" w:space="0" w:color="auto"/>
        <w:right w:val="none" w:sz="0" w:space="0" w:color="auto"/>
      </w:divBdr>
    </w:div>
    <w:div w:id="19359494">
      <w:bodyDiv w:val="1"/>
      <w:marLeft w:val="0"/>
      <w:marRight w:val="0"/>
      <w:marTop w:val="0"/>
      <w:marBottom w:val="0"/>
      <w:divBdr>
        <w:top w:val="none" w:sz="0" w:space="0" w:color="auto"/>
        <w:left w:val="none" w:sz="0" w:space="0" w:color="auto"/>
        <w:bottom w:val="none" w:sz="0" w:space="0" w:color="auto"/>
        <w:right w:val="none" w:sz="0" w:space="0" w:color="auto"/>
      </w:divBdr>
    </w:div>
    <w:div w:id="19627020">
      <w:bodyDiv w:val="1"/>
      <w:marLeft w:val="0"/>
      <w:marRight w:val="0"/>
      <w:marTop w:val="0"/>
      <w:marBottom w:val="0"/>
      <w:divBdr>
        <w:top w:val="none" w:sz="0" w:space="0" w:color="auto"/>
        <w:left w:val="none" w:sz="0" w:space="0" w:color="auto"/>
        <w:bottom w:val="none" w:sz="0" w:space="0" w:color="auto"/>
        <w:right w:val="none" w:sz="0" w:space="0" w:color="auto"/>
      </w:divBdr>
    </w:div>
    <w:div w:id="19741698">
      <w:bodyDiv w:val="1"/>
      <w:marLeft w:val="0"/>
      <w:marRight w:val="0"/>
      <w:marTop w:val="0"/>
      <w:marBottom w:val="0"/>
      <w:divBdr>
        <w:top w:val="none" w:sz="0" w:space="0" w:color="auto"/>
        <w:left w:val="none" w:sz="0" w:space="0" w:color="auto"/>
        <w:bottom w:val="none" w:sz="0" w:space="0" w:color="auto"/>
        <w:right w:val="none" w:sz="0" w:space="0" w:color="auto"/>
      </w:divBdr>
    </w:div>
    <w:div w:id="21590339">
      <w:bodyDiv w:val="1"/>
      <w:marLeft w:val="0"/>
      <w:marRight w:val="0"/>
      <w:marTop w:val="0"/>
      <w:marBottom w:val="0"/>
      <w:divBdr>
        <w:top w:val="none" w:sz="0" w:space="0" w:color="auto"/>
        <w:left w:val="none" w:sz="0" w:space="0" w:color="auto"/>
        <w:bottom w:val="none" w:sz="0" w:space="0" w:color="auto"/>
        <w:right w:val="none" w:sz="0" w:space="0" w:color="auto"/>
      </w:divBdr>
    </w:div>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2172839">
      <w:bodyDiv w:val="1"/>
      <w:marLeft w:val="0"/>
      <w:marRight w:val="0"/>
      <w:marTop w:val="0"/>
      <w:marBottom w:val="0"/>
      <w:divBdr>
        <w:top w:val="none" w:sz="0" w:space="0" w:color="auto"/>
        <w:left w:val="none" w:sz="0" w:space="0" w:color="auto"/>
        <w:bottom w:val="none" w:sz="0" w:space="0" w:color="auto"/>
        <w:right w:val="none" w:sz="0" w:space="0" w:color="auto"/>
      </w:divBdr>
    </w:div>
    <w:div w:id="22873706">
      <w:bodyDiv w:val="1"/>
      <w:marLeft w:val="0"/>
      <w:marRight w:val="0"/>
      <w:marTop w:val="0"/>
      <w:marBottom w:val="0"/>
      <w:divBdr>
        <w:top w:val="none" w:sz="0" w:space="0" w:color="auto"/>
        <w:left w:val="none" w:sz="0" w:space="0" w:color="auto"/>
        <w:bottom w:val="none" w:sz="0" w:space="0" w:color="auto"/>
        <w:right w:val="none" w:sz="0" w:space="0" w:color="auto"/>
      </w:divBdr>
    </w:div>
    <w:div w:id="23215311">
      <w:bodyDiv w:val="1"/>
      <w:marLeft w:val="0"/>
      <w:marRight w:val="0"/>
      <w:marTop w:val="0"/>
      <w:marBottom w:val="0"/>
      <w:divBdr>
        <w:top w:val="none" w:sz="0" w:space="0" w:color="auto"/>
        <w:left w:val="none" w:sz="0" w:space="0" w:color="auto"/>
        <w:bottom w:val="none" w:sz="0" w:space="0" w:color="auto"/>
        <w:right w:val="none" w:sz="0" w:space="0" w:color="auto"/>
      </w:divBdr>
    </w:div>
    <w:div w:id="23403987">
      <w:bodyDiv w:val="1"/>
      <w:marLeft w:val="0"/>
      <w:marRight w:val="0"/>
      <w:marTop w:val="0"/>
      <w:marBottom w:val="0"/>
      <w:divBdr>
        <w:top w:val="none" w:sz="0" w:space="0" w:color="auto"/>
        <w:left w:val="none" w:sz="0" w:space="0" w:color="auto"/>
        <w:bottom w:val="none" w:sz="0" w:space="0" w:color="auto"/>
        <w:right w:val="none" w:sz="0" w:space="0" w:color="auto"/>
      </w:divBdr>
    </w:div>
    <w:div w:id="23482816">
      <w:bodyDiv w:val="1"/>
      <w:marLeft w:val="0"/>
      <w:marRight w:val="0"/>
      <w:marTop w:val="0"/>
      <w:marBottom w:val="0"/>
      <w:divBdr>
        <w:top w:val="none" w:sz="0" w:space="0" w:color="auto"/>
        <w:left w:val="none" w:sz="0" w:space="0" w:color="auto"/>
        <w:bottom w:val="none" w:sz="0" w:space="0" w:color="auto"/>
        <w:right w:val="none" w:sz="0" w:space="0" w:color="auto"/>
      </w:divBdr>
    </w:div>
    <w:div w:id="23672293">
      <w:bodyDiv w:val="1"/>
      <w:marLeft w:val="0"/>
      <w:marRight w:val="0"/>
      <w:marTop w:val="0"/>
      <w:marBottom w:val="0"/>
      <w:divBdr>
        <w:top w:val="none" w:sz="0" w:space="0" w:color="auto"/>
        <w:left w:val="none" w:sz="0" w:space="0" w:color="auto"/>
        <w:bottom w:val="none" w:sz="0" w:space="0" w:color="auto"/>
        <w:right w:val="none" w:sz="0" w:space="0" w:color="auto"/>
      </w:divBdr>
    </w:div>
    <w:div w:id="23674740">
      <w:bodyDiv w:val="1"/>
      <w:marLeft w:val="0"/>
      <w:marRight w:val="0"/>
      <w:marTop w:val="0"/>
      <w:marBottom w:val="0"/>
      <w:divBdr>
        <w:top w:val="none" w:sz="0" w:space="0" w:color="auto"/>
        <w:left w:val="none" w:sz="0" w:space="0" w:color="auto"/>
        <w:bottom w:val="none" w:sz="0" w:space="0" w:color="auto"/>
        <w:right w:val="none" w:sz="0" w:space="0" w:color="auto"/>
      </w:divBdr>
    </w:div>
    <w:div w:id="23750624">
      <w:bodyDiv w:val="1"/>
      <w:marLeft w:val="0"/>
      <w:marRight w:val="0"/>
      <w:marTop w:val="0"/>
      <w:marBottom w:val="0"/>
      <w:divBdr>
        <w:top w:val="none" w:sz="0" w:space="0" w:color="auto"/>
        <w:left w:val="none" w:sz="0" w:space="0" w:color="auto"/>
        <w:bottom w:val="none" w:sz="0" w:space="0" w:color="auto"/>
        <w:right w:val="none" w:sz="0" w:space="0" w:color="auto"/>
      </w:divBdr>
    </w:div>
    <w:div w:id="24334463">
      <w:bodyDiv w:val="1"/>
      <w:marLeft w:val="0"/>
      <w:marRight w:val="0"/>
      <w:marTop w:val="0"/>
      <w:marBottom w:val="0"/>
      <w:divBdr>
        <w:top w:val="none" w:sz="0" w:space="0" w:color="auto"/>
        <w:left w:val="none" w:sz="0" w:space="0" w:color="auto"/>
        <w:bottom w:val="none" w:sz="0" w:space="0" w:color="auto"/>
        <w:right w:val="none" w:sz="0" w:space="0" w:color="auto"/>
      </w:divBdr>
    </w:div>
    <w:div w:id="25105231">
      <w:bodyDiv w:val="1"/>
      <w:marLeft w:val="0"/>
      <w:marRight w:val="0"/>
      <w:marTop w:val="0"/>
      <w:marBottom w:val="0"/>
      <w:divBdr>
        <w:top w:val="none" w:sz="0" w:space="0" w:color="auto"/>
        <w:left w:val="none" w:sz="0" w:space="0" w:color="auto"/>
        <w:bottom w:val="none" w:sz="0" w:space="0" w:color="auto"/>
        <w:right w:val="none" w:sz="0" w:space="0" w:color="auto"/>
      </w:divBdr>
    </w:div>
    <w:div w:id="25256228">
      <w:bodyDiv w:val="1"/>
      <w:marLeft w:val="0"/>
      <w:marRight w:val="0"/>
      <w:marTop w:val="0"/>
      <w:marBottom w:val="0"/>
      <w:divBdr>
        <w:top w:val="none" w:sz="0" w:space="0" w:color="auto"/>
        <w:left w:val="none" w:sz="0" w:space="0" w:color="auto"/>
        <w:bottom w:val="none" w:sz="0" w:space="0" w:color="auto"/>
        <w:right w:val="none" w:sz="0" w:space="0" w:color="auto"/>
      </w:divBdr>
    </w:div>
    <w:div w:id="25722790">
      <w:bodyDiv w:val="1"/>
      <w:marLeft w:val="0"/>
      <w:marRight w:val="0"/>
      <w:marTop w:val="0"/>
      <w:marBottom w:val="0"/>
      <w:divBdr>
        <w:top w:val="none" w:sz="0" w:space="0" w:color="auto"/>
        <w:left w:val="none" w:sz="0" w:space="0" w:color="auto"/>
        <w:bottom w:val="none" w:sz="0" w:space="0" w:color="auto"/>
        <w:right w:val="none" w:sz="0" w:space="0" w:color="auto"/>
      </w:divBdr>
    </w:div>
    <w:div w:id="25760834">
      <w:bodyDiv w:val="1"/>
      <w:marLeft w:val="0"/>
      <w:marRight w:val="0"/>
      <w:marTop w:val="0"/>
      <w:marBottom w:val="0"/>
      <w:divBdr>
        <w:top w:val="none" w:sz="0" w:space="0" w:color="auto"/>
        <w:left w:val="none" w:sz="0" w:space="0" w:color="auto"/>
        <w:bottom w:val="none" w:sz="0" w:space="0" w:color="auto"/>
        <w:right w:val="none" w:sz="0" w:space="0" w:color="auto"/>
      </w:divBdr>
    </w:div>
    <w:div w:id="26877877">
      <w:bodyDiv w:val="1"/>
      <w:marLeft w:val="0"/>
      <w:marRight w:val="0"/>
      <w:marTop w:val="0"/>
      <w:marBottom w:val="0"/>
      <w:divBdr>
        <w:top w:val="none" w:sz="0" w:space="0" w:color="auto"/>
        <w:left w:val="none" w:sz="0" w:space="0" w:color="auto"/>
        <w:bottom w:val="none" w:sz="0" w:space="0" w:color="auto"/>
        <w:right w:val="none" w:sz="0" w:space="0" w:color="auto"/>
      </w:divBdr>
    </w:div>
    <w:div w:id="27294850">
      <w:bodyDiv w:val="1"/>
      <w:marLeft w:val="0"/>
      <w:marRight w:val="0"/>
      <w:marTop w:val="0"/>
      <w:marBottom w:val="0"/>
      <w:divBdr>
        <w:top w:val="none" w:sz="0" w:space="0" w:color="auto"/>
        <w:left w:val="none" w:sz="0" w:space="0" w:color="auto"/>
        <w:bottom w:val="none" w:sz="0" w:space="0" w:color="auto"/>
        <w:right w:val="none" w:sz="0" w:space="0" w:color="auto"/>
      </w:divBdr>
    </w:div>
    <w:div w:id="28386461">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28771547">
      <w:bodyDiv w:val="1"/>
      <w:marLeft w:val="0"/>
      <w:marRight w:val="0"/>
      <w:marTop w:val="0"/>
      <w:marBottom w:val="0"/>
      <w:divBdr>
        <w:top w:val="none" w:sz="0" w:space="0" w:color="auto"/>
        <w:left w:val="none" w:sz="0" w:space="0" w:color="auto"/>
        <w:bottom w:val="none" w:sz="0" w:space="0" w:color="auto"/>
        <w:right w:val="none" w:sz="0" w:space="0" w:color="auto"/>
      </w:divBdr>
    </w:div>
    <w:div w:id="29651569">
      <w:bodyDiv w:val="1"/>
      <w:marLeft w:val="0"/>
      <w:marRight w:val="0"/>
      <w:marTop w:val="0"/>
      <w:marBottom w:val="0"/>
      <w:divBdr>
        <w:top w:val="none" w:sz="0" w:space="0" w:color="auto"/>
        <w:left w:val="none" w:sz="0" w:space="0" w:color="auto"/>
        <w:bottom w:val="none" w:sz="0" w:space="0" w:color="auto"/>
        <w:right w:val="none" w:sz="0" w:space="0" w:color="auto"/>
      </w:divBdr>
    </w:div>
    <w:div w:id="29887537">
      <w:bodyDiv w:val="1"/>
      <w:marLeft w:val="0"/>
      <w:marRight w:val="0"/>
      <w:marTop w:val="0"/>
      <w:marBottom w:val="0"/>
      <w:divBdr>
        <w:top w:val="none" w:sz="0" w:space="0" w:color="auto"/>
        <w:left w:val="none" w:sz="0" w:space="0" w:color="auto"/>
        <w:bottom w:val="none" w:sz="0" w:space="0" w:color="auto"/>
        <w:right w:val="none" w:sz="0" w:space="0" w:color="auto"/>
      </w:divBdr>
    </w:div>
    <w:div w:id="30231311">
      <w:bodyDiv w:val="1"/>
      <w:marLeft w:val="0"/>
      <w:marRight w:val="0"/>
      <w:marTop w:val="0"/>
      <w:marBottom w:val="0"/>
      <w:divBdr>
        <w:top w:val="none" w:sz="0" w:space="0" w:color="auto"/>
        <w:left w:val="none" w:sz="0" w:space="0" w:color="auto"/>
        <w:bottom w:val="none" w:sz="0" w:space="0" w:color="auto"/>
        <w:right w:val="none" w:sz="0" w:space="0" w:color="auto"/>
      </w:divBdr>
    </w:div>
    <w:div w:id="30762940">
      <w:bodyDiv w:val="1"/>
      <w:marLeft w:val="0"/>
      <w:marRight w:val="0"/>
      <w:marTop w:val="0"/>
      <w:marBottom w:val="0"/>
      <w:divBdr>
        <w:top w:val="none" w:sz="0" w:space="0" w:color="auto"/>
        <w:left w:val="none" w:sz="0" w:space="0" w:color="auto"/>
        <w:bottom w:val="none" w:sz="0" w:space="0" w:color="auto"/>
        <w:right w:val="none" w:sz="0" w:space="0" w:color="auto"/>
      </w:divBdr>
    </w:div>
    <w:div w:id="31000054">
      <w:bodyDiv w:val="1"/>
      <w:marLeft w:val="0"/>
      <w:marRight w:val="0"/>
      <w:marTop w:val="0"/>
      <w:marBottom w:val="0"/>
      <w:divBdr>
        <w:top w:val="none" w:sz="0" w:space="0" w:color="auto"/>
        <w:left w:val="none" w:sz="0" w:space="0" w:color="auto"/>
        <w:bottom w:val="none" w:sz="0" w:space="0" w:color="auto"/>
        <w:right w:val="none" w:sz="0" w:space="0" w:color="auto"/>
      </w:divBdr>
    </w:div>
    <w:div w:id="31031163">
      <w:bodyDiv w:val="1"/>
      <w:marLeft w:val="0"/>
      <w:marRight w:val="0"/>
      <w:marTop w:val="0"/>
      <w:marBottom w:val="0"/>
      <w:divBdr>
        <w:top w:val="none" w:sz="0" w:space="0" w:color="auto"/>
        <w:left w:val="none" w:sz="0" w:space="0" w:color="auto"/>
        <w:bottom w:val="none" w:sz="0" w:space="0" w:color="auto"/>
        <w:right w:val="none" w:sz="0" w:space="0" w:color="auto"/>
      </w:divBdr>
    </w:div>
    <w:div w:id="31082097">
      <w:bodyDiv w:val="1"/>
      <w:marLeft w:val="0"/>
      <w:marRight w:val="0"/>
      <w:marTop w:val="0"/>
      <w:marBottom w:val="0"/>
      <w:divBdr>
        <w:top w:val="none" w:sz="0" w:space="0" w:color="auto"/>
        <w:left w:val="none" w:sz="0" w:space="0" w:color="auto"/>
        <w:bottom w:val="none" w:sz="0" w:space="0" w:color="auto"/>
        <w:right w:val="none" w:sz="0" w:space="0" w:color="auto"/>
      </w:divBdr>
    </w:div>
    <w:div w:id="31349059">
      <w:bodyDiv w:val="1"/>
      <w:marLeft w:val="0"/>
      <w:marRight w:val="0"/>
      <w:marTop w:val="0"/>
      <w:marBottom w:val="0"/>
      <w:divBdr>
        <w:top w:val="none" w:sz="0" w:space="0" w:color="auto"/>
        <w:left w:val="none" w:sz="0" w:space="0" w:color="auto"/>
        <w:bottom w:val="none" w:sz="0" w:space="0" w:color="auto"/>
        <w:right w:val="none" w:sz="0" w:space="0" w:color="auto"/>
      </w:divBdr>
    </w:div>
    <w:div w:id="31463642">
      <w:bodyDiv w:val="1"/>
      <w:marLeft w:val="0"/>
      <w:marRight w:val="0"/>
      <w:marTop w:val="0"/>
      <w:marBottom w:val="0"/>
      <w:divBdr>
        <w:top w:val="none" w:sz="0" w:space="0" w:color="auto"/>
        <w:left w:val="none" w:sz="0" w:space="0" w:color="auto"/>
        <w:bottom w:val="none" w:sz="0" w:space="0" w:color="auto"/>
        <w:right w:val="none" w:sz="0" w:space="0" w:color="auto"/>
      </w:divBdr>
    </w:div>
    <w:div w:id="32468899">
      <w:bodyDiv w:val="1"/>
      <w:marLeft w:val="0"/>
      <w:marRight w:val="0"/>
      <w:marTop w:val="0"/>
      <w:marBottom w:val="0"/>
      <w:divBdr>
        <w:top w:val="none" w:sz="0" w:space="0" w:color="auto"/>
        <w:left w:val="none" w:sz="0" w:space="0" w:color="auto"/>
        <w:bottom w:val="none" w:sz="0" w:space="0" w:color="auto"/>
        <w:right w:val="none" w:sz="0" w:space="0" w:color="auto"/>
      </w:divBdr>
    </w:div>
    <w:div w:id="33504678">
      <w:bodyDiv w:val="1"/>
      <w:marLeft w:val="0"/>
      <w:marRight w:val="0"/>
      <w:marTop w:val="0"/>
      <w:marBottom w:val="0"/>
      <w:divBdr>
        <w:top w:val="none" w:sz="0" w:space="0" w:color="auto"/>
        <w:left w:val="none" w:sz="0" w:space="0" w:color="auto"/>
        <w:bottom w:val="none" w:sz="0" w:space="0" w:color="auto"/>
        <w:right w:val="none" w:sz="0" w:space="0" w:color="auto"/>
      </w:divBdr>
    </w:div>
    <w:div w:id="33623070">
      <w:bodyDiv w:val="1"/>
      <w:marLeft w:val="0"/>
      <w:marRight w:val="0"/>
      <w:marTop w:val="0"/>
      <w:marBottom w:val="0"/>
      <w:divBdr>
        <w:top w:val="none" w:sz="0" w:space="0" w:color="auto"/>
        <w:left w:val="none" w:sz="0" w:space="0" w:color="auto"/>
        <w:bottom w:val="none" w:sz="0" w:space="0" w:color="auto"/>
        <w:right w:val="none" w:sz="0" w:space="0" w:color="auto"/>
      </w:divBdr>
    </w:div>
    <w:div w:id="33695086">
      <w:bodyDiv w:val="1"/>
      <w:marLeft w:val="0"/>
      <w:marRight w:val="0"/>
      <w:marTop w:val="0"/>
      <w:marBottom w:val="0"/>
      <w:divBdr>
        <w:top w:val="none" w:sz="0" w:space="0" w:color="auto"/>
        <w:left w:val="none" w:sz="0" w:space="0" w:color="auto"/>
        <w:bottom w:val="none" w:sz="0" w:space="0" w:color="auto"/>
        <w:right w:val="none" w:sz="0" w:space="0" w:color="auto"/>
      </w:divBdr>
    </w:div>
    <w:div w:id="34015307">
      <w:bodyDiv w:val="1"/>
      <w:marLeft w:val="0"/>
      <w:marRight w:val="0"/>
      <w:marTop w:val="0"/>
      <w:marBottom w:val="0"/>
      <w:divBdr>
        <w:top w:val="none" w:sz="0" w:space="0" w:color="auto"/>
        <w:left w:val="none" w:sz="0" w:space="0" w:color="auto"/>
        <w:bottom w:val="none" w:sz="0" w:space="0" w:color="auto"/>
        <w:right w:val="none" w:sz="0" w:space="0" w:color="auto"/>
      </w:divBdr>
    </w:div>
    <w:div w:id="34431829">
      <w:bodyDiv w:val="1"/>
      <w:marLeft w:val="0"/>
      <w:marRight w:val="0"/>
      <w:marTop w:val="0"/>
      <w:marBottom w:val="0"/>
      <w:divBdr>
        <w:top w:val="none" w:sz="0" w:space="0" w:color="auto"/>
        <w:left w:val="none" w:sz="0" w:space="0" w:color="auto"/>
        <w:bottom w:val="none" w:sz="0" w:space="0" w:color="auto"/>
        <w:right w:val="none" w:sz="0" w:space="0" w:color="auto"/>
      </w:divBdr>
    </w:div>
    <w:div w:id="34935568">
      <w:bodyDiv w:val="1"/>
      <w:marLeft w:val="0"/>
      <w:marRight w:val="0"/>
      <w:marTop w:val="0"/>
      <w:marBottom w:val="0"/>
      <w:divBdr>
        <w:top w:val="none" w:sz="0" w:space="0" w:color="auto"/>
        <w:left w:val="none" w:sz="0" w:space="0" w:color="auto"/>
        <w:bottom w:val="none" w:sz="0" w:space="0" w:color="auto"/>
        <w:right w:val="none" w:sz="0" w:space="0" w:color="auto"/>
      </w:divBdr>
    </w:div>
    <w:div w:id="35783803">
      <w:bodyDiv w:val="1"/>
      <w:marLeft w:val="0"/>
      <w:marRight w:val="0"/>
      <w:marTop w:val="0"/>
      <w:marBottom w:val="0"/>
      <w:divBdr>
        <w:top w:val="none" w:sz="0" w:space="0" w:color="auto"/>
        <w:left w:val="none" w:sz="0" w:space="0" w:color="auto"/>
        <w:bottom w:val="none" w:sz="0" w:space="0" w:color="auto"/>
        <w:right w:val="none" w:sz="0" w:space="0" w:color="auto"/>
      </w:divBdr>
    </w:div>
    <w:div w:id="36010769">
      <w:bodyDiv w:val="1"/>
      <w:marLeft w:val="0"/>
      <w:marRight w:val="0"/>
      <w:marTop w:val="0"/>
      <w:marBottom w:val="0"/>
      <w:divBdr>
        <w:top w:val="none" w:sz="0" w:space="0" w:color="auto"/>
        <w:left w:val="none" w:sz="0" w:space="0" w:color="auto"/>
        <w:bottom w:val="none" w:sz="0" w:space="0" w:color="auto"/>
        <w:right w:val="none" w:sz="0" w:space="0" w:color="auto"/>
      </w:divBdr>
    </w:div>
    <w:div w:id="36123997">
      <w:bodyDiv w:val="1"/>
      <w:marLeft w:val="0"/>
      <w:marRight w:val="0"/>
      <w:marTop w:val="0"/>
      <w:marBottom w:val="0"/>
      <w:divBdr>
        <w:top w:val="none" w:sz="0" w:space="0" w:color="auto"/>
        <w:left w:val="none" w:sz="0" w:space="0" w:color="auto"/>
        <w:bottom w:val="none" w:sz="0" w:space="0" w:color="auto"/>
        <w:right w:val="none" w:sz="0" w:space="0" w:color="auto"/>
      </w:divBdr>
    </w:div>
    <w:div w:id="36705836">
      <w:bodyDiv w:val="1"/>
      <w:marLeft w:val="0"/>
      <w:marRight w:val="0"/>
      <w:marTop w:val="0"/>
      <w:marBottom w:val="0"/>
      <w:divBdr>
        <w:top w:val="none" w:sz="0" w:space="0" w:color="auto"/>
        <w:left w:val="none" w:sz="0" w:space="0" w:color="auto"/>
        <w:bottom w:val="none" w:sz="0" w:space="0" w:color="auto"/>
        <w:right w:val="none" w:sz="0" w:space="0" w:color="auto"/>
      </w:divBdr>
    </w:div>
    <w:div w:id="37246013">
      <w:bodyDiv w:val="1"/>
      <w:marLeft w:val="0"/>
      <w:marRight w:val="0"/>
      <w:marTop w:val="0"/>
      <w:marBottom w:val="0"/>
      <w:divBdr>
        <w:top w:val="none" w:sz="0" w:space="0" w:color="auto"/>
        <w:left w:val="none" w:sz="0" w:space="0" w:color="auto"/>
        <w:bottom w:val="none" w:sz="0" w:space="0" w:color="auto"/>
        <w:right w:val="none" w:sz="0" w:space="0" w:color="auto"/>
      </w:divBdr>
    </w:div>
    <w:div w:id="38170525">
      <w:bodyDiv w:val="1"/>
      <w:marLeft w:val="0"/>
      <w:marRight w:val="0"/>
      <w:marTop w:val="0"/>
      <w:marBottom w:val="0"/>
      <w:divBdr>
        <w:top w:val="none" w:sz="0" w:space="0" w:color="auto"/>
        <w:left w:val="none" w:sz="0" w:space="0" w:color="auto"/>
        <w:bottom w:val="none" w:sz="0" w:space="0" w:color="auto"/>
        <w:right w:val="none" w:sz="0" w:space="0" w:color="auto"/>
      </w:divBdr>
    </w:div>
    <w:div w:id="38357954">
      <w:bodyDiv w:val="1"/>
      <w:marLeft w:val="0"/>
      <w:marRight w:val="0"/>
      <w:marTop w:val="0"/>
      <w:marBottom w:val="0"/>
      <w:divBdr>
        <w:top w:val="none" w:sz="0" w:space="0" w:color="auto"/>
        <w:left w:val="none" w:sz="0" w:space="0" w:color="auto"/>
        <w:bottom w:val="none" w:sz="0" w:space="0" w:color="auto"/>
        <w:right w:val="none" w:sz="0" w:space="0" w:color="auto"/>
      </w:divBdr>
    </w:div>
    <w:div w:id="38748246">
      <w:bodyDiv w:val="1"/>
      <w:marLeft w:val="0"/>
      <w:marRight w:val="0"/>
      <w:marTop w:val="0"/>
      <w:marBottom w:val="0"/>
      <w:divBdr>
        <w:top w:val="none" w:sz="0" w:space="0" w:color="auto"/>
        <w:left w:val="none" w:sz="0" w:space="0" w:color="auto"/>
        <w:bottom w:val="none" w:sz="0" w:space="0" w:color="auto"/>
        <w:right w:val="none" w:sz="0" w:space="0" w:color="auto"/>
      </w:divBdr>
    </w:div>
    <w:div w:id="38827398">
      <w:bodyDiv w:val="1"/>
      <w:marLeft w:val="0"/>
      <w:marRight w:val="0"/>
      <w:marTop w:val="0"/>
      <w:marBottom w:val="0"/>
      <w:divBdr>
        <w:top w:val="none" w:sz="0" w:space="0" w:color="auto"/>
        <w:left w:val="none" w:sz="0" w:space="0" w:color="auto"/>
        <w:bottom w:val="none" w:sz="0" w:space="0" w:color="auto"/>
        <w:right w:val="none" w:sz="0" w:space="0" w:color="auto"/>
      </w:divBdr>
    </w:div>
    <w:div w:id="39331466">
      <w:bodyDiv w:val="1"/>
      <w:marLeft w:val="0"/>
      <w:marRight w:val="0"/>
      <w:marTop w:val="0"/>
      <w:marBottom w:val="0"/>
      <w:divBdr>
        <w:top w:val="none" w:sz="0" w:space="0" w:color="auto"/>
        <w:left w:val="none" w:sz="0" w:space="0" w:color="auto"/>
        <w:bottom w:val="none" w:sz="0" w:space="0" w:color="auto"/>
        <w:right w:val="none" w:sz="0" w:space="0" w:color="auto"/>
      </w:divBdr>
    </w:div>
    <w:div w:id="40324895">
      <w:bodyDiv w:val="1"/>
      <w:marLeft w:val="0"/>
      <w:marRight w:val="0"/>
      <w:marTop w:val="0"/>
      <w:marBottom w:val="0"/>
      <w:divBdr>
        <w:top w:val="none" w:sz="0" w:space="0" w:color="auto"/>
        <w:left w:val="none" w:sz="0" w:space="0" w:color="auto"/>
        <w:bottom w:val="none" w:sz="0" w:space="0" w:color="auto"/>
        <w:right w:val="none" w:sz="0" w:space="0" w:color="auto"/>
      </w:divBdr>
    </w:div>
    <w:div w:id="41439968">
      <w:bodyDiv w:val="1"/>
      <w:marLeft w:val="0"/>
      <w:marRight w:val="0"/>
      <w:marTop w:val="0"/>
      <w:marBottom w:val="0"/>
      <w:divBdr>
        <w:top w:val="none" w:sz="0" w:space="0" w:color="auto"/>
        <w:left w:val="none" w:sz="0" w:space="0" w:color="auto"/>
        <w:bottom w:val="none" w:sz="0" w:space="0" w:color="auto"/>
        <w:right w:val="none" w:sz="0" w:space="0" w:color="auto"/>
      </w:divBdr>
    </w:div>
    <w:div w:id="41641516">
      <w:bodyDiv w:val="1"/>
      <w:marLeft w:val="0"/>
      <w:marRight w:val="0"/>
      <w:marTop w:val="0"/>
      <w:marBottom w:val="0"/>
      <w:divBdr>
        <w:top w:val="none" w:sz="0" w:space="0" w:color="auto"/>
        <w:left w:val="none" w:sz="0" w:space="0" w:color="auto"/>
        <w:bottom w:val="none" w:sz="0" w:space="0" w:color="auto"/>
        <w:right w:val="none" w:sz="0" w:space="0" w:color="auto"/>
      </w:divBdr>
    </w:div>
    <w:div w:id="42754868">
      <w:bodyDiv w:val="1"/>
      <w:marLeft w:val="0"/>
      <w:marRight w:val="0"/>
      <w:marTop w:val="0"/>
      <w:marBottom w:val="0"/>
      <w:divBdr>
        <w:top w:val="none" w:sz="0" w:space="0" w:color="auto"/>
        <w:left w:val="none" w:sz="0" w:space="0" w:color="auto"/>
        <w:bottom w:val="none" w:sz="0" w:space="0" w:color="auto"/>
        <w:right w:val="none" w:sz="0" w:space="0" w:color="auto"/>
      </w:divBdr>
    </w:div>
    <w:div w:id="43218655">
      <w:bodyDiv w:val="1"/>
      <w:marLeft w:val="0"/>
      <w:marRight w:val="0"/>
      <w:marTop w:val="0"/>
      <w:marBottom w:val="0"/>
      <w:divBdr>
        <w:top w:val="none" w:sz="0" w:space="0" w:color="auto"/>
        <w:left w:val="none" w:sz="0" w:space="0" w:color="auto"/>
        <w:bottom w:val="none" w:sz="0" w:space="0" w:color="auto"/>
        <w:right w:val="none" w:sz="0" w:space="0" w:color="auto"/>
      </w:divBdr>
    </w:div>
    <w:div w:id="43792110">
      <w:bodyDiv w:val="1"/>
      <w:marLeft w:val="0"/>
      <w:marRight w:val="0"/>
      <w:marTop w:val="0"/>
      <w:marBottom w:val="0"/>
      <w:divBdr>
        <w:top w:val="none" w:sz="0" w:space="0" w:color="auto"/>
        <w:left w:val="none" w:sz="0" w:space="0" w:color="auto"/>
        <w:bottom w:val="none" w:sz="0" w:space="0" w:color="auto"/>
        <w:right w:val="none" w:sz="0" w:space="0" w:color="auto"/>
      </w:divBdr>
    </w:div>
    <w:div w:id="44332333">
      <w:bodyDiv w:val="1"/>
      <w:marLeft w:val="0"/>
      <w:marRight w:val="0"/>
      <w:marTop w:val="0"/>
      <w:marBottom w:val="0"/>
      <w:divBdr>
        <w:top w:val="none" w:sz="0" w:space="0" w:color="auto"/>
        <w:left w:val="none" w:sz="0" w:space="0" w:color="auto"/>
        <w:bottom w:val="none" w:sz="0" w:space="0" w:color="auto"/>
        <w:right w:val="none" w:sz="0" w:space="0" w:color="auto"/>
      </w:divBdr>
    </w:div>
    <w:div w:id="44455198">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45107525">
      <w:bodyDiv w:val="1"/>
      <w:marLeft w:val="0"/>
      <w:marRight w:val="0"/>
      <w:marTop w:val="0"/>
      <w:marBottom w:val="0"/>
      <w:divBdr>
        <w:top w:val="none" w:sz="0" w:space="0" w:color="auto"/>
        <w:left w:val="none" w:sz="0" w:space="0" w:color="auto"/>
        <w:bottom w:val="none" w:sz="0" w:space="0" w:color="auto"/>
        <w:right w:val="none" w:sz="0" w:space="0" w:color="auto"/>
      </w:divBdr>
    </w:div>
    <w:div w:id="45304758">
      <w:bodyDiv w:val="1"/>
      <w:marLeft w:val="0"/>
      <w:marRight w:val="0"/>
      <w:marTop w:val="0"/>
      <w:marBottom w:val="0"/>
      <w:divBdr>
        <w:top w:val="none" w:sz="0" w:space="0" w:color="auto"/>
        <w:left w:val="none" w:sz="0" w:space="0" w:color="auto"/>
        <w:bottom w:val="none" w:sz="0" w:space="0" w:color="auto"/>
        <w:right w:val="none" w:sz="0" w:space="0" w:color="auto"/>
      </w:divBdr>
    </w:div>
    <w:div w:id="45373080">
      <w:bodyDiv w:val="1"/>
      <w:marLeft w:val="0"/>
      <w:marRight w:val="0"/>
      <w:marTop w:val="0"/>
      <w:marBottom w:val="0"/>
      <w:divBdr>
        <w:top w:val="none" w:sz="0" w:space="0" w:color="auto"/>
        <w:left w:val="none" w:sz="0" w:space="0" w:color="auto"/>
        <w:bottom w:val="none" w:sz="0" w:space="0" w:color="auto"/>
        <w:right w:val="none" w:sz="0" w:space="0" w:color="auto"/>
      </w:divBdr>
    </w:div>
    <w:div w:id="46145882">
      <w:bodyDiv w:val="1"/>
      <w:marLeft w:val="0"/>
      <w:marRight w:val="0"/>
      <w:marTop w:val="0"/>
      <w:marBottom w:val="0"/>
      <w:divBdr>
        <w:top w:val="none" w:sz="0" w:space="0" w:color="auto"/>
        <w:left w:val="none" w:sz="0" w:space="0" w:color="auto"/>
        <w:bottom w:val="none" w:sz="0" w:space="0" w:color="auto"/>
        <w:right w:val="none" w:sz="0" w:space="0" w:color="auto"/>
      </w:divBdr>
    </w:div>
    <w:div w:id="46419630">
      <w:bodyDiv w:val="1"/>
      <w:marLeft w:val="0"/>
      <w:marRight w:val="0"/>
      <w:marTop w:val="0"/>
      <w:marBottom w:val="0"/>
      <w:divBdr>
        <w:top w:val="none" w:sz="0" w:space="0" w:color="auto"/>
        <w:left w:val="none" w:sz="0" w:space="0" w:color="auto"/>
        <w:bottom w:val="none" w:sz="0" w:space="0" w:color="auto"/>
        <w:right w:val="none" w:sz="0" w:space="0" w:color="auto"/>
      </w:divBdr>
    </w:div>
    <w:div w:id="46880558">
      <w:bodyDiv w:val="1"/>
      <w:marLeft w:val="0"/>
      <w:marRight w:val="0"/>
      <w:marTop w:val="0"/>
      <w:marBottom w:val="0"/>
      <w:divBdr>
        <w:top w:val="none" w:sz="0" w:space="0" w:color="auto"/>
        <w:left w:val="none" w:sz="0" w:space="0" w:color="auto"/>
        <w:bottom w:val="none" w:sz="0" w:space="0" w:color="auto"/>
        <w:right w:val="none" w:sz="0" w:space="0" w:color="auto"/>
      </w:divBdr>
    </w:div>
    <w:div w:id="47341028">
      <w:bodyDiv w:val="1"/>
      <w:marLeft w:val="0"/>
      <w:marRight w:val="0"/>
      <w:marTop w:val="0"/>
      <w:marBottom w:val="0"/>
      <w:divBdr>
        <w:top w:val="none" w:sz="0" w:space="0" w:color="auto"/>
        <w:left w:val="none" w:sz="0" w:space="0" w:color="auto"/>
        <w:bottom w:val="none" w:sz="0" w:space="0" w:color="auto"/>
        <w:right w:val="none" w:sz="0" w:space="0" w:color="auto"/>
      </w:divBdr>
    </w:div>
    <w:div w:id="47657981">
      <w:bodyDiv w:val="1"/>
      <w:marLeft w:val="0"/>
      <w:marRight w:val="0"/>
      <w:marTop w:val="0"/>
      <w:marBottom w:val="0"/>
      <w:divBdr>
        <w:top w:val="none" w:sz="0" w:space="0" w:color="auto"/>
        <w:left w:val="none" w:sz="0" w:space="0" w:color="auto"/>
        <w:bottom w:val="none" w:sz="0" w:space="0" w:color="auto"/>
        <w:right w:val="none" w:sz="0" w:space="0" w:color="auto"/>
      </w:divBdr>
    </w:div>
    <w:div w:id="48849506">
      <w:bodyDiv w:val="1"/>
      <w:marLeft w:val="0"/>
      <w:marRight w:val="0"/>
      <w:marTop w:val="0"/>
      <w:marBottom w:val="0"/>
      <w:divBdr>
        <w:top w:val="none" w:sz="0" w:space="0" w:color="auto"/>
        <w:left w:val="none" w:sz="0" w:space="0" w:color="auto"/>
        <w:bottom w:val="none" w:sz="0" w:space="0" w:color="auto"/>
        <w:right w:val="none" w:sz="0" w:space="0" w:color="auto"/>
      </w:divBdr>
    </w:div>
    <w:div w:id="49303468">
      <w:bodyDiv w:val="1"/>
      <w:marLeft w:val="0"/>
      <w:marRight w:val="0"/>
      <w:marTop w:val="0"/>
      <w:marBottom w:val="0"/>
      <w:divBdr>
        <w:top w:val="none" w:sz="0" w:space="0" w:color="auto"/>
        <w:left w:val="none" w:sz="0" w:space="0" w:color="auto"/>
        <w:bottom w:val="none" w:sz="0" w:space="0" w:color="auto"/>
        <w:right w:val="none" w:sz="0" w:space="0" w:color="auto"/>
      </w:divBdr>
    </w:div>
    <w:div w:id="49427661">
      <w:bodyDiv w:val="1"/>
      <w:marLeft w:val="0"/>
      <w:marRight w:val="0"/>
      <w:marTop w:val="0"/>
      <w:marBottom w:val="0"/>
      <w:divBdr>
        <w:top w:val="none" w:sz="0" w:space="0" w:color="auto"/>
        <w:left w:val="none" w:sz="0" w:space="0" w:color="auto"/>
        <w:bottom w:val="none" w:sz="0" w:space="0" w:color="auto"/>
        <w:right w:val="none" w:sz="0" w:space="0" w:color="auto"/>
      </w:divBdr>
    </w:div>
    <w:div w:id="50468951">
      <w:bodyDiv w:val="1"/>
      <w:marLeft w:val="0"/>
      <w:marRight w:val="0"/>
      <w:marTop w:val="0"/>
      <w:marBottom w:val="0"/>
      <w:divBdr>
        <w:top w:val="none" w:sz="0" w:space="0" w:color="auto"/>
        <w:left w:val="none" w:sz="0" w:space="0" w:color="auto"/>
        <w:bottom w:val="none" w:sz="0" w:space="0" w:color="auto"/>
        <w:right w:val="none" w:sz="0" w:space="0" w:color="auto"/>
      </w:divBdr>
    </w:div>
    <w:div w:id="50811181">
      <w:bodyDiv w:val="1"/>
      <w:marLeft w:val="0"/>
      <w:marRight w:val="0"/>
      <w:marTop w:val="0"/>
      <w:marBottom w:val="0"/>
      <w:divBdr>
        <w:top w:val="none" w:sz="0" w:space="0" w:color="auto"/>
        <w:left w:val="none" w:sz="0" w:space="0" w:color="auto"/>
        <w:bottom w:val="none" w:sz="0" w:space="0" w:color="auto"/>
        <w:right w:val="none" w:sz="0" w:space="0" w:color="auto"/>
      </w:divBdr>
    </w:div>
    <w:div w:id="51150780">
      <w:bodyDiv w:val="1"/>
      <w:marLeft w:val="0"/>
      <w:marRight w:val="0"/>
      <w:marTop w:val="0"/>
      <w:marBottom w:val="0"/>
      <w:divBdr>
        <w:top w:val="none" w:sz="0" w:space="0" w:color="auto"/>
        <w:left w:val="none" w:sz="0" w:space="0" w:color="auto"/>
        <w:bottom w:val="none" w:sz="0" w:space="0" w:color="auto"/>
        <w:right w:val="none" w:sz="0" w:space="0" w:color="auto"/>
      </w:divBdr>
    </w:div>
    <w:div w:id="51315170">
      <w:bodyDiv w:val="1"/>
      <w:marLeft w:val="0"/>
      <w:marRight w:val="0"/>
      <w:marTop w:val="0"/>
      <w:marBottom w:val="0"/>
      <w:divBdr>
        <w:top w:val="none" w:sz="0" w:space="0" w:color="auto"/>
        <w:left w:val="none" w:sz="0" w:space="0" w:color="auto"/>
        <w:bottom w:val="none" w:sz="0" w:space="0" w:color="auto"/>
        <w:right w:val="none" w:sz="0" w:space="0" w:color="auto"/>
      </w:divBdr>
    </w:div>
    <w:div w:id="52657748">
      <w:bodyDiv w:val="1"/>
      <w:marLeft w:val="0"/>
      <w:marRight w:val="0"/>
      <w:marTop w:val="0"/>
      <w:marBottom w:val="0"/>
      <w:divBdr>
        <w:top w:val="none" w:sz="0" w:space="0" w:color="auto"/>
        <w:left w:val="none" w:sz="0" w:space="0" w:color="auto"/>
        <w:bottom w:val="none" w:sz="0" w:space="0" w:color="auto"/>
        <w:right w:val="none" w:sz="0" w:space="0" w:color="auto"/>
      </w:divBdr>
    </w:div>
    <w:div w:id="54620604">
      <w:bodyDiv w:val="1"/>
      <w:marLeft w:val="0"/>
      <w:marRight w:val="0"/>
      <w:marTop w:val="0"/>
      <w:marBottom w:val="0"/>
      <w:divBdr>
        <w:top w:val="none" w:sz="0" w:space="0" w:color="auto"/>
        <w:left w:val="none" w:sz="0" w:space="0" w:color="auto"/>
        <w:bottom w:val="none" w:sz="0" w:space="0" w:color="auto"/>
        <w:right w:val="none" w:sz="0" w:space="0" w:color="auto"/>
      </w:divBdr>
    </w:div>
    <w:div w:id="55394357">
      <w:bodyDiv w:val="1"/>
      <w:marLeft w:val="0"/>
      <w:marRight w:val="0"/>
      <w:marTop w:val="0"/>
      <w:marBottom w:val="0"/>
      <w:divBdr>
        <w:top w:val="none" w:sz="0" w:space="0" w:color="auto"/>
        <w:left w:val="none" w:sz="0" w:space="0" w:color="auto"/>
        <w:bottom w:val="none" w:sz="0" w:space="0" w:color="auto"/>
        <w:right w:val="none" w:sz="0" w:space="0" w:color="auto"/>
      </w:divBdr>
    </w:div>
    <w:div w:id="56130250">
      <w:bodyDiv w:val="1"/>
      <w:marLeft w:val="0"/>
      <w:marRight w:val="0"/>
      <w:marTop w:val="0"/>
      <w:marBottom w:val="0"/>
      <w:divBdr>
        <w:top w:val="none" w:sz="0" w:space="0" w:color="auto"/>
        <w:left w:val="none" w:sz="0" w:space="0" w:color="auto"/>
        <w:bottom w:val="none" w:sz="0" w:space="0" w:color="auto"/>
        <w:right w:val="none" w:sz="0" w:space="0" w:color="auto"/>
      </w:divBdr>
    </w:div>
    <w:div w:id="56363568">
      <w:bodyDiv w:val="1"/>
      <w:marLeft w:val="0"/>
      <w:marRight w:val="0"/>
      <w:marTop w:val="0"/>
      <w:marBottom w:val="0"/>
      <w:divBdr>
        <w:top w:val="none" w:sz="0" w:space="0" w:color="auto"/>
        <w:left w:val="none" w:sz="0" w:space="0" w:color="auto"/>
        <w:bottom w:val="none" w:sz="0" w:space="0" w:color="auto"/>
        <w:right w:val="none" w:sz="0" w:space="0" w:color="auto"/>
      </w:divBdr>
    </w:div>
    <w:div w:id="56755253">
      <w:bodyDiv w:val="1"/>
      <w:marLeft w:val="0"/>
      <w:marRight w:val="0"/>
      <w:marTop w:val="0"/>
      <w:marBottom w:val="0"/>
      <w:divBdr>
        <w:top w:val="none" w:sz="0" w:space="0" w:color="auto"/>
        <w:left w:val="none" w:sz="0" w:space="0" w:color="auto"/>
        <w:bottom w:val="none" w:sz="0" w:space="0" w:color="auto"/>
        <w:right w:val="none" w:sz="0" w:space="0" w:color="auto"/>
      </w:divBdr>
    </w:div>
    <w:div w:id="58092849">
      <w:bodyDiv w:val="1"/>
      <w:marLeft w:val="0"/>
      <w:marRight w:val="0"/>
      <w:marTop w:val="0"/>
      <w:marBottom w:val="0"/>
      <w:divBdr>
        <w:top w:val="none" w:sz="0" w:space="0" w:color="auto"/>
        <w:left w:val="none" w:sz="0" w:space="0" w:color="auto"/>
        <w:bottom w:val="none" w:sz="0" w:space="0" w:color="auto"/>
        <w:right w:val="none" w:sz="0" w:space="0" w:color="auto"/>
      </w:divBdr>
    </w:div>
    <w:div w:id="58335307">
      <w:bodyDiv w:val="1"/>
      <w:marLeft w:val="0"/>
      <w:marRight w:val="0"/>
      <w:marTop w:val="0"/>
      <w:marBottom w:val="0"/>
      <w:divBdr>
        <w:top w:val="none" w:sz="0" w:space="0" w:color="auto"/>
        <w:left w:val="none" w:sz="0" w:space="0" w:color="auto"/>
        <w:bottom w:val="none" w:sz="0" w:space="0" w:color="auto"/>
        <w:right w:val="none" w:sz="0" w:space="0" w:color="auto"/>
      </w:divBdr>
    </w:div>
    <w:div w:id="58482934">
      <w:bodyDiv w:val="1"/>
      <w:marLeft w:val="0"/>
      <w:marRight w:val="0"/>
      <w:marTop w:val="0"/>
      <w:marBottom w:val="0"/>
      <w:divBdr>
        <w:top w:val="none" w:sz="0" w:space="0" w:color="auto"/>
        <w:left w:val="none" w:sz="0" w:space="0" w:color="auto"/>
        <w:bottom w:val="none" w:sz="0" w:space="0" w:color="auto"/>
        <w:right w:val="none" w:sz="0" w:space="0" w:color="auto"/>
      </w:divBdr>
    </w:div>
    <w:div w:id="59138480">
      <w:bodyDiv w:val="1"/>
      <w:marLeft w:val="0"/>
      <w:marRight w:val="0"/>
      <w:marTop w:val="0"/>
      <w:marBottom w:val="0"/>
      <w:divBdr>
        <w:top w:val="none" w:sz="0" w:space="0" w:color="auto"/>
        <w:left w:val="none" w:sz="0" w:space="0" w:color="auto"/>
        <w:bottom w:val="none" w:sz="0" w:space="0" w:color="auto"/>
        <w:right w:val="none" w:sz="0" w:space="0" w:color="auto"/>
      </w:divBdr>
    </w:div>
    <w:div w:id="59209084">
      <w:bodyDiv w:val="1"/>
      <w:marLeft w:val="0"/>
      <w:marRight w:val="0"/>
      <w:marTop w:val="0"/>
      <w:marBottom w:val="0"/>
      <w:divBdr>
        <w:top w:val="none" w:sz="0" w:space="0" w:color="auto"/>
        <w:left w:val="none" w:sz="0" w:space="0" w:color="auto"/>
        <w:bottom w:val="none" w:sz="0" w:space="0" w:color="auto"/>
        <w:right w:val="none" w:sz="0" w:space="0" w:color="auto"/>
      </w:divBdr>
    </w:div>
    <w:div w:id="59444461">
      <w:bodyDiv w:val="1"/>
      <w:marLeft w:val="0"/>
      <w:marRight w:val="0"/>
      <w:marTop w:val="0"/>
      <w:marBottom w:val="0"/>
      <w:divBdr>
        <w:top w:val="none" w:sz="0" w:space="0" w:color="auto"/>
        <w:left w:val="none" w:sz="0" w:space="0" w:color="auto"/>
        <w:bottom w:val="none" w:sz="0" w:space="0" w:color="auto"/>
        <w:right w:val="none" w:sz="0" w:space="0" w:color="auto"/>
      </w:divBdr>
    </w:div>
    <w:div w:id="59982605">
      <w:bodyDiv w:val="1"/>
      <w:marLeft w:val="0"/>
      <w:marRight w:val="0"/>
      <w:marTop w:val="0"/>
      <w:marBottom w:val="0"/>
      <w:divBdr>
        <w:top w:val="none" w:sz="0" w:space="0" w:color="auto"/>
        <w:left w:val="none" w:sz="0" w:space="0" w:color="auto"/>
        <w:bottom w:val="none" w:sz="0" w:space="0" w:color="auto"/>
        <w:right w:val="none" w:sz="0" w:space="0" w:color="auto"/>
      </w:divBdr>
    </w:div>
    <w:div w:id="62993347">
      <w:bodyDiv w:val="1"/>
      <w:marLeft w:val="0"/>
      <w:marRight w:val="0"/>
      <w:marTop w:val="0"/>
      <w:marBottom w:val="0"/>
      <w:divBdr>
        <w:top w:val="none" w:sz="0" w:space="0" w:color="auto"/>
        <w:left w:val="none" w:sz="0" w:space="0" w:color="auto"/>
        <w:bottom w:val="none" w:sz="0" w:space="0" w:color="auto"/>
        <w:right w:val="none" w:sz="0" w:space="0" w:color="auto"/>
      </w:divBdr>
    </w:div>
    <w:div w:id="63071501">
      <w:bodyDiv w:val="1"/>
      <w:marLeft w:val="0"/>
      <w:marRight w:val="0"/>
      <w:marTop w:val="0"/>
      <w:marBottom w:val="0"/>
      <w:divBdr>
        <w:top w:val="none" w:sz="0" w:space="0" w:color="auto"/>
        <w:left w:val="none" w:sz="0" w:space="0" w:color="auto"/>
        <w:bottom w:val="none" w:sz="0" w:space="0" w:color="auto"/>
        <w:right w:val="none" w:sz="0" w:space="0" w:color="auto"/>
      </w:divBdr>
    </w:div>
    <w:div w:id="63257667">
      <w:bodyDiv w:val="1"/>
      <w:marLeft w:val="0"/>
      <w:marRight w:val="0"/>
      <w:marTop w:val="0"/>
      <w:marBottom w:val="0"/>
      <w:divBdr>
        <w:top w:val="none" w:sz="0" w:space="0" w:color="auto"/>
        <w:left w:val="none" w:sz="0" w:space="0" w:color="auto"/>
        <w:bottom w:val="none" w:sz="0" w:space="0" w:color="auto"/>
        <w:right w:val="none" w:sz="0" w:space="0" w:color="auto"/>
      </w:divBdr>
    </w:div>
    <w:div w:id="64769027">
      <w:bodyDiv w:val="1"/>
      <w:marLeft w:val="0"/>
      <w:marRight w:val="0"/>
      <w:marTop w:val="0"/>
      <w:marBottom w:val="0"/>
      <w:divBdr>
        <w:top w:val="none" w:sz="0" w:space="0" w:color="auto"/>
        <w:left w:val="none" w:sz="0" w:space="0" w:color="auto"/>
        <w:bottom w:val="none" w:sz="0" w:space="0" w:color="auto"/>
        <w:right w:val="none" w:sz="0" w:space="0" w:color="auto"/>
      </w:divBdr>
    </w:div>
    <w:div w:id="65230610">
      <w:bodyDiv w:val="1"/>
      <w:marLeft w:val="0"/>
      <w:marRight w:val="0"/>
      <w:marTop w:val="0"/>
      <w:marBottom w:val="0"/>
      <w:divBdr>
        <w:top w:val="none" w:sz="0" w:space="0" w:color="auto"/>
        <w:left w:val="none" w:sz="0" w:space="0" w:color="auto"/>
        <w:bottom w:val="none" w:sz="0" w:space="0" w:color="auto"/>
        <w:right w:val="none" w:sz="0" w:space="0" w:color="auto"/>
      </w:divBdr>
    </w:div>
    <w:div w:id="66072101">
      <w:bodyDiv w:val="1"/>
      <w:marLeft w:val="0"/>
      <w:marRight w:val="0"/>
      <w:marTop w:val="0"/>
      <w:marBottom w:val="0"/>
      <w:divBdr>
        <w:top w:val="none" w:sz="0" w:space="0" w:color="auto"/>
        <w:left w:val="none" w:sz="0" w:space="0" w:color="auto"/>
        <w:bottom w:val="none" w:sz="0" w:space="0" w:color="auto"/>
        <w:right w:val="none" w:sz="0" w:space="0" w:color="auto"/>
      </w:divBdr>
    </w:div>
    <w:div w:id="66416398">
      <w:bodyDiv w:val="1"/>
      <w:marLeft w:val="0"/>
      <w:marRight w:val="0"/>
      <w:marTop w:val="0"/>
      <w:marBottom w:val="0"/>
      <w:divBdr>
        <w:top w:val="none" w:sz="0" w:space="0" w:color="auto"/>
        <w:left w:val="none" w:sz="0" w:space="0" w:color="auto"/>
        <w:bottom w:val="none" w:sz="0" w:space="0" w:color="auto"/>
        <w:right w:val="none" w:sz="0" w:space="0" w:color="auto"/>
      </w:divBdr>
    </w:div>
    <w:div w:id="66616125">
      <w:bodyDiv w:val="1"/>
      <w:marLeft w:val="0"/>
      <w:marRight w:val="0"/>
      <w:marTop w:val="0"/>
      <w:marBottom w:val="0"/>
      <w:divBdr>
        <w:top w:val="none" w:sz="0" w:space="0" w:color="auto"/>
        <w:left w:val="none" w:sz="0" w:space="0" w:color="auto"/>
        <w:bottom w:val="none" w:sz="0" w:space="0" w:color="auto"/>
        <w:right w:val="none" w:sz="0" w:space="0" w:color="auto"/>
      </w:divBdr>
    </w:div>
    <w:div w:id="67503030">
      <w:bodyDiv w:val="1"/>
      <w:marLeft w:val="0"/>
      <w:marRight w:val="0"/>
      <w:marTop w:val="0"/>
      <w:marBottom w:val="0"/>
      <w:divBdr>
        <w:top w:val="none" w:sz="0" w:space="0" w:color="auto"/>
        <w:left w:val="none" w:sz="0" w:space="0" w:color="auto"/>
        <w:bottom w:val="none" w:sz="0" w:space="0" w:color="auto"/>
        <w:right w:val="none" w:sz="0" w:space="0" w:color="auto"/>
      </w:divBdr>
    </w:div>
    <w:div w:id="67846442">
      <w:bodyDiv w:val="1"/>
      <w:marLeft w:val="0"/>
      <w:marRight w:val="0"/>
      <w:marTop w:val="0"/>
      <w:marBottom w:val="0"/>
      <w:divBdr>
        <w:top w:val="none" w:sz="0" w:space="0" w:color="auto"/>
        <w:left w:val="none" w:sz="0" w:space="0" w:color="auto"/>
        <w:bottom w:val="none" w:sz="0" w:space="0" w:color="auto"/>
        <w:right w:val="none" w:sz="0" w:space="0" w:color="auto"/>
      </w:divBdr>
    </w:div>
    <w:div w:id="68426743">
      <w:bodyDiv w:val="1"/>
      <w:marLeft w:val="0"/>
      <w:marRight w:val="0"/>
      <w:marTop w:val="0"/>
      <w:marBottom w:val="0"/>
      <w:divBdr>
        <w:top w:val="none" w:sz="0" w:space="0" w:color="auto"/>
        <w:left w:val="none" w:sz="0" w:space="0" w:color="auto"/>
        <w:bottom w:val="none" w:sz="0" w:space="0" w:color="auto"/>
        <w:right w:val="none" w:sz="0" w:space="0" w:color="auto"/>
      </w:divBdr>
    </w:div>
    <w:div w:id="69810993">
      <w:bodyDiv w:val="1"/>
      <w:marLeft w:val="0"/>
      <w:marRight w:val="0"/>
      <w:marTop w:val="0"/>
      <w:marBottom w:val="0"/>
      <w:divBdr>
        <w:top w:val="none" w:sz="0" w:space="0" w:color="auto"/>
        <w:left w:val="none" w:sz="0" w:space="0" w:color="auto"/>
        <w:bottom w:val="none" w:sz="0" w:space="0" w:color="auto"/>
        <w:right w:val="none" w:sz="0" w:space="0" w:color="auto"/>
      </w:divBdr>
    </w:div>
    <w:div w:id="70082253">
      <w:bodyDiv w:val="1"/>
      <w:marLeft w:val="0"/>
      <w:marRight w:val="0"/>
      <w:marTop w:val="0"/>
      <w:marBottom w:val="0"/>
      <w:divBdr>
        <w:top w:val="none" w:sz="0" w:space="0" w:color="auto"/>
        <w:left w:val="none" w:sz="0" w:space="0" w:color="auto"/>
        <w:bottom w:val="none" w:sz="0" w:space="0" w:color="auto"/>
        <w:right w:val="none" w:sz="0" w:space="0" w:color="auto"/>
      </w:divBdr>
    </w:div>
    <w:div w:id="70976179">
      <w:bodyDiv w:val="1"/>
      <w:marLeft w:val="0"/>
      <w:marRight w:val="0"/>
      <w:marTop w:val="0"/>
      <w:marBottom w:val="0"/>
      <w:divBdr>
        <w:top w:val="none" w:sz="0" w:space="0" w:color="auto"/>
        <w:left w:val="none" w:sz="0" w:space="0" w:color="auto"/>
        <w:bottom w:val="none" w:sz="0" w:space="0" w:color="auto"/>
        <w:right w:val="none" w:sz="0" w:space="0" w:color="auto"/>
      </w:divBdr>
    </w:div>
    <w:div w:id="71002459">
      <w:bodyDiv w:val="1"/>
      <w:marLeft w:val="0"/>
      <w:marRight w:val="0"/>
      <w:marTop w:val="0"/>
      <w:marBottom w:val="0"/>
      <w:divBdr>
        <w:top w:val="none" w:sz="0" w:space="0" w:color="auto"/>
        <w:left w:val="none" w:sz="0" w:space="0" w:color="auto"/>
        <w:bottom w:val="none" w:sz="0" w:space="0" w:color="auto"/>
        <w:right w:val="none" w:sz="0" w:space="0" w:color="auto"/>
      </w:divBdr>
    </w:div>
    <w:div w:id="71121652">
      <w:bodyDiv w:val="1"/>
      <w:marLeft w:val="0"/>
      <w:marRight w:val="0"/>
      <w:marTop w:val="0"/>
      <w:marBottom w:val="0"/>
      <w:divBdr>
        <w:top w:val="none" w:sz="0" w:space="0" w:color="auto"/>
        <w:left w:val="none" w:sz="0" w:space="0" w:color="auto"/>
        <w:bottom w:val="none" w:sz="0" w:space="0" w:color="auto"/>
        <w:right w:val="none" w:sz="0" w:space="0" w:color="auto"/>
      </w:divBdr>
    </w:div>
    <w:div w:id="71701811">
      <w:bodyDiv w:val="1"/>
      <w:marLeft w:val="0"/>
      <w:marRight w:val="0"/>
      <w:marTop w:val="0"/>
      <w:marBottom w:val="0"/>
      <w:divBdr>
        <w:top w:val="none" w:sz="0" w:space="0" w:color="auto"/>
        <w:left w:val="none" w:sz="0" w:space="0" w:color="auto"/>
        <w:bottom w:val="none" w:sz="0" w:space="0" w:color="auto"/>
        <w:right w:val="none" w:sz="0" w:space="0" w:color="auto"/>
      </w:divBdr>
    </w:div>
    <w:div w:id="71775342">
      <w:bodyDiv w:val="1"/>
      <w:marLeft w:val="0"/>
      <w:marRight w:val="0"/>
      <w:marTop w:val="0"/>
      <w:marBottom w:val="0"/>
      <w:divBdr>
        <w:top w:val="none" w:sz="0" w:space="0" w:color="auto"/>
        <w:left w:val="none" w:sz="0" w:space="0" w:color="auto"/>
        <w:bottom w:val="none" w:sz="0" w:space="0" w:color="auto"/>
        <w:right w:val="none" w:sz="0" w:space="0" w:color="auto"/>
      </w:divBdr>
    </w:div>
    <w:div w:id="72119440">
      <w:bodyDiv w:val="1"/>
      <w:marLeft w:val="0"/>
      <w:marRight w:val="0"/>
      <w:marTop w:val="0"/>
      <w:marBottom w:val="0"/>
      <w:divBdr>
        <w:top w:val="none" w:sz="0" w:space="0" w:color="auto"/>
        <w:left w:val="none" w:sz="0" w:space="0" w:color="auto"/>
        <w:bottom w:val="none" w:sz="0" w:space="0" w:color="auto"/>
        <w:right w:val="none" w:sz="0" w:space="0" w:color="auto"/>
      </w:divBdr>
    </w:div>
    <w:div w:id="73092056">
      <w:bodyDiv w:val="1"/>
      <w:marLeft w:val="0"/>
      <w:marRight w:val="0"/>
      <w:marTop w:val="0"/>
      <w:marBottom w:val="0"/>
      <w:divBdr>
        <w:top w:val="none" w:sz="0" w:space="0" w:color="auto"/>
        <w:left w:val="none" w:sz="0" w:space="0" w:color="auto"/>
        <w:bottom w:val="none" w:sz="0" w:space="0" w:color="auto"/>
        <w:right w:val="none" w:sz="0" w:space="0" w:color="auto"/>
      </w:divBdr>
    </w:div>
    <w:div w:id="74060782">
      <w:bodyDiv w:val="1"/>
      <w:marLeft w:val="0"/>
      <w:marRight w:val="0"/>
      <w:marTop w:val="0"/>
      <w:marBottom w:val="0"/>
      <w:divBdr>
        <w:top w:val="none" w:sz="0" w:space="0" w:color="auto"/>
        <w:left w:val="none" w:sz="0" w:space="0" w:color="auto"/>
        <w:bottom w:val="none" w:sz="0" w:space="0" w:color="auto"/>
        <w:right w:val="none" w:sz="0" w:space="0" w:color="auto"/>
      </w:divBdr>
    </w:div>
    <w:div w:id="75326828">
      <w:bodyDiv w:val="1"/>
      <w:marLeft w:val="0"/>
      <w:marRight w:val="0"/>
      <w:marTop w:val="0"/>
      <w:marBottom w:val="0"/>
      <w:divBdr>
        <w:top w:val="none" w:sz="0" w:space="0" w:color="auto"/>
        <w:left w:val="none" w:sz="0" w:space="0" w:color="auto"/>
        <w:bottom w:val="none" w:sz="0" w:space="0" w:color="auto"/>
        <w:right w:val="none" w:sz="0" w:space="0" w:color="auto"/>
      </w:divBdr>
    </w:div>
    <w:div w:id="75369042">
      <w:bodyDiv w:val="1"/>
      <w:marLeft w:val="0"/>
      <w:marRight w:val="0"/>
      <w:marTop w:val="0"/>
      <w:marBottom w:val="0"/>
      <w:divBdr>
        <w:top w:val="none" w:sz="0" w:space="0" w:color="auto"/>
        <w:left w:val="none" w:sz="0" w:space="0" w:color="auto"/>
        <w:bottom w:val="none" w:sz="0" w:space="0" w:color="auto"/>
        <w:right w:val="none" w:sz="0" w:space="0" w:color="auto"/>
      </w:divBdr>
    </w:div>
    <w:div w:id="76294851">
      <w:bodyDiv w:val="1"/>
      <w:marLeft w:val="0"/>
      <w:marRight w:val="0"/>
      <w:marTop w:val="0"/>
      <w:marBottom w:val="0"/>
      <w:divBdr>
        <w:top w:val="none" w:sz="0" w:space="0" w:color="auto"/>
        <w:left w:val="none" w:sz="0" w:space="0" w:color="auto"/>
        <w:bottom w:val="none" w:sz="0" w:space="0" w:color="auto"/>
        <w:right w:val="none" w:sz="0" w:space="0" w:color="auto"/>
      </w:divBdr>
    </w:div>
    <w:div w:id="76559212">
      <w:bodyDiv w:val="1"/>
      <w:marLeft w:val="0"/>
      <w:marRight w:val="0"/>
      <w:marTop w:val="0"/>
      <w:marBottom w:val="0"/>
      <w:divBdr>
        <w:top w:val="none" w:sz="0" w:space="0" w:color="auto"/>
        <w:left w:val="none" w:sz="0" w:space="0" w:color="auto"/>
        <w:bottom w:val="none" w:sz="0" w:space="0" w:color="auto"/>
        <w:right w:val="none" w:sz="0" w:space="0" w:color="auto"/>
      </w:divBdr>
    </w:div>
    <w:div w:id="76904445">
      <w:bodyDiv w:val="1"/>
      <w:marLeft w:val="0"/>
      <w:marRight w:val="0"/>
      <w:marTop w:val="0"/>
      <w:marBottom w:val="0"/>
      <w:divBdr>
        <w:top w:val="none" w:sz="0" w:space="0" w:color="auto"/>
        <w:left w:val="none" w:sz="0" w:space="0" w:color="auto"/>
        <w:bottom w:val="none" w:sz="0" w:space="0" w:color="auto"/>
        <w:right w:val="none" w:sz="0" w:space="0" w:color="auto"/>
      </w:divBdr>
    </w:div>
    <w:div w:id="77138962">
      <w:bodyDiv w:val="1"/>
      <w:marLeft w:val="0"/>
      <w:marRight w:val="0"/>
      <w:marTop w:val="0"/>
      <w:marBottom w:val="0"/>
      <w:divBdr>
        <w:top w:val="none" w:sz="0" w:space="0" w:color="auto"/>
        <w:left w:val="none" w:sz="0" w:space="0" w:color="auto"/>
        <w:bottom w:val="none" w:sz="0" w:space="0" w:color="auto"/>
        <w:right w:val="none" w:sz="0" w:space="0" w:color="auto"/>
      </w:divBdr>
    </w:div>
    <w:div w:id="77361703">
      <w:bodyDiv w:val="1"/>
      <w:marLeft w:val="0"/>
      <w:marRight w:val="0"/>
      <w:marTop w:val="0"/>
      <w:marBottom w:val="0"/>
      <w:divBdr>
        <w:top w:val="none" w:sz="0" w:space="0" w:color="auto"/>
        <w:left w:val="none" w:sz="0" w:space="0" w:color="auto"/>
        <w:bottom w:val="none" w:sz="0" w:space="0" w:color="auto"/>
        <w:right w:val="none" w:sz="0" w:space="0" w:color="auto"/>
      </w:divBdr>
    </w:div>
    <w:div w:id="77792456">
      <w:bodyDiv w:val="1"/>
      <w:marLeft w:val="0"/>
      <w:marRight w:val="0"/>
      <w:marTop w:val="0"/>
      <w:marBottom w:val="0"/>
      <w:divBdr>
        <w:top w:val="none" w:sz="0" w:space="0" w:color="auto"/>
        <w:left w:val="none" w:sz="0" w:space="0" w:color="auto"/>
        <w:bottom w:val="none" w:sz="0" w:space="0" w:color="auto"/>
        <w:right w:val="none" w:sz="0" w:space="0" w:color="auto"/>
      </w:divBdr>
    </w:div>
    <w:div w:id="77866168">
      <w:bodyDiv w:val="1"/>
      <w:marLeft w:val="0"/>
      <w:marRight w:val="0"/>
      <w:marTop w:val="0"/>
      <w:marBottom w:val="0"/>
      <w:divBdr>
        <w:top w:val="none" w:sz="0" w:space="0" w:color="auto"/>
        <w:left w:val="none" w:sz="0" w:space="0" w:color="auto"/>
        <w:bottom w:val="none" w:sz="0" w:space="0" w:color="auto"/>
        <w:right w:val="none" w:sz="0" w:space="0" w:color="auto"/>
      </w:divBdr>
    </w:div>
    <w:div w:id="77867523">
      <w:bodyDiv w:val="1"/>
      <w:marLeft w:val="0"/>
      <w:marRight w:val="0"/>
      <w:marTop w:val="0"/>
      <w:marBottom w:val="0"/>
      <w:divBdr>
        <w:top w:val="none" w:sz="0" w:space="0" w:color="auto"/>
        <w:left w:val="none" w:sz="0" w:space="0" w:color="auto"/>
        <w:bottom w:val="none" w:sz="0" w:space="0" w:color="auto"/>
        <w:right w:val="none" w:sz="0" w:space="0" w:color="auto"/>
      </w:divBdr>
    </w:div>
    <w:div w:id="78869690">
      <w:bodyDiv w:val="1"/>
      <w:marLeft w:val="0"/>
      <w:marRight w:val="0"/>
      <w:marTop w:val="0"/>
      <w:marBottom w:val="0"/>
      <w:divBdr>
        <w:top w:val="none" w:sz="0" w:space="0" w:color="auto"/>
        <w:left w:val="none" w:sz="0" w:space="0" w:color="auto"/>
        <w:bottom w:val="none" w:sz="0" w:space="0" w:color="auto"/>
        <w:right w:val="none" w:sz="0" w:space="0" w:color="auto"/>
      </w:divBdr>
    </w:div>
    <w:div w:id="79374880">
      <w:bodyDiv w:val="1"/>
      <w:marLeft w:val="0"/>
      <w:marRight w:val="0"/>
      <w:marTop w:val="0"/>
      <w:marBottom w:val="0"/>
      <w:divBdr>
        <w:top w:val="none" w:sz="0" w:space="0" w:color="auto"/>
        <w:left w:val="none" w:sz="0" w:space="0" w:color="auto"/>
        <w:bottom w:val="none" w:sz="0" w:space="0" w:color="auto"/>
        <w:right w:val="none" w:sz="0" w:space="0" w:color="auto"/>
      </w:divBdr>
    </w:div>
    <w:div w:id="79916585">
      <w:bodyDiv w:val="1"/>
      <w:marLeft w:val="0"/>
      <w:marRight w:val="0"/>
      <w:marTop w:val="0"/>
      <w:marBottom w:val="0"/>
      <w:divBdr>
        <w:top w:val="none" w:sz="0" w:space="0" w:color="auto"/>
        <w:left w:val="none" w:sz="0" w:space="0" w:color="auto"/>
        <w:bottom w:val="none" w:sz="0" w:space="0" w:color="auto"/>
        <w:right w:val="none" w:sz="0" w:space="0" w:color="auto"/>
      </w:divBdr>
    </w:div>
    <w:div w:id="79955553">
      <w:bodyDiv w:val="1"/>
      <w:marLeft w:val="0"/>
      <w:marRight w:val="0"/>
      <w:marTop w:val="0"/>
      <w:marBottom w:val="0"/>
      <w:divBdr>
        <w:top w:val="none" w:sz="0" w:space="0" w:color="auto"/>
        <w:left w:val="none" w:sz="0" w:space="0" w:color="auto"/>
        <w:bottom w:val="none" w:sz="0" w:space="0" w:color="auto"/>
        <w:right w:val="none" w:sz="0" w:space="0" w:color="auto"/>
      </w:divBdr>
    </w:div>
    <w:div w:id="80957737">
      <w:bodyDiv w:val="1"/>
      <w:marLeft w:val="0"/>
      <w:marRight w:val="0"/>
      <w:marTop w:val="0"/>
      <w:marBottom w:val="0"/>
      <w:divBdr>
        <w:top w:val="none" w:sz="0" w:space="0" w:color="auto"/>
        <w:left w:val="none" w:sz="0" w:space="0" w:color="auto"/>
        <w:bottom w:val="none" w:sz="0" w:space="0" w:color="auto"/>
        <w:right w:val="none" w:sz="0" w:space="0" w:color="auto"/>
      </w:divBdr>
    </w:div>
    <w:div w:id="81604943">
      <w:bodyDiv w:val="1"/>
      <w:marLeft w:val="0"/>
      <w:marRight w:val="0"/>
      <w:marTop w:val="0"/>
      <w:marBottom w:val="0"/>
      <w:divBdr>
        <w:top w:val="none" w:sz="0" w:space="0" w:color="auto"/>
        <w:left w:val="none" w:sz="0" w:space="0" w:color="auto"/>
        <w:bottom w:val="none" w:sz="0" w:space="0" w:color="auto"/>
        <w:right w:val="none" w:sz="0" w:space="0" w:color="auto"/>
      </w:divBdr>
    </w:div>
    <w:div w:id="82142364">
      <w:bodyDiv w:val="1"/>
      <w:marLeft w:val="0"/>
      <w:marRight w:val="0"/>
      <w:marTop w:val="0"/>
      <w:marBottom w:val="0"/>
      <w:divBdr>
        <w:top w:val="none" w:sz="0" w:space="0" w:color="auto"/>
        <w:left w:val="none" w:sz="0" w:space="0" w:color="auto"/>
        <w:bottom w:val="none" w:sz="0" w:space="0" w:color="auto"/>
        <w:right w:val="none" w:sz="0" w:space="0" w:color="auto"/>
      </w:divBdr>
    </w:div>
    <w:div w:id="82266694">
      <w:bodyDiv w:val="1"/>
      <w:marLeft w:val="0"/>
      <w:marRight w:val="0"/>
      <w:marTop w:val="0"/>
      <w:marBottom w:val="0"/>
      <w:divBdr>
        <w:top w:val="none" w:sz="0" w:space="0" w:color="auto"/>
        <w:left w:val="none" w:sz="0" w:space="0" w:color="auto"/>
        <w:bottom w:val="none" w:sz="0" w:space="0" w:color="auto"/>
        <w:right w:val="none" w:sz="0" w:space="0" w:color="auto"/>
      </w:divBdr>
    </w:div>
    <w:div w:id="84112266">
      <w:bodyDiv w:val="1"/>
      <w:marLeft w:val="0"/>
      <w:marRight w:val="0"/>
      <w:marTop w:val="0"/>
      <w:marBottom w:val="0"/>
      <w:divBdr>
        <w:top w:val="none" w:sz="0" w:space="0" w:color="auto"/>
        <w:left w:val="none" w:sz="0" w:space="0" w:color="auto"/>
        <w:bottom w:val="none" w:sz="0" w:space="0" w:color="auto"/>
        <w:right w:val="none" w:sz="0" w:space="0" w:color="auto"/>
      </w:divBdr>
    </w:div>
    <w:div w:id="84890448">
      <w:bodyDiv w:val="1"/>
      <w:marLeft w:val="0"/>
      <w:marRight w:val="0"/>
      <w:marTop w:val="0"/>
      <w:marBottom w:val="0"/>
      <w:divBdr>
        <w:top w:val="none" w:sz="0" w:space="0" w:color="auto"/>
        <w:left w:val="none" w:sz="0" w:space="0" w:color="auto"/>
        <w:bottom w:val="none" w:sz="0" w:space="0" w:color="auto"/>
        <w:right w:val="none" w:sz="0" w:space="0" w:color="auto"/>
      </w:divBdr>
    </w:div>
    <w:div w:id="85276032">
      <w:bodyDiv w:val="1"/>
      <w:marLeft w:val="0"/>
      <w:marRight w:val="0"/>
      <w:marTop w:val="0"/>
      <w:marBottom w:val="0"/>
      <w:divBdr>
        <w:top w:val="none" w:sz="0" w:space="0" w:color="auto"/>
        <w:left w:val="none" w:sz="0" w:space="0" w:color="auto"/>
        <w:bottom w:val="none" w:sz="0" w:space="0" w:color="auto"/>
        <w:right w:val="none" w:sz="0" w:space="0" w:color="auto"/>
      </w:divBdr>
    </w:div>
    <w:div w:id="85343287">
      <w:bodyDiv w:val="1"/>
      <w:marLeft w:val="0"/>
      <w:marRight w:val="0"/>
      <w:marTop w:val="0"/>
      <w:marBottom w:val="0"/>
      <w:divBdr>
        <w:top w:val="none" w:sz="0" w:space="0" w:color="auto"/>
        <w:left w:val="none" w:sz="0" w:space="0" w:color="auto"/>
        <w:bottom w:val="none" w:sz="0" w:space="0" w:color="auto"/>
        <w:right w:val="none" w:sz="0" w:space="0" w:color="auto"/>
      </w:divBdr>
    </w:div>
    <w:div w:id="85737159">
      <w:bodyDiv w:val="1"/>
      <w:marLeft w:val="0"/>
      <w:marRight w:val="0"/>
      <w:marTop w:val="0"/>
      <w:marBottom w:val="0"/>
      <w:divBdr>
        <w:top w:val="none" w:sz="0" w:space="0" w:color="auto"/>
        <w:left w:val="none" w:sz="0" w:space="0" w:color="auto"/>
        <w:bottom w:val="none" w:sz="0" w:space="0" w:color="auto"/>
        <w:right w:val="none" w:sz="0" w:space="0" w:color="auto"/>
      </w:divBdr>
    </w:div>
    <w:div w:id="86121304">
      <w:bodyDiv w:val="1"/>
      <w:marLeft w:val="0"/>
      <w:marRight w:val="0"/>
      <w:marTop w:val="0"/>
      <w:marBottom w:val="0"/>
      <w:divBdr>
        <w:top w:val="none" w:sz="0" w:space="0" w:color="auto"/>
        <w:left w:val="none" w:sz="0" w:space="0" w:color="auto"/>
        <w:bottom w:val="none" w:sz="0" w:space="0" w:color="auto"/>
        <w:right w:val="none" w:sz="0" w:space="0" w:color="auto"/>
      </w:divBdr>
    </w:div>
    <w:div w:id="87047500">
      <w:bodyDiv w:val="1"/>
      <w:marLeft w:val="0"/>
      <w:marRight w:val="0"/>
      <w:marTop w:val="0"/>
      <w:marBottom w:val="0"/>
      <w:divBdr>
        <w:top w:val="none" w:sz="0" w:space="0" w:color="auto"/>
        <w:left w:val="none" w:sz="0" w:space="0" w:color="auto"/>
        <w:bottom w:val="none" w:sz="0" w:space="0" w:color="auto"/>
        <w:right w:val="none" w:sz="0" w:space="0" w:color="auto"/>
      </w:divBdr>
    </w:div>
    <w:div w:id="87049026">
      <w:bodyDiv w:val="1"/>
      <w:marLeft w:val="0"/>
      <w:marRight w:val="0"/>
      <w:marTop w:val="0"/>
      <w:marBottom w:val="0"/>
      <w:divBdr>
        <w:top w:val="none" w:sz="0" w:space="0" w:color="auto"/>
        <w:left w:val="none" w:sz="0" w:space="0" w:color="auto"/>
        <w:bottom w:val="none" w:sz="0" w:space="0" w:color="auto"/>
        <w:right w:val="none" w:sz="0" w:space="0" w:color="auto"/>
      </w:divBdr>
    </w:div>
    <w:div w:id="87622049">
      <w:bodyDiv w:val="1"/>
      <w:marLeft w:val="0"/>
      <w:marRight w:val="0"/>
      <w:marTop w:val="0"/>
      <w:marBottom w:val="0"/>
      <w:divBdr>
        <w:top w:val="none" w:sz="0" w:space="0" w:color="auto"/>
        <w:left w:val="none" w:sz="0" w:space="0" w:color="auto"/>
        <w:bottom w:val="none" w:sz="0" w:space="0" w:color="auto"/>
        <w:right w:val="none" w:sz="0" w:space="0" w:color="auto"/>
      </w:divBdr>
    </w:div>
    <w:div w:id="87892184">
      <w:bodyDiv w:val="1"/>
      <w:marLeft w:val="0"/>
      <w:marRight w:val="0"/>
      <w:marTop w:val="0"/>
      <w:marBottom w:val="0"/>
      <w:divBdr>
        <w:top w:val="none" w:sz="0" w:space="0" w:color="auto"/>
        <w:left w:val="none" w:sz="0" w:space="0" w:color="auto"/>
        <w:bottom w:val="none" w:sz="0" w:space="0" w:color="auto"/>
        <w:right w:val="none" w:sz="0" w:space="0" w:color="auto"/>
      </w:divBdr>
    </w:div>
    <w:div w:id="88045191">
      <w:bodyDiv w:val="1"/>
      <w:marLeft w:val="0"/>
      <w:marRight w:val="0"/>
      <w:marTop w:val="0"/>
      <w:marBottom w:val="0"/>
      <w:divBdr>
        <w:top w:val="none" w:sz="0" w:space="0" w:color="auto"/>
        <w:left w:val="none" w:sz="0" w:space="0" w:color="auto"/>
        <w:bottom w:val="none" w:sz="0" w:space="0" w:color="auto"/>
        <w:right w:val="none" w:sz="0" w:space="0" w:color="auto"/>
      </w:divBdr>
    </w:div>
    <w:div w:id="88047312">
      <w:bodyDiv w:val="1"/>
      <w:marLeft w:val="0"/>
      <w:marRight w:val="0"/>
      <w:marTop w:val="0"/>
      <w:marBottom w:val="0"/>
      <w:divBdr>
        <w:top w:val="none" w:sz="0" w:space="0" w:color="auto"/>
        <w:left w:val="none" w:sz="0" w:space="0" w:color="auto"/>
        <w:bottom w:val="none" w:sz="0" w:space="0" w:color="auto"/>
        <w:right w:val="none" w:sz="0" w:space="0" w:color="auto"/>
      </w:divBdr>
    </w:div>
    <w:div w:id="88237878">
      <w:bodyDiv w:val="1"/>
      <w:marLeft w:val="0"/>
      <w:marRight w:val="0"/>
      <w:marTop w:val="0"/>
      <w:marBottom w:val="0"/>
      <w:divBdr>
        <w:top w:val="none" w:sz="0" w:space="0" w:color="auto"/>
        <w:left w:val="none" w:sz="0" w:space="0" w:color="auto"/>
        <w:bottom w:val="none" w:sz="0" w:space="0" w:color="auto"/>
        <w:right w:val="none" w:sz="0" w:space="0" w:color="auto"/>
      </w:divBdr>
    </w:div>
    <w:div w:id="88546873">
      <w:bodyDiv w:val="1"/>
      <w:marLeft w:val="0"/>
      <w:marRight w:val="0"/>
      <w:marTop w:val="0"/>
      <w:marBottom w:val="0"/>
      <w:divBdr>
        <w:top w:val="none" w:sz="0" w:space="0" w:color="auto"/>
        <w:left w:val="none" w:sz="0" w:space="0" w:color="auto"/>
        <w:bottom w:val="none" w:sz="0" w:space="0" w:color="auto"/>
        <w:right w:val="none" w:sz="0" w:space="0" w:color="auto"/>
      </w:divBdr>
    </w:div>
    <w:div w:id="90318269">
      <w:bodyDiv w:val="1"/>
      <w:marLeft w:val="0"/>
      <w:marRight w:val="0"/>
      <w:marTop w:val="0"/>
      <w:marBottom w:val="0"/>
      <w:divBdr>
        <w:top w:val="none" w:sz="0" w:space="0" w:color="auto"/>
        <w:left w:val="none" w:sz="0" w:space="0" w:color="auto"/>
        <w:bottom w:val="none" w:sz="0" w:space="0" w:color="auto"/>
        <w:right w:val="none" w:sz="0" w:space="0" w:color="auto"/>
      </w:divBdr>
    </w:div>
    <w:div w:id="90903009">
      <w:bodyDiv w:val="1"/>
      <w:marLeft w:val="0"/>
      <w:marRight w:val="0"/>
      <w:marTop w:val="0"/>
      <w:marBottom w:val="0"/>
      <w:divBdr>
        <w:top w:val="none" w:sz="0" w:space="0" w:color="auto"/>
        <w:left w:val="none" w:sz="0" w:space="0" w:color="auto"/>
        <w:bottom w:val="none" w:sz="0" w:space="0" w:color="auto"/>
        <w:right w:val="none" w:sz="0" w:space="0" w:color="auto"/>
      </w:divBdr>
    </w:div>
    <w:div w:id="91125347">
      <w:bodyDiv w:val="1"/>
      <w:marLeft w:val="0"/>
      <w:marRight w:val="0"/>
      <w:marTop w:val="0"/>
      <w:marBottom w:val="0"/>
      <w:divBdr>
        <w:top w:val="none" w:sz="0" w:space="0" w:color="auto"/>
        <w:left w:val="none" w:sz="0" w:space="0" w:color="auto"/>
        <w:bottom w:val="none" w:sz="0" w:space="0" w:color="auto"/>
        <w:right w:val="none" w:sz="0" w:space="0" w:color="auto"/>
      </w:divBdr>
    </w:div>
    <w:div w:id="91247571">
      <w:bodyDiv w:val="1"/>
      <w:marLeft w:val="0"/>
      <w:marRight w:val="0"/>
      <w:marTop w:val="0"/>
      <w:marBottom w:val="0"/>
      <w:divBdr>
        <w:top w:val="none" w:sz="0" w:space="0" w:color="auto"/>
        <w:left w:val="none" w:sz="0" w:space="0" w:color="auto"/>
        <w:bottom w:val="none" w:sz="0" w:space="0" w:color="auto"/>
        <w:right w:val="none" w:sz="0" w:space="0" w:color="auto"/>
      </w:divBdr>
    </w:div>
    <w:div w:id="92670308">
      <w:bodyDiv w:val="1"/>
      <w:marLeft w:val="0"/>
      <w:marRight w:val="0"/>
      <w:marTop w:val="0"/>
      <w:marBottom w:val="0"/>
      <w:divBdr>
        <w:top w:val="none" w:sz="0" w:space="0" w:color="auto"/>
        <w:left w:val="none" w:sz="0" w:space="0" w:color="auto"/>
        <w:bottom w:val="none" w:sz="0" w:space="0" w:color="auto"/>
        <w:right w:val="none" w:sz="0" w:space="0" w:color="auto"/>
      </w:divBdr>
    </w:div>
    <w:div w:id="92751518">
      <w:bodyDiv w:val="1"/>
      <w:marLeft w:val="0"/>
      <w:marRight w:val="0"/>
      <w:marTop w:val="0"/>
      <w:marBottom w:val="0"/>
      <w:divBdr>
        <w:top w:val="none" w:sz="0" w:space="0" w:color="auto"/>
        <w:left w:val="none" w:sz="0" w:space="0" w:color="auto"/>
        <w:bottom w:val="none" w:sz="0" w:space="0" w:color="auto"/>
        <w:right w:val="none" w:sz="0" w:space="0" w:color="auto"/>
      </w:divBdr>
    </w:div>
    <w:div w:id="93018906">
      <w:bodyDiv w:val="1"/>
      <w:marLeft w:val="0"/>
      <w:marRight w:val="0"/>
      <w:marTop w:val="0"/>
      <w:marBottom w:val="0"/>
      <w:divBdr>
        <w:top w:val="none" w:sz="0" w:space="0" w:color="auto"/>
        <w:left w:val="none" w:sz="0" w:space="0" w:color="auto"/>
        <w:bottom w:val="none" w:sz="0" w:space="0" w:color="auto"/>
        <w:right w:val="none" w:sz="0" w:space="0" w:color="auto"/>
      </w:divBdr>
    </w:div>
    <w:div w:id="93092030">
      <w:bodyDiv w:val="1"/>
      <w:marLeft w:val="0"/>
      <w:marRight w:val="0"/>
      <w:marTop w:val="0"/>
      <w:marBottom w:val="0"/>
      <w:divBdr>
        <w:top w:val="none" w:sz="0" w:space="0" w:color="auto"/>
        <w:left w:val="none" w:sz="0" w:space="0" w:color="auto"/>
        <w:bottom w:val="none" w:sz="0" w:space="0" w:color="auto"/>
        <w:right w:val="none" w:sz="0" w:space="0" w:color="auto"/>
      </w:divBdr>
    </w:div>
    <w:div w:id="93786196">
      <w:bodyDiv w:val="1"/>
      <w:marLeft w:val="0"/>
      <w:marRight w:val="0"/>
      <w:marTop w:val="0"/>
      <w:marBottom w:val="0"/>
      <w:divBdr>
        <w:top w:val="none" w:sz="0" w:space="0" w:color="auto"/>
        <w:left w:val="none" w:sz="0" w:space="0" w:color="auto"/>
        <w:bottom w:val="none" w:sz="0" w:space="0" w:color="auto"/>
        <w:right w:val="none" w:sz="0" w:space="0" w:color="auto"/>
      </w:divBdr>
    </w:div>
    <w:div w:id="93795559">
      <w:bodyDiv w:val="1"/>
      <w:marLeft w:val="0"/>
      <w:marRight w:val="0"/>
      <w:marTop w:val="0"/>
      <w:marBottom w:val="0"/>
      <w:divBdr>
        <w:top w:val="none" w:sz="0" w:space="0" w:color="auto"/>
        <w:left w:val="none" w:sz="0" w:space="0" w:color="auto"/>
        <w:bottom w:val="none" w:sz="0" w:space="0" w:color="auto"/>
        <w:right w:val="none" w:sz="0" w:space="0" w:color="auto"/>
      </w:divBdr>
    </w:div>
    <w:div w:id="94061036">
      <w:bodyDiv w:val="1"/>
      <w:marLeft w:val="0"/>
      <w:marRight w:val="0"/>
      <w:marTop w:val="0"/>
      <w:marBottom w:val="0"/>
      <w:divBdr>
        <w:top w:val="none" w:sz="0" w:space="0" w:color="auto"/>
        <w:left w:val="none" w:sz="0" w:space="0" w:color="auto"/>
        <w:bottom w:val="none" w:sz="0" w:space="0" w:color="auto"/>
        <w:right w:val="none" w:sz="0" w:space="0" w:color="auto"/>
      </w:divBdr>
    </w:div>
    <w:div w:id="95256444">
      <w:bodyDiv w:val="1"/>
      <w:marLeft w:val="0"/>
      <w:marRight w:val="0"/>
      <w:marTop w:val="0"/>
      <w:marBottom w:val="0"/>
      <w:divBdr>
        <w:top w:val="none" w:sz="0" w:space="0" w:color="auto"/>
        <w:left w:val="none" w:sz="0" w:space="0" w:color="auto"/>
        <w:bottom w:val="none" w:sz="0" w:space="0" w:color="auto"/>
        <w:right w:val="none" w:sz="0" w:space="0" w:color="auto"/>
      </w:divBdr>
    </w:div>
    <w:div w:id="95952293">
      <w:bodyDiv w:val="1"/>
      <w:marLeft w:val="0"/>
      <w:marRight w:val="0"/>
      <w:marTop w:val="0"/>
      <w:marBottom w:val="0"/>
      <w:divBdr>
        <w:top w:val="none" w:sz="0" w:space="0" w:color="auto"/>
        <w:left w:val="none" w:sz="0" w:space="0" w:color="auto"/>
        <w:bottom w:val="none" w:sz="0" w:space="0" w:color="auto"/>
        <w:right w:val="none" w:sz="0" w:space="0" w:color="auto"/>
      </w:divBdr>
    </w:div>
    <w:div w:id="97062972">
      <w:bodyDiv w:val="1"/>
      <w:marLeft w:val="0"/>
      <w:marRight w:val="0"/>
      <w:marTop w:val="0"/>
      <w:marBottom w:val="0"/>
      <w:divBdr>
        <w:top w:val="none" w:sz="0" w:space="0" w:color="auto"/>
        <w:left w:val="none" w:sz="0" w:space="0" w:color="auto"/>
        <w:bottom w:val="none" w:sz="0" w:space="0" w:color="auto"/>
        <w:right w:val="none" w:sz="0" w:space="0" w:color="auto"/>
      </w:divBdr>
    </w:div>
    <w:div w:id="97415110">
      <w:bodyDiv w:val="1"/>
      <w:marLeft w:val="0"/>
      <w:marRight w:val="0"/>
      <w:marTop w:val="0"/>
      <w:marBottom w:val="0"/>
      <w:divBdr>
        <w:top w:val="none" w:sz="0" w:space="0" w:color="auto"/>
        <w:left w:val="none" w:sz="0" w:space="0" w:color="auto"/>
        <w:bottom w:val="none" w:sz="0" w:space="0" w:color="auto"/>
        <w:right w:val="none" w:sz="0" w:space="0" w:color="auto"/>
      </w:divBdr>
    </w:div>
    <w:div w:id="98138453">
      <w:bodyDiv w:val="1"/>
      <w:marLeft w:val="0"/>
      <w:marRight w:val="0"/>
      <w:marTop w:val="0"/>
      <w:marBottom w:val="0"/>
      <w:divBdr>
        <w:top w:val="none" w:sz="0" w:space="0" w:color="auto"/>
        <w:left w:val="none" w:sz="0" w:space="0" w:color="auto"/>
        <w:bottom w:val="none" w:sz="0" w:space="0" w:color="auto"/>
        <w:right w:val="none" w:sz="0" w:space="0" w:color="auto"/>
      </w:divBdr>
    </w:div>
    <w:div w:id="98527275">
      <w:bodyDiv w:val="1"/>
      <w:marLeft w:val="0"/>
      <w:marRight w:val="0"/>
      <w:marTop w:val="0"/>
      <w:marBottom w:val="0"/>
      <w:divBdr>
        <w:top w:val="none" w:sz="0" w:space="0" w:color="auto"/>
        <w:left w:val="none" w:sz="0" w:space="0" w:color="auto"/>
        <w:bottom w:val="none" w:sz="0" w:space="0" w:color="auto"/>
        <w:right w:val="none" w:sz="0" w:space="0" w:color="auto"/>
      </w:divBdr>
    </w:div>
    <w:div w:id="98985457">
      <w:bodyDiv w:val="1"/>
      <w:marLeft w:val="0"/>
      <w:marRight w:val="0"/>
      <w:marTop w:val="0"/>
      <w:marBottom w:val="0"/>
      <w:divBdr>
        <w:top w:val="none" w:sz="0" w:space="0" w:color="auto"/>
        <w:left w:val="none" w:sz="0" w:space="0" w:color="auto"/>
        <w:bottom w:val="none" w:sz="0" w:space="0" w:color="auto"/>
        <w:right w:val="none" w:sz="0" w:space="0" w:color="auto"/>
      </w:divBdr>
    </w:div>
    <w:div w:id="99181021">
      <w:bodyDiv w:val="1"/>
      <w:marLeft w:val="0"/>
      <w:marRight w:val="0"/>
      <w:marTop w:val="0"/>
      <w:marBottom w:val="0"/>
      <w:divBdr>
        <w:top w:val="none" w:sz="0" w:space="0" w:color="auto"/>
        <w:left w:val="none" w:sz="0" w:space="0" w:color="auto"/>
        <w:bottom w:val="none" w:sz="0" w:space="0" w:color="auto"/>
        <w:right w:val="none" w:sz="0" w:space="0" w:color="auto"/>
      </w:divBdr>
    </w:div>
    <w:div w:id="99303678">
      <w:bodyDiv w:val="1"/>
      <w:marLeft w:val="0"/>
      <w:marRight w:val="0"/>
      <w:marTop w:val="0"/>
      <w:marBottom w:val="0"/>
      <w:divBdr>
        <w:top w:val="none" w:sz="0" w:space="0" w:color="auto"/>
        <w:left w:val="none" w:sz="0" w:space="0" w:color="auto"/>
        <w:bottom w:val="none" w:sz="0" w:space="0" w:color="auto"/>
        <w:right w:val="none" w:sz="0" w:space="0" w:color="auto"/>
      </w:divBdr>
    </w:div>
    <w:div w:id="99490218">
      <w:bodyDiv w:val="1"/>
      <w:marLeft w:val="0"/>
      <w:marRight w:val="0"/>
      <w:marTop w:val="0"/>
      <w:marBottom w:val="0"/>
      <w:divBdr>
        <w:top w:val="none" w:sz="0" w:space="0" w:color="auto"/>
        <w:left w:val="none" w:sz="0" w:space="0" w:color="auto"/>
        <w:bottom w:val="none" w:sz="0" w:space="0" w:color="auto"/>
        <w:right w:val="none" w:sz="0" w:space="0" w:color="auto"/>
      </w:divBdr>
    </w:div>
    <w:div w:id="100075302">
      <w:bodyDiv w:val="1"/>
      <w:marLeft w:val="0"/>
      <w:marRight w:val="0"/>
      <w:marTop w:val="0"/>
      <w:marBottom w:val="0"/>
      <w:divBdr>
        <w:top w:val="none" w:sz="0" w:space="0" w:color="auto"/>
        <w:left w:val="none" w:sz="0" w:space="0" w:color="auto"/>
        <w:bottom w:val="none" w:sz="0" w:space="0" w:color="auto"/>
        <w:right w:val="none" w:sz="0" w:space="0" w:color="auto"/>
      </w:divBdr>
    </w:div>
    <w:div w:id="100760839">
      <w:bodyDiv w:val="1"/>
      <w:marLeft w:val="0"/>
      <w:marRight w:val="0"/>
      <w:marTop w:val="0"/>
      <w:marBottom w:val="0"/>
      <w:divBdr>
        <w:top w:val="none" w:sz="0" w:space="0" w:color="auto"/>
        <w:left w:val="none" w:sz="0" w:space="0" w:color="auto"/>
        <w:bottom w:val="none" w:sz="0" w:space="0" w:color="auto"/>
        <w:right w:val="none" w:sz="0" w:space="0" w:color="auto"/>
      </w:divBdr>
    </w:div>
    <w:div w:id="102264360">
      <w:bodyDiv w:val="1"/>
      <w:marLeft w:val="0"/>
      <w:marRight w:val="0"/>
      <w:marTop w:val="0"/>
      <w:marBottom w:val="0"/>
      <w:divBdr>
        <w:top w:val="none" w:sz="0" w:space="0" w:color="auto"/>
        <w:left w:val="none" w:sz="0" w:space="0" w:color="auto"/>
        <w:bottom w:val="none" w:sz="0" w:space="0" w:color="auto"/>
        <w:right w:val="none" w:sz="0" w:space="0" w:color="auto"/>
      </w:divBdr>
    </w:div>
    <w:div w:id="102459282">
      <w:bodyDiv w:val="1"/>
      <w:marLeft w:val="0"/>
      <w:marRight w:val="0"/>
      <w:marTop w:val="0"/>
      <w:marBottom w:val="0"/>
      <w:divBdr>
        <w:top w:val="none" w:sz="0" w:space="0" w:color="auto"/>
        <w:left w:val="none" w:sz="0" w:space="0" w:color="auto"/>
        <w:bottom w:val="none" w:sz="0" w:space="0" w:color="auto"/>
        <w:right w:val="none" w:sz="0" w:space="0" w:color="auto"/>
      </w:divBdr>
    </w:div>
    <w:div w:id="103309437">
      <w:bodyDiv w:val="1"/>
      <w:marLeft w:val="0"/>
      <w:marRight w:val="0"/>
      <w:marTop w:val="0"/>
      <w:marBottom w:val="0"/>
      <w:divBdr>
        <w:top w:val="none" w:sz="0" w:space="0" w:color="auto"/>
        <w:left w:val="none" w:sz="0" w:space="0" w:color="auto"/>
        <w:bottom w:val="none" w:sz="0" w:space="0" w:color="auto"/>
        <w:right w:val="none" w:sz="0" w:space="0" w:color="auto"/>
      </w:divBdr>
    </w:div>
    <w:div w:id="103498452">
      <w:bodyDiv w:val="1"/>
      <w:marLeft w:val="0"/>
      <w:marRight w:val="0"/>
      <w:marTop w:val="0"/>
      <w:marBottom w:val="0"/>
      <w:divBdr>
        <w:top w:val="none" w:sz="0" w:space="0" w:color="auto"/>
        <w:left w:val="none" w:sz="0" w:space="0" w:color="auto"/>
        <w:bottom w:val="none" w:sz="0" w:space="0" w:color="auto"/>
        <w:right w:val="none" w:sz="0" w:space="0" w:color="auto"/>
      </w:divBdr>
    </w:div>
    <w:div w:id="103548102">
      <w:bodyDiv w:val="1"/>
      <w:marLeft w:val="0"/>
      <w:marRight w:val="0"/>
      <w:marTop w:val="0"/>
      <w:marBottom w:val="0"/>
      <w:divBdr>
        <w:top w:val="none" w:sz="0" w:space="0" w:color="auto"/>
        <w:left w:val="none" w:sz="0" w:space="0" w:color="auto"/>
        <w:bottom w:val="none" w:sz="0" w:space="0" w:color="auto"/>
        <w:right w:val="none" w:sz="0" w:space="0" w:color="auto"/>
      </w:divBdr>
    </w:div>
    <w:div w:id="105319303">
      <w:bodyDiv w:val="1"/>
      <w:marLeft w:val="0"/>
      <w:marRight w:val="0"/>
      <w:marTop w:val="0"/>
      <w:marBottom w:val="0"/>
      <w:divBdr>
        <w:top w:val="none" w:sz="0" w:space="0" w:color="auto"/>
        <w:left w:val="none" w:sz="0" w:space="0" w:color="auto"/>
        <w:bottom w:val="none" w:sz="0" w:space="0" w:color="auto"/>
        <w:right w:val="none" w:sz="0" w:space="0" w:color="auto"/>
      </w:divBdr>
    </w:div>
    <w:div w:id="105663378">
      <w:bodyDiv w:val="1"/>
      <w:marLeft w:val="0"/>
      <w:marRight w:val="0"/>
      <w:marTop w:val="0"/>
      <w:marBottom w:val="0"/>
      <w:divBdr>
        <w:top w:val="none" w:sz="0" w:space="0" w:color="auto"/>
        <w:left w:val="none" w:sz="0" w:space="0" w:color="auto"/>
        <w:bottom w:val="none" w:sz="0" w:space="0" w:color="auto"/>
        <w:right w:val="none" w:sz="0" w:space="0" w:color="auto"/>
      </w:divBdr>
    </w:div>
    <w:div w:id="106236926">
      <w:bodyDiv w:val="1"/>
      <w:marLeft w:val="0"/>
      <w:marRight w:val="0"/>
      <w:marTop w:val="0"/>
      <w:marBottom w:val="0"/>
      <w:divBdr>
        <w:top w:val="none" w:sz="0" w:space="0" w:color="auto"/>
        <w:left w:val="none" w:sz="0" w:space="0" w:color="auto"/>
        <w:bottom w:val="none" w:sz="0" w:space="0" w:color="auto"/>
        <w:right w:val="none" w:sz="0" w:space="0" w:color="auto"/>
      </w:divBdr>
    </w:div>
    <w:div w:id="106244399">
      <w:bodyDiv w:val="1"/>
      <w:marLeft w:val="0"/>
      <w:marRight w:val="0"/>
      <w:marTop w:val="0"/>
      <w:marBottom w:val="0"/>
      <w:divBdr>
        <w:top w:val="none" w:sz="0" w:space="0" w:color="auto"/>
        <w:left w:val="none" w:sz="0" w:space="0" w:color="auto"/>
        <w:bottom w:val="none" w:sz="0" w:space="0" w:color="auto"/>
        <w:right w:val="none" w:sz="0" w:space="0" w:color="auto"/>
      </w:divBdr>
    </w:div>
    <w:div w:id="106895705">
      <w:bodyDiv w:val="1"/>
      <w:marLeft w:val="0"/>
      <w:marRight w:val="0"/>
      <w:marTop w:val="0"/>
      <w:marBottom w:val="0"/>
      <w:divBdr>
        <w:top w:val="none" w:sz="0" w:space="0" w:color="auto"/>
        <w:left w:val="none" w:sz="0" w:space="0" w:color="auto"/>
        <w:bottom w:val="none" w:sz="0" w:space="0" w:color="auto"/>
        <w:right w:val="none" w:sz="0" w:space="0" w:color="auto"/>
      </w:divBdr>
    </w:div>
    <w:div w:id="106895728">
      <w:bodyDiv w:val="1"/>
      <w:marLeft w:val="0"/>
      <w:marRight w:val="0"/>
      <w:marTop w:val="0"/>
      <w:marBottom w:val="0"/>
      <w:divBdr>
        <w:top w:val="none" w:sz="0" w:space="0" w:color="auto"/>
        <w:left w:val="none" w:sz="0" w:space="0" w:color="auto"/>
        <w:bottom w:val="none" w:sz="0" w:space="0" w:color="auto"/>
        <w:right w:val="none" w:sz="0" w:space="0" w:color="auto"/>
      </w:divBdr>
    </w:div>
    <w:div w:id="107086200">
      <w:bodyDiv w:val="1"/>
      <w:marLeft w:val="0"/>
      <w:marRight w:val="0"/>
      <w:marTop w:val="0"/>
      <w:marBottom w:val="0"/>
      <w:divBdr>
        <w:top w:val="none" w:sz="0" w:space="0" w:color="auto"/>
        <w:left w:val="none" w:sz="0" w:space="0" w:color="auto"/>
        <w:bottom w:val="none" w:sz="0" w:space="0" w:color="auto"/>
        <w:right w:val="none" w:sz="0" w:space="0" w:color="auto"/>
      </w:divBdr>
    </w:div>
    <w:div w:id="107161669">
      <w:bodyDiv w:val="1"/>
      <w:marLeft w:val="0"/>
      <w:marRight w:val="0"/>
      <w:marTop w:val="0"/>
      <w:marBottom w:val="0"/>
      <w:divBdr>
        <w:top w:val="none" w:sz="0" w:space="0" w:color="auto"/>
        <w:left w:val="none" w:sz="0" w:space="0" w:color="auto"/>
        <w:bottom w:val="none" w:sz="0" w:space="0" w:color="auto"/>
        <w:right w:val="none" w:sz="0" w:space="0" w:color="auto"/>
      </w:divBdr>
    </w:div>
    <w:div w:id="107509587">
      <w:bodyDiv w:val="1"/>
      <w:marLeft w:val="0"/>
      <w:marRight w:val="0"/>
      <w:marTop w:val="0"/>
      <w:marBottom w:val="0"/>
      <w:divBdr>
        <w:top w:val="none" w:sz="0" w:space="0" w:color="auto"/>
        <w:left w:val="none" w:sz="0" w:space="0" w:color="auto"/>
        <w:bottom w:val="none" w:sz="0" w:space="0" w:color="auto"/>
        <w:right w:val="none" w:sz="0" w:space="0" w:color="auto"/>
      </w:divBdr>
    </w:div>
    <w:div w:id="107818731">
      <w:bodyDiv w:val="1"/>
      <w:marLeft w:val="0"/>
      <w:marRight w:val="0"/>
      <w:marTop w:val="0"/>
      <w:marBottom w:val="0"/>
      <w:divBdr>
        <w:top w:val="none" w:sz="0" w:space="0" w:color="auto"/>
        <w:left w:val="none" w:sz="0" w:space="0" w:color="auto"/>
        <w:bottom w:val="none" w:sz="0" w:space="0" w:color="auto"/>
        <w:right w:val="none" w:sz="0" w:space="0" w:color="auto"/>
      </w:divBdr>
    </w:div>
    <w:div w:id="109935554">
      <w:bodyDiv w:val="1"/>
      <w:marLeft w:val="0"/>
      <w:marRight w:val="0"/>
      <w:marTop w:val="0"/>
      <w:marBottom w:val="0"/>
      <w:divBdr>
        <w:top w:val="none" w:sz="0" w:space="0" w:color="auto"/>
        <w:left w:val="none" w:sz="0" w:space="0" w:color="auto"/>
        <w:bottom w:val="none" w:sz="0" w:space="0" w:color="auto"/>
        <w:right w:val="none" w:sz="0" w:space="0" w:color="auto"/>
      </w:divBdr>
    </w:div>
    <w:div w:id="110101210">
      <w:bodyDiv w:val="1"/>
      <w:marLeft w:val="0"/>
      <w:marRight w:val="0"/>
      <w:marTop w:val="0"/>
      <w:marBottom w:val="0"/>
      <w:divBdr>
        <w:top w:val="none" w:sz="0" w:space="0" w:color="auto"/>
        <w:left w:val="none" w:sz="0" w:space="0" w:color="auto"/>
        <w:bottom w:val="none" w:sz="0" w:space="0" w:color="auto"/>
        <w:right w:val="none" w:sz="0" w:space="0" w:color="auto"/>
      </w:divBdr>
    </w:div>
    <w:div w:id="110247456">
      <w:bodyDiv w:val="1"/>
      <w:marLeft w:val="0"/>
      <w:marRight w:val="0"/>
      <w:marTop w:val="0"/>
      <w:marBottom w:val="0"/>
      <w:divBdr>
        <w:top w:val="none" w:sz="0" w:space="0" w:color="auto"/>
        <w:left w:val="none" w:sz="0" w:space="0" w:color="auto"/>
        <w:bottom w:val="none" w:sz="0" w:space="0" w:color="auto"/>
        <w:right w:val="none" w:sz="0" w:space="0" w:color="auto"/>
      </w:divBdr>
    </w:div>
    <w:div w:id="110826100">
      <w:bodyDiv w:val="1"/>
      <w:marLeft w:val="0"/>
      <w:marRight w:val="0"/>
      <w:marTop w:val="0"/>
      <w:marBottom w:val="0"/>
      <w:divBdr>
        <w:top w:val="none" w:sz="0" w:space="0" w:color="auto"/>
        <w:left w:val="none" w:sz="0" w:space="0" w:color="auto"/>
        <w:bottom w:val="none" w:sz="0" w:space="0" w:color="auto"/>
        <w:right w:val="none" w:sz="0" w:space="0" w:color="auto"/>
      </w:divBdr>
    </w:div>
    <w:div w:id="112020519">
      <w:bodyDiv w:val="1"/>
      <w:marLeft w:val="0"/>
      <w:marRight w:val="0"/>
      <w:marTop w:val="0"/>
      <w:marBottom w:val="0"/>
      <w:divBdr>
        <w:top w:val="none" w:sz="0" w:space="0" w:color="auto"/>
        <w:left w:val="none" w:sz="0" w:space="0" w:color="auto"/>
        <w:bottom w:val="none" w:sz="0" w:space="0" w:color="auto"/>
        <w:right w:val="none" w:sz="0" w:space="0" w:color="auto"/>
      </w:divBdr>
    </w:div>
    <w:div w:id="113210981">
      <w:bodyDiv w:val="1"/>
      <w:marLeft w:val="0"/>
      <w:marRight w:val="0"/>
      <w:marTop w:val="0"/>
      <w:marBottom w:val="0"/>
      <w:divBdr>
        <w:top w:val="none" w:sz="0" w:space="0" w:color="auto"/>
        <w:left w:val="none" w:sz="0" w:space="0" w:color="auto"/>
        <w:bottom w:val="none" w:sz="0" w:space="0" w:color="auto"/>
        <w:right w:val="none" w:sz="0" w:space="0" w:color="auto"/>
      </w:divBdr>
    </w:div>
    <w:div w:id="113449193">
      <w:bodyDiv w:val="1"/>
      <w:marLeft w:val="0"/>
      <w:marRight w:val="0"/>
      <w:marTop w:val="0"/>
      <w:marBottom w:val="0"/>
      <w:divBdr>
        <w:top w:val="none" w:sz="0" w:space="0" w:color="auto"/>
        <w:left w:val="none" w:sz="0" w:space="0" w:color="auto"/>
        <w:bottom w:val="none" w:sz="0" w:space="0" w:color="auto"/>
        <w:right w:val="none" w:sz="0" w:space="0" w:color="auto"/>
      </w:divBdr>
    </w:div>
    <w:div w:id="113794147">
      <w:bodyDiv w:val="1"/>
      <w:marLeft w:val="0"/>
      <w:marRight w:val="0"/>
      <w:marTop w:val="0"/>
      <w:marBottom w:val="0"/>
      <w:divBdr>
        <w:top w:val="none" w:sz="0" w:space="0" w:color="auto"/>
        <w:left w:val="none" w:sz="0" w:space="0" w:color="auto"/>
        <w:bottom w:val="none" w:sz="0" w:space="0" w:color="auto"/>
        <w:right w:val="none" w:sz="0" w:space="0" w:color="auto"/>
      </w:divBdr>
    </w:div>
    <w:div w:id="113865356">
      <w:bodyDiv w:val="1"/>
      <w:marLeft w:val="0"/>
      <w:marRight w:val="0"/>
      <w:marTop w:val="0"/>
      <w:marBottom w:val="0"/>
      <w:divBdr>
        <w:top w:val="none" w:sz="0" w:space="0" w:color="auto"/>
        <w:left w:val="none" w:sz="0" w:space="0" w:color="auto"/>
        <w:bottom w:val="none" w:sz="0" w:space="0" w:color="auto"/>
        <w:right w:val="none" w:sz="0" w:space="0" w:color="auto"/>
      </w:divBdr>
    </w:div>
    <w:div w:id="114372750">
      <w:bodyDiv w:val="1"/>
      <w:marLeft w:val="0"/>
      <w:marRight w:val="0"/>
      <w:marTop w:val="0"/>
      <w:marBottom w:val="0"/>
      <w:divBdr>
        <w:top w:val="none" w:sz="0" w:space="0" w:color="auto"/>
        <w:left w:val="none" w:sz="0" w:space="0" w:color="auto"/>
        <w:bottom w:val="none" w:sz="0" w:space="0" w:color="auto"/>
        <w:right w:val="none" w:sz="0" w:space="0" w:color="auto"/>
      </w:divBdr>
    </w:div>
    <w:div w:id="114564351">
      <w:bodyDiv w:val="1"/>
      <w:marLeft w:val="0"/>
      <w:marRight w:val="0"/>
      <w:marTop w:val="0"/>
      <w:marBottom w:val="0"/>
      <w:divBdr>
        <w:top w:val="none" w:sz="0" w:space="0" w:color="auto"/>
        <w:left w:val="none" w:sz="0" w:space="0" w:color="auto"/>
        <w:bottom w:val="none" w:sz="0" w:space="0" w:color="auto"/>
        <w:right w:val="none" w:sz="0" w:space="0" w:color="auto"/>
      </w:divBdr>
    </w:div>
    <w:div w:id="115636046">
      <w:bodyDiv w:val="1"/>
      <w:marLeft w:val="0"/>
      <w:marRight w:val="0"/>
      <w:marTop w:val="0"/>
      <w:marBottom w:val="0"/>
      <w:divBdr>
        <w:top w:val="none" w:sz="0" w:space="0" w:color="auto"/>
        <w:left w:val="none" w:sz="0" w:space="0" w:color="auto"/>
        <w:bottom w:val="none" w:sz="0" w:space="0" w:color="auto"/>
        <w:right w:val="none" w:sz="0" w:space="0" w:color="auto"/>
      </w:divBdr>
    </w:div>
    <w:div w:id="116416701">
      <w:bodyDiv w:val="1"/>
      <w:marLeft w:val="0"/>
      <w:marRight w:val="0"/>
      <w:marTop w:val="0"/>
      <w:marBottom w:val="0"/>
      <w:divBdr>
        <w:top w:val="none" w:sz="0" w:space="0" w:color="auto"/>
        <w:left w:val="none" w:sz="0" w:space="0" w:color="auto"/>
        <w:bottom w:val="none" w:sz="0" w:space="0" w:color="auto"/>
        <w:right w:val="none" w:sz="0" w:space="0" w:color="auto"/>
      </w:divBdr>
    </w:div>
    <w:div w:id="116530214">
      <w:bodyDiv w:val="1"/>
      <w:marLeft w:val="0"/>
      <w:marRight w:val="0"/>
      <w:marTop w:val="0"/>
      <w:marBottom w:val="0"/>
      <w:divBdr>
        <w:top w:val="none" w:sz="0" w:space="0" w:color="auto"/>
        <w:left w:val="none" w:sz="0" w:space="0" w:color="auto"/>
        <w:bottom w:val="none" w:sz="0" w:space="0" w:color="auto"/>
        <w:right w:val="none" w:sz="0" w:space="0" w:color="auto"/>
      </w:divBdr>
    </w:div>
    <w:div w:id="117189637">
      <w:bodyDiv w:val="1"/>
      <w:marLeft w:val="0"/>
      <w:marRight w:val="0"/>
      <w:marTop w:val="0"/>
      <w:marBottom w:val="0"/>
      <w:divBdr>
        <w:top w:val="none" w:sz="0" w:space="0" w:color="auto"/>
        <w:left w:val="none" w:sz="0" w:space="0" w:color="auto"/>
        <w:bottom w:val="none" w:sz="0" w:space="0" w:color="auto"/>
        <w:right w:val="none" w:sz="0" w:space="0" w:color="auto"/>
      </w:divBdr>
    </w:div>
    <w:div w:id="117337925">
      <w:bodyDiv w:val="1"/>
      <w:marLeft w:val="0"/>
      <w:marRight w:val="0"/>
      <w:marTop w:val="0"/>
      <w:marBottom w:val="0"/>
      <w:divBdr>
        <w:top w:val="none" w:sz="0" w:space="0" w:color="auto"/>
        <w:left w:val="none" w:sz="0" w:space="0" w:color="auto"/>
        <w:bottom w:val="none" w:sz="0" w:space="0" w:color="auto"/>
        <w:right w:val="none" w:sz="0" w:space="0" w:color="auto"/>
      </w:divBdr>
    </w:div>
    <w:div w:id="117533301">
      <w:bodyDiv w:val="1"/>
      <w:marLeft w:val="0"/>
      <w:marRight w:val="0"/>
      <w:marTop w:val="0"/>
      <w:marBottom w:val="0"/>
      <w:divBdr>
        <w:top w:val="none" w:sz="0" w:space="0" w:color="auto"/>
        <w:left w:val="none" w:sz="0" w:space="0" w:color="auto"/>
        <w:bottom w:val="none" w:sz="0" w:space="0" w:color="auto"/>
        <w:right w:val="none" w:sz="0" w:space="0" w:color="auto"/>
      </w:divBdr>
    </w:div>
    <w:div w:id="118113643">
      <w:bodyDiv w:val="1"/>
      <w:marLeft w:val="0"/>
      <w:marRight w:val="0"/>
      <w:marTop w:val="0"/>
      <w:marBottom w:val="0"/>
      <w:divBdr>
        <w:top w:val="none" w:sz="0" w:space="0" w:color="auto"/>
        <w:left w:val="none" w:sz="0" w:space="0" w:color="auto"/>
        <w:bottom w:val="none" w:sz="0" w:space="0" w:color="auto"/>
        <w:right w:val="none" w:sz="0" w:space="0" w:color="auto"/>
      </w:divBdr>
    </w:div>
    <w:div w:id="120536936">
      <w:bodyDiv w:val="1"/>
      <w:marLeft w:val="0"/>
      <w:marRight w:val="0"/>
      <w:marTop w:val="0"/>
      <w:marBottom w:val="0"/>
      <w:divBdr>
        <w:top w:val="none" w:sz="0" w:space="0" w:color="auto"/>
        <w:left w:val="none" w:sz="0" w:space="0" w:color="auto"/>
        <w:bottom w:val="none" w:sz="0" w:space="0" w:color="auto"/>
        <w:right w:val="none" w:sz="0" w:space="0" w:color="auto"/>
      </w:divBdr>
    </w:div>
    <w:div w:id="120656069">
      <w:bodyDiv w:val="1"/>
      <w:marLeft w:val="0"/>
      <w:marRight w:val="0"/>
      <w:marTop w:val="0"/>
      <w:marBottom w:val="0"/>
      <w:divBdr>
        <w:top w:val="none" w:sz="0" w:space="0" w:color="auto"/>
        <w:left w:val="none" w:sz="0" w:space="0" w:color="auto"/>
        <w:bottom w:val="none" w:sz="0" w:space="0" w:color="auto"/>
        <w:right w:val="none" w:sz="0" w:space="0" w:color="auto"/>
      </w:divBdr>
    </w:div>
    <w:div w:id="120810872">
      <w:bodyDiv w:val="1"/>
      <w:marLeft w:val="0"/>
      <w:marRight w:val="0"/>
      <w:marTop w:val="0"/>
      <w:marBottom w:val="0"/>
      <w:divBdr>
        <w:top w:val="none" w:sz="0" w:space="0" w:color="auto"/>
        <w:left w:val="none" w:sz="0" w:space="0" w:color="auto"/>
        <w:bottom w:val="none" w:sz="0" w:space="0" w:color="auto"/>
        <w:right w:val="none" w:sz="0" w:space="0" w:color="auto"/>
      </w:divBdr>
    </w:div>
    <w:div w:id="120923621">
      <w:bodyDiv w:val="1"/>
      <w:marLeft w:val="0"/>
      <w:marRight w:val="0"/>
      <w:marTop w:val="0"/>
      <w:marBottom w:val="0"/>
      <w:divBdr>
        <w:top w:val="none" w:sz="0" w:space="0" w:color="auto"/>
        <w:left w:val="none" w:sz="0" w:space="0" w:color="auto"/>
        <w:bottom w:val="none" w:sz="0" w:space="0" w:color="auto"/>
        <w:right w:val="none" w:sz="0" w:space="0" w:color="auto"/>
      </w:divBdr>
    </w:div>
    <w:div w:id="121113866">
      <w:bodyDiv w:val="1"/>
      <w:marLeft w:val="0"/>
      <w:marRight w:val="0"/>
      <w:marTop w:val="0"/>
      <w:marBottom w:val="0"/>
      <w:divBdr>
        <w:top w:val="none" w:sz="0" w:space="0" w:color="auto"/>
        <w:left w:val="none" w:sz="0" w:space="0" w:color="auto"/>
        <w:bottom w:val="none" w:sz="0" w:space="0" w:color="auto"/>
        <w:right w:val="none" w:sz="0" w:space="0" w:color="auto"/>
      </w:divBdr>
    </w:div>
    <w:div w:id="121270799">
      <w:bodyDiv w:val="1"/>
      <w:marLeft w:val="0"/>
      <w:marRight w:val="0"/>
      <w:marTop w:val="0"/>
      <w:marBottom w:val="0"/>
      <w:divBdr>
        <w:top w:val="none" w:sz="0" w:space="0" w:color="auto"/>
        <w:left w:val="none" w:sz="0" w:space="0" w:color="auto"/>
        <w:bottom w:val="none" w:sz="0" w:space="0" w:color="auto"/>
        <w:right w:val="none" w:sz="0" w:space="0" w:color="auto"/>
      </w:divBdr>
    </w:div>
    <w:div w:id="121466214">
      <w:bodyDiv w:val="1"/>
      <w:marLeft w:val="0"/>
      <w:marRight w:val="0"/>
      <w:marTop w:val="0"/>
      <w:marBottom w:val="0"/>
      <w:divBdr>
        <w:top w:val="none" w:sz="0" w:space="0" w:color="auto"/>
        <w:left w:val="none" w:sz="0" w:space="0" w:color="auto"/>
        <w:bottom w:val="none" w:sz="0" w:space="0" w:color="auto"/>
        <w:right w:val="none" w:sz="0" w:space="0" w:color="auto"/>
      </w:divBdr>
    </w:div>
    <w:div w:id="121773088">
      <w:bodyDiv w:val="1"/>
      <w:marLeft w:val="0"/>
      <w:marRight w:val="0"/>
      <w:marTop w:val="0"/>
      <w:marBottom w:val="0"/>
      <w:divBdr>
        <w:top w:val="none" w:sz="0" w:space="0" w:color="auto"/>
        <w:left w:val="none" w:sz="0" w:space="0" w:color="auto"/>
        <w:bottom w:val="none" w:sz="0" w:space="0" w:color="auto"/>
        <w:right w:val="none" w:sz="0" w:space="0" w:color="auto"/>
      </w:divBdr>
    </w:div>
    <w:div w:id="121920356">
      <w:bodyDiv w:val="1"/>
      <w:marLeft w:val="0"/>
      <w:marRight w:val="0"/>
      <w:marTop w:val="0"/>
      <w:marBottom w:val="0"/>
      <w:divBdr>
        <w:top w:val="none" w:sz="0" w:space="0" w:color="auto"/>
        <w:left w:val="none" w:sz="0" w:space="0" w:color="auto"/>
        <w:bottom w:val="none" w:sz="0" w:space="0" w:color="auto"/>
        <w:right w:val="none" w:sz="0" w:space="0" w:color="auto"/>
      </w:divBdr>
    </w:div>
    <w:div w:id="123085333">
      <w:bodyDiv w:val="1"/>
      <w:marLeft w:val="0"/>
      <w:marRight w:val="0"/>
      <w:marTop w:val="0"/>
      <w:marBottom w:val="0"/>
      <w:divBdr>
        <w:top w:val="none" w:sz="0" w:space="0" w:color="auto"/>
        <w:left w:val="none" w:sz="0" w:space="0" w:color="auto"/>
        <w:bottom w:val="none" w:sz="0" w:space="0" w:color="auto"/>
        <w:right w:val="none" w:sz="0" w:space="0" w:color="auto"/>
      </w:divBdr>
    </w:div>
    <w:div w:id="123474802">
      <w:bodyDiv w:val="1"/>
      <w:marLeft w:val="0"/>
      <w:marRight w:val="0"/>
      <w:marTop w:val="0"/>
      <w:marBottom w:val="0"/>
      <w:divBdr>
        <w:top w:val="none" w:sz="0" w:space="0" w:color="auto"/>
        <w:left w:val="none" w:sz="0" w:space="0" w:color="auto"/>
        <w:bottom w:val="none" w:sz="0" w:space="0" w:color="auto"/>
        <w:right w:val="none" w:sz="0" w:space="0" w:color="auto"/>
      </w:divBdr>
    </w:div>
    <w:div w:id="124854241">
      <w:bodyDiv w:val="1"/>
      <w:marLeft w:val="0"/>
      <w:marRight w:val="0"/>
      <w:marTop w:val="0"/>
      <w:marBottom w:val="0"/>
      <w:divBdr>
        <w:top w:val="none" w:sz="0" w:space="0" w:color="auto"/>
        <w:left w:val="none" w:sz="0" w:space="0" w:color="auto"/>
        <w:bottom w:val="none" w:sz="0" w:space="0" w:color="auto"/>
        <w:right w:val="none" w:sz="0" w:space="0" w:color="auto"/>
      </w:divBdr>
    </w:div>
    <w:div w:id="125004235">
      <w:bodyDiv w:val="1"/>
      <w:marLeft w:val="0"/>
      <w:marRight w:val="0"/>
      <w:marTop w:val="0"/>
      <w:marBottom w:val="0"/>
      <w:divBdr>
        <w:top w:val="none" w:sz="0" w:space="0" w:color="auto"/>
        <w:left w:val="none" w:sz="0" w:space="0" w:color="auto"/>
        <w:bottom w:val="none" w:sz="0" w:space="0" w:color="auto"/>
        <w:right w:val="none" w:sz="0" w:space="0" w:color="auto"/>
      </w:divBdr>
    </w:div>
    <w:div w:id="125585963">
      <w:bodyDiv w:val="1"/>
      <w:marLeft w:val="0"/>
      <w:marRight w:val="0"/>
      <w:marTop w:val="0"/>
      <w:marBottom w:val="0"/>
      <w:divBdr>
        <w:top w:val="none" w:sz="0" w:space="0" w:color="auto"/>
        <w:left w:val="none" w:sz="0" w:space="0" w:color="auto"/>
        <w:bottom w:val="none" w:sz="0" w:space="0" w:color="auto"/>
        <w:right w:val="none" w:sz="0" w:space="0" w:color="auto"/>
      </w:divBdr>
    </w:div>
    <w:div w:id="125897378">
      <w:bodyDiv w:val="1"/>
      <w:marLeft w:val="0"/>
      <w:marRight w:val="0"/>
      <w:marTop w:val="0"/>
      <w:marBottom w:val="0"/>
      <w:divBdr>
        <w:top w:val="none" w:sz="0" w:space="0" w:color="auto"/>
        <w:left w:val="none" w:sz="0" w:space="0" w:color="auto"/>
        <w:bottom w:val="none" w:sz="0" w:space="0" w:color="auto"/>
        <w:right w:val="none" w:sz="0" w:space="0" w:color="auto"/>
      </w:divBdr>
    </w:div>
    <w:div w:id="126627059">
      <w:bodyDiv w:val="1"/>
      <w:marLeft w:val="0"/>
      <w:marRight w:val="0"/>
      <w:marTop w:val="0"/>
      <w:marBottom w:val="0"/>
      <w:divBdr>
        <w:top w:val="none" w:sz="0" w:space="0" w:color="auto"/>
        <w:left w:val="none" w:sz="0" w:space="0" w:color="auto"/>
        <w:bottom w:val="none" w:sz="0" w:space="0" w:color="auto"/>
        <w:right w:val="none" w:sz="0" w:space="0" w:color="auto"/>
      </w:divBdr>
    </w:div>
    <w:div w:id="126899685">
      <w:bodyDiv w:val="1"/>
      <w:marLeft w:val="0"/>
      <w:marRight w:val="0"/>
      <w:marTop w:val="0"/>
      <w:marBottom w:val="0"/>
      <w:divBdr>
        <w:top w:val="none" w:sz="0" w:space="0" w:color="auto"/>
        <w:left w:val="none" w:sz="0" w:space="0" w:color="auto"/>
        <w:bottom w:val="none" w:sz="0" w:space="0" w:color="auto"/>
        <w:right w:val="none" w:sz="0" w:space="0" w:color="auto"/>
      </w:divBdr>
    </w:div>
    <w:div w:id="127550982">
      <w:bodyDiv w:val="1"/>
      <w:marLeft w:val="0"/>
      <w:marRight w:val="0"/>
      <w:marTop w:val="0"/>
      <w:marBottom w:val="0"/>
      <w:divBdr>
        <w:top w:val="none" w:sz="0" w:space="0" w:color="auto"/>
        <w:left w:val="none" w:sz="0" w:space="0" w:color="auto"/>
        <w:bottom w:val="none" w:sz="0" w:space="0" w:color="auto"/>
        <w:right w:val="none" w:sz="0" w:space="0" w:color="auto"/>
      </w:divBdr>
    </w:div>
    <w:div w:id="128013043">
      <w:bodyDiv w:val="1"/>
      <w:marLeft w:val="0"/>
      <w:marRight w:val="0"/>
      <w:marTop w:val="0"/>
      <w:marBottom w:val="0"/>
      <w:divBdr>
        <w:top w:val="none" w:sz="0" w:space="0" w:color="auto"/>
        <w:left w:val="none" w:sz="0" w:space="0" w:color="auto"/>
        <w:bottom w:val="none" w:sz="0" w:space="0" w:color="auto"/>
        <w:right w:val="none" w:sz="0" w:space="0" w:color="auto"/>
      </w:divBdr>
    </w:div>
    <w:div w:id="128015130">
      <w:bodyDiv w:val="1"/>
      <w:marLeft w:val="0"/>
      <w:marRight w:val="0"/>
      <w:marTop w:val="0"/>
      <w:marBottom w:val="0"/>
      <w:divBdr>
        <w:top w:val="none" w:sz="0" w:space="0" w:color="auto"/>
        <w:left w:val="none" w:sz="0" w:space="0" w:color="auto"/>
        <w:bottom w:val="none" w:sz="0" w:space="0" w:color="auto"/>
        <w:right w:val="none" w:sz="0" w:space="0" w:color="auto"/>
      </w:divBdr>
    </w:div>
    <w:div w:id="128325305">
      <w:bodyDiv w:val="1"/>
      <w:marLeft w:val="0"/>
      <w:marRight w:val="0"/>
      <w:marTop w:val="0"/>
      <w:marBottom w:val="0"/>
      <w:divBdr>
        <w:top w:val="none" w:sz="0" w:space="0" w:color="auto"/>
        <w:left w:val="none" w:sz="0" w:space="0" w:color="auto"/>
        <w:bottom w:val="none" w:sz="0" w:space="0" w:color="auto"/>
        <w:right w:val="none" w:sz="0" w:space="0" w:color="auto"/>
      </w:divBdr>
    </w:div>
    <w:div w:id="128475013">
      <w:bodyDiv w:val="1"/>
      <w:marLeft w:val="0"/>
      <w:marRight w:val="0"/>
      <w:marTop w:val="0"/>
      <w:marBottom w:val="0"/>
      <w:divBdr>
        <w:top w:val="none" w:sz="0" w:space="0" w:color="auto"/>
        <w:left w:val="none" w:sz="0" w:space="0" w:color="auto"/>
        <w:bottom w:val="none" w:sz="0" w:space="0" w:color="auto"/>
        <w:right w:val="none" w:sz="0" w:space="0" w:color="auto"/>
      </w:divBdr>
    </w:div>
    <w:div w:id="128598307">
      <w:bodyDiv w:val="1"/>
      <w:marLeft w:val="0"/>
      <w:marRight w:val="0"/>
      <w:marTop w:val="0"/>
      <w:marBottom w:val="0"/>
      <w:divBdr>
        <w:top w:val="none" w:sz="0" w:space="0" w:color="auto"/>
        <w:left w:val="none" w:sz="0" w:space="0" w:color="auto"/>
        <w:bottom w:val="none" w:sz="0" w:space="0" w:color="auto"/>
        <w:right w:val="none" w:sz="0" w:space="0" w:color="auto"/>
      </w:divBdr>
    </w:div>
    <w:div w:id="129330740">
      <w:bodyDiv w:val="1"/>
      <w:marLeft w:val="0"/>
      <w:marRight w:val="0"/>
      <w:marTop w:val="0"/>
      <w:marBottom w:val="0"/>
      <w:divBdr>
        <w:top w:val="none" w:sz="0" w:space="0" w:color="auto"/>
        <w:left w:val="none" w:sz="0" w:space="0" w:color="auto"/>
        <w:bottom w:val="none" w:sz="0" w:space="0" w:color="auto"/>
        <w:right w:val="none" w:sz="0" w:space="0" w:color="auto"/>
      </w:divBdr>
    </w:div>
    <w:div w:id="129330800">
      <w:bodyDiv w:val="1"/>
      <w:marLeft w:val="0"/>
      <w:marRight w:val="0"/>
      <w:marTop w:val="0"/>
      <w:marBottom w:val="0"/>
      <w:divBdr>
        <w:top w:val="none" w:sz="0" w:space="0" w:color="auto"/>
        <w:left w:val="none" w:sz="0" w:space="0" w:color="auto"/>
        <w:bottom w:val="none" w:sz="0" w:space="0" w:color="auto"/>
        <w:right w:val="none" w:sz="0" w:space="0" w:color="auto"/>
      </w:divBdr>
    </w:div>
    <w:div w:id="129640398">
      <w:bodyDiv w:val="1"/>
      <w:marLeft w:val="0"/>
      <w:marRight w:val="0"/>
      <w:marTop w:val="0"/>
      <w:marBottom w:val="0"/>
      <w:divBdr>
        <w:top w:val="none" w:sz="0" w:space="0" w:color="auto"/>
        <w:left w:val="none" w:sz="0" w:space="0" w:color="auto"/>
        <w:bottom w:val="none" w:sz="0" w:space="0" w:color="auto"/>
        <w:right w:val="none" w:sz="0" w:space="0" w:color="auto"/>
      </w:divBdr>
    </w:div>
    <w:div w:id="129711214">
      <w:bodyDiv w:val="1"/>
      <w:marLeft w:val="0"/>
      <w:marRight w:val="0"/>
      <w:marTop w:val="0"/>
      <w:marBottom w:val="0"/>
      <w:divBdr>
        <w:top w:val="none" w:sz="0" w:space="0" w:color="auto"/>
        <w:left w:val="none" w:sz="0" w:space="0" w:color="auto"/>
        <w:bottom w:val="none" w:sz="0" w:space="0" w:color="auto"/>
        <w:right w:val="none" w:sz="0" w:space="0" w:color="auto"/>
      </w:divBdr>
    </w:div>
    <w:div w:id="130094329">
      <w:bodyDiv w:val="1"/>
      <w:marLeft w:val="0"/>
      <w:marRight w:val="0"/>
      <w:marTop w:val="0"/>
      <w:marBottom w:val="0"/>
      <w:divBdr>
        <w:top w:val="none" w:sz="0" w:space="0" w:color="auto"/>
        <w:left w:val="none" w:sz="0" w:space="0" w:color="auto"/>
        <w:bottom w:val="none" w:sz="0" w:space="0" w:color="auto"/>
        <w:right w:val="none" w:sz="0" w:space="0" w:color="auto"/>
      </w:divBdr>
    </w:div>
    <w:div w:id="130366229">
      <w:bodyDiv w:val="1"/>
      <w:marLeft w:val="0"/>
      <w:marRight w:val="0"/>
      <w:marTop w:val="0"/>
      <w:marBottom w:val="0"/>
      <w:divBdr>
        <w:top w:val="none" w:sz="0" w:space="0" w:color="auto"/>
        <w:left w:val="none" w:sz="0" w:space="0" w:color="auto"/>
        <w:bottom w:val="none" w:sz="0" w:space="0" w:color="auto"/>
        <w:right w:val="none" w:sz="0" w:space="0" w:color="auto"/>
      </w:divBdr>
    </w:div>
    <w:div w:id="130447655">
      <w:bodyDiv w:val="1"/>
      <w:marLeft w:val="0"/>
      <w:marRight w:val="0"/>
      <w:marTop w:val="0"/>
      <w:marBottom w:val="0"/>
      <w:divBdr>
        <w:top w:val="none" w:sz="0" w:space="0" w:color="auto"/>
        <w:left w:val="none" w:sz="0" w:space="0" w:color="auto"/>
        <w:bottom w:val="none" w:sz="0" w:space="0" w:color="auto"/>
        <w:right w:val="none" w:sz="0" w:space="0" w:color="auto"/>
      </w:divBdr>
    </w:div>
    <w:div w:id="130485860">
      <w:bodyDiv w:val="1"/>
      <w:marLeft w:val="0"/>
      <w:marRight w:val="0"/>
      <w:marTop w:val="0"/>
      <w:marBottom w:val="0"/>
      <w:divBdr>
        <w:top w:val="none" w:sz="0" w:space="0" w:color="auto"/>
        <w:left w:val="none" w:sz="0" w:space="0" w:color="auto"/>
        <w:bottom w:val="none" w:sz="0" w:space="0" w:color="auto"/>
        <w:right w:val="none" w:sz="0" w:space="0" w:color="auto"/>
      </w:divBdr>
    </w:div>
    <w:div w:id="130948765">
      <w:bodyDiv w:val="1"/>
      <w:marLeft w:val="0"/>
      <w:marRight w:val="0"/>
      <w:marTop w:val="0"/>
      <w:marBottom w:val="0"/>
      <w:divBdr>
        <w:top w:val="none" w:sz="0" w:space="0" w:color="auto"/>
        <w:left w:val="none" w:sz="0" w:space="0" w:color="auto"/>
        <w:bottom w:val="none" w:sz="0" w:space="0" w:color="auto"/>
        <w:right w:val="none" w:sz="0" w:space="0" w:color="auto"/>
      </w:divBdr>
    </w:div>
    <w:div w:id="131489207">
      <w:bodyDiv w:val="1"/>
      <w:marLeft w:val="0"/>
      <w:marRight w:val="0"/>
      <w:marTop w:val="0"/>
      <w:marBottom w:val="0"/>
      <w:divBdr>
        <w:top w:val="none" w:sz="0" w:space="0" w:color="auto"/>
        <w:left w:val="none" w:sz="0" w:space="0" w:color="auto"/>
        <w:bottom w:val="none" w:sz="0" w:space="0" w:color="auto"/>
        <w:right w:val="none" w:sz="0" w:space="0" w:color="auto"/>
      </w:divBdr>
    </w:div>
    <w:div w:id="132018752">
      <w:bodyDiv w:val="1"/>
      <w:marLeft w:val="0"/>
      <w:marRight w:val="0"/>
      <w:marTop w:val="0"/>
      <w:marBottom w:val="0"/>
      <w:divBdr>
        <w:top w:val="none" w:sz="0" w:space="0" w:color="auto"/>
        <w:left w:val="none" w:sz="0" w:space="0" w:color="auto"/>
        <w:bottom w:val="none" w:sz="0" w:space="0" w:color="auto"/>
        <w:right w:val="none" w:sz="0" w:space="0" w:color="auto"/>
      </w:divBdr>
    </w:div>
    <w:div w:id="132721657">
      <w:bodyDiv w:val="1"/>
      <w:marLeft w:val="0"/>
      <w:marRight w:val="0"/>
      <w:marTop w:val="0"/>
      <w:marBottom w:val="0"/>
      <w:divBdr>
        <w:top w:val="none" w:sz="0" w:space="0" w:color="auto"/>
        <w:left w:val="none" w:sz="0" w:space="0" w:color="auto"/>
        <w:bottom w:val="none" w:sz="0" w:space="0" w:color="auto"/>
        <w:right w:val="none" w:sz="0" w:space="0" w:color="auto"/>
      </w:divBdr>
    </w:div>
    <w:div w:id="134374462">
      <w:bodyDiv w:val="1"/>
      <w:marLeft w:val="0"/>
      <w:marRight w:val="0"/>
      <w:marTop w:val="0"/>
      <w:marBottom w:val="0"/>
      <w:divBdr>
        <w:top w:val="none" w:sz="0" w:space="0" w:color="auto"/>
        <w:left w:val="none" w:sz="0" w:space="0" w:color="auto"/>
        <w:bottom w:val="none" w:sz="0" w:space="0" w:color="auto"/>
        <w:right w:val="none" w:sz="0" w:space="0" w:color="auto"/>
      </w:divBdr>
    </w:div>
    <w:div w:id="135606865">
      <w:bodyDiv w:val="1"/>
      <w:marLeft w:val="0"/>
      <w:marRight w:val="0"/>
      <w:marTop w:val="0"/>
      <w:marBottom w:val="0"/>
      <w:divBdr>
        <w:top w:val="none" w:sz="0" w:space="0" w:color="auto"/>
        <w:left w:val="none" w:sz="0" w:space="0" w:color="auto"/>
        <w:bottom w:val="none" w:sz="0" w:space="0" w:color="auto"/>
        <w:right w:val="none" w:sz="0" w:space="0" w:color="auto"/>
      </w:divBdr>
    </w:div>
    <w:div w:id="136187312">
      <w:bodyDiv w:val="1"/>
      <w:marLeft w:val="0"/>
      <w:marRight w:val="0"/>
      <w:marTop w:val="0"/>
      <w:marBottom w:val="0"/>
      <w:divBdr>
        <w:top w:val="none" w:sz="0" w:space="0" w:color="auto"/>
        <w:left w:val="none" w:sz="0" w:space="0" w:color="auto"/>
        <w:bottom w:val="none" w:sz="0" w:space="0" w:color="auto"/>
        <w:right w:val="none" w:sz="0" w:space="0" w:color="auto"/>
      </w:divBdr>
    </w:div>
    <w:div w:id="136723038">
      <w:bodyDiv w:val="1"/>
      <w:marLeft w:val="0"/>
      <w:marRight w:val="0"/>
      <w:marTop w:val="0"/>
      <w:marBottom w:val="0"/>
      <w:divBdr>
        <w:top w:val="none" w:sz="0" w:space="0" w:color="auto"/>
        <w:left w:val="none" w:sz="0" w:space="0" w:color="auto"/>
        <w:bottom w:val="none" w:sz="0" w:space="0" w:color="auto"/>
        <w:right w:val="none" w:sz="0" w:space="0" w:color="auto"/>
      </w:divBdr>
    </w:div>
    <w:div w:id="137309710">
      <w:bodyDiv w:val="1"/>
      <w:marLeft w:val="0"/>
      <w:marRight w:val="0"/>
      <w:marTop w:val="0"/>
      <w:marBottom w:val="0"/>
      <w:divBdr>
        <w:top w:val="none" w:sz="0" w:space="0" w:color="auto"/>
        <w:left w:val="none" w:sz="0" w:space="0" w:color="auto"/>
        <w:bottom w:val="none" w:sz="0" w:space="0" w:color="auto"/>
        <w:right w:val="none" w:sz="0" w:space="0" w:color="auto"/>
      </w:divBdr>
    </w:div>
    <w:div w:id="137849111">
      <w:bodyDiv w:val="1"/>
      <w:marLeft w:val="0"/>
      <w:marRight w:val="0"/>
      <w:marTop w:val="0"/>
      <w:marBottom w:val="0"/>
      <w:divBdr>
        <w:top w:val="none" w:sz="0" w:space="0" w:color="auto"/>
        <w:left w:val="none" w:sz="0" w:space="0" w:color="auto"/>
        <w:bottom w:val="none" w:sz="0" w:space="0" w:color="auto"/>
        <w:right w:val="none" w:sz="0" w:space="0" w:color="auto"/>
      </w:divBdr>
    </w:div>
    <w:div w:id="139689301">
      <w:bodyDiv w:val="1"/>
      <w:marLeft w:val="0"/>
      <w:marRight w:val="0"/>
      <w:marTop w:val="0"/>
      <w:marBottom w:val="0"/>
      <w:divBdr>
        <w:top w:val="none" w:sz="0" w:space="0" w:color="auto"/>
        <w:left w:val="none" w:sz="0" w:space="0" w:color="auto"/>
        <w:bottom w:val="none" w:sz="0" w:space="0" w:color="auto"/>
        <w:right w:val="none" w:sz="0" w:space="0" w:color="auto"/>
      </w:divBdr>
    </w:div>
    <w:div w:id="141042186">
      <w:bodyDiv w:val="1"/>
      <w:marLeft w:val="0"/>
      <w:marRight w:val="0"/>
      <w:marTop w:val="0"/>
      <w:marBottom w:val="0"/>
      <w:divBdr>
        <w:top w:val="none" w:sz="0" w:space="0" w:color="auto"/>
        <w:left w:val="none" w:sz="0" w:space="0" w:color="auto"/>
        <w:bottom w:val="none" w:sz="0" w:space="0" w:color="auto"/>
        <w:right w:val="none" w:sz="0" w:space="0" w:color="auto"/>
      </w:divBdr>
    </w:div>
    <w:div w:id="141629346">
      <w:bodyDiv w:val="1"/>
      <w:marLeft w:val="0"/>
      <w:marRight w:val="0"/>
      <w:marTop w:val="0"/>
      <w:marBottom w:val="0"/>
      <w:divBdr>
        <w:top w:val="none" w:sz="0" w:space="0" w:color="auto"/>
        <w:left w:val="none" w:sz="0" w:space="0" w:color="auto"/>
        <w:bottom w:val="none" w:sz="0" w:space="0" w:color="auto"/>
        <w:right w:val="none" w:sz="0" w:space="0" w:color="auto"/>
      </w:divBdr>
    </w:div>
    <w:div w:id="142620830">
      <w:bodyDiv w:val="1"/>
      <w:marLeft w:val="0"/>
      <w:marRight w:val="0"/>
      <w:marTop w:val="0"/>
      <w:marBottom w:val="0"/>
      <w:divBdr>
        <w:top w:val="none" w:sz="0" w:space="0" w:color="auto"/>
        <w:left w:val="none" w:sz="0" w:space="0" w:color="auto"/>
        <w:bottom w:val="none" w:sz="0" w:space="0" w:color="auto"/>
        <w:right w:val="none" w:sz="0" w:space="0" w:color="auto"/>
      </w:divBdr>
    </w:div>
    <w:div w:id="143742391">
      <w:bodyDiv w:val="1"/>
      <w:marLeft w:val="0"/>
      <w:marRight w:val="0"/>
      <w:marTop w:val="0"/>
      <w:marBottom w:val="0"/>
      <w:divBdr>
        <w:top w:val="none" w:sz="0" w:space="0" w:color="auto"/>
        <w:left w:val="none" w:sz="0" w:space="0" w:color="auto"/>
        <w:bottom w:val="none" w:sz="0" w:space="0" w:color="auto"/>
        <w:right w:val="none" w:sz="0" w:space="0" w:color="auto"/>
      </w:divBdr>
    </w:div>
    <w:div w:id="143786174">
      <w:bodyDiv w:val="1"/>
      <w:marLeft w:val="0"/>
      <w:marRight w:val="0"/>
      <w:marTop w:val="0"/>
      <w:marBottom w:val="0"/>
      <w:divBdr>
        <w:top w:val="none" w:sz="0" w:space="0" w:color="auto"/>
        <w:left w:val="none" w:sz="0" w:space="0" w:color="auto"/>
        <w:bottom w:val="none" w:sz="0" w:space="0" w:color="auto"/>
        <w:right w:val="none" w:sz="0" w:space="0" w:color="auto"/>
      </w:divBdr>
    </w:div>
    <w:div w:id="144055694">
      <w:bodyDiv w:val="1"/>
      <w:marLeft w:val="0"/>
      <w:marRight w:val="0"/>
      <w:marTop w:val="0"/>
      <w:marBottom w:val="0"/>
      <w:divBdr>
        <w:top w:val="none" w:sz="0" w:space="0" w:color="auto"/>
        <w:left w:val="none" w:sz="0" w:space="0" w:color="auto"/>
        <w:bottom w:val="none" w:sz="0" w:space="0" w:color="auto"/>
        <w:right w:val="none" w:sz="0" w:space="0" w:color="auto"/>
      </w:divBdr>
    </w:div>
    <w:div w:id="144245264">
      <w:bodyDiv w:val="1"/>
      <w:marLeft w:val="0"/>
      <w:marRight w:val="0"/>
      <w:marTop w:val="0"/>
      <w:marBottom w:val="0"/>
      <w:divBdr>
        <w:top w:val="none" w:sz="0" w:space="0" w:color="auto"/>
        <w:left w:val="none" w:sz="0" w:space="0" w:color="auto"/>
        <w:bottom w:val="none" w:sz="0" w:space="0" w:color="auto"/>
        <w:right w:val="none" w:sz="0" w:space="0" w:color="auto"/>
      </w:divBdr>
    </w:div>
    <w:div w:id="144587129">
      <w:bodyDiv w:val="1"/>
      <w:marLeft w:val="0"/>
      <w:marRight w:val="0"/>
      <w:marTop w:val="0"/>
      <w:marBottom w:val="0"/>
      <w:divBdr>
        <w:top w:val="none" w:sz="0" w:space="0" w:color="auto"/>
        <w:left w:val="none" w:sz="0" w:space="0" w:color="auto"/>
        <w:bottom w:val="none" w:sz="0" w:space="0" w:color="auto"/>
        <w:right w:val="none" w:sz="0" w:space="0" w:color="auto"/>
      </w:divBdr>
    </w:div>
    <w:div w:id="145633212">
      <w:bodyDiv w:val="1"/>
      <w:marLeft w:val="0"/>
      <w:marRight w:val="0"/>
      <w:marTop w:val="0"/>
      <w:marBottom w:val="0"/>
      <w:divBdr>
        <w:top w:val="none" w:sz="0" w:space="0" w:color="auto"/>
        <w:left w:val="none" w:sz="0" w:space="0" w:color="auto"/>
        <w:bottom w:val="none" w:sz="0" w:space="0" w:color="auto"/>
        <w:right w:val="none" w:sz="0" w:space="0" w:color="auto"/>
      </w:divBdr>
    </w:div>
    <w:div w:id="146435945">
      <w:bodyDiv w:val="1"/>
      <w:marLeft w:val="0"/>
      <w:marRight w:val="0"/>
      <w:marTop w:val="0"/>
      <w:marBottom w:val="0"/>
      <w:divBdr>
        <w:top w:val="none" w:sz="0" w:space="0" w:color="auto"/>
        <w:left w:val="none" w:sz="0" w:space="0" w:color="auto"/>
        <w:bottom w:val="none" w:sz="0" w:space="0" w:color="auto"/>
        <w:right w:val="none" w:sz="0" w:space="0" w:color="auto"/>
      </w:divBdr>
    </w:div>
    <w:div w:id="146632754">
      <w:bodyDiv w:val="1"/>
      <w:marLeft w:val="0"/>
      <w:marRight w:val="0"/>
      <w:marTop w:val="0"/>
      <w:marBottom w:val="0"/>
      <w:divBdr>
        <w:top w:val="none" w:sz="0" w:space="0" w:color="auto"/>
        <w:left w:val="none" w:sz="0" w:space="0" w:color="auto"/>
        <w:bottom w:val="none" w:sz="0" w:space="0" w:color="auto"/>
        <w:right w:val="none" w:sz="0" w:space="0" w:color="auto"/>
      </w:divBdr>
    </w:div>
    <w:div w:id="146633086">
      <w:bodyDiv w:val="1"/>
      <w:marLeft w:val="0"/>
      <w:marRight w:val="0"/>
      <w:marTop w:val="0"/>
      <w:marBottom w:val="0"/>
      <w:divBdr>
        <w:top w:val="none" w:sz="0" w:space="0" w:color="auto"/>
        <w:left w:val="none" w:sz="0" w:space="0" w:color="auto"/>
        <w:bottom w:val="none" w:sz="0" w:space="0" w:color="auto"/>
        <w:right w:val="none" w:sz="0" w:space="0" w:color="auto"/>
      </w:divBdr>
    </w:div>
    <w:div w:id="146868596">
      <w:bodyDiv w:val="1"/>
      <w:marLeft w:val="0"/>
      <w:marRight w:val="0"/>
      <w:marTop w:val="0"/>
      <w:marBottom w:val="0"/>
      <w:divBdr>
        <w:top w:val="none" w:sz="0" w:space="0" w:color="auto"/>
        <w:left w:val="none" w:sz="0" w:space="0" w:color="auto"/>
        <w:bottom w:val="none" w:sz="0" w:space="0" w:color="auto"/>
        <w:right w:val="none" w:sz="0" w:space="0" w:color="auto"/>
      </w:divBdr>
    </w:div>
    <w:div w:id="147093461">
      <w:bodyDiv w:val="1"/>
      <w:marLeft w:val="0"/>
      <w:marRight w:val="0"/>
      <w:marTop w:val="0"/>
      <w:marBottom w:val="0"/>
      <w:divBdr>
        <w:top w:val="none" w:sz="0" w:space="0" w:color="auto"/>
        <w:left w:val="none" w:sz="0" w:space="0" w:color="auto"/>
        <w:bottom w:val="none" w:sz="0" w:space="0" w:color="auto"/>
        <w:right w:val="none" w:sz="0" w:space="0" w:color="auto"/>
      </w:divBdr>
    </w:div>
    <w:div w:id="147476360">
      <w:bodyDiv w:val="1"/>
      <w:marLeft w:val="0"/>
      <w:marRight w:val="0"/>
      <w:marTop w:val="0"/>
      <w:marBottom w:val="0"/>
      <w:divBdr>
        <w:top w:val="none" w:sz="0" w:space="0" w:color="auto"/>
        <w:left w:val="none" w:sz="0" w:space="0" w:color="auto"/>
        <w:bottom w:val="none" w:sz="0" w:space="0" w:color="auto"/>
        <w:right w:val="none" w:sz="0" w:space="0" w:color="auto"/>
      </w:divBdr>
    </w:div>
    <w:div w:id="147484474">
      <w:bodyDiv w:val="1"/>
      <w:marLeft w:val="0"/>
      <w:marRight w:val="0"/>
      <w:marTop w:val="0"/>
      <w:marBottom w:val="0"/>
      <w:divBdr>
        <w:top w:val="none" w:sz="0" w:space="0" w:color="auto"/>
        <w:left w:val="none" w:sz="0" w:space="0" w:color="auto"/>
        <w:bottom w:val="none" w:sz="0" w:space="0" w:color="auto"/>
        <w:right w:val="none" w:sz="0" w:space="0" w:color="auto"/>
      </w:divBdr>
    </w:div>
    <w:div w:id="148208296">
      <w:bodyDiv w:val="1"/>
      <w:marLeft w:val="0"/>
      <w:marRight w:val="0"/>
      <w:marTop w:val="0"/>
      <w:marBottom w:val="0"/>
      <w:divBdr>
        <w:top w:val="none" w:sz="0" w:space="0" w:color="auto"/>
        <w:left w:val="none" w:sz="0" w:space="0" w:color="auto"/>
        <w:bottom w:val="none" w:sz="0" w:space="0" w:color="auto"/>
        <w:right w:val="none" w:sz="0" w:space="0" w:color="auto"/>
      </w:divBdr>
    </w:div>
    <w:div w:id="148988236">
      <w:bodyDiv w:val="1"/>
      <w:marLeft w:val="0"/>
      <w:marRight w:val="0"/>
      <w:marTop w:val="0"/>
      <w:marBottom w:val="0"/>
      <w:divBdr>
        <w:top w:val="none" w:sz="0" w:space="0" w:color="auto"/>
        <w:left w:val="none" w:sz="0" w:space="0" w:color="auto"/>
        <w:bottom w:val="none" w:sz="0" w:space="0" w:color="auto"/>
        <w:right w:val="none" w:sz="0" w:space="0" w:color="auto"/>
      </w:divBdr>
    </w:div>
    <w:div w:id="149492143">
      <w:bodyDiv w:val="1"/>
      <w:marLeft w:val="0"/>
      <w:marRight w:val="0"/>
      <w:marTop w:val="0"/>
      <w:marBottom w:val="0"/>
      <w:divBdr>
        <w:top w:val="none" w:sz="0" w:space="0" w:color="auto"/>
        <w:left w:val="none" w:sz="0" w:space="0" w:color="auto"/>
        <w:bottom w:val="none" w:sz="0" w:space="0" w:color="auto"/>
        <w:right w:val="none" w:sz="0" w:space="0" w:color="auto"/>
      </w:divBdr>
    </w:div>
    <w:div w:id="150173181">
      <w:bodyDiv w:val="1"/>
      <w:marLeft w:val="0"/>
      <w:marRight w:val="0"/>
      <w:marTop w:val="0"/>
      <w:marBottom w:val="0"/>
      <w:divBdr>
        <w:top w:val="none" w:sz="0" w:space="0" w:color="auto"/>
        <w:left w:val="none" w:sz="0" w:space="0" w:color="auto"/>
        <w:bottom w:val="none" w:sz="0" w:space="0" w:color="auto"/>
        <w:right w:val="none" w:sz="0" w:space="0" w:color="auto"/>
      </w:divBdr>
    </w:div>
    <w:div w:id="150293367">
      <w:bodyDiv w:val="1"/>
      <w:marLeft w:val="0"/>
      <w:marRight w:val="0"/>
      <w:marTop w:val="0"/>
      <w:marBottom w:val="0"/>
      <w:divBdr>
        <w:top w:val="none" w:sz="0" w:space="0" w:color="auto"/>
        <w:left w:val="none" w:sz="0" w:space="0" w:color="auto"/>
        <w:bottom w:val="none" w:sz="0" w:space="0" w:color="auto"/>
        <w:right w:val="none" w:sz="0" w:space="0" w:color="auto"/>
      </w:divBdr>
    </w:div>
    <w:div w:id="150490735">
      <w:bodyDiv w:val="1"/>
      <w:marLeft w:val="0"/>
      <w:marRight w:val="0"/>
      <w:marTop w:val="0"/>
      <w:marBottom w:val="0"/>
      <w:divBdr>
        <w:top w:val="none" w:sz="0" w:space="0" w:color="auto"/>
        <w:left w:val="none" w:sz="0" w:space="0" w:color="auto"/>
        <w:bottom w:val="none" w:sz="0" w:space="0" w:color="auto"/>
        <w:right w:val="none" w:sz="0" w:space="0" w:color="auto"/>
      </w:divBdr>
    </w:div>
    <w:div w:id="150564518">
      <w:bodyDiv w:val="1"/>
      <w:marLeft w:val="0"/>
      <w:marRight w:val="0"/>
      <w:marTop w:val="0"/>
      <w:marBottom w:val="0"/>
      <w:divBdr>
        <w:top w:val="none" w:sz="0" w:space="0" w:color="auto"/>
        <w:left w:val="none" w:sz="0" w:space="0" w:color="auto"/>
        <w:bottom w:val="none" w:sz="0" w:space="0" w:color="auto"/>
        <w:right w:val="none" w:sz="0" w:space="0" w:color="auto"/>
      </w:divBdr>
    </w:div>
    <w:div w:id="150946070">
      <w:bodyDiv w:val="1"/>
      <w:marLeft w:val="0"/>
      <w:marRight w:val="0"/>
      <w:marTop w:val="0"/>
      <w:marBottom w:val="0"/>
      <w:divBdr>
        <w:top w:val="none" w:sz="0" w:space="0" w:color="auto"/>
        <w:left w:val="none" w:sz="0" w:space="0" w:color="auto"/>
        <w:bottom w:val="none" w:sz="0" w:space="0" w:color="auto"/>
        <w:right w:val="none" w:sz="0" w:space="0" w:color="auto"/>
      </w:divBdr>
    </w:div>
    <w:div w:id="152063427">
      <w:bodyDiv w:val="1"/>
      <w:marLeft w:val="0"/>
      <w:marRight w:val="0"/>
      <w:marTop w:val="0"/>
      <w:marBottom w:val="0"/>
      <w:divBdr>
        <w:top w:val="none" w:sz="0" w:space="0" w:color="auto"/>
        <w:left w:val="none" w:sz="0" w:space="0" w:color="auto"/>
        <w:bottom w:val="none" w:sz="0" w:space="0" w:color="auto"/>
        <w:right w:val="none" w:sz="0" w:space="0" w:color="auto"/>
      </w:divBdr>
    </w:div>
    <w:div w:id="152185280">
      <w:bodyDiv w:val="1"/>
      <w:marLeft w:val="0"/>
      <w:marRight w:val="0"/>
      <w:marTop w:val="0"/>
      <w:marBottom w:val="0"/>
      <w:divBdr>
        <w:top w:val="none" w:sz="0" w:space="0" w:color="auto"/>
        <w:left w:val="none" w:sz="0" w:space="0" w:color="auto"/>
        <w:bottom w:val="none" w:sz="0" w:space="0" w:color="auto"/>
        <w:right w:val="none" w:sz="0" w:space="0" w:color="auto"/>
      </w:divBdr>
    </w:div>
    <w:div w:id="152575614">
      <w:bodyDiv w:val="1"/>
      <w:marLeft w:val="0"/>
      <w:marRight w:val="0"/>
      <w:marTop w:val="0"/>
      <w:marBottom w:val="0"/>
      <w:divBdr>
        <w:top w:val="none" w:sz="0" w:space="0" w:color="auto"/>
        <w:left w:val="none" w:sz="0" w:space="0" w:color="auto"/>
        <w:bottom w:val="none" w:sz="0" w:space="0" w:color="auto"/>
        <w:right w:val="none" w:sz="0" w:space="0" w:color="auto"/>
      </w:divBdr>
    </w:div>
    <w:div w:id="153231021">
      <w:bodyDiv w:val="1"/>
      <w:marLeft w:val="0"/>
      <w:marRight w:val="0"/>
      <w:marTop w:val="0"/>
      <w:marBottom w:val="0"/>
      <w:divBdr>
        <w:top w:val="none" w:sz="0" w:space="0" w:color="auto"/>
        <w:left w:val="none" w:sz="0" w:space="0" w:color="auto"/>
        <w:bottom w:val="none" w:sz="0" w:space="0" w:color="auto"/>
        <w:right w:val="none" w:sz="0" w:space="0" w:color="auto"/>
      </w:divBdr>
    </w:div>
    <w:div w:id="153571169">
      <w:bodyDiv w:val="1"/>
      <w:marLeft w:val="0"/>
      <w:marRight w:val="0"/>
      <w:marTop w:val="0"/>
      <w:marBottom w:val="0"/>
      <w:divBdr>
        <w:top w:val="none" w:sz="0" w:space="0" w:color="auto"/>
        <w:left w:val="none" w:sz="0" w:space="0" w:color="auto"/>
        <w:bottom w:val="none" w:sz="0" w:space="0" w:color="auto"/>
        <w:right w:val="none" w:sz="0" w:space="0" w:color="auto"/>
      </w:divBdr>
    </w:div>
    <w:div w:id="154536764">
      <w:bodyDiv w:val="1"/>
      <w:marLeft w:val="0"/>
      <w:marRight w:val="0"/>
      <w:marTop w:val="0"/>
      <w:marBottom w:val="0"/>
      <w:divBdr>
        <w:top w:val="none" w:sz="0" w:space="0" w:color="auto"/>
        <w:left w:val="none" w:sz="0" w:space="0" w:color="auto"/>
        <w:bottom w:val="none" w:sz="0" w:space="0" w:color="auto"/>
        <w:right w:val="none" w:sz="0" w:space="0" w:color="auto"/>
      </w:divBdr>
    </w:div>
    <w:div w:id="155615084">
      <w:bodyDiv w:val="1"/>
      <w:marLeft w:val="0"/>
      <w:marRight w:val="0"/>
      <w:marTop w:val="0"/>
      <w:marBottom w:val="0"/>
      <w:divBdr>
        <w:top w:val="none" w:sz="0" w:space="0" w:color="auto"/>
        <w:left w:val="none" w:sz="0" w:space="0" w:color="auto"/>
        <w:bottom w:val="none" w:sz="0" w:space="0" w:color="auto"/>
        <w:right w:val="none" w:sz="0" w:space="0" w:color="auto"/>
      </w:divBdr>
    </w:div>
    <w:div w:id="156386471">
      <w:bodyDiv w:val="1"/>
      <w:marLeft w:val="0"/>
      <w:marRight w:val="0"/>
      <w:marTop w:val="0"/>
      <w:marBottom w:val="0"/>
      <w:divBdr>
        <w:top w:val="none" w:sz="0" w:space="0" w:color="auto"/>
        <w:left w:val="none" w:sz="0" w:space="0" w:color="auto"/>
        <w:bottom w:val="none" w:sz="0" w:space="0" w:color="auto"/>
        <w:right w:val="none" w:sz="0" w:space="0" w:color="auto"/>
      </w:divBdr>
    </w:div>
    <w:div w:id="156578579">
      <w:bodyDiv w:val="1"/>
      <w:marLeft w:val="0"/>
      <w:marRight w:val="0"/>
      <w:marTop w:val="0"/>
      <w:marBottom w:val="0"/>
      <w:divBdr>
        <w:top w:val="none" w:sz="0" w:space="0" w:color="auto"/>
        <w:left w:val="none" w:sz="0" w:space="0" w:color="auto"/>
        <w:bottom w:val="none" w:sz="0" w:space="0" w:color="auto"/>
        <w:right w:val="none" w:sz="0" w:space="0" w:color="auto"/>
      </w:divBdr>
    </w:div>
    <w:div w:id="156851327">
      <w:bodyDiv w:val="1"/>
      <w:marLeft w:val="0"/>
      <w:marRight w:val="0"/>
      <w:marTop w:val="0"/>
      <w:marBottom w:val="0"/>
      <w:divBdr>
        <w:top w:val="none" w:sz="0" w:space="0" w:color="auto"/>
        <w:left w:val="none" w:sz="0" w:space="0" w:color="auto"/>
        <w:bottom w:val="none" w:sz="0" w:space="0" w:color="auto"/>
        <w:right w:val="none" w:sz="0" w:space="0" w:color="auto"/>
      </w:divBdr>
    </w:div>
    <w:div w:id="157619050">
      <w:bodyDiv w:val="1"/>
      <w:marLeft w:val="0"/>
      <w:marRight w:val="0"/>
      <w:marTop w:val="0"/>
      <w:marBottom w:val="0"/>
      <w:divBdr>
        <w:top w:val="none" w:sz="0" w:space="0" w:color="auto"/>
        <w:left w:val="none" w:sz="0" w:space="0" w:color="auto"/>
        <w:bottom w:val="none" w:sz="0" w:space="0" w:color="auto"/>
        <w:right w:val="none" w:sz="0" w:space="0" w:color="auto"/>
      </w:divBdr>
    </w:div>
    <w:div w:id="159542595">
      <w:bodyDiv w:val="1"/>
      <w:marLeft w:val="0"/>
      <w:marRight w:val="0"/>
      <w:marTop w:val="0"/>
      <w:marBottom w:val="0"/>
      <w:divBdr>
        <w:top w:val="none" w:sz="0" w:space="0" w:color="auto"/>
        <w:left w:val="none" w:sz="0" w:space="0" w:color="auto"/>
        <w:bottom w:val="none" w:sz="0" w:space="0" w:color="auto"/>
        <w:right w:val="none" w:sz="0" w:space="0" w:color="auto"/>
      </w:divBdr>
    </w:div>
    <w:div w:id="159929415">
      <w:bodyDiv w:val="1"/>
      <w:marLeft w:val="0"/>
      <w:marRight w:val="0"/>
      <w:marTop w:val="0"/>
      <w:marBottom w:val="0"/>
      <w:divBdr>
        <w:top w:val="none" w:sz="0" w:space="0" w:color="auto"/>
        <w:left w:val="none" w:sz="0" w:space="0" w:color="auto"/>
        <w:bottom w:val="none" w:sz="0" w:space="0" w:color="auto"/>
        <w:right w:val="none" w:sz="0" w:space="0" w:color="auto"/>
      </w:divBdr>
    </w:div>
    <w:div w:id="160394502">
      <w:bodyDiv w:val="1"/>
      <w:marLeft w:val="0"/>
      <w:marRight w:val="0"/>
      <w:marTop w:val="0"/>
      <w:marBottom w:val="0"/>
      <w:divBdr>
        <w:top w:val="none" w:sz="0" w:space="0" w:color="auto"/>
        <w:left w:val="none" w:sz="0" w:space="0" w:color="auto"/>
        <w:bottom w:val="none" w:sz="0" w:space="0" w:color="auto"/>
        <w:right w:val="none" w:sz="0" w:space="0" w:color="auto"/>
      </w:divBdr>
    </w:div>
    <w:div w:id="160584388">
      <w:bodyDiv w:val="1"/>
      <w:marLeft w:val="0"/>
      <w:marRight w:val="0"/>
      <w:marTop w:val="0"/>
      <w:marBottom w:val="0"/>
      <w:divBdr>
        <w:top w:val="none" w:sz="0" w:space="0" w:color="auto"/>
        <w:left w:val="none" w:sz="0" w:space="0" w:color="auto"/>
        <w:bottom w:val="none" w:sz="0" w:space="0" w:color="auto"/>
        <w:right w:val="none" w:sz="0" w:space="0" w:color="auto"/>
      </w:divBdr>
    </w:div>
    <w:div w:id="160901458">
      <w:bodyDiv w:val="1"/>
      <w:marLeft w:val="0"/>
      <w:marRight w:val="0"/>
      <w:marTop w:val="0"/>
      <w:marBottom w:val="0"/>
      <w:divBdr>
        <w:top w:val="none" w:sz="0" w:space="0" w:color="auto"/>
        <w:left w:val="none" w:sz="0" w:space="0" w:color="auto"/>
        <w:bottom w:val="none" w:sz="0" w:space="0" w:color="auto"/>
        <w:right w:val="none" w:sz="0" w:space="0" w:color="auto"/>
      </w:divBdr>
    </w:div>
    <w:div w:id="163016844">
      <w:bodyDiv w:val="1"/>
      <w:marLeft w:val="0"/>
      <w:marRight w:val="0"/>
      <w:marTop w:val="0"/>
      <w:marBottom w:val="0"/>
      <w:divBdr>
        <w:top w:val="none" w:sz="0" w:space="0" w:color="auto"/>
        <w:left w:val="none" w:sz="0" w:space="0" w:color="auto"/>
        <w:bottom w:val="none" w:sz="0" w:space="0" w:color="auto"/>
        <w:right w:val="none" w:sz="0" w:space="0" w:color="auto"/>
      </w:divBdr>
    </w:div>
    <w:div w:id="163129128">
      <w:bodyDiv w:val="1"/>
      <w:marLeft w:val="0"/>
      <w:marRight w:val="0"/>
      <w:marTop w:val="0"/>
      <w:marBottom w:val="0"/>
      <w:divBdr>
        <w:top w:val="none" w:sz="0" w:space="0" w:color="auto"/>
        <w:left w:val="none" w:sz="0" w:space="0" w:color="auto"/>
        <w:bottom w:val="none" w:sz="0" w:space="0" w:color="auto"/>
        <w:right w:val="none" w:sz="0" w:space="0" w:color="auto"/>
      </w:divBdr>
    </w:div>
    <w:div w:id="163667378">
      <w:bodyDiv w:val="1"/>
      <w:marLeft w:val="0"/>
      <w:marRight w:val="0"/>
      <w:marTop w:val="0"/>
      <w:marBottom w:val="0"/>
      <w:divBdr>
        <w:top w:val="none" w:sz="0" w:space="0" w:color="auto"/>
        <w:left w:val="none" w:sz="0" w:space="0" w:color="auto"/>
        <w:bottom w:val="none" w:sz="0" w:space="0" w:color="auto"/>
        <w:right w:val="none" w:sz="0" w:space="0" w:color="auto"/>
      </w:divBdr>
    </w:div>
    <w:div w:id="165289111">
      <w:bodyDiv w:val="1"/>
      <w:marLeft w:val="0"/>
      <w:marRight w:val="0"/>
      <w:marTop w:val="0"/>
      <w:marBottom w:val="0"/>
      <w:divBdr>
        <w:top w:val="none" w:sz="0" w:space="0" w:color="auto"/>
        <w:left w:val="none" w:sz="0" w:space="0" w:color="auto"/>
        <w:bottom w:val="none" w:sz="0" w:space="0" w:color="auto"/>
        <w:right w:val="none" w:sz="0" w:space="0" w:color="auto"/>
      </w:divBdr>
    </w:div>
    <w:div w:id="166218390">
      <w:bodyDiv w:val="1"/>
      <w:marLeft w:val="0"/>
      <w:marRight w:val="0"/>
      <w:marTop w:val="0"/>
      <w:marBottom w:val="0"/>
      <w:divBdr>
        <w:top w:val="none" w:sz="0" w:space="0" w:color="auto"/>
        <w:left w:val="none" w:sz="0" w:space="0" w:color="auto"/>
        <w:bottom w:val="none" w:sz="0" w:space="0" w:color="auto"/>
        <w:right w:val="none" w:sz="0" w:space="0" w:color="auto"/>
      </w:divBdr>
    </w:div>
    <w:div w:id="166290396">
      <w:bodyDiv w:val="1"/>
      <w:marLeft w:val="0"/>
      <w:marRight w:val="0"/>
      <w:marTop w:val="0"/>
      <w:marBottom w:val="0"/>
      <w:divBdr>
        <w:top w:val="none" w:sz="0" w:space="0" w:color="auto"/>
        <w:left w:val="none" w:sz="0" w:space="0" w:color="auto"/>
        <w:bottom w:val="none" w:sz="0" w:space="0" w:color="auto"/>
        <w:right w:val="none" w:sz="0" w:space="0" w:color="auto"/>
      </w:divBdr>
    </w:div>
    <w:div w:id="166293671">
      <w:bodyDiv w:val="1"/>
      <w:marLeft w:val="0"/>
      <w:marRight w:val="0"/>
      <w:marTop w:val="0"/>
      <w:marBottom w:val="0"/>
      <w:divBdr>
        <w:top w:val="none" w:sz="0" w:space="0" w:color="auto"/>
        <w:left w:val="none" w:sz="0" w:space="0" w:color="auto"/>
        <w:bottom w:val="none" w:sz="0" w:space="0" w:color="auto"/>
        <w:right w:val="none" w:sz="0" w:space="0" w:color="auto"/>
      </w:divBdr>
    </w:div>
    <w:div w:id="166945432">
      <w:bodyDiv w:val="1"/>
      <w:marLeft w:val="0"/>
      <w:marRight w:val="0"/>
      <w:marTop w:val="0"/>
      <w:marBottom w:val="0"/>
      <w:divBdr>
        <w:top w:val="none" w:sz="0" w:space="0" w:color="auto"/>
        <w:left w:val="none" w:sz="0" w:space="0" w:color="auto"/>
        <w:bottom w:val="none" w:sz="0" w:space="0" w:color="auto"/>
        <w:right w:val="none" w:sz="0" w:space="0" w:color="auto"/>
      </w:divBdr>
    </w:div>
    <w:div w:id="167915588">
      <w:bodyDiv w:val="1"/>
      <w:marLeft w:val="0"/>
      <w:marRight w:val="0"/>
      <w:marTop w:val="0"/>
      <w:marBottom w:val="0"/>
      <w:divBdr>
        <w:top w:val="none" w:sz="0" w:space="0" w:color="auto"/>
        <w:left w:val="none" w:sz="0" w:space="0" w:color="auto"/>
        <w:bottom w:val="none" w:sz="0" w:space="0" w:color="auto"/>
        <w:right w:val="none" w:sz="0" w:space="0" w:color="auto"/>
      </w:divBdr>
    </w:div>
    <w:div w:id="168373367">
      <w:bodyDiv w:val="1"/>
      <w:marLeft w:val="0"/>
      <w:marRight w:val="0"/>
      <w:marTop w:val="0"/>
      <w:marBottom w:val="0"/>
      <w:divBdr>
        <w:top w:val="none" w:sz="0" w:space="0" w:color="auto"/>
        <w:left w:val="none" w:sz="0" w:space="0" w:color="auto"/>
        <w:bottom w:val="none" w:sz="0" w:space="0" w:color="auto"/>
        <w:right w:val="none" w:sz="0" w:space="0" w:color="auto"/>
      </w:divBdr>
    </w:div>
    <w:div w:id="168377059">
      <w:bodyDiv w:val="1"/>
      <w:marLeft w:val="0"/>
      <w:marRight w:val="0"/>
      <w:marTop w:val="0"/>
      <w:marBottom w:val="0"/>
      <w:divBdr>
        <w:top w:val="none" w:sz="0" w:space="0" w:color="auto"/>
        <w:left w:val="none" w:sz="0" w:space="0" w:color="auto"/>
        <w:bottom w:val="none" w:sz="0" w:space="0" w:color="auto"/>
        <w:right w:val="none" w:sz="0" w:space="0" w:color="auto"/>
      </w:divBdr>
    </w:div>
    <w:div w:id="168836782">
      <w:bodyDiv w:val="1"/>
      <w:marLeft w:val="0"/>
      <w:marRight w:val="0"/>
      <w:marTop w:val="0"/>
      <w:marBottom w:val="0"/>
      <w:divBdr>
        <w:top w:val="none" w:sz="0" w:space="0" w:color="auto"/>
        <w:left w:val="none" w:sz="0" w:space="0" w:color="auto"/>
        <w:bottom w:val="none" w:sz="0" w:space="0" w:color="auto"/>
        <w:right w:val="none" w:sz="0" w:space="0" w:color="auto"/>
      </w:divBdr>
    </w:div>
    <w:div w:id="169225701">
      <w:bodyDiv w:val="1"/>
      <w:marLeft w:val="0"/>
      <w:marRight w:val="0"/>
      <w:marTop w:val="0"/>
      <w:marBottom w:val="0"/>
      <w:divBdr>
        <w:top w:val="none" w:sz="0" w:space="0" w:color="auto"/>
        <w:left w:val="none" w:sz="0" w:space="0" w:color="auto"/>
        <w:bottom w:val="none" w:sz="0" w:space="0" w:color="auto"/>
        <w:right w:val="none" w:sz="0" w:space="0" w:color="auto"/>
      </w:divBdr>
    </w:div>
    <w:div w:id="169610997">
      <w:bodyDiv w:val="1"/>
      <w:marLeft w:val="0"/>
      <w:marRight w:val="0"/>
      <w:marTop w:val="0"/>
      <w:marBottom w:val="0"/>
      <w:divBdr>
        <w:top w:val="none" w:sz="0" w:space="0" w:color="auto"/>
        <w:left w:val="none" w:sz="0" w:space="0" w:color="auto"/>
        <w:bottom w:val="none" w:sz="0" w:space="0" w:color="auto"/>
        <w:right w:val="none" w:sz="0" w:space="0" w:color="auto"/>
      </w:divBdr>
    </w:div>
    <w:div w:id="169879412">
      <w:bodyDiv w:val="1"/>
      <w:marLeft w:val="0"/>
      <w:marRight w:val="0"/>
      <w:marTop w:val="0"/>
      <w:marBottom w:val="0"/>
      <w:divBdr>
        <w:top w:val="none" w:sz="0" w:space="0" w:color="auto"/>
        <w:left w:val="none" w:sz="0" w:space="0" w:color="auto"/>
        <w:bottom w:val="none" w:sz="0" w:space="0" w:color="auto"/>
        <w:right w:val="none" w:sz="0" w:space="0" w:color="auto"/>
      </w:divBdr>
    </w:div>
    <w:div w:id="170148097">
      <w:bodyDiv w:val="1"/>
      <w:marLeft w:val="0"/>
      <w:marRight w:val="0"/>
      <w:marTop w:val="0"/>
      <w:marBottom w:val="0"/>
      <w:divBdr>
        <w:top w:val="none" w:sz="0" w:space="0" w:color="auto"/>
        <w:left w:val="none" w:sz="0" w:space="0" w:color="auto"/>
        <w:bottom w:val="none" w:sz="0" w:space="0" w:color="auto"/>
        <w:right w:val="none" w:sz="0" w:space="0" w:color="auto"/>
      </w:divBdr>
    </w:div>
    <w:div w:id="170411078">
      <w:bodyDiv w:val="1"/>
      <w:marLeft w:val="0"/>
      <w:marRight w:val="0"/>
      <w:marTop w:val="0"/>
      <w:marBottom w:val="0"/>
      <w:divBdr>
        <w:top w:val="none" w:sz="0" w:space="0" w:color="auto"/>
        <w:left w:val="none" w:sz="0" w:space="0" w:color="auto"/>
        <w:bottom w:val="none" w:sz="0" w:space="0" w:color="auto"/>
        <w:right w:val="none" w:sz="0" w:space="0" w:color="auto"/>
      </w:divBdr>
    </w:div>
    <w:div w:id="170798278">
      <w:bodyDiv w:val="1"/>
      <w:marLeft w:val="0"/>
      <w:marRight w:val="0"/>
      <w:marTop w:val="0"/>
      <w:marBottom w:val="0"/>
      <w:divBdr>
        <w:top w:val="none" w:sz="0" w:space="0" w:color="auto"/>
        <w:left w:val="none" w:sz="0" w:space="0" w:color="auto"/>
        <w:bottom w:val="none" w:sz="0" w:space="0" w:color="auto"/>
        <w:right w:val="none" w:sz="0" w:space="0" w:color="auto"/>
      </w:divBdr>
    </w:div>
    <w:div w:id="171265500">
      <w:bodyDiv w:val="1"/>
      <w:marLeft w:val="0"/>
      <w:marRight w:val="0"/>
      <w:marTop w:val="0"/>
      <w:marBottom w:val="0"/>
      <w:divBdr>
        <w:top w:val="none" w:sz="0" w:space="0" w:color="auto"/>
        <w:left w:val="none" w:sz="0" w:space="0" w:color="auto"/>
        <w:bottom w:val="none" w:sz="0" w:space="0" w:color="auto"/>
        <w:right w:val="none" w:sz="0" w:space="0" w:color="auto"/>
      </w:divBdr>
    </w:div>
    <w:div w:id="171772369">
      <w:bodyDiv w:val="1"/>
      <w:marLeft w:val="0"/>
      <w:marRight w:val="0"/>
      <w:marTop w:val="0"/>
      <w:marBottom w:val="0"/>
      <w:divBdr>
        <w:top w:val="none" w:sz="0" w:space="0" w:color="auto"/>
        <w:left w:val="none" w:sz="0" w:space="0" w:color="auto"/>
        <w:bottom w:val="none" w:sz="0" w:space="0" w:color="auto"/>
        <w:right w:val="none" w:sz="0" w:space="0" w:color="auto"/>
      </w:divBdr>
    </w:div>
    <w:div w:id="172569978">
      <w:bodyDiv w:val="1"/>
      <w:marLeft w:val="0"/>
      <w:marRight w:val="0"/>
      <w:marTop w:val="0"/>
      <w:marBottom w:val="0"/>
      <w:divBdr>
        <w:top w:val="none" w:sz="0" w:space="0" w:color="auto"/>
        <w:left w:val="none" w:sz="0" w:space="0" w:color="auto"/>
        <w:bottom w:val="none" w:sz="0" w:space="0" w:color="auto"/>
        <w:right w:val="none" w:sz="0" w:space="0" w:color="auto"/>
      </w:divBdr>
    </w:div>
    <w:div w:id="172955563">
      <w:bodyDiv w:val="1"/>
      <w:marLeft w:val="0"/>
      <w:marRight w:val="0"/>
      <w:marTop w:val="0"/>
      <w:marBottom w:val="0"/>
      <w:divBdr>
        <w:top w:val="none" w:sz="0" w:space="0" w:color="auto"/>
        <w:left w:val="none" w:sz="0" w:space="0" w:color="auto"/>
        <w:bottom w:val="none" w:sz="0" w:space="0" w:color="auto"/>
        <w:right w:val="none" w:sz="0" w:space="0" w:color="auto"/>
      </w:divBdr>
    </w:div>
    <w:div w:id="173493223">
      <w:bodyDiv w:val="1"/>
      <w:marLeft w:val="0"/>
      <w:marRight w:val="0"/>
      <w:marTop w:val="0"/>
      <w:marBottom w:val="0"/>
      <w:divBdr>
        <w:top w:val="none" w:sz="0" w:space="0" w:color="auto"/>
        <w:left w:val="none" w:sz="0" w:space="0" w:color="auto"/>
        <w:bottom w:val="none" w:sz="0" w:space="0" w:color="auto"/>
        <w:right w:val="none" w:sz="0" w:space="0" w:color="auto"/>
      </w:divBdr>
    </w:div>
    <w:div w:id="174079881">
      <w:bodyDiv w:val="1"/>
      <w:marLeft w:val="0"/>
      <w:marRight w:val="0"/>
      <w:marTop w:val="0"/>
      <w:marBottom w:val="0"/>
      <w:divBdr>
        <w:top w:val="none" w:sz="0" w:space="0" w:color="auto"/>
        <w:left w:val="none" w:sz="0" w:space="0" w:color="auto"/>
        <w:bottom w:val="none" w:sz="0" w:space="0" w:color="auto"/>
        <w:right w:val="none" w:sz="0" w:space="0" w:color="auto"/>
      </w:divBdr>
    </w:div>
    <w:div w:id="175079245">
      <w:bodyDiv w:val="1"/>
      <w:marLeft w:val="0"/>
      <w:marRight w:val="0"/>
      <w:marTop w:val="0"/>
      <w:marBottom w:val="0"/>
      <w:divBdr>
        <w:top w:val="none" w:sz="0" w:space="0" w:color="auto"/>
        <w:left w:val="none" w:sz="0" w:space="0" w:color="auto"/>
        <w:bottom w:val="none" w:sz="0" w:space="0" w:color="auto"/>
        <w:right w:val="none" w:sz="0" w:space="0" w:color="auto"/>
      </w:divBdr>
    </w:div>
    <w:div w:id="175386133">
      <w:bodyDiv w:val="1"/>
      <w:marLeft w:val="0"/>
      <w:marRight w:val="0"/>
      <w:marTop w:val="0"/>
      <w:marBottom w:val="0"/>
      <w:divBdr>
        <w:top w:val="none" w:sz="0" w:space="0" w:color="auto"/>
        <w:left w:val="none" w:sz="0" w:space="0" w:color="auto"/>
        <w:bottom w:val="none" w:sz="0" w:space="0" w:color="auto"/>
        <w:right w:val="none" w:sz="0" w:space="0" w:color="auto"/>
      </w:divBdr>
    </w:div>
    <w:div w:id="176119296">
      <w:bodyDiv w:val="1"/>
      <w:marLeft w:val="0"/>
      <w:marRight w:val="0"/>
      <w:marTop w:val="0"/>
      <w:marBottom w:val="0"/>
      <w:divBdr>
        <w:top w:val="none" w:sz="0" w:space="0" w:color="auto"/>
        <w:left w:val="none" w:sz="0" w:space="0" w:color="auto"/>
        <w:bottom w:val="none" w:sz="0" w:space="0" w:color="auto"/>
        <w:right w:val="none" w:sz="0" w:space="0" w:color="auto"/>
      </w:divBdr>
    </w:div>
    <w:div w:id="176505230">
      <w:bodyDiv w:val="1"/>
      <w:marLeft w:val="0"/>
      <w:marRight w:val="0"/>
      <w:marTop w:val="0"/>
      <w:marBottom w:val="0"/>
      <w:divBdr>
        <w:top w:val="none" w:sz="0" w:space="0" w:color="auto"/>
        <w:left w:val="none" w:sz="0" w:space="0" w:color="auto"/>
        <w:bottom w:val="none" w:sz="0" w:space="0" w:color="auto"/>
        <w:right w:val="none" w:sz="0" w:space="0" w:color="auto"/>
      </w:divBdr>
    </w:div>
    <w:div w:id="177234826">
      <w:bodyDiv w:val="1"/>
      <w:marLeft w:val="0"/>
      <w:marRight w:val="0"/>
      <w:marTop w:val="0"/>
      <w:marBottom w:val="0"/>
      <w:divBdr>
        <w:top w:val="none" w:sz="0" w:space="0" w:color="auto"/>
        <w:left w:val="none" w:sz="0" w:space="0" w:color="auto"/>
        <w:bottom w:val="none" w:sz="0" w:space="0" w:color="auto"/>
        <w:right w:val="none" w:sz="0" w:space="0" w:color="auto"/>
      </w:divBdr>
    </w:div>
    <w:div w:id="177474214">
      <w:bodyDiv w:val="1"/>
      <w:marLeft w:val="0"/>
      <w:marRight w:val="0"/>
      <w:marTop w:val="0"/>
      <w:marBottom w:val="0"/>
      <w:divBdr>
        <w:top w:val="none" w:sz="0" w:space="0" w:color="auto"/>
        <w:left w:val="none" w:sz="0" w:space="0" w:color="auto"/>
        <w:bottom w:val="none" w:sz="0" w:space="0" w:color="auto"/>
        <w:right w:val="none" w:sz="0" w:space="0" w:color="auto"/>
      </w:divBdr>
    </w:div>
    <w:div w:id="177811169">
      <w:bodyDiv w:val="1"/>
      <w:marLeft w:val="0"/>
      <w:marRight w:val="0"/>
      <w:marTop w:val="0"/>
      <w:marBottom w:val="0"/>
      <w:divBdr>
        <w:top w:val="none" w:sz="0" w:space="0" w:color="auto"/>
        <w:left w:val="none" w:sz="0" w:space="0" w:color="auto"/>
        <w:bottom w:val="none" w:sz="0" w:space="0" w:color="auto"/>
        <w:right w:val="none" w:sz="0" w:space="0" w:color="auto"/>
      </w:divBdr>
    </w:div>
    <w:div w:id="177817459">
      <w:bodyDiv w:val="1"/>
      <w:marLeft w:val="0"/>
      <w:marRight w:val="0"/>
      <w:marTop w:val="0"/>
      <w:marBottom w:val="0"/>
      <w:divBdr>
        <w:top w:val="none" w:sz="0" w:space="0" w:color="auto"/>
        <w:left w:val="none" w:sz="0" w:space="0" w:color="auto"/>
        <w:bottom w:val="none" w:sz="0" w:space="0" w:color="auto"/>
        <w:right w:val="none" w:sz="0" w:space="0" w:color="auto"/>
      </w:divBdr>
    </w:div>
    <w:div w:id="178008565">
      <w:bodyDiv w:val="1"/>
      <w:marLeft w:val="0"/>
      <w:marRight w:val="0"/>
      <w:marTop w:val="0"/>
      <w:marBottom w:val="0"/>
      <w:divBdr>
        <w:top w:val="none" w:sz="0" w:space="0" w:color="auto"/>
        <w:left w:val="none" w:sz="0" w:space="0" w:color="auto"/>
        <w:bottom w:val="none" w:sz="0" w:space="0" w:color="auto"/>
        <w:right w:val="none" w:sz="0" w:space="0" w:color="auto"/>
      </w:divBdr>
    </w:div>
    <w:div w:id="179126057">
      <w:bodyDiv w:val="1"/>
      <w:marLeft w:val="0"/>
      <w:marRight w:val="0"/>
      <w:marTop w:val="0"/>
      <w:marBottom w:val="0"/>
      <w:divBdr>
        <w:top w:val="none" w:sz="0" w:space="0" w:color="auto"/>
        <w:left w:val="none" w:sz="0" w:space="0" w:color="auto"/>
        <w:bottom w:val="none" w:sz="0" w:space="0" w:color="auto"/>
        <w:right w:val="none" w:sz="0" w:space="0" w:color="auto"/>
      </w:divBdr>
    </w:div>
    <w:div w:id="179398501">
      <w:bodyDiv w:val="1"/>
      <w:marLeft w:val="0"/>
      <w:marRight w:val="0"/>
      <w:marTop w:val="0"/>
      <w:marBottom w:val="0"/>
      <w:divBdr>
        <w:top w:val="none" w:sz="0" w:space="0" w:color="auto"/>
        <w:left w:val="none" w:sz="0" w:space="0" w:color="auto"/>
        <w:bottom w:val="none" w:sz="0" w:space="0" w:color="auto"/>
        <w:right w:val="none" w:sz="0" w:space="0" w:color="auto"/>
      </w:divBdr>
    </w:div>
    <w:div w:id="179664710">
      <w:bodyDiv w:val="1"/>
      <w:marLeft w:val="0"/>
      <w:marRight w:val="0"/>
      <w:marTop w:val="0"/>
      <w:marBottom w:val="0"/>
      <w:divBdr>
        <w:top w:val="none" w:sz="0" w:space="0" w:color="auto"/>
        <w:left w:val="none" w:sz="0" w:space="0" w:color="auto"/>
        <w:bottom w:val="none" w:sz="0" w:space="0" w:color="auto"/>
        <w:right w:val="none" w:sz="0" w:space="0" w:color="auto"/>
      </w:divBdr>
    </w:div>
    <w:div w:id="180046732">
      <w:bodyDiv w:val="1"/>
      <w:marLeft w:val="0"/>
      <w:marRight w:val="0"/>
      <w:marTop w:val="0"/>
      <w:marBottom w:val="0"/>
      <w:divBdr>
        <w:top w:val="none" w:sz="0" w:space="0" w:color="auto"/>
        <w:left w:val="none" w:sz="0" w:space="0" w:color="auto"/>
        <w:bottom w:val="none" w:sz="0" w:space="0" w:color="auto"/>
        <w:right w:val="none" w:sz="0" w:space="0" w:color="auto"/>
      </w:divBdr>
    </w:div>
    <w:div w:id="180625985">
      <w:bodyDiv w:val="1"/>
      <w:marLeft w:val="0"/>
      <w:marRight w:val="0"/>
      <w:marTop w:val="0"/>
      <w:marBottom w:val="0"/>
      <w:divBdr>
        <w:top w:val="none" w:sz="0" w:space="0" w:color="auto"/>
        <w:left w:val="none" w:sz="0" w:space="0" w:color="auto"/>
        <w:bottom w:val="none" w:sz="0" w:space="0" w:color="auto"/>
        <w:right w:val="none" w:sz="0" w:space="0" w:color="auto"/>
      </w:divBdr>
    </w:div>
    <w:div w:id="180975811">
      <w:bodyDiv w:val="1"/>
      <w:marLeft w:val="0"/>
      <w:marRight w:val="0"/>
      <w:marTop w:val="0"/>
      <w:marBottom w:val="0"/>
      <w:divBdr>
        <w:top w:val="none" w:sz="0" w:space="0" w:color="auto"/>
        <w:left w:val="none" w:sz="0" w:space="0" w:color="auto"/>
        <w:bottom w:val="none" w:sz="0" w:space="0" w:color="auto"/>
        <w:right w:val="none" w:sz="0" w:space="0" w:color="auto"/>
      </w:divBdr>
    </w:div>
    <w:div w:id="181021687">
      <w:bodyDiv w:val="1"/>
      <w:marLeft w:val="0"/>
      <w:marRight w:val="0"/>
      <w:marTop w:val="0"/>
      <w:marBottom w:val="0"/>
      <w:divBdr>
        <w:top w:val="none" w:sz="0" w:space="0" w:color="auto"/>
        <w:left w:val="none" w:sz="0" w:space="0" w:color="auto"/>
        <w:bottom w:val="none" w:sz="0" w:space="0" w:color="auto"/>
        <w:right w:val="none" w:sz="0" w:space="0" w:color="auto"/>
      </w:divBdr>
    </w:div>
    <w:div w:id="181088544">
      <w:bodyDiv w:val="1"/>
      <w:marLeft w:val="0"/>
      <w:marRight w:val="0"/>
      <w:marTop w:val="0"/>
      <w:marBottom w:val="0"/>
      <w:divBdr>
        <w:top w:val="none" w:sz="0" w:space="0" w:color="auto"/>
        <w:left w:val="none" w:sz="0" w:space="0" w:color="auto"/>
        <w:bottom w:val="none" w:sz="0" w:space="0" w:color="auto"/>
        <w:right w:val="none" w:sz="0" w:space="0" w:color="auto"/>
      </w:divBdr>
    </w:div>
    <w:div w:id="182015514">
      <w:bodyDiv w:val="1"/>
      <w:marLeft w:val="0"/>
      <w:marRight w:val="0"/>
      <w:marTop w:val="0"/>
      <w:marBottom w:val="0"/>
      <w:divBdr>
        <w:top w:val="none" w:sz="0" w:space="0" w:color="auto"/>
        <w:left w:val="none" w:sz="0" w:space="0" w:color="auto"/>
        <w:bottom w:val="none" w:sz="0" w:space="0" w:color="auto"/>
        <w:right w:val="none" w:sz="0" w:space="0" w:color="auto"/>
      </w:divBdr>
    </w:div>
    <w:div w:id="182938220">
      <w:bodyDiv w:val="1"/>
      <w:marLeft w:val="0"/>
      <w:marRight w:val="0"/>
      <w:marTop w:val="0"/>
      <w:marBottom w:val="0"/>
      <w:divBdr>
        <w:top w:val="none" w:sz="0" w:space="0" w:color="auto"/>
        <w:left w:val="none" w:sz="0" w:space="0" w:color="auto"/>
        <w:bottom w:val="none" w:sz="0" w:space="0" w:color="auto"/>
        <w:right w:val="none" w:sz="0" w:space="0" w:color="auto"/>
      </w:divBdr>
    </w:div>
    <w:div w:id="183329086">
      <w:bodyDiv w:val="1"/>
      <w:marLeft w:val="0"/>
      <w:marRight w:val="0"/>
      <w:marTop w:val="0"/>
      <w:marBottom w:val="0"/>
      <w:divBdr>
        <w:top w:val="none" w:sz="0" w:space="0" w:color="auto"/>
        <w:left w:val="none" w:sz="0" w:space="0" w:color="auto"/>
        <w:bottom w:val="none" w:sz="0" w:space="0" w:color="auto"/>
        <w:right w:val="none" w:sz="0" w:space="0" w:color="auto"/>
      </w:divBdr>
    </w:div>
    <w:div w:id="184097756">
      <w:bodyDiv w:val="1"/>
      <w:marLeft w:val="0"/>
      <w:marRight w:val="0"/>
      <w:marTop w:val="0"/>
      <w:marBottom w:val="0"/>
      <w:divBdr>
        <w:top w:val="none" w:sz="0" w:space="0" w:color="auto"/>
        <w:left w:val="none" w:sz="0" w:space="0" w:color="auto"/>
        <w:bottom w:val="none" w:sz="0" w:space="0" w:color="auto"/>
        <w:right w:val="none" w:sz="0" w:space="0" w:color="auto"/>
      </w:divBdr>
    </w:div>
    <w:div w:id="184102205">
      <w:bodyDiv w:val="1"/>
      <w:marLeft w:val="0"/>
      <w:marRight w:val="0"/>
      <w:marTop w:val="0"/>
      <w:marBottom w:val="0"/>
      <w:divBdr>
        <w:top w:val="none" w:sz="0" w:space="0" w:color="auto"/>
        <w:left w:val="none" w:sz="0" w:space="0" w:color="auto"/>
        <w:bottom w:val="none" w:sz="0" w:space="0" w:color="auto"/>
        <w:right w:val="none" w:sz="0" w:space="0" w:color="auto"/>
      </w:divBdr>
    </w:div>
    <w:div w:id="185024088">
      <w:bodyDiv w:val="1"/>
      <w:marLeft w:val="0"/>
      <w:marRight w:val="0"/>
      <w:marTop w:val="0"/>
      <w:marBottom w:val="0"/>
      <w:divBdr>
        <w:top w:val="none" w:sz="0" w:space="0" w:color="auto"/>
        <w:left w:val="none" w:sz="0" w:space="0" w:color="auto"/>
        <w:bottom w:val="none" w:sz="0" w:space="0" w:color="auto"/>
        <w:right w:val="none" w:sz="0" w:space="0" w:color="auto"/>
      </w:divBdr>
    </w:div>
    <w:div w:id="186144440">
      <w:bodyDiv w:val="1"/>
      <w:marLeft w:val="0"/>
      <w:marRight w:val="0"/>
      <w:marTop w:val="0"/>
      <w:marBottom w:val="0"/>
      <w:divBdr>
        <w:top w:val="none" w:sz="0" w:space="0" w:color="auto"/>
        <w:left w:val="none" w:sz="0" w:space="0" w:color="auto"/>
        <w:bottom w:val="none" w:sz="0" w:space="0" w:color="auto"/>
        <w:right w:val="none" w:sz="0" w:space="0" w:color="auto"/>
      </w:divBdr>
    </w:div>
    <w:div w:id="186212560">
      <w:bodyDiv w:val="1"/>
      <w:marLeft w:val="0"/>
      <w:marRight w:val="0"/>
      <w:marTop w:val="0"/>
      <w:marBottom w:val="0"/>
      <w:divBdr>
        <w:top w:val="none" w:sz="0" w:space="0" w:color="auto"/>
        <w:left w:val="none" w:sz="0" w:space="0" w:color="auto"/>
        <w:bottom w:val="none" w:sz="0" w:space="0" w:color="auto"/>
        <w:right w:val="none" w:sz="0" w:space="0" w:color="auto"/>
      </w:divBdr>
    </w:div>
    <w:div w:id="186405542">
      <w:bodyDiv w:val="1"/>
      <w:marLeft w:val="0"/>
      <w:marRight w:val="0"/>
      <w:marTop w:val="0"/>
      <w:marBottom w:val="0"/>
      <w:divBdr>
        <w:top w:val="none" w:sz="0" w:space="0" w:color="auto"/>
        <w:left w:val="none" w:sz="0" w:space="0" w:color="auto"/>
        <w:bottom w:val="none" w:sz="0" w:space="0" w:color="auto"/>
        <w:right w:val="none" w:sz="0" w:space="0" w:color="auto"/>
      </w:divBdr>
    </w:div>
    <w:div w:id="186406531">
      <w:bodyDiv w:val="1"/>
      <w:marLeft w:val="0"/>
      <w:marRight w:val="0"/>
      <w:marTop w:val="0"/>
      <w:marBottom w:val="0"/>
      <w:divBdr>
        <w:top w:val="none" w:sz="0" w:space="0" w:color="auto"/>
        <w:left w:val="none" w:sz="0" w:space="0" w:color="auto"/>
        <w:bottom w:val="none" w:sz="0" w:space="0" w:color="auto"/>
        <w:right w:val="none" w:sz="0" w:space="0" w:color="auto"/>
      </w:divBdr>
    </w:div>
    <w:div w:id="186408588">
      <w:bodyDiv w:val="1"/>
      <w:marLeft w:val="0"/>
      <w:marRight w:val="0"/>
      <w:marTop w:val="0"/>
      <w:marBottom w:val="0"/>
      <w:divBdr>
        <w:top w:val="none" w:sz="0" w:space="0" w:color="auto"/>
        <w:left w:val="none" w:sz="0" w:space="0" w:color="auto"/>
        <w:bottom w:val="none" w:sz="0" w:space="0" w:color="auto"/>
        <w:right w:val="none" w:sz="0" w:space="0" w:color="auto"/>
      </w:divBdr>
    </w:div>
    <w:div w:id="186867271">
      <w:bodyDiv w:val="1"/>
      <w:marLeft w:val="0"/>
      <w:marRight w:val="0"/>
      <w:marTop w:val="0"/>
      <w:marBottom w:val="0"/>
      <w:divBdr>
        <w:top w:val="none" w:sz="0" w:space="0" w:color="auto"/>
        <w:left w:val="none" w:sz="0" w:space="0" w:color="auto"/>
        <w:bottom w:val="none" w:sz="0" w:space="0" w:color="auto"/>
        <w:right w:val="none" w:sz="0" w:space="0" w:color="auto"/>
      </w:divBdr>
    </w:div>
    <w:div w:id="186912484">
      <w:bodyDiv w:val="1"/>
      <w:marLeft w:val="0"/>
      <w:marRight w:val="0"/>
      <w:marTop w:val="0"/>
      <w:marBottom w:val="0"/>
      <w:divBdr>
        <w:top w:val="none" w:sz="0" w:space="0" w:color="auto"/>
        <w:left w:val="none" w:sz="0" w:space="0" w:color="auto"/>
        <w:bottom w:val="none" w:sz="0" w:space="0" w:color="auto"/>
        <w:right w:val="none" w:sz="0" w:space="0" w:color="auto"/>
      </w:divBdr>
    </w:div>
    <w:div w:id="187567421">
      <w:bodyDiv w:val="1"/>
      <w:marLeft w:val="0"/>
      <w:marRight w:val="0"/>
      <w:marTop w:val="0"/>
      <w:marBottom w:val="0"/>
      <w:divBdr>
        <w:top w:val="none" w:sz="0" w:space="0" w:color="auto"/>
        <w:left w:val="none" w:sz="0" w:space="0" w:color="auto"/>
        <w:bottom w:val="none" w:sz="0" w:space="0" w:color="auto"/>
        <w:right w:val="none" w:sz="0" w:space="0" w:color="auto"/>
      </w:divBdr>
    </w:div>
    <w:div w:id="187914089">
      <w:bodyDiv w:val="1"/>
      <w:marLeft w:val="0"/>
      <w:marRight w:val="0"/>
      <w:marTop w:val="0"/>
      <w:marBottom w:val="0"/>
      <w:divBdr>
        <w:top w:val="none" w:sz="0" w:space="0" w:color="auto"/>
        <w:left w:val="none" w:sz="0" w:space="0" w:color="auto"/>
        <w:bottom w:val="none" w:sz="0" w:space="0" w:color="auto"/>
        <w:right w:val="none" w:sz="0" w:space="0" w:color="auto"/>
      </w:divBdr>
    </w:div>
    <w:div w:id="187988384">
      <w:bodyDiv w:val="1"/>
      <w:marLeft w:val="0"/>
      <w:marRight w:val="0"/>
      <w:marTop w:val="0"/>
      <w:marBottom w:val="0"/>
      <w:divBdr>
        <w:top w:val="none" w:sz="0" w:space="0" w:color="auto"/>
        <w:left w:val="none" w:sz="0" w:space="0" w:color="auto"/>
        <w:bottom w:val="none" w:sz="0" w:space="0" w:color="auto"/>
        <w:right w:val="none" w:sz="0" w:space="0" w:color="auto"/>
      </w:divBdr>
    </w:div>
    <w:div w:id="188103112">
      <w:bodyDiv w:val="1"/>
      <w:marLeft w:val="0"/>
      <w:marRight w:val="0"/>
      <w:marTop w:val="0"/>
      <w:marBottom w:val="0"/>
      <w:divBdr>
        <w:top w:val="none" w:sz="0" w:space="0" w:color="auto"/>
        <w:left w:val="none" w:sz="0" w:space="0" w:color="auto"/>
        <w:bottom w:val="none" w:sz="0" w:space="0" w:color="auto"/>
        <w:right w:val="none" w:sz="0" w:space="0" w:color="auto"/>
      </w:divBdr>
    </w:div>
    <w:div w:id="189298485">
      <w:bodyDiv w:val="1"/>
      <w:marLeft w:val="0"/>
      <w:marRight w:val="0"/>
      <w:marTop w:val="0"/>
      <w:marBottom w:val="0"/>
      <w:divBdr>
        <w:top w:val="none" w:sz="0" w:space="0" w:color="auto"/>
        <w:left w:val="none" w:sz="0" w:space="0" w:color="auto"/>
        <w:bottom w:val="none" w:sz="0" w:space="0" w:color="auto"/>
        <w:right w:val="none" w:sz="0" w:space="0" w:color="auto"/>
      </w:divBdr>
    </w:div>
    <w:div w:id="190070490">
      <w:bodyDiv w:val="1"/>
      <w:marLeft w:val="0"/>
      <w:marRight w:val="0"/>
      <w:marTop w:val="0"/>
      <w:marBottom w:val="0"/>
      <w:divBdr>
        <w:top w:val="none" w:sz="0" w:space="0" w:color="auto"/>
        <w:left w:val="none" w:sz="0" w:space="0" w:color="auto"/>
        <w:bottom w:val="none" w:sz="0" w:space="0" w:color="auto"/>
        <w:right w:val="none" w:sz="0" w:space="0" w:color="auto"/>
      </w:divBdr>
    </w:div>
    <w:div w:id="190344332">
      <w:bodyDiv w:val="1"/>
      <w:marLeft w:val="0"/>
      <w:marRight w:val="0"/>
      <w:marTop w:val="0"/>
      <w:marBottom w:val="0"/>
      <w:divBdr>
        <w:top w:val="none" w:sz="0" w:space="0" w:color="auto"/>
        <w:left w:val="none" w:sz="0" w:space="0" w:color="auto"/>
        <w:bottom w:val="none" w:sz="0" w:space="0" w:color="auto"/>
        <w:right w:val="none" w:sz="0" w:space="0" w:color="auto"/>
      </w:divBdr>
    </w:div>
    <w:div w:id="190919896">
      <w:bodyDiv w:val="1"/>
      <w:marLeft w:val="0"/>
      <w:marRight w:val="0"/>
      <w:marTop w:val="0"/>
      <w:marBottom w:val="0"/>
      <w:divBdr>
        <w:top w:val="none" w:sz="0" w:space="0" w:color="auto"/>
        <w:left w:val="none" w:sz="0" w:space="0" w:color="auto"/>
        <w:bottom w:val="none" w:sz="0" w:space="0" w:color="auto"/>
        <w:right w:val="none" w:sz="0" w:space="0" w:color="auto"/>
      </w:divBdr>
    </w:div>
    <w:div w:id="192109378">
      <w:bodyDiv w:val="1"/>
      <w:marLeft w:val="0"/>
      <w:marRight w:val="0"/>
      <w:marTop w:val="0"/>
      <w:marBottom w:val="0"/>
      <w:divBdr>
        <w:top w:val="none" w:sz="0" w:space="0" w:color="auto"/>
        <w:left w:val="none" w:sz="0" w:space="0" w:color="auto"/>
        <w:bottom w:val="none" w:sz="0" w:space="0" w:color="auto"/>
        <w:right w:val="none" w:sz="0" w:space="0" w:color="auto"/>
      </w:divBdr>
    </w:div>
    <w:div w:id="193814901">
      <w:bodyDiv w:val="1"/>
      <w:marLeft w:val="0"/>
      <w:marRight w:val="0"/>
      <w:marTop w:val="0"/>
      <w:marBottom w:val="0"/>
      <w:divBdr>
        <w:top w:val="none" w:sz="0" w:space="0" w:color="auto"/>
        <w:left w:val="none" w:sz="0" w:space="0" w:color="auto"/>
        <w:bottom w:val="none" w:sz="0" w:space="0" w:color="auto"/>
        <w:right w:val="none" w:sz="0" w:space="0" w:color="auto"/>
      </w:divBdr>
    </w:div>
    <w:div w:id="193926686">
      <w:bodyDiv w:val="1"/>
      <w:marLeft w:val="0"/>
      <w:marRight w:val="0"/>
      <w:marTop w:val="0"/>
      <w:marBottom w:val="0"/>
      <w:divBdr>
        <w:top w:val="none" w:sz="0" w:space="0" w:color="auto"/>
        <w:left w:val="none" w:sz="0" w:space="0" w:color="auto"/>
        <w:bottom w:val="none" w:sz="0" w:space="0" w:color="auto"/>
        <w:right w:val="none" w:sz="0" w:space="0" w:color="auto"/>
      </w:divBdr>
    </w:div>
    <w:div w:id="194852785">
      <w:bodyDiv w:val="1"/>
      <w:marLeft w:val="0"/>
      <w:marRight w:val="0"/>
      <w:marTop w:val="0"/>
      <w:marBottom w:val="0"/>
      <w:divBdr>
        <w:top w:val="none" w:sz="0" w:space="0" w:color="auto"/>
        <w:left w:val="none" w:sz="0" w:space="0" w:color="auto"/>
        <w:bottom w:val="none" w:sz="0" w:space="0" w:color="auto"/>
        <w:right w:val="none" w:sz="0" w:space="0" w:color="auto"/>
      </w:divBdr>
    </w:div>
    <w:div w:id="196236168">
      <w:bodyDiv w:val="1"/>
      <w:marLeft w:val="0"/>
      <w:marRight w:val="0"/>
      <w:marTop w:val="0"/>
      <w:marBottom w:val="0"/>
      <w:divBdr>
        <w:top w:val="none" w:sz="0" w:space="0" w:color="auto"/>
        <w:left w:val="none" w:sz="0" w:space="0" w:color="auto"/>
        <w:bottom w:val="none" w:sz="0" w:space="0" w:color="auto"/>
        <w:right w:val="none" w:sz="0" w:space="0" w:color="auto"/>
      </w:divBdr>
    </w:div>
    <w:div w:id="197013528">
      <w:bodyDiv w:val="1"/>
      <w:marLeft w:val="0"/>
      <w:marRight w:val="0"/>
      <w:marTop w:val="0"/>
      <w:marBottom w:val="0"/>
      <w:divBdr>
        <w:top w:val="none" w:sz="0" w:space="0" w:color="auto"/>
        <w:left w:val="none" w:sz="0" w:space="0" w:color="auto"/>
        <w:bottom w:val="none" w:sz="0" w:space="0" w:color="auto"/>
        <w:right w:val="none" w:sz="0" w:space="0" w:color="auto"/>
      </w:divBdr>
    </w:div>
    <w:div w:id="197163327">
      <w:bodyDiv w:val="1"/>
      <w:marLeft w:val="0"/>
      <w:marRight w:val="0"/>
      <w:marTop w:val="0"/>
      <w:marBottom w:val="0"/>
      <w:divBdr>
        <w:top w:val="none" w:sz="0" w:space="0" w:color="auto"/>
        <w:left w:val="none" w:sz="0" w:space="0" w:color="auto"/>
        <w:bottom w:val="none" w:sz="0" w:space="0" w:color="auto"/>
        <w:right w:val="none" w:sz="0" w:space="0" w:color="auto"/>
      </w:divBdr>
    </w:div>
    <w:div w:id="197284873">
      <w:bodyDiv w:val="1"/>
      <w:marLeft w:val="0"/>
      <w:marRight w:val="0"/>
      <w:marTop w:val="0"/>
      <w:marBottom w:val="0"/>
      <w:divBdr>
        <w:top w:val="none" w:sz="0" w:space="0" w:color="auto"/>
        <w:left w:val="none" w:sz="0" w:space="0" w:color="auto"/>
        <w:bottom w:val="none" w:sz="0" w:space="0" w:color="auto"/>
        <w:right w:val="none" w:sz="0" w:space="0" w:color="auto"/>
      </w:divBdr>
    </w:div>
    <w:div w:id="197815316">
      <w:bodyDiv w:val="1"/>
      <w:marLeft w:val="0"/>
      <w:marRight w:val="0"/>
      <w:marTop w:val="0"/>
      <w:marBottom w:val="0"/>
      <w:divBdr>
        <w:top w:val="none" w:sz="0" w:space="0" w:color="auto"/>
        <w:left w:val="none" w:sz="0" w:space="0" w:color="auto"/>
        <w:bottom w:val="none" w:sz="0" w:space="0" w:color="auto"/>
        <w:right w:val="none" w:sz="0" w:space="0" w:color="auto"/>
      </w:divBdr>
    </w:div>
    <w:div w:id="197815792">
      <w:bodyDiv w:val="1"/>
      <w:marLeft w:val="0"/>
      <w:marRight w:val="0"/>
      <w:marTop w:val="0"/>
      <w:marBottom w:val="0"/>
      <w:divBdr>
        <w:top w:val="none" w:sz="0" w:space="0" w:color="auto"/>
        <w:left w:val="none" w:sz="0" w:space="0" w:color="auto"/>
        <w:bottom w:val="none" w:sz="0" w:space="0" w:color="auto"/>
        <w:right w:val="none" w:sz="0" w:space="0" w:color="auto"/>
      </w:divBdr>
    </w:div>
    <w:div w:id="198471699">
      <w:bodyDiv w:val="1"/>
      <w:marLeft w:val="0"/>
      <w:marRight w:val="0"/>
      <w:marTop w:val="0"/>
      <w:marBottom w:val="0"/>
      <w:divBdr>
        <w:top w:val="none" w:sz="0" w:space="0" w:color="auto"/>
        <w:left w:val="none" w:sz="0" w:space="0" w:color="auto"/>
        <w:bottom w:val="none" w:sz="0" w:space="0" w:color="auto"/>
        <w:right w:val="none" w:sz="0" w:space="0" w:color="auto"/>
      </w:divBdr>
    </w:div>
    <w:div w:id="198588519">
      <w:bodyDiv w:val="1"/>
      <w:marLeft w:val="0"/>
      <w:marRight w:val="0"/>
      <w:marTop w:val="0"/>
      <w:marBottom w:val="0"/>
      <w:divBdr>
        <w:top w:val="none" w:sz="0" w:space="0" w:color="auto"/>
        <w:left w:val="none" w:sz="0" w:space="0" w:color="auto"/>
        <w:bottom w:val="none" w:sz="0" w:space="0" w:color="auto"/>
        <w:right w:val="none" w:sz="0" w:space="0" w:color="auto"/>
      </w:divBdr>
    </w:div>
    <w:div w:id="199055922">
      <w:bodyDiv w:val="1"/>
      <w:marLeft w:val="0"/>
      <w:marRight w:val="0"/>
      <w:marTop w:val="0"/>
      <w:marBottom w:val="0"/>
      <w:divBdr>
        <w:top w:val="none" w:sz="0" w:space="0" w:color="auto"/>
        <w:left w:val="none" w:sz="0" w:space="0" w:color="auto"/>
        <w:bottom w:val="none" w:sz="0" w:space="0" w:color="auto"/>
        <w:right w:val="none" w:sz="0" w:space="0" w:color="auto"/>
      </w:divBdr>
    </w:div>
    <w:div w:id="200477011">
      <w:bodyDiv w:val="1"/>
      <w:marLeft w:val="0"/>
      <w:marRight w:val="0"/>
      <w:marTop w:val="0"/>
      <w:marBottom w:val="0"/>
      <w:divBdr>
        <w:top w:val="none" w:sz="0" w:space="0" w:color="auto"/>
        <w:left w:val="none" w:sz="0" w:space="0" w:color="auto"/>
        <w:bottom w:val="none" w:sz="0" w:space="0" w:color="auto"/>
        <w:right w:val="none" w:sz="0" w:space="0" w:color="auto"/>
      </w:divBdr>
    </w:div>
    <w:div w:id="201140684">
      <w:bodyDiv w:val="1"/>
      <w:marLeft w:val="0"/>
      <w:marRight w:val="0"/>
      <w:marTop w:val="0"/>
      <w:marBottom w:val="0"/>
      <w:divBdr>
        <w:top w:val="none" w:sz="0" w:space="0" w:color="auto"/>
        <w:left w:val="none" w:sz="0" w:space="0" w:color="auto"/>
        <w:bottom w:val="none" w:sz="0" w:space="0" w:color="auto"/>
        <w:right w:val="none" w:sz="0" w:space="0" w:color="auto"/>
      </w:divBdr>
    </w:div>
    <w:div w:id="201603515">
      <w:bodyDiv w:val="1"/>
      <w:marLeft w:val="0"/>
      <w:marRight w:val="0"/>
      <w:marTop w:val="0"/>
      <w:marBottom w:val="0"/>
      <w:divBdr>
        <w:top w:val="none" w:sz="0" w:space="0" w:color="auto"/>
        <w:left w:val="none" w:sz="0" w:space="0" w:color="auto"/>
        <w:bottom w:val="none" w:sz="0" w:space="0" w:color="auto"/>
        <w:right w:val="none" w:sz="0" w:space="0" w:color="auto"/>
      </w:divBdr>
    </w:div>
    <w:div w:id="202596213">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219026297">
          <w:marLeft w:val="0"/>
          <w:marRight w:val="0"/>
          <w:marTop w:val="0"/>
          <w:marBottom w:val="0"/>
          <w:divBdr>
            <w:top w:val="none" w:sz="0" w:space="0" w:color="auto"/>
            <w:left w:val="none" w:sz="0" w:space="0" w:color="auto"/>
            <w:bottom w:val="none" w:sz="0" w:space="0" w:color="auto"/>
            <w:right w:val="none" w:sz="0" w:space="0" w:color="auto"/>
          </w:divBdr>
        </w:div>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4223611">
      <w:bodyDiv w:val="1"/>
      <w:marLeft w:val="0"/>
      <w:marRight w:val="0"/>
      <w:marTop w:val="0"/>
      <w:marBottom w:val="0"/>
      <w:divBdr>
        <w:top w:val="none" w:sz="0" w:space="0" w:color="auto"/>
        <w:left w:val="none" w:sz="0" w:space="0" w:color="auto"/>
        <w:bottom w:val="none" w:sz="0" w:space="0" w:color="auto"/>
        <w:right w:val="none" w:sz="0" w:space="0" w:color="auto"/>
      </w:divBdr>
    </w:div>
    <w:div w:id="206067649">
      <w:bodyDiv w:val="1"/>
      <w:marLeft w:val="0"/>
      <w:marRight w:val="0"/>
      <w:marTop w:val="0"/>
      <w:marBottom w:val="0"/>
      <w:divBdr>
        <w:top w:val="none" w:sz="0" w:space="0" w:color="auto"/>
        <w:left w:val="none" w:sz="0" w:space="0" w:color="auto"/>
        <w:bottom w:val="none" w:sz="0" w:space="0" w:color="auto"/>
        <w:right w:val="none" w:sz="0" w:space="0" w:color="auto"/>
      </w:divBdr>
    </w:div>
    <w:div w:id="206644288">
      <w:bodyDiv w:val="1"/>
      <w:marLeft w:val="0"/>
      <w:marRight w:val="0"/>
      <w:marTop w:val="0"/>
      <w:marBottom w:val="0"/>
      <w:divBdr>
        <w:top w:val="none" w:sz="0" w:space="0" w:color="auto"/>
        <w:left w:val="none" w:sz="0" w:space="0" w:color="auto"/>
        <w:bottom w:val="none" w:sz="0" w:space="0" w:color="auto"/>
        <w:right w:val="none" w:sz="0" w:space="0" w:color="auto"/>
      </w:divBdr>
    </w:div>
    <w:div w:id="207450343">
      <w:bodyDiv w:val="1"/>
      <w:marLeft w:val="0"/>
      <w:marRight w:val="0"/>
      <w:marTop w:val="0"/>
      <w:marBottom w:val="0"/>
      <w:divBdr>
        <w:top w:val="none" w:sz="0" w:space="0" w:color="auto"/>
        <w:left w:val="none" w:sz="0" w:space="0" w:color="auto"/>
        <w:bottom w:val="none" w:sz="0" w:space="0" w:color="auto"/>
        <w:right w:val="none" w:sz="0" w:space="0" w:color="auto"/>
      </w:divBdr>
    </w:div>
    <w:div w:id="208763611">
      <w:bodyDiv w:val="1"/>
      <w:marLeft w:val="0"/>
      <w:marRight w:val="0"/>
      <w:marTop w:val="0"/>
      <w:marBottom w:val="0"/>
      <w:divBdr>
        <w:top w:val="none" w:sz="0" w:space="0" w:color="auto"/>
        <w:left w:val="none" w:sz="0" w:space="0" w:color="auto"/>
        <w:bottom w:val="none" w:sz="0" w:space="0" w:color="auto"/>
        <w:right w:val="none" w:sz="0" w:space="0" w:color="auto"/>
      </w:divBdr>
    </w:div>
    <w:div w:id="209078549">
      <w:bodyDiv w:val="1"/>
      <w:marLeft w:val="0"/>
      <w:marRight w:val="0"/>
      <w:marTop w:val="0"/>
      <w:marBottom w:val="0"/>
      <w:divBdr>
        <w:top w:val="none" w:sz="0" w:space="0" w:color="auto"/>
        <w:left w:val="none" w:sz="0" w:space="0" w:color="auto"/>
        <w:bottom w:val="none" w:sz="0" w:space="0" w:color="auto"/>
        <w:right w:val="none" w:sz="0" w:space="0" w:color="auto"/>
      </w:divBdr>
    </w:div>
    <w:div w:id="210962185">
      <w:bodyDiv w:val="1"/>
      <w:marLeft w:val="0"/>
      <w:marRight w:val="0"/>
      <w:marTop w:val="0"/>
      <w:marBottom w:val="0"/>
      <w:divBdr>
        <w:top w:val="none" w:sz="0" w:space="0" w:color="auto"/>
        <w:left w:val="none" w:sz="0" w:space="0" w:color="auto"/>
        <w:bottom w:val="none" w:sz="0" w:space="0" w:color="auto"/>
        <w:right w:val="none" w:sz="0" w:space="0" w:color="auto"/>
      </w:divBdr>
    </w:div>
    <w:div w:id="211037867">
      <w:bodyDiv w:val="1"/>
      <w:marLeft w:val="0"/>
      <w:marRight w:val="0"/>
      <w:marTop w:val="0"/>
      <w:marBottom w:val="0"/>
      <w:divBdr>
        <w:top w:val="none" w:sz="0" w:space="0" w:color="auto"/>
        <w:left w:val="none" w:sz="0" w:space="0" w:color="auto"/>
        <w:bottom w:val="none" w:sz="0" w:space="0" w:color="auto"/>
        <w:right w:val="none" w:sz="0" w:space="0" w:color="auto"/>
      </w:divBdr>
    </w:div>
    <w:div w:id="211112037">
      <w:bodyDiv w:val="1"/>
      <w:marLeft w:val="0"/>
      <w:marRight w:val="0"/>
      <w:marTop w:val="0"/>
      <w:marBottom w:val="0"/>
      <w:divBdr>
        <w:top w:val="none" w:sz="0" w:space="0" w:color="auto"/>
        <w:left w:val="none" w:sz="0" w:space="0" w:color="auto"/>
        <w:bottom w:val="none" w:sz="0" w:space="0" w:color="auto"/>
        <w:right w:val="none" w:sz="0" w:space="0" w:color="auto"/>
      </w:divBdr>
    </w:div>
    <w:div w:id="211354188">
      <w:bodyDiv w:val="1"/>
      <w:marLeft w:val="0"/>
      <w:marRight w:val="0"/>
      <w:marTop w:val="0"/>
      <w:marBottom w:val="0"/>
      <w:divBdr>
        <w:top w:val="none" w:sz="0" w:space="0" w:color="auto"/>
        <w:left w:val="none" w:sz="0" w:space="0" w:color="auto"/>
        <w:bottom w:val="none" w:sz="0" w:space="0" w:color="auto"/>
        <w:right w:val="none" w:sz="0" w:space="0" w:color="auto"/>
      </w:divBdr>
    </w:div>
    <w:div w:id="213125502">
      <w:bodyDiv w:val="1"/>
      <w:marLeft w:val="0"/>
      <w:marRight w:val="0"/>
      <w:marTop w:val="0"/>
      <w:marBottom w:val="0"/>
      <w:divBdr>
        <w:top w:val="none" w:sz="0" w:space="0" w:color="auto"/>
        <w:left w:val="none" w:sz="0" w:space="0" w:color="auto"/>
        <w:bottom w:val="none" w:sz="0" w:space="0" w:color="auto"/>
        <w:right w:val="none" w:sz="0" w:space="0" w:color="auto"/>
      </w:divBdr>
    </w:div>
    <w:div w:id="213658111">
      <w:bodyDiv w:val="1"/>
      <w:marLeft w:val="0"/>
      <w:marRight w:val="0"/>
      <w:marTop w:val="0"/>
      <w:marBottom w:val="0"/>
      <w:divBdr>
        <w:top w:val="none" w:sz="0" w:space="0" w:color="auto"/>
        <w:left w:val="none" w:sz="0" w:space="0" w:color="auto"/>
        <w:bottom w:val="none" w:sz="0" w:space="0" w:color="auto"/>
        <w:right w:val="none" w:sz="0" w:space="0" w:color="auto"/>
      </w:divBdr>
    </w:div>
    <w:div w:id="213857054">
      <w:bodyDiv w:val="1"/>
      <w:marLeft w:val="0"/>
      <w:marRight w:val="0"/>
      <w:marTop w:val="0"/>
      <w:marBottom w:val="0"/>
      <w:divBdr>
        <w:top w:val="none" w:sz="0" w:space="0" w:color="auto"/>
        <w:left w:val="none" w:sz="0" w:space="0" w:color="auto"/>
        <w:bottom w:val="none" w:sz="0" w:space="0" w:color="auto"/>
        <w:right w:val="none" w:sz="0" w:space="0" w:color="auto"/>
      </w:divBdr>
    </w:div>
    <w:div w:id="214977355">
      <w:bodyDiv w:val="1"/>
      <w:marLeft w:val="0"/>
      <w:marRight w:val="0"/>
      <w:marTop w:val="0"/>
      <w:marBottom w:val="0"/>
      <w:divBdr>
        <w:top w:val="none" w:sz="0" w:space="0" w:color="auto"/>
        <w:left w:val="none" w:sz="0" w:space="0" w:color="auto"/>
        <w:bottom w:val="none" w:sz="0" w:space="0" w:color="auto"/>
        <w:right w:val="none" w:sz="0" w:space="0" w:color="auto"/>
      </w:divBdr>
    </w:div>
    <w:div w:id="216479897">
      <w:bodyDiv w:val="1"/>
      <w:marLeft w:val="0"/>
      <w:marRight w:val="0"/>
      <w:marTop w:val="0"/>
      <w:marBottom w:val="0"/>
      <w:divBdr>
        <w:top w:val="none" w:sz="0" w:space="0" w:color="auto"/>
        <w:left w:val="none" w:sz="0" w:space="0" w:color="auto"/>
        <w:bottom w:val="none" w:sz="0" w:space="0" w:color="auto"/>
        <w:right w:val="none" w:sz="0" w:space="0" w:color="auto"/>
      </w:divBdr>
    </w:div>
    <w:div w:id="216747397">
      <w:bodyDiv w:val="1"/>
      <w:marLeft w:val="0"/>
      <w:marRight w:val="0"/>
      <w:marTop w:val="0"/>
      <w:marBottom w:val="0"/>
      <w:divBdr>
        <w:top w:val="none" w:sz="0" w:space="0" w:color="auto"/>
        <w:left w:val="none" w:sz="0" w:space="0" w:color="auto"/>
        <w:bottom w:val="none" w:sz="0" w:space="0" w:color="auto"/>
        <w:right w:val="none" w:sz="0" w:space="0" w:color="auto"/>
      </w:divBdr>
    </w:div>
    <w:div w:id="217011386">
      <w:bodyDiv w:val="1"/>
      <w:marLeft w:val="0"/>
      <w:marRight w:val="0"/>
      <w:marTop w:val="0"/>
      <w:marBottom w:val="0"/>
      <w:divBdr>
        <w:top w:val="none" w:sz="0" w:space="0" w:color="auto"/>
        <w:left w:val="none" w:sz="0" w:space="0" w:color="auto"/>
        <w:bottom w:val="none" w:sz="0" w:space="0" w:color="auto"/>
        <w:right w:val="none" w:sz="0" w:space="0" w:color="auto"/>
      </w:divBdr>
    </w:div>
    <w:div w:id="217666571">
      <w:bodyDiv w:val="1"/>
      <w:marLeft w:val="0"/>
      <w:marRight w:val="0"/>
      <w:marTop w:val="0"/>
      <w:marBottom w:val="0"/>
      <w:divBdr>
        <w:top w:val="none" w:sz="0" w:space="0" w:color="auto"/>
        <w:left w:val="none" w:sz="0" w:space="0" w:color="auto"/>
        <w:bottom w:val="none" w:sz="0" w:space="0" w:color="auto"/>
        <w:right w:val="none" w:sz="0" w:space="0" w:color="auto"/>
      </w:divBdr>
    </w:div>
    <w:div w:id="217980158">
      <w:bodyDiv w:val="1"/>
      <w:marLeft w:val="0"/>
      <w:marRight w:val="0"/>
      <w:marTop w:val="0"/>
      <w:marBottom w:val="0"/>
      <w:divBdr>
        <w:top w:val="none" w:sz="0" w:space="0" w:color="auto"/>
        <w:left w:val="none" w:sz="0" w:space="0" w:color="auto"/>
        <w:bottom w:val="none" w:sz="0" w:space="0" w:color="auto"/>
        <w:right w:val="none" w:sz="0" w:space="0" w:color="auto"/>
      </w:divBdr>
    </w:div>
    <w:div w:id="218057653">
      <w:bodyDiv w:val="1"/>
      <w:marLeft w:val="0"/>
      <w:marRight w:val="0"/>
      <w:marTop w:val="0"/>
      <w:marBottom w:val="0"/>
      <w:divBdr>
        <w:top w:val="none" w:sz="0" w:space="0" w:color="auto"/>
        <w:left w:val="none" w:sz="0" w:space="0" w:color="auto"/>
        <w:bottom w:val="none" w:sz="0" w:space="0" w:color="auto"/>
        <w:right w:val="none" w:sz="0" w:space="0" w:color="auto"/>
      </w:divBdr>
    </w:div>
    <w:div w:id="218367415">
      <w:bodyDiv w:val="1"/>
      <w:marLeft w:val="0"/>
      <w:marRight w:val="0"/>
      <w:marTop w:val="0"/>
      <w:marBottom w:val="0"/>
      <w:divBdr>
        <w:top w:val="none" w:sz="0" w:space="0" w:color="auto"/>
        <w:left w:val="none" w:sz="0" w:space="0" w:color="auto"/>
        <w:bottom w:val="none" w:sz="0" w:space="0" w:color="auto"/>
        <w:right w:val="none" w:sz="0" w:space="0" w:color="auto"/>
      </w:divBdr>
    </w:div>
    <w:div w:id="219439247">
      <w:bodyDiv w:val="1"/>
      <w:marLeft w:val="0"/>
      <w:marRight w:val="0"/>
      <w:marTop w:val="0"/>
      <w:marBottom w:val="0"/>
      <w:divBdr>
        <w:top w:val="none" w:sz="0" w:space="0" w:color="auto"/>
        <w:left w:val="none" w:sz="0" w:space="0" w:color="auto"/>
        <w:bottom w:val="none" w:sz="0" w:space="0" w:color="auto"/>
        <w:right w:val="none" w:sz="0" w:space="0" w:color="auto"/>
      </w:divBdr>
    </w:div>
    <w:div w:id="219560723">
      <w:bodyDiv w:val="1"/>
      <w:marLeft w:val="0"/>
      <w:marRight w:val="0"/>
      <w:marTop w:val="0"/>
      <w:marBottom w:val="0"/>
      <w:divBdr>
        <w:top w:val="none" w:sz="0" w:space="0" w:color="auto"/>
        <w:left w:val="none" w:sz="0" w:space="0" w:color="auto"/>
        <w:bottom w:val="none" w:sz="0" w:space="0" w:color="auto"/>
        <w:right w:val="none" w:sz="0" w:space="0" w:color="auto"/>
      </w:divBdr>
    </w:div>
    <w:div w:id="219637570">
      <w:bodyDiv w:val="1"/>
      <w:marLeft w:val="0"/>
      <w:marRight w:val="0"/>
      <w:marTop w:val="0"/>
      <w:marBottom w:val="0"/>
      <w:divBdr>
        <w:top w:val="none" w:sz="0" w:space="0" w:color="auto"/>
        <w:left w:val="none" w:sz="0" w:space="0" w:color="auto"/>
        <w:bottom w:val="none" w:sz="0" w:space="0" w:color="auto"/>
        <w:right w:val="none" w:sz="0" w:space="0" w:color="auto"/>
      </w:divBdr>
    </w:div>
    <w:div w:id="220990351">
      <w:bodyDiv w:val="1"/>
      <w:marLeft w:val="0"/>
      <w:marRight w:val="0"/>
      <w:marTop w:val="0"/>
      <w:marBottom w:val="0"/>
      <w:divBdr>
        <w:top w:val="none" w:sz="0" w:space="0" w:color="auto"/>
        <w:left w:val="none" w:sz="0" w:space="0" w:color="auto"/>
        <w:bottom w:val="none" w:sz="0" w:space="0" w:color="auto"/>
        <w:right w:val="none" w:sz="0" w:space="0" w:color="auto"/>
      </w:divBdr>
    </w:div>
    <w:div w:id="221602309">
      <w:bodyDiv w:val="1"/>
      <w:marLeft w:val="0"/>
      <w:marRight w:val="0"/>
      <w:marTop w:val="0"/>
      <w:marBottom w:val="0"/>
      <w:divBdr>
        <w:top w:val="none" w:sz="0" w:space="0" w:color="auto"/>
        <w:left w:val="none" w:sz="0" w:space="0" w:color="auto"/>
        <w:bottom w:val="none" w:sz="0" w:space="0" w:color="auto"/>
        <w:right w:val="none" w:sz="0" w:space="0" w:color="auto"/>
      </w:divBdr>
    </w:div>
    <w:div w:id="222646284">
      <w:bodyDiv w:val="1"/>
      <w:marLeft w:val="0"/>
      <w:marRight w:val="0"/>
      <w:marTop w:val="0"/>
      <w:marBottom w:val="0"/>
      <w:divBdr>
        <w:top w:val="none" w:sz="0" w:space="0" w:color="auto"/>
        <w:left w:val="none" w:sz="0" w:space="0" w:color="auto"/>
        <w:bottom w:val="none" w:sz="0" w:space="0" w:color="auto"/>
        <w:right w:val="none" w:sz="0" w:space="0" w:color="auto"/>
      </w:divBdr>
    </w:div>
    <w:div w:id="222837590">
      <w:bodyDiv w:val="1"/>
      <w:marLeft w:val="0"/>
      <w:marRight w:val="0"/>
      <w:marTop w:val="0"/>
      <w:marBottom w:val="0"/>
      <w:divBdr>
        <w:top w:val="none" w:sz="0" w:space="0" w:color="auto"/>
        <w:left w:val="none" w:sz="0" w:space="0" w:color="auto"/>
        <w:bottom w:val="none" w:sz="0" w:space="0" w:color="auto"/>
        <w:right w:val="none" w:sz="0" w:space="0" w:color="auto"/>
      </w:divBdr>
    </w:div>
    <w:div w:id="222909048">
      <w:bodyDiv w:val="1"/>
      <w:marLeft w:val="0"/>
      <w:marRight w:val="0"/>
      <w:marTop w:val="0"/>
      <w:marBottom w:val="0"/>
      <w:divBdr>
        <w:top w:val="none" w:sz="0" w:space="0" w:color="auto"/>
        <w:left w:val="none" w:sz="0" w:space="0" w:color="auto"/>
        <w:bottom w:val="none" w:sz="0" w:space="0" w:color="auto"/>
        <w:right w:val="none" w:sz="0" w:space="0" w:color="auto"/>
      </w:divBdr>
    </w:div>
    <w:div w:id="222915809">
      <w:bodyDiv w:val="1"/>
      <w:marLeft w:val="0"/>
      <w:marRight w:val="0"/>
      <w:marTop w:val="0"/>
      <w:marBottom w:val="0"/>
      <w:divBdr>
        <w:top w:val="none" w:sz="0" w:space="0" w:color="auto"/>
        <w:left w:val="none" w:sz="0" w:space="0" w:color="auto"/>
        <w:bottom w:val="none" w:sz="0" w:space="0" w:color="auto"/>
        <w:right w:val="none" w:sz="0" w:space="0" w:color="auto"/>
      </w:divBdr>
    </w:div>
    <w:div w:id="223151816">
      <w:bodyDiv w:val="1"/>
      <w:marLeft w:val="0"/>
      <w:marRight w:val="0"/>
      <w:marTop w:val="0"/>
      <w:marBottom w:val="0"/>
      <w:divBdr>
        <w:top w:val="none" w:sz="0" w:space="0" w:color="auto"/>
        <w:left w:val="none" w:sz="0" w:space="0" w:color="auto"/>
        <w:bottom w:val="none" w:sz="0" w:space="0" w:color="auto"/>
        <w:right w:val="none" w:sz="0" w:space="0" w:color="auto"/>
      </w:divBdr>
    </w:div>
    <w:div w:id="223413465">
      <w:bodyDiv w:val="1"/>
      <w:marLeft w:val="0"/>
      <w:marRight w:val="0"/>
      <w:marTop w:val="0"/>
      <w:marBottom w:val="0"/>
      <w:divBdr>
        <w:top w:val="none" w:sz="0" w:space="0" w:color="auto"/>
        <w:left w:val="none" w:sz="0" w:space="0" w:color="auto"/>
        <w:bottom w:val="none" w:sz="0" w:space="0" w:color="auto"/>
        <w:right w:val="none" w:sz="0" w:space="0" w:color="auto"/>
      </w:divBdr>
    </w:div>
    <w:div w:id="224264575">
      <w:bodyDiv w:val="1"/>
      <w:marLeft w:val="0"/>
      <w:marRight w:val="0"/>
      <w:marTop w:val="0"/>
      <w:marBottom w:val="0"/>
      <w:divBdr>
        <w:top w:val="none" w:sz="0" w:space="0" w:color="auto"/>
        <w:left w:val="none" w:sz="0" w:space="0" w:color="auto"/>
        <w:bottom w:val="none" w:sz="0" w:space="0" w:color="auto"/>
        <w:right w:val="none" w:sz="0" w:space="0" w:color="auto"/>
      </w:divBdr>
    </w:div>
    <w:div w:id="224686016">
      <w:bodyDiv w:val="1"/>
      <w:marLeft w:val="0"/>
      <w:marRight w:val="0"/>
      <w:marTop w:val="0"/>
      <w:marBottom w:val="0"/>
      <w:divBdr>
        <w:top w:val="none" w:sz="0" w:space="0" w:color="auto"/>
        <w:left w:val="none" w:sz="0" w:space="0" w:color="auto"/>
        <w:bottom w:val="none" w:sz="0" w:space="0" w:color="auto"/>
        <w:right w:val="none" w:sz="0" w:space="0" w:color="auto"/>
      </w:divBdr>
    </w:div>
    <w:div w:id="226651902">
      <w:bodyDiv w:val="1"/>
      <w:marLeft w:val="0"/>
      <w:marRight w:val="0"/>
      <w:marTop w:val="0"/>
      <w:marBottom w:val="0"/>
      <w:divBdr>
        <w:top w:val="none" w:sz="0" w:space="0" w:color="auto"/>
        <w:left w:val="none" w:sz="0" w:space="0" w:color="auto"/>
        <w:bottom w:val="none" w:sz="0" w:space="0" w:color="auto"/>
        <w:right w:val="none" w:sz="0" w:space="0" w:color="auto"/>
      </w:divBdr>
    </w:div>
    <w:div w:id="227571066">
      <w:bodyDiv w:val="1"/>
      <w:marLeft w:val="0"/>
      <w:marRight w:val="0"/>
      <w:marTop w:val="0"/>
      <w:marBottom w:val="0"/>
      <w:divBdr>
        <w:top w:val="none" w:sz="0" w:space="0" w:color="auto"/>
        <w:left w:val="none" w:sz="0" w:space="0" w:color="auto"/>
        <w:bottom w:val="none" w:sz="0" w:space="0" w:color="auto"/>
        <w:right w:val="none" w:sz="0" w:space="0" w:color="auto"/>
      </w:divBdr>
    </w:div>
    <w:div w:id="227885179">
      <w:bodyDiv w:val="1"/>
      <w:marLeft w:val="0"/>
      <w:marRight w:val="0"/>
      <w:marTop w:val="0"/>
      <w:marBottom w:val="0"/>
      <w:divBdr>
        <w:top w:val="none" w:sz="0" w:space="0" w:color="auto"/>
        <w:left w:val="none" w:sz="0" w:space="0" w:color="auto"/>
        <w:bottom w:val="none" w:sz="0" w:space="0" w:color="auto"/>
        <w:right w:val="none" w:sz="0" w:space="0" w:color="auto"/>
      </w:divBdr>
    </w:div>
    <w:div w:id="227886692">
      <w:bodyDiv w:val="1"/>
      <w:marLeft w:val="0"/>
      <w:marRight w:val="0"/>
      <w:marTop w:val="0"/>
      <w:marBottom w:val="0"/>
      <w:divBdr>
        <w:top w:val="none" w:sz="0" w:space="0" w:color="auto"/>
        <w:left w:val="none" w:sz="0" w:space="0" w:color="auto"/>
        <w:bottom w:val="none" w:sz="0" w:space="0" w:color="auto"/>
        <w:right w:val="none" w:sz="0" w:space="0" w:color="auto"/>
      </w:divBdr>
    </w:div>
    <w:div w:id="227961234">
      <w:bodyDiv w:val="1"/>
      <w:marLeft w:val="0"/>
      <w:marRight w:val="0"/>
      <w:marTop w:val="0"/>
      <w:marBottom w:val="0"/>
      <w:divBdr>
        <w:top w:val="none" w:sz="0" w:space="0" w:color="auto"/>
        <w:left w:val="none" w:sz="0" w:space="0" w:color="auto"/>
        <w:bottom w:val="none" w:sz="0" w:space="0" w:color="auto"/>
        <w:right w:val="none" w:sz="0" w:space="0" w:color="auto"/>
      </w:divBdr>
    </w:div>
    <w:div w:id="228659096">
      <w:bodyDiv w:val="1"/>
      <w:marLeft w:val="0"/>
      <w:marRight w:val="0"/>
      <w:marTop w:val="0"/>
      <w:marBottom w:val="0"/>
      <w:divBdr>
        <w:top w:val="none" w:sz="0" w:space="0" w:color="auto"/>
        <w:left w:val="none" w:sz="0" w:space="0" w:color="auto"/>
        <w:bottom w:val="none" w:sz="0" w:space="0" w:color="auto"/>
        <w:right w:val="none" w:sz="0" w:space="0" w:color="auto"/>
      </w:divBdr>
    </w:div>
    <w:div w:id="229268490">
      <w:bodyDiv w:val="1"/>
      <w:marLeft w:val="0"/>
      <w:marRight w:val="0"/>
      <w:marTop w:val="0"/>
      <w:marBottom w:val="0"/>
      <w:divBdr>
        <w:top w:val="none" w:sz="0" w:space="0" w:color="auto"/>
        <w:left w:val="none" w:sz="0" w:space="0" w:color="auto"/>
        <w:bottom w:val="none" w:sz="0" w:space="0" w:color="auto"/>
        <w:right w:val="none" w:sz="0" w:space="0" w:color="auto"/>
      </w:divBdr>
    </w:div>
    <w:div w:id="229341400">
      <w:bodyDiv w:val="1"/>
      <w:marLeft w:val="0"/>
      <w:marRight w:val="0"/>
      <w:marTop w:val="0"/>
      <w:marBottom w:val="0"/>
      <w:divBdr>
        <w:top w:val="none" w:sz="0" w:space="0" w:color="auto"/>
        <w:left w:val="none" w:sz="0" w:space="0" w:color="auto"/>
        <w:bottom w:val="none" w:sz="0" w:space="0" w:color="auto"/>
        <w:right w:val="none" w:sz="0" w:space="0" w:color="auto"/>
      </w:divBdr>
    </w:div>
    <w:div w:id="229388745">
      <w:bodyDiv w:val="1"/>
      <w:marLeft w:val="0"/>
      <w:marRight w:val="0"/>
      <w:marTop w:val="0"/>
      <w:marBottom w:val="0"/>
      <w:divBdr>
        <w:top w:val="none" w:sz="0" w:space="0" w:color="auto"/>
        <w:left w:val="none" w:sz="0" w:space="0" w:color="auto"/>
        <w:bottom w:val="none" w:sz="0" w:space="0" w:color="auto"/>
        <w:right w:val="none" w:sz="0" w:space="0" w:color="auto"/>
      </w:divBdr>
    </w:div>
    <w:div w:id="229657768">
      <w:bodyDiv w:val="1"/>
      <w:marLeft w:val="0"/>
      <w:marRight w:val="0"/>
      <w:marTop w:val="0"/>
      <w:marBottom w:val="0"/>
      <w:divBdr>
        <w:top w:val="none" w:sz="0" w:space="0" w:color="auto"/>
        <w:left w:val="none" w:sz="0" w:space="0" w:color="auto"/>
        <w:bottom w:val="none" w:sz="0" w:space="0" w:color="auto"/>
        <w:right w:val="none" w:sz="0" w:space="0" w:color="auto"/>
      </w:divBdr>
    </w:div>
    <w:div w:id="230190372">
      <w:bodyDiv w:val="1"/>
      <w:marLeft w:val="0"/>
      <w:marRight w:val="0"/>
      <w:marTop w:val="0"/>
      <w:marBottom w:val="0"/>
      <w:divBdr>
        <w:top w:val="none" w:sz="0" w:space="0" w:color="auto"/>
        <w:left w:val="none" w:sz="0" w:space="0" w:color="auto"/>
        <w:bottom w:val="none" w:sz="0" w:space="0" w:color="auto"/>
        <w:right w:val="none" w:sz="0" w:space="0" w:color="auto"/>
      </w:divBdr>
    </w:div>
    <w:div w:id="230579499">
      <w:bodyDiv w:val="1"/>
      <w:marLeft w:val="0"/>
      <w:marRight w:val="0"/>
      <w:marTop w:val="0"/>
      <w:marBottom w:val="0"/>
      <w:divBdr>
        <w:top w:val="none" w:sz="0" w:space="0" w:color="auto"/>
        <w:left w:val="none" w:sz="0" w:space="0" w:color="auto"/>
        <w:bottom w:val="none" w:sz="0" w:space="0" w:color="auto"/>
        <w:right w:val="none" w:sz="0" w:space="0" w:color="auto"/>
      </w:divBdr>
    </w:div>
    <w:div w:id="230847350">
      <w:bodyDiv w:val="1"/>
      <w:marLeft w:val="0"/>
      <w:marRight w:val="0"/>
      <w:marTop w:val="0"/>
      <w:marBottom w:val="0"/>
      <w:divBdr>
        <w:top w:val="none" w:sz="0" w:space="0" w:color="auto"/>
        <w:left w:val="none" w:sz="0" w:space="0" w:color="auto"/>
        <w:bottom w:val="none" w:sz="0" w:space="0" w:color="auto"/>
        <w:right w:val="none" w:sz="0" w:space="0" w:color="auto"/>
      </w:divBdr>
    </w:div>
    <w:div w:id="231623419">
      <w:bodyDiv w:val="1"/>
      <w:marLeft w:val="0"/>
      <w:marRight w:val="0"/>
      <w:marTop w:val="0"/>
      <w:marBottom w:val="0"/>
      <w:divBdr>
        <w:top w:val="none" w:sz="0" w:space="0" w:color="auto"/>
        <w:left w:val="none" w:sz="0" w:space="0" w:color="auto"/>
        <w:bottom w:val="none" w:sz="0" w:space="0" w:color="auto"/>
        <w:right w:val="none" w:sz="0" w:space="0" w:color="auto"/>
      </w:divBdr>
    </w:div>
    <w:div w:id="231669891">
      <w:bodyDiv w:val="1"/>
      <w:marLeft w:val="0"/>
      <w:marRight w:val="0"/>
      <w:marTop w:val="0"/>
      <w:marBottom w:val="0"/>
      <w:divBdr>
        <w:top w:val="none" w:sz="0" w:space="0" w:color="auto"/>
        <w:left w:val="none" w:sz="0" w:space="0" w:color="auto"/>
        <w:bottom w:val="none" w:sz="0" w:space="0" w:color="auto"/>
        <w:right w:val="none" w:sz="0" w:space="0" w:color="auto"/>
      </w:divBdr>
    </w:div>
    <w:div w:id="231817106">
      <w:bodyDiv w:val="1"/>
      <w:marLeft w:val="0"/>
      <w:marRight w:val="0"/>
      <w:marTop w:val="0"/>
      <w:marBottom w:val="0"/>
      <w:divBdr>
        <w:top w:val="none" w:sz="0" w:space="0" w:color="auto"/>
        <w:left w:val="none" w:sz="0" w:space="0" w:color="auto"/>
        <w:bottom w:val="none" w:sz="0" w:space="0" w:color="auto"/>
        <w:right w:val="none" w:sz="0" w:space="0" w:color="auto"/>
      </w:divBdr>
    </w:div>
    <w:div w:id="232470972">
      <w:bodyDiv w:val="1"/>
      <w:marLeft w:val="0"/>
      <w:marRight w:val="0"/>
      <w:marTop w:val="0"/>
      <w:marBottom w:val="0"/>
      <w:divBdr>
        <w:top w:val="none" w:sz="0" w:space="0" w:color="auto"/>
        <w:left w:val="none" w:sz="0" w:space="0" w:color="auto"/>
        <w:bottom w:val="none" w:sz="0" w:space="0" w:color="auto"/>
        <w:right w:val="none" w:sz="0" w:space="0" w:color="auto"/>
      </w:divBdr>
    </w:div>
    <w:div w:id="233702468">
      <w:bodyDiv w:val="1"/>
      <w:marLeft w:val="0"/>
      <w:marRight w:val="0"/>
      <w:marTop w:val="0"/>
      <w:marBottom w:val="0"/>
      <w:divBdr>
        <w:top w:val="none" w:sz="0" w:space="0" w:color="auto"/>
        <w:left w:val="none" w:sz="0" w:space="0" w:color="auto"/>
        <w:bottom w:val="none" w:sz="0" w:space="0" w:color="auto"/>
        <w:right w:val="none" w:sz="0" w:space="0" w:color="auto"/>
      </w:divBdr>
    </w:div>
    <w:div w:id="233705916">
      <w:bodyDiv w:val="1"/>
      <w:marLeft w:val="0"/>
      <w:marRight w:val="0"/>
      <w:marTop w:val="0"/>
      <w:marBottom w:val="0"/>
      <w:divBdr>
        <w:top w:val="none" w:sz="0" w:space="0" w:color="auto"/>
        <w:left w:val="none" w:sz="0" w:space="0" w:color="auto"/>
        <w:bottom w:val="none" w:sz="0" w:space="0" w:color="auto"/>
        <w:right w:val="none" w:sz="0" w:space="0" w:color="auto"/>
      </w:divBdr>
    </w:div>
    <w:div w:id="233979105">
      <w:bodyDiv w:val="1"/>
      <w:marLeft w:val="0"/>
      <w:marRight w:val="0"/>
      <w:marTop w:val="0"/>
      <w:marBottom w:val="0"/>
      <w:divBdr>
        <w:top w:val="none" w:sz="0" w:space="0" w:color="auto"/>
        <w:left w:val="none" w:sz="0" w:space="0" w:color="auto"/>
        <w:bottom w:val="none" w:sz="0" w:space="0" w:color="auto"/>
        <w:right w:val="none" w:sz="0" w:space="0" w:color="auto"/>
      </w:divBdr>
    </w:div>
    <w:div w:id="234513106">
      <w:bodyDiv w:val="1"/>
      <w:marLeft w:val="0"/>
      <w:marRight w:val="0"/>
      <w:marTop w:val="0"/>
      <w:marBottom w:val="0"/>
      <w:divBdr>
        <w:top w:val="none" w:sz="0" w:space="0" w:color="auto"/>
        <w:left w:val="none" w:sz="0" w:space="0" w:color="auto"/>
        <w:bottom w:val="none" w:sz="0" w:space="0" w:color="auto"/>
        <w:right w:val="none" w:sz="0" w:space="0" w:color="auto"/>
      </w:divBdr>
    </w:div>
    <w:div w:id="235283201">
      <w:bodyDiv w:val="1"/>
      <w:marLeft w:val="0"/>
      <w:marRight w:val="0"/>
      <w:marTop w:val="0"/>
      <w:marBottom w:val="0"/>
      <w:divBdr>
        <w:top w:val="none" w:sz="0" w:space="0" w:color="auto"/>
        <w:left w:val="none" w:sz="0" w:space="0" w:color="auto"/>
        <w:bottom w:val="none" w:sz="0" w:space="0" w:color="auto"/>
        <w:right w:val="none" w:sz="0" w:space="0" w:color="auto"/>
      </w:divBdr>
    </w:div>
    <w:div w:id="235819083">
      <w:bodyDiv w:val="1"/>
      <w:marLeft w:val="0"/>
      <w:marRight w:val="0"/>
      <w:marTop w:val="0"/>
      <w:marBottom w:val="0"/>
      <w:divBdr>
        <w:top w:val="none" w:sz="0" w:space="0" w:color="auto"/>
        <w:left w:val="none" w:sz="0" w:space="0" w:color="auto"/>
        <w:bottom w:val="none" w:sz="0" w:space="0" w:color="auto"/>
        <w:right w:val="none" w:sz="0" w:space="0" w:color="auto"/>
      </w:divBdr>
    </w:div>
    <w:div w:id="235939870">
      <w:bodyDiv w:val="1"/>
      <w:marLeft w:val="0"/>
      <w:marRight w:val="0"/>
      <w:marTop w:val="0"/>
      <w:marBottom w:val="0"/>
      <w:divBdr>
        <w:top w:val="none" w:sz="0" w:space="0" w:color="auto"/>
        <w:left w:val="none" w:sz="0" w:space="0" w:color="auto"/>
        <w:bottom w:val="none" w:sz="0" w:space="0" w:color="auto"/>
        <w:right w:val="none" w:sz="0" w:space="0" w:color="auto"/>
      </w:divBdr>
    </w:div>
    <w:div w:id="235940456">
      <w:bodyDiv w:val="1"/>
      <w:marLeft w:val="0"/>
      <w:marRight w:val="0"/>
      <w:marTop w:val="0"/>
      <w:marBottom w:val="0"/>
      <w:divBdr>
        <w:top w:val="none" w:sz="0" w:space="0" w:color="auto"/>
        <w:left w:val="none" w:sz="0" w:space="0" w:color="auto"/>
        <w:bottom w:val="none" w:sz="0" w:space="0" w:color="auto"/>
        <w:right w:val="none" w:sz="0" w:space="0" w:color="auto"/>
      </w:divBdr>
    </w:div>
    <w:div w:id="236717275">
      <w:bodyDiv w:val="1"/>
      <w:marLeft w:val="0"/>
      <w:marRight w:val="0"/>
      <w:marTop w:val="0"/>
      <w:marBottom w:val="0"/>
      <w:divBdr>
        <w:top w:val="none" w:sz="0" w:space="0" w:color="auto"/>
        <w:left w:val="none" w:sz="0" w:space="0" w:color="auto"/>
        <w:bottom w:val="none" w:sz="0" w:space="0" w:color="auto"/>
        <w:right w:val="none" w:sz="0" w:space="0" w:color="auto"/>
      </w:divBdr>
    </w:div>
    <w:div w:id="239099919">
      <w:bodyDiv w:val="1"/>
      <w:marLeft w:val="0"/>
      <w:marRight w:val="0"/>
      <w:marTop w:val="0"/>
      <w:marBottom w:val="0"/>
      <w:divBdr>
        <w:top w:val="none" w:sz="0" w:space="0" w:color="auto"/>
        <w:left w:val="none" w:sz="0" w:space="0" w:color="auto"/>
        <w:bottom w:val="none" w:sz="0" w:space="0" w:color="auto"/>
        <w:right w:val="none" w:sz="0" w:space="0" w:color="auto"/>
      </w:divBdr>
    </w:div>
    <w:div w:id="239339088">
      <w:bodyDiv w:val="1"/>
      <w:marLeft w:val="0"/>
      <w:marRight w:val="0"/>
      <w:marTop w:val="0"/>
      <w:marBottom w:val="0"/>
      <w:divBdr>
        <w:top w:val="none" w:sz="0" w:space="0" w:color="auto"/>
        <w:left w:val="none" w:sz="0" w:space="0" w:color="auto"/>
        <w:bottom w:val="none" w:sz="0" w:space="0" w:color="auto"/>
        <w:right w:val="none" w:sz="0" w:space="0" w:color="auto"/>
      </w:divBdr>
    </w:div>
    <w:div w:id="239415938">
      <w:bodyDiv w:val="1"/>
      <w:marLeft w:val="0"/>
      <w:marRight w:val="0"/>
      <w:marTop w:val="0"/>
      <w:marBottom w:val="0"/>
      <w:divBdr>
        <w:top w:val="none" w:sz="0" w:space="0" w:color="auto"/>
        <w:left w:val="none" w:sz="0" w:space="0" w:color="auto"/>
        <w:bottom w:val="none" w:sz="0" w:space="0" w:color="auto"/>
        <w:right w:val="none" w:sz="0" w:space="0" w:color="auto"/>
      </w:divBdr>
    </w:div>
    <w:div w:id="239755244">
      <w:bodyDiv w:val="1"/>
      <w:marLeft w:val="0"/>
      <w:marRight w:val="0"/>
      <w:marTop w:val="0"/>
      <w:marBottom w:val="0"/>
      <w:divBdr>
        <w:top w:val="none" w:sz="0" w:space="0" w:color="auto"/>
        <w:left w:val="none" w:sz="0" w:space="0" w:color="auto"/>
        <w:bottom w:val="none" w:sz="0" w:space="0" w:color="auto"/>
        <w:right w:val="none" w:sz="0" w:space="0" w:color="auto"/>
      </w:divBdr>
    </w:div>
    <w:div w:id="240481875">
      <w:bodyDiv w:val="1"/>
      <w:marLeft w:val="0"/>
      <w:marRight w:val="0"/>
      <w:marTop w:val="0"/>
      <w:marBottom w:val="0"/>
      <w:divBdr>
        <w:top w:val="none" w:sz="0" w:space="0" w:color="auto"/>
        <w:left w:val="none" w:sz="0" w:space="0" w:color="auto"/>
        <w:bottom w:val="none" w:sz="0" w:space="0" w:color="auto"/>
        <w:right w:val="none" w:sz="0" w:space="0" w:color="auto"/>
      </w:divBdr>
    </w:div>
    <w:div w:id="241569214">
      <w:bodyDiv w:val="1"/>
      <w:marLeft w:val="0"/>
      <w:marRight w:val="0"/>
      <w:marTop w:val="0"/>
      <w:marBottom w:val="0"/>
      <w:divBdr>
        <w:top w:val="none" w:sz="0" w:space="0" w:color="auto"/>
        <w:left w:val="none" w:sz="0" w:space="0" w:color="auto"/>
        <w:bottom w:val="none" w:sz="0" w:space="0" w:color="auto"/>
        <w:right w:val="none" w:sz="0" w:space="0" w:color="auto"/>
      </w:divBdr>
    </w:div>
    <w:div w:id="241724007">
      <w:bodyDiv w:val="1"/>
      <w:marLeft w:val="0"/>
      <w:marRight w:val="0"/>
      <w:marTop w:val="0"/>
      <w:marBottom w:val="0"/>
      <w:divBdr>
        <w:top w:val="none" w:sz="0" w:space="0" w:color="auto"/>
        <w:left w:val="none" w:sz="0" w:space="0" w:color="auto"/>
        <w:bottom w:val="none" w:sz="0" w:space="0" w:color="auto"/>
        <w:right w:val="none" w:sz="0" w:space="0" w:color="auto"/>
      </w:divBdr>
    </w:div>
    <w:div w:id="242185471">
      <w:bodyDiv w:val="1"/>
      <w:marLeft w:val="0"/>
      <w:marRight w:val="0"/>
      <w:marTop w:val="0"/>
      <w:marBottom w:val="0"/>
      <w:divBdr>
        <w:top w:val="none" w:sz="0" w:space="0" w:color="auto"/>
        <w:left w:val="none" w:sz="0" w:space="0" w:color="auto"/>
        <w:bottom w:val="none" w:sz="0" w:space="0" w:color="auto"/>
        <w:right w:val="none" w:sz="0" w:space="0" w:color="auto"/>
      </w:divBdr>
    </w:div>
    <w:div w:id="242376015">
      <w:bodyDiv w:val="1"/>
      <w:marLeft w:val="0"/>
      <w:marRight w:val="0"/>
      <w:marTop w:val="0"/>
      <w:marBottom w:val="0"/>
      <w:divBdr>
        <w:top w:val="none" w:sz="0" w:space="0" w:color="auto"/>
        <w:left w:val="none" w:sz="0" w:space="0" w:color="auto"/>
        <w:bottom w:val="none" w:sz="0" w:space="0" w:color="auto"/>
        <w:right w:val="none" w:sz="0" w:space="0" w:color="auto"/>
      </w:divBdr>
    </w:div>
    <w:div w:id="242646453">
      <w:bodyDiv w:val="1"/>
      <w:marLeft w:val="0"/>
      <w:marRight w:val="0"/>
      <w:marTop w:val="0"/>
      <w:marBottom w:val="0"/>
      <w:divBdr>
        <w:top w:val="none" w:sz="0" w:space="0" w:color="auto"/>
        <w:left w:val="none" w:sz="0" w:space="0" w:color="auto"/>
        <w:bottom w:val="none" w:sz="0" w:space="0" w:color="auto"/>
        <w:right w:val="none" w:sz="0" w:space="0" w:color="auto"/>
      </w:divBdr>
    </w:div>
    <w:div w:id="243300586">
      <w:bodyDiv w:val="1"/>
      <w:marLeft w:val="0"/>
      <w:marRight w:val="0"/>
      <w:marTop w:val="0"/>
      <w:marBottom w:val="0"/>
      <w:divBdr>
        <w:top w:val="none" w:sz="0" w:space="0" w:color="auto"/>
        <w:left w:val="none" w:sz="0" w:space="0" w:color="auto"/>
        <w:bottom w:val="none" w:sz="0" w:space="0" w:color="auto"/>
        <w:right w:val="none" w:sz="0" w:space="0" w:color="auto"/>
      </w:divBdr>
    </w:div>
    <w:div w:id="243420821">
      <w:bodyDiv w:val="1"/>
      <w:marLeft w:val="0"/>
      <w:marRight w:val="0"/>
      <w:marTop w:val="0"/>
      <w:marBottom w:val="0"/>
      <w:divBdr>
        <w:top w:val="none" w:sz="0" w:space="0" w:color="auto"/>
        <w:left w:val="none" w:sz="0" w:space="0" w:color="auto"/>
        <w:bottom w:val="none" w:sz="0" w:space="0" w:color="auto"/>
        <w:right w:val="none" w:sz="0" w:space="0" w:color="auto"/>
      </w:divBdr>
    </w:div>
    <w:div w:id="245770799">
      <w:bodyDiv w:val="1"/>
      <w:marLeft w:val="0"/>
      <w:marRight w:val="0"/>
      <w:marTop w:val="0"/>
      <w:marBottom w:val="0"/>
      <w:divBdr>
        <w:top w:val="none" w:sz="0" w:space="0" w:color="auto"/>
        <w:left w:val="none" w:sz="0" w:space="0" w:color="auto"/>
        <w:bottom w:val="none" w:sz="0" w:space="0" w:color="auto"/>
        <w:right w:val="none" w:sz="0" w:space="0" w:color="auto"/>
      </w:divBdr>
    </w:div>
    <w:div w:id="246041235">
      <w:bodyDiv w:val="1"/>
      <w:marLeft w:val="0"/>
      <w:marRight w:val="0"/>
      <w:marTop w:val="0"/>
      <w:marBottom w:val="0"/>
      <w:divBdr>
        <w:top w:val="none" w:sz="0" w:space="0" w:color="auto"/>
        <w:left w:val="none" w:sz="0" w:space="0" w:color="auto"/>
        <w:bottom w:val="none" w:sz="0" w:space="0" w:color="auto"/>
        <w:right w:val="none" w:sz="0" w:space="0" w:color="auto"/>
      </w:divBdr>
    </w:div>
    <w:div w:id="246113256">
      <w:bodyDiv w:val="1"/>
      <w:marLeft w:val="0"/>
      <w:marRight w:val="0"/>
      <w:marTop w:val="0"/>
      <w:marBottom w:val="0"/>
      <w:divBdr>
        <w:top w:val="none" w:sz="0" w:space="0" w:color="auto"/>
        <w:left w:val="none" w:sz="0" w:space="0" w:color="auto"/>
        <w:bottom w:val="none" w:sz="0" w:space="0" w:color="auto"/>
        <w:right w:val="none" w:sz="0" w:space="0" w:color="auto"/>
      </w:divBdr>
    </w:div>
    <w:div w:id="246231739">
      <w:bodyDiv w:val="1"/>
      <w:marLeft w:val="0"/>
      <w:marRight w:val="0"/>
      <w:marTop w:val="0"/>
      <w:marBottom w:val="0"/>
      <w:divBdr>
        <w:top w:val="none" w:sz="0" w:space="0" w:color="auto"/>
        <w:left w:val="none" w:sz="0" w:space="0" w:color="auto"/>
        <w:bottom w:val="none" w:sz="0" w:space="0" w:color="auto"/>
        <w:right w:val="none" w:sz="0" w:space="0" w:color="auto"/>
      </w:divBdr>
    </w:div>
    <w:div w:id="246840996">
      <w:bodyDiv w:val="1"/>
      <w:marLeft w:val="0"/>
      <w:marRight w:val="0"/>
      <w:marTop w:val="0"/>
      <w:marBottom w:val="0"/>
      <w:divBdr>
        <w:top w:val="none" w:sz="0" w:space="0" w:color="auto"/>
        <w:left w:val="none" w:sz="0" w:space="0" w:color="auto"/>
        <w:bottom w:val="none" w:sz="0" w:space="0" w:color="auto"/>
        <w:right w:val="none" w:sz="0" w:space="0" w:color="auto"/>
      </w:divBdr>
    </w:div>
    <w:div w:id="247231789">
      <w:bodyDiv w:val="1"/>
      <w:marLeft w:val="0"/>
      <w:marRight w:val="0"/>
      <w:marTop w:val="0"/>
      <w:marBottom w:val="0"/>
      <w:divBdr>
        <w:top w:val="none" w:sz="0" w:space="0" w:color="auto"/>
        <w:left w:val="none" w:sz="0" w:space="0" w:color="auto"/>
        <w:bottom w:val="none" w:sz="0" w:space="0" w:color="auto"/>
        <w:right w:val="none" w:sz="0" w:space="0" w:color="auto"/>
      </w:divBdr>
    </w:div>
    <w:div w:id="248126120">
      <w:bodyDiv w:val="1"/>
      <w:marLeft w:val="0"/>
      <w:marRight w:val="0"/>
      <w:marTop w:val="0"/>
      <w:marBottom w:val="0"/>
      <w:divBdr>
        <w:top w:val="none" w:sz="0" w:space="0" w:color="auto"/>
        <w:left w:val="none" w:sz="0" w:space="0" w:color="auto"/>
        <w:bottom w:val="none" w:sz="0" w:space="0" w:color="auto"/>
        <w:right w:val="none" w:sz="0" w:space="0" w:color="auto"/>
      </w:divBdr>
    </w:div>
    <w:div w:id="248150970">
      <w:bodyDiv w:val="1"/>
      <w:marLeft w:val="0"/>
      <w:marRight w:val="0"/>
      <w:marTop w:val="0"/>
      <w:marBottom w:val="0"/>
      <w:divBdr>
        <w:top w:val="none" w:sz="0" w:space="0" w:color="auto"/>
        <w:left w:val="none" w:sz="0" w:space="0" w:color="auto"/>
        <w:bottom w:val="none" w:sz="0" w:space="0" w:color="auto"/>
        <w:right w:val="none" w:sz="0" w:space="0" w:color="auto"/>
      </w:divBdr>
    </w:div>
    <w:div w:id="248542755">
      <w:bodyDiv w:val="1"/>
      <w:marLeft w:val="0"/>
      <w:marRight w:val="0"/>
      <w:marTop w:val="0"/>
      <w:marBottom w:val="0"/>
      <w:divBdr>
        <w:top w:val="none" w:sz="0" w:space="0" w:color="auto"/>
        <w:left w:val="none" w:sz="0" w:space="0" w:color="auto"/>
        <w:bottom w:val="none" w:sz="0" w:space="0" w:color="auto"/>
        <w:right w:val="none" w:sz="0" w:space="0" w:color="auto"/>
      </w:divBdr>
    </w:div>
    <w:div w:id="250237342">
      <w:bodyDiv w:val="1"/>
      <w:marLeft w:val="0"/>
      <w:marRight w:val="0"/>
      <w:marTop w:val="0"/>
      <w:marBottom w:val="0"/>
      <w:divBdr>
        <w:top w:val="none" w:sz="0" w:space="0" w:color="auto"/>
        <w:left w:val="none" w:sz="0" w:space="0" w:color="auto"/>
        <w:bottom w:val="none" w:sz="0" w:space="0" w:color="auto"/>
        <w:right w:val="none" w:sz="0" w:space="0" w:color="auto"/>
      </w:divBdr>
    </w:div>
    <w:div w:id="251205482">
      <w:bodyDiv w:val="1"/>
      <w:marLeft w:val="0"/>
      <w:marRight w:val="0"/>
      <w:marTop w:val="0"/>
      <w:marBottom w:val="0"/>
      <w:divBdr>
        <w:top w:val="none" w:sz="0" w:space="0" w:color="auto"/>
        <w:left w:val="none" w:sz="0" w:space="0" w:color="auto"/>
        <w:bottom w:val="none" w:sz="0" w:space="0" w:color="auto"/>
        <w:right w:val="none" w:sz="0" w:space="0" w:color="auto"/>
      </w:divBdr>
    </w:div>
    <w:div w:id="252671394">
      <w:bodyDiv w:val="1"/>
      <w:marLeft w:val="0"/>
      <w:marRight w:val="0"/>
      <w:marTop w:val="0"/>
      <w:marBottom w:val="0"/>
      <w:divBdr>
        <w:top w:val="none" w:sz="0" w:space="0" w:color="auto"/>
        <w:left w:val="none" w:sz="0" w:space="0" w:color="auto"/>
        <w:bottom w:val="none" w:sz="0" w:space="0" w:color="auto"/>
        <w:right w:val="none" w:sz="0" w:space="0" w:color="auto"/>
      </w:divBdr>
    </w:div>
    <w:div w:id="252782198">
      <w:bodyDiv w:val="1"/>
      <w:marLeft w:val="0"/>
      <w:marRight w:val="0"/>
      <w:marTop w:val="0"/>
      <w:marBottom w:val="0"/>
      <w:divBdr>
        <w:top w:val="none" w:sz="0" w:space="0" w:color="auto"/>
        <w:left w:val="none" w:sz="0" w:space="0" w:color="auto"/>
        <w:bottom w:val="none" w:sz="0" w:space="0" w:color="auto"/>
        <w:right w:val="none" w:sz="0" w:space="0" w:color="auto"/>
      </w:divBdr>
    </w:div>
    <w:div w:id="253779713">
      <w:bodyDiv w:val="1"/>
      <w:marLeft w:val="0"/>
      <w:marRight w:val="0"/>
      <w:marTop w:val="0"/>
      <w:marBottom w:val="0"/>
      <w:divBdr>
        <w:top w:val="none" w:sz="0" w:space="0" w:color="auto"/>
        <w:left w:val="none" w:sz="0" w:space="0" w:color="auto"/>
        <w:bottom w:val="none" w:sz="0" w:space="0" w:color="auto"/>
        <w:right w:val="none" w:sz="0" w:space="0" w:color="auto"/>
      </w:divBdr>
    </w:div>
    <w:div w:id="254440340">
      <w:bodyDiv w:val="1"/>
      <w:marLeft w:val="0"/>
      <w:marRight w:val="0"/>
      <w:marTop w:val="0"/>
      <w:marBottom w:val="0"/>
      <w:divBdr>
        <w:top w:val="none" w:sz="0" w:space="0" w:color="auto"/>
        <w:left w:val="none" w:sz="0" w:space="0" w:color="auto"/>
        <w:bottom w:val="none" w:sz="0" w:space="0" w:color="auto"/>
        <w:right w:val="none" w:sz="0" w:space="0" w:color="auto"/>
      </w:divBdr>
    </w:div>
    <w:div w:id="254829050">
      <w:bodyDiv w:val="1"/>
      <w:marLeft w:val="0"/>
      <w:marRight w:val="0"/>
      <w:marTop w:val="0"/>
      <w:marBottom w:val="0"/>
      <w:divBdr>
        <w:top w:val="none" w:sz="0" w:space="0" w:color="auto"/>
        <w:left w:val="none" w:sz="0" w:space="0" w:color="auto"/>
        <w:bottom w:val="none" w:sz="0" w:space="0" w:color="auto"/>
        <w:right w:val="none" w:sz="0" w:space="0" w:color="auto"/>
      </w:divBdr>
    </w:div>
    <w:div w:id="255135993">
      <w:bodyDiv w:val="1"/>
      <w:marLeft w:val="0"/>
      <w:marRight w:val="0"/>
      <w:marTop w:val="0"/>
      <w:marBottom w:val="0"/>
      <w:divBdr>
        <w:top w:val="none" w:sz="0" w:space="0" w:color="auto"/>
        <w:left w:val="none" w:sz="0" w:space="0" w:color="auto"/>
        <w:bottom w:val="none" w:sz="0" w:space="0" w:color="auto"/>
        <w:right w:val="none" w:sz="0" w:space="0" w:color="auto"/>
      </w:divBdr>
    </w:div>
    <w:div w:id="255869753">
      <w:bodyDiv w:val="1"/>
      <w:marLeft w:val="0"/>
      <w:marRight w:val="0"/>
      <w:marTop w:val="0"/>
      <w:marBottom w:val="0"/>
      <w:divBdr>
        <w:top w:val="none" w:sz="0" w:space="0" w:color="auto"/>
        <w:left w:val="none" w:sz="0" w:space="0" w:color="auto"/>
        <w:bottom w:val="none" w:sz="0" w:space="0" w:color="auto"/>
        <w:right w:val="none" w:sz="0" w:space="0" w:color="auto"/>
      </w:divBdr>
    </w:div>
    <w:div w:id="256255912">
      <w:bodyDiv w:val="1"/>
      <w:marLeft w:val="0"/>
      <w:marRight w:val="0"/>
      <w:marTop w:val="0"/>
      <w:marBottom w:val="0"/>
      <w:divBdr>
        <w:top w:val="none" w:sz="0" w:space="0" w:color="auto"/>
        <w:left w:val="none" w:sz="0" w:space="0" w:color="auto"/>
        <w:bottom w:val="none" w:sz="0" w:space="0" w:color="auto"/>
        <w:right w:val="none" w:sz="0" w:space="0" w:color="auto"/>
      </w:divBdr>
    </w:div>
    <w:div w:id="256862947">
      <w:bodyDiv w:val="1"/>
      <w:marLeft w:val="0"/>
      <w:marRight w:val="0"/>
      <w:marTop w:val="0"/>
      <w:marBottom w:val="0"/>
      <w:divBdr>
        <w:top w:val="none" w:sz="0" w:space="0" w:color="auto"/>
        <w:left w:val="none" w:sz="0" w:space="0" w:color="auto"/>
        <w:bottom w:val="none" w:sz="0" w:space="0" w:color="auto"/>
        <w:right w:val="none" w:sz="0" w:space="0" w:color="auto"/>
      </w:divBdr>
    </w:div>
    <w:div w:id="257761015">
      <w:bodyDiv w:val="1"/>
      <w:marLeft w:val="0"/>
      <w:marRight w:val="0"/>
      <w:marTop w:val="0"/>
      <w:marBottom w:val="0"/>
      <w:divBdr>
        <w:top w:val="none" w:sz="0" w:space="0" w:color="auto"/>
        <w:left w:val="none" w:sz="0" w:space="0" w:color="auto"/>
        <w:bottom w:val="none" w:sz="0" w:space="0" w:color="auto"/>
        <w:right w:val="none" w:sz="0" w:space="0" w:color="auto"/>
      </w:divBdr>
    </w:div>
    <w:div w:id="258029909">
      <w:bodyDiv w:val="1"/>
      <w:marLeft w:val="0"/>
      <w:marRight w:val="0"/>
      <w:marTop w:val="0"/>
      <w:marBottom w:val="0"/>
      <w:divBdr>
        <w:top w:val="none" w:sz="0" w:space="0" w:color="auto"/>
        <w:left w:val="none" w:sz="0" w:space="0" w:color="auto"/>
        <w:bottom w:val="none" w:sz="0" w:space="0" w:color="auto"/>
        <w:right w:val="none" w:sz="0" w:space="0" w:color="auto"/>
      </w:divBdr>
    </w:div>
    <w:div w:id="259073099">
      <w:bodyDiv w:val="1"/>
      <w:marLeft w:val="0"/>
      <w:marRight w:val="0"/>
      <w:marTop w:val="0"/>
      <w:marBottom w:val="0"/>
      <w:divBdr>
        <w:top w:val="none" w:sz="0" w:space="0" w:color="auto"/>
        <w:left w:val="none" w:sz="0" w:space="0" w:color="auto"/>
        <w:bottom w:val="none" w:sz="0" w:space="0" w:color="auto"/>
        <w:right w:val="none" w:sz="0" w:space="0" w:color="auto"/>
      </w:divBdr>
    </w:div>
    <w:div w:id="259265835">
      <w:bodyDiv w:val="1"/>
      <w:marLeft w:val="0"/>
      <w:marRight w:val="0"/>
      <w:marTop w:val="0"/>
      <w:marBottom w:val="0"/>
      <w:divBdr>
        <w:top w:val="none" w:sz="0" w:space="0" w:color="auto"/>
        <w:left w:val="none" w:sz="0" w:space="0" w:color="auto"/>
        <w:bottom w:val="none" w:sz="0" w:space="0" w:color="auto"/>
        <w:right w:val="none" w:sz="0" w:space="0" w:color="auto"/>
      </w:divBdr>
    </w:div>
    <w:div w:id="259605447">
      <w:bodyDiv w:val="1"/>
      <w:marLeft w:val="0"/>
      <w:marRight w:val="0"/>
      <w:marTop w:val="0"/>
      <w:marBottom w:val="0"/>
      <w:divBdr>
        <w:top w:val="none" w:sz="0" w:space="0" w:color="auto"/>
        <w:left w:val="none" w:sz="0" w:space="0" w:color="auto"/>
        <w:bottom w:val="none" w:sz="0" w:space="0" w:color="auto"/>
        <w:right w:val="none" w:sz="0" w:space="0" w:color="auto"/>
      </w:divBdr>
    </w:div>
    <w:div w:id="260073305">
      <w:bodyDiv w:val="1"/>
      <w:marLeft w:val="0"/>
      <w:marRight w:val="0"/>
      <w:marTop w:val="0"/>
      <w:marBottom w:val="0"/>
      <w:divBdr>
        <w:top w:val="none" w:sz="0" w:space="0" w:color="auto"/>
        <w:left w:val="none" w:sz="0" w:space="0" w:color="auto"/>
        <w:bottom w:val="none" w:sz="0" w:space="0" w:color="auto"/>
        <w:right w:val="none" w:sz="0" w:space="0" w:color="auto"/>
      </w:divBdr>
    </w:div>
    <w:div w:id="260334039">
      <w:bodyDiv w:val="1"/>
      <w:marLeft w:val="0"/>
      <w:marRight w:val="0"/>
      <w:marTop w:val="0"/>
      <w:marBottom w:val="0"/>
      <w:divBdr>
        <w:top w:val="none" w:sz="0" w:space="0" w:color="auto"/>
        <w:left w:val="none" w:sz="0" w:space="0" w:color="auto"/>
        <w:bottom w:val="none" w:sz="0" w:space="0" w:color="auto"/>
        <w:right w:val="none" w:sz="0" w:space="0" w:color="auto"/>
      </w:divBdr>
    </w:div>
    <w:div w:id="261378783">
      <w:bodyDiv w:val="1"/>
      <w:marLeft w:val="0"/>
      <w:marRight w:val="0"/>
      <w:marTop w:val="0"/>
      <w:marBottom w:val="0"/>
      <w:divBdr>
        <w:top w:val="none" w:sz="0" w:space="0" w:color="auto"/>
        <w:left w:val="none" w:sz="0" w:space="0" w:color="auto"/>
        <w:bottom w:val="none" w:sz="0" w:space="0" w:color="auto"/>
        <w:right w:val="none" w:sz="0" w:space="0" w:color="auto"/>
      </w:divBdr>
    </w:div>
    <w:div w:id="262879730">
      <w:bodyDiv w:val="1"/>
      <w:marLeft w:val="0"/>
      <w:marRight w:val="0"/>
      <w:marTop w:val="0"/>
      <w:marBottom w:val="0"/>
      <w:divBdr>
        <w:top w:val="none" w:sz="0" w:space="0" w:color="auto"/>
        <w:left w:val="none" w:sz="0" w:space="0" w:color="auto"/>
        <w:bottom w:val="none" w:sz="0" w:space="0" w:color="auto"/>
        <w:right w:val="none" w:sz="0" w:space="0" w:color="auto"/>
      </w:divBdr>
    </w:div>
    <w:div w:id="264073165">
      <w:bodyDiv w:val="1"/>
      <w:marLeft w:val="0"/>
      <w:marRight w:val="0"/>
      <w:marTop w:val="0"/>
      <w:marBottom w:val="0"/>
      <w:divBdr>
        <w:top w:val="none" w:sz="0" w:space="0" w:color="auto"/>
        <w:left w:val="none" w:sz="0" w:space="0" w:color="auto"/>
        <w:bottom w:val="none" w:sz="0" w:space="0" w:color="auto"/>
        <w:right w:val="none" w:sz="0" w:space="0" w:color="auto"/>
      </w:divBdr>
    </w:div>
    <w:div w:id="265189834">
      <w:bodyDiv w:val="1"/>
      <w:marLeft w:val="0"/>
      <w:marRight w:val="0"/>
      <w:marTop w:val="0"/>
      <w:marBottom w:val="0"/>
      <w:divBdr>
        <w:top w:val="none" w:sz="0" w:space="0" w:color="auto"/>
        <w:left w:val="none" w:sz="0" w:space="0" w:color="auto"/>
        <w:bottom w:val="none" w:sz="0" w:space="0" w:color="auto"/>
        <w:right w:val="none" w:sz="0" w:space="0" w:color="auto"/>
      </w:divBdr>
    </w:div>
    <w:div w:id="266272895">
      <w:bodyDiv w:val="1"/>
      <w:marLeft w:val="0"/>
      <w:marRight w:val="0"/>
      <w:marTop w:val="0"/>
      <w:marBottom w:val="0"/>
      <w:divBdr>
        <w:top w:val="none" w:sz="0" w:space="0" w:color="auto"/>
        <w:left w:val="none" w:sz="0" w:space="0" w:color="auto"/>
        <w:bottom w:val="none" w:sz="0" w:space="0" w:color="auto"/>
        <w:right w:val="none" w:sz="0" w:space="0" w:color="auto"/>
      </w:divBdr>
    </w:div>
    <w:div w:id="266430763">
      <w:bodyDiv w:val="1"/>
      <w:marLeft w:val="0"/>
      <w:marRight w:val="0"/>
      <w:marTop w:val="0"/>
      <w:marBottom w:val="0"/>
      <w:divBdr>
        <w:top w:val="none" w:sz="0" w:space="0" w:color="auto"/>
        <w:left w:val="none" w:sz="0" w:space="0" w:color="auto"/>
        <w:bottom w:val="none" w:sz="0" w:space="0" w:color="auto"/>
        <w:right w:val="none" w:sz="0" w:space="0" w:color="auto"/>
      </w:divBdr>
    </w:div>
    <w:div w:id="266960462">
      <w:bodyDiv w:val="1"/>
      <w:marLeft w:val="0"/>
      <w:marRight w:val="0"/>
      <w:marTop w:val="0"/>
      <w:marBottom w:val="0"/>
      <w:divBdr>
        <w:top w:val="none" w:sz="0" w:space="0" w:color="auto"/>
        <w:left w:val="none" w:sz="0" w:space="0" w:color="auto"/>
        <w:bottom w:val="none" w:sz="0" w:space="0" w:color="auto"/>
        <w:right w:val="none" w:sz="0" w:space="0" w:color="auto"/>
      </w:divBdr>
    </w:div>
    <w:div w:id="267853755">
      <w:bodyDiv w:val="1"/>
      <w:marLeft w:val="0"/>
      <w:marRight w:val="0"/>
      <w:marTop w:val="0"/>
      <w:marBottom w:val="0"/>
      <w:divBdr>
        <w:top w:val="none" w:sz="0" w:space="0" w:color="auto"/>
        <w:left w:val="none" w:sz="0" w:space="0" w:color="auto"/>
        <w:bottom w:val="none" w:sz="0" w:space="0" w:color="auto"/>
        <w:right w:val="none" w:sz="0" w:space="0" w:color="auto"/>
      </w:divBdr>
    </w:div>
    <w:div w:id="267931714">
      <w:bodyDiv w:val="1"/>
      <w:marLeft w:val="0"/>
      <w:marRight w:val="0"/>
      <w:marTop w:val="0"/>
      <w:marBottom w:val="0"/>
      <w:divBdr>
        <w:top w:val="none" w:sz="0" w:space="0" w:color="auto"/>
        <w:left w:val="none" w:sz="0" w:space="0" w:color="auto"/>
        <w:bottom w:val="none" w:sz="0" w:space="0" w:color="auto"/>
        <w:right w:val="none" w:sz="0" w:space="0" w:color="auto"/>
      </w:divBdr>
    </w:div>
    <w:div w:id="268121752">
      <w:bodyDiv w:val="1"/>
      <w:marLeft w:val="0"/>
      <w:marRight w:val="0"/>
      <w:marTop w:val="0"/>
      <w:marBottom w:val="0"/>
      <w:divBdr>
        <w:top w:val="none" w:sz="0" w:space="0" w:color="auto"/>
        <w:left w:val="none" w:sz="0" w:space="0" w:color="auto"/>
        <w:bottom w:val="none" w:sz="0" w:space="0" w:color="auto"/>
        <w:right w:val="none" w:sz="0" w:space="0" w:color="auto"/>
      </w:divBdr>
    </w:div>
    <w:div w:id="268585763">
      <w:bodyDiv w:val="1"/>
      <w:marLeft w:val="0"/>
      <w:marRight w:val="0"/>
      <w:marTop w:val="0"/>
      <w:marBottom w:val="0"/>
      <w:divBdr>
        <w:top w:val="none" w:sz="0" w:space="0" w:color="auto"/>
        <w:left w:val="none" w:sz="0" w:space="0" w:color="auto"/>
        <w:bottom w:val="none" w:sz="0" w:space="0" w:color="auto"/>
        <w:right w:val="none" w:sz="0" w:space="0" w:color="auto"/>
      </w:divBdr>
    </w:div>
    <w:div w:id="269093035">
      <w:bodyDiv w:val="1"/>
      <w:marLeft w:val="0"/>
      <w:marRight w:val="0"/>
      <w:marTop w:val="0"/>
      <w:marBottom w:val="0"/>
      <w:divBdr>
        <w:top w:val="none" w:sz="0" w:space="0" w:color="auto"/>
        <w:left w:val="none" w:sz="0" w:space="0" w:color="auto"/>
        <w:bottom w:val="none" w:sz="0" w:space="0" w:color="auto"/>
        <w:right w:val="none" w:sz="0" w:space="0" w:color="auto"/>
      </w:divBdr>
    </w:div>
    <w:div w:id="269120262">
      <w:bodyDiv w:val="1"/>
      <w:marLeft w:val="0"/>
      <w:marRight w:val="0"/>
      <w:marTop w:val="0"/>
      <w:marBottom w:val="0"/>
      <w:divBdr>
        <w:top w:val="none" w:sz="0" w:space="0" w:color="auto"/>
        <w:left w:val="none" w:sz="0" w:space="0" w:color="auto"/>
        <w:bottom w:val="none" w:sz="0" w:space="0" w:color="auto"/>
        <w:right w:val="none" w:sz="0" w:space="0" w:color="auto"/>
      </w:divBdr>
    </w:div>
    <w:div w:id="269167343">
      <w:bodyDiv w:val="1"/>
      <w:marLeft w:val="0"/>
      <w:marRight w:val="0"/>
      <w:marTop w:val="0"/>
      <w:marBottom w:val="0"/>
      <w:divBdr>
        <w:top w:val="none" w:sz="0" w:space="0" w:color="auto"/>
        <w:left w:val="none" w:sz="0" w:space="0" w:color="auto"/>
        <w:bottom w:val="none" w:sz="0" w:space="0" w:color="auto"/>
        <w:right w:val="none" w:sz="0" w:space="0" w:color="auto"/>
      </w:divBdr>
    </w:div>
    <w:div w:id="269318919">
      <w:bodyDiv w:val="1"/>
      <w:marLeft w:val="0"/>
      <w:marRight w:val="0"/>
      <w:marTop w:val="0"/>
      <w:marBottom w:val="0"/>
      <w:divBdr>
        <w:top w:val="none" w:sz="0" w:space="0" w:color="auto"/>
        <w:left w:val="none" w:sz="0" w:space="0" w:color="auto"/>
        <w:bottom w:val="none" w:sz="0" w:space="0" w:color="auto"/>
        <w:right w:val="none" w:sz="0" w:space="0" w:color="auto"/>
      </w:divBdr>
    </w:div>
    <w:div w:id="269629138">
      <w:bodyDiv w:val="1"/>
      <w:marLeft w:val="0"/>
      <w:marRight w:val="0"/>
      <w:marTop w:val="0"/>
      <w:marBottom w:val="0"/>
      <w:divBdr>
        <w:top w:val="none" w:sz="0" w:space="0" w:color="auto"/>
        <w:left w:val="none" w:sz="0" w:space="0" w:color="auto"/>
        <w:bottom w:val="none" w:sz="0" w:space="0" w:color="auto"/>
        <w:right w:val="none" w:sz="0" w:space="0" w:color="auto"/>
      </w:divBdr>
    </w:div>
    <w:div w:id="271591000">
      <w:bodyDiv w:val="1"/>
      <w:marLeft w:val="0"/>
      <w:marRight w:val="0"/>
      <w:marTop w:val="0"/>
      <w:marBottom w:val="0"/>
      <w:divBdr>
        <w:top w:val="none" w:sz="0" w:space="0" w:color="auto"/>
        <w:left w:val="none" w:sz="0" w:space="0" w:color="auto"/>
        <w:bottom w:val="none" w:sz="0" w:space="0" w:color="auto"/>
        <w:right w:val="none" w:sz="0" w:space="0" w:color="auto"/>
      </w:divBdr>
    </w:div>
    <w:div w:id="271599342">
      <w:bodyDiv w:val="1"/>
      <w:marLeft w:val="0"/>
      <w:marRight w:val="0"/>
      <w:marTop w:val="0"/>
      <w:marBottom w:val="0"/>
      <w:divBdr>
        <w:top w:val="none" w:sz="0" w:space="0" w:color="auto"/>
        <w:left w:val="none" w:sz="0" w:space="0" w:color="auto"/>
        <w:bottom w:val="none" w:sz="0" w:space="0" w:color="auto"/>
        <w:right w:val="none" w:sz="0" w:space="0" w:color="auto"/>
      </w:divBdr>
    </w:div>
    <w:div w:id="271934440">
      <w:bodyDiv w:val="1"/>
      <w:marLeft w:val="0"/>
      <w:marRight w:val="0"/>
      <w:marTop w:val="0"/>
      <w:marBottom w:val="0"/>
      <w:divBdr>
        <w:top w:val="none" w:sz="0" w:space="0" w:color="auto"/>
        <w:left w:val="none" w:sz="0" w:space="0" w:color="auto"/>
        <w:bottom w:val="none" w:sz="0" w:space="0" w:color="auto"/>
        <w:right w:val="none" w:sz="0" w:space="0" w:color="auto"/>
      </w:divBdr>
    </w:div>
    <w:div w:id="272173992">
      <w:bodyDiv w:val="1"/>
      <w:marLeft w:val="0"/>
      <w:marRight w:val="0"/>
      <w:marTop w:val="0"/>
      <w:marBottom w:val="0"/>
      <w:divBdr>
        <w:top w:val="none" w:sz="0" w:space="0" w:color="auto"/>
        <w:left w:val="none" w:sz="0" w:space="0" w:color="auto"/>
        <w:bottom w:val="none" w:sz="0" w:space="0" w:color="auto"/>
        <w:right w:val="none" w:sz="0" w:space="0" w:color="auto"/>
      </w:divBdr>
    </w:div>
    <w:div w:id="272321566">
      <w:bodyDiv w:val="1"/>
      <w:marLeft w:val="0"/>
      <w:marRight w:val="0"/>
      <w:marTop w:val="0"/>
      <w:marBottom w:val="0"/>
      <w:divBdr>
        <w:top w:val="none" w:sz="0" w:space="0" w:color="auto"/>
        <w:left w:val="none" w:sz="0" w:space="0" w:color="auto"/>
        <w:bottom w:val="none" w:sz="0" w:space="0" w:color="auto"/>
        <w:right w:val="none" w:sz="0" w:space="0" w:color="auto"/>
      </w:divBdr>
    </w:div>
    <w:div w:id="272515000">
      <w:bodyDiv w:val="1"/>
      <w:marLeft w:val="0"/>
      <w:marRight w:val="0"/>
      <w:marTop w:val="0"/>
      <w:marBottom w:val="0"/>
      <w:divBdr>
        <w:top w:val="none" w:sz="0" w:space="0" w:color="auto"/>
        <w:left w:val="none" w:sz="0" w:space="0" w:color="auto"/>
        <w:bottom w:val="none" w:sz="0" w:space="0" w:color="auto"/>
        <w:right w:val="none" w:sz="0" w:space="0" w:color="auto"/>
      </w:divBdr>
    </w:div>
    <w:div w:id="273024083">
      <w:bodyDiv w:val="1"/>
      <w:marLeft w:val="0"/>
      <w:marRight w:val="0"/>
      <w:marTop w:val="0"/>
      <w:marBottom w:val="0"/>
      <w:divBdr>
        <w:top w:val="none" w:sz="0" w:space="0" w:color="auto"/>
        <w:left w:val="none" w:sz="0" w:space="0" w:color="auto"/>
        <w:bottom w:val="none" w:sz="0" w:space="0" w:color="auto"/>
        <w:right w:val="none" w:sz="0" w:space="0" w:color="auto"/>
      </w:divBdr>
    </w:div>
    <w:div w:id="273174894">
      <w:bodyDiv w:val="1"/>
      <w:marLeft w:val="0"/>
      <w:marRight w:val="0"/>
      <w:marTop w:val="0"/>
      <w:marBottom w:val="0"/>
      <w:divBdr>
        <w:top w:val="none" w:sz="0" w:space="0" w:color="auto"/>
        <w:left w:val="none" w:sz="0" w:space="0" w:color="auto"/>
        <w:bottom w:val="none" w:sz="0" w:space="0" w:color="auto"/>
        <w:right w:val="none" w:sz="0" w:space="0" w:color="auto"/>
      </w:divBdr>
    </w:div>
    <w:div w:id="273252101">
      <w:bodyDiv w:val="1"/>
      <w:marLeft w:val="0"/>
      <w:marRight w:val="0"/>
      <w:marTop w:val="0"/>
      <w:marBottom w:val="0"/>
      <w:divBdr>
        <w:top w:val="none" w:sz="0" w:space="0" w:color="auto"/>
        <w:left w:val="none" w:sz="0" w:space="0" w:color="auto"/>
        <w:bottom w:val="none" w:sz="0" w:space="0" w:color="auto"/>
        <w:right w:val="none" w:sz="0" w:space="0" w:color="auto"/>
      </w:divBdr>
    </w:div>
    <w:div w:id="274407591">
      <w:bodyDiv w:val="1"/>
      <w:marLeft w:val="0"/>
      <w:marRight w:val="0"/>
      <w:marTop w:val="0"/>
      <w:marBottom w:val="0"/>
      <w:divBdr>
        <w:top w:val="none" w:sz="0" w:space="0" w:color="auto"/>
        <w:left w:val="none" w:sz="0" w:space="0" w:color="auto"/>
        <w:bottom w:val="none" w:sz="0" w:space="0" w:color="auto"/>
        <w:right w:val="none" w:sz="0" w:space="0" w:color="auto"/>
      </w:divBdr>
    </w:div>
    <w:div w:id="274557126">
      <w:bodyDiv w:val="1"/>
      <w:marLeft w:val="0"/>
      <w:marRight w:val="0"/>
      <w:marTop w:val="0"/>
      <w:marBottom w:val="0"/>
      <w:divBdr>
        <w:top w:val="none" w:sz="0" w:space="0" w:color="auto"/>
        <w:left w:val="none" w:sz="0" w:space="0" w:color="auto"/>
        <w:bottom w:val="none" w:sz="0" w:space="0" w:color="auto"/>
        <w:right w:val="none" w:sz="0" w:space="0" w:color="auto"/>
      </w:divBdr>
    </w:div>
    <w:div w:id="274678913">
      <w:bodyDiv w:val="1"/>
      <w:marLeft w:val="0"/>
      <w:marRight w:val="0"/>
      <w:marTop w:val="0"/>
      <w:marBottom w:val="0"/>
      <w:divBdr>
        <w:top w:val="none" w:sz="0" w:space="0" w:color="auto"/>
        <w:left w:val="none" w:sz="0" w:space="0" w:color="auto"/>
        <w:bottom w:val="none" w:sz="0" w:space="0" w:color="auto"/>
        <w:right w:val="none" w:sz="0" w:space="0" w:color="auto"/>
      </w:divBdr>
    </w:div>
    <w:div w:id="275060823">
      <w:bodyDiv w:val="1"/>
      <w:marLeft w:val="0"/>
      <w:marRight w:val="0"/>
      <w:marTop w:val="0"/>
      <w:marBottom w:val="0"/>
      <w:divBdr>
        <w:top w:val="none" w:sz="0" w:space="0" w:color="auto"/>
        <w:left w:val="none" w:sz="0" w:space="0" w:color="auto"/>
        <w:bottom w:val="none" w:sz="0" w:space="0" w:color="auto"/>
        <w:right w:val="none" w:sz="0" w:space="0" w:color="auto"/>
      </w:divBdr>
    </w:div>
    <w:div w:id="275521734">
      <w:bodyDiv w:val="1"/>
      <w:marLeft w:val="0"/>
      <w:marRight w:val="0"/>
      <w:marTop w:val="0"/>
      <w:marBottom w:val="0"/>
      <w:divBdr>
        <w:top w:val="none" w:sz="0" w:space="0" w:color="auto"/>
        <w:left w:val="none" w:sz="0" w:space="0" w:color="auto"/>
        <w:bottom w:val="none" w:sz="0" w:space="0" w:color="auto"/>
        <w:right w:val="none" w:sz="0" w:space="0" w:color="auto"/>
      </w:divBdr>
    </w:div>
    <w:div w:id="275911257">
      <w:bodyDiv w:val="1"/>
      <w:marLeft w:val="0"/>
      <w:marRight w:val="0"/>
      <w:marTop w:val="0"/>
      <w:marBottom w:val="0"/>
      <w:divBdr>
        <w:top w:val="none" w:sz="0" w:space="0" w:color="auto"/>
        <w:left w:val="none" w:sz="0" w:space="0" w:color="auto"/>
        <w:bottom w:val="none" w:sz="0" w:space="0" w:color="auto"/>
        <w:right w:val="none" w:sz="0" w:space="0" w:color="auto"/>
      </w:divBdr>
    </w:div>
    <w:div w:id="275914378">
      <w:bodyDiv w:val="1"/>
      <w:marLeft w:val="0"/>
      <w:marRight w:val="0"/>
      <w:marTop w:val="0"/>
      <w:marBottom w:val="0"/>
      <w:divBdr>
        <w:top w:val="none" w:sz="0" w:space="0" w:color="auto"/>
        <w:left w:val="none" w:sz="0" w:space="0" w:color="auto"/>
        <w:bottom w:val="none" w:sz="0" w:space="0" w:color="auto"/>
        <w:right w:val="none" w:sz="0" w:space="0" w:color="auto"/>
      </w:divBdr>
    </w:div>
    <w:div w:id="276328400">
      <w:bodyDiv w:val="1"/>
      <w:marLeft w:val="0"/>
      <w:marRight w:val="0"/>
      <w:marTop w:val="0"/>
      <w:marBottom w:val="0"/>
      <w:divBdr>
        <w:top w:val="none" w:sz="0" w:space="0" w:color="auto"/>
        <w:left w:val="none" w:sz="0" w:space="0" w:color="auto"/>
        <w:bottom w:val="none" w:sz="0" w:space="0" w:color="auto"/>
        <w:right w:val="none" w:sz="0" w:space="0" w:color="auto"/>
      </w:divBdr>
    </w:div>
    <w:div w:id="276450739">
      <w:bodyDiv w:val="1"/>
      <w:marLeft w:val="0"/>
      <w:marRight w:val="0"/>
      <w:marTop w:val="0"/>
      <w:marBottom w:val="0"/>
      <w:divBdr>
        <w:top w:val="none" w:sz="0" w:space="0" w:color="auto"/>
        <w:left w:val="none" w:sz="0" w:space="0" w:color="auto"/>
        <w:bottom w:val="none" w:sz="0" w:space="0" w:color="auto"/>
        <w:right w:val="none" w:sz="0" w:space="0" w:color="auto"/>
      </w:divBdr>
    </w:div>
    <w:div w:id="276522870">
      <w:bodyDiv w:val="1"/>
      <w:marLeft w:val="0"/>
      <w:marRight w:val="0"/>
      <w:marTop w:val="0"/>
      <w:marBottom w:val="0"/>
      <w:divBdr>
        <w:top w:val="none" w:sz="0" w:space="0" w:color="auto"/>
        <w:left w:val="none" w:sz="0" w:space="0" w:color="auto"/>
        <w:bottom w:val="none" w:sz="0" w:space="0" w:color="auto"/>
        <w:right w:val="none" w:sz="0" w:space="0" w:color="auto"/>
      </w:divBdr>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76913379">
      <w:bodyDiv w:val="1"/>
      <w:marLeft w:val="0"/>
      <w:marRight w:val="0"/>
      <w:marTop w:val="0"/>
      <w:marBottom w:val="0"/>
      <w:divBdr>
        <w:top w:val="none" w:sz="0" w:space="0" w:color="auto"/>
        <w:left w:val="none" w:sz="0" w:space="0" w:color="auto"/>
        <w:bottom w:val="none" w:sz="0" w:space="0" w:color="auto"/>
        <w:right w:val="none" w:sz="0" w:space="0" w:color="auto"/>
      </w:divBdr>
    </w:div>
    <w:div w:id="276957568">
      <w:bodyDiv w:val="1"/>
      <w:marLeft w:val="0"/>
      <w:marRight w:val="0"/>
      <w:marTop w:val="0"/>
      <w:marBottom w:val="0"/>
      <w:divBdr>
        <w:top w:val="none" w:sz="0" w:space="0" w:color="auto"/>
        <w:left w:val="none" w:sz="0" w:space="0" w:color="auto"/>
        <w:bottom w:val="none" w:sz="0" w:space="0" w:color="auto"/>
        <w:right w:val="none" w:sz="0" w:space="0" w:color="auto"/>
      </w:divBdr>
    </w:div>
    <w:div w:id="277570853">
      <w:bodyDiv w:val="1"/>
      <w:marLeft w:val="0"/>
      <w:marRight w:val="0"/>
      <w:marTop w:val="0"/>
      <w:marBottom w:val="0"/>
      <w:divBdr>
        <w:top w:val="none" w:sz="0" w:space="0" w:color="auto"/>
        <w:left w:val="none" w:sz="0" w:space="0" w:color="auto"/>
        <w:bottom w:val="none" w:sz="0" w:space="0" w:color="auto"/>
        <w:right w:val="none" w:sz="0" w:space="0" w:color="auto"/>
      </w:divBdr>
    </w:div>
    <w:div w:id="277681525">
      <w:bodyDiv w:val="1"/>
      <w:marLeft w:val="0"/>
      <w:marRight w:val="0"/>
      <w:marTop w:val="0"/>
      <w:marBottom w:val="0"/>
      <w:divBdr>
        <w:top w:val="none" w:sz="0" w:space="0" w:color="auto"/>
        <w:left w:val="none" w:sz="0" w:space="0" w:color="auto"/>
        <w:bottom w:val="none" w:sz="0" w:space="0" w:color="auto"/>
        <w:right w:val="none" w:sz="0" w:space="0" w:color="auto"/>
      </w:divBdr>
    </w:div>
    <w:div w:id="277757477">
      <w:bodyDiv w:val="1"/>
      <w:marLeft w:val="0"/>
      <w:marRight w:val="0"/>
      <w:marTop w:val="0"/>
      <w:marBottom w:val="0"/>
      <w:divBdr>
        <w:top w:val="none" w:sz="0" w:space="0" w:color="auto"/>
        <w:left w:val="none" w:sz="0" w:space="0" w:color="auto"/>
        <w:bottom w:val="none" w:sz="0" w:space="0" w:color="auto"/>
        <w:right w:val="none" w:sz="0" w:space="0" w:color="auto"/>
      </w:divBdr>
    </w:div>
    <w:div w:id="277835111">
      <w:bodyDiv w:val="1"/>
      <w:marLeft w:val="0"/>
      <w:marRight w:val="0"/>
      <w:marTop w:val="0"/>
      <w:marBottom w:val="0"/>
      <w:divBdr>
        <w:top w:val="none" w:sz="0" w:space="0" w:color="auto"/>
        <w:left w:val="none" w:sz="0" w:space="0" w:color="auto"/>
        <w:bottom w:val="none" w:sz="0" w:space="0" w:color="auto"/>
        <w:right w:val="none" w:sz="0" w:space="0" w:color="auto"/>
      </w:divBdr>
    </w:div>
    <w:div w:id="278027499">
      <w:bodyDiv w:val="1"/>
      <w:marLeft w:val="0"/>
      <w:marRight w:val="0"/>
      <w:marTop w:val="0"/>
      <w:marBottom w:val="0"/>
      <w:divBdr>
        <w:top w:val="none" w:sz="0" w:space="0" w:color="auto"/>
        <w:left w:val="none" w:sz="0" w:space="0" w:color="auto"/>
        <w:bottom w:val="none" w:sz="0" w:space="0" w:color="auto"/>
        <w:right w:val="none" w:sz="0" w:space="0" w:color="auto"/>
      </w:divBdr>
    </w:div>
    <w:div w:id="278609378">
      <w:bodyDiv w:val="1"/>
      <w:marLeft w:val="0"/>
      <w:marRight w:val="0"/>
      <w:marTop w:val="0"/>
      <w:marBottom w:val="0"/>
      <w:divBdr>
        <w:top w:val="none" w:sz="0" w:space="0" w:color="auto"/>
        <w:left w:val="none" w:sz="0" w:space="0" w:color="auto"/>
        <w:bottom w:val="none" w:sz="0" w:space="0" w:color="auto"/>
        <w:right w:val="none" w:sz="0" w:space="0" w:color="auto"/>
      </w:divBdr>
    </w:div>
    <w:div w:id="278613939">
      <w:bodyDiv w:val="1"/>
      <w:marLeft w:val="0"/>
      <w:marRight w:val="0"/>
      <w:marTop w:val="0"/>
      <w:marBottom w:val="0"/>
      <w:divBdr>
        <w:top w:val="none" w:sz="0" w:space="0" w:color="auto"/>
        <w:left w:val="none" w:sz="0" w:space="0" w:color="auto"/>
        <w:bottom w:val="none" w:sz="0" w:space="0" w:color="auto"/>
        <w:right w:val="none" w:sz="0" w:space="0" w:color="auto"/>
      </w:divBdr>
    </w:div>
    <w:div w:id="279529419">
      <w:bodyDiv w:val="1"/>
      <w:marLeft w:val="0"/>
      <w:marRight w:val="0"/>
      <w:marTop w:val="0"/>
      <w:marBottom w:val="0"/>
      <w:divBdr>
        <w:top w:val="none" w:sz="0" w:space="0" w:color="auto"/>
        <w:left w:val="none" w:sz="0" w:space="0" w:color="auto"/>
        <w:bottom w:val="none" w:sz="0" w:space="0" w:color="auto"/>
        <w:right w:val="none" w:sz="0" w:space="0" w:color="auto"/>
      </w:divBdr>
    </w:div>
    <w:div w:id="279843400">
      <w:bodyDiv w:val="1"/>
      <w:marLeft w:val="0"/>
      <w:marRight w:val="0"/>
      <w:marTop w:val="0"/>
      <w:marBottom w:val="0"/>
      <w:divBdr>
        <w:top w:val="none" w:sz="0" w:space="0" w:color="auto"/>
        <w:left w:val="none" w:sz="0" w:space="0" w:color="auto"/>
        <w:bottom w:val="none" w:sz="0" w:space="0" w:color="auto"/>
        <w:right w:val="none" w:sz="0" w:space="0" w:color="auto"/>
      </w:divBdr>
    </w:div>
    <w:div w:id="280570381">
      <w:bodyDiv w:val="1"/>
      <w:marLeft w:val="0"/>
      <w:marRight w:val="0"/>
      <w:marTop w:val="0"/>
      <w:marBottom w:val="0"/>
      <w:divBdr>
        <w:top w:val="none" w:sz="0" w:space="0" w:color="auto"/>
        <w:left w:val="none" w:sz="0" w:space="0" w:color="auto"/>
        <w:bottom w:val="none" w:sz="0" w:space="0" w:color="auto"/>
        <w:right w:val="none" w:sz="0" w:space="0" w:color="auto"/>
      </w:divBdr>
    </w:div>
    <w:div w:id="281150793">
      <w:bodyDiv w:val="1"/>
      <w:marLeft w:val="0"/>
      <w:marRight w:val="0"/>
      <w:marTop w:val="0"/>
      <w:marBottom w:val="0"/>
      <w:divBdr>
        <w:top w:val="none" w:sz="0" w:space="0" w:color="auto"/>
        <w:left w:val="none" w:sz="0" w:space="0" w:color="auto"/>
        <w:bottom w:val="none" w:sz="0" w:space="0" w:color="auto"/>
        <w:right w:val="none" w:sz="0" w:space="0" w:color="auto"/>
      </w:divBdr>
    </w:div>
    <w:div w:id="281692671">
      <w:bodyDiv w:val="1"/>
      <w:marLeft w:val="0"/>
      <w:marRight w:val="0"/>
      <w:marTop w:val="0"/>
      <w:marBottom w:val="0"/>
      <w:divBdr>
        <w:top w:val="none" w:sz="0" w:space="0" w:color="auto"/>
        <w:left w:val="none" w:sz="0" w:space="0" w:color="auto"/>
        <w:bottom w:val="none" w:sz="0" w:space="0" w:color="auto"/>
        <w:right w:val="none" w:sz="0" w:space="0" w:color="auto"/>
      </w:divBdr>
    </w:div>
    <w:div w:id="283460456">
      <w:bodyDiv w:val="1"/>
      <w:marLeft w:val="0"/>
      <w:marRight w:val="0"/>
      <w:marTop w:val="0"/>
      <w:marBottom w:val="0"/>
      <w:divBdr>
        <w:top w:val="none" w:sz="0" w:space="0" w:color="auto"/>
        <w:left w:val="none" w:sz="0" w:space="0" w:color="auto"/>
        <w:bottom w:val="none" w:sz="0" w:space="0" w:color="auto"/>
        <w:right w:val="none" w:sz="0" w:space="0" w:color="auto"/>
      </w:divBdr>
    </w:div>
    <w:div w:id="283467405">
      <w:bodyDiv w:val="1"/>
      <w:marLeft w:val="0"/>
      <w:marRight w:val="0"/>
      <w:marTop w:val="0"/>
      <w:marBottom w:val="0"/>
      <w:divBdr>
        <w:top w:val="none" w:sz="0" w:space="0" w:color="auto"/>
        <w:left w:val="none" w:sz="0" w:space="0" w:color="auto"/>
        <w:bottom w:val="none" w:sz="0" w:space="0" w:color="auto"/>
        <w:right w:val="none" w:sz="0" w:space="0" w:color="auto"/>
      </w:divBdr>
    </w:div>
    <w:div w:id="283579748">
      <w:bodyDiv w:val="1"/>
      <w:marLeft w:val="0"/>
      <w:marRight w:val="0"/>
      <w:marTop w:val="0"/>
      <w:marBottom w:val="0"/>
      <w:divBdr>
        <w:top w:val="none" w:sz="0" w:space="0" w:color="auto"/>
        <w:left w:val="none" w:sz="0" w:space="0" w:color="auto"/>
        <w:bottom w:val="none" w:sz="0" w:space="0" w:color="auto"/>
        <w:right w:val="none" w:sz="0" w:space="0" w:color="auto"/>
      </w:divBdr>
    </w:div>
    <w:div w:id="284041406">
      <w:bodyDiv w:val="1"/>
      <w:marLeft w:val="0"/>
      <w:marRight w:val="0"/>
      <w:marTop w:val="0"/>
      <w:marBottom w:val="0"/>
      <w:divBdr>
        <w:top w:val="none" w:sz="0" w:space="0" w:color="auto"/>
        <w:left w:val="none" w:sz="0" w:space="0" w:color="auto"/>
        <w:bottom w:val="none" w:sz="0" w:space="0" w:color="auto"/>
        <w:right w:val="none" w:sz="0" w:space="0" w:color="auto"/>
      </w:divBdr>
    </w:div>
    <w:div w:id="284702838">
      <w:bodyDiv w:val="1"/>
      <w:marLeft w:val="0"/>
      <w:marRight w:val="0"/>
      <w:marTop w:val="0"/>
      <w:marBottom w:val="0"/>
      <w:divBdr>
        <w:top w:val="none" w:sz="0" w:space="0" w:color="auto"/>
        <w:left w:val="none" w:sz="0" w:space="0" w:color="auto"/>
        <w:bottom w:val="none" w:sz="0" w:space="0" w:color="auto"/>
        <w:right w:val="none" w:sz="0" w:space="0" w:color="auto"/>
      </w:divBdr>
    </w:div>
    <w:div w:id="284966637">
      <w:bodyDiv w:val="1"/>
      <w:marLeft w:val="0"/>
      <w:marRight w:val="0"/>
      <w:marTop w:val="0"/>
      <w:marBottom w:val="0"/>
      <w:divBdr>
        <w:top w:val="none" w:sz="0" w:space="0" w:color="auto"/>
        <w:left w:val="none" w:sz="0" w:space="0" w:color="auto"/>
        <w:bottom w:val="none" w:sz="0" w:space="0" w:color="auto"/>
        <w:right w:val="none" w:sz="0" w:space="0" w:color="auto"/>
      </w:divBdr>
    </w:div>
    <w:div w:id="284966925">
      <w:bodyDiv w:val="1"/>
      <w:marLeft w:val="0"/>
      <w:marRight w:val="0"/>
      <w:marTop w:val="0"/>
      <w:marBottom w:val="0"/>
      <w:divBdr>
        <w:top w:val="none" w:sz="0" w:space="0" w:color="auto"/>
        <w:left w:val="none" w:sz="0" w:space="0" w:color="auto"/>
        <w:bottom w:val="none" w:sz="0" w:space="0" w:color="auto"/>
        <w:right w:val="none" w:sz="0" w:space="0" w:color="auto"/>
      </w:divBdr>
    </w:div>
    <w:div w:id="285039415">
      <w:bodyDiv w:val="1"/>
      <w:marLeft w:val="0"/>
      <w:marRight w:val="0"/>
      <w:marTop w:val="0"/>
      <w:marBottom w:val="0"/>
      <w:divBdr>
        <w:top w:val="none" w:sz="0" w:space="0" w:color="auto"/>
        <w:left w:val="none" w:sz="0" w:space="0" w:color="auto"/>
        <w:bottom w:val="none" w:sz="0" w:space="0" w:color="auto"/>
        <w:right w:val="none" w:sz="0" w:space="0" w:color="auto"/>
      </w:divBdr>
    </w:div>
    <w:div w:id="286275481">
      <w:bodyDiv w:val="1"/>
      <w:marLeft w:val="0"/>
      <w:marRight w:val="0"/>
      <w:marTop w:val="0"/>
      <w:marBottom w:val="0"/>
      <w:divBdr>
        <w:top w:val="none" w:sz="0" w:space="0" w:color="auto"/>
        <w:left w:val="none" w:sz="0" w:space="0" w:color="auto"/>
        <w:bottom w:val="none" w:sz="0" w:space="0" w:color="auto"/>
        <w:right w:val="none" w:sz="0" w:space="0" w:color="auto"/>
      </w:divBdr>
    </w:div>
    <w:div w:id="286473577">
      <w:bodyDiv w:val="1"/>
      <w:marLeft w:val="0"/>
      <w:marRight w:val="0"/>
      <w:marTop w:val="0"/>
      <w:marBottom w:val="0"/>
      <w:divBdr>
        <w:top w:val="none" w:sz="0" w:space="0" w:color="auto"/>
        <w:left w:val="none" w:sz="0" w:space="0" w:color="auto"/>
        <w:bottom w:val="none" w:sz="0" w:space="0" w:color="auto"/>
        <w:right w:val="none" w:sz="0" w:space="0" w:color="auto"/>
      </w:divBdr>
    </w:div>
    <w:div w:id="287204633">
      <w:bodyDiv w:val="1"/>
      <w:marLeft w:val="0"/>
      <w:marRight w:val="0"/>
      <w:marTop w:val="0"/>
      <w:marBottom w:val="0"/>
      <w:divBdr>
        <w:top w:val="none" w:sz="0" w:space="0" w:color="auto"/>
        <w:left w:val="none" w:sz="0" w:space="0" w:color="auto"/>
        <w:bottom w:val="none" w:sz="0" w:space="0" w:color="auto"/>
        <w:right w:val="none" w:sz="0" w:space="0" w:color="auto"/>
      </w:divBdr>
    </w:div>
    <w:div w:id="288439633">
      <w:bodyDiv w:val="1"/>
      <w:marLeft w:val="0"/>
      <w:marRight w:val="0"/>
      <w:marTop w:val="0"/>
      <w:marBottom w:val="0"/>
      <w:divBdr>
        <w:top w:val="none" w:sz="0" w:space="0" w:color="auto"/>
        <w:left w:val="none" w:sz="0" w:space="0" w:color="auto"/>
        <w:bottom w:val="none" w:sz="0" w:space="0" w:color="auto"/>
        <w:right w:val="none" w:sz="0" w:space="0" w:color="auto"/>
      </w:divBdr>
    </w:div>
    <w:div w:id="288516438">
      <w:bodyDiv w:val="1"/>
      <w:marLeft w:val="0"/>
      <w:marRight w:val="0"/>
      <w:marTop w:val="0"/>
      <w:marBottom w:val="0"/>
      <w:divBdr>
        <w:top w:val="none" w:sz="0" w:space="0" w:color="auto"/>
        <w:left w:val="none" w:sz="0" w:space="0" w:color="auto"/>
        <w:bottom w:val="none" w:sz="0" w:space="0" w:color="auto"/>
        <w:right w:val="none" w:sz="0" w:space="0" w:color="auto"/>
      </w:divBdr>
    </w:div>
    <w:div w:id="288896159">
      <w:bodyDiv w:val="1"/>
      <w:marLeft w:val="0"/>
      <w:marRight w:val="0"/>
      <w:marTop w:val="0"/>
      <w:marBottom w:val="0"/>
      <w:divBdr>
        <w:top w:val="none" w:sz="0" w:space="0" w:color="auto"/>
        <w:left w:val="none" w:sz="0" w:space="0" w:color="auto"/>
        <w:bottom w:val="none" w:sz="0" w:space="0" w:color="auto"/>
        <w:right w:val="none" w:sz="0" w:space="0" w:color="auto"/>
      </w:divBdr>
    </w:div>
    <w:div w:id="289241192">
      <w:bodyDiv w:val="1"/>
      <w:marLeft w:val="0"/>
      <w:marRight w:val="0"/>
      <w:marTop w:val="0"/>
      <w:marBottom w:val="0"/>
      <w:divBdr>
        <w:top w:val="none" w:sz="0" w:space="0" w:color="auto"/>
        <w:left w:val="none" w:sz="0" w:space="0" w:color="auto"/>
        <w:bottom w:val="none" w:sz="0" w:space="0" w:color="auto"/>
        <w:right w:val="none" w:sz="0" w:space="0" w:color="auto"/>
      </w:divBdr>
    </w:div>
    <w:div w:id="289435985">
      <w:bodyDiv w:val="1"/>
      <w:marLeft w:val="0"/>
      <w:marRight w:val="0"/>
      <w:marTop w:val="0"/>
      <w:marBottom w:val="0"/>
      <w:divBdr>
        <w:top w:val="none" w:sz="0" w:space="0" w:color="auto"/>
        <w:left w:val="none" w:sz="0" w:space="0" w:color="auto"/>
        <w:bottom w:val="none" w:sz="0" w:space="0" w:color="auto"/>
        <w:right w:val="none" w:sz="0" w:space="0" w:color="auto"/>
      </w:divBdr>
    </w:div>
    <w:div w:id="290134752">
      <w:bodyDiv w:val="1"/>
      <w:marLeft w:val="0"/>
      <w:marRight w:val="0"/>
      <w:marTop w:val="0"/>
      <w:marBottom w:val="0"/>
      <w:divBdr>
        <w:top w:val="none" w:sz="0" w:space="0" w:color="auto"/>
        <w:left w:val="none" w:sz="0" w:space="0" w:color="auto"/>
        <w:bottom w:val="none" w:sz="0" w:space="0" w:color="auto"/>
        <w:right w:val="none" w:sz="0" w:space="0" w:color="auto"/>
      </w:divBdr>
    </w:div>
    <w:div w:id="290593738">
      <w:bodyDiv w:val="1"/>
      <w:marLeft w:val="0"/>
      <w:marRight w:val="0"/>
      <w:marTop w:val="0"/>
      <w:marBottom w:val="0"/>
      <w:divBdr>
        <w:top w:val="none" w:sz="0" w:space="0" w:color="auto"/>
        <w:left w:val="none" w:sz="0" w:space="0" w:color="auto"/>
        <w:bottom w:val="none" w:sz="0" w:space="0" w:color="auto"/>
        <w:right w:val="none" w:sz="0" w:space="0" w:color="auto"/>
      </w:divBdr>
    </w:div>
    <w:div w:id="291206127">
      <w:bodyDiv w:val="1"/>
      <w:marLeft w:val="0"/>
      <w:marRight w:val="0"/>
      <w:marTop w:val="0"/>
      <w:marBottom w:val="0"/>
      <w:divBdr>
        <w:top w:val="none" w:sz="0" w:space="0" w:color="auto"/>
        <w:left w:val="none" w:sz="0" w:space="0" w:color="auto"/>
        <w:bottom w:val="none" w:sz="0" w:space="0" w:color="auto"/>
        <w:right w:val="none" w:sz="0" w:space="0" w:color="auto"/>
      </w:divBdr>
    </w:div>
    <w:div w:id="291404548">
      <w:bodyDiv w:val="1"/>
      <w:marLeft w:val="0"/>
      <w:marRight w:val="0"/>
      <w:marTop w:val="0"/>
      <w:marBottom w:val="0"/>
      <w:divBdr>
        <w:top w:val="none" w:sz="0" w:space="0" w:color="auto"/>
        <w:left w:val="none" w:sz="0" w:space="0" w:color="auto"/>
        <w:bottom w:val="none" w:sz="0" w:space="0" w:color="auto"/>
        <w:right w:val="none" w:sz="0" w:space="0" w:color="auto"/>
      </w:divBdr>
    </w:div>
    <w:div w:id="291642001">
      <w:bodyDiv w:val="1"/>
      <w:marLeft w:val="0"/>
      <w:marRight w:val="0"/>
      <w:marTop w:val="0"/>
      <w:marBottom w:val="0"/>
      <w:divBdr>
        <w:top w:val="none" w:sz="0" w:space="0" w:color="auto"/>
        <w:left w:val="none" w:sz="0" w:space="0" w:color="auto"/>
        <w:bottom w:val="none" w:sz="0" w:space="0" w:color="auto"/>
        <w:right w:val="none" w:sz="0" w:space="0" w:color="auto"/>
      </w:divBdr>
    </w:div>
    <w:div w:id="291710241">
      <w:bodyDiv w:val="1"/>
      <w:marLeft w:val="0"/>
      <w:marRight w:val="0"/>
      <w:marTop w:val="0"/>
      <w:marBottom w:val="0"/>
      <w:divBdr>
        <w:top w:val="none" w:sz="0" w:space="0" w:color="auto"/>
        <w:left w:val="none" w:sz="0" w:space="0" w:color="auto"/>
        <w:bottom w:val="none" w:sz="0" w:space="0" w:color="auto"/>
        <w:right w:val="none" w:sz="0" w:space="0" w:color="auto"/>
      </w:divBdr>
    </w:div>
    <w:div w:id="291979739">
      <w:bodyDiv w:val="1"/>
      <w:marLeft w:val="0"/>
      <w:marRight w:val="0"/>
      <w:marTop w:val="0"/>
      <w:marBottom w:val="0"/>
      <w:divBdr>
        <w:top w:val="none" w:sz="0" w:space="0" w:color="auto"/>
        <w:left w:val="none" w:sz="0" w:space="0" w:color="auto"/>
        <w:bottom w:val="none" w:sz="0" w:space="0" w:color="auto"/>
        <w:right w:val="none" w:sz="0" w:space="0" w:color="auto"/>
      </w:divBdr>
    </w:div>
    <w:div w:id="292754597">
      <w:bodyDiv w:val="1"/>
      <w:marLeft w:val="0"/>
      <w:marRight w:val="0"/>
      <w:marTop w:val="0"/>
      <w:marBottom w:val="0"/>
      <w:divBdr>
        <w:top w:val="none" w:sz="0" w:space="0" w:color="auto"/>
        <w:left w:val="none" w:sz="0" w:space="0" w:color="auto"/>
        <w:bottom w:val="none" w:sz="0" w:space="0" w:color="auto"/>
        <w:right w:val="none" w:sz="0" w:space="0" w:color="auto"/>
      </w:divBdr>
    </w:div>
    <w:div w:id="292906487">
      <w:bodyDiv w:val="1"/>
      <w:marLeft w:val="0"/>
      <w:marRight w:val="0"/>
      <w:marTop w:val="0"/>
      <w:marBottom w:val="0"/>
      <w:divBdr>
        <w:top w:val="none" w:sz="0" w:space="0" w:color="auto"/>
        <w:left w:val="none" w:sz="0" w:space="0" w:color="auto"/>
        <w:bottom w:val="none" w:sz="0" w:space="0" w:color="auto"/>
        <w:right w:val="none" w:sz="0" w:space="0" w:color="auto"/>
      </w:divBdr>
    </w:div>
    <w:div w:id="294601928">
      <w:bodyDiv w:val="1"/>
      <w:marLeft w:val="0"/>
      <w:marRight w:val="0"/>
      <w:marTop w:val="0"/>
      <w:marBottom w:val="0"/>
      <w:divBdr>
        <w:top w:val="none" w:sz="0" w:space="0" w:color="auto"/>
        <w:left w:val="none" w:sz="0" w:space="0" w:color="auto"/>
        <w:bottom w:val="none" w:sz="0" w:space="0" w:color="auto"/>
        <w:right w:val="none" w:sz="0" w:space="0" w:color="auto"/>
      </w:divBdr>
    </w:div>
    <w:div w:id="295065703">
      <w:bodyDiv w:val="1"/>
      <w:marLeft w:val="0"/>
      <w:marRight w:val="0"/>
      <w:marTop w:val="0"/>
      <w:marBottom w:val="0"/>
      <w:divBdr>
        <w:top w:val="none" w:sz="0" w:space="0" w:color="auto"/>
        <w:left w:val="none" w:sz="0" w:space="0" w:color="auto"/>
        <w:bottom w:val="none" w:sz="0" w:space="0" w:color="auto"/>
        <w:right w:val="none" w:sz="0" w:space="0" w:color="auto"/>
      </w:divBdr>
    </w:div>
    <w:div w:id="297345695">
      <w:bodyDiv w:val="1"/>
      <w:marLeft w:val="0"/>
      <w:marRight w:val="0"/>
      <w:marTop w:val="0"/>
      <w:marBottom w:val="0"/>
      <w:divBdr>
        <w:top w:val="none" w:sz="0" w:space="0" w:color="auto"/>
        <w:left w:val="none" w:sz="0" w:space="0" w:color="auto"/>
        <w:bottom w:val="none" w:sz="0" w:space="0" w:color="auto"/>
        <w:right w:val="none" w:sz="0" w:space="0" w:color="auto"/>
      </w:divBdr>
    </w:div>
    <w:div w:id="298608107">
      <w:bodyDiv w:val="1"/>
      <w:marLeft w:val="0"/>
      <w:marRight w:val="0"/>
      <w:marTop w:val="0"/>
      <w:marBottom w:val="0"/>
      <w:divBdr>
        <w:top w:val="none" w:sz="0" w:space="0" w:color="auto"/>
        <w:left w:val="none" w:sz="0" w:space="0" w:color="auto"/>
        <w:bottom w:val="none" w:sz="0" w:space="0" w:color="auto"/>
        <w:right w:val="none" w:sz="0" w:space="0" w:color="auto"/>
      </w:divBdr>
    </w:div>
    <w:div w:id="299043224">
      <w:bodyDiv w:val="1"/>
      <w:marLeft w:val="0"/>
      <w:marRight w:val="0"/>
      <w:marTop w:val="0"/>
      <w:marBottom w:val="0"/>
      <w:divBdr>
        <w:top w:val="none" w:sz="0" w:space="0" w:color="auto"/>
        <w:left w:val="none" w:sz="0" w:space="0" w:color="auto"/>
        <w:bottom w:val="none" w:sz="0" w:space="0" w:color="auto"/>
        <w:right w:val="none" w:sz="0" w:space="0" w:color="auto"/>
      </w:divBdr>
    </w:div>
    <w:div w:id="299187460">
      <w:bodyDiv w:val="1"/>
      <w:marLeft w:val="0"/>
      <w:marRight w:val="0"/>
      <w:marTop w:val="0"/>
      <w:marBottom w:val="0"/>
      <w:divBdr>
        <w:top w:val="none" w:sz="0" w:space="0" w:color="auto"/>
        <w:left w:val="none" w:sz="0" w:space="0" w:color="auto"/>
        <w:bottom w:val="none" w:sz="0" w:space="0" w:color="auto"/>
        <w:right w:val="none" w:sz="0" w:space="0" w:color="auto"/>
      </w:divBdr>
    </w:div>
    <w:div w:id="299917707">
      <w:bodyDiv w:val="1"/>
      <w:marLeft w:val="0"/>
      <w:marRight w:val="0"/>
      <w:marTop w:val="0"/>
      <w:marBottom w:val="0"/>
      <w:divBdr>
        <w:top w:val="none" w:sz="0" w:space="0" w:color="auto"/>
        <w:left w:val="none" w:sz="0" w:space="0" w:color="auto"/>
        <w:bottom w:val="none" w:sz="0" w:space="0" w:color="auto"/>
        <w:right w:val="none" w:sz="0" w:space="0" w:color="auto"/>
      </w:divBdr>
    </w:div>
    <w:div w:id="300422305">
      <w:bodyDiv w:val="1"/>
      <w:marLeft w:val="0"/>
      <w:marRight w:val="0"/>
      <w:marTop w:val="0"/>
      <w:marBottom w:val="0"/>
      <w:divBdr>
        <w:top w:val="none" w:sz="0" w:space="0" w:color="auto"/>
        <w:left w:val="none" w:sz="0" w:space="0" w:color="auto"/>
        <w:bottom w:val="none" w:sz="0" w:space="0" w:color="auto"/>
        <w:right w:val="none" w:sz="0" w:space="0" w:color="auto"/>
      </w:divBdr>
    </w:div>
    <w:div w:id="300499632">
      <w:bodyDiv w:val="1"/>
      <w:marLeft w:val="0"/>
      <w:marRight w:val="0"/>
      <w:marTop w:val="0"/>
      <w:marBottom w:val="0"/>
      <w:divBdr>
        <w:top w:val="none" w:sz="0" w:space="0" w:color="auto"/>
        <w:left w:val="none" w:sz="0" w:space="0" w:color="auto"/>
        <w:bottom w:val="none" w:sz="0" w:space="0" w:color="auto"/>
        <w:right w:val="none" w:sz="0" w:space="0" w:color="auto"/>
      </w:divBdr>
    </w:div>
    <w:div w:id="301232360">
      <w:bodyDiv w:val="1"/>
      <w:marLeft w:val="0"/>
      <w:marRight w:val="0"/>
      <w:marTop w:val="0"/>
      <w:marBottom w:val="0"/>
      <w:divBdr>
        <w:top w:val="none" w:sz="0" w:space="0" w:color="auto"/>
        <w:left w:val="none" w:sz="0" w:space="0" w:color="auto"/>
        <w:bottom w:val="none" w:sz="0" w:space="0" w:color="auto"/>
        <w:right w:val="none" w:sz="0" w:space="0" w:color="auto"/>
      </w:divBdr>
    </w:div>
    <w:div w:id="302003470">
      <w:bodyDiv w:val="1"/>
      <w:marLeft w:val="0"/>
      <w:marRight w:val="0"/>
      <w:marTop w:val="0"/>
      <w:marBottom w:val="0"/>
      <w:divBdr>
        <w:top w:val="none" w:sz="0" w:space="0" w:color="auto"/>
        <w:left w:val="none" w:sz="0" w:space="0" w:color="auto"/>
        <w:bottom w:val="none" w:sz="0" w:space="0" w:color="auto"/>
        <w:right w:val="none" w:sz="0" w:space="0" w:color="auto"/>
      </w:divBdr>
    </w:div>
    <w:div w:id="302196418">
      <w:bodyDiv w:val="1"/>
      <w:marLeft w:val="0"/>
      <w:marRight w:val="0"/>
      <w:marTop w:val="0"/>
      <w:marBottom w:val="0"/>
      <w:divBdr>
        <w:top w:val="none" w:sz="0" w:space="0" w:color="auto"/>
        <w:left w:val="none" w:sz="0" w:space="0" w:color="auto"/>
        <w:bottom w:val="none" w:sz="0" w:space="0" w:color="auto"/>
        <w:right w:val="none" w:sz="0" w:space="0" w:color="auto"/>
      </w:divBdr>
    </w:div>
    <w:div w:id="302271017">
      <w:bodyDiv w:val="1"/>
      <w:marLeft w:val="0"/>
      <w:marRight w:val="0"/>
      <w:marTop w:val="0"/>
      <w:marBottom w:val="0"/>
      <w:divBdr>
        <w:top w:val="none" w:sz="0" w:space="0" w:color="auto"/>
        <w:left w:val="none" w:sz="0" w:space="0" w:color="auto"/>
        <w:bottom w:val="none" w:sz="0" w:space="0" w:color="auto"/>
        <w:right w:val="none" w:sz="0" w:space="0" w:color="auto"/>
      </w:divBdr>
    </w:div>
    <w:div w:id="302466686">
      <w:bodyDiv w:val="1"/>
      <w:marLeft w:val="0"/>
      <w:marRight w:val="0"/>
      <w:marTop w:val="0"/>
      <w:marBottom w:val="0"/>
      <w:divBdr>
        <w:top w:val="none" w:sz="0" w:space="0" w:color="auto"/>
        <w:left w:val="none" w:sz="0" w:space="0" w:color="auto"/>
        <w:bottom w:val="none" w:sz="0" w:space="0" w:color="auto"/>
        <w:right w:val="none" w:sz="0" w:space="0" w:color="auto"/>
      </w:divBdr>
    </w:div>
    <w:div w:id="304119361">
      <w:bodyDiv w:val="1"/>
      <w:marLeft w:val="0"/>
      <w:marRight w:val="0"/>
      <w:marTop w:val="0"/>
      <w:marBottom w:val="0"/>
      <w:divBdr>
        <w:top w:val="none" w:sz="0" w:space="0" w:color="auto"/>
        <w:left w:val="none" w:sz="0" w:space="0" w:color="auto"/>
        <w:bottom w:val="none" w:sz="0" w:space="0" w:color="auto"/>
        <w:right w:val="none" w:sz="0" w:space="0" w:color="auto"/>
      </w:divBdr>
    </w:div>
    <w:div w:id="304168264">
      <w:bodyDiv w:val="1"/>
      <w:marLeft w:val="0"/>
      <w:marRight w:val="0"/>
      <w:marTop w:val="0"/>
      <w:marBottom w:val="0"/>
      <w:divBdr>
        <w:top w:val="none" w:sz="0" w:space="0" w:color="auto"/>
        <w:left w:val="none" w:sz="0" w:space="0" w:color="auto"/>
        <w:bottom w:val="none" w:sz="0" w:space="0" w:color="auto"/>
        <w:right w:val="none" w:sz="0" w:space="0" w:color="auto"/>
      </w:divBdr>
    </w:div>
    <w:div w:id="305554761">
      <w:bodyDiv w:val="1"/>
      <w:marLeft w:val="0"/>
      <w:marRight w:val="0"/>
      <w:marTop w:val="0"/>
      <w:marBottom w:val="0"/>
      <w:divBdr>
        <w:top w:val="none" w:sz="0" w:space="0" w:color="auto"/>
        <w:left w:val="none" w:sz="0" w:space="0" w:color="auto"/>
        <w:bottom w:val="none" w:sz="0" w:space="0" w:color="auto"/>
        <w:right w:val="none" w:sz="0" w:space="0" w:color="auto"/>
      </w:divBdr>
    </w:div>
    <w:div w:id="305624826">
      <w:bodyDiv w:val="1"/>
      <w:marLeft w:val="0"/>
      <w:marRight w:val="0"/>
      <w:marTop w:val="0"/>
      <w:marBottom w:val="0"/>
      <w:divBdr>
        <w:top w:val="none" w:sz="0" w:space="0" w:color="auto"/>
        <w:left w:val="none" w:sz="0" w:space="0" w:color="auto"/>
        <w:bottom w:val="none" w:sz="0" w:space="0" w:color="auto"/>
        <w:right w:val="none" w:sz="0" w:space="0" w:color="auto"/>
      </w:divBdr>
    </w:div>
    <w:div w:id="306477580">
      <w:bodyDiv w:val="1"/>
      <w:marLeft w:val="0"/>
      <w:marRight w:val="0"/>
      <w:marTop w:val="0"/>
      <w:marBottom w:val="0"/>
      <w:divBdr>
        <w:top w:val="none" w:sz="0" w:space="0" w:color="auto"/>
        <w:left w:val="none" w:sz="0" w:space="0" w:color="auto"/>
        <w:bottom w:val="none" w:sz="0" w:space="0" w:color="auto"/>
        <w:right w:val="none" w:sz="0" w:space="0" w:color="auto"/>
      </w:divBdr>
    </w:div>
    <w:div w:id="306714846">
      <w:bodyDiv w:val="1"/>
      <w:marLeft w:val="0"/>
      <w:marRight w:val="0"/>
      <w:marTop w:val="0"/>
      <w:marBottom w:val="0"/>
      <w:divBdr>
        <w:top w:val="none" w:sz="0" w:space="0" w:color="auto"/>
        <w:left w:val="none" w:sz="0" w:space="0" w:color="auto"/>
        <w:bottom w:val="none" w:sz="0" w:space="0" w:color="auto"/>
        <w:right w:val="none" w:sz="0" w:space="0" w:color="auto"/>
      </w:divBdr>
    </w:div>
    <w:div w:id="307125921">
      <w:bodyDiv w:val="1"/>
      <w:marLeft w:val="0"/>
      <w:marRight w:val="0"/>
      <w:marTop w:val="0"/>
      <w:marBottom w:val="0"/>
      <w:divBdr>
        <w:top w:val="none" w:sz="0" w:space="0" w:color="auto"/>
        <w:left w:val="none" w:sz="0" w:space="0" w:color="auto"/>
        <w:bottom w:val="none" w:sz="0" w:space="0" w:color="auto"/>
        <w:right w:val="none" w:sz="0" w:space="0" w:color="auto"/>
      </w:divBdr>
    </w:div>
    <w:div w:id="307126959">
      <w:bodyDiv w:val="1"/>
      <w:marLeft w:val="0"/>
      <w:marRight w:val="0"/>
      <w:marTop w:val="0"/>
      <w:marBottom w:val="0"/>
      <w:divBdr>
        <w:top w:val="none" w:sz="0" w:space="0" w:color="auto"/>
        <w:left w:val="none" w:sz="0" w:space="0" w:color="auto"/>
        <w:bottom w:val="none" w:sz="0" w:space="0" w:color="auto"/>
        <w:right w:val="none" w:sz="0" w:space="0" w:color="auto"/>
      </w:divBdr>
    </w:div>
    <w:div w:id="307521104">
      <w:bodyDiv w:val="1"/>
      <w:marLeft w:val="0"/>
      <w:marRight w:val="0"/>
      <w:marTop w:val="0"/>
      <w:marBottom w:val="0"/>
      <w:divBdr>
        <w:top w:val="none" w:sz="0" w:space="0" w:color="auto"/>
        <w:left w:val="none" w:sz="0" w:space="0" w:color="auto"/>
        <w:bottom w:val="none" w:sz="0" w:space="0" w:color="auto"/>
        <w:right w:val="none" w:sz="0" w:space="0" w:color="auto"/>
      </w:divBdr>
    </w:div>
    <w:div w:id="307899480">
      <w:bodyDiv w:val="1"/>
      <w:marLeft w:val="0"/>
      <w:marRight w:val="0"/>
      <w:marTop w:val="0"/>
      <w:marBottom w:val="0"/>
      <w:divBdr>
        <w:top w:val="none" w:sz="0" w:space="0" w:color="auto"/>
        <w:left w:val="none" w:sz="0" w:space="0" w:color="auto"/>
        <w:bottom w:val="none" w:sz="0" w:space="0" w:color="auto"/>
        <w:right w:val="none" w:sz="0" w:space="0" w:color="auto"/>
      </w:divBdr>
    </w:div>
    <w:div w:id="307907136">
      <w:bodyDiv w:val="1"/>
      <w:marLeft w:val="0"/>
      <w:marRight w:val="0"/>
      <w:marTop w:val="0"/>
      <w:marBottom w:val="0"/>
      <w:divBdr>
        <w:top w:val="none" w:sz="0" w:space="0" w:color="auto"/>
        <w:left w:val="none" w:sz="0" w:space="0" w:color="auto"/>
        <w:bottom w:val="none" w:sz="0" w:space="0" w:color="auto"/>
        <w:right w:val="none" w:sz="0" w:space="0" w:color="auto"/>
      </w:divBdr>
    </w:div>
    <w:div w:id="308944152">
      <w:bodyDiv w:val="1"/>
      <w:marLeft w:val="0"/>
      <w:marRight w:val="0"/>
      <w:marTop w:val="0"/>
      <w:marBottom w:val="0"/>
      <w:divBdr>
        <w:top w:val="none" w:sz="0" w:space="0" w:color="auto"/>
        <w:left w:val="none" w:sz="0" w:space="0" w:color="auto"/>
        <w:bottom w:val="none" w:sz="0" w:space="0" w:color="auto"/>
        <w:right w:val="none" w:sz="0" w:space="0" w:color="auto"/>
      </w:divBdr>
    </w:div>
    <w:div w:id="309022879">
      <w:bodyDiv w:val="1"/>
      <w:marLeft w:val="0"/>
      <w:marRight w:val="0"/>
      <w:marTop w:val="0"/>
      <w:marBottom w:val="0"/>
      <w:divBdr>
        <w:top w:val="none" w:sz="0" w:space="0" w:color="auto"/>
        <w:left w:val="none" w:sz="0" w:space="0" w:color="auto"/>
        <w:bottom w:val="none" w:sz="0" w:space="0" w:color="auto"/>
        <w:right w:val="none" w:sz="0" w:space="0" w:color="auto"/>
      </w:divBdr>
    </w:div>
    <w:div w:id="309215847">
      <w:bodyDiv w:val="1"/>
      <w:marLeft w:val="0"/>
      <w:marRight w:val="0"/>
      <w:marTop w:val="0"/>
      <w:marBottom w:val="0"/>
      <w:divBdr>
        <w:top w:val="none" w:sz="0" w:space="0" w:color="auto"/>
        <w:left w:val="none" w:sz="0" w:space="0" w:color="auto"/>
        <w:bottom w:val="none" w:sz="0" w:space="0" w:color="auto"/>
        <w:right w:val="none" w:sz="0" w:space="0" w:color="auto"/>
      </w:divBdr>
    </w:div>
    <w:div w:id="309939570">
      <w:bodyDiv w:val="1"/>
      <w:marLeft w:val="0"/>
      <w:marRight w:val="0"/>
      <w:marTop w:val="0"/>
      <w:marBottom w:val="0"/>
      <w:divBdr>
        <w:top w:val="none" w:sz="0" w:space="0" w:color="auto"/>
        <w:left w:val="none" w:sz="0" w:space="0" w:color="auto"/>
        <w:bottom w:val="none" w:sz="0" w:space="0" w:color="auto"/>
        <w:right w:val="none" w:sz="0" w:space="0" w:color="auto"/>
      </w:divBdr>
    </w:div>
    <w:div w:id="312872580">
      <w:bodyDiv w:val="1"/>
      <w:marLeft w:val="0"/>
      <w:marRight w:val="0"/>
      <w:marTop w:val="0"/>
      <w:marBottom w:val="0"/>
      <w:divBdr>
        <w:top w:val="none" w:sz="0" w:space="0" w:color="auto"/>
        <w:left w:val="none" w:sz="0" w:space="0" w:color="auto"/>
        <w:bottom w:val="none" w:sz="0" w:space="0" w:color="auto"/>
        <w:right w:val="none" w:sz="0" w:space="0" w:color="auto"/>
      </w:divBdr>
    </w:div>
    <w:div w:id="312948868">
      <w:bodyDiv w:val="1"/>
      <w:marLeft w:val="0"/>
      <w:marRight w:val="0"/>
      <w:marTop w:val="0"/>
      <w:marBottom w:val="0"/>
      <w:divBdr>
        <w:top w:val="none" w:sz="0" w:space="0" w:color="auto"/>
        <w:left w:val="none" w:sz="0" w:space="0" w:color="auto"/>
        <w:bottom w:val="none" w:sz="0" w:space="0" w:color="auto"/>
        <w:right w:val="none" w:sz="0" w:space="0" w:color="auto"/>
      </w:divBdr>
    </w:div>
    <w:div w:id="313263087">
      <w:bodyDiv w:val="1"/>
      <w:marLeft w:val="0"/>
      <w:marRight w:val="0"/>
      <w:marTop w:val="0"/>
      <w:marBottom w:val="0"/>
      <w:divBdr>
        <w:top w:val="none" w:sz="0" w:space="0" w:color="auto"/>
        <w:left w:val="none" w:sz="0" w:space="0" w:color="auto"/>
        <w:bottom w:val="none" w:sz="0" w:space="0" w:color="auto"/>
        <w:right w:val="none" w:sz="0" w:space="0" w:color="auto"/>
      </w:divBdr>
    </w:div>
    <w:div w:id="313532431">
      <w:bodyDiv w:val="1"/>
      <w:marLeft w:val="0"/>
      <w:marRight w:val="0"/>
      <w:marTop w:val="0"/>
      <w:marBottom w:val="0"/>
      <w:divBdr>
        <w:top w:val="none" w:sz="0" w:space="0" w:color="auto"/>
        <w:left w:val="none" w:sz="0" w:space="0" w:color="auto"/>
        <w:bottom w:val="none" w:sz="0" w:space="0" w:color="auto"/>
        <w:right w:val="none" w:sz="0" w:space="0" w:color="auto"/>
      </w:divBdr>
    </w:div>
    <w:div w:id="315031817">
      <w:bodyDiv w:val="1"/>
      <w:marLeft w:val="0"/>
      <w:marRight w:val="0"/>
      <w:marTop w:val="0"/>
      <w:marBottom w:val="0"/>
      <w:divBdr>
        <w:top w:val="none" w:sz="0" w:space="0" w:color="auto"/>
        <w:left w:val="none" w:sz="0" w:space="0" w:color="auto"/>
        <w:bottom w:val="none" w:sz="0" w:space="0" w:color="auto"/>
        <w:right w:val="none" w:sz="0" w:space="0" w:color="auto"/>
      </w:divBdr>
    </w:div>
    <w:div w:id="315769390">
      <w:bodyDiv w:val="1"/>
      <w:marLeft w:val="0"/>
      <w:marRight w:val="0"/>
      <w:marTop w:val="0"/>
      <w:marBottom w:val="0"/>
      <w:divBdr>
        <w:top w:val="none" w:sz="0" w:space="0" w:color="auto"/>
        <w:left w:val="none" w:sz="0" w:space="0" w:color="auto"/>
        <w:bottom w:val="none" w:sz="0" w:space="0" w:color="auto"/>
        <w:right w:val="none" w:sz="0" w:space="0" w:color="auto"/>
      </w:divBdr>
    </w:div>
    <w:div w:id="316425422">
      <w:bodyDiv w:val="1"/>
      <w:marLeft w:val="0"/>
      <w:marRight w:val="0"/>
      <w:marTop w:val="0"/>
      <w:marBottom w:val="0"/>
      <w:divBdr>
        <w:top w:val="none" w:sz="0" w:space="0" w:color="auto"/>
        <w:left w:val="none" w:sz="0" w:space="0" w:color="auto"/>
        <w:bottom w:val="none" w:sz="0" w:space="0" w:color="auto"/>
        <w:right w:val="none" w:sz="0" w:space="0" w:color="auto"/>
      </w:divBdr>
    </w:div>
    <w:div w:id="317152610">
      <w:bodyDiv w:val="1"/>
      <w:marLeft w:val="0"/>
      <w:marRight w:val="0"/>
      <w:marTop w:val="0"/>
      <w:marBottom w:val="0"/>
      <w:divBdr>
        <w:top w:val="none" w:sz="0" w:space="0" w:color="auto"/>
        <w:left w:val="none" w:sz="0" w:space="0" w:color="auto"/>
        <w:bottom w:val="none" w:sz="0" w:space="0" w:color="auto"/>
        <w:right w:val="none" w:sz="0" w:space="0" w:color="auto"/>
      </w:divBdr>
    </w:div>
    <w:div w:id="317733556">
      <w:bodyDiv w:val="1"/>
      <w:marLeft w:val="0"/>
      <w:marRight w:val="0"/>
      <w:marTop w:val="0"/>
      <w:marBottom w:val="0"/>
      <w:divBdr>
        <w:top w:val="none" w:sz="0" w:space="0" w:color="auto"/>
        <w:left w:val="none" w:sz="0" w:space="0" w:color="auto"/>
        <w:bottom w:val="none" w:sz="0" w:space="0" w:color="auto"/>
        <w:right w:val="none" w:sz="0" w:space="0" w:color="auto"/>
      </w:divBdr>
    </w:div>
    <w:div w:id="318273262">
      <w:bodyDiv w:val="1"/>
      <w:marLeft w:val="0"/>
      <w:marRight w:val="0"/>
      <w:marTop w:val="0"/>
      <w:marBottom w:val="0"/>
      <w:divBdr>
        <w:top w:val="none" w:sz="0" w:space="0" w:color="auto"/>
        <w:left w:val="none" w:sz="0" w:space="0" w:color="auto"/>
        <w:bottom w:val="none" w:sz="0" w:space="0" w:color="auto"/>
        <w:right w:val="none" w:sz="0" w:space="0" w:color="auto"/>
      </w:divBdr>
    </w:div>
    <w:div w:id="319700833">
      <w:bodyDiv w:val="1"/>
      <w:marLeft w:val="0"/>
      <w:marRight w:val="0"/>
      <w:marTop w:val="0"/>
      <w:marBottom w:val="0"/>
      <w:divBdr>
        <w:top w:val="none" w:sz="0" w:space="0" w:color="auto"/>
        <w:left w:val="none" w:sz="0" w:space="0" w:color="auto"/>
        <w:bottom w:val="none" w:sz="0" w:space="0" w:color="auto"/>
        <w:right w:val="none" w:sz="0" w:space="0" w:color="auto"/>
      </w:divBdr>
    </w:div>
    <w:div w:id="319962739">
      <w:bodyDiv w:val="1"/>
      <w:marLeft w:val="0"/>
      <w:marRight w:val="0"/>
      <w:marTop w:val="0"/>
      <w:marBottom w:val="0"/>
      <w:divBdr>
        <w:top w:val="none" w:sz="0" w:space="0" w:color="auto"/>
        <w:left w:val="none" w:sz="0" w:space="0" w:color="auto"/>
        <w:bottom w:val="none" w:sz="0" w:space="0" w:color="auto"/>
        <w:right w:val="none" w:sz="0" w:space="0" w:color="auto"/>
      </w:divBdr>
    </w:div>
    <w:div w:id="320158475">
      <w:bodyDiv w:val="1"/>
      <w:marLeft w:val="0"/>
      <w:marRight w:val="0"/>
      <w:marTop w:val="0"/>
      <w:marBottom w:val="0"/>
      <w:divBdr>
        <w:top w:val="none" w:sz="0" w:space="0" w:color="auto"/>
        <w:left w:val="none" w:sz="0" w:space="0" w:color="auto"/>
        <w:bottom w:val="none" w:sz="0" w:space="0" w:color="auto"/>
        <w:right w:val="none" w:sz="0" w:space="0" w:color="auto"/>
      </w:divBdr>
    </w:div>
    <w:div w:id="320935893">
      <w:bodyDiv w:val="1"/>
      <w:marLeft w:val="0"/>
      <w:marRight w:val="0"/>
      <w:marTop w:val="0"/>
      <w:marBottom w:val="0"/>
      <w:divBdr>
        <w:top w:val="none" w:sz="0" w:space="0" w:color="auto"/>
        <w:left w:val="none" w:sz="0" w:space="0" w:color="auto"/>
        <w:bottom w:val="none" w:sz="0" w:space="0" w:color="auto"/>
        <w:right w:val="none" w:sz="0" w:space="0" w:color="auto"/>
      </w:divBdr>
    </w:div>
    <w:div w:id="321006925">
      <w:bodyDiv w:val="1"/>
      <w:marLeft w:val="0"/>
      <w:marRight w:val="0"/>
      <w:marTop w:val="0"/>
      <w:marBottom w:val="0"/>
      <w:divBdr>
        <w:top w:val="none" w:sz="0" w:space="0" w:color="auto"/>
        <w:left w:val="none" w:sz="0" w:space="0" w:color="auto"/>
        <w:bottom w:val="none" w:sz="0" w:space="0" w:color="auto"/>
        <w:right w:val="none" w:sz="0" w:space="0" w:color="auto"/>
      </w:divBdr>
    </w:div>
    <w:div w:id="321129901">
      <w:bodyDiv w:val="1"/>
      <w:marLeft w:val="0"/>
      <w:marRight w:val="0"/>
      <w:marTop w:val="0"/>
      <w:marBottom w:val="0"/>
      <w:divBdr>
        <w:top w:val="none" w:sz="0" w:space="0" w:color="auto"/>
        <w:left w:val="none" w:sz="0" w:space="0" w:color="auto"/>
        <w:bottom w:val="none" w:sz="0" w:space="0" w:color="auto"/>
        <w:right w:val="none" w:sz="0" w:space="0" w:color="auto"/>
      </w:divBdr>
    </w:div>
    <w:div w:id="322589483">
      <w:bodyDiv w:val="1"/>
      <w:marLeft w:val="0"/>
      <w:marRight w:val="0"/>
      <w:marTop w:val="0"/>
      <w:marBottom w:val="0"/>
      <w:divBdr>
        <w:top w:val="none" w:sz="0" w:space="0" w:color="auto"/>
        <w:left w:val="none" w:sz="0" w:space="0" w:color="auto"/>
        <w:bottom w:val="none" w:sz="0" w:space="0" w:color="auto"/>
        <w:right w:val="none" w:sz="0" w:space="0" w:color="auto"/>
      </w:divBdr>
    </w:div>
    <w:div w:id="322592138">
      <w:bodyDiv w:val="1"/>
      <w:marLeft w:val="0"/>
      <w:marRight w:val="0"/>
      <w:marTop w:val="0"/>
      <w:marBottom w:val="0"/>
      <w:divBdr>
        <w:top w:val="none" w:sz="0" w:space="0" w:color="auto"/>
        <w:left w:val="none" w:sz="0" w:space="0" w:color="auto"/>
        <w:bottom w:val="none" w:sz="0" w:space="0" w:color="auto"/>
        <w:right w:val="none" w:sz="0" w:space="0" w:color="auto"/>
      </w:divBdr>
    </w:div>
    <w:div w:id="322855143">
      <w:bodyDiv w:val="1"/>
      <w:marLeft w:val="0"/>
      <w:marRight w:val="0"/>
      <w:marTop w:val="0"/>
      <w:marBottom w:val="0"/>
      <w:divBdr>
        <w:top w:val="none" w:sz="0" w:space="0" w:color="auto"/>
        <w:left w:val="none" w:sz="0" w:space="0" w:color="auto"/>
        <w:bottom w:val="none" w:sz="0" w:space="0" w:color="auto"/>
        <w:right w:val="none" w:sz="0" w:space="0" w:color="auto"/>
      </w:divBdr>
    </w:div>
    <w:div w:id="324406100">
      <w:bodyDiv w:val="1"/>
      <w:marLeft w:val="0"/>
      <w:marRight w:val="0"/>
      <w:marTop w:val="0"/>
      <w:marBottom w:val="0"/>
      <w:divBdr>
        <w:top w:val="none" w:sz="0" w:space="0" w:color="auto"/>
        <w:left w:val="none" w:sz="0" w:space="0" w:color="auto"/>
        <w:bottom w:val="none" w:sz="0" w:space="0" w:color="auto"/>
        <w:right w:val="none" w:sz="0" w:space="0" w:color="auto"/>
      </w:divBdr>
    </w:div>
    <w:div w:id="324675985">
      <w:bodyDiv w:val="1"/>
      <w:marLeft w:val="0"/>
      <w:marRight w:val="0"/>
      <w:marTop w:val="0"/>
      <w:marBottom w:val="0"/>
      <w:divBdr>
        <w:top w:val="none" w:sz="0" w:space="0" w:color="auto"/>
        <w:left w:val="none" w:sz="0" w:space="0" w:color="auto"/>
        <w:bottom w:val="none" w:sz="0" w:space="0" w:color="auto"/>
        <w:right w:val="none" w:sz="0" w:space="0" w:color="auto"/>
      </w:divBdr>
    </w:div>
    <w:div w:id="324892749">
      <w:bodyDiv w:val="1"/>
      <w:marLeft w:val="0"/>
      <w:marRight w:val="0"/>
      <w:marTop w:val="0"/>
      <w:marBottom w:val="0"/>
      <w:divBdr>
        <w:top w:val="none" w:sz="0" w:space="0" w:color="auto"/>
        <w:left w:val="none" w:sz="0" w:space="0" w:color="auto"/>
        <w:bottom w:val="none" w:sz="0" w:space="0" w:color="auto"/>
        <w:right w:val="none" w:sz="0" w:space="0" w:color="auto"/>
      </w:divBdr>
    </w:div>
    <w:div w:id="325331315">
      <w:bodyDiv w:val="1"/>
      <w:marLeft w:val="0"/>
      <w:marRight w:val="0"/>
      <w:marTop w:val="0"/>
      <w:marBottom w:val="0"/>
      <w:divBdr>
        <w:top w:val="none" w:sz="0" w:space="0" w:color="auto"/>
        <w:left w:val="none" w:sz="0" w:space="0" w:color="auto"/>
        <w:bottom w:val="none" w:sz="0" w:space="0" w:color="auto"/>
        <w:right w:val="none" w:sz="0" w:space="0" w:color="auto"/>
      </w:divBdr>
    </w:div>
    <w:div w:id="326445173">
      <w:bodyDiv w:val="1"/>
      <w:marLeft w:val="0"/>
      <w:marRight w:val="0"/>
      <w:marTop w:val="0"/>
      <w:marBottom w:val="0"/>
      <w:divBdr>
        <w:top w:val="none" w:sz="0" w:space="0" w:color="auto"/>
        <w:left w:val="none" w:sz="0" w:space="0" w:color="auto"/>
        <w:bottom w:val="none" w:sz="0" w:space="0" w:color="auto"/>
        <w:right w:val="none" w:sz="0" w:space="0" w:color="auto"/>
      </w:divBdr>
    </w:div>
    <w:div w:id="326591297">
      <w:bodyDiv w:val="1"/>
      <w:marLeft w:val="0"/>
      <w:marRight w:val="0"/>
      <w:marTop w:val="0"/>
      <w:marBottom w:val="0"/>
      <w:divBdr>
        <w:top w:val="none" w:sz="0" w:space="0" w:color="auto"/>
        <w:left w:val="none" w:sz="0" w:space="0" w:color="auto"/>
        <w:bottom w:val="none" w:sz="0" w:space="0" w:color="auto"/>
        <w:right w:val="none" w:sz="0" w:space="0" w:color="auto"/>
      </w:divBdr>
    </w:div>
    <w:div w:id="328558912">
      <w:bodyDiv w:val="1"/>
      <w:marLeft w:val="0"/>
      <w:marRight w:val="0"/>
      <w:marTop w:val="0"/>
      <w:marBottom w:val="0"/>
      <w:divBdr>
        <w:top w:val="none" w:sz="0" w:space="0" w:color="auto"/>
        <w:left w:val="none" w:sz="0" w:space="0" w:color="auto"/>
        <w:bottom w:val="none" w:sz="0" w:space="0" w:color="auto"/>
        <w:right w:val="none" w:sz="0" w:space="0" w:color="auto"/>
      </w:divBdr>
    </w:div>
    <w:div w:id="329065184">
      <w:bodyDiv w:val="1"/>
      <w:marLeft w:val="0"/>
      <w:marRight w:val="0"/>
      <w:marTop w:val="0"/>
      <w:marBottom w:val="0"/>
      <w:divBdr>
        <w:top w:val="none" w:sz="0" w:space="0" w:color="auto"/>
        <w:left w:val="none" w:sz="0" w:space="0" w:color="auto"/>
        <w:bottom w:val="none" w:sz="0" w:space="0" w:color="auto"/>
        <w:right w:val="none" w:sz="0" w:space="0" w:color="auto"/>
      </w:divBdr>
    </w:div>
    <w:div w:id="329143763">
      <w:bodyDiv w:val="1"/>
      <w:marLeft w:val="0"/>
      <w:marRight w:val="0"/>
      <w:marTop w:val="0"/>
      <w:marBottom w:val="0"/>
      <w:divBdr>
        <w:top w:val="none" w:sz="0" w:space="0" w:color="auto"/>
        <w:left w:val="none" w:sz="0" w:space="0" w:color="auto"/>
        <w:bottom w:val="none" w:sz="0" w:space="0" w:color="auto"/>
        <w:right w:val="none" w:sz="0" w:space="0" w:color="auto"/>
      </w:divBdr>
    </w:div>
    <w:div w:id="329410555">
      <w:bodyDiv w:val="1"/>
      <w:marLeft w:val="0"/>
      <w:marRight w:val="0"/>
      <w:marTop w:val="0"/>
      <w:marBottom w:val="0"/>
      <w:divBdr>
        <w:top w:val="none" w:sz="0" w:space="0" w:color="auto"/>
        <w:left w:val="none" w:sz="0" w:space="0" w:color="auto"/>
        <w:bottom w:val="none" w:sz="0" w:space="0" w:color="auto"/>
        <w:right w:val="none" w:sz="0" w:space="0" w:color="auto"/>
      </w:divBdr>
    </w:div>
    <w:div w:id="329526889">
      <w:bodyDiv w:val="1"/>
      <w:marLeft w:val="0"/>
      <w:marRight w:val="0"/>
      <w:marTop w:val="0"/>
      <w:marBottom w:val="0"/>
      <w:divBdr>
        <w:top w:val="none" w:sz="0" w:space="0" w:color="auto"/>
        <w:left w:val="none" w:sz="0" w:space="0" w:color="auto"/>
        <w:bottom w:val="none" w:sz="0" w:space="0" w:color="auto"/>
        <w:right w:val="none" w:sz="0" w:space="0" w:color="auto"/>
      </w:divBdr>
    </w:div>
    <w:div w:id="329527726">
      <w:bodyDiv w:val="1"/>
      <w:marLeft w:val="0"/>
      <w:marRight w:val="0"/>
      <w:marTop w:val="0"/>
      <w:marBottom w:val="0"/>
      <w:divBdr>
        <w:top w:val="none" w:sz="0" w:space="0" w:color="auto"/>
        <w:left w:val="none" w:sz="0" w:space="0" w:color="auto"/>
        <w:bottom w:val="none" w:sz="0" w:space="0" w:color="auto"/>
        <w:right w:val="none" w:sz="0" w:space="0" w:color="auto"/>
      </w:divBdr>
    </w:div>
    <w:div w:id="330446741">
      <w:bodyDiv w:val="1"/>
      <w:marLeft w:val="0"/>
      <w:marRight w:val="0"/>
      <w:marTop w:val="0"/>
      <w:marBottom w:val="0"/>
      <w:divBdr>
        <w:top w:val="none" w:sz="0" w:space="0" w:color="auto"/>
        <w:left w:val="none" w:sz="0" w:space="0" w:color="auto"/>
        <w:bottom w:val="none" w:sz="0" w:space="0" w:color="auto"/>
        <w:right w:val="none" w:sz="0" w:space="0" w:color="auto"/>
      </w:divBdr>
    </w:div>
    <w:div w:id="330564079">
      <w:bodyDiv w:val="1"/>
      <w:marLeft w:val="0"/>
      <w:marRight w:val="0"/>
      <w:marTop w:val="0"/>
      <w:marBottom w:val="0"/>
      <w:divBdr>
        <w:top w:val="none" w:sz="0" w:space="0" w:color="auto"/>
        <w:left w:val="none" w:sz="0" w:space="0" w:color="auto"/>
        <w:bottom w:val="none" w:sz="0" w:space="0" w:color="auto"/>
        <w:right w:val="none" w:sz="0" w:space="0" w:color="auto"/>
      </w:divBdr>
    </w:div>
    <w:div w:id="331222583">
      <w:bodyDiv w:val="1"/>
      <w:marLeft w:val="0"/>
      <w:marRight w:val="0"/>
      <w:marTop w:val="0"/>
      <w:marBottom w:val="0"/>
      <w:divBdr>
        <w:top w:val="none" w:sz="0" w:space="0" w:color="auto"/>
        <w:left w:val="none" w:sz="0" w:space="0" w:color="auto"/>
        <w:bottom w:val="none" w:sz="0" w:space="0" w:color="auto"/>
        <w:right w:val="none" w:sz="0" w:space="0" w:color="auto"/>
      </w:divBdr>
    </w:div>
    <w:div w:id="331302334">
      <w:bodyDiv w:val="1"/>
      <w:marLeft w:val="0"/>
      <w:marRight w:val="0"/>
      <w:marTop w:val="0"/>
      <w:marBottom w:val="0"/>
      <w:divBdr>
        <w:top w:val="none" w:sz="0" w:space="0" w:color="auto"/>
        <w:left w:val="none" w:sz="0" w:space="0" w:color="auto"/>
        <w:bottom w:val="none" w:sz="0" w:space="0" w:color="auto"/>
        <w:right w:val="none" w:sz="0" w:space="0" w:color="auto"/>
      </w:divBdr>
    </w:div>
    <w:div w:id="332417881">
      <w:bodyDiv w:val="1"/>
      <w:marLeft w:val="0"/>
      <w:marRight w:val="0"/>
      <w:marTop w:val="0"/>
      <w:marBottom w:val="0"/>
      <w:divBdr>
        <w:top w:val="none" w:sz="0" w:space="0" w:color="auto"/>
        <w:left w:val="none" w:sz="0" w:space="0" w:color="auto"/>
        <w:bottom w:val="none" w:sz="0" w:space="0" w:color="auto"/>
        <w:right w:val="none" w:sz="0" w:space="0" w:color="auto"/>
      </w:divBdr>
    </w:div>
    <w:div w:id="332536168">
      <w:bodyDiv w:val="1"/>
      <w:marLeft w:val="0"/>
      <w:marRight w:val="0"/>
      <w:marTop w:val="0"/>
      <w:marBottom w:val="0"/>
      <w:divBdr>
        <w:top w:val="none" w:sz="0" w:space="0" w:color="auto"/>
        <w:left w:val="none" w:sz="0" w:space="0" w:color="auto"/>
        <w:bottom w:val="none" w:sz="0" w:space="0" w:color="auto"/>
        <w:right w:val="none" w:sz="0" w:space="0" w:color="auto"/>
      </w:divBdr>
    </w:div>
    <w:div w:id="332756680">
      <w:bodyDiv w:val="1"/>
      <w:marLeft w:val="0"/>
      <w:marRight w:val="0"/>
      <w:marTop w:val="0"/>
      <w:marBottom w:val="0"/>
      <w:divBdr>
        <w:top w:val="none" w:sz="0" w:space="0" w:color="auto"/>
        <w:left w:val="none" w:sz="0" w:space="0" w:color="auto"/>
        <w:bottom w:val="none" w:sz="0" w:space="0" w:color="auto"/>
        <w:right w:val="none" w:sz="0" w:space="0" w:color="auto"/>
      </w:divBdr>
    </w:div>
    <w:div w:id="333143974">
      <w:bodyDiv w:val="1"/>
      <w:marLeft w:val="0"/>
      <w:marRight w:val="0"/>
      <w:marTop w:val="0"/>
      <w:marBottom w:val="0"/>
      <w:divBdr>
        <w:top w:val="none" w:sz="0" w:space="0" w:color="auto"/>
        <w:left w:val="none" w:sz="0" w:space="0" w:color="auto"/>
        <w:bottom w:val="none" w:sz="0" w:space="0" w:color="auto"/>
        <w:right w:val="none" w:sz="0" w:space="0" w:color="auto"/>
      </w:divBdr>
    </w:div>
    <w:div w:id="333607724">
      <w:bodyDiv w:val="1"/>
      <w:marLeft w:val="0"/>
      <w:marRight w:val="0"/>
      <w:marTop w:val="0"/>
      <w:marBottom w:val="0"/>
      <w:divBdr>
        <w:top w:val="none" w:sz="0" w:space="0" w:color="auto"/>
        <w:left w:val="none" w:sz="0" w:space="0" w:color="auto"/>
        <w:bottom w:val="none" w:sz="0" w:space="0" w:color="auto"/>
        <w:right w:val="none" w:sz="0" w:space="0" w:color="auto"/>
      </w:divBdr>
    </w:div>
    <w:div w:id="333915891">
      <w:bodyDiv w:val="1"/>
      <w:marLeft w:val="0"/>
      <w:marRight w:val="0"/>
      <w:marTop w:val="0"/>
      <w:marBottom w:val="0"/>
      <w:divBdr>
        <w:top w:val="none" w:sz="0" w:space="0" w:color="auto"/>
        <w:left w:val="none" w:sz="0" w:space="0" w:color="auto"/>
        <w:bottom w:val="none" w:sz="0" w:space="0" w:color="auto"/>
        <w:right w:val="none" w:sz="0" w:space="0" w:color="auto"/>
      </w:divBdr>
    </w:div>
    <w:div w:id="334839972">
      <w:bodyDiv w:val="1"/>
      <w:marLeft w:val="0"/>
      <w:marRight w:val="0"/>
      <w:marTop w:val="0"/>
      <w:marBottom w:val="0"/>
      <w:divBdr>
        <w:top w:val="none" w:sz="0" w:space="0" w:color="auto"/>
        <w:left w:val="none" w:sz="0" w:space="0" w:color="auto"/>
        <w:bottom w:val="none" w:sz="0" w:space="0" w:color="auto"/>
        <w:right w:val="none" w:sz="0" w:space="0" w:color="auto"/>
      </w:divBdr>
    </w:div>
    <w:div w:id="335772062">
      <w:bodyDiv w:val="1"/>
      <w:marLeft w:val="0"/>
      <w:marRight w:val="0"/>
      <w:marTop w:val="0"/>
      <w:marBottom w:val="0"/>
      <w:divBdr>
        <w:top w:val="none" w:sz="0" w:space="0" w:color="auto"/>
        <w:left w:val="none" w:sz="0" w:space="0" w:color="auto"/>
        <w:bottom w:val="none" w:sz="0" w:space="0" w:color="auto"/>
        <w:right w:val="none" w:sz="0" w:space="0" w:color="auto"/>
      </w:divBdr>
    </w:div>
    <w:div w:id="335808730">
      <w:bodyDiv w:val="1"/>
      <w:marLeft w:val="0"/>
      <w:marRight w:val="0"/>
      <w:marTop w:val="0"/>
      <w:marBottom w:val="0"/>
      <w:divBdr>
        <w:top w:val="none" w:sz="0" w:space="0" w:color="auto"/>
        <w:left w:val="none" w:sz="0" w:space="0" w:color="auto"/>
        <w:bottom w:val="none" w:sz="0" w:space="0" w:color="auto"/>
        <w:right w:val="none" w:sz="0" w:space="0" w:color="auto"/>
      </w:divBdr>
    </w:div>
    <w:div w:id="335811173">
      <w:bodyDiv w:val="1"/>
      <w:marLeft w:val="0"/>
      <w:marRight w:val="0"/>
      <w:marTop w:val="0"/>
      <w:marBottom w:val="0"/>
      <w:divBdr>
        <w:top w:val="none" w:sz="0" w:space="0" w:color="auto"/>
        <w:left w:val="none" w:sz="0" w:space="0" w:color="auto"/>
        <w:bottom w:val="none" w:sz="0" w:space="0" w:color="auto"/>
        <w:right w:val="none" w:sz="0" w:space="0" w:color="auto"/>
      </w:divBdr>
    </w:div>
    <w:div w:id="336007140">
      <w:bodyDiv w:val="1"/>
      <w:marLeft w:val="0"/>
      <w:marRight w:val="0"/>
      <w:marTop w:val="0"/>
      <w:marBottom w:val="0"/>
      <w:divBdr>
        <w:top w:val="none" w:sz="0" w:space="0" w:color="auto"/>
        <w:left w:val="none" w:sz="0" w:space="0" w:color="auto"/>
        <w:bottom w:val="none" w:sz="0" w:space="0" w:color="auto"/>
        <w:right w:val="none" w:sz="0" w:space="0" w:color="auto"/>
      </w:divBdr>
    </w:div>
    <w:div w:id="336035218">
      <w:bodyDiv w:val="1"/>
      <w:marLeft w:val="0"/>
      <w:marRight w:val="0"/>
      <w:marTop w:val="0"/>
      <w:marBottom w:val="0"/>
      <w:divBdr>
        <w:top w:val="none" w:sz="0" w:space="0" w:color="auto"/>
        <w:left w:val="none" w:sz="0" w:space="0" w:color="auto"/>
        <w:bottom w:val="none" w:sz="0" w:space="0" w:color="auto"/>
        <w:right w:val="none" w:sz="0" w:space="0" w:color="auto"/>
      </w:divBdr>
    </w:div>
    <w:div w:id="336083685">
      <w:bodyDiv w:val="1"/>
      <w:marLeft w:val="0"/>
      <w:marRight w:val="0"/>
      <w:marTop w:val="0"/>
      <w:marBottom w:val="0"/>
      <w:divBdr>
        <w:top w:val="none" w:sz="0" w:space="0" w:color="auto"/>
        <w:left w:val="none" w:sz="0" w:space="0" w:color="auto"/>
        <w:bottom w:val="none" w:sz="0" w:space="0" w:color="auto"/>
        <w:right w:val="none" w:sz="0" w:space="0" w:color="auto"/>
      </w:divBdr>
    </w:div>
    <w:div w:id="336158237">
      <w:bodyDiv w:val="1"/>
      <w:marLeft w:val="0"/>
      <w:marRight w:val="0"/>
      <w:marTop w:val="0"/>
      <w:marBottom w:val="0"/>
      <w:divBdr>
        <w:top w:val="none" w:sz="0" w:space="0" w:color="auto"/>
        <w:left w:val="none" w:sz="0" w:space="0" w:color="auto"/>
        <w:bottom w:val="none" w:sz="0" w:space="0" w:color="auto"/>
        <w:right w:val="none" w:sz="0" w:space="0" w:color="auto"/>
      </w:divBdr>
    </w:div>
    <w:div w:id="336425393">
      <w:bodyDiv w:val="1"/>
      <w:marLeft w:val="0"/>
      <w:marRight w:val="0"/>
      <w:marTop w:val="0"/>
      <w:marBottom w:val="0"/>
      <w:divBdr>
        <w:top w:val="none" w:sz="0" w:space="0" w:color="auto"/>
        <w:left w:val="none" w:sz="0" w:space="0" w:color="auto"/>
        <w:bottom w:val="none" w:sz="0" w:space="0" w:color="auto"/>
        <w:right w:val="none" w:sz="0" w:space="0" w:color="auto"/>
      </w:divBdr>
    </w:div>
    <w:div w:id="336613395">
      <w:bodyDiv w:val="1"/>
      <w:marLeft w:val="0"/>
      <w:marRight w:val="0"/>
      <w:marTop w:val="0"/>
      <w:marBottom w:val="0"/>
      <w:divBdr>
        <w:top w:val="none" w:sz="0" w:space="0" w:color="auto"/>
        <w:left w:val="none" w:sz="0" w:space="0" w:color="auto"/>
        <w:bottom w:val="none" w:sz="0" w:space="0" w:color="auto"/>
        <w:right w:val="none" w:sz="0" w:space="0" w:color="auto"/>
      </w:divBdr>
    </w:div>
    <w:div w:id="336690109">
      <w:bodyDiv w:val="1"/>
      <w:marLeft w:val="0"/>
      <w:marRight w:val="0"/>
      <w:marTop w:val="0"/>
      <w:marBottom w:val="0"/>
      <w:divBdr>
        <w:top w:val="none" w:sz="0" w:space="0" w:color="auto"/>
        <w:left w:val="none" w:sz="0" w:space="0" w:color="auto"/>
        <w:bottom w:val="none" w:sz="0" w:space="0" w:color="auto"/>
        <w:right w:val="none" w:sz="0" w:space="0" w:color="auto"/>
      </w:divBdr>
    </w:div>
    <w:div w:id="336810553">
      <w:bodyDiv w:val="1"/>
      <w:marLeft w:val="0"/>
      <w:marRight w:val="0"/>
      <w:marTop w:val="0"/>
      <w:marBottom w:val="0"/>
      <w:divBdr>
        <w:top w:val="none" w:sz="0" w:space="0" w:color="auto"/>
        <w:left w:val="none" w:sz="0" w:space="0" w:color="auto"/>
        <w:bottom w:val="none" w:sz="0" w:space="0" w:color="auto"/>
        <w:right w:val="none" w:sz="0" w:space="0" w:color="auto"/>
      </w:divBdr>
    </w:div>
    <w:div w:id="338041675">
      <w:bodyDiv w:val="1"/>
      <w:marLeft w:val="0"/>
      <w:marRight w:val="0"/>
      <w:marTop w:val="0"/>
      <w:marBottom w:val="0"/>
      <w:divBdr>
        <w:top w:val="none" w:sz="0" w:space="0" w:color="auto"/>
        <w:left w:val="none" w:sz="0" w:space="0" w:color="auto"/>
        <w:bottom w:val="none" w:sz="0" w:space="0" w:color="auto"/>
        <w:right w:val="none" w:sz="0" w:space="0" w:color="auto"/>
      </w:divBdr>
    </w:div>
    <w:div w:id="338239660">
      <w:bodyDiv w:val="1"/>
      <w:marLeft w:val="0"/>
      <w:marRight w:val="0"/>
      <w:marTop w:val="0"/>
      <w:marBottom w:val="0"/>
      <w:divBdr>
        <w:top w:val="none" w:sz="0" w:space="0" w:color="auto"/>
        <w:left w:val="none" w:sz="0" w:space="0" w:color="auto"/>
        <w:bottom w:val="none" w:sz="0" w:space="0" w:color="auto"/>
        <w:right w:val="none" w:sz="0" w:space="0" w:color="auto"/>
      </w:divBdr>
    </w:div>
    <w:div w:id="338895335">
      <w:bodyDiv w:val="1"/>
      <w:marLeft w:val="0"/>
      <w:marRight w:val="0"/>
      <w:marTop w:val="0"/>
      <w:marBottom w:val="0"/>
      <w:divBdr>
        <w:top w:val="none" w:sz="0" w:space="0" w:color="auto"/>
        <w:left w:val="none" w:sz="0" w:space="0" w:color="auto"/>
        <w:bottom w:val="none" w:sz="0" w:space="0" w:color="auto"/>
        <w:right w:val="none" w:sz="0" w:space="0" w:color="auto"/>
      </w:divBdr>
    </w:div>
    <w:div w:id="339280866">
      <w:bodyDiv w:val="1"/>
      <w:marLeft w:val="0"/>
      <w:marRight w:val="0"/>
      <w:marTop w:val="0"/>
      <w:marBottom w:val="0"/>
      <w:divBdr>
        <w:top w:val="none" w:sz="0" w:space="0" w:color="auto"/>
        <w:left w:val="none" w:sz="0" w:space="0" w:color="auto"/>
        <w:bottom w:val="none" w:sz="0" w:space="0" w:color="auto"/>
        <w:right w:val="none" w:sz="0" w:space="0" w:color="auto"/>
      </w:divBdr>
    </w:div>
    <w:div w:id="339476850">
      <w:bodyDiv w:val="1"/>
      <w:marLeft w:val="0"/>
      <w:marRight w:val="0"/>
      <w:marTop w:val="0"/>
      <w:marBottom w:val="0"/>
      <w:divBdr>
        <w:top w:val="none" w:sz="0" w:space="0" w:color="auto"/>
        <w:left w:val="none" w:sz="0" w:space="0" w:color="auto"/>
        <w:bottom w:val="none" w:sz="0" w:space="0" w:color="auto"/>
        <w:right w:val="none" w:sz="0" w:space="0" w:color="auto"/>
      </w:divBdr>
    </w:div>
    <w:div w:id="339553016">
      <w:bodyDiv w:val="1"/>
      <w:marLeft w:val="0"/>
      <w:marRight w:val="0"/>
      <w:marTop w:val="0"/>
      <w:marBottom w:val="0"/>
      <w:divBdr>
        <w:top w:val="none" w:sz="0" w:space="0" w:color="auto"/>
        <w:left w:val="none" w:sz="0" w:space="0" w:color="auto"/>
        <w:bottom w:val="none" w:sz="0" w:space="0" w:color="auto"/>
        <w:right w:val="none" w:sz="0" w:space="0" w:color="auto"/>
      </w:divBdr>
    </w:div>
    <w:div w:id="340354674">
      <w:bodyDiv w:val="1"/>
      <w:marLeft w:val="0"/>
      <w:marRight w:val="0"/>
      <w:marTop w:val="0"/>
      <w:marBottom w:val="0"/>
      <w:divBdr>
        <w:top w:val="none" w:sz="0" w:space="0" w:color="auto"/>
        <w:left w:val="none" w:sz="0" w:space="0" w:color="auto"/>
        <w:bottom w:val="none" w:sz="0" w:space="0" w:color="auto"/>
        <w:right w:val="none" w:sz="0" w:space="0" w:color="auto"/>
      </w:divBdr>
    </w:div>
    <w:div w:id="340818553">
      <w:bodyDiv w:val="1"/>
      <w:marLeft w:val="0"/>
      <w:marRight w:val="0"/>
      <w:marTop w:val="0"/>
      <w:marBottom w:val="0"/>
      <w:divBdr>
        <w:top w:val="none" w:sz="0" w:space="0" w:color="auto"/>
        <w:left w:val="none" w:sz="0" w:space="0" w:color="auto"/>
        <w:bottom w:val="none" w:sz="0" w:space="0" w:color="auto"/>
        <w:right w:val="none" w:sz="0" w:space="0" w:color="auto"/>
      </w:divBdr>
    </w:div>
    <w:div w:id="341008471">
      <w:bodyDiv w:val="1"/>
      <w:marLeft w:val="0"/>
      <w:marRight w:val="0"/>
      <w:marTop w:val="0"/>
      <w:marBottom w:val="0"/>
      <w:divBdr>
        <w:top w:val="none" w:sz="0" w:space="0" w:color="auto"/>
        <w:left w:val="none" w:sz="0" w:space="0" w:color="auto"/>
        <w:bottom w:val="none" w:sz="0" w:space="0" w:color="auto"/>
        <w:right w:val="none" w:sz="0" w:space="0" w:color="auto"/>
      </w:divBdr>
    </w:div>
    <w:div w:id="341326602">
      <w:bodyDiv w:val="1"/>
      <w:marLeft w:val="0"/>
      <w:marRight w:val="0"/>
      <w:marTop w:val="0"/>
      <w:marBottom w:val="0"/>
      <w:divBdr>
        <w:top w:val="none" w:sz="0" w:space="0" w:color="auto"/>
        <w:left w:val="none" w:sz="0" w:space="0" w:color="auto"/>
        <w:bottom w:val="none" w:sz="0" w:space="0" w:color="auto"/>
        <w:right w:val="none" w:sz="0" w:space="0" w:color="auto"/>
      </w:divBdr>
    </w:div>
    <w:div w:id="341588250">
      <w:bodyDiv w:val="1"/>
      <w:marLeft w:val="0"/>
      <w:marRight w:val="0"/>
      <w:marTop w:val="0"/>
      <w:marBottom w:val="0"/>
      <w:divBdr>
        <w:top w:val="none" w:sz="0" w:space="0" w:color="auto"/>
        <w:left w:val="none" w:sz="0" w:space="0" w:color="auto"/>
        <w:bottom w:val="none" w:sz="0" w:space="0" w:color="auto"/>
        <w:right w:val="none" w:sz="0" w:space="0" w:color="auto"/>
      </w:divBdr>
    </w:div>
    <w:div w:id="341858506">
      <w:bodyDiv w:val="1"/>
      <w:marLeft w:val="0"/>
      <w:marRight w:val="0"/>
      <w:marTop w:val="0"/>
      <w:marBottom w:val="0"/>
      <w:divBdr>
        <w:top w:val="none" w:sz="0" w:space="0" w:color="auto"/>
        <w:left w:val="none" w:sz="0" w:space="0" w:color="auto"/>
        <w:bottom w:val="none" w:sz="0" w:space="0" w:color="auto"/>
        <w:right w:val="none" w:sz="0" w:space="0" w:color="auto"/>
      </w:divBdr>
    </w:div>
    <w:div w:id="341933537">
      <w:bodyDiv w:val="1"/>
      <w:marLeft w:val="0"/>
      <w:marRight w:val="0"/>
      <w:marTop w:val="0"/>
      <w:marBottom w:val="0"/>
      <w:divBdr>
        <w:top w:val="none" w:sz="0" w:space="0" w:color="auto"/>
        <w:left w:val="none" w:sz="0" w:space="0" w:color="auto"/>
        <w:bottom w:val="none" w:sz="0" w:space="0" w:color="auto"/>
        <w:right w:val="none" w:sz="0" w:space="0" w:color="auto"/>
      </w:divBdr>
    </w:div>
    <w:div w:id="342364477">
      <w:bodyDiv w:val="1"/>
      <w:marLeft w:val="0"/>
      <w:marRight w:val="0"/>
      <w:marTop w:val="0"/>
      <w:marBottom w:val="0"/>
      <w:divBdr>
        <w:top w:val="none" w:sz="0" w:space="0" w:color="auto"/>
        <w:left w:val="none" w:sz="0" w:space="0" w:color="auto"/>
        <w:bottom w:val="none" w:sz="0" w:space="0" w:color="auto"/>
        <w:right w:val="none" w:sz="0" w:space="0" w:color="auto"/>
      </w:divBdr>
    </w:div>
    <w:div w:id="342629833">
      <w:bodyDiv w:val="1"/>
      <w:marLeft w:val="0"/>
      <w:marRight w:val="0"/>
      <w:marTop w:val="0"/>
      <w:marBottom w:val="0"/>
      <w:divBdr>
        <w:top w:val="none" w:sz="0" w:space="0" w:color="auto"/>
        <w:left w:val="none" w:sz="0" w:space="0" w:color="auto"/>
        <w:bottom w:val="none" w:sz="0" w:space="0" w:color="auto"/>
        <w:right w:val="none" w:sz="0" w:space="0" w:color="auto"/>
      </w:divBdr>
    </w:div>
    <w:div w:id="342977138">
      <w:bodyDiv w:val="1"/>
      <w:marLeft w:val="0"/>
      <w:marRight w:val="0"/>
      <w:marTop w:val="0"/>
      <w:marBottom w:val="0"/>
      <w:divBdr>
        <w:top w:val="none" w:sz="0" w:space="0" w:color="auto"/>
        <w:left w:val="none" w:sz="0" w:space="0" w:color="auto"/>
        <w:bottom w:val="none" w:sz="0" w:space="0" w:color="auto"/>
        <w:right w:val="none" w:sz="0" w:space="0" w:color="auto"/>
      </w:divBdr>
    </w:div>
    <w:div w:id="344091025">
      <w:bodyDiv w:val="1"/>
      <w:marLeft w:val="0"/>
      <w:marRight w:val="0"/>
      <w:marTop w:val="0"/>
      <w:marBottom w:val="0"/>
      <w:divBdr>
        <w:top w:val="none" w:sz="0" w:space="0" w:color="auto"/>
        <w:left w:val="none" w:sz="0" w:space="0" w:color="auto"/>
        <w:bottom w:val="none" w:sz="0" w:space="0" w:color="auto"/>
        <w:right w:val="none" w:sz="0" w:space="0" w:color="auto"/>
      </w:divBdr>
    </w:div>
    <w:div w:id="344094300">
      <w:bodyDiv w:val="1"/>
      <w:marLeft w:val="0"/>
      <w:marRight w:val="0"/>
      <w:marTop w:val="0"/>
      <w:marBottom w:val="0"/>
      <w:divBdr>
        <w:top w:val="none" w:sz="0" w:space="0" w:color="auto"/>
        <w:left w:val="none" w:sz="0" w:space="0" w:color="auto"/>
        <w:bottom w:val="none" w:sz="0" w:space="0" w:color="auto"/>
        <w:right w:val="none" w:sz="0" w:space="0" w:color="auto"/>
      </w:divBdr>
    </w:div>
    <w:div w:id="344330603">
      <w:bodyDiv w:val="1"/>
      <w:marLeft w:val="0"/>
      <w:marRight w:val="0"/>
      <w:marTop w:val="0"/>
      <w:marBottom w:val="0"/>
      <w:divBdr>
        <w:top w:val="none" w:sz="0" w:space="0" w:color="auto"/>
        <w:left w:val="none" w:sz="0" w:space="0" w:color="auto"/>
        <w:bottom w:val="none" w:sz="0" w:space="0" w:color="auto"/>
        <w:right w:val="none" w:sz="0" w:space="0" w:color="auto"/>
      </w:divBdr>
    </w:div>
    <w:div w:id="344868269">
      <w:bodyDiv w:val="1"/>
      <w:marLeft w:val="0"/>
      <w:marRight w:val="0"/>
      <w:marTop w:val="0"/>
      <w:marBottom w:val="0"/>
      <w:divBdr>
        <w:top w:val="none" w:sz="0" w:space="0" w:color="auto"/>
        <w:left w:val="none" w:sz="0" w:space="0" w:color="auto"/>
        <w:bottom w:val="none" w:sz="0" w:space="0" w:color="auto"/>
        <w:right w:val="none" w:sz="0" w:space="0" w:color="auto"/>
      </w:divBdr>
    </w:div>
    <w:div w:id="345642452">
      <w:bodyDiv w:val="1"/>
      <w:marLeft w:val="0"/>
      <w:marRight w:val="0"/>
      <w:marTop w:val="0"/>
      <w:marBottom w:val="0"/>
      <w:divBdr>
        <w:top w:val="none" w:sz="0" w:space="0" w:color="auto"/>
        <w:left w:val="none" w:sz="0" w:space="0" w:color="auto"/>
        <w:bottom w:val="none" w:sz="0" w:space="0" w:color="auto"/>
        <w:right w:val="none" w:sz="0" w:space="0" w:color="auto"/>
      </w:divBdr>
    </w:div>
    <w:div w:id="347803386">
      <w:bodyDiv w:val="1"/>
      <w:marLeft w:val="0"/>
      <w:marRight w:val="0"/>
      <w:marTop w:val="0"/>
      <w:marBottom w:val="0"/>
      <w:divBdr>
        <w:top w:val="none" w:sz="0" w:space="0" w:color="auto"/>
        <w:left w:val="none" w:sz="0" w:space="0" w:color="auto"/>
        <w:bottom w:val="none" w:sz="0" w:space="0" w:color="auto"/>
        <w:right w:val="none" w:sz="0" w:space="0" w:color="auto"/>
      </w:divBdr>
    </w:div>
    <w:div w:id="348068645">
      <w:bodyDiv w:val="1"/>
      <w:marLeft w:val="0"/>
      <w:marRight w:val="0"/>
      <w:marTop w:val="0"/>
      <w:marBottom w:val="0"/>
      <w:divBdr>
        <w:top w:val="none" w:sz="0" w:space="0" w:color="auto"/>
        <w:left w:val="none" w:sz="0" w:space="0" w:color="auto"/>
        <w:bottom w:val="none" w:sz="0" w:space="0" w:color="auto"/>
        <w:right w:val="none" w:sz="0" w:space="0" w:color="auto"/>
      </w:divBdr>
    </w:div>
    <w:div w:id="348144661">
      <w:bodyDiv w:val="1"/>
      <w:marLeft w:val="0"/>
      <w:marRight w:val="0"/>
      <w:marTop w:val="0"/>
      <w:marBottom w:val="0"/>
      <w:divBdr>
        <w:top w:val="none" w:sz="0" w:space="0" w:color="auto"/>
        <w:left w:val="none" w:sz="0" w:space="0" w:color="auto"/>
        <w:bottom w:val="none" w:sz="0" w:space="0" w:color="auto"/>
        <w:right w:val="none" w:sz="0" w:space="0" w:color="auto"/>
      </w:divBdr>
    </w:div>
    <w:div w:id="348719558">
      <w:bodyDiv w:val="1"/>
      <w:marLeft w:val="0"/>
      <w:marRight w:val="0"/>
      <w:marTop w:val="0"/>
      <w:marBottom w:val="0"/>
      <w:divBdr>
        <w:top w:val="none" w:sz="0" w:space="0" w:color="auto"/>
        <w:left w:val="none" w:sz="0" w:space="0" w:color="auto"/>
        <w:bottom w:val="none" w:sz="0" w:space="0" w:color="auto"/>
        <w:right w:val="none" w:sz="0" w:space="0" w:color="auto"/>
      </w:divBdr>
    </w:div>
    <w:div w:id="349141087">
      <w:bodyDiv w:val="1"/>
      <w:marLeft w:val="0"/>
      <w:marRight w:val="0"/>
      <w:marTop w:val="0"/>
      <w:marBottom w:val="0"/>
      <w:divBdr>
        <w:top w:val="none" w:sz="0" w:space="0" w:color="auto"/>
        <w:left w:val="none" w:sz="0" w:space="0" w:color="auto"/>
        <w:bottom w:val="none" w:sz="0" w:space="0" w:color="auto"/>
        <w:right w:val="none" w:sz="0" w:space="0" w:color="auto"/>
      </w:divBdr>
    </w:div>
    <w:div w:id="349182714">
      <w:bodyDiv w:val="1"/>
      <w:marLeft w:val="0"/>
      <w:marRight w:val="0"/>
      <w:marTop w:val="0"/>
      <w:marBottom w:val="0"/>
      <w:divBdr>
        <w:top w:val="none" w:sz="0" w:space="0" w:color="auto"/>
        <w:left w:val="none" w:sz="0" w:space="0" w:color="auto"/>
        <w:bottom w:val="none" w:sz="0" w:space="0" w:color="auto"/>
        <w:right w:val="none" w:sz="0" w:space="0" w:color="auto"/>
      </w:divBdr>
    </w:div>
    <w:div w:id="349725570">
      <w:bodyDiv w:val="1"/>
      <w:marLeft w:val="0"/>
      <w:marRight w:val="0"/>
      <w:marTop w:val="0"/>
      <w:marBottom w:val="0"/>
      <w:divBdr>
        <w:top w:val="none" w:sz="0" w:space="0" w:color="auto"/>
        <w:left w:val="none" w:sz="0" w:space="0" w:color="auto"/>
        <w:bottom w:val="none" w:sz="0" w:space="0" w:color="auto"/>
        <w:right w:val="none" w:sz="0" w:space="0" w:color="auto"/>
      </w:divBdr>
    </w:div>
    <w:div w:id="349767250">
      <w:bodyDiv w:val="1"/>
      <w:marLeft w:val="0"/>
      <w:marRight w:val="0"/>
      <w:marTop w:val="0"/>
      <w:marBottom w:val="0"/>
      <w:divBdr>
        <w:top w:val="none" w:sz="0" w:space="0" w:color="auto"/>
        <w:left w:val="none" w:sz="0" w:space="0" w:color="auto"/>
        <w:bottom w:val="none" w:sz="0" w:space="0" w:color="auto"/>
        <w:right w:val="none" w:sz="0" w:space="0" w:color="auto"/>
      </w:divBdr>
    </w:div>
    <w:div w:id="350955742">
      <w:bodyDiv w:val="1"/>
      <w:marLeft w:val="0"/>
      <w:marRight w:val="0"/>
      <w:marTop w:val="0"/>
      <w:marBottom w:val="0"/>
      <w:divBdr>
        <w:top w:val="none" w:sz="0" w:space="0" w:color="auto"/>
        <w:left w:val="none" w:sz="0" w:space="0" w:color="auto"/>
        <w:bottom w:val="none" w:sz="0" w:space="0" w:color="auto"/>
        <w:right w:val="none" w:sz="0" w:space="0" w:color="auto"/>
      </w:divBdr>
    </w:div>
    <w:div w:id="351499699">
      <w:bodyDiv w:val="1"/>
      <w:marLeft w:val="0"/>
      <w:marRight w:val="0"/>
      <w:marTop w:val="0"/>
      <w:marBottom w:val="0"/>
      <w:divBdr>
        <w:top w:val="none" w:sz="0" w:space="0" w:color="auto"/>
        <w:left w:val="none" w:sz="0" w:space="0" w:color="auto"/>
        <w:bottom w:val="none" w:sz="0" w:space="0" w:color="auto"/>
        <w:right w:val="none" w:sz="0" w:space="0" w:color="auto"/>
      </w:divBdr>
    </w:div>
    <w:div w:id="351689033">
      <w:bodyDiv w:val="1"/>
      <w:marLeft w:val="0"/>
      <w:marRight w:val="0"/>
      <w:marTop w:val="0"/>
      <w:marBottom w:val="0"/>
      <w:divBdr>
        <w:top w:val="none" w:sz="0" w:space="0" w:color="auto"/>
        <w:left w:val="none" w:sz="0" w:space="0" w:color="auto"/>
        <w:bottom w:val="none" w:sz="0" w:space="0" w:color="auto"/>
        <w:right w:val="none" w:sz="0" w:space="0" w:color="auto"/>
      </w:divBdr>
    </w:div>
    <w:div w:id="352071288">
      <w:bodyDiv w:val="1"/>
      <w:marLeft w:val="0"/>
      <w:marRight w:val="0"/>
      <w:marTop w:val="0"/>
      <w:marBottom w:val="0"/>
      <w:divBdr>
        <w:top w:val="none" w:sz="0" w:space="0" w:color="auto"/>
        <w:left w:val="none" w:sz="0" w:space="0" w:color="auto"/>
        <w:bottom w:val="none" w:sz="0" w:space="0" w:color="auto"/>
        <w:right w:val="none" w:sz="0" w:space="0" w:color="auto"/>
      </w:divBdr>
    </w:div>
    <w:div w:id="352728751">
      <w:bodyDiv w:val="1"/>
      <w:marLeft w:val="0"/>
      <w:marRight w:val="0"/>
      <w:marTop w:val="0"/>
      <w:marBottom w:val="0"/>
      <w:divBdr>
        <w:top w:val="none" w:sz="0" w:space="0" w:color="auto"/>
        <w:left w:val="none" w:sz="0" w:space="0" w:color="auto"/>
        <w:bottom w:val="none" w:sz="0" w:space="0" w:color="auto"/>
        <w:right w:val="none" w:sz="0" w:space="0" w:color="auto"/>
      </w:divBdr>
    </w:div>
    <w:div w:id="353268822">
      <w:bodyDiv w:val="1"/>
      <w:marLeft w:val="0"/>
      <w:marRight w:val="0"/>
      <w:marTop w:val="0"/>
      <w:marBottom w:val="0"/>
      <w:divBdr>
        <w:top w:val="none" w:sz="0" w:space="0" w:color="auto"/>
        <w:left w:val="none" w:sz="0" w:space="0" w:color="auto"/>
        <w:bottom w:val="none" w:sz="0" w:space="0" w:color="auto"/>
        <w:right w:val="none" w:sz="0" w:space="0" w:color="auto"/>
      </w:divBdr>
    </w:div>
    <w:div w:id="353382193">
      <w:bodyDiv w:val="1"/>
      <w:marLeft w:val="0"/>
      <w:marRight w:val="0"/>
      <w:marTop w:val="0"/>
      <w:marBottom w:val="0"/>
      <w:divBdr>
        <w:top w:val="none" w:sz="0" w:space="0" w:color="auto"/>
        <w:left w:val="none" w:sz="0" w:space="0" w:color="auto"/>
        <w:bottom w:val="none" w:sz="0" w:space="0" w:color="auto"/>
        <w:right w:val="none" w:sz="0" w:space="0" w:color="auto"/>
      </w:divBdr>
    </w:div>
    <w:div w:id="353658188">
      <w:bodyDiv w:val="1"/>
      <w:marLeft w:val="0"/>
      <w:marRight w:val="0"/>
      <w:marTop w:val="0"/>
      <w:marBottom w:val="0"/>
      <w:divBdr>
        <w:top w:val="none" w:sz="0" w:space="0" w:color="auto"/>
        <w:left w:val="none" w:sz="0" w:space="0" w:color="auto"/>
        <w:bottom w:val="none" w:sz="0" w:space="0" w:color="auto"/>
        <w:right w:val="none" w:sz="0" w:space="0" w:color="auto"/>
      </w:divBdr>
    </w:div>
    <w:div w:id="353969415">
      <w:bodyDiv w:val="1"/>
      <w:marLeft w:val="0"/>
      <w:marRight w:val="0"/>
      <w:marTop w:val="0"/>
      <w:marBottom w:val="0"/>
      <w:divBdr>
        <w:top w:val="none" w:sz="0" w:space="0" w:color="auto"/>
        <w:left w:val="none" w:sz="0" w:space="0" w:color="auto"/>
        <w:bottom w:val="none" w:sz="0" w:space="0" w:color="auto"/>
        <w:right w:val="none" w:sz="0" w:space="0" w:color="auto"/>
      </w:divBdr>
    </w:div>
    <w:div w:id="358165485">
      <w:bodyDiv w:val="1"/>
      <w:marLeft w:val="0"/>
      <w:marRight w:val="0"/>
      <w:marTop w:val="0"/>
      <w:marBottom w:val="0"/>
      <w:divBdr>
        <w:top w:val="none" w:sz="0" w:space="0" w:color="auto"/>
        <w:left w:val="none" w:sz="0" w:space="0" w:color="auto"/>
        <w:bottom w:val="none" w:sz="0" w:space="0" w:color="auto"/>
        <w:right w:val="none" w:sz="0" w:space="0" w:color="auto"/>
      </w:divBdr>
    </w:div>
    <w:div w:id="358436312">
      <w:bodyDiv w:val="1"/>
      <w:marLeft w:val="0"/>
      <w:marRight w:val="0"/>
      <w:marTop w:val="0"/>
      <w:marBottom w:val="0"/>
      <w:divBdr>
        <w:top w:val="none" w:sz="0" w:space="0" w:color="auto"/>
        <w:left w:val="none" w:sz="0" w:space="0" w:color="auto"/>
        <w:bottom w:val="none" w:sz="0" w:space="0" w:color="auto"/>
        <w:right w:val="none" w:sz="0" w:space="0" w:color="auto"/>
      </w:divBdr>
    </w:div>
    <w:div w:id="358747463">
      <w:bodyDiv w:val="1"/>
      <w:marLeft w:val="0"/>
      <w:marRight w:val="0"/>
      <w:marTop w:val="0"/>
      <w:marBottom w:val="0"/>
      <w:divBdr>
        <w:top w:val="none" w:sz="0" w:space="0" w:color="auto"/>
        <w:left w:val="none" w:sz="0" w:space="0" w:color="auto"/>
        <w:bottom w:val="none" w:sz="0" w:space="0" w:color="auto"/>
        <w:right w:val="none" w:sz="0" w:space="0" w:color="auto"/>
      </w:divBdr>
    </w:div>
    <w:div w:id="358750262">
      <w:bodyDiv w:val="1"/>
      <w:marLeft w:val="0"/>
      <w:marRight w:val="0"/>
      <w:marTop w:val="0"/>
      <w:marBottom w:val="0"/>
      <w:divBdr>
        <w:top w:val="none" w:sz="0" w:space="0" w:color="auto"/>
        <w:left w:val="none" w:sz="0" w:space="0" w:color="auto"/>
        <w:bottom w:val="none" w:sz="0" w:space="0" w:color="auto"/>
        <w:right w:val="none" w:sz="0" w:space="0" w:color="auto"/>
      </w:divBdr>
    </w:div>
    <w:div w:id="358823974">
      <w:bodyDiv w:val="1"/>
      <w:marLeft w:val="0"/>
      <w:marRight w:val="0"/>
      <w:marTop w:val="0"/>
      <w:marBottom w:val="0"/>
      <w:divBdr>
        <w:top w:val="none" w:sz="0" w:space="0" w:color="auto"/>
        <w:left w:val="none" w:sz="0" w:space="0" w:color="auto"/>
        <w:bottom w:val="none" w:sz="0" w:space="0" w:color="auto"/>
        <w:right w:val="none" w:sz="0" w:space="0" w:color="auto"/>
      </w:divBdr>
    </w:div>
    <w:div w:id="359085731">
      <w:bodyDiv w:val="1"/>
      <w:marLeft w:val="0"/>
      <w:marRight w:val="0"/>
      <w:marTop w:val="0"/>
      <w:marBottom w:val="0"/>
      <w:divBdr>
        <w:top w:val="none" w:sz="0" w:space="0" w:color="auto"/>
        <w:left w:val="none" w:sz="0" w:space="0" w:color="auto"/>
        <w:bottom w:val="none" w:sz="0" w:space="0" w:color="auto"/>
        <w:right w:val="none" w:sz="0" w:space="0" w:color="auto"/>
      </w:divBdr>
    </w:div>
    <w:div w:id="360014356">
      <w:bodyDiv w:val="1"/>
      <w:marLeft w:val="0"/>
      <w:marRight w:val="0"/>
      <w:marTop w:val="0"/>
      <w:marBottom w:val="0"/>
      <w:divBdr>
        <w:top w:val="none" w:sz="0" w:space="0" w:color="auto"/>
        <w:left w:val="none" w:sz="0" w:space="0" w:color="auto"/>
        <w:bottom w:val="none" w:sz="0" w:space="0" w:color="auto"/>
        <w:right w:val="none" w:sz="0" w:space="0" w:color="auto"/>
      </w:divBdr>
    </w:div>
    <w:div w:id="360519654">
      <w:bodyDiv w:val="1"/>
      <w:marLeft w:val="0"/>
      <w:marRight w:val="0"/>
      <w:marTop w:val="0"/>
      <w:marBottom w:val="0"/>
      <w:divBdr>
        <w:top w:val="none" w:sz="0" w:space="0" w:color="auto"/>
        <w:left w:val="none" w:sz="0" w:space="0" w:color="auto"/>
        <w:bottom w:val="none" w:sz="0" w:space="0" w:color="auto"/>
        <w:right w:val="none" w:sz="0" w:space="0" w:color="auto"/>
      </w:divBdr>
    </w:div>
    <w:div w:id="361979964">
      <w:bodyDiv w:val="1"/>
      <w:marLeft w:val="0"/>
      <w:marRight w:val="0"/>
      <w:marTop w:val="0"/>
      <w:marBottom w:val="0"/>
      <w:divBdr>
        <w:top w:val="none" w:sz="0" w:space="0" w:color="auto"/>
        <w:left w:val="none" w:sz="0" w:space="0" w:color="auto"/>
        <w:bottom w:val="none" w:sz="0" w:space="0" w:color="auto"/>
        <w:right w:val="none" w:sz="0" w:space="0" w:color="auto"/>
      </w:divBdr>
    </w:div>
    <w:div w:id="362445181">
      <w:bodyDiv w:val="1"/>
      <w:marLeft w:val="0"/>
      <w:marRight w:val="0"/>
      <w:marTop w:val="0"/>
      <w:marBottom w:val="0"/>
      <w:divBdr>
        <w:top w:val="none" w:sz="0" w:space="0" w:color="auto"/>
        <w:left w:val="none" w:sz="0" w:space="0" w:color="auto"/>
        <w:bottom w:val="none" w:sz="0" w:space="0" w:color="auto"/>
        <w:right w:val="none" w:sz="0" w:space="0" w:color="auto"/>
      </w:divBdr>
    </w:div>
    <w:div w:id="362748905">
      <w:bodyDiv w:val="1"/>
      <w:marLeft w:val="0"/>
      <w:marRight w:val="0"/>
      <w:marTop w:val="0"/>
      <w:marBottom w:val="0"/>
      <w:divBdr>
        <w:top w:val="none" w:sz="0" w:space="0" w:color="auto"/>
        <w:left w:val="none" w:sz="0" w:space="0" w:color="auto"/>
        <w:bottom w:val="none" w:sz="0" w:space="0" w:color="auto"/>
        <w:right w:val="none" w:sz="0" w:space="0" w:color="auto"/>
      </w:divBdr>
    </w:div>
    <w:div w:id="362827265">
      <w:bodyDiv w:val="1"/>
      <w:marLeft w:val="0"/>
      <w:marRight w:val="0"/>
      <w:marTop w:val="0"/>
      <w:marBottom w:val="0"/>
      <w:divBdr>
        <w:top w:val="none" w:sz="0" w:space="0" w:color="auto"/>
        <w:left w:val="none" w:sz="0" w:space="0" w:color="auto"/>
        <w:bottom w:val="none" w:sz="0" w:space="0" w:color="auto"/>
        <w:right w:val="none" w:sz="0" w:space="0" w:color="auto"/>
      </w:divBdr>
    </w:div>
    <w:div w:id="363141201">
      <w:bodyDiv w:val="1"/>
      <w:marLeft w:val="0"/>
      <w:marRight w:val="0"/>
      <w:marTop w:val="0"/>
      <w:marBottom w:val="0"/>
      <w:divBdr>
        <w:top w:val="none" w:sz="0" w:space="0" w:color="auto"/>
        <w:left w:val="none" w:sz="0" w:space="0" w:color="auto"/>
        <w:bottom w:val="none" w:sz="0" w:space="0" w:color="auto"/>
        <w:right w:val="none" w:sz="0" w:space="0" w:color="auto"/>
      </w:divBdr>
    </w:div>
    <w:div w:id="363484410">
      <w:bodyDiv w:val="1"/>
      <w:marLeft w:val="0"/>
      <w:marRight w:val="0"/>
      <w:marTop w:val="0"/>
      <w:marBottom w:val="0"/>
      <w:divBdr>
        <w:top w:val="none" w:sz="0" w:space="0" w:color="auto"/>
        <w:left w:val="none" w:sz="0" w:space="0" w:color="auto"/>
        <w:bottom w:val="none" w:sz="0" w:space="0" w:color="auto"/>
        <w:right w:val="none" w:sz="0" w:space="0" w:color="auto"/>
      </w:divBdr>
    </w:div>
    <w:div w:id="363530329">
      <w:bodyDiv w:val="1"/>
      <w:marLeft w:val="0"/>
      <w:marRight w:val="0"/>
      <w:marTop w:val="0"/>
      <w:marBottom w:val="0"/>
      <w:divBdr>
        <w:top w:val="none" w:sz="0" w:space="0" w:color="auto"/>
        <w:left w:val="none" w:sz="0" w:space="0" w:color="auto"/>
        <w:bottom w:val="none" w:sz="0" w:space="0" w:color="auto"/>
        <w:right w:val="none" w:sz="0" w:space="0" w:color="auto"/>
      </w:divBdr>
    </w:div>
    <w:div w:id="363948905">
      <w:bodyDiv w:val="1"/>
      <w:marLeft w:val="0"/>
      <w:marRight w:val="0"/>
      <w:marTop w:val="0"/>
      <w:marBottom w:val="0"/>
      <w:divBdr>
        <w:top w:val="none" w:sz="0" w:space="0" w:color="auto"/>
        <w:left w:val="none" w:sz="0" w:space="0" w:color="auto"/>
        <w:bottom w:val="none" w:sz="0" w:space="0" w:color="auto"/>
        <w:right w:val="none" w:sz="0" w:space="0" w:color="auto"/>
      </w:divBdr>
    </w:div>
    <w:div w:id="364136024">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65302880">
      <w:bodyDiv w:val="1"/>
      <w:marLeft w:val="0"/>
      <w:marRight w:val="0"/>
      <w:marTop w:val="0"/>
      <w:marBottom w:val="0"/>
      <w:divBdr>
        <w:top w:val="none" w:sz="0" w:space="0" w:color="auto"/>
        <w:left w:val="none" w:sz="0" w:space="0" w:color="auto"/>
        <w:bottom w:val="none" w:sz="0" w:space="0" w:color="auto"/>
        <w:right w:val="none" w:sz="0" w:space="0" w:color="auto"/>
      </w:divBdr>
    </w:div>
    <w:div w:id="366638228">
      <w:bodyDiv w:val="1"/>
      <w:marLeft w:val="0"/>
      <w:marRight w:val="0"/>
      <w:marTop w:val="0"/>
      <w:marBottom w:val="0"/>
      <w:divBdr>
        <w:top w:val="none" w:sz="0" w:space="0" w:color="auto"/>
        <w:left w:val="none" w:sz="0" w:space="0" w:color="auto"/>
        <w:bottom w:val="none" w:sz="0" w:space="0" w:color="auto"/>
        <w:right w:val="none" w:sz="0" w:space="0" w:color="auto"/>
      </w:divBdr>
    </w:div>
    <w:div w:id="367030234">
      <w:bodyDiv w:val="1"/>
      <w:marLeft w:val="0"/>
      <w:marRight w:val="0"/>
      <w:marTop w:val="0"/>
      <w:marBottom w:val="0"/>
      <w:divBdr>
        <w:top w:val="none" w:sz="0" w:space="0" w:color="auto"/>
        <w:left w:val="none" w:sz="0" w:space="0" w:color="auto"/>
        <w:bottom w:val="none" w:sz="0" w:space="0" w:color="auto"/>
        <w:right w:val="none" w:sz="0" w:space="0" w:color="auto"/>
      </w:divBdr>
    </w:div>
    <w:div w:id="367067996">
      <w:bodyDiv w:val="1"/>
      <w:marLeft w:val="0"/>
      <w:marRight w:val="0"/>
      <w:marTop w:val="0"/>
      <w:marBottom w:val="0"/>
      <w:divBdr>
        <w:top w:val="none" w:sz="0" w:space="0" w:color="auto"/>
        <w:left w:val="none" w:sz="0" w:space="0" w:color="auto"/>
        <w:bottom w:val="none" w:sz="0" w:space="0" w:color="auto"/>
        <w:right w:val="none" w:sz="0" w:space="0" w:color="auto"/>
      </w:divBdr>
    </w:div>
    <w:div w:id="367267985">
      <w:bodyDiv w:val="1"/>
      <w:marLeft w:val="0"/>
      <w:marRight w:val="0"/>
      <w:marTop w:val="0"/>
      <w:marBottom w:val="0"/>
      <w:divBdr>
        <w:top w:val="none" w:sz="0" w:space="0" w:color="auto"/>
        <w:left w:val="none" w:sz="0" w:space="0" w:color="auto"/>
        <w:bottom w:val="none" w:sz="0" w:space="0" w:color="auto"/>
        <w:right w:val="none" w:sz="0" w:space="0" w:color="auto"/>
      </w:divBdr>
    </w:div>
    <w:div w:id="367682307">
      <w:bodyDiv w:val="1"/>
      <w:marLeft w:val="0"/>
      <w:marRight w:val="0"/>
      <w:marTop w:val="0"/>
      <w:marBottom w:val="0"/>
      <w:divBdr>
        <w:top w:val="none" w:sz="0" w:space="0" w:color="auto"/>
        <w:left w:val="none" w:sz="0" w:space="0" w:color="auto"/>
        <w:bottom w:val="none" w:sz="0" w:space="0" w:color="auto"/>
        <w:right w:val="none" w:sz="0" w:space="0" w:color="auto"/>
      </w:divBdr>
    </w:div>
    <w:div w:id="367990967">
      <w:bodyDiv w:val="1"/>
      <w:marLeft w:val="0"/>
      <w:marRight w:val="0"/>
      <w:marTop w:val="0"/>
      <w:marBottom w:val="0"/>
      <w:divBdr>
        <w:top w:val="none" w:sz="0" w:space="0" w:color="auto"/>
        <w:left w:val="none" w:sz="0" w:space="0" w:color="auto"/>
        <w:bottom w:val="none" w:sz="0" w:space="0" w:color="auto"/>
        <w:right w:val="none" w:sz="0" w:space="0" w:color="auto"/>
      </w:divBdr>
    </w:div>
    <w:div w:id="368839132">
      <w:bodyDiv w:val="1"/>
      <w:marLeft w:val="0"/>
      <w:marRight w:val="0"/>
      <w:marTop w:val="0"/>
      <w:marBottom w:val="0"/>
      <w:divBdr>
        <w:top w:val="none" w:sz="0" w:space="0" w:color="auto"/>
        <w:left w:val="none" w:sz="0" w:space="0" w:color="auto"/>
        <w:bottom w:val="none" w:sz="0" w:space="0" w:color="auto"/>
        <w:right w:val="none" w:sz="0" w:space="0" w:color="auto"/>
      </w:divBdr>
    </w:div>
    <w:div w:id="369650954">
      <w:bodyDiv w:val="1"/>
      <w:marLeft w:val="0"/>
      <w:marRight w:val="0"/>
      <w:marTop w:val="0"/>
      <w:marBottom w:val="0"/>
      <w:divBdr>
        <w:top w:val="none" w:sz="0" w:space="0" w:color="auto"/>
        <w:left w:val="none" w:sz="0" w:space="0" w:color="auto"/>
        <w:bottom w:val="none" w:sz="0" w:space="0" w:color="auto"/>
        <w:right w:val="none" w:sz="0" w:space="0" w:color="auto"/>
      </w:divBdr>
    </w:div>
    <w:div w:id="371154238">
      <w:bodyDiv w:val="1"/>
      <w:marLeft w:val="0"/>
      <w:marRight w:val="0"/>
      <w:marTop w:val="0"/>
      <w:marBottom w:val="0"/>
      <w:divBdr>
        <w:top w:val="none" w:sz="0" w:space="0" w:color="auto"/>
        <w:left w:val="none" w:sz="0" w:space="0" w:color="auto"/>
        <w:bottom w:val="none" w:sz="0" w:space="0" w:color="auto"/>
        <w:right w:val="none" w:sz="0" w:space="0" w:color="auto"/>
      </w:divBdr>
    </w:div>
    <w:div w:id="371228459">
      <w:bodyDiv w:val="1"/>
      <w:marLeft w:val="0"/>
      <w:marRight w:val="0"/>
      <w:marTop w:val="0"/>
      <w:marBottom w:val="0"/>
      <w:divBdr>
        <w:top w:val="none" w:sz="0" w:space="0" w:color="auto"/>
        <w:left w:val="none" w:sz="0" w:space="0" w:color="auto"/>
        <w:bottom w:val="none" w:sz="0" w:space="0" w:color="auto"/>
        <w:right w:val="none" w:sz="0" w:space="0" w:color="auto"/>
      </w:divBdr>
    </w:div>
    <w:div w:id="371465247">
      <w:bodyDiv w:val="1"/>
      <w:marLeft w:val="0"/>
      <w:marRight w:val="0"/>
      <w:marTop w:val="0"/>
      <w:marBottom w:val="0"/>
      <w:divBdr>
        <w:top w:val="none" w:sz="0" w:space="0" w:color="auto"/>
        <w:left w:val="none" w:sz="0" w:space="0" w:color="auto"/>
        <w:bottom w:val="none" w:sz="0" w:space="0" w:color="auto"/>
        <w:right w:val="none" w:sz="0" w:space="0" w:color="auto"/>
      </w:divBdr>
    </w:div>
    <w:div w:id="371659874">
      <w:bodyDiv w:val="1"/>
      <w:marLeft w:val="0"/>
      <w:marRight w:val="0"/>
      <w:marTop w:val="0"/>
      <w:marBottom w:val="0"/>
      <w:divBdr>
        <w:top w:val="none" w:sz="0" w:space="0" w:color="auto"/>
        <w:left w:val="none" w:sz="0" w:space="0" w:color="auto"/>
        <w:bottom w:val="none" w:sz="0" w:space="0" w:color="auto"/>
        <w:right w:val="none" w:sz="0" w:space="0" w:color="auto"/>
      </w:divBdr>
    </w:div>
    <w:div w:id="372048856">
      <w:bodyDiv w:val="1"/>
      <w:marLeft w:val="0"/>
      <w:marRight w:val="0"/>
      <w:marTop w:val="0"/>
      <w:marBottom w:val="0"/>
      <w:divBdr>
        <w:top w:val="none" w:sz="0" w:space="0" w:color="auto"/>
        <w:left w:val="none" w:sz="0" w:space="0" w:color="auto"/>
        <w:bottom w:val="none" w:sz="0" w:space="0" w:color="auto"/>
        <w:right w:val="none" w:sz="0" w:space="0" w:color="auto"/>
      </w:divBdr>
    </w:div>
    <w:div w:id="372197950">
      <w:bodyDiv w:val="1"/>
      <w:marLeft w:val="0"/>
      <w:marRight w:val="0"/>
      <w:marTop w:val="0"/>
      <w:marBottom w:val="0"/>
      <w:divBdr>
        <w:top w:val="none" w:sz="0" w:space="0" w:color="auto"/>
        <w:left w:val="none" w:sz="0" w:space="0" w:color="auto"/>
        <w:bottom w:val="none" w:sz="0" w:space="0" w:color="auto"/>
        <w:right w:val="none" w:sz="0" w:space="0" w:color="auto"/>
      </w:divBdr>
    </w:div>
    <w:div w:id="372387825">
      <w:bodyDiv w:val="1"/>
      <w:marLeft w:val="0"/>
      <w:marRight w:val="0"/>
      <w:marTop w:val="0"/>
      <w:marBottom w:val="0"/>
      <w:divBdr>
        <w:top w:val="none" w:sz="0" w:space="0" w:color="auto"/>
        <w:left w:val="none" w:sz="0" w:space="0" w:color="auto"/>
        <w:bottom w:val="none" w:sz="0" w:space="0" w:color="auto"/>
        <w:right w:val="none" w:sz="0" w:space="0" w:color="auto"/>
      </w:divBdr>
    </w:div>
    <w:div w:id="372388570">
      <w:bodyDiv w:val="1"/>
      <w:marLeft w:val="0"/>
      <w:marRight w:val="0"/>
      <w:marTop w:val="0"/>
      <w:marBottom w:val="0"/>
      <w:divBdr>
        <w:top w:val="none" w:sz="0" w:space="0" w:color="auto"/>
        <w:left w:val="none" w:sz="0" w:space="0" w:color="auto"/>
        <w:bottom w:val="none" w:sz="0" w:space="0" w:color="auto"/>
        <w:right w:val="none" w:sz="0" w:space="0" w:color="auto"/>
      </w:divBdr>
    </w:div>
    <w:div w:id="373239757">
      <w:bodyDiv w:val="1"/>
      <w:marLeft w:val="0"/>
      <w:marRight w:val="0"/>
      <w:marTop w:val="0"/>
      <w:marBottom w:val="0"/>
      <w:divBdr>
        <w:top w:val="none" w:sz="0" w:space="0" w:color="auto"/>
        <w:left w:val="none" w:sz="0" w:space="0" w:color="auto"/>
        <w:bottom w:val="none" w:sz="0" w:space="0" w:color="auto"/>
        <w:right w:val="none" w:sz="0" w:space="0" w:color="auto"/>
      </w:divBdr>
    </w:div>
    <w:div w:id="374813491">
      <w:bodyDiv w:val="1"/>
      <w:marLeft w:val="0"/>
      <w:marRight w:val="0"/>
      <w:marTop w:val="0"/>
      <w:marBottom w:val="0"/>
      <w:divBdr>
        <w:top w:val="none" w:sz="0" w:space="0" w:color="auto"/>
        <w:left w:val="none" w:sz="0" w:space="0" w:color="auto"/>
        <w:bottom w:val="none" w:sz="0" w:space="0" w:color="auto"/>
        <w:right w:val="none" w:sz="0" w:space="0" w:color="auto"/>
      </w:divBdr>
    </w:div>
    <w:div w:id="374896124">
      <w:bodyDiv w:val="1"/>
      <w:marLeft w:val="0"/>
      <w:marRight w:val="0"/>
      <w:marTop w:val="0"/>
      <w:marBottom w:val="0"/>
      <w:divBdr>
        <w:top w:val="none" w:sz="0" w:space="0" w:color="auto"/>
        <w:left w:val="none" w:sz="0" w:space="0" w:color="auto"/>
        <w:bottom w:val="none" w:sz="0" w:space="0" w:color="auto"/>
        <w:right w:val="none" w:sz="0" w:space="0" w:color="auto"/>
      </w:divBdr>
    </w:div>
    <w:div w:id="375351811">
      <w:bodyDiv w:val="1"/>
      <w:marLeft w:val="0"/>
      <w:marRight w:val="0"/>
      <w:marTop w:val="0"/>
      <w:marBottom w:val="0"/>
      <w:divBdr>
        <w:top w:val="none" w:sz="0" w:space="0" w:color="auto"/>
        <w:left w:val="none" w:sz="0" w:space="0" w:color="auto"/>
        <w:bottom w:val="none" w:sz="0" w:space="0" w:color="auto"/>
        <w:right w:val="none" w:sz="0" w:space="0" w:color="auto"/>
      </w:divBdr>
    </w:div>
    <w:div w:id="375468442">
      <w:bodyDiv w:val="1"/>
      <w:marLeft w:val="0"/>
      <w:marRight w:val="0"/>
      <w:marTop w:val="0"/>
      <w:marBottom w:val="0"/>
      <w:divBdr>
        <w:top w:val="none" w:sz="0" w:space="0" w:color="auto"/>
        <w:left w:val="none" w:sz="0" w:space="0" w:color="auto"/>
        <w:bottom w:val="none" w:sz="0" w:space="0" w:color="auto"/>
        <w:right w:val="none" w:sz="0" w:space="0" w:color="auto"/>
      </w:divBdr>
    </w:div>
    <w:div w:id="375661627">
      <w:bodyDiv w:val="1"/>
      <w:marLeft w:val="0"/>
      <w:marRight w:val="0"/>
      <w:marTop w:val="0"/>
      <w:marBottom w:val="0"/>
      <w:divBdr>
        <w:top w:val="none" w:sz="0" w:space="0" w:color="auto"/>
        <w:left w:val="none" w:sz="0" w:space="0" w:color="auto"/>
        <w:bottom w:val="none" w:sz="0" w:space="0" w:color="auto"/>
        <w:right w:val="none" w:sz="0" w:space="0" w:color="auto"/>
      </w:divBdr>
    </w:div>
    <w:div w:id="376465700">
      <w:bodyDiv w:val="1"/>
      <w:marLeft w:val="0"/>
      <w:marRight w:val="0"/>
      <w:marTop w:val="0"/>
      <w:marBottom w:val="0"/>
      <w:divBdr>
        <w:top w:val="none" w:sz="0" w:space="0" w:color="auto"/>
        <w:left w:val="none" w:sz="0" w:space="0" w:color="auto"/>
        <w:bottom w:val="none" w:sz="0" w:space="0" w:color="auto"/>
        <w:right w:val="none" w:sz="0" w:space="0" w:color="auto"/>
      </w:divBdr>
    </w:div>
    <w:div w:id="376663665">
      <w:bodyDiv w:val="1"/>
      <w:marLeft w:val="0"/>
      <w:marRight w:val="0"/>
      <w:marTop w:val="0"/>
      <w:marBottom w:val="0"/>
      <w:divBdr>
        <w:top w:val="none" w:sz="0" w:space="0" w:color="auto"/>
        <w:left w:val="none" w:sz="0" w:space="0" w:color="auto"/>
        <w:bottom w:val="none" w:sz="0" w:space="0" w:color="auto"/>
        <w:right w:val="none" w:sz="0" w:space="0" w:color="auto"/>
      </w:divBdr>
    </w:div>
    <w:div w:id="377625958">
      <w:bodyDiv w:val="1"/>
      <w:marLeft w:val="0"/>
      <w:marRight w:val="0"/>
      <w:marTop w:val="0"/>
      <w:marBottom w:val="0"/>
      <w:divBdr>
        <w:top w:val="none" w:sz="0" w:space="0" w:color="auto"/>
        <w:left w:val="none" w:sz="0" w:space="0" w:color="auto"/>
        <w:bottom w:val="none" w:sz="0" w:space="0" w:color="auto"/>
        <w:right w:val="none" w:sz="0" w:space="0" w:color="auto"/>
      </w:divBdr>
    </w:div>
    <w:div w:id="377632689">
      <w:bodyDiv w:val="1"/>
      <w:marLeft w:val="0"/>
      <w:marRight w:val="0"/>
      <w:marTop w:val="0"/>
      <w:marBottom w:val="0"/>
      <w:divBdr>
        <w:top w:val="none" w:sz="0" w:space="0" w:color="auto"/>
        <w:left w:val="none" w:sz="0" w:space="0" w:color="auto"/>
        <w:bottom w:val="none" w:sz="0" w:space="0" w:color="auto"/>
        <w:right w:val="none" w:sz="0" w:space="0" w:color="auto"/>
      </w:divBdr>
    </w:div>
    <w:div w:id="377752238">
      <w:bodyDiv w:val="1"/>
      <w:marLeft w:val="0"/>
      <w:marRight w:val="0"/>
      <w:marTop w:val="0"/>
      <w:marBottom w:val="0"/>
      <w:divBdr>
        <w:top w:val="none" w:sz="0" w:space="0" w:color="auto"/>
        <w:left w:val="none" w:sz="0" w:space="0" w:color="auto"/>
        <w:bottom w:val="none" w:sz="0" w:space="0" w:color="auto"/>
        <w:right w:val="none" w:sz="0" w:space="0" w:color="auto"/>
      </w:divBdr>
    </w:div>
    <w:div w:id="378284449">
      <w:bodyDiv w:val="1"/>
      <w:marLeft w:val="0"/>
      <w:marRight w:val="0"/>
      <w:marTop w:val="0"/>
      <w:marBottom w:val="0"/>
      <w:divBdr>
        <w:top w:val="none" w:sz="0" w:space="0" w:color="auto"/>
        <w:left w:val="none" w:sz="0" w:space="0" w:color="auto"/>
        <w:bottom w:val="none" w:sz="0" w:space="0" w:color="auto"/>
        <w:right w:val="none" w:sz="0" w:space="0" w:color="auto"/>
      </w:divBdr>
    </w:div>
    <w:div w:id="378362495">
      <w:bodyDiv w:val="1"/>
      <w:marLeft w:val="0"/>
      <w:marRight w:val="0"/>
      <w:marTop w:val="0"/>
      <w:marBottom w:val="0"/>
      <w:divBdr>
        <w:top w:val="none" w:sz="0" w:space="0" w:color="auto"/>
        <w:left w:val="none" w:sz="0" w:space="0" w:color="auto"/>
        <w:bottom w:val="none" w:sz="0" w:space="0" w:color="auto"/>
        <w:right w:val="none" w:sz="0" w:space="0" w:color="auto"/>
      </w:divBdr>
    </w:div>
    <w:div w:id="379207588">
      <w:bodyDiv w:val="1"/>
      <w:marLeft w:val="0"/>
      <w:marRight w:val="0"/>
      <w:marTop w:val="0"/>
      <w:marBottom w:val="0"/>
      <w:divBdr>
        <w:top w:val="none" w:sz="0" w:space="0" w:color="auto"/>
        <w:left w:val="none" w:sz="0" w:space="0" w:color="auto"/>
        <w:bottom w:val="none" w:sz="0" w:space="0" w:color="auto"/>
        <w:right w:val="none" w:sz="0" w:space="0" w:color="auto"/>
      </w:divBdr>
    </w:div>
    <w:div w:id="379398553">
      <w:bodyDiv w:val="1"/>
      <w:marLeft w:val="0"/>
      <w:marRight w:val="0"/>
      <w:marTop w:val="0"/>
      <w:marBottom w:val="0"/>
      <w:divBdr>
        <w:top w:val="none" w:sz="0" w:space="0" w:color="auto"/>
        <w:left w:val="none" w:sz="0" w:space="0" w:color="auto"/>
        <w:bottom w:val="none" w:sz="0" w:space="0" w:color="auto"/>
        <w:right w:val="none" w:sz="0" w:space="0" w:color="auto"/>
      </w:divBdr>
    </w:div>
    <w:div w:id="379939419">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381443141">
      <w:bodyDiv w:val="1"/>
      <w:marLeft w:val="0"/>
      <w:marRight w:val="0"/>
      <w:marTop w:val="0"/>
      <w:marBottom w:val="0"/>
      <w:divBdr>
        <w:top w:val="none" w:sz="0" w:space="0" w:color="auto"/>
        <w:left w:val="none" w:sz="0" w:space="0" w:color="auto"/>
        <w:bottom w:val="none" w:sz="0" w:space="0" w:color="auto"/>
        <w:right w:val="none" w:sz="0" w:space="0" w:color="auto"/>
      </w:divBdr>
    </w:div>
    <w:div w:id="382022351">
      <w:bodyDiv w:val="1"/>
      <w:marLeft w:val="0"/>
      <w:marRight w:val="0"/>
      <w:marTop w:val="0"/>
      <w:marBottom w:val="0"/>
      <w:divBdr>
        <w:top w:val="none" w:sz="0" w:space="0" w:color="auto"/>
        <w:left w:val="none" w:sz="0" w:space="0" w:color="auto"/>
        <w:bottom w:val="none" w:sz="0" w:space="0" w:color="auto"/>
        <w:right w:val="none" w:sz="0" w:space="0" w:color="auto"/>
      </w:divBdr>
    </w:div>
    <w:div w:id="382219847">
      <w:bodyDiv w:val="1"/>
      <w:marLeft w:val="0"/>
      <w:marRight w:val="0"/>
      <w:marTop w:val="0"/>
      <w:marBottom w:val="0"/>
      <w:divBdr>
        <w:top w:val="none" w:sz="0" w:space="0" w:color="auto"/>
        <w:left w:val="none" w:sz="0" w:space="0" w:color="auto"/>
        <w:bottom w:val="none" w:sz="0" w:space="0" w:color="auto"/>
        <w:right w:val="none" w:sz="0" w:space="0" w:color="auto"/>
      </w:divBdr>
    </w:div>
    <w:div w:id="382290142">
      <w:bodyDiv w:val="1"/>
      <w:marLeft w:val="0"/>
      <w:marRight w:val="0"/>
      <w:marTop w:val="0"/>
      <w:marBottom w:val="0"/>
      <w:divBdr>
        <w:top w:val="none" w:sz="0" w:space="0" w:color="auto"/>
        <w:left w:val="none" w:sz="0" w:space="0" w:color="auto"/>
        <w:bottom w:val="none" w:sz="0" w:space="0" w:color="auto"/>
        <w:right w:val="none" w:sz="0" w:space="0" w:color="auto"/>
      </w:divBdr>
    </w:div>
    <w:div w:id="385488680">
      <w:bodyDiv w:val="1"/>
      <w:marLeft w:val="0"/>
      <w:marRight w:val="0"/>
      <w:marTop w:val="0"/>
      <w:marBottom w:val="0"/>
      <w:divBdr>
        <w:top w:val="none" w:sz="0" w:space="0" w:color="auto"/>
        <w:left w:val="none" w:sz="0" w:space="0" w:color="auto"/>
        <w:bottom w:val="none" w:sz="0" w:space="0" w:color="auto"/>
        <w:right w:val="none" w:sz="0" w:space="0" w:color="auto"/>
      </w:divBdr>
    </w:div>
    <w:div w:id="385880803">
      <w:bodyDiv w:val="1"/>
      <w:marLeft w:val="0"/>
      <w:marRight w:val="0"/>
      <w:marTop w:val="0"/>
      <w:marBottom w:val="0"/>
      <w:divBdr>
        <w:top w:val="none" w:sz="0" w:space="0" w:color="auto"/>
        <w:left w:val="none" w:sz="0" w:space="0" w:color="auto"/>
        <w:bottom w:val="none" w:sz="0" w:space="0" w:color="auto"/>
        <w:right w:val="none" w:sz="0" w:space="0" w:color="auto"/>
      </w:divBdr>
    </w:div>
    <w:div w:id="386612751">
      <w:bodyDiv w:val="1"/>
      <w:marLeft w:val="0"/>
      <w:marRight w:val="0"/>
      <w:marTop w:val="0"/>
      <w:marBottom w:val="0"/>
      <w:divBdr>
        <w:top w:val="none" w:sz="0" w:space="0" w:color="auto"/>
        <w:left w:val="none" w:sz="0" w:space="0" w:color="auto"/>
        <w:bottom w:val="none" w:sz="0" w:space="0" w:color="auto"/>
        <w:right w:val="none" w:sz="0" w:space="0" w:color="auto"/>
      </w:divBdr>
    </w:div>
    <w:div w:id="387195080">
      <w:bodyDiv w:val="1"/>
      <w:marLeft w:val="0"/>
      <w:marRight w:val="0"/>
      <w:marTop w:val="0"/>
      <w:marBottom w:val="0"/>
      <w:divBdr>
        <w:top w:val="none" w:sz="0" w:space="0" w:color="auto"/>
        <w:left w:val="none" w:sz="0" w:space="0" w:color="auto"/>
        <w:bottom w:val="none" w:sz="0" w:space="0" w:color="auto"/>
        <w:right w:val="none" w:sz="0" w:space="0" w:color="auto"/>
      </w:divBdr>
    </w:div>
    <w:div w:id="388457891">
      <w:bodyDiv w:val="1"/>
      <w:marLeft w:val="0"/>
      <w:marRight w:val="0"/>
      <w:marTop w:val="0"/>
      <w:marBottom w:val="0"/>
      <w:divBdr>
        <w:top w:val="none" w:sz="0" w:space="0" w:color="auto"/>
        <w:left w:val="none" w:sz="0" w:space="0" w:color="auto"/>
        <w:bottom w:val="none" w:sz="0" w:space="0" w:color="auto"/>
        <w:right w:val="none" w:sz="0" w:space="0" w:color="auto"/>
      </w:divBdr>
    </w:div>
    <w:div w:id="388503017">
      <w:bodyDiv w:val="1"/>
      <w:marLeft w:val="0"/>
      <w:marRight w:val="0"/>
      <w:marTop w:val="0"/>
      <w:marBottom w:val="0"/>
      <w:divBdr>
        <w:top w:val="none" w:sz="0" w:space="0" w:color="auto"/>
        <w:left w:val="none" w:sz="0" w:space="0" w:color="auto"/>
        <w:bottom w:val="none" w:sz="0" w:space="0" w:color="auto"/>
        <w:right w:val="none" w:sz="0" w:space="0" w:color="auto"/>
      </w:divBdr>
    </w:div>
    <w:div w:id="388699353">
      <w:bodyDiv w:val="1"/>
      <w:marLeft w:val="0"/>
      <w:marRight w:val="0"/>
      <w:marTop w:val="0"/>
      <w:marBottom w:val="0"/>
      <w:divBdr>
        <w:top w:val="none" w:sz="0" w:space="0" w:color="auto"/>
        <w:left w:val="none" w:sz="0" w:space="0" w:color="auto"/>
        <w:bottom w:val="none" w:sz="0" w:space="0" w:color="auto"/>
        <w:right w:val="none" w:sz="0" w:space="0" w:color="auto"/>
      </w:divBdr>
    </w:div>
    <w:div w:id="389816592">
      <w:bodyDiv w:val="1"/>
      <w:marLeft w:val="0"/>
      <w:marRight w:val="0"/>
      <w:marTop w:val="0"/>
      <w:marBottom w:val="0"/>
      <w:divBdr>
        <w:top w:val="none" w:sz="0" w:space="0" w:color="auto"/>
        <w:left w:val="none" w:sz="0" w:space="0" w:color="auto"/>
        <w:bottom w:val="none" w:sz="0" w:space="0" w:color="auto"/>
        <w:right w:val="none" w:sz="0" w:space="0" w:color="auto"/>
      </w:divBdr>
    </w:div>
    <w:div w:id="391273262">
      <w:bodyDiv w:val="1"/>
      <w:marLeft w:val="0"/>
      <w:marRight w:val="0"/>
      <w:marTop w:val="0"/>
      <w:marBottom w:val="0"/>
      <w:divBdr>
        <w:top w:val="none" w:sz="0" w:space="0" w:color="auto"/>
        <w:left w:val="none" w:sz="0" w:space="0" w:color="auto"/>
        <w:bottom w:val="none" w:sz="0" w:space="0" w:color="auto"/>
        <w:right w:val="none" w:sz="0" w:space="0" w:color="auto"/>
      </w:divBdr>
    </w:div>
    <w:div w:id="391345319">
      <w:bodyDiv w:val="1"/>
      <w:marLeft w:val="0"/>
      <w:marRight w:val="0"/>
      <w:marTop w:val="0"/>
      <w:marBottom w:val="0"/>
      <w:divBdr>
        <w:top w:val="none" w:sz="0" w:space="0" w:color="auto"/>
        <w:left w:val="none" w:sz="0" w:space="0" w:color="auto"/>
        <w:bottom w:val="none" w:sz="0" w:space="0" w:color="auto"/>
        <w:right w:val="none" w:sz="0" w:space="0" w:color="auto"/>
      </w:divBdr>
    </w:div>
    <w:div w:id="391389130">
      <w:bodyDiv w:val="1"/>
      <w:marLeft w:val="0"/>
      <w:marRight w:val="0"/>
      <w:marTop w:val="0"/>
      <w:marBottom w:val="0"/>
      <w:divBdr>
        <w:top w:val="none" w:sz="0" w:space="0" w:color="auto"/>
        <w:left w:val="none" w:sz="0" w:space="0" w:color="auto"/>
        <w:bottom w:val="none" w:sz="0" w:space="0" w:color="auto"/>
        <w:right w:val="none" w:sz="0" w:space="0" w:color="auto"/>
      </w:divBdr>
    </w:div>
    <w:div w:id="392193062">
      <w:bodyDiv w:val="1"/>
      <w:marLeft w:val="0"/>
      <w:marRight w:val="0"/>
      <w:marTop w:val="0"/>
      <w:marBottom w:val="0"/>
      <w:divBdr>
        <w:top w:val="none" w:sz="0" w:space="0" w:color="auto"/>
        <w:left w:val="none" w:sz="0" w:space="0" w:color="auto"/>
        <w:bottom w:val="none" w:sz="0" w:space="0" w:color="auto"/>
        <w:right w:val="none" w:sz="0" w:space="0" w:color="auto"/>
      </w:divBdr>
    </w:div>
    <w:div w:id="392243850">
      <w:bodyDiv w:val="1"/>
      <w:marLeft w:val="0"/>
      <w:marRight w:val="0"/>
      <w:marTop w:val="0"/>
      <w:marBottom w:val="0"/>
      <w:divBdr>
        <w:top w:val="none" w:sz="0" w:space="0" w:color="auto"/>
        <w:left w:val="none" w:sz="0" w:space="0" w:color="auto"/>
        <w:bottom w:val="none" w:sz="0" w:space="0" w:color="auto"/>
        <w:right w:val="none" w:sz="0" w:space="0" w:color="auto"/>
      </w:divBdr>
    </w:div>
    <w:div w:id="392511735">
      <w:bodyDiv w:val="1"/>
      <w:marLeft w:val="0"/>
      <w:marRight w:val="0"/>
      <w:marTop w:val="0"/>
      <w:marBottom w:val="0"/>
      <w:divBdr>
        <w:top w:val="none" w:sz="0" w:space="0" w:color="auto"/>
        <w:left w:val="none" w:sz="0" w:space="0" w:color="auto"/>
        <w:bottom w:val="none" w:sz="0" w:space="0" w:color="auto"/>
        <w:right w:val="none" w:sz="0" w:space="0" w:color="auto"/>
      </w:divBdr>
    </w:div>
    <w:div w:id="393237278">
      <w:bodyDiv w:val="1"/>
      <w:marLeft w:val="0"/>
      <w:marRight w:val="0"/>
      <w:marTop w:val="0"/>
      <w:marBottom w:val="0"/>
      <w:divBdr>
        <w:top w:val="none" w:sz="0" w:space="0" w:color="auto"/>
        <w:left w:val="none" w:sz="0" w:space="0" w:color="auto"/>
        <w:bottom w:val="none" w:sz="0" w:space="0" w:color="auto"/>
        <w:right w:val="none" w:sz="0" w:space="0" w:color="auto"/>
      </w:divBdr>
    </w:div>
    <w:div w:id="394207277">
      <w:bodyDiv w:val="1"/>
      <w:marLeft w:val="0"/>
      <w:marRight w:val="0"/>
      <w:marTop w:val="0"/>
      <w:marBottom w:val="0"/>
      <w:divBdr>
        <w:top w:val="none" w:sz="0" w:space="0" w:color="auto"/>
        <w:left w:val="none" w:sz="0" w:space="0" w:color="auto"/>
        <w:bottom w:val="none" w:sz="0" w:space="0" w:color="auto"/>
        <w:right w:val="none" w:sz="0" w:space="0" w:color="auto"/>
      </w:divBdr>
    </w:div>
    <w:div w:id="394284966">
      <w:bodyDiv w:val="1"/>
      <w:marLeft w:val="0"/>
      <w:marRight w:val="0"/>
      <w:marTop w:val="0"/>
      <w:marBottom w:val="0"/>
      <w:divBdr>
        <w:top w:val="none" w:sz="0" w:space="0" w:color="auto"/>
        <w:left w:val="none" w:sz="0" w:space="0" w:color="auto"/>
        <w:bottom w:val="none" w:sz="0" w:space="0" w:color="auto"/>
        <w:right w:val="none" w:sz="0" w:space="0" w:color="auto"/>
      </w:divBdr>
    </w:div>
    <w:div w:id="395591838">
      <w:bodyDiv w:val="1"/>
      <w:marLeft w:val="0"/>
      <w:marRight w:val="0"/>
      <w:marTop w:val="0"/>
      <w:marBottom w:val="0"/>
      <w:divBdr>
        <w:top w:val="none" w:sz="0" w:space="0" w:color="auto"/>
        <w:left w:val="none" w:sz="0" w:space="0" w:color="auto"/>
        <w:bottom w:val="none" w:sz="0" w:space="0" w:color="auto"/>
        <w:right w:val="none" w:sz="0" w:space="0" w:color="auto"/>
      </w:divBdr>
    </w:div>
    <w:div w:id="396056555">
      <w:bodyDiv w:val="1"/>
      <w:marLeft w:val="0"/>
      <w:marRight w:val="0"/>
      <w:marTop w:val="0"/>
      <w:marBottom w:val="0"/>
      <w:divBdr>
        <w:top w:val="none" w:sz="0" w:space="0" w:color="auto"/>
        <w:left w:val="none" w:sz="0" w:space="0" w:color="auto"/>
        <w:bottom w:val="none" w:sz="0" w:space="0" w:color="auto"/>
        <w:right w:val="none" w:sz="0" w:space="0" w:color="auto"/>
      </w:divBdr>
    </w:div>
    <w:div w:id="396057915">
      <w:bodyDiv w:val="1"/>
      <w:marLeft w:val="0"/>
      <w:marRight w:val="0"/>
      <w:marTop w:val="0"/>
      <w:marBottom w:val="0"/>
      <w:divBdr>
        <w:top w:val="none" w:sz="0" w:space="0" w:color="auto"/>
        <w:left w:val="none" w:sz="0" w:space="0" w:color="auto"/>
        <w:bottom w:val="none" w:sz="0" w:space="0" w:color="auto"/>
        <w:right w:val="none" w:sz="0" w:space="0" w:color="auto"/>
      </w:divBdr>
    </w:div>
    <w:div w:id="396755399">
      <w:bodyDiv w:val="1"/>
      <w:marLeft w:val="0"/>
      <w:marRight w:val="0"/>
      <w:marTop w:val="0"/>
      <w:marBottom w:val="0"/>
      <w:divBdr>
        <w:top w:val="none" w:sz="0" w:space="0" w:color="auto"/>
        <w:left w:val="none" w:sz="0" w:space="0" w:color="auto"/>
        <w:bottom w:val="none" w:sz="0" w:space="0" w:color="auto"/>
        <w:right w:val="none" w:sz="0" w:space="0" w:color="auto"/>
      </w:divBdr>
    </w:div>
    <w:div w:id="396823941">
      <w:bodyDiv w:val="1"/>
      <w:marLeft w:val="0"/>
      <w:marRight w:val="0"/>
      <w:marTop w:val="0"/>
      <w:marBottom w:val="0"/>
      <w:divBdr>
        <w:top w:val="none" w:sz="0" w:space="0" w:color="auto"/>
        <w:left w:val="none" w:sz="0" w:space="0" w:color="auto"/>
        <w:bottom w:val="none" w:sz="0" w:space="0" w:color="auto"/>
        <w:right w:val="none" w:sz="0" w:space="0" w:color="auto"/>
      </w:divBdr>
    </w:div>
    <w:div w:id="397097089">
      <w:bodyDiv w:val="1"/>
      <w:marLeft w:val="0"/>
      <w:marRight w:val="0"/>
      <w:marTop w:val="0"/>
      <w:marBottom w:val="0"/>
      <w:divBdr>
        <w:top w:val="none" w:sz="0" w:space="0" w:color="auto"/>
        <w:left w:val="none" w:sz="0" w:space="0" w:color="auto"/>
        <w:bottom w:val="none" w:sz="0" w:space="0" w:color="auto"/>
        <w:right w:val="none" w:sz="0" w:space="0" w:color="auto"/>
      </w:divBdr>
    </w:div>
    <w:div w:id="397215858">
      <w:bodyDiv w:val="1"/>
      <w:marLeft w:val="0"/>
      <w:marRight w:val="0"/>
      <w:marTop w:val="0"/>
      <w:marBottom w:val="0"/>
      <w:divBdr>
        <w:top w:val="none" w:sz="0" w:space="0" w:color="auto"/>
        <w:left w:val="none" w:sz="0" w:space="0" w:color="auto"/>
        <w:bottom w:val="none" w:sz="0" w:space="0" w:color="auto"/>
        <w:right w:val="none" w:sz="0" w:space="0" w:color="auto"/>
      </w:divBdr>
    </w:div>
    <w:div w:id="397285417">
      <w:bodyDiv w:val="1"/>
      <w:marLeft w:val="0"/>
      <w:marRight w:val="0"/>
      <w:marTop w:val="0"/>
      <w:marBottom w:val="0"/>
      <w:divBdr>
        <w:top w:val="none" w:sz="0" w:space="0" w:color="auto"/>
        <w:left w:val="none" w:sz="0" w:space="0" w:color="auto"/>
        <w:bottom w:val="none" w:sz="0" w:space="0" w:color="auto"/>
        <w:right w:val="none" w:sz="0" w:space="0" w:color="auto"/>
      </w:divBdr>
    </w:div>
    <w:div w:id="398139439">
      <w:bodyDiv w:val="1"/>
      <w:marLeft w:val="0"/>
      <w:marRight w:val="0"/>
      <w:marTop w:val="0"/>
      <w:marBottom w:val="0"/>
      <w:divBdr>
        <w:top w:val="none" w:sz="0" w:space="0" w:color="auto"/>
        <w:left w:val="none" w:sz="0" w:space="0" w:color="auto"/>
        <w:bottom w:val="none" w:sz="0" w:space="0" w:color="auto"/>
        <w:right w:val="none" w:sz="0" w:space="0" w:color="auto"/>
      </w:divBdr>
    </w:div>
    <w:div w:id="398480735">
      <w:bodyDiv w:val="1"/>
      <w:marLeft w:val="0"/>
      <w:marRight w:val="0"/>
      <w:marTop w:val="0"/>
      <w:marBottom w:val="0"/>
      <w:divBdr>
        <w:top w:val="none" w:sz="0" w:space="0" w:color="auto"/>
        <w:left w:val="none" w:sz="0" w:space="0" w:color="auto"/>
        <w:bottom w:val="none" w:sz="0" w:space="0" w:color="auto"/>
        <w:right w:val="none" w:sz="0" w:space="0" w:color="auto"/>
      </w:divBdr>
    </w:div>
    <w:div w:id="398988142">
      <w:bodyDiv w:val="1"/>
      <w:marLeft w:val="0"/>
      <w:marRight w:val="0"/>
      <w:marTop w:val="0"/>
      <w:marBottom w:val="0"/>
      <w:divBdr>
        <w:top w:val="none" w:sz="0" w:space="0" w:color="auto"/>
        <w:left w:val="none" w:sz="0" w:space="0" w:color="auto"/>
        <w:bottom w:val="none" w:sz="0" w:space="0" w:color="auto"/>
        <w:right w:val="none" w:sz="0" w:space="0" w:color="auto"/>
      </w:divBdr>
    </w:div>
    <w:div w:id="399065679">
      <w:bodyDiv w:val="1"/>
      <w:marLeft w:val="0"/>
      <w:marRight w:val="0"/>
      <w:marTop w:val="0"/>
      <w:marBottom w:val="0"/>
      <w:divBdr>
        <w:top w:val="none" w:sz="0" w:space="0" w:color="auto"/>
        <w:left w:val="none" w:sz="0" w:space="0" w:color="auto"/>
        <w:bottom w:val="none" w:sz="0" w:space="0" w:color="auto"/>
        <w:right w:val="none" w:sz="0" w:space="0" w:color="auto"/>
      </w:divBdr>
    </w:div>
    <w:div w:id="400059662">
      <w:bodyDiv w:val="1"/>
      <w:marLeft w:val="0"/>
      <w:marRight w:val="0"/>
      <w:marTop w:val="0"/>
      <w:marBottom w:val="0"/>
      <w:divBdr>
        <w:top w:val="none" w:sz="0" w:space="0" w:color="auto"/>
        <w:left w:val="none" w:sz="0" w:space="0" w:color="auto"/>
        <w:bottom w:val="none" w:sz="0" w:space="0" w:color="auto"/>
        <w:right w:val="none" w:sz="0" w:space="0" w:color="auto"/>
      </w:divBdr>
    </w:div>
    <w:div w:id="401023536">
      <w:bodyDiv w:val="1"/>
      <w:marLeft w:val="0"/>
      <w:marRight w:val="0"/>
      <w:marTop w:val="0"/>
      <w:marBottom w:val="0"/>
      <w:divBdr>
        <w:top w:val="none" w:sz="0" w:space="0" w:color="auto"/>
        <w:left w:val="none" w:sz="0" w:space="0" w:color="auto"/>
        <w:bottom w:val="none" w:sz="0" w:space="0" w:color="auto"/>
        <w:right w:val="none" w:sz="0" w:space="0" w:color="auto"/>
      </w:divBdr>
    </w:div>
    <w:div w:id="401752480">
      <w:bodyDiv w:val="1"/>
      <w:marLeft w:val="0"/>
      <w:marRight w:val="0"/>
      <w:marTop w:val="0"/>
      <w:marBottom w:val="0"/>
      <w:divBdr>
        <w:top w:val="none" w:sz="0" w:space="0" w:color="auto"/>
        <w:left w:val="none" w:sz="0" w:space="0" w:color="auto"/>
        <w:bottom w:val="none" w:sz="0" w:space="0" w:color="auto"/>
        <w:right w:val="none" w:sz="0" w:space="0" w:color="auto"/>
      </w:divBdr>
    </w:div>
    <w:div w:id="402024568">
      <w:bodyDiv w:val="1"/>
      <w:marLeft w:val="0"/>
      <w:marRight w:val="0"/>
      <w:marTop w:val="0"/>
      <w:marBottom w:val="0"/>
      <w:divBdr>
        <w:top w:val="none" w:sz="0" w:space="0" w:color="auto"/>
        <w:left w:val="none" w:sz="0" w:space="0" w:color="auto"/>
        <w:bottom w:val="none" w:sz="0" w:space="0" w:color="auto"/>
        <w:right w:val="none" w:sz="0" w:space="0" w:color="auto"/>
      </w:divBdr>
    </w:div>
    <w:div w:id="402072162">
      <w:bodyDiv w:val="1"/>
      <w:marLeft w:val="0"/>
      <w:marRight w:val="0"/>
      <w:marTop w:val="0"/>
      <w:marBottom w:val="0"/>
      <w:divBdr>
        <w:top w:val="none" w:sz="0" w:space="0" w:color="auto"/>
        <w:left w:val="none" w:sz="0" w:space="0" w:color="auto"/>
        <w:bottom w:val="none" w:sz="0" w:space="0" w:color="auto"/>
        <w:right w:val="none" w:sz="0" w:space="0" w:color="auto"/>
      </w:divBdr>
    </w:div>
    <w:div w:id="402340554">
      <w:bodyDiv w:val="1"/>
      <w:marLeft w:val="0"/>
      <w:marRight w:val="0"/>
      <w:marTop w:val="0"/>
      <w:marBottom w:val="0"/>
      <w:divBdr>
        <w:top w:val="none" w:sz="0" w:space="0" w:color="auto"/>
        <w:left w:val="none" w:sz="0" w:space="0" w:color="auto"/>
        <w:bottom w:val="none" w:sz="0" w:space="0" w:color="auto"/>
        <w:right w:val="none" w:sz="0" w:space="0" w:color="auto"/>
      </w:divBdr>
    </w:div>
    <w:div w:id="402606185">
      <w:bodyDiv w:val="1"/>
      <w:marLeft w:val="0"/>
      <w:marRight w:val="0"/>
      <w:marTop w:val="0"/>
      <w:marBottom w:val="0"/>
      <w:divBdr>
        <w:top w:val="none" w:sz="0" w:space="0" w:color="auto"/>
        <w:left w:val="none" w:sz="0" w:space="0" w:color="auto"/>
        <w:bottom w:val="none" w:sz="0" w:space="0" w:color="auto"/>
        <w:right w:val="none" w:sz="0" w:space="0" w:color="auto"/>
      </w:divBdr>
    </w:div>
    <w:div w:id="402609546">
      <w:bodyDiv w:val="1"/>
      <w:marLeft w:val="0"/>
      <w:marRight w:val="0"/>
      <w:marTop w:val="0"/>
      <w:marBottom w:val="0"/>
      <w:divBdr>
        <w:top w:val="none" w:sz="0" w:space="0" w:color="auto"/>
        <w:left w:val="none" w:sz="0" w:space="0" w:color="auto"/>
        <w:bottom w:val="none" w:sz="0" w:space="0" w:color="auto"/>
        <w:right w:val="none" w:sz="0" w:space="0" w:color="auto"/>
      </w:divBdr>
    </w:div>
    <w:div w:id="402797399">
      <w:bodyDiv w:val="1"/>
      <w:marLeft w:val="0"/>
      <w:marRight w:val="0"/>
      <w:marTop w:val="0"/>
      <w:marBottom w:val="0"/>
      <w:divBdr>
        <w:top w:val="none" w:sz="0" w:space="0" w:color="auto"/>
        <w:left w:val="none" w:sz="0" w:space="0" w:color="auto"/>
        <w:bottom w:val="none" w:sz="0" w:space="0" w:color="auto"/>
        <w:right w:val="none" w:sz="0" w:space="0" w:color="auto"/>
      </w:divBdr>
    </w:div>
    <w:div w:id="403340192">
      <w:bodyDiv w:val="1"/>
      <w:marLeft w:val="0"/>
      <w:marRight w:val="0"/>
      <w:marTop w:val="0"/>
      <w:marBottom w:val="0"/>
      <w:divBdr>
        <w:top w:val="none" w:sz="0" w:space="0" w:color="auto"/>
        <w:left w:val="none" w:sz="0" w:space="0" w:color="auto"/>
        <w:bottom w:val="none" w:sz="0" w:space="0" w:color="auto"/>
        <w:right w:val="none" w:sz="0" w:space="0" w:color="auto"/>
      </w:divBdr>
    </w:div>
    <w:div w:id="403724001">
      <w:bodyDiv w:val="1"/>
      <w:marLeft w:val="0"/>
      <w:marRight w:val="0"/>
      <w:marTop w:val="0"/>
      <w:marBottom w:val="0"/>
      <w:divBdr>
        <w:top w:val="none" w:sz="0" w:space="0" w:color="auto"/>
        <w:left w:val="none" w:sz="0" w:space="0" w:color="auto"/>
        <w:bottom w:val="none" w:sz="0" w:space="0" w:color="auto"/>
        <w:right w:val="none" w:sz="0" w:space="0" w:color="auto"/>
      </w:divBdr>
    </w:div>
    <w:div w:id="403769302">
      <w:bodyDiv w:val="1"/>
      <w:marLeft w:val="0"/>
      <w:marRight w:val="0"/>
      <w:marTop w:val="0"/>
      <w:marBottom w:val="0"/>
      <w:divBdr>
        <w:top w:val="none" w:sz="0" w:space="0" w:color="auto"/>
        <w:left w:val="none" w:sz="0" w:space="0" w:color="auto"/>
        <w:bottom w:val="none" w:sz="0" w:space="0" w:color="auto"/>
        <w:right w:val="none" w:sz="0" w:space="0" w:color="auto"/>
      </w:divBdr>
    </w:div>
    <w:div w:id="404689158">
      <w:bodyDiv w:val="1"/>
      <w:marLeft w:val="0"/>
      <w:marRight w:val="0"/>
      <w:marTop w:val="0"/>
      <w:marBottom w:val="0"/>
      <w:divBdr>
        <w:top w:val="none" w:sz="0" w:space="0" w:color="auto"/>
        <w:left w:val="none" w:sz="0" w:space="0" w:color="auto"/>
        <w:bottom w:val="none" w:sz="0" w:space="0" w:color="auto"/>
        <w:right w:val="none" w:sz="0" w:space="0" w:color="auto"/>
      </w:divBdr>
    </w:div>
    <w:div w:id="404844001">
      <w:bodyDiv w:val="1"/>
      <w:marLeft w:val="0"/>
      <w:marRight w:val="0"/>
      <w:marTop w:val="0"/>
      <w:marBottom w:val="0"/>
      <w:divBdr>
        <w:top w:val="none" w:sz="0" w:space="0" w:color="auto"/>
        <w:left w:val="none" w:sz="0" w:space="0" w:color="auto"/>
        <w:bottom w:val="none" w:sz="0" w:space="0" w:color="auto"/>
        <w:right w:val="none" w:sz="0" w:space="0" w:color="auto"/>
      </w:divBdr>
    </w:div>
    <w:div w:id="404913006">
      <w:bodyDiv w:val="1"/>
      <w:marLeft w:val="0"/>
      <w:marRight w:val="0"/>
      <w:marTop w:val="0"/>
      <w:marBottom w:val="0"/>
      <w:divBdr>
        <w:top w:val="none" w:sz="0" w:space="0" w:color="auto"/>
        <w:left w:val="none" w:sz="0" w:space="0" w:color="auto"/>
        <w:bottom w:val="none" w:sz="0" w:space="0" w:color="auto"/>
        <w:right w:val="none" w:sz="0" w:space="0" w:color="auto"/>
      </w:divBdr>
    </w:div>
    <w:div w:id="405495569">
      <w:bodyDiv w:val="1"/>
      <w:marLeft w:val="0"/>
      <w:marRight w:val="0"/>
      <w:marTop w:val="0"/>
      <w:marBottom w:val="0"/>
      <w:divBdr>
        <w:top w:val="none" w:sz="0" w:space="0" w:color="auto"/>
        <w:left w:val="none" w:sz="0" w:space="0" w:color="auto"/>
        <w:bottom w:val="none" w:sz="0" w:space="0" w:color="auto"/>
        <w:right w:val="none" w:sz="0" w:space="0" w:color="auto"/>
      </w:divBdr>
    </w:div>
    <w:div w:id="405882944">
      <w:bodyDiv w:val="1"/>
      <w:marLeft w:val="0"/>
      <w:marRight w:val="0"/>
      <w:marTop w:val="0"/>
      <w:marBottom w:val="0"/>
      <w:divBdr>
        <w:top w:val="none" w:sz="0" w:space="0" w:color="auto"/>
        <w:left w:val="none" w:sz="0" w:space="0" w:color="auto"/>
        <w:bottom w:val="none" w:sz="0" w:space="0" w:color="auto"/>
        <w:right w:val="none" w:sz="0" w:space="0" w:color="auto"/>
      </w:divBdr>
    </w:div>
    <w:div w:id="406072922">
      <w:bodyDiv w:val="1"/>
      <w:marLeft w:val="0"/>
      <w:marRight w:val="0"/>
      <w:marTop w:val="0"/>
      <w:marBottom w:val="0"/>
      <w:divBdr>
        <w:top w:val="none" w:sz="0" w:space="0" w:color="auto"/>
        <w:left w:val="none" w:sz="0" w:space="0" w:color="auto"/>
        <w:bottom w:val="none" w:sz="0" w:space="0" w:color="auto"/>
        <w:right w:val="none" w:sz="0" w:space="0" w:color="auto"/>
      </w:divBdr>
    </w:div>
    <w:div w:id="407265851">
      <w:bodyDiv w:val="1"/>
      <w:marLeft w:val="0"/>
      <w:marRight w:val="0"/>
      <w:marTop w:val="0"/>
      <w:marBottom w:val="0"/>
      <w:divBdr>
        <w:top w:val="none" w:sz="0" w:space="0" w:color="auto"/>
        <w:left w:val="none" w:sz="0" w:space="0" w:color="auto"/>
        <w:bottom w:val="none" w:sz="0" w:space="0" w:color="auto"/>
        <w:right w:val="none" w:sz="0" w:space="0" w:color="auto"/>
      </w:divBdr>
    </w:div>
    <w:div w:id="407925711">
      <w:bodyDiv w:val="1"/>
      <w:marLeft w:val="0"/>
      <w:marRight w:val="0"/>
      <w:marTop w:val="0"/>
      <w:marBottom w:val="0"/>
      <w:divBdr>
        <w:top w:val="none" w:sz="0" w:space="0" w:color="auto"/>
        <w:left w:val="none" w:sz="0" w:space="0" w:color="auto"/>
        <w:bottom w:val="none" w:sz="0" w:space="0" w:color="auto"/>
        <w:right w:val="none" w:sz="0" w:space="0" w:color="auto"/>
      </w:divBdr>
    </w:div>
    <w:div w:id="408236680">
      <w:bodyDiv w:val="1"/>
      <w:marLeft w:val="0"/>
      <w:marRight w:val="0"/>
      <w:marTop w:val="0"/>
      <w:marBottom w:val="0"/>
      <w:divBdr>
        <w:top w:val="none" w:sz="0" w:space="0" w:color="auto"/>
        <w:left w:val="none" w:sz="0" w:space="0" w:color="auto"/>
        <w:bottom w:val="none" w:sz="0" w:space="0" w:color="auto"/>
        <w:right w:val="none" w:sz="0" w:space="0" w:color="auto"/>
      </w:divBdr>
    </w:div>
    <w:div w:id="408817996">
      <w:bodyDiv w:val="1"/>
      <w:marLeft w:val="0"/>
      <w:marRight w:val="0"/>
      <w:marTop w:val="0"/>
      <w:marBottom w:val="0"/>
      <w:divBdr>
        <w:top w:val="none" w:sz="0" w:space="0" w:color="auto"/>
        <w:left w:val="none" w:sz="0" w:space="0" w:color="auto"/>
        <w:bottom w:val="none" w:sz="0" w:space="0" w:color="auto"/>
        <w:right w:val="none" w:sz="0" w:space="0" w:color="auto"/>
      </w:divBdr>
    </w:div>
    <w:div w:id="409885562">
      <w:bodyDiv w:val="1"/>
      <w:marLeft w:val="0"/>
      <w:marRight w:val="0"/>
      <w:marTop w:val="0"/>
      <w:marBottom w:val="0"/>
      <w:divBdr>
        <w:top w:val="none" w:sz="0" w:space="0" w:color="auto"/>
        <w:left w:val="none" w:sz="0" w:space="0" w:color="auto"/>
        <w:bottom w:val="none" w:sz="0" w:space="0" w:color="auto"/>
        <w:right w:val="none" w:sz="0" w:space="0" w:color="auto"/>
      </w:divBdr>
    </w:div>
    <w:div w:id="410542421">
      <w:bodyDiv w:val="1"/>
      <w:marLeft w:val="0"/>
      <w:marRight w:val="0"/>
      <w:marTop w:val="0"/>
      <w:marBottom w:val="0"/>
      <w:divBdr>
        <w:top w:val="none" w:sz="0" w:space="0" w:color="auto"/>
        <w:left w:val="none" w:sz="0" w:space="0" w:color="auto"/>
        <w:bottom w:val="none" w:sz="0" w:space="0" w:color="auto"/>
        <w:right w:val="none" w:sz="0" w:space="0" w:color="auto"/>
      </w:divBdr>
    </w:div>
    <w:div w:id="410740530">
      <w:bodyDiv w:val="1"/>
      <w:marLeft w:val="0"/>
      <w:marRight w:val="0"/>
      <w:marTop w:val="0"/>
      <w:marBottom w:val="0"/>
      <w:divBdr>
        <w:top w:val="none" w:sz="0" w:space="0" w:color="auto"/>
        <w:left w:val="none" w:sz="0" w:space="0" w:color="auto"/>
        <w:bottom w:val="none" w:sz="0" w:space="0" w:color="auto"/>
        <w:right w:val="none" w:sz="0" w:space="0" w:color="auto"/>
      </w:divBdr>
    </w:div>
    <w:div w:id="411203170">
      <w:bodyDiv w:val="1"/>
      <w:marLeft w:val="0"/>
      <w:marRight w:val="0"/>
      <w:marTop w:val="0"/>
      <w:marBottom w:val="0"/>
      <w:divBdr>
        <w:top w:val="none" w:sz="0" w:space="0" w:color="auto"/>
        <w:left w:val="none" w:sz="0" w:space="0" w:color="auto"/>
        <w:bottom w:val="none" w:sz="0" w:space="0" w:color="auto"/>
        <w:right w:val="none" w:sz="0" w:space="0" w:color="auto"/>
      </w:divBdr>
    </w:div>
    <w:div w:id="411850662">
      <w:bodyDiv w:val="1"/>
      <w:marLeft w:val="0"/>
      <w:marRight w:val="0"/>
      <w:marTop w:val="0"/>
      <w:marBottom w:val="0"/>
      <w:divBdr>
        <w:top w:val="none" w:sz="0" w:space="0" w:color="auto"/>
        <w:left w:val="none" w:sz="0" w:space="0" w:color="auto"/>
        <w:bottom w:val="none" w:sz="0" w:space="0" w:color="auto"/>
        <w:right w:val="none" w:sz="0" w:space="0" w:color="auto"/>
      </w:divBdr>
    </w:div>
    <w:div w:id="413405350">
      <w:bodyDiv w:val="1"/>
      <w:marLeft w:val="0"/>
      <w:marRight w:val="0"/>
      <w:marTop w:val="0"/>
      <w:marBottom w:val="0"/>
      <w:divBdr>
        <w:top w:val="none" w:sz="0" w:space="0" w:color="auto"/>
        <w:left w:val="none" w:sz="0" w:space="0" w:color="auto"/>
        <w:bottom w:val="none" w:sz="0" w:space="0" w:color="auto"/>
        <w:right w:val="none" w:sz="0" w:space="0" w:color="auto"/>
      </w:divBdr>
    </w:div>
    <w:div w:id="413554912">
      <w:bodyDiv w:val="1"/>
      <w:marLeft w:val="0"/>
      <w:marRight w:val="0"/>
      <w:marTop w:val="0"/>
      <w:marBottom w:val="0"/>
      <w:divBdr>
        <w:top w:val="none" w:sz="0" w:space="0" w:color="auto"/>
        <w:left w:val="none" w:sz="0" w:space="0" w:color="auto"/>
        <w:bottom w:val="none" w:sz="0" w:space="0" w:color="auto"/>
        <w:right w:val="none" w:sz="0" w:space="0" w:color="auto"/>
      </w:divBdr>
    </w:div>
    <w:div w:id="414011657">
      <w:bodyDiv w:val="1"/>
      <w:marLeft w:val="0"/>
      <w:marRight w:val="0"/>
      <w:marTop w:val="0"/>
      <w:marBottom w:val="0"/>
      <w:divBdr>
        <w:top w:val="none" w:sz="0" w:space="0" w:color="auto"/>
        <w:left w:val="none" w:sz="0" w:space="0" w:color="auto"/>
        <w:bottom w:val="none" w:sz="0" w:space="0" w:color="auto"/>
        <w:right w:val="none" w:sz="0" w:space="0" w:color="auto"/>
      </w:divBdr>
    </w:div>
    <w:div w:id="415832309">
      <w:bodyDiv w:val="1"/>
      <w:marLeft w:val="0"/>
      <w:marRight w:val="0"/>
      <w:marTop w:val="0"/>
      <w:marBottom w:val="0"/>
      <w:divBdr>
        <w:top w:val="none" w:sz="0" w:space="0" w:color="auto"/>
        <w:left w:val="none" w:sz="0" w:space="0" w:color="auto"/>
        <w:bottom w:val="none" w:sz="0" w:space="0" w:color="auto"/>
        <w:right w:val="none" w:sz="0" w:space="0" w:color="auto"/>
      </w:divBdr>
    </w:div>
    <w:div w:id="416560255">
      <w:bodyDiv w:val="1"/>
      <w:marLeft w:val="0"/>
      <w:marRight w:val="0"/>
      <w:marTop w:val="0"/>
      <w:marBottom w:val="0"/>
      <w:divBdr>
        <w:top w:val="none" w:sz="0" w:space="0" w:color="auto"/>
        <w:left w:val="none" w:sz="0" w:space="0" w:color="auto"/>
        <w:bottom w:val="none" w:sz="0" w:space="0" w:color="auto"/>
        <w:right w:val="none" w:sz="0" w:space="0" w:color="auto"/>
      </w:divBdr>
    </w:div>
    <w:div w:id="416756230">
      <w:bodyDiv w:val="1"/>
      <w:marLeft w:val="0"/>
      <w:marRight w:val="0"/>
      <w:marTop w:val="0"/>
      <w:marBottom w:val="0"/>
      <w:divBdr>
        <w:top w:val="none" w:sz="0" w:space="0" w:color="auto"/>
        <w:left w:val="none" w:sz="0" w:space="0" w:color="auto"/>
        <w:bottom w:val="none" w:sz="0" w:space="0" w:color="auto"/>
        <w:right w:val="none" w:sz="0" w:space="0" w:color="auto"/>
      </w:divBdr>
    </w:div>
    <w:div w:id="417360933">
      <w:bodyDiv w:val="1"/>
      <w:marLeft w:val="0"/>
      <w:marRight w:val="0"/>
      <w:marTop w:val="0"/>
      <w:marBottom w:val="0"/>
      <w:divBdr>
        <w:top w:val="none" w:sz="0" w:space="0" w:color="auto"/>
        <w:left w:val="none" w:sz="0" w:space="0" w:color="auto"/>
        <w:bottom w:val="none" w:sz="0" w:space="0" w:color="auto"/>
        <w:right w:val="none" w:sz="0" w:space="0" w:color="auto"/>
      </w:divBdr>
    </w:div>
    <w:div w:id="417941144">
      <w:bodyDiv w:val="1"/>
      <w:marLeft w:val="0"/>
      <w:marRight w:val="0"/>
      <w:marTop w:val="0"/>
      <w:marBottom w:val="0"/>
      <w:divBdr>
        <w:top w:val="none" w:sz="0" w:space="0" w:color="auto"/>
        <w:left w:val="none" w:sz="0" w:space="0" w:color="auto"/>
        <w:bottom w:val="none" w:sz="0" w:space="0" w:color="auto"/>
        <w:right w:val="none" w:sz="0" w:space="0" w:color="auto"/>
      </w:divBdr>
    </w:div>
    <w:div w:id="418911301">
      <w:bodyDiv w:val="1"/>
      <w:marLeft w:val="0"/>
      <w:marRight w:val="0"/>
      <w:marTop w:val="0"/>
      <w:marBottom w:val="0"/>
      <w:divBdr>
        <w:top w:val="none" w:sz="0" w:space="0" w:color="auto"/>
        <w:left w:val="none" w:sz="0" w:space="0" w:color="auto"/>
        <w:bottom w:val="none" w:sz="0" w:space="0" w:color="auto"/>
        <w:right w:val="none" w:sz="0" w:space="0" w:color="auto"/>
      </w:divBdr>
    </w:div>
    <w:div w:id="419722652">
      <w:bodyDiv w:val="1"/>
      <w:marLeft w:val="0"/>
      <w:marRight w:val="0"/>
      <w:marTop w:val="0"/>
      <w:marBottom w:val="0"/>
      <w:divBdr>
        <w:top w:val="none" w:sz="0" w:space="0" w:color="auto"/>
        <w:left w:val="none" w:sz="0" w:space="0" w:color="auto"/>
        <w:bottom w:val="none" w:sz="0" w:space="0" w:color="auto"/>
        <w:right w:val="none" w:sz="0" w:space="0" w:color="auto"/>
      </w:divBdr>
    </w:div>
    <w:div w:id="419906961">
      <w:bodyDiv w:val="1"/>
      <w:marLeft w:val="0"/>
      <w:marRight w:val="0"/>
      <w:marTop w:val="0"/>
      <w:marBottom w:val="0"/>
      <w:divBdr>
        <w:top w:val="none" w:sz="0" w:space="0" w:color="auto"/>
        <w:left w:val="none" w:sz="0" w:space="0" w:color="auto"/>
        <w:bottom w:val="none" w:sz="0" w:space="0" w:color="auto"/>
        <w:right w:val="none" w:sz="0" w:space="0" w:color="auto"/>
      </w:divBdr>
    </w:div>
    <w:div w:id="420299661">
      <w:bodyDiv w:val="1"/>
      <w:marLeft w:val="0"/>
      <w:marRight w:val="0"/>
      <w:marTop w:val="0"/>
      <w:marBottom w:val="0"/>
      <w:divBdr>
        <w:top w:val="none" w:sz="0" w:space="0" w:color="auto"/>
        <w:left w:val="none" w:sz="0" w:space="0" w:color="auto"/>
        <w:bottom w:val="none" w:sz="0" w:space="0" w:color="auto"/>
        <w:right w:val="none" w:sz="0" w:space="0" w:color="auto"/>
      </w:divBdr>
    </w:div>
    <w:div w:id="420495104">
      <w:bodyDiv w:val="1"/>
      <w:marLeft w:val="0"/>
      <w:marRight w:val="0"/>
      <w:marTop w:val="0"/>
      <w:marBottom w:val="0"/>
      <w:divBdr>
        <w:top w:val="none" w:sz="0" w:space="0" w:color="auto"/>
        <w:left w:val="none" w:sz="0" w:space="0" w:color="auto"/>
        <w:bottom w:val="none" w:sz="0" w:space="0" w:color="auto"/>
        <w:right w:val="none" w:sz="0" w:space="0" w:color="auto"/>
      </w:divBdr>
    </w:div>
    <w:div w:id="421413659">
      <w:bodyDiv w:val="1"/>
      <w:marLeft w:val="0"/>
      <w:marRight w:val="0"/>
      <w:marTop w:val="0"/>
      <w:marBottom w:val="0"/>
      <w:divBdr>
        <w:top w:val="none" w:sz="0" w:space="0" w:color="auto"/>
        <w:left w:val="none" w:sz="0" w:space="0" w:color="auto"/>
        <w:bottom w:val="none" w:sz="0" w:space="0" w:color="auto"/>
        <w:right w:val="none" w:sz="0" w:space="0" w:color="auto"/>
      </w:divBdr>
    </w:div>
    <w:div w:id="421610828">
      <w:bodyDiv w:val="1"/>
      <w:marLeft w:val="0"/>
      <w:marRight w:val="0"/>
      <w:marTop w:val="0"/>
      <w:marBottom w:val="0"/>
      <w:divBdr>
        <w:top w:val="none" w:sz="0" w:space="0" w:color="auto"/>
        <w:left w:val="none" w:sz="0" w:space="0" w:color="auto"/>
        <w:bottom w:val="none" w:sz="0" w:space="0" w:color="auto"/>
        <w:right w:val="none" w:sz="0" w:space="0" w:color="auto"/>
      </w:divBdr>
    </w:div>
    <w:div w:id="423303455">
      <w:bodyDiv w:val="1"/>
      <w:marLeft w:val="0"/>
      <w:marRight w:val="0"/>
      <w:marTop w:val="0"/>
      <w:marBottom w:val="0"/>
      <w:divBdr>
        <w:top w:val="none" w:sz="0" w:space="0" w:color="auto"/>
        <w:left w:val="none" w:sz="0" w:space="0" w:color="auto"/>
        <w:bottom w:val="none" w:sz="0" w:space="0" w:color="auto"/>
        <w:right w:val="none" w:sz="0" w:space="0" w:color="auto"/>
      </w:divBdr>
    </w:div>
    <w:div w:id="423650578">
      <w:bodyDiv w:val="1"/>
      <w:marLeft w:val="0"/>
      <w:marRight w:val="0"/>
      <w:marTop w:val="0"/>
      <w:marBottom w:val="0"/>
      <w:divBdr>
        <w:top w:val="none" w:sz="0" w:space="0" w:color="auto"/>
        <w:left w:val="none" w:sz="0" w:space="0" w:color="auto"/>
        <w:bottom w:val="none" w:sz="0" w:space="0" w:color="auto"/>
        <w:right w:val="none" w:sz="0" w:space="0" w:color="auto"/>
      </w:divBdr>
    </w:div>
    <w:div w:id="423720278">
      <w:bodyDiv w:val="1"/>
      <w:marLeft w:val="0"/>
      <w:marRight w:val="0"/>
      <w:marTop w:val="0"/>
      <w:marBottom w:val="0"/>
      <w:divBdr>
        <w:top w:val="none" w:sz="0" w:space="0" w:color="auto"/>
        <w:left w:val="none" w:sz="0" w:space="0" w:color="auto"/>
        <w:bottom w:val="none" w:sz="0" w:space="0" w:color="auto"/>
        <w:right w:val="none" w:sz="0" w:space="0" w:color="auto"/>
      </w:divBdr>
    </w:div>
    <w:div w:id="423839317">
      <w:bodyDiv w:val="1"/>
      <w:marLeft w:val="0"/>
      <w:marRight w:val="0"/>
      <w:marTop w:val="0"/>
      <w:marBottom w:val="0"/>
      <w:divBdr>
        <w:top w:val="none" w:sz="0" w:space="0" w:color="auto"/>
        <w:left w:val="none" w:sz="0" w:space="0" w:color="auto"/>
        <w:bottom w:val="none" w:sz="0" w:space="0" w:color="auto"/>
        <w:right w:val="none" w:sz="0" w:space="0" w:color="auto"/>
      </w:divBdr>
    </w:div>
    <w:div w:id="424107833">
      <w:bodyDiv w:val="1"/>
      <w:marLeft w:val="0"/>
      <w:marRight w:val="0"/>
      <w:marTop w:val="0"/>
      <w:marBottom w:val="0"/>
      <w:divBdr>
        <w:top w:val="none" w:sz="0" w:space="0" w:color="auto"/>
        <w:left w:val="none" w:sz="0" w:space="0" w:color="auto"/>
        <w:bottom w:val="none" w:sz="0" w:space="0" w:color="auto"/>
        <w:right w:val="none" w:sz="0" w:space="0" w:color="auto"/>
      </w:divBdr>
    </w:div>
    <w:div w:id="424611713">
      <w:bodyDiv w:val="1"/>
      <w:marLeft w:val="0"/>
      <w:marRight w:val="0"/>
      <w:marTop w:val="0"/>
      <w:marBottom w:val="0"/>
      <w:divBdr>
        <w:top w:val="none" w:sz="0" w:space="0" w:color="auto"/>
        <w:left w:val="none" w:sz="0" w:space="0" w:color="auto"/>
        <w:bottom w:val="none" w:sz="0" w:space="0" w:color="auto"/>
        <w:right w:val="none" w:sz="0" w:space="0" w:color="auto"/>
      </w:divBdr>
    </w:div>
    <w:div w:id="425661892">
      <w:bodyDiv w:val="1"/>
      <w:marLeft w:val="0"/>
      <w:marRight w:val="0"/>
      <w:marTop w:val="0"/>
      <w:marBottom w:val="0"/>
      <w:divBdr>
        <w:top w:val="none" w:sz="0" w:space="0" w:color="auto"/>
        <w:left w:val="none" w:sz="0" w:space="0" w:color="auto"/>
        <w:bottom w:val="none" w:sz="0" w:space="0" w:color="auto"/>
        <w:right w:val="none" w:sz="0" w:space="0" w:color="auto"/>
      </w:divBdr>
    </w:div>
    <w:div w:id="425804229">
      <w:bodyDiv w:val="1"/>
      <w:marLeft w:val="0"/>
      <w:marRight w:val="0"/>
      <w:marTop w:val="0"/>
      <w:marBottom w:val="0"/>
      <w:divBdr>
        <w:top w:val="none" w:sz="0" w:space="0" w:color="auto"/>
        <w:left w:val="none" w:sz="0" w:space="0" w:color="auto"/>
        <w:bottom w:val="none" w:sz="0" w:space="0" w:color="auto"/>
        <w:right w:val="none" w:sz="0" w:space="0" w:color="auto"/>
      </w:divBdr>
    </w:div>
    <w:div w:id="425809906">
      <w:bodyDiv w:val="1"/>
      <w:marLeft w:val="0"/>
      <w:marRight w:val="0"/>
      <w:marTop w:val="0"/>
      <w:marBottom w:val="0"/>
      <w:divBdr>
        <w:top w:val="none" w:sz="0" w:space="0" w:color="auto"/>
        <w:left w:val="none" w:sz="0" w:space="0" w:color="auto"/>
        <w:bottom w:val="none" w:sz="0" w:space="0" w:color="auto"/>
        <w:right w:val="none" w:sz="0" w:space="0" w:color="auto"/>
      </w:divBdr>
    </w:div>
    <w:div w:id="426924374">
      <w:bodyDiv w:val="1"/>
      <w:marLeft w:val="0"/>
      <w:marRight w:val="0"/>
      <w:marTop w:val="0"/>
      <w:marBottom w:val="0"/>
      <w:divBdr>
        <w:top w:val="none" w:sz="0" w:space="0" w:color="auto"/>
        <w:left w:val="none" w:sz="0" w:space="0" w:color="auto"/>
        <w:bottom w:val="none" w:sz="0" w:space="0" w:color="auto"/>
        <w:right w:val="none" w:sz="0" w:space="0" w:color="auto"/>
      </w:divBdr>
    </w:div>
    <w:div w:id="427626518">
      <w:bodyDiv w:val="1"/>
      <w:marLeft w:val="0"/>
      <w:marRight w:val="0"/>
      <w:marTop w:val="0"/>
      <w:marBottom w:val="0"/>
      <w:divBdr>
        <w:top w:val="none" w:sz="0" w:space="0" w:color="auto"/>
        <w:left w:val="none" w:sz="0" w:space="0" w:color="auto"/>
        <w:bottom w:val="none" w:sz="0" w:space="0" w:color="auto"/>
        <w:right w:val="none" w:sz="0" w:space="0" w:color="auto"/>
      </w:divBdr>
    </w:div>
    <w:div w:id="428626320">
      <w:bodyDiv w:val="1"/>
      <w:marLeft w:val="0"/>
      <w:marRight w:val="0"/>
      <w:marTop w:val="0"/>
      <w:marBottom w:val="0"/>
      <w:divBdr>
        <w:top w:val="none" w:sz="0" w:space="0" w:color="auto"/>
        <w:left w:val="none" w:sz="0" w:space="0" w:color="auto"/>
        <w:bottom w:val="none" w:sz="0" w:space="0" w:color="auto"/>
        <w:right w:val="none" w:sz="0" w:space="0" w:color="auto"/>
      </w:divBdr>
    </w:div>
    <w:div w:id="429010790">
      <w:bodyDiv w:val="1"/>
      <w:marLeft w:val="0"/>
      <w:marRight w:val="0"/>
      <w:marTop w:val="0"/>
      <w:marBottom w:val="0"/>
      <w:divBdr>
        <w:top w:val="none" w:sz="0" w:space="0" w:color="auto"/>
        <w:left w:val="none" w:sz="0" w:space="0" w:color="auto"/>
        <w:bottom w:val="none" w:sz="0" w:space="0" w:color="auto"/>
        <w:right w:val="none" w:sz="0" w:space="0" w:color="auto"/>
      </w:divBdr>
    </w:div>
    <w:div w:id="429473988">
      <w:bodyDiv w:val="1"/>
      <w:marLeft w:val="0"/>
      <w:marRight w:val="0"/>
      <w:marTop w:val="0"/>
      <w:marBottom w:val="0"/>
      <w:divBdr>
        <w:top w:val="none" w:sz="0" w:space="0" w:color="auto"/>
        <w:left w:val="none" w:sz="0" w:space="0" w:color="auto"/>
        <w:bottom w:val="none" w:sz="0" w:space="0" w:color="auto"/>
        <w:right w:val="none" w:sz="0" w:space="0" w:color="auto"/>
      </w:divBdr>
    </w:div>
    <w:div w:id="429936945">
      <w:bodyDiv w:val="1"/>
      <w:marLeft w:val="0"/>
      <w:marRight w:val="0"/>
      <w:marTop w:val="0"/>
      <w:marBottom w:val="0"/>
      <w:divBdr>
        <w:top w:val="none" w:sz="0" w:space="0" w:color="auto"/>
        <w:left w:val="none" w:sz="0" w:space="0" w:color="auto"/>
        <w:bottom w:val="none" w:sz="0" w:space="0" w:color="auto"/>
        <w:right w:val="none" w:sz="0" w:space="0" w:color="auto"/>
      </w:divBdr>
    </w:div>
    <w:div w:id="429937528">
      <w:bodyDiv w:val="1"/>
      <w:marLeft w:val="0"/>
      <w:marRight w:val="0"/>
      <w:marTop w:val="0"/>
      <w:marBottom w:val="0"/>
      <w:divBdr>
        <w:top w:val="none" w:sz="0" w:space="0" w:color="auto"/>
        <w:left w:val="none" w:sz="0" w:space="0" w:color="auto"/>
        <w:bottom w:val="none" w:sz="0" w:space="0" w:color="auto"/>
        <w:right w:val="none" w:sz="0" w:space="0" w:color="auto"/>
      </w:divBdr>
    </w:div>
    <w:div w:id="430324646">
      <w:bodyDiv w:val="1"/>
      <w:marLeft w:val="0"/>
      <w:marRight w:val="0"/>
      <w:marTop w:val="0"/>
      <w:marBottom w:val="0"/>
      <w:divBdr>
        <w:top w:val="none" w:sz="0" w:space="0" w:color="auto"/>
        <w:left w:val="none" w:sz="0" w:space="0" w:color="auto"/>
        <w:bottom w:val="none" w:sz="0" w:space="0" w:color="auto"/>
        <w:right w:val="none" w:sz="0" w:space="0" w:color="auto"/>
      </w:divBdr>
    </w:div>
    <w:div w:id="430902555">
      <w:bodyDiv w:val="1"/>
      <w:marLeft w:val="0"/>
      <w:marRight w:val="0"/>
      <w:marTop w:val="0"/>
      <w:marBottom w:val="0"/>
      <w:divBdr>
        <w:top w:val="none" w:sz="0" w:space="0" w:color="auto"/>
        <w:left w:val="none" w:sz="0" w:space="0" w:color="auto"/>
        <w:bottom w:val="none" w:sz="0" w:space="0" w:color="auto"/>
        <w:right w:val="none" w:sz="0" w:space="0" w:color="auto"/>
      </w:divBdr>
    </w:div>
    <w:div w:id="431320584">
      <w:bodyDiv w:val="1"/>
      <w:marLeft w:val="0"/>
      <w:marRight w:val="0"/>
      <w:marTop w:val="0"/>
      <w:marBottom w:val="0"/>
      <w:divBdr>
        <w:top w:val="none" w:sz="0" w:space="0" w:color="auto"/>
        <w:left w:val="none" w:sz="0" w:space="0" w:color="auto"/>
        <w:bottom w:val="none" w:sz="0" w:space="0" w:color="auto"/>
        <w:right w:val="none" w:sz="0" w:space="0" w:color="auto"/>
      </w:divBdr>
    </w:div>
    <w:div w:id="431361136">
      <w:bodyDiv w:val="1"/>
      <w:marLeft w:val="0"/>
      <w:marRight w:val="0"/>
      <w:marTop w:val="0"/>
      <w:marBottom w:val="0"/>
      <w:divBdr>
        <w:top w:val="none" w:sz="0" w:space="0" w:color="auto"/>
        <w:left w:val="none" w:sz="0" w:space="0" w:color="auto"/>
        <w:bottom w:val="none" w:sz="0" w:space="0" w:color="auto"/>
        <w:right w:val="none" w:sz="0" w:space="0" w:color="auto"/>
      </w:divBdr>
    </w:div>
    <w:div w:id="431828904">
      <w:bodyDiv w:val="1"/>
      <w:marLeft w:val="0"/>
      <w:marRight w:val="0"/>
      <w:marTop w:val="0"/>
      <w:marBottom w:val="0"/>
      <w:divBdr>
        <w:top w:val="none" w:sz="0" w:space="0" w:color="auto"/>
        <w:left w:val="none" w:sz="0" w:space="0" w:color="auto"/>
        <w:bottom w:val="none" w:sz="0" w:space="0" w:color="auto"/>
        <w:right w:val="none" w:sz="0" w:space="0" w:color="auto"/>
      </w:divBdr>
    </w:div>
    <w:div w:id="431977198">
      <w:bodyDiv w:val="1"/>
      <w:marLeft w:val="0"/>
      <w:marRight w:val="0"/>
      <w:marTop w:val="0"/>
      <w:marBottom w:val="0"/>
      <w:divBdr>
        <w:top w:val="none" w:sz="0" w:space="0" w:color="auto"/>
        <w:left w:val="none" w:sz="0" w:space="0" w:color="auto"/>
        <w:bottom w:val="none" w:sz="0" w:space="0" w:color="auto"/>
        <w:right w:val="none" w:sz="0" w:space="0" w:color="auto"/>
      </w:divBdr>
    </w:div>
    <w:div w:id="432746317">
      <w:bodyDiv w:val="1"/>
      <w:marLeft w:val="0"/>
      <w:marRight w:val="0"/>
      <w:marTop w:val="0"/>
      <w:marBottom w:val="0"/>
      <w:divBdr>
        <w:top w:val="none" w:sz="0" w:space="0" w:color="auto"/>
        <w:left w:val="none" w:sz="0" w:space="0" w:color="auto"/>
        <w:bottom w:val="none" w:sz="0" w:space="0" w:color="auto"/>
        <w:right w:val="none" w:sz="0" w:space="0" w:color="auto"/>
      </w:divBdr>
    </w:div>
    <w:div w:id="433289294">
      <w:bodyDiv w:val="1"/>
      <w:marLeft w:val="0"/>
      <w:marRight w:val="0"/>
      <w:marTop w:val="0"/>
      <w:marBottom w:val="0"/>
      <w:divBdr>
        <w:top w:val="none" w:sz="0" w:space="0" w:color="auto"/>
        <w:left w:val="none" w:sz="0" w:space="0" w:color="auto"/>
        <w:bottom w:val="none" w:sz="0" w:space="0" w:color="auto"/>
        <w:right w:val="none" w:sz="0" w:space="0" w:color="auto"/>
      </w:divBdr>
    </w:div>
    <w:div w:id="433325882">
      <w:bodyDiv w:val="1"/>
      <w:marLeft w:val="0"/>
      <w:marRight w:val="0"/>
      <w:marTop w:val="0"/>
      <w:marBottom w:val="0"/>
      <w:divBdr>
        <w:top w:val="none" w:sz="0" w:space="0" w:color="auto"/>
        <w:left w:val="none" w:sz="0" w:space="0" w:color="auto"/>
        <w:bottom w:val="none" w:sz="0" w:space="0" w:color="auto"/>
        <w:right w:val="none" w:sz="0" w:space="0" w:color="auto"/>
      </w:divBdr>
    </w:div>
    <w:div w:id="434134622">
      <w:bodyDiv w:val="1"/>
      <w:marLeft w:val="0"/>
      <w:marRight w:val="0"/>
      <w:marTop w:val="0"/>
      <w:marBottom w:val="0"/>
      <w:divBdr>
        <w:top w:val="none" w:sz="0" w:space="0" w:color="auto"/>
        <w:left w:val="none" w:sz="0" w:space="0" w:color="auto"/>
        <w:bottom w:val="none" w:sz="0" w:space="0" w:color="auto"/>
        <w:right w:val="none" w:sz="0" w:space="0" w:color="auto"/>
      </w:divBdr>
    </w:div>
    <w:div w:id="434327943">
      <w:bodyDiv w:val="1"/>
      <w:marLeft w:val="0"/>
      <w:marRight w:val="0"/>
      <w:marTop w:val="0"/>
      <w:marBottom w:val="0"/>
      <w:divBdr>
        <w:top w:val="none" w:sz="0" w:space="0" w:color="auto"/>
        <w:left w:val="none" w:sz="0" w:space="0" w:color="auto"/>
        <w:bottom w:val="none" w:sz="0" w:space="0" w:color="auto"/>
        <w:right w:val="none" w:sz="0" w:space="0" w:color="auto"/>
      </w:divBdr>
    </w:div>
    <w:div w:id="434515822">
      <w:bodyDiv w:val="1"/>
      <w:marLeft w:val="0"/>
      <w:marRight w:val="0"/>
      <w:marTop w:val="0"/>
      <w:marBottom w:val="0"/>
      <w:divBdr>
        <w:top w:val="none" w:sz="0" w:space="0" w:color="auto"/>
        <w:left w:val="none" w:sz="0" w:space="0" w:color="auto"/>
        <w:bottom w:val="none" w:sz="0" w:space="0" w:color="auto"/>
        <w:right w:val="none" w:sz="0" w:space="0" w:color="auto"/>
      </w:divBdr>
    </w:div>
    <w:div w:id="434904879">
      <w:bodyDiv w:val="1"/>
      <w:marLeft w:val="0"/>
      <w:marRight w:val="0"/>
      <w:marTop w:val="0"/>
      <w:marBottom w:val="0"/>
      <w:divBdr>
        <w:top w:val="none" w:sz="0" w:space="0" w:color="auto"/>
        <w:left w:val="none" w:sz="0" w:space="0" w:color="auto"/>
        <w:bottom w:val="none" w:sz="0" w:space="0" w:color="auto"/>
        <w:right w:val="none" w:sz="0" w:space="0" w:color="auto"/>
      </w:divBdr>
    </w:div>
    <w:div w:id="434983794">
      <w:bodyDiv w:val="1"/>
      <w:marLeft w:val="0"/>
      <w:marRight w:val="0"/>
      <w:marTop w:val="0"/>
      <w:marBottom w:val="0"/>
      <w:divBdr>
        <w:top w:val="none" w:sz="0" w:space="0" w:color="auto"/>
        <w:left w:val="none" w:sz="0" w:space="0" w:color="auto"/>
        <w:bottom w:val="none" w:sz="0" w:space="0" w:color="auto"/>
        <w:right w:val="none" w:sz="0" w:space="0" w:color="auto"/>
      </w:divBdr>
    </w:div>
    <w:div w:id="434986320">
      <w:bodyDiv w:val="1"/>
      <w:marLeft w:val="0"/>
      <w:marRight w:val="0"/>
      <w:marTop w:val="0"/>
      <w:marBottom w:val="0"/>
      <w:divBdr>
        <w:top w:val="none" w:sz="0" w:space="0" w:color="auto"/>
        <w:left w:val="none" w:sz="0" w:space="0" w:color="auto"/>
        <w:bottom w:val="none" w:sz="0" w:space="0" w:color="auto"/>
        <w:right w:val="none" w:sz="0" w:space="0" w:color="auto"/>
      </w:divBdr>
    </w:div>
    <w:div w:id="435561851">
      <w:bodyDiv w:val="1"/>
      <w:marLeft w:val="0"/>
      <w:marRight w:val="0"/>
      <w:marTop w:val="0"/>
      <w:marBottom w:val="0"/>
      <w:divBdr>
        <w:top w:val="none" w:sz="0" w:space="0" w:color="auto"/>
        <w:left w:val="none" w:sz="0" w:space="0" w:color="auto"/>
        <w:bottom w:val="none" w:sz="0" w:space="0" w:color="auto"/>
        <w:right w:val="none" w:sz="0" w:space="0" w:color="auto"/>
      </w:divBdr>
    </w:div>
    <w:div w:id="435945985">
      <w:bodyDiv w:val="1"/>
      <w:marLeft w:val="0"/>
      <w:marRight w:val="0"/>
      <w:marTop w:val="0"/>
      <w:marBottom w:val="0"/>
      <w:divBdr>
        <w:top w:val="none" w:sz="0" w:space="0" w:color="auto"/>
        <w:left w:val="none" w:sz="0" w:space="0" w:color="auto"/>
        <w:bottom w:val="none" w:sz="0" w:space="0" w:color="auto"/>
        <w:right w:val="none" w:sz="0" w:space="0" w:color="auto"/>
      </w:divBdr>
    </w:div>
    <w:div w:id="436296675">
      <w:bodyDiv w:val="1"/>
      <w:marLeft w:val="0"/>
      <w:marRight w:val="0"/>
      <w:marTop w:val="0"/>
      <w:marBottom w:val="0"/>
      <w:divBdr>
        <w:top w:val="none" w:sz="0" w:space="0" w:color="auto"/>
        <w:left w:val="none" w:sz="0" w:space="0" w:color="auto"/>
        <w:bottom w:val="none" w:sz="0" w:space="0" w:color="auto"/>
        <w:right w:val="none" w:sz="0" w:space="0" w:color="auto"/>
      </w:divBdr>
    </w:div>
    <w:div w:id="436828632">
      <w:bodyDiv w:val="1"/>
      <w:marLeft w:val="0"/>
      <w:marRight w:val="0"/>
      <w:marTop w:val="0"/>
      <w:marBottom w:val="0"/>
      <w:divBdr>
        <w:top w:val="none" w:sz="0" w:space="0" w:color="auto"/>
        <w:left w:val="none" w:sz="0" w:space="0" w:color="auto"/>
        <w:bottom w:val="none" w:sz="0" w:space="0" w:color="auto"/>
        <w:right w:val="none" w:sz="0" w:space="0" w:color="auto"/>
      </w:divBdr>
    </w:div>
    <w:div w:id="436874249">
      <w:bodyDiv w:val="1"/>
      <w:marLeft w:val="0"/>
      <w:marRight w:val="0"/>
      <w:marTop w:val="0"/>
      <w:marBottom w:val="0"/>
      <w:divBdr>
        <w:top w:val="none" w:sz="0" w:space="0" w:color="auto"/>
        <w:left w:val="none" w:sz="0" w:space="0" w:color="auto"/>
        <w:bottom w:val="none" w:sz="0" w:space="0" w:color="auto"/>
        <w:right w:val="none" w:sz="0" w:space="0" w:color="auto"/>
      </w:divBdr>
    </w:div>
    <w:div w:id="437025488">
      <w:bodyDiv w:val="1"/>
      <w:marLeft w:val="0"/>
      <w:marRight w:val="0"/>
      <w:marTop w:val="0"/>
      <w:marBottom w:val="0"/>
      <w:divBdr>
        <w:top w:val="none" w:sz="0" w:space="0" w:color="auto"/>
        <w:left w:val="none" w:sz="0" w:space="0" w:color="auto"/>
        <w:bottom w:val="none" w:sz="0" w:space="0" w:color="auto"/>
        <w:right w:val="none" w:sz="0" w:space="0" w:color="auto"/>
      </w:divBdr>
    </w:div>
    <w:div w:id="437457566">
      <w:bodyDiv w:val="1"/>
      <w:marLeft w:val="0"/>
      <w:marRight w:val="0"/>
      <w:marTop w:val="0"/>
      <w:marBottom w:val="0"/>
      <w:divBdr>
        <w:top w:val="none" w:sz="0" w:space="0" w:color="auto"/>
        <w:left w:val="none" w:sz="0" w:space="0" w:color="auto"/>
        <w:bottom w:val="none" w:sz="0" w:space="0" w:color="auto"/>
        <w:right w:val="none" w:sz="0" w:space="0" w:color="auto"/>
      </w:divBdr>
    </w:div>
    <w:div w:id="438261270">
      <w:bodyDiv w:val="1"/>
      <w:marLeft w:val="0"/>
      <w:marRight w:val="0"/>
      <w:marTop w:val="0"/>
      <w:marBottom w:val="0"/>
      <w:divBdr>
        <w:top w:val="none" w:sz="0" w:space="0" w:color="auto"/>
        <w:left w:val="none" w:sz="0" w:space="0" w:color="auto"/>
        <w:bottom w:val="none" w:sz="0" w:space="0" w:color="auto"/>
        <w:right w:val="none" w:sz="0" w:space="0" w:color="auto"/>
      </w:divBdr>
    </w:div>
    <w:div w:id="440077513">
      <w:bodyDiv w:val="1"/>
      <w:marLeft w:val="0"/>
      <w:marRight w:val="0"/>
      <w:marTop w:val="0"/>
      <w:marBottom w:val="0"/>
      <w:divBdr>
        <w:top w:val="none" w:sz="0" w:space="0" w:color="auto"/>
        <w:left w:val="none" w:sz="0" w:space="0" w:color="auto"/>
        <w:bottom w:val="none" w:sz="0" w:space="0" w:color="auto"/>
        <w:right w:val="none" w:sz="0" w:space="0" w:color="auto"/>
      </w:divBdr>
    </w:div>
    <w:div w:id="440220600">
      <w:bodyDiv w:val="1"/>
      <w:marLeft w:val="0"/>
      <w:marRight w:val="0"/>
      <w:marTop w:val="0"/>
      <w:marBottom w:val="0"/>
      <w:divBdr>
        <w:top w:val="none" w:sz="0" w:space="0" w:color="auto"/>
        <w:left w:val="none" w:sz="0" w:space="0" w:color="auto"/>
        <w:bottom w:val="none" w:sz="0" w:space="0" w:color="auto"/>
        <w:right w:val="none" w:sz="0" w:space="0" w:color="auto"/>
      </w:divBdr>
    </w:div>
    <w:div w:id="440419034">
      <w:bodyDiv w:val="1"/>
      <w:marLeft w:val="0"/>
      <w:marRight w:val="0"/>
      <w:marTop w:val="0"/>
      <w:marBottom w:val="0"/>
      <w:divBdr>
        <w:top w:val="none" w:sz="0" w:space="0" w:color="auto"/>
        <w:left w:val="none" w:sz="0" w:space="0" w:color="auto"/>
        <w:bottom w:val="none" w:sz="0" w:space="0" w:color="auto"/>
        <w:right w:val="none" w:sz="0" w:space="0" w:color="auto"/>
      </w:divBdr>
    </w:div>
    <w:div w:id="440614947">
      <w:bodyDiv w:val="1"/>
      <w:marLeft w:val="0"/>
      <w:marRight w:val="0"/>
      <w:marTop w:val="0"/>
      <w:marBottom w:val="0"/>
      <w:divBdr>
        <w:top w:val="none" w:sz="0" w:space="0" w:color="auto"/>
        <w:left w:val="none" w:sz="0" w:space="0" w:color="auto"/>
        <w:bottom w:val="none" w:sz="0" w:space="0" w:color="auto"/>
        <w:right w:val="none" w:sz="0" w:space="0" w:color="auto"/>
      </w:divBdr>
    </w:div>
    <w:div w:id="442499912">
      <w:bodyDiv w:val="1"/>
      <w:marLeft w:val="0"/>
      <w:marRight w:val="0"/>
      <w:marTop w:val="0"/>
      <w:marBottom w:val="0"/>
      <w:divBdr>
        <w:top w:val="none" w:sz="0" w:space="0" w:color="auto"/>
        <w:left w:val="none" w:sz="0" w:space="0" w:color="auto"/>
        <w:bottom w:val="none" w:sz="0" w:space="0" w:color="auto"/>
        <w:right w:val="none" w:sz="0" w:space="0" w:color="auto"/>
      </w:divBdr>
    </w:div>
    <w:div w:id="442656965">
      <w:bodyDiv w:val="1"/>
      <w:marLeft w:val="0"/>
      <w:marRight w:val="0"/>
      <w:marTop w:val="0"/>
      <w:marBottom w:val="0"/>
      <w:divBdr>
        <w:top w:val="none" w:sz="0" w:space="0" w:color="auto"/>
        <w:left w:val="none" w:sz="0" w:space="0" w:color="auto"/>
        <w:bottom w:val="none" w:sz="0" w:space="0" w:color="auto"/>
        <w:right w:val="none" w:sz="0" w:space="0" w:color="auto"/>
      </w:divBdr>
    </w:div>
    <w:div w:id="443572860">
      <w:bodyDiv w:val="1"/>
      <w:marLeft w:val="0"/>
      <w:marRight w:val="0"/>
      <w:marTop w:val="0"/>
      <w:marBottom w:val="0"/>
      <w:divBdr>
        <w:top w:val="none" w:sz="0" w:space="0" w:color="auto"/>
        <w:left w:val="none" w:sz="0" w:space="0" w:color="auto"/>
        <w:bottom w:val="none" w:sz="0" w:space="0" w:color="auto"/>
        <w:right w:val="none" w:sz="0" w:space="0" w:color="auto"/>
      </w:divBdr>
    </w:div>
    <w:div w:id="443964669">
      <w:bodyDiv w:val="1"/>
      <w:marLeft w:val="0"/>
      <w:marRight w:val="0"/>
      <w:marTop w:val="0"/>
      <w:marBottom w:val="0"/>
      <w:divBdr>
        <w:top w:val="none" w:sz="0" w:space="0" w:color="auto"/>
        <w:left w:val="none" w:sz="0" w:space="0" w:color="auto"/>
        <w:bottom w:val="none" w:sz="0" w:space="0" w:color="auto"/>
        <w:right w:val="none" w:sz="0" w:space="0" w:color="auto"/>
      </w:divBdr>
    </w:div>
    <w:div w:id="444084087">
      <w:bodyDiv w:val="1"/>
      <w:marLeft w:val="0"/>
      <w:marRight w:val="0"/>
      <w:marTop w:val="0"/>
      <w:marBottom w:val="0"/>
      <w:divBdr>
        <w:top w:val="none" w:sz="0" w:space="0" w:color="auto"/>
        <w:left w:val="none" w:sz="0" w:space="0" w:color="auto"/>
        <w:bottom w:val="none" w:sz="0" w:space="0" w:color="auto"/>
        <w:right w:val="none" w:sz="0" w:space="0" w:color="auto"/>
      </w:divBdr>
    </w:div>
    <w:div w:id="444152794">
      <w:bodyDiv w:val="1"/>
      <w:marLeft w:val="0"/>
      <w:marRight w:val="0"/>
      <w:marTop w:val="0"/>
      <w:marBottom w:val="0"/>
      <w:divBdr>
        <w:top w:val="none" w:sz="0" w:space="0" w:color="auto"/>
        <w:left w:val="none" w:sz="0" w:space="0" w:color="auto"/>
        <w:bottom w:val="none" w:sz="0" w:space="0" w:color="auto"/>
        <w:right w:val="none" w:sz="0" w:space="0" w:color="auto"/>
      </w:divBdr>
    </w:div>
    <w:div w:id="445122346">
      <w:bodyDiv w:val="1"/>
      <w:marLeft w:val="0"/>
      <w:marRight w:val="0"/>
      <w:marTop w:val="0"/>
      <w:marBottom w:val="0"/>
      <w:divBdr>
        <w:top w:val="none" w:sz="0" w:space="0" w:color="auto"/>
        <w:left w:val="none" w:sz="0" w:space="0" w:color="auto"/>
        <w:bottom w:val="none" w:sz="0" w:space="0" w:color="auto"/>
        <w:right w:val="none" w:sz="0" w:space="0" w:color="auto"/>
      </w:divBdr>
    </w:div>
    <w:div w:id="445197651">
      <w:bodyDiv w:val="1"/>
      <w:marLeft w:val="0"/>
      <w:marRight w:val="0"/>
      <w:marTop w:val="0"/>
      <w:marBottom w:val="0"/>
      <w:divBdr>
        <w:top w:val="none" w:sz="0" w:space="0" w:color="auto"/>
        <w:left w:val="none" w:sz="0" w:space="0" w:color="auto"/>
        <w:bottom w:val="none" w:sz="0" w:space="0" w:color="auto"/>
        <w:right w:val="none" w:sz="0" w:space="0" w:color="auto"/>
      </w:divBdr>
    </w:div>
    <w:div w:id="445348908">
      <w:bodyDiv w:val="1"/>
      <w:marLeft w:val="0"/>
      <w:marRight w:val="0"/>
      <w:marTop w:val="0"/>
      <w:marBottom w:val="0"/>
      <w:divBdr>
        <w:top w:val="none" w:sz="0" w:space="0" w:color="auto"/>
        <w:left w:val="none" w:sz="0" w:space="0" w:color="auto"/>
        <w:bottom w:val="none" w:sz="0" w:space="0" w:color="auto"/>
        <w:right w:val="none" w:sz="0" w:space="0" w:color="auto"/>
      </w:divBdr>
    </w:div>
    <w:div w:id="445394297">
      <w:bodyDiv w:val="1"/>
      <w:marLeft w:val="0"/>
      <w:marRight w:val="0"/>
      <w:marTop w:val="0"/>
      <w:marBottom w:val="0"/>
      <w:divBdr>
        <w:top w:val="none" w:sz="0" w:space="0" w:color="auto"/>
        <w:left w:val="none" w:sz="0" w:space="0" w:color="auto"/>
        <w:bottom w:val="none" w:sz="0" w:space="0" w:color="auto"/>
        <w:right w:val="none" w:sz="0" w:space="0" w:color="auto"/>
      </w:divBdr>
    </w:div>
    <w:div w:id="445664741">
      <w:bodyDiv w:val="1"/>
      <w:marLeft w:val="0"/>
      <w:marRight w:val="0"/>
      <w:marTop w:val="0"/>
      <w:marBottom w:val="0"/>
      <w:divBdr>
        <w:top w:val="none" w:sz="0" w:space="0" w:color="auto"/>
        <w:left w:val="none" w:sz="0" w:space="0" w:color="auto"/>
        <w:bottom w:val="none" w:sz="0" w:space="0" w:color="auto"/>
        <w:right w:val="none" w:sz="0" w:space="0" w:color="auto"/>
      </w:divBdr>
    </w:div>
    <w:div w:id="446392779">
      <w:bodyDiv w:val="1"/>
      <w:marLeft w:val="0"/>
      <w:marRight w:val="0"/>
      <w:marTop w:val="0"/>
      <w:marBottom w:val="0"/>
      <w:divBdr>
        <w:top w:val="none" w:sz="0" w:space="0" w:color="auto"/>
        <w:left w:val="none" w:sz="0" w:space="0" w:color="auto"/>
        <w:bottom w:val="none" w:sz="0" w:space="0" w:color="auto"/>
        <w:right w:val="none" w:sz="0" w:space="0" w:color="auto"/>
      </w:divBdr>
    </w:div>
    <w:div w:id="446395377">
      <w:bodyDiv w:val="1"/>
      <w:marLeft w:val="0"/>
      <w:marRight w:val="0"/>
      <w:marTop w:val="0"/>
      <w:marBottom w:val="0"/>
      <w:divBdr>
        <w:top w:val="none" w:sz="0" w:space="0" w:color="auto"/>
        <w:left w:val="none" w:sz="0" w:space="0" w:color="auto"/>
        <w:bottom w:val="none" w:sz="0" w:space="0" w:color="auto"/>
        <w:right w:val="none" w:sz="0" w:space="0" w:color="auto"/>
      </w:divBdr>
    </w:div>
    <w:div w:id="446586622">
      <w:bodyDiv w:val="1"/>
      <w:marLeft w:val="0"/>
      <w:marRight w:val="0"/>
      <w:marTop w:val="0"/>
      <w:marBottom w:val="0"/>
      <w:divBdr>
        <w:top w:val="none" w:sz="0" w:space="0" w:color="auto"/>
        <w:left w:val="none" w:sz="0" w:space="0" w:color="auto"/>
        <w:bottom w:val="none" w:sz="0" w:space="0" w:color="auto"/>
        <w:right w:val="none" w:sz="0" w:space="0" w:color="auto"/>
      </w:divBdr>
    </w:div>
    <w:div w:id="446704923">
      <w:bodyDiv w:val="1"/>
      <w:marLeft w:val="0"/>
      <w:marRight w:val="0"/>
      <w:marTop w:val="0"/>
      <w:marBottom w:val="0"/>
      <w:divBdr>
        <w:top w:val="none" w:sz="0" w:space="0" w:color="auto"/>
        <w:left w:val="none" w:sz="0" w:space="0" w:color="auto"/>
        <w:bottom w:val="none" w:sz="0" w:space="0" w:color="auto"/>
        <w:right w:val="none" w:sz="0" w:space="0" w:color="auto"/>
      </w:divBdr>
    </w:div>
    <w:div w:id="447238710">
      <w:bodyDiv w:val="1"/>
      <w:marLeft w:val="0"/>
      <w:marRight w:val="0"/>
      <w:marTop w:val="0"/>
      <w:marBottom w:val="0"/>
      <w:divBdr>
        <w:top w:val="none" w:sz="0" w:space="0" w:color="auto"/>
        <w:left w:val="none" w:sz="0" w:space="0" w:color="auto"/>
        <w:bottom w:val="none" w:sz="0" w:space="0" w:color="auto"/>
        <w:right w:val="none" w:sz="0" w:space="0" w:color="auto"/>
      </w:divBdr>
    </w:div>
    <w:div w:id="447357867">
      <w:bodyDiv w:val="1"/>
      <w:marLeft w:val="0"/>
      <w:marRight w:val="0"/>
      <w:marTop w:val="0"/>
      <w:marBottom w:val="0"/>
      <w:divBdr>
        <w:top w:val="none" w:sz="0" w:space="0" w:color="auto"/>
        <w:left w:val="none" w:sz="0" w:space="0" w:color="auto"/>
        <w:bottom w:val="none" w:sz="0" w:space="0" w:color="auto"/>
        <w:right w:val="none" w:sz="0" w:space="0" w:color="auto"/>
      </w:divBdr>
    </w:div>
    <w:div w:id="448671825">
      <w:bodyDiv w:val="1"/>
      <w:marLeft w:val="0"/>
      <w:marRight w:val="0"/>
      <w:marTop w:val="0"/>
      <w:marBottom w:val="0"/>
      <w:divBdr>
        <w:top w:val="none" w:sz="0" w:space="0" w:color="auto"/>
        <w:left w:val="none" w:sz="0" w:space="0" w:color="auto"/>
        <w:bottom w:val="none" w:sz="0" w:space="0" w:color="auto"/>
        <w:right w:val="none" w:sz="0" w:space="0" w:color="auto"/>
      </w:divBdr>
    </w:div>
    <w:div w:id="449860610">
      <w:bodyDiv w:val="1"/>
      <w:marLeft w:val="0"/>
      <w:marRight w:val="0"/>
      <w:marTop w:val="0"/>
      <w:marBottom w:val="0"/>
      <w:divBdr>
        <w:top w:val="none" w:sz="0" w:space="0" w:color="auto"/>
        <w:left w:val="none" w:sz="0" w:space="0" w:color="auto"/>
        <w:bottom w:val="none" w:sz="0" w:space="0" w:color="auto"/>
        <w:right w:val="none" w:sz="0" w:space="0" w:color="auto"/>
      </w:divBdr>
    </w:div>
    <w:div w:id="450054902">
      <w:bodyDiv w:val="1"/>
      <w:marLeft w:val="0"/>
      <w:marRight w:val="0"/>
      <w:marTop w:val="0"/>
      <w:marBottom w:val="0"/>
      <w:divBdr>
        <w:top w:val="none" w:sz="0" w:space="0" w:color="auto"/>
        <w:left w:val="none" w:sz="0" w:space="0" w:color="auto"/>
        <w:bottom w:val="none" w:sz="0" w:space="0" w:color="auto"/>
        <w:right w:val="none" w:sz="0" w:space="0" w:color="auto"/>
      </w:divBdr>
    </w:div>
    <w:div w:id="451366093">
      <w:bodyDiv w:val="1"/>
      <w:marLeft w:val="0"/>
      <w:marRight w:val="0"/>
      <w:marTop w:val="0"/>
      <w:marBottom w:val="0"/>
      <w:divBdr>
        <w:top w:val="none" w:sz="0" w:space="0" w:color="auto"/>
        <w:left w:val="none" w:sz="0" w:space="0" w:color="auto"/>
        <w:bottom w:val="none" w:sz="0" w:space="0" w:color="auto"/>
        <w:right w:val="none" w:sz="0" w:space="0" w:color="auto"/>
      </w:divBdr>
    </w:div>
    <w:div w:id="452286532">
      <w:bodyDiv w:val="1"/>
      <w:marLeft w:val="0"/>
      <w:marRight w:val="0"/>
      <w:marTop w:val="0"/>
      <w:marBottom w:val="0"/>
      <w:divBdr>
        <w:top w:val="none" w:sz="0" w:space="0" w:color="auto"/>
        <w:left w:val="none" w:sz="0" w:space="0" w:color="auto"/>
        <w:bottom w:val="none" w:sz="0" w:space="0" w:color="auto"/>
        <w:right w:val="none" w:sz="0" w:space="0" w:color="auto"/>
      </w:divBdr>
    </w:div>
    <w:div w:id="452477547">
      <w:bodyDiv w:val="1"/>
      <w:marLeft w:val="0"/>
      <w:marRight w:val="0"/>
      <w:marTop w:val="0"/>
      <w:marBottom w:val="0"/>
      <w:divBdr>
        <w:top w:val="none" w:sz="0" w:space="0" w:color="auto"/>
        <w:left w:val="none" w:sz="0" w:space="0" w:color="auto"/>
        <w:bottom w:val="none" w:sz="0" w:space="0" w:color="auto"/>
        <w:right w:val="none" w:sz="0" w:space="0" w:color="auto"/>
      </w:divBdr>
    </w:div>
    <w:div w:id="452674210">
      <w:bodyDiv w:val="1"/>
      <w:marLeft w:val="0"/>
      <w:marRight w:val="0"/>
      <w:marTop w:val="0"/>
      <w:marBottom w:val="0"/>
      <w:divBdr>
        <w:top w:val="none" w:sz="0" w:space="0" w:color="auto"/>
        <w:left w:val="none" w:sz="0" w:space="0" w:color="auto"/>
        <w:bottom w:val="none" w:sz="0" w:space="0" w:color="auto"/>
        <w:right w:val="none" w:sz="0" w:space="0" w:color="auto"/>
      </w:divBdr>
    </w:div>
    <w:div w:id="453138216">
      <w:bodyDiv w:val="1"/>
      <w:marLeft w:val="0"/>
      <w:marRight w:val="0"/>
      <w:marTop w:val="0"/>
      <w:marBottom w:val="0"/>
      <w:divBdr>
        <w:top w:val="none" w:sz="0" w:space="0" w:color="auto"/>
        <w:left w:val="none" w:sz="0" w:space="0" w:color="auto"/>
        <w:bottom w:val="none" w:sz="0" w:space="0" w:color="auto"/>
        <w:right w:val="none" w:sz="0" w:space="0" w:color="auto"/>
      </w:divBdr>
    </w:div>
    <w:div w:id="453139064">
      <w:bodyDiv w:val="1"/>
      <w:marLeft w:val="0"/>
      <w:marRight w:val="0"/>
      <w:marTop w:val="0"/>
      <w:marBottom w:val="0"/>
      <w:divBdr>
        <w:top w:val="none" w:sz="0" w:space="0" w:color="auto"/>
        <w:left w:val="none" w:sz="0" w:space="0" w:color="auto"/>
        <w:bottom w:val="none" w:sz="0" w:space="0" w:color="auto"/>
        <w:right w:val="none" w:sz="0" w:space="0" w:color="auto"/>
      </w:divBdr>
    </w:div>
    <w:div w:id="454101216">
      <w:bodyDiv w:val="1"/>
      <w:marLeft w:val="0"/>
      <w:marRight w:val="0"/>
      <w:marTop w:val="0"/>
      <w:marBottom w:val="0"/>
      <w:divBdr>
        <w:top w:val="none" w:sz="0" w:space="0" w:color="auto"/>
        <w:left w:val="none" w:sz="0" w:space="0" w:color="auto"/>
        <w:bottom w:val="none" w:sz="0" w:space="0" w:color="auto"/>
        <w:right w:val="none" w:sz="0" w:space="0" w:color="auto"/>
      </w:divBdr>
    </w:div>
    <w:div w:id="456409390">
      <w:bodyDiv w:val="1"/>
      <w:marLeft w:val="0"/>
      <w:marRight w:val="0"/>
      <w:marTop w:val="0"/>
      <w:marBottom w:val="0"/>
      <w:divBdr>
        <w:top w:val="none" w:sz="0" w:space="0" w:color="auto"/>
        <w:left w:val="none" w:sz="0" w:space="0" w:color="auto"/>
        <w:bottom w:val="none" w:sz="0" w:space="0" w:color="auto"/>
        <w:right w:val="none" w:sz="0" w:space="0" w:color="auto"/>
      </w:divBdr>
    </w:div>
    <w:div w:id="456795228">
      <w:bodyDiv w:val="1"/>
      <w:marLeft w:val="0"/>
      <w:marRight w:val="0"/>
      <w:marTop w:val="0"/>
      <w:marBottom w:val="0"/>
      <w:divBdr>
        <w:top w:val="none" w:sz="0" w:space="0" w:color="auto"/>
        <w:left w:val="none" w:sz="0" w:space="0" w:color="auto"/>
        <w:bottom w:val="none" w:sz="0" w:space="0" w:color="auto"/>
        <w:right w:val="none" w:sz="0" w:space="0" w:color="auto"/>
      </w:divBdr>
    </w:div>
    <w:div w:id="457115837">
      <w:bodyDiv w:val="1"/>
      <w:marLeft w:val="0"/>
      <w:marRight w:val="0"/>
      <w:marTop w:val="0"/>
      <w:marBottom w:val="0"/>
      <w:divBdr>
        <w:top w:val="none" w:sz="0" w:space="0" w:color="auto"/>
        <w:left w:val="none" w:sz="0" w:space="0" w:color="auto"/>
        <w:bottom w:val="none" w:sz="0" w:space="0" w:color="auto"/>
        <w:right w:val="none" w:sz="0" w:space="0" w:color="auto"/>
      </w:divBdr>
    </w:div>
    <w:div w:id="457259891">
      <w:bodyDiv w:val="1"/>
      <w:marLeft w:val="0"/>
      <w:marRight w:val="0"/>
      <w:marTop w:val="0"/>
      <w:marBottom w:val="0"/>
      <w:divBdr>
        <w:top w:val="none" w:sz="0" w:space="0" w:color="auto"/>
        <w:left w:val="none" w:sz="0" w:space="0" w:color="auto"/>
        <w:bottom w:val="none" w:sz="0" w:space="0" w:color="auto"/>
        <w:right w:val="none" w:sz="0" w:space="0" w:color="auto"/>
      </w:divBdr>
    </w:div>
    <w:div w:id="457719504">
      <w:bodyDiv w:val="1"/>
      <w:marLeft w:val="0"/>
      <w:marRight w:val="0"/>
      <w:marTop w:val="0"/>
      <w:marBottom w:val="0"/>
      <w:divBdr>
        <w:top w:val="none" w:sz="0" w:space="0" w:color="auto"/>
        <w:left w:val="none" w:sz="0" w:space="0" w:color="auto"/>
        <w:bottom w:val="none" w:sz="0" w:space="0" w:color="auto"/>
        <w:right w:val="none" w:sz="0" w:space="0" w:color="auto"/>
      </w:divBdr>
    </w:div>
    <w:div w:id="457990323">
      <w:bodyDiv w:val="1"/>
      <w:marLeft w:val="0"/>
      <w:marRight w:val="0"/>
      <w:marTop w:val="0"/>
      <w:marBottom w:val="0"/>
      <w:divBdr>
        <w:top w:val="none" w:sz="0" w:space="0" w:color="auto"/>
        <w:left w:val="none" w:sz="0" w:space="0" w:color="auto"/>
        <w:bottom w:val="none" w:sz="0" w:space="0" w:color="auto"/>
        <w:right w:val="none" w:sz="0" w:space="0" w:color="auto"/>
      </w:divBdr>
    </w:div>
    <w:div w:id="458260297">
      <w:bodyDiv w:val="1"/>
      <w:marLeft w:val="0"/>
      <w:marRight w:val="0"/>
      <w:marTop w:val="0"/>
      <w:marBottom w:val="0"/>
      <w:divBdr>
        <w:top w:val="none" w:sz="0" w:space="0" w:color="auto"/>
        <w:left w:val="none" w:sz="0" w:space="0" w:color="auto"/>
        <w:bottom w:val="none" w:sz="0" w:space="0" w:color="auto"/>
        <w:right w:val="none" w:sz="0" w:space="0" w:color="auto"/>
      </w:divBdr>
    </w:div>
    <w:div w:id="459349422">
      <w:bodyDiv w:val="1"/>
      <w:marLeft w:val="0"/>
      <w:marRight w:val="0"/>
      <w:marTop w:val="0"/>
      <w:marBottom w:val="0"/>
      <w:divBdr>
        <w:top w:val="none" w:sz="0" w:space="0" w:color="auto"/>
        <w:left w:val="none" w:sz="0" w:space="0" w:color="auto"/>
        <w:bottom w:val="none" w:sz="0" w:space="0" w:color="auto"/>
        <w:right w:val="none" w:sz="0" w:space="0" w:color="auto"/>
      </w:divBdr>
    </w:div>
    <w:div w:id="459422071">
      <w:bodyDiv w:val="1"/>
      <w:marLeft w:val="0"/>
      <w:marRight w:val="0"/>
      <w:marTop w:val="0"/>
      <w:marBottom w:val="0"/>
      <w:divBdr>
        <w:top w:val="none" w:sz="0" w:space="0" w:color="auto"/>
        <w:left w:val="none" w:sz="0" w:space="0" w:color="auto"/>
        <w:bottom w:val="none" w:sz="0" w:space="0" w:color="auto"/>
        <w:right w:val="none" w:sz="0" w:space="0" w:color="auto"/>
      </w:divBdr>
    </w:div>
    <w:div w:id="459540432">
      <w:bodyDiv w:val="1"/>
      <w:marLeft w:val="0"/>
      <w:marRight w:val="0"/>
      <w:marTop w:val="0"/>
      <w:marBottom w:val="0"/>
      <w:divBdr>
        <w:top w:val="none" w:sz="0" w:space="0" w:color="auto"/>
        <w:left w:val="none" w:sz="0" w:space="0" w:color="auto"/>
        <w:bottom w:val="none" w:sz="0" w:space="0" w:color="auto"/>
        <w:right w:val="none" w:sz="0" w:space="0" w:color="auto"/>
      </w:divBdr>
    </w:div>
    <w:div w:id="459764839">
      <w:bodyDiv w:val="1"/>
      <w:marLeft w:val="0"/>
      <w:marRight w:val="0"/>
      <w:marTop w:val="0"/>
      <w:marBottom w:val="0"/>
      <w:divBdr>
        <w:top w:val="none" w:sz="0" w:space="0" w:color="auto"/>
        <w:left w:val="none" w:sz="0" w:space="0" w:color="auto"/>
        <w:bottom w:val="none" w:sz="0" w:space="0" w:color="auto"/>
        <w:right w:val="none" w:sz="0" w:space="0" w:color="auto"/>
      </w:divBdr>
    </w:div>
    <w:div w:id="460729466">
      <w:bodyDiv w:val="1"/>
      <w:marLeft w:val="0"/>
      <w:marRight w:val="0"/>
      <w:marTop w:val="0"/>
      <w:marBottom w:val="0"/>
      <w:divBdr>
        <w:top w:val="none" w:sz="0" w:space="0" w:color="auto"/>
        <w:left w:val="none" w:sz="0" w:space="0" w:color="auto"/>
        <w:bottom w:val="none" w:sz="0" w:space="0" w:color="auto"/>
        <w:right w:val="none" w:sz="0" w:space="0" w:color="auto"/>
      </w:divBdr>
    </w:div>
    <w:div w:id="460806900">
      <w:bodyDiv w:val="1"/>
      <w:marLeft w:val="0"/>
      <w:marRight w:val="0"/>
      <w:marTop w:val="0"/>
      <w:marBottom w:val="0"/>
      <w:divBdr>
        <w:top w:val="none" w:sz="0" w:space="0" w:color="auto"/>
        <w:left w:val="none" w:sz="0" w:space="0" w:color="auto"/>
        <w:bottom w:val="none" w:sz="0" w:space="0" w:color="auto"/>
        <w:right w:val="none" w:sz="0" w:space="0" w:color="auto"/>
      </w:divBdr>
    </w:div>
    <w:div w:id="461002943">
      <w:bodyDiv w:val="1"/>
      <w:marLeft w:val="0"/>
      <w:marRight w:val="0"/>
      <w:marTop w:val="0"/>
      <w:marBottom w:val="0"/>
      <w:divBdr>
        <w:top w:val="none" w:sz="0" w:space="0" w:color="auto"/>
        <w:left w:val="none" w:sz="0" w:space="0" w:color="auto"/>
        <w:bottom w:val="none" w:sz="0" w:space="0" w:color="auto"/>
        <w:right w:val="none" w:sz="0" w:space="0" w:color="auto"/>
      </w:divBdr>
    </w:div>
    <w:div w:id="461045888">
      <w:bodyDiv w:val="1"/>
      <w:marLeft w:val="0"/>
      <w:marRight w:val="0"/>
      <w:marTop w:val="0"/>
      <w:marBottom w:val="0"/>
      <w:divBdr>
        <w:top w:val="none" w:sz="0" w:space="0" w:color="auto"/>
        <w:left w:val="none" w:sz="0" w:space="0" w:color="auto"/>
        <w:bottom w:val="none" w:sz="0" w:space="0" w:color="auto"/>
        <w:right w:val="none" w:sz="0" w:space="0" w:color="auto"/>
      </w:divBdr>
    </w:div>
    <w:div w:id="461850468">
      <w:bodyDiv w:val="1"/>
      <w:marLeft w:val="0"/>
      <w:marRight w:val="0"/>
      <w:marTop w:val="0"/>
      <w:marBottom w:val="0"/>
      <w:divBdr>
        <w:top w:val="none" w:sz="0" w:space="0" w:color="auto"/>
        <w:left w:val="none" w:sz="0" w:space="0" w:color="auto"/>
        <w:bottom w:val="none" w:sz="0" w:space="0" w:color="auto"/>
        <w:right w:val="none" w:sz="0" w:space="0" w:color="auto"/>
      </w:divBdr>
    </w:div>
    <w:div w:id="461921990">
      <w:bodyDiv w:val="1"/>
      <w:marLeft w:val="0"/>
      <w:marRight w:val="0"/>
      <w:marTop w:val="0"/>
      <w:marBottom w:val="0"/>
      <w:divBdr>
        <w:top w:val="none" w:sz="0" w:space="0" w:color="auto"/>
        <w:left w:val="none" w:sz="0" w:space="0" w:color="auto"/>
        <w:bottom w:val="none" w:sz="0" w:space="0" w:color="auto"/>
        <w:right w:val="none" w:sz="0" w:space="0" w:color="auto"/>
      </w:divBdr>
    </w:div>
    <w:div w:id="462424108">
      <w:bodyDiv w:val="1"/>
      <w:marLeft w:val="0"/>
      <w:marRight w:val="0"/>
      <w:marTop w:val="0"/>
      <w:marBottom w:val="0"/>
      <w:divBdr>
        <w:top w:val="none" w:sz="0" w:space="0" w:color="auto"/>
        <w:left w:val="none" w:sz="0" w:space="0" w:color="auto"/>
        <w:bottom w:val="none" w:sz="0" w:space="0" w:color="auto"/>
        <w:right w:val="none" w:sz="0" w:space="0" w:color="auto"/>
      </w:divBdr>
    </w:div>
    <w:div w:id="463038821">
      <w:bodyDiv w:val="1"/>
      <w:marLeft w:val="0"/>
      <w:marRight w:val="0"/>
      <w:marTop w:val="0"/>
      <w:marBottom w:val="0"/>
      <w:divBdr>
        <w:top w:val="none" w:sz="0" w:space="0" w:color="auto"/>
        <w:left w:val="none" w:sz="0" w:space="0" w:color="auto"/>
        <w:bottom w:val="none" w:sz="0" w:space="0" w:color="auto"/>
        <w:right w:val="none" w:sz="0" w:space="0" w:color="auto"/>
      </w:divBdr>
    </w:div>
    <w:div w:id="463082337">
      <w:bodyDiv w:val="1"/>
      <w:marLeft w:val="0"/>
      <w:marRight w:val="0"/>
      <w:marTop w:val="0"/>
      <w:marBottom w:val="0"/>
      <w:divBdr>
        <w:top w:val="none" w:sz="0" w:space="0" w:color="auto"/>
        <w:left w:val="none" w:sz="0" w:space="0" w:color="auto"/>
        <w:bottom w:val="none" w:sz="0" w:space="0" w:color="auto"/>
        <w:right w:val="none" w:sz="0" w:space="0" w:color="auto"/>
      </w:divBdr>
    </w:div>
    <w:div w:id="463499224">
      <w:bodyDiv w:val="1"/>
      <w:marLeft w:val="0"/>
      <w:marRight w:val="0"/>
      <w:marTop w:val="0"/>
      <w:marBottom w:val="0"/>
      <w:divBdr>
        <w:top w:val="none" w:sz="0" w:space="0" w:color="auto"/>
        <w:left w:val="none" w:sz="0" w:space="0" w:color="auto"/>
        <w:bottom w:val="none" w:sz="0" w:space="0" w:color="auto"/>
        <w:right w:val="none" w:sz="0" w:space="0" w:color="auto"/>
      </w:divBdr>
    </w:div>
    <w:div w:id="464157859">
      <w:bodyDiv w:val="1"/>
      <w:marLeft w:val="0"/>
      <w:marRight w:val="0"/>
      <w:marTop w:val="0"/>
      <w:marBottom w:val="0"/>
      <w:divBdr>
        <w:top w:val="none" w:sz="0" w:space="0" w:color="auto"/>
        <w:left w:val="none" w:sz="0" w:space="0" w:color="auto"/>
        <w:bottom w:val="none" w:sz="0" w:space="0" w:color="auto"/>
        <w:right w:val="none" w:sz="0" w:space="0" w:color="auto"/>
      </w:divBdr>
    </w:div>
    <w:div w:id="464196521">
      <w:bodyDiv w:val="1"/>
      <w:marLeft w:val="0"/>
      <w:marRight w:val="0"/>
      <w:marTop w:val="0"/>
      <w:marBottom w:val="0"/>
      <w:divBdr>
        <w:top w:val="none" w:sz="0" w:space="0" w:color="auto"/>
        <w:left w:val="none" w:sz="0" w:space="0" w:color="auto"/>
        <w:bottom w:val="none" w:sz="0" w:space="0" w:color="auto"/>
        <w:right w:val="none" w:sz="0" w:space="0" w:color="auto"/>
      </w:divBdr>
    </w:div>
    <w:div w:id="464197086">
      <w:bodyDiv w:val="1"/>
      <w:marLeft w:val="0"/>
      <w:marRight w:val="0"/>
      <w:marTop w:val="0"/>
      <w:marBottom w:val="0"/>
      <w:divBdr>
        <w:top w:val="none" w:sz="0" w:space="0" w:color="auto"/>
        <w:left w:val="none" w:sz="0" w:space="0" w:color="auto"/>
        <w:bottom w:val="none" w:sz="0" w:space="0" w:color="auto"/>
        <w:right w:val="none" w:sz="0" w:space="0" w:color="auto"/>
      </w:divBdr>
    </w:div>
    <w:div w:id="464737233">
      <w:bodyDiv w:val="1"/>
      <w:marLeft w:val="0"/>
      <w:marRight w:val="0"/>
      <w:marTop w:val="0"/>
      <w:marBottom w:val="0"/>
      <w:divBdr>
        <w:top w:val="none" w:sz="0" w:space="0" w:color="auto"/>
        <w:left w:val="none" w:sz="0" w:space="0" w:color="auto"/>
        <w:bottom w:val="none" w:sz="0" w:space="0" w:color="auto"/>
        <w:right w:val="none" w:sz="0" w:space="0" w:color="auto"/>
      </w:divBdr>
    </w:div>
    <w:div w:id="465927213">
      <w:bodyDiv w:val="1"/>
      <w:marLeft w:val="0"/>
      <w:marRight w:val="0"/>
      <w:marTop w:val="0"/>
      <w:marBottom w:val="0"/>
      <w:divBdr>
        <w:top w:val="none" w:sz="0" w:space="0" w:color="auto"/>
        <w:left w:val="none" w:sz="0" w:space="0" w:color="auto"/>
        <w:bottom w:val="none" w:sz="0" w:space="0" w:color="auto"/>
        <w:right w:val="none" w:sz="0" w:space="0" w:color="auto"/>
      </w:divBdr>
    </w:div>
    <w:div w:id="466362562">
      <w:bodyDiv w:val="1"/>
      <w:marLeft w:val="0"/>
      <w:marRight w:val="0"/>
      <w:marTop w:val="0"/>
      <w:marBottom w:val="0"/>
      <w:divBdr>
        <w:top w:val="none" w:sz="0" w:space="0" w:color="auto"/>
        <w:left w:val="none" w:sz="0" w:space="0" w:color="auto"/>
        <w:bottom w:val="none" w:sz="0" w:space="0" w:color="auto"/>
        <w:right w:val="none" w:sz="0" w:space="0" w:color="auto"/>
      </w:divBdr>
    </w:div>
    <w:div w:id="467404176">
      <w:bodyDiv w:val="1"/>
      <w:marLeft w:val="0"/>
      <w:marRight w:val="0"/>
      <w:marTop w:val="0"/>
      <w:marBottom w:val="0"/>
      <w:divBdr>
        <w:top w:val="none" w:sz="0" w:space="0" w:color="auto"/>
        <w:left w:val="none" w:sz="0" w:space="0" w:color="auto"/>
        <w:bottom w:val="none" w:sz="0" w:space="0" w:color="auto"/>
        <w:right w:val="none" w:sz="0" w:space="0" w:color="auto"/>
      </w:divBdr>
    </w:div>
    <w:div w:id="469059774">
      <w:bodyDiv w:val="1"/>
      <w:marLeft w:val="0"/>
      <w:marRight w:val="0"/>
      <w:marTop w:val="0"/>
      <w:marBottom w:val="0"/>
      <w:divBdr>
        <w:top w:val="none" w:sz="0" w:space="0" w:color="auto"/>
        <w:left w:val="none" w:sz="0" w:space="0" w:color="auto"/>
        <w:bottom w:val="none" w:sz="0" w:space="0" w:color="auto"/>
        <w:right w:val="none" w:sz="0" w:space="0" w:color="auto"/>
      </w:divBdr>
    </w:div>
    <w:div w:id="469136718">
      <w:bodyDiv w:val="1"/>
      <w:marLeft w:val="0"/>
      <w:marRight w:val="0"/>
      <w:marTop w:val="0"/>
      <w:marBottom w:val="0"/>
      <w:divBdr>
        <w:top w:val="none" w:sz="0" w:space="0" w:color="auto"/>
        <w:left w:val="none" w:sz="0" w:space="0" w:color="auto"/>
        <w:bottom w:val="none" w:sz="0" w:space="0" w:color="auto"/>
        <w:right w:val="none" w:sz="0" w:space="0" w:color="auto"/>
      </w:divBdr>
    </w:div>
    <w:div w:id="469638769">
      <w:bodyDiv w:val="1"/>
      <w:marLeft w:val="0"/>
      <w:marRight w:val="0"/>
      <w:marTop w:val="0"/>
      <w:marBottom w:val="0"/>
      <w:divBdr>
        <w:top w:val="none" w:sz="0" w:space="0" w:color="auto"/>
        <w:left w:val="none" w:sz="0" w:space="0" w:color="auto"/>
        <w:bottom w:val="none" w:sz="0" w:space="0" w:color="auto"/>
        <w:right w:val="none" w:sz="0" w:space="0" w:color="auto"/>
      </w:divBdr>
    </w:div>
    <w:div w:id="471556536">
      <w:bodyDiv w:val="1"/>
      <w:marLeft w:val="0"/>
      <w:marRight w:val="0"/>
      <w:marTop w:val="0"/>
      <w:marBottom w:val="0"/>
      <w:divBdr>
        <w:top w:val="none" w:sz="0" w:space="0" w:color="auto"/>
        <w:left w:val="none" w:sz="0" w:space="0" w:color="auto"/>
        <w:bottom w:val="none" w:sz="0" w:space="0" w:color="auto"/>
        <w:right w:val="none" w:sz="0" w:space="0" w:color="auto"/>
      </w:divBdr>
    </w:div>
    <w:div w:id="472064333">
      <w:bodyDiv w:val="1"/>
      <w:marLeft w:val="0"/>
      <w:marRight w:val="0"/>
      <w:marTop w:val="0"/>
      <w:marBottom w:val="0"/>
      <w:divBdr>
        <w:top w:val="none" w:sz="0" w:space="0" w:color="auto"/>
        <w:left w:val="none" w:sz="0" w:space="0" w:color="auto"/>
        <w:bottom w:val="none" w:sz="0" w:space="0" w:color="auto"/>
        <w:right w:val="none" w:sz="0" w:space="0" w:color="auto"/>
      </w:divBdr>
    </w:div>
    <w:div w:id="472524751">
      <w:bodyDiv w:val="1"/>
      <w:marLeft w:val="0"/>
      <w:marRight w:val="0"/>
      <w:marTop w:val="0"/>
      <w:marBottom w:val="0"/>
      <w:divBdr>
        <w:top w:val="none" w:sz="0" w:space="0" w:color="auto"/>
        <w:left w:val="none" w:sz="0" w:space="0" w:color="auto"/>
        <w:bottom w:val="none" w:sz="0" w:space="0" w:color="auto"/>
        <w:right w:val="none" w:sz="0" w:space="0" w:color="auto"/>
      </w:divBdr>
    </w:div>
    <w:div w:id="472724381">
      <w:bodyDiv w:val="1"/>
      <w:marLeft w:val="0"/>
      <w:marRight w:val="0"/>
      <w:marTop w:val="0"/>
      <w:marBottom w:val="0"/>
      <w:divBdr>
        <w:top w:val="none" w:sz="0" w:space="0" w:color="auto"/>
        <w:left w:val="none" w:sz="0" w:space="0" w:color="auto"/>
        <w:bottom w:val="none" w:sz="0" w:space="0" w:color="auto"/>
        <w:right w:val="none" w:sz="0" w:space="0" w:color="auto"/>
      </w:divBdr>
    </w:div>
    <w:div w:id="473066407">
      <w:bodyDiv w:val="1"/>
      <w:marLeft w:val="0"/>
      <w:marRight w:val="0"/>
      <w:marTop w:val="0"/>
      <w:marBottom w:val="0"/>
      <w:divBdr>
        <w:top w:val="none" w:sz="0" w:space="0" w:color="auto"/>
        <w:left w:val="none" w:sz="0" w:space="0" w:color="auto"/>
        <w:bottom w:val="none" w:sz="0" w:space="0" w:color="auto"/>
        <w:right w:val="none" w:sz="0" w:space="0" w:color="auto"/>
      </w:divBdr>
    </w:div>
    <w:div w:id="473526570">
      <w:bodyDiv w:val="1"/>
      <w:marLeft w:val="0"/>
      <w:marRight w:val="0"/>
      <w:marTop w:val="0"/>
      <w:marBottom w:val="0"/>
      <w:divBdr>
        <w:top w:val="none" w:sz="0" w:space="0" w:color="auto"/>
        <w:left w:val="none" w:sz="0" w:space="0" w:color="auto"/>
        <w:bottom w:val="none" w:sz="0" w:space="0" w:color="auto"/>
        <w:right w:val="none" w:sz="0" w:space="0" w:color="auto"/>
      </w:divBdr>
    </w:div>
    <w:div w:id="474226787">
      <w:bodyDiv w:val="1"/>
      <w:marLeft w:val="0"/>
      <w:marRight w:val="0"/>
      <w:marTop w:val="0"/>
      <w:marBottom w:val="0"/>
      <w:divBdr>
        <w:top w:val="none" w:sz="0" w:space="0" w:color="auto"/>
        <w:left w:val="none" w:sz="0" w:space="0" w:color="auto"/>
        <w:bottom w:val="none" w:sz="0" w:space="0" w:color="auto"/>
        <w:right w:val="none" w:sz="0" w:space="0" w:color="auto"/>
      </w:divBdr>
    </w:div>
    <w:div w:id="474371545">
      <w:bodyDiv w:val="1"/>
      <w:marLeft w:val="0"/>
      <w:marRight w:val="0"/>
      <w:marTop w:val="0"/>
      <w:marBottom w:val="0"/>
      <w:divBdr>
        <w:top w:val="none" w:sz="0" w:space="0" w:color="auto"/>
        <w:left w:val="none" w:sz="0" w:space="0" w:color="auto"/>
        <w:bottom w:val="none" w:sz="0" w:space="0" w:color="auto"/>
        <w:right w:val="none" w:sz="0" w:space="0" w:color="auto"/>
      </w:divBdr>
    </w:div>
    <w:div w:id="474418121">
      <w:bodyDiv w:val="1"/>
      <w:marLeft w:val="0"/>
      <w:marRight w:val="0"/>
      <w:marTop w:val="0"/>
      <w:marBottom w:val="0"/>
      <w:divBdr>
        <w:top w:val="none" w:sz="0" w:space="0" w:color="auto"/>
        <w:left w:val="none" w:sz="0" w:space="0" w:color="auto"/>
        <w:bottom w:val="none" w:sz="0" w:space="0" w:color="auto"/>
        <w:right w:val="none" w:sz="0" w:space="0" w:color="auto"/>
      </w:divBdr>
    </w:div>
    <w:div w:id="474445408">
      <w:bodyDiv w:val="1"/>
      <w:marLeft w:val="0"/>
      <w:marRight w:val="0"/>
      <w:marTop w:val="0"/>
      <w:marBottom w:val="0"/>
      <w:divBdr>
        <w:top w:val="none" w:sz="0" w:space="0" w:color="auto"/>
        <w:left w:val="none" w:sz="0" w:space="0" w:color="auto"/>
        <w:bottom w:val="none" w:sz="0" w:space="0" w:color="auto"/>
        <w:right w:val="none" w:sz="0" w:space="0" w:color="auto"/>
      </w:divBdr>
    </w:div>
    <w:div w:id="475226929">
      <w:bodyDiv w:val="1"/>
      <w:marLeft w:val="0"/>
      <w:marRight w:val="0"/>
      <w:marTop w:val="0"/>
      <w:marBottom w:val="0"/>
      <w:divBdr>
        <w:top w:val="none" w:sz="0" w:space="0" w:color="auto"/>
        <w:left w:val="none" w:sz="0" w:space="0" w:color="auto"/>
        <w:bottom w:val="none" w:sz="0" w:space="0" w:color="auto"/>
        <w:right w:val="none" w:sz="0" w:space="0" w:color="auto"/>
      </w:divBdr>
    </w:div>
    <w:div w:id="475807550">
      <w:bodyDiv w:val="1"/>
      <w:marLeft w:val="0"/>
      <w:marRight w:val="0"/>
      <w:marTop w:val="0"/>
      <w:marBottom w:val="0"/>
      <w:divBdr>
        <w:top w:val="none" w:sz="0" w:space="0" w:color="auto"/>
        <w:left w:val="none" w:sz="0" w:space="0" w:color="auto"/>
        <w:bottom w:val="none" w:sz="0" w:space="0" w:color="auto"/>
        <w:right w:val="none" w:sz="0" w:space="0" w:color="auto"/>
      </w:divBdr>
    </w:div>
    <w:div w:id="476726387">
      <w:bodyDiv w:val="1"/>
      <w:marLeft w:val="0"/>
      <w:marRight w:val="0"/>
      <w:marTop w:val="0"/>
      <w:marBottom w:val="0"/>
      <w:divBdr>
        <w:top w:val="none" w:sz="0" w:space="0" w:color="auto"/>
        <w:left w:val="none" w:sz="0" w:space="0" w:color="auto"/>
        <w:bottom w:val="none" w:sz="0" w:space="0" w:color="auto"/>
        <w:right w:val="none" w:sz="0" w:space="0" w:color="auto"/>
      </w:divBdr>
    </w:div>
    <w:div w:id="476797720">
      <w:bodyDiv w:val="1"/>
      <w:marLeft w:val="0"/>
      <w:marRight w:val="0"/>
      <w:marTop w:val="0"/>
      <w:marBottom w:val="0"/>
      <w:divBdr>
        <w:top w:val="none" w:sz="0" w:space="0" w:color="auto"/>
        <w:left w:val="none" w:sz="0" w:space="0" w:color="auto"/>
        <w:bottom w:val="none" w:sz="0" w:space="0" w:color="auto"/>
        <w:right w:val="none" w:sz="0" w:space="0" w:color="auto"/>
      </w:divBdr>
    </w:div>
    <w:div w:id="478691473">
      <w:bodyDiv w:val="1"/>
      <w:marLeft w:val="0"/>
      <w:marRight w:val="0"/>
      <w:marTop w:val="0"/>
      <w:marBottom w:val="0"/>
      <w:divBdr>
        <w:top w:val="none" w:sz="0" w:space="0" w:color="auto"/>
        <w:left w:val="none" w:sz="0" w:space="0" w:color="auto"/>
        <w:bottom w:val="none" w:sz="0" w:space="0" w:color="auto"/>
        <w:right w:val="none" w:sz="0" w:space="0" w:color="auto"/>
      </w:divBdr>
    </w:div>
    <w:div w:id="479420365">
      <w:bodyDiv w:val="1"/>
      <w:marLeft w:val="0"/>
      <w:marRight w:val="0"/>
      <w:marTop w:val="0"/>
      <w:marBottom w:val="0"/>
      <w:divBdr>
        <w:top w:val="none" w:sz="0" w:space="0" w:color="auto"/>
        <w:left w:val="none" w:sz="0" w:space="0" w:color="auto"/>
        <w:bottom w:val="none" w:sz="0" w:space="0" w:color="auto"/>
        <w:right w:val="none" w:sz="0" w:space="0" w:color="auto"/>
      </w:divBdr>
    </w:div>
    <w:div w:id="479661291">
      <w:bodyDiv w:val="1"/>
      <w:marLeft w:val="0"/>
      <w:marRight w:val="0"/>
      <w:marTop w:val="0"/>
      <w:marBottom w:val="0"/>
      <w:divBdr>
        <w:top w:val="none" w:sz="0" w:space="0" w:color="auto"/>
        <w:left w:val="none" w:sz="0" w:space="0" w:color="auto"/>
        <w:bottom w:val="none" w:sz="0" w:space="0" w:color="auto"/>
        <w:right w:val="none" w:sz="0" w:space="0" w:color="auto"/>
      </w:divBdr>
    </w:div>
    <w:div w:id="480464459">
      <w:bodyDiv w:val="1"/>
      <w:marLeft w:val="0"/>
      <w:marRight w:val="0"/>
      <w:marTop w:val="0"/>
      <w:marBottom w:val="0"/>
      <w:divBdr>
        <w:top w:val="none" w:sz="0" w:space="0" w:color="auto"/>
        <w:left w:val="none" w:sz="0" w:space="0" w:color="auto"/>
        <w:bottom w:val="none" w:sz="0" w:space="0" w:color="auto"/>
        <w:right w:val="none" w:sz="0" w:space="0" w:color="auto"/>
      </w:divBdr>
    </w:div>
    <w:div w:id="480540347">
      <w:bodyDiv w:val="1"/>
      <w:marLeft w:val="0"/>
      <w:marRight w:val="0"/>
      <w:marTop w:val="0"/>
      <w:marBottom w:val="0"/>
      <w:divBdr>
        <w:top w:val="none" w:sz="0" w:space="0" w:color="auto"/>
        <w:left w:val="none" w:sz="0" w:space="0" w:color="auto"/>
        <w:bottom w:val="none" w:sz="0" w:space="0" w:color="auto"/>
        <w:right w:val="none" w:sz="0" w:space="0" w:color="auto"/>
      </w:divBdr>
    </w:div>
    <w:div w:id="480729247">
      <w:bodyDiv w:val="1"/>
      <w:marLeft w:val="0"/>
      <w:marRight w:val="0"/>
      <w:marTop w:val="0"/>
      <w:marBottom w:val="0"/>
      <w:divBdr>
        <w:top w:val="none" w:sz="0" w:space="0" w:color="auto"/>
        <w:left w:val="none" w:sz="0" w:space="0" w:color="auto"/>
        <w:bottom w:val="none" w:sz="0" w:space="0" w:color="auto"/>
        <w:right w:val="none" w:sz="0" w:space="0" w:color="auto"/>
      </w:divBdr>
    </w:div>
    <w:div w:id="480847897">
      <w:bodyDiv w:val="1"/>
      <w:marLeft w:val="0"/>
      <w:marRight w:val="0"/>
      <w:marTop w:val="0"/>
      <w:marBottom w:val="0"/>
      <w:divBdr>
        <w:top w:val="none" w:sz="0" w:space="0" w:color="auto"/>
        <w:left w:val="none" w:sz="0" w:space="0" w:color="auto"/>
        <w:bottom w:val="none" w:sz="0" w:space="0" w:color="auto"/>
        <w:right w:val="none" w:sz="0" w:space="0" w:color="auto"/>
      </w:divBdr>
    </w:div>
    <w:div w:id="482087730">
      <w:bodyDiv w:val="1"/>
      <w:marLeft w:val="0"/>
      <w:marRight w:val="0"/>
      <w:marTop w:val="0"/>
      <w:marBottom w:val="0"/>
      <w:divBdr>
        <w:top w:val="none" w:sz="0" w:space="0" w:color="auto"/>
        <w:left w:val="none" w:sz="0" w:space="0" w:color="auto"/>
        <w:bottom w:val="none" w:sz="0" w:space="0" w:color="auto"/>
        <w:right w:val="none" w:sz="0" w:space="0" w:color="auto"/>
      </w:divBdr>
    </w:div>
    <w:div w:id="483205517">
      <w:bodyDiv w:val="1"/>
      <w:marLeft w:val="0"/>
      <w:marRight w:val="0"/>
      <w:marTop w:val="0"/>
      <w:marBottom w:val="0"/>
      <w:divBdr>
        <w:top w:val="none" w:sz="0" w:space="0" w:color="auto"/>
        <w:left w:val="none" w:sz="0" w:space="0" w:color="auto"/>
        <w:bottom w:val="none" w:sz="0" w:space="0" w:color="auto"/>
        <w:right w:val="none" w:sz="0" w:space="0" w:color="auto"/>
      </w:divBdr>
    </w:div>
    <w:div w:id="484277758">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485171021">
      <w:bodyDiv w:val="1"/>
      <w:marLeft w:val="0"/>
      <w:marRight w:val="0"/>
      <w:marTop w:val="0"/>
      <w:marBottom w:val="0"/>
      <w:divBdr>
        <w:top w:val="none" w:sz="0" w:space="0" w:color="auto"/>
        <w:left w:val="none" w:sz="0" w:space="0" w:color="auto"/>
        <w:bottom w:val="none" w:sz="0" w:space="0" w:color="auto"/>
        <w:right w:val="none" w:sz="0" w:space="0" w:color="auto"/>
      </w:divBdr>
    </w:div>
    <w:div w:id="485897608">
      <w:bodyDiv w:val="1"/>
      <w:marLeft w:val="0"/>
      <w:marRight w:val="0"/>
      <w:marTop w:val="0"/>
      <w:marBottom w:val="0"/>
      <w:divBdr>
        <w:top w:val="none" w:sz="0" w:space="0" w:color="auto"/>
        <w:left w:val="none" w:sz="0" w:space="0" w:color="auto"/>
        <w:bottom w:val="none" w:sz="0" w:space="0" w:color="auto"/>
        <w:right w:val="none" w:sz="0" w:space="0" w:color="auto"/>
      </w:divBdr>
    </w:div>
    <w:div w:id="486438028">
      <w:bodyDiv w:val="1"/>
      <w:marLeft w:val="0"/>
      <w:marRight w:val="0"/>
      <w:marTop w:val="0"/>
      <w:marBottom w:val="0"/>
      <w:divBdr>
        <w:top w:val="none" w:sz="0" w:space="0" w:color="auto"/>
        <w:left w:val="none" w:sz="0" w:space="0" w:color="auto"/>
        <w:bottom w:val="none" w:sz="0" w:space="0" w:color="auto"/>
        <w:right w:val="none" w:sz="0" w:space="0" w:color="auto"/>
      </w:divBdr>
    </w:div>
    <w:div w:id="486746262">
      <w:bodyDiv w:val="1"/>
      <w:marLeft w:val="0"/>
      <w:marRight w:val="0"/>
      <w:marTop w:val="0"/>
      <w:marBottom w:val="0"/>
      <w:divBdr>
        <w:top w:val="none" w:sz="0" w:space="0" w:color="auto"/>
        <w:left w:val="none" w:sz="0" w:space="0" w:color="auto"/>
        <w:bottom w:val="none" w:sz="0" w:space="0" w:color="auto"/>
        <w:right w:val="none" w:sz="0" w:space="0" w:color="auto"/>
      </w:divBdr>
    </w:div>
    <w:div w:id="487285315">
      <w:bodyDiv w:val="1"/>
      <w:marLeft w:val="0"/>
      <w:marRight w:val="0"/>
      <w:marTop w:val="0"/>
      <w:marBottom w:val="0"/>
      <w:divBdr>
        <w:top w:val="none" w:sz="0" w:space="0" w:color="auto"/>
        <w:left w:val="none" w:sz="0" w:space="0" w:color="auto"/>
        <w:bottom w:val="none" w:sz="0" w:space="0" w:color="auto"/>
        <w:right w:val="none" w:sz="0" w:space="0" w:color="auto"/>
      </w:divBdr>
    </w:div>
    <w:div w:id="487333750">
      <w:bodyDiv w:val="1"/>
      <w:marLeft w:val="0"/>
      <w:marRight w:val="0"/>
      <w:marTop w:val="0"/>
      <w:marBottom w:val="0"/>
      <w:divBdr>
        <w:top w:val="none" w:sz="0" w:space="0" w:color="auto"/>
        <w:left w:val="none" w:sz="0" w:space="0" w:color="auto"/>
        <w:bottom w:val="none" w:sz="0" w:space="0" w:color="auto"/>
        <w:right w:val="none" w:sz="0" w:space="0" w:color="auto"/>
      </w:divBdr>
    </w:div>
    <w:div w:id="488256714">
      <w:bodyDiv w:val="1"/>
      <w:marLeft w:val="0"/>
      <w:marRight w:val="0"/>
      <w:marTop w:val="0"/>
      <w:marBottom w:val="0"/>
      <w:divBdr>
        <w:top w:val="none" w:sz="0" w:space="0" w:color="auto"/>
        <w:left w:val="none" w:sz="0" w:space="0" w:color="auto"/>
        <w:bottom w:val="none" w:sz="0" w:space="0" w:color="auto"/>
        <w:right w:val="none" w:sz="0" w:space="0" w:color="auto"/>
      </w:divBdr>
    </w:div>
    <w:div w:id="489754082">
      <w:bodyDiv w:val="1"/>
      <w:marLeft w:val="0"/>
      <w:marRight w:val="0"/>
      <w:marTop w:val="0"/>
      <w:marBottom w:val="0"/>
      <w:divBdr>
        <w:top w:val="none" w:sz="0" w:space="0" w:color="auto"/>
        <w:left w:val="none" w:sz="0" w:space="0" w:color="auto"/>
        <w:bottom w:val="none" w:sz="0" w:space="0" w:color="auto"/>
        <w:right w:val="none" w:sz="0" w:space="0" w:color="auto"/>
      </w:divBdr>
    </w:div>
    <w:div w:id="491531418">
      <w:bodyDiv w:val="1"/>
      <w:marLeft w:val="0"/>
      <w:marRight w:val="0"/>
      <w:marTop w:val="0"/>
      <w:marBottom w:val="0"/>
      <w:divBdr>
        <w:top w:val="none" w:sz="0" w:space="0" w:color="auto"/>
        <w:left w:val="none" w:sz="0" w:space="0" w:color="auto"/>
        <w:bottom w:val="none" w:sz="0" w:space="0" w:color="auto"/>
        <w:right w:val="none" w:sz="0" w:space="0" w:color="auto"/>
      </w:divBdr>
    </w:div>
    <w:div w:id="492837152">
      <w:bodyDiv w:val="1"/>
      <w:marLeft w:val="0"/>
      <w:marRight w:val="0"/>
      <w:marTop w:val="0"/>
      <w:marBottom w:val="0"/>
      <w:divBdr>
        <w:top w:val="none" w:sz="0" w:space="0" w:color="auto"/>
        <w:left w:val="none" w:sz="0" w:space="0" w:color="auto"/>
        <w:bottom w:val="none" w:sz="0" w:space="0" w:color="auto"/>
        <w:right w:val="none" w:sz="0" w:space="0" w:color="auto"/>
      </w:divBdr>
    </w:div>
    <w:div w:id="493453028">
      <w:bodyDiv w:val="1"/>
      <w:marLeft w:val="0"/>
      <w:marRight w:val="0"/>
      <w:marTop w:val="0"/>
      <w:marBottom w:val="0"/>
      <w:divBdr>
        <w:top w:val="none" w:sz="0" w:space="0" w:color="auto"/>
        <w:left w:val="none" w:sz="0" w:space="0" w:color="auto"/>
        <w:bottom w:val="none" w:sz="0" w:space="0" w:color="auto"/>
        <w:right w:val="none" w:sz="0" w:space="0" w:color="auto"/>
      </w:divBdr>
    </w:div>
    <w:div w:id="493687278">
      <w:bodyDiv w:val="1"/>
      <w:marLeft w:val="0"/>
      <w:marRight w:val="0"/>
      <w:marTop w:val="0"/>
      <w:marBottom w:val="0"/>
      <w:divBdr>
        <w:top w:val="none" w:sz="0" w:space="0" w:color="auto"/>
        <w:left w:val="none" w:sz="0" w:space="0" w:color="auto"/>
        <w:bottom w:val="none" w:sz="0" w:space="0" w:color="auto"/>
        <w:right w:val="none" w:sz="0" w:space="0" w:color="auto"/>
      </w:divBdr>
    </w:div>
    <w:div w:id="494540506">
      <w:bodyDiv w:val="1"/>
      <w:marLeft w:val="0"/>
      <w:marRight w:val="0"/>
      <w:marTop w:val="0"/>
      <w:marBottom w:val="0"/>
      <w:divBdr>
        <w:top w:val="none" w:sz="0" w:space="0" w:color="auto"/>
        <w:left w:val="none" w:sz="0" w:space="0" w:color="auto"/>
        <w:bottom w:val="none" w:sz="0" w:space="0" w:color="auto"/>
        <w:right w:val="none" w:sz="0" w:space="0" w:color="auto"/>
      </w:divBdr>
    </w:div>
    <w:div w:id="494803557">
      <w:bodyDiv w:val="1"/>
      <w:marLeft w:val="0"/>
      <w:marRight w:val="0"/>
      <w:marTop w:val="0"/>
      <w:marBottom w:val="0"/>
      <w:divBdr>
        <w:top w:val="none" w:sz="0" w:space="0" w:color="auto"/>
        <w:left w:val="none" w:sz="0" w:space="0" w:color="auto"/>
        <w:bottom w:val="none" w:sz="0" w:space="0" w:color="auto"/>
        <w:right w:val="none" w:sz="0" w:space="0" w:color="auto"/>
      </w:divBdr>
    </w:div>
    <w:div w:id="494928208">
      <w:bodyDiv w:val="1"/>
      <w:marLeft w:val="0"/>
      <w:marRight w:val="0"/>
      <w:marTop w:val="0"/>
      <w:marBottom w:val="0"/>
      <w:divBdr>
        <w:top w:val="none" w:sz="0" w:space="0" w:color="auto"/>
        <w:left w:val="none" w:sz="0" w:space="0" w:color="auto"/>
        <w:bottom w:val="none" w:sz="0" w:space="0" w:color="auto"/>
        <w:right w:val="none" w:sz="0" w:space="0" w:color="auto"/>
      </w:divBdr>
    </w:div>
    <w:div w:id="495069754">
      <w:bodyDiv w:val="1"/>
      <w:marLeft w:val="0"/>
      <w:marRight w:val="0"/>
      <w:marTop w:val="0"/>
      <w:marBottom w:val="0"/>
      <w:divBdr>
        <w:top w:val="none" w:sz="0" w:space="0" w:color="auto"/>
        <w:left w:val="none" w:sz="0" w:space="0" w:color="auto"/>
        <w:bottom w:val="none" w:sz="0" w:space="0" w:color="auto"/>
        <w:right w:val="none" w:sz="0" w:space="0" w:color="auto"/>
      </w:divBdr>
    </w:div>
    <w:div w:id="495457535">
      <w:bodyDiv w:val="1"/>
      <w:marLeft w:val="0"/>
      <w:marRight w:val="0"/>
      <w:marTop w:val="0"/>
      <w:marBottom w:val="0"/>
      <w:divBdr>
        <w:top w:val="none" w:sz="0" w:space="0" w:color="auto"/>
        <w:left w:val="none" w:sz="0" w:space="0" w:color="auto"/>
        <w:bottom w:val="none" w:sz="0" w:space="0" w:color="auto"/>
        <w:right w:val="none" w:sz="0" w:space="0" w:color="auto"/>
      </w:divBdr>
    </w:div>
    <w:div w:id="495728997">
      <w:bodyDiv w:val="1"/>
      <w:marLeft w:val="0"/>
      <w:marRight w:val="0"/>
      <w:marTop w:val="0"/>
      <w:marBottom w:val="0"/>
      <w:divBdr>
        <w:top w:val="none" w:sz="0" w:space="0" w:color="auto"/>
        <w:left w:val="none" w:sz="0" w:space="0" w:color="auto"/>
        <w:bottom w:val="none" w:sz="0" w:space="0" w:color="auto"/>
        <w:right w:val="none" w:sz="0" w:space="0" w:color="auto"/>
      </w:divBdr>
    </w:div>
    <w:div w:id="495850933">
      <w:bodyDiv w:val="1"/>
      <w:marLeft w:val="0"/>
      <w:marRight w:val="0"/>
      <w:marTop w:val="0"/>
      <w:marBottom w:val="0"/>
      <w:divBdr>
        <w:top w:val="none" w:sz="0" w:space="0" w:color="auto"/>
        <w:left w:val="none" w:sz="0" w:space="0" w:color="auto"/>
        <w:bottom w:val="none" w:sz="0" w:space="0" w:color="auto"/>
        <w:right w:val="none" w:sz="0" w:space="0" w:color="auto"/>
      </w:divBdr>
    </w:div>
    <w:div w:id="496001279">
      <w:bodyDiv w:val="1"/>
      <w:marLeft w:val="0"/>
      <w:marRight w:val="0"/>
      <w:marTop w:val="0"/>
      <w:marBottom w:val="0"/>
      <w:divBdr>
        <w:top w:val="none" w:sz="0" w:space="0" w:color="auto"/>
        <w:left w:val="none" w:sz="0" w:space="0" w:color="auto"/>
        <w:bottom w:val="none" w:sz="0" w:space="0" w:color="auto"/>
        <w:right w:val="none" w:sz="0" w:space="0" w:color="auto"/>
      </w:divBdr>
    </w:div>
    <w:div w:id="496270343">
      <w:bodyDiv w:val="1"/>
      <w:marLeft w:val="0"/>
      <w:marRight w:val="0"/>
      <w:marTop w:val="0"/>
      <w:marBottom w:val="0"/>
      <w:divBdr>
        <w:top w:val="none" w:sz="0" w:space="0" w:color="auto"/>
        <w:left w:val="none" w:sz="0" w:space="0" w:color="auto"/>
        <w:bottom w:val="none" w:sz="0" w:space="0" w:color="auto"/>
        <w:right w:val="none" w:sz="0" w:space="0" w:color="auto"/>
      </w:divBdr>
    </w:div>
    <w:div w:id="496919084">
      <w:bodyDiv w:val="1"/>
      <w:marLeft w:val="0"/>
      <w:marRight w:val="0"/>
      <w:marTop w:val="0"/>
      <w:marBottom w:val="0"/>
      <w:divBdr>
        <w:top w:val="none" w:sz="0" w:space="0" w:color="auto"/>
        <w:left w:val="none" w:sz="0" w:space="0" w:color="auto"/>
        <w:bottom w:val="none" w:sz="0" w:space="0" w:color="auto"/>
        <w:right w:val="none" w:sz="0" w:space="0" w:color="auto"/>
      </w:divBdr>
    </w:div>
    <w:div w:id="497041377">
      <w:bodyDiv w:val="1"/>
      <w:marLeft w:val="0"/>
      <w:marRight w:val="0"/>
      <w:marTop w:val="0"/>
      <w:marBottom w:val="0"/>
      <w:divBdr>
        <w:top w:val="none" w:sz="0" w:space="0" w:color="auto"/>
        <w:left w:val="none" w:sz="0" w:space="0" w:color="auto"/>
        <w:bottom w:val="none" w:sz="0" w:space="0" w:color="auto"/>
        <w:right w:val="none" w:sz="0" w:space="0" w:color="auto"/>
      </w:divBdr>
    </w:div>
    <w:div w:id="497312005">
      <w:bodyDiv w:val="1"/>
      <w:marLeft w:val="0"/>
      <w:marRight w:val="0"/>
      <w:marTop w:val="0"/>
      <w:marBottom w:val="0"/>
      <w:divBdr>
        <w:top w:val="none" w:sz="0" w:space="0" w:color="auto"/>
        <w:left w:val="none" w:sz="0" w:space="0" w:color="auto"/>
        <w:bottom w:val="none" w:sz="0" w:space="0" w:color="auto"/>
        <w:right w:val="none" w:sz="0" w:space="0" w:color="auto"/>
      </w:divBdr>
    </w:div>
    <w:div w:id="497355750">
      <w:bodyDiv w:val="1"/>
      <w:marLeft w:val="0"/>
      <w:marRight w:val="0"/>
      <w:marTop w:val="0"/>
      <w:marBottom w:val="0"/>
      <w:divBdr>
        <w:top w:val="none" w:sz="0" w:space="0" w:color="auto"/>
        <w:left w:val="none" w:sz="0" w:space="0" w:color="auto"/>
        <w:bottom w:val="none" w:sz="0" w:space="0" w:color="auto"/>
        <w:right w:val="none" w:sz="0" w:space="0" w:color="auto"/>
      </w:divBdr>
    </w:div>
    <w:div w:id="497768457">
      <w:bodyDiv w:val="1"/>
      <w:marLeft w:val="0"/>
      <w:marRight w:val="0"/>
      <w:marTop w:val="0"/>
      <w:marBottom w:val="0"/>
      <w:divBdr>
        <w:top w:val="none" w:sz="0" w:space="0" w:color="auto"/>
        <w:left w:val="none" w:sz="0" w:space="0" w:color="auto"/>
        <w:bottom w:val="none" w:sz="0" w:space="0" w:color="auto"/>
        <w:right w:val="none" w:sz="0" w:space="0" w:color="auto"/>
      </w:divBdr>
    </w:div>
    <w:div w:id="497888141">
      <w:bodyDiv w:val="1"/>
      <w:marLeft w:val="0"/>
      <w:marRight w:val="0"/>
      <w:marTop w:val="0"/>
      <w:marBottom w:val="0"/>
      <w:divBdr>
        <w:top w:val="none" w:sz="0" w:space="0" w:color="auto"/>
        <w:left w:val="none" w:sz="0" w:space="0" w:color="auto"/>
        <w:bottom w:val="none" w:sz="0" w:space="0" w:color="auto"/>
        <w:right w:val="none" w:sz="0" w:space="0" w:color="auto"/>
      </w:divBdr>
    </w:div>
    <w:div w:id="498547438">
      <w:bodyDiv w:val="1"/>
      <w:marLeft w:val="0"/>
      <w:marRight w:val="0"/>
      <w:marTop w:val="0"/>
      <w:marBottom w:val="0"/>
      <w:divBdr>
        <w:top w:val="none" w:sz="0" w:space="0" w:color="auto"/>
        <w:left w:val="none" w:sz="0" w:space="0" w:color="auto"/>
        <w:bottom w:val="none" w:sz="0" w:space="0" w:color="auto"/>
        <w:right w:val="none" w:sz="0" w:space="0" w:color="auto"/>
      </w:divBdr>
    </w:div>
    <w:div w:id="498926514">
      <w:bodyDiv w:val="1"/>
      <w:marLeft w:val="0"/>
      <w:marRight w:val="0"/>
      <w:marTop w:val="0"/>
      <w:marBottom w:val="0"/>
      <w:divBdr>
        <w:top w:val="none" w:sz="0" w:space="0" w:color="auto"/>
        <w:left w:val="none" w:sz="0" w:space="0" w:color="auto"/>
        <w:bottom w:val="none" w:sz="0" w:space="0" w:color="auto"/>
        <w:right w:val="none" w:sz="0" w:space="0" w:color="auto"/>
      </w:divBdr>
    </w:div>
    <w:div w:id="499589008">
      <w:bodyDiv w:val="1"/>
      <w:marLeft w:val="0"/>
      <w:marRight w:val="0"/>
      <w:marTop w:val="0"/>
      <w:marBottom w:val="0"/>
      <w:divBdr>
        <w:top w:val="none" w:sz="0" w:space="0" w:color="auto"/>
        <w:left w:val="none" w:sz="0" w:space="0" w:color="auto"/>
        <w:bottom w:val="none" w:sz="0" w:space="0" w:color="auto"/>
        <w:right w:val="none" w:sz="0" w:space="0" w:color="auto"/>
      </w:divBdr>
    </w:div>
    <w:div w:id="499782802">
      <w:bodyDiv w:val="1"/>
      <w:marLeft w:val="0"/>
      <w:marRight w:val="0"/>
      <w:marTop w:val="0"/>
      <w:marBottom w:val="0"/>
      <w:divBdr>
        <w:top w:val="none" w:sz="0" w:space="0" w:color="auto"/>
        <w:left w:val="none" w:sz="0" w:space="0" w:color="auto"/>
        <w:bottom w:val="none" w:sz="0" w:space="0" w:color="auto"/>
        <w:right w:val="none" w:sz="0" w:space="0" w:color="auto"/>
      </w:divBdr>
    </w:div>
    <w:div w:id="499858705">
      <w:bodyDiv w:val="1"/>
      <w:marLeft w:val="0"/>
      <w:marRight w:val="0"/>
      <w:marTop w:val="0"/>
      <w:marBottom w:val="0"/>
      <w:divBdr>
        <w:top w:val="none" w:sz="0" w:space="0" w:color="auto"/>
        <w:left w:val="none" w:sz="0" w:space="0" w:color="auto"/>
        <w:bottom w:val="none" w:sz="0" w:space="0" w:color="auto"/>
        <w:right w:val="none" w:sz="0" w:space="0" w:color="auto"/>
      </w:divBdr>
    </w:div>
    <w:div w:id="499932091">
      <w:bodyDiv w:val="1"/>
      <w:marLeft w:val="0"/>
      <w:marRight w:val="0"/>
      <w:marTop w:val="0"/>
      <w:marBottom w:val="0"/>
      <w:divBdr>
        <w:top w:val="none" w:sz="0" w:space="0" w:color="auto"/>
        <w:left w:val="none" w:sz="0" w:space="0" w:color="auto"/>
        <w:bottom w:val="none" w:sz="0" w:space="0" w:color="auto"/>
        <w:right w:val="none" w:sz="0" w:space="0" w:color="auto"/>
      </w:divBdr>
    </w:div>
    <w:div w:id="500775177">
      <w:bodyDiv w:val="1"/>
      <w:marLeft w:val="0"/>
      <w:marRight w:val="0"/>
      <w:marTop w:val="0"/>
      <w:marBottom w:val="0"/>
      <w:divBdr>
        <w:top w:val="none" w:sz="0" w:space="0" w:color="auto"/>
        <w:left w:val="none" w:sz="0" w:space="0" w:color="auto"/>
        <w:bottom w:val="none" w:sz="0" w:space="0" w:color="auto"/>
        <w:right w:val="none" w:sz="0" w:space="0" w:color="auto"/>
      </w:divBdr>
    </w:div>
    <w:div w:id="500778289">
      <w:bodyDiv w:val="1"/>
      <w:marLeft w:val="0"/>
      <w:marRight w:val="0"/>
      <w:marTop w:val="0"/>
      <w:marBottom w:val="0"/>
      <w:divBdr>
        <w:top w:val="none" w:sz="0" w:space="0" w:color="auto"/>
        <w:left w:val="none" w:sz="0" w:space="0" w:color="auto"/>
        <w:bottom w:val="none" w:sz="0" w:space="0" w:color="auto"/>
        <w:right w:val="none" w:sz="0" w:space="0" w:color="auto"/>
      </w:divBdr>
    </w:div>
    <w:div w:id="500780794">
      <w:bodyDiv w:val="1"/>
      <w:marLeft w:val="0"/>
      <w:marRight w:val="0"/>
      <w:marTop w:val="0"/>
      <w:marBottom w:val="0"/>
      <w:divBdr>
        <w:top w:val="none" w:sz="0" w:space="0" w:color="auto"/>
        <w:left w:val="none" w:sz="0" w:space="0" w:color="auto"/>
        <w:bottom w:val="none" w:sz="0" w:space="0" w:color="auto"/>
        <w:right w:val="none" w:sz="0" w:space="0" w:color="auto"/>
      </w:divBdr>
    </w:div>
    <w:div w:id="500850899">
      <w:bodyDiv w:val="1"/>
      <w:marLeft w:val="0"/>
      <w:marRight w:val="0"/>
      <w:marTop w:val="0"/>
      <w:marBottom w:val="0"/>
      <w:divBdr>
        <w:top w:val="none" w:sz="0" w:space="0" w:color="auto"/>
        <w:left w:val="none" w:sz="0" w:space="0" w:color="auto"/>
        <w:bottom w:val="none" w:sz="0" w:space="0" w:color="auto"/>
        <w:right w:val="none" w:sz="0" w:space="0" w:color="auto"/>
      </w:divBdr>
    </w:div>
    <w:div w:id="501548706">
      <w:bodyDiv w:val="1"/>
      <w:marLeft w:val="0"/>
      <w:marRight w:val="0"/>
      <w:marTop w:val="0"/>
      <w:marBottom w:val="0"/>
      <w:divBdr>
        <w:top w:val="none" w:sz="0" w:space="0" w:color="auto"/>
        <w:left w:val="none" w:sz="0" w:space="0" w:color="auto"/>
        <w:bottom w:val="none" w:sz="0" w:space="0" w:color="auto"/>
        <w:right w:val="none" w:sz="0" w:space="0" w:color="auto"/>
      </w:divBdr>
    </w:div>
    <w:div w:id="501747050">
      <w:bodyDiv w:val="1"/>
      <w:marLeft w:val="0"/>
      <w:marRight w:val="0"/>
      <w:marTop w:val="0"/>
      <w:marBottom w:val="0"/>
      <w:divBdr>
        <w:top w:val="none" w:sz="0" w:space="0" w:color="auto"/>
        <w:left w:val="none" w:sz="0" w:space="0" w:color="auto"/>
        <w:bottom w:val="none" w:sz="0" w:space="0" w:color="auto"/>
        <w:right w:val="none" w:sz="0" w:space="0" w:color="auto"/>
      </w:divBdr>
    </w:div>
    <w:div w:id="501820840">
      <w:bodyDiv w:val="1"/>
      <w:marLeft w:val="0"/>
      <w:marRight w:val="0"/>
      <w:marTop w:val="0"/>
      <w:marBottom w:val="0"/>
      <w:divBdr>
        <w:top w:val="none" w:sz="0" w:space="0" w:color="auto"/>
        <w:left w:val="none" w:sz="0" w:space="0" w:color="auto"/>
        <w:bottom w:val="none" w:sz="0" w:space="0" w:color="auto"/>
        <w:right w:val="none" w:sz="0" w:space="0" w:color="auto"/>
      </w:divBdr>
    </w:div>
    <w:div w:id="502009605">
      <w:bodyDiv w:val="1"/>
      <w:marLeft w:val="0"/>
      <w:marRight w:val="0"/>
      <w:marTop w:val="0"/>
      <w:marBottom w:val="0"/>
      <w:divBdr>
        <w:top w:val="none" w:sz="0" w:space="0" w:color="auto"/>
        <w:left w:val="none" w:sz="0" w:space="0" w:color="auto"/>
        <w:bottom w:val="none" w:sz="0" w:space="0" w:color="auto"/>
        <w:right w:val="none" w:sz="0" w:space="0" w:color="auto"/>
      </w:divBdr>
    </w:div>
    <w:div w:id="502167971">
      <w:bodyDiv w:val="1"/>
      <w:marLeft w:val="0"/>
      <w:marRight w:val="0"/>
      <w:marTop w:val="0"/>
      <w:marBottom w:val="0"/>
      <w:divBdr>
        <w:top w:val="none" w:sz="0" w:space="0" w:color="auto"/>
        <w:left w:val="none" w:sz="0" w:space="0" w:color="auto"/>
        <w:bottom w:val="none" w:sz="0" w:space="0" w:color="auto"/>
        <w:right w:val="none" w:sz="0" w:space="0" w:color="auto"/>
      </w:divBdr>
    </w:div>
    <w:div w:id="502664663">
      <w:bodyDiv w:val="1"/>
      <w:marLeft w:val="0"/>
      <w:marRight w:val="0"/>
      <w:marTop w:val="0"/>
      <w:marBottom w:val="0"/>
      <w:divBdr>
        <w:top w:val="none" w:sz="0" w:space="0" w:color="auto"/>
        <w:left w:val="none" w:sz="0" w:space="0" w:color="auto"/>
        <w:bottom w:val="none" w:sz="0" w:space="0" w:color="auto"/>
        <w:right w:val="none" w:sz="0" w:space="0" w:color="auto"/>
      </w:divBdr>
    </w:div>
    <w:div w:id="504518637">
      <w:bodyDiv w:val="1"/>
      <w:marLeft w:val="0"/>
      <w:marRight w:val="0"/>
      <w:marTop w:val="0"/>
      <w:marBottom w:val="0"/>
      <w:divBdr>
        <w:top w:val="none" w:sz="0" w:space="0" w:color="auto"/>
        <w:left w:val="none" w:sz="0" w:space="0" w:color="auto"/>
        <w:bottom w:val="none" w:sz="0" w:space="0" w:color="auto"/>
        <w:right w:val="none" w:sz="0" w:space="0" w:color="auto"/>
      </w:divBdr>
    </w:div>
    <w:div w:id="504785919">
      <w:bodyDiv w:val="1"/>
      <w:marLeft w:val="0"/>
      <w:marRight w:val="0"/>
      <w:marTop w:val="0"/>
      <w:marBottom w:val="0"/>
      <w:divBdr>
        <w:top w:val="none" w:sz="0" w:space="0" w:color="auto"/>
        <w:left w:val="none" w:sz="0" w:space="0" w:color="auto"/>
        <w:bottom w:val="none" w:sz="0" w:space="0" w:color="auto"/>
        <w:right w:val="none" w:sz="0" w:space="0" w:color="auto"/>
      </w:divBdr>
    </w:div>
    <w:div w:id="505562066">
      <w:bodyDiv w:val="1"/>
      <w:marLeft w:val="0"/>
      <w:marRight w:val="0"/>
      <w:marTop w:val="0"/>
      <w:marBottom w:val="0"/>
      <w:divBdr>
        <w:top w:val="none" w:sz="0" w:space="0" w:color="auto"/>
        <w:left w:val="none" w:sz="0" w:space="0" w:color="auto"/>
        <w:bottom w:val="none" w:sz="0" w:space="0" w:color="auto"/>
        <w:right w:val="none" w:sz="0" w:space="0" w:color="auto"/>
      </w:divBdr>
    </w:div>
    <w:div w:id="505900880">
      <w:bodyDiv w:val="1"/>
      <w:marLeft w:val="0"/>
      <w:marRight w:val="0"/>
      <w:marTop w:val="0"/>
      <w:marBottom w:val="0"/>
      <w:divBdr>
        <w:top w:val="none" w:sz="0" w:space="0" w:color="auto"/>
        <w:left w:val="none" w:sz="0" w:space="0" w:color="auto"/>
        <w:bottom w:val="none" w:sz="0" w:space="0" w:color="auto"/>
        <w:right w:val="none" w:sz="0" w:space="0" w:color="auto"/>
      </w:divBdr>
    </w:div>
    <w:div w:id="507140128">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09759213">
      <w:bodyDiv w:val="1"/>
      <w:marLeft w:val="0"/>
      <w:marRight w:val="0"/>
      <w:marTop w:val="0"/>
      <w:marBottom w:val="0"/>
      <w:divBdr>
        <w:top w:val="none" w:sz="0" w:space="0" w:color="auto"/>
        <w:left w:val="none" w:sz="0" w:space="0" w:color="auto"/>
        <w:bottom w:val="none" w:sz="0" w:space="0" w:color="auto"/>
        <w:right w:val="none" w:sz="0" w:space="0" w:color="auto"/>
      </w:divBdr>
    </w:div>
    <w:div w:id="510678091">
      <w:bodyDiv w:val="1"/>
      <w:marLeft w:val="0"/>
      <w:marRight w:val="0"/>
      <w:marTop w:val="0"/>
      <w:marBottom w:val="0"/>
      <w:divBdr>
        <w:top w:val="none" w:sz="0" w:space="0" w:color="auto"/>
        <w:left w:val="none" w:sz="0" w:space="0" w:color="auto"/>
        <w:bottom w:val="none" w:sz="0" w:space="0" w:color="auto"/>
        <w:right w:val="none" w:sz="0" w:space="0" w:color="auto"/>
      </w:divBdr>
    </w:div>
    <w:div w:id="510681417">
      <w:bodyDiv w:val="1"/>
      <w:marLeft w:val="0"/>
      <w:marRight w:val="0"/>
      <w:marTop w:val="0"/>
      <w:marBottom w:val="0"/>
      <w:divBdr>
        <w:top w:val="none" w:sz="0" w:space="0" w:color="auto"/>
        <w:left w:val="none" w:sz="0" w:space="0" w:color="auto"/>
        <w:bottom w:val="none" w:sz="0" w:space="0" w:color="auto"/>
        <w:right w:val="none" w:sz="0" w:space="0" w:color="auto"/>
      </w:divBdr>
    </w:div>
    <w:div w:id="510921859">
      <w:bodyDiv w:val="1"/>
      <w:marLeft w:val="0"/>
      <w:marRight w:val="0"/>
      <w:marTop w:val="0"/>
      <w:marBottom w:val="0"/>
      <w:divBdr>
        <w:top w:val="none" w:sz="0" w:space="0" w:color="auto"/>
        <w:left w:val="none" w:sz="0" w:space="0" w:color="auto"/>
        <w:bottom w:val="none" w:sz="0" w:space="0" w:color="auto"/>
        <w:right w:val="none" w:sz="0" w:space="0" w:color="auto"/>
      </w:divBdr>
    </w:div>
    <w:div w:id="510997623">
      <w:bodyDiv w:val="1"/>
      <w:marLeft w:val="0"/>
      <w:marRight w:val="0"/>
      <w:marTop w:val="0"/>
      <w:marBottom w:val="0"/>
      <w:divBdr>
        <w:top w:val="none" w:sz="0" w:space="0" w:color="auto"/>
        <w:left w:val="none" w:sz="0" w:space="0" w:color="auto"/>
        <w:bottom w:val="none" w:sz="0" w:space="0" w:color="auto"/>
        <w:right w:val="none" w:sz="0" w:space="0" w:color="auto"/>
      </w:divBdr>
    </w:div>
    <w:div w:id="511071977">
      <w:bodyDiv w:val="1"/>
      <w:marLeft w:val="0"/>
      <w:marRight w:val="0"/>
      <w:marTop w:val="0"/>
      <w:marBottom w:val="0"/>
      <w:divBdr>
        <w:top w:val="none" w:sz="0" w:space="0" w:color="auto"/>
        <w:left w:val="none" w:sz="0" w:space="0" w:color="auto"/>
        <w:bottom w:val="none" w:sz="0" w:space="0" w:color="auto"/>
        <w:right w:val="none" w:sz="0" w:space="0" w:color="auto"/>
      </w:divBdr>
    </w:div>
    <w:div w:id="511726720">
      <w:bodyDiv w:val="1"/>
      <w:marLeft w:val="0"/>
      <w:marRight w:val="0"/>
      <w:marTop w:val="0"/>
      <w:marBottom w:val="0"/>
      <w:divBdr>
        <w:top w:val="none" w:sz="0" w:space="0" w:color="auto"/>
        <w:left w:val="none" w:sz="0" w:space="0" w:color="auto"/>
        <w:bottom w:val="none" w:sz="0" w:space="0" w:color="auto"/>
        <w:right w:val="none" w:sz="0" w:space="0" w:color="auto"/>
      </w:divBdr>
    </w:div>
    <w:div w:id="512383709">
      <w:bodyDiv w:val="1"/>
      <w:marLeft w:val="0"/>
      <w:marRight w:val="0"/>
      <w:marTop w:val="0"/>
      <w:marBottom w:val="0"/>
      <w:divBdr>
        <w:top w:val="none" w:sz="0" w:space="0" w:color="auto"/>
        <w:left w:val="none" w:sz="0" w:space="0" w:color="auto"/>
        <w:bottom w:val="none" w:sz="0" w:space="0" w:color="auto"/>
        <w:right w:val="none" w:sz="0" w:space="0" w:color="auto"/>
      </w:divBdr>
    </w:div>
    <w:div w:id="512690750">
      <w:bodyDiv w:val="1"/>
      <w:marLeft w:val="0"/>
      <w:marRight w:val="0"/>
      <w:marTop w:val="0"/>
      <w:marBottom w:val="0"/>
      <w:divBdr>
        <w:top w:val="none" w:sz="0" w:space="0" w:color="auto"/>
        <w:left w:val="none" w:sz="0" w:space="0" w:color="auto"/>
        <w:bottom w:val="none" w:sz="0" w:space="0" w:color="auto"/>
        <w:right w:val="none" w:sz="0" w:space="0" w:color="auto"/>
      </w:divBdr>
    </w:div>
    <w:div w:id="513106183">
      <w:bodyDiv w:val="1"/>
      <w:marLeft w:val="0"/>
      <w:marRight w:val="0"/>
      <w:marTop w:val="0"/>
      <w:marBottom w:val="0"/>
      <w:divBdr>
        <w:top w:val="none" w:sz="0" w:space="0" w:color="auto"/>
        <w:left w:val="none" w:sz="0" w:space="0" w:color="auto"/>
        <w:bottom w:val="none" w:sz="0" w:space="0" w:color="auto"/>
        <w:right w:val="none" w:sz="0" w:space="0" w:color="auto"/>
      </w:divBdr>
    </w:div>
    <w:div w:id="513616551">
      <w:bodyDiv w:val="1"/>
      <w:marLeft w:val="0"/>
      <w:marRight w:val="0"/>
      <w:marTop w:val="0"/>
      <w:marBottom w:val="0"/>
      <w:divBdr>
        <w:top w:val="none" w:sz="0" w:space="0" w:color="auto"/>
        <w:left w:val="none" w:sz="0" w:space="0" w:color="auto"/>
        <w:bottom w:val="none" w:sz="0" w:space="0" w:color="auto"/>
        <w:right w:val="none" w:sz="0" w:space="0" w:color="auto"/>
      </w:divBdr>
    </w:div>
    <w:div w:id="514225593">
      <w:bodyDiv w:val="1"/>
      <w:marLeft w:val="0"/>
      <w:marRight w:val="0"/>
      <w:marTop w:val="0"/>
      <w:marBottom w:val="0"/>
      <w:divBdr>
        <w:top w:val="none" w:sz="0" w:space="0" w:color="auto"/>
        <w:left w:val="none" w:sz="0" w:space="0" w:color="auto"/>
        <w:bottom w:val="none" w:sz="0" w:space="0" w:color="auto"/>
        <w:right w:val="none" w:sz="0" w:space="0" w:color="auto"/>
      </w:divBdr>
    </w:div>
    <w:div w:id="514539841">
      <w:bodyDiv w:val="1"/>
      <w:marLeft w:val="0"/>
      <w:marRight w:val="0"/>
      <w:marTop w:val="0"/>
      <w:marBottom w:val="0"/>
      <w:divBdr>
        <w:top w:val="none" w:sz="0" w:space="0" w:color="auto"/>
        <w:left w:val="none" w:sz="0" w:space="0" w:color="auto"/>
        <w:bottom w:val="none" w:sz="0" w:space="0" w:color="auto"/>
        <w:right w:val="none" w:sz="0" w:space="0" w:color="auto"/>
      </w:divBdr>
    </w:div>
    <w:div w:id="514882070">
      <w:bodyDiv w:val="1"/>
      <w:marLeft w:val="0"/>
      <w:marRight w:val="0"/>
      <w:marTop w:val="0"/>
      <w:marBottom w:val="0"/>
      <w:divBdr>
        <w:top w:val="none" w:sz="0" w:space="0" w:color="auto"/>
        <w:left w:val="none" w:sz="0" w:space="0" w:color="auto"/>
        <w:bottom w:val="none" w:sz="0" w:space="0" w:color="auto"/>
        <w:right w:val="none" w:sz="0" w:space="0" w:color="auto"/>
      </w:divBdr>
    </w:div>
    <w:div w:id="515074664">
      <w:bodyDiv w:val="1"/>
      <w:marLeft w:val="0"/>
      <w:marRight w:val="0"/>
      <w:marTop w:val="0"/>
      <w:marBottom w:val="0"/>
      <w:divBdr>
        <w:top w:val="none" w:sz="0" w:space="0" w:color="auto"/>
        <w:left w:val="none" w:sz="0" w:space="0" w:color="auto"/>
        <w:bottom w:val="none" w:sz="0" w:space="0" w:color="auto"/>
        <w:right w:val="none" w:sz="0" w:space="0" w:color="auto"/>
      </w:divBdr>
    </w:div>
    <w:div w:id="515119553">
      <w:bodyDiv w:val="1"/>
      <w:marLeft w:val="0"/>
      <w:marRight w:val="0"/>
      <w:marTop w:val="0"/>
      <w:marBottom w:val="0"/>
      <w:divBdr>
        <w:top w:val="none" w:sz="0" w:space="0" w:color="auto"/>
        <w:left w:val="none" w:sz="0" w:space="0" w:color="auto"/>
        <w:bottom w:val="none" w:sz="0" w:space="0" w:color="auto"/>
        <w:right w:val="none" w:sz="0" w:space="0" w:color="auto"/>
      </w:divBdr>
    </w:div>
    <w:div w:id="515314156">
      <w:bodyDiv w:val="1"/>
      <w:marLeft w:val="0"/>
      <w:marRight w:val="0"/>
      <w:marTop w:val="0"/>
      <w:marBottom w:val="0"/>
      <w:divBdr>
        <w:top w:val="none" w:sz="0" w:space="0" w:color="auto"/>
        <w:left w:val="none" w:sz="0" w:space="0" w:color="auto"/>
        <w:bottom w:val="none" w:sz="0" w:space="0" w:color="auto"/>
        <w:right w:val="none" w:sz="0" w:space="0" w:color="auto"/>
      </w:divBdr>
    </w:div>
    <w:div w:id="515509497">
      <w:bodyDiv w:val="1"/>
      <w:marLeft w:val="0"/>
      <w:marRight w:val="0"/>
      <w:marTop w:val="0"/>
      <w:marBottom w:val="0"/>
      <w:divBdr>
        <w:top w:val="none" w:sz="0" w:space="0" w:color="auto"/>
        <w:left w:val="none" w:sz="0" w:space="0" w:color="auto"/>
        <w:bottom w:val="none" w:sz="0" w:space="0" w:color="auto"/>
        <w:right w:val="none" w:sz="0" w:space="0" w:color="auto"/>
      </w:divBdr>
    </w:div>
    <w:div w:id="516390680">
      <w:bodyDiv w:val="1"/>
      <w:marLeft w:val="0"/>
      <w:marRight w:val="0"/>
      <w:marTop w:val="0"/>
      <w:marBottom w:val="0"/>
      <w:divBdr>
        <w:top w:val="none" w:sz="0" w:space="0" w:color="auto"/>
        <w:left w:val="none" w:sz="0" w:space="0" w:color="auto"/>
        <w:bottom w:val="none" w:sz="0" w:space="0" w:color="auto"/>
        <w:right w:val="none" w:sz="0" w:space="0" w:color="auto"/>
      </w:divBdr>
    </w:div>
    <w:div w:id="516620833">
      <w:bodyDiv w:val="1"/>
      <w:marLeft w:val="0"/>
      <w:marRight w:val="0"/>
      <w:marTop w:val="0"/>
      <w:marBottom w:val="0"/>
      <w:divBdr>
        <w:top w:val="none" w:sz="0" w:space="0" w:color="auto"/>
        <w:left w:val="none" w:sz="0" w:space="0" w:color="auto"/>
        <w:bottom w:val="none" w:sz="0" w:space="0" w:color="auto"/>
        <w:right w:val="none" w:sz="0" w:space="0" w:color="auto"/>
      </w:divBdr>
    </w:div>
    <w:div w:id="517351307">
      <w:bodyDiv w:val="1"/>
      <w:marLeft w:val="0"/>
      <w:marRight w:val="0"/>
      <w:marTop w:val="0"/>
      <w:marBottom w:val="0"/>
      <w:divBdr>
        <w:top w:val="none" w:sz="0" w:space="0" w:color="auto"/>
        <w:left w:val="none" w:sz="0" w:space="0" w:color="auto"/>
        <w:bottom w:val="none" w:sz="0" w:space="0" w:color="auto"/>
        <w:right w:val="none" w:sz="0" w:space="0" w:color="auto"/>
      </w:divBdr>
    </w:div>
    <w:div w:id="517700139">
      <w:bodyDiv w:val="1"/>
      <w:marLeft w:val="0"/>
      <w:marRight w:val="0"/>
      <w:marTop w:val="0"/>
      <w:marBottom w:val="0"/>
      <w:divBdr>
        <w:top w:val="none" w:sz="0" w:space="0" w:color="auto"/>
        <w:left w:val="none" w:sz="0" w:space="0" w:color="auto"/>
        <w:bottom w:val="none" w:sz="0" w:space="0" w:color="auto"/>
        <w:right w:val="none" w:sz="0" w:space="0" w:color="auto"/>
      </w:divBdr>
    </w:div>
    <w:div w:id="518008774">
      <w:bodyDiv w:val="1"/>
      <w:marLeft w:val="0"/>
      <w:marRight w:val="0"/>
      <w:marTop w:val="0"/>
      <w:marBottom w:val="0"/>
      <w:divBdr>
        <w:top w:val="none" w:sz="0" w:space="0" w:color="auto"/>
        <w:left w:val="none" w:sz="0" w:space="0" w:color="auto"/>
        <w:bottom w:val="none" w:sz="0" w:space="0" w:color="auto"/>
        <w:right w:val="none" w:sz="0" w:space="0" w:color="auto"/>
      </w:divBdr>
    </w:div>
    <w:div w:id="518783743">
      <w:bodyDiv w:val="1"/>
      <w:marLeft w:val="0"/>
      <w:marRight w:val="0"/>
      <w:marTop w:val="0"/>
      <w:marBottom w:val="0"/>
      <w:divBdr>
        <w:top w:val="none" w:sz="0" w:space="0" w:color="auto"/>
        <w:left w:val="none" w:sz="0" w:space="0" w:color="auto"/>
        <w:bottom w:val="none" w:sz="0" w:space="0" w:color="auto"/>
        <w:right w:val="none" w:sz="0" w:space="0" w:color="auto"/>
      </w:divBdr>
    </w:div>
    <w:div w:id="519051512">
      <w:bodyDiv w:val="1"/>
      <w:marLeft w:val="0"/>
      <w:marRight w:val="0"/>
      <w:marTop w:val="0"/>
      <w:marBottom w:val="0"/>
      <w:divBdr>
        <w:top w:val="none" w:sz="0" w:space="0" w:color="auto"/>
        <w:left w:val="none" w:sz="0" w:space="0" w:color="auto"/>
        <w:bottom w:val="none" w:sz="0" w:space="0" w:color="auto"/>
        <w:right w:val="none" w:sz="0" w:space="0" w:color="auto"/>
      </w:divBdr>
    </w:div>
    <w:div w:id="519466836">
      <w:bodyDiv w:val="1"/>
      <w:marLeft w:val="0"/>
      <w:marRight w:val="0"/>
      <w:marTop w:val="0"/>
      <w:marBottom w:val="0"/>
      <w:divBdr>
        <w:top w:val="none" w:sz="0" w:space="0" w:color="auto"/>
        <w:left w:val="none" w:sz="0" w:space="0" w:color="auto"/>
        <w:bottom w:val="none" w:sz="0" w:space="0" w:color="auto"/>
        <w:right w:val="none" w:sz="0" w:space="0" w:color="auto"/>
      </w:divBdr>
    </w:div>
    <w:div w:id="520123520">
      <w:bodyDiv w:val="1"/>
      <w:marLeft w:val="0"/>
      <w:marRight w:val="0"/>
      <w:marTop w:val="0"/>
      <w:marBottom w:val="0"/>
      <w:divBdr>
        <w:top w:val="none" w:sz="0" w:space="0" w:color="auto"/>
        <w:left w:val="none" w:sz="0" w:space="0" w:color="auto"/>
        <w:bottom w:val="none" w:sz="0" w:space="0" w:color="auto"/>
        <w:right w:val="none" w:sz="0" w:space="0" w:color="auto"/>
      </w:divBdr>
    </w:div>
    <w:div w:id="520165667">
      <w:bodyDiv w:val="1"/>
      <w:marLeft w:val="0"/>
      <w:marRight w:val="0"/>
      <w:marTop w:val="0"/>
      <w:marBottom w:val="0"/>
      <w:divBdr>
        <w:top w:val="none" w:sz="0" w:space="0" w:color="auto"/>
        <w:left w:val="none" w:sz="0" w:space="0" w:color="auto"/>
        <w:bottom w:val="none" w:sz="0" w:space="0" w:color="auto"/>
        <w:right w:val="none" w:sz="0" w:space="0" w:color="auto"/>
      </w:divBdr>
    </w:div>
    <w:div w:id="521166495">
      <w:bodyDiv w:val="1"/>
      <w:marLeft w:val="0"/>
      <w:marRight w:val="0"/>
      <w:marTop w:val="0"/>
      <w:marBottom w:val="0"/>
      <w:divBdr>
        <w:top w:val="none" w:sz="0" w:space="0" w:color="auto"/>
        <w:left w:val="none" w:sz="0" w:space="0" w:color="auto"/>
        <w:bottom w:val="none" w:sz="0" w:space="0" w:color="auto"/>
        <w:right w:val="none" w:sz="0" w:space="0" w:color="auto"/>
      </w:divBdr>
    </w:div>
    <w:div w:id="521214388">
      <w:bodyDiv w:val="1"/>
      <w:marLeft w:val="0"/>
      <w:marRight w:val="0"/>
      <w:marTop w:val="0"/>
      <w:marBottom w:val="0"/>
      <w:divBdr>
        <w:top w:val="none" w:sz="0" w:space="0" w:color="auto"/>
        <w:left w:val="none" w:sz="0" w:space="0" w:color="auto"/>
        <w:bottom w:val="none" w:sz="0" w:space="0" w:color="auto"/>
        <w:right w:val="none" w:sz="0" w:space="0" w:color="auto"/>
      </w:divBdr>
    </w:div>
    <w:div w:id="521285757">
      <w:bodyDiv w:val="1"/>
      <w:marLeft w:val="0"/>
      <w:marRight w:val="0"/>
      <w:marTop w:val="0"/>
      <w:marBottom w:val="0"/>
      <w:divBdr>
        <w:top w:val="none" w:sz="0" w:space="0" w:color="auto"/>
        <w:left w:val="none" w:sz="0" w:space="0" w:color="auto"/>
        <w:bottom w:val="none" w:sz="0" w:space="0" w:color="auto"/>
        <w:right w:val="none" w:sz="0" w:space="0" w:color="auto"/>
      </w:divBdr>
    </w:div>
    <w:div w:id="521668477">
      <w:bodyDiv w:val="1"/>
      <w:marLeft w:val="0"/>
      <w:marRight w:val="0"/>
      <w:marTop w:val="0"/>
      <w:marBottom w:val="0"/>
      <w:divBdr>
        <w:top w:val="none" w:sz="0" w:space="0" w:color="auto"/>
        <w:left w:val="none" w:sz="0" w:space="0" w:color="auto"/>
        <w:bottom w:val="none" w:sz="0" w:space="0" w:color="auto"/>
        <w:right w:val="none" w:sz="0" w:space="0" w:color="auto"/>
      </w:divBdr>
    </w:div>
    <w:div w:id="521673414">
      <w:bodyDiv w:val="1"/>
      <w:marLeft w:val="0"/>
      <w:marRight w:val="0"/>
      <w:marTop w:val="0"/>
      <w:marBottom w:val="0"/>
      <w:divBdr>
        <w:top w:val="none" w:sz="0" w:space="0" w:color="auto"/>
        <w:left w:val="none" w:sz="0" w:space="0" w:color="auto"/>
        <w:bottom w:val="none" w:sz="0" w:space="0" w:color="auto"/>
        <w:right w:val="none" w:sz="0" w:space="0" w:color="auto"/>
      </w:divBdr>
    </w:div>
    <w:div w:id="521673597">
      <w:bodyDiv w:val="1"/>
      <w:marLeft w:val="0"/>
      <w:marRight w:val="0"/>
      <w:marTop w:val="0"/>
      <w:marBottom w:val="0"/>
      <w:divBdr>
        <w:top w:val="none" w:sz="0" w:space="0" w:color="auto"/>
        <w:left w:val="none" w:sz="0" w:space="0" w:color="auto"/>
        <w:bottom w:val="none" w:sz="0" w:space="0" w:color="auto"/>
        <w:right w:val="none" w:sz="0" w:space="0" w:color="auto"/>
      </w:divBdr>
    </w:div>
    <w:div w:id="522475533">
      <w:bodyDiv w:val="1"/>
      <w:marLeft w:val="0"/>
      <w:marRight w:val="0"/>
      <w:marTop w:val="0"/>
      <w:marBottom w:val="0"/>
      <w:divBdr>
        <w:top w:val="none" w:sz="0" w:space="0" w:color="auto"/>
        <w:left w:val="none" w:sz="0" w:space="0" w:color="auto"/>
        <w:bottom w:val="none" w:sz="0" w:space="0" w:color="auto"/>
        <w:right w:val="none" w:sz="0" w:space="0" w:color="auto"/>
      </w:divBdr>
    </w:div>
    <w:div w:id="523174253">
      <w:bodyDiv w:val="1"/>
      <w:marLeft w:val="0"/>
      <w:marRight w:val="0"/>
      <w:marTop w:val="0"/>
      <w:marBottom w:val="0"/>
      <w:divBdr>
        <w:top w:val="none" w:sz="0" w:space="0" w:color="auto"/>
        <w:left w:val="none" w:sz="0" w:space="0" w:color="auto"/>
        <w:bottom w:val="none" w:sz="0" w:space="0" w:color="auto"/>
        <w:right w:val="none" w:sz="0" w:space="0" w:color="auto"/>
      </w:divBdr>
    </w:div>
    <w:div w:id="525289792">
      <w:bodyDiv w:val="1"/>
      <w:marLeft w:val="0"/>
      <w:marRight w:val="0"/>
      <w:marTop w:val="0"/>
      <w:marBottom w:val="0"/>
      <w:divBdr>
        <w:top w:val="none" w:sz="0" w:space="0" w:color="auto"/>
        <w:left w:val="none" w:sz="0" w:space="0" w:color="auto"/>
        <w:bottom w:val="none" w:sz="0" w:space="0" w:color="auto"/>
        <w:right w:val="none" w:sz="0" w:space="0" w:color="auto"/>
      </w:divBdr>
    </w:div>
    <w:div w:id="525947540">
      <w:bodyDiv w:val="1"/>
      <w:marLeft w:val="0"/>
      <w:marRight w:val="0"/>
      <w:marTop w:val="0"/>
      <w:marBottom w:val="0"/>
      <w:divBdr>
        <w:top w:val="none" w:sz="0" w:space="0" w:color="auto"/>
        <w:left w:val="none" w:sz="0" w:space="0" w:color="auto"/>
        <w:bottom w:val="none" w:sz="0" w:space="0" w:color="auto"/>
        <w:right w:val="none" w:sz="0" w:space="0" w:color="auto"/>
      </w:divBdr>
    </w:div>
    <w:div w:id="526218335">
      <w:bodyDiv w:val="1"/>
      <w:marLeft w:val="0"/>
      <w:marRight w:val="0"/>
      <w:marTop w:val="0"/>
      <w:marBottom w:val="0"/>
      <w:divBdr>
        <w:top w:val="none" w:sz="0" w:space="0" w:color="auto"/>
        <w:left w:val="none" w:sz="0" w:space="0" w:color="auto"/>
        <w:bottom w:val="none" w:sz="0" w:space="0" w:color="auto"/>
        <w:right w:val="none" w:sz="0" w:space="0" w:color="auto"/>
      </w:divBdr>
    </w:div>
    <w:div w:id="526791834">
      <w:bodyDiv w:val="1"/>
      <w:marLeft w:val="0"/>
      <w:marRight w:val="0"/>
      <w:marTop w:val="0"/>
      <w:marBottom w:val="0"/>
      <w:divBdr>
        <w:top w:val="none" w:sz="0" w:space="0" w:color="auto"/>
        <w:left w:val="none" w:sz="0" w:space="0" w:color="auto"/>
        <w:bottom w:val="none" w:sz="0" w:space="0" w:color="auto"/>
        <w:right w:val="none" w:sz="0" w:space="0" w:color="auto"/>
      </w:divBdr>
    </w:div>
    <w:div w:id="526874792">
      <w:bodyDiv w:val="1"/>
      <w:marLeft w:val="0"/>
      <w:marRight w:val="0"/>
      <w:marTop w:val="0"/>
      <w:marBottom w:val="0"/>
      <w:divBdr>
        <w:top w:val="none" w:sz="0" w:space="0" w:color="auto"/>
        <w:left w:val="none" w:sz="0" w:space="0" w:color="auto"/>
        <w:bottom w:val="none" w:sz="0" w:space="0" w:color="auto"/>
        <w:right w:val="none" w:sz="0" w:space="0" w:color="auto"/>
      </w:divBdr>
    </w:div>
    <w:div w:id="526915102">
      <w:bodyDiv w:val="1"/>
      <w:marLeft w:val="0"/>
      <w:marRight w:val="0"/>
      <w:marTop w:val="0"/>
      <w:marBottom w:val="0"/>
      <w:divBdr>
        <w:top w:val="none" w:sz="0" w:space="0" w:color="auto"/>
        <w:left w:val="none" w:sz="0" w:space="0" w:color="auto"/>
        <w:bottom w:val="none" w:sz="0" w:space="0" w:color="auto"/>
        <w:right w:val="none" w:sz="0" w:space="0" w:color="auto"/>
      </w:divBdr>
    </w:div>
    <w:div w:id="527761784">
      <w:bodyDiv w:val="1"/>
      <w:marLeft w:val="0"/>
      <w:marRight w:val="0"/>
      <w:marTop w:val="0"/>
      <w:marBottom w:val="0"/>
      <w:divBdr>
        <w:top w:val="none" w:sz="0" w:space="0" w:color="auto"/>
        <w:left w:val="none" w:sz="0" w:space="0" w:color="auto"/>
        <w:bottom w:val="none" w:sz="0" w:space="0" w:color="auto"/>
        <w:right w:val="none" w:sz="0" w:space="0" w:color="auto"/>
      </w:divBdr>
    </w:div>
    <w:div w:id="527910938">
      <w:bodyDiv w:val="1"/>
      <w:marLeft w:val="0"/>
      <w:marRight w:val="0"/>
      <w:marTop w:val="0"/>
      <w:marBottom w:val="0"/>
      <w:divBdr>
        <w:top w:val="none" w:sz="0" w:space="0" w:color="auto"/>
        <w:left w:val="none" w:sz="0" w:space="0" w:color="auto"/>
        <w:bottom w:val="none" w:sz="0" w:space="0" w:color="auto"/>
        <w:right w:val="none" w:sz="0" w:space="0" w:color="auto"/>
      </w:divBdr>
    </w:div>
    <w:div w:id="528297712">
      <w:bodyDiv w:val="1"/>
      <w:marLeft w:val="0"/>
      <w:marRight w:val="0"/>
      <w:marTop w:val="0"/>
      <w:marBottom w:val="0"/>
      <w:divBdr>
        <w:top w:val="none" w:sz="0" w:space="0" w:color="auto"/>
        <w:left w:val="none" w:sz="0" w:space="0" w:color="auto"/>
        <w:bottom w:val="none" w:sz="0" w:space="0" w:color="auto"/>
        <w:right w:val="none" w:sz="0" w:space="0" w:color="auto"/>
      </w:divBdr>
    </w:div>
    <w:div w:id="528880940">
      <w:bodyDiv w:val="1"/>
      <w:marLeft w:val="0"/>
      <w:marRight w:val="0"/>
      <w:marTop w:val="0"/>
      <w:marBottom w:val="0"/>
      <w:divBdr>
        <w:top w:val="none" w:sz="0" w:space="0" w:color="auto"/>
        <w:left w:val="none" w:sz="0" w:space="0" w:color="auto"/>
        <w:bottom w:val="none" w:sz="0" w:space="0" w:color="auto"/>
        <w:right w:val="none" w:sz="0" w:space="0" w:color="auto"/>
      </w:divBdr>
    </w:div>
    <w:div w:id="529072304">
      <w:bodyDiv w:val="1"/>
      <w:marLeft w:val="0"/>
      <w:marRight w:val="0"/>
      <w:marTop w:val="0"/>
      <w:marBottom w:val="0"/>
      <w:divBdr>
        <w:top w:val="none" w:sz="0" w:space="0" w:color="auto"/>
        <w:left w:val="none" w:sz="0" w:space="0" w:color="auto"/>
        <w:bottom w:val="none" w:sz="0" w:space="0" w:color="auto"/>
        <w:right w:val="none" w:sz="0" w:space="0" w:color="auto"/>
      </w:divBdr>
    </w:div>
    <w:div w:id="529341219">
      <w:bodyDiv w:val="1"/>
      <w:marLeft w:val="0"/>
      <w:marRight w:val="0"/>
      <w:marTop w:val="0"/>
      <w:marBottom w:val="0"/>
      <w:divBdr>
        <w:top w:val="none" w:sz="0" w:space="0" w:color="auto"/>
        <w:left w:val="none" w:sz="0" w:space="0" w:color="auto"/>
        <w:bottom w:val="none" w:sz="0" w:space="0" w:color="auto"/>
        <w:right w:val="none" w:sz="0" w:space="0" w:color="auto"/>
      </w:divBdr>
    </w:div>
    <w:div w:id="529491147">
      <w:bodyDiv w:val="1"/>
      <w:marLeft w:val="0"/>
      <w:marRight w:val="0"/>
      <w:marTop w:val="0"/>
      <w:marBottom w:val="0"/>
      <w:divBdr>
        <w:top w:val="none" w:sz="0" w:space="0" w:color="auto"/>
        <w:left w:val="none" w:sz="0" w:space="0" w:color="auto"/>
        <w:bottom w:val="none" w:sz="0" w:space="0" w:color="auto"/>
        <w:right w:val="none" w:sz="0" w:space="0" w:color="auto"/>
      </w:divBdr>
    </w:div>
    <w:div w:id="529495088">
      <w:bodyDiv w:val="1"/>
      <w:marLeft w:val="0"/>
      <w:marRight w:val="0"/>
      <w:marTop w:val="0"/>
      <w:marBottom w:val="0"/>
      <w:divBdr>
        <w:top w:val="none" w:sz="0" w:space="0" w:color="auto"/>
        <w:left w:val="none" w:sz="0" w:space="0" w:color="auto"/>
        <w:bottom w:val="none" w:sz="0" w:space="0" w:color="auto"/>
        <w:right w:val="none" w:sz="0" w:space="0" w:color="auto"/>
      </w:divBdr>
    </w:div>
    <w:div w:id="530192890">
      <w:bodyDiv w:val="1"/>
      <w:marLeft w:val="0"/>
      <w:marRight w:val="0"/>
      <w:marTop w:val="0"/>
      <w:marBottom w:val="0"/>
      <w:divBdr>
        <w:top w:val="none" w:sz="0" w:space="0" w:color="auto"/>
        <w:left w:val="none" w:sz="0" w:space="0" w:color="auto"/>
        <w:bottom w:val="none" w:sz="0" w:space="0" w:color="auto"/>
        <w:right w:val="none" w:sz="0" w:space="0" w:color="auto"/>
      </w:divBdr>
    </w:div>
    <w:div w:id="531503845">
      <w:bodyDiv w:val="1"/>
      <w:marLeft w:val="0"/>
      <w:marRight w:val="0"/>
      <w:marTop w:val="0"/>
      <w:marBottom w:val="0"/>
      <w:divBdr>
        <w:top w:val="none" w:sz="0" w:space="0" w:color="auto"/>
        <w:left w:val="none" w:sz="0" w:space="0" w:color="auto"/>
        <w:bottom w:val="none" w:sz="0" w:space="0" w:color="auto"/>
        <w:right w:val="none" w:sz="0" w:space="0" w:color="auto"/>
      </w:divBdr>
    </w:div>
    <w:div w:id="531962473">
      <w:bodyDiv w:val="1"/>
      <w:marLeft w:val="0"/>
      <w:marRight w:val="0"/>
      <w:marTop w:val="0"/>
      <w:marBottom w:val="0"/>
      <w:divBdr>
        <w:top w:val="none" w:sz="0" w:space="0" w:color="auto"/>
        <w:left w:val="none" w:sz="0" w:space="0" w:color="auto"/>
        <w:bottom w:val="none" w:sz="0" w:space="0" w:color="auto"/>
        <w:right w:val="none" w:sz="0" w:space="0" w:color="auto"/>
      </w:divBdr>
    </w:div>
    <w:div w:id="532308335">
      <w:bodyDiv w:val="1"/>
      <w:marLeft w:val="0"/>
      <w:marRight w:val="0"/>
      <w:marTop w:val="0"/>
      <w:marBottom w:val="0"/>
      <w:divBdr>
        <w:top w:val="none" w:sz="0" w:space="0" w:color="auto"/>
        <w:left w:val="none" w:sz="0" w:space="0" w:color="auto"/>
        <w:bottom w:val="none" w:sz="0" w:space="0" w:color="auto"/>
        <w:right w:val="none" w:sz="0" w:space="0" w:color="auto"/>
      </w:divBdr>
    </w:div>
    <w:div w:id="532308686">
      <w:bodyDiv w:val="1"/>
      <w:marLeft w:val="0"/>
      <w:marRight w:val="0"/>
      <w:marTop w:val="0"/>
      <w:marBottom w:val="0"/>
      <w:divBdr>
        <w:top w:val="none" w:sz="0" w:space="0" w:color="auto"/>
        <w:left w:val="none" w:sz="0" w:space="0" w:color="auto"/>
        <w:bottom w:val="none" w:sz="0" w:space="0" w:color="auto"/>
        <w:right w:val="none" w:sz="0" w:space="0" w:color="auto"/>
      </w:divBdr>
    </w:div>
    <w:div w:id="532427039">
      <w:bodyDiv w:val="1"/>
      <w:marLeft w:val="0"/>
      <w:marRight w:val="0"/>
      <w:marTop w:val="0"/>
      <w:marBottom w:val="0"/>
      <w:divBdr>
        <w:top w:val="none" w:sz="0" w:space="0" w:color="auto"/>
        <w:left w:val="none" w:sz="0" w:space="0" w:color="auto"/>
        <w:bottom w:val="none" w:sz="0" w:space="0" w:color="auto"/>
        <w:right w:val="none" w:sz="0" w:space="0" w:color="auto"/>
      </w:divBdr>
    </w:div>
    <w:div w:id="532764488">
      <w:bodyDiv w:val="1"/>
      <w:marLeft w:val="0"/>
      <w:marRight w:val="0"/>
      <w:marTop w:val="0"/>
      <w:marBottom w:val="0"/>
      <w:divBdr>
        <w:top w:val="none" w:sz="0" w:space="0" w:color="auto"/>
        <w:left w:val="none" w:sz="0" w:space="0" w:color="auto"/>
        <w:bottom w:val="none" w:sz="0" w:space="0" w:color="auto"/>
        <w:right w:val="none" w:sz="0" w:space="0" w:color="auto"/>
      </w:divBdr>
    </w:div>
    <w:div w:id="533885857">
      <w:bodyDiv w:val="1"/>
      <w:marLeft w:val="0"/>
      <w:marRight w:val="0"/>
      <w:marTop w:val="0"/>
      <w:marBottom w:val="0"/>
      <w:divBdr>
        <w:top w:val="none" w:sz="0" w:space="0" w:color="auto"/>
        <w:left w:val="none" w:sz="0" w:space="0" w:color="auto"/>
        <w:bottom w:val="none" w:sz="0" w:space="0" w:color="auto"/>
        <w:right w:val="none" w:sz="0" w:space="0" w:color="auto"/>
      </w:divBdr>
    </w:div>
    <w:div w:id="535191767">
      <w:bodyDiv w:val="1"/>
      <w:marLeft w:val="0"/>
      <w:marRight w:val="0"/>
      <w:marTop w:val="0"/>
      <w:marBottom w:val="0"/>
      <w:divBdr>
        <w:top w:val="none" w:sz="0" w:space="0" w:color="auto"/>
        <w:left w:val="none" w:sz="0" w:space="0" w:color="auto"/>
        <w:bottom w:val="none" w:sz="0" w:space="0" w:color="auto"/>
        <w:right w:val="none" w:sz="0" w:space="0" w:color="auto"/>
      </w:divBdr>
    </w:div>
    <w:div w:id="535847213">
      <w:bodyDiv w:val="1"/>
      <w:marLeft w:val="0"/>
      <w:marRight w:val="0"/>
      <w:marTop w:val="0"/>
      <w:marBottom w:val="0"/>
      <w:divBdr>
        <w:top w:val="none" w:sz="0" w:space="0" w:color="auto"/>
        <w:left w:val="none" w:sz="0" w:space="0" w:color="auto"/>
        <w:bottom w:val="none" w:sz="0" w:space="0" w:color="auto"/>
        <w:right w:val="none" w:sz="0" w:space="0" w:color="auto"/>
      </w:divBdr>
    </w:div>
    <w:div w:id="536357205">
      <w:bodyDiv w:val="1"/>
      <w:marLeft w:val="0"/>
      <w:marRight w:val="0"/>
      <w:marTop w:val="0"/>
      <w:marBottom w:val="0"/>
      <w:divBdr>
        <w:top w:val="none" w:sz="0" w:space="0" w:color="auto"/>
        <w:left w:val="none" w:sz="0" w:space="0" w:color="auto"/>
        <w:bottom w:val="none" w:sz="0" w:space="0" w:color="auto"/>
        <w:right w:val="none" w:sz="0" w:space="0" w:color="auto"/>
      </w:divBdr>
    </w:div>
    <w:div w:id="536506568">
      <w:bodyDiv w:val="1"/>
      <w:marLeft w:val="0"/>
      <w:marRight w:val="0"/>
      <w:marTop w:val="0"/>
      <w:marBottom w:val="0"/>
      <w:divBdr>
        <w:top w:val="none" w:sz="0" w:space="0" w:color="auto"/>
        <w:left w:val="none" w:sz="0" w:space="0" w:color="auto"/>
        <w:bottom w:val="none" w:sz="0" w:space="0" w:color="auto"/>
        <w:right w:val="none" w:sz="0" w:space="0" w:color="auto"/>
      </w:divBdr>
    </w:div>
    <w:div w:id="538248619">
      <w:bodyDiv w:val="1"/>
      <w:marLeft w:val="0"/>
      <w:marRight w:val="0"/>
      <w:marTop w:val="0"/>
      <w:marBottom w:val="0"/>
      <w:divBdr>
        <w:top w:val="none" w:sz="0" w:space="0" w:color="auto"/>
        <w:left w:val="none" w:sz="0" w:space="0" w:color="auto"/>
        <w:bottom w:val="none" w:sz="0" w:space="0" w:color="auto"/>
        <w:right w:val="none" w:sz="0" w:space="0" w:color="auto"/>
      </w:divBdr>
    </w:div>
    <w:div w:id="538397882">
      <w:bodyDiv w:val="1"/>
      <w:marLeft w:val="0"/>
      <w:marRight w:val="0"/>
      <w:marTop w:val="0"/>
      <w:marBottom w:val="0"/>
      <w:divBdr>
        <w:top w:val="none" w:sz="0" w:space="0" w:color="auto"/>
        <w:left w:val="none" w:sz="0" w:space="0" w:color="auto"/>
        <w:bottom w:val="none" w:sz="0" w:space="0" w:color="auto"/>
        <w:right w:val="none" w:sz="0" w:space="0" w:color="auto"/>
      </w:divBdr>
    </w:div>
    <w:div w:id="538399055">
      <w:bodyDiv w:val="1"/>
      <w:marLeft w:val="0"/>
      <w:marRight w:val="0"/>
      <w:marTop w:val="0"/>
      <w:marBottom w:val="0"/>
      <w:divBdr>
        <w:top w:val="none" w:sz="0" w:space="0" w:color="auto"/>
        <w:left w:val="none" w:sz="0" w:space="0" w:color="auto"/>
        <w:bottom w:val="none" w:sz="0" w:space="0" w:color="auto"/>
        <w:right w:val="none" w:sz="0" w:space="0" w:color="auto"/>
      </w:divBdr>
    </w:div>
    <w:div w:id="538472840">
      <w:bodyDiv w:val="1"/>
      <w:marLeft w:val="0"/>
      <w:marRight w:val="0"/>
      <w:marTop w:val="0"/>
      <w:marBottom w:val="0"/>
      <w:divBdr>
        <w:top w:val="none" w:sz="0" w:space="0" w:color="auto"/>
        <w:left w:val="none" w:sz="0" w:space="0" w:color="auto"/>
        <w:bottom w:val="none" w:sz="0" w:space="0" w:color="auto"/>
        <w:right w:val="none" w:sz="0" w:space="0" w:color="auto"/>
      </w:divBdr>
    </w:div>
    <w:div w:id="539166160">
      <w:bodyDiv w:val="1"/>
      <w:marLeft w:val="0"/>
      <w:marRight w:val="0"/>
      <w:marTop w:val="0"/>
      <w:marBottom w:val="0"/>
      <w:divBdr>
        <w:top w:val="none" w:sz="0" w:space="0" w:color="auto"/>
        <w:left w:val="none" w:sz="0" w:space="0" w:color="auto"/>
        <w:bottom w:val="none" w:sz="0" w:space="0" w:color="auto"/>
        <w:right w:val="none" w:sz="0" w:space="0" w:color="auto"/>
      </w:divBdr>
    </w:div>
    <w:div w:id="539636185">
      <w:bodyDiv w:val="1"/>
      <w:marLeft w:val="0"/>
      <w:marRight w:val="0"/>
      <w:marTop w:val="0"/>
      <w:marBottom w:val="0"/>
      <w:divBdr>
        <w:top w:val="none" w:sz="0" w:space="0" w:color="auto"/>
        <w:left w:val="none" w:sz="0" w:space="0" w:color="auto"/>
        <w:bottom w:val="none" w:sz="0" w:space="0" w:color="auto"/>
        <w:right w:val="none" w:sz="0" w:space="0" w:color="auto"/>
      </w:divBdr>
    </w:div>
    <w:div w:id="539977233">
      <w:bodyDiv w:val="1"/>
      <w:marLeft w:val="0"/>
      <w:marRight w:val="0"/>
      <w:marTop w:val="0"/>
      <w:marBottom w:val="0"/>
      <w:divBdr>
        <w:top w:val="none" w:sz="0" w:space="0" w:color="auto"/>
        <w:left w:val="none" w:sz="0" w:space="0" w:color="auto"/>
        <w:bottom w:val="none" w:sz="0" w:space="0" w:color="auto"/>
        <w:right w:val="none" w:sz="0" w:space="0" w:color="auto"/>
      </w:divBdr>
    </w:div>
    <w:div w:id="539979251">
      <w:bodyDiv w:val="1"/>
      <w:marLeft w:val="0"/>
      <w:marRight w:val="0"/>
      <w:marTop w:val="0"/>
      <w:marBottom w:val="0"/>
      <w:divBdr>
        <w:top w:val="none" w:sz="0" w:space="0" w:color="auto"/>
        <w:left w:val="none" w:sz="0" w:space="0" w:color="auto"/>
        <w:bottom w:val="none" w:sz="0" w:space="0" w:color="auto"/>
        <w:right w:val="none" w:sz="0" w:space="0" w:color="auto"/>
      </w:divBdr>
    </w:div>
    <w:div w:id="541023027">
      <w:bodyDiv w:val="1"/>
      <w:marLeft w:val="0"/>
      <w:marRight w:val="0"/>
      <w:marTop w:val="0"/>
      <w:marBottom w:val="0"/>
      <w:divBdr>
        <w:top w:val="none" w:sz="0" w:space="0" w:color="auto"/>
        <w:left w:val="none" w:sz="0" w:space="0" w:color="auto"/>
        <w:bottom w:val="none" w:sz="0" w:space="0" w:color="auto"/>
        <w:right w:val="none" w:sz="0" w:space="0" w:color="auto"/>
      </w:divBdr>
    </w:div>
    <w:div w:id="541094256">
      <w:bodyDiv w:val="1"/>
      <w:marLeft w:val="0"/>
      <w:marRight w:val="0"/>
      <w:marTop w:val="0"/>
      <w:marBottom w:val="0"/>
      <w:divBdr>
        <w:top w:val="none" w:sz="0" w:space="0" w:color="auto"/>
        <w:left w:val="none" w:sz="0" w:space="0" w:color="auto"/>
        <w:bottom w:val="none" w:sz="0" w:space="0" w:color="auto"/>
        <w:right w:val="none" w:sz="0" w:space="0" w:color="auto"/>
      </w:divBdr>
    </w:div>
    <w:div w:id="543710101">
      <w:bodyDiv w:val="1"/>
      <w:marLeft w:val="0"/>
      <w:marRight w:val="0"/>
      <w:marTop w:val="0"/>
      <w:marBottom w:val="0"/>
      <w:divBdr>
        <w:top w:val="none" w:sz="0" w:space="0" w:color="auto"/>
        <w:left w:val="none" w:sz="0" w:space="0" w:color="auto"/>
        <w:bottom w:val="none" w:sz="0" w:space="0" w:color="auto"/>
        <w:right w:val="none" w:sz="0" w:space="0" w:color="auto"/>
      </w:divBdr>
    </w:div>
    <w:div w:id="543756677">
      <w:bodyDiv w:val="1"/>
      <w:marLeft w:val="0"/>
      <w:marRight w:val="0"/>
      <w:marTop w:val="0"/>
      <w:marBottom w:val="0"/>
      <w:divBdr>
        <w:top w:val="none" w:sz="0" w:space="0" w:color="auto"/>
        <w:left w:val="none" w:sz="0" w:space="0" w:color="auto"/>
        <w:bottom w:val="none" w:sz="0" w:space="0" w:color="auto"/>
        <w:right w:val="none" w:sz="0" w:space="0" w:color="auto"/>
      </w:divBdr>
    </w:div>
    <w:div w:id="544605424">
      <w:bodyDiv w:val="1"/>
      <w:marLeft w:val="0"/>
      <w:marRight w:val="0"/>
      <w:marTop w:val="0"/>
      <w:marBottom w:val="0"/>
      <w:divBdr>
        <w:top w:val="none" w:sz="0" w:space="0" w:color="auto"/>
        <w:left w:val="none" w:sz="0" w:space="0" w:color="auto"/>
        <w:bottom w:val="none" w:sz="0" w:space="0" w:color="auto"/>
        <w:right w:val="none" w:sz="0" w:space="0" w:color="auto"/>
      </w:divBdr>
    </w:div>
    <w:div w:id="545334092">
      <w:bodyDiv w:val="1"/>
      <w:marLeft w:val="0"/>
      <w:marRight w:val="0"/>
      <w:marTop w:val="0"/>
      <w:marBottom w:val="0"/>
      <w:divBdr>
        <w:top w:val="none" w:sz="0" w:space="0" w:color="auto"/>
        <w:left w:val="none" w:sz="0" w:space="0" w:color="auto"/>
        <w:bottom w:val="none" w:sz="0" w:space="0" w:color="auto"/>
        <w:right w:val="none" w:sz="0" w:space="0" w:color="auto"/>
      </w:divBdr>
    </w:div>
    <w:div w:id="545407411">
      <w:bodyDiv w:val="1"/>
      <w:marLeft w:val="0"/>
      <w:marRight w:val="0"/>
      <w:marTop w:val="0"/>
      <w:marBottom w:val="0"/>
      <w:divBdr>
        <w:top w:val="none" w:sz="0" w:space="0" w:color="auto"/>
        <w:left w:val="none" w:sz="0" w:space="0" w:color="auto"/>
        <w:bottom w:val="none" w:sz="0" w:space="0" w:color="auto"/>
        <w:right w:val="none" w:sz="0" w:space="0" w:color="auto"/>
      </w:divBdr>
    </w:div>
    <w:div w:id="546338845">
      <w:bodyDiv w:val="1"/>
      <w:marLeft w:val="0"/>
      <w:marRight w:val="0"/>
      <w:marTop w:val="0"/>
      <w:marBottom w:val="0"/>
      <w:divBdr>
        <w:top w:val="none" w:sz="0" w:space="0" w:color="auto"/>
        <w:left w:val="none" w:sz="0" w:space="0" w:color="auto"/>
        <w:bottom w:val="none" w:sz="0" w:space="0" w:color="auto"/>
        <w:right w:val="none" w:sz="0" w:space="0" w:color="auto"/>
      </w:divBdr>
    </w:div>
    <w:div w:id="547031900">
      <w:bodyDiv w:val="1"/>
      <w:marLeft w:val="0"/>
      <w:marRight w:val="0"/>
      <w:marTop w:val="0"/>
      <w:marBottom w:val="0"/>
      <w:divBdr>
        <w:top w:val="none" w:sz="0" w:space="0" w:color="auto"/>
        <w:left w:val="none" w:sz="0" w:space="0" w:color="auto"/>
        <w:bottom w:val="none" w:sz="0" w:space="0" w:color="auto"/>
        <w:right w:val="none" w:sz="0" w:space="0" w:color="auto"/>
      </w:divBdr>
    </w:div>
    <w:div w:id="547228590">
      <w:bodyDiv w:val="1"/>
      <w:marLeft w:val="0"/>
      <w:marRight w:val="0"/>
      <w:marTop w:val="0"/>
      <w:marBottom w:val="0"/>
      <w:divBdr>
        <w:top w:val="none" w:sz="0" w:space="0" w:color="auto"/>
        <w:left w:val="none" w:sz="0" w:space="0" w:color="auto"/>
        <w:bottom w:val="none" w:sz="0" w:space="0" w:color="auto"/>
        <w:right w:val="none" w:sz="0" w:space="0" w:color="auto"/>
      </w:divBdr>
    </w:div>
    <w:div w:id="547380615">
      <w:bodyDiv w:val="1"/>
      <w:marLeft w:val="0"/>
      <w:marRight w:val="0"/>
      <w:marTop w:val="0"/>
      <w:marBottom w:val="0"/>
      <w:divBdr>
        <w:top w:val="none" w:sz="0" w:space="0" w:color="auto"/>
        <w:left w:val="none" w:sz="0" w:space="0" w:color="auto"/>
        <w:bottom w:val="none" w:sz="0" w:space="0" w:color="auto"/>
        <w:right w:val="none" w:sz="0" w:space="0" w:color="auto"/>
      </w:divBdr>
    </w:div>
    <w:div w:id="547644050">
      <w:bodyDiv w:val="1"/>
      <w:marLeft w:val="0"/>
      <w:marRight w:val="0"/>
      <w:marTop w:val="0"/>
      <w:marBottom w:val="0"/>
      <w:divBdr>
        <w:top w:val="none" w:sz="0" w:space="0" w:color="auto"/>
        <w:left w:val="none" w:sz="0" w:space="0" w:color="auto"/>
        <w:bottom w:val="none" w:sz="0" w:space="0" w:color="auto"/>
        <w:right w:val="none" w:sz="0" w:space="0" w:color="auto"/>
      </w:divBdr>
    </w:div>
    <w:div w:id="547766394">
      <w:bodyDiv w:val="1"/>
      <w:marLeft w:val="0"/>
      <w:marRight w:val="0"/>
      <w:marTop w:val="0"/>
      <w:marBottom w:val="0"/>
      <w:divBdr>
        <w:top w:val="none" w:sz="0" w:space="0" w:color="auto"/>
        <w:left w:val="none" w:sz="0" w:space="0" w:color="auto"/>
        <w:bottom w:val="none" w:sz="0" w:space="0" w:color="auto"/>
        <w:right w:val="none" w:sz="0" w:space="0" w:color="auto"/>
      </w:divBdr>
    </w:div>
    <w:div w:id="547958552">
      <w:bodyDiv w:val="1"/>
      <w:marLeft w:val="0"/>
      <w:marRight w:val="0"/>
      <w:marTop w:val="0"/>
      <w:marBottom w:val="0"/>
      <w:divBdr>
        <w:top w:val="none" w:sz="0" w:space="0" w:color="auto"/>
        <w:left w:val="none" w:sz="0" w:space="0" w:color="auto"/>
        <w:bottom w:val="none" w:sz="0" w:space="0" w:color="auto"/>
        <w:right w:val="none" w:sz="0" w:space="0" w:color="auto"/>
      </w:divBdr>
    </w:div>
    <w:div w:id="548036509">
      <w:bodyDiv w:val="1"/>
      <w:marLeft w:val="0"/>
      <w:marRight w:val="0"/>
      <w:marTop w:val="0"/>
      <w:marBottom w:val="0"/>
      <w:divBdr>
        <w:top w:val="none" w:sz="0" w:space="0" w:color="auto"/>
        <w:left w:val="none" w:sz="0" w:space="0" w:color="auto"/>
        <w:bottom w:val="none" w:sz="0" w:space="0" w:color="auto"/>
        <w:right w:val="none" w:sz="0" w:space="0" w:color="auto"/>
      </w:divBdr>
    </w:div>
    <w:div w:id="548765331">
      <w:bodyDiv w:val="1"/>
      <w:marLeft w:val="0"/>
      <w:marRight w:val="0"/>
      <w:marTop w:val="0"/>
      <w:marBottom w:val="0"/>
      <w:divBdr>
        <w:top w:val="none" w:sz="0" w:space="0" w:color="auto"/>
        <w:left w:val="none" w:sz="0" w:space="0" w:color="auto"/>
        <w:bottom w:val="none" w:sz="0" w:space="0" w:color="auto"/>
        <w:right w:val="none" w:sz="0" w:space="0" w:color="auto"/>
      </w:divBdr>
    </w:div>
    <w:div w:id="549079368">
      <w:bodyDiv w:val="1"/>
      <w:marLeft w:val="0"/>
      <w:marRight w:val="0"/>
      <w:marTop w:val="0"/>
      <w:marBottom w:val="0"/>
      <w:divBdr>
        <w:top w:val="none" w:sz="0" w:space="0" w:color="auto"/>
        <w:left w:val="none" w:sz="0" w:space="0" w:color="auto"/>
        <w:bottom w:val="none" w:sz="0" w:space="0" w:color="auto"/>
        <w:right w:val="none" w:sz="0" w:space="0" w:color="auto"/>
      </w:divBdr>
    </w:div>
    <w:div w:id="549147697">
      <w:bodyDiv w:val="1"/>
      <w:marLeft w:val="0"/>
      <w:marRight w:val="0"/>
      <w:marTop w:val="0"/>
      <w:marBottom w:val="0"/>
      <w:divBdr>
        <w:top w:val="none" w:sz="0" w:space="0" w:color="auto"/>
        <w:left w:val="none" w:sz="0" w:space="0" w:color="auto"/>
        <w:bottom w:val="none" w:sz="0" w:space="0" w:color="auto"/>
        <w:right w:val="none" w:sz="0" w:space="0" w:color="auto"/>
      </w:divBdr>
    </w:div>
    <w:div w:id="549420128">
      <w:bodyDiv w:val="1"/>
      <w:marLeft w:val="0"/>
      <w:marRight w:val="0"/>
      <w:marTop w:val="0"/>
      <w:marBottom w:val="0"/>
      <w:divBdr>
        <w:top w:val="none" w:sz="0" w:space="0" w:color="auto"/>
        <w:left w:val="none" w:sz="0" w:space="0" w:color="auto"/>
        <w:bottom w:val="none" w:sz="0" w:space="0" w:color="auto"/>
        <w:right w:val="none" w:sz="0" w:space="0" w:color="auto"/>
      </w:divBdr>
    </w:div>
    <w:div w:id="549616873">
      <w:bodyDiv w:val="1"/>
      <w:marLeft w:val="0"/>
      <w:marRight w:val="0"/>
      <w:marTop w:val="0"/>
      <w:marBottom w:val="0"/>
      <w:divBdr>
        <w:top w:val="none" w:sz="0" w:space="0" w:color="auto"/>
        <w:left w:val="none" w:sz="0" w:space="0" w:color="auto"/>
        <w:bottom w:val="none" w:sz="0" w:space="0" w:color="auto"/>
        <w:right w:val="none" w:sz="0" w:space="0" w:color="auto"/>
      </w:divBdr>
    </w:div>
    <w:div w:id="549804407">
      <w:bodyDiv w:val="1"/>
      <w:marLeft w:val="0"/>
      <w:marRight w:val="0"/>
      <w:marTop w:val="0"/>
      <w:marBottom w:val="0"/>
      <w:divBdr>
        <w:top w:val="none" w:sz="0" w:space="0" w:color="auto"/>
        <w:left w:val="none" w:sz="0" w:space="0" w:color="auto"/>
        <w:bottom w:val="none" w:sz="0" w:space="0" w:color="auto"/>
        <w:right w:val="none" w:sz="0" w:space="0" w:color="auto"/>
      </w:divBdr>
    </w:div>
    <w:div w:id="550074973">
      <w:bodyDiv w:val="1"/>
      <w:marLeft w:val="0"/>
      <w:marRight w:val="0"/>
      <w:marTop w:val="0"/>
      <w:marBottom w:val="0"/>
      <w:divBdr>
        <w:top w:val="none" w:sz="0" w:space="0" w:color="auto"/>
        <w:left w:val="none" w:sz="0" w:space="0" w:color="auto"/>
        <w:bottom w:val="none" w:sz="0" w:space="0" w:color="auto"/>
        <w:right w:val="none" w:sz="0" w:space="0" w:color="auto"/>
      </w:divBdr>
    </w:div>
    <w:div w:id="550387409">
      <w:bodyDiv w:val="1"/>
      <w:marLeft w:val="0"/>
      <w:marRight w:val="0"/>
      <w:marTop w:val="0"/>
      <w:marBottom w:val="0"/>
      <w:divBdr>
        <w:top w:val="none" w:sz="0" w:space="0" w:color="auto"/>
        <w:left w:val="none" w:sz="0" w:space="0" w:color="auto"/>
        <w:bottom w:val="none" w:sz="0" w:space="0" w:color="auto"/>
        <w:right w:val="none" w:sz="0" w:space="0" w:color="auto"/>
      </w:divBdr>
    </w:div>
    <w:div w:id="550504009">
      <w:bodyDiv w:val="1"/>
      <w:marLeft w:val="0"/>
      <w:marRight w:val="0"/>
      <w:marTop w:val="0"/>
      <w:marBottom w:val="0"/>
      <w:divBdr>
        <w:top w:val="none" w:sz="0" w:space="0" w:color="auto"/>
        <w:left w:val="none" w:sz="0" w:space="0" w:color="auto"/>
        <w:bottom w:val="none" w:sz="0" w:space="0" w:color="auto"/>
        <w:right w:val="none" w:sz="0" w:space="0" w:color="auto"/>
      </w:divBdr>
    </w:div>
    <w:div w:id="550653479">
      <w:bodyDiv w:val="1"/>
      <w:marLeft w:val="0"/>
      <w:marRight w:val="0"/>
      <w:marTop w:val="0"/>
      <w:marBottom w:val="0"/>
      <w:divBdr>
        <w:top w:val="none" w:sz="0" w:space="0" w:color="auto"/>
        <w:left w:val="none" w:sz="0" w:space="0" w:color="auto"/>
        <w:bottom w:val="none" w:sz="0" w:space="0" w:color="auto"/>
        <w:right w:val="none" w:sz="0" w:space="0" w:color="auto"/>
      </w:divBdr>
    </w:div>
    <w:div w:id="551039554">
      <w:bodyDiv w:val="1"/>
      <w:marLeft w:val="0"/>
      <w:marRight w:val="0"/>
      <w:marTop w:val="0"/>
      <w:marBottom w:val="0"/>
      <w:divBdr>
        <w:top w:val="none" w:sz="0" w:space="0" w:color="auto"/>
        <w:left w:val="none" w:sz="0" w:space="0" w:color="auto"/>
        <w:bottom w:val="none" w:sz="0" w:space="0" w:color="auto"/>
        <w:right w:val="none" w:sz="0" w:space="0" w:color="auto"/>
      </w:divBdr>
    </w:div>
    <w:div w:id="551189508">
      <w:bodyDiv w:val="1"/>
      <w:marLeft w:val="0"/>
      <w:marRight w:val="0"/>
      <w:marTop w:val="0"/>
      <w:marBottom w:val="0"/>
      <w:divBdr>
        <w:top w:val="none" w:sz="0" w:space="0" w:color="auto"/>
        <w:left w:val="none" w:sz="0" w:space="0" w:color="auto"/>
        <w:bottom w:val="none" w:sz="0" w:space="0" w:color="auto"/>
        <w:right w:val="none" w:sz="0" w:space="0" w:color="auto"/>
      </w:divBdr>
    </w:div>
    <w:div w:id="551237522">
      <w:bodyDiv w:val="1"/>
      <w:marLeft w:val="0"/>
      <w:marRight w:val="0"/>
      <w:marTop w:val="0"/>
      <w:marBottom w:val="0"/>
      <w:divBdr>
        <w:top w:val="none" w:sz="0" w:space="0" w:color="auto"/>
        <w:left w:val="none" w:sz="0" w:space="0" w:color="auto"/>
        <w:bottom w:val="none" w:sz="0" w:space="0" w:color="auto"/>
        <w:right w:val="none" w:sz="0" w:space="0" w:color="auto"/>
      </w:divBdr>
    </w:div>
    <w:div w:id="551430098">
      <w:bodyDiv w:val="1"/>
      <w:marLeft w:val="0"/>
      <w:marRight w:val="0"/>
      <w:marTop w:val="0"/>
      <w:marBottom w:val="0"/>
      <w:divBdr>
        <w:top w:val="none" w:sz="0" w:space="0" w:color="auto"/>
        <w:left w:val="none" w:sz="0" w:space="0" w:color="auto"/>
        <w:bottom w:val="none" w:sz="0" w:space="0" w:color="auto"/>
        <w:right w:val="none" w:sz="0" w:space="0" w:color="auto"/>
      </w:divBdr>
    </w:div>
    <w:div w:id="551503076">
      <w:bodyDiv w:val="1"/>
      <w:marLeft w:val="0"/>
      <w:marRight w:val="0"/>
      <w:marTop w:val="0"/>
      <w:marBottom w:val="0"/>
      <w:divBdr>
        <w:top w:val="none" w:sz="0" w:space="0" w:color="auto"/>
        <w:left w:val="none" w:sz="0" w:space="0" w:color="auto"/>
        <w:bottom w:val="none" w:sz="0" w:space="0" w:color="auto"/>
        <w:right w:val="none" w:sz="0" w:space="0" w:color="auto"/>
      </w:divBdr>
    </w:div>
    <w:div w:id="552542142">
      <w:bodyDiv w:val="1"/>
      <w:marLeft w:val="0"/>
      <w:marRight w:val="0"/>
      <w:marTop w:val="0"/>
      <w:marBottom w:val="0"/>
      <w:divBdr>
        <w:top w:val="none" w:sz="0" w:space="0" w:color="auto"/>
        <w:left w:val="none" w:sz="0" w:space="0" w:color="auto"/>
        <w:bottom w:val="none" w:sz="0" w:space="0" w:color="auto"/>
        <w:right w:val="none" w:sz="0" w:space="0" w:color="auto"/>
      </w:divBdr>
    </w:div>
    <w:div w:id="552815033">
      <w:bodyDiv w:val="1"/>
      <w:marLeft w:val="0"/>
      <w:marRight w:val="0"/>
      <w:marTop w:val="0"/>
      <w:marBottom w:val="0"/>
      <w:divBdr>
        <w:top w:val="none" w:sz="0" w:space="0" w:color="auto"/>
        <w:left w:val="none" w:sz="0" w:space="0" w:color="auto"/>
        <w:bottom w:val="none" w:sz="0" w:space="0" w:color="auto"/>
        <w:right w:val="none" w:sz="0" w:space="0" w:color="auto"/>
      </w:divBdr>
    </w:div>
    <w:div w:id="552887171">
      <w:bodyDiv w:val="1"/>
      <w:marLeft w:val="0"/>
      <w:marRight w:val="0"/>
      <w:marTop w:val="0"/>
      <w:marBottom w:val="0"/>
      <w:divBdr>
        <w:top w:val="none" w:sz="0" w:space="0" w:color="auto"/>
        <w:left w:val="none" w:sz="0" w:space="0" w:color="auto"/>
        <w:bottom w:val="none" w:sz="0" w:space="0" w:color="auto"/>
        <w:right w:val="none" w:sz="0" w:space="0" w:color="auto"/>
      </w:divBdr>
    </w:div>
    <w:div w:id="553930949">
      <w:bodyDiv w:val="1"/>
      <w:marLeft w:val="0"/>
      <w:marRight w:val="0"/>
      <w:marTop w:val="0"/>
      <w:marBottom w:val="0"/>
      <w:divBdr>
        <w:top w:val="none" w:sz="0" w:space="0" w:color="auto"/>
        <w:left w:val="none" w:sz="0" w:space="0" w:color="auto"/>
        <w:bottom w:val="none" w:sz="0" w:space="0" w:color="auto"/>
        <w:right w:val="none" w:sz="0" w:space="0" w:color="auto"/>
      </w:divBdr>
    </w:div>
    <w:div w:id="554244658">
      <w:bodyDiv w:val="1"/>
      <w:marLeft w:val="0"/>
      <w:marRight w:val="0"/>
      <w:marTop w:val="0"/>
      <w:marBottom w:val="0"/>
      <w:divBdr>
        <w:top w:val="none" w:sz="0" w:space="0" w:color="auto"/>
        <w:left w:val="none" w:sz="0" w:space="0" w:color="auto"/>
        <w:bottom w:val="none" w:sz="0" w:space="0" w:color="auto"/>
        <w:right w:val="none" w:sz="0" w:space="0" w:color="auto"/>
      </w:divBdr>
    </w:div>
    <w:div w:id="555433565">
      <w:bodyDiv w:val="1"/>
      <w:marLeft w:val="0"/>
      <w:marRight w:val="0"/>
      <w:marTop w:val="0"/>
      <w:marBottom w:val="0"/>
      <w:divBdr>
        <w:top w:val="none" w:sz="0" w:space="0" w:color="auto"/>
        <w:left w:val="none" w:sz="0" w:space="0" w:color="auto"/>
        <w:bottom w:val="none" w:sz="0" w:space="0" w:color="auto"/>
        <w:right w:val="none" w:sz="0" w:space="0" w:color="auto"/>
      </w:divBdr>
    </w:div>
    <w:div w:id="556016573">
      <w:bodyDiv w:val="1"/>
      <w:marLeft w:val="0"/>
      <w:marRight w:val="0"/>
      <w:marTop w:val="0"/>
      <w:marBottom w:val="0"/>
      <w:divBdr>
        <w:top w:val="none" w:sz="0" w:space="0" w:color="auto"/>
        <w:left w:val="none" w:sz="0" w:space="0" w:color="auto"/>
        <w:bottom w:val="none" w:sz="0" w:space="0" w:color="auto"/>
        <w:right w:val="none" w:sz="0" w:space="0" w:color="auto"/>
      </w:divBdr>
    </w:div>
    <w:div w:id="556745533">
      <w:bodyDiv w:val="1"/>
      <w:marLeft w:val="0"/>
      <w:marRight w:val="0"/>
      <w:marTop w:val="0"/>
      <w:marBottom w:val="0"/>
      <w:divBdr>
        <w:top w:val="none" w:sz="0" w:space="0" w:color="auto"/>
        <w:left w:val="none" w:sz="0" w:space="0" w:color="auto"/>
        <w:bottom w:val="none" w:sz="0" w:space="0" w:color="auto"/>
        <w:right w:val="none" w:sz="0" w:space="0" w:color="auto"/>
      </w:divBdr>
    </w:div>
    <w:div w:id="557086334">
      <w:bodyDiv w:val="1"/>
      <w:marLeft w:val="0"/>
      <w:marRight w:val="0"/>
      <w:marTop w:val="0"/>
      <w:marBottom w:val="0"/>
      <w:divBdr>
        <w:top w:val="none" w:sz="0" w:space="0" w:color="auto"/>
        <w:left w:val="none" w:sz="0" w:space="0" w:color="auto"/>
        <w:bottom w:val="none" w:sz="0" w:space="0" w:color="auto"/>
        <w:right w:val="none" w:sz="0" w:space="0" w:color="auto"/>
      </w:divBdr>
    </w:div>
    <w:div w:id="557135442">
      <w:bodyDiv w:val="1"/>
      <w:marLeft w:val="0"/>
      <w:marRight w:val="0"/>
      <w:marTop w:val="0"/>
      <w:marBottom w:val="0"/>
      <w:divBdr>
        <w:top w:val="none" w:sz="0" w:space="0" w:color="auto"/>
        <w:left w:val="none" w:sz="0" w:space="0" w:color="auto"/>
        <w:bottom w:val="none" w:sz="0" w:space="0" w:color="auto"/>
        <w:right w:val="none" w:sz="0" w:space="0" w:color="auto"/>
      </w:divBdr>
    </w:div>
    <w:div w:id="558370310">
      <w:bodyDiv w:val="1"/>
      <w:marLeft w:val="0"/>
      <w:marRight w:val="0"/>
      <w:marTop w:val="0"/>
      <w:marBottom w:val="0"/>
      <w:divBdr>
        <w:top w:val="none" w:sz="0" w:space="0" w:color="auto"/>
        <w:left w:val="none" w:sz="0" w:space="0" w:color="auto"/>
        <w:bottom w:val="none" w:sz="0" w:space="0" w:color="auto"/>
        <w:right w:val="none" w:sz="0" w:space="0" w:color="auto"/>
      </w:divBdr>
    </w:div>
    <w:div w:id="558441316">
      <w:bodyDiv w:val="1"/>
      <w:marLeft w:val="0"/>
      <w:marRight w:val="0"/>
      <w:marTop w:val="0"/>
      <w:marBottom w:val="0"/>
      <w:divBdr>
        <w:top w:val="none" w:sz="0" w:space="0" w:color="auto"/>
        <w:left w:val="none" w:sz="0" w:space="0" w:color="auto"/>
        <w:bottom w:val="none" w:sz="0" w:space="0" w:color="auto"/>
        <w:right w:val="none" w:sz="0" w:space="0" w:color="auto"/>
      </w:divBdr>
    </w:div>
    <w:div w:id="559168847">
      <w:bodyDiv w:val="1"/>
      <w:marLeft w:val="0"/>
      <w:marRight w:val="0"/>
      <w:marTop w:val="0"/>
      <w:marBottom w:val="0"/>
      <w:divBdr>
        <w:top w:val="none" w:sz="0" w:space="0" w:color="auto"/>
        <w:left w:val="none" w:sz="0" w:space="0" w:color="auto"/>
        <w:bottom w:val="none" w:sz="0" w:space="0" w:color="auto"/>
        <w:right w:val="none" w:sz="0" w:space="0" w:color="auto"/>
      </w:divBdr>
    </w:div>
    <w:div w:id="560100680">
      <w:bodyDiv w:val="1"/>
      <w:marLeft w:val="0"/>
      <w:marRight w:val="0"/>
      <w:marTop w:val="0"/>
      <w:marBottom w:val="0"/>
      <w:divBdr>
        <w:top w:val="none" w:sz="0" w:space="0" w:color="auto"/>
        <w:left w:val="none" w:sz="0" w:space="0" w:color="auto"/>
        <w:bottom w:val="none" w:sz="0" w:space="0" w:color="auto"/>
        <w:right w:val="none" w:sz="0" w:space="0" w:color="auto"/>
      </w:divBdr>
    </w:div>
    <w:div w:id="560600949">
      <w:bodyDiv w:val="1"/>
      <w:marLeft w:val="0"/>
      <w:marRight w:val="0"/>
      <w:marTop w:val="0"/>
      <w:marBottom w:val="0"/>
      <w:divBdr>
        <w:top w:val="none" w:sz="0" w:space="0" w:color="auto"/>
        <w:left w:val="none" w:sz="0" w:space="0" w:color="auto"/>
        <w:bottom w:val="none" w:sz="0" w:space="0" w:color="auto"/>
        <w:right w:val="none" w:sz="0" w:space="0" w:color="auto"/>
      </w:divBdr>
    </w:div>
    <w:div w:id="563879395">
      <w:bodyDiv w:val="1"/>
      <w:marLeft w:val="0"/>
      <w:marRight w:val="0"/>
      <w:marTop w:val="0"/>
      <w:marBottom w:val="0"/>
      <w:divBdr>
        <w:top w:val="none" w:sz="0" w:space="0" w:color="auto"/>
        <w:left w:val="none" w:sz="0" w:space="0" w:color="auto"/>
        <w:bottom w:val="none" w:sz="0" w:space="0" w:color="auto"/>
        <w:right w:val="none" w:sz="0" w:space="0" w:color="auto"/>
      </w:divBdr>
    </w:div>
    <w:div w:id="563881393">
      <w:bodyDiv w:val="1"/>
      <w:marLeft w:val="0"/>
      <w:marRight w:val="0"/>
      <w:marTop w:val="0"/>
      <w:marBottom w:val="0"/>
      <w:divBdr>
        <w:top w:val="none" w:sz="0" w:space="0" w:color="auto"/>
        <w:left w:val="none" w:sz="0" w:space="0" w:color="auto"/>
        <w:bottom w:val="none" w:sz="0" w:space="0" w:color="auto"/>
        <w:right w:val="none" w:sz="0" w:space="0" w:color="auto"/>
      </w:divBdr>
    </w:div>
    <w:div w:id="566109384">
      <w:bodyDiv w:val="1"/>
      <w:marLeft w:val="0"/>
      <w:marRight w:val="0"/>
      <w:marTop w:val="0"/>
      <w:marBottom w:val="0"/>
      <w:divBdr>
        <w:top w:val="none" w:sz="0" w:space="0" w:color="auto"/>
        <w:left w:val="none" w:sz="0" w:space="0" w:color="auto"/>
        <w:bottom w:val="none" w:sz="0" w:space="0" w:color="auto"/>
        <w:right w:val="none" w:sz="0" w:space="0" w:color="auto"/>
      </w:divBdr>
    </w:div>
    <w:div w:id="566258047">
      <w:bodyDiv w:val="1"/>
      <w:marLeft w:val="0"/>
      <w:marRight w:val="0"/>
      <w:marTop w:val="0"/>
      <w:marBottom w:val="0"/>
      <w:divBdr>
        <w:top w:val="none" w:sz="0" w:space="0" w:color="auto"/>
        <w:left w:val="none" w:sz="0" w:space="0" w:color="auto"/>
        <w:bottom w:val="none" w:sz="0" w:space="0" w:color="auto"/>
        <w:right w:val="none" w:sz="0" w:space="0" w:color="auto"/>
      </w:divBdr>
    </w:div>
    <w:div w:id="566260191">
      <w:bodyDiv w:val="1"/>
      <w:marLeft w:val="0"/>
      <w:marRight w:val="0"/>
      <w:marTop w:val="0"/>
      <w:marBottom w:val="0"/>
      <w:divBdr>
        <w:top w:val="none" w:sz="0" w:space="0" w:color="auto"/>
        <w:left w:val="none" w:sz="0" w:space="0" w:color="auto"/>
        <w:bottom w:val="none" w:sz="0" w:space="0" w:color="auto"/>
        <w:right w:val="none" w:sz="0" w:space="0" w:color="auto"/>
      </w:divBdr>
    </w:div>
    <w:div w:id="566653904">
      <w:bodyDiv w:val="1"/>
      <w:marLeft w:val="0"/>
      <w:marRight w:val="0"/>
      <w:marTop w:val="0"/>
      <w:marBottom w:val="0"/>
      <w:divBdr>
        <w:top w:val="none" w:sz="0" w:space="0" w:color="auto"/>
        <w:left w:val="none" w:sz="0" w:space="0" w:color="auto"/>
        <w:bottom w:val="none" w:sz="0" w:space="0" w:color="auto"/>
        <w:right w:val="none" w:sz="0" w:space="0" w:color="auto"/>
      </w:divBdr>
    </w:div>
    <w:div w:id="567037127">
      <w:bodyDiv w:val="1"/>
      <w:marLeft w:val="0"/>
      <w:marRight w:val="0"/>
      <w:marTop w:val="0"/>
      <w:marBottom w:val="0"/>
      <w:divBdr>
        <w:top w:val="none" w:sz="0" w:space="0" w:color="auto"/>
        <w:left w:val="none" w:sz="0" w:space="0" w:color="auto"/>
        <w:bottom w:val="none" w:sz="0" w:space="0" w:color="auto"/>
        <w:right w:val="none" w:sz="0" w:space="0" w:color="auto"/>
      </w:divBdr>
    </w:div>
    <w:div w:id="567811419">
      <w:bodyDiv w:val="1"/>
      <w:marLeft w:val="0"/>
      <w:marRight w:val="0"/>
      <w:marTop w:val="0"/>
      <w:marBottom w:val="0"/>
      <w:divBdr>
        <w:top w:val="none" w:sz="0" w:space="0" w:color="auto"/>
        <w:left w:val="none" w:sz="0" w:space="0" w:color="auto"/>
        <w:bottom w:val="none" w:sz="0" w:space="0" w:color="auto"/>
        <w:right w:val="none" w:sz="0" w:space="0" w:color="auto"/>
      </w:divBdr>
    </w:div>
    <w:div w:id="567888029">
      <w:bodyDiv w:val="1"/>
      <w:marLeft w:val="0"/>
      <w:marRight w:val="0"/>
      <w:marTop w:val="0"/>
      <w:marBottom w:val="0"/>
      <w:divBdr>
        <w:top w:val="none" w:sz="0" w:space="0" w:color="auto"/>
        <w:left w:val="none" w:sz="0" w:space="0" w:color="auto"/>
        <w:bottom w:val="none" w:sz="0" w:space="0" w:color="auto"/>
        <w:right w:val="none" w:sz="0" w:space="0" w:color="auto"/>
      </w:divBdr>
    </w:div>
    <w:div w:id="568543329">
      <w:bodyDiv w:val="1"/>
      <w:marLeft w:val="0"/>
      <w:marRight w:val="0"/>
      <w:marTop w:val="0"/>
      <w:marBottom w:val="0"/>
      <w:divBdr>
        <w:top w:val="none" w:sz="0" w:space="0" w:color="auto"/>
        <w:left w:val="none" w:sz="0" w:space="0" w:color="auto"/>
        <w:bottom w:val="none" w:sz="0" w:space="0" w:color="auto"/>
        <w:right w:val="none" w:sz="0" w:space="0" w:color="auto"/>
      </w:divBdr>
    </w:div>
    <w:div w:id="568804135">
      <w:bodyDiv w:val="1"/>
      <w:marLeft w:val="0"/>
      <w:marRight w:val="0"/>
      <w:marTop w:val="0"/>
      <w:marBottom w:val="0"/>
      <w:divBdr>
        <w:top w:val="none" w:sz="0" w:space="0" w:color="auto"/>
        <w:left w:val="none" w:sz="0" w:space="0" w:color="auto"/>
        <w:bottom w:val="none" w:sz="0" w:space="0" w:color="auto"/>
        <w:right w:val="none" w:sz="0" w:space="0" w:color="auto"/>
      </w:divBdr>
    </w:div>
    <w:div w:id="568997038">
      <w:bodyDiv w:val="1"/>
      <w:marLeft w:val="0"/>
      <w:marRight w:val="0"/>
      <w:marTop w:val="0"/>
      <w:marBottom w:val="0"/>
      <w:divBdr>
        <w:top w:val="none" w:sz="0" w:space="0" w:color="auto"/>
        <w:left w:val="none" w:sz="0" w:space="0" w:color="auto"/>
        <w:bottom w:val="none" w:sz="0" w:space="0" w:color="auto"/>
        <w:right w:val="none" w:sz="0" w:space="0" w:color="auto"/>
      </w:divBdr>
    </w:div>
    <w:div w:id="569002786">
      <w:bodyDiv w:val="1"/>
      <w:marLeft w:val="0"/>
      <w:marRight w:val="0"/>
      <w:marTop w:val="0"/>
      <w:marBottom w:val="0"/>
      <w:divBdr>
        <w:top w:val="none" w:sz="0" w:space="0" w:color="auto"/>
        <w:left w:val="none" w:sz="0" w:space="0" w:color="auto"/>
        <w:bottom w:val="none" w:sz="0" w:space="0" w:color="auto"/>
        <w:right w:val="none" w:sz="0" w:space="0" w:color="auto"/>
      </w:divBdr>
    </w:div>
    <w:div w:id="570386887">
      <w:bodyDiv w:val="1"/>
      <w:marLeft w:val="0"/>
      <w:marRight w:val="0"/>
      <w:marTop w:val="0"/>
      <w:marBottom w:val="0"/>
      <w:divBdr>
        <w:top w:val="none" w:sz="0" w:space="0" w:color="auto"/>
        <w:left w:val="none" w:sz="0" w:space="0" w:color="auto"/>
        <w:bottom w:val="none" w:sz="0" w:space="0" w:color="auto"/>
        <w:right w:val="none" w:sz="0" w:space="0" w:color="auto"/>
      </w:divBdr>
    </w:div>
    <w:div w:id="570820616">
      <w:bodyDiv w:val="1"/>
      <w:marLeft w:val="0"/>
      <w:marRight w:val="0"/>
      <w:marTop w:val="0"/>
      <w:marBottom w:val="0"/>
      <w:divBdr>
        <w:top w:val="none" w:sz="0" w:space="0" w:color="auto"/>
        <w:left w:val="none" w:sz="0" w:space="0" w:color="auto"/>
        <w:bottom w:val="none" w:sz="0" w:space="0" w:color="auto"/>
        <w:right w:val="none" w:sz="0" w:space="0" w:color="auto"/>
      </w:divBdr>
    </w:div>
    <w:div w:id="571308302">
      <w:bodyDiv w:val="1"/>
      <w:marLeft w:val="0"/>
      <w:marRight w:val="0"/>
      <w:marTop w:val="0"/>
      <w:marBottom w:val="0"/>
      <w:divBdr>
        <w:top w:val="none" w:sz="0" w:space="0" w:color="auto"/>
        <w:left w:val="none" w:sz="0" w:space="0" w:color="auto"/>
        <w:bottom w:val="none" w:sz="0" w:space="0" w:color="auto"/>
        <w:right w:val="none" w:sz="0" w:space="0" w:color="auto"/>
      </w:divBdr>
    </w:div>
    <w:div w:id="571744198">
      <w:bodyDiv w:val="1"/>
      <w:marLeft w:val="0"/>
      <w:marRight w:val="0"/>
      <w:marTop w:val="0"/>
      <w:marBottom w:val="0"/>
      <w:divBdr>
        <w:top w:val="none" w:sz="0" w:space="0" w:color="auto"/>
        <w:left w:val="none" w:sz="0" w:space="0" w:color="auto"/>
        <w:bottom w:val="none" w:sz="0" w:space="0" w:color="auto"/>
        <w:right w:val="none" w:sz="0" w:space="0" w:color="auto"/>
      </w:divBdr>
    </w:div>
    <w:div w:id="572004587">
      <w:bodyDiv w:val="1"/>
      <w:marLeft w:val="0"/>
      <w:marRight w:val="0"/>
      <w:marTop w:val="0"/>
      <w:marBottom w:val="0"/>
      <w:divBdr>
        <w:top w:val="none" w:sz="0" w:space="0" w:color="auto"/>
        <w:left w:val="none" w:sz="0" w:space="0" w:color="auto"/>
        <w:bottom w:val="none" w:sz="0" w:space="0" w:color="auto"/>
        <w:right w:val="none" w:sz="0" w:space="0" w:color="auto"/>
      </w:divBdr>
    </w:div>
    <w:div w:id="572542210">
      <w:bodyDiv w:val="1"/>
      <w:marLeft w:val="0"/>
      <w:marRight w:val="0"/>
      <w:marTop w:val="0"/>
      <w:marBottom w:val="0"/>
      <w:divBdr>
        <w:top w:val="none" w:sz="0" w:space="0" w:color="auto"/>
        <w:left w:val="none" w:sz="0" w:space="0" w:color="auto"/>
        <w:bottom w:val="none" w:sz="0" w:space="0" w:color="auto"/>
        <w:right w:val="none" w:sz="0" w:space="0" w:color="auto"/>
      </w:divBdr>
    </w:div>
    <w:div w:id="573900259">
      <w:bodyDiv w:val="1"/>
      <w:marLeft w:val="0"/>
      <w:marRight w:val="0"/>
      <w:marTop w:val="0"/>
      <w:marBottom w:val="0"/>
      <w:divBdr>
        <w:top w:val="none" w:sz="0" w:space="0" w:color="auto"/>
        <w:left w:val="none" w:sz="0" w:space="0" w:color="auto"/>
        <w:bottom w:val="none" w:sz="0" w:space="0" w:color="auto"/>
        <w:right w:val="none" w:sz="0" w:space="0" w:color="auto"/>
      </w:divBdr>
    </w:div>
    <w:div w:id="574318350">
      <w:bodyDiv w:val="1"/>
      <w:marLeft w:val="0"/>
      <w:marRight w:val="0"/>
      <w:marTop w:val="0"/>
      <w:marBottom w:val="0"/>
      <w:divBdr>
        <w:top w:val="none" w:sz="0" w:space="0" w:color="auto"/>
        <w:left w:val="none" w:sz="0" w:space="0" w:color="auto"/>
        <w:bottom w:val="none" w:sz="0" w:space="0" w:color="auto"/>
        <w:right w:val="none" w:sz="0" w:space="0" w:color="auto"/>
      </w:divBdr>
    </w:div>
    <w:div w:id="574360274">
      <w:bodyDiv w:val="1"/>
      <w:marLeft w:val="0"/>
      <w:marRight w:val="0"/>
      <w:marTop w:val="0"/>
      <w:marBottom w:val="0"/>
      <w:divBdr>
        <w:top w:val="none" w:sz="0" w:space="0" w:color="auto"/>
        <w:left w:val="none" w:sz="0" w:space="0" w:color="auto"/>
        <w:bottom w:val="none" w:sz="0" w:space="0" w:color="auto"/>
        <w:right w:val="none" w:sz="0" w:space="0" w:color="auto"/>
      </w:divBdr>
    </w:div>
    <w:div w:id="574437841">
      <w:bodyDiv w:val="1"/>
      <w:marLeft w:val="0"/>
      <w:marRight w:val="0"/>
      <w:marTop w:val="0"/>
      <w:marBottom w:val="0"/>
      <w:divBdr>
        <w:top w:val="none" w:sz="0" w:space="0" w:color="auto"/>
        <w:left w:val="none" w:sz="0" w:space="0" w:color="auto"/>
        <w:bottom w:val="none" w:sz="0" w:space="0" w:color="auto"/>
        <w:right w:val="none" w:sz="0" w:space="0" w:color="auto"/>
      </w:divBdr>
    </w:div>
    <w:div w:id="574901791">
      <w:bodyDiv w:val="1"/>
      <w:marLeft w:val="0"/>
      <w:marRight w:val="0"/>
      <w:marTop w:val="0"/>
      <w:marBottom w:val="0"/>
      <w:divBdr>
        <w:top w:val="none" w:sz="0" w:space="0" w:color="auto"/>
        <w:left w:val="none" w:sz="0" w:space="0" w:color="auto"/>
        <w:bottom w:val="none" w:sz="0" w:space="0" w:color="auto"/>
        <w:right w:val="none" w:sz="0" w:space="0" w:color="auto"/>
      </w:divBdr>
    </w:div>
    <w:div w:id="576784999">
      <w:bodyDiv w:val="1"/>
      <w:marLeft w:val="0"/>
      <w:marRight w:val="0"/>
      <w:marTop w:val="0"/>
      <w:marBottom w:val="0"/>
      <w:divBdr>
        <w:top w:val="none" w:sz="0" w:space="0" w:color="auto"/>
        <w:left w:val="none" w:sz="0" w:space="0" w:color="auto"/>
        <w:bottom w:val="none" w:sz="0" w:space="0" w:color="auto"/>
        <w:right w:val="none" w:sz="0" w:space="0" w:color="auto"/>
      </w:divBdr>
    </w:div>
    <w:div w:id="577205444">
      <w:bodyDiv w:val="1"/>
      <w:marLeft w:val="0"/>
      <w:marRight w:val="0"/>
      <w:marTop w:val="0"/>
      <w:marBottom w:val="0"/>
      <w:divBdr>
        <w:top w:val="none" w:sz="0" w:space="0" w:color="auto"/>
        <w:left w:val="none" w:sz="0" w:space="0" w:color="auto"/>
        <w:bottom w:val="none" w:sz="0" w:space="0" w:color="auto"/>
        <w:right w:val="none" w:sz="0" w:space="0" w:color="auto"/>
      </w:divBdr>
    </w:div>
    <w:div w:id="578095790">
      <w:bodyDiv w:val="1"/>
      <w:marLeft w:val="0"/>
      <w:marRight w:val="0"/>
      <w:marTop w:val="0"/>
      <w:marBottom w:val="0"/>
      <w:divBdr>
        <w:top w:val="none" w:sz="0" w:space="0" w:color="auto"/>
        <w:left w:val="none" w:sz="0" w:space="0" w:color="auto"/>
        <w:bottom w:val="none" w:sz="0" w:space="0" w:color="auto"/>
        <w:right w:val="none" w:sz="0" w:space="0" w:color="auto"/>
      </w:divBdr>
    </w:div>
    <w:div w:id="581452272">
      <w:bodyDiv w:val="1"/>
      <w:marLeft w:val="0"/>
      <w:marRight w:val="0"/>
      <w:marTop w:val="0"/>
      <w:marBottom w:val="0"/>
      <w:divBdr>
        <w:top w:val="none" w:sz="0" w:space="0" w:color="auto"/>
        <w:left w:val="none" w:sz="0" w:space="0" w:color="auto"/>
        <w:bottom w:val="none" w:sz="0" w:space="0" w:color="auto"/>
        <w:right w:val="none" w:sz="0" w:space="0" w:color="auto"/>
      </w:divBdr>
    </w:div>
    <w:div w:id="582615411">
      <w:bodyDiv w:val="1"/>
      <w:marLeft w:val="0"/>
      <w:marRight w:val="0"/>
      <w:marTop w:val="0"/>
      <w:marBottom w:val="0"/>
      <w:divBdr>
        <w:top w:val="none" w:sz="0" w:space="0" w:color="auto"/>
        <w:left w:val="none" w:sz="0" w:space="0" w:color="auto"/>
        <w:bottom w:val="none" w:sz="0" w:space="0" w:color="auto"/>
        <w:right w:val="none" w:sz="0" w:space="0" w:color="auto"/>
      </w:divBdr>
    </w:div>
    <w:div w:id="582877673">
      <w:bodyDiv w:val="1"/>
      <w:marLeft w:val="0"/>
      <w:marRight w:val="0"/>
      <w:marTop w:val="0"/>
      <w:marBottom w:val="0"/>
      <w:divBdr>
        <w:top w:val="none" w:sz="0" w:space="0" w:color="auto"/>
        <w:left w:val="none" w:sz="0" w:space="0" w:color="auto"/>
        <w:bottom w:val="none" w:sz="0" w:space="0" w:color="auto"/>
        <w:right w:val="none" w:sz="0" w:space="0" w:color="auto"/>
      </w:divBdr>
    </w:div>
    <w:div w:id="583731739">
      <w:bodyDiv w:val="1"/>
      <w:marLeft w:val="0"/>
      <w:marRight w:val="0"/>
      <w:marTop w:val="0"/>
      <w:marBottom w:val="0"/>
      <w:divBdr>
        <w:top w:val="none" w:sz="0" w:space="0" w:color="auto"/>
        <w:left w:val="none" w:sz="0" w:space="0" w:color="auto"/>
        <w:bottom w:val="none" w:sz="0" w:space="0" w:color="auto"/>
        <w:right w:val="none" w:sz="0" w:space="0" w:color="auto"/>
      </w:divBdr>
    </w:div>
    <w:div w:id="584612932">
      <w:bodyDiv w:val="1"/>
      <w:marLeft w:val="0"/>
      <w:marRight w:val="0"/>
      <w:marTop w:val="0"/>
      <w:marBottom w:val="0"/>
      <w:divBdr>
        <w:top w:val="none" w:sz="0" w:space="0" w:color="auto"/>
        <w:left w:val="none" w:sz="0" w:space="0" w:color="auto"/>
        <w:bottom w:val="none" w:sz="0" w:space="0" w:color="auto"/>
        <w:right w:val="none" w:sz="0" w:space="0" w:color="auto"/>
      </w:divBdr>
    </w:div>
    <w:div w:id="584920272">
      <w:bodyDiv w:val="1"/>
      <w:marLeft w:val="0"/>
      <w:marRight w:val="0"/>
      <w:marTop w:val="0"/>
      <w:marBottom w:val="0"/>
      <w:divBdr>
        <w:top w:val="none" w:sz="0" w:space="0" w:color="auto"/>
        <w:left w:val="none" w:sz="0" w:space="0" w:color="auto"/>
        <w:bottom w:val="none" w:sz="0" w:space="0" w:color="auto"/>
        <w:right w:val="none" w:sz="0" w:space="0" w:color="auto"/>
      </w:divBdr>
    </w:div>
    <w:div w:id="585530509">
      <w:bodyDiv w:val="1"/>
      <w:marLeft w:val="0"/>
      <w:marRight w:val="0"/>
      <w:marTop w:val="0"/>
      <w:marBottom w:val="0"/>
      <w:divBdr>
        <w:top w:val="none" w:sz="0" w:space="0" w:color="auto"/>
        <w:left w:val="none" w:sz="0" w:space="0" w:color="auto"/>
        <w:bottom w:val="none" w:sz="0" w:space="0" w:color="auto"/>
        <w:right w:val="none" w:sz="0" w:space="0" w:color="auto"/>
      </w:divBdr>
    </w:div>
    <w:div w:id="585723593">
      <w:bodyDiv w:val="1"/>
      <w:marLeft w:val="0"/>
      <w:marRight w:val="0"/>
      <w:marTop w:val="0"/>
      <w:marBottom w:val="0"/>
      <w:divBdr>
        <w:top w:val="none" w:sz="0" w:space="0" w:color="auto"/>
        <w:left w:val="none" w:sz="0" w:space="0" w:color="auto"/>
        <w:bottom w:val="none" w:sz="0" w:space="0" w:color="auto"/>
        <w:right w:val="none" w:sz="0" w:space="0" w:color="auto"/>
      </w:divBdr>
    </w:div>
    <w:div w:id="585964350">
      <w:bodyDiv w:val="1"/>
      <w:marLeft w:val="0"/>
      <w:marRight w:val="0"/>
      <w:marTop w:val="0"/>
      <w:marBottom w:val="0"/>
      <w:divBdr>
        <w:top w:val="none" w:sz="0" w:space="0" w:color="auto"/>
        <w:left w:val="none" w:sz="0" w:space="0" w:color="auto"/>
        <w:bottom w:val="none" w:sz="0" w:space="0" w:color="auto"/>
        <w:right w:val="none" w:sz="0" w:space="0" w:color="auto"/>
      </w:divBdr>
    </w:div>
    <w:div w:id="586158059">
      <w:bodyDiv w:val="1"/>
      <w:marLeft w:val="0"/>
      <w:marRight w:val="0"/>
      <w:marTop w:val="0"/>
      <w:marBottom w:val="0"/>
      <w:divBdr>
        <w:top w:val="none" w:sz="0" w:space="0" w:color="auto"/>
        <w:left w:val="none" w:sz="0" w:space="0" w:color="auto"/>
        <w:bottom w:val="none" w:sz="0" w:space="0" w:color="auto"/>
        <w:right w:val="none" w:sz="0" w:space="0" w:color="auto"/>
      </w:divBdr>
    </w:div>
    <w:div w:id="586770240">
      <w:bodyDiv w:val="1"/>
      <w:marLeft w:val="0"/>
      <w:marRight w:val="0"/>
      <w:marTop w:val="0"/>
      <w:marBottom w:val="0"/>
      <w:divBdr>
        <w:top w:val="none" w:sz="0" w:space="0" w:color="auto"/>
        <w:left w:val="none" w:sz="0" w:space="0" w:color="auto"/>
        <w:bottom w:val="none" w:sz="0" w:space="0" w:color="auto"/>
        <w:right w:val="none" w:sz="0" w:space="0" w:color="auto"/>
      </w:divBdr>
    </w:div>
    <w:div w:id="586813119">
      <w:bodyDiv w:val="1"/>
      <w:marLeft w:val="0"/>
      <w:marRight w:val="0"/>
      <w:marTop w:val="0"/>
      <w:marBottom w:val="0"/>
      <w:divBdr>
        <w:top w:val="none" w:sz="0" w:space="0" w:color="auto"/>
        <w:left w:val="none" w:sz="0" w:space="0" w:color="auto"/>
        <w:bottom w:val="none" w:sz="0" w:space="0" w:color="auto"/>
        <w:right w:val="none" w:sz="0" w:space="0" w:color="auto"/>
      </w:divBdr>
    </w:div>
    <w:div w:id="587009847">
      <w:bodyDiv w:val="1"/>
      <w:marLeft w:val="0"/>
      <w:marRight w:val="0"/>
      <w:marTop w:val="0"/>
      <w:marBottom w:val="0"/>
      <w:divBdr>
        <w:top w:val="none" w:sz="0" w:space="0" w:color="auto"/>
        <w:left w:val="none" w:sz="0" w:space="0" w:color="auto"/>
        <w:bottom w:val="none" w:sz="0" w:space="0" w:color="auto"/>
        <w:right w:val="none" w:sz="0" w:space="0" w:color="auto"/>
      </w:divBdr>
    </w:div>
    <w:div w:id="588123793">
      <w:bodyDiv w:val="1"/>
      <w:marLeft w:val="0"/>
      <w:marRight w:val="0"/>
      <w:marTop w:val="0"/>
      <w:marBottom w:val="0"/>
      <w:divBdr>
        <w:top w:val="none" w:sz="0" w:space="0" w:color="auto"/>
        <w:left w:val="none" w:sz="0" w:space="0" w:color="auto"/>
        <w:bottom w:val="none" w:sz="0" w:space="0" w:color="auto"/>
        <w:right w:val="none" w:sz="0" w:space="0" w:color="auto"/>
      </w:divBdr>
    </w:div>
    <w:div w:id="589507539">
      <w:bodyDiv w:val="1"/>
      <w:marLeft w:val="0"/>
      <w:marRight w:val="0"/>
      <w:marTop w:val="0"/>
      <w:marBottom w:val="0"/>
      <w:divBdr>
        <w:top w:val="none" w:sz="0" w:space="0" w:color="auto"/>
        <w:left w:val="none" w:sz="0" w:space="0" w:color="auto"/>
        <w:bottom w:val="none" w:sz="0" w:space="0" w:color="auto"/>
        <w:right w:val="none" w:sz="0" w:space="0" w:color="auto"/>
      </w:divBdr>
    </w:div>
    <w:div w:id="589970907">
      <w:bodyDiv w:val="1"/>
      <w:marLeft w:val="0"/>
      <w:marRight w:val="0"/>
      <w:marTop w:val="0"/>
      <w:marBottom w:val="0"/>
      <w:divBdr>
        <w:top w:val="none" w:sz="0" w:space="0" w:color="auto"/>
        <w:left w:val="none" w:sz="0" w:space="0" w:color="auto"/>
        <w:bottom w:val="none" w:sz="0" w:space="0" w:color="auto"/>
        <w:right w:val="none" w:sz="0" w:space="0" w:color="auto"/>
      </w:divBdr>
    </w:div>
    <w:div w:id="590049532">
      <w:bodyDiv w:val="1"/>
      <w:marLeft w:val="0"/>
      <w:marRight w:val="0"/>
      <w:marTop w:val="0"/>
      <w:marBottom w:val="0"/>
      <w:divBdr>
        <w:top w:val="none" w:sz="0" w:space="0" w:color="auto"/>
        <w:left w:val="none" w:sz="0" w:space="0" w:color="auto"/>
        <w:bottom w:val="none" w:sz="0" w:space="0" w:color="auto"/>
        <w:right w:val="none" w:sz="0" w:space="0" w:color="auto"/>
      </w:divBdr>
    </w:div>
    <w:div w:id="591665996">
      <w:bodyDiv w:val="1"/>
      <w:marLeft w:val="0"/>
      <w:marRight w:val="0"/>
      <w:marTop w:val="0"/>
      <w:marBottom w:val="0"/>
      <w:divBdr>
        <w:top w:val="none" w:sz="0" w:space="0" w:color="auto"/>
        <w:left w:val="none" w:sz="0" w:space="0" w:color="auto"/>
        <w:bottom w:val="none" w:sz="0" w:space="0" w:color="auto"/>
        <w:right w:val="none" w:sz="0" w:space="0" w:color="auto"/>
      </w:divBdr>
    </w:div>
    <w:div w:id="591932958">
      <w:bodyDiv w:val="1"/>
      <w:marLeft w:val="0"/>
      <w:marRight w:val="0"/>
      <w:marTop w:val="0"/>
      <w:marBottom w:val="0"/>
      <w:divBdr>
        <w:top w:val="none" w:sz="0" w:space="0" w:color="auto"/>
        <w:left w:val="none" w:sz="0" w:space="0" w:color="auto"/>
        <w:bottom w:val="none" w:sz="0" w:space="0" w:color="auto"/>
        <w:right w:val="none" w:sz="0" w:space="0" w:color="auto"/>
      </w:divBdr>
    </w:div>
    <w:div w:id="591940143">
      <w:bodyDiv w:val="1"/>
      <w:marLeft w:val="0"/>
      <w:marRight w:val="0"/>
      <w:marTop w:val="0"/>
      <w:marBottom w:val="0"/>
      <w:divBdr>
        <w:top w:val="none" w:sz="0" w:space="0" w:color="auto"/>
        <w:left w:val="none" w:sz="0" w:space="0" w:color="auto"/>
        <w:bottom w:val="none" w:sz="0" w:space="0" w:color="auto"/>
        <w:right w:val="none" w:sz="0" w:space="0" w:color="auto"/>
      </w:divBdr>
    </w:div>
    <w:div w:id="592207092">
      <w:bodyDiv w:val="1"/>
      <w:marLeft w:val="0"/>
      <w:marRight w:val="0"/>
      <w:marTop w:val="0"/>
      <w:marBottom w:val="0"/>
      <w:divBdr>
        <w:top w:val="none" w:sz="0" w:space="0" w:color="auto"/>
        <w:left w:val="none" w:sz="0" w:space="0" w:color="auto"/>
        <w:bottom w:val="none" w:sz="0" w:space="0" w:color="auto"/>
        <w:right w:val="none" w:sz="0" w:space="0" w:color="auto"/>
      </w:divBdr>
    </w:div>
    <w:div w:id="592393417">
      <w:bodyDiv w:val="1"/>
      <w:marLeft w:val="0"/>
      <w:marRight w:val="0"/>
      <w:marTop w:val="0"/>
      <w:marBottom w:val="0"/>
      <w:divBdr>
        <w:top w:val="none" w:sz="0" w:space="0" w:color="auto"/>
        <w:left w:val="none" w:sz="0" w:space="0" w:color="auto"/>
        <w:bottom w:val="none" w:sz="0" w:space="0" w:color="auto"/>
        <w:right w:val="none" w:sz="0" w:space="0" w:color="auto"/>
      </w:divBdr>
    </w:div>
    <w:div w:id="592394750">
      <w:bodyDiv w:val="1"/>
      <w:marLeft w:val="0"/>
      <w:marRight w:val="0"/>
      <w:marTop w:val="0"/>
      <w:marBottom w:val="0"/>
      <w:divBdr>
        <w:top w:val="none" w:sz="0" w:space="0" w:color="auto"/>
        <w:left w:val="none" w:sz="0" w:space="0" w:color="auto"/>
        <w:bottom w:val="none" w:sz="0" w:space="0" w:color="auto"/>
        <w:right w:val="none" w:sz="0" w:space="0" w:color="auto"/>
      </w:divBdr>
    </w:div>
    <w:div w:id="592707706">
      <w:bodyDiv w:val="1"/>
      <w:marLeft w:val="0"/>
      <w:marRight w:val="0"/>
      <w:marTop w:val="0"/>
      <w:marBottom w:val="0"/>
      <w:divBdr>
        <w:top w:val="none" w:sz="0" w:space="0" w:color="auto"/>
        <w:left w:val="none" w:sz="0" w:space="0" w:color="auto"/>
        <w:bottom w:val="none" w:sz="0" w:space="0" w:color="auto"/>
        <w:right w:val="none" w:sz="0" w:space="0" w:color="auto"/>
      </w:divBdr>
    </w:div>
    <w:div w:id="593245283">
      <w:bodyDiv w:val="1"/>
      <w:marLeft w:val="0"/>
      <w:marRight w:val="0"/>
      <w:marTop w:val="0"/>
      <w:marBottom w:val="0"/>
      <w:divBdr>
        <w:top w:val="none" w:sz="0" w:space="0" w:color="auto"/>
        <w:left w:val="none" w:sz="0" w:space="0" w:color="auto"/>
        <w:bottom w:val="none" w:sz="0" w:space="0" w:color="auto"/>
        <w:right w:val="none" w:sz="0" w:space="0" w:color="auto"/>
      </w:divBdr>
    </w:div>
    <w:div w:id="593903904">
      <w:bodyDiv w:val="1"/>
      <w:marLeft w:val="0"/>
      <w:marRight w:val="0"/>
      <w:marTop w:val="0"/>
      <w:marBottom w:val="0"/>
      <w:divBdr>
        <w:top w:val="none" w:sz="0" w:space="0" w:color="auto"/>
        <w:left w:val="none" w:sz="0" w:space="0" w:color="auto"/>
        <w:bottom w:val="none" w:sz="0" w:space="0" w:color="auto"/>
        <w:right w:val="none" w:sz="0" w:space="0" w:color="auto"/>
      </w:divBdr>
    </w:div>
    <w:div w:id="594173658">
      <w:bodyDiv w:val="1"/>
      <w:marLeft w:val="0"/>
      <w:marRight w:val="0"/>
      <w:marTop w:val="0"/>
      <w:marBottom w:val="0"/>
      <w:divBdr>
        <w:top w:val="none" w:sz="0" w:space="0" w:color="auto"/>
        <w:left w:val="none" w:sz="0" w:space="0" w:color="auto"/>
        <w:bottom w:val="none" w:sz="0" w:space="0" w:color="auto"/>
        <w:right w:val="none" w:sz="0" w:space="0" w:color="auto"/>
      </w:divBdr>
    </w:div>
    <w:div w:id="594633061">
      <w:bodyDiv w:val="1"/>
      <w:marLeft w:val="0"/>
      <w:marRight w:val="0"/>
      <w:marTop w:val="0"/>
      <w:marBottom w:val="0"/>
      <w:divBdr>
        <w:top w:val="none" w:sz="0" w:space="0" w:color="auto"/>
        <w:left w:val="none" w:sz="0" w:space="0" w:color="auto"/>
        <w:bottom w:val="none" w:sz="0" w:space="0" w:color="auto"/>
        <w:right w:val="none" w:sz="0" w:space="0" w:color="auto"/>
      </w:divBdr>
    </w:div>
    <w:div w:id="594940781">
      <w:bodyDiv w:val="1"/>
      <w:marLeft w:val="0"/>
      <w:marRight w:val="0"/>
      <w:marTop w:val="0"/>
      <w:marBottom w:val="0"/>
      <w:divBdr>
        <w:top w:val="none" w:sz="0" w:space="0" w:color="auto"/>
        <w:left w:val="none" w:sz="0" w:space="0" w:color="auto"/>
        <w:bottom w:val="none" w:sz="0" w:space="0" w:color="auto"/>
        <w:right w:val="none" w:sz="0" w:space="0" w:color="auto"/>
      </w:divBdr>
    </w:div>
    <w:div w:id="595015435">
      <w:bodyDiv w:val="1"/>
      <w:marLeft w:val="0"/>
      <w:marRight w:val="0"/>
      <w:marTop w:val="0"/>
      <w:marBottom w:val="0"/>
      <w:divBdr>
        <w:top w:val="none" w:sz="0" w:space="0" w:color="auto"/>
        <w:left w:val="none" w:sz="0" w:space="0" w:color="auto"/>
        <w:bottom w:val="none" w:sz="0" w:space="0" w:color="auto"/>
        <w:right w:val="none" w:sz="0" w:space="0" w:color="auto"/>
      </w:divBdr>
    </w:div>
    <w:div w:id="595022286">
      <w:bodyDiv w:val="1"/>
      <w:marLeft w:val="0"/>
      <w:marRight w:val="0"/>
      <w:marTop w:val="0"/>
      <w:marBottom w:val="0"/>
      <w:divBdr>
        <w:top w:val="none" w:sz="0" w:space="0" w:color="auto"/>
        <w:left w:val="none" w:sz="0" w:space="0" w:color="auto"/>
        <w:bottom w:val="none" w:sz="0" w:space="0" w:color="auto"/>
        <w:right w:val="none" w:sz="0" w:space="0" w:color="auto"/>
      </w:divBdr>
    </w:div>
    <w:div w:id="595331544">
      <w:bodyDiv w:val="1"/>
      <w:marLeft w:val="0"/>
      <w:marRight w:val="0"/>
      <w:marTop w:val="0"/>
      <w:marBottom w:val="0"/>
      <w:divBdr>
        <w:top w:val="none" w:sz="0" w:space="0" w:color="auto"/>
        <w:left w:val="none" w:sz="0" w:space="0" w:color="auto"/>
        <w:bottom w:val="none" w:sz="0" w:space="0" w:color="auto"/>
        <w:right w:val="none" w:sz="0" w:space="0" w:color="auto"/>
      </w:divBdr>
    </w:div>
    <w:div w:id="595753518">
      <w:bodyDiv w:val="1"/>
      <w:marLeft w:val="0"/>
      <w:marRight w:val="0"/>
      <w:marTop w:val="0"/>
      <w:marBottom w:val="0"/>
      <w:divBdr>
        <w:top w:val="none" w:sz="0" w:space="0" w:color="auto"/>
        <w:left w:val="none" w:sz="0" w:space="0" w:color="auto"/>
        <w:bottom w:val="none" w:sz="0" w:space="0" w:color="auto"/>
        <w:right w:val="none" w:sz="0" w:space="0" w:color="auto"/>
      </w:divBdr>
    </w:div>
    <w:div w:id="595863914">
      <w:bodyDiv w:val="1"/>
      <w:marLeft w:val="0"/>
      <w:marRight w:val="0"/>
      <w:marTop w:val="0"/>
      <w:marBottom w:val="0"/>
      <w:divBdr>
        <w:top w:val="none" w:sz="0" w:space="0" w:color="auto"/>
        <w:left w:val="none" w:sz="0" w:space="0" w:color="auto"/>
        <w:bottom w:val="none" w:sz="0" w:space="0" w:color="auto"/>
        <w:right w:val="none" w:sz="0" w:space="0" w:color="auto"/>
      </w:divBdr>
    </w:div>
    <w:div w:id="596133116">
      <w:bodyDiv w:val="1"/>
      <w:marLeft w:val="0"/>
      <w:marRight w:val="0"/>
      <w:marTop w:val="0"/>
      <w:marBottom w:val="0"/>
      <w:divBdr>
        <w:top w:val="none" w:sz="0" w:space="0" w:color="auto"/>
        <w:left w:val="none" w:sz="0" w:space="0" w:color="auto"/>
        <w:bottom w:val="none" w:sz="0" w:space="0" w:color="auto"/>
        <w:right w:val="none" w:sz="0" w:space="0" w:color="auto"/>
      </w:divBdr>
    </w:div>
    <w:div w:id="596643698">
      <w:bodyDiv w:val="1"/>
      <w:marLeft w:val="0"/>
      <w:marRight w:val="0"/>
      <w:marTop w:val="0"/>
      <w:marBottom w:val="0"/>
      <w:divBdr>
        <w:top w:val="none" w:sz="0" w:space="0" w:color="auto"/>
        <w:left w:val="none" w:sz="0" w:space="0" w:color="auto"/>
        <w:bottom w:val="none" w:sz="0" w:space="0" w:color="auto"/>
        <w:right w:val="none" w:sz="0" w:space="0" w:color="auto"/>
      </w:divBdr>
    </w:div>
    <w:div w:id="597637181">
      <w:bodyDiv w:val="1"/>
      <w:marLeft w:val="0"/>
      <w:marRight w:val="0"/>
      <w:marTop w:val="0"/>
      <w:marBottom w:val="0"/>
      <w:divBdr>
        <w:top w:val="none" w:sz="0" w:space="0" w:color="auto"/>
        <w:left w:val="none" w:sz="0" w:space="0" w:color="auto"/>
        <w:bottom w:val="none" w:sz="0" w:space="0" w:color="auto"/>
        <w:right w:val="none" w:sz="0" w:space="0" w:color="auto"/>
      </w:divBdr>
    </w:div>
    <w:div w:id="597757584">
      <w:bodyDiv w:val="1"/>
      <w:marLeft w:val="0"/>
      <w:marRight w:val="0"/>
      <w:marTop w:val="0"/>
      <w:marBottom w:val="0"/>
      <w:divBdr>
        <w:top w:val="none" w:sz="0" w:space="0" w:color="auto"/>
        <w:left w:val="none" w:sz="0" w:space="0" w:color="auto"/>
        <w:bottom w:val="none" w:sz="0" w:space="0" w:color="auto"/>
        <w:right w:val="none" w:sz="0" w:space="0" w:color="auto"/>
      </w:divBdr>
    </w:div>
    <w:div w:id="597760923">
      <w:bodyDiv w:val="1"/>
      <w:marLeft w:val="0"/>
      <w:marRight w:val="0"/>
      <w:marTop w:val="0"/>
      <w:marBottom w:val="0"/>
      <w:divBdr>
        <w:top w:val="none" w:sz="0" w:space="0" w:color="auto"/>
        <w:left w:val="none" w:sz="0" w:space="0" w:color="auto"/>
        <w:bottom w:val="none" w:sz="0" w:space="0" w:color="auto"/>
        <w:right w:val="none" w:sz="0" w:space="0" w:color="auto"/>
      </w:divBdr>
    </w:div>
    <w:div w:id="599144429">
      <w:bodyDiv w:val="1"/>
      <w:marLeft w:val="0"/>
      <w:marRight w:val="0"/>
      <w:marTop w:val="0"/>
      <w:marBottom w:val="0"/>
      <w:divBdr>
        <w:top w:val="none" w:sz="0" w:space="0" w:color="auto"/>
        <w:left w:val="none" w:sz="0" w:space="0" w:color="auto"/>
        <w:bottom w:val="none" w:sz="0" w:space="0" w:color="auto"/>
        <w:right w:val="none" w:sz="0" w:space="0" w:color="auto"/>
      </w:divBdr>
    </w:div>
    <w:div w:id="599801539">
      <w:bodyDiv w:val="1"/>
      <w:marLeft w:val="0"/>
      <w:marRight w:val="0"/>
      <w:marTop w:val="0"/>
      <w:marBottom w:val="0"/>
      <w:divBdr>
        <w:top w:val="none" w:sz="0" w:space="0" w:color="auto"/>
        <w:left w:val="none" w:sz="0" w:space="0" w:color="auto"/>
        <w:bottom w:val="none" w:sz="0" w:space="0" w:color="auto"/>
        <w:right w:val="none" w:sz="0" w:space="0" w:color="auto"/>
      </w:divBdr>
    </w:div>
    <w:div w:id="599994366">
      <w:bodyDiv w:val="1"/>
      <w:marLeft w:val="0"/>
      <w:marRight w:val="0"/>
      <w:marTop w:val="0"/>
      <w:marBottom w:val="0"/>
      <w:divBdr>
        <w:top w:val="none" w:sz="0" w:space="0" w:color="auto"/>
        <w:left w:val="none" w:sz="0" w:space="0" w:color="auto"/>
        <w:bottom w:val="none" w:sz="0" w:space="0" w:color="auto"/>
        <w:right w:val="none" w:sz="0" w:space="0" w:color="auto"/>
      </w:divBdr>
    </w:div>
    <w:div w:id="600528252">
      <w:bodyDiv w:val="1"/>
      <w:marLeft w:val="0"/>
      <w:marRight w:val="0"/>
      <w:marTop w:val="0"/>
      <w:marBottom w:val="0"/>
      <w:divBdr>
        <w:top w:val="none" w:sz="0" w:space="0" w:color="auto"/>
        <w:left w:val="none" w:sz="0" w:space="0" w:color="auto"/>
        <w:bottom w:val="none" w:sz="0" w:space="0" w:color="auto"/>
        <w:right w:val="none" w:sz="0" w:space="0" w:color="auto"/>
      </w:divBdr>
    </w:div>
    <w:div w:id="600530556">
      <w:bodyDiv w:val="1"/>
      <w:marLeft w:val="0"/>
      <w:marRight w:val="0"/>
      <w:marTop w:val="0"/>
      <w:marBottom w:val="0"/>
      <w:divBdr>
        <w:top w:val="none" w:sz="0" w:space="0" w:color="auto"/>
        <w:left w:val="none" w:sz="0" w:space="0" w:color="auto"/>
        <w:bottom w:val="none" w:sz="0" w:space="0" w:color="auto"/>
        <w:right w:val="none" w:sz="0" w:space="0" w:color="auto"/>
      </w:divBdr>
    </w:div>
    <w:div w:id="600989269">
      <w:bodyDiv w:val="1"/>
      <w:marLeft w:val="0"/>
      <w:marRight w:val="0"/>
      <w:marTop w:val="0"/>
      <w:marBottom w:val="0"/>
      <w:divBdr>
        <w:top w:val="none" w:sz="0" w:space="0" w:color="auto"/>
        <w:left w:val="none" w:sz="0" w:space="0" w:color="auto"/>
        <w:bottom w:val="none" w:sz="0" w:space="0" w:color="auto"/>
        <w:right w:val="none" w:sz="0" w:space="0" w:color="auto"/>
      </w:divBdr>
    </w:div>
    <w:div w:id="601425750">
      <w:bodyDiv w:val="1"/>
      <w:marLeft w:val="0"/>
      <w:marRight w:val="0"/>
      <w:marTop w:val="0"/>
      <w:marBottom w:val="0"/>
      <w:divBdr>
        <w:top w:val="none" w:sz="0" w:space="0" w:color="auto"/>
        <w:left w:val="none" w:sz="0" w:space="0" w:color="auto"/>
        <w:bottom w:val="none" w:sz="0" w:space="0" w:color="auto"/>
        <w:right w:val="none" w:sz="0" w:space="0" w:color="auto"/>
      </w:divBdr>
    </w:div>
    <w:div w:id="602342608">
      <w:bodyDiv w:val="1"/>
      <w:marLeft w:val="0"/>
      <w:marRight w:val="0"/>
      <w:marTop w:val="0"/>
      <w:marBottom w:val="0"/>
      <w:divBdr>
        <w:top w:val="none" w:sz="0" w:space="0" w:color="auto"/>
        <w:left w:val="none" w:sz="0" w:space="0" w:color="auto"/>
        <w:bottom w:val="none" w:sz="0" w:space="0" w:color="auto"/>
        <w:right w:val="none" w:sz="0" w:space="0" w:color="auto"/>
      </w:divBdr>
    </w:div>
    <w:div w:id="602343322">
      <w:bodyDiv w:val="1"/>
      <w:marLeft w:val="0"/>
      <w:marRight w:val="0"/>
      <w:marTop w:val="0"/>
      <w:marBottom w:val="0"/>
      <w:divBdr>
        <w:top w:val="none" w:sz="0" w:space="0" w:color="auto"/>
        <w:left w:val="none" w:sz="0" w:space="0" w:color="auto"/>
        <w:bottom w:val="none" w:sz="0" w:space="0" w:color="auto"/>
        <w:right w:val="none" w:sz="0" w:space="0" w:color="auto"/>
      </w:divBdr>
    </w:div>
    <w:div w:id="603225250">
      <w:bodyDiv w:val="1"/>
      <w:marLeft w:val="0"/>
      <w:marRight w:val="0"/>
      <w:marTop w:val="0"/>
      <w:marBottom w:val="0"/>
      <w:divBdr>
        <w:top w:val="none" w:sz="0" w:space="0" w:color="auto"/>
        <w:left w:val="none" w:sz="0" w:space="0" w:color="auto"/>
        <w:bottom w:val="none" w:sz="0" w:space="0" w:color="auto"/>
        <w:right w:val="none" w:sz="0" w:space="0" w:color="auto"/>
      </w:divBdr>
    </w:div>
    <w:div w:id="603612403">
      <w:bodyDiv w:val="1"/>
      <w:marLeft w:val="0"/>
      <w:marRight w:val="0"/>
      <w:marTop w:val="0"/>
      <w:marBottom w:val="0"/>
      <w:divBdr>
        <w:top w:val="none" w:sz="0" w:space="0" w:color="auto"/>
        <w:left w:val="none" w:sz="0" w:space="0" w:color="auto"/>
        <w:bottom w:val="none" w:sz="0" w:space="0" w:color="auto"/>
        <w:right w:val="none" w:sz="0" w:space="0" w:color="auto"/>
      </w:divBdr>
    </w:div>
    <w:div w:id="603919972">
      <w:bodyDiv w:val="1"/>
      <w:marLeft w:val="0"/>
      <w:marRight w:val="0"/>
      <w:marTop w:val="0"/>
      <w:marBottom w:val="0"/>
      <w:divBdr>
        <w:top w:val="none" w:sz="0" w:space="0" w:color="auto"/>
        <w:left w:val="none" w:sz="0" w:space="0" w:color="auto"/>
        <w:bottom w:val="none" w:sz="0" w:space="0" w:color="auto"/>
        <w:right w:val="none" w:sz="0" w:space="0" w:color="auto"/>
      </w:divBdr>
    </w:div>
    <w:div w:id="604075899">
      <w:bodyDiv w:val="1"/>
      <w:marLeft w:val="0"/>
      <w:marRight w:val="0"/>
      <w:marTop w:val="0"/>
      <w:marBottom w:val="0"/>
      <w:divBdr>
        <w:top w:val="none" w:sz="0" w:space="0" w:color="auto"/>
        <w:left w:val="none" w:sz="0" w:space="0" w:color="auto"/>
        <w:bottom w:val="none" w:sz="0" w:space="0" w:color="auto"/>
        <w:right w:val="none" w:sz="0" w:space="0" w:color="auto"/>
      </w:divBdr>
    </w:div>
    <w:div w:id="604116676">
      <w:bodyDiv w:val="1"/>
      <w:marLeft w:val="0"/>
      <w:marRight w:val="0"/>
      <w:marTop w:val="0"/>
      <w:marBottom w:val="0"/>
      <w:divBdr>
        <w:top w:val="none" w:sz="0" w:space="0" w:color="auto"/>
        <w:left w:val="none" w:sz="0" w:space="0" w:color="auto"/>
        <w:bottom w:val="none" w:sz="0" w:space="0" w:color="auto"/>
        <w:right w:val="none" w:sz="0" w:space="0" w:color="auto"/>
      </w:divBdr>
    </w:div>
    <w:div w:id="604338948">
      <w:bodyDiv w:val="1"/>
      <w:marLeft w:val="0"/>
      <w:marRight w:val="0"/>
      <w:marTop w:val="0"/>
      <w:marBottom w:val="0"/>
      <w:divBdr>
        <w:top w:val="none" w:sz="0" w:space="0" w:color="auto"/>
        <w:left w:val="none" w:sz="0" w:space="0" w:color="auto"/>
        <w:bottom w:val="none" w:sz="0" w:space="0" w:color="auto"/>
        <w:right w:val="none" w:sz="0" w:space="0" w:color="auto"/>
      </w:divBdr>
    </w:div>
    <w:div w:id="604466038">
      <w:bodyDiv w:val="1"/>
      <w:marLeft w:val="0"/>
      <w:marRight w:val="0"/>
      <w:marTop w:val="0"/>
      <w:marBottom w:val="0"/>
      <w:divBdr>
        <w:top w:val="none" w:sz="0" w:space="0" w:color="auto"/>
        <w:left w:val="none" w:sz="0" w:space="0" w:color="auto"/>
        <w:bottom w:val="none" w:sz="0" w:space="0" w:color="auto"/>
        <w:right w:val="none" w:sz="0" w:space="0" w:color="auto"/>
      </w:divBdr>
    </w:div>
    <w:div w:id="604653379">
      <w:bodyDiv w:val="1"/>
      <w:marLeft w:val="0"/>
      <w:marRight w:val="0"/>
      <w:marTop w:val="0"/>
      <w:marBottom w:val="0"/>
      <w:divBdr>
        <w:top w:val="none" w:sz="0" w:space="0" w:color="auto"/>
        <w:left w:val="none" w:sz="0" w:space="0" w:color="auto"/>
        <w:bottom w:val="none" w:sz="0" w:space="0" w:color="auto"/>
        <w:right w:val="none" w:sz="0" w:space="0" w:color="auto"/>
      </w:divBdr>
    </w:div>
    <w:div w:id="604850424">
      <w:bodyDiv w:val="1"/>
      <w:marLeft w:val="0"/>
      <w:marRight w:val="0"/>
      <w:marTop w:val="0"/>
      <w:marBottom w:val="0"/>
      <w:divBdr>
        <w:top w:val="none" w:sz="0" w:space="0" w:color="auto"/>
        <w:left w:val="none" w:sz="0" w:space="0" w:color="auto"/>
        <w:bottom w:val="none" w:sz="0" w:space="0" w:color="auto"/>
        <w:right w:val="none" w:sz="0" w:space="0" w:color="auto"/>
      </w:divBdr>
    </w:div>
    <w:div w:id="604994261">
      <w:bodyDiv w:val="1"/>
      <w:marLeft w:val="0"/>
      <w:marRight w:val="0"/>
      <w:marTop w:val="0"/>
      <w:marBottom w:val="0"/>
      <w:divBdr>
        <w:top w:val="none" w:sz="0" w:space="0" w:color="auto"/>
        <w:left w:val="none" w:sz="0" w:space="0" w:color="auto"/>
        <w:bottom w:val="none" w:sz="0" w:space="0" w:color="auto"/>
        <w:right w:val="none" w:sz="0" w:space="0" w:color="auto"/>
      </w:divBdr>
    </w:div>
    <w:div w:id="605112267">
      <w:bodyDiv w:val="1"/>
      <w:marLeft w:val="0"/>
      <w:marRight w:val="0"/>
      <w:marTop w:val="0"/>
      <w:marBottom w:val="0"/>
      <w:divBdr>
        <w:top w:val="none" w:sz="0" w:space="0" w:color="auto"/>
        <w:left w:val="none" w:sz="0" w:space="0" w:color="auto"/>
        <w:bottom w:val="none" w:sz="0" w:space="0" w:color="auto"/>
        <w:right w:val="none" w:sz="0" w:space="0" w:color="auto"/>
      </w:divBdr>
    </w:div>
    <w:div w:id="605381252">
      <w:bodyDiv w:val="1"/>
      <w:marLeft w:val="0"/>
      <w:marRight w:val="0"/>
      <w:marTop w:val="0"/>
      <w:marBottom w:val="0"/>
      <w:divBdr>
        <w:top w:val="none" w:sz="0" w:space="0" w:color="auto"/>
        <w:left w:val="none" w:sz="0" w:space="0" w:color="auto"/>
        <w:bottom w:val="none" w:sz="0" w:space="0" w:color="auto"/>
        <w:right w:val="none" w:sz="0" w:space="0" w:color="auto"/>
      </w:divBdr>
    </w:div>
    <w:div w:id="605892013">
      <w:bodyDiv w:val="1"/>
      <w:marLeft w:val="0"/>
      <w:marRight w:val="0"/>
      <w:marTop w:val="0"/>
      <w:marBottom w:val="0"/>
      <w:divBdr>
        <w:top w:val="none" w:sz="0" w:space="0" w:color="auto"/>
        <w:left w:val="none" w:sz="0" w:space="0" w:color="auto"/>
        <w:bottom w:val="none" w:sz="0" w:space="0" w:color="auto"/>
        <w:right w:val="none" w:sz="0" w:space="0" w:color="auto"/>
      </w:divBdr>
    </w:div>
    <w:div w:id="606230446">
      <w:bodyDiv w:val="1"/>
      <w:marLeft w:val="0"/>
      <w:marRight w:val="0"/>
      <w:marTop w:val="0"/>
      <w:marBottom w:val="0"/>
      <w:divBdr>
        <w:top w:val="none" w:sz="0" w:space="0" w:color="auto"/>
        <w:left w:val="none" w:sz="0" w:space="0" w:color="auto"/>
        <w:bottom w:val="none" w:sz="0" w:space="0" w:color="auto"/>
        <w:right w:val="none" w:sz="0" w:space="0" w:color="auto"/>
      </w:divBdr>
    </w:div>
    <w:div w:id="606235075">
      <w:bodyDiv w:val="1"/>
      <w:marLeft w:val="0"/>
      <w:marRight w:val="0"/>
      <w:marTop w:val="0"/>
      <w:marBottom w:val="0"/>
      <w:divBdr>
        <w:top w:val="none" w:sz="0" w:space="0" w:color="auto"/>
        <w:left w:val="none" w:sz="0" w:space="0" w:color="auto"/>
        <w:bottom w:val="none" w:sz="0" w:space="0" w:color="auto"/>
        <w:right w:val="none" w:sz="0" w:space="0" w:color="auto"/>
      </w:divBdr>
    </w:div>
    <w:div w:id="606236455">
      <w:bodyDiv w:val="1"/>
      <w:marLeft w:val="0"/>
      <w:marRight w:val="0"/>
      <w:marTop w:val="0"/>
      <w:marBottom w:val="0"/>
      <w:divBdr>
        <w:top w:val="none" w:sz="0" w:space="0" w:color="auto"/>
        <w:left w:val="none" w:sz="0" w:space="0" w:color="auto"/>
        <w:bottom w:val="none" w:sz="0" w:space="0" w:color="auto"/>
        <w:right w:val="none" w:sz="0" w:space="0" w:color="auto"/>
      </w:divBdr>
    </w:div>
    <w:div w:id="607155357">
      <w:bodyDiv w:val="1"/>
      <w:marLeft w:val="0"/>
      <w:marRight w:val="0"/>
      <w:marTop w:val="0"/>
      <w:marBottom w:val="0"/>
      <w:divBdr>
        <w:top w:val="none" w:sz="0" w:space="0" w:color="auto"/>
        <w:left w:val="none" w:sz="0" w:space="0" w:color="auto"/>
        <w:bottom w:val="none" w:sz="0" w:space="0" w:color="auto"/>
        <w:right w:val="none" w:sz="0" w:space="0" w:color="auto"/>
      </w:divBdr>
    </w:div>
    <w:div w:id="607199867">
      <w:bodyDiv w:val="1"/>
      <w:marLeft w:val="0"/>
      <w:marRight w:val="0"/>
      <w:marTop w:val="0"/>
      <w:marBottom w:val="0"/>
      <w:divBdr>
        <w:top w:val="none" w:sz="0" w:space="0" w:color="auto"/>
        <w:left w:val="none" w:sz="0" w:space="0" w:color="auto"/>
        <w:bottom w:val="none" w:sz="0" w:space="0" w:color="auto"/>
        <w:right w:val="none" w:sz="0" w:space="0" w:color="auto"/>
      </w:divBdr>
    </w:div>
    <w:div w:id="607389528">
      <w:bodyDiv w:val="1"/>
      <w:marLeft w:val="0"/>
      <w:marRight w:val="0"/>
      <w:marTop w:val="0"/>
      <w:marBottom w:val="0"/>
      <w:divBdr>
        <w:top w:val="none" w:sz="0" w:space="0" w:color="auto"/>
        <w:left w:val="none" w:sz="0" w:space="0" w:color="auto"/>
        <w:bottom w:val="none" w:sz="0" w:space="0" w:color="auto"/>
        <w:right w:val="none" w:sz="0" w:space="0" w:color="auto"/>
      </w:divBdr>
    </w:div>
    <w:div w:id="607855960">
      <w:bodyDiv w:val="1"/>
      <w:marLeft w:val="0"/>
      <w:marRight w:val="0"/>
      <w:marTop w:val="0"/>
      <w:marBottom w:val="0"/>
      <w:divBdr>
        <w:top w:val="none" w:sz="0" w:space="0" w:color="auto"/>
        <w:left w:val="none" w:sz="0" w:space="0" w:color="auto"/>
        <w:bottom w:val="none" w:sz="0" w:space="0" w:color="auto"/>
        <w:right w:val="none" w:sz="0" w:space="0" w:color="auto"/>
      </w:divBdr>
    </w:div>
    <w:div w:id="608661634">
      <w:bodyDiv w:val="1"/>
      <w:marLeft w:val="0"/>
      <w:marRight w:val="0"/>
      <w:marTop w:val="0"/>
      <w:marBottom w:val="0"/>
      <w:divBdr>
        <w:top w:val="none" w:sz="0" w:space="0" w:color="auto"/>
        <w:left w:val="none" w:sz="0" w:space="0" w:color="auto"/>
        <w:bottom w:val="none" w:sz="0" w:space="0" w:color="auto"/>
        <w:right w:val="none" w:sz="0" w:space="0" w:color="auto"/>
      </w:divBdr>
    </w:div>
    <w:div w:id="608780724">
      <w:bodyDiv w:val="1"/>
      <w:marLeft w:val="0"/>
      <w:marRight w:val="0"/>
      <w:marTop w:val="0"/>
      <w:marBottom w:val="0"/>
      <w:divBdr>
        <w:top w:val="none" w:sz="0" w:space="0" w:color="auto"/>
        <w:left w:val="none" w:sz="0" w:space="0" w:color="auto"/>
        <w:bottom w:val="none" w:sz="0" w:space="0" w:color="auto"/>
        <w:right w:val="none" w:sz="0" w:space="0" w:color="auto"/>
      </w:divBdr>
    </w:div>
    <w:div w:id="608854015">
      <w:bodyDiv w:val="1"/>
      <w:marLeft w:val="0"/>
      <w:marRight w:val="0"/>
      <w:marTop w:val="0"/>
      <w:marBottom w:val="0"/>
      <w:divBdr>
        <w:top w:val="none" w:sz="0" w:space="0" w:color="auto"/>
        <w:left w:val="none" w:sz="0" w:space="0" w:color="auto"/>
        <w:bottom w:val="none" w:sz="0" w:space="0" w:color="auto"/>
        <w:right w:val="none" w:sz="0" w:space="0" w:color="auto"/>
      </w:divBdr>
    </w:div>
    <w:div w:id="609094162">
      <w:bodyDiv w:val="1"/>
      <w:marLeft w:val="0"/>
      <w:marRight w:val="0"/>
      <w:marTop w:val="0"/>
      <w:marBottom w:val="0"/>
      <w:divBdr>
        <w:top w:val="none" w:sz="0" w:space="0" w:color="auto"/>
        <w:left w:val="none" w:sz="0" w:space="0" w:color="auto"/>
        <w:bottom w:val="none" w:sz="0" w:space="0" w:color="auto"/>
        <w:right w:val="none" w:sz="0" w:space="0" w:color="auto"/>
      </w:divBdr>
    </w:div>
    <w:div w:id="609242844">
      <w:bodyDiv w:val="1"/>
      <w:marLeft w:val="0"/>
      <w:marRight w:val="0"/>
      <w:marTop w:val="0"/>
      <w:marBottom w:val="0"/>
      <w:divBdr>
        <w:top w:val="none" w:sz="0" w:space="0" w:color="auto"/>
        <w:left w:val="none" w:sz="0" w:space="0" w:color="auto"/>
        <w:bottom w:val="none" w:sz="0" w:space="0" w:color="auto"/>
        <w:right w:val="none" w:sz="0" w:space="0" w:color="auto"/>
      </w:divBdr>
    </w:div>
    <w:div w:id="609362174">
      <w:bodyDiv w:val="1"/>
      <w:marLeft w:val="0"/>
      <w:marRight w:val="0"/>
      <w:marTop w:val="0"/>
      <w:marBottom w:val="0"/>
      <w:divBdr>
        <w:top w:val="none" w:sz="0" w:space="0" w:color="auto"/>
        <w:left w:val="none" w:sz="0" w:space="0" w:color="auto"/>
        <w:bottom w:val="none" w:sz="0" w:space="0" w:color="auto"/>
        <w:right w:val="none" w:sz="0" w:space="0" w:color="auto"/>
      </w:divBdr>
    </w:div>
    <w:div w:id="610284146">
      <w:bodyDiv w:val="1"/>
      <w:marLeft w:val="0"/>
      <w:marRight w:val="0"/>
      <w:marTop w:val="0"/>
      <w:marBottom w:val="0"/>
      <w:divBdr>
        <w:top w:val="none" w:sz="0" w:space="0" w:color="auto"/>
        <w:left w:val="none" w:sz="0" w:space="0" w:color="auto"/>
        <w:bottom w:val="none" w:sz="0" w:space="0" w:color="auto"/>
        <w:right w:val="none" w:sz="0" w:space="0" w:color="auto"/>
      </w:divBdr>
    </w:div>
    <w:div w:id="610433818">
      <w:bodyDiv w:val="1"/>
      <w:marLeft w:val="0"/>
      <w:marRight w:val="0"/>
      <w:marTop w:val="0"/>
      <w:marBottom w:val="0"/>
      <w:divBdr>
        <w:top w:val="none" w:sz="0" w:space="0" w:color="auto"/>
        <w:left w:val="none" w:sz="0" w:space="0" w:color="auto"/>
        <w:bottom w:val="none" w:sz="0" w:space="0" w:color="auto"/>
        <w:right w:val="none" w:sz="0" w:space="0" w:color="auto"/>
      </w:divBdr>
    </w:div>
    <w:div w:id="610861441">
      <w:bodyDiv w:val="1"/>
      <w:marLeft w:val="0"/>
      <w:marRight w:val="0"/>
      <w:marTop w:val="0"/>
      <w:marBottom w:val="0"/>
      <w:divBdr>
        <w:top w:val="none" w:sz="0" w:space="0" w:color="auto"/>
        <w:left w:val="none" w:sz="0" w:space="0" w:color="auto"/>
        <w:bottom w:val="none" w:sz="0" w:space="0" w:color="auto"/>
        <w:right w:val="none" w:sz="0" w:space="0" w:color="auto"/>
      </w:divBdr>
    </w:div>
    <w:div w:id="611090221">
      <w:bodyDiv w:val="1"/>
      <w:marLeft w:val="0"/>
      <w:marRight w:val="0"/>
      <w:marTop w:val="0"/>
      <w:marBottom w:val="0"/>
      <w:divBdr>
        <w:top w:val="none" w:sz="0" w:space="0" w:color="auto"/>
        <w:left w:val="none" w:sz="0" w:space="0" w:color="auto"/>
        <w:bottom w:val="none" w:sz="0" w:space="0" w:color="auto"/>
        <w:right w:val="none" w:sz="0" w:space="0" w:color="auto"/>
      </w:divBdr>
    </w:div>
    <w:div w:id="611546818">
      <w:bodyDiv w:val="1"/>
      <w:marLeft w:val="0"/>
      <w:marRight w:val="0"/>
      <w:marTop w:val="0"/>
      <w:marBottom w:val="0"/>
      <w:divBdr>
        <w:top w:val="none" w:sz="0" w:space="0" w:color="auto"/>
        <w:left w:val="none" w:sz="0" w:space="0" w:color="auto"/>
        <w:bottom w:val="none" w:sz="0" w:space="0" w:color="auto"/>
        <w:right w:val="none" w:sz="0" w:space="0" w:color="auto"/>
      </w:divBdr>
    </w:div>
    <w:div w:id="611547744">
      <w:bodyDiv w:val="1"/>
      <w:marLeft w:val="0"/>
      <w:marRight w:val="0"/>
      <w:marTop w:val="0"/>
      <w:marBottom w:val="0"/>
      <w:divBdr>
        <w:top w:val="none" w:sz="0" w:space="0" w:color="auto"/>
        <w:left w:val="none" w:sz="0" w:space="0" w:color="auto"/>
        <w:bottom w:val="none" w:sz="0" w:space="0" w:color="auto"/>
        <w:right w:val="none" w:sz="0" w:space="0" w:color="auto"/>
      </w:divBdr>
    </w:div>
    <w:div w:id="611935309">
      <w:bodyDiv w:val="1"/>
      <w:marLeft w:val="0"/>
      <w:marRight w:val="0"/>
      <w:marTop w:val="0"/>
      <w:marBottom w:val="0"/>
      <w:divBdr>
        <w:top w:val="none" w:sz="0" w:space="0" w:color="auto"/>
        <w:left w:val="none" w:sz="0" w:space="0" w:color="auto"/>
        <w:bottom w:val="none" w:sz="0" w:space="0" w:color="auto"/>
        <w:right w:val="none" w:sz="0" w:space="0" w:color="auto"/>
      </w:divBdr>
    </w:div>
    <w:div w:id="612054804">
      <w:bodyDiv w:val="1"/>
      <w:marLeft w:val="0"/>
      <w:marRight w:val="0"/>
      <w:marTop w:val="0"/>
      <w:marBottom w:val="0"/>
      <w:divBdr>
        <w:top w:val="none" w:sz="0" w:space="0" w:color="auto"/>
        <w:left w:val="none" w:sz="0" w:space="0" w:color="auto"/>
        <w:bottom w:val="none" w:sz="0" w:space="0" w:color="auto"/>
        <w:right w:val="none" w:sz="0" w:space="0" w:color="auto"/>
      </w:divBdr>
    </w:div>
    <w:div w:id="612513947">
      <w:bodyDiv w:val="1"/>
      <w:marLeft w:val="0"/>
      <w:marRight w:val="0"/>
      <w:marTop w:val="0"/>
      <w:marBottom w:val="0"/>
      <w:divBdr>
        <w:top w:val="none" w:sz="0" w:space="0" w:color="auto"/>
        <w:left w:val="none" w:sz="0" w:space="0" w:color="auto"/>
        <w:bottom w:val="none" w:sz="0" w:space="0" w:color="auto"/>
        <w:right w:val="none" w:sz="0" w:space="0" w:color="auto"/>
      </w:divBdr>
    </w:div>
    <w:div w:id="612588923">
      <w:bodyDiv w:val="1"/>
      <w:marLeft w:val="0"/>
      <w:marRight w:val="0"/>
      <w:marTop w:val="0"/>
      <w:marBottom w:val="0"/>
      <w:divBdr>
        <w:top w:val="none" w:sz="0" w:space="0" w:color="auto"/>
        <w:left w:val="none" w:sz="0" w:space="0" w:color="auto"/>
        <w:bottom w:val="none" w:sz="0" w:space="0" w:color="auto"/>
        <w:right w:val="none" w:sz="0" w:space="0" w:color="auto"/>
      </w:divBdr>
    </w:div>
    <w:div w:id="613293554">
      <w:bodyDiv w:val="1"/>
      <w:marLeft w:val="0"/>
      <w:marRight w:val="0"/>
      <w:marTop w:val="0"/>
      <w:marBottom w:val="0"/>
      <w:divBdr>
        <w:top w:val="none" w:sz="0" w:space="0" w:color="auto"/>
        <w:left w:val="none" w:sz="0" w:space="0" w:color="auto"/>
        <w:bottom w:val="none" w:sz="0" w:space="0" w:color="auto"/>
        <w:right w:val="none" w:sz="0" w:space="0" w:color="auto"/>
      </w:divBdr>
    </w:div>
    <w:div w:id="614024323">
      <w:bodyDiv w:val="1"/>
      <w:marLeft w:val="0"/>
      <w:marRight w:val="0"/>
      <w:marTop w:val="0"/>
      <w:marBottom w:val="0"/>
      <w:divBdr>
        <w:top w:val="none" w:sz="0" w:space="0" w:color="auto"/>
        <w:left w:val="none" w:sz="0" w:space="0" w:color="auto"/>
        <w:bottom w:val="none" w:sz="0" w:space="0" w:color="auto"/>
        <w:right w:val="none" w:sz="0" w:space="0" w:color="auto"/>
      </w:divBdr>
    </w:div>
    <w:div w:id="614214736">
      <w:bodyDiv w:val="1"/>
      <w:marLeft w:val="0"/>
      <w:marRight w:val="0"/>
      <w:marTop w:val="0"/>
      <w:marBottom w:val="0"/>
      <w:divBdr>
        <w:top w:val="none" w:sz="0" w:space="0" w:color="auto"/>
        <w:left w:val="none" w:sz="0" w:space="0" w:color="auto"/>
        <w:bottom w:val="none" w:sz="0" w:space="0" w:color="auto"/>
        <w:right w:val="none" w:sz="0" w:space="0" w:color="auto"/>
      </w:divBdr>
    </w:div>
    <w:div w:id="614556901">
      <w:bodyDiv w:val="1"/>
      <w:marLeft w:val="0"/>
      <w:marRight w:val="0"/>
      <w:marTop w:val="0"/>
      <w:marBottom w:val="0"/>
      <w:divBdr>
        <w:top w:val="none" w:sz="0" w:space="0" w:color="auto"/>
        <w:left w:val="none" w:sz="0" w:space="0" w:color="auto"/>
        <w:bottom w:val="none" w:sz="0" w:space="0" w:color="auto"/>
        <w:right w:val="none" w:sz="0" w:space="0" w:color="auto"/>
      </w:divBdr>
    </w:div>
    <w:div w:id="617491056">
      <w:bodyDiv w:val="1"/>
      <w:marLeft w:val="0"/>
      <w:marRight w:val="0"/>
      <w:marTop w:val="0"/>
      <w:marBottom w:val="0"/>
      <w:divBdr>
        <w:top w:val="none" w:sz="0" w:space="0" w:color="auto"/>
        <w:left w:val="none" w:sz="0" w:space="0" w:color="auto"/>
        <w:bottom w:val="none" w:sz="0" w:space="0" w:color="auto"/>
        <w:right w:val="none" w:sz="0" w:space="0" w:color="auto"/>
      </w:divBdr>
    </w:div>
    <w:div w:id="617569642">
      <w:bodyDiv w:val="1"/>
      <w:marLeft w:val="0"/>
      <w:marRight w:val="0"/>
      <w:marTop w:val="0"/>
      <w:marBottom w:val="0"/>
      <w:divBdr>
        <w:top w:val="none" w:sz="0" w:space="0" w:color="auto"/>
        <w:left w:val="none" w:sz="0" w:space="0" w:color="auto"/>
        <w:bottom w:val="none" w:sz="0" w:space="0" w:color="auto"/>
        <w:right w:val="none" w:sz="0" w:space="0" w:color="auto"/>
      </w:divBdr>
    </w:div>
    <w:div w:id="617571329">
      <w:bodyDiv w:val="1"/>
      <w:marLeft w:val="0"/>
      <w:marRight w:val="0"/>
      <w:marTop w:val="0"/>
      <w:marBottom w:val="0"/>
      <w:divBdr>
        <w:top w:val="none" w:sz="0" w:space="0" w:color="auto"/>
        <w:left w:val="none" w:sz="0" w:space="0" w:color="auto"/>
        <w:bottom w:val="none" w:sz="0" w:space="0" w:color="auto"/>
        <w:right w:val="none" w:sz="0" w:space="0" w:color="auto"/>
      </w:divBdr>
    </w:div>
    <w:div w:id="617761000">
      <w:bodyDiv w:val="1"/>
      <w:marLeft w:val="0"/>
      <w:marRight w:val="0"/>
      <w:marTop w:val="0"/>
      <w:marBottom w:val="0"/>
      <w:divBdr>
        <w:top w:val="none" w:sz="0" w:space="0" w:color="auto"/>
        <w:left w:val="none" w:sz="0" w:space="0" w:color="auto"/>
        <w:bottom w:val="none" w:sz="0" w:space="0" w:color="auto"/>
        <w:right w:val="none" w:sz="0" w:space="0" w:color="auto"/>
      </w:divBdr>
    </w:div>
    <w:div w:id="617956751">
      <w:bodyDiv w:val="1"/>
      <w:marLeft w:val="0"/>
      <w:marRight w:val="0"/>
      <w:marTop w:val="0"/>
      <w:marBottom w:val="0"/>
      <w:divBdr>
        <w:top w:val="none" w:sz="0" w:space="0" w:color="auto"/>
        <w:left w:val="none" w:sz="0" w:space="0" w:color="auto"/>
        <w:bottom w:val="none" w:sz="0" w:space="0" w:color="auto"/>
        <w:right w:val="none" w:sz="0" w:space="0" w:color="auto"/>
      </w:divBdr>
    </w:div>
    <w:div w:id="618341371">
      <w:bodyDiv w:val="1"/>
      <w:marLeft w:val="0"/>
      <w:marRight w:val="0"/>
      <w:marTop w:val="0"/>
      <w:marBottom w:val="0"/>
      <w:divBdr>
        <w:top w:val="none" w:sz="0" w:space="0" w:color="auto"/>
        <w:left w:val="none" w:sz="0" w:space="0" w:color="auto"/>
        <w:bottom w:val="none" w:sz="0" w:space="0" w:color="auto"/>
        <w:right w:val="none" w:sz="0" w:space="0" w:color="auto"/>
      </w:divBdr>
    </w:div>
    <w:div w:id="618419928">
      <w:bodyDiv w:val="1"/>
      <w:marLeft w:val="0"/>
      <w:marRight w:val="0"/>
      <w:marTop w:val="0"/>
      <w:marBottom w:val="0"/>
      <w:divBdr>
        <w:top w:val="none" w:sz="0" w:space="0" w:color="auto"/>
        <w:left w:val="none" w:sz="0" w:space="0" w:color="auto"/>
        <w:bottom w:val="none" w:sz="0" w:space="0" w:color="auto"/>
        <w:right w:val="none" w:sz="0" w:space="0" w:color="auto"/>
      </w:divBdr>
    </w:div>
    <w:div w:id="619068754">
      <w:bodyDiv w:val="1"/>
      <w:marLeft w:val="0"/>
      <w:marRight w:val="0"/>
      <w:marTop w:val="0"/>
      <w:marBottom w:val="0"/>
      <w:divBdr>
        <w:top w:val="none" w:sz="0" w:space="0" w:color="auto"/>
        <w:left w:val="none" w:sz="0" w:space="0" w:color="auto"/>
        <w:bottom w:val="none" w:sz="0" w:space="0" w:color="auto"/>
        <w:right w:val="none" w:sz="0" w:space="0" w:color="auto"/>
      </w:divBdr>
    </w:div>
    <w:div w:id="619728562">
      <w:bodyDiv w:val="1"/>
      <w:marLeft w:val="0"/>
      <w:marRight w:val="0"/>
      <w:marTop w:val="0"/>
      <w:marBottom w:val="0"/>
      <w:divBdr>
        <w:top w:val="none" w:sz="0" w:space="0" w:color="auto"/>
        <w:left w:val="none" w:sz="0" w:space="0" w:color="auto"/>
        <w:bottom w:val="none" w:sz="0" w:space="0" w:color="auto"/>
        <w:right w:val="none" w:sz="0" w:space="0" w:color="auto"/>
      </w:divBdr>
    </w:div>
    <w:div w:id="620577788">
      <w:bodyDiv w:val="1"/>
      <w:marLeft w:val="0"/>
      <w:marRight w:val="0"/>
      <w:marTop w:val="0"/>
      <w:marBottom w:val="0"/>
      <w:divBdr>
        <w:top w:val="none" w:sz="0" w:space="0" w:color="auto"/>
        <w:left w:val="none" w:sz="0" w:space="0" w:color="auto"/>
        <w:bottom w:val="none" w:sz="0" w:space="0" w:color="auto"/>
        <w:right w:val="none" w:sz="0" w:space="0" w:color="auto"/>
      </w:divBdr>
    </w:div>
    <w:div w:id="620579116">
      <w:bodyDiv w:val="1"/>
      <w:marLeft w:val="0"/>
      <w:marRight w:val="0"/>
      <w:marTop w:val="0"/>
      <w:marBottom w:val="0"/>
      <w:divBdr>
        <w:top w:val="none" w:sz="0" w:space="0" w:color="auto"/>
        <w:left w:val="none" w:sz="0" w:space="0" w:color="auto"/>
        <w:bottom w:val="none" w:sz="0" w:space="0" w:color="auto"/>
        <w:right w:val="none" w:sz="0" w:space="0" w:color="auto"/>
      </w:divBdr>
    </w:div>
    <w:div w:id="620653860">
      <w:bodyDiv w:val="1"/>
      <w:marLeft w:val="0"/>
      <w:marRight w:val="0"/>
      <w:marTop w:val="0"/>
      <w:marBottom w:val="0"/>
      <w:divBdr>
        <w:top w:val="none" w:sz="0" w:space="0" w:color="auto"/>
        <w:left w:val="none" w:sz="0" w:space="0" w:color="auto"/>
        <w:bottom w:val="none" w:sz="0" w:space="0" w:color="auto"/>
        <w:right w:val="none" w:sz="0" w:space="0" w:color="auto"/>
      </w:divBdr>
    </w:div>
    <w:div w:id="621108719">
      <w:bodyDiv w:val="1"/>
      <w:marLeft w:val="0"/>
      <w:marRight w:val="0"/>
      <w:marTop w:val="0"/>
      <w:marBottom w:val="0"/>
      <w:divBdr>
        <w:top w:val="none" w:sz="0" w:space="0" w:color="auto"/>
        <w:left w:val="none" w:sz="0" w:space="0" w:color="auto"/>
        <w:bottom w:val="none" w:sz="0" w:space="0" w:color="auto"/>
        <w:right w:val="none" w:sz="0" w:space="0" w:color="auto"/>
      </w:divBdr>
    </w:div>
    <w:div w:id="621231126">
      <w:bodyDiv w:val="1"/>
      <w:marLeft w:val="0"/>
      <w:marRight w:val="0"/>
      <w:marTop w:val="0"/>
      <w:marBottom w:val="0"/>
      <w:divBdr>
        <w:top w:val="none" w:sz="0" w:space="0" w:color="auto"/>
        <w:left w:val="none" w:sz="0" w:space="0" w:color="auto"/>
        <w:bottom w:val="none" w:sz="0" w:space="0" w:color="auto"/>
        <w:right w:val="none" w:sz="0" w:space="0" w:color="auto"/>
      </w:divBdr>
    </w:div>
    <w:div w:id="621812530">
      <w:bodyDiv w:val="1"/>
      <w:marLeft w:val="0"/>
      <w:marRight w:val="0"/>
      <w:marTop w:val="0"/>
      <w:marBottom w:val="0"/>
      <w:divBdr>
        <w:top w:val="none" w:sz="0" w:space="0" w:color="auto"/>
        <w:left w:val="none" w:sz="0" w:space="0" w:color="auto"/>
        <w:bottom w:val="none" w:sz="0" w:space="0" w:color="auto"/>
        <w:right w:val="none" w:sz="0" w:space="0" w:color="auto"/>
      </w:divBdr>
    </w:div>
    <w:div w:id="621880617">
      <w:bodyDiv w:val="1"/>
      <w:marLeft w:val="0"/>
      <w:marRight w:val="0"/>
      <w:marTop w:val="0"/>
      <w:marBottom w:val="0"/>
      <w:divBdr>
        <w:top w:val="none" w:sz="0" w:space="0" w:color="auto"/>
        <w:left w:val="none" w:sz="0" w:space="0" w:color="auto"/>
        <w:bottom w:val="none" w:sz="0" w:space="0" w:color="auto"/>
        <w:right w:val="none" w:sz="0" w:space="0" w:color="auto"/>
      </w:divBdr>
    </w:div>
    <w:div w:id="621882876">
      <w:bodyDiv w:val="1"/>
      <w:marLeft w:val="0"/>
      <w:marRight w:val="0"/>
      <w:marTop w:val="0"/>
      <w:marBottom w:val="0"/>
      <w:divBdr>
        <w:top w:val="none" w:sz="0" w:space="0" w:color="auto"/>
        <w:left w:val="none" w:sz="0" w:space="0" w:color="auto"/>
        <w:bottom w:val="none" w:sz="0" w:space="0" w:color="auto"/>
        <w:right w:val="none" w:sz="0" w:space="0" w:color="auto"/>
      </w:divBdr>
    </w:div>
    <w:div w:id="622350946">
      <w:bodyDiv w:val="1"/>
      <w:marLeft w:val="0"/>
      <w:marRight w:val="0"/>
      <w:marTop w:val="0"/>
      <w:marBottom w:val="0"/>
      <w:divBdr>
        <w:top w:val="none" w:sz="0" w:space="0" w:color="auto"/>
        <w:left w:val="none" w:sz="0" w:space="0" w:color="auto"/>
        <w:bottom w:val="none" w:sz="0" w:space="0" w:color="auto"/>
        <w:right w:val="none" w:sz="0" w:space="0" w:color="auto"/>
      </w:divBdr>
    </w:div>
    <w:div w:id="622687937">
      <w:bodyDiv w:val="1"/>
      <w:marLeft w:val="0"/>
      <w:marRight w:val="0"/>
      <w:marTop w:val="0"/>
      <w:marBottom w:val="0"/>
      <w:divBdr>
        <w:top w:val="none" w:sz="0" w:space="0" w:color="auto"/>
        <w:left w:val="none" w:sz="0" w:space="0" w:color="auto"/>
        <w:bottom w:val="none" w:sz="0" w:space="0" w:color="auto"/>
        <w:right w:val="none" w:sz="0" w:space="0" w:color="auto"/>
      </w:divBdr>
    </w:div>
    <w:div w:id="623731274">
      <w:bodyDiv w:val="1"/>
      <w:marLeft w:val="0"/>
      <w:marRight w:val="0"/>
      <w:marTop w:val="0"/>
      <w:marBottom w:val="0"/>
      <w:divBdr>
        <w:top w:val="none" w:sz="0" w:space="0" w:color="auto"/>
        <w:left w:val="none" w:sz="0" w:space="0" w:color="auto"/>
        <w:bottom w:val="none" w:sz="0" w:space="0" w:color="auto"/>
        <w:right w:val="none" w:sz="0" w:space="0" w:color="auto"/>
      </w:divBdr>
    </w:div>
    <w:div w:id="624315679">
      <w:bodyDiv w:val="1"/>
      <w:marLeft w:val="0"/>
      <w:marRight w:val="0"/>
      <w:marTop w:val="0"/>
      <w:marBottom w:val="0"/>
      <w:divBdr>
        <w:top w:val="none" w:sz="0" w:space="0" w:color="auto"/>
        <w:left w:val="none" w:sz="0" w:space="0" w:color="auto"/>
        <w:bottom w:val="none" w:sz="0" w:space="0" w:color="auto"/>
        <w:right w:val="none" w:sz="0" w:space="0" w:color="auto"/>
      </w:divBdr>
    </w:div>
    <w:div w:id="624384240">
      <w:bodyDiv w:val="1"/>
      <w:marLeft w:val="0"/>
      <w:marRight w:val="0"/>
      <w:marTop w:val="0"/>
      <w:marBottom w:val="0"/>
      <w:divBdr>
        <w:top w:val="none" w:sz="0" w:space="0" w:color="auto"/>
        <w:left w:val="none" w:sz="0" w:space="0" w:color="auto"/>
        <w:bottom w:val="none" w:sz="0" w:space="0" w:color="auto"/>
        <w:right w:val="none" w:sz="0" w:space="0" w:color="auto"/>
      </w:divBdr>
    </w:div>
    <w:div w:id="624848433">
      <w:bodyDiv w:val="1"/>
      <w:marLeft w:val="0"/>
      <w:marRight w:val="0"/>
      <w:marTop w:val="0"/>
      <w:marBottom w:val="0"/>
      <w:divBdr>
        <w:top w:val="none" w:sz="0" w:space="0" w:color="auto"/>
        <w:left w:val="none" w:sz="0" w:space="0" w:color="auto"/>
        <w:bottom w:val="none" w:sz="0" w:space="0" w:color="auto"/>
        <w:right w:val="none" w:sz="0" w:space="0" w:color="auto"/>
      </w:divBdr>
    </w:div>
    <w:div w:id="625356821">
      <w:bodyDiv w:val="1"/>
      <w:marLeft w:val="0"/>
      <w:marRight w:val="0"/>
      <w:marTop w:val="0"/>
      <w:marBottom w:val="0"/>
      <w:divBdr>
        <w:top w:val="none" w:sz="0" w:space="0" w:color="auto"/>
        <w:left w:val="none" w:sz="0" w:space="0" w:color="auto"/>
        <w:bottom w:val="none" w:sz="0" w:space="0" w:color="auto"/>
        <w:right w:val="none" w:sz="0" w:space="0" w:color="auto"/>
      </w:divBdr>
    </w:div>
    <w:div w:id="626666739">
      <w:bodyDiv w:val="1"/>
      <w:marLeft w:val="0"/>
      <w:marRight w:val="0"/>
      <w:marTop w:val="0"/>
      <w:marBottom w:val="0"/>
      <w:divBdr>
        <w:top w:val="none" w:sz="0" w:space="0" w:color="auto"/>
        <w:left w:val="none" w:sz="0" w:space="0" w:color="auto"/>
        <w:bottom w:val="none" w:sz="0" w:space="0" w:color="auto"/>
        <w:right w:val="none" w:sz="0" w:space="0" w:color="auto"/>
      </w:divBdr>
    </w:div>
    <w:div w:id="626855158">
      <w:bodyDiv w:val="1"/>
      <w:marLeft w:val="0"/>
      <w:marRight w:val="0"/>
      <w:marTop w:val="0"/>
      <w:marBottom w:val="0"/>
      <w:divBdr>
        <w:top w:val="none" w:sz="0" w:space="0" w:color="auto"/>
        <w:left w:val="none" w:sz="0" w:space="0" w:color="auto"/>
        <w:bottom w:val="none" w:sz="0" w:space="0" w:color="auto"/>
        <w:right w:val="none" w:sz="0" w:space="0" w:color="auto"/>
      </w:divBdr>
    </w:div>
    <w:div w:id="629363708">
      <w:bodyDiv w:val="1"/>
      <w:marLeft w:val="0"/>
      <w:marRight w:val="0"/>
      <w:marTop w:val="0"/>
      <w:marBottom w:val="0"/>
      <w:divBdr>
        <w:top w:val="none" w:sz="0" w:space="0" w:color="auto"/>
        <w:left w:val="none" w:sz="0" w:space="0" w:color="auto"/>
        <w:bottom w:val="none" w:sz="0" w:space="0" w:color="auto"/>
        <w:right w:val="none" w:sz="0" w:space="0" w:color="auto"/>
      </w:divBdr>
    </w:div>
    <w:div w:id="629437796">
      <w:bodyDiv w:val="1"/>
      <w:marLeft w:val="0"/>
      <w:marRight w:val="0"/>
      <w:marTop w:val="0"/>
      <w:marBottom w:val="0"/>
      <w:divBdr>
        <w:top w:val="none" w:sz="0" w:space="0" w:color="auto"/>
        <w:left w:val="none" w:sz="0" w:space="0" w:color="auto"/>
        <w:bottom w:val="none" w:sz="0" w:space="0" w:color="auto"/>
        <w:right w:val="none" w:sz="0" w:space="0" w:color="auto"/>
      </w:divBdr>
    </w:div>
    <w:div w:id="630015354">
      <w:bodyDiv w:val="1"/>
      <w:marLeft w:val="0"/>
      <w:marRight w:val="0"/>
      <w:marTop w:val="0"/>
      <w:marBottom w:val="0"/>
      <w:divBdr>
        <w:top w:val="none" w:sz="0" w:space="0" w:color="auto"/>
        <w:left w:val="none" w:sz="0" w:space="0" w:color="auto"/>
        <w:bottom w:val="none" w:sz="0" w:space="0" w:color="auto"/>
        <w:right w:val="none" w:sz="0" w:space="0" w:color="auto"/>
      </w:divBdr>
    </w:div>
    <w:div w:id="630213099">
      <w:bodyDiv w:val="1"/>
      <w:marLeft w:val="0"/>
      <w:marRight w:val="0"/>
      <w:marTop w:val="0"/>
      <w:marBottom w:val="0"/>
      <w:divBdr>
        <w:top w:val="none" w:sz="0" w:space="0" w:color="auto"/>
        <w:left w:val="none" w:sz="0" w:space="0" w:color="auto"/>
        <w:bottom w:val="none" w:sz="0" w:space="0" w:color="auto"/>
        <w:right w:val="none" w:sz="0" w:space="0" w:color="auto"/>
      </w:divBdr>
    </w:div>
    <w:div w:id="630597252">
      <w:bodyDiv w:val="1"/>
      <w:marLeft w:val="0"/>
      <w:marRight w:val="0"/>
      <w:marTop w:val="0"/>
      <w:marBottom w:val="0"/>
      <w:divBdr>
        <w:top w:val="none" w:sz="0" w:space="0" w:color="auto"/>
        <w:left w:val="none" w:sz="0" w:space="0" w:color="auto"/>
        <w:bottom w:val="none" w:sz="0" w:space="0" w:color="auto"/>
        <w:right w:val="none" w:sz="0" w:space="0" w:color="auto"/>
      </w:divBdr>
    </w:div>
    <w:div w:id="630936179">
      <w:bodyDiv w:val="1"/>
      <w:marLeft w:val="0"/>
      <w:marRight w:val="0"/>
      <w:marTop w:val="0"/>
      <w:marBottom w:val="0"/>
      <w:divBdr>
        <w:top w:val="none" w:sz="0" w:space="0" w:color="auto"/>
        <w:left w:val="none" w:sz="0" w:space="0" w:color="auto"/>
        <w:bottom w:val="none" w:sz="0" w:space="0" w:color="auto"/>
        <w:right w:val="none" w:sz="0" w:space="0" w:color="auto"/>
      </w:divBdr>
    </w:div>
    <w:div w:id="632056773">
      <w:bodyDiv w:val="1"/>
      <w:marLeft w:val="0"/>
      <w:marRight w:val="0"/>
      <w:marTop w:val="0"/>
      <w:marBottom w:val="0"/>
      <w:divBdr>
        <w:top w:val="none" w:sz="0" w:space="0" w:color="auto"/>
        <w:left w:val="none" w:sz="0" w:space="0" w:color="auto"/>
        <w:bottom w:val="none" w:sz="0" w:space="0" w:color="auto"/>
        <w:right w:val="none" w:sz="0" w:space="0" w:color="auto"/>
      </w:divBdr>
    </w:div>
    <w:div w:id="632173029">
      <w:bodyDiv w:val="1"/>
      <w:marLeft w:val="0"/>
      <w:marRight w:val="0"/>
      <w:marTop w:val="0"/>
      <w:marBottom w:val="0"/>
      <w:divBdr>
        <w:top w:val="none" w:sz="0" w:space="0" w:color="auto"/>
        <w:left w:val="none" w:sz="0" w:space="0" w:color="auto"/>
        <w:bottom w:val="none" w:sz="0" w:space="0" w:color="auto"/>
        <w:right w:val="none" w:sz="0" w:space="0" w:color="auto"/>
      </w:divBdr>
    </w:div>
    <w:div w:id="632491254">
      <w:bodyDiv w:val="1"/>
      <w:marLeft w:val="0"/>
      <w:marRight w:val="0"/>
      <w:marTop w:val="0"/>
      <w:marBottom w:val="0"/>
      <w:divBdr>
        <w:top w:val="none" w:sz="0" w:space="0" w:color="auto"/>
        <w:left w:val="none" w:sz="0" w:space="0" w:color="auto"/>
        <w:bottom w:val="none" w:sz="0" w:space="0" w:color="auto"/>
        <w:right w:val="none" w:sz="0" w:space="0" w:color="auto"/>
      </w:divBdr>
    </w:div>
    <w:div w:id="634527850">
      <w:bodyDiv w:val="1"/>
      <w:marLeft w:val="0"/>
      <w:marRight w:val="0"/>
      <w:marTop w:val="0"/>
      <w:marBottom w:val="0"/>
      <w:divBdr>
        <w:top w:val="none" w:sz="0" w:space="0" w:color="auto"/>
        <w:left w:val="none" w:sz="0" w:space="0" w:color="auto"/>
        <w:bottom w:val="none" w:sz="0" w:space="0" w:color="auto"/>
        <w:right w:val="none" w:sz="0" w:space="0" w:color="auto"/>
      </w:divBdr>
    </w:div>
    <w:div w:id="634683371">
      <w:bodyDiv w:val="1"/>
      <w:marLeft w:val="0"/>
      <w:marRight w:val="0"/>
      <w:marTop w:val="0"/>
      <w:marBottom w:val="0"/>
      <w:divBdr>
        <w:top w:val="none" w:sz="0" w:space="0" w:color="auto"/>
        <w:left w:val="none" w:sz="0" w:space="0" w:color="auto"/>
        <w:bottom w:val="none" w:sz="0" w:space="0" w:color="auto"/>
        <w:right w:val="none" w:sz="0" w:space="0" w:color="auto"/>
      </w:divBdr>
    </w:div>
    <w:div w:id="634867762">
      <w:bodyDiv w:val="1"/>
      <w:marLeft w:val="0"/>
      <w:marRight w:val="0"/>
      <w:marTop w:val="0"/>
      <w:marBottom w:val="0"/>
      <w:divBdr>
        <w:top w:val="none" w:sz="0" w:space="0" w:color="auto"/>
        <w:left w:val="none" w:sz="0" w:space="0" w:color="auto"/>
        <w:bottom w:val="none" w:sz="0" w:space="0" w:color="auto"/>
        <w:right w:val="none" w:sz="0" w:space="0" w:color="auto"/>
      </w:divBdr>
    </w:div>
    <w:div w:id="635723258">
      <w:bodyDiv w:val="1"/>
      <w:marLeft w:val="0"/>
      <w:marRight w:val="0"/>
      <w:marTop w:val="0"/>
      <w:marBottom w:val="0"/>
      <w:divBdr>
        <w:top w:val="none" w:sz="0" w:space="0" w:color="auto"/>
        <w:left w:val="none" w:sz="0" w:space="0" w:color="auto"/>
        <w:bottom w:val="none" w:sz="0" w:space="0" w:color="auto"/>
        <w:right w:val="none" w:sz="0" w:space="0" w:color="auto"/>
      </w:divBdr>
    </w:div>
    <w:div w:id="635910847">
      <w:bodyDiv w:val="1"/>
      <w:marLeft w:val="0"/>
      <w:marRight w:val="0"/>
      <w:marTop w:val="0"/>
      <w:marBottom w:val="0"/>
      <w:divBdr>
        <w:top w:val="none" w:sz="0" w:space="0" w:color="auto"/>
        <w:left w:val="none" w:sz="0" w:space="0" w:color="auto"/>
        <w:bottom w:val="none" w:sz="0" w:space="0" w:color="auto"/>
        <w:right w:val="none" w:sz="0" w:space="0" w:color="auto"/>
      </w:divBdr>
    </w:div>
    <w:div w:id="636186187">
      <w:bodyDiv w:val="1"/>
      <w:marLeft w:val="0"/>
      <w:marRight w:val="0"/>
      <w:marTop w:val="0"/>
      <w:marBottom w:val="0"/>
      <w:divBdr>
        <w:top w:val="none" w:sz="0" w:space="0" w:color="auto"/>
        <w:left w:val="none" w:sz="0" w:space="0" w:color="auto"/>
        <w:bottom w:val="none" w:sz="0" w:space="0" w:color="auto"/>
        <w:right w:val="none" w:sz="0" w:space="0" w:color="auto"/>
      </w:divBdr>
    </w:div>
    <w:div w:id="636763812">
      <w:bodyDiv w:val="1"/>
      <w:marLeft w:val="0"/>
      <w:marRight w:val="0"/>
      <w:marTop w:val="0"/>
      <w:marBottom w:val="0"/>
      <w:divBdr>
        <w:top w:val="none" w:sz="0" w:space="0" w:color="auto"/>
        <w:left w:val="none" w:sz="0" w:space="0" w:color="auto"/>
        <w:bottom w:val="none" w:sz="0" w:space="0" w:color="auto"/>
        <w:right w:val="none" w:sz="0" w:space="0" w:color="auto"/>
      </w:divBdr>
    </w:div>
    <w:div w:id="636838614">
      <w:bodyDiv w:val="1"/>
      <w:marLeft w:val="0"/>
      <w:marRight w:val="0"/>
      <w:marTop w:val="0"/>
      <w:marBottom w:val="0"/>
      <w:divBdr>
        <w:top w:val="none" w:sz="0" w:space="0" w:color="auto"/>
        <w:left w:val="none" w:sz="0" w:space="0" w:color="auto"/>
        <w:bottom w:val="none" w:sz="0" w:space="0" w:color="auto"/>
        <w:right w:val="none" w:sz="0" w:space="0" w:color="auto"/>
      </w:divBdr>
    </w:div>
    <w:div w:id="637346496">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37875281">
      <w:bodyDiv w:val="1"/>
      <w:marLeft w:val="0"/>
      <w:marRight w:val="0"/>
      <w:marTop w:val="0"/>
      <w:marBottom w:val="0"/>
      <w:divBdr>
        <w:top w:val="none" w:sz="0" w:space="0" w:color="auto"/>
        <w:left w:val="none" w:sz="0" w:space="0" w:color="auto"/>
        <w:bottom w:val="none" w:sz="0" w:space="0" w:color="auto"/>
        <w:right w:val="none" w:sz="0" w:space="0" w:color="auto"/>
      </w:divBdr>
    </w:div>
    <w:div w:id="638077525">
      <w:bodyDiv w:val="1"/>
      <w:marLeft w:val="0"/>
      <w:marRight w:val="0"/>
      <w:marTop w:val="0"/>
      <w:marBottom w:val="0"/>
      <w:divBdr>
        <w:top w:val="none" w:sz="0" w:space="0" w:color="auto"/>
        <w:left w:val="none" w:sz="0" w:space="0" w:color="auto"/>
        <w:bottom w:val="none" w:sz="0" w:space="0" w:color="auto"/>
        <w:right w:val="none" w:sz="0" w:space="0" w:color="auto"/>
      </w:divBdr>
    </w:div>
    <w:div w:id="638149876">
      <w:bodyDiv w:val="1"/>
      <w:marLeft w:val="0"/>
      <w:marRight w:val="0"/>
      <w:marTop w:val="0"/>
      <w:marBottom w:val="0"/>
      <w:divBdr>
        <w:top w:val="none" w:sz="0" w:space="0" w:color="auto"/>
        <w:left w:val="none" w:sz="0" w:space="0" w:color="auto"/>
        <w:bottom w:val="none" w:sz="0" w:space="0" w:color="auto"/>
        <w:right w:val="none" w:sz="0" w:space="0" w:color="auto"/>
      </w:divBdr>
    </w:div>
    <w:div w:id="640383044">
      <w:bodyDiv w:val="1"/>
      <w:marLeft w:val="0"/>
      <w:marRight w:val="0"/>
      <w:marTop w:val="0"/>
      <w:marBottom w:val="0"/>
      <w:divBdr>
        <w:top w:val="none" w:sz="0" w:space="0" w:color="auto"/>
        <w:left w:val="none" w:sz="0" w:space="0" w:color="auto"/>
        <w:bottom w:val="none" w:sz="0" w:space="0" w:color="auto"/>
        <w:right w:val="none" w:sz="0" w:space="0" w:color="auto"/>
      </w:divBdr>
    </w:div>
    <w:div w:id="640423043">
      <w:bodyDiv w:val="1"/>
      <w:marLeft w:val="0"/>
      <w:marRight w:val="0"/>
      <w:marTop w:val="0"/>
      <w:marBottom w:val="0"/>
      <w:divBdr>
        <w:top w:val="none" w:sz="0" w:space="0" w:color="auto"/>
        <w:left w:val="none" w:sz="0" w:space="0" w:color="auto"/>
        <w:bottom w:val="none" w:sz="0" w:space="0" w:color="auto"/>
        <w:right w:val="none" w:sz="0" w:space="0" w:color="auto"/>
      </w:divBdr>
    </w:div>
    <w:div w:id="640498700">
      <w:bodyDiv w:val="1"/>
      <w:marLeft w:val="0"/>
      <w:marRight w:val="0"/>
      <w:marTop w:val="0"/>
      <w:marBottom w:val="0"/>
      <w:divBdr>
        <w:top w:val="none" w:sz="0" w:space="0" w:color="auto"/>
        <w:left w:val="none" w:sz="0" w:space="0" w:color="auto"/>
        <w:bottom w:val="none" w:sz="0" w:space="0" w:color="auto"/>
        <w:right w:val="none" w:sz="0" w:space="0" w:color="auto"/>
      </w:divBdr>
    </w:div>
    <w:div w:id="641155361">
      <w:bodyDiv w:val="1"/>
      <w:marLeft w:val="0"/>
      <w:marRight w:val="0"/>
      <w:marTop w:val="0"/>
      <w:marBottom w:val="0"/>
      <w:divBdr>
        <w:top w:val="none" w:sz="0" w:space="0" w:color="auto"/>
        <w:left w:val="none" w:sz="0" w:space="0" w:color="auto"/>
        <w:bottom w:val="none" w:sz="0" w:space="0" w:color="auto"/>
        <w:right w:val="none" w:sz="0" w:space="0" w:color="auto"/>
      </w:divBdr>
    </w:div>
    <w:div w:id="642388922">
      <w:bodyDiv w:val="1"/>
      <w:marLeft w:val="0"/>
      <w:marRight w:val="0"/>
      <w:marTop w:val="0"/>
      <w:marBottom w:val="0"/>
      <w:divBdr>
        <w:top w:val="none" w:sz="0" w:space="0" w:color="auto"/>
        <w:left w:val="none" w:sz="0" w:space="0" w:color="auto"/>
        <w:bottom w:val="none" w:sz="0" w:space="0" w:color="auto"/>
        <w:right w:val="none" w:sz="0" w:space="0" w:color="auto"/>
      </w:divBdr>
    </w:div>
    <w:div w:id="642583169">
      <w:bodyDiv w:val="1"/>
      <w:marLeft w:val="0"/>
      <w:marRight w:val="0"/>
      <w:marTop w:val="0"/>
      <w:marBottom w:val="0"/>
      <w:divBdr>
        <w:top w:val="none" w:sz="0" w:space="0" w:color="auto"/>
        <w:left w:val="none" w:sz="0" w:space="0" w:color="auto"/>
        <w:bottom w:val="none" w:sz="0" w:space="0" w:color="auto"/>
        <w:right w:val="none" w:sz="0" w:space="0" w:color="auto"/>
      </w:divBdr>
    </w:div>
    <w:div w:id="642583831">
      <w:bodyDiv w:val="1"/>
      <w:marLeft w:val="0"/>
      <w:marRight w:val="0"/>
      <w:marTop w:val="0"/>
      <w:marBottom w:val="0"/>
      <w:divBdr>
        <w:top w:val="none" w:sz="0" w:space="0" w:color="auto"/>
        <w:left w:val="none" w:sz="0" w:space="0" w:color="auto"/>
        <w:bottom w:val="none" w:sz="0" w:space="0" w:color="auto"/>
        <w:right w:val="none" w:sz="0" w:space="0" w:color="auto"/>
      </w:divBdr>
    </w:div>
    <w:div w:id="642588916">
      <w:bodyDiv w:val="1"/>
      <w:marLeft w:val="0"/>
      <w:marRight w:val="0"/>
      <w:marTop w:val="0"/>
      <w:marBottom w:val="0"/>
      <w:divBdr>
        <w:top w:val="none" w:sz="0" w:space="0" w:color="auto"/>
        <w:left w:val="none" w:sz="0" w:space="0" w:color="auto"/>
        <w:bottom w:val="none" w:sz="0" w:space="0" w:color="auto"/>
        <w:right w:val="none" w:sz="0" w:space="0" w:color="auto"/>
      </w:divBdr>
    </w:div>
    <w:div w:id="643240935">
      <w:bodyDiv w:val="1"/>
      <w:marLeft w:val="0"/>
      <w:marRight w:val="0"/>
      <w:marTop w:val="0"/>
      <w:marBottom w:val="0"/>
      <w:divBdr>
        <w:top w:val="none" w:sz="0" w:space="0" w:color="auto"/>
        <w:left w:val="none" w:sz="0" w:space="0" w:color="auto"/>
        <w:bottom w:val="none" w:sz="0" w:space="0" w:color="auto"/>
        <w:right w:val="none" w:sz="0" w:space="0" w:color="auto"/>
      </w:divBdr>
    </w:div>
    <w:div w:id="643435497">
      <w:bodyDiv w:val="1"/>
      <w:marLeft w:val="0"/>
      <w:marRight w:val="0"/>
      <w:marTop w:val="0"/>
      <w:marBottom w:val="0"/>
      <w:divBdr>
        <w:top w:val="none" w:sz="0" w:space="0" w:color="auto"/>
        <w:left w:val="none" w:sz="0" w:space="0" w:color="auto"/>
        <w:bottom w:val="none" w:sz="0" w:space="0" w:color="auto"/>
        <w:right w:val="none" w:sz="0" w:space="0" w:color="auto"/>
      </w:divBdr>
    </w:div>
    <w:div w:id="643698914">
      <w:bodyDiv w:val="1"/>
      <w:marLeft w:val="0"/>
      <w:marRight w:val="0"/>
      <w:marTop w:val="0"/>
      <w:marBottom w:val="0"/>
      <w:divBdr>
        <w:top w:val="none" w:sz="0" w:space="0" w:color="auto"/>
        <w:left w:val="none" w:sz="0" w:space="0" w:color="auto"/>
        <w:bottom w:val="none" w:sz="0" w:space="0" w:color="auto"/>
        <w:right w:val="none" w:sz="0" w:space="0" w:color="auto"/>
      </w:divBdr>
    </w:div>
    <w:div w:id="643852918">
      <w:bodyDiv w:val="1"/>
      <w:marLeft w:val="0"/>
      <w:marRight w:val="0"/>
      <w:marTop w:val="0"/>
      <w:marBottom w:val="0"/>
      <w:divBdr>
        <w:top w:val="none" w:sz="0" w:space="0" w:color="auto"/>
        <w:left w:val="none" w:sz="0" w:space="0" w:color="auto"/>
        <w:bottom w:val="none" w:sz="0" w:space="0" w:color="auto"/>
        <w:right w:val="none" w:sz="0" w:space="0" w:color="auto"/>
      </w:divBdr>
    </w:div>
    <w:div w:id="643900436">
      <w:bodyDiv w:val="1"/>
      <w:marLeft w:val="0"/>
      <w:marRight w:val="0"/>
      <w:marTop w:val="0"/>
      <w:marBottom w:val="0"/>
      <w:divBdr>
        <w:top w:val="none" w:sz="0" w:space="0" w:color="auto"/>
        <w:left w:val="none" w:sz="0" w:space="0" w:color="auto"/>
        <w:bottom w:val="none" w:sz="0" w:space="0" w:color="auto"/>
        <w:right w:val="none" w:sz="0" w:space="0" w:color="auto"/>
      </w:divBdr>
    </w:div>
    <w:div w:id="644047750">
      <w:bodyDiv w:val="1"/>
      <w:marLeft w:val="0"/>
      <w:marRight w:val="0"/>
      <w:marTop w:val="0"/>
      <w:marBottom w:val="0"/>
      <w:divBdr>
        <w:top w:val="none" w:sz="0" w:space="0" w:color="auto"/>
        <w:left w:val="none" w:sz="0" w:space="0" w:color="auto"/>
        <w:bottom w:val="none" w:sz="0" w:space="0" w:color="auto"/>
        <w:right w:val="none" w:sz="0" w:space="0" w:color="auto"/>
      </w:divBdr>
    </w:div>
    <w:div w:id="645084171">
      <w:bodyDiv w:val="1"/>
      <w:marLeft w:val="0"/>
      <w:marRight w:val="0"/>
      <w:marTop w:val="0"/>
      <w:marBottom w:val="0"/>
      <w:divBdr>
        <w:top w:val="none" w:sz="0" w:space="0" w:color="auto"/>
        <w:left w:val="none" w:sz="0" w:space="0" w:color="auto"/>
        <w:bottom w:val="none" w:sz="0" w:space="0" w:color="auto"/>
        <w:right w:val="none" w:sz="0" w:space="0" w:color="auto"/>
      </w:divBdr>
    </w:div>
    <w:div w:id="645937281">
      <w:bodyDiv w:val="1"/>
      <w:marLeft w:val="0"/>
      <w:marRight w:val="0"/>
      <w:marTop w:val="0"/>
      <w:marBottom w:val="0"/>
      <w:divBdr>
        <w:top w:val="none" w:sz="0" w:space="0" w:color="auto"/>
        <w:left w:val="none" w:sz="0" w:space="0" w:color="auto"/>
        <w:bottom w:val="none" w:sz="0" w:space="0" w:color="auto"/>
        <w:right w:val="none" w:sz="0" w:space="0" w:color="auto"/>
      </w:divBdr>
    </w:div>
    <w:div w:id="646202432">
      <w:bodyDiv w:val="1"/>
      <w:marLeft w:val="0"/>
      <w:marRight w:val="0"/>
      <w:marTop w:val="0"/>
      <w:marBottom w:val="0"/>
      <w:divBdr>
        <w:top w:val="none" w:sz="0" w:space="0" w:color="auto"/>
        <w:left w:val="none" w:sz="0" w:space="0" w:color="auto"/>
        <w:bottom w:val="none" w:sz="0" w:space="0" w:color="auto"/>
        <w:right w:val="none" w:sz="0" w:space="0" w:color="auto"/>
      </w:divBdr>
    </w:div>
    <w:div w:id="646323910">
      <w:bodyDiv w:val="1"/>
      <w:marLeft w:val="0"/>
      <w:marRight w:val="0"/>
      <w:marTop w:val="0"/>
      <w:marBottom w:val="0"/>
      <w:divBdr>
        <w:top w:val="none" w:sz="0" w:space="0" w:color="auto"/>
        <w:left w:val="none" w:sz="0" w:space="0" w:color="auto"/>
        <w:bottom w:val="none" w:sz="0" w:space="0" w:color="auto"/>
        <w:right w:val="none" w:sz="0" w:space="0" w:color="auto"/>
      </w:divBdr>
    </w:div>
    <w:div w:id="646478173">
      <w:bodyDiv w:val="1"/>
      <w:marLeft w:val="0"/>
      <w:marRight w:val="0"/>
      <w:marTop w:val="0"/>
      <w:marBottom w:val="0"/>
      <w:divBdr>
        <w:top w:val="none" w:sz="0" w:space="0" w:color="auto"/>
        <w:left w:val="none" w:sz="0" w:space="0" w:color="auto"/>
        <w:bottom w:val="none" w:sz="0" w:space="0" w:color="auto"/>
        <w:right w:val="none" w:sz="0" w:space="0" w:color="auto"/>
      </w:divBdr>
    </w:div>
    <w:div w:id="646857638">
      <w:bodyDiv w:val="1"/>
      <w:marLeft w:val="0"/>
      <w:marRight w:val="0"/>
      <w:marTop w:val="0"/>
      <w:marBottom w:val="0"/>
      <w:divBdr>
        <w:top w:val="none" w:sz="0" w:space="0" w:color="auto"/>
        <w:left w:val="none" w:sz="0" w:space="0" w:color="auto"/>
        <w:bottom w:val="none" w:sz="0" w:space="0" w:color="auto"/>
        <w:right w:val="none" w:sz="0" w:space="0" w:color="auto"/>
      </w:divBdr>
    </w:div>
    <w:div w:id="646977596">
      <w:bodyDiv w:val="1"/>
      <w:marLeft w:val="0"/>
      <w:marRight w:val="0"/>
      <w:marTop w:val="0"/>
      <w:marBottom w:val="0"/>
      <w:divBdr>
        <w:top w:val="none" w:sz="0" w:space="0" w:color="auto"/>
        <w:left w:val="none" w:sz="0" w:space="0" w:color="auto"/>
        <w:bottom w:val="none" w:sz="0" w:space="0" w:color="auto"/>
        <w:right w:val="none" w:sz="0" w:space="0" w:color="auto"/>
      </w:divBdr>
    </w:div>
    <w:div w:id="647051825">
      <w:bodyDiv w:val="1"/>
      <w:marLeft w:val="0"/>
      <w:marRight w:val="0"/>
      <w:marTop w:val="0"/>
      <w:marBottom w:val="0"/>
      <w:divBdr>
        <w:top w:val="none" w:sz="0" w:space="0" w:color="auto"/>
        <w:left w:val="none" w:sz="0" w:space="0" w:color="auto"/>
        <w:bottom w:val="none" w:sz="0" w:space="0" w:color="auto"/>
        <w:right w:val="none" w:sz="0" w:space="0" w:color="auto"/>
      </w:divBdr>
    </w:div>
    <w:div w:id="647055733">
      <w:bodyDiv w:val="1"/>
      <w:marLeft w:val="0"/>
      <w:marRight w:val="0"/>
      <w:marTop w:val="0"/>
      <w:marBottom w:val="0"/>
      <w:divBdr>
        <w:top w:val="none" w:sz="0" w:space="0" w:color="auto"/>
        <w:left w:val="none" w:sz="0" w:space="0" w:color="auto"/>
        <w:bottom w:val="none" w:sz="0" w:space="0" w:color="auto"/>
        <w:right w:val="none" w:sz="0" w:space="0" w:color="auto"/>
      </w:divBdr>
    </w:div>
    <w:div w:id="647126041">
      <w:bodyDiv w:val="1"/>
      <w:marLeft w:val="0"/>
      <w:marRight w:val="0"/>
      <w:marTop w:val="0"/>
      <w:marBottom w:val="0"/>
      <w:divBdr>
        <w:top w:val="none" w:sz="0" w:space="0" w:color="auto"/>
        <w:left w:val="none" w:sz="0" w:space="0" w:color="auto"/>
        <w:bottom w:val="none" w:sz="0" w:space="0" w:color="auto"/>
        <w:right w:val="none" w:sz="0" w:space="0" w:color="auto"/>
      </w:divBdr>
    </w:div>
    <w:div w:id="647249747">
      <w:bodyDiv w:val="1"/>
      <w:marLeft w:val="0"/>
      <w:marRight w:val="0"/>
      <w:marTop w:val="0"/>
      <w:marBottom w:val="0"/>
      <w:divBdr>
        <w:top w:val="none" w:sz="0" w:space="0" w:color="auto"/>
        <w:left w:val="none" w:sz="0" w:space="0" w:color="auto"/>
        <w:bottom w:val="none" w:sz="0" w:space="0" w:color="auto"/>
        <w:right w:val="none" w:sz="0" w:space="0" w:color="auto"/>
      </w:divBdr>
    </w:div>
    <w:div w:id="648093063">
      <w:bodyDiv w:val="1"/>
      <w:marLeft w:val="0"/>
      <w:marRight w:val="0"/>
      <w:marTop w:val="0"/>
      <w:marBottom w:val="0"/>
      <w:divBdr>
        <w:top w:val="none" w:sz="0" w:space="0" w:color="auto"/>
        <w:left w:val="none" w:sz="0" w:space="0" w:color="auto"/>
        <w:bottom w:val="none" w:sz="0" w:space="0" w:color="auto"/>
        <w:right w:val="none" w:sz="0" w:space="0" w:color="auto"/>
      </w:divBdr>
    </w:div>
    <w:div w:id="648174769">
      <w:bodyDiv w:val="1"/>
      <w:marLeft w:val="0"/>
      <w:marRight w:val="0"/>
      <w:marTop w:val="0"/>
      <w:marBottom w:val="0"/>
      <w:divBdr>
        <w:top w:val="none" w:sz="0" w:space="0" w:color="auto"/>
        <w:left w:val="none" w:sz="0" w:space="0" w:color="auto"/>
        <w:bottom w:val="none" w:sz="0" w:space="0" w:color="auto"/>
        <w:right w:val="none" w:sz="0" w:space="0" w:color="auto"/>
      </w:divBdr>
      <w:divsChild>
        <w:div w:id="1181432186">
          <w:marLeft w:val="0"/>
          <w:marRight w:val="0"/>
          <w:marTop w:val="0"/>
          <w:marBottom w:val="0"/>
          <w:divBdr>
            <w:top w:val="none" w:sz="0" w:space="0" w:color="auto"/>
            <w:left w:val="none" w:sz="0" w:space="0" w:color="auto"/>
            <w:bottom w:val="none" w:sz="0" w:space="0" w:color="auto"/>
            <w:right w:val="none" w:sz="0" w:space="0" w:color="auto"/>
          </w:divBdr>
          <w:divsChild>
            <w:div w:id="1994941545">
              <w:marLeft w:val="0"/>
              <w:marRight w:val="0"/>
              <w:marTop w:val="0"/>
              <w:marBottom w:val="0"/>
              <w:divBdr>
                <w:top w:val="none" w:sz="0" w:space="0" w:color="auto"/>
                <w:left w:val="none" w:sz="0" w:space="0" w:color="auto"/>
                <w:bottom w:val="none" w:sz="0" w:space="0" w:color="auto"/>
                <w:right w:val="none" w:sz="0" w:space="0" w:color="auto"/>
              </w:divBdr>
              <w:divsChild>
                <w:div w:id="740567957">
                  <w:marLeft w:val="0"/>
                  <w:marRight w:val="0"/>
                  <w:marTop w:val="0"/>
                  <w:marBottom w:val="0"/>
                  <w:divBdr>
                    <w:top w:val="none" w:sz="0" w:space="0" w:color="auto"/>
                    <w:left w:val="none" w:sz="0" w:space="0" w:color="auto"/>
                    <w:bottom w:val="none" w:sz="0" w:space="0" w:color="auto"/>
                    <w:right w:val="none" w:sz="0" w:space="0" w:color="auto"/>
                  </w:divBdr>
                  <w:divsChild>
                    <w:div w:id="549220658">
                      <w:marLeft w:val="0"/>
                      <w:marRight w:val="0"/>
                      <w:marTop w:val="0"/>
                      <w:marBottom w:val="0"/>
                      <w:divBdr>
                        <w:top w:val="none" w:sz="0" w:space="0" w:color="auto"/>
                        <w:left w:val="none" w:sz="0" w:space="0" w:color="auto"/>
                        <w:bottom w:val="none" w:sz="0" w:space="0" w:color="auto"/>
                        <w:right w:val="none" w:sz="0" w:space="0" w:color="auto"/>
                      </w:divBdr>
                      <w:divsChild>
                        <w:div w:id="1819305094">
                          <w:marLeft w:val="0"/>
                          <w:marRight w:val="0"/>
                          <w:marTop w:val="0"/>
                          <w:marBottom w:val="0"/>
                          <w:divBdr>
                            <w:top w:val="none" w:sz="0" w:space="0" w:color="auto"/>
                            <w:left w:val="none" w:sz="0" w:space="0" w:color="auto"/>
                            <w:bottom w:val="none" w:sz="0" w:space="0" w:color="auto"/>
                            <w:right w:val="none" w:sz="0" w:space="0" w:color="auto"/>
                          </w:divBdr>
                          <w:divsChild>
                            <w:div w:id="74314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598825">
      <w:bodyDiv w:val="1"/>
      <w:marLeft w:val="0"/>
      <w:marRight w:val="0"/>
      <w:marTop w:val="0"/>
      <w:marBottom w:val="0"/>
      <w:divBdr>
        <w:top w:val="none" w:sz="0" w:space="0" w:color="auto"/>
        <w:left w:val="none" w:sz="0" w:space="0" w:color="auto"/>
        <w:bottom w:val="none" w:sz="0" w:space="0" w:color="auto"/>
        <w:right w:val="none" w:sz="0" w:space="0" w:color="auto"/>
      </w:divBdr>
    </w:div>
    <w:div w:id="650257365">
      <w:bodyDiv w:val="1"/>
      <w:marLeft w:val="0"/>
      <w:marRight w:val="0"/>
      <w:marTop w:val="0"/>
      <w:marBottom w:val="0"/>
      <w:divBdr>
        <w:top w:val="none" w:sz="0" w:space="0" w:color="auto"/>
        <w:left w:val="none" w:sz="0" w:space="0" w:color="auto"/>
        <w:bottom w:val="none" w:sz="0" w:space="0" w:color="auto"/>
        <w:right w:val="none" w:sz="0" w:space="0" w:color="auto"/>
      </w:divBdr>
    </w:div>
    <w:div w:id="651056616">
      <w:bodyDiv w:val="1"/>
      <w:marLeft w:val="0"/>
      <w:marRight w:val="0"/>
      <w:marTop w:val="0"/>
      <w:marBottom w:val="0"/>
      <w:divBdr>
        <w:top w:val="none" w:sz="0" w:space="0" w:color="auto"/>
        <w:left w:val="none" w:sz="0" w:space="0" w:color="auto"/>
        <w:bottom w:val="none" w:sz="0" w:space="0" w:color="auto"/>
        <w:right w:val="none" w:sz="0" w:space="0" w:color="auto"/>
      </w:divBdr>
    </w:div>
    <w:div w:id="651103224">
      <w:bodyDiv w:val="1"/>
      <w:marLeft w:val="0"/>
      <w:marRight w:val="0"/>
      <w:marTop w:val="0"/>
      <w:marBottom w:val="0"/>
      <w:divBdr>
        <w:top w:val="none" w:sz="0" w:space="0" w:color="auto"/>
        <w:left w:val="none" w:sz="0" w:space="0" w:color="auto"/>
        <w:bottom w:val="none" w:sz="0" w:space="0" w:color="auto"/>
        <w:right w:val="none" w:sz="0" w:space="0" w:color="auto"/>
      </w:divBdr>
    </w:div>
    <w:div w:id="651325059">
      <w:bodyDiv w:val="1"/>
      <w:marLeft w:val="0"/>
      <w:marRight w:val="0"/>
      <w:marTop w:val="0"/>
      <w:marBottom w:val="0"/>
      <w:divBdr>
        <w:top w:val="none" w:sz="0" w:space="0" w:color="auto"/>
        <w:left w:val="none" w:sz="0" w:space="0" w:color="auto"/>
        <w:bottom w:val="none" w:sz="0" w:space="0" w:color="auto"/>
        <w:right w:val="none" w:sz="0" w:space="0" w:color="auto"/>
      </w:divBdr>
    </w:div>
    <w:div w:id="651521077">
      <w:bodyDiv w:val="1"/>
      <w:marLeft w:val="0"/>
      <w:marRight w:val="0"/>
      <w:marTop w:val="0"/>
      <w:marBottom w:val="0"/>
      <w:divBdr>
        <w:top w:val="none" w:sz="0" w:space="0" w:color="auto"/>
        <w:left w:val="none" w:sz="0" w:space="0" w:color="auto"/>
        <w:bottom w:val="none" w:sz="0" w:space="0" w:color="auto"/>
        <w:right w:val="none" w:sz="0" w:space="0" w:color="auto"/>
      </w:divBdr>
    </w:div>
    <w:div w:id="651712941">
      <w:bodyDiv w:val="1"/>
      <w:marLeft w:val="0"/>
      <w:marRight w:val="0"/>
      <w:marTop w:val="0"/>
      <w:marBottom w:val="0"/>
      <w:divBdr>
        <w:top w:val="none" w:sz="0" w:space="0" w:color="auto"/>
        <w:left w:val="none" w:sz="0" w:space="0" w:color="auto"/>
        <w:bottom w:val="none" w:sz="0" w:space="0" w:color="auto"/>
        <w:right w:val="none" w:sz="0" w:space="0" w:color="auto"/>
      </w:divBdr>
    </w:div>
    <w:div w:id="652373561">
      <w:bodyDiv w:val="1"/>
      <w:marLeft w:val="0"/>
      <w:marRight w:val="0"/>
      <w:marTop w:val="0"/>
      <w:marBottom w:val="0"/>
      <w:divBdr>
        <w:top w:val="none" w:sz="0" w:space="0" w:color="auto"/>
        <w:left w:val="none" w:sz="0" w:space="0" w:color="auto"/>
        <w:bottom w:val="none" w:sz="0" w:space="0" w:color="auto"/>
        <w:right w:val="none" w:sz="0" w:space="0" w:color="auto"/>
      </w:divBdr>
    </w:div>
    <w:div w:id="653797477">
      <w:bodyDiv w:val="1"/>
      <w:marLeft w:val="0"/>
      <w:marRight w:val="0"/>
      <w:marTop w:val="0"/>
      <w:marBottom w:val="0"/>
      <w:divBdr>
        <w:top w:val="none" w:sz="0" w:space="0" w:color="auto"/>
        <w:left w:val="none" w:sz="0" w:space="0" w:color="auto"/>
        <w:bottom w:val="none" w:sz="0" w:space="0" w:color="auto"/>
        <w:right w:val="none" w:sz="0" w:space="0" w:color="auto"/>
      </w:divBdr>
    </w:div>
    <w:div w:id="653870860">
      <w:bodyDiv w:val="1"/>
      <w:marLeft w:val="0"/>
      <w:marRight w:val="0"/>
      <w:marTop w:val="0"/>
      <w:marBottom w:val="0"/>
      <w:divBdr>
        <w:top w:val="none" w:sz="0" w:space="0" w:color="auto"/>
        <w:left w:val="none" w:sz="0" w:space="0" w:color="auto"/>
        <w:bottom w:val="none" w:sz="0" w:space="0" w:color="auto"/>
        <w:right w:val="none" w:sz="0" w:space="0" w:color="auto"/>
      </w:divBdr>
    </w:div>
    <w:div w:id="654143521">
      <w:bodyDiv w:val="1"/>
      <w:marLeft w:val="0"/>
      <w:marRight w:val="0"/>
      <w:marTop w:val="0"/>
      <w:marBottom w:val="0"/>
      <w:divBdr>
        <w:top w:val="none" w:sz="0" w:space="0" w:color="auto"/>
        <w:left w:val="none" w:sz="0" w:space="0" w:color="auto"/>
        <w:bottom w:val="none" w:sz="0" w:space="0" w:color="auto"/>
        <w:right w:val="none" w:sz="0" w:space="0" w:color="auto"/>
      </w:divBdr>
    </w:div>
    <w:div w:id="654339495">
      <w:bodyDiv w:val="1"/>
      <w:marLeft w:val="0"/>
      <w:marRight w:val="0"/>
      <w:marTop w:val="0"/>
      <w:marBottom w:val="0"/>
      <w:divBdr>
        <w:top w:val="none" w:sz="0" w:space="0" w:color="auto"/>
        <w:left w:val="none" w:sz="0" w:space="0" w:color="auto"/>
        <w:bottom w:val="none" w:sz="0" w:space="0" w:color="auto"/>
        <w:right w:val="none" w:sz="0" w:space="0" w:color="auto"/>
      </w:divBdr>
    </w:div>
    <w:div w:id="654727326">
      <w:bodyDiv w:val="1"/>
      <w:marLeft w:val="0"/>
      <w:marRight w:val="0"/>
      <w:marTop w:val="0"/>
      <w:marBottom w:val="0"/>
      <w:divBdr>
        <w:top w:val="none" w:sz="0" w:space="0" w:color="auto"/>
        <w:left w:val="none" w:sz="0" w:space="0" w:color="auto"/>
        <w:bottom w:val="none" w:sz="0" w:space="0" w:color="auto"/>
        <w:right w:val="none" w:sz="0" w:space="0" w:color="auto"/>
      </w:divBdr>
    </w:div>
    <w:div w:id="654990127">
      <w:bodyDiv w:val="1"/>
      <w:marLeft w:val="0"/>
      <w:marRight w:val="0"/>
      <w:marTop w:val="0"/>
      <w:marBottom w:val="0"/>
      <w:divBdr>
        <w:top w:val="none" w:sz="0" w:space="0" w:color="auto"/>
        <w:left w:val="none" w:sz="0" w:space="0" w:color="auto"/>
        <w:bottom w:val="none" w:sz="0" w:space="0" w:color="auto"/>
        <w:right w:val="none" w:sz="0" w:space="0" w:color="auto"/>
      </w:divBdr>
    </w:div>
    <w:div w:id="655257340">
      <w:bodyDiv w:val="1"/>
      <w:marLeft w:val="0"/>
      <w:marRight w:val="0"/>
      <w:marTop w:val="0"/>
      <w:marBottom w:val="0"/>
      <w:divBdr>
        <w:top w:val="none" w:sz="0" w:space="0" w:color="auto"/>
        <w:left w:val="none" w:sz="0" w:space="0" w:color="auto"/>
        <w:bottom w:val="none" w:sz="0" w:space="0" w:color="auto"/>
        <w:right w:val="none" w:sz="0" w:space="0" w:color="auto"/>
      </w:divBdr>
    </w:div>
    <w:div w:id="656150691">
      <w:bodyDiv w:val="1"/>
      <w:marLeft w:val="0"/>
      <w:marRight w:val="0"/>
      <w:marTop w:val="0"/>
      <w:marBottom w:val="0"/>
      <w:divBdr>
        <w:top w:val="none" w:sz="0" w:space="0" w:color="auto"/>
        <w:left w:val="none" w:sz="0" w:space="0" w:color="auto"/>
        <w:bottom w:val="none" w:sz="0" w:space="0" w:color="auto"/>
        <w:right w:val="none" w:sz="0" w:space="0" w:color="auto"/>
      </w:divBdr>
    </w:div>
    <w:div w:id="656691406">
      <w:bodyDiv w:val="1"/>
      <w:marLeft w:val="0"/>
      <w:marRight w:val="0"/>
      <w:marTop w:val="0"/>
      <w:marBottom w:val="0"/>
      <w:divBdr>
        <w:top w:val="none" w:sz="0" w:space="0" w:color="auto"/>
        <w:left w:val="none" w:sz="0" w:space="0" w:color="auto"/>
        <w:bottom w:val="none" w:sz="0" w:space="0" w:color="auto"/>
        <w:right w:val="none" w:sz="0" w:space="0" w:color="auto"/>
      </w:divBdr>
    </w:div>
    <w:div w:id="657273389">
      <w:bodyDiv w:val="1"/>
      <w:marLeft w:val="0"/>
      <w:marRight w:val="0"/>
      <w:marTop w:val="0"/>
      <w:marBottom w:val="0"/>
      <w:divBdr>
        <w:top w:val="none" w:sz="0" w:space="0" w:color="auto"/>
        <w:left w:val="none" w:sz="0" w:space="0" w:color="auto"/>
        <w:bottom w:val="none" w:sz="0" w:space="0" w:color="auto"/>
        <w:right w:val="none" w:sz="0" w:space="0" w:color="auto"/>
      </w:divBdr>
    </w:div>
    <w:div w:id="657458521">
      <w:bodyDiv w:val="1"/>
      <w:marLeft w:val="0"/>
      <w:marRight w:val="0"/>
      <w:marTop w:val="0"/>
      <w:marBottom w:val="0"/>
      <w:divBdr>
        <w:top w:val="none" w:sz="0" w:space="0" w:color="auto"/>
        <w:left w:val="none" w:sz="0" w:space="0" w:color="auto"/>
        <w:bottom w:val="none" w:sz="0" w:space="0" w:color="auto"/>
        <w:right w:val="none" w:sz="0" w:space="0" w:color="auto"/>
      </w:divBdr>
    </w:div>
    <w:div w:id="659626336">
      <w:bodyDiv w:val="1"/>
      <w:marLeft w:val="0"/>
      <w:marRight w:val="0"/>
      <w:marTop w:val="0"/>
      <w:marBottom w:val="0"/>
      <w:divBdr>
        <w:top w:val="none" w:sz="0" w:space="0" w:color="auto"/>
        <w:left w:val="none" w:sz="0" w:space="0" w:color="auto"/>
        <w:bottom w:val="none" w:sz="0" w:space="0" w:color="auto"/>
        <w:right w:val="none" w:sz="0" w:space="0" w:color="auto"/>
      </w:divBdr>
    </w:div>
    <w:div w:id="660500535">
      <w:bodyDiv w:val="1"/>
      <w:marLeft w:val="0"/>
      <w:marRight w:val="0"/>
      <w:marTop w:val="0"/>
      <w:marBottom w:val="0"/>
      <w:divBdr>
        <w:top w:val="none" w:sz="0" w:space="0" w:color="auto"/>
        <w:left w:val="none" w:sz="0" w:space="0" w:color="auto"/>
        <w:bottom w:val="none" w:sz="0" w:space="0" w:color="auto"/>
        <w:right w:val="none" w:sz="0" w:space="0" w:color="auto"/>
      </w:divBdr>
    </w:div>
    <w:div w:id="660811213">
      <w:bodyDiv w:val="1"/>
      <w:marLeft w:val="0"/>
      <w:marRight w:val="0"/>
      <w:marTop w:val="0"/>
      <w:marBottom w:val="0"/>
      <w:divBdr>
        <w:top w:val="none" w:sz="0" w:space="0" w:color="auto"/>
        <w:left w:val="none" w:sz="0" w:space="0" w:color="auto"/>
        <w:bottom w:val="none" w:sz="0" w:space="0" w:color="auto"/>
        <w:right w:val="none" w:sz="0" w:space="0" w:color="auto"/>
      </w:divBdr>
    </w:div>
    <w:div w:id="660887625">
      <w:bodyDiv w:val="1"/>
      <w:marLeft w:val="0"/>
      <w:marRight w:val="0"/>
      <w:marTop w:val="0"/>
      <w:marBottom w:val="0"/>
      <w:divBdr>
        <w:top w:val="none" w:sz="0" w:space="0" w:color="auto"/>
        <w:left w:val="none" w:sz="0" w:space="0" w:color="auto"/>
        <w:bottom w:val="none" w:sz="0" w:space="0" w:color="auto"/>
        <w:right w:val="none" w:sz="0" w:space="0" w:color="auto"/>
      </w:divBdr>
    </w:div>
    <w:div w:id="660890134">
      <w:bodyDiv w:val="1"/>
      <w:marLeft w:val="0"/>
      <w:marRight w:val="0"/>
      <w:marTop w:val="0"/>
      <w:marBottom w:val="0"/>
      <w:divBdr>
        <w:top w:val="none" w:sz="0" w:space="0" w:color="auto"/>
        <w:left w:val="none" w:sz="0" w:space="0" w:color="auto"/>
        <w:bottom w:val="none" w:sz="0" w:space="0" w:color="auto"/>
        <w:right w:val="none" w:sz="0" w:space="0" w:color="auto"/>
      </w:divBdr>
    </w:div>
    <w:div w:id="660960401">
      <w:bodyDiv w:val="1"/>
      <w:marLeft w:val="0"/>
      <w:marRight w:val="0"/>
      <w:marTop w:val="0"/>
      <w:marBottom w:val="0"/>
      <w:divBdr>
        <w:top w:val="none" w:sz="0" w:space="0" w:color="auto"/>
        <w:left w:val="none" w:sz="0" w:space="0" w:color="auto"/>
        <w:bottom w:val="none" w:sz="0" w:space="0" w:color="auto"/>
        <w:right w:val="none" w:sz="0" w:space="0" w:color="auto"/>
      </w:divBdr>
    </w:div>
    <w:div w:id="661855920">
      <w:bodyDiv w:val="1"/>
      <w:marLeft w:val="0"/>
      <w:marRight w:val="0"/>
      <w:marTop w:val="0"/>
      <w:marBottom w:val="0"/>
      <w:divBdr>
        <w:top w:val="none" w:sz="0" w:space="0" w:color="auto"/>
        <w:left w:val="none" w:sz="0" w:space="0" w:color="auto"/>
        <w:bottom w:val="none" w:sz="0" w:space="0" w:color="auto"/>
        <w:right w:val="none" w:sz="0" w:space="0" w:color="auto"/>
      </w:divBdr>
    </w:div>
    <w:div w:id="662318415">
      <w:bodyDiv w:val="1"/>
      <w:marLeft w:val="0"/>
      <w:marRight w:val="0"/>
      <w:marTop w:val="0"/>
      <w:marBottom w:val="0"/>
      <w:divBdr>
        <w:top w:val="none" w:sz="0" w:space="0" w:color="auto"/>
        <w:left w:val="none" w:sz="0" w:space="0" w:color="auto"/>
        <w:bottom w:val="none" w:sz="0" w:space="0" w:color="auto"/>
        <w:right w:val="none" w:sz="0" w:space="0" w:color="auto"/>
      </w:divBdr>
    </w:div>
    <w:div w:id="662392080">
      <w:bodyDiv w:val="1"/>
      <w:marLeft w:val="0"/>
      <w:marRight w:val="0"/>
      <w:marTop w:val="0"/>
      <w:marBottom w:val="0"/>
      <w:divBdr>
        <w:top w:val="none" w:sz="0" w:space="0" w:color="auto"/>
        <w:left w:val="none" w:sz="0" w:space="0" w:color="auto"/>
        <w:bottom w:val="none" w:sz="0" w:space="0" w:color="auto"/>
        <w:right w:val="none" w:sz="0" w:space="0" w:color="auto"/>
      </w:divBdr>
    </w:div>
    <w:div w:id="662897132">
      <w:bodyDiv w:val="1"/>
      <w:marLeft w:val="0"/>
      <w:marRight w:val="0"/>
      <w:marTop w:val="0"/>
      <w:marBottom w:val="0"/>
      <w:divBdr>
        <w:top w:val="none" w:sz="0" w:space="0" w:color="auto"/>
        <w:left w:val="none" w:sz="0" w:space="0" w:color="auto"/>
        <w:bottom w:val="none" w:sz="0" w:space="0" w:color="auto"/>
        <w:right w:val="none" w:sz="0" w:space="0" w:color="auto"/>
      </w:divBdr>
    </w:div>
    <w:div w:id="663319549">
      <w:bodyDiv w:val="1"/>
      <w:marLeft w:val="0"/>
      <w:marRight w:val="0"/>
      <w:marTop w:val="0"/>
      <w:marBottom w:val="0"/>
      <w:divBdr>
        <w:top w:val="none" w:sz="0" w:space="0" w:color="auto"/>
        <w:left w:val="none" w:sz="0" w:space="0" w:color="auto"/>
        <w:bottom w:val="none" w:sz="0" w:space="0" w:color="auto"/>
        <w:right w:val="none" w:sz="0" w:space="0" w:color="auto"/>
      </w:divBdr>
    </w:div>
    <w:div w:id="663515616">
      <w:bodyDiv w:val="1"/>
      <w:marLeft w:val="0"/>
      <w:marRight w:val="0"/>
      <w:marTop w:val="0"/>
      <w:marBottom w:val="0"/>
      <w:divBdr>
        <w:top w:val="none" w:sz="0" w:space="0" w:color="auto"/>
        <w:left w:val="none" w:sz="0" w:space="0" w:color="auto"/>
        <w:bottom w:val="none" w:sz="0" w:space="0" w:color="auto"/>
        <w:right w:val="none" w:sz="0" w:space="0" w:color="auto"/>
      </w:divBdr>
    </w:div>
    <w:div w:id="663749477">
      <w:bodyDiv w:val="1"/>
      <w:marLeft w:val="0"/>
      <w:marRight w:val="0"/>
      <w:marTop w:val="0"/>
      <w:marBottom w:val="0"/>
      <w:divBdr>
        <w:top w:val="none" w:sz="0" w:space="0" w:color="auto"/>
        <w:left w:val="none" w:sz="0" w:space="0" w:color="auto"/>
        <w:bottom w:val="none" w:sz="0" w:space="0" w:color="auto"/>
        <w:right w:val="none" w:sz="0" w:space="0" w:color="auto"/>
      </w:divBdr>
    </w:div>
    <w:div w:id="663776851">
      <w:bodyDiv w:val="1"/>
      <w:marLeft w:val="0"/>
      <w:marRight w:val="0"/>
      <w:marTop w:val="0"/>
      <w:marBottom w:val="0"/>
      <w:divBdr>
        <w:top w:val="none" w:sz="0" w:space="0" w:color="auto"/>
        <w:left w:val="none" w:sz="0" w:space="0" w:color="auto"/>
        <w:bottom w:val="none" w:sz="0" w:space="0" w:color="auto"/>
        <w:right w:val="none" w:sz="0" w:space="0" w:color="auto"/>
      </w:divBdr>
    </w:div>
    <w:div w:id="664750709">
      <w:bodyDiv w:val="1"/>
      <w:marLeft w:val="0"/>
      <w:marRight w:val="0"/>
      <w:marTop w:val="0"/>
      <w:marBottom w:val="0"/>
      <w:divBdr>
        <w:top w:val="none" w:sz="0" w:space="0" w:color="auto"/>
        <w:left w:val="none" w:sz="0" w:space="0" w:color="auto"/>
        <w:bottom w:val="none" w:sz="0" w:space="0" w:color="auto"/>
        <w:right w:val="none" w:sz="0" w:space="0" w:color="auto"/>
      </w:divBdr>
    </w:div>
    <w:div w:id="665866689">
      <w:bodyDiv w:val="1"/>
      <w:marLeft w:val="0"/>
      <w:marRight w:val="0"/>
      <w:marTop w:val="0"/>
      <w:marBottom w:val="0"/>
      <w:divBdr>
        <w:top w:val="none" w:sz="0" w:space="0" w:color="auto"/>
        <w:left w:val="none" w:sz="0" w:space="0" w:color="auto"/>
        <w:bottom w:val="none" w:sz="0" w:space="0" w:color="auto"/>
        <w:right w:val="none" w:sz="0" w:space="0" w:color="auto"/>
      </w:divBdr>
    </w:div>
    <w:div w:id="665939027">
      <w:bodyDiv w:val="1"/>
      <w:marLeft w:val="0"/>
      <w:marRight w:val="0"/>
      <w:marTop w:val="0"/>
      <w:marBottom w:val="0"/>
      <w:divBdr>
        <w:top w:val="none" w:sz="0" w:space="0" w:color="auto"/>
        <w:left w:val="none" w:sz="0" w:space="0" w:color="auto"/>
        <w:bottom w:val="none" w:sz="0" w:space="0" w:color="auto"/>
        <w:right w:val="none" w:sz="0" w:space="0" w:color="auto"/>
      </w:divBdr>
    </w:div>
    <w:div w:id="666860161">
      <w:bodyDiv w:val="1"/>
      <w:marLeft w:val="0"/>
      <w:marRight w:val="0"/>
      <w:marTop w:val="0"/>
      <w:marBottom w:val="0"/>
      <w:divBdr>
        <w:top w:val="none" w:sz="0" w:space="0" w:color="auto"/>
        <w:left w:val="none" w:sz="0" w:space="0" w:color="auto"/>
        <w:bottom w:val="none" w:sz="0" w:space="0" w:color="auto"/>
        <w:right w:val="none" w:sz="0" w:space="0" w:color="auto"/>
      </w:divBdr>
    </w:div>
    <w:div w:id="667952002">
      <w:bodyDiv w:val="1"/>
      <w:marLeft w:val="0"/>
      <w:marRight w:val="0"/>
      <w:marTop w:val="0"/>
      <w:marBottom w:val="0"/>
      <w:divBdr>
        <w:top w:val="none" w:sz="0" w:space="0" w:color="auto"/>
        <w:left w:val="none" w:sz="0" w:space="0" w:color="auto"/>
        <w:bottom w:val="none" w:sz="0" w:space="0" w:color="auto"/>
        <w:right w:val="none" w:sz="0" w:space="0" w:color="auto"/>
      </w:divBdr>
    </w:div>
    <w:div w:id="668171656">
      <w:bodyDiv w:val="1"/>
      <w:marLeft w:val="0"/>
      <w:marRight w:val="0"/>
      <w:marTop w:val="0"/>
      <w:marBottom w:val="0"/>
      <w:divBdr>
        <w:top w:val="none" w:sz="0" w:space="0" w:color="auto"/>
        <w:left w:val="none" w:sz="0" w:space="0" w:color="auto"/>
        <w:bottom w:val="none" w:sz="0" w:space="0" w:color="auto"/>
        <w:right w:val="none" w:sz="0" w:space="0" w:color="auto"/>
      </w:divBdr>
    </w:div>
    <w:div w:id="669522393">
      <w:bodyDiv w:val="1"/>
      <w:marLeft w:val="0"/>
      <w:marRight w:val="0"/>
      <w:marTop w:val="0"/>
      <w:marBottom w:val="0"/>
      <w:divBdr>
        <w:top w:val="none" w:sz="0" w:space="0" w:color="auto"/>
        <w:left w:val="none" w:sz="0" w:space="0" w:color="auto"/>
        <w:bottom w:val="none" w:sz="0" w:space="0" w:color="auto"/>
        <w:right w:val="none" w:sz="0" w:space="0" w:color="auto"/>
      </w:divBdr>
    </w:div>
    <w:div w:id="669986390">
      <w:bodyDiv w:val="1"/>
      <w:marLeft w:val="0"/>
      <w:marRight w:val="0"/>
      <w:marTop w:val="0"/>
      <w:marBottom w:val="0"/>
      <w:divBdr>
        <w:top w:val="none" w:sz="0" w:space="0" w:color="auto"/>
        <w:left w:val="none" w:sz="0" w:space="0" w:color="auto"/>
        <w:bottom w:val="none" w:sz="0" w:space="0" w:color="auto"/>
        <w:right w:val="none" w:sz="0" w:space="0" w:color="auto"/>
      </w:divBdr>
    </w:div>
    <w:div w:id="670060135">
      <w:bodyDiv w:val="1"/>
      <w:marLeft w:val="0"/>
      <w:marRight w:val="0"/>
      <w:marTop w:val="0"/>
      <w:marBottom w:val="0"/>
      <w:divBdr>
        <w:top w:val="none" w:sz="0" w:space="0" w:color="auto"/>
        <w:left w:val="none" w:sz="0" w:space="0" w:color="auto"/>
        <w:bottom w:val="none" w:sz="0" w:space="0" w:color="auto"/>
        <w:right w:val="none" w:sz="0" w:space="0" w:color="auto"/>
      </w:divBdr>
    </w:div>
    <w:div w:id="670833637">
      <w:bodyDiv w:val="1"/>
      <w:marLeft w:val="0"/>
      <w:marRight w:val="0"/>
      <w:marTop w:val="0"/>
      <w:marBottom w:val="0"/>
      <w:divBdr>
        <w:top w:val="none" w:sz="0" w:space="0" w:color="auto"/>
        <w:left w:val="none" w:sz="0" w:space="0" w:color="auto"/>
        <w:bottom w:val="none" w:sz="0" w:space="0" w:color="auto"/>
        <w:right w:val="none" w:sz="0" w:space="0" w:color="auto"/>
      </w:divBdr>
    </w:div>
    <w:div w:id="671027059">
      <w:bodyDiv w:val="1"/>
      <w:marLeft w:val="0"/>
      <w:marRight w:val="0"/>
      <w:marTop w:val="0"/>
      <w:marBottom w:val="0"/>
      <w:divBdr>
        <w:top w:val="none" w:sz="0" w:space="0" w:color="auto"/>
        <w:left w:val="none" w:sz="0" w:space="0" w:color="auto"/>
        <w:bottom w:val="none" w:sz="0" w:space="0" w:color="auto"/>
        <w:right w:val="none" w:sz="0" w:space="0" w:color="auto"/>
      </w:divBdr>
    </w:div>
    <w:div w:id="671103597">
      <w:bodyDiv w:val="1"/>
      <w:marLeft w:val="0"/>
      <w:marRight w:val="0"/>
      <w:marTop w:val="0"/>
      <w:marBottom w:val="0"/>
      <w:divBdr>
        <w:top w:val="none" w:sz="0" w:space="0" w:color="auto"/>
        <w:left w:val="none" w:sz="0" w:space="0" w:color="auto"/>
        <w:bottom w:val="none" w:sz="0" w:space="0" w:color="auto"/>
        <w:right w:val="none" w:sz="0" w:space="0" w:color="auto"/>
      </w:divBdr>
    </w:div>
    <w:div w:id="672218246">
      <w:bodyDiv w:val="1"/>
      <w:marLeft w:val="0"/>
      <w:marRight w:val="0"/>
      <w:marTop w:val="0"/>
      <w:marBottom w:val="0"/>
      <w:divBdr>
        <w:top w:val="none" w:sz="0" w:space="0" w:color="auto"/>
        <w:left w:val="none" w:sz="0" w:space="0" w:color="auto"/>
        <w:bottom w:val="none" w:sz="0" w:space="0" w:color="auto"/>
        <w:right w:val="none" w:sz="0" w:space="0" w:color="auto"/>
      </w:divBdr>
    </w:div>
    <w:div w:id="673072428">
      <w:bodyDiv w:val="1"/>
      <w:marLeft w:val="0"/>
      <w:marRight w:val="0"/>
      <w:marTop w:val="0"/>
      <w:marBottom w:val="0"/>
      <w:divBdr>
        <w:top w:val="none" w:sz="0" w:space="0" w:color="auto"/>
        <w:left w:val="none" w:sz="0" w:space="0" w:color="auto"/>
        <w:bottom w:val="none" w:sz="0" w:space="0" w:color="auto"/>
        <w:right w:val="none" w:sz="0" w:space="0" w:color="auto"/>
      </w:divBdr>
    </w:div>
    <w:div w:id="673529323">
      <w:bodyDiv w:val="1"/>
      <w:marLeft w:val="0"/>
      <w:marRight w:val="0"/>
      <w:marTop w:val="0"/>
      <w:marBottom w:val="0"/>
      <w:divBdr>
        <w:top w:val="none" w:sz="0" w:space="0" w:color="auto"/>
        <w:left w:val="none" w:sz="0" w:space="0" w:color="auto"/>
        <w:bottom w:val="none" w:sz="0" w:space="0" w:color="auto"/>
        <w:right w:val="none" w:sz="0" w:space="0" w:color="auto"/>
      </w:divBdr>
    </w:div>
    <w:div w:id="673725183">
      <w:bodyDiv w:val="1"/>
      <w:marLeft w:val="0"/>
      <w:marRight w:val="0"/>
      <w:marTop w:val="0"/>
      <w:marBottom w:val="0"/>
      <w:divBdr>
        <w:top w:val="none" w:sz="0" w:space="0" w:color="auto"/>
        <w:left w:val="none" w:sz="0" w:space="0" w:color="auto"/>
        <w:bottom w:val="none" w:sz="0" w:space="0" w:color="auto"/>
        <w:right w:val="none" w:sz="0" w:space="0" w:color="auto"/>
      </w:divBdr>
    </w:div>
    <w:div w:id="674918041">
      <w:bodyDiv w:val="1"/>
      <w:marLeft w:val="0"/>
      <w:marRight w:val="0"/>
      <w:marTop w:val="0"/>
      <w:marBottom w:val="0"/>
      <w:divBdr>
        <w:top w:val="none" w:sz="0" w:space="0" w:color="auto"/>
        <w:left w:val="none" w:sz="0" w:space="0" w:color="auto"/>
        <w:bottom w:val="none" w:sz="0" w:space="0" w:color="auto"/>
        <w:right w:val="none" w:sz="0" w:space="0" w:color="auto"/>
      </w:divBdr>
    </w:div>
    <w:div w:id="675108853">
      <w:bodyDiv w:val="1"/>
      <w:marLeft w:val="0"/>
      <w:marRight w:val="0"/>
      <w:marTop w:val="0"/>
      <w:marBottom w:val="0"/>
      <w:divBdr>
        <w:top w:val="none" w:sz="0" w:space="0" w:color="auto"/>
        <w:left w:val="none" w:sz="0" w:space="0" w:color="auto"/>
        <w:bottom w:val="none" w:sz="0" w:space="0" w:color="auto"/>
        <w:right w:val="none" w:sz="0" w:space="0" w:color="auto"/>
      </w:divBdr>
    </w:div>
    <w:div w:id="678315747">
      <w:bodyDiv w:val="1"/>
      <w:marLeft w:val="0"/>
      <w:marRight w:val="0"/>
      <w:marTop w:val="0"/>
      <w:marBottom w:val="0"/>
      <w:divBdr>
        <w:top w:val="none" w:sz="0" w:space="0" w:color="auto"/>
        <w:left w:val="none" w:sz="0" w:space="0" w:color="auto"/>
        <w:bottom w:val="none" w:sz="0" w:space="0" w:color="auto"/>
        <w:right w:val="none" w:sz="0" w:space="0" w:color="auto"/>
      </w:divBdr>
    </w:div>
    <w:div w:id="678390696">
      <w:bodyDiv w:val="1"/>
      <w:marLeft w:val="0"/>
      <w:marRight w:val="0"/>
      <w:marTop w:val="0"/>
      <w:marBottom w:val="0"/>
      <w:divBdr>
        <w:top w:val="none" w:sz="0" w:space="0" w:color="auto"/>
        <w:left w:val="none" w:sz="0" w:space="0" w:color="auto"/>
        <w:bottom w:val="none" w:sz="0" w:space="0" w:color="auto"/>
        <w:right w:val="none" w:sz="0" w:space="0" w:color="auto"/>
      </w:divBdr>
    </w:div>
    <w:div w:id="679232892">
      <w:bodyDiv w:val="1"/>
      <w:marLeft w:val="0"/>
      <w:marRight w:val="0"/>
      <w:marTop w:val="0"/>
      <w:marBottom w:val="0"/>
      <w:divBdr>
        <w:top w:val="none" w:sz="0" w:space="0" w:color="auto"/>
        <w:left w:val="none" w:sz="0" w:space="0" w:color="auto"/>
        <w:bottom w:val="none" w:sz="0" w:space="0" w:color="auto"/>
        <w:right w:val="none" w:sz="0" w:space="0" w:color="auto"/>
      </w:divBdr>
    </w:div>
    <w:div w:id="679240682">
      <w:bodyDiv w:val="1"/>
      <w:marLeft w:val="0"/>
      <w:marRight w:val="0"/>
      <w:marTop w:val="0"/>
      <w:marBottom w:val="0"/>
      <w:divBdr>
        <w:top w:val="none" w:sz="0" w:space="0" w:color="auto"/>
        <w:left w:val="none" w:sz="0" w:space="0" w:color="auto"/>
        <w:bottom w:val="none" w:sz="0" w:space="0" w:color="auto"/>
        <w:right w:val="none" w:sz="0" w:space="0" w:color="auto"/>
      </w:divBdr>
    </w:div>
    <w:div w:id="679312466">
      <w:bodyDiv w:val="1"/>
      <w:marLeft w:val="0"/>
      <w:marRight w:val="0"/>
      <w:marTop w:val="0"/>
      <w:marBottom w:val="0"/>
      <w:divBdr>
        <w:top w:val="none" w:sz="0" w:space="0" w:color="auto"/>
        <w:left w:val="none" w:sz="0" w:space="0" w:color="auto"/>
        <w:bottom w:val="none" w:sz="0" w:space="0" w:color="auto"/>
        <w:right w:val="none" w:sz="0" w:space="0" w:color="auto"/>
      </w:divBdr>
    </w:div>
    <w:div w:id="679434898">
      <w:bodyDiv w:val="1"/>
      <w:marLeft w:val="0"/>
      <w:marRight w:val="0"/>
      <w:marTop w:val="0"/>
      <w:marBottom w:val="0"/>
      <w:divBdr>
        <w:top w:val="none" w:sz="0" w:space="0" w:color="auto"/>
        <w:left w:val="none" w:sz="0" w:space="0" w:color="auto"/>
        <w:bottom w:val="none" w:sz="0" w:space="0" w:color="auto"/>
        <w:right w:val="none" w:sz="0" w:space="0" w:color="auto"/>
      </w:divBdr>
    </w:div>
    <w:div w:id="679740506">
      <w:bodyDiv w:val="1"/>
      <w:marLeft w:val="0"/>
      <w:marRight w:val="0"/>
      <w:marTop w:val="0"/>
      <w:marBottom w:val="0"/>
      <w:divBdr>
        <w:top w:val="none" w:sz="0" w:space="0" w:color="auto"/>
        <w:left w:val="none" w:sz="0" w:space="0" w:color="auto"/>
        <w:bottom w:val="none" w:sz="0" w:space="0" w:color="auto"/>
        <w:right w:val="none" w:sz="0" w:space="0" w:color="auto"/>
      </w:divBdr>
    </w:div>
    <w:div w:id="679968709">
      <w:bodyDiv w:val="1"/>
      <w:marLeft w:val="0"/>
      <w:marRight w:val="0"/>
      <w:marTop w:val="0"/>
      <w:marBottom w:val="0"/>
      <w:divBdr>
        <w:top w:val="none" w:sz="0" w:space="0" w:color="auto"/>
        <w:left w:val="none" w:sz="0" w:space="0" w:color="auto"/>
        <w:bottom w:val="none" w:sz="0" w:space="0" w:color="auto"/>
        <w:right w:val="none" w:sz="0" w:space="0" w:color="auto"/>
      </w:divBdr>
    </w:div>
    <w:div w:id="680159133">
      <w:bodyDiv w:val="1"/>
      <w:marLeft w:val="0"/>
      <w:marRight w:val="0"/>
      <w:marTop w:val="0"/>
      <w:marBottom w:val="0"/>
      <w:divBdr>
        <w:top w:val="none" w:sz="0" w:space="0" w:color="auto"/>
        <w:left w:val="none" w:sz="0" w:space="0" w:color="auto"/>
        <w:bottom w:val="none" w:sz="0" w:space="0" w:color="auto"/>
        <w:right w:val="none" w:sz="0" w:space="0" w:color="auto"/>
      </w:divBdr>
    </w:div>
    <w:div w:id="680199337">
      <w:bodyDiv w:val="1"/>
      <w:marLeft w:val="0"/>
      <w:marRight w:val="0"/>
      <w:marTop w:val="0"/>
      <w:marBottom w:val="0"/>
      <w:divBdr>
        <w:top w:val="none" w:sz="0" w:space="0" w:color="auto"/>
        <w:left w:val="none" w:sz="0" w:space="0" w:color="auto"/>
        <w:bottom w:val="none" w:sz="0" w:space="0" w:color="auto"/>
        <w:right w:val="none" w:sz="0" w:space="0" w:color="auto"/>
      </w:divBdr>
    </w:div>
    <w:div w:id="680546598">
      <w:bodyDiv w:val="1"/>
      <w:marLeft w:val="0"/>
      <w:marRight w:val="0"/>
      <w:marTop w:val="0"/>
      <w:marBottom w:val="0"/>
      <w:divBdr>
        <w:top w:val="none" w:sz="0" w:space="0" w:color="auto"/>
        <w:left w:val="none" w:sz="0" w:space="0" w:color="auto"/>
        <w:bottom w:val="none" w:sz="0" w:space="0" w:color="auto"/>
        <w:right w:val="none" w:sz="0" w:space="0" w:color="auto"/>
      </w:divBdr>
    </w:div>
    <w:div w:id="680621709">
      <w:bodyDiv w:val="1"/>
      <w:marLeft w:val="0"/>
      <w:marRight w:val="0"/>
      <w:marTop w:val="0"/>
      <w:marBottom w:val="0"/>
      <w:divBdr>
        <w:top w:val="none" w:sz="0" w:space="0" w:color="auto"/>
        <w:left w:val="none" w:sz="0" w:space="0" w:color="auto"/>
        <w:bottom w:val="none" w:sz="0" w:space="0" w:color="auto"/>
        <w:right w:val="none" w:sz="0" w:space="0" w:color="auto"/>
      </w:divBdr>
    </w:div>
    <w:div w:id="681785251">
      <w:bodyDiv w:val="1"/>
      <w:marLeft w:val="0"/>
      <w:marRight w:val="0"/>
      <w:marTop w:val="0"/>
      <w:marBottom w:val="0"/>
      <w:divBdr>
        <w:top w:val="none" w:sz="0" w:space="0" w:color="auto"/>
        <w:left w:val="none" w:sz="0" w:space="0" w:color="auto"/>
        <w:bottom w:val="none" w:sz="0" w:space="0" w:color="auto"/>
        <w:right w:val="none" w:sz="0" w:space="0" w:color="auto"/>
      </w:divBdr>
    </w:div>
    <w:div w:id="682778346">
      <w:bodyDiv w:val="1"/>
      <w:marLeft w:val="0"/>
      <w:marRight w:val="0"/>
      <w:marTop w:val="0"/>
      <w:marBottom w:val="0"/>
      <w:divBdr>
        <w:top w:val="none" w:sz="0" w:space="0" w:color="auto"/>
        <w:left w:val="none" w:sz="0" w:space="0" w:color="auto"/>
        <w:bottom w:val="none" w:sz="0" w:space="0" w:color="auto"/>
        <w:right w:val="none" w:sz="0" w:space="0" w:color="auto"/>
      </w:divBdr>
    </w:div>
    <w:div w:id="682783138">
      <w:bodyDiv w:val="1"/>
      <w:marLeft w:val="0"/>
      <w:marRight w:val="0"/>
      <w:marTop w:val="0"/>
      <w:marBottom w:val="0"/>
      <w:divBdr>
        <w:top w:val="none" w:sz="0" w:space="0" w:color="auto"/>
        <w:left w:val="none" w:sz="0" w:space="0" w:color="auto"/>
        <w:bottom w:val="none" w:sz="0" w:space="0" w:color="auto"/>
        <w:right w:val="none" w:sz="0" w:space="0" w:color="auto"/>
      </w:divBdr>
    </w:div>
    <w:div w:id="683098302">
      <w:bodyDiv w:val="1"/>
      <w:marLeft w:val="0"/>
      <w:marRight w:val="0"/>
      <w:marTop w:val="0"/>
      <w:marBottom w:val="0"/>
      <w:divBdr>
        <w:top w:val="none" w:sz="0" w:space="0" w:color="auto"/>
        <w:left w:val="none" w:sz="0" w:space="0" w:color="auto"/>
        <w:bottom w:val="none" w:sz="0" w:space="0" w:color="auto"/>
        <w:right w:val="none" w:sz="0" w:space="0" w:color="auto"/>
      </w:divBdr>
    </w:div>
    <w:div w:id="683825277">
      <w:bodyDiv w:val="1"/>
      <w:marLeft w:val="0"/>
      <w:marRight w:val="0"/>
      <w:marTop w:val="0"/>
      <w:marBottom w:val="0"/>
      <w:divBdr>
        <w:top w:val="none" w:sz="0" w:space="0" w:color="auto"/>
        <w:left w:val="none" w:sz="0" w:space="0" w:color="auto"/>
        <w:bottom w:val="none" w:sz="0" w:space="0" w:color="auto"/>
        <w:right w:val="none" w:sz="0" w:space="0" w:color="auto"/>
      </w:divBdr>
    </w:div>
    <w:div w:id="683828622">
      <w:bodyDiv w:val="1"/>
      <w:marLeft w:val="0"/>
      <w:marRight w:val="0"/>
      <w:marTop w:val="0"/>
      <w:marBottom w:val="0"/>
      <w:divBdr>
        <w:top w:val="none" w:sz="0" w:space="0" w:color="auto"/>
        <w:left w:val="none" w:sz="0" w:space="0" w:color="auto"/>
        <w:bottom w:val="none" w:sz="0" w:space="0" w:color="auto"/>
        <w:right w:val="none" w:sz="0" w:space="0" w:color="auto"/>
      </w:divBdr>
    </w:div>
    <w:div w:id="684133381">
      <w:bodyDiv w:val="1"/>
      <w:marLeft w:val="0"/>
      <w:marRight w:val="0"/>
      <w:marTop w:val="0"/>
      <w:marBottom w:val="0"/>
      <w:divBdr>
        <w:top w:val="none" w:sz="0" w:space="0" w:color="auto"/>
        <w:left w:val="none" w:sz="0" w:space="0" w:color="auto"/>
        <w:bottom w:val="none" w:sz="0" w:space="0" w:color="auto"/>
        <w:right w:val="none" w:sz="0" w:space="0" w:color="auto"/>
      </w:divBdr>
    </w:div>
    <w:div w:id="684404254">
      <w:bodyDiv w:val="1"/>
      <w:marLeft w:val="0"/>
      <w:marRight w:val="0"/>
      <w:marTop w:val="0"/>
      <w:marBottom w:val="0"/>
      <w:divBdr>
        <w:top w:val="none" w:sz="0" w:space="0" w:color="auto"/>
        <w:left w:val="none" w:sz="0" w:space="0" w:color="auto"/>
        <w:bottom w:val="none" w:sz="0" w:space="0" w:color="auto"/>
        <w:right w:val="none" w:sz="0" w:space="0" w:color="auto"/>
      </w:divBdr>
    </w:div>
    <w:div w:id="685520674">
      <w:bodyDiv w:val="1"/>
      <w:marLeft w:val="0"/>
      <w:marRight w:val="0"/>
      <w:marTop w:val="0"/>
      <w:marBottom w:val="0"/>
      <w:divBdr>
        <w:top w:val="none" w:sz="0" w:space="0" w:color="auto"/>
        <w:left w:val="none" w:sz="0" w:space="0" w:color="auto"/>
        <w:bottom w:val="none" w:sz="0" w:space="0" w:color="auto"/>
        <w:right w:val="none" w:sz="0" w:space="0" w:color="auto"/>
      </w:divBdr>
    </w:div>
    <w:div w:id="685719710">
      <w:bodyDiv w:val="1"/>
      <w:marLeft w:val="0"/>
      <w:marRight w:val="0"/>
      <w:marTop w:val="0"/>
      <w:marBottom w:val="0"/>
      <w:divBdr>
        <w:top w:val="none" w:sz="0" w:space="0" w:color="auto"/>
        <w:left w:val="none" w:sz="0" w:space="0" w:color="auto"/>
        <w:bottom w:val="none" w:sz="0" w:space="0" w:color="auto"/>
        <w:right w:val="none" w:sz="0" w:space="0" w:color="auto"/>
      </w:divBdr>
    </w:div>
    <w:div w:id="685835382">
      <w:bodyDiv w:val="1"/>
      <w:marLeft w:val="0"/>
      <w:marRight w:val="0"/>
      <w:marTop w:val="0"/>
      <w:marBottom w:val="0"/>
      <w:divBdr>
        <w:top w:val="none" w:sz="0" w:space="0" w:color="auto"/>
        <w:left w:val="none" w:sz="0" w:space="0" w:color="auto"/>
        <w:bottom w:val="none" w:sz="0" w:space="0" w:color="auto"/>
        <w:right w:val="none" w:sz="0" w:space="0" w:color="auto"/>
      </w:divBdr>
    </w:div>
    <w:div w:id="686060288">
      <w:bodyDiv w:val="1"/>
      <w:marLeft w:val="0"/>
      <w:marRight w:val="0"/>
      <w:marTop w:val="0"/>
      <w:marBottom w:val="0"/>
      <w:divBdr>
        <w:top w:val="none" w:sz="0" w:space="0" w:color="auto"/>
        <w:left w:val="none" w:sz="0" w:space="0" w:color="auto"/>
        <w:bottom w:val="none" w:sz="0" w:space="0" w:color="auto"/>
        <w:right w:val="none" w:sz="0" w:space="0" w:color="auto"/>
      </w:divBdr>
    </w:div>
    <w:div w:id="686294237">
      <w:bodyDiv w:val="1"/>
      <w:marLeft w:val="0"/>
      <w:marRight w:val="0"/>
      <w:marTop w:val="0"/>
      <w:marBottom w:val="0"/>
      <w:divBdr>
        <w:top w:val="none" w:sz="0" w:space="0" w:color="auto"/>
        <w:left w:val="none" w:sz="0" w:space="0" w:color="auto"/>
        <w:bottom w:val="none" w:sz="0" w:space="0" w:color="auto"/>
        <w:right w:val="none" w:sz="0" w:space="0" w:color="auto"/>
      </w:divBdr>
    </w:div>
    <w:div w:id="688917874">
      <w:bodyDiv w:val="1"/>
      <w:marLeft w:val="0"/>
      <w:marRight w:val="0"/>
      <w:marTop w:val="0"/>
      <w:marBottom w:val="0"/>
      <w:divBdr>
        <w:top w:val="none" w:sz="0" w:space="0" w:color="auto"/>
        <w:left w:val="none" w:sz="0" w:space="0" w:color="auto"/>
        <w:bottom w:val="none" w:sz="0" w:space="0" w:color="auto"/>
        <w:right w:val="none" w:sz="0" w:space="0" w:color="auto"/>
      </w:divBdr>
    </w:div>
    <w:div w:id="689255451">
      <w:bodyDiv w:val="1"/>
      <w:marLeft w:val="0"/>
      <w:marRight w:val="0"/>
      <w:marTop w:val="0"/>
      <w:marBottom w:val="0"/>
      <w:divBdr>
        <w:top w:val="none" w:sz="0" w:space="0" w:color="auto"/>
        <w:left w:val="none" w:sz="0" w:space="0" w:color="auto"/>
        <w:bottom w:val="none" w:sz="0" w:space="0" w:color="auto"/>
        <w:right w:val="none" w:sz="0" w:space="0" w:color="auto"/>
      </w:divBdr>
    </w:div>
    <w:div w:id="689838121">
      <w:bodyDiv w:val="1"/>
      <w:marLeft w:val="0"/>
      <w:marRight w:val="0"/>
      <w:marTop w:val="0"/>
      <w:marBottom w:val="0"/>
      <w:divBdr>
        <w:top w:val="none" w:sz="0" w:space="0" w:color="auto"/>
        <w:left w:val="none" w:sz="0" w:space="0" w:color="auto"/>
        <w:bottom w:val="none" w:sz="0" w:space="0" w:color="auto"/>
        <w:right w:val="none" w:sz="0" w:space="0" w:color="auto"/>
      </w:divBdr>
    </w:div>
    <w:div w:id="689990089">
      <w:bodyDiv w:val="1"/>
      <w:marLeft w:val="0"/>
      <w:marRight w:val="0"/>
      <w:marTop w:val="0"/>
      <w:marBottom w:val="0"/>
      <w:divBdr>
        <w:top w:val="none" w:sz="0" w:space="0" w:color="auto"/>
        <w:left w:val="none" w:sz="0" w:space="0" w:color="auto"/>
        <w:bottom w:val="none" w:sz="0" w:space="0" w:color="auto"/>
        <w:right w:val="none" w:sz="0" w:space="0" w:color="auto"/>
      </w:divBdr>
    </w:div>
    <w:div w:id="690379471">
      <w:bodyDiv w:val="1"/>
      <w:marLeft w:val="0"/>
      <w:marRight w:val="0"/>
      <w:marTop w:val="0"/>
      <w:marBottom w:val="0"/>
      <w:divBdr>
        <w:top w:val="none" w:sz="0" w:space="0" w:color="auto"/>
        <w:left w:val="none" w:sz="0" w:space="0" w:color="auto"/>
        <w:bottom w:val="none" w:sz="0" w:space="0" w:color="auto"/>
        <w:right w:val="none" w:sz="0" w:space="0" w:color="auto"/>
      </w:divBdr>
    </w:div>
    <w:div w:id="690690809">
      <w:bodyDiv w:val="1"/>
      <w:marLeft w:val="0"/>
      <w:marRight w:val="0"/>
      <w:marTop w:val="0"/>
      <w:marBottom w:val="0"/>
      <w:divBdr>
        <w:top w:val="none" w:sz="0" w:space="0" w:color="auto"/>
        <w:left w:val="none" w:sz="0" w:space="0" w:color="auto"/>
        <w:bottom w:val="none" w:sz="0" w:space="0" w:color="auto"/>
        <w:right w:val="none" w:sz="0" w:space="0" w:color="auto"/>
      </w:divBdr>
    </w:div>
    <w:div w:id="692150904">
      <w:bodyDiv w:val="1"/>
      <w:marLeft w:val="0"/>
      <w:marRight w:val="0"/>
      <w:marTop w:val="0"/>
      <w:marBottom w:val="0"/>
      <w:divBdr>
        <w:top w:val="none" w:sz="0" w:space="0" w:color="auto"/>
        <w:left w:val="none" w:sz="0" w:space="0" w:color="auto"/>
        <w:bottom w:val="none" w:sz="0" w:space="0" w:color="auto"/>
        <w:right w:val="none" w:sz="0" w:space="0" w:color="auto"/>
      </w:divBdr>
    </w:div>
    <w:div w:id="693262635">
      <w:bodyDiv w:val="1"/>
      <w:marLeft w:val="0"/>
      <w:marRight w:val="0"/>
      <w:marTop w:val="0"/>
      <w:marBottom w:val="0"/>
      <w:divBdr>
        <w:top w:val="none" w:sz="0" w:space="0" w:color="auto"/>
        <w:left w:val="none" w:sz="0" w:space="0" w:color="auto"/>
        <w:bottom w:val="none" w:sz="0" w:space="0" w:color="auto"/>
        <w:right w:val="none" w:sz="0" w:space="0" w:color="auto"/>
      </w:divBdr>
    </w:div>
    <w:div w:id="693917248">
      <w:bodyDiv w:val="1"/>
      <w:marLeft w:val="0"/>
      <w:marRight w:val="0"/>
      <w:marTop w:val="0"/>
      <w:marBottom w:val="0"/>
      <w:divBdr>
        <w:top w:val="none" w:sz="0" w:space="0" w:color="auto"/>
        <w:left w:val="none" w:sz="0" w:space="0" w:color="auto"/>
        <w:bottom w:val="none" w:sz="0" w:space="0" w:color="auto"/>
        <w:right w:val="none" w:sz="0" w:space="0" w:color="auto"/>
      </w:divBdr>
    </w:div>
    <w:div w:id="694620749">
      <w:bodyDiv w:val="1"/>
      <w:marLeft w:val="0"/>
      <w:marRight w:val="0"/>
      <w:marTop w:val="0"/>
      <w:marBottom w:val="0"/>
      <w:divBdr>
        <w:top w:val="none" w:sz="0" w:space="0" w:color="auto"/>
        <w:left w:val="none" w:sz="0" w:space="0" w:color="auto"/>
        <w:bottom w:val="none" w:sz="0" w:space="0" w:color="auto"/>
        <w:right w:val="none" w:sz="0" w:space="0" w:color="auto"/>
      </w:divBdr>
    </w:div>
    <w:div w:id="695009512">
      <w:bodyDiv w:val="1"/>
      <w:marLeft w:val="0"/>
      <w:marRight w:val="0"/>
      <w:marTop w:val="0"/>
      <w:marBottom w:val="0"/>
      <w:divBdr>
        <w:top w:val="none" w:sz="0" w:space="0" w:color="auto"/>
        <w:left w:val="none" w:sz="0" w:space="0" w:color="auto"/>
        <w:bottom w:val="none" w:sz="0" w:space="0" w:color="auto"/>
        <w:right w:val="none" w:sz="0" w:space="0" w:color="auto"/>
      </w:divBdr>
    </w:div>
    <w:div w:id="697119102">
      <w:bodyDiv w:val="1"/>
      <w:marLeft w:val="0"/>
      <w:marRight w:val="0"/>
      <w:marTop w:val="0"/>
      <w:marBottom w:val="0"/>
      <w:divBdr>
        <w:top w:val="none" w:sz="0" w:space="0" w:color="auto"/>
        <w:left w:val="none" w:sz="0" w:space="0" w:color="auto"/>
        <w:bottom w:val="none" w:sz="0" w:space="0" w:color="auto"/>
        <w:right w:val="none" w:sz="0" w:space="0" w:color="auto"/>
      </w:divBdr>
    </w:div>
    <w:div w:id="698043026">
      <w:bodyDiv w:val="1"/>
      <w:marLeft w:val="0"/>
      <w:marRight w:val="0"/>
      <w:marTop w:val="0"/>
      <w:marBottom w:val="0"/>
      <w:divBdr>
        <w:top w:val="none" w:sz="0" w:space="0" w:color="auto"/>
        <w:left w:val="none" w:sz="0" w:space="0" w:color="auto"/>
        <w:bottom w:val="none" w:sz="0" w:space="0" w:color="auto"/>
        <w:right w:val="none" w:sz="0" w:space="0" w:color="auto"/>
      </w:divBdr>
    </w:div>
    <w:div w:id="698505662">
      <w:bodyDiv w:val="1"/>
      <w:marLeft w:val="0"/>
      <w:marRight w:val="0"/>
      <w:marTop w:val="0"/>
      <w:marBottom w:val="0"/>
      <w:divBdr>
        <w:top w:val="none" w:sz="0" w:space="0" w:color="auto"/>
        <w:left w:val="none" w:sz="0" w:space="0" w:color="auto"/>
        <w:bottom w:val="none" w:sz="0" w:space="0" w:color="auto"/>
        <w:right w:val="none" w:sz="0" w:space="0" w:color="auto"/>
      </w:divBdr>
    </w:div>
    <w:div w:id="698624598">
      <w:bodyDiv w:val="1"/>
      <w:marLeft w:val="0"/>
      <w:marRight w:val="0"/>
      <w:marTop w:val="0"/>
      <w:marBottom w:val="0"/>
      <w:divBdr>
        <w:top w:val="none" w:sz="0" w:space="0" w:color="auto"/>
        <w:left w:val="none" w:sz="0" w:space="0" w:color="auto"/>
        <w:bottom w:val="none" w:sz="0" w:space="0" w:color="auto"/>
        <w:right w:val="none" w:sz="0" w:space="0" w:color="auto"/>
      </w:divBdr>
    </w:div>
    <w:div w:id="699628950">
      <w:bodyDiv w:val="1"/>
      <w:marLeft w:val="0"/>
      <w:marRight w:val="0"/>
      <w:marTop w:val="0"/>
      <w:marBottom w:val="0"/>
      <w:divBdr>
        <w:top w:val="none" w:sz="0" w:space="0" w:color="auto"/>
        <w:left w:val="none" w:sz="0" w:space="0" w:color="auto"/>
        <w:bottom w:val="none" w:sz="0" w:space="0" w:color="auto"/>
        <w:right w:val="none" w:sz="0" w:space="0" w:color="auto"/>
      </w:divBdr>
    </w:div>
    <w:div w:id="699861187">
      <w:bodyDiv w:val="1"/>
      <w:marLeft w:val="0"/>
      <w:marRight w:val="0"/>
      <w:marTop w:val="0"/>
      <w:marBottom w:val="0"/>
      <w:divBdr>
        <w:top w:val="none" w:sz="0" w:space="0" w:color="auto"/>
        <w:left w:val="none" w:sz="0" w:space="0" w:color="auto"/>
        <w:bottom w:val="none" w:sz="0" w:space="0" w:color="auto"/>
        <w:right w:val="none" w:sz="0" w:space="0" w:color="auto"/>
      </w:divBdr>
    </w:div>
    <w:div w:id="700856928">
      <w:bodyDiv w:val="1"/>
      <w:marLeft w:val="0"/>
      <w:marRight w:val="0"/>
      <w:marTop w:val="0"/>
      <w:marBottom w:val="0"/>
      <w:divBdr>
        <w:top w:val="none" w:sz="0" w:space="0" w:color="auto"/>
        <w:left w:val="none" w:sz="0" w:space="0" w:color="auto"/>
        <w:bottom w:val="none" w:sz="0" w:space="0" w:color="auto"/>
        <w:right w:val="none" w:sz="0" w:space="0" w:color="auto"/>
      </w:divBdr>
    </w:div>
    <w:div w:id="701249844">
      <w:bodyDiv w:val="1"/>
      <w:marLeft w:val="0"/>
      <w:marRight w:val="0"/>
      <w:marTop w:val="0"/>
      <w:marBottom w:val="0"/>
      <w:divBdr>
        <w:top w:val="none" w:sz="0" w:space="0" w:color="auto"/>
        <w:left w:val="none" w:sz="0" w:space="0" w:color="auto"/>
        <w:bottom w:val="none" w:sz="0" w:space="0" w:color="auto"/>
        <w:right w:val="none" w:sz="0" w:space="0" w:color="auto"/>
      </w:divBdr>
    </w:div>
    <w:div w:id="701327403">
      <w:bodyDiv w:val="1"/>
      <w:marLeft w:val="0"/>
      <w:marRight w:val="0"/>
      <w:marTop w:val="0"/>
      <w:marBottom w:val="0"/>
      <w:divBdr>
        <w:top w:val="none" w:sz="0" w:space="0" w:color="auto"/>
        <w:left w:val="none" w:sz="0" w:space="0" w:color="auto"/>
        <w:bottom w:val="none" w:sz="0" w:space="0" w:color="auto"/>
        <w:right w:val="none" w:sz="0" w:space="0" w:color="auto"/>
      </w:divBdr>
    </w:div>
    <w:div w:id="701587672">
      <w:bodyDiv w:val="1"/>
      <w:marLeft w:val="0"/>
      <w:marRight w:val="0"/>
      <w:marTop w:val="0"/>
      <w:marBottom w:val="0"/>
      <w:divBdr>
        <w:top w:val="none" w:sz="0" w:space="0" w:color="auto"/>
        <w:left w:val="none" w:sz="0" w:space="0" w:color="auto"/>
        <w:bottom w:val="none" w:sz="0" w:space="0" w:color="auto"/>
        <w:right w:val="none" w:sz="0" w:space="0" w:color="auto"/>
      </w:divBdr>
    </w:div>
    <w:div w:id="701708676">
      <w:bodyDiv w:val="1"/>
      <w:marLeft w:val="0"/>
      <w:marRight w:val="0"/>
      <w:marTop w:val="0"/>
      <w:marBottom w:val="0"/>
      <w:divBdr>
        <w:top w:val="none" w:sz="0" w:space="0" w:color="auto"/>
        <w:left w:val="none" w:sz="0" w:space="0" w:color="auto"/>
        <w:bottom w:val="none" w:sz="0" w:space="0" w:color="auto"/>
        <w:right w:val="none" w:sz="0" w:space="0" w:color="auto"/>
      </w:divBdr>
    </w:div>
    <w:div w:id="702049468">
      <w:bodyDiv w:val="1"/>
      <w:marLeft w:val="0"/>
      <w:marRight w:val="0"/>
      <w:marTop w:val="0"/>
      <w:marBottom w:val="0"/>
      <w:divBdr>
        <w:top w:val="none" w:sz="0" w:space="0" w:color="auto"/>
        <w:left w:val="none" w:sz="0" w:space="0" w:color="auto"/>
        <w:bottom w:val="none" w:sz="0" w:space="0" w:color="auto"/>
        <w:right w:val="none" w:sz="0" w:space="0" w:color="auto"/>
      </w:divBdr>
    </w:div>
    <w:div w:id="702437143">
      <w:bodyDiv w:val="1"/>
      <w:marLeft w:val="0"/>
      <w:marRight w:val="0"/>
      <w:marTop w:val="0"/>
      <w:marBottom w:val="0"/>
      <w:divBdr>
        <w:top w:val="none" w:sz="0" w:space="0" w:color="auto"/>
        <w:left w:val="none" w:sz="0" w:space="0" w:color="auto"/>
        <w:bottom w:val="none" w:sz="0" w:space="0" w:color="auto"/>
        <w:right w:val="none" w:sz="0" w:space="0" w:color="auto"/>
      </w:divBdr>
    </w:div>
    <w:div w:id="702748381">
      <w:bodyDiv w:val="1"/>
      <w:marLeft w:val="0"/>
      <w:marRight w:val="0"/>
      <w:marTop w:val="0"/>
      <w:marBottom w:val="0"/>
      <w:divBdr>
        <w:top w:val="none" w:sz="0" w:space="0" w:color="auto"/>
        <w:left w:val="none" w:sz="0" w:space="0" w:color="auto"/>
        <w:bottom w:val="none" w:sz="0" w:space="0" w:color="auto"/>
        <w:right w:val="none" w:sz="0" w:space="0" w:color="auto"/>
      </w:divBdr>
    </w:div>
    <w:div w:id="703408038">
      <w:bodyDiv w:val="1"/>
      <w:marLeft w:val="0"/>
      <w:marRight w:val="0"/>
      <w:marTop w:val="0"/>
      <w:marBottom w:val="0"/>
      <w:divBdr>
        <w:top w:val="none" w:sz="0" w:space="0" w:color="auto"/>
        <w:left w:val="none" w:sz="0" w:space="0" w:color="auto"/>
        <w:bottom w:val="none" w:sz="0" w:space="0" w:color="auto"/>
        <w:right w:val="none" w:sz="0" w:space="0" w:color="auto"/>
      </w:divBdr>
    </w:div>
    <w:div w:id="704714960">
      <w:bodyDiv w:val="1"/>
      <w:marLeft w:val="0"/>
      <w:marRight w:val="0"/>
      <w:marTop w:val="0"/>
      <w:marBottom w:val="0"/>
      <w:divBdr>
        <w:top w:val="none" w:sz="0" w:space="0" w:color="auto"/>
        <w:left w:val="none" w:sz="0" w:space="0" w:color="auto"/>
        <w:bottom w:val="none" w:sz="0" w:space="0" w:color="auto"/>
        <w:right w:val="none" w:sz="0" w:space="0" w:color="auto"/>
      </w:divBdr>
    </w:div>
    <w:div w:id="705447155">
      <w:bodyDiv w:val="1"/>
      <w:marLeft w:val="0"/>
      <w:marRight w:val="0"/>
      <w:marTop w:val="0"/>
      <w:marBottom w:val="0"/>
      <w:divBdr>
        <w:top w:val="none" w:sz="0" w:space="0" w:color="auto"/>
        <w:left w:val="none" w:sz="0" w:space="0" w:color="auto"/>
        <w:bottom w:val="none" w:sz="0" w:space="0" w:color="auto"/>
        <w:right w:val="none" w:sz="0" w:space="0" w:color="auto"/>
      </w:divBdr>
    </w:div>
    <w:div w:id="705907515">
      <w:bodyDiv w:val="1"/>
      <w:marLeft w:val="0"/>
      <w:marRight w:val="0"/>
      <w:marTop w:val="0"/>
      <w:marBottom w:val="0"/>
      <w:divBdr>
        <w:top w:val="none" w:sz="0" w:space="0" w:color="auto"/>
        <w:left w:val="none" w:sz="0" w:space="0" w:color="auto"/>
        <w:bottom w:val="none" w:sz="0" w:space="0" w:color="auto"/>
        <w:right w:val="none" w:sz="0" w:space="0" w:color="auto"/>
      </w:divBdr>
    </w:div>
    <w:div w:id="706416146">
      <w:bodyDiv w:val="1"/>
      <w:marLeft w:val="0"/>
      <w:marRight w:val="0"/>
      <w:marTop w:val="0"/>
      <w:marBottom w:val="0"/>
      <w:divBdr>
        <w:top w:val="none" w:sz="0" w:space="0" w:color="auto"/>
        <w:left w:val="none" w:sz="0" w:space="0" w:color="auto"/>
        <w:bottom w:val="none" w:sz="0" w:space="0" w:color="auto"/>
        <w:right w:val="none" w:sz="0" w:space="0" w:color="auto"/>
      </w:divBdr>
    </w:div>
    <w:div w:id="707996419">
      <w:bodyDiv w:val="1"/>
      <w:marLeft w:val="0"/>
      <w:marRight w:val="0"/>
      <w:marTop w:val="0"/>
      <w:marBottom w:val="0"/>
      <w:divBdr>
        <w:top w:val="none" w:sz="0" w:space="0" w:color="auto"/>
        <w:left w:val="none" w:sz="0" w:space="0" w:color="auto"/>
        <w:bottom w:val="none" w:sz="0" w:space="0" w:color="auto"/>
        <w:right w:val="none" w:sz="0" w:space="0" w:color="auto"/>
      </w:divBdr>
    </w:div>
    <w:div w:id="708146391">
      <w:bodyDiv w:val="1"/>
      <w:marLeft w:val="0"/>
      <w:marRight w:val="0"/>
      <w:marTop w:val="0"/>
      <w:marBottom w:val="0"/>
      <w:divBdr>
        <w:top w:val="none" w:sz="0" w:space="0" w:color="auto"/>
        <w:left w:val="none" w:sz="0" w:space="0" w:color="auto"/>
        <w:bottom w:val="none" w:sz="0" w:space="0" w:color="auto"/>
        <w:right w:val="none" w:sz="0" w:space="0" w:color="auto"/>
      </w:divBdr>
    </w:div>
    <w:div w:id="708726927">
      <w:bodyDiv w:val="1"/>
      <w:marLeft w:val="0"/>
      <w:marRight w:val="0"/>
      <w:marTop w:val="0"/>
      <w:marBottom w:val="0"/>
      <w:divBdr>
        <w:top w:val="none" w:sz="0" w:space="0" w:color="auto"/>
        <w:left w:val="none" w:sz="0" w:space="0" w:color="auto"/>
        <w:bottom w:val="none" w:sz="0" w:space="0" w:color="auto"/>
        <w:right w:val="none" w:sz="0" w:space="0" w:color="auto"/>
      </w:divBdr>
    </w:div>
    <w:div w:id="709767319">
      <w:bodyDiv w:val="1"/>
      <w:marLeft w:val="0"/>
      <w:marRight w:val="0"/>
      <w:marTop w:val="0"/>
      <w:marBottom w:val="0"/>
      <w:divBdr>
        <w:top w:val="none" w:sz="0" w:space="0" w:color="auto"/>
        <w:left w:val="none" w:sz="0" w:space="0" w:color="auto"/>
        <w:bottom w:val="none" w:sz="0" w:space="0" w:color="auto"/>
        <w:right w:val="none" w:sz="0" w:space="0" w:color="auto"/>
      </w:divBdr>
    </w:div>
    <w:div w:id="710345731">
      <w:bodyDiv w:val="1"/>
      <w:marLeft w:val="0"/>
      <w:marRight w:val="0"/>
      <w:marTop w:val="0"/>
      <w:marBottom w:val="0"/>
      <w:divBdr>
        <w:top w:val="none" w:sz="0" w:space="0" w:color="auto"/>
        <w:left w:val="none" w:sz="0" w:space="0" w:color="auto"/>
        <w:bottom w:val="none" w:sz="0" w:space="0" w:color="auto"/>
        <w:right w:val="none" w:sz="0" w:space="0" w:color="auto"/>
      </w:divBdr>
    </w:div>
    <w:div w:id="710615318">
      <w:bodyDiv w:val="1"/>
      <w:marLeft w:val="0"/>
      <w:marRight w:val="0"/>
      <w:marTop w:val="0"/>
      <w:marBottom w:val="0"/>
      <w:divBdr>
        <w:top w:val="none" w:sz="0" w:space="0" w:color="auto"/>
        <w:left w:val="none" w:sz="0" w:space="0" w:color="auto"/>
        <w:bottom w:val="none" w:sz="0" w:space="0" w:color="auto"/>
        <w:right w:val="none" w:sz="0" w:space="0" w:color="auto"/>
      </w:divBdr>
    </w:div>
    <w:div w:id="710689369">
      <w:bodyDiv w:val="1"/>
      <w:marLeft w:val="0"/>
      <w:marRight w:val="0"/>
      <w:marTop w:val="0"/>
      <w:marBottom w:val="0"/>
      <w:divBdr>
        <w:top w:val="none" w:sz="0" w:space="0" w:color="auto"/>
        <w:left w:val="none" w:sz="0" w:space="0" w:color="auto"/>
        <w:bottom w:val="none" w:sz="0" w:space="0" w:color="auto"/>
        <w:right w:val="none" w:sz="0" w:space="0" w:color="auto"/>
      </w:divBdr>
    </w:div>
    <w:div w:id="711344274">
      <w:bodyDiv w:val="1"/>
      <w:marLeft w:val="0"/>
      <w:marRight w:val="0"/>
      <w:marTop w:val="0"/>
      <w:marBottom w:val="0"/>
      <w:divBdr>
        <w:top w:val="none" w:sz="0" w:space="0" w:color="auto"/>
        <w:left w:val="none" w:sz="0" w:space="0" w:color="auto"/>
        <w:bottom w:val="none" w:sz="0" w:space="0" w:color="auto"/>
        <w:right w:val="none" w:sz="0" w:space="0" w:color="auto"/>
      </w:divBdr>
    </w:div>
    <w:div w:id="711612210">
      <w:bodyDiv w:val="1"/>
      <w:marLeft w:val="0"/>
      <w:marRight w:val="0"/>
      <w:marTop w:val="0"/>
      <w:marBottom w:val="0"/>
      <w:divBdr>
        <w:top w:val="none" w:sz="0" w:space="0" w:color="auto"/>
        <w:left w:val="none" w:sz="0" w:space="0" w:color="auto"/>
        <w:bottom w:val="none" w:sz="0" w:space="0" w:color="auto"/>
        <w:right w:val="none" w:sz="0" w:space="0" w:color="auto"/>
      </w:divBdr>
    </w:div>
    <w:div w:id="711658008">
      <w:bodyDiv w:val="1"/>
      <w:marLeft w:val="0"/>
      <w:marRight w:val="0"/>
      <w:marTop w:val="0"/>
      <w:marBottom w:val="0"/>
      <w:divBdr>
        <w:top w:val="none" w:sz="0" w:space="0" w:color="auto"/>
        <w:left w:val="none" w:sz="0" w:space="0" w:color="auto"/>
        <w:bottom w:val="none" w:sz="0" w:space="0" w:color="auto"/>
        <w:right w:val="none" w:sz="0" w:space="0" w:color="auto"/>
      </w:divBdr>
    </w:div>
    <w:div w:id="712465399">
      <w:bodyDiv w:val="1"/>
      <w:marLeft w:val="0"/>
      <w:marRight w:val="0"/>
      <w:marTop w:val="0"/>
      <w:marBottom w:val="0"/>
      <w:divBdr>
        <w:top w:val="none" w:sz="0" w:space="0" w:color="auto"/>
        <w:left w:val="none" w:sz="0" w:space="0" w:color="auto"/>
        <w:bottom w:val="none" w:sz="0" w:space="0" w:color="auto"/>
        <w:right w:val="none" w:sz="0" w:space="0" w:color="auto"/>
      </w:divBdr>
    </w:div>
    <w:div w:id="712850349">
      <w:bodyDiv w:val="1"/>
      <w:marLeft w:val="0"/>
      <w:marRight w:val="0"/>
      <w:marTop w:val="0"/>
      <w:marBottom w:val="0"/>
      <w:divBdr>
        <w:top w:val="none" w:sz="0" w:space="0" w:color="auto"/>
        <w:left w:val="none" w:sz="0" w:space="0" w:color="auto"/>
        <w:bottom w:val="none" w:sz="0" w:space="0" w:color="auto"/>
        <w:right w:val="none" w:sz="0" w:space="0" w:color="auto"/>
      </w:divBdr>
    </w:div>
    <w:div w:id="713312142">
      <w:bodyDiv w:val="1"/>
      <w:marLeft w:val="0"/>
      <w:marRight w:val="0"/>
      <w:marTop w:val="0"/>
      <w:marBottom w:val="0"/>
      <w:divBdr>
        <w:top w:val="none" w:sz="0" w:space="0" w:color="auto"/>
        <w:left w:val="none" w:sz="0" w:space="0" w:color="auto"/>
        <w:bottom w:val="none" w:sz="0" w:space="0" w:color="auto"/>
        <w:right w:val="none" w:sz="0" w:space="0" w:color="auto"/>
      </w:divBdr>
    </w:div>
    <w:div w:id="713500278">
      <w:bodyDiv w:val="1"/>
      <w:marLeft w:val="0"/>
      <w:marRight w:val="0"/>
      <w:marTop w:val="0"/>
      <w:marBottom w:val="0"/>
      <w:divBdr>
        <w:top w:val="none" w:sz="0" w:space="0" w:color="auto"/>
        <w:left w:val="none" w:sz="0" w:space="0" w:color="auto"/>
        <w:bottom w:val="none" w:sz="0" w:space="0" w:color="auto"/>
        <w:right w:val="none" w:sz="0" w:space="0" w:color="auto"/>
      </w:divBdr>
    </w:div>
    <w:div w:id="713819792">
      <w:bodyDiv w:val="1"/>
      <w:marLeft w:val="0"/>
      <w:marRight w:val="0"/>
      <w:marTop w:val="0"/>
      <w:marBottom w:val="0"/>
      <w:divBdr>
        <w:top w:val="none" w:sz="0" w:space="0" w:color="auto"/>
        <w:left w:val="none" w:sz="0" w:space="0" w:color="auto"/>
        <w:bottom w:val="none" w:sz="0" w:space="0" w:color="auto"/>
        <w:right w:val="none" w:sz="0" w:space="0" w:color="auto"/>
      </w:divBdr>
    </w:div>
    <w:div w:id="713847249">
      <w:bodyDiv w:val="1"/>
      <w:marLeft w:val="0"/>
      <w:marRight w:val="0"/>
      <w:marTop w:val="0"/>
      <w:marBottom w:val="0"/>
      <w:divBdr>
        <w:top w:val="none" w:sz="0" w:space="0" w:color="auto"/>
        <w:left w:val="none" w:sz="0" w:space="0" w:color="auto"/>
        <w:bottom w:val="none" w:sz="0" w:space="0" w:color="auto"/>
        <w:right w:val="none" w:sz="0" w:space="0" w:color="auto"/>
      </w:divBdr>
    </w:div>
    <w:div w:id="714240066">
      <w:bodyDiv w:val="1"/>
      <w:marLeft w:val="0"/>
      <w:marRight w:val="0"/>
      <w:marTop w:val="0"/>
      <w:marBottom w:val="0"/>
      <w:divBdr>
        <w:top w:val="none" w:sz="0" w:space="0" w:color="auto"/>
        <w:left w:val="none" w:sz="0" w:space="0" w:color="auto"/>
        <w:bottom w:val="none" w:sz="0" w:space="0" w:color="auto"/>
        <w:right w:val="none" w:sz="0" w:space="0" w:color="auto"/>
      </w:divBdr>
    </w:div>
    <w:div w:id="714820115">
      <w:bodyDiv w:val="1"/>
      <w:marLeft w:val="0"/>
      <w:marRight w:val="0"/>
      <w:marTop w:val="0"/>
      <w:marBottom w:val="0"/>
      <w:divBdr>
        <w:top w:val="none" w:sz="0" w:space="0" w:color="auto"/>
        <w:left w:val="none" w:sz="0" w:space="0" w:color="auto"/>
        <w:bottom w:val="none" w:sz="0" w:space="0" w:color="auto"/>
        <w:right w:val="none" w:sz="0" w:space="0" w:color="auto"/>
      </w:divBdr>
    </w:div>
    <w:div w:id="715354506">
      <w:bodyDiv w:val="1"/>
      <w:marLeft w:val="0"/>
      <w:marRight w:val="0"/>
      <w:marTop w:val="0"/>
      <w:marBottom w:val="0"/>
      <w:divBdr>
        <w:top w:val="none" w:sz="0" w:space="0" w:color="auto"/>
        <w:left w:val="none" w:sz="0" w:space="0" w:color="auto"/>
        <w:bottom w:val="none" w:sz="0" w:space="0" w:color="auto"/>
        <w:right w:val="none" w:sz="0" w:space="0" w:color="auto"/>
      </w:divBdr>
    </w:div>
    <w:div w:id="715855531">
      <w:bodyDiv w:val="1"/>
      <w:marLeft w:val="0"/>
      <w:marRight w:val="0"/>
      <w:marTop w:val="0"/>
      <w:marBottom w:val="0"/>
      <w:divBdr>
        <w:top w:val="none" w:sz="0" w:space="0" w:color="auto"/>
        <w:left w:val="none" w:sz="0" w:space="0" w:color="auto"/>
        <w:bottom w:val="none" w:sz="0" w:space="0" w:color="auto"/>
        <w:right w:val="none" w:sz="0" w:space="0" w:color="auto"/>
      </w:divBdr>
    </w:div>
    <w:div w:id="716198660">
      <w:bodyDiv w:val="1"/>
      <w:marLeft w:val="0"/>
      <w:marRight w:val="0"/>
      <w:marTop w:val="0"/>
      <w:marBottom w:val="0"/>
      <w:divBdr>
        <w:top w:val="none" w:sz="0" w:space="0" w:color="auto"/>
        <w:left w:val="none" w:sz="0" w:space="0" w:color="auto"/>
        <w:bottom w:val="none" w:sz="0" w:space="0" w:color="auto"/>
        <w:right w:val="none" w:sz="0" w:space="0" w:color="auto"/>
      </w:divBdr>
    </w:div>
    <w:div w:id="718473396">
      <w:bodyDiv w:val="1"/>
      <w:marLeft w:val="0"/>
      <w:marRight w:val="0"/>
      <w:marTop w:val="0"/>
      <w:marBottom w:val="0"/>
      <w:divBdr>
        <w:top w:val="none" w:sz="0" w:space="0" w:color="auto"/>
        <w:left w:val="none" w:sz="0" w:space="0" w:color="auto"/>
        <w:bottom w:val="none" w:sz="0" w:space="0" w:color="auto"/>
        <w:right w:val="none" w:sz="0" w:space="0" w:color="auto"/>
      </w:divBdr>
    </w:div>
    <w:div w:id="718482035">
      <w:bodyDiv w:val="1"/>
      <w:marLeft w:val="0"/>
      <w:marRight w:val="0"/>
      <w:marTop w:val="0"/>
      <w:marBottom w:val="0"/>
      <w:divBdr>
        <w:top w:val="none" w:sz="0" w:space="0" w:color="auto"/>
        <w:left w:val="none" w:sz="0" w:space="0" w:color="auto"/>
        <w:bottom w:val="none" w:sz="0" w:space="0" w:color="auto"/>
        <w:right w:val="none" w:sz="0" w:space="0" w:color="auto"/>
      </w:divBdr>
    </w:div>
    <w:div w:id="719745831">
      <w:bodyDiv w:val="1"/>
      <w:marLeft w:val="0"/>
      <w:marRight w:val="0"/>
      <w:marTop w:val="0"/>
      <w:marBottom w:val="0"/>
      <w:divBdr>
        <w:top w:val="none" w:sz="0" w:space="0" w:color="auto"/>
        <w:left w:val="none" w:sz="0" w:space="0" w:color="auto"/>
        <w:bottom w:val="none" w:sz="0" w:space="0" w:color="auto"/>
        <w:right w:val="none" w:sz="0" w:space="0" w:color="auto"/>
      </w:divBdr>
    </w:div>
    <w:div w:id="720524144">
      <w:bodyDiv w:val="1"/>
      <w:marLeft w:val="0"/>
      <w:marRight w:val="0"/>
      <w:marTop w:val="0"/>
      <w:marBottom w:val="0"/>
      <w:divBdr>
        <w:top w:val="none" w:sz="0" w:space="0" w:color="auto"/>
        <w:left w:val="none" w:sz="0" w:space="0" w:color="auto"/>
        <w:bottom w:val="none" w:sz="0" w:space="0" w:color="auto"/>
        <w:right w:val="none" w:sz="0" w:space="0" w:color="auto"/>
      </w:divBdr>
    </w:div>
    <w:div w:id="720635539">
      <w:bodyDiv w:val="1"/>
      <w:marLeft w:val="0"/>
      <w:marRight w:val="0"/>
      <w:marTop w:val="0"/>
      <w:marBottom w:val="0"/>
      <w:divBdr>
        <w:top w:val="none" w:sz="0" w:space="0" w:color="auto"/>
        <w:left w:val="none" w:sz="0" w:space="0" w:color="auto"/>
        <w:bottom w:val="none" w:sz="0" w:space="0" w:color="auto"/>
        <w:right w:val="none" w:sz="0" w:space="0" w:color="auto"/>
      </w:divBdr>
    </w:div>
    <w:div w:id="721170692">
      <w:bodyDiv w:val="1"/>
      <w:marLeft w:val="0"/>
      <w:marRight w:val="0"/>
      <w:marTop w:val="0"/>
      <w:marBottom w:val="0"/>
      <w:divBdr>
        <w:top w:val="none" w:sz="0" w:space="0" w:color="auto"/>
        <w:left w:val="none" w:sz="0" w:space="0" w:color="auto"/>
        <w:bottom w:val="none" w:sz="0" w:space="0" w:color="auto"/>
        <w:right w:val="none" w:sz="0" w:space="0" w:color="auto"/>
      </w:divBdr>
    </w:div>
    <w:div w:id="721290749">
      <w:bodyDiv w:val="1"/>
      <w:marLeft w:val="0"/>
      <w:marRight w:val="0"/>
      <w:marTop w:val="0"/>
      <w:marBottom w:val="0"/>
      <w:divBdr>
        <w:top w:val="none" w:sz="0" w:space="0" w:color="auto"/>
        <w:left w:val="none" w:sz="0" w:space="0" w:color="auto"/>
        <w:bottom w:val="none" w:sz="0" w:space="0" w:color="auto"/>
        <w:right w:val="none" w:sz="0" w:space="0" w:color="auto"/>
      </w:divBdr>
    </w:div>
    <w:div w:id="721831614">
      <w:bodyDiv w:val="1"/>
      <w:marLeft w:val="0"/>
      <w:marRight w:val="0"/>
      <w:marTop w:val="0"/>
      <w:marBottom w:val="0"/>
      <w:divBdr>
        <w:top w:val="none" w:sz="0" w:space="0" w:color="auto"/>
        <w:left w:val="none" w:sz="0" w:space="0" w:color="auto"/>
        <w:bottom w:val="none" w:sz="0" w:space="0" w:color="auto"/>
        <w:right w:val="none" w:sz="0" w:space="0" w:color="auto"/>
      </w:divBdr>
    </w:div>
    <w:div w:id="722145103">
      <w:bodyDiv w:val="1"/>
      <w:marLeft w:val="0"/>
      <w:marRight w:val="0"/>
      <w:marTop w:val="0"/>
      <w:marBottom w:val="0"/>
      <w:divBdr>
        <w:top w:val="none" w:sz="0" w:space="0" w:color="auto"/>
        <w:left w:val="none" w:sz="0" w:space="0" w:color="auto"/>
        <w:bottom w:val="none" w:sz="0" w:space="0" w:color="auto"/>
        <w:right w:val="none" w:sz="0" w:space="0" w:color="auto"/>
      </w:divBdr>
    </w:div>
    <w:div w:id="722367301">
      <w:bodyDiv w:val="1"/>
      <w:marLeft w:val="0"/>
      <w:marRight w:val="0"/>
      <w:marTop w:val="0"/>
      <w:marBottom w:val="0"/>
      <w:divBdr>
        <w:top w:val="none" w:sz="0" w:space="0" w:color="auto"/>
        <w:left w:val="none" w:sz="0" w:space="0" w:color="auto"/>
        <w:bottom w:val="none" w:sz="0" w:space="0" w:color="auto"/>
        <w:right w:val="none" w:sz="0" w:space="0" w:color="auto"/>
      </w:divBdr>
    </w:div>
    <w:div w:id="723531549">
      <w:bodyDiv w:val="1"/>
      <w:marLeft w:val="0"/>
      <w:marRight w:val="0"/>
      <w:marTop w:val="0"/>
      <w:marBottom w:val="0"/>
      <w:divBdr>
        <w:top w:val="none" w:sz="0" w:space="0" w:color="auto"/>
        <w:left w:val="none" w:sz="0" w:space="0" w:color="auto"/>
        <w:bottom w:val="none" w:sz="0" w:space="0" w:color="auto"/>
        <w:right w:val="none" w:sz="0" w:space="0" w:color="auto"/>
      </w:divBdr>
    </w:div>
    <w:div w:id="723867589">
      <w:bodyDiv w:val="1"/>
      <w:marLeft w:val="0"/>
      <w:marRight w:val="0"/>
      <w:marTop w:val="0"/>
      <w:marBottom w:val="0"/>
      <w:divBdr>
        <w:top w:val="none" w:sz="0" w:space="0" w:color="auto"/>
        <w:left w:val="none" w:sz="0" w:space="0" w:color="auto"/>
        <w:bottom w:val="none" w:sz="0" w:space="0" w:color="auto"/>
        <w:right w:val="none" w:sz="0" w:space="0" w:color="auto"/>
      </w:divBdr>
    </w:div>
    <w:div w:id="723917688">
      <w:bodyDiv w:val="1"/>
      <w:marLeft w:val="0"/>
      <w:marRight w:val="0"/>
      <w:marTop w:val="0"/>
      <w:marBottom w:val="0"/>
      <w:divBdr>
        <w:top w:val="none" w:sz="0" w:space="0" w:color="auto"/>
        <w:left w:val="none" w:sz="0" w:space="0" w:color="auto"/>
        <w:bottom w:val="none" w:sz="0" w:space="0" w:color="auto"/>
        <w:right w:val="none" w:sz="0" w:space="0" w:color="auto"/>
      </w:divBdr>
    </w:div>
    <w:div w:id="724062309">
      <w:bodyDiv w:val="1"/>
      <w:marLeft w:val="0"/>
      <w:marRight w:val="0"/>
      <w:marTop w:val="0"/>
      <w:marBottom w:val="0"/>
      <w:divBdr>
        <w:top w:val="none" w:sz="0" w:space="0" w:color="auto"/>
        <w:left w:val="none" w:sz="0" w:space="0" w:color="auto"/>
        <w:bottom w:val="none" w:sz="0" w:space="0" w:color="auto"/>
        <w:right w:val="none" w:sz="0" w:space="0" w:color="auto"/>
      </w:divBdr>
    </w:div>
    <w:div w:id="724723748">
      <w:bodyDiv w:val="1"/>
      <w:marLeft w:val="0"/>
      <w:marRight w:val="0"/>
      <w:marTop w:val="0"/>
      <w:marBottom w:val="0"/>
      <w:divBdr>
        <w:top w:val="none" w:sz="0" w:space="0" w:color="auto"/>
        <w:left w:val="none" w:sz="0" w:space="0" w:color="auto"/>
        <w:bottom w:val="none" w:sz="0" w:space="0" w:color="auto"/>
        <w:right w:val="none" w:sz="0" w:space="0" w:color="auto"/>
      </w:divBdr>
    </w:div>
    <w:div w:id="725682389">
      <w:bodyDiv w:val="1"/>
      <w:marLeft w:val="0"/>
      <w:marRight w:val="0"/>
      <w:marTop w:val="0"/>
      <w:marBottom w:val="0"/>
      <w:divBdr>
        <w:top w:val="none" w:sz="0" w:space="0" w:color="auto"/>
        <w:left w:val="none" w:sz="0" w:space="0" w:color="auto"/>
        <w:bottom w:val="none" w:sz="0" w:space="0" w:color="auto"/>
        <w:right w:val="none" w:sz="0" w:space="0" w:color="auto"/>
      </w:divBdr>
    </w:div>
    <w:div w:id="727998678">
      <w:bodyDiv w:val="1"/>
      <w:marLeft w:val="0"/>
      <w:marRight w:val="0"/>
      <w:marTop w:val="0"/>
      <w:marBottom w:val="0"/>
      <w:divBdr>
        <w:top w:val="none" w:sz="0" w:space="0" w:color="auto"/>
        <w:left w:val="none" w:sz="0" w:space="0" w:color="auto"/>
        <w:bottom w:val="none" w:sz="0" w:space="0" w:color="auto"/>
        <w:right w:val="none" w:sz="0" w:space="0" w:color="auto"/>
      </w:divBdr>
    </w:div>
    <w:div w:id="729109871">
      <w:bodyDiv w:val="1"/>
      <w:marLeft w:val="0"/>
      <w:marRight w:val="0"/>
      <w:marTop w:val="0"/>
      <w:marBottom w:val="0"/>
      <w:divBdr>
        <w:top w:val="none" w:sz="0" w:space="0" w:color="auto"/>
        <w:left w:val="none" w:sz="0" w:space="0" w:color="auto"/>
        <w:bottom w:val="none" w:sz="0" w:space="0" w:color="auto"/>
        <w:right w:val="none" w:sz="0" w:space="0" w:color="auto"/>
      </w:divBdr>
    </w:div>
    <w:div w:id="729111668">
      <w:bodyDiv w:val="1"/>
      <w:marLeft w:val="0"/>
      <w:marRight w:val="0"/>
      <w:marTop w:val="0"/>
      <w:marBottom w:val="0"/>
      <w:divBdr>
        <w:top w:val="none" w:sz="0" w:space="0" w:color="auto"/>
        <w:left w:val="none" w:sz="0" w:space="0" w:color="auto"/>
        <w:bottom w:val="none" w:sz="0" w:space="0" w:color="auto"/>
        <w:right w:val="none" w:sz="0" w:space="0" w:color="auto"/>
      </w:divBdr>
    </w:div>
    <w:div w:id="729381672">
      <w:bodyDiv w:val="1"/>
      <w:marLeft w:val="0"/>
      <w:marRight w:val="0"/>
      <w:marTop w:val="0"/>
      <w:marBottom w:val="0"/>
      <w:divBdr>
        <w:top w:val="none" w:sz="0" w:space="0" w:color="auto"/>
        <w:left w:val="none" w:sz="0" w:space="0" w:color="auto"/>
        <w:bottom w:val="none" w:sz="0" w:space="0" w:color="auto"/>
        <w:right w:val="none" w:sz="0" w:space="0" w:color="auto"/>
      </w:divBdr>
    </w:div>
    <w:div w:id="729496073">
      <w:bodyDiv w:val="1"/>
      <w:marLeft w:val="0"/>
      <w:marRight w:val="0"/>
      <w:marTop w:val="0"/>
      <w:marBottom w:val="0"/>
      <w:divBdr>
        <w:top w:val="none" w:sz="0" w:space="0" w:color="auto"/>
        <w:left w:val="none" w:sz="0" w:space="0" w:color="auto"/>
        <w:bottom w:val="none" w:sz="0" w:space="0" w:color="auto"/>
        <w:right w:val="none" w:sz="0" w:space="0" w:color="auto"/>
      </w:divBdr>
    </w:div>
    <w:div w:id="730421218">
      <w:bodyDiv w:val="1"/>
      <w:marLeft w:val="0"/>
      <w:marRight w:val="0"/>
      <w:marTop w:val="0"/>
      <w:marBottom w:val="0"/>
      <w:divBdr>
        <w:top w:val="none" w:sz="0" w:space="0" w:color="auto"/>
        <w:left w:val="none" w:sz="0" w:space="0" w:color="auto"/>
        <w:bottom w:val="none" w:sz="0" w:space="0" w:color="auto"/>
        <w:right w:val="none" w:sz="0" w:space="0" w:color="auto"/>
      </w:divBdr>
    </w:div>
    <w:div w:id="730731562">
      <w:bodyDiv w:val="1"/>
      <w:marLeft w:val="0"/>
      <w:marRight w:val="0"/>
      <w:marTop w:val="0"/>
      <w:marBottom w:val="0"/>
      <w:divBdr>
        <w:top w:val="none" w:sz="0" w:space="0" w:color="auto"/>
        <w:left w:val="none" w:sz="0" w:space="0" w:color="auto"/>
        <w:bottom w:val="none" w:sz="0" w:space="0" w:color="auto"/>
        <w:right w:val="none" w:sz="0" w:space="0" w:color="auto"/>
      </w:divBdr>
    </w:div>
    <w:div w:id="730814426">
      <w:bodyDiv w:val="1"/>
      <w:marLeft w:val="0"/>
      <w:marRight w:val="0"/>
      <w:marTop w:val="0"/>
      <w:marBottom w:val="0"/>
      <w:divBdr>
        <w:top w:val="none" w:sz="0" w:space="0" w:color="auto"/>
        <w:left w:val="none" w:sz="0" w:space="0" w:color="auto"/>
        <w:bottom w:val="none" w:sz="0" w:space="0" w:color="auto"/>
        <w:right w:val="none" w:sz="0" w:space="0" w:color="auto"/>
      </w:divBdr>
    </w:div>
    <w:div w:id="731079687">
      <w:bodyDiv w:val="1"/>
      <w:marLeft w:val="0"/>
      <w:marRight w:val="0"/>
      <w:marTop w:val="0"/>
      <w:marBottom w:val="0"/>
      <w:divBdr>
        <w:top w:val="none" w:sz="0" w:space="0" w:color="auto"/>
        <w:left w:val="none" w:sz="0" w:space="0" w:color="auto"/>
        <w:bottom w:val="none" w:sz="0" w:space="0" w:color="auto"/>
        <w:right w:val="none" w:sz="0" w:space="0" w:color="auto"/>
      </w:divBdr>
    </w:div>
    <w:div w:id="731541272">
      <w:bodyDiv w:val="1"/>
      <w:marLeft w:val="0"/>
      <w:marRight w:val="0"/>
      <w:marTop w:val="0"/>
      <w:marBottom w:val="0"/>
      <w:divBdr>
        <w:top w:val="none" w:sz="0" w:space="0" w:color="auto"/>
        <w:left w:val="none" w:sz="0" w:space="0" w:color="auto"/>
        <w:bottom w:val="none" w:sz="0" w:space="0" w:color="auto"/>
        <w:right w:val="none" w:sz="0" w:space="0" w:color="auto"/>
      </w:divBdr>
    </w:div>
    <w:div w:id="731662068">
      <w:bodyDiv w:val="1"/>
      <w:marLeft w:val="0"/>
      <w:marRight w:val="0"/>
      <w:marTop w:val="0"/>
      <w:marBottom w:val="0"/>
      <w:divBdr>
        <w:top w:val="none" w:sz="0" w:space="0" w:color="auto"/>
        <w:left w:val="none" w:sz="0" w:space="0" w:color="auto"/>
        <w:bottom w:val="none" w:sz="0" w:space="0" w:color="auto"/>
        <w:right w:val="none" w:sz="0" w:space="0" w:color="auto"/>
      </w:divBdr>
    </w:div>
    <w:div w:id="733507811">
      <w:bodyDiv w:val="1"/>
      <w:marLeft w:val="0"/>
      <w:marRight w:val="0"/>
      <w:marTop w:val="0"/>
      <w:marBottom w:val="0"/>
      <w:divBdr>
        <w:top w:val="none" w:sz="0" w:space="0" w:color="auto"/>
        <w:left w:val="none" w:sz="0" w:space="0" w:color="auto"/>
        <w:bottom w:val="none" w:sz="0" w:space="0" w:color="auto"/>
        <w:right w:val="none" w:sz="0" w:space="0" w:color="auto"/>
      </w:divBdr>
    </w:div>
    <w:div w:id="733814591">
      <w:bodyDiv w:val="1"/>
      <w:marLeft w:val="0"/>
      <w:marRight w:val="0"/>
      <w:marTop w:val="0"/>
      <w:marBottom w:val="0"/>
      <w:divBdr>
        <w:top w:val="none" w:sz="0" w:space="0" w:color="auto"/>
        <w:left w:val="none" w:sz="0" w:space="0" w:color="auto"/>
        <w:bottom w:val="none" w:sz="0" w:space="0" w:color="auto"/>
        <w:right w:val="none" w:sz="0" w:space="0" w:color="auto"/>
      </w:divBdr>
    </w:div>
    <w:div w:id="734204676">
      <w:bodyDiv w:val="1"/>
      <w:marLeft w:val="0"/>
      <w:marRight w:val="0"/>
      <w:marTop w:val="0"/>
      <w:marBottom w:val="0"/>
      <w:divBdr>
        <w:top w:val="none" w:sz="0" w:space="0" w:color="auto"/>
        <w:left w:val="none" w:sz="0" w:space="0" w:color="auto"/>
        <w:bottom w:val="none" w:sz="0" w:space="0" w:color="auto"/>
        <w:right w:val="none" w:sz="0" w:space="0" w:color="auto"/>
      </w:divBdr>
    </w:div>
    <w:div w:id="734398313">
      <w:bodyDiv w:val="1"/>
      <w:marLeft w:val="0"/>
      <w:marRight w:val="0"/>
      <w:marTop w:val="0"/>
      <w:marBottom w:val="0"/>
      <w:divBdr>
        <w:top w:val="none" w:sz="0" w:space="0" w:color="auto"/>
        <w:left w:val="none" w:sz="0" w:space="0" w:color="auto"/>
        <w:bottom w:val="none" w:sz="0" w:space="0" w:color="auto"/>
        <w:right w:val="none" w:sz="0" w:space="0" w:color="auto"/>
      </w:divBdr>
    </w:div>
    <w:div w:id="734545374">
      <w:bodyDiv w:val="1"/>
      <w:marLeft w:val="0"/>
      <w:marRight w:val="0"/>
      <w:marTop w:val="0"/>
      <w:marBottom w:val="0"/>
      <w:divBdr>
        <w:top w:val="none" w:sz="0" w:space="0" w:color="auto"/>
        <w:left w:val="none" w:sz="0" w:space="0" w:color="auto"/>
        <w:bottom w:val="none" w:sz="0" w:space="0" w:color="auto"/>
        <w:right w:val="none" w:sz="0" w:space="0" w:color="auto"/>
      </w:divBdr>
    </w:div>
    <w:div w:id="734821106">
      <w:bodyDiv w:val="1"/>
      <w:marLeft w:val="0"/>
      <w:marRight w:val="0"/>
      <w:marTop w:val="0"/>
      <w:marBottom w:val="0"/>
      <w:divBdr>
        <w:top w:val="none" w:sz="0" w:space="0" w:color="auto"/>
        <w:left w:val="none" w:sz="0" w:space="0" w:color="auto"/>
        <w:bottom w:val="none" w:sz="0" w:space="0" w:color="auto"/>
        <w:right w:val="none" w:sz="0" w:space="0" w:color="auto"/>
      </w:divBdr>
    </w:div>
    <w:div w:id="734935901">
      <w:bodyDiv w:val="1"/>
      <w:marLeft w:val="0"/>
      <w:marRight w:val="0"/>
      <w:marTop w:val="0"/>
      <w:marBottom w:val="0"/>
      <w:divBdr>
        <w:top w:val="none" w:sz="0" w:space="0" w:color="auto"/>
        <w:left w:val="none" w:sz="0" w:space="0" w:color="auto"/>
        <w:bottom w:val="none" w:sz="0" w:space="0" w:color="auto"/>
        <w:right w:val="none" w:sz="0" w:space="0" w:color="auto"/>
      </w:divBdr>
    </w:div>
    <w:div w:id="735131803">
      <w:bodyDiv w:val="1"/>
      <w:marLeft w:val="0"/>
      <w:marRight w:val="0"/>
      <w:marTop w:val="0"/>
      <w:marBottom w:val="0"/>
      <w:divBdr>
        <w:top w:val="none" w:sz="0" w:space="0" w:color="auto"/>
        <w:left w:val="none" w:sz="0" w:space="0" w:color="auto"/>
        <w:bottom w:val="none" w:sz="0" w:space="0" w:color="auto"/>
        <w:right w:val="none" w:sz="0" w:space="0" w:color="auto"/>
      </w:divBdr>
    </w:div>
    <w:div w:id="735472348">
      <w:bodyDiv w:val="1"/>
      <w:marLeft w:val="0"/>
      <w:marRight w:val="0"/>
      <w:marTop w:val="0"/>
      <w:marBottom w:val="0"/>
      <w:divBdr>
        <w:top w:val="none" w:sz="0" w:space="0" w:color="auto"/>
        <w:left w:val="none" w:sz="0" w:space="0" w:color="auto"/>
        <w:bottom w:val="none" w:sz="0" w:space="0" w:color="auto"/>
        <w:right w:val="none" w:sz="0" w:space="0" w:color="auto"/>
      </w:divBdr>
    </w:div>
    <w:div w:id="735661628">
      <w:bodyDiv w:val="1"/>
      <w:marLeft w:val="0"/>
      <w:marRight w:val="0"/>
      <w:marTop w:val="0"/>
      <w:marBottom w:val="0"/>
      <w:divBdr>
        <w:top w:val="none" w:sz="0" w:space="0" w:color="auto"/>
        <w:left w:val="none" w:sz="0" w:space="0" w:color="auto"/>
        <w:bottom w:val="none" w:sz="0" w:space="0" w:color="auto"/>
        <w:right w:val="none" w:sz="0" w:space="0" w:color="auto"/>
      </w:divBdr>
    </w:div>
    <w:div w:id="736131413">
      <w:bodyDiv w:val="1"/>
      <w:marLeft w:val="0"/>
      <w:marRight w:val="0"/>
      <w:marTop w:val="0"/>
      <w:marBottom w:val="0"/>
      <w:divBdr>
        <w:top w:val="none" w:sz="0" w:space="0" w:color="auto"/>
        <w:left w:val="none" w:sz="0" w:space="0" w:color="auto"/>
        <w:bottom w:val="none" w:sz="0" w:space="0" w:color="auto"/>
        <w:right w:val="none" w:sz="0" w:space="0" w:color="auto"/>
      </w:divBdr>
    </w:div>
    <w:div w:id="736167779">
      <w:bodyDiv w:val="1"/>
      <w:marLeft w:val="0"/>
      <w:marRight w:val="0"/>
      <w:marTop w:val="0"/>
      <w:marBottom w:val="0"/>
      <w:divBdr>
        <w:top w:val="none" w:sz="0" w:space="0" w:color="auto"/>
        <w:left w:val="none" w:sz="0" w:space="0" w:color="auto"/>
        <w:bottom w:val="none" w:sz="0" w:space="0" w:color="auto"/>
        <w:right w:val="none" w:sz="0" w:space="0" w:color="auto"/>
      </w:divBdr>
    </w:div>
    <w:div w:id="736825571">
      <w:bodyDiv w:val="1"/>
      <w:marLeft w:val="0"/>
      <w:marRight w:val="0"/>
      <w:marTop w:val="0"/>
      <w:marBottom w:val="0"/>
      <w:divBdr>
        <w:top w:val="none" w:sz="0" w:space="0" w:color="auto"/>
        <w:left w:val="none" w:sz="0" w:space="0" w:color="auto"/>
        <w:bottom w:val="none" w:sz="0" w:space="0" w:color="auto"/>
        <w:right w:val="none" w:sz="0" w:space="0" w:color="auto"/>
      </w:divBdr>
    </w:div>
    <w:div w:id="736829204">
      <w:bodyDiv w:val="1"/>
      <w:marLeft w:val="0"/>
      <w:marRight w:val="0"/>
      <w:marTop w:val="0"/>
      <w:marBottom w:val="0"/>
      <w:divBdr>
        <w:top w:val="none" w:sz="0" w:space="0" w:color="auto"/>
        <w:left w:val="none" w:sz="0" w:space="0" w:color="auto"/>
        <w:bottom w:val="none" w:sz="0" w:space="0" w:color="auto"/>
        <w:right w:val="none" w:sz="0" w:space="0" w:color="auto"/>
      </w:divBdr>
    </w:div>
    <w:div w:id="736901552">
      <w:bodyDiv w:val="1"/>
      <w:marLeft w:val="0"/>
      <w:marRight w:val="0"/>
      <w:marTop w:val="0"/>
      <w:marBottom w:val="0"/>
      <w:divBdr>
        <w:top w:val="none" w:sz="0" w:space="0" w:color="auto"/>
        <w:left w:val="none" w:sz="0" w:space="0" w:color="auto"/>
        <w:bottom w:val="none" w:sz="0" w:space="0" w:color="auto"/>
        <w:right w:val="none" w:sz="0" w:space="0" w:color="auto"/>
      </w:divBdr>
    </w:div>
    <w:div w:id="737628073">
      <w:bodyDiv w:val="1"/>
      <w:marLeft w:val="0"/>
      <w:marRight w:val="0"/>
      <w:marTop w:val="0"/>
      <w:marBottom w:val="0"/>
      <w:divBdr>
        <w:top w:val="none" w:sz="0" w:space="0" w:color="auto"/>
        <w:left w:val="none" w:sz="0" w:space="0" w:color="auto"/>
        <w:bottom w:val="none" w:sz="0" w:space="0" w:color="auto"/>
        <w:right w:val="none" w:sz="0" w:space="0" w:color="auto"/>
      </w:divBdr>
    </w:div>
    <w:div w:id="738016405">
      <w:bodyDiv w:val="1"/>
      <w:marLeft w:val="0"/>
      <w:marRight w:val="0"/>
      <w:marTop w:val="0"/>
      <w:marBottom w:val="0"/>
      <w:divBdr>
        <w:top w:val="none" w:sz="0" w:space="0" w:color="auto"/>
        <w:left w:val="none" w:sz="0" w:space="0" w:color="auto"/>
        <w:bottom w:val="none" w:sz="0" w:space="0" w:color="auto"/>
        <w:right w:val="none" w:sz="0" w:space="0" w:color="auto"/>
      </w:divBdr>
    </w:div>
    <w:div w:id="738134859">
      <w:bodyDiv w:val="1"/>
      <w:marLeft w:val="0"/>
      <w:marRight w:val="0"/>
      <w:marTop w:val="0"/>
      <w:marBottom w:val="0"/>
      <w:divBdr>
        <w:top w:val="none" w:sz="0" w:space="0" w:color="auto"/>
        <w:left w:val="none" w:sz="0" w:space="0" w:color="auto"/>
        <w:bottom w:val="none" w:sz="0" w:space="0" w:color="auto"/>
        <w:right w:val="none" w:sz="0" w:space="0" w:color="auto"/>
      </w:divBdr>
    </w:div>
    <w:div w:id="739056857">
      <w:bodyDiv w:val="1"/>
      <w:marLeft w:val="0"/>
      <w:marRight w:val="0"/>
      <w:marTop w:val="0"/>
      <w:marBottom w:val="0"/>
      <w:divBdr>
        <w:top w:val="none" w:sz="0" w:space="0" w:color="auto"/>
        <w:left w:val="none" w:sz="0" w:space="0" w:color="auto"/>
        <w:bottom w:val="none" w:sz="0" w:space="0" w:color="auto"/>
        <w:right w:val="none" w:sz="0" w:space="0" w:color="auto"/>
      </w:divBdr>
    </w:div>
    <w:div w:id="739522641">
      <w:bodyDiv w:val="1"/>
      <w:marLeft w:val="0"/>
      <w:marRight w:val="0"/>
      <w:marTop w:val="0"/>
      <w:marBottom w:val="0"/>
      <w:divBdr>
        <w:top w:val="none" w:sz="0" w:space="0" w:color="auto"/>
        <w:left w:val="none" w:sz="0" w:space="0" w:color="auto"/>
        <w:bottom w:val="none" w:sz="0" w:space="0" w:color="auto"/>
        <w:right w:val="none" w:sz="0" w:space="0" w:color="auto"/>
      </w:divBdr>
    </w:div>
    <w:div w:id="739670760">
      <w:bodyDiv w:val="1"/>
      <w:marLeft w:val="0"/>
      <w:marRight w:val="0"/>
      <w:marTop w:val="0"/>
      <w:marBottom w:val="0"/>
      <w:divBdr>
        <w:top w:val="none" w:sz="0" w:space="0" w:color="auto"/>
        <w:left w:val="none" w:sz="0" w:space="0" w:color="auto"/>
        <w:bottom w:val="none" w:sz="0" w:space="0" w:color="auto"/>
        <w:right w:val="none" w:sz="0" w:space="0" w:color="auto"/>
      </w:divBdr>
    </w:div>
    <w:div w:id="739912343">
      <w:bodyDiv w:val="1"/>
      <w:marLeft w:val="0"/>
      <w:marRight w:val="0"/>
      <w:marTop w:val="0"/>
      <w:marBottom w:val="0"/>
      <w:divBdr>
        <w:top w:val="none" w:sz="0" w:space="0" w:color="auto"/>
        <w:left w:val="none" w:sz="0" w:space="0" w:color="auto"/>
        <w:bottom w:val="none" w:sz="0" w:space="0" w:color="auto"/>
        <w:right w:val="none" w:sz="0" w:space="0" w:color="auto"/>
      </w:divBdr>
    </w:div>
    <w:div w:id="740298144">
      <w:bodyDiv w:val="1"/>
      <w:marLeft w:val="0"/>
      <w:marRight w:val="0"/>
      <w:marTop w:val="0"/>
      <w:marBottom w:val="0"/>
      <w:divBdr>
        <w:top w:val="none" w:sz="0" w:space="0" w:color="auto"/>
        <w:left w:val="none" w:sz="0" w:space="0" w:color="auto"/>
        <w:bottom w:val="none" w:sz="0" w:space="0" w:color="auto"/>
        <w:right w:val="none" w:sz="0" w:space="0" w:color="auto"/>
      </w:divBdr>
    </w:div>
    <w:div w:id="740719364">
      <w:bodyDiv w:val="1"/>
      <w:marLeft w:val="0"/>
      <w:marRight w:val="0"/>
      <w:marTop w:val="0"/>
      <w:marBottom w:val="0"/>
      <w:divBdr>
        <w:top w:val="none" w:sz="0" w:space="0" w:color="auto"/>
        <w:left w:val="none" w:sz="0" w:space="0" w:color="auto"/>
        <w:bottom w:val="none" w:sz="0" w:space="0" w:color="auto"/>
        <w:right w:val="none" w:sz="0" w:space="0" w:color="auto"/>
      </w:divBdr>
    </w:div>
    <w:div w:id="740757894">
      <w:bodyDiv w:val="1"/>
      <w:marLeft w:val="0"/>
      <w:marRight w:val="0"/>
      <w:marTop w:val="0"/>
      <w:marBottom w:val="0"/>
      <w:divBdr>
        <w:top w:val="none" w:sz="0" w:space="0" w:color="auto"/>
        <w:left w:val="none" w:sz="0" w:space="0" w:color="auto"/>
        <w:bottom w:val="none" w:sz="0" w:space="0" w:color="auto"/>
        <w:right w:val="none" w:sz="0" w:space="0" w:color="auto"/>
      </w:divBdr>
    </w:div>
    <w:div w:id="742799699">
      <w:bodyDiv w:val="1"/>
      <w:marLeft w:val="0"/>
      <w:marRight w:val="0"/>
      <w:marTop w:val="0"/>
      <w:marBottom w:val="0"/>
      <w:divBdr>
        <w:top w:val="none" w:sz="0" w:space="0" w:color="auto"/>
        <w:left w:val="none" w:sz="0" w:space="0" w:color="auto"/>
        <w:bottom w:val="none" w:sz="0" w:space="0" w:color="auto"/>
        <w:right w:val="none" w:sz="0" w:space="0" w:color="auto"/>
      </w:divBdr>
    </w:div>
    <w:div w:id="743183211">
      <w:bodyDiv w:val="1"/>
      <w:marLeft w:val="0"/>
      <w:marRight w:val="0"/>
      <w:marTop w:val="0"/>
      <w:marBottom w:val="0"/>
      <w:divBdr>
        <w:top w:val="none" w:sz="0" w:space="0" w:color="auto"/>
        <w:left w:val="none" w:sz="0" w:space="0" w:color="auto"/>
        <w:bottom w:val="none" w:sz="0" w:space="0" w:color="auto"/>
        <w:right w:val="none" w:sz="0" w:space="0" w:color="auto"/>
      </w:divBdr>
    </w:div>
    <w:div w:id="743799439">
      <w:bodyDiv w:val="1"/>
      <w:marLeft w:val="0"/>
      <w:marRight w:val="0"/>
      <w:marTop w:val="0"/>
      <w:marBottom w:val="0"/>
      <w:divBdr>
        <w:top w:val="none" w:sz="0" w:space="0" w:color="auto"/>
        <w:left w:val="none" w:sz="0" w:space="0" w:color="auto"/>
        <w:bottom w:val="none" w:sz="0" w:space="0" w:color="auto"/>
        <w:right w:val="none" w:sz="0" w:space="0" w:color="auto"/>
      </w:divBdr>
    </w:div>
    <w:div w:id="743800326">
      <w:bodyDiv w:val="1"/>
      <w:marLeft w:val="0"/>
      <w:marRight w:val="0"/>
      <w:marTop w:val="0"/>
      <w:marBottom w:val="0"/>
      <w:divBdr>
        <w:top w:val="none" w:sz="0" w:space="0" w:color="auto"/>
        <w:left w:val="none" w:sz="0" w:space="0" w:color="auto"/>
        <w:bottom w:val="none" w:sz="0" w:space="0" w:color="auto"/>
        <w:right w:val="none" w:sz="0" w:space="0" w:color="auto"/>
      </w:divBdr>
    </w:div>
    <w:div w:id="744450935">
      <w:bodyDiv w:val="1"/>
      <w:marLeft w:val="0"/>
      <w:marRight w:val="0"/>
      <w:marTop w:val="0"/>
      <w:marBottom w:val="0"/>
      <w:divBdr>
        <w:top w:val="none" w:sz="0" w:space="0" w:color="auto"/>
        <w:left w:val="none" w:sz="0" w:space="0" w:color="auto"/>
        <w:bottom w:val="none" w:sz="0" w:space="0" w:color="auto"/>
        <w:right w:val="none" w:sz="0" w:space="0" w:color="auto"/>
      </w:divBdr>
    </w:div>
    <w:div w:id="744764646">
      <w:bodyDiv w:val="1"/>
      <w:marLeft w:val="0"/>
      <w:marRight w:val="0"/>
      <w:marTop w:val="0"/>
      <w:marBottom w:val="0"/>
      <w:divBdr>
        <w:top w:val="none" w:sz="0" w:space="0" w:color="auto"/>
        <w:left w:val="none" w:sz="0" w:space="0" w:color="auto"/>
        <w:bottom w:val="none" w:sz="0" w:space="0" w:color="auto"/>
        <w:right w:val="none" w:sz="0" w:space="0" w:color="auto"/>
      </w:divBdr>
    </w:div>
    <w:div w:id="744883976">
      <w:bodyDiv w:val="1"/>
      <w:marLeft w:val="0"/>
      <w:marRight w:val="0"/>
      <w:marTop w:val="0"/>
      <w:marBottom w:val="0"/>
      <w:divBdr>
        <w:top w:val="none" w:sz="0" w:space="0" w:color="auto"/>
        <w:left w:val="none" w:sz="0" w:space="0" w:color="auto"/>
        <w:bottom w:val="none" w:sz="0" w:space="0" w:color="auto"/>
        <w:right w:val="none" w:sz="0" w:space="0" w:color="auto"/>
      </w:divBdr>
    </w:div>
    <w:div w:id="744885034">
      <w:bodyDiv w:val="1"/>
      <w:marLeft w:val="0"/>
      <w:marRight w:val="0"/>
      <w:marTop w:val="0"/>
      <w:marBottom w:val="0"/>
      <w:divBdr>
        <w:top w:val="none" w:sz="0" w:space="0" w:color="auto"/>
        <w:left w:val="none" w:sz="0" w:space="0" w:color="auto"/>
        <w:bottom w:val="none" w:sz="0" w:space="0" w:color="auto"/>
        <w:right w:val="none" w:sz="0" w:space="0" w:color="auto"/>
      </w:divBdr>
    </w:div>
    <w:div w:id="746658824">
      <w:bodyDiv w:val="1"/>
      <w:marLeft w:val="0"/>
      <w:marRight w:val="0"/>
      <w:marTop w:val="0"/>
      <w:marBottom w:val="0"/>
      <w:divBdr>
        <w:top w:val="none" w:sz="0" w:space="0" w:color="auto"/>
        <w:left w:val="none" w:sz="0" w:space="0" w:color="auto"/>
        <w:bottom w:val="none" w:sz="0" w:space="0" w:color="auto"/>
        <w:right w:val="none" w:sz="0" w:space="0" w:color="auto"/>
      </w:divBdr>
    </w:div>
    <w:div w:id="747000595">
      <w:bodyDiv w:val="1"/>
      <w:marLeft w:val="0"/>
      <w:marRight w:val="0"/>
      <w:marTop w:val="0"/>
      <w:marBottom w:val="0"/>
      <w:divBdr>
        <w:top w:val="none" w:sz="0" w:space="0" w:color="auto"/>
        <w:left w:val="none" w:sz="0" w:space="0" w:color="auto"/>
        <w:bottom w:val="none" w:sz="0" w:space="0" w:color="auto"/>
        <w:right w:val="none" w:sz="0" w:space="0" w:color="auto"/>
      </w:divBdr>
    </w:div>
    <w:div w:id="747262784">
      <w:bodyDiv w:val="1"/>
      <w:marLeft w:val="0"/>
      <w:marRight w:val="0"/>
      <w:marTop w:val="0"/>
      <w:marBottom w:val="0"/>
      <w:divBdr>
        <w:top w:val="none" w:sz="0" w:space="0" w:color="auto"/>
        <w:left w:val="none" w:sz="0" w:space="0" w:color="auto"/>
        <w:bottom w:val="none" w:sz="0" w:space="0" w:color="auto"/>
        <w:right w:val="none" w:sz="0" w:space="0" w:color="auto"/>
      </w:divBdr>
    </w:div>
    <w:div w:id="747924745">
      <w:bodyDiv w:val="1"/>
      <w:marLeft w:val="0"/>
      <w:marRight w:val="0"/>
      <w:marTop w:val="0"/>
      <w:marBottom w:val="0"/>
      <w:divBdr>
        <w:top w:val="none" w:sz="0" w:space="0" w:color="auto"/>
        <w:left w:val="none" w:sz="0" w:space="0" w:color="auto"/>
        <w:bottom w:val="none" w:sz="0" w:space="0" w:color="auto"/>
        <w:right w:val="none" w:sz="0" w:space="0" w:color="auto"/>
      </w:divBdr>
    </w:div>
    <w:div w:id="747965185">
      <w:bodyDiv w:val="1"/>
      <w:marLeft w:val="0"/>
      <w:marRight w:val="0"/>
      <w:marTop w:val="0"/>
      <w:marBottom w:val="0"/>
      <w:divBdr>
        <w:top w:val="none" w:sz="0" w:space="0" w:color="auto"/>
        <w:left w:val="none" w:sz="0" w:space="0" w:color="auto"/>
        <w:bottom w:val="none" w:sz="0" w:space="0" w:color="auto"/>
        <w:right w:val="none" w:sz="0" w:space="0" w:color="auto"/>
      </w:divBdr>
    </w:div>
    <w:div w:id="748190669">
      <w:bodyDiv w:val="1"/>
      <w:marLeft w:val="0"/>
      <w:marRight w:val="0"/>
      <w:marTop w:val="0"/>
      <w:marBottom w:val="0"/>
      <w:divBdr>
        <w:top w:val="none" w:sz="0" w:space="0" w:color="auto"/>
        <w:left w:val="none" w:sz="0" w:space="0" w:color="auto"/>
        <w:bottom w:val="none" w:sz="0" w:space="0" w:color="auto"/>
        <w:right w:val="none" w:sz="0" w:space="0" w:color="auto"/>
      </w:divBdr>
    </w:div>
    <w:div w:id="749011476">
      <w:bodyDiv w:val="1"/>
      <w:marLeft w:val="0"/>
      <w:marRight w:val="0"/>
      <w:marTop w:val="0"/>
      <w:marBottom w:val="0"/>
      <w:divBdr>
        <w:top w:val="none" w:sz="0" w:space="0" w:color="auto"/>
        <w:left w:val="none" w:sz="0" w:space="0" w:color="auto"/>
        <w:bottom w:val="none" w:sz="0" w:space="0" w:color="auto"/>
        <w:right w:val="none" w:sz="0" w:space="0" w:color="auto"/>
      </w:divBdr>
    </w:div>
    <w:div w:id="749039805">
      <w:bodyDiv w:val="1"/>
      <w:marLeft w:val="0"/>
      <w:marRight w:val="0"/>
      <w:marTop w:val="0"/>
      <w:marBottom w:val="0"/>
      <w:divBdr>
        <w:top w:val="none" w:sz="0" w:space="0" w:color="auto"/>
        <w:left w:val="none" w:sz="0" w:space="0" w:color="auto"/>
        <w:bottom w:val="none" w:sz="0" w:space="0" w:color="auto"/>
        <w:right w:val="none" w:sz="0" w:space="0" w:color="auto"/>
      </w:divBdr>
    </w:div>
    <w:div w:id="749930446">
      <w:bodyDiv w:val="1"/>
      <w:marLeft w:val="0"/>
      <w:marRight w:val="0"/>
      <w:marTop w:val="0"/>
      <w:marBottom w:val="0"/>
      <w:divBdr>
        <w:top w:val="none" w:sz="0" w:space="0" w:color="auto"/>
        <w:left w:val="none" w:sz="0" w:space="0" w:color="auto"/>
        <w:bottom w:val="none" w:sz="0" w:space="0" w:color="auto"/>
        <w:right w:val="none" w:sz="0" w:space="0" w:color="auto"/>
      </w:divBdr>
    </w:div>
    <w:div w:id="750156259">
      <w:bodyDiv w:val="1"/>
      <w:marLeft w:val="0"/>
      <w:marRight w:val="0"/>
      <w:marTop w:val="0"/>
      <w:marBottom w:val="0"/>
      <w:divBdr>
        <w:top w:val="none" w:sz="0" w:space="0" w:color="auto"/>
        <w:left w:val="none" w:sz="0" w:space="0" w:color="auto"/>
        <w:bottom w:val="none" w:sz="0" w:space="0" w:color="auto"/>
        <w:right w:val="none" w:sz="0" w:space="0" w:color="auto"/>
      </w:divBdr>
    </w:div>
    <w:div w:id="750202661">
      <w:bodyDiv w:val="1"/>
      <w:marLeft w:val="0"/>
      <w:marRight w:val="0"/>
      <w:marTop w:val="0"/>
      <w:marBottom w:val="0"/>
      <w:divBdr>
        <w:top w:val="none" w:sz="0" w:space="0" w:color="auto"/>
        <w:left w:val="none" w:sz="0" w:space="0" w:color="auto"/>
        <w:bottom w:val="none" w:sz="0" w:space="0" w:color="auto"/>
        <w:right w:val="none" w:sz="0" w:space="0" w:color="auto"/>
      </w:divBdr>
    </w:div>
    <w:div w:id="750389077">
      <w:bodyDiv w:val="1"/>
      <w:marLeft w:val="0"/>
      <w:marRight w:val="0"/>
      <w:marTop w:val="0"/>
      <w:marBottom w:val="0"/>
      <w:divBdr>
        <w:top w:val="none" w:sz="0" w:space="0" w:color="auto"/>
        <w:left w:val="none" w:sz="0" w:space="0" w:color="auto"/>
        <w:bottom w:val="none" w:sz="0" w:space="0" w:color="auto"/>
        <w:right w:val="none" w:sz="0" w:space="0" w:color="auto"/>
      </w:divBdr>
    </w:div>
    <w:div w:id="750781143">
      <w:bodyDiv w:val="1"/>
      <w:marLeft w:val="0"/>
      <w:marRight w:val="0"/>
      <w:marTop w:val="0"/>
      <w:marBottom w:val="0"/>
      <w:divBdr>
        <w:top w:val="none" w:sz="0" w:space="0" w:color="auto"/>
        <w:left w:val="none" w:sz="0" w:space="0" w:color="auto"/>
        <w:bottom w:val="none" w:sz="0" w:space="0" w:color="auto"/>
        <w:right w:val="none" w:sz="0" w:space="0" w:color="auto"/>
      </w:divBdr>
    </w:div>
    <w:div w:id="751389735">
      <w:bodyDiv w:val="1"/>
      <w:marLeft w:val="0"/>
      <w:marRight w:val="0"/>
      <w:marTop w:val="0"/>
      <w:marBottom w:val="0"/>
      <w:divBdr>
        <w:top w:val="none" w:sz="0" w:space="0" w:color="auto"/>
        <w:left w:val="none" w:sz="0" w:space="0" w:color="auto"/>
        <w:bottom w:val="none" w:sz="0" w:space="0" w:color="auto"/>
        <w:right w:val="none" w:sz="0" w:space="0" w:color="auto"/>
      </w:divBdr>
    </w:div>
    <w:div w:id="751467248">
      <w:bodyDiv w:val="1"/>
      <w:marLeft w:val="0"/>
      <w:marRight w:val="0"/>
      <w:marTop w:val="0"/>
      <w:marBottom w:val="0"/>
      <w:divBdr>
        <w:top w:val="none" w:sz="0" w:space="0" w:color="auto"/>
        <w:left w:val="none" w:sz="0" w:space="0" w:color="auto"/>
        <w:bottom w:val="none" w:sz="0" w:space="0" w:color="auto"/>
        <w:right w:val="none" w:sz="0" w:space="0" w:color="auto"/>
      </w:divBdr>
    </w:div>
    <w:div w:id="751660253">
      <w:bodyDiv w:val="1"/>
      <w:marLeft w:val="0"/>
      <w:marRight w:val="0"/>
      <w:marTop w:val="0"/>
      <w:marBottom w:val="0"/>
      <w:divBdr>
        <w:top w:val="none" w:sz="0" w:space="0" w:color="auto"/>
        <w:left w:val="none" w:sz="0" w:space="0" w:color="auto"/>
        <w:bottom w:val="none" w:sz="0" w:space="0" w:color="auto"/>
        <w:right w:val="none" w:sz="0" w:space="0" w:color="auto"/>
      </w:divBdr>
    </w:div>
    <w:div w:id="751972933">
      <w:bodyDiv w:val="1"/>
      <w:marLeft w:val="0"/>
      <w:marRight w:val="0"/>
      <w:marTop w:val="0"/>
      <w:marBottom w:val="0"/>
      <w:divBdr>
        <w:top w:val="none" w:sz="0" w:space="0" w:color="auto"/>
        <w:left w:val="none" w:sz="0" w:space="0" w:color="auto"/>
        <w:bottom w:val="none" w:sz="0" w:space="0" w:color="auto"/>
        <w:right w:val="none" w:sz="0" w:space="0" w:color="auto"/>
      </w:divBdr>
    </w:div>
    <w:div w:id="752362886">
      <w:bodyDiv w:val="1"/>
      <w:marLeft w:val="0"/>
      <w:marRight w:val="0"/>
      <w:marTop w:val="0"/>
      <w:marBottom w:val="0"/>
      <w:divBdr>
        <w:top w:val="none" w:sz="0" w:space="0" w:color="auto"/>
        <w:left w:val="none" w:sz="0" w:space="0" w:color="auto"/>
        <w:bottom w:val="none" w:sz="0" w:space="0" w:color="auto"/>
        <w:right w:val="none" w:sz="0" w:space="0" w:color="auto"/>
      </w:divBdr>
    </w:div>
    <w:div w:id="752776028">
      <w:bodyDiv w:val="1"/>
      <w:marLeft w:val="0"/>
      <w:marRight w:val="0"/>
      <w:marTop w:val="0"/>
      <w:marBottom w:val="0"/>
      <w:divBdr>
        <w:top w:val="none" w:sz="0" w:space="0" w:color="auto"/>
        <w:left w:val="none" w:sz="0" w:space="0" w:color="auto"/>
        <w:bottom w:val="none" w:sz="0" w:space="0" w:color="auto"/>
        <w:right w:val="none" w:sz="0" w:space="0" w:color="auto"/>
      </w:divBdr>
    </w:div>
    <w:div w:id="754014417">
      <w:bodyDiv w:val="1"/>
      <w:marLeft w:val="0"/>
      <w:marRight w:val="0"/>
      <w:marTop w:val="0"/>
      <w:marBottom w:val="0"/>
      <w:divBdr>
        <w:top w:val="none" w:sz="0" w:space="0" w:color="auto"/>
        <w:left w:val="none" w:sz="0" w:space="0" w:color="auto"/>
        <w:bottom w:val="none" w:sz="0" w:space="0" w:color="auto"/>
        <w:right w:val="none" w:sz="0" w:space="0" w:color="auto"/>
      </w:divBdr>
    </w:div>
    <w:div w:id="754127693">
      <w:bodyDiv w:val="1"/>
      <w:marLeft w:val="0"/>
      <w:marRight w:val="0"/>
      <w:marTop w:val="0"/>
      <w:marBottom w:val="0"/>
      <w:divBdr>
        <w:top w:val="none" w:sz="0" w:space="0" w:color="auto"/>
        <w:left w:val="none" w:sz="0" w:space="0" w:color="auto"/>
        <w:bottom w:val="none" w:sz="0" w:space="0" w:color="auto"/>
        <w:right w:val="none" w:sz="0" w:space="0" w:color="auto"/>
      </w:divBdr>
    </w:div>
    <w:div w:id="754594534">
      <w:bodyDiv w:val="1"/>
      <w:marLeft w:val="0"/>
      <w:marRight w:val="0"/>
      <w:marTop w:val="0"/>
      <w:marBottom w:val="0"/>
      <w:divBdr>
        <w:top w:val="none" w:sz="0" w:space="0" w:color="auto"/>
        <w:left w:val="none" w:sz="0" w:space="0" w:color="auto"/>
        <w:bottom w:val="none" w:sz="0" w:space="0" w:color="auto"/>
        <w:right w:val="none" w:sz="0" w:space="0" w:color="auto"/>
      </w:divBdr>
    </w:div>
    <w:div w:id="755058318">
      <w:bodyDiv w:val="1"/>
      <w:marLeft w:val="0"/>
      <w:marRight w:val="0"/>
      <w:marTop w:val="0"/>
      <w:marBottom w:val="0"/>
      <w:divBdr>
        <w:top w:val="none" w:sz="0" w:space="0" w:color="auto"/>
        <w:left w:val="none" w:sz="0" w:space="0" w:color="auto"/>
        <w:bottom w:val="none" w:sz="0" w:space="0" w:color="auto"/>
        <w:right w:val="none" w:sz="0" w:space="0" w:color="auto"/>
      </w:divBdr>
    </w:div>
    <w:div w:id="755128773">
      <w:bodyDiv w:val="1"/>
      <w:marLeft w:val="0"/>
      <w:marRight w:val="0"/>
      <w:marTop w:val="0"/>
      <w:marBottom w:val="0"/>
      <w:divBdr>
        <w:top w:val="none" w:sz="0" w:space="0" w:color="auto"/>
        <w:left w:val="none" w:sz="0" w:space="0" w:color="auto"/>
        <w:bottom w:val="none" w:sz="0" w:space="0" w:color="auto"/>
        <w:right w:val="none" w:sz="0" w:space="0" w:color="auto"/>
      </w:divBdr>
    </w:div>
    <w:div w:id="755711480">
      <w:bodyDiv w:val="1"/>
      <w:marLeft w:val="0"/>
      <w:marRight w:val="0"/>
      <w:marTop w:val="0"/>
      <w:marBottom w:val="0"/>
      <w:divBdr>
        <w:top w:val="none" w:sz="0" w:space="0" w:color="auto"/>
        <w:left w:val="none" w:sz="0" w:space="0" w:color="auto"/>
        <w:bottom w:val="none" w:sz="0" w:space="0" w:color="auto"/>
        <w:right w:val="none" w:sz="0" w:space="0" w:color="auto"/>
      </w:divBdr>
    </w:div>
    <w:div w:id="757403320">
      <w:bodyDiv w:val="1"/>
      <w:marLeft w:val="0"/>
      <w:marRight w:val="0"/>
      <w:marTop w:val="0"/>
      <w:marBottom w:val="0"/>
      <w:divBdr>
        <w:top w:val="none" w:sz="0" w:space="0" w:color="auto"/>
        <w:left w:val="none" w:sz="0" w:space="0" w:color="auto"/>
        <w:bottom w:val="none" w:sz="0" w:space="0" w:color="auto"/>
        <w:right w:val="none" w:sz="0" w:space="0" w:color="auto"/>
      </w:divBdr>
    </w:div>
    <w:div w:id="758408648">
      <w:bodyDiv w:val="1"/>
      <w:marLeft w:val="0"/>
      <w:marRight w:val="0"/>
      <w:marTop w:val="0"/>
      <w:marBottom w:val="0"/>
      <w:divBdr>
        <w:top w:val="none" w:sz="0" w:space="0" w:color="auto"/>
        <w:left w:val="none" w:sz="0" w:space="0" w:color="auto"/>
        <w:bottom w:val="none" w:sz="0" w:space="0" w:color="auto"/>
        <w:right w:val="none" w:sz="0" w:space="0" w:color="auto"/>
      </w:divBdr>
    </w:div>
    <w:div w:id="758797751">
      <w:bodyDiv w:val="1"/>
      <w:marLeft w:val="0"/>
      <w:marRight w:val="0"/>
      <w:marTop w:val="0"/>
      <w:marBottom w:val="0"/>
      <w:divBdr>
        <w:top w:val="none" w:sz="0" w:space="0" w:color="auto"/>
        <w:left w:val="none" w:sz="0" w:space="0" w:color="auto"/>
        <w:bottom w:val="none" w:sz="0" w:space="0" w:color="auto"/>
        <w:right w:val="none" w:sz="0" w:space="0" w:color="auto"/>
      </w:divBdr>
    </w:div>
    <w:div w:id="760101352">
      <w:bodyDiv w:val="1"/>
      <w:marLeft w:val="0"/>
      <w:marRight w:val="0"/>
      <w:marTop w:val="0"/>
      <w:marBottom w:val="0"/>
      <w:divBdr>
        <w:top w:val="none" w:sz="0" w:space="0" w:color="auto"/>
        <w:left w:val="none" w:sz="0" w:space="0" w:color="auto"/>
        <w:bottom w:val="none" w:sz="0" w:space="0" w:color="auto"/>
        <w:right w:val="none" w:sz="0" w:space="0" w:color="auto"/>
      </w:divBdr>
    </w:div>
    <w:div w:id="760182475">
      <w:bodyDiv w:val="1"/>
      <w:marLeft w:val="0"/>
      <w:marRight w:val="0"/>
      <w:marTop w:val="0"/>
      <w:marBottom w:val="0"/>
      <w:divBdr>
        <w:top w:val="none" w:sz="0" w:space="0" w:color="auto"/>
        <w:left w:val="none" w:sz="0" w:space="0" w:color="auto"/>
        <w:bottom w:val="none" w:sz="0" w:space="0" w:color="auto"/>
        <w:right w:val="none" w:sz="0" w:space="0" w:color="auto"/>
      </w:divBdr>
    </w:div>
    <w:div w:id="760219469">
      <w:bodyDiv w:val="1"/>
      <w:marLeft w:val="0"/>
      <w:marRight w:val="0"/>
      <w:marTop w:val="0"/>
      <w:marBottom w:val="0"/>
      <w:divBdr>
        <w:top w:val="none" w:sz="0" w:space="0" w:color="auto"/>
        <w:left w:val="none" w:sz="0" w:space="0" w:color="auto"/>
        <w:bottom w:val="none" w:sz="0" w:space="0" w:color="auto"/>
        <w:right w:val="none" w:sz="0" w:space="0" w:color="auto"/>
      </w:divBdr>
    </w:div>
    <w:div w:id="760223525">
      <w:bodyDiv w:val="1"/>
      <w:marLeft w:val="0"/>
      <w:marRight w:val="0"/>
      <w:marTop w:val="0"/>
      <w:marBottom w:val="0"/>
      <w:divBdr>
        <w:top w:val="none" w:sz="0" w:space="0" w:color="auto"/>
        <w:left w:val="none" w:sz="0" w:space="0" w:color="auto"/>
        <w:bottom w:val="none" w:sz="0" w:space="0" w:color="auto"/>
        <w:right w:val="none" w:sz="0" w:space="0" w:color="auto"/>
      </w:divBdr>
    </w:div>
    <w:div w:id="760374727">
      <w:bodyDiv w:val="1"/>
      <w:marLeft w:val="0"/>
      <w:marRight w:val="0"/>
      <w:marTop w:val="0"/>
      <w:marBottom w:val="0"/>
      <w:divBdr>
        <w:top w:val="none" w:sz="0" w:space="0" w:color="auto"/>
        <w:left w:val="none" w:sz="0" w:space="0" w:color="auto"/>
        <w:bottom w:val="none" w:sz="0" w:space="0" w:color="auto"/>
        <w:right w:val="none" w:sz="0" w:space="0" w:color="auto"/>
      </w:divBdr>
    </w:div>
    <w:div w:id="760495375">
      <w:bodyDiv w:val="1"/>
      <w:marLeft w:val="0"/>
      <w:marRight w:val="0"/>
      <w:marTop w:val="0"/>
      <w:marBottom w:val="0"/>
      <w:divBdr>
        <w:top w:val="none" w:sz="0" w:space="0" w:color="auto"/>
        <w:left w:val="none" w:sz="0" w:space="0" w:color="auto"/>
        <w:bottom w:val="none" w:sz="0" w:space="0" w:color="auto"/>
        <w:right w:val="none" w:sz="0" w:space="0" w:color="auto"/>
      </w:divBdr>
    </w:div>
    <w:div w:id="761799027">
      <w:bodyDiv w:val="1"/>
      <w:marLeft w:val="0"/>
      <w:marRight w:val="0"/>
      <w:marTop w:val="0"/>
      <w:marBottom w:val="0"/>
      <w:divBdr>
        <w:top w:val="none" w:sz="0" w:space="0" w:color="auto"/>
        <w:left w:val="none" w:sz="0" w:space="0" w:color="auto"/>
        <w:bottom w:val="none" w:sz="0" w:space="0" w:color="auto"/>
        <w:right w:val="none" w:sz="0" w:space="0" w:color="auto"/>
      </w:divBdr>
    </w:div>
    <w:div w:id="761879032">
      <w:bodyDiv w:val="1"/>
      <w:marLeft w:val="0"/>
      <w:marRight w:val="0"/>
      <w:marTop w:val="0"/>
      <w:marBottom w:val="0"/>
      <w:divBdr>
        <w:top w:val="none" w:sz="0" w:space="0" w:color="auto"/>
        <w:left w:val="none" w:sz="0" w:space="0" w:color="auto"/>
        <w:bottom w:val="none" w:sz="0" w:space="0" w:color="auto"/>
        <w:right w:val="none" w:sz="0" w:space="0" w:color="auto"/>
      </w:divBdr>
    </w:div>
    <w:div w:id="761949447">
      <w:bodyDiv w:val="1"/>
      <w:marLeft w:val="0"/>
      <w:marRight w:val="0"/>
      <w:marTop w:val="0"/>
      <w:marBottom w:val="0"/>
      <w:divBdr>
        <w:top w:val="none" w:sz="0" w:space="0" w:color="auto"/>
        <w:left w:val="none" w:sz="0" w:space="0" w:color="auto"/>
        <w:bottom w:val="none" w:sz="0" w:space="0" w:color="auto"/>
        <w:right w:val="none" w:sz="0" w:space="0" w:color="auto"/>
      </w:divBdr>
    </w:div>
    <w:div w:id="762186586">
      <w:bodyDiv w:val="1"/>
      <w:marLeft w:val="0"/>
      <w:marRight w:val="0"/>
      <w:marTop w:val="0"/>
      <w:marBottom w:val="0"/>
      <w:divBdr>
        <w:top w:val="none" w:sz="0" w:space="0" w:color="auto"/>
        <w:left w:val="none" w:sz="0" w:space="0" w:color="auto"/>
        <w:bottom w:val="none" w:sz="0" w:space="0" w:color="auto"/>
        <w:right w:val="none" w:sz="0" w:space="0" w:color="auto"/>
      </w:divBdr>
    </w:div>
    <w:div w:id="763265019">
      <w:bodyDiv w:val="1"/>
      <w:marLeft w:val="0"/>
      <w:marRight w:val="0"/>
      <w:marTop w:val="0"/>
      <w:marBottom w:val="0"/>
      <w:divBdr>
        <w:top w:val="none" w:sz="0" w:space="0" w:color="auto"/>
        <w:left w:val="none" w:sz="0" w:space="0" w:color="auto"/>
        <w:bottom w:val="none" w:sz="0" w:space="0" w:color="auto"/>
        <w:right w:val="none" w:sz="0" w:space="0" w:color="auto"/>
      </w:divBdr>
    </w:div>
    <w:div w:id="763460820">
      <w:bodyDiv w:val="1"/>
      <w:marLeft w:val="0"/>
      <w:marRight w:val="0"/>
      <w:marTop w:val="0"/>
      <w:marBottom w:val="0"/>
      <w:divBdr>
        <w:top w:val="none" w:sz="0" w:space="0" w:color="auto"/>
        <w:left w:val="none" w:sz="0" w:space="0" w:color="auto"/>
        <w:bottom w:val="none" w:sz="0" w:space="0" w:color="auto"/>
        <w:right w:val="none" w:sz="0" w:space="0" w:color="auto"/>
      </w:divBdr>
    </w:div>
    <w:div w:id="763649497">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65150336">
      <w:bodyDiv w:val="1"/>
      <w:marLeft w:val="0"/>
      <w:marRight w:val="0"/>
      <w:marTop w:val="0"/>
      <w:marBottom w:val="0"/>
      <w:divBdr>
        <w:top w:val="none" w:sz="0" w:space="0" w:color="auto"/>
        <w:left w:val="none" w:sz="0" w:space="0" w:color="auto"/>
        <w:bottom w:val="none" w:sz="0" w:space="0" w:color="auto"/>
        <w:right w:val="none" w:sz="0" w:space="0" w:color="auto"/>
      </w:divBdr>
    </w:div>
    <w:div w:id="765617607">
      <w:bodyDiv w:val="1"/>
      <w:marLeft w:val="0"/>
      <w:marRight w:val="0"/>
      <w:marTop w:val="0"/>
      <w:marBottom w:val="0"/>
      <w:divBdr>
        <w:top w:val="none" w:sz="0" w:space="0" w:color="auto"/>
        <w:left w:val="none" w:sz="0" w:space="0" w:color="auto"/>
        <w:bottom w:val="none" w:sz="0" w:space="0" w:color="auto"/>
        <w:right w:val="none" w:sz="0" w:space="0" w:color="auto"/>
      </w:divBdr>
    </w:div>
    <w:div w:id="765881425">
      <w:bodyDiv w:val="1"/>
      <w:marLeft w:val="0"/>
      <w:marRight w:val="0"/>
      <w:marTop w:val="0"/>
      <w:marBottom w:val="0"/>
      <w:divBdr>
        <w:top w:val="none" w:sz="0" w:space="0" w:color="auto"/>
        <w:left w:val="none" w:sz="0" w:space="0" w:color="auto"/>
        <w:bottom w:val="none" w:sz="0" w:space="0" w:color="auto"/>
        <w:right w:val="none" w:sz="0" w:space="0" w:color="auto"/>
      </w:divBdr>
    </w:div>
    <w:div w:id="766313177">
      <w:bodyDiv w:val="1"/>
      <w:marLeft w:val="0"/>
      <w:marRight w:val="0"/>
      <w:marTop w:val="0"/>
      <w:marBottom w:val="0"/>
      <w:divBdr>
        <w:top w:val="none" w:sz="0" w:space="0" w:color="auto"/>
        <w:left w:val="none" w:sz="0" w:space="0" w:color="auto"/>
        <w:bottom w:val="none" w:sz="0" w:space="0" w:color="auto"/>
        <w:right w:val="none" w:sz="0" w:space="0" w:color="auto"/>
      </w:divBdr>
    </w:div>
    <w:div w:id="766460004">
      <w:bodyDiv w:val="1"/>
      <w:marLeft w:val="0"/>
      <w:marRight w:val="0"/>
      <w:marTop w:val="0"/>
      <w:marBottom w:val="0"/>
      <w:divBdr>
        <w:top w:val="none" w:sz="0" w:space="0" w:color="auto"/>
        <w:left w:val="none" w:sz="0" w:space="0" w:color="auto"/>
        <w:bottom w:val="none" w:sz="0" w:space="0" w:color="auto"/>
        <w:right w:val="none" w:sz="0" w:space="0" w:color="auto"/>
      </w:divBdr>
    </w:div>
    <w:div w:id="767235794">
      <w:bodyDiv w:val="1"/>
      <w:marLeft w:val="0"/>
      <w:marRight w:val="0"/>
      <w:marTop w:val="0"/>
      <w:marBottom w:val="0"/>
      <w:divBdr>
        <w:top w:val="none" w:sz="0" w:space="0" w:color="auto"/>
        <w:left w:val="none" w:sz="0" w:space="0" w:color="auto"/>
        <w:bottom w:val="none" w:sz="0" w:space="0" w:color="auto"/>
        <w:right w:val="none" w:sz="0" w:space="0" w:color="auto"/>
      </w:divBdr>
    </w:div>
    <w:div w:id="767308851">
      <w:bodyDiv w:val="1"/>
      <w:marLeft w:val="0"/>
      <w:marRight w:val="0"/>
      <w:marTop w:val="0"/>
      <w:marBottom w:val="0"/>
      <w:divBdr>
        <w:top w:val="none" w:sz="0" w:space="0" w:color="auto"/>
        <w:left w:val="none" w:sz="0" w:space="0" w:color="auto"/>
        <w:bottom w:val="none" w:sz="0" w:space="0" w:color="auto"/>
        <w:right w:val="none" w:sz="0" w:space="0" w:color="auto"/>
      </w:divBdr>
    </w:div>
    <w:div w:id="767701192">
      <w:bodyDiv w:val="1"/>
      <w:marLeft w:val="0"/>
      <w:marRight w:val="0"/>
      <w:marTop w:val="0"/>
      <w:marBottom w:val="0"/>
      <w:divBdr>
        <w:top w:val="none" w:sz="0" w:space="0" w:color="auto"/>
        <w:left w:val="none" w:sz="0" w:space="0" w:color="auto"/>
        <w:bottom w:val="none" w:sz="0" w:space="0" w:color="auto"/>
        <w:right w:val="none" w:sz="0" w:space="0" w:color="auto"/>
      </w:divBdr>
    </w:div>
    <w:div w:id="768620197">
      <w:bodyDiv w:val="1"/>
      <w:marLeft w:val="0"/>
      <w:marRight w:val="0"/>
      <w:marTop w:val="0"/>
      <w:marBottom w:val="0"/>
      <w:divBdr>
        <w:top w:val="none" w:sz="0" w:space="0" w:color="auto"/>
        <w:left w:val="none" w:sz="0" w:space="0" w:color="auto"/>
        <w:bottom w:val="none" w:sz="0" w:space="0" w:color="auto"/>
        <w:right w:val="none" w:sz="0" w:space="0" w:color="auto"/>
      </w:divBdr>
    </w:div>
    <w:div w:id="769161409">
      <w:bodyDiv w:val="1"/>
      <w:marLeft w:val="0"/>
      <w:marRight w:val="0"/>
      <w:marTop w:val="0"/>
      <w:marBottom w:val="0"/>
      <w:divBdr>
        <w:top w:val="none" w:sz="0" w:space="0" w:color="auto"/>
        <w:left w:val="none" w:sz="0" w:space="0" w:color="auto"/>
        <w:bottom w:val="none" w:sz="0" w:space="0" w:color="auto"/>
        <w:right w:val="none" w:sz="0" w:space="0" w:color="auto"/>
      </w:divBdr>
    </w:div>
    <w:div w:id="770468887">
      <w:bodyDiv w:val="1"/>
      <w:marLeft w:val="0"/>
      <w:marRight w:val="0"/>
      <w:marTop w:val="0"/>
      <w:marBottom w:val="0"/>
      <w:divBdr>
        <w:top w:val="none" w:sz="0" w:space="0" w:color="auto"/>
        <w:left w:val="none" w:sz="0" w:space="0" w:color="auto"/>
        <w:bottom w:val="none" w:sz="0" w:space="0" w:color="auto"/>
        <w:right w:val="none" w:sz="0" w:space="0" w:color="auto"/>
      </w:divBdr>
    </w:div>
    <w:div w:id="770777284">
      <w:bodyDiv w:val="1"/>
      <w:marLeft w:val="0"/>
      <w:marRight w:val="0"/>
      <w:marTop w:val="0"/>
      <w:marBottom w:val="0"/>
      <w:divBdr>
        <w:top w:val="none" w:sz="0" w:space="0" w:color="auto"/>
        <w:left w:val="none" w:sz="0" w:space="0" w:color="auto"/>
        <w:bottom w:val="none" w:sz="0" w:space="0" w:color="auto"/>
        <w:right w:val="none" w:sz="0" w:space="0" w:color="auto"/>
      </w:divBdr>
    </w:div>
    <w:div w:id="772893808">
      <w:bodyDiv w:val="1"/>
      <w:marLeft w:val="0"/>
      <w:marRight w:val="0"/>
      <w:marTop w:val="0"/>
      <w:marBottom w:val="0"/>
      <w:divBdr>
        <w:top w:val="none" w:sz="0" w:space="0" w:color="auto"/>
        <w:left w:val="none" w:sz="0" w:space="0" w:color="auto"/>
        <w:bottom w:val="none" w:sz="0" w:space="0" w:color="auto"/>
        <w:right w:val="none" w:sz="0" w:space="0" w:color="auto"/>
      </w:divBdr>
    </w:div>
    <w:div w:id="773137246">
      <w:bodyDiv w:val="1"/>
      <w:marLeft w:val="0"/>
      <w:marRight w:val="0"/>
      <w:marTop w:val="0"/>
      <w:marBottom w:val="0"/>
      <w:divBdr>
        <w:top w:val="none" w:sz="0" w:space="0" w:color="auto"/>
        <w:left w:val="none" w:sz="0" w:space="0" w:color="auto"/>
        <w:bottom w:val="none" w:sz="0" w:space="0" w:color="auto"/>
        <w:right w:val="none" w:sz="0" w:space="0" w:color="auto"/>
      </w:divBdr>
    </w:div>
    <w:div w:id="774716514">
      <w:bodyDiv w:val="1"/>
      <w:marLeft w:val="0"/>
      <w:marRight w:val="0"/>
      <w:marTop w:val="0"/>
      <w:marBottom w:val="0"/>
      <w:divBdr>
        <w:top w:val="none" w:sz="0" w:space="0" w:color="auto"/>
        <w:left w:val="none" w:sz="0" w:space="0" w:color="auto"/>
        <w:bottom w:val="none" w:sz="0" w:space="0" w:color="auto"/>
        <w:right w:val="none" w:sz="0" w:space="0" w:color="auto"/>
      </w:divBdr>
    </w:div>
    <w:div w:id="774793120">
      <w:bodyDiv w:val="1"/>
      <w:marLeft w:val="0"/>
      <w:marRight w:val="0"/>
      <w:marTop w:val="0"/>
      <w:marBottom w:val="0"/>
      <w:divBdr>
        <w:top w:val="none" w:sz="0" w:space="0" w:color="auto"/>
        <w:left w:val="none" w:sz="0" w:space="0" w:color="auto"/>
        <w:bottom w:val="none" w:sz="0" w:space="0" w:color="auto"/>
        <w:right w:val="none" w:sz="0" w:space="0" w:color="auto"/>
      </w:divBdr>
    </w:div>
    <w:div w:id="775247834">
      <w:bodyDiv w:val="1"/>
      <w:marLeft w:val="0"/>
      <w:marRight w:val="0"/>
      <w:marTop w:val="0"/>
      <w:marBottom w:val="0"/>
      <w:divBdr>
        <w:top w:val="none" w:sz="0" w:space="0" w:color="auto"/>
        <w:left w:val="none" w:sz="0" w:space="0" w:color="auto"/>
        <w:bottom w:val="none" w:sz="0" w:space="0" w:color="auto"/>
        <w:right w:val="none" w:sz="0" w:space="0" w:color="auto"/>
      </w:divBdr>
    </w:div>
    <w:div w:id="775684767">
      <w:bodyDiv w:val="1"/>
      <w:marLeft w:val="0"/>
      <w:marRight w:val="0"/>
      <w:marTop w:val="0"/>
      <w:marBottom w:val="0"/>
      <w:divBdr>
        <w:top w:val="none" w:sz="0" w:space="0" w:color="auto"/>
        <w:left w:val="none" w:sz="0" w:space="0" w:color="auto"/>
        <w:bottom w:val="none" w:sz="0" w:space="0" w:color="auto"/>
        <w:right w:val="none" w:sz="0" w:space="0" w:color="auto"/>
      </w:divBdr>
    </w:div>
    <w:div w:id="776174621">
      <w:bodyDiv w:val="1"/>
      <w:marLeft w:val="0"/>
      <w:marRight w:val="0"/>
      <w:marTop w:val="0"/>
      <w:marBottom w:val="0"/>
      <w:divBdr>
        <w:top w:val="none" w:sz="0" w:space="0" w:color="auto"/>
        <w:left w:val="none" w:sz="0" w:space="0" w:color="auto"/>
        <w:bottom w:val="none" w:sz="0" w:space="0" w:color="auto"/>
        <w:right w:val="none" w:sz="0" w:space="0" w:color="auto"/>
      </w:divBdr>
    </w:div>
    <w:div w:id="776676614">
      <w:bodyDiv w:val="1"/>
      <w:marLeft w:val="0"/>
      <w:marRight w:val="0"/>
      <w:marTop w:val="0"/>
      <w:marBottom w:val="0"/>
      <w:divBdr>
        <w:top w:val="none" w:sz="0" w:space="0" w:color="auto"/>
        <w:left w:val="none" w:sz="0" w:space="0" w:color="auto"/>
        <w:bottom w:val="none" w:sz="0" w:space="0" w:color="auto"/>
        <w:right w:val="none" w:sz="0" w:space="0" w:color="auto"/>
      </w:divBdr>
    </w:div>
    <w:div w:id="777524756">
      <w:bodyDiv w:val="1"/>
      <w:marLeft w:val="0"/>
      <w:marRight w:val="0"/>
      <w:marTop w:val="0"/>
      <w:marBottom w:val="0"/>
      <w:divBdr>
        <w:top w:val="none" w:sz="0" w:space="0" w:color="auto"/>
        <w:left w:val="none" w:sz="0" w:space="0" w:color="auto"/>
        <w:bottom w:val="none" w:sz="0" w:space="0" w:color="auto"/>
        <w:right w:val="none" w:sz="0" w:space="0" w:color="auto"/>
      </w:divBdr>
    </w:div>
    <w:div w:id="777871474">
      <w:bodyDiv w:val="1"/>
      <w:marLeft w:val="0"/>
      <w:marRight w:val="0"/>
      <w:marTop w:val="0"/>
      <w:marBottom w:val="0"/>
      <w:divBdr>
        <w:top w:val="none" w:sz="0" w:space="0" w:color="auto"/>
        <w:left w:val="none" w:sz="0" w:space="0" w:color="auto"/>
        <w:bottom w:val="none" w:sz="0" w:space="0" w:color="auto"/>
        <w:right w:val="none" w:sz="0" w:space="0" w:color="auto"/>
      </w:divBdr>
    </w:div>
    <w:div w:id="778060294">
      <w:bodyDiv w:val="1"/>
      <w:marLeft w:val="0"/>
      <w:marRight w:val="0"/>
      <w:marTop w:val="0"/>
      <w:marBottom w:val="0"/>
      <w:divBdr>
        <w:top w:val="none" w:sz="0" w:space="0" w:color="auto"/>
        <w:left w:val="none" w:sz="0" w:space="0" w:color="auto"/>
        <w:bottom w:val="none" w:sz="0" w:space="0" w:color="auto"/>
        <w:right w:val="none" w:sz="0" w:space="0" w:color="auto"/>
      </w:divBdr>
    </w:div>
    <w:div w:id="778331197">
      <w:bodyDiv w:val="1"/>
      <w:marLeft w:val="0"/>
      <w:marRight w:val="0"/>
      <w:marTop w:val="0"/>
      <w:marBottom w:val="0"/>
      <w:divBdr>
        <w:top w:val="none" w:sz="0" w:space="0" w:color="auto"/>
        <w:left w:val="none" w:sz="0" w:space="0" w:color="auto"/>
        <w:bottom w:val="none" w:sz="0" w:space="0" w:color="auto"/>
        <w:right w:val="none" w:sz="0" w:space="0" w:color="auto"/>
      </w:divBdr>
    </w:div>
    <w:div w:id="778335931">
      <w:bodyDiv w:val="1"/>
      <w:marLeft w:val="0"/>
      <w:marRight w:val="0"/>
      <w:marTop w:val="0"/>
      <w:marBottom w:val="0"/>
      <w:divBdr>
        <w:top w:val="none" w:sz="0" w:space="0" w:color="auto"/>
        <w:left w:val="none" w:sz="0" w:space="0" w:color="auto"/>
        <w:bottom w:val="none" w:sz="0" w:space="0" w:color="auto"/>
        <w:right w:val="none" w:sz="0" w:space="0" w:color="auto"/>
      </w:divBdr>
    </w:div>
    <w:div w:id="779372097">
      <w:bodyDiv w:val="1"/>
      <w:marLeft w:val="0"/>
      <w:marRight w:val="0"/>
      <w:marTop w:val="0"/>
      <w:marBottom w:val="0"/>
      <w:divBdr>
        <w:top w:val="none" w:sz="0" w:space="0" w:color="auto"/>
        <w:left w:val="none" w:sz="0" w:space="0" w:color="auto"/>
        <w:bottom w:val="none" w:sz="0" w:space="0" w:color="auto"/>
        <w:right w:val="none" w:sz="0" w:space="0" w:color="auto"/>
      </w:divBdr>
    </w:div>
    <w:div w:id="779490228">
      <w:bodyDiv w:val="1"/>
      <w:marLeft w:val="0"/>
      <w:marRight w:val="0"/>
      <w:marTop w:val="0"/>
      <w:marBottom w:val="0"/>
      <w:divBdr>
        <w:top w:val="none" w:sz="0" w:space="0" w:color="auto"/>
        <w:left w:val="none" w:sz="0" w:space="0" w:color="auto"/>
        <w:bottom w:val="none" w:sz="0" w:space="0" w:color="auto"/>
        <w:right w:val="none" w:sz="0" w:space="0" w:color="auto"/>
      </w:divBdr>
    </w:div>
    <w:div w:id="779763339">
      <w:bodyDiv w:val="1"/>
      <w:marLeft w:val="0"/>
      <w:marRight w:val="0"/>
      <w:marTop w:val="0"/>
      <w:marBottom w:val="0"/>
      <w:divBdr>
        <w:top w:val="none" w:sz="0" w:space="0" w:color="auto"/>
        <w:left w:val="none" w:sz="0" w:space="0" w:color="auto"/>
        <w:bottom w:val="none" w:sz="0" w:space="0" w:color="auto"/>
        <w:right w:val="none" w:sz="0" w:space="0" w:color="auto"/>
      </w:divBdr>
    </w:div>
    <w:div w:id="779840409">
      <w:bodyDiv w:val="1"/>
      <w:marLeft w:val="0"/>
      <w:marRight w:val="0"/>
      <w:marTop w:val="0"/>
      <w:marBottom w:val="0"/>
      <w:divBdr>
        <w:top w:val="none" w:sz="0" w:space="0" w:color="auto"/>
        <w:left w:val="none" w:sz="0" w:space="0" w:color="auto"/>
        <w:bottom w:val="none" w:sz="0" w:space="0" w:color="auto"/>
        <w:right w:val="none" w:sz="0" w:space="0" w:color="auto"/>
      </w:divBdr>
    </w:div>
    <w:div w:id="780489165">
      <w:bodyDiv w:val="1"/>
      <w:marLeft w:val="0"/>
      <w:marRight w:val="0"/>
      <w:marTop w:val="0"/>
      <w:marBottom w:val="0"/>
      <w:divBdr>
        <w:top w:val="none" w:sz="0" w:space="0" w:color="auto"/>
        <w:left w:val="none" w:sz="0" w:space="0" w:color="auto"/>
        <w:bottom w:val="none" w:sz="0" w:space="0" w:color="auto"/>
        <w:right w:val="none" w:sz="0" w:space="0" w:color="auto"/>
      </w:divBdr>
    </w:div>
    <w:div w:id="781459111">
      <w:bodyDiv w:val="1"/>
      <w:marLeft w:val="0"/>
      <w:marRight w:val="0"/>
      <w:marTop w:val="0"/>
      <w:marBottom w:val="0"/>
      <w:divBdr>
        <w:top w:val="none" w:sz="0" w:space="0" w:color="auto"/>
        <w:left w:val="none" w:sz="0" w:space="0" w:color="auto"/>
        <w:bottom w:val="none" w:sz="0" w:space="0" w:color="auto"/>
        <w:right w:val="none" w:sz="0" w:space="0" w:color="auto"/>
      </w:divBdr>
    </w:div>
    <w:div w:id="781845964">
      <w:bodyDiv w:val="1"/>
      <w:marLeft w:val="0"/>
      <w:marRight w:val="0"/>
      <w:marTop w:val="0"/>
      <w:marBottom w:val="0"/>
      <w:divBdr>
        <w:top w:val="none" w:sz="0" w:space="0" w:color="auto"/>
        <w:left w:val="none" w:sz="0" w:space="0" w:color="auto"/>
        <w:bottom w:val="none" w:sz="0" w:space="0" w:color="auto"/>
        <w:right w:val="none" w:sz="0" w:space="0" w:color="auto"/>
      </w:divBdr>
    </w:div>
    <w:div w:id="781919621">
      <w:bodyDiv w:val="1"/>
      <w:marLeft w:val="0"/>
      <w:marRight w:val="0"/>
      <w:marTop w:val="0"/>
      <w:marBottom w:val="0"/>
      <w:divBdr>
        <w:top w:val="none" w:sz="0" w:space="0" w:color="auto"/>
        <w:left w:val="none" w:sz="0" w:space="0" w:color="auto"/>
        <w:bottom w:val="none" w:sz="0" w:space="0" w:color="auto"/>
        <w:right w:val="none" w:sz="0" w:space="0" w:color="auto"/>
      </w:divBdr>
    </w:div>
    <w:div w:id="782773536">
      <w:bodyDiv w:val="1"/>
      <w:marLeft w:val="0"/>
      <w:marRight w:val="0"/>
      <w:marTop w:val="0"/>
      <w:marBottom w:val="0"/>
      <w:divBdr>
        <w:top w:val="none" w:sz="0" w:space="0" w:color="auto"/>
        <w:left w:val="none" w:sz="0" w:space="0" w:color="auto"/>
        <w:bottom w:val="none" w:sz="0" w:space="0" w:color="auto"/>
        <w:right w:val="none" w:sz="0" w:space="0" w:color="auto"/>
      </w:divBdr>
    </w:div>
    <w:div w:id="783156957">
      <w:bodyDiv w:val="1"/>
      <w:marLeft w:val="0"/>
      <w:marRight w:val="0"/>
      <w:marTop w:val="0"/>
      <w:marBottom w:val="0"/>
      <w:divBdr>
        <w:top w:val="none" w:sz="0" w:space="0" w:color="auto"/>
        <w:left w:val="none" w:sz="0" w:space="0" w:color="auto"/>
        <w:bottom w:val="none" w:sz="0" w:space="0" w:color="auto"/>
        <w:right w:val="none" w:sz="0" w:space="0" w:color="auto"/>
      </w:divBdr>
    </w:div>
    <w:div w:id="783697624">
      <w:bodyDiv w:val="1"/>
      <w:marLeft w:val="0"/>
      <w:marRight w:val="0"/>
      <w:marTop w:val="0"/>
      <w:marBottom w:val="0"/>
      <w:divBdr>
        <w:top w:val="none" w:sz="0" w:space="0" w:color="auto"/>
        <w:left w:val="none" w:sz="0" w:space="0" w:color="auto"/>
        <w:bottom w:val="none" w:sz="0" w:space="0" w:color="auto"/>
        <w:right w:val="none" w:sz="0" w:space="0" w:color="auto"/>
      </w:divBdr>
    </w:div>
    <w:div w:id="783885746">
      <w:bodyDiv w:val="1"/>
      <w:marLeft w:val="0"/>
      <w:marRight w:val="0"/>
      <w:marTop w:val="0"/>
      <w:marBottom w:val="0"/>
      <w:divBdr>
        <w:top w:val="none" w:sz="0" w:space="0" w:color="auto"/>
        <w:left w:val="none" w:sz="0" w:space="0" w:color="auto"/>
        <w:bottom w:val="none" w:sz="0" w:space="0" w:color="auto"/>
        <w:right w:val="none" w:sz="0" w:space="0" w:color="auto"/>
      </w:divBdr>
    </w:div>
    <w:div w:id="784008440">
      <w:bodyDiv w:val="1"/>
      <w:marLeft w:val="0"/>
      <w:marRight w:val="0"/>
      <w:marTop w:val="0"/>
      <w:marBottom w:val="0"/>
      <w:divBdr>
        <w:top w:val="none" w:sz="0" w:space="0" w:color="auto"/>
        <w:left w:val="none" w:sz="0" w:space="0" w:color="auto"/>
        <w:bottom w:val="none" w:sz="0" w:space="0" w:color="auto"/>
        <w:right w:val="none" w:sz="0" w:space="0" w:color="auto"/>
      </w:divBdr>
    </w:div>
    <w:div w:id="784273830">
      <w:bodyDiv w:val="1"/>
      <w:marLeft w:val="0"/>
      <w:marRight w:val="0"/>
      <w:marTop w:val="0"/>
      <w:marBottom w:val="0"/>
      <w:divBdr>
        <w:top w:val="none" w:sz="0" w:space="0" w:color="auto"/>
        <w:left w:val="none" w:sz="0" w:space="0" w:color="auto"/>
        <w:bottom w:val="none" w:sz="0" w:space="0" w:color="auto"/>
        <w:right w:val="none" w:sz="0" w:space="0" w:color="auto"/>
      </w:divBdr>
    </w:div>
    <w:div w:id="784884665">
      <w:bodyDiv w:val="1"/>
      <w:marLeft w:val="0"/>
      <w:marRight w:val="0"/>
      <w:marTop w:val="0"/>
      <w:marBottom w:val="0"/>
      <w:divBdr>
        <w:top w:val="none" w:sz="0" w:space="0" w:color="auto"/>
        <w:left w:val="none" w:sz="0" w:space="0" w:color="auto"/>
        <w:bottom w:val="none" w:sz="0" w:space="0" w:color="auto"/>
        <w:right w:val="none" w:sz="0" w:space="0" w:color="auto"/>
      </w:divBdr>
    </w:div>
    <w:div w:id="785276886">
      <w:bodyDiv w:val="1"/>
      <w:marLeft w:val="0"/>
      <w:marRight w:val="0"/>
      <w:marTop w:val="0"/>
      <w:marBottom w:val="0"/>
      <w:divBdr>
        <w:top w:val="none" w:sz="0" w:space="0" w:color="auto"/>
        <w:left w:val="none" w:sz="0" w:space="0" w:color="auto"/>
        <w:bottom w:val="none" w:sz="0" w:space="0" w:color="auto"/>
        <w:right w:val="none" w:sz="0" w:space="0" w:color="auto"/>
      </w:divBdr>
    </w:div>
    <w:div w:id="785388895">
      <w:bodyDiv w:val="1"/>
      <w:marLeft w:val="0"/>
      <w:marRight w:val="0"/>
      <w:marTop w:val="0"/>
      <w:marBottom w:val="0"/>
      <w:divBdr>
        <w:top w:val="none" w:sz="0" w:space="0" w:color="auto"/>
        <w:left w:val="none" w:sz="0" w:space="0" w:color="auto"/>
        <w:bottom w:val="none" w:sz="0" w:space="0" w:color="auto"/>
        <w:right w:val="none" w:sz="0" w:space="0" w:color="auto"/>
      </w:divBdr>
    </w:div>
    <w:div w:id="785739113">
      <w:bodyDiv w:val="1"/>
      <w:marLeft w:val="0"/>
      <w:marRight w:val="0"/>
      <w:marTop w:val="0"/>
      <w:marBottom w:val="0"/>
      <w:divBdr>
        <w:top w:val="none" w:sz="0" w:space="0" w:color="auto"/>
        <w:left w:val="none" w:sz="0" w:space="0" w:color="auto"/>
        <w:bottom w:val="none" w:sz="0" w:space="0" w:color="auto"/>
        <w:right w:val="none" w:sz="0" w:space="0" w:color="auto"/>
      </w:divBdr>
    </w:div>
    <w:div w:id="785926780">
      <w:bodyDiv w:val="1"/>
      <w:marLeft w:val="0"/>
      <w:marRight w:val="0"/>
      <w:marTop w:val="0"/>
      <w:marBottom w:val="0"/>
      <w:divBdr>
        <w:top w:val="none" w:sz="0" w:space="0" w:color="auto"/>
        <w:left w:val="none" w:sz="0" w:space="0" w:color="auto"/>
        <w:bottom w:val="none" w:sz="0" w:space="0" w:color="auto"/>
        <w:right w:val="none" w:sz="0" w:space="0" w:color="auto"/>
      </w:divBdr>
    </w:div>
    <w:div w:id="787508557">
      <w:bodyDiv w:val="1"/>
      <w:marLeft w:val="0"/>
      <w:marRight w:val="0"/>
      <w:marTop w:val="0"/>
      <w:marBottom w:val="0"/>
      <w:divBdr>
        <w:top w:val="none" w:sz="0" w:space="0" w:color="auto"/>
        <w:left w:val="none" w:sz="0" w:space="0" w:color="auto"/>
        <w:bottom w:val="none" w:sz="0" w:space="0" w:color="auto"/>
        <w:right w:val="none" w:sz="0" w:space="0" w:color="auto"/>
      </w:divBdr>
    </w:div>
    <w:div w:id="787698755">
      <w:bodyDiv w:val="1"/>
      <w:marLeft w:val="0"/>
      <w:marRight w:val="0"/>
      <w:marTop w:val="0"/>
      <w:marBottom w:val="0"/>
      <w:divBdr>
        <w:top w:val="none" w:sz="0" w:space="0" w:color="auto"/>
        <w:left w:val="none" w:sz="0" w:space="0" w:color="auto"/>
        <w:bottom w:val="none" w:sz="0" w:space="0" w:color="auto"/>
        <w:right w:val="none" w:sz="0" w:space="0" w:color="auto"/>
      </w:divBdr>
    </w:div>
    <w:div w:id="788747188">
      <w:bodyDiv w:val="1"/>
      <w:marLeft w:val="0"/>
      <w:marRight w:val="0"/>
      <w:marTop w:val="0"/>
      <w:marBottom w:val="0"/>
      <w:divBdr>
        <w:top w:val="none" w:sz="0" w:space="0" w:color="auto"/>
        <w:left w:val="none" w:sz="0" w:space="0" w:color="auto"/>
        <w:bottom w:val="none" w:sz="0" w:space="0" w:color="auto"/>
        <w:right w:val="none" w:sz="0" w:space="0" w:color="auto"/>
      </w:divBdr>
    </w:div>
    <w:div w:id="788820874">
      <w:bodyDiv w:val="1"/>
      <w:marLeft w:val="0"/>
      <w:marRight w:val="0"/>
      <w:marTop w:val="0"/>
      <w:marBottom w:val="0"/>
      <w:divBdr>
        <w:top w:val="none" w:sz="0" w:space="0" w:color="auto"/>
        <w:left w:val="none" w:sz="0" w:space="0" w:color="auto"/>
        <w:bottom w:val="none" w:sz="0" w:space="0" w:color="auto"/>
        <w:right w:val="none" w:sz="0" w:space="0" w:color="auto"/>
      </w:divBdr>
    </w:div>
    <w:div w:id="788934955">
      <w:bodyDiv w:val="1"/>
      <w:marLeft w:val="0"/>
      <w:marRight w:val="0"/>
      <w:marTop w:val="0"/>
      <w:marBottom w:val="0"/>
      <w:divBdr>
        <w:top w:val="none" w:sz="0" w:space="0" w:color="auto"/>
        <w:left w:val="none" w:sz="0" w:space="0" w:color="auto"/>
        <w:bottom w:val="none" w:sz="0" w:space="0" w:color="auto"/>
        <w:right w:val="none" w:sz="0" w:space="0" w:color="auto"/>
      </w:divBdr>
    </w:div>
    <w:div w:id="789395344">
      <w:bodyDiv w:val="1"/>
      <w:marLeft w:val="0"/>
      <w:marRight w:val="0"/>
      <w:marTop w:val="0"/>
      <w:marBottom w:val="0"/>
      <w:divBdr>
        <w:top w:val="none" w:sz="0" w:space="0" w:color="auto"/>
        <w:left w:val="none" w:sz="0" w:space="0" w:color="auto"/>
        <w:bottom w:val="none" w:sz="0" w:space="0" w:color="auto"/>
        <w:right w:val="none" w:sz="0" w:space="0" w:color="auto"/>
      </w:divBdr>
    </w:div>
    <w:div w:id="789469024">
      <w:bodyDiv w:val="1"/>
      <w:marLeft w:val="0"/>
      <w:marRight w:val="0"/>
      <w:marTop w:val="0"/>
      <w:marBottom w:val="0"/>
      <w:divBdr>
        <w:top w:val="none" w:sz="0" w:space="0" w:color="auto"/>
        <w:left w:val="none" w:sz="0" w:space="0" w:color="auto"/>
        <w:bottom w:val="none" w:sz="0" w:space="0" w:color="auto"/>
        <w:right w:val="none" w:sz="0" w:space="0" w:color="auto"/>
      </w:divBdr>
    </w:div>
    <w:div w:id="790635667">
      <w:bodyDiv w:val="1"/>
      <w:marLeft w:val="0"/>
      <w:marRight w:val="0"/>
      <w:marTop w:val="0"/>
      <w:marBottom w:val="0"/>
      <w:divBdr>
        <w:top w:val="none" w:sz="0" w:space="0" w:color="auto"/>
        <w:left w:val="none" w:sz="0" w:space="0" w:color="auto"/>
        <w:bottom w:val="none" w:sz="0" w:space="0" w:color="auto"/>
        <w:right w:val="none" w:sz="0" w:space="0" w:color="auto"/>
      </w:divBdr>
    </w:div>
    <w:div w:id="790708983">
      <w:bodyDiv w:val="1"/>
      <w:marLeft w:val="0"/>
      <w:marRight w:val="0"/>
      <w:marTop w:val="0"/>
      <w:marBottom w:val="0"/>
      <w:divBdr>
        <w:top w:val="none" w:sz="0" w:space="0" w:color="auto"/>
        <w:left w:val="none" w:sz="0" w:space="0" w:color="auto"/>
        <w:bottom w:val="none" w:sz="0" w:space="0" w:color="auto"/>
        <w:right w:val="none" w:sz="0" w:space="0" w:color="auto"/>
      </w:divBdr>
    </w:div>
    <w:div w:id="790972896">
      <w:bodyDiv w:val="1"/>
      <w:marLeft w:val="0"/>
      <w:marRight w:val="0"/>
      <w:marTop w:val="0"/>
      <w:marBottom w:val="0"/>
      <w:divBdr>
        <w:top w:val="none" w:sz="0" w:space="0" w:color="auto"/>
        <w:left w:val="none" w:sz="0" w:space="0" w:color="auto"/>
        <w:bottom w:val="none" w:sz="0" w:space="0" w:color="auto"/>
        <w:right w:val="none" w:sz="0" w:space="0" w:color="auto"/>
      </w:divBdr>
    </w:div>
    <w:div w:id="791175024">
      <w:bodyDiv w:val="1"/>
      <w:marLeft w:val="0"/>
      <w:marRight w:val="0"/>
      <w:marTop w:val="0"/>
      <w:marBottom w:val="0"/>
      <w:divBdr>
        <w:top w:val="none" w:sz="0" w:space="0" w:color="auto"/>
        <w:left w:val="none" w:sz="0" w:space="0" w:color="auto"/>
        <w:bottom w:val="none" w:sz="0" w:space="0" w:color="auto"/>
        <w:right w:val="none" w:sz="0" w:space="0" w:color="auto"/>
      </w:divBdr>
    </w:div>
    <w:div w:id="792790258">
      <w:bodyDiv w:val="1"/>
      <w:marLeft w:val="0"/>
      <w:marRight w:val="0"/>
      <w:marTop w:val="0"/>
      <w:marBottom w:val="0"/>
      <w:divBdr>
        <w:top w:val="none" w:sz="0" w:space="0" w:color="auto"/>
        <w:left w:val="none" w:sz="0" w:space="0" w:color="auto"/>
        <w:bottom w:val="none" w:sz="0" w:space="0" w:color="auto"/>
        <w:right w:val="none" w:sz="0" w:space="0" w:color="auto"/>
      </w:divBdr>
    </w:div>
    <w:div w:id="793526946">
      <w:bodyDiv w:val="1"/>
      <w:marLeft w:val="0"/>
      <w:marRight w:val="0"/>
      <w:marTop w:val="0"/>
      <w:marBottom w:val="0"/>
      <w:divBdr>
        <w:top w:val="none" w:sz="0" w:space="0" w:color="auto"/>
        <w:left w:val="none" w:sz="0" w:space="0" w:color="auto"/>
        <w:bottom w:val="none" w:sz="0" w:space="0" w:color="auto"/>
        <w:right w:val="none" w:sz="0" w:space="0" w:color="auto"/>
      </w:divBdr>
    </w:div>
    <w:div w:id="793862294">
      <w:bodyDiv w:val="1"/>
      <w:marLeft w:val="0"/>
      <w:marRight w:val="0"/>
      <w:marTop w:val="0"/>
      <w:marBottom w:val="0"/>
      <w:divBdr>
        <w:top w:val="none" w:sz="0" w:space="0" w:color="auto"/>
        <w:left w:val="none" w:sz="0" w:space="0" w:color="auto"/>
        <w:bottom w:val="none" w:sz="0" w:space="0" w:color="auto"/>
        <w:right w:val="none" w:sz="0" w:space="0" w:color="auto"/>
      </w:divBdr>
    </w:div>
    <w:div w:id="794493325">
      <w:bodyDiv w:val="1"/>
      <w:marLeft w:val="0"/>
      <w:marRight w:val="0"/>
      <w:marTop w:val="0"/>
      <w:marBottom w:val="0"/>
      <w:divBdr>
        <w:top w:val="none" w:sz="0" w:space="0" w:color="auto"/>
        <w:left w:val="none" w:sz="0" w:space="0" w:color="auto"/>
        <w:bottom w:val="none" w:sz="0" w:space="0" w:color="auto"/>
        <w:right w:val="none" w:sz="0" w:space="0" w:color="auto"/>
      </w:divBdr>
    </w:div>
    <w:div w:id="794522734">
      <w:bodyDiv w:val="1"/>
      <w:marLeft w:val="0"/>
      <w:marRight w:val="0"/>
      <w:marTop w:val="0"/>
      <w:marBottom w:val="0"/>
      <w:divBdr>
        <w:top w:val="none" w:sz="0" w:space="0" w:color="auto"/>
        <w:left w:val="none" w:sz="0" w:space="0" w:color="auto"/>
        <w:bottom w:val="none" w:sz="0" w:space="0" w:color="auto"/>
        <w:right w:val="none" w:sz="0" w:space="0" w:color="auto"/>
      </w:divBdr>
    </w:div>
    <w:div w:id="794641102">
      <w:bodyDiv w:val="1"/>
      <w:marLeft w:val="0"/>
      <w:marRight w:val="0"/>
      <w:marTop w:val="0"/>
      <w:marBottom w:val="0"/>
      <w:divBdr>
        <w:top w:val="none" w:sz="0" w:space="0" w:color="auto"/>
        <w:left w:val="none" w:sz="0" w:space="0" w:color="auto"/>
        <w:bottom w:val="none" w:sz="0" w:space="0" w:color="auto"/>
        <w:right w:val="none" w:sz="0" w:space="0" w:color="auto"/>
      </w:divBdr>
    </w:div>
    <w:div w:id="794913510">
      <w:bodyDiv w:val="1"/>
      <w:marLeft w:val="0"/>
      <w:marRight w:val="0"/>
      <w:marTop w:val="0"/>
      <w:marBottom w:val="0"/>
      <w:divBdr>
        <w:top w:val="none" w:sz="0" w:space="0" w:color="auto"/>
        <w:left w:val="none" w:sz="0" w:space="0" w:color="auto"/>
        <w:bottom w:val="none" w:sz="0" w:space="0" w:color="auto"/>
        <w:right w:val="none" w:sz="0" w:space="0" w:color="auto"/>
      </w:divBdr>
    </w:div>
    <w:div w:id="795031226">
      <w:bodyDiv w:val="1"/>
      <w:marLeft w:val="0"/>
      <w:marRight w:val="0"/>
      <w:marTop w:val="0"/>
      <w:marBottom w:val="0"/>
      <w:divBdr>
        <w:top w:val="none" w:sz="0" w:space="0" w:color="auto"/>
        <w:left w:val="none" w:sz="0" w:space="0" w:color="auto"/>
        <w:bottom w:val="none" w:sz="0" w:space="0" w:color="auto"/>
        <w:right w:val="none" w:sz="0" w:space="0" w:color="auto"/>
      </w:divBdr>
    </w:div>
    <w:div w:id="796533824">
      <w:bodyDiv w:val="1"/>
      <w:marLeft w:val="0"/>
      <w:marRight w:val="0"/>
      <w:marTop w:val="0"/>
      <w:marBottom w:val="0"/>
      <w:divBdr>
        <w:top w:val="none" w:sz="0" w:space="0" w:color="auto"/>
        <w:left w:val="none" w:sz="0" w:space="0" w:color="auto"/>
        <w:bottom w:val="none" w:sz="0" w:space="0" w:color="auto"/>
        <w:right w:val="none" w:sz="0" w:space="0" w:color="auto"/>
      </w:divBdr>
    </w:div>
    <w:div w:id="796722140">
      <w:bodyDiv w:val="1"/>
      <w:marLeft w:val="0"/>
      <w:marRight w:val="0"/>
      <w:marTop w:val="0"/>
      <w:marBottom w:val="0"/>
      <w:divBdr>
        <w:top w:val="none" w:sz="0" w:space="0" w:color="auto"/>
        <w:left w:val="none" w:sz="0" w:space="0" w:color="auto"/>
        <w:bottom w:val="none" w:sz="0" w:space="0" w:color="auto"/>
        <w:right w:val="none" w:sz="0" w:space="0" w:color="auto"/>
      </w:divBdr>
    </w:div>
    <w:div w:id="797189675">
      <w:bodyDiv w:val="1"/>
      <w:marLeft w:val="0"/>
      <w:marRight w:val="0"/>
      <w:marTop w:val="0"/>
      <w:marBottom w:val="0"/>
      <w:divBdr>
        <w:top w:val="none" w:sz="0" w:space="0" w:color="auto"/>
        <w:left w:val="none" w:sz="0" w:space="0" w:color="auto"/>
        <w:bottom w:val="none" w:sz="0" w:space="0" w:color="auto"/>
        <w:right w:val="none" w:sz="0" w:space="0" w:color="auto"/>
      </w:divBdr>
    </w:div>
    <w:div w:id="797339602">
      <w:bodyDiv w:val="1"/>
      <w:marLeft w:val="0"/>
      <w:marRight w:val="0"/>
      <w:marTop w:val="0"/>
      <w:marBottom w:val="0"/>
      <w:divBdr>
        <w:top w:val="none" w:sz="0" w:space="0" w:color="auto"/>
        <w:left w:val="none" w:sz="0" w:space="0" w:color="auto"/>
        <w:bottom w:val="none" w:sz="0" w:space="0" w:color="auto"/>
        <w:right w:val="none" w:sz="0" w:space="0" w:color="auto"/>
      </w:divBdr>
    </w:div>
    <w:div w:id="798493103">
      <w:bodyDiv w:val="1"/>
      <w:marLeft w:val="0"/>
      <w:marRight w:val="0"/>
      <w:marTop w:val="0"/>
      <w:marBottom w:val="0"/>
      <w:divBdr>
        <w:top w:val="none" w:sz="0" w:space="0" w:color="auto"/>
        <w:left w:val="none" w:sz="0" w:space="0" w:color="auto"/>
        <w:bottom w:val="none" w:sz="0" w:space="0" w:color="auto"/>
        <w:right w:val="none" w:sz="0" w:space="0" w:color="auto"/>
      </w:divBdr>
    </w:div>
    <w:div w:id="798571292">
      <w:bodyDiv w:val="1"/>
      <w:marLeft w:val="0"/>
      <w:marRight w:val="0"/>
      <w:marTop w:val="0"/>
      <w:marBottom w:val="0"/>
      <w:divBdr>
        <w:top w:val="none" w:sz="0" w:space="0" w:color="auto"/>
        <w:left w:val="none" w:sz="0" w:space="0" w:color="auto"/>
        <w:bottom w:val="none" w:sz="0" w:space="0" w:color="auto"/>
        <w:right w:val="none" w:sz="0" w:space="0" w:color="auto"/>
      </w:divBdr>
    </w:div>
    <w:div w:id="798760578">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799417819">
      <w:bodyDiv w:val="1"/>
      <w:marLeft w:val="0"/>
      <w:marRight w:val="0"/>
      <w:marTop w:val="0"/>
      <w:marBottom w:val="0"/>
      <w:divBdr>
        <w:top w:val="none" w:sz="0" w:space="0" w:color="auto"/>
        <w:left w:val="none" w:sz="0" w:space="0" w:color="auto"/>
        <w:bottom w:val="none" w:sz="0" w:space="0" w:color="auto"/>
        <w:right w:val="none" w:sz="0" w:space="0" w:color="auto"/>
      </w:divBdr>
    </w:div>
    <w:div w:id="799764527">
      <w:bodyDiv w:val="1"/>
      <w:marLeft w:val="0"/>
      <w:marRight w:val="0"/>
      <w:marTop w:val="0"/>
      <w:marBottom w:val="0"/>
      <w:divBdr>
        <w:top w:val="none" w:sz="0" w:space="0" w:color="auto"/>
        <w:left w:val="none" w:sz="0" w:space="0" w:color="auto"/>
        <w:bottom w:val="none" w:sz="0" w:space="0" w:color="auto"/>
        <w:right w:val="none" w:sz="0" w:space="0" w:color="auto"/>
      </w:divBdr>
    </w:div>
    <w:div w:id="800030346">
      <w:bodyDiv w:val="1"/>
      <w:marLeft w:val="0"/>
      <w:marRight w:val="0"/>
      <w:marTop w:val="0"/>
      <w:marBottom w:val="0"/>
      <w:divBdr>
        <w:top w:val="none" w:sz="0" w:space="0" w:color="auto"/>
        <w:left w:val="none" w:sz="0" w:space="0" w:color="auto"/>
        <w:bottom w:val="none" w:sz="0" w:space="0" w:color="auto"/>
        <w:right w:val="none" w:sz="0" w:space="0" w:color="auto"/>
      </w:divBdr>
    </w:div>
    <w:div w:id="800878740">
      <w:bodyDiv w:val="1"/>
      <w:marLeft w:val="0"/>
      <w:marRight w:val="0"/>
      <w:marTop w:val="0"/>
      <w:marBottom w:val="0"/>
      <w:divBdr>
        <w:top w:val="none" w:sz="0" w:space="0" w:color="auto"/>
        <w:left w:val="none" w:sz="0" w:space="0" w:color="auto"/>
        <w:bottom w:val="none" w:sz="0" w:space="0" w:color="auto"/>
        <w:right w:val="none" w:sz="0" w:space="0" w:color="auto"/>
      </w:divBdr>
    </w:div>
    <w:div w:id="801116536">
      <w:bodyDiv w:val="1"/>
      <w:marLeft w:val="0"/>
      <w:marRight w:val="0"/>
      <w:marTop w:val="0"/>
      <w:marBottom w:val="0"/>
      <w:divBdr>
        <w:top w:val="none" w:sz="0" w:space="0" w:color="auto"/>
        <w:left w:val="none" w:sz="0" w:space="0" w:color="auto"/>
        <w:bottom w:val="none" w:sz="0" w:space="0" w:color="auto"/>
        <w:right w:val="none" w:sz="0" w:space="0" w:color="auto"/>
      </w:divBdr>
    </w:div>
    <w:div w:id="801117979">
      <w:bodyDiv w:val="1"/>
      <w:marLeft w:val="0"/>
      <w:marRight w:val="0"/>
      <w:marTop w:val="0"/>
      <w:marBottom w:val="0"/>
      <w:divBdr>
        <w:top w:val="none" w:sz="0" w:space="0" w:color="auto"/>
        <w:left w:val="none" w:sz="0" w:space="0" w:color="auto"/>
        <w:bottom w:val="none" w:sz="0" w:space="0" w:color="auto"/>
        <w:right w:val="none" w:sz="0" w:space="0" w:color="auto"/>
      </w:divBdr>
    </w:div>
    <w:div w:id="801390431">
      <w:bodyDiv w:val="1"/>
      <w:marLeft w:val="0"/>
      <w:marRight w:val="0"/>
      <w:marTop w:val="0"/>
      <w:marBottom w:val="0"/>
      <w:divBdr>
        <w:top w:val="none" w:sz="0" w:space="0" w:color="auto"/>
        <w:left w:val="none" w:sz="0" w:space="0" w:color="auto"/>
        <w:bottom w:val="none" w:sz="0" w:space="0" w:color="auto"/>
        <w:right w:val="none" w:sz="0" w:space="0" w:color="auto"/>
      </w:divBdr>
    </w:div>
    <w:div w:id="801965717">
      <w:bodyDiv w:val="1"/>
      <w:marLeft w:val="0"/>
      <w:marRight w:val="0"/>
      <w:marTop w:val="0"/>
      <w:marBottom w:val="0"/>
      <w:divBdr>
        <w:top w:val="none" w:sz="0" w:space="0" w:color="auto"/>
        <w:left w:val="none" w:sz="0" w:space="0" w:color="auto"/>
        <w:bottom w:val="none" w:sz="0" w:space="0" w:color="auto"/>
        <w:right w:val="none" w:sz="0" w:space="0" w:color="auto"/>
      </w:divBdr>
    </w:div>
    <w:div w:id="802621084">
      <w:bodyDiv w:val="1"/>
      <w:marLeft w:val="0"/>
      <w:marRight w:val="0"/>
      <w:marTop w:val="0"/>
      <w:marBottom w:val="0"/>
      <w:divBdr>
        <w:top w:val="none" w:sz="0" w:space="0" w:color="auto"/>
        <w:left w:val="none" w:sz="0" w:space="0" w:color="auto"/>
        <w:bottom w:val="none" w:sz="0" w:space="0" w:color="auto"/>
        <w:right w:val="none" w:sz="0" w:space="0" w:color="auto"/>
      </w:divBdr>
    </w:div>
    <w:div w:id="802621608">
      <w:bodyDiv w:val="1"/>
      <w:marLeft w:val="0"/>
      <w:marRight w:val="0"/>
      <w:marTop w:val="0"/>
      <w:marBottom w:val="0"/>
      <w:divBdr>
        <w:top w:val="none" w:sz="0" w:space="0" w:color="auto"/>
        <w:left w:val="none" w:sz="0" w:space="0" w:color="auto"/>
        <w:bottom w:val="none" w:sz="0" w:space="0" w:color="auto"/>
        <w:right w:val="none" w:sz="0" w:space="0" w:color="auto"/>
      </w:divBdr>
    </w:div>
    <w:div w:id="802816039">
      <w:bodyDiv w:val="1"/>
      <w:marLeft w:val="0"/>
      <w:marRight w:val="0"/>
      <w:marTop w:val="0"/>
      <w:marBottom w:val="0"/>
      <w:divBdr>
        <w:top w:val="none" w:sz="0" w:space="0" w:color="auto"/>
        <w:left w:val="none" w:sz="0" w:space="0" w:color="auto"/>
        <w:bottom w:val="none" w:sz="0" w:space="0" w:color="auto"/>
        <w:right w:val="none" w:sz="0" w:space="0" w:color="auto"/>
      </w:divBdr>
    </w:div>
    <w:div w:id="803156892">
      <w:bodyDiv w:val="1"/>
      <w:marLeft w:val="0"/>
      <w:marRight w:val="0"/>
      <w:marTop w:val="0"/>
      <w:marBottom w:val="0"/>
      <w:divBdr>
        <w:top w:val="none" w:sz="0" w:space="0" w:color="auto"/>
        <w:left w:val="none" w:sz="0" w:space="0" w:color="auto"/>
        <w:bottom w:val="none" w:sz="0" w:space="0" w:color="auto"/>
        <w:right w:val="none" w:sz="0" w:space="0" w:color="auto"/>
      </w:divBdr>
    </w:div>
    <w:div w:id="803162097">
      <w:bodyDiv w:val="1"/>
      <w:marLeft w:val="0"/>
      <w:marRight w:val="0"/>
      <w:marTop w:val="0"/>
      <w:marBottom w:val="0"/>
      <w:divBdr>
        <w:top w:val="none" w:sz="0" w:space="0" w:color="auto"/>
        <w:left w:val="none" w:sz="0" w:space="0" w:color="auto"/>
        <w:bottom w:val="none" w:sz="0" w:space="0" w:color="auto"/>
        <w:right w:val="none" w:sz="0" w:space="0" w:color="auto"/>
      </w:divBdr>
    </w:div>
    <w:div w:id="803280208">
      <w:bodyDiv w:val="1"/>
      <w:marLeft w:val="0"/>
      <w:marRight w:val="0"/>
      <w:marTop w:val="0"/>
      <w:marBottom w:val="0"/>
      <w:divBdr>
        <w:top w:val="none" w:sz="0" w:space="0" w:color="auto"/>
        <w:left w:val="none" w:sz="0" w:space="0" w:color="auto"/>
        <w:bottom w:val="none" w:sz="0" w:space="0" w:color="auto"/>
        <w:right w:val="none" w:sz="0" w:space="0" w:color="auto"/>
      </w:divBdr>
    </w:div>
    <w:div w:id="803350851">
      <w:bodyDiv w:val="1"/>
      <w:marLeft w:val="0"/>
      <w:marRight w:val="0"/>
      <w:marTop w:val="0"/>
      <w:marBottom w:val="0"/>
      <w:divBdr>
        <w:top w:val="none" w:sz="0" w:space="0" w:color="auto"/>
        <w:left w:val="none" w:sz="0" w:space="0" w:color="auto"/>
        <w:bottom w:val="none" w:sz="0" w:space="0" w:color="auto"/>
        <w:right w:val="none" w:sz="0" w:space="0" w:color="auto"/>
      </w:divBdr>
    </w:div>
    <w:div w:id="803619082">
      <w:bodyDiv w:val="1"/>
      <w:marLeft w:val="0"/>
      <w:marRight w:val="0"/>
      <w:marTop w:val="0"/>
      <w:marBottom w:val="0"/>
      <w:divBdr>
        <w:top w:val="none" w:sz="0" w:space="0" w:color="auto"/>
        <w:left w:val="none" w:sz="0" w:space="0" w:color="auto"/>
        <w:bottom w:val="none" w:sz="0" w:space="0" w:color="auto"/>
        <w:right w:val="none" w:sz="0" w:space="0" w:color="auto"/>
      </w:divBdr>
    </w:div>
    <w:div w:id="803734534">
      <w:bodyDiv w:val="1"/>
      <w:marLeft w:val="0"/>
      <w:marRight w:val="0"/>
      <w:marTop w:val="0"/>
      <w:marBottom w:val="0"/>
      <w:divBdr>
        <w:top w:val="none" w:sz="0" w:space="0" w:color="auto"/>
        <w:left w:val="none" w:sz="0" w:space="0" w:color="auto"/>
        <w:bottom w:val="none" w:sz="0" w:space="0" w:color="auto"/>
        <w:right w:val="none" w:sz="0" w:space="0" w:color="auto"/>
      </w:divBdr>
    </w:div>
    <w:div w:id="804004374">
      <w:bodyDiv w:val="1"/>
      <w:marLeft w:val="0"/>
      <w:marRight w:val="0"/>
      <w:marTop w:val="0"/>
      <w:marBottom w:val="0"/>
      <w:divBdr>
        <w:top w:val="none" w:sz="0" w:space="0" w:color="auto"/>
        <w:left w:val="none" w:sz="0" w:space="0" w:color="auto"/>
        <w:bottom w:val="none" w:sz="0" w:space="0" w:color="auto"/>
        <w:right w:val="none" w:sz="0" w:space="0" w:color="auto"/>
      </w:divBdr>
    </w:div>
    <w:div w:id="804004720">
      <w:bodyDiv w:val="1"/>
      <w:marLeft w:val="0"/>
      <w:marRight w:val="0"/>
      <w:marTop w:val="0"/>
      <w:marBottom w:val="0"/>
      <w:divBdr>
        <w:top w:val="none" w:sz="0" w:space="0" w:color="auto"/>
        <w:left w:val="none" w:sz="0" w:space="0" w:color="auto"/>
        <w:bottom w:val="none" w:sz="0" w:space="0" w:color="auto"/>
        <w:right w:val="none" w:sz="0" w:space="0" w:color="auto"/>
      </w:divBdr>
    </w:div>
    <w:div w:id="804009253">
      <w:bodyDiv w:val="1"/>
      <w:marLeft w:val="0"/>
      <w:marRight w:val="0"/>
      <w:marTop w:val="0"/>
      <w:marBottom w:val="0"/>
      <w:divBdr>
        <w:top w:val="none" w:sz="0" w:space="0" w:color="auto"/>
        <w:left w:val="none" w:sz="0" w:space="0" w:color="auto"/>
        <w:bottom w:val="none" w:sz="0" w:space="0" w:color="auto"/>
        <w:right w:val="none" w:sz="0" w:space="0" w:color="auto"/>
      </w:divBdr>
    </w:div>
    <w:div w:id="804084451">
      <w:bodyDiv w:val="1"/>
      <w:marLeft w:val="0"/>
      <w:marRight w:val="0"/>
      <w:marTop w:val="0"/>
      <w:marBottom w:val="0"/>
      <w:divBdr>
        <w:top w:val="none" w:sz="0" w:space="0" w:color="auto"/>
        <w:left w:val="none" w:sz="0" w:space="0" w:color="auto"/>
        <w:bottom w:val="none" w:sz="0" w:space="0" w:color="auto"/>
        <w:right w:val="none" w:sz="0" w:space="0" w:color="auto"/>
      </w:divBdr>
    </w:div>
    <w:div w:id="805053763">
      <w:bodyDiv w:val="1"/>
      <w:marLeft w:val="0"/>
      <w:marRight w:val="0"/>
      <w:marTop w:val="0"/>
      <w:marBottom w:val="0"/>
      <w:divBdr>
        <w:top w:val="none" w:sz="0" w:space="0" w:color="auto"/>
        <w:left w:val="none" w:sz="0" w:space="0" w:color="auto"/>
        <w:bottom w:val="none" w:sz="0" w:space="0" w:color="auto"/>
        <w:right w:val="none" w:sz="0" w:space="0" w:color="auto"/>
      </w:divBdr>
    </w:div>
    <w:div w:id="805243775">
      <w:bodyDiv w:val="1"/>
      <w:marLeft w:val="0"/>
      <w:marRight w:val="0"/>
      <w:marTop w:val="0"/>
      <w:marBottom w:val="0"/>
      <w:divBdr>
        <w:top w:val="none" w:sz="0" w:space="0" w:color="auto"/>
        <w:left w:val="none" w:sz="0" w:space="0" w:color="auto"/>
        <w:bottom w:val="none" w:sz="0" w:space="0" w:color="auto"/>
        <w:right w:val="none" w:sz="0" w:space="0" w:color="auto"/>
      </w:divBdr>
    </w:div>
    <w:div w:id="805780330">
      <w:bodyDiv w:val="1"/>
      <w:marLeft w:val="0"/>
      <w:marRight w:val="0"/>
      <w:marTop w:val="0"/>
      <w:marBottom w:val="0"/>
      <w:divBdr>
        <w:top w:val="none" w:sz="0" w:space="0" w:color="auto"/>
        <w:left w:val="none" w:sz="0" w:space="0" w:color="auto"/>
        <w:bottom w:val="none" w:sz="0" w:space="0" w:color="auto"/>
        <w:right w:val="none" w:sz="0" w:space="0" w:color="auto"/>
      </w:divBdr>
    </w:div>
    <w:div w:id="805977304">
      <w:bodyDiv w:val="1"/>
      <w:marLeft w:val="0"/>
      <w:marRight w:val="0"/>
      <w:marTop w:val="0"/>
      <w:marBottom w:val="0"/>
      <w:divBdr>
        <w:top w:val="none" w:sz="0" w:space="0" w:color="auto"/>
        <w:left w:val="none" w:sz="0" w:space="0" w:color="auto"/>
        <w:bottom w:val="none" w:sz="0" w:space="0" w:color="auto"/>
        <w:right w:val="none" w:sz="0" w:space="0" w:color="auto"/>
      </w:divBdr>
    </w:div>
    <w:div w:id="806439461">
      <w:bodyDiv w:val="1"/>
      <w:marLeft w:val="0"/>
      <w:marRight w:val="0"/>
      <w:marTop w:val="0"/>
      <w:marBottom w:val="0"/>
      <w:divBdr>
        <w:top w:val="none" w:sz="0" w:space="0" w:color="auto"/>
        <w:left w:val="none" w:sz="0" w:space="0" w:color="auto"/>
        <w:bottom w:val="none" w:sz="0" w:space="0" w:color="auto"/>
        <w:right w:val="none" w:sz="0" w:space="0" w:color="auto"/>
      </w:divBdr>
    </w:div>
    <w:div w:id="806892843">
      <w:bodyDiv w:val="1"/>
      <w:marLeft w:val="0"/>
      <w:marRight w:val="0"/>
      <w:marTop w:val="0"/>
      <w:marBottom w:val="0"/>
      <w:divBdr>
        <w:top w:val="none" w:sz="0" w:space="0" w:color="auto"/>
        <w:left w:val="none" w:sz="0" w:space="0" w:color="auto"/>
        <w:bottom w:val="none" w:sz="0" w:space="0" w:color="auto"/>
        <w:right w:val="none" w:sz="0" w:space="0" w:color="auto"/>
      </w:divBdr>
    </w:div>
    <w:div w:id="807746549">
      <w:bodyDiv w:val="1"/>
      <w:marLeft w:val="0"/>
      <w:marRight w:val="0"/>
      <w:marTop w:val="0"/>
      <w:marBottom w:val="0"/>
      <w:divBdr>
        <w:top w:val="none" w:sz="0" w:space="0" w:color="auto"/>
        <w:left w:val="none" w:sz="0" w:space="0" w:color="auto"/>
        <w:bottom w:val="none" w:sz="0" w:space="0" w:color="auto"/>
        <w:right w:val="none" w:sz="0" w:space="0" w:color="auto"/>
      </w:divBdr>
    </w:div>
    <w:div w:id="807825246">
      <w:bodyDiv w:val="1"/>
      <w:marLeft w:val="0"/>
      <w:marRight w:val="0"/>
      <w:marTop w:val="0"/>
      <w:marBottom w:val="0"/>
      <w:divBdr>
        <w:top w:val="none" w:sz="0" w:space="0" w:color="auto"/>
        <w:left w:val="none" w:sz="0" w:space="0" w:color="auto"/>
        <w:bottom w:val="none" w:sz="0" w:space="0" w:color="auto"/>
        <w:right w:val="none" w:sz="0" w:space="0" w:color="auto"/>
      </w:divBdr>
    </w:div>
    <w:div w:id="809329319">
      <w:bodyDiv w:val="1"/>
      <w:marLeft w:val="0"/>
      <w:marRight w:val="0"/>
      <w:marTop w:val="0"/>
      <w:marBottom w:val="0"/>
      <w:divBdr>
        <w:top w:val="none" w:sz="0" w:space="0" w:color="auto"/>
        <w:left w:val="none" w:sz="0" w:space="0" w:color="auto"/>
        <w:bottom w:val="none" w:sz="0" w:space="0" w:color="auto"/>
        <w:right w:val="none" w:sz="0" w:space="0" w:color="auto"/>
      </w:divBdr>
    </w:div>
    <w:div w:id="809445452">
      <w:bodyDiv w:val="1"/>
      <w:marLeft w:val="0"/>
      <w:marRight w:val="0"/>
      <w:marTop w:val="0"/>
      <w:marBottom w:val="0"/>
      <w:divBdr>
        <w:top w:val="none" w:sz="0" w:space="0" w:color="auto"/>
        <w:left w:val="none" w:sz="0" w:space="0" w:color="auto"/>
        <w:bottom w:val="none" w:sz="0" w:space="0" w:color="auto"/>
        <w:right w:val="none" w:sz="0" w:space="0" w:color="auto"/>
      </w:divBdr>
    </w:div>
    <w:div w:id="809633735">
      <w:bodyDiv w:val="1"/>
      <w:marLeft w:val="0"/>
      <w:marRight w:val="0"/>
      <w:marTop w:val="0"/>
      <w:marBottom w:val="0"/>
      <w:divBdr>
        <w:top w:val="none" w:sz="0" w:space="0" w:color="auto"/>
        <w:left w:val="none" w:sz="0" w:space="0" w:color="auto"/>
        <w:bottom w:val="none" w:sz="0" w:space="0" w:color="auto"/>
        <w:right w:val="none" w:sz="0" w:space="0" w:color="auto"/>
      </w:divBdr>
    </w:div>
    <w:div w:id="810290177">
      <w:bodyDiv w:val="1"/>
      <w:marLeft w:val="0"/>
      <w:marRight w:val="0"/>
      <w:marTop w:val="0"/>
      <w:marBottom w:val="0"/>
      <w:divBdr>
        <w:top w:val="none" w:sz="0" w:space="0" w:color="auto"/>
        <w:left w:val="none" w:sz="0" w:space="0" w:color="auto"/>
        <w:bottom w:val="none" w:sz="0" w:space="0" w:color="auto"/>
        <w:right w:val="none" w:sz="0" w:space="0" w:color="auto"/>
      </w:divBdr>
    </w:div>
    <w:div w:id="810362624">
      <w:bodyDiv w:val="1"/>
      <w:marLeft w:val="0"/>
      <w:marRight w:val="0"/>
      <w:marTop w:val="0"/>
      <w:marBottom w:val="0"/>
      <w:divBdr>
        <w:top w:val="none" w:sz="0" w:space="0" w:color="auto"/>
        <w:left w:val="none" w:sz="0" w:space="0" w:color="auto"/>
        <w:bottom w:val="none" w:sz="0" w:space="0" w:color="auto"/>
        <w:right w:val="none" w:sz="0" w:space="0" w:color="auto"/>
      </w:divBdr>
    </w:div>
    <w:div w:id="810709463">
      <w:bodyDiv w:val="1"/>
      <w:marLeft w:val="0"/>
      <w:marRight w:val="0"/>
      <w:marTop w:val="0"/>
      <w:marBottom w:val="0"/>
      <w:divBdr>
        <w:top w:val="none" w:sz="0" w:space="0" w:color="auto"/>
        <w:left w:val="none" w:sz="0" w:space="0" w:color="auto"/>
        <w:bottom w:val="none" w:sz="0" w:space="0" w:color="auto"/>
        <w:right w:val="none" w:sz="0" w:space="0" w:color="auto"/>
      </w:divBdr>
    </w:div>
    <w:div w:id="810944837">
      <w:bodyDiv w:val="1"/>
      <w:marLeft w:val="0"/>
      <w:marRight w:val="0"/>
      <w:marTop w:val="0"/>
      <w:marBottom w:val="0"/>
      <w:divBdr>
        <w:top w:val="none" w:sz="0" w:space="0" w:color="auto"/>
        <w:left w:val="none" w:sz="0" w:space="0" w:color="auto"/>
        <w:bottom w:val="none" w:sz="0" w:space="0" w:color="auto"/>
        <w:right w:val="none" w:sz="0" w:space="0" w:color="auto"/>
      </w:divBdr>
    </w:div>
    <w:div w:id="811170106">
      <w:bodyDiv w:val="1"/>
      <w:marLeft w:val="0"/>
      <w:marRight w:val="0"/>
      <w:marTop w:val="0"/>
      <w:marBottom w:val="0"/>
      <w:divBdr>
        <w:top w:val="none" w:sz="0" w:space="0" w:color="auto"/>
        <w:left w:val="none" w:sz="0" w:space="0" w:color="auto"/>
        <w:bottom w:val="none" w:sz="0" w:space="0" w:color="auto"/>
        <w:right w:val="none" w:sz="0" w:space="0" w:color="auto"/>
      </w:divBdr>
    </w:div>
    <w:div w:id="811605441">
      <w:bodyDiv w:val="1"/>
      <w:marLeft w:val="0"/>
      <w:marRight w:val="0"/>
      <w:marTop w:val="0"/>
      <w:marBottom w:val="0"/>
      <w:divBdr>
        <w:top w:val="none" w:sz="0" w:space="0" w:color="auto"/>
        <w:left w:val="none" w:sz="0" w:space="0" w:color="auto"/>
        <w:bottom w:val="none" w:sz="0" w:space="0" w:color="auto"/>
        <w:right w:val="none" w:sz="0" w:space="0" w:color="auto"/>
      </w:divBdr>
    </w:div>
    <w:div w:id="812983482">
      <w:bodyDiv w:val="1"/>
      <w:marLeft w:val="0"/>
      <w:marRight w:val="0"/>
      <w:marTop w:val="0"/>
      <w:marBottom w:val="0"/>
      <w:divBdr>
        <w:top w:val="none" w:sz="0" w:space="0" w:color="auto"/>
        <w:left w:val="none" w:sz="0" w:space="0" w:color="auto"/>
        <w:bottom w:val="none" w:sz="0" w:space="0" w:color="auto"/>
        <w:right w:val="none" w:sz="0" w:space="0" w:color="auto"/>
      </w:divBdr>
    </w:div>
    <w:div w:id="813647338">
      <w:bodyDiv w:val="1"/>
      <w:marLeft w:val="0"/>
      <w:marRight w:val="0"/>
      <w:marTop w:val="0"/>
      <w:marBottom w:val="0"/>
      <w:divBdr>
        <w:top w:val="none" w:sz="0" w:space="0" w:color="auto"/>
        <w:left w:val="none" w:sz="0" w:space="0" w:color="auto"/>
        <w:bottom w:val="none" w:sz="0" w:space="0" w:color="auto"/>
        <w:right w:val="none" w:sz="0" w:space="0" w:color="auto"/>
      </w:divBdr>
    </w:div>
    <w:div w:id="813836920">
      <w:bodyDiv w:val="1"/>
      <w:marLeft w:val="0"/>
      <w:marRight w:val="0"/>
      <w:marTop w:val="0"/>
      <w:marBottom w:val="0"/>
      <w:divBdr>
        <w:top w:val="none" w:sz="0" w:space="0" w:color="auto"/>
        <w:left w:val="none" w:sz="0" w:space="0" w:color="auto"/>
        <w:bottom w:val="none" w:sz="0" w:space="0" w:color="auto"/>
        <w:right w:val="none" w:sz="0" w:space="0" w:color="auto"/>
      </w:divBdr>
    </w:div>
    <w:div w:id="814374253">
      <w:bodyDiv w:val="1"/>
      <w:marLeft w:val="0"/>
      <w:marRight w:val="0"/>
      <w:marTop w:val="0"/>
      <w:marBottom w:val="0"/>
      <w:divBdr>
        <w:top w:val="none" w:sz="0" w:space="0" w:color="auto"/>
        <w:left w:val="none" w:sz="0" w:space="0" w:color="auto"/>
        <w:bottom w:val="none" w:sz="0" w:space="0" w:color="auto"/>
        <w:right w:val="none" w:sz="0" w:space="0" w:color="auto"/>
      </w:divBdr>
    </w:div>
    <w:div w:id="814378396">
      <w:bodyDiv w:val="1"/>
      <w:marLeft w:val="0"/>
      <w:marRight w:val="0"/>
      <w:marTop w:val="0"/>
      <w:marBottom w:val="0"/>
      <w:divBdr>
        <w:top w:val="none" w:sz="0" w:space="0" w:color="auto"/>
        <w:left w:val="none" w:sz="0" w:space="0" w:color="auto"/>
        <w:bottom w:val="none" w:sz="0" w:space="0" w:color="auto"/>
        <w:right w:val="none" w:sz="0" w:space="0" w:color="auto"/>
      </w:divBdr>
    </w:div>
    <w:div w:id="814689430">
      <w:bodyDiv w:val="1"/>
      <w:marLeft w:val="0"/>
      <w:marRight w:val="0"/>
      <w:marTop w:val="0"/>
      <w:marBottom w:val="0"/>
      <w:divBdr>
        <w:top w:val="none" w:sz="0" w:space="0" w:color="auto"/>
        <w:left w:val="none" w:sz="0" w:space="0" w:color="auto"/>
        <w:bottom w:val="none" w:sz="0" w:space="0" w:color="auto"/>
        <w:right w:val="none" w:sz="0" w:space="0" w:color="auto"/>
      </w:divBdr>
    </w:div>
    <w:div w:id="814764211">
      <w:bodyDiv w:val="1"/>
      <w:marLeft w:val="0"/>
      <w:marRight w:val="0"/>
      <w:marTop w:val="0"/>
      <w:marBottom w:val="0"/>
      <w:divBdr>
        <w:top w:val="none" w:sz="0" w:space="0" w:color="auto"/>
        <w:left w:val="none" w:sz="0" w:space="0" w:color="auto"/>
        <w:bottom w:val="none" w:sz="0" w:space="0" w:color="auto"/>
        <w:right w:val="none" w:sz="0" w:space="0" w:color="auto"/>
      </w:divBdr>
    </w:div>
    <w:div w:id="814839634">
      <w:bodyDiv w:val="1"/>
      <w:marLeft w:val="0"/>
      <w:marRight w:val="0"/>
      <w:marTop w:val="0"/>
      <w:marBottom w:val="0"/>
      <w:divBdr>
        <w:top w:val="none" w:sz="0" w:space="0" w:color="auto"/>
        <w:left w:val="none" w:sz="0" w:space="0" w:color="auto"/>
        <w:bottom w:val="none" w:sz="0" w:space="0" w:color="auto"/>
        <w:right w:val="none" w:sz="0" w:space="0" w:color="auto"/>
      </w:divBdr>
    </w:div>
    <w:div w:id="814840127">
      <w:bodyDiv w:val="1"/>
      <w:marLeft w:val="0"/>
      <w:marRight w:val="0"/>
      <w:marTop w:val="0"/>
      <w:marBottom w:val="0"/>
      <w:divBdr>
        <w:top w:val="none" w:sz="0" w:space="0" w:color="auto"/>
        <w:left w:val="none" w:sz="0" w:space="0" w:color="auto"/>
        <w:bottom w:val="none" w:sz="0" w:space="0" w:color="auto"/>
        <w:right w:val="none" w:sz="0" w:space="0" w:color="auto"/>
      </w:divBdr>
    </w:div>
    <w:div w:id="815223824">
      <w:bodyDiv w:val="1"/>
      <w:marLeft w:val="0"/>
      <w:marRight w:val="0"/>
      <w:marTop w:val="0"/>
      <w:marBottom w:val="0"/>
      <w:divBdr>
        <w:top w:val="none" w:sz="0" w:space="0" w:color="auto"/>
        <w:left w:val="none" w:sz="0" w:space="0" w:color="auto"/>
        <w:bottom w:val="none" w:sz="0" w:space="0" w:color="auto"/>
        <w:right w:val="none" w:sz="0" w:space="0" w:color="auto"/>
      </w:divBdr>
    </w:div>
    <w:div w:id="815336333">
      <w:bodyDiv w:val="1"/>
      <w:marLeft w:val="0"/>
      <w:marRight w:val="0"/>
      <w:marTop w:val="0"/>
      <w:marBottom w:val="0"/>
      <w:divBdr>
        <w:top w:val="none" w:sz="0" w:space="0" w:color="auto"/>
        <w:left w:val="none" w:sz="0" w:space="0" w:color="auto"/>
        <w:bottom w:val="none" w:sz="0" w:space="0" w:color="auto"/>
        <w:right w:val="none" w:sz="0" w:space="0" w:color="auto"/>
      </w:divBdr>
    </w:div>
    <w:div w:id="815535976">
      <w:bodyDiv w:val="1"/>
      <w:marLeft w:val="0"/>
      <w:marRight w:val="0"/>
      <w:marTop w:val="0"/>
      <w:marBottom w:val="0"/>
      <w:divBdr>
        <w:top w:val="none" w:sz="0" w:space="0" w:color="auto"/>
        <w:left w:val="none" w:sz="0" w:space="0" w:color="auto"/>
        <w:bottom w:val="none" w:sz="0" w:space="0" w:color="auto"/>
        <w:right w:val="none" w:sz="0" w:space="0" w:color="auto"/>
      </w:divBdr>
    </w:div>
    <w:div w:id="816578653">
      <w:bodyDiv w:val="1"/>
      <w:marLeft w:val="0"/>
      <w:marRight w:val="0"/>
      <w:marTop w:val="0"/>
      <w:marBottom w:val="0"/>
      <w:divBdr>
        <w:top w:val="none" w:sz="0" w:space="0" w:color="auto"/>
        <w:left w:val="none" w:sz="0" w:space="0" w:color="auto"/>
        <w:bottom w:val="none" w:sz="0" w:space="0" w:color="auto"/>
        <w:right w:val="none" w:sz="0" w:space="0" w:color="auto"/>
      </w:divBdr>
    </w:div>
    <w:div w:id="816603241">
      <w:bodyDiv w:val="1"/>
      <w:marLeft w:val="0"/>
      <w:marRight w:val="0"/>
      <w:marTop w:val="0"/>
      <w:marBottom w:val="0"/>
      <w:divBdr>
        <w:top w:val="none" w:sz="0" w:space="0" w:color="auto"/>
        <w:left w:val="none" w:sz="0" w:space="0" w:color="auto"/>
        <w:bottom w:val="none" w:sz="0" w:space="0" w:color="auto"/>
        <w:right w:val="none" w:sz="0" w:space="0" w:color="auto"/>
      </w:divBdr>
    </w:div>
    <w:div w:id="816609012">
      <w:bodyDiv w:val="1"/>
      <w:marLeft w:val="0"/>
      <w:marRight w:val="0"/>
      <w:marTop w:val="0"/>
      <w:marBottom w:val="0"/>
      <w:divBdr>
        <w:top w:val="none" w:sz="0" w:space="0" w:color="auto"/>
        <w:left w:val="none" w:sz="0" w:space="0" w:color="auto"/>
        <w:bottom w:val="none" w:sz="0" w:space="0" w:color="auto"/>
        <w:right w:val="none" w:sz="0" w:space="0" w:color="auto"/>
      </w:divBdr>
    </w:div>
    <w:div w:id="817111678">
      <w:bodyDiv w:val="1"/>
      <w:marLeft w:val="0"/>
      <w:marRight w:val="0"/>
      <w:marTop w:val="0"/>
      <w:marBottom w:val="0"/>
      <w:divBdr>
        <w:top w:val="none" w:sz="0" w:space="0" w:color="auto"/>
        <w:left w:val="none" w:sz="0" w:space="0" w:color="auto"/>
        <w:bottom w:val="none" w:sz="0" w:space="0" w:color="auto"/>
        <w:right w:val="none" w:sz="0" w:space="0" w:color="auto"/>
      </w:divBdr>
    </w:div>
    <w:div w:id="817694383">
      <w:bodyDiv w:val="1"/>
      <w:marLeft w:val="0"/>
      <w:marRight w:val="0"/>
      <w:marTop w:val="0"/>
      <w:marBottom w:val="0"/>
      <w:divBdr>
        <w:top w:val="none" w:sz="0" w:space="0" w:color="auto"/>
        <w:left w:val="none" w:sz="0" w:space="0" w:color="auto"/>
        <w:bottom w:val="none" w:sz="0" w:space="0" w:color="auto"/>
        <w:right w:val="none" w:sz="0" w:space="0" w:color="auto"/>
      </w:divBdr>
    </w:div>
    <w:div w:id="818231139">
      <w:bodyDiv w:val="1"/>
      <w:marLeft w:val="0"/>
      <w:marRight w:val="0"/>
      <w:marTop w:val="0"/>
      <w:marBottom w:val="0"/>
      <w:divBdr>
        <w:top w:val="none" w:sz="0" w:space="0" w:color="auto"/>
        <w:left w:val="none" w:sz="0" w:space="0" w:color="auto"/>
        <w:bottom w:val="none" w:sz="0" w:space="0" w:color="auto"/>
        <w:right w:val="none" w:sz="0" w:space="0" w:color="auto"/>
      </w:divBdr>
    </w:div>
    <w:div w:id="818690286">
      <w:bodyDiv w:val="1"/>
      <w:marLeft w:val="0"/>
      <w:marRight w:val="0"/>
      <w:marTop w:val="0"/>
      <w:marBottom w:val="0"/>
      <w:divBdr>
        <w:top w:val="none" w:sz="0" w:space="0" w:color="auto"/>
        <w:left w:val="none" w:sz="0" w:space="0" w:color="auto"/>
        <w:bottom w:val="none" w:sz="0" w:space="0" w:color="auto"/>
        <w:right w:val="none" w:sz="0" w:space="0" w:color="auto"/>
      </w:divBdr>
    </w:div>
    <w:div w:id="818762324">
      <w:bodyDiv w:val="1"/>
      <w:marLeft w:val="0"/>
      <w:marRight w:val="0"/>
      <w:marTop w:val="0"/>
      <w:marBottom w:val="0"/>
      <w:divBdr>
        <w:top w:val="none" w:sz="0" w:space="0" w:color="auto"/>
        <w:left w:val="none" w:sz="0" w:space="0" w:color="auto"/>
        <w:bottom w:val="none" w:sz="0" w:space="0" w:color="auto"/>
        <w:right w:val="none" w:sz="0" w:space="0" w:color="auto"/>
      </w:divBdr>
    </w:div>
    <w:div w:id="819006147">
      <w:bodyDiv w:val="1"/>
      <w:marLeft w:val="0"/>
      <w:marRight w:val="0"/>
      <w:marTop w:val="0"/>
      <w:marBottom w:val="0"/>
      <w:divBdr>
        <w:top w:val="none" w:sz="0" w:space="0" w:color="auto"/>
        <w:left w:val="none" w:sz="0" w:space="0" w:color="auto"/>
        <w:bottom w:val="none" w:sz="0" w:space="0" w:color="auto"/>
        <w:right w:val="none" w:sz="0" w:space="0" w:color="auto"/>
      </w:divBdr>
    </w:div>
    <w:div w:id="819662457">
      <w:bodyDiv w:val="1"/>
      <w:marLeft w:val="0"/>
      <w:marRight w:val="0"/>
      <w:marTop w:val="0"/>
      <w:marBottom w:val="0"/>
      <w:divBdr>
        <w:top w:val="none" w:sz="0" w:space="0" w:color="auto"/>
        <w:left w:val="none" w:sz="0" w:space="0" w:color="auto"/>
        <w:bottom w:val="none" w:sz="0" w:space="0" w:color="auto"/>
        <w:right w:val="none" w:sz="0" w:space="0" w:color="auto"/>
      </w:divBdr>
    </w:div>
    <w:div w:id="819813945">
      <w:bodyDiv w:val="1"/>
      <w:marLeft w:val="0"/>
      <w:marRight w:val="0"/>
      <w:marTop w:val="0"/>
      <w:marBottom w:val="0"/>
      <w:divBdr>
        <w:top w:val="none" w:sz="0" w:space="0" w:color="auto"/>
        <w:left w:val="none" w:sz="0" w:space="0" w:color="auto"/>
        <w:bottom w:val="none" w:sz="0" w:space="0" w:color="auto"/>
        <w:right w:val="none" w:sz="0" w:space="0" w:color="auto"/>
      </w:divBdr>
    </w:div>
    <w:div w:id="821891661">
      <w:bodyDiv w:val="1"/>
      <w:marLeft w:val="0"/>
      <w:marRight w:val="0"/>
      <w:marTop w:val="0"/>
      <w:marBottom w:val="0"/>
      <w:divBdr>
        <w:top w:val="none" w:sz="0" w:space="0" w:color="auto"/>
        <w:left w:val="none" w:sz="0" w:space="0" w:color="auto"/>
        <w:bottom w:val="none" w:sz="0" w:space="0" w:color="auto"/>
        <w:right w:val="none" w:sz="0" w:space="0" w:color="auto"/>
      </w:divBdr>
    </w:div>
    <w:div w:id="822283159">
      <w:bodyDiv w:val="1"/>
      <w:marLeft w:val="0"/>
      <w:marRight w:val="0"/>
      <w:marTop w:val="0"/>
      <w:marBottom w:val="0"/>
      <w:divBdr>
        <w:top w:val="none" w:sz="0" w:space="0" w:color="auto"/>
        <w:left w:val="none" w:sz="0" w:space="0" w:color="auto"/>
        <w:bottom w:val="none" w:sz="0" w:space="0" w:color="auto"/>
        <w:right w:val="none" w:sz="0" w:space="0" w:color="auto"/>
      </w:divBdr>
    </w:div>
    <w:div w:id="822428672">
      <w:bodyDiv w:val="1"/>
      <w:marLeft w:val="0"/>
      <w:marRight w:val="0"/>
      <w:marTop w:val="0"/>
      <w:marBottom w:val="0"/>
      <w:divBdr>
        <w:top w:val="none" w:sz="0" w:space="0" w:color="auto"/>
        <w:left w:val="none" w:sz="0" w:space="0" w:color="auto"/>
        <w:bottom w:val="none" w:sz="0" w:space="0" w:color="auto"/>
        <w:right w:val="none" w:sz="0" w:space="0" w:color="auto"/>
      </w:divBdr>
    </w:div>
    <w:div w:id="823007495">
      <w:bodyDiv w:val="1"/>
      <w:marLeft w:val="0"/>
      <w:marRight w:val="0"/>
      <w:marTop w:val="0"/>
      <w:marBottom w:val="0"/>
      <w:divBdr>
        <w:top w:val="none" w:sz="0" w:space="0" w:color="auto"/>
        <w:left w:val="none" w:sz="0" w:space="0" w:color="auto"/>
        <w:bottom w:val="none" w:sz="0" w:space="0" w:color="auto"/>
        <w:right w:val="none" w:sz="0" w:space="0" w:color="auto"/>
      </w:divBdr>
    </w:div>
    <w:div w:id="823087932">
      <w:bodyDiv w:val="1"/>
      <w:marLeft w:val="0"/>
      <w:marRight w:val="0"/>
      <w:marTop w:val="0"/>
      <w:marBottom w:val="0"/>
      <w:divBdr>
        <w:top w:val="none" w:sz="0" w:space="0" w:color="auto"/>
        <w:left w:val="none" w:sz="0" w:space="0" w:color="auto"/>
        <w:bottom w:val="none" w:sz="0" w:space="0" w:color="auto"/>
        <w:right w:val="none" w:sz="0" w:space="0" w:color="auto"/>
      </w:divBdr>
    </w:div>
    <w:div w:id="824125279">
      <w:bodyDiv w:val="1"/>
      <w:marLeft w:val="0"/>
      <w:marRight w:val="0"/>
      <w:marTop w:val="0"/>
      <w:marBottom w:val="0"/>
      <w:divBdr>
        <w:top w:val="none" w:sz="0" w:space="0" w:color="auto"/>
        <w:left w:val="none" w:sz="0" w:space="0" w:color="auto"/>
        <w:bottom w:val="none" w:sz="0" w:space="0" w:color="auto"/>
        <w:right w:val="none" w:sz="0" w:space="0" w:color="auto"/>
      </w:divBdr>
    </w:div>
    <w:div w:id="824972100">
      <w:bodyDiv w:val="1"/>
      <w:marLeft w:val="0"/>
      <w:marRight w:val="0"/>
      <w:marTop w:val="0"/>
      <w:marBottom w:val="0"/>
      <w:divBdr>
        <w:top w:val="none" w:sz="0" w:space="0" w:color="auto"/>
        <w:left w:val="none" w:sz="0" w:space="0" w:color="auto"/>
        <w:bottom w:val="none" w:sz="0" w:space="0" w:color="auto"/>
        <w:right w:val="none" w:sz="0" w:space="0" w:color="auto"/>
      </w:divBdr>
    </w:div>
    <w:div w:id="825170906">
      <w:bodyDiv w:val="1"/>
      <w:marLeft w:val="0"/>
      <w:marRight w:val="0"/>
      <w:marTop w:val="0"/>
      <w:marBottom w:val="0"/>
      <w:divBdr>
        <w:top w:val="none" w:sz="0" w:space="0" w:color="auto"/>
        <w:left w:val="none" w:sz="0" w:space="0" w:color="auto"/>
        <w:bottom w:val="none" w:sz="0" w:space="0" w:color="auto"/>
        <w:right w:val="none" w:sz="0" w:space="0" w:color="auto"/>
      </w:divBdr>
    </w:div>
    <w:div w:id="825435837">
      <w:bodyDiv w:val="1"/>
      <w:marLeft w:val="0"/>
      <w:marRight w:val="0"/>
      <w:marTop w:val="0"/>
      <w:marBottom w:val="0"/>
      <w:divBdr>
        <w:top w:val="none" w:sz="0" w:space="0" w:color="auto"/>
        <w:left w:val="none" w:sz="0" w:space="0" w:color="auto"/>
        <w:bottom w:val="none" w:sz="0" w:space="0" w:color="auto"/>
        <w:right w:val="none" w:sz="0" w:space="0" w:color="auto"/>
      </w:divBdr>
    </w:div>
    <w:div w:id="825709240">
      <w:bodyDiv w:val="1"/>
      <w:marLeft w:val="0"/>
      <w:marRight w:val="0"/>
      <w:marTop w:val="0"/>
      <w:marBottom w:val="0"/>
      <w:divBdr>
        <w:top w:val="none" w:sz="0" w:space="0" w:color="auto"/>
        <w:left w:val="none" w:sz="0" w:space="0" w:color="auto"/>
        <w:bottom w:val="none" w:sz="0" w:space="0" w:color="auto"/>
        <w:right w:val="none" w:sz="0" w:space="0" w:color="auto"/>
      </w:divBdr>
    </w:div>
    <w:div w:id="825898737">
      <w:bodyDiv w:val="1"/>
      <w:marLeft w:val="0"/>
      <w:marRight w:val="0"/>
      <w:marTop w:val="0"/>
      <w:marBottom w:val="0"/>
      <w:divBdr>
        <w:top w:val="none" w:sz="0" w:space="0" w:color="auto"/>
        <w:left w:val="none" w:sz="0" w:space="0" w:color="auto"/>
        <w:bottom w:val="none" w:sz="0" w:space="0" w:color="auto"/>
        <w:right w:val="none" w:sz="0" w:space="0" w:color="auto"/>
      </w:divBdr>
    </w:div>
    <w:div w:id="826558781">
      <w:bodyDiv w:val="1"/>
      <w:marLeft w:val="0"/>
      <w:marRight w:val="0"/>
      <w:marTop w:val="0"/>
      <w:marBottom w:val="0"/>
      <w:divBdr>
        <w:top w:val="none" w:sz="0" w:space="0" w:color="auto"/>
        <w:left w:val="none" w:sz="0" w:space="0" w:color="auto"/>
        <w:bottom w:val="none" w:sz="0" w:space="0" w:color="auto"/>
        <w:right w:val="none" w:sz="0" w:space="0" w:color="auto"/>
      </w:divBdr>
    </w:div>
    <w:div w:id="826746144">
      <w:bodyDiv w:val="1"/>
      <w:marLeft w:val="0"/>
      <w:marRight w:val="0"/>
      <w:marTop w:val="0"/>
      <w:marBottom w:val="0"/>
      <w:divBdr>
        <w:top w:val="none" w:sz="0" w:space="0" w:color="auto"/>
        <w:left w:val="none" w:sz="0" w:space="0" w:color="auto"/>
        <w:bottom w:val="none" w:sz="0" w:space="0" w:color="auto"/>
        <w:right w:val="none" w:sz="0" w:space="0" w:color="auto"/>
      </w:divBdr>
    </w:div>
    <w:div w:id="828516036">
      <w:bodyDiv w:val="1"/>
      <w:marLeft w:val="0"/>
      <w:marRight w:val="0"/>
      <w:marTop w:val="0"/>
      <w:marBottom w:val="0"/>
      <w:divBdr>
        <w:top w:val="none" w:sz="0" w:space="0" w:color="auto"/>
        <w:left w:val="none" w:sz="0" w:space="0" w:color="auto"/>
        <w:bottom w:val="none" w:sz="0" w:space="0" w:color="auto"/>
        <w:right w:val="none" w:sz="0" w:space="0" w:color="auto"/>
      </w:divBdr>
    </w:div>
    <w:div w:id="828785609">
      <w:bodyDiv w:val="1"/>
      <w:marLeft w:val="0"/>
      <w:marRight w:val="0"/>
      <w:marTop w:val="0"/>
      <w:marBottom w:val="0"/>
      <w:divBdr>
        <w:top w:val="none" w:sz="0" w:space="0" w:color="auto"/>
        <w:left w:val="none" w:sz="0" w:space="0" w:color="auto"/>
        <w:bottom w:val="none" w:sz="0" w:space="0" w:color="auto"/>
        <w:right w:val="none" w:sz="0" w:space="0" w:color="auto"/>
      </w:divBdr>
    </w:div>
    <w:div w:id="829256027">
      <w:bodyDiv w:val="1"/>
      <w:marLeft w:val="0"/>
      <w:marRight w:val="0"/>
      <w:marTop w:val="0"/>
      <w:marBottom w:val="0"/>
      <w:divBdr>
        <w:top w:val="none" w:sz="0" w:space="0" w:color="auto"/>
        <w:left w:val="none" w:sz="0" w:space="0" w:color="auto"/>
        <w:bottom w:val="none" w:sz="0" w:space="0" w:color="auto"/>
        <w:right w:val="none" w:sz="0" w:space="0" w:color="auto"/>
      </w:divBdr>
    </w:div>
    <w:div w:id="829520817">
      <w:bodyDiv w:val="1"/>
      <w:marLeft w:val="0"/>
      <w:marRight w:val="0"/>
      <w:marTop w:val="0"/>
      <w:marBottom w:val="0"/>
      <w:divBdr>
        <w:top w:val="none" w:sz="0" w:space="0" w:color="auto"/>
        <w:left w:val="none" w:sz="0" w:space="0" w:color="auto"/>
        <w:bottom w:val="none" w:sz="0" w:space="0" w:color="auto"/>
        <w:right w:val="none" w:sz="0" w:space="0" w:color="auto"/>
      </w:divBdr>
    </w:div>
    <w:div w:id="829633198">
      <w:bodyDiv w:val="1"/>
      <w:marLeft w:val="0"/>
      <w:marRight w:val="0"/>
      <w:marTop w:val="0"/>
      <w:marBottom w:val="0"/>
      <w:divBdr>
        <w:top w:val="none" w:sz="0" w:space="0" w:color="auto"/>
        <w:left w:val="none" w:sz="0" w:space="0" w:color="auto"/>
        <w:bottom w:val="none" w:sz="0" w:space="0" w:color="auto"/>
        <w:right w:val="none" w:sz="0" w:space="0" w:color="auto"/>
      </w:divBdr>
    </w:div>
    <w:div w:id="829832492">
      <w:bodyDiv w:val="1"/>
      <w:marLeft w:val="0"/>
      <w:marRight w:val="0"/>
      <w:marTop w:val="0"/>
      <w:marBottom w:val="0"/>
      <w:divBdr>
        <w:top w:val="none" w:sz="0" w:space="0" w:color="auto"/>
        <w:left w:val="none" w:sz="0" w:space="0" w:color="auto"/>
        <w:bottom w:val="none" w:sz="0" w:space="0" w:color="auto"/>
        <w:right w:val="none" w:sz="0" w:space="0" w:color="auto"/>
      </w:divBdr>
    </w:div>
    <w:div w:id="829911644">
      <w:bodyDiv w:val="1"/>
      <w:marLeft w:val="0"/>
      <w:marRight w:val="0"/>
      <w:marTop w:val="0"/>
      <w:marBottom w:val="0"/>
      <w:divBdr>
        <w:top w:val="none" w:sz="0" w:space="0" w:color="auto"/>
        <w:left w:val="none" w:sz="0" w:space="0" w:color="auto"/>
        <w:bottom w:val="none" w:sz="0" w:space="0" w:color="auto"/>
        <w:right w:val="none" w:sz="0" w:space="0" w:color="auto"/>
      </w:divBdr>
    </w:div>
    <w:div w:id="830289381">
      <w:bodyDiv w:val="1"/>
      <w:marLeft w:val="0"/>
      <w:marRight w:val="0"/>
      <w:marTop w:val="0"/>
      <w:marBottom w:val="0"/>
      <w:divBdr>
        <w:top w:val="none" w:sz="0" w:space="0" w:color="auto"/>
        <w:left w:val="none" w:sz="0" w:space="0" w:color="auto"/>
        <w:bottom w:val="none" w:sz="0" w:space="0" w:color="auto"/>
        <w:right w:val="none" w:sz="0" w:space="0" w:color="auto"/>
      </w:divBdr>
    </w:div>
    <w:div w:id="830564587">
      <w:bodyDiv w:val="1"/>
      <w:marLeft w:val="0"/>
      <w:marRight w:val="0"/>
      <w:marTop w:val="0"/>
      <w:marBottom w:val="0"/>
      <w:divBdr>
        <w:top w:val="none" w:sz="0" w:space="0" w:color="auto"/>
        <w:left w:val="none" w:sz="0" w:space="0" w:color="auto"/>
        <w:bottom w:val="none" w:sz="0" w:space="0" w:color="auto"/>
        <w:right w:val="none" w:sz="0" w:space="0" w:color="auto"/>
      </w:divBdr>
    </w:div>
    <w:div w:id="830566254">
      <w:bodyDiv w:val="1"/>
      <w:marLeft w:val="0"/>
      <w:marRight w:val="0"/>
      <w:marTop w:val="0"/>
      <w:marBottom w:val="0"/>
      <w:divBdr>
        <w:top w:val="none" w:sz="0" w:space="0" w:color="auto"/>
        <w:left w:val="none" w:sz="0" w:space="0" w:color="auto"/>
        <w:bottom w:val="none" w:sz="0" w:space="0" w:color="auto"/>
        <w:right w:val="none" w:sz="0" w:space="0" w:color="auto"/>
      </w:divBdr>
    </w:div>
    <w:div w:id="831869711">
      <w:bodyDiv w:val="1"/>
      <w:marLeft w:val="0"/>
      <w:marRight w:val="0"/>
      <w:marTop w:val="0"/>
      <w:marBottom w:val="0"/>
      <w:divBdr>
        <w:top w:val="none" w:sz="0" w:space="0" w:color="auto"/>
        <w:left w:val="none" w:sz="0" w:space="0" w:color="auto"/>
        <w:bottom w:val="none" w:sz="0" w:space="0" w:color="auto"/>
        <w:right w:val="none" w:sz="0" w:space="0" w:color="auto"/>
      </w:divBdr>
    </w:div>
    <w:div w:id="831917256">
      <w:bodyDiv w:val="1"/>
      <w:marLeft w:val="0"/>
      <w:marRight w:val="0"/>
      <w:marTop w:val="0"/>
      <w:marBottom w:val="0"/>
      <w:divBdr>
        <w:top w:val="none" w:sz="0" w:space="0" w:color="auto"/>
        <w:left w:val="none" w:sz="0" w:space="0" w:color="auto"/>
        <w:bottom w:val="none" w:sz="0" w:space="0" w:color="auto"/>
        <w:right w:val="none" w:sz="0" w:space="0" w:color="auto"/>
      </w:divBdr>
    </w:div>
    <w:div w:id="832840937">
      <w:bodyDiv w:val="1"/>
      <w:marLeft w:val="0"/>
      <w:marRight w:val="0"/>
      <w:marTop w:val="0"/>
      <w:marBottom w:val="0"/>
      <w:divBdr>
        <w:top w:val="none" w:sz="0" w:space="0" w:color="auto"/>
        <w:left w:val="none" w:sz="0" w:space="0" w:color="auto"/>
        <w:bottom w:val="none" w:sz="0" w:space="0" w:color="auto"/>
        <w:right w:val="none" w:sz="0" w:space="0" w:color="auto"/>
      </w:divBdr>
    </w:div>
    <w:div w:id="833882670">
      <w:bodyDiv w:val="1"/>
      <w:marLeft w:val="0"/>
      <w:marRight w:val="0"/>
      <w:marTop w:val="0"/>
      <w:marBottom w:val="0"/>
      <w:divBdr>
        <w:top w:val="none" w:sz="0" w:space="0" w:color="auto"/>
        <w:left w:val="none" w:sz="0" w:space="0" w:color="auto"/>
        <w:bottom w:val="none" w:sz="0" w:space="0" w:color="auto"/>
        <w:right w:val="none" w:sz="0" w:space="0" w:color="auto"/>
      </w:divBdr>
    </w:div>
    <w:div w:id="834490672">
      <w:bodyDiv w:val="1"/>
      <w:marLeft w:val="0"/>
      <w:marRight w:val="0"/>
      <w:marTop w:val="0"/>
      <w:marBottom w:val="0"/>
      <w:divBdr>
        <w:top w:val="none" w:sz="0" w:space="0" w:color="auto"/>
        <w:left w:val="none" w:sz="0" w:space="0" w:color="auto"/>
        <w:bottom w:val="none" w:sz="0" w:space="0" w:color="auto"/>
        <w:right w:val="none" w:sz="0" w:space="0" w:color="auto"/>
      </w:divBdr>
    </w:div>
    <w:div w:id="834539394">
      <w:bodyDiv w:val="1"/>
      <w:marLeft w:val="0"/>
      <w:marRight w:val="0"/>
      <w:marTop w:val="0"/>
      <w:marBottom w:val="0"/>
      <w:divBdr>
        <w:top w:val="none" w:sz="0" w:space="0" w:color="auto"/>
        <w:left w:val="none" w:sz="0" w:space="0" w:color="auto"/>
        <w:bottom w:val="none" w:sz="0" w:space="0" w:color="auto"/>
        <w:right w:val="none" w:sz="0" w:space="0" w:color="auto"/>
      </w:divBdr>
    </w:div>
    <w:div w:id="834564591">
      <w:bodyDiv w:val="1"/>
      <w:marLeft w:val="0"/>
      <w:marRight w:val="0"/>
      <w:marTop w:val="0"/>
      <w:marBottom w:val="0"/>
      <w:divBdr>
        <w:top w:val="none" w:sz="0" w:space="0" w:color="auto"/>
        <w:left w:val="none" w:sz="0" w:space="0" w:color="auto"/>
        <w:bottom w:val="none" w:sz="0" w:space="0" w:color="auto"/>
        <w:right w:val="none" w:sz="0" w:space="0" w:color="auto"/>
      </w:divBdr>
    </w:div>
    <w:div w:id="835532309">
      <w:bodyDiv w:val="1"/>
      <w:marLeft w:val="0"/>
      <w:marRight w:val="0"/>
      <w:marTop w:val="0"/>
      <w:marBottom w:val="0"/>
      <w:divBdr>
        <w:top w:val="none" w:sz="0" w:space="0" w:color="auto"/>
        <w:left w:val="none" w:sz="0" w:space="0" w:color="auto"/>
        <w:bottom w:val="none" w:sz="0" w:space="0" w:color="auto"/>
        <w:right w:val="none" w:sz="0" w:space="0" w:color="auto"/>
      </w:divBdr>
    </w:div>
    <w:div w:id="836074687">
      <w:bodyDiv w:val="1"/>
      <w:marLeft w:val="0"/>
      <w:marRight w:val="0"/>
      <w:marTop w:val="0"/>
      <w:marBottom w:val="0"/>
      <w:divBdr>
        <w:top w:val="none" w:sz="0" w:space="0" w:color="auto"/>
        <w:left w:val="none" w:sz="0" w:space="0" w:color="auto"/>
        <w:bottom w:val="none" w:sz="0" w:space="0" w:color="auto"/>
        <w:right w:val="none" w:sz="0" w:space="0" w:color="auto"/>
      </w:divBdr>
    </w:div>
    <w:div w:id="836265519">
      <w:bodyDiv w:val="1"/>
      <w:marLeft w:val="0"/>
      <w:marRight w:val="0"/>
      <w:marTop w:val="0"/>
      <w:marBottom w:val="0"/>
      <w:divBdr>
        <w:top w:val="none" w:sz="0" w:space="0" w:color="auto"/>
        <w:left w:val="none" w:sz="0" w:space="0" w:color="auto"/>
        <w:bottom w:val="none" w:sz="0" w:space="0" w:color="auto"/>
        <w:right w:val="none" w:sz="0" w:space="0" w:color="auto"/>
      </w:divBdr>
    </w:div>
    <w:div w:id="838010754">
      <w:bodyDiv w:val="1"/>
      <w:marLeft w:val="0"/>
      <w:marRight w:val="0"/>
      <w:marTop w:val="0"/>
      <w:marBottom w:val="0"/>
      <w:divBdr>
        <w:top w:val="none" w:sz="0" w:space="0" w:color="auto"/>
        <w:left w:val="none" w:sz="0" w:space="0" w:color="auto"/>
        <w:bottom w:val="none" w:sz="0" w:space="0" w:color="auto"/>
        <w:right w:val="none" w:sz="0" w:space="0" w:color="auto"/>
      </w:divBdr>
    </w:div>
    <w:div w:id="838082952">
      <w:bodyDiv w:val="1"/>
      <w:marLeft w:val="0"/>
      <w:marRight w:val="0"/>
      <w:marTop w:val="0"/>
      <w:marBottom w:val="0"/>
      <w:divBdr>
        <w:top w:val="none" w:sz="0" w:space="0" w:color="auto"/>
        <w:left w:val="none" w:sz="0" w:space="0" w:color="auto"/>
        <w:bottom w:val="none" w:sz="0" w:space="0" w:color="auto"/>
        <w:right w:val="none" w:sz="0" w:space="0" w:color="auto"/>
      </w:divBdr>
    </w:div>
    <w:div w:id="838889874">
      <w:bodyDiv w:val="1"/>
      <w:marLeft w:val="0"/>
      <w:marRight w:val="0"/>
      <w:marTop w:val="0"/>
      <w:marBottom w:val="0"/>
      <w:divBdr>
        <w:top w:val="none" w:sz="0" w:space="0" w:color="auto"/>
        <w:left w:val="none" w:sz="0" w:space="0" w:color="auto"/>
        <w:bottom w:val="none" w:sz="0" w:space="0" w:color="auto"/>
        <w:right w:val="none" w:sz="0" w:space="0" w:color="auto"/>
      </w:divBdr>
    </w:div>
    <w:div w:id="839396287">
      <w:bodyDiv w:val="1"/>
      <w:marLeft w:val="0"/>
      <w:marRight w:val="0"/>
      <w:marTop w:val="0"/>
      <w:marBottom w:val="0"/>
      <w:divBdr>
        <w:top w:val="none" w:sz="0" w:space="0" w:color="auto"/>
        <w:left w:val="none" w:sz="0" w:space="0" w:color="auto"/>
        <w:bottom w:val="none" w:sz="0" w:space="0" w:color="auto"/>
        <w:right w:val="none" w:sz="0" w:space="0" w:color="auto"/>
      </w:divBdr>
    </w:div>
    <w:div w:id="839854914">
      <w:bodyDiv w:val="1"/>
      <w:marLeft w:val="0"/>
      <w:marRight w:val="0"/>
      <w:marTop w:val="0"/>
      <w:marBottom w:val="0"/>
      <w:divBdr>
        <w:top w:val="none" w:sz="0" w:space="0" w:color="auto"/>
        <w:left w:val="none" w:sz="0" w:space="0" w:color="auto"/>
        <w:bottom w:val="none" w:sz="0" w:space="0" w:color="auto"/>
        <w:right w:val="none" w:sz="0" w:space="0" w:color="auto"/>
      </w:divBdr>
    </w:div>
    <w:div w:id="840049215">
      <w:bodyDiv w:val="1"/>
      <w:marLeft w:val="0"/>
      <w:marRight w:val="0"/>
      <w:marTop w:val="0"/>
      <w:marBottom w:val="0"/>
      <w:divBdr>
        <w:top w:val="none" w:sz="0" w:space="0" w:color="auto"/>
        <w:left w:val="none" w:sz="0" w:space="0" w:color="auto"/>
        <w:bottom w:val="none" w:sz="0" w:space="0" w:color="auto"/>
        <w:right w:val="none" w:sz="0" w:space="0" w:color="auto"/>
      </w:divBdr>
    </w:div>
    <w:div w:id="840510000">
      <w:bodyDiv w:val="1"/>
      <w:marLeft w:val="0"/>
      <w:marRight w:val="0"/>
      <w:marTop w:val="0"/>
      <w:marBottom w:val="0"/>
      <w:divBdr>
        <w:top w:val="none" w:sz="0" w:space="0" w:color="auto"/>
        <w:left w:val="none" w:sz="0" w:space="0" w:color="auto"/>
        <w:bottom w:val="none" w:sz="0" w:space="0" w:color="auto"/>
        <w:right w:val="none" w:sz="0" w:space="0" w:color="auto"/>
      </w:divBdr>
    </w:div>
    <w:div w:id="841772817">
      <w:bodyDiv w:val="1"/>
      <w:marLeft w:val="0"/>
      <w:marRight w:val="0"/>
      <w:marTop w:val="0"/>
      <w:marBottom w:val="0"/>
      <w:divBdr>
        <w:top w:val="none" w:sz="0" w:space="0" w:color="auto"/>
        <w:left w:val="none" w:sz="0" w:space="0" w:color="auto"/>
        <w:bottom w:val="none" w:sz="0" w:space="0" w:color="auto"/>
        <w:right w:val="none" w:sz="0" w:space="0" w:color="auto"/>
      </w:divBdr>
    </w:div>
    <w:div w:id="842404224">
      <w:bodyDiv w:val="1"/>
      <w:marLeft w:val="0"/>
      <w:marRight w:val="0"/>
      <w:marTop w:val="0"/>
      <w:marBottom w:val="0"/>
      <w:divBdr>
        <w:top w:val="none" w:sz="0" w:space="0" w:color="auto"/>
        <w:left w:val="none" w:sz="0" w:space="0" w:color="auto"/>
        <w:bottom w:val="none" w:sz="0" w:space="0" w:color="auto"/>
        <w:right w:val="none" w:sz="0" w:space="0" w:color="auto"/>
      </w:divBdr>
    </w:div>
    <w:div w:id="844130095">
      <w:bodyDiv w:val="1"/>
      <w:marLeft w:val="0"/>
      <w:marRight w:val="0"/>
      <w:marTop w:val="0"/>
      <w:marBottom w:val="0"/>
      <w:divBdr>
        <w:top w:val="none" w:sz="0" w:space="0" w:color="auto"/>
        <w:left w:val="none" w:sz="0" w:space="0" w:color="auto"/>
        <w:bottom w:val="none" w:sz="0" w:space="0" w:color="auto"/>
        <w:right w:val="none" w:sz="0" w:space="0" w:color="auto"/>
      </w:divBdr>
    </w:div>
    <w:div w:id="844318793">
      <w:bodyDiv w:val="1"/>
      <w:marLeft w:val="0"/>
      <w:marRight w:val="0"/>
      <w:marTop w:val="0"/>
      <w:marBottom w:val="0"/>
      <w:divBdr>
        <w:top w:val="none" w:sz="0" w:space="0" w:color="auto"/>
        <w:left w:val="none" w:sz="0" w:space="0" w:color="auto"/>
        <w:bottom w:val="none" w:sz="0" w:space="0" w:color="auto"/>
        <w:right w:val="none" w:sz="0" w:space="0" w:color="auto"/>
      </w:divBdr>
    </w:div>
    <w:div w:id="844442247">
      <w:bodyDiv w:val="1"/>
      <w:marLeft w:val="0"/>
      <w:marRight w:val="0"/>
      <w:marTop w:val="0"/>
      <w:marBottom w:val="0"/>
      <w:divBdr>
        <w:top w:val="none" w:sz="0" w:space="0" w:color="auto"/>
        <w:left w:val="none" w:sz="0" w:space="0" w:color="auto"/>
        <w:bottom w:val="none" w:sz="0" w:space="0" w:color="auto"/>
        <w:right w:val="none" w:sz="0" w:space="0" w:color="auto"/>
      </w:divBdr>
    </w:div>
    <w:div w:id="844518682">
      <w:bodyDiv w:val="1"/>
      <w:marLeft w:val="0"/>
      <w:marRight w:val="0"/>
      <w:marTop w:val="0"/>
      <w:marBottom w:val="0"/>
      <w:divBdr>
        <w:top w:val="none" w:sz="0" w:space="0" w:color="auto"/>
        <w:left w:val="none" w:sz="0" w:space="0" w:color="auto"/>
        <w:bottom w:val="none" w:sz="0" w:space="0" w:color="auto"/>
        <w:right w:val="none" w:sz="0" w:space="0" w:color="auto"/>
      </w:divBdr>
    </w:div>
    <w:div w:id="844711503">
      <w:bodyDiv w:val="1"/>
      <w:marLeft w:val="0"/>
      <w:marRight w:val="0"/>
      <w:marTop w:val="0"/>
      <w:marBottom w:val="0"/>
      <w:divBdr>
        <w:top w:val="none" w:sz="0" w:space="0" w:color="auto"/>
        <w:left w:val="none" w:sz="0" w:space="0" w:color="auto"/>
        <w:bottom w:val="none" w:sz="0" w:space="0" w:color="auto"/>
        <w:right w:val="none" w:sz="0" w:space="0" w:color="auto"/>
      </w:divBdr>
    </w:div>
    <w:div w:id="844899394">
      <w:bodyDiv w:val="1"/>
      <w:marLeft w:val="0"/>
      <w:marRight w:val="0"/>
      <w:marTop w:val="0"/>
      <w:marBottom w:val="0"/>
      <w:divBdr>
        <w:top w:val="none" w:sz="0" w:space="0" w:color="auto"/>
        <w:left w:val="none" w:sz="0" w:space="0" w:color="auto"/>
        <w:bottom w:val="none" w:sz="0" w:space="0" w:color="auto"/>
        <w:right w:val="none" w:sz="0" w:space="0" w:color="auto"/>
      </w:divBdr>
    </w:div>
    <w:div w:id="845052325">
      <w:bodyDiv w:val="1"/>
      <w:marLeft w:val="0"/>
      <w:marRight w:val="0"/>
      <w:marTop w:val="0"/>
      <w:marBottom w:val="0"/>
      <w:divBdr>
        <w:top w:val="none" w:sz="0" w:space="0" w:color="auto"/>
        <w:left w:val="none" w:sz="0" w:space="0" w:color="auto"/>
        <w:bottom w:val="none" w:sz="0" w:space="0" w:color="auto"/>
        <w:right w:val="none" w:sz="0" w:space="0" w:color="auto"/>
      </w:divBdr>
    </w:div>
    <w:div w:id="845288477">
      <w:bodyDiv w:val="1"/>
      <w:marLeft w:val="0"/>
      <w:marRight w:val="0"/>
      <w:marTop w:val="0"/>
      <w:marBottom w:val="0"/>
      <w:divBdr>
        <w:top w:val="none" w:sz="0" w:space="0" w:color="auto"/>
        <w:left w:val="none" w:sz="0" w:space="0" w:color="auto"/>
        <w:bottom w:val="none" w:sz="0" w:space="0" w:color="auto"/>
        <w:right w:val="none" w:sz="0" w:space="0" w:color="auto"/>
      </w:divBdr>
    </w:div>
    <w:div w:id="845707434">
      <w:bodyDiv w:val="1"/>
      <w:marLeft w:val="0"/>
      <w:marRight w:val="0"/>
      <w:marTop w:val="0"/>
      <w:marBottom w:val="0"/>
      <w:divBdr>
        <w:top w:val="none" w:sz="0" w:space="0" w:color="auto"/>
        <w:left w:val="none" w:sz="0" w:space="0" w:color="auto"/>
        <w:bottom w:val="none" w:sz="0" w:space="0" w:color="auto"/>
        <w:right w:val="none" w:sz="0" w:space="0" w:color="auto"/>
      </w:divBdr>
    </w:div>
    <w:div w:id="846017251">
      <w:bodyDiv w:val="1"/>
      <w:marLeft w:val="0"/>
      <w:marRight w:val="0"/>
      <w:marTop w:val="0"/>
      <w:marBottom w:val="0"/>
      <w:divBdr>
        <w:top w:val="none" w:sz="0" w:space="0" w:color="auto"/>
        <w:left w:val="none" w:sz="0" w:space="0" w:color="auto"/>
        <w:bottom w:val="none" w:sz="0" w:space="0" w:color="auto"/>
        <w:right w:val="none" w:sz="0" w:space="0" w:color="auto"/>
      </w:divBdr>
    </w:div>
    <w:div w:id="846553997">
      <w:bodyDiv w:val="1"/>
      <w:marLeft w:val="0"/>
      <w:marRight w:val="0"/>
      <w:marTop w:val="0"/>
      <w:marBottom w:val="0"/>
      <w:divBdr>
        <w:top w:val="none" w:sz="0" w:space="0" w:color="auto"/>
        <w:left w:val="none" w:sz="0" w:space="0" w:color="auto"/>
        <w:bottom w:val="none" w:sz="0" w:space="0" w:color="auto"/>
        <w:right w:val="none" w:sz="0" w:space="0" w:color="auto"/>
      </w:divBdr>
    </w:div>
    <w:div w:id="847134031">
      <w:bodyDiv w:val="1"/>
      <w:marLeft w:val="0"/>
      <w:marRight w:val="0"/>
      <w:marTop w:val="0"/>
      <w:marBottom w:val="0"/>
      <w:divBdr>
        <w:top w:val="none" w:sz="0" w:space="0" w:color="auto"/>
        <w:left w:val="none" w:sz="0" w:space="0" w:color="auto"/>
        <w:bottom w:val="none" w:sz="0" w:space="0" w:color="auto"/>
        <w:right w:val="none" w:sz="0" w:space="0" w:color="auto"/>
      </w:divBdr>
    </w:div>
    <w:div w:id="847137132">
      <w:bodyDiv w:val="1"/>
      <w:marLeft w:val="0"/>
      <w:marRight w:val="0"/>
      <w:marTop w:val="0"/>
      <w:marBottom w:val="0"/>
      <w:divBdr>
        <w:top w:val="none" w:sz="0" w:space="0" w:color="auto"/>
        <w:left w:val="none" w:sz="0" w:space="0" w:color="auto"/>
        <w:bottom w:val="none" w:sz="0" w:space="0" w:color="auto"/>
        <w:right w:val="none" w:sz="0" w:space="0" w:color="auto"/>
      </w:divBdr>
    </w:div>
    <w:div w:id="847795969">
      <w:bodyDiv w:val="1"/>
      <w:marLeft w:val="0"/>
      <w:marRight w:val="0"/>
      <w:marTop w:val="0"/>
      <w:marBottom w:val="0"/>
      <w:divBdr>
        <w:top w:val="none" w:sz="0" w:space="0" w:color="auto"/>
        <w:left w:val="none" w:sz="0" w:space="0" w:color="auto"/>
        <w:bottom w:val="none" w:sz="0" w:space="0" w:color="auto"/>
        <w:right w:val="none" w:sz="0" w:space="0" w:color="auto"/>
      </w:divBdr>
    </w:div>
    <w:div w:id="848058024">
      <w:bodyDiv w:val="1"/>
      <w:marLeft w:val="0"/>
      <w:marRight w:val="0"/>
      <w:marTop w:val="0"/>
      <w:marBottom w:val="0"/>
      <w:divBdr>
        <w:top w:val="none" w:sz="0" w:space="0" w:color="auto"/>
        <w:left w:val="none" w:sz="0" w:space="0" w:color="auto"/>
        <w:bottom w:val="none" w:sz="0" w:space="0" w:color="auto"/>
        <w:right w:val="none" w:sz="0" w:space="0" w:color="auto"/>
      </w:divBdr>
    </w:div>
    <w:div w:id="848641228">
      <w:bodyDiv w:val="1"/>
      <w:marLeft w:val="0"/>
      <w:marRight w:val="0"/>
      <w:marTop w:val="0"/>
      <w:marBottom w:val="0"/>
      <w:divBdr>
        <w:top w:val="none" w:sz="0" w:space="0" w:color="auto"/>
        <w:left w:val="none" w:sz="0" w:space="0" w:color="auto"/>
        <w:bottom w:val="none" w:sz="0" w:space="0" w:color="auto"/>
        <w:right w:val="none" w:sz="0" w:space="0" w:color="auto"/>
      </w:divBdr>
    </w:div>
    <w:div w:id="849295365">
      <w:bodyDiv w:val="1"/>
      <w:marLeft w:val="0"/>
      <w:marRight w:val="0"/>
      <w:marTop w:val="0"/>
      <w:marBottom w:val="0"/>
      <w:divBdr>
        <w:top w:val="none" w:sz="0" w:space="0" w:color="auto"/>
        <w:left w:val="none" w:sz="0" w:space="0" w:color="auto"/>
        <w:bottom w:val="none" w:sz="0" w:space="0" w:color="auto"/>
        <w:right w:val="none" w:sz="0" w:space="0" w:color="auto"/>
      </w:divBdr>
    </w:div>
    <w:div w:id="849684010">
      <w:bodyDiv w:val="1"/>
      <w:marLeft w:val="0"/>
      <w:marRight w:val="0"/>
      <w:marTop w:val="0"/>
      <w:marBottom w:val="0"/>
      <w:divBdr>
        <w:top w:val="none" w:sz="0" w:space="0" w:color="auto"/>
        <w:left w:val="none" w:sz="0" w:space="0" w:color="auto"/>
        <w:bottom w:val="none" w:sz="0" w:space="0" w:color="auto"/>
        <w:right w:val="none" w:sz="0" w:space="0" w:color="auto"/>
      </w:divBdr>
    </w:div>
    <w:div w:id="849836024">
      <w:bodyDiv w:val="1"/>
      <w:marLeft w:val="0"/>
      <w:marRight w:val="0"/>
      <w:marTop w:val="0"/>
      <w:marBottom w:val="0"/>
      <w:divBdr>
        <w:top w:val="none" w:sz="0" w:space="0" w:color="auto"/>
        <w:left w:val="none" w:sz="0" w:space="0" w:color="auto"/>
        <w:bottom w:val="none" w:sz="0" w:space="0" w:color="auto"/>
        <w:right w:val="none" w:sz="0" w:space="0" w:color="auto"/>
      </w:divBdr>
    </w:div>
    <w:div w:id="849952834">
      <w:bodyDiv w:val="1"/>
      <w:marLeft w:val="0"/>
      <w:marRight w:val="0"/>
      <w:marTop w:val="0"/>
      <w:marBottom w:val="0"/>
      <w:divBdr>
        <w:top w:val="none" w:sz="0" w:space="0" w:color="auto"/>
        <w:left w:val="none" w:sz="0" w:space="0" w:color="auto"/>
        <w:bottom w:val="none" w:sz="0" w:space="0" w:color="auto"/>
        <w:right w:val="none" w:sz="0" w:space="0" w:color="auto"/>
      </w:divBdr>
    </w:div>
    <w:div w:id="850609618">
      <w:bodyDiv w:val="1"/>
      <w:marLeft w:val="0"/>
      <w:marRight w:val="0"/>
      <w:marTop w:val="0"/>
      <w:marBottom w:val="0"/>
      <w:divBdr>
        <w:top w:val="none" w:sz="0" w:space="0" w:color="auto"/>
        <w:left w:val="none" w:sz="0" w:space="0" w:color="auto"/>
        <w:bottom w:val="none" w:sz="0" w:space="0" w:color="auto"/>
        <w:right w:val="none" w:sz="0" w:space="0" w:color="auto"/>
      </w:divBdr>
    </w:div>
    <w:div w:id="850724406">
      <w:bodyDiv w:val="1"/>
      <w:marLeft w:val="0"/>
      <w:marRight w:val="0"/>
      <w:marTop w:val="0"/>
      <w:marBottom w:val="0"/>
      <w:divBdr>
        <w:top w:val="none" w:sz="0" w:space="0" w:color="auto"/>
        <w:left w:val="none" w:sz="0" w:space="0" w:color="auto"/>
        <w:bottom w:val="none" w:sz="0" w:space="0" w:color="auto"/>
        <w:right w:val="none" w:sz="0" w:space="0" w:color="auto"/>
      </w:divBdr>
    </w:div>
    <w:div w:id="851262891">
      <w:bodyDiv w:val="1"/>
      <w:marLeft w:val="0"/>
      <w:marRight w:val="0"/>
      <w:marTop w:val="0"/>
      <w:marBottom w:val="0"/>
      <w:divBdr>
        <w:top w:val="none" w:sz="0" w:space="0" w:color="auto"/>
        <w:left w:val="none" w:sz="0" w:space="0" w:color="auto"/>
        <w:bottom w:val="none" w:sz="0" w:space="0" w:color="auto"/>
        <w:right w:val="none" w:sz="0" w:space="0" w:color="auto"/>
      </w:divBdr>
    </w:div>
    <w:div w:id="852186875">
      <w:bodyDiv w:val="1"/>
      <w:marLeft w:val="0"/>
      <w:marRight w:val="0"/>
      <w:marTop w:val="0"/>
      <w:marBottom w:val="0"/>
      <w:divBdr>
        <w:top w:val="none" w:sz="0" w:space="0" w:color="auto"/>
        <w:left w:val="none" w:sz="0" w:space="0" w:color="auto"/>
        <w:bottom w:val="none" w:sz="0" w:space="0" w:color="auto"/>
        <w:right w:val="none" w:sz="0" w:space="0" w:color="auto"/>
      </w:divBdr>
    </w:div>
    <w:div w:id="852721446">
      <w:bodyDiv w:val="1"/>
      <w:marLeft w:val="0"/>
      <w:marRight w:val="0"/>
      <w:marTop w:val="0"/>
      <w:marBottom w:val="0"/>
      <w:divBdr>
        <w:top w:val="none" w:sz="0" w:space="0" w:color="auto"/>
        <w:left w:val="none" w:sz="0" w:space="0" w:color="auto"/>
        <w:bottom w:val="none" w:sz="0" w:space="0" w:color="auto"/>
        <w:right w:val="none" w:sz="0" w:space="0" w:color="auto"/>
      </w:divBdr>
    </w:div>
    <w:div w:id="852836698">
      <w:bodyDiv w:val="1"/>
      <w:marLeft w:val="0"/>
      <w:marRight w:val="0"/>
      <w:marTop w:val="0"/>
      <w:marBottom w:val="0"/>
      <w:divBdr>
        <w:top w:val="none" w:sz="0" w:space="0" w:color="auto"/>
        <w:left w:val="none" w:sz="0" w:space="0" w:color="auto"/>
        <w:bottom w:val="none" w:sz="0" w:space="0" w:color="auto"/>
        <w:right w:val="none" w:sz="0" w:space="0" w:color="auto"/>
      </w:divBdr>
    </w:div>
    <w:div w:id="852954804">
      <w:bodyDiv w:val="1"/>
      <w:marLeft w:val="0"/>
      <w:marRight w:val="0"/>
      <w:marTop w:val="0"/>
      <w:marBottom w:val="0"/>
      <w:divBdr>
        <w:top w:val="none" w:sz="0" w:space="0" w:color="auto"/>
        <w:left w:val="none" w:sz="0" w:space="0" w:color="auto"/>
        <w:bottom w:val="none" w:sz="0" w:space="0" w:color="auto"/>
        <w:right w:val="none" w:sz="0" w:space="0" w:color="auto"/>
      </w:divBdr>
    </w:div>
    <w:div w:id="852957948">
      <w:bodyDiv w:val="1"/>
      <w:marLeft w:val="0"/>
      <w:marRight w:val="0"/>
      <w:marTop w:val="0"/>
      <w:marBottom w:val="0"/>
      <w:divBdr>
        <w:top w:val="none" w:sz="0" w:space="0" w:color="auto"/>
        <w:left w:val="none" w:sz="0" w:space="0" w:color="auto"/>
        <w:bottom w:val="none" w:sz="0" w:space="0" w:color="auto"/>
        <w:right w:val="none" w:sz="0" w:space="0" w:color="auto"/>
      </w:divBdr>
    </w:div>
    <w:div w:id="853417577">
      <w:bodyDiv w:val="1"/>
      <w:marLeft w:val="0"/>
      <w:marRight w:val="0"/>
      <w:marTop w:val="0"/>
      <w:marBottom w:val="0"/>
      <w:divBdr>
        <w:top w:val="none" w:sz="0" w:space="0" w:color="auto"/>
        <w:left w:val="none" w:sz="0" w:space="0" w:color="auto"/>
        <w:bottom w:val="none" w:sz="0" w:space="0" w:color="auto"/>
        <w:right w:val="none" w:sz="0" w:space="0" w:color="auto"/>
      </w:divBdr>
    </w:div>
    <w:div w:id="854153596">
      <w:bodyDiv w:val="1"/>
      <w:marLeft w:val="0"/>
      <w:marRight w:val="0"/>
      <w:marTop w:val="0"/>
      <w:marBottom w:val="0"/>
      <w:divBdr>
        <w:top w:val="none" w:sz="0" w:space="0" w:color="auto"/>
        <w:left w:val="none" w:sz="0" w:space="0" w:color="auto"/>
        <w:bottom w:val="none" w:sz="0" w:space="0" w:color="auto"/>
        <w:right w:val="none" w:sz="0" w:space="0" w:color="auto"/>
      </w:divBdr>
    </w:div>
    <w:div w:id="854612342">
      <w:bodyDiv w:val="1"/>
      <w:marLeft w:val="0"/>
      <w:marRight w:val="0"/>
      <w:marTop w:val="0"/>
      <w:marBottom w:val="0"/>
      <w:divBdr>
        <w:top w:val="none" w:sz="0" w:space="0" w:color="auto"/>
        <w:left w:val="none" w:sz="0" w:space="0" w:color="auto"/>
        <w:bottom w:val="none" w:sz="0" w:space="0" w:color="auto"/>
        <w:right w:val="none" w:sz="0" w:space="0" w:color="auto"/>
      </w:divBdr>
    </w:div>
    <w:div w:id="854656398">
      <w:bodyDiv w:val="1"/>
      <w:marLeft w:val="0"/>
      <w:marRight w:val="0"/>
      <w:marTop w:val="0"/>
      <w:marBottom w:val="0"/>
      <w:divBdr>
        <w:top w:val="none" w:sz="0" w:space="0" w:color="auto"/>
        <w:left w:val="none" w:sz="0" w:space="0" w:color="auto"/>
        <w:bottom w:val="none" w:sz="0" w:space="0" w:color="auto"/>
        <w:right w:val="none" w:sz="0" w:space="0" w:color="auto"/>
      </w:divBdr>
    </w:div>
    <w:div w:id="854924604">
      <w:bodyDiv w:val="1"/>
      <w:marLeft w:val="0"/>
      <w:marRight w:val="0"/>
      <w:marTop w:val="0"/>
      <w:marBottom w:val="0"/>
      <w:divBdr>
        <w:top w:val="none" w:sz="0" w:space="0" w:color="auto"/>
        <w:left w:val="none" w:sz="0" w:space="0" w:color="auto"/>
        <w:bottom w:val="none" w:sz="0" w:space="0" w:color="auto"/>
        <w:right w:val="none" w:sz="0" w:space="0" w:color="auto"/>
      </w:divBdr>
    </w:div>
    <w:div w:id="857623154">
      <w:bodyDiv w:val="1"/>
      <w:marLeft w:val="0"/>
      <w:marRight w:val="0"/>
      <w:marTop w:val="0"/>
      <w:marBottom w:val="0"/>
      <w:divBdr>
        <w:top w:val="none" w:sz="0" w:space="0" w:color="auto"/>
        <w:left w:val="none" w:sz="0" w:space="0" w:color="auto"/>
        <w:bottom w:val="none" w:sz="0" w:space="0" w:color="auto"/>
        <w:right w:val="none" w:sz="0" w:space="0" w:color="auto"/>
      </w:divBdr>
    </w:div>
    <w:div w:id="857740114">
      <w:bodyDiv w:val="1"/>
      <w:marLeft w:val="0"/>
      <w:marRight w:val="0"/>
      <w:marTop w:val="0"/>
      <w:marBottom w:val="0"/>
      <w:divBdr>
        <w:top w:val="none" w:sz="0" w:space="0" w:color="auto"/>
        <w:left w:val="none" w:sz="0" w:space="0" w:color="auto"/>
        <w:bottom w:val="none" w:sz="0" w:space="0" w:color="auto"/>
        <w:right w:val="none" w:sz="0" w:space="0" w:color="auto"/>
      </w:divBdr>
    </w:div>
    <w:div w:id="858353563">
      <w:bodyDiv w:val="1"/>
      <w:marLeft w:val="0"/>
      <w:marRight w:val="0"/>
      <w:marTop w:val="0"/>
      <w:marBottom w:val="0"/>
      <w:divBdr>
        <w:top w:val="none" w:sz="0" w:space="0" w:color="auto"/>
        <w:left w:val="none" w:sz="0" w:space="0" w:color="auto"/>
        <w:bottom w:val="none" w:sz="0" w:space="0" w:color="auto"/>
        <w:right w:val="none" w:sz="0" w:space="0" w:color="auto"/>
      </w:divBdr>
    </w:div>
    <w:div w:id="858355703">
      <w:bodyDiv w:val="1"/>
      <w:marLeft w:val="0"/>
      <w:marRight w:val="0"/>
      <w:marTop w:val="0"/>
      <w:marBottom w:val="0"/>
      <w:divBdr>
        <w:top w:val="none" w:sz="0" w:space="0" w:color="auto"/>
        <w:left w:val="none" w:sz="0" w:space="0" w:color="auto"/>
        <w:bottom w:val="none" w:sz="0" w:space="0" w:color="auto"/>
        <w:right w:val="none" w:sz="0" w:space="0" w:color="auto"/>
      </w:divBdr>
    </w:div>
    <w:div w:id="858930098">
      <w:bodyDiv w:val="1"/>
      <w:marLeft w:val="0"/>
      <w:marRight w:val="0"/>
      <w:marTop w:val="0"/>
      <w:marBottom w:val="0"/>
      <w:divBdr>
        <w:top w:val="none" w:sz="0" w:space="0" w:color="auto"/>
        <w:left w:val="none" w:sz="0" w:space="0" w:color="auto"/>
        <w:bottom w:val="none" w:sz="0" w:space="0" w:color="auto"/>
        <w:right w:val="none" w:sz="0" w:space="0" w:color="auto"/>
      </w:divBdr>
    </w:div>
    <w:div w:id="859703194">
      <w:bodyDiv w:val="1"/>
      <w:marLeft w:val="0"/>
      <w:marRight w:val="0"/>
      <w:marTop w:val="0"/>
      <w:marBottom w:val="0"/>
      <w:divBdr>
        <w:top w:val="none" w:sz="0" w:space="0" w:color="auto"/>
        <w:left w:val="none" w:sz="0" w:space="0" w:color="auto"/>
        <w:bottom w:val="none" w:sz="0" w:space="0" w:color="auto"/>
        <w:right w:val="none" w:sz="0" w:space="0" w:color="auto"/>
      </w:divBdr>
    </w:div>
    <w:div w:id="860163179">
      <w:bodyDiv w:val="1"/>
      <w:marLeft w:val="0"/>
      <w:marRight w:val="0"/>
      <w:marTop w:val="0"/>
      <w:marBottom w:val="0"/>
      <w:divBdr>
        <w:top w:val="none" w:sz="0" w:space="0" w:color="auto"/>
        <w:left w:val="none" w:sz="0" w:space="0" w:color="auto"/>
        <w:bottom w:val="none" w:sz="0" w:space="0" w:color="auto"/>
        <w:right w:val="none" w:sz="0" w:space="0" w:color="auto"/>
      </w:divBdr>
    </w:div>
    <w:div w:id="861285346">
      <w:bodyDiv w:val="1"/>
      <w:marLeft w:val="0"/>
      <w:marRight w:val="0"/>
      <w:marTop w:val="0"/>
      <w:marBottom w:val="0"/>
      <w:divBdr>
        <w:top w:val="none" w:sz="0" w:space="0" w:color="auto"/>
        <w:left w:val="none" w:sz="0" w:space="0" w:color="auto"/>
        <w:bottom w:val="none" w:sz="0" w:space="0" w:color="auto"/>
        <w:right w:val="none" w:sz="0" w:space="0" w:color="auto"/>
      </w:divBdr>
    </w:div>
    <w:div w:id="861436540">
      <w:bodyDiv w:val="1"/>
      <w:marLeft w:val="0"/>
      <w:marRight w:val="0"/>
      <w:marTop w:val="0"/>
      <w:marBottom w:val="0"/>
      <w:divBdr>
        <w:top w:val="none" w:sz="0" w:space="0" w:color="auto"/>
        <w:left w:val="none" w:sz="0" w:space="0" w:color="auto"/>
        <w:bottom w:val="none" w:sz="0" w:space="0" w:color="auto"/>
        <w:right w:val="none" w:sz="0" w:space="0" w:color="auto"/>
      </w:divBdr>
    </w:div>
    <w:div w:id="861548825">
      <w:bodyDiv w:val="1"/>
      <w:marLeft w:val="0"/>
      <w:marRight w:val="0"/>
      <w:marTop w:val="0"/>
      <w:marBottom w:val="0"/>
      <w:divBdr>
        <w:top w:val="none" w:sz="0" w:space="0" w:color="auto"/>
        <w:left w:val="none" w:sz="0" w:space="0" w:color="auto"/>
        <w:bottom w:val="none" w:sz="0" w:space="0" w:color="auto"/>
        <w:right w:val="none" w:sz="0" w:space="0" w:color="auto"/>
      </w:divBdr>
    </w:div>
    <w:div w:id="862717470">
      <w:bodyDiv w:val="1"/>
      <w:marLeft w:val="0"/>
      <w:marRight w:val="0"/>
      <w:marTop w:val="0"/>
      <w:marBottom w:val="0"/>
      <w:divBdr>
        <w:top w:val="none" w:sz="0" w:space="0" w:color="auto"/>
        <w:left w:val="none" w:sz="0" w:space="0" w:color="auto"/>
        <w:bottom w:val="none" w:sz="0" w:space="0" w:color="auto"/>
        <w:right w:val="none" w:sz="0" w:space="0" w:color="auto"/>
      </w:divBdr>
    </w:div>
    <w:div w:id="864099053">
      <w:bodyDiv w:val="1"/>
      <w:marLeft w:val="0"/>
      <w:marRight w:val="0"/>
      <w:marTop w:val="0"/>
      <w:marBottom w:val="0"/>
      <w:divBdr>
        <w:top w:val="none" w:sz="0" w:space="0" w:color="auto"/>
        <w:left w:val="none" w:sz="0" w:space="0" w:color="auto"/>
        <w:bottom w:val="none" w:sz="0" w:space="0" w:color="auto"/>
        <w:right w:val="none" w:sz="0" w:space="0" w:color="auto"/>
      </w:divBdr>
    </w:div>
    <w:div w:id="864438954">
      <w:bodyDiv w:val="1"/>
      <w:marLeft w:val="0"/>
      <w:marRight w:val="0"/>
      <w:marTop w:val="0"/>
      <w:marBottom w:val="0"/>
      <w:divBdr>
        <w:top w:val="none" w:sz="0" w:space="0" w:color="auto"/>
        <w:left w:val="none" w:sz="0" w:space="0" w:color="auto"/>
        <w:bottom w:val="none" w:sz="0" w:space="0" w:color="auto"/>
        <w:right w:val="none" w:sz="0" w:space="0" w:color="auto"/>
      </w:divBdr>
    </w:div>
    <w:div w:id="864488107">
      <w:bodyDiv w:val="1"/>
      <w:marLeft w:val="0"/>
      <w:marRight w:val="0"/>
      <w:marTop w:val="0"/>
      <w:marBottom w:val="0"/>
      <w:divBdr>
        <w:top w:val="none" w:sz="0" w:space="0" w:color="auto"/>
        <w:left w:val="none" w:sz="0" w:space="0" w:color="auto"/>
        <w:bottom w:val="none" w:sz="0" w:space="0" w:color="auto"/>
        <w:right w:val="none" w:sz="0" w:space="0" w:color="auto"/>
      </w:divBdr>
    </w:div>
    <w:div w:id="865020152">
      <w:bodyDiv w:val="1"/>
      <w:marLeft w:val="0"/>
      <w:marRight w:val="0"/>
      <w:marTop w:val="0"/>
      <w:marBottom w:val="0"/>
      <w:divBdr>
        <w:top w:val="none" w:sz="0" w:space="0" w:color="auto"/>
        <w:left w:val="none" w:sz="0" w:space="0" w:color="auto"/>
        <w:bottom w:val="none" w:sz="0" w:space="0" w:color="auto"/>
        <w:right w:val="none" w:sz="0" w:space="0" w:color="auto"/>
      </w:divBdr>
    </w:div>
    <w:div w:id="865214274">
      <w:bodyDiv w:val="1"/>
      <w:marLeft w:val="0"/>
      <w:marRight w:val="0"/>
      <w:marTop w:val="0"/>
      <w:marBottom w:val="0"/>
      <w:divBdr>
        <w:top w:val="none" w:sz="0" w:space="0" w:color="auto"/>
        <w:left w:val="none" w:sz="0" w:space="0" w:color="auto"/>
        <w:bottom w:val="none" w:sz="0" w:space="0" w:color="auto"/>
        <w:right w:val="none" w:sz="0" w:space="0" w:color="auto"/>
      </w:divBdr>
    </w:div>
    <w:div w:id="865632037">
      <w:bodyDiv w:val="1"/>
      <w:marLeft w:val="0"/>
      <w:marRight w:val="0"/>
      <w:marTop w:val="0"/>
      <w:marBottom w:val="0"/>
      <w:divBdr>
        <w:top w:val="none" w:sz="0" w:space="0" w:color="auto"/>
        <w:left w:val="none" w:sz="0" w:space="0" w:color="auto"/>
        <w:bottom w:val="none" w:sz="0" w:space="0" w:color="auto"/>
        <w:right w:val="none" w:sz="0" w:space="0" w:color="auto"/>
      </w:divBdr>
    </w:div>
    <w:div w:id="866481545">
      <w:bodyDiv w:val="1"/>
      <w:marLeft w:val="0"/>
      <w:marRight w:val="0"/>
      <w:marTop w:val="0"/>
      <w:marBottom w:val="0"/>
      <w:divBdr>
        <w:top w:val="none" w:sz="0" w:space="0" w:color="auto"/>
        <w:left w:val="none" w:sz="0" w:space="0" w:color="auto"/>
        <w:bottom w:val="none" w:sz="0" w:space="0" w:color="auto"/>
        <w:right w:val="none" w:sz="0" w:space="0" w:color="auto"/>
      </w:divBdr>
    </w:div>
    <w:div w:id="866676050">
      <w:bodyDiv w:val="1"/>
      <w:marLeft w:val="0"/>
      <w:marRight w:val="0"/>
      <w:marTop w:val="0"/>
      <w:marBottom w:val="0"/>
      <w:divBdr>
        <w:top w:val="none" w:sz="0" w:space="0" w:color="auto"/>
        <w:left w:val="none" w:sz="0" w:space="0" w:color="auto"/>
        <w:bottom w:val="none" w:sz="0" w:space="0" w:color="auto"/>
        <w:right w:val="none" w:sz="0" w:space="0" w:color="auto"/>
      </w:divBdr>
    </w:div>
    <w:div w:id="867335649">
      <w:bodyDiv w:val="1"/>
      <w:marLeft w:val="0"/>
      <w:marRight w:val="0"/>
      <w:marTop w:val="0"/>
      <w:marBottom w:val="0"/>
      <w:divBdr>
        <w:top w:val="none" w:sz="0" w:space="0" w:color="auto"/>
        <w:left w:val="none" w:sz="0" w:space="0" w:color="auto"/>
        <w:bottom w:val="none" w:sz="0" w:space="0" w:color="auto"/>
        <w:right w:val="none" w:sz="0" w:space="0" w:color="auto"/>
      </w:divBdr>
    </w:div>
    <w:div w:id="868489767">
      <w:bodyDiv w:val="1"/>
      <w:marLeft w:val="0"/>
      <w:marRight w:val="0"/>
      <w:marTop w:val="0"/>
      <w:marBottom w:val="0"/>
      <w:divBdr>
        <w:top w:val="none" w:sz="0" w:space="0" w:color="auto"/>
        <w:left w:val="none" w:sz="0" w:space="0" w:color="auto"/>
        <w:bottom w:val="none" w:sz="0" w:space="0" w:color="auto"/>
        <w:right w:val="none" w:sz="0" w:space="0" w:color="auto"/>
      </w:divBdr>
    </w:div>
    <w:div w:id="868569571">
      <w:bodyDiv w:val="1"/>
      <w:marLeft w:val="0"/>
      <w:marRight w:val="0"/>
      <w:marTop w:val="0"/>
      <w:marBottom w:val="0"/>
      <w:divBdr>
        <w:top w:val="none" w:sz="0" w:space="0" w:color="auto"/>
        <w:left w:val="none" w:sz="0" w:space="0" w:color="auto"/>
        <w:bottom w:val="none" w:sz="0" w:space="0" w:color="auto"/>
        <w:right w:val="none" w:sz="0" w:space="0" w:color="auto"/>
      </w:divBdr>
    </w:div>
    <w:div w:id="869418217">
      <w:bodyDiv w:val="1"/>
      <w:marLeft w:val="0"/>
      <w:marRight w:val="0"/>
      <w:marTop w:val="0"/>
      <w:marBottom w:val="0"/>
      <w:divBdr>
        <w:top w:val="none" w:sz="0" w:space="0" w:color="auto"/>
        <w:left w:val="none" w:sz="0" w:space="0" w:color="auto"/>
        <w:bottom w:val="none" w:sz="0" w:space="0" w:color="auto"/>
        <w:right w:val="none" w:sz="0" w:space="0" w:color="auto"/>
      </w:divBdr>
    </w:div>
    <w:div w:id="869991630">
      <w:bodyDiv w:val="1"/>
      <w:marLeft w:val="0"/>
      <w:marRight w:val="0"/>
      <w:marTop w:val="0"/>
      <w:marBottom w:val="0"/>
      <w:divBdr>
        <w:top w:val="none" w:sz="0" w:space="0" w:color="auto"/>
        <w:left w:val="none" w:sz="0" w:space="0" w:color="auto"/>
        <w:bottom w:val="none" w:sz="0" w:space="0" w:color="auto"/>
        <w:right w:val="none" w:sz="0" w:space="0" w:color="auto"/>
      </w:divBdr>
    </w:div>
    <w:div w:id="869995837">
      <w:bodyDiv w:val="1"/>
      <w:marLeft w:val="0"/>
      <w:marRight w:val="0"/>
      <w:marTop w:val="0"/>
      <w:marBottom w:val="0"/>
      <w:divBdr>
        <w:top w:val="none" w:sz="0" w:space="0" w:color="auto"/>
        <w:left w:val="none" w:sz="0" w:space="0" w:color="auto"/>
        <w:bottom w:val="none" w:sz="0" w:space="0" w:color="auto"/>
        <w:right w:val="none" w:sz="0" w:space="0" w:color="auto"/>
      </w:divBdr>
    </w:div>
    <w:div w:id="870147644">
      <w:bodyDiv w:val="1"/>
      <w:marLeft w:val="0"/>
      <w:marRight w:val="0"/>
      <w:marTop w:val="0"/>
      <w:marBottom w:val="0"/>
      <w:divBdr>
        <w:top w:val="none" w:sz="0" w:space="0" w:color="auto"/>
        <w:left w:val="none" w:sz="0" w:space="0" w:color="auto"/>
        <w:bottom w:val="none" w:sz="0" w:space="0" w:color="auto"/>
        <w:right w:val="none" w:sz="0" w:space="0" w:color="auto"/>
      </w:divBdr>
    </w:div>
    <w:div w:id="871845321">
      <w:bodyDiv w:val="1"/>
      <w:marLeft w:val="0"/>
      <w:marRight w:val="0"/>
      <w:marTop w:val="0"/>
      <w:marBottom w:val="0"/>
      <w:divBdr>
        <w:top w:val="none" w:sz="0" w:space="0" w:color="auto"/>
        <w:left w:val="none" w:sz="0" w:space="0" w:color="auto"/>
        <w:bottom w:val="none" w:sz="0" w:space="0" w:color="auto"/>
        <w:right w:val="none" w:sz="0" w:space="0" w:color="auto"/>
      </w:divBdr>
    </w:div>
    <w:div w:id="872957439">
      <w:bodyDiv w:val="1"/>
      <w:marLeft w:val="0"/>
      <w:marRight w:val="0"/>
      <w:marTop w:val="0"/>
      <w:marBottom w:val="0"/>
      <w:divBdr>
        <w:top w:val="none" w:sz="0" w:space="0" w:color="auto"/>
        <w:left w:val="none" w:sz="0" w:space="0" w:color="auto"/>
        <w:bottom w:val="none" w:sz="0" w:space="0" w:color="auto"/>
        <w:right w:val="none" w:sz="0" w:space="0" w:color="auto"/>
      </w:divBdr>
    </w:div>
    <w:div w:id="873225961">
      <w:bodyDiv w:val="1"/>
      <w:marLeft w:val="0"/>
      <w:marRight w:val="0"/>
      <w:marTop w:val="0"/>
      <w:marBottom w:val="0"/>
      <w:divBdr>
        <w:top w:val="none" w:sz="0" w:space="0" w:color="auto"/>
        <w:left w:val="none" w:sz="0" w:space="0" w:color="auto"/>
        <w:bottom w:val="none" w:sz="0" w:space="0" w:color="auto"/>
        <w:right w:val="none" w:sz="0" w:space="0" w:color="auto"/>
      </w:divBdr>
    </w:div>
    <w:div w:id="873232406">
      <w:bodyDiv w:val="1"/>
      <w:marLeft w:val="0"/>
      <w:marRight w:val="0"/>
      <w:marTop w:val="0"/>
      <w:marBottom w:val="0"/>
      <w:divBdr>
        <w:top w:val="none" w:sz="0" w:space="0" w:color="auto"/>
        <w:left w:val="none" w:sz="0" w:space="0" w:color="auto"/>
        <w:bottom w:val="none" w:sz="0" w:space="0" w:color="auto"/>
        <w:right w:val="none" w:sz="0" w:space="0" w:color="auto"/>
      </w:divBdr>
    </w:div>
    <w:div w:id="873738604">
      <w:bodyDiv w:val="1"/>
      <w:marLeft w:val="0"/>
      <w:marRight w:val="0"/>
      <w:marTop w:val="0"/>
      <w:marBottom w:val="0"/>
      <w:divBdr>
        <w:top w:val="none" w:sz="0" w:space="0" w:color="auto"/>
        <w:left w:val="none" w:sz="0" w:space="0" w:color="auto"/>
        <w:bottom w:val="none" w:sz="0" w:space="0" w:color="auto"/>
        <w:right w:val="none" w:sz="0" w:space="0" w:color="auto"/>
      </w:divBdr>
    </w:div>
    <w:div w:id="874125352">
      <w:bodyDiv w:val="1"/>
      <w:marLeft w:val="0"/>
      <w:marRight w:val="0"/>
      <w:marTop w:val="0"/>
      <w:marBottom w:val="0"/>
      <w:divBdr>
        <w:top w:val="none" w:sz="0" w:space="0" w:color="auto"/>
        <w:left w:val="none" w:sz="0" w:space="0" w:color="auto"/>
        <w:bottom w:val="none" w:sz="0" w:space="0" w:color="auto"/>
        <w:right w:val="none" w:sz="0" w:space="0" w:color="auto"/>
      </w:divBdr>
    </w:div>
    <w:div w:id="875240444">
      <w:bodyDiv w:val="1"/>
      <w:marLeft w:val="0"/>
      <w:marRight w:val="0"/>
      <w:marTop w:val="0"/>
      <w:marBottom w:val="0"/>
      <w:divBdr>
        <w:top w:val="none" w:sz="0" w:space="0" w:color="auto"/>
        <w:left w:val="none" w:sz="0" w:space="0" w:color="auto"/>
        <w:bottom w:val="none" w:sz="0" w:space="0" w:color="auto"/>
        <w:right w:val="none" w:sz="0" w:space="0" w:color="auto"/>
      </w:divBdr>
    </w:div>
    <w:div w:id="876428625">
      <w:bodyDiv w:val="1"/>
      <w:marLeft w:val="0"/>
      <w:marRight w:val="0"/>
      <w:marTop w:val="0"/>
      <w:marBottom w:val="0"/>
      <w:divBdr>
        <w:top w:val="none" w:sz="0" w:space="0" w:color="auto"/>
        <w:left w:val="none" w:sz="0" w:space="0" w:color="auto"/>
        <w:bottom w:val="none" w:sz="0" w:space="0" w:color="auto"/>
        <w:right w:val="none" w:sz="0" w:space="0" w:color="auto"/>
      </w:divBdr>
    </w:div>
    <w:div w:id="877090154">
      <w:bodyDiv w:val="1"/>
      <w:marLeft w:val="0"/>
      <w:marRight w:val="0"/>
      <w:marTop w:val="0"/>
      <w:marBottom w:val="0"/>
      <w:divBdr>
        <w:top w:val="none" w:sz="0" w:space="0" w:color="auto"/>
        <w:left w:val="none" w:sz="0" w:space="0" w:color="auto"/>
        <w:bottom w:val="none" w:sz="0" w:space="0" w:color="auto"/>
        <w:right w:val="none" w:sz="0" w:space="0" w:color="auto"/>
      </w:divBdr>
    </w:div>
    <w:div w:id="878203445">
      <w:bodyDiv w:val="1"/>
      <w:marLeft w:val="0"/>
      <w:marRight w:val="0"/>
      <w:marTop w:val="0"/>
      <w:marBottom w:val="0"/>
      <w:divBdr>
        <w:top w:val="none" w:sz="0" w:space="0" w:color="auto"/>
        <w:left w:val="none" w:sz="0" w:space="0" w:color="auto"/>
        <w:bottom w:val="none" w:sz="0" w:space="0" w:color="auto"/>
        <w:right w:val="none" w:sz="0" w:space="0" w:color="auto"/>
      </w:divBdr>
    </w:div>
    <w:div w:id="878277523">
      <w:bodyDiv w:val="1"/>
      <w:marLeft w:val="0"/>
      <w:marRight w:val="0"/>
      <w:marTop w:val="0"/>
      <w:marBottom w:val="0"/>
      <w:divBdr>
        <w:top w:val="none" w:sz="0" w:space="0" w:color="auto"/>
        <w:left w:val="none" w:sz="0" w:space="0" w:color="auto"/>
        <w:bottom w:val="none" w:sz="0" w:space="0" w:color="auto"/>
        <w:right w:val="none" w:sz="0" w:space="0" w:color="auto"/>
      </w:divBdr>
    </w:div>
    <w:div w:id="878712331">
      <w:bodyDiv w:val="1"/>
      <w:marLeft w:val="0"/>
      <w:marRight w:val="0"/>
      <w:marTop w:val="0"/>
      <w:marBottom w:val="0"/>
      <w:divBdr>
        <w:top w:val="none" w:sz="0" w:space="0" w:color="auto"/>
        <w:left w:val="none" w:sz="0" w:space="0" w:color="auto"/>
        <w:bottom w:val="none" w:sz="0" w:space="0" w:color="auto"/>
        <w:right w:val="none" w:sz="0" w:space="0" w:color="auto"/>
      </w:divBdr>
    </w:div>
    <w:div w:id="879049702">
      <w:bodyDiv w:val="1"/>
      <w:marLeft w:val="0"/>
      <w:marRight w:val="0"/>
      <w:marTop w:val="0"/>
      <w:marBottom w:val="0"/>
      <w:divBdr>
        <w:top w:val="none" w:sz="0" w:space="0" w:color="auto"/>
        <w:left w:val="none" w:sz="0" w:space="0" w:color="auto"/>
        <w:bottom w:val="none" w:sz="0" w:space="0" w:color="auto"/>
        <w:right w:val="none" w:sz="0" w:space="0" w:color="auto"/>
      </w:divBdr>
    </w:div>
    <w:div w:id="879784316">
      <w:bodyDiv w:val="1"/>
      <w:marLeft w:val="0"/>
      <w:marRight w:val="0"/>
      <w:marTop w:val="0"/>
      <w:marBottom w:val="0"/>
      <w:divBdr>
        <w:top w:val="none" w:sz="0" w:space="0" w:color="auto"/>
        <w:left w:val="none" w:sz="0" w:space="0" w:color="auto"/>
        <w:bottom w:val="none" w:sz="0" w:space="0" w:color="auto"/>
        <w:right w:val="none" w:sz="0" w:space="0" w:color="auto"/>
      </w:divBdr>
    </w:div>
    <w:div w:id="879971586">
      <w:bodyDiv w:val="1"/>
      <w:marLeft w:val="0"/>
      <w:marRight w:val="0"/>
      <w:marTop w:val="0"/>
      <w:marBottom w:val="0"/>
      <w:divBdr>
        <w:top w:val="none" w:sz="0" w:space="0" w:color="auto"/>
        <w:left w:val="none" w:sz="0" w:space="0" w:color="auto"/>
        <w:bottom w:val="none" w:sz="0" w:space="0" w:color="auto"/>
        <w:right w:val="none" w:sz="0" w:space="0" w:color="auto"/>
      </w:divBdr>
    </w:div>
    <w:div w:id="880214054">
      <w:bodyDiv w:val="1"/>
      <w:marLeft w:val="0"/>
      <w:marRight w:val="0"/>
      <w:marTop w:val="0"/>
      <w:marBottom w:val="0"/>
      <w:divBdr>
        <w:top w:val="none" w:sz="0" w:space="0" w:color="auto"/>
        <w:left w:val="none" w:sz="0" w:space="0" w:color="auto"/>
        <w:bottom w:val="none" w:sz="0" w:space="0" w:color="auto"/>
        <w:right w:val="none" w:sz="0" w:space="0" w:color="auto"/>
      </w:divBdr>
    </w:div>
    <w:div w:id="880827237">
      <w:bodyDiv w:val="1"/>
      <w:marLeft w:val="0"/>
      <w:marRight w:val="0"/>
      <w:marTop w:val="0"/>
      <w:marBottom w:val="0"/>
      <w:divBdr>
        <w:top w:val="none" w:sz="0" w:space="0" w:color="auto"/>
        <w:left w:val="none" w:sz="0" w:space="0" w:color="auto"/>
        <w:bottom w:val="none" w:sz="0" w:space="0" w:color="auto"/>
        <w:right w:val="none" w:sz="0" w:space="0" w:color="auto"/>
      </w:divBdr>
    </w:div>
    <w:div w:id="881096278">
      <w:bodyDiv w:val="1"/>
      <w:marLeft w:val="0"/>
      <w:marRight w:val="0"/>
      <w:marTop w:val="0"/>
      <w:marBottom w:val="0"/>
      <w:divBdr>
        <w:top w:val="none" w:sz="0" w:space="0" w:color="auto"/>
        <w:left w:val="none" w:sz="0" w:space="0" w:color="auto"/>
        <w:bottom w:val="none" w:sz="0" w:space="0" w:color="auto"/>
        <w:right w:val="none" w:sz="0" w:space="0" w:color="auto"/>
      </w:divBdr>
    </w:div>
    <w:div w:id="881597150">
      <w:bodyDiv w:val="1"/>
      <w:marLeft w:val="0"/>
      <w:marRight w:val="0"/>
      <w:marTop w:val="0"/>
      <w:marBottom w:val="0"/>
      <w:divBdr>
        <w:top w:val="none" w:sz="0" w:space="0" w:color="auto"/>
        <w:left w:val="none" w:sz="0" w:space="0" w:color="auto"/>
        <w:bottom w:val="none" w:sz="0" w:space="0" w:color="auto"/>
        <w:right w:val="none" w:sz="0" w:space="0" w:color="auto"/>
      </w:divBdr>
    </w:div>
    <w:div w:id="882328007">
      <w:bodyDiv w:val="1"/>
      <w:marLeft w:val="0"/>
      <w:marRight w:val="0"/>
      <w:marTop w:val="0"/>
      <w:marBottom w:val="0"/>
      <w:divBdr>
        <w:top w:val="none" w:sz="0" w:space="0" w:color="auto"/>
        <w:left w:val="none" w:sz="0" w:space="0" w:color="auto"/>
        <w:bottom w:val="none" w:sz="0" w:space="0" w:color="auto"/>
        <w:right w:val="none" w:sz="0" w:space="0" w:color="auto"/>
      </w:divBdr>
    </w:div>
    <w:div w:id="883180054">
      <w:bodyDiv w:val="1"/>
      <w:marLeft w:val="0"/>
      <w:marRight w:val="0"/>
      <w:marTop w:val="0"/>
      <w:marBottom w:val="0"/>
      <w:divBdr>
        <w:top w:val="none" w:sz="0" w:space="0" w:color="auto"/>
        <w:left w:val="none" w:sz="0" w:space="0" w:color="auto"/>
        <w:bottom w:val="none" w:sz="0" w:space="0" w:color="auto"/>
        <w:right w:val="none" w:sz="0" w:space="0" w:color="auto"/>
      </w:divBdr>
    </w:div>
    <w:div w:id="884147667">
      <w:bodyDiv w:val="1"/>
      <w:marLeft w:val="0"/>
      <w:marRight w:val="0"/>
      <w:marTop w:val="0"/>
      <w:marBottom w:val="0"/>
      <w:divBdr>
        <w:top w:val="none" w:sz="0" w:space="0" w:color="auto"/>
        <w:left w:val="none" w:sz="0" w:space="0" w:color="auto"/>
        <w:bottom w:val="none" w:sz="0" w:space="0" w:color="auto"/>
        <w:right w:val="none" w:sz="0" w:space="0" w:color="auto"/>
      </w:divBdr>
    </w:div>
    <w:div w:id="884214760">
      <w:bodyDiv w:val="1"/>
      <w:marLeft w:val="0"/>
      <w:marRight w:val="0"/>
      <w:marTop w:val="0"/>
      <w:marBottom w:val="0"/>
      <w:divBdr>
        <w:top w:val="none" w:sz="0" w:space="0" w:color="auto"/>
        <w:left w:val="none" w:sz="0" w:space="0" w:color="auto"/>
        <w:bottom w:val="none" w:sz="0" w:space="0" w:color="auto"/>
        <w:right w:val="none" w:sz="0" w:space="0" w:color="auto"/>
      </w:divBdr>
    </w:div>
    <w:div w:id="884371223">
      <w:bodyDiv w:val="1"/>
      <w:marLeft w:val="0"/>
      <w:marRight w:val="0"/>
      <w:marTop w:val="0"/>
      <w:marBottom w:val="0"/>
      <w:divBdr>
        <w:top w:val="none" w:sz="0" w:space="0" w:color="auto"/>
        <w:left w:val="none" w:sz="0" w:space="0" w:color="auto"/>
        <w:bottom w:val="none" w:sz="0" w:space="0" w:color="auto"/>
        <w:right w:val="none" w:sz="0" w:space="0" w:color="auto"/>
      </w:divBdr>
    </w:div>
    <w:div w:id="885334548">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886180780">
      <w:bodyDiv w:val="1"/>
      <w:marLeft w:val="0"/>
      <w:marRight w:val="0"/>
      <w:marTop w:val="0"/>
      <w:marBottom w:val="0"/>
      <w:divBdr>
        <w:top w:val="none" w:sz="0" w:space="0" w:color="auto"/>
        <w:left w:val="none" w:sz="0" w:space="0" w:color="auto"/>
        <w:bottom w:val="none" w:sz="0" w:space="0" w:color="auto"/>
        <w:right w:val="none" w:sz="0" w:space="0" w:color="auto"/>
      </w:divBdr>
    </w:div>
    <w:div w:id="886333651">
      <w:bodyDiv w:val="1"/>
      <w:marLeft w:val="0"/>
      <w:marRight w:val="0"/>
      <w:marTop w:val="0"/>
      <w:marBottom w:val="0"/>
      <w:divBdr>
        <w:top w:val="none" w:sz="0" w:space="0" w:color="auto"/>
        <w:left w:val="none" w:sz="0" w:space="0" w:color="auto"/>
        <w:bottom w:val="none" w:sz="0" w:space="0" w:color="auto"/>
        <w:right w:val="none" w:sz="0" w:space="0" w:color="auto"/>
      </w:divBdr>
    </w:div>
    <w:div w:id="886722070">
      <w:bodyDiv w:val="1"/>
      <w:marLeft w:val="0"/>
      <w:marRight w:val="0"/>
      <w:marTop w:val="0"/>
      <w:marBottom w:val="0"/>
      <w:divBdr>
        <w:top w:val="none" w:sz="0" w:space="0" w:color="auto"/>
        <w:left w:val="none" w:sz="0" w:space="0" w:color="auto"/>
        <w:bottom w:val="none" w:sz="0" w:space="0" w:color="auto"/>
        <w:right w:val="none" w:sz="0" w:space="0" w:color="auto"/>
      </w:divBdr>
    </w:div>
    <w:div w:id="886837292">
      <w:bodyDiv w:val="1"/>
      <w:marLeft w:val="0"/>
      <w:marRight w:val="0"/>
      <w:marTop w:val="0"/>
      <w:marBottom w:val="0"/>
      <w:divBdr>
        <w:top w:val="none" w:sz="0" w:space="0" w:color="auto"/>
        <w:left w:val="none" w:sz="0" w:space="0" w:color="auto"/>
        <w:bottom w:val="none" w:sz="0" w:space="0" w:color="auto"/>
        <w:right w:val="none" w:sz="0" w:space="0" w:color="auto"/>
      </w:divBdr>
    </w:div>
    <w:div w:id="888801410">
      <w:bodyDiv w:val="1"/>
      <w:marLeft w:val="0"/>
      <w:marRight w:val="0"/>
      <w:marTop w:val="0"/>
      <w:marBottom w:val="0"/>
      <w:divBdr>
        <w:top w:val="none" w:sz="0" w:space="0" w:color="auto"/>
        <w:left w:val="none" w:sz="0" w:space="0" w:color="auto"/>
        <w:bottom w:val="none" w:sz="0" w:space="0" w:color="auto"/>
        <w:right w:val="none" w:sz="0" w:space="0" w:color="auto"/>
      </w:divBdr>
    </w:div>
    <w:div w:id="890338203">
      <w:bodyDiv w:val="1"/>
      <w:marLeft w:val="0"/>
      <w:marRight w:val="0"/>
      <w:marTop w:val="0"/>
      <w:marBottom w:val="0"/>
      <w:divBdr>
        <w:top w:val="none" w:sz="0" w:space="0" w:color="auto"/>
        <w:left w:val="none" w:sz="0" w:space="0" w:color="auto"/>
        <w:bottom w:val="none" w:sz="0" w:space="0" w:color="auto"/>
        <w:right w:val="none" w:sz="0" w:space="0" w:color="auto"/>
      </w:divBdr>
    </w:div>
    <w:div w:id="890848707">
      <w:bodyDiv w:val="1"/>
      <w:marLeft w:val="0"/>
      <w:marRight w:val="0"/>
      <w:marTop w:val="0"/>
      <w:marBottom w:val="0"/>
      <w:divBdr>
        <w:top w:val="none" w:sz="0" w:space="0" w:color="auto"/>
        <w:left w:val="none" w:sz="0" w:space="0" w:color="auto"/>
        <w:bottom w:val="none" w:sz="0" w:space="0" w:color="auto"/>
        <w:right w:val="none" w:sz="0" w:space="0" w:color="auto"/>
      </w:divBdr>
    </w:div>
    <w:div w:id="890967351">
      <w:bodyDiv w:val="1"/>
      <w:marLeft w:val="0"/>
      <w:marRight w:val="0"/>
      <w:marTop w:val="0"/>
      <w:marBottom w:val="0"/>
      <w:divBdr>
        <w:top w:val="none" w:sz="0" w:space="0" w:color="auto"/>
        <w:left w:val="none" w:sz="0" w:space="0" w:color="auto"/>
        <w:bottom w:val="none" w:sz="0" w:space="0" w:color="auto"/>
        <w:right w:val="none" w:sz="0" w:space="0" w:color="auto"/>
      </w:divBdr>
    </w:div>
    <w:div w:id="891038214">
      <w:bodyDiv w:val="1"/>
      <w:marLeft w:val="0"/>
      <w:marRight w:val="0"/>
      <w:marTop w:val="0"/>
      <w:marBottom w:val="0"/>
      <w:divBdr>
        <w:top w:val="none" w:sz="0" w:space="0" w:color="auto"/>
        <w:left w:val="none" w:sz="0" w:space="0" w:color="auto"/>
        <w:bottom w:val="none" w:sz="0" w:space="0" w:color="auto"/>
        <w:right w:val="none" w:sz="0" w:space="0" w:color="auto"/>
      </w:divBdr>
    </w:div>
    <w:div w:id="891312509">
      <w:bodyDiv w:val="1"/>
      <w:marLeft w:val="0"/>
      <w:marRight w:val="0"/>
      <w:marTop w:val="0"/>
      <w:marBottom w:val="0"/>
      <w:divBdr>
        <w:top w:val="none" w:sz="0" w:space="0" w:color="auto"/>
        <w:left w:val="none" w:sz="0" w:space="0" w:color="auto"/>
        <w:bottom w:val="none" w:sz="0" w:space="0" w:color="auto"/>
        <w:right w:val="none" w:sz="0" w:space="0" w:color="auto"/>
      </w:divBdr>
    </w:div>
    <w:div w:id="891967622">
      <w:bodyDiv w:val="1"/>
      <w:marLeft w:val="0"/>
      <w:marRight w:val="0"/>
      <w:marTop w:val="0"/>
      <w:marBottom w:val="0"/>
      <w:divBdr>
        <w:top w:val="none" w:sz="0" w:space="0" w:color="auto"/>
        <w:left w:val="none" w:sz="0" w:space="0" w:color="auto"/>
        <w:bottom w:val="none" w:sz="0" w:space="0" w:color="auto"/>
        <w:right w:val="none" w:sz="0" w:space="0" w:color="auto"/>
      </w:divBdr>
    </w:div>
    <w:div w:id="893001676">
      <w:bodyDiv w:val="1"/>
      <w:marLeft w:val="0"/>
      <w:marRight w:val="0"/>
      <w:marTop w:val="0"/>
      <w:marBottom w:val="0"/>
      <w:divBdr>
        <w:top w:val="none" w:sz="0" w:space="0" w:color="auto"/>
        <w:left w:val="none" w:sz="0" w:space="0" w:color="auto"/>
        <w:bottom w:val="none" w:sz="0" w:space="0" w:color="auto"/>
        <w:right w:val="none" w:sz="0" w:space="0" w:color="auto"/>
      </w:divBdr>
    </w:div>
    <w:div w:id="893740752">
      <w:bodyDiv w:val="1"/>
      <w:marLeft w:val="0"/>
      <w:marRight w:val="0"/>
      <w:marTop w:val="0"/>
      <w:marBottom w:val="0"/>
      <w:divBdr>
        <w:top w:val="none" w:sz="0" w:space="0" w:color="auto"/>
        <w:left w:val="none" w:sz="0" w:space="0" w:color="auto"/>
        <w:bottom w:val="none" w:sz="0" w:space="0" w:color="auto"/>
        <w:right w:val="none" w:sz="0" w:space="0" w:color="auto"/>
      </w:divBdr>
    </w:div>
    <w:div w:id="893810678">
      <w:bodyDiv w:val="1"/>
      <w:marLeft w:val="0"/>
      <w:marRight w:val="0"/>
      <w:marTop w:val="0"/>
      <w:marBottom w:val="0"/>
      <w:divBdr>
        <w:top w:val="none" w:sz="0" w:space="0" w:color="auto"/>
        <w:left w:val="none" w:sz="0" w:space="0" w:color="auto"/>
        <w:bottom w:val="none" w:sz="0" w:space="0" w:color="auto"/>
        <w:right w:val="none" w:sz="0" w:space="0" w:color="auto"/>
      </w:divBdr>
    </w:div>
    <w:div w:id="893933189">
      <w:bodyDiv w:val="1"/>
      <w:marLeft w:val="0"/>
      <w:marRight w:val="0"/>
      <w:marTop w:val="0"/>
      <w:marBottom w:val="0"/>
      <w:divBdr>
        <w:top w:val="none" w:sz="0" w:space="0" w:color="auto"/>
        <w:left w:val="none" w:sz="0" w:space="0" w:color="auto"/>
        <w:bottom w:val="none" w:sz="0" w:space="0" w:color="auto"/>
        <w:right w:val="none" w:sz="0" w:space="0" w:color="auto"/>
      </w:divBdr>
    </w:div>
    <w:div w:id="894048112">
      <w:bodyDiv w:val="1"/>
      <w:marLeft w:val="0"/>
      <w:marRight w:val="0"/>
      <w:marTop w:val="0"/>
      <w:marBottom w:val="0"/>
      <w:divBdr>
        <w:top w:val="none" w:sz="0" w:space="0" w:color="auto"/>
        <w:left w:val="none" w:sz="0" w:space="0" w:color="auto"/>
        <w:bottom w:val="none" w:sz="0" w:space="0" w:color="auto"/>
        <w:right w:val="none" w:sz="0" w:space="0" w:color="auto"/>
      </w:divBdr>
    </w:div>
    <w:div w:id="894200494">
      <w:bodyDiv w:val="1"/>
      <w:marLeft w:val="0"/>
      <w:marRight w:val="0"/>
      <w:marTop w:val="0"/>
      <w:marBottom w:val="0"/>
      <w:divBdr>
        <w:top w:val="none" w:sz="0" w:space="0" w:color="auto"/>
        <w:left w:val="none" w:sz="0" w:space="0" w:color="auto"/>
        <w:bottom w:val="none" w:sz="0" w:space="0" w:color="auto"/>
        <w:right w:val="none" w:sz="0" w:space="0" w:color="auto"/>
      </w:divBdr>
    </w:div>
    <w:div w:id="894465364">
      <w:bodyDiv w:val="1"/>
      <w:marLeft w:val="0"/>
      <w:marRight w:val="0"/>
      <w:marTop w:val="0"/>
      <w:marBottom w:val="0"/>
      <w:divBdr>
        <w:top w:val="none" w:sz="0" w:space="0" w:color="auto"/>
        <w:left w:val="none" w:sz="0" w:space="0" w:color="auto"/>
        <w:bottom w:val="none" w:sz="0" w:space="0" w:color="auto"/>
        <w:right w:val="none" w:sz="0" w:space="0" w:color="auto"/>
      </w:divBdr>
    </w:div>
    <w:div w:id="895242201">
      <w:bodyDiv w:val="1"/>
      <w:marLeft w:val="0"/>
      <w:marRight w:val="0"/>
      <w:marTop w:val="0"/>
      <w:marBottom w:val="0"/>
      <w:divBdr>
        <w:top w:val="none" w:sz="0" w:space="0" w:color="auto"/>
        <w:left w:val="none" w:sz="0" w:space="0" w:color="auto"/>
        <w:bottom w:val="none" w:sz="0" w:space="0" w:color="auto"/>
        <w:right w:val="none" w:sz="0" w:space="0" w:color="auto"/>
      </w:divBdr>
    </w:div>
    <w:div w:id="896164990">
      <w:bodyDiv w:val="1"/>
      <w:marLeft w:val="0"/>
      <w:marRight w:val="0"/>
      <w:marTop w:val="0"/>
      <w:marBottom w:val="0"/>
      <w:divBdr>
        <w:top w:val="none" w:sz="0" w:space="0" w:color="auto"/>
        <w:left w:val="none" w:sz="0" w:space="0" w:color="auto"/>
        <w:bottom w:val="none" w:sz="0" w:space="0" w:color="auto"/>
        <w:right w:val="none" w:sz="0" w:space="0" w:color="auto"/>
      </w:divBdr>
    </w:div>
    <w:div w:id="896429021">
      <w:bodyDiv w:val="1"/>
      <w:marLeft w:val="0"/>
      <w:marRight w:val="0"/>
      <w:marTop w:val="0"/>
      <w:marBottom w:val="0"/>
      <w:divBdr>
        <w:top w:val="none" w:sz="0" w:space="0" w:color="auto"/>
        <w:left w:val="none" w:sz="0" w:space="0" w:color="auto"/>
        <w:bottom w:val="none" w:sz="0" w:space="0" w:color="auto"/>
        <w:right w:val="none" w:sz="0" w:space="0" w:color="auto"/>
      </w:divBdr>
    </w:div>
    <w:div w:id="898395183">
      <w:bodyDiv w:val="1"/>
      <w:marLeft w:val="0"/>
      <w:marRight w:val="0"/>
      <w:marTop w:val="0"/>
      <w:marBottom w:val="0"/>
      <w:divBdr>
        <w:top w:val="none" w:sz="0" w:space="0" w:color="auto"/>
        <w:left w:val="none" w:sz="0" w:space="0" w:color="auto"/>
        <w:bottom w:val="none" w:sz="0" w:space="0" w:color="auto"/>
        <w:right w:val="none" w:sz="0" w:space="0" w:color="auto"/>
      </w:divBdr>
    </w:div>
    <w:div w:id="898830032">
      <w:bodyDiv w:val="1"/>
      <w:marLeft w:val="0"/>
      <w:marRight w:val="0"/>
      <w:marTop w:val="0"/>
      <w:marBottom w:val="0"/>
      <w:divBdr>
        <w:top w:val="none" w:sz="0" w:space="0" w:color="auto"/>
        <w:left w:val="none" w:sz="0" w:space="0" w:color="auto"/>
        <w:bottom w:val="none" w:sz="0" w:space="0" w:color="auto"/>
        <w:right w:val="none" w:sz="0" w:space="0" w:color="auto"/>
      </w:divBdr>
    </w:div>
    <w:div w:id="899486677">
      <w:bodyDiv w:val="1"/>
      <w:marLeft w:val="0"/>
      <w:marRight w:val="0"/>
      <w:marTop w:val="0"/>
      <w:marBottom w:val="0"/>
      <w:divBdr>
        <w:top w:val="none" w:sz="0" w:space="0" w:color="auto"/>
        <w:left w:val="none" w:sz="0" w:space="0" w:color="auto"/>
        <w:bottom w:val="none" w:sz="0" w:space="0" w:color="auto"/>
        <w:right w:val="none" w:sz="0" w:space="0" w:color="auto"/>
      </w:divBdr>
    </w:div>
    <w:div w:id="899562711">
      <w:bodyDiv w:val="1"/>
      <w:marLeft w:val="0"/>
      <w:marRight w:val="0"/>
      <w:marTop w:val="0"/>
      <w:marBottom w:val="0"/>
      <w:divBdr>
        <w:top w:val="none" w:sz="0" w:space="0" w:color="auto"/>
        <w:left w:val="none" w:sz="0" w:space="0" w:color="auto"/>
        <w:bottom w:val="none" w:sz="0" w:space="0" w:color="auto"/>
        <w:right w:val="none" w:sz="0" w:space="0" w:color="auto"/>
      </w:divBdr>
    </w:div>
    <w:div w:id="899899617">
      <w:bodyDiv w:val="1"/>
      <w:marLeft w:val="0"/>
      <w:marRight w:val="0"/>
      <w:marTop w:val="0"/>
      <w:marBottom w:val="0"/>
      <w:divBdr>
        <w:top w:val="none" w:sz="0" w:space="0" w:color="auto"/>
        <w:left w:val="none" w:sz="0" w:space="0" w:color="auto"/>
        <w:bottom w:val="none" w:sz="0" w:space="0" w:color="auto"/>
        <w:right w:val="none" w:sz="0" w:space="0" w:color="auto"/>
      </w:divBdr>
    </w:div>
    <w:div w:id="900486266">
      <w:bodyDiv w:val="1"/>
      <w:marLeft w:val="0"/>
      <w:marRight w:val="0"/>
      <w:marTop w:val="0"/>
      <w:marBottom w:val="0"/>
      <w:divBdr>
        <w:top w:val="none" w:sz="0" w:space="0" w:color="auto"/>
        <w:left w:val="none" w:sz="0" w:space="0" w:color="auto"/>
        <w:bottom w:val="none" w:sz="0" w:space="0" w:color="auto"/>
        <w:right w:val="none" w:sz="0" w:space="0" w:color="auto"/>
      </w:divBdr>
    </w:div>
    <w:div w:id="900794338">
      <w:bodyDiv w:val="1"/>
      <w:marLeft w:val="0"/>
      <w:marRight w:val="0"/>
      <w:marTop w:val="0"/>
      <w:marBottom w:val="0"/>
      <w:divBdr>
        <w:top w:val="none" w:sz="0" w:space="0" w:color="auto"/>
        <w:left w:val="none" w:sz="0" w:space="0" w:color="auto"/>
        <w:bottom w:val="none" w:sz="0" w:space="0" w:color="auto"/>
        <w:right w:val="none" w:sz="0" w:space="0" w:color="auto"/>
      </w:divBdr>
    </w:div>
    <w:div w:id="902838674">
      <w:bodyDiv w:val="1"/>
      <w:marLeft w:val="0"/>
      <w:marRight w:val="0"/>
      <w:marTop w:val="0"/>
      <w:marBottom w:val="0"/>
      <w:divBdr>
        <w:top w:val="none" w:sz="0" w:space="0" w:color="auto"/>
        <w:left w:val="none" w:sz="0" w:space="0" w:color="auto"/>
        <w:bottom w:val="none" w:sz="0" w:space="0" w:color="auto"/>
        <w:right w:val="none" w:sz="0" w:space="0" w:color="auto"/>
      </w:divBdr>
    </w:div>
    <w:div w:id="903639297">
      <w:bodyDiv w:val="1"/>
      <w:marLeft w:val="0"/>
      <w:marRight w:val="0"/>
      <w:marTop w:val="0"/>
      <w:marBottom w:val="0"/>
      <w:divBdr>
        <w:top w:val="none" w:sz="0" w:space="0" w:color="auto"/>
        <w:left w:val="none" w:sz="0" w:space="0" w:color="auto"/>
        <w:bottom w:val="none" w:sz="0" w:space="0" w:color="auto"/>
        <w:right w:val="none" w:sz="0" w:space="0" w:color="auto"/>
      </w:divBdr>
    </w:div>
    <w:div w:id="903759144">
      <w:bodyDiv w:val="1"/>
      <w:marLeft w:val="0"/>
      <w:marRight w:val="0"/>
      <w:marTop w:val="0"/>
      <w:marBottom w:val="0"/>
      <w:divBdr>
        <w:top w:val="none" w:sz="0" w:space="0" w:color="auto"/>
        <w:left w:val="none" w:sz="0" w:space="0" w:color="auto"/>
        <w:bottom w:val="none" w:sz="0" w:space="0" w:color="auto"/>
        <w:right w:val="none" w:sz="0" w:space="0" w:color="auto"/>
      </w:divBdr>
    </w:div>
    <w:div w:id="903873272">
      <w:bodyDiv w:val="1"/>
      <w:marLeft w:val="0"/>
      <w:marRight w:val="0"/>
      <w:marTop w:val="0"/>
      <w:marBottom w:val="0"/>
      <w:divBdr>
        <w:top w:val="none" w:sz="0" w:space="0" w:color="auto"/>
        <w:left w:val="none" w:sz="0" w:space="0" w:color="auto"/>
        <w:bottom w:val="none" w:sz="0" w:space="0" w:color="auto"/>
        <w:right w:val="none" w:sz="0" w:space="0" w:color="auto"/>
      </w:divBdr>
    </w:div>
    <w:div w:id="905452228">
      <w:bodyDiv w:val="1"/>
      <w:marLeft w:val="0"/>
      <w:marRight w:val="0"/>
      <w:marTop w:val="0"/>
      <w:marBottom w:val="0"/>
      <w:divBdr>
        <w:top w:val="none" w:sz="0" w:space="0" w:color="auto"/>
        <w:left w:val="none" w:sz="0" w:space="0" w:color="auto"/>
        <w:bottom w:val="none" w:sz="0" w:space="0" w:color="auto"/>
        <w:right w:val="none" w:sz="0" w:space="0" w:color="auto"/>
      </w:divBdr>
    </w:div>
    <w:div w:id="906380770">
      <w:bodyDiv w:val="1"/>
      <w:marLeft w:val="0"/>
      <w:marRight w:val="0"/>
      <w:marTop w:val="0"/>
      <w:marBottom w:val="0"/>
      <w:divBdr>
        <w:top w:val="none" w:sz="0" w:space="0" w:color="auto"/>
        <w:left w:val="none" w:sz="0" w:space="0" w:color="auto"/>
        <w:bottom w:val="none" w:sz="0" w:space="0" w:color="auto"/>
        <w:right w:val="none" w:sz="0" w:space="0" w:color="auto"/>
      </w:divBdr>
    </w:div>
    <w:div w:id="907034373">
      <w:bodyDiv w:val="1"/>
      <w:marLeft w:val="0"/>
      <w:marRight w:val="0"/>
      <w:marTop w:val="0"/>
      <w:marBottom w:val="0"/>
      <w:divBdr>
        <w:top w:val="none" w:sz="0" w:space="0" w:color="auto"/>
        <w:left w:val="none" w:sz="0" w:space="0" w:color="auto"/>
        <w:bottom w:val="none" w:sz="0" w:space="0" w:color="auto"/>
        <w:right w:val="none" w:sz="0" w:space="0" w:color="auto"/>
      </w:divBdr>
    </w:div>
    <w:div w:id="907035132">
      <w:bodyDiv w:val="1"/>
      <w:marLeft w:val="0"/>
      <w:marRight w:val="0"/>
      <w:marTop w:val="0"/>
      <w:marBottom w:val="0"/>
      <w:divBdr>
        <w:top w:val="none" w:sz="0" w:space="0" w:color="auto"/>
        <w:left w:val="none" w:sz="0" w:space="0" w:color="auto"/>
        <w:bottom w:val="none" w:sz="0" w:space="0" w:color="auto"/>
        <w:right w:val="none" w:sz="0" w:space="0" w:color="auto"/>
      </w:divBdr>
    </w:div>
    <w:div w:id="907303100">
      <w:bodyDiv w:val="1"/>
      <w:marLeft w:val="0"/>
      <w:marRight w:val="0"/>
      <w:marTop w:val="0"/>
      <w:marBottom w:val="0"/>
      <w:divBdr>
        <w:top w:val="none" w:sz="0" w:space="0" w:color="auto"/>
        <w:left w:val="none" w:sz="0" w:space="0" w:color="auto"/>
        <w:bottom w:val="none" w:sz="0" w:space="0" w:color="auto"/>
        <w:right w:val="none" w:sz="0" w:space="0" w:color="auto"/>
      </w:divBdr>
    </w:div>
    <w:div w:id="908927850">
      <w:bodyDiv w:val="1"/>
      <w:marLeft w:val="0"/>
      <w:marRight w:val="0"/>
      <w:marTop w:val="0"/>
      <w:marBottom w:val="0"/>
      <w:divBdr>
        <w:top w:val="none" w:sz="0" w:space="0" w:color="auto"/>
        <w:left w:val="none" w:sz="0" w:space="0" w:color="auto"/>
        <w:bottom w:val="none" w:sz="0" w:space="0" w:color="auto"/>
        <w:right w:val="none" w:sz="0" w:space="0" w:color="auto"/>
      </w:divBdr>
    </w:div>
    <w:div w:id="909194632">
      <w:bodyDiv w:val="1"/>
      <w:marLeft w:val="0"/>
      <w:marRight w:val="0"/>
      <w:marTop w:val="0"/>
      <w:marBottom w:val="0"/>
      <w:divBdr>
        <w:top w:val="none" w:sz="0" w:space="0" w:color="auto"/>
        <w:left w:val="none" w:sz="0" w:space="0" w:color="auto"/>
        <w:bottom w:val="none" w:sz="0" w:space="0" w:color="auto"/>
        <w:right w:val="none" w:sz="0" w:space="0" w:color="auto"/>
      </w:divBdr>
    </w:div>
    <w:div w:id="909734519">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09921790">
      <w:bodyDiv w:val="1"/>
      <w:marLeft w:val="0"/>
      <w:marRight w:val="0"/>
      <w:marTop w:val="0"/>
      <w:marBottom w:val="0"/>
      <w:divBdr>
        <w:top w:val="none" w:sz="0" w:space="0" w:color="auto"/>
        <w:left w:val="none" w:sz="0" w:space="0" w:color="auto"/>
        <w:bottom w:val="none" w:sz="0" w:space="0" w:color="auto"/>
        <w:right w:val="none" w:sz="0" w:space="0" w:color="auto"/>
      </w:divBdr>
    </w:div>
    <w:div w:id="910430806">
      <w:bodyDiv w:val="1"/>
      <w:marLeft w:val="0"/>
      <w:marRight w:val="0"/>
      <w:marTop w:val="0"/>
      <w:marBottom w:val="0"/>
      <w:divBdr>
        <w:top w:val="none" w:sz="0" w:space="0" w:color="auto"/>
        <w:left w:val="none" w:sz="0" w:space="0" w:color="auto"/>
        <w:bottom w:val="none" w:sz="0" w:space="0" w:color="auto"/>
        <w:right w:val="none" w:sz="0" w:space="0" w:color="auto"/>
      </w:divBdr>
    </w:div>
    <w:div w:id="911085989">
      <w:bodyDiv w:val="1"/>
      <w:marLeft w:val="0"/>
      <w:marRight w:val="0"/>
      <w:marTop w:val="0"/>
      <w:marBottom w:val="0"/>
      <w:divBdr>
        <w:top w:val="none" w:sz="0" w:space="0" w:color="auto"/>
        <w:left w:val="none" w:sz="0" w:space="0" w:color="auto"/>
        <w:bottom w:val="none" w:sz="0" w:space="0" w:color="auto"/>
        <w:right w:val="none" w:sz="0" w:space="0" w:color="auto"/>
      </w:divBdr>
    </w:div>
    <w:div w:id="911476255">
      <w:bodyDiv w:val="1"/>
      <w:marLeft w:val="0"/>
      <w:marRight w:val="0"/>
      <w:marTop w:val="0"/>
      <w:marBottom w:val="0"/>
      <w:divBdr>
        <w:top w:val="none" w:sz="0" w:space="0" w:color="auto"/>
        <w:left w:val="none" w:sz="0" w:space="0" w:color="auto"/>
        <w:bottom w:val="none" w:sz="0" w:space="0" w:color="auto"/>
        <w:right w:val="none" w:sz="0" w:space="0" w:color="auto"/>
      </w:divBdr>
    </w:div>
    <w:div w:id="911814805">
      <w:bodyDiv w:val="1"/>
      <w:marLeft w:val="0"/>
      <w:marRight w:val="0"/>
      <w:marTop w:val="0"/>
      <w:marBottom w:val="0"/>
      <w:divBdr>
        <w:top w:val="none" w:sz="0" w:space="0" w:color="auto"/>
        <w:left w:val="none" w:sz="0" w:space="0" w:color="auto"/>
        <w:bottom w:val="none" w:sz="0" w:space="0" w:color="auto"/>
        <w:right w:val="none" w:sz="0" w:space="0" w:color="auto"/>
      </w:divBdr>
    </w:div>
    <w:div w:id="911934050">
      <w:bodyDiv w:val="1"/>
      <w:marLeft w:val="0"/>
      <w:marRight w:val="0"/>
      <w:marTop w:val="0"/>
      <w:marBottom w:val="0"/>
      <w:divBdr>
        <w:top w:val="none" w:sz="0" w:space="0" w:color="auto"/>
        <w:left w:val="none" w:sz="0" w:space="0" w:color="auto"/>
        <w:bottom w:val="none" w:sz="0" w:space="0" w:color="auto"/>
        <w:right w:val="none" w:sz="0" w:space="0" w:color="auto"/>
      </w:divBdr>
    </w:div>
    <w:div w:id="912357058">
      <w:bodyDiv w:val="1"/>
      <w:marLeft w:val="0"/>
      <w:marRight w:val="0"/>
      <w:marTop w:val="0"/>
      <w:marBottom w:val="0"/>
      <w:divBdr>
        <w:top w:val="none" w:sz="0" w:space="0" w:color="auto"/>
        <w:left w:val="none" w:sz="0" w:space="0" w:color="auto"/>
        <w:bottom w:val="none" w:sz="0" w:space="0" w:color="auto"/>
        <w:right w:val="none" w:sz="0" w:space="0" w:color="auto"/>
      </w:divBdr>
    </w:div>
    <w:div w:id="912659240">
      <w:bodyDiv w:val="1"/>
      <w:marLeft w:val="0"/>
      <w:marRight w:val="0"/>
      <w:marTop w:val="0"/>
      <w:marBottom w:val="0"/>
      <w:divBdr>
        <w:top w:val="none" w:sz="0" w:space="0" w:color="auto"/>
        <w:left w:val="none" w:sz="0" w:space="0" w:color="auto"/>
        <w:bottom w:val="none" w:sz="0" w:space="0" w:color="auto"/>
        <w:right w:val="none" w:sz="0" w:space="0" w:color="auto"/>
      </w:divBdr>
    </w:div>
    <w:div w:id="913053839">
      <w:bodyDiv w:val="1"/>
      <w:marLeft w:val="0"/>
      <w:marRight w:val="0"/>
      <w:marTop w:val="0"/>
      <w:marBottom w:val="0"/>
      <w:divBdr>
        <w:top w:val="none" w:sz="0" w:space="0" w:color="auto"/>
        <w:left w:val="none" w:sz="0" w:space="0" w:color="auto"/>
        <w:bottom w:val="none" w:sz="0" w:space="0" w:color="auto"/>
        <w:right w:val="none" w:sz="0" w:space="0" w:color="auto"/>
      </w:divBdr>
    </w:div>
    <w:div w:id="913202038">
      <w:bodyDiv w:val="1"/>
      <w:marLeft w:val="0"/>
      <w:marRight w:val="0"/>
      <w:marTop w:val="0"/>
      <w:marBottom w:val="0"/>
      <w:divBdr>
        <w:top w:val="none" w:sz="0" w:space="0" w:color="auto"/>
        <w:left w:val="none" w:sz="0" w:space="0" w:color="auto"/>
        <w:bottom w:val="none" w:sz="0" w:space="0" w:color="auto"/>
        <w:right w:val="none" w:sz="0" w:space="0" w:color="auto"/>
      </w:divBdr>
    </w:div>
    <w:div w:id="913781463">
      <w:bodyDiv w:val="1"/>
      <w:marLeft w:val="0"/>
      <w:marRight w:val="0"/>
      <w:marTop w:val="0"/>
      <w:marBottom w:val="0"/>
      <w:divBdr>
        <w:top w:val="none" w:sz="0" w:space="0" w:color="auto"/>
        <w:left w:val="none" w:sz="0" w:space="0" w:color="auto"/>
        <w:bottom w:val="none" w:sz="0" w:space="0" w:color="auto"/>
        <w:right w:val="none" w:sz="0" w:space="0" w:color="auto"/>
      </w:divBdr>
    </w:div>
    <w:div w:id="914051766">
      <w:bodyDiv w:val="1"/>
      <w:marLeft w:val="0"/>
      <w:marRight w:val="0"/>
      <w:marTop w:val="0"/>
      <w:marBottom w:val="0"/>
      <w:divBdr>
        <w:top w:val="none" w:sz="0" w:space="0" w:color="auto"/>
        <w:left w:val="none" w:sz="0" w:space="0" w:color="auto"/>
        <w:bottom w:val="none" w:sz="0" w:space="0" w:color="auto"/>
        <w:right w:val="none" w:sz="0" w:space="0" w:color="auto"/>
      </w:divBdr>
    </w:div>
    <w:div w:id="914124101">
      <w:bodyDiv w:val="1"/>
      <w:marLeft w:val="0"/>
      <w:marRight w:val="0"/>
      <w:marTop w:val="0"/>
      <w:marBottom w:val="0"/>
      <w:divBdr>
        <w:top w:val="none" w:sz="0" w:space="0" w:color="auto"/>
        <w:left w:val="none" w:sz="0" w:space="0" w:color="auto"/>
        <w:bottom w:val="none" w:sz="0" w:space="0" w:color="auto"/>
        <w:right w:val="none" w:sz="0" w:space="0" w:color="auto"/>
      </w:divBdr>
    </w:div>
    <w:div w:id="914896085">
      <w:bodyDiv w:val="1"/>
      <w:marLeft w:val="0"/>
      <w:marRight w:val="0"/>
      <w:marTop w:val="0"/>
      <w:marBottom w:val="0"/>
      <w:divBdr>
        <w:top w:val="none" w:sz="0" w:space="0" w:color="auto"/>
        <w:left w:val="none" w:sz="0" w:space="0" w:color="auto"/>
        <w:bottom w:val="none" w:sz="0" w:space="0" w:color="auto"/>
        <w:right w:val="none" w:sz="0" w:space="0" w:color="auto"/>
      </w:divBdr>
    </w:div>
    <w:div w:id="915280780">
      <w:bodyDiv w:val="1"/>
      <w:marLeft w:val="0"/>
      <w:marRight w:val="0"/>
      <w:marTop w:val="0"/>
      <w:marBottom w:val="0"/>
      <w:divBdr>
        <w:top w:val="none" w:sz="0" w:space="0" w:color="auto"/>
        <w:left w:val="none" w:sz="0" w:space="0" w:color="auto"/>
        <w:bottom w:val="none" w:sz="0" w:space="0" w:color="auto"/>
        <w:right w:val="none" w:sz="0" w:space="0" w:color="auto"/>
      </w:divBdr>
    </w:div>
    <w:div w:id="915751832">
      <w:bodyDiv w:val="1"/>
      <w:marLeft w:val="0"/>
      <w:marRight w:val="0"/>
      <w:marTop w:val="0"/>
      <w:marBottom w:val="0"/>
      <w:divBdr>
        <w:top w:val="none" w:sz="0" w:space="0" w:color="auto"/>
        <w:left w:val="none" w:sz="0" w:space="0" w:color="auto"/>
        <w:bottom w:val="none" w:sz="0" w:space="0" w:color="auto"/>
        <w:right w:val="none" w:sz="0" w:space="0" w:color="auto"/>
      </w:divBdr>
    </w:div>
    <w:div w:id="916094799">
      <w:bodyDiv w:val="1"/>
      <w:marLeft w:val="0"/>
      <w:marRight w:val="0"/>
      <w:marTop w:val="0"/>
      <w:marBottom w:val="0"/>
      <w:divBdr>
        <w:top w:val="none" w:sz="0" w:space="0" w:color="auto"/>
        <w:left w:val="none" w:sz="0" w:space="0" w:color="auto"/>
        <w:bottom w:val="none" w:sz="0" w:space="0" w:color="auto"/>
        <w:right w:val="none" w:sz="0" w:space="0" w:color="auto"/>
      </w:divBdr>
    </w:div>
    <w:div w:id="917321880">
      <w:bodyDiv w:val="1"/>
      <w:marLeft w:val="0"/>
      <w:marRight w:val="0"/>
      <w:marTop w:val="0"/>
      <w:marBottom w:val="0"/>
      <w:divBdr>
        <w:top w:val="none" w:sz="0" w:space="0" w:color="auto"/>
        <w:left w:val="none" w:sz="0" w:space="0" w:color="auto"/>
        <w:bottom w:val="none" w:sz="0" w:space="0" w:color="auto"/>
        <w:right w:val="none" w:sz="0" w:space="0" w:color="auto"/>
      </w:divBdr>
    </w:div>
    <w:div w:id="917517105">
      <w:bodyDiv w:val="1"/>
      <w:marLeft w:val="0"/>
      <w:marRight w:val="0"/>
      <w:marTop w:val="0"/>
      <w:marBottom w:val="0"/>
      <w:divBdr>
        <w:top w:val="none" w:sz="0" w:space="0" w:color="auto"/>
        <w:left w:val="none" w:sz="0" w:space="0" w:color="auto"/>
        <w:bottom w:val="none" w:sz="0" w:space="0" w:color="auto"/>
        <w:right w:val="none" w:sz="0" w:space="0" w:color="auto"/>
      </w:divBdr>
    </w:div>
    <w:div w:id="917789292">
      <w:bodyDiv w:val="1"/>
      <w:marLeft w:val="0"/>
      <w:marRight w:val="0"/>
      <w:marTop w:val="0"/>
      <w:marBottom w:val="0"/>
      <w:divBdr>
        <w:top w:val="none" w:sz="0" w:space="0" w:color="auto"/>
        <w:left w:val="none" w:sz="0" w:space="0" w:color="auto"/>
        <w:bottom w:val="none" w:sz="0" w:space="0" w:color="auto"/>
        <w:right w:val="none" w:sz="0" w:space="0" w:color="auto"/>
      </w:divBdr>
    </w:div>
    <w:div w:id="918054606">
      <w:bodyDiv w:val="1"/>
      <w:marLeft w:val="0"/>
      <w:marRight w:val="0"/>
      <w:marTop w:val="0"/>
      <w:marBottom w:val="0"/>
      <w:divBdr>
        <w:top w:val="none" w:sz="0" w:space="0" w:color="auto"/>
        <w:left w:val="none" w:sz="0" w:space="0" w:color="auto"/>
        <w:bottom w:val="none" w:sz="0" w:space="0" w:color="auto"/>
        <w:right w:val="none" w:sz="0" w:space="0" w:color="auto"/>
      </w:divBdr>
    </w:div>
    <w:div w:id="918176444">
      <w:bodyDiv w:val="1"/>
      <w:marLeft w:val="0"/>
      <w:marRight w:val="0"/>
      <w:marTop w:val="0"/>
      <w:marBottom w:val="0"/>
      <w:divBdr>
        <w:top w:val="none" w:sz="0" w:space="0" w:color="auto"/>
        <w:left w:val="none" w:sz="0" w:space="0" w:color="auto"/>
        <w:bottom w:val="none" w:sz="0" w:space="0" w:color="auto"/>
        <w:right w:val="none" w:sz="0" w:space="0" w:color="auto"/>
      </w:divBdr>
    </w:div>
    <w:div w:id="918439638">
      <w:bodyDiv w:val="1"/>
      <w:marLeft w:val="0"/>
      <w:marRight w:val="0"/>
      <w:marTop w:val="0"/>
      <w:marBottom w:val="0"/>
      <w:divBdr>
        <w:top w:val="none" w:sz="0" w:space="0" w:color="auto"/>
        <w:left w:val="none" w:sz="0" w:space="0" w:color="auto"/>
        <w:bottom w:val="none" w:sz="0" w:space="0" w:color="auto"/>
        <w:right w:val="none" w:sz="0" w:space="0" w:color="auto"/>
      </w:divBdr>
    </w:div>
    <w:div w:id="918515602">
      <w:bodyDiv w:val="1"/>
      <w:marLeft w:val="0"/>
      <w:marRight w:val="0"/>
      <w:marTop w:val="0"/>
      <w:marBottom w:val="0"/>
      <w:divBdr>
        <w:top w:val="none" w:sz="0" w:space="0" w:color="auto"/>
        <w:left w:val="none" w:sz="0" w:space="0" w:color="auto"/>
        <w:bottom w:val="none" w:sz="0" w:space="0" w:color="auto"/>
        <w:right w:val="none" w:sz="0" w:space="0" w:color="auto"/>
      </w:divBdr>
    </w:div>
    <w:div w:id="918757538">
      <w:bodyDiv w:val="1"/>
      <w:marLeft w:val="0"/>
      <w:marRight w:val="0"/>
      <w:marTop w:val="0"/>
      <w:marBottom w:val="0"/>
      <w:divBdr>
        <w:top w:val="none" w:sz="0" w:space="0" w:color="auto"/>
        <w:left w:val="none" w:sz="0" w:space="0" w:color="auto"/>
        <w:bottom w:val="none" w:sz="0" w:space="0" w:color="auto"/>
        <w:right w:val="none" w:sz="0" w:space="0" w:color="auto"/>
      </w:divBdr>
    </w:div>
    <w:div w:id="918828272">
      <w:bodyDiv w:val="1"/>
      <w:marLeft w:val="0"/>
      <w:marRight w:val="0"/>
      <w:marTop w:val="0"/>
      <w:marBottom w:val="0"/>
      <w:divBdr>
        <w:top w:val="none" w:sz="0" w:space="0" w:color="auto"/>
        <w:left w:val="none" w:sz="0" w:space="0" w:color="auto"/>
        <w:bottom w:val="none" w:sz="0" w:space="0" w:color="auto"/>
        <w:right w:val="none" w:sz="0" w:space="0" w:color="auto"/>
      </w:divBdr>
    </w:div>
    <w:div w:id="918952685">
      <w:bodyDiv w:val="1"/>
      <w:marLeft w:val="0"/>
      <w:marRight w:val="0"/>
      <w:marTop w:val="0"/>
      <w:marBottom w:val="0"/>
      <w:divBdr>
        <w:top w:val="none" w:sz="0" w:space="0" w:color="auto"/>
        <w:left w:val="none" w:sz="0" w:space="0" w:color="auto"/>
        <w:bottom w:val="none" w:sz="0" w:space="0" w:color="auto"/>
        <w:right w:val="none" w:sz="0" w:space="0" w:color="auto"/>
      </w:divBdr>
    </w:div>
    <w:div w:id="919674794">
      <w:bodyDiv w:val="1"/>
      <w:marLeft w:val="0"/>
      <w:marRight w:val="0"/>
      <w:marTop w:val="0"/>
      <w:marBottom w:val="0"/>
      <w:divBdr>
        <w:top w:val="none" w:sz="0" w:space="0" w:color="auto"/>
        <w:left w:val="none" w:sz="0" w:space="0" w:color="auto"/>
        <w:bottom w:val="none" w:sz="0" w:space="0" w:color="auto"/>
        <w:right w:val="none" w:sz="0" w:space="0" w:color="auto"/>
      </w:divBdr>
    </w:div>
    <w:div w:id="919871656">
      <w:bodyDiv w:val="1"/>
      <w:marLeft w:val="0"/>
      <w:marRight w:val="0"/>
      <w:marTop w:val="0"/>
      <w:marBottom w:val="0"/>
      <w:divBdr>
        <w:top w:val="none" w:sz="0" w:space="0" w:color="auto"/>
        <w:left w:val="none" w:sz="0" w:space="0" w:color="auto"/>
        <w:bottom w:val="none" w:sz="0" w:space="0" w:color="auto"/>
        <w:right w:val="none" w:sz="0" w:space="0" w:color="auto"/>
      </w:divBdr>
    </w:div>
    <w:div w:id="920406612">
      <w:bodyDiv w:val="1"/>
      <w:marLeft w:val="0"/>
      <w:marRight w:val="0"/>
      <w:marTop w:val="0"/>
      <w:marBottom w:val="0"/>
      <w:divBdr>
        <w:top w:val="none" w:sz="0" w:space="0" w:color="auto"/>
        <w:left w:val="none" w:sz="0" w:space="0" w:color="auto"/>
        <w:bottom w:val="none" w:sz="0" w:space="0" w:color="auto"/>
        <w:right w:val="none" w:sz="0" w:space="0" w:color="auto"/>
      </w:divBdr>
    </w:div>
    <w:div w:id="920867553">
      <w:bodyDiv w:val="1"/>
      <w:marLeft w:val="0"/>
      <w:marRight w:val="0"/>
      <w:marTop w:val="0"/>
      <w:marBottom w:val="0"/>
      <w:divBdr>
        <w:top w:val="none" w:sz="0" w:space="0" w:color="auto"/>
        <w:left w:val="none" w:sz="0" w:space="0" w:color="auto"/>
        <w:bottom w:val="none" w:sz="0" w:space="0" w:color="auto"/>
        <w:right w:val="none" w:sz="0" w:space="0" w:color="auto"/>
      </w:divBdr>
    </w:div>
    <w:div w:id="921596926">
      <w:bodyDiv w:val="1"/>
      <w:marLeft w:val="0"/>
      <w:marRight w:val="0"/>
      <w:marTop w:val="0"/>
      <w:marBottom w:val="0"/>
      <w:divBdr>
        <w:top w:val="none" w:sz="0" w:space="0" w:color="auto"/>
        <w:left w:val="none" w:sz="0" w:space="0" w:color="auto"/>
        <w:bottom w:val="none" w:sz="0" w:space="0" w:color="auto"/>
        <w:right w:val="none" w:sz="0" w:space="0" w:color="auto"/>
      </w:divBdr>
    </w:div>
    <w:div w:id="921794289">
      <w:bodyDiv w:val="1"/>
      <w:marLeft w:val="0"/>
      <w:marRight w:val="0"/>
      <w:marTop w:val="0"/>
      <w:marBottom w:val="0"/>
      <w:divBdr>
        <w:top w:val="none" w:sz="0" w:space="0" w:color="auto"/>
        <w:left w:val="none" w:sz="0" w:space="0" w:color="auto"/>
        <w:bottom w:val="none" w:sz="0" w:space="0" w:color="auto"/>
        <w:right w:val="none" w:sz="0" w:space="0" w:color="auto"/>
      </w:divBdr>
    </w:div>
    <w:div w:id="922032897">
      <w:bodyDiv w:val="1"/>
      <w:marLeft w:val="0"/>
      <w:marRight w:val="0"/>
      <w:marTop w:val="0"/>
      <w:marBottom w:val="0"/>
      <w:divBdr>
        <w:top w:val="none" w:sz="0" w:space="0" w:color="auto"/>
        <w:left w:val="none" w:sz="0" w:space="0" w:color="auto"/>
        <w:bottom w:val="none" w:sz="0" w:space="0" w:color="auto"/>
        <w:right w:val="none" w:sz="0" w:space="0" w:color="auto"/>
      </w:divBdr>
    </w:div>
    <w:div w:id="922419565">
      <w:bodyDiv w:val="1"/>
      <w:marLeft w:val="0"/>
      <w:marRight w:val="0"/>
      <w:marTop w:val="0"/>
      <w:marBottom w:val="0"/>
      <w:divBdr>
        <w:top w:val="none" w:sz="0" w:space="0" w:color="auto"/>
        <w:left w:val="none" w:sz="0" w:space="0" w:color="auto"/>
        <w:bottom w:val="none" w:sz="0" w:space="0" w:color="auto"/>
        <w:right w:val="none" w:sz="0" w:space="0" w:color="auto"/>
      </w:divBdr>
    </w:div>
    <w:div w:id="922762598">
      <w:bodyDiv w:val="1"/>
      <w:marLeft w:val="0"/>
      <w:marRight w:val="0"/>
      <w:marTop w:val="0"/>
      <w:marBottom w:val="0"/>
      <w:divBdr>
        <w:top w:val="none" w:sz="0" w:space="0" w:color="auto"/>
        <w:left w:val="none" w:sz="0" w:space="0" w:color="auto"/>
        <w:bottom w:val="none" w:sz="0" w:space="0" w:color="auto"/>
        <w:right w:val="none" w:sz="0" w:space="0" w:color="auto"/>
      </w:divBdr>
    </w:div>
    <w:div w:id="923489364">
      <w:bodyDiv w:val="1"/>
      <w:marLeft w:val="0"/>
      <w:marRight w:val="0"/>
      <w:marTop w:val="0"/>
      <w:marBottom w:val="0"/>
      <w:divBdr>
        <w:top w:val="none" w:sz="0" w:space="0" w:color="auto"/>
        <w:left w:val="none" w:sz="0" w:space="0" w:color="auto"/>
        <w:bottom w:val="none" w:sz="0" w:space="0" w:color="auto"/>
        <w:right w:val="none" w:sz="0" w:space="0" w:color="auto"/>
      </w:divBdr>
    </w:div>
    <w:div w:id="923565980">
      <w:bodyDiv w:val="1"/>
      <w:marLeft w:val="0"/>
      <w:marRight w:val="0"/>
      <w:marTop w:val="0"/>
      <w:marBottom w:val="0"/>
      <w:divBdr>
        <w:top w:val="none" w:sz="0" w:space="0" w:color="auto"/>
        <w:left w:val="none" w:sz="0" w:space="0" w:color="auto"/>
        <w:bottom w:val="none" w:sz="0" w:space="0" w:color="auto"/>
        <w:right w:val="none" w:sz="0" w:space="0" w:color="auto"/>
      </w:divBdr>
    </w:div>
    <w:div w:id="923614268">
      <w:bodyDiv w:val="1"/>
      <w:marLeft w:val="0"/>
      <w:marRight w:val="0"/>
      <w:marTop w:val="0"/>
      <w:marBottom w:val="0"/>
      <w:divBdr>
        <w:top w:val="none" w:sz="0" w:space="0" w:color="auto"/>
        <w:left w:val="none" w:sz="0" w:space="0" w:color="auto"/>
        <w:bottom w:val="none" w:sz="0" w:space="0" w:color="auto"/>
        <w:right w:val="none" w:sz="0" w:space="0" w:color="auto"/>
      </w:divBdr>
    </w:div>
    <w:div w:id="923684196">
      <w:bodyDiv w:val="1"/>
      <w:marLeft w:val="0"/>
      <w:marRight w:val="0"/>
      <w:marTop w:val="0"/>
      <w:marBottom w:val="0"/>
      <w:divBdr>
        <w:top w:val="none" w:sz="0" w:space="0" w:color="auto"/>
        <w:left w:val="none" w:sz="0" w:space="0" w:color="auto"/>
        <w:bottom w:val="none" w:sz="0" w:space="0" w:color="auto"/>
        <w:right w:val="none" w:sz="0" w:space="0" w:color="auto"/>
      </w:divBdr>
    </w:div>
    <w:div w:id="923880363">
      <w:bodyDiv w:val="1"/>
      <w:marLeft w:val="0"/>
      <w:marRight w:val="0"/>
      <w:marTop w:val="0"/>
      <w:marBottom w:val="0"/>
      <w:divBdr>
        <w:top w:val="none" w:sz="0" w:space="0" w:color="auto"/>
        <w:left w:val="none" w:sz="0" w:space="0" w:color="auto"/>
        <w:bottom w:val="none" w:sz="0" w:space="0" w:color="auto"/>
        <w:right w:val="none" w:sz="0" w:space="0" w:color="auto"/>
      </w:divBdr>
    </w:div>
    <w:div w:id="923952061">
      <w:bodyDiv w:val="1"/>
      <w:marLeft w:val="0"/>
      <w:marRight w:val="0"/>
      <w:marTop w:val="0"/>
      <w:marBottom w:val="0"/>
      <w:divBdr>
        <w:top w:val="none" w:sz="0" w:space="0" w:color="auto"/>
        <w:left w:val="none" w:sz="0" w:space="0" w:color="auto"/>
        <w:bottom w:val="none" w:sz="0" w:space="0" w:color="auto"/>
        <w:right w:val="none" w:sz="0" w:space="0" w:color="auto"/>
      </w:divBdr>
    </w:div>
    <w:div w:id="924412582">
      <w:bodyDiv w:val="1"/>
      <w:marLeft w:val="0"/>
      <w:marRight w:val="0"/>
      <w:marTop w:val="0"/>
      <w:marBottom w:val="0"/>
      <w:divBdr>
        <w:top w:val="none" w:sz="0" w:space="0" w:color="auto"/>
        <w:left w:val="none" w:sz="0" w:space="0" w:color="auto"/>
        <w:bottom w:val="none" w:sz="0" w:space="0" w:color="auto"/>
        <w:right w:val="none" w:sz="0" w:space="0" w:color="auto"/>
      </w:divBdr>
    </w:div>
    <w:div w:id="924463648">
      <w:bodyDiv w:val="1"/>
      <w:marLeft w:val="0"/>
      <w:marRight w:val="0"/>
      <w:marTop w:val="0"/>
      <w:marBottom w:val="0"/>
      <w:divBdr>
        <w:top w:val="none" w:sz="0" w:space="0" w:color="auto"/>
        <w:left w:val="none" w:sz="0" w:space="0" w:color="auto"/>
        <w:bottom w:val="none" w:sz="0" w:space="0" w:color="auto"/>
        <w:right w:val="none" w:sz="0" w:space="0" w:color="auto"/>
      </w:divBdr>
    </w:div>
    <w:div w:id="924873430">
      <w:bodyDiv w:val="1"/>
      <w:marLeft w:val="0"/>
      <w:marRight w:val="0"/>
      <w:marTop w:val="0"/>
      <w:marBottom w:val="0"/>
      <w:divBdr>
        <w:top w:val="none" w:sz="0" w:space="0" w:color="auto"/>
        <w:left w:val="none" w:sz="0" w:space="0" w:color="auto"/>
        <w:bottom w:val="none" w:sz="0" w:space="0" w:color="auto"/>
        <w:right w:val="none" w:sz="0" w:space="0" w:color="auto"/>
      </w:divBdr>
    </w:div>
    <w:div w:id="924997709">
      <w:bodyDiv w:val="1"/>
      <w:marLeft w:val="0"/>
      <w:marRight w:val="0"/>
      <w:marTop w:val="0"/>
      <w:marBottom w:val="0"/>
      <w:divBdr>
        <w:top w:val="none" w:sz="0" w:space="0" w:color="auto"/>
        <w:left w:val="none" w:sz="0" w:space="0" w:color="auto"/>
        <w:bottom w:val="none" w:sz="0" w:space="0" w:color="auto"/>
        <w:right w:val="none" w:sz="0" w:space="0" w:color="auto"/>
      </w:divBdr>
    </w:div>
    <w:div w:id="926114590">
      <w:bodyDiv w:val="1"/>
      <w:marLeft w:val="0"/>
      <w:marRight w:val="0"/>
      <w:marTop w:val="0"/>
      <w:marBottom w:val="0"/>
      <w:divBdr>
        <w:top w:val="none" w:sz="0" w:space="0" w:color="auto"/>
        <w:left w:val="none" w:sz="0" w:space="0" w:color="auto"/>
        <w:bottom w:val="none" w:sz="0" w:space="0" w:color="auto"/>
        <w:right w:val="none" w:sz="0" w:space="0" w:color="auto"/>
      </w:divBdr>
    </w:div>
    <w:div w:id="926307561">
      <w:bodyDiv w:val="1"/>
      <w:marLeft w:val="0"/>
      <w:marRight w:val="0"/>
      <w:marTop w:val="0"/>
      <w:marBottom w:val="0"/>
      <w:divBdr>
        <w:top w:val="none" w:sz="0" w:space="0" w:color="auto"/>
        <w:left w:val="none" w:sz="0" w:space="0" w:color="auto"/>
        <w:bottom w:val="none" w:sz="0" w:space="0" w:color="auto"/>
        <w:right w:val="none" w:sz="0" w:space="0" w:color="auto"/>
      </w:divBdr>
    </w:div>
    <w:div w:id="926423806">
      <w:bodyDiv w:val="1"/>
      <w:marLeft w:val="0"/>
      <w:marRight w:val="0"/>
      <w:marTop w:val="0"/>
      <w:marBottom w:val="0"/>
      <w:divBdr>
        <w:top w:val="none" w:sz="0" w:space="0" w:color="auto"/>
        <w:left w:val="none" w:sz="0" w:space="0" w:color="auto"/>
        <w:bottom w:val="none" w:sz="0" w:space="0" w:color="auto"/>
        <w:right w:val="none" w:sz="0" w:space="0" w:color="auto"/>
      </w:divBdr>
    </w:div>
    <w:div w:id="927270461">
      <w:bodyDiv w:val="1"/>
      <w:marLeft w:val="0"/>
      <w:marRight w:val="0"/>
      <w:marTop w:val="0"/>
      <w:marBottom w:val="0"/>
      <w:divBdr>
        <w:top w:val="none" w:sz="0" w:space="0" w:color="auto"/>
        <w:left w:val="none" w:sz="0" w:space="0" w:color="auto"/>
        <w:bottom w:val="none" w:sz="0" w:space="0" w:color="auto"/>
        <w:right w:val="none" w:sz="0" w:space="0" w:color="auto"/>
      </w:divBdr>
    </w:div>
    <w:div w:id="928151459">
      <w:bodyDiv w:val="1"/>
      <w:marLeft w:val="0"/>
      <w:marRight w:val="0"/>
      <w:marTop w:val="0"/>
      <w:marBottom w:val="0"/>
      <w:divBdr>
        <w:top w:val="none" w:sz="0" w:space="0" w:color="auto"/>
        <w:left w:val="none" w:sz="0" w:space="0" w:color="auto"/>
        <w:bottom w:val="none" w:sz="0" w:space="0" w:color="auto"/>
        <w:right w:val="none" w:sz="0" w:space="0" w:color="auto"/>
      </w:divBdr>
    </w:div>
    <w:div w:id="928152735">
      <w:bodyDiv w:val="1"/>
      <w:marLeft w:val="0"/>
      <w:marRight w:val="0"/>
      <w:marTop w:val="0"/>
      <w:marBottom w:val="0"/>
      <w:divBdr>
        <w:top w:val="none" w:sz="0" w:space="0" w:color="auto"/>
        <w:left w:val="none" w:sz="0" w:space="0" w:color="auto"/>
        <w:bottom w:val="none" w:sz="0" w:space="0" w:color="auto"/>
        <w:right w:val="none" w:sz="0" w:space="0" w:color="auto"/>
      </w:divBdr>
    </w:div>
    <w:div w:id="930241211">
      <w:bodyDiv w:val="1"/>
      <w:marLeft w:val="0"/>
      <w:marRight w:val="0"/>
      <w:marTop w:val="0"/>
      <w:marBottom w:val="0"/>
      <w:divBdr>
        <w:top w:val="none" w:sz="0" w:space="0" w:color="auto"/>
        <w:left w:val="none" w:sz="0" w:space="0" w:color="auto"/>
        <w:bottom w:val="none" w:sz="0" w:space="0" w:color="auto"/>
        <w:right w:val="none" w:sz="0" w:space="0" w:color="auto"/>
      </w:divBdr>
    </w:div>
    <w:div w:id="930359468">
      <w:bodyDiv w:val="1"/>
      <w:marLeft w:val="0"/>
      <w:marRight w:val="0"/>
      <w:marTop w:val="0"/>
      <w:marBottom w:val="0"/>
      <w:divBdr>
        <w:top w:val="none" w:sz="0" w:space="0" w:color="auto"/>
        <w:left w:val="none" w:sz="0" w:space="0" w:color="auto"/>
        <w:bottom w:val="none" w:sz="0" w:space="0" w:color="auto"/>
        <w:right w:val="none" w:sz="0" w:space="0" w:color="auto"/>
      </w:divBdr>
    </w:div>
    <w:div w:id="930548724">
      <w:bodyDiv w:val="1"/>
      <w:marLeft w:val="0"/>
      <w:marRight w:val="0"/>
      <w:marTop w:val="0"/>
      <w:marBottom w:val="0"/>
      <w:divBdr>
        <w:top w:val="none" w:sz="0" w:space="0" w:color="auto"/>
        <w:left w:val="none" w:sz="0" w:space="0" w:color="auto"/>
        <w:bottom w:val="none" w:sz="0" w:space="0" w:color="auto"/>
        <w:right w:val="none" w:sz="0" w:space="0" w:color="auto"/>
      </w:divBdr>
    </w:div>
    <w:div w:id="931016305">
      <w:bodyDiv w:val="1"/>
      <w:marLeft w:val="0"/>
      <w:marRight w:val="0"/>
      <w:marTop w:val="0"/>
      <w:marBottom w:val="0"/>
      <w:divBdr>
        <w:top w:val="none" w:sz="0" w:space="0" w:color="auto"/>
        <w:left w:val="none" w:sz="0" w:space="0" w:color="auto"/>
        <w:bottom w:val="none" w:sz="0" w:space="0" w:color="auto"/>
        <w:right w:val="none" w:sz="0" w:space="0" w:color="auto"/>
      </w:divBdr>
    </w:div>
    <w:div w:id="931623660">
      <w:bodyDiv w:val="1"/>
      <w:marLeft w:val="0"/>
      <w:marRight w:val="0"/>
      <w:marTop w:val="0"/>
      <w:marBottom w:val="0"/>
      <w:divBdr>
        <w:top w:val="none" w:sz="0" w:space="0" w:color="auto"/>
        <w:left w:val="none" w:sz="0" w:space="0" w:color="auto"/>
        <w:bottom w:val="none" w:sz="0" w:space="0" w:color="auto"/>
        <w:right w:val="none" w:sz="0" w:space="0" w:color="auto"/>
      </w:divBdr>
    </w:div>
    <w:div w:id="931624665">
      <w:bodyDiv w:val="1"/>
      <w:marLeft w:val="0"/>
      <w:marRight w:val="0"/>
      <w:marTop w:val="0"/>
      <w:marBottom w:val="0"/>
      <w:divBdr>
        <w:top w:val="none" w:sz="0" w:space="0" w:color="auto"/>
        <w:left w:val="none" w:sz="0" w:space="0" w:color="auto"/>
        <w:bottom w:val="none" w:sz="0" w:space="0" w:color="auto"/>
        <w:right w:val="none" w:sz="0" w:space="0" w:color="auto"/>
      </w:divBdr>
    </w:div>
    <w:div w:id="932930959">
      <w:bodyDiv w:val="1"/>
      <w:marLeft w:val="0"/>
      <w:marRight w:val="0"/>
      <w:marTop w:val="0"/>
      <w:marBottom w:val="0"/>
      <w:divBdr>
        <w:top w:val="none" w:sz="0" w:space="0" w:color="auto"/>
        <w:left w:val="none" w:sz="0" w:space="0" w:color="auto"/>
        <w:bottom w:val="none" w:sz="0" w:space="0" w:color="auto"/>
        <w:right w:val="none" w:sz="0" w:space="0" w:color="auto"/>
      </w:divBdr>
    </w:div>
    <w:div w:id="932935105">
      <w:bodyDiv w:val="1"/>
      <w:marLeft w:val="0"/>
      <w:marRight w:val="0"/>
      <w:marTop w:val="0"/>
      <w:marBottom w:val="0"/>
      <w:divBdr>
        <w:top w:val="none" w:sz="0" w:space="0" w:color="auto"/>
        <w:left w:val="none" w:sz="0" w:space="0" w:color="auto"/>
        <w:bottom w:val="none" w:sz="0" w:space="0" w:color="auto"/>
        <w:right w:val="none" w:sz="0" w:space="0" w:color="auto"/>
      </w:divBdr>
    </w:div>
    <w:div w:id="933590530">
      <w:bodyDiv w:val="1"/>
      <w:marLeft w:val="0"/>
      <w:marRight w:val="0"/>
      <w:marTop w:val="0"/>
      <w:marBottom w:val="0"/>
      <w:divBdr>
        <w:top w:val="none" w:sz="0" w:space="0" w:color="auto"/>
        <w:left w:val="none" w:sz="0" w:space="0" w:color="auto"/>
        <w:bottom w:val="none" w:sz="0" w:space="0" w:color="auto"/>
        <w:right w:val="none" w:sz="0" w:space="0" w:color="auto"/>
      </w:divBdr>
    </w:div>
    <w:div w:id="933784924">
      <w:bodyDiv w:val="1"/>
      <w:marLeft w:val="0"/>
      <w:marRight w:val="0"/>
      <w:marTop w:val="0"/>
      <w:marBottom w:val="0"/>
      <w:divBdr>
        <w:top w:val="none" w:sz="0" w:space="0" w:color="auto"/>
        <w:left w:val="none" w:sz="0" w:space="0" w:color="auto"/>
        <w:bottom w:val="none" w:sz="0" w:space="0" w:color="auto"/>
        <w:right w:val="none" w:sz="0" w:space="0" w:color="auto"/>
      </w:divBdr>
    </w:div>
    <w:div w:id="934168087">
      <w:bodyDiv w:val="1"/>
      <w:marLeft w:val="0"/>
      <w:marRight w:val="0"/>
      <w:marTop w:val="0"/>
      <w:marBottom w:val="0"/>
      <w:divBdr>
        <w:top w:val="none" w:sz="0" w:space="0" w:color="auto"/>
        <w:left w:val="none" w:sz="0" w:space="0" w:color="auto"/>
        <w:bottom w:val="none" w:sz="0" w:space="0" w:color="auto"/>
        <w:right w:val="none" w:sz="0" w:space="0" w:color="auto"/>
      </w:divBdr>
    </w:div>
    <w:div w:id="934634452">
      <w:bodyDiv w:val="1"/>
      <w:marLeft w:val="0"/>
      <w:marRight w:val="0"/>
      <w:marTop w:val="0"/>
      <w:marBottom w:val="0"/>
      <w:divBdr>
        <w:top w:val="none" w:sz="0" w:space="0" w:color="auto"/>
        <w:left w:val="none" w:sz="0" w:space="0" w:color="auto"/>
        <w:bottom w:val="none" w:sz="0" w:space="0" w:color="auto"/>
        <w:right w:val="none" w:sz="0" w:space="0" w:color="auto"/>
      </w:divBdr>
    </w:div>
    <w:div w:id="935286424">
      <w:bodyDiv w:val="1"/>
      <w:marLeft w:val="0"/>
      <w:marRight w:val="0"/>
      <w:marTop w:val="0"/>
      <w:marBottom w:val="0"/>
      <w:divBdr>
        <w:top w:val="none" w:sz="0" w:space="0" w:color="auto"/>
        <w:left w:val="none" w:sz="0" w:space="0" w:color="auto"/>
        <w:bottom w:val="none" w:sz="0" w:space="0" w:color="auto"/>
        <w:right w:val="none" w:sz="0" w:space="0" w:color="auto"/>
      </w:divBdr>
    </w:div>
    <w:div w:id="935286843">
      <w:bodyDiv w:val="1"/>
      <w:marLeft w:val="0"/>
      <w:marRight w:val="0"/>
      <w:marTop w:val="0"/>
      <w:marBottom w:val="0"/>
      <w:divBdr>
        <w:top w:val="none" w:sz="0" w:space="0" w:color="auto"/>
        <w:left w:val="none" w:sz="0" w:space="0" w:color="auto"/>
        <w:bottom w:val="none" w:sz="0" w:space="0" w:color="auto"/>
        <w:right w:val="none" w:sz="0" w:space="0" w:color="auto"/>
      </w:divBdr>
    </w:div>
    <w:div w:id="935869229">
      <w:bodyDiv w:val="1"/>
      <w:marLeft w:val="0"/>
      <w:marRight w:val="0"/>
      <w:marTop w:val="0"/>
      <w:marBottom w:val="0"/>
      <w:divBdr>
        <w:top w:val="none" w:sz="0" w:space="0" w:color="auto"/>
        <w:left w:val="none" w:sz="0" w:space="0" w:color="auto"/>
        <w:bottom w:val="none" w:sz="0" w:space="0" w:color="auto"/>
        <w:right w:val="none" w:sz="0" w:space="0" w:color="auto"/>
      </w:divBdr>
    </w:div>
    <w:div w:id="936057920">
      <w:bodyDiv w:val="1"/>
      <w:marLeft w:val="0"/>
      <w:marRight w:val="0"/>
      <w:marTop w:val="0"/>
      <w:marBottom w:val="0"/>
      <w:divBdr>
        <w:top w:val="none" w:sz="0" w:space="0" w:color="auto"/>
        <w:left w:val="none" w:sz="0" w:space="0" w:color="auto"/>
        <w:bottom w:val="none" w:sz="0" w:space="0" w:color="auto"/>
        <w:right w:val="none" w:sz="0" w:space="0" w:color="auto"/>
      </w:divBdr>
    </w:div>
    <w:div w:id="936524829">
      <w:bodyDiv w:val="1"/>
      <w:marLeft w:val="0"/>
      <w:marRight w:val="0"/>
      <w:marTop w:val="0"/>
      <w:marBottom w:val="0"/>
      <w:divBdr>
        <w:top w:val="none" w:sz="0" w:space="0" w:color="auto"/>
        <w:left w:val="none" w:sz="0" w:space="0" w:color="auto"/>
        <w:bottom w:val="none" w:sz="0" w:space="0" w:color="auto"/>
        <w:right w:val="none" w:sz="0" w:space="0" w:color="auto"/>
      </w:divBdr>
    </w:div>
    <w:div w:id="936710956">
      <w:bodyDiv w:val="1"/>
      <w:marLeft w:val="0"/>
      <w:marRight w:val="0"/>
      <w:marTop w:val="0"/>
      <w:marBottom w:val="0"/>
      <w:divBdr>
        <w:top w:val="none" w:sz="0" w:space="0" w:color="auto"/>
        <w:left w:val="none" w:sz="0" w:space="0" w:color="auto"/>
        <w:bottom w:val="none" w:sz="0" w:space="0" w:color="auto"/>
        <w:right w:val="none" w:sz="0" w:space="0" w:color="auto"/>
      </w:divBdr>
    </w:div>
    <w:div w:id="936716602">
      <w:bodyDiv w:val="1"/>
      <w:marLeft w:val="0"/>
      <w:marRight w:val="0"/>
      <w:marTop w:val="0"/>
      <w:marBottom w:val="0"/>
      <w:divBdr>
        <w:top w:val="none" w:sz="0" w:space="0" w:color="auto"/>
        <w:left w:val="none" w:sz="0" w:space="0" w:color="auto"/>
        <w:bottom w:val="none" w:sz="0" w:space="0" w:color="auto"/>
        <w:right w:val="none" w:sz="0" w:space="0" w:color="auto"/>
      </w:divBdr>
    </w:div>
    <w:div w:id="936909449">
      <w:bodyDiv w:val="1"/>
      <w:marLeft w:val="0"/>
      <w:marRight w:val="0"/>
      <w:marTop w:val="0"/>
      <w:marBottom w:val="0"/>
      <w:divBdr>
        <w:top w:val="none" w:sz="0" w:space="0" w:color="auto"/>
        <w:left w:val="none" w:sz="0" w:space="0" w:color="auto"/>
        <w:bottom w:val="none" w:sz="0" w:space="0" w:color="auto"/>
        <w:right w:val="none" w:sz="0" w:space="0" w:color="auto"/>
      </w:divBdr>
    </w:div>
    <w:div w:id="936980349">
      <w:bodyDiv w:val="1"/>
      <w:marLeft w:val="0"/>
      <w:marRight w:val="0"/>
      <w:marTop w:val="0"/>
      <w:marBottom w:val="0"/>
      <w:divBdr>
        <w:top w:val="none" w:sz="0" w:space="0" w:color="auto"/>
        <w:left w:val="none" w:sz="0" w:space="0" w:color="auto"/>
        <w:bottom w:val="none" w:sz="0" w:space="0" w:color="auto"/>
        <w:right w:val="none" w:sz="0" w:space="0" w:color="auto"/>
      </w:divBdr>
    </w:div>
    <w:div w:id="937106391">
      <w:bodyDiv w:val="1"/>
      <w:marLeft w:val="0"/>
      <w:marRight w:val="0"/>
      <w:marTop w:val="0"/>
      <w:marBottom w:val="0"/>
      <w:divBdr>
        <w:top w:val="none" w:sz="0" w:space="0" w:color="auto"/>
        <w:left w:val="none" w:sz="0" w:space="0" w:color="auto"/>
        <w:bottom w:val="none" w:sz="0" w:space="0" w:color="auto"/>
        <w:right w:val="none" w:sz="0" w:space="0" w:color="auto"/>
      </w:divBdr>
    </w:div>
    <w:div w:id="937176669">
      <w:bodyDiv w:val="1"/>
      <w:marLeft w:val="0"/>
      <w:marRight w:val="0"/>
      <w:marTop w:val="0"/>
      <w:marBottom w:val="0"/>
      <w:divBdr>
        <w:top w:val="none" w:sz="0" w:space="0" w:color="auto"/>
        <w:left w:val="none" w:sz="0" w:space="0" w:color="auto"/>
        <w:bottom w:val="none" w:sz="0" w:space="0" w:color="auto"/>
        <w:right w:val="none" w:sz="0" w:space="0" w:color="auto"/>
      </w:divBdr>
    </w:div>
    <w:div w:id="937182293">
      <w:bodyDiv w:val="1"/>
      <w:marLeft w:val="0"/>
      <w:marRight w:val="0"/>
      <w:marTop w:val="0"/>
      <w:marBottom w:val="0"/>
      <w:divBdr>
        <w:top w:val="none" w:sz="0" w:space="0" w:color="auto"/>
        <w:left w:val="none" w:sz="0" w:space="0" w:color="auto"/>
        <w:bottom w:val="none" w:sz="0" w:space="0" w:color="auto"/>
        <w:right w:val="none" w:sz="0" w:space="0" w:color="auto"/>
      </w:divBdr>
    </w:div>
    <w:div w:id="937564512">
      <w:bodyDiv w:val="1"/>
      <w:marLeft w:val="0"/>
      <w:marRight w:val="0"/>
      <w:marTop w:val="0"/>
      <w:marBottom w:val="0"/>
      <w:divBdr>
        <w:top w:val="none" w:sz="0" w:space="0" w:color="auto"/>
        <w:left w:val="none" w:sz="0" w:space="0" w:color="auto"/>
        <w:bottom w:val="none" w:sz="0" w:space="0" w:color="auto"/>
        <w:right w:val="none" w:sz="0" w:space="0" w:color="auto"/>
      </w:divBdr>
    </w:div>
    <w:div w:id="937640595">
      <w:bodyDiv w:val="1"/>
      <w:marLeft w:val="0"/>
      <w:marRight w:val="0"/>
      <w:marTop w:val="0"/>
      <w:marBottom w:val="0"/>
      <w:divBdr>
        <w:top w:val="none" w:sz="0" w:space="0" w:color="auto"/>
        <w:left w:val="none" w:sz="0" w:space="0" w:color="auto"/>
        <w:bottom w:val="none" w:sz="0" w:space="0" w:color="auto"/>
        <w:right w:val="none" w:sz="0" w:space="0" w:color="auto"/>
      </w:divBdr>
    </w:div>
    <w:div w:id="937714946">
      <w:bodyDiv w:val="1"/>
      <w:marLeft w:val="0"/>
      <w:marRight w:val="0"/>
      <w:marTop w:val="0"/>
      <w:marBottom w:val="0"/>
      <w:divBdr>
        <w:top w:val="none" w:sz="0" w:space="0" w:color="auto"/>
        <w:left w:val="none" w:sz="0" w:space="0" w:color="auto"/>
        <w:bottom w:val="none" w:sz="0" w:space="0" w:color="auto"/>
        <w:right w:val="none" w:sz="0" w:space="0" w:color="auto"/>
      </w:divBdr>
    </w:div>
    <w:div w:id="937758188">
      <w:bodyDiv w:val="1"/>
      <w:marLeft w:val="0"/>
      <w:marRight w:val="0"/>
      <w:marTop w:val="0"/>
      <w:marBottom w:val="0"/>
      <w:divBdr>
        <w:top w:val="none" w:sz="0" w:space="0" w:color="auto"/>
        <w:left w:val="none" w:sz="0" w:space="0" w:color="auto"/>
        <w:bottom w:val="none" w:sz="0" w:space="0" w:color="auto"/>
        <w:right w:val="none" w:sz="0" w:space="0" w:color="auto"/>
      </w:divBdr>
    </w:div>
    <w:div w:id="938831738">
      <w:bodyDiv w:val="1"/>
      <w:marLeft w:val="0"/>
      <w:marRight w:val="0"/>
      <w:marTop w:val="0"/>
      <w:marBottom w:val="0"/>
      <w:divBdr>
        <w:top w:val="none" w:sz="0" w:space="0" w:color="auto"/>
        <w:left w:val="none" w:sz="0" w:space="0" w:color="auto"/>
        <w:bottom w:val="none" w:sz="0" w:space="0" w:color="auto"/>
        <w:right w:val="none" w:sz="0" w:space="0" w:color="auto"/>
      </w:divBdr>
    </w:div>
    <w:div w:id="939021586">
      <w:bodyDiv w:val="1"/>
      <w:marLeft w:val="0"/>
      <w:marRight w:val="0"/>
      <w:marTop w:val="0"/>
      <w:marBottom w:val="0"/>
      <w:divBdr>
        <w:top w:val="none" w:sz="0" w:space="0" w:color="auto"/>
        <w:left w:val="none" w:sz="0" w:space="0" w:color="auto"/>
        <w:bottom w:val="none" w:sz="0" w:space="0" w:color="auto"/>
        <w:right w:val="none" w:sz="0" w:space="0" w:color="auto"/>
      </w:divBdr>
    </w:div>
    <w:div w:id="939029146">
      <w:bodyDiv w:val="1"/>
      <w:marLeft w:val="0"/>
      <w:marRight w:val="0"/>
      <w:marTop w:val="0"/>
      <w:marBottom w:val="0"/>
      <w:divBdr>
        <w:top w:val="none" w:sz="0" w:space="0" w:color="auto"/>
        <w:left w:val="none" w:sz="0" w:space="0" w:color="auto"/>
        <w:bottom w:val="none" w:sz="0" w:space="0" w:color="auto"/>
        <w:right w:val="none" w:sz="0" w:space="0" w:color="auto"/>
      </w:divBdr>
    </w:div>
    <w:div w:id="940339604">
      <w:bodyDiv w:val="1"/>
      <w:marLeft w:val="0"/>
      <w:marRight w:val="0"/>
      <w:marTop w:val="0"/>
      <w:marBottom w:val="0"/>
      <w:divBdr>
        <w:top w:val="none" w:sz="0" w:space="0" w:color="auto"/>
        <w:left w:val="none" w:sz="0" w:space="0" w:color="auto"/>
        <w:bottom w:val="none" w:sz="0" w:space="0" w:color="auto"/>
        <w:right w:val="none" w:sz="0" w:space="0" w:color="auto"/>
      </w:divBdr>
    </w:div>
    <w:div w:id="940727398">
      <w:bodyDiv w:val="1"/>
      <w:marLeft w:val="0"/>
      <w:marRight w:val="0"/>
      <w:marTop w:val="0"/>
      <w:marBottom w:val="0"/>
      <w:divBdr>
        <w:top w:val="none" w:sz="0" w:space="0" w:color="auto"/>
        <w:left w:val="none" w:sz="0" w:space="0" w:color="auto"/>
        <w:bottom w:val="none" w:sz="0" w:space="0" w:color="auto"/>
        <w:right w:val="none" w:sz="0" w:space="0" w:color="auto"/>
      </w:divBdr>
    </w:div>
    <w:div w:id="941231713">
      <w:bodyDiv w:val="1"/>
      <w:marLeft w:val="0"/>
      <w:marRight w:val="0"/>
      <w:marTop w:val="0"/>
      <w:marBottom w:val="0"/>
      <w:divBdr>
        <w:top w:val="none" w:sz="0" w:space="0" w:color="auto"/>
        <w:left w:val="none" w:sz="0" w:space="0" w:color="auto"/>
        <w:bottom w:val="none" w:sz="0" w:space="0" w:color="auto"/>
        <w:right w:val="none" w:sz="0" w:space="0" w:color="auto"/>
      </w:divBdr>
    </w:div>
    <w:div w:id="941381038">
      <w:bodyDiv w:val="1"/>
      <w:marLeft w:val="0"/>
      <w:marRight w:val="0"/>
      <w:marTop w:val="0"/>
      <w:marBottom w:val="0"/>
      <w:divBdr>
        <w:top w:val="none" w:sz="0" w:space="0" w:color="auto"/>
        <w:left w:val="none" w:sz="0" w:space="0" w:color="auto"/>
        <w:bottom w:val="none" w:sz="0" w:space="0" w:color="auto"/>
        <w:right w:val="none" w:sz="0" w:space="0" w:color="auto"/>
      </w:divBdr>
    </w:div>
    <w:div w:id="941761351">
      <w:bodyDiv w:val="1"/>
      <w:marLeft w:val="0"/>
      <w:marRight w:val="0"/>
      <w:marTop w:val="0"/>
      <w:marBottom w:val="0"/>
      <w:divBdr>
        <w:top w:val="none" w:sz="0" w:space="0" w:color="auto"/>
        <w:left w:val="none" w:sz="0" w:space="0" w:color="auto"/>
        <w:bottom w:val="none" w:sz="0" w:space="0" w:color="auto"/>
        <w:right w:val="none" w:sz="0" w:space="0" w:color="auto"/>
      </w:divBdr>
    </w:div>
    <w:div w:id="942228523">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44000527">
      <w:bodyDiv w:val="1"/>
      <w:marLeft w:val="0"/>
      <w:marRight w:val="0"/>
      <w:marTop w:val="0"/>
      <w:marBottom w:val="0"/>
      <w:divBdr>
        <w:top w:val="none" w:sz="0" w:space="0" w:color="auto"/>
        <w:left w:val="none" w:sz="0" w:space="0" w:color="auto"/>
        <w:bottom w:val="none" w:sz="0" w:space="0" w:color="auto"/>
        <w:right w:val="none" w:sz="0" w:space="0" w:color="auto"/>
      </w:divBdr>
    </w:div>
    <w:div w:id="944073828">
      <w:bodyDiv w:val="1"/>
      <w:marLeft w:val="0"/>
      <w:marRight w:val="0"/>
      <w:marTop w:val="0"/>
      <w:marBottom w:val="0"/>
      <w:divBdr>
        <w:top w:val="none" w:sz="0" w:space="0" w:color="auto"/>
        <w:left w:val="none" w:sz="0" w:space="0" w:color="auto"/>
        <w:bottom w:val="none" w:sz="0" w:space="0" w:color="auto"/>
        <w:right w:val="none" w:sz="0" w:space="0" w:color="auto"/>
      </w:divBdr>
    </w:div>
    <w:div w:id="944535269">
      <w:bodyDiv w:val="1"/>
      <w:marLeft w:val="0"/>
      <w:marRight w:val="0"/>
      <w:marTop w:val="0"/>
      <w:marBottom w:val="0"/>
      <w:divBdr>
        <w:top w:val="none" w:sz="0" w:space="0" w:color="auto"/>
        <w:left w:val="none" w:sz="0" w:space="0" w:color="auto"/>
        <w:bottom w:val="none" w:sz="0" w:space="0" w:color="auto"/>
        <w:right w:val="none" w:sz="0" w:space="0" w:color="auto"/>
      </w:divBdr>
    </w:div>
    <w:div w:id="945235775">
      <w:bodyDiv w:val="1"/>
      <w:marLeft w:val="0"/>
      <w:marRight w:val="0"/>
      <w:marTop w:val="0"/>
      <w:marBottom w:val="0"/>
      <w:divBdr>
        <w:top w:val="none" w:sz="0" w:space="0" w:color="auto"/>
        <w:left w:val="none" w:sz="0" w:space="0" w:color="auto"/>
        <w:bottom w:val="none" w:sz="0" w:space="0" w:color="auto"/>
        <w:right w:val="none" w:sz="0" w:space="0" w:color="auto"/>
      </w:divBdr>
    </w:div>
    <w:div w:id="945818352">
      <w:bodyDiv w:val="1"/>
      <w:marLeft w:val="0"/>
      <w:marRight w:val="0"/>
      <w:marTop w:val="0"/>
      <w:marBottom w:val="0"/>
      <w:divBdr>
        <w:top w:val="none" w:sz="0" w:space="0" w:color="auto"/>
        <w:left w:val="none" w:sz="0" w:space="0" w:color="auto"/>
        <w:bottom w:val="none" w:sz="0" w:space="0" w:color="auto"/>
        <w:right w:val="none" w:sz="0" w:space="0" w:color="auto"/>
      </w:divBdr>
    </w:div>
    <w:div w:id="946617922">
      <w:bodyDiv w:val="1"/>
      <w:marLeft w:val="0"/>
      <w:marRight w:val="0"/>
      <w:marTop w:val="0"/>
      <w:marBottom w:val="0"/>
      <w:divBdr>
        <w:top w:val="none" w:sz="0" w:space="0" w:color="auto"/>
        <w:left w:val="none" w:sz="0" w:space="0" w:color="auto"/>
        <w:bottom w:val="none" w:sz="0" w:space="0" w:color="auto"/>
        <w:right w:val="none" w:sz="0" w:space="0" w:color="auto"/>
      </w:divBdr>
    </w:div>
    <w:div w:id="947421123">
      <w:bodyDiv w:val="1"/>
      <w:marLeft w:val="0"/>
      <w:marRight w:val="0"/>
      <w:marTop w:val="0"/>
      <w:marBottom w:val="0"/>
      <w:divBdr>
        <w:top w:val="none" w:sz="0" w:space="0" w:color="auto"/>
        <w:left w:val="none" w:sz="0" w:space="0" w:color="auto"/>
        <w:bottom w:val="none" w:sz="0" w:space="0" w:color="auto"/>
        <w:right w:val="none" w:sz="0" w:space="0" w:color="auto"/>
      </w:divBdr>
    </w:div>
    <w:div w:id="948200769">
      <w:bodyDiv w:val="1"/>
      <w:marLeft w:val="0"/>
      <w:marRight w:val="0"/>
      <w:marTop w:val="0"/>
      <w:marBottom w:val="0"/>
      <w:divBdr>
        <w:top w:val="none" w:sz="0" w:space="0" w:color="auto"/>
        <w:left w:val="none" w:sz="0" w:space="0" w:color="auto"/>
        <w:bottom w:val="none" w:sz="0" w:space="0" w:color="auto"/>
        <w:right w:val="none" w:sz="0" w:space="0" w:color="auto"/>
      </w:divBdr>
    </w:div>
    <w:div w:id="948699532">
      <w:bodyDiv w:val="1"/>
      <w:marLeft w:val="0"/>
      <w:marRight w:val="0"/>
      <w:marTop w:val="0"/>
      <w:marBottom w:val="0"/>
      <w:divBdr>
        <w:top w:val="none" w:sz="0" w:space="0" w:color="auto"/>
        <w:left w:val="none" w:sz="0" w:space="0" w:color="auto"/>
        <w:bottom w:val="none" w:sz="0" w:space="0" w:color="auto"/>
        <w:right w:val="none" w:sz="0" w:space="0" w:color="auto"/>
      </w:divBdr>
    </w:div>
    <w:div w:id="949238755">
      <w:bodyDiv w:val="1"/>
      <w:marLeft w:val="0"/>
      <w:marRight w:val="0"/>
      <w:marTop w:val="0"/>
      <w:marBottom w:val="0"/>
      <w:divBdr>
        <w:top w:val="none" w:sz="0" w:space="0" w:color="auto"/>
        <w:left w:val="none" w:sz="0" w:space="0" w:color="auto"/>
        <w:bottom w:val="none" w:sz="0" w:space="0" w:color="auto"/>
        <w:right w:val="none" w:sz="0" w:space="0" w:color="auto"/>
      </w:divBdr>
    </w:div>
    <w:div w:id="949315589">
      <w:bodyDiv w:val="1"/>
      <w:marLeft w:val="0"/>
      <w:marRight w:val="0"/>
      <w:marTop w:val="0"/>
      <w:marBottom w:val="0"/>
      <w:divBdr>
        <w:top w:val="none" w:sz="0" w:space="0" w:color="auto"/>
        <w:left w:val="none" w:sz="0" w:space="0" w:color="auto"/>
        <w:bottom w:val="none" w:sz="0" w:space="0" w:color="auto"/>
        <w:right w:val="none" w:sz="0" w:space="0" w:color="auto"/>
      </w:divBdr>
    </w:div>
    <w:div w:id="949363489">
      <w:bodyDiv w:val="1"/>
      <w:marLeft w:val="0"/>
      <w:marRight w:val="0"/>
      <w:marTop w:val="0"/>
      <w:marBottom w:val="0"/>
      <w:divBdr>
        <w:top w:val="none" w:sz="0" w:space="0" w:color="auto"/>
        <w:left w:val="none" w:sz="0" w:space="0" w:color="auto"/>
        <w:bottom w:val="none" w:sz="0" w:space="0" w:color="auto"/>
        <w:right w:val="none" w:sz="0" w:space="0" w:color="auto"/>
      </w:divBdr>
    </w:div>
    <w:div w:id="950746175">
      <w:bodyDiv w:val="1"/>
      <w:marLeft w:val="0"/>
      <w:marRight w:val="0"/>
      <w:marTop w:val="0"/>
      <w:marBottom w:val="0"/>
      <w:divBdr>
        <w:top w:val="none" w:sz="0" w:space="0" w:color="auto"/>
        <w:left w:val="none" w:sz="0" w:space="0" w:color="auto"/>
        <w:bottom w:val="none" w:sz="0" w:space="0" w:color="auto"/>
        <w:right w:val="none" w:sz="0" w:space="0" w:color="auto"/>
      </w:divBdr>
    </w:div>
    <w:div w:id="952635810">
      <w:bodyDiv w:val="1"/>
      <w:marLeft w:val="0"/>
      <w:marRight w:val="0"/>
      <w:marTop w:val="0"/>
      <w:marBottom w:val="0"/>
      <w:divBdr>
        <w:top w:val="none" w:sz="0" w:space="0" w:color="auto"/>
        <w:left w:val="none" w:sz="0" w:space="0" w:color="auto"/>
        <w:bottom w:val="none" w:sz="0" w:space="0" w:color="auto"/>
        <w:right w:val="none" w:sz="0" w:space="0" w:color="auto"/>
      </w:divBdr>
    </w:div>
    <w:div w:id="953024730">
      <w:bodyDiv w:val="1"/>
      <w:marLeft w:val="0"/>
      <w:marRight w:val="0"/>
      <w:marTop w:val="0"/>
      <w:marBottom w:val="0"/>
      <w:divBdr>
        <w:top w:val="none" w:sz="0" w:space="0" w:color="auto"/>
        <w:left w:val="none" w:sz="0" w:space="0" w:color="auto"/>
        <w:bottom w:val="none" w:sz="0" w:space="0" w:color="auto"/>
        <w:right w:val="none" w:sz="0" w:space="0" w:color="auto"/>
      </w:divBdr>
    </w:div>
    <w:div w:id="953439015">
      <w:bodyDiv w:val="1"/>
      <w:marLeft w:val="0"/>
      <w:marRight w:val="0"/>
      <w:marTop w:val="0"/>
      <w:marBottom w:val="0"/>
      <w:divBdr>
        <w:top w:val="none" w:sz="0" w:space="0" w:color="auto"/>
        <w:left w:val="none" w:sz="0" w:space="0" w:color="auto"/>
        <w:bottom w:val="none" w:sz="0" w:space="0" w:color="auto"/>
        <w:right w:val="none" w:sz="0" w:space="0" w:color="auto"/>
      </w:divBdr>
    </w:div>
    <w:div w:id="956714530">
      <w:bodyDiv w:val="1"/>
      <w:marLeft w:val="0"/>
      <w:marRight w:val="0"/>
      <w:marTop w:val="0"/>
      <w:marBottom w:val="0"/>
      <w:divBdr>
        <w:top w:val="none" w:sz="0" w:space="0" w:color="auto"/>
        <w:left w:val="none" w:sz="0" w:space="0" w:color="auto"/>
        <w:bottom w:val="none" w:sz="0" w:space="0" w:color="auto"/>
        <w:right w:val="none" w:sz="0" w:space="0" w:color="auto"/>
      </w:divBdr>
    </w:div>
    <w:div w:id="957099436">
      <w:bodyDiv w:val="1"/>
      <w:marLeft w:val="0"/>
      <w:marRight w:val="0"/>
      <w:marTop w:val="0"/>
      <w:marBottom w:val="0"/>
      <w:divBdr>
        <w:top w:val="none" w:sz="0" w:space="0" w:color="auto"/>
        <w:left w:val="none" w:sz="0" w:space="0" w:color="auto"/>
        <w:bottom w:val="none" w:sz="0" w:space="0" w:color="auto"/>
        <w:right w:val="none" w:sz="0" w:space="0" w:color="auto"/>
      </w:divBdr>
    </w:div>
    <w:div w:id="957759085">
      <w:bodyDiv w:val="1"/>
      <w:marLeft w:val="0"/>
      <w:marRight w:val="0"/>
      <w:marTop w:val="0"/>
      <w:marBottom w:val="0"/>
      <w:divBdr>
        <w:top w:val="none" w:sz="0" w:space="0" w:color="auto"/>
        <w:left w:val="none" w:sz="0" w:space="0" w:color="auto"/>
        <w:bottom w:val="none" w:sz="0" w:space="0" w:color="auto"/>
        <w:right w:val="none" w:sz="0" w:space="0" w:color="auto"/>
      </w:divBdr>
    </w:div>
    <w:div w:id="959259071">
      <w:bodyDiv w:val="1"/>
      <w:marLeft w:val="0"/>
      <w:marRight w:val="0"/>
      <w:marTop w:val="0"/>
      <w:marBottom w:val="0"/>
      <w:divBdr>
        <w:top w:val="none" w:sz="0" w:space="0" w:color="auto"/>
        <w:left w:val="none" w:sz="0" w:space="0" w:color="auto"/>
        <w:bottom w:val="none" w:sz="0" w:space="0" w:color="auto"/>
        <w:right w:val="none" w:sz="0" w:space="0" w:color="auto"/>
      </w:divBdr>
    </w:div>
    <w:div w:id="959842072">
      <w:bodyDiv w:val="1"/>
      <w:marLeft w:val="0"/>
      <w:marRight w:val="0"/>
      <w:marTop w:val="0"/>
      <w:marBottom w:val="0"/>
      <w:divBdr>
        <w:top w:val="none" w:sz="0" w:space="0" w:color="auto"/>
        <w:left w:val="none" w:sz="0" w:space="0" w:color="auto"/>
        <w:bottom w:val="none" w:sz="0" w:space="0" w:color="auto"/>
        <w:right w:val="none" w:sz="0" w:space="0" w:color="auto"/>
      </w:divBdr>
    </w:div>
    <w:div w:id="960039299">
      <w:bodyDiv w:val="1"/>
      <w:marLeft w:val="0"/>
      <w:marRight w:val="0"/>
      <w:marTop w:val="0"/>
      <w:marBottom w:val="0"/>
      <w:divBdr>
        <w:top w:val="none" w:sz="0" w:space="0" w:color="auto"/>
        <w:left w:val="none" w:sz="0" w:space="0" w:color="auto"/>
        <w:bottom w:val="none" w:sz="0" w:space="0" w:color="auto"/>
        <w:right w:val="none" w:sz="0" w:space="0" w:color="auto"/>
      </w:divBdr>
    </w:div>
    <w:div w:id="960646241">
      <w:bodyDiv w:val="1"/>
      <w:marLeft w:val="0"/>
      <w:marRight w:val="0"/>
      <w:marTop w:val="0"/>
      <w:marBottom w:val="0"/>
      <w:divBdr>
        <w:top w:val="none" w:sz="0" w:space="0" w:color="auto"/>
        <w:left w:val="none" w:sz="0" w:space="0" w:color="auto"/>
        <w:bottom w:val="none" w:sz="0" w:space="0" w:color="auto"/>
        <w:right w:val="none" w:sz="0" w:space="0" w:color="auto"/>
      </w:divBdr>
    </w:div>
    <w:div w:id="961109191">
      <w:bodyDiv w:val="1"/>
      <w:marLeft w:val="0"/>
      <w:marRight w:val="0"/>
      <w:marTop w:val="0"/>
      <w:marBottom w:val="0"/>
      <w:divBdr>
        <w:top w:val="none" w:sz="0" w:space="0" w:color="auto"/>
        <w:left w:val="none" w:sz="0" w:space="0" w:color="auto"/>
        <w:bottom w:val="none" w:sz="0" w:space="0" w:color="auto"/>
        <w:right w:val="none" w:sz="0" w:space="0" w:color="auto"/>
      </w:divBdr>
    </w:div>
    <w:div w:id="961765691">
      <w:bodyDiv w:val="1"/>
      <w:marLeft w:val="0"/>
      <w:marRight w:val="0"/>
      <w:marTop w:val="0"/>
      <w:marBottom w:val="0"/>
      <w:divBdr>
        <w:top w:val="none" w:sz="0" w:space="0" w:color="auto"/>
        <w:left w:val="none" w:sz="0" w:space="0" w:color="auto"/>
        <w:bottom w:val="none" w:sz="0" w:space="0" w:color="auto"/>
        <w:right w:val="none" w:sz="0" w:space="0" w:color="auto"/>
      </w:divBdr>
    </w:div>
    <w:div w:id="961838975">
      <w:bodyDiv w:val="1"/>
      <w:marLeft w:val="0"/>
      <w:marRight w:val="0"/>
      <w:marTop w:val="0"/>
      <w:marBottom w:val="0"/>
      <w:divBdr>
        <w:top w:val="none" w:sz="0" w:space="0" w:color="auto"/>
        <w:left w:val="none" w:sz="0" w:space="0" w:color="auto"/>
        <w:bottom w:val="none" w:sz="0" w:space="0" w:color="auto"/>
        <w:right w:val="none" w:sz="0" w:space="0" w:color="auto"/>
      </w:divBdr>
    </w:div>
    <w:div w:id="962541877">
      <w:bodyDiv w:val="1"/>
      <w:marLeft w:val="0"/>
      <w:marRight w:val="0"/>
      <w:marTop w:val="0"/>
      <w:marBottom w:val="0"/>
      <w:divBdr>
        <w:top w:val="none" w:sz="0" w:space="0" w:color="auto"/>
        <w:left w:val="none" w:sz="0" w:space="0" w:color="auto"/>
        <w:bottom w:val="none" w:sz="0" w:space="0" w:color="auto"/>
        <w:right w:val="none" w:sz="0" w:space="0" w:color="auto"/>
      </w:divBdr>
    </w:div>
    <w:div w:id="963271158">
      <w:bodyDiv w:val="1"/>
      <w:marLeft w:val="0"/>
      <w:marRight w:val="0"/>
      <w:marTop w:val="0"/>
      <w:marBottom w:val="0"/>
      <w:divBdr>
        <w:top w:val="none" w:sz="0" w:space="0" w:color="auto"/>
        <w:left w:val="none" w:sz="0" w:space="0" w:color="auto"/>
        <w:bottom w:val="none" w:sz="0" w:space="0" w:color="auto"/>
        <w:right w:val="none" w:sz="0" w:space="0" w:color="auto"/>
      </w:divBdr>
    </w:div>
    <w:div w:id="963773871">
      <w:bodyDiv w:val="1"/>
      <w:marLeft w:val="0"/>
      <w:marRight w:val="0"/>
      <w:marTop w:val="0"/>
      <w:marBottom w:val="0"/>
      <w:divBdr>
        <w:top w:val="none" w:sz="0" w:space="0" w:color="auto"/>
        <w:left w:val="none" w:sz="0" w:space="0" w:color="auto"/>
        <w:bottom w:val="none" w:sz="0" w:space="0" w:color="auto"/>
        <w:right w:val="none" w:sz="0" w:space="0" w:color="auto"/>
      </w:divBdr>
    </w:div>
    <w:div w:id="964232686">
      <w:bodyDiv w:val="1"/>
      <w:marLeft w:val="0"/>
      <w:marRight w:val="0"/>
      <w:marTop w:val="0"/>
      <w:marBottom w:val="0"/>
      <w:divBdr>
        <w:top w:val="none" w:sz="0" w:space="0" w:color="auto"/>
        <w:left w:val="none" w:sz="0" w:space="0" w:color="auto"/>
        <w:bottom w:val="none" w:sz="0" w:space="0" w:color="auto"/>
        <w:right w:val="none" w:sz="0" w:space="0" w:color="auto"/>
      </w:divBdr>
    </w:div>
    <w:div w:id="964653797">
      <w:bodyDiv w:val="1"/>
      <w:marLeft w:val="0"/>
      <w:marRight w:val="0"/>
      <w:marTop w:val="0"/>
      <w:marBottom w:val="0"/>
      <w:divBdr>
        <w:top w:val="none" w:sz="0" w:space="0" w:color="auto"/>
        <w:left w:val="none" w:sz="0" w:space="0" w:color="auto"/>
        <w:bottom w:val="none" w:sz="0" w:space="0" w:color="auto"/>
        <w:right w:val="none" w:sz="0" w:space="0" w:color="auto"/>
      </w:divBdr>
    </w:div>
    <w:div w:id="965279749">
      <w:bodyDiv w:val="1"/>
      <w:marLeft w:val="0"/>
      <w:marRight w:val="0"/>
      <w:marTop w:val="0"/>
      <w:marBottom w:val="0"/>
      <w:divBdr>
        <w:top w:val="none" w:sz="0" w:space="0" w:color="auto"/>
        <w:left w:val="none" w:sz="0" w:space="0" w:color="auto"/>
        <w:bottom w:val="none" w:sz="0" w:space="0" w:color="auto"/>
        <w:right w:val="none" w:sz="0" w:space="0" w:color="auto"/>
      </w:divBdr>
    </w:div>
    <w:div w:id="966277545">
      <w:bodyDiv w:val="1"/>
      <w:marLeft w:val="0"/>
      <w:marRight w:val="0"/>
      <w:marTop w:val="0"/>
      <w:marBottom w:val="0"/>
      <w:divBdr>
        <w:top w:val="none" w:sz="0" w:space="0" w:color="auto"/>
        <w:left w:val="none" w:sz="0" w:space="0" w:color="auto"/>
        <w:bottom w:val="none" w:sz="0" w:space="0" w:color="auto"/>
        <w:right w:val="none" w:sz="0" w:space="0" w:color="auto"/>
      </w:divBdr>
    </w:div>
    <w:div w:id="966735974">
      <w:bodyDiv w:val="1"/>
      <w:marLeft w:val="0"/>
      <w:marRight w:val="0"/>
      <w:marTop w:val="0"/>
      <w:marBottom w:val="0"/>
      <w:divBdr>
        <w:top w:val="none" w:sz="0" w:space="0" w:color="auto"/>
        <w:left w:val="none" w:sz="0" w:space="0" w:color="auto"/>
        <w:bottom w:val="none" w:sz="0" w:space="0" w:color="auto"/>
        <w:right w:val="none" w:sz="0" w:space="0" w:color="auto"/>
      </w:divBdr>
    </w:div>
    <w:div w:id="967012751">
      <w:bodyDiv w:val="1"/>
      <w:marLeft w:val="0"/>
      <w:marRight w:val="0"/>
      <w:marTop w:val="0"/>
      <w:marBottom w:val="0"/>
      <w:divBdr>
        <w:top w:val="none" w:sz="0" w:space="0" w:color="auto"/>
        <w:left w:val="none" w:sz="0" w:space="0" w:color="auto"/>
        <w:bottom w:val="none" w:sz="0" w:space="0" w:color="auto"/>
        <w:right w:val="none" w:sz="0" w:space="0" w:color="auto"/>
      </w:divBdr>
    </w:div>
    <w:div w:id="967472497">
      <w:bodyDiv w:val="1"/>
      <w:marLeft w:val="0"/>
      <w:marRight w:val="0"/>
      <w:marTop w:val="0"/>
      <w:marBottom w:val="0"/>
      <w:divBdr>
        <w:top w:val="none" w:sz="0" w:space="0" w:color="auto"/>
        <w:left w:val="none" w:sz="0" w:space="0" w:color="auto"/>
        <w:bottom w:val="none" w:sz="0" w:space="0" w:color="auto"/>
        <w:right w:val="none" w:sz="0" w:space="0" w:color="auto"/>
      </w:divBdr>
    </w:div>
    <w:div w:id="969168091">
      <w:bodyDiv w:val="1"/>
      <w:marLeft w:val="0"/>
      <w:marRight w:val="0"/>
      <w:marTop w:val="0"/>
      <w:marBottom w:val="0"/>
      <w:divBdr>
        <w:top w:val="none" w:sz="0" w:space="0" w:color="auto"/>
        <w:left w:val="none" w:sz="0" w:space="0" w:color="auto"/>
        <w:bottom w:val="none" w:sz="0" w:space="0" w:color="auto"/>
        <w:right w:val="none" w:sz="0" w:space="0" w:color="auto"/>
      </w:divBdr>
    </w:div>
    <w:div w:id="969243314">
      <w:bodyDiv w:val="1"/>
      <w:marLeft w:val="0"/>
      <w:marRight w:val="0"/>
      <w:marTop w:val="0"/>
      <w:marBottom w:val="0"/>
      <w:divBdr>
        <w:top w:val="none" w:sz="0" w:space="0" w:color="auto"/>
        <w:left w:val="none" w:sz="0" w:space="0" w:color="auto"/>
        <w:bottom w:val="none" w:sz="0" w:space="0" w:color="auto"/>
        <w:right w:val="none" w:sz="0" w:space="0" w:color="auto"/>
      </w:divBdr>
    </w:div>
    <w:div w:id="969943077">
      <w:bodyDiv w:val="1"/>
      <w:marLeft w:val="0"/>
      <w:marRight w:val="0"/>
      <w:marTop w:val="0"/>
      <w:marBottom w:val="0"/>
      <w:divBdr>
        <w:top w:val="none" w:sz="0" w:space="0" w:color="auto"/>
        <w:left w:val="none" w:sz="0" w:space="0" w:color="auto"/>
        <w:bottom w:val="none" w:sz="0" w:space="0" w:color="auto"/>
        <w:right w:val="none" w:sz="0" w:space="0" w:color="auto"/>
      </w:divBdr>
    </w:div>
    <w:div w:id="971209297">
      <w:bodyDiv w:val="1"/>
      <w:marLeft w:val="0"/>
      <w:marRight w:val="0"/>
      <w:marTop w:val="0"/>
      <w:marBottom w:val="0"/>
      <w:divBdr>
        <w:top w:val="none" w:sz="0" w:space="0" w:color="auto"/>
        <w:left w:val="none" w:sz="0" w:space="0" w:color="auto"/>
        <w:bottom w:val="none" w:sz="0" w:space="0" w:color="auto"/>
        <w:right w:val="none" w:sz="0" w:space="0" w:color="auto"/>
      </w:divBdr>
    </w:div>
    <w:div w:id="971908099">
      <w:bodyDiv w:val="1"/>
      <w:marLeft w:val="0"/>
      <w:marRight w:val="0"/>
      <w:marTop w:val="0"/>
      <w:marBottom w:val="0"/>
      <w:divBdr>
        <w:top w:val="none" w:sz="0" w:space="0" w:color="auto"/>
        <w:left w:val="none" w:sz="0" w:space="0" w:color="auto"/>
        <w:bottom w:val="none" w:sz="0" w:space="0" w:color="auto"/>
        <w:right w:val="none" w:sz="0" w:space="0" w:color="auto"/>
      </w:divBdr>
    </w:div>
    <w:div w:id="973175104">
      <w:bodyDiv w:val="1"/>
      <w:marLeft w:val="0"/>
      <w:marRight w:val="0"/>
      <w:marTop w:val="0"/>
      <w:marBottom w:val="0"/>
      <w:divBdr>
        <w:top w:val="none" w:sz="0" w:space="0" w:color="auto"/>
        <w:left w:val="none" w:sz="0" w:space="0" w:color="auto"/>
        <w:bottom w:val="none" w:sz="0" w:space="0" w:color="auto"/>
        <w:right w:val="none" w:sz="0" w:space="0" w:color="auto"/>
      </w:divBdr>
    </w:div>
    <w:div w:id="973372484">
      <w:bodyDiv w:val="1"/>
      <w:marLeft w:val="0"/>
      <w:marRight w:val="0"/>
      <w:marTop w:val="0"/>
      <w:marBottom w:val="0"/>
      <w:divBdr>
        <w:top w:val="none" w:sz="0" w:space="0" w:color="auto"/>
        <w:left w:val="none" w:sz="0" w:space="0" w:color="auto"/>
        <w:bottom w:val="none" w:sz="0" w:space="0" w:color="auto"/>
        <w:right w:val="none" w:sz="0" w:space="0" w:color="auto"/>
      </w:divBdr>
    </w:div>
    <w:div w:id="973483261">
      <w:bodyDiv w:val="1"/>
      <w:marLeft w:val="0"/>
      <w:marRight w:val="0"/>
      <w:marTop w:val="0"/>
      <w:marBottom w:val="0"/>
      <w:divBdr>
        <w:top w:val="none" w:sz="0" w:space="0" w:color="auto"/>
        <w:left w:val="none" w:sz="0" w:space="0" w:color="auto"/>
        <w:bottom w:val="none" w:sz="0" w:space="0" w:color="auto"/>
        <w:right w:val="none" w:sz="0" w:space="0" w:color="auto"/>
      </w:divBdr>
    </w:div>
    <w:div w:id="973487076">
      <w:bodyDiv w:val="1"/>
      <w:marLeft w:val="0"/>
      <w:marRight w:val="0"/>
      <w:marTop w:val="0"/>
      <w:marBottom w:val="0"/>
      <w:divBdr>
        <w:top w:val="none" w:sz="0" w:space="0" w:color="auto"/>
        <w:left w:val="none" w:sz="0" w:space="0" w:color="auto"/>
        <w:bottom w:val="none" w:sz="0" w:space="0" w:color="auto"/>
        <w:right w:val="none" w:sz="0" w:space="0" w:color="auto"/>
      </w:divBdr>
    </w:div>
    <w:div w:id="974330813">
      <w:bodyDiv w:val="1"/>
      <w:marLeft w:val="0"/>
      <w:marRight w:val="0"/>
      <w:marTop w:val="0"/>
      <w:marBottom w:val="0"/>
      <w:divBdr>
        <w:top w:val="none" w:sz="0" w:space="0" w:color="auto"/>
        <w:left w:val="none" w:sz="0" w:space="0" w:color="auto"/>
        <w:bottom w:val="none" w:sz="0" w:space="0" w:color="auto"/>
        <w:right w:val="none" w:sz="0" w:space="0" w:color="auto"/>
      </w:divBdr>
    </w:div>
    <w:div w:id="974531536">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75835368">
      <w:bodyDiv w:val="1"/>
      <w:marLeft w:val="0"/>
      <w:marRight w:val="0"/>
      <w:marTop w:val="0"/>
      <w:marBottom w:val="0"/>
      <w:divBdr>
        <w:top w:val="none" w:sz="0" w:space="0" w:color="auto"/>
        <w:left w:val="none" w:sz="0" w:space="0" w:color="auto"/>
        <w:bottom w:val="none" w:sz="0" w:space="0" w:color="auto"/>
        <w:right w:val="none" w:sz="0" w:space="0" w:color="auto"/>
      </w:divBdr>
    </w:div>
    <w:div w:id="975840362">
      <w:bodyDiv w:val="1"/>
      <w:marLeft w:val="0"/>
      <w:marRight w:val="0"/>
      <w:marTop w:val="0"/>
      <w:marBottom w:val="0"/>
      <w:divBdr>
        <w:top w:val="none" w:sz="0" w:space="0" w:color="auto"/>
        <w:left w:val="none" w:sz="0" w:space="0" w:color="auto"/>
        <w:bottom w:val="none" w:sz="0" w:space="0" w:color="auto"/>
        <w:right w:val="none" w:sz="0" w:space="0" w:color="auto"/>
      </w:divBdr>
    </w:div>
    <w:div w:id="976448981">
      <w:bodyDiv w:val="1"/>
      <w:marLeft w:val="0"/>
      <w:marRight w:val="0"/>
      <w:marTop w:val="0"/>
      <w:marBottom w:val="0"/>
      <w:divBdr>
        <w:top w:val="none" w:sz="0" w:space="0" w:color="auto"/>
        <w:left w:val="none" w:sz="0" w:space="0" w:color="auto"/>
        <w:bottom w:val="none" w:sz="0" w:space="0" w:color="auto"/>
        <w:right w:val="none" w:sz="0" w:space="0" w:color="auto"/>
      </w:divBdr>
    </w:div>
    <w:div w:id="976836813">
      <w:bodyDiv w:val="1"/>
      <w:marLeft w:val="0"/>
      <w:marRight w:val="0"/>
      <w:marTop w:val="0"/>
      <w:marBottom w:val="0"/>
      <w:divBdr>
        <w:top w:val="none" w:sz="0" w:space="0" w:color="auto"/>
        <w:left w:val="none" w:sz="0" w:space="0" w:color="auto"/>
        <w:bottom w:val="none" w:sz="0" w:space="0" w:color="auto"/>
        <w:right w:val="none" w:sz="0" w:space="0" w:color="auto"/>
      </w:divBdr>
    </w:div>
    <w:div w:id="978532563">
      <w:bodyDiv w:val="1"/>
      <w:marLeft w:val="0"/>
      <w:marRight w:val="0"/>
      <w:marTop w:val="0"/>
      <w:marBottom w:val="0"/>
      <w:divBdr>
        <w:top w:val="none" w:sz="0" w:space="0" w:color="auto"/>
        <w:left w:val="none" w:sz="0" w:space="0" w:color="auto"/>
        <w:bottom w:val="none" w:sz="0" w:space="0" w:color="auto"/>
        <w:right w:val="none" w:sz="0" w:space="0" w:color="auto"/>
      </w:divBdr>
    </w:div>
    <w:div w:id="978731765">
      <w:bodyDiv w:val="1"/>
      <w:marLeft w:val="0"/>
      <w:marRight w:val="0"/>
      <w:marTop w:val="0"/>
      <w:marBottom w:val="0"/>
      <w:divBdr>
        <w:top w:val="none" w:sz="0" w:space="0" w:color="auto"/>
        <w:left w:val="none" w:sz="0" w:space="0" w:color="auto"/>
        <w:bottom w:val="none" w:sz="0" w:space="0" w:color="auto"/>
        <w:right w:val="none" w:sz="0" w:space="0" w:color="auto"/>
      </w:divBdr>
    </w:div>
    <w:div w:id="978877098">
      <w:bodyDiv w:val="1"/>
      <w:marLeft w:val="0"/>
      <w:marRight w:val="0"/>
      <w:marTop w:val="0"/>
      <w:marBottom w:val="0"/>
      <w:divBdr>
        <w:top w:val="none" w:sz="0" w:space="0" w:color="auto"/>
        <w:left w:val="none" w:sz="0" w:space="0" w:color="auto"/>
        <w:bottom w:val="none" w:sz="0" w:space="0" w:color="auto"/>
        <w:right w:val="none" w:sz="0" w:space="0" w:color="auto"/>
      </w:divBdr>
    </w:div>
    <w:div w:id="979503969">
      <w:bodyDiv w:val="1"/>
      <w:marLeft w:val="0"/>
      <w:marRight w:val="0"/>
      <w:marTop w:val="0"/>
      <w:marBottom w:val="0"/>
      <w:divBdr>
        <w:top w:val="none" w:sz="0" w:space="0" w:color="auto"/>
        <w:left w:val="none" w:sz="0" w:space="0" w:color="auto"/>
        <w:bottom w:val="none" w:sz="0" w:space="0" w:color="auto"/>
        <w:right w:val="none" w:sz="0" w:space="0" w:color="auto"/>
      </w:divBdr>
    </w:div>
    <w:div w:id="979648401">
      <w:bodyDiv w:val="1"/>
      <w:marLeft w:val="0"/>
      <w:marRight w:val="0"/>
      <w:marTop w:val="0"/>
      <w:marBottom w:val="0"/>
      <w:divBdr>
        <w:top w:val="none" w:sz="0" w:space="0" w:color="auto"/>
        <w:left w:val="none" w:sz="0" w:space="0" w:color="auto"/>
        <w:bottom w:val="none" w:sz="0" w:space="0" w:color="auto"/>
        <w:right w:val="none" w:sz="0" w:space="0" w:color="auto"/>
      </w:divBdr>
    </w:div>
    <w:div w:id="979727021">
      <w:bodyDiv w:val="1"/>
      <w:marLeft w:val="0"/>
      <w:marRight w:val="0"/>
      <w:marTop w:val="0"/>
      <w:marBottom w:val="0"/>
      <w:divBdr>
        <w:top w:val="none" w:sz="0" w:space="0" w:color="auto"/>
        <w:left w:val="none" w:sz="0" w:space="0" w:color="auto"/>
        <w:bottom w:val="none" w:sz="0" w:space="0" w:color="auto"/>
        <w:right w:val="none" w:sz="0" w:space="0" w:color="auto"/>
      </w:divBdr>
    </w:div>
    <w:div w:id="980227713">
      <w:bodyDiv w:val="1"/>
      <w:marLeft w:val="0"/>
      <w:marRight w:val="0"/>
      <w:marTop w:val="0"/>
      <w:marBottom w:val="0"/>
      <w:divBdr>
        <w:top w:val="none" w:sz="0" w:space="0" w:color="auto"/>
        <w:left w:val="none" w:sz="0" w:space="0" w:color="auto"/>
        <w:bottom w:val="none" w:sz="0" w:space="0" w:color="auto"/>
        <w:right w:val="none" w:sz="0" w:space="0" w:color="auto"/>
      </w:divBdr>
    </w:div>
    <w:div w:id="980383977">
      <w:bodyDiv w:val="1"/>
      <w:marLeft w:val="0"/>
      <w:marRight w:val="0"/>
      <w:marTop w:val="0"/>
      <w:marBottom w:val="0"/>
      <w:divBdr>
        <w:top w:val="none" w:sz="0" w:space="0" w:color="auto"/>
        <w:left w:val="none" w:sz="0" w:space="0" w:color="auto"/>
        <w:bottom w:val="none" w:sz="0" w:space="0" w:color="auto"/>
        <w:right w:val="none" w:sz="0" w:space="0" w:color="auto"/>
      </w:divBdr>
    </w:div>
    <w:div w:id="980580134">
      <w:bodyDiv w:val="1"/>
      <w:marLeft w:val="0"/>
      <w:marRight w:val="0"/>
      <w:marTop w:val="0"/>
      <w:marBottom w:val="0"/>
      <w:divBdr>
        <w:top w:val="none" w:sz="0" w:space="0" w:color="auto"/>
        <w:left w:val="none" w:sz="0" w:space="0" w:color="auto"/>
        <w:bottom w:val="none" w:sz="0" w:space="0" w:color="auto"/>
        <w:right w:val="none" w:sz="0" w:space="0" w:color="auto"/>
      </w:divBdr>
    </w:div>
    <w:div w:id="980622956">
      <w:bodyDiv w:val="1"/>
      <w:marLeft w:val="0"/>
      <w:marRight w:val="0"/>
      <w:marTop w:val="0"/>
      <w:marBottom w:val="0"/>
      <w:divBdr>
        <w:top w:val="none" w:sz="0" w:space="0" w:color="auto"/>
        <w:left w:val="none" w:sz="0" w:space="0" w:color="auto"/>
        <w:bottom w:val="none" w:sz="0" w:space="0" w:color="auto"/>
        <w:right w:val="none" w:sz="0" w:space="0" w:color="auto"/>
      </w:divBdr>
    </w:div>
    <w:div w:id="981078196">
      <w:bodyDiv w:val="1"/>
      <w:marLeft w:val="0"/>
      <w:marRight w:val="0"/>
      <w:marTop w:val="0"/>
      <w:marBottom w:val="0"/>
      <w:divBdr>
        <w:top w:val="none" w:sz="0" w:space="0" w:color="auto"/>
        <w:left w:val="none" w:sz="0" w:space="0" w:color="auto"/>
        <w:bottom w:val="none" w:sz="0" w:space="0" w:color="auto"/>
        <w:right w:val="none" w:sz="0" w:space="0" w:color="auto"/>
      </w:divBdr>
    </w:div>
    <w:div w:id="981421801">
      <w:bodyDiv w:val="1"/>
      <w:marLeft w:val="0"/>
      <w:marRight w:val="0"/>
      <w:marTop w:val="0"/>
      <w:marBottom w:val="0"/>
      <w:divBdr>
        <w:top w:val="none" w:sz="0" w:space="0" w:color="auto"/>
        <w:left w:val="none" w:sz="0" w:space="0" w:color="auto"/>
        <w:bottom w:val="none" w:sz="0" w:space="0" w:color="auto"/>
        <w:right w:val="none" w:sz="0" w:space="0" w:color="auto"/>
      </w:divBdr>
    </w:div>
    <w:div w:id="981471255">
      <w:bodyDiv w:val="1"/>
      <w:marLeft w:val="0"/>
      <w:marRight w:val="0"/>
      <w:marTop w:val="0"/>
      <w:marBottom w:val="0"/>
      <w:divBdr>
        <w:top w:val="none" w:sz="0" w:space="0" w:color="auto"/>
        <w:left w:val="none" w:sz="0" w:space="0" w:color="auto"/>
        <w:bottom w:val="none" w:sz="0" w:space="0" w:color="auto"/>
        <w:right w:val="none" w:sz="0" w:space="0" w:color="auto"/>
      </w:divBdr>
    </w:div>
    <w:div w:id="982809708">
      <w:bodyDiv w:val="1"/>
      <w:marLeft w:val="0"/>
      <w:marRight w:val="0"/>
      <w:marTop w:val="0"/>
      <w:marBottom w:val="0"/>
      <w:divBdr>
        <w:top w:val="none" w:sz="0" w:space="0" w:color="auto"/>
        <w:left w:val="none" w:sz="0" w:space="0" w:color="auto"/>
        <w:bottom w:val="none" w:sz="0" w:space="0" w:color="auto"/>
        <w:right w:val="none" w:sz="0" w:space="0" w:color="auto"/>
      </w:divBdr>
    </w:div>
    <w:div w:id="983048924">
      <w:bodyDiv w:val="1"/>
      <w:marLeft w:val="0"/>
      <w:marRight w:val="0"/>
      <w:marTop w:val="0"/>
      <w:marBottom w:val="0"/>
      <w:divBdr>
        <w:top w:val="none" w:sz="0" w:space="0" w:color="auto"/>
        <w:left w:val="none" w:sz="0" w:space="0" w:color="auto"/>
        <w:bottom w:val="none" w:sz="0" w:space="0" w:color="auto"/>
        <w:right w:val="none" w:sz="0" w:space="0" w:color="auto"/>
      </w:divBdr>
    </w:div>
    <w:div w:id="983856685">
      <w:bodyDiv w:val="1"/>
      <w:marLeft w:val="0"/>
      <w:marRight w:val="0"/>
      <w:marTop w:val="0"/>
      <w:marBottom w:val="0"/>
      <w:divBdr>
        <w:top w:val="none" w:sz="0" w:space="0" w:color="auto"/>
        <w:left w:val="none" w:sz="0" w:space="0" w:color="auto"/>
        <w:bottom w:val="none" w:sz="0" w:space="0" w:color="auto"/>
        <w:right w:val="none" w:sz="0" w:space="0" w:color="auto"/>
      </w:divBdr>
    </w:div>
    <w:div w:id="983975156">
      <w:bodyDiv w:val="1"/>
      <w:marLeft w:val="0"/>
      <w:marRight w:val="0"/>
      <w:marTop w:val="0"/>
      <w:marBottom w:val="0"/>
      <w:divBdr>
        <w:top w:val="none" w:sz="0" w:space="0" w:color="auto"/>
        <w:left w:val="none" w:sz="0" w:space="0" w:color="auto"/>
        <w:bottom w:val="none" w:sz="0" w:space="0" w:color="auto"/>
        <w:right w:val="none" w:sz="0" w:space="0" w:color="auto"/>
      </w:divBdr>
    </w:div>
    <w:div w:id="984698303">
      <w:bodyDiv w:val="1"/>
      <w:marLeft w:val="0"/>
      <w:marRight w:val="0"/>
      <w:marTop w:val="0"/>
      <w:marBottom w:val="0"/>
      <w:divBdr>
        <w:top w:val="none" w:sz="0" w:space="0" w:color="auto"/>
        <w:left w:val="none" w:sz="0" w:space="0" w:color="auto"/>
        <w:bottom w:val="none" w:sz="0" w:space="0" w:color="auto"/>
        <w:right w:val="none" w:sz="0" w:space="0" w:color="auto"/>
      </w:divBdr>
    </w:div>
    <w:div w:id="986588441">
      <w:bodyDiv w:val="1"/>
      <w:marLeft w:val="0"/>
      <w:marRight w:val="0"/>
      <w:marTop w:val="0"/>
      <w:marBottom w:val="0"/>
      <w:divBdr>
        <w:top w:val="none" w:sz="0" w:space="0" w:color="auto"/>
        <w:left w:val="none" w:sz="0" w:space="0" w:color="auto"/>
        <w:bottom w:val="none" w:sz="0" w:space="0" w:color="auto"/>
        <w:right w:val="none" w:sz="0" w:space="0" w:color="auto"/>
      </w:divBdr>
    </w:div>
    <w:div w:id="986588567">
      <w:bodyDiv w:val="1"/>
      <w:marLeft w:val="0"/>
      <w:marRight w:val="0"/>
      <w:marTop w:val="0"/>
      <w:marBottom w:val="0"/>
      <w:divBdr>
        <w:top w:val="none" w:sz="0" w:space="0" w:color="auto"/>
        <w:left w:val="none" w:sz="0" w:space="0" w:color="auto"/>
        <w:bottom w:val="none" w:sz="0" w:space="0" w:color="auto"/>
        <w:right w:val="none" w:sz="0" w:space="0" w:color="auto"/>
      </w:divBdr>
    </w:div>
    <w:div w:id="986713858">
      <w:bodyDiv w:val="1"/>
      <w:marLeft w:val="0"/>
      <w:marRight w:val="0"/>
      <w:marTop w:val="0"/>
      <w:marBottom w:val="0"/>
      <w:divBdr>
        <w:top w:val="none" w:sz="0" w:space="0" w:color="auto"/>
        <w:left w:val="none" w:sz="0" w:space="0" w:color="auto"/>
        <w:bottom w:val="none" w:sz="0" w:space="0" w:color="auto"/>
        <w:right w:val="none" w:sz="0" w:space="0" w:color="auto"/>
      </w:divBdr>
    </w:div>
    <w:div w:id="987516206">
      <w:bodyDiv w:val="1"/>
      <w:marLeft w:val="0"/>
      <w:marRight w:val="0"/>
      <w:marTop w:val="0"/>
      <w:marBottom w:val="0"/>
      <w:divBdr>
        <w:top w:val="none" w:sz="0" w:space="0" w:color="auto"/>
        <w:left w:val="none" w:sz="0" w:space="0" w:color="auto"/>
        <w:bottom w:val="none" w:sz="0" w:space="0" w:color="auto"/>
        <w:right w:val="none" w:sz="0" w:space="0" w:color="auto"/>
      </w:divBdr>
    </w:div>
    <w:div w:id="987782844">
      <w:bodyDiv w:val="1"/>
      <w:marLeft w:val="0"/>
      <w:marRight w:val="0"/>
      <w:marTop w:val="0"/>
      <w:marBottom w:val="0"/>
      <w:divBdr>
        <w:top w:val="none" w:sz="0" w:space="0" w:color="auto"/>
        <w:left w:val="none" w:sz="0" w:space="0" w:color="auto"/>
        <w:bottom w:val="none" w:sz="0" w:space="0" w:color="auto"/>
        <w:right w:val="none" w:sz="0" w:space="0" w:color="auto"/>
      </w:divBdr>
    </w:div>
    <w:div w:id="988823422">
      <w:bodyDiv w:val="1"/>
      <w:marLeft w:val="0"/>
      <w:marRight w:val="0"/>
      <w:marTop w:val="0"/>
      <w:marBottom w:val="0"/>
      <w:divBdr>
        <w:top w:val="none" w:sz="0" w:space="0" w:color="auto"/>
        <w:left w:val="none" w:sz="0" w:space="0" w:color="auto"/>
        <w:bottom w:val="none" w:sz="0" w:space="0" w:color="auto"/>
        <w:right w:val="none" w:sz="0" w:space="0" w:color="auto"/>
      </w:divBdr>
    </w:div>
    <w:div w:id="989138469">
      <w:bodyDiv w:val="1"/>
      <w:marLeft w:val="0"/>
      <w:marRight w:val="0"/>
      <w:marTop w:val="0"/>
      <w:marBottom w:val="0"/>
      <w:divBdr>
        <w:top w:val="none" w:sz="0" w:space="0" w:color="auto"/>
        <w:left w:val="none" w:sz="0" w:space="0" w:color="auto"/>
        <w:bottom w:val="none" w:sz="0" w:space="0" w:color="auto"/>
        <w:right w:val="none" w:sz="0" w:space="0" w:color="auto"/>
      </w:divBdr>
    </w:div>
    <w:div w:id="989208752">
      <w:bodyDiv w:val="1"/>
      <w:marLeft w:val="0"/>
      <w:marRight w:val="0"/>
      <w:marTop w:val="0"/>
      <w:marBottom w:val="0"/>
      <w:divBdr>
        <w:top w:val="none" w:sz="0" w:space="0" w:color="auto"/>
        <w:left w:val="none" w:sz="0" w:space="0" w:color="auto"/>
        <w:bottom w:val="none" w:sz="0" w:space="0" w:color="auto"/>
        <w:right w:val="none" w:sz="0" w:space="0" w:color="auto"/>
      </w:divBdr>
    </w:div>
    <w:div w:id="989746740">
      <w:bodyDiv w:val="1"/>
      <w:marLeft w:val="0"/>
      <w:marRight w:val="0"/>
      <w:marTop w:val="0"/>
      <w:marBottom w:val="0"/>
      <w:divBdr>
        <w:top w:val="none" w:sz="0" w:space="0" w:color="auto"/>
        <w:left w:val="none" w:sz="0" w:space="0" w:color="auto"/>
        <w:bottom w:val="none" w:sz="0" w:space="0" w:color="auto"/>
        <w:right w:val="none" w:sz="0" w:space="0" w:color="auto"/>
      </w:divBdr>
    </w:div>
    <w:div w:id="989820780">
      <w:bodyDiv w:val="1"/>
      <w:marLeft w:val="0"/>
      <w:marRight w:val="0"/>
      <w:marTop w:val="0"/>
      <w:marBottom w:val="0"/>
      <w:divBdr>
        <w:top w:val="none" w:sz="0" w:space="0" w:color="auto"/>
        <w:left w:val="none" w:sz="0" w:space="0" w:color="auto"/>
        <w:bottom w:val="none" w:sz="0" w:space="0" w:color="auto"/>
        <w:right w:val="none" w:sz="0" w:space="0" w:color="auto"/>
      </w:divBdr>
    </w:div>
    <w:div w:id="989868847">
      <w:bodyDiv w:val="1"/>
      <w:marLeft w:val="0"/>
      <w:marRight w:val="0"/>
      <w:marTop w:val="0"/>
      <w:marBottom w:val="0"/>
      <w:divBdr>
        <w:top w:val="none" w:sz="0" w:space="0" w:color="auto"/>
        <w:left w:val="none" w:sz="0" w:space="0" w:color="auto"/>
        <w:bottom w:val="none" w:sz="0" w:space="0" w:color="auto"/>
        <w:right w:val="none" w:sz="0" w:space="0" w:color="auto"/>
      </w:divBdr>
    </w:div>
    <w:div w:id="990210382">
      <w:bodyDiv w:val="1"/>
      <w:marLeft w:val="0"/>
      <w:marRight w:val="0"/>
      <w:marTop w:val="0"/>
      <w:marBottom w:val="0"/>
      <w:divBdr>
        <w:top w:val="none" w:sz="0" w:space="0" w:color="auto"/>
        <w:left w:val="none" w:sz="0" w:space="0" w:color="auto"/>
        <w:bottom w:val="none" w:sz="0" w:space="0" w:color="auto"/>
        <w:right w:val="none" w:sz="0" w:space="0" w:color="auto"/>
      </w:divBdr>
    </w:div>
    <w:div w:id="990520270">
      <w:bodyDiv w:val="1"/>
      <w:marLeft w:val="0"/>
      <w:marRight w:val="0"/>
      <w:marTop w:val="0"/>
      <w:marBottom w:val="0"/>
      <w:divBdr>
        <w:top w:val="none" w:sz="0" w:space="0" w:color="auto"/>
        <w:left w:val="none" w:sz="0" w:space="0" w:color="auto"/>
        <w:bottom w:val="none" w:sz="0" w:space="0" w:color="auto"/>
        <w:right w:val="none" w:sz="0" w:space="0" w:color="auto"/>
      </w:divBdr>
    </w:div>
    <w:div w:id="990671671">
      <w:bodyDiv w:val="1"/>
      <w:marLeft w:val="0"/>
      <w:marRight w:val="0"/>
      <w:marTop w:val="0"/>
      <w:marBottom w:val="0"/>
      <w:divBdr>
        <w:top w:val="none" w:sz="0" w:space="0" w:color="auto"/>
        <w:left w:val="none" w:sz="0" w:space="0" w:color="auto"/>
        <w:bottom w:val="none" w:sz="0" w:space="0" w:color="auto"/>
        <w:right w:val="none" w:sz="0" w:space="0" w:color="auto"/>
      </w:divBdr>
    </w:div>
    <w:div w:id="991058439">
      <w:bodyDiv w:val="1"/>
      <w:marLeft w:val="0"/>
      <w:marRight w:val="0"/>
      <w:marTop w:val="0"/>
      <w:marBottom w:val="0"/>
      <w:divBdr>
        <w:top w:val="none" w:sz="0" w:space="0" w:color="auto"/>
        <w:left w:val="none" w:sz="0" w:space="0" w:color="auto"/>
        <w:bottom w:val="none" w:sz="0" w:space="0" w:color="auto"/>
        <w:right w:val="none" w:sz="0" w:space="0" w:color="auto"/>
      </w:divBdr>
    </w:div>
    <w:div w:id="991060608">
      <w:bodyDiv w:val="1"/>
      <w:marLeft w:val="0"/>
      <w:marRight w:val="0"/>
      <w:marTop w:val="0"/>
      <w:marBottom w:val="0"/>
      <w:divBdr>
        <w:top w:val="none" w:sz="0" w:space="0" w:color="auto"/>
        <w:left w:val="none" w:sz="0" w:space="0" w:color="auto"/>
        <w:bottom w:val="none" w:sz="0" w:space="0" w:color="auto"/>
        <w:right w:val="none" w:sz="0" w:space="0" w:color="auto"/>
      </w:divBdr>
    </w:div>
    <w:div w:id="991178143">
      <w:bodyDiv w:val="1"/>
      <w:marLeft w:val="0"/>
      <w:marRight w:val="0"/>
      <w:marTop w:val="0"/>
      <w:marBottom w:val="0"/>
      <w:divBdr>
        <w:top w:val="none" w:sz="0" w:space="0" w:color="auto"/>
        <w:left w:val="none" w:sz="0" w:space="0" w:color="auto"/>
        <w:bottom w:val="none" w:sz="0" w:space="0" w:color="auto"/>
        <w:right w:val="none" w:sz="0" w:space="0" w:color="auto"/>
      </w:divBdr>
    </w:div>
    <w:div w:id="991448211">
      <w:bodyDiv w:val="1"/>
      <w:marLeft w:val="0"/>
      <w:marRight w:val="0"/>
      <w:marTop w:val="0"/>
      <w:marBottom w:val="0"/>
      <w:divBdr>
        <w:top w:val="none" w:sz="0" w:space="0" w:color="auto"/>
        <w:left w:val="none" w:sz="0" w:space="0" w:color="auto"/>
        <w:bottom w:val="none" w:sz="0" w:space="0" w:color="auto"/>
        <w:right w:val="none" w:sz="0" w:space="0" w:color="auto"/>
      </w:divBdr>
    </w:div>
    <w:div w:id="991838323">
      <w:bodyDiv w:val="1"/>
      <w:marLeft w:val="0"/>
      <w:marRight w:val="0"/>
      <w:marTop w:val="0"/>
      <w:marBottom w:val="0"/>
      <w:divBdr>
        <w:top w:val="none" w:sz="0" w:space="0" w:color="auto"/>
        <w:left w:val="none" w:sz="0" w:space="0" w:color="auto"/>
        <w:bottom w:val="none" w:sz="0" w:space="0" w:color="auto"/>
        <w:right w:val="none" w:sz="0" w:space="0" w:color="auto"/>
      </w:divBdr>
    </w:div>
    <w:div w:id="991984860">
      <w:bodyDiv w:val="1"/>
      <w:marLeft w:val="0"/>
      <w:marRight w:val="0"/>
      <w:marTop w:val="0"/>
      <w:marBottom w:val="0"/>
      <w:divBdr>
        <w:top w:val="none" w:sz="0" w:space="0" w:color="auto"/>
        <w:left w:val="none" w:sz="0" w:space="0" w:color="auto"/>
        <w:bottom w:val="none" w:sz="0" w:space="0" w:color="auto"/>
        <w:right w:val="none" w:sz="0" w:space="0" w:color="auto"/>
      </w:divBdr>
    </w:div>
    <w:div w:id="992297132">
      <w:bodyDiv w:val="1"/>
      <w:marLeft w:val="0"/>
      <w:marRight w:val="0"/>
      <w:marTop w:val="0"/>
      <w:marBottom w:val="0"/>
      <w:divBdr>
        <w:top w:val="none" w:sz="0" w:space="0" w:color="auto"/>
        <w:left w:val="none" w:sz="0" w:space="0" w:color="auto"/>
        <w:bottom w:val="none" w:sz="0" w:space="0" w:color="auto"/>
        <w:right w:val="none" w:sz="0" w:space="0" w:color="auto"/>
      </w:divBdr>
    </w:div>
    <w:div w:id="992755461">
      <w:bodyDiv w:val="1"/>
      <w:marLeft w:val="0"/>
      <w:marRight w:val="0"/>
      <w:marTop w:val="0"/>
      <w:marBottom w:val="0"/>
      <w:divBdr>
        <w:top w:val="none" w:sz="0" w:space="0" w:color="auto"/>
        <w:left w:val="none" w:sz="0" w:space="0" w:color="auto"/>
        <w:bottom w:val="none" w:sz="0" w:space="0" w:color="auto"/>
        <w:right w:val="none" w:sz="0" w:space="0" w:color="auto"/>
      </w:divBdr>
    </w:div>
    <w:div w:id="993800848">
      <w:bodyDiv w:val="1"/>
      <w:marLeft w:val="0"/>
      <w:marRight w:val="0"/>
      <w:marTop w:val="0"/>
      <w:marBottom w:val="0"/>
      <w:divBdr>
        <w:top w:val="none" w:sz="0" w:space="0" w:color="auto"/>
        <w:left w:val="none" w:sz="0" w:space="0" w:color="auto"/>
        <w:bottom w:val="none" w:sz="0" w:space="0" w:color="auto"/>
        <w:right w:val="none" w:sz="0" w:space="0" w:color="auto"/>
      </w:divBdr>
    </w:div>
    <w:div w:id="994190017">
      <w:bodyDiv w:val="1"/>
      <w:marLeft w:val="0"/>
      <w:marRight w:val="0"/>
      <w:marTop w:val="0"/>
      <w:marBottom w:val="0"/>
      <w:divBdr>
        <w:top w:val="none" w:sz="0" w:space="0" w:color="auto"/>
        <w:left w:val="none" w:sz="0" w:space="0" w:color="auto"/>
        <w:bottom w:val="none" w:sz="0" w:space="0" w:color="auto"/>
        <w:right w:val="none" w:sz="0" w:space="0" w:color="auto"/>
      </w:divBdr>
    </w:div>
    <w:div w:id="995692572">
      <w:bodyDiv w:val="1"/>
      <w:marLeft w:val="0"/>
      <w:marRight w:val="0"/>
      <w:marTop w:val="0"/>
      <w:marBottom w:val="0"/>
      <w:divBdr>
        <w:top w:val="none" w:sz="0" w:space="0" w:color="auto"/>
        <w:left w:val="none" w:sz="0" w:space="0" w:color="auto"/>
        <w:bottom w:val="none" w:sz="0" w:space="0" w:color="auto"/>
        <w:right w:val="none" w:sz="0" w:space="0" w:color="auto"/>
      </w:divBdr>
    </w:div>
    <w:div w:id="995693325">
      <w:bodyDiv w:val="1"/>
      <w:marLeft w:val="0"/>
      <w:marRight w:val="0"/>
      <w:marTop w:val="0"/>
      <w:marBottom w:val="0"/>
      <w:divBdr>
        <w:top w:val="none" w:sz="0" w:space="0" w:color="auto"/>
        <w:left w:val="none" w:sz="0" w:space="0" w:color="auto"/>
        <w:bottom w:val="none" w:sz="0" w:space="0" w:color="auto"/>
        <w:right w:val="none" w:sz="0" w:space="0" w:color="auto"/>
      </w:divBdr>
    </w:div>
    <w:div w:id="995839804">
      <w:bodyDiv w:val="1"/>
      <w:marLeft w:val="0"/>
      <w:marRight w:val="0"/>
      <w:marTop w:val="0"/>
      <w:marBottom w:val="0"/>
      <w:divBdr>
        <w:top w:val="none" w:sz="0" w:space="0" w:color="auto"/>
        <w:left w:val="none" w:sz="0" w:space="0" w:color="auto"/>
        <w:bottom w:val="none" w:sz="0" w:space="0" w:color="auto"/>
        <w:right w:val="none" w:sz="0" w:space="0" w:color="auto"/>
      </w:divBdr>
    </w:div>
    <w:div w:id="995916753">
      <w:bodyDiv w:val="1"/>
      <w:marLeft w:val="0"/>
      <w:marRight w:val="0"/>
      <w:marTop w:val="0"/>
      <w:marBottom w:val="0"/>
      <w:divBdr>
        <w:top w:val="none" w:sz="0" w:space="0" w:color="auto"/>
        <w:left w:val="none" w:sz="0" w:space="0" w:color="auto"/>
        <w:bottom w:val="none" w:sz="0" w:space="0" w:color="auto"/>
        <w:right w:val="none" w:sz="0" w:space="0" w:color="auto"/>
      </w:divBdr>
    </w:div>
    <w:div w:id="996224823">
      <w:bodyDiv w:val="1"/>
      <w:marLeft w:val="0"/>
      <w:marRight w:val="0"/>
      <w:marTop w:val="0"/>
      <w:marBottom w:val="0"/>
      <w:divBdr>
        <w:top w:val="none" w:sz="0" w:space="0" w:color="auto"/>
        <w:left w:val="none" w:sz="0" w:space="0" w:color="auto"/>
        <w:bottom w:val="none" w:sz="0" w:space="0" w:color="auto"/>
        <w:right w:val="none" w:sz="0" w:space="0" w:color="auto"/>
      </w:divBdr>
    </w:div>
    <w:div w:id="998073407">
      <w:bodyDiv w:val="1"/>
      <w:marLeft w:val="0"/>
      <w:marRight w:val="0"/>
      <w:marTop w:val="0"/>
      <w:marBottom w:val="0"/>
      <w:divBdr>
        <w:top w:val="none" w:sz="0" w:space="0" w:color="auto"/>
        <w:left w:val="none" w:sz="0" w:space="0" w:color="auto"/>
        <w:bottom w:val="none" w:sz="0" w:space="0" w:color="auto"/>
        <w:right w:val="none" w:sz="0" w:space="0" w:color="auto"/>
      </w:divBdr>
    </w:div>
    <w:div w:id="999307801">
      <w:bodyDiv w:val="1"/>
      <w:marLeft w:val="0"/>
      <w:marRight w:val="0"/>
      <w:marTop w:val="0"/>
      <w:marBottom w:val="0"/>
      <w:divBdr>
        <w:top w:val="none" w:sz="0" w:space="0" w:color="auto"/>
        <w:left w:val="none" w:sz="0" w:space="0" w:color="auto"/>
        <w:bottom w:val="none" w:sz="0" w:space="0" w:color="auto"/>
        <w:right w:val="none" w:sz="0" w:space="0" w:color="auto"/>
      </w:divBdr>
    </w:div>
    <w:div w:id="999768246">
      <w:bodyDiv w:val="1"/>
      <w:marLeft w:val="0"/>
      <w:marRight w:val="0"/>
      <w:marTop w:val="0"/>
      <w:marBottom w:val="0"/>
      <w:divBdr>
        <w:top w:val="none" w:sz="0" w:space="0" w:color="auto"/>
        <w:left w:val="none" w:sz="0" w:space="0" w:color="auto"/>
        <w:bottom w:val="none" w:sz="0" w:space="0" w:color="auto"/>
        <w:right w:val="none" w:sz="0" w:space="0" w:color="auto"/>
      </w:divBdr>
    </w:div>
    <w:div w:id="999961870">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1853016">
      <w:bodyDiv w:val="1"/>
      <w:marLeft w:val="0"/>
      <w:marRight w:val="0"/>
      <w:marTop w:val="0"/>
      <w:marBottom w:val="0"/>
      <w:divBdr>
        <w:top w:val="none" w:sz="0" w:space="0" w:color="auto"/>
        <w:left w:val="none" w:sz="0" w:space="0" w:color="auto"/>
        <w:bottom w:val="none" w:sz="0" w:space="0" w:color="auto"/>
        <w:right w:val="none" w:sz="0" w:space="0" w:color="auto"/>
      </w:divBdr>
    </w:div>
    <w:div w:id="1003095776">
      <w:bodyDiv w:val="1"/>
      <w:marLeft w:val="0"/>
      <w:marRight w:val="0"/>
      <w:marTop w:val="0"/>
      <w:marBottom w:val="0"/>
      <w:divBdr>
        <w:top w:val="none" w:sz="0" w:space="0" w:color="auto"/>
        <w:left w:val="none" w:sz="0" w:space="0" w:color="auto"/>
        <w:bottom w:val="none" w:sz="0" w:space="0" w:color="auto"/>
        <w:right w:val="none" w:sz="0" w:space="0" w:color="auto"/>
      </w:divBdr>
    </w:div>
    <w:div w:id="1003238407">
      <w:bodyDiv w:val="1"/>
      <w:marLeft w:val="0"/>
      <w:marRight w:val="0"/>
      <w:marTop w:val="0"/>
      <w:marBottom w:val="0"/>
      <w:divBdr>
        <w:top w:val="none" w:sz="0" w:space="0" w:color="auto"/>
        <w:left w:val="none" w:sz="0" w:space="0" w:color="auto"/>
        <w:bottom w:val="none" w:sz="0" w:space="0" w:color="auto"/>
        <w:right w:val="none" w:sz="0" w:space="0" w:color="auto"/>
      </w:divBdr>
    </w:div>
    <w:div w:id="1003708636">
      <w:bodyDiv w:val="1"/>
      <w:marLeft w:val="0"/>
      <w:marRight w:val="0"/>
      <w:marTop w:val="0"/>
      <w:marBottom w:val="0"/>
      <w:divBdr>
        <w:top w:val="none" w:sz="0" w:space="0" w:color="auto"/>
        <w:left w:val="none" w:sz="0" w:space="0" w:color="auto"/>
        <w:bottom w:val="none" w:sz="0" w:space="0" w:color="auto"/>
        <w:right w:val="none" w:sz="0" w:space="0" w:color="auto"/>
      </w:divBdr>
    </w:div>
    <w:div w:id="1004163605">
      <w:bodyDiv w:val="1"/>
      <w:marLeft w:val="0"/>
      <w:marRight w:val="0"/>
      <w:marTop w:val="0"/>
      <w:marBottom w:val="0"/>
      <w:divBdr>
        <w:top w:val="none" w:sz="0" w:space="0" w:color="auto"/>
        <w:left w:val="none" w:sz="0" w:space="0" w:color="auto"/>
        <w:bottom w:val="none" w:sz="0" w:space="0" w:color="auto"/>
        <w:right w:val="none" w:sz="0" w:space="0" w:color="auto"/>
      </w:divBdr>
    </w:div>
    <w:div w:id="1004480205">
      <w:bodyDiv w:val="1"/>
      <w:marLeft w:val="0"/>
      <w:marRight w:val="0"/>
      <w:marTop w:val="0"/>
      <w:marBottom w:val="0"/>
      <w:divBdr>
        <w:top w:val="none" w:sz="0" w:space="0" w:color="auto"/>
        <w:left w:val="none" w:sz="0" w:space="0" w:color="auto"/>
        <w:bottom w:val="none" w:sz="0" w:space="0" w:color="auto"/>
        <w:right w:val="none" w:sz="0" w:space="0" w:color="auto"/>
      </w:divBdr>
    </w:div>
    <w:div w:id="1004554658">
      <w:bodyDiv w:val="1"/>
      <w:marLeft w:val="0"/>
      <w:marRight w:val="0"/>
      <w:marTop w:val="0"/>
      <w:marBottom w:val="0"/>
      <w:divBdr>
        <w:top w:val="none" w:sz="0" w:space="0" w:color="auto"/>
        <w:left w:val="none" w:sz="0" w:space="0" w:color="auto"/>
        <w:bottom w:val="none" w:sz="0" w:space="0" w:color="auto"/>
        <w:right w:val="none" w:sz="0" w:space="0" w:color="auto"/>
      </w:divBdr>
    </w:div>
    <w:div w:id="1004623786">
      <w:bodyDiv w:val="1"/>
      <w:marLeft w:val="0"/>
      <w:marRight w:val="0"/>
      <w:marTop w:val="0"/>
      <w:marBottom w:val="0"/>
      <w:divBdr>
        <w:top w:val="none" w:sz="0" w:space="0" w:color="auto"/>
        <w:left w:val="none" w:sz="0" w:space="0" w:color="auto"/>
        <w:bottom w:val="none" w:sz="0" w:space="0" w:color="auto"/>
        <w:right w:val="none" w:sz="0" w:space="0" w:color="auto"/>
      </w:divBdr>
    </w:div>
    <w:div w:id="1005286760">
      <w:bodyDiv w:val="1"/>
      <w:marLeft w:val="0"/>
      <w:marRight w:val="0"/>
      <w:marTop w:val="0"/>
      <w:marBottom w:val="0"/>
      <w:divBdr>
        <w:top w:val="none" w:sz="0" w:space="0" w:color="auto"/>
        <w:left w:val="none" w:sz="0" w:space="0" w:color="auto"/>
        <w:bottom w:val="none" w:sz="0" w:space="0" w:color="auto"/>
        <w:right w:val="none" w:sz="0" w:space="0" w:color="auto"/>
      </w:divBdr>
    </w:div>
    <w:div w:id="1005476496">
      <w:bodyDiv w:val="1"/>
      <w:marLeft w:val="0"/>
      <w:marRight w:val="0"/>
      <w:marTop w:val="0"/>
      <w:marBottom w:val="0"/>
      <w:divBdr>
        <w:top w:val="none" w:sz="0" w:space="0" w:color="auto"/>
        <w:left w:val="none" w:sz="0" w:space="0" w:color="auto"/>
        <w:bottom w:val="none" w:sz="0" w:space="0" w:color="auto"/>
        <w:right w:val="none" w:sz="0" w:space="0" w:color="auto"/>
      </w:divBdr>
    </w:div>
    <w:div w:id="1007757556">
      <w:bodyDiv w:val="1"/>
      <w:marLeft w:val="0"/>
      <w:marRight w:val="0"/>
      <w:marTop w:val="0"/>
      <w:marBottom w:val="0"/>
      <w:divBdr>
        <w:top w:val="none" w:sz="0" w:space="0" w:color="auto"/>
        <w:left w:val="none" w:sz="0" w:space="0" w:color="auto"/>
        <w:bottom w:val="none" w:sz="0" w:space="0" w:color="auto"/>
        <w:right w:val="none" w:sz="0" w:space="0" w:color="auto"/>
      </w:divBdr>
    </w:div>
    <w:div w:id="1008559224">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8950011">
      <w:bodyDiv w:val="1"/>
      <w:marLeft w:val="0"/>
      <w:marRight w:val="0"/>
      <w:marTop w:val="0"/>
      <w:marBottom w:val="0"/>
      <w:divBdr>
        <w:top w:val="none" w:sz="0" w:space="0" w:color="auto"/>
        <w:left w:val="none" w:sz="0" w:space="0" w:color="auto"/>
        <w:bottom w:val="none" w:sz="0" w:space="0" w:color="auto"/>
        <w:right w:val="none" w:sz="0" w:space="0" w:color="auto"/>
      </w:divBdr>
    </w:div>
    <w:div w:id="1009257449">
      <w:bodyDiv w:val="1"/>
      <w:marLeft w:val="0"/>
      <w:marRight w:val="0"/>
      <w:marTop w:val="0"/>
      <w:marBottom w:val="0"/>
      <w:divBdr>
        <w:top w:val="none" w:sz="0" w:space="0" w:color="auto"/>
        <w:left w:val="none" w:sz="0" w:space="0" w:color="auto"/>
        <w:bottom w:val="none" w:sz="0" w:space="0" w:color="auto"/>
        <w:right w:val="none" w:sz="0" w:space="0" w:color="auto"/>
      </w:divBdr>
    </w:div>
    <w:div w:id="1009678714">
      <w:bodyDiv w:val="1"/>
      <w:marLeft w:val="0"/>
      <w:marRight w:val="0"/>
      <w:marTop w:val="0"/>
      <w:marBottom w:val="0"/>
      <w:divBdr>
        <w:top w:val="none" w:sz="0" w:space="0" w:color="auto"/>
        <w:left w:val="none" w:sz="0" w:space="0" w:color="auto"/>
        <w:bottom w:val="none" w:sz="0" w:space="0" w:color="auto"/>
        <w:right w:val="none" w:sz="0" w:space="0" w:color="auto"/>
      </w:divBdr>
    </w:div>
    <w:div w:id="1011108596">
      <w:bodyDiv w:val="1"/>
      <w:marLeft w:val="0"/>
      <w:marRight w:val="0"/>
      <w:marTop w:val="0"/>
      <w:marBottom w:val="0"/>
      <w:divBdr>
        <w:top w:val="none" w:sz="0" w:space="0" w:color="auto"/>
        <w:left w:val="none" w:sz="0" w:space="0" w:color="auto"/>
        <w:bottom w:val="none" w:sz="0" w:space="0" w:color="auto"/>
        <w:right w:val="none" w:sz="0" w:space="0" w:color="auto"/>
      </w:divBdr>
    </w:div>
    <w:div w:id="1011300695">
      <w:bodyDiv w:val="1"/>
      <w:marLeft w:val="0"/>
      <w:marRight w:val="0"/>
      <w:marTop w:val="0"/>
      <w:marBottom w:val="0"/>
      <w:divBdr>
        <w:top w:val="none" w:sz="0" w:space="0" w:color="auto"/>
        <w:left w:val="none" w:sz="0" w:space="0" w:color="auto"/>
        <w:bottom w:val="none" w:sz="0" w:space="0" w:color="auto"/>
        <w:right w:val="none" w:sz="0" w:space="0" w:color="auto"/>
      </w:divBdr>
    </w:div>
    <w:div w:id="1011686238">
      <w:bodyDiv w:val="1"/>
      <w:marLeft w:val="0"/>
      <w:marRight w:val="0"/>
      <w:marTop w:val="0"/>
      <w:marBottom w:val="0"/>
      <w:divBdr>
        <w:top w:val="none" w:sz="0" w:space="0" w:color="auto"/>
        <w:left w:val="none" w:sz="0" w:space="0" w:color="auto"/>
        <w:bottom w:val="none" w:sz="0" w:space="0" w:color="auto"/>
        <w:right w:val="none" w:sz="0" w:space="0" w:color="auto"/>
      </w:divBdr>
    </w:div>
    <w:div w:id="1012604626">
      <w:bodyDiv w:val="1"/>
      <w:marLeft w:val="0"/>
      <w:marRight w:val="0"/>
      <w:marTop w:val="0"/>
      <w:marBottom w:val="0"/>
      <w:divBdr>
        <w:top w:val="none" w:sz="0" w:space="0" w:color="auto"/>
        <w:left w:val="none" w:sz="0" w:space="0" w:color="auto"/>
        <w:bottom w:val="none" w:sz="0" w:space="0" w:color="auto"/>
        <w:right w:val="none" w:sz="0" w:space="0" w:color="auto"/>
      </w:divBdr>
    </w:div>
    <w:div w:id="1012951726">
      <w:bodyDiv w:val="1"/>
      <w:marLeft w:val="0"/>
      <w:marRight w:val="0"/>
      <w:marTop w:val="0"/>
      <w:marBottom w:val="0"/>
      <w:divBdr>
        <w:top w:val="none" w:sz="0" w:space="0" w:color="auto"/>
        <w:left w:val="none" w:sz="0" w:space="0" w:color="auto"/>
        <w:bottom w:val="none" w:sz="0" w:space="0" w:color="auto"/>
        <w:right w:val="none" w:sz="0" w:space="0" w:color="auto"/>
      </w:divBdr>
    </w:div>
    <w:div w:id="1013798534">
      <w:bodyDiv w:val="1"/>
      <w:marLeft w:val="0"/>
      <w:marRight w:val="0"/>
      <w:marTop w:val="0"/>
      <w:marBottom w:val="0"/>
      <w:divBdr>
        <w:top w:val="none" w:sz="0" w:space="0" w:color="auto"/>
        <w:left w:val="none" w:sz="0" w:space="0" w:color="auto"/>
        <w:bottom w:val="none" w:sz="0" w:space="0" w:color="auto"/>
        <w:right w:val="none" w:sz="0" w:space="0" w:color="auto"/>
      </w:divBdr>
    </w:div>
    <w:div w:id="1013847752">
      <w:bodyDiv w:val="1"/>
      <w:marLeft w:val="0"/>
      <w:marRight w:val="0"/>
      <w:marTop w:val="0"/>
      <w:marBottom w:val="0"/>
      <w:divBdr>
        <w:top w:val="none" w:sz="0" w:space="0" w:color="auto"/>
        <w:left w:val="none" w:sz="0" w:space="0" w:color="auto"/>
        <w:bottom w:val="none" w:sz="0" w:space="0" w:color="auto"/>
        <w:right w:val="none" w:sz="0" w:space="0" w:color="auto"/>
      </w:divBdr>
    </w:div>
    <w:div w:id="1014309716">
      <w:bodyDiv w:val="1"/>
      <w:marLeft w:val="0"/>
      <w:marRight w:val="0"/>
      <w:marTop w:val="0"/>
      <w:marBottom w:val="0"/>
      <w:divBdr>
        <w:top w:val="none" w:sz="0" w:space="0" w:color="auto"/>
        <w:left w:val="none" w:sz="0" w:space="0" w:color="auto"/>
        <w:bottom w:val="none" w:sz="0" w:space="0" w:color="auto"/>
        <w:right w:val="none" w:sz="0" w:space="0" w:color="auto"/>
      </w:divBdr>
    </w:div>
    <w:div w:id="1014384890">
      <w:bodyDiv w:val="1"/>
      <w:marLeft w:val="0"/>
      <w:marRight w:val="0"/>
      <w:marTop w:val="0"/>
      <w:marBottom w:val="0"/>
      <w:divBdr>
        <w:top w:val="none" w:sz="0" w:space="0" w:color="auto"/>
        <w:left w:val="none" w:sz="0" w:space="0" w:color="auto"/>
        <w:bottom w:val="none" w:sz="0" w:space="0" w:color="auto"/>
        <w:right w:val="none" w:sz="0" w:space="0" w:color="auto"/>
      </w:divBdr>
    </w:div>
    <w:div w:id="1014384948">
      <w:bodyDiv w:val="1"/>
      <w:marLeft w:val="0"/>
      <w:marRight w:val="0"/>
      <w:marTop w:val="0"/>
      <w:marBottom w:val="0"/>
      <w:divBdr>
        <w:top w:val="none" w:sz="0" w:space="0" w:color="auto"/>
        <w:left w:val="none" w:sz="0" w:space="0" w:color="auto"/>
        <w:bottom w:val="none" w:sz="0" w:space="0" w:color="auto"/>
        <w:right w:val="none" w:sz="0" w:space="0" w:color="auto"/>
      </w:divBdr>
    </w:div>
    <w:div w:id="1014500115">
      <w:bodyDiv w:val="1"/>
      <w:marLeft w:val="0"/>
      <w:marRight w:val="0"/>
      <w:marTop w:val="0"/>
      <w:marBottom w:val="0"/>
      <w:divBdr>
        <w:top w:val="none" w:sz="0" w:space="0" w:color="auto"/>
        <w:left w:val="none" w:sz="0" w:space="0" w:color="auto"/>
        <w:bottom w:val="none" w:sz="0" w:space="0" w:color="auto"/>
        <w:right w:val="none" w:sz="0" w:space="0" w:color="auto"/>
      </w:divBdr>
    </w:div>
    <w:div w:id="1014771087">
      <w:bodyDiv w:val="1"/>
      <w:marLeft w:val="0"/>
      <w:marRight w:val="0"/>
      <w:marTop w:val="0"/>
      <w:marBottom w:val="0"/>
      <w:divBdr>
        <w:top w:val="none" w:sz="0" w:space="0" w:color="auto"/>
        <w:left w:val="none" w:sz="0" w:space="0" w:color="auto"/>
        <w:bottom w:val="none" w:sz="0" w:space="0" w:color="auto"/>
        <w:right w:val="none" w:sz="0" w:space="0" w:color="auto"/>
      </w:divBdr>
    </w:div>
    <w:div w:id="1015112315">
      <w:bodyDiv w:val="1"/>
      <w:marLeft w:val="0"/>
      <w:marRight w:val="0"/>
      <w:marTop w:val="0"/>
      <w:marBottom w:val="0"/>
      <w:divBdr>
        <w:top w:val="none" w:sz="0" w:space="0" w:color="auto"/>
        <w:left w:val="none" w:sz="0" w:space="0" w:color="auto"/>
        <w:bottom w:val="none" w:sz="0" w:space="0" w:color="auto"/>
        <w:right w:val="none" w:sz="0" w:space="0" w:color="auto"/>
      </w:divBdr>
    </w:div>
    <w:div w:id="1015301360">
      <w:bodyDiv w:val="1"/>
      <w:marLeft w:val="0"/>
      <w:marRight w:val="0"/>
      <w:marTop w:val="0"/>
      <w:marBottom w:val="0"/>
      <w:divBdr>
        <w:top w:val="none" w:sz="0" w:space="0" w:color="auto"/>
        <w:left w:val="none" w:sz="0" w:space="0" w:color="auto"/>
        <w:bottom w:val="none" w:sz="0" w:space="0" w:color="auto"/>
        <w:right w:val="none" w:sz="0" w:space="0" w:color="auto"/>
      </w:divBdr>
    </w:div>
    <w:div w:id="1015305138">
      <w:bodyDiv w:val="1"/>
      <w:marLeft w:val="0"/>
      <w:marRight w:val="0"/>
      <w:marTop w:val="0"/>
      <w:marBottom w:val="0"/>
      <w:divBdr>
        <w:top w:val="none" w:sz="0" w:space="0" w:color="auto"/>
        <w:left w:val="none" w:sz="0" w:space="0" w:color="auto"/>
        <w:bottom w:val="none" w:sz="0" w:space="0" w:color="auto"/>
        <w:right w:val="none" w:sz="0" w:space="0" w:color="auto"/>
      </w:divBdr>
    </w:div>
    <w:div w:id="1015573755">
      <w:bodyDiv w:val="1"/>
      <w:marLeft w:val="0"/>
      <w:marRight w:val="0"/>
      <w:marTop w:val="0"/>
      <w:marBottom w:val="0"/>
      <w:divBdr>
        <w:top w:val="none" w:sz="0" w:space="0" w:color="auto"/>
        <w:left w:val="none" w:sz="0" w:space="0" w:color="auto"/>
        <w:bottom w:val="none" w:sz="0" w:space="0" w:color="auto"/>
        <w:right w:val="none" w:sz="0" w:space="0" w:color="auto"/>
      </w:divBdr>
    </w:div>
    <w:div w:id="1015688161">
      <w:bodyDiv w:val="1"/>
      <w:marLeft w:val="0"/>
      <w:marRight w:val="0"/>
      <w:marTop w:val="0"/>
      <w:marBottom w:val="0"/>
      <w:divBdr>
        <w:top w:val="none" w:sz="0" w:space="0" w:color="auto"/>
        <w:left w:val="none" w:sz="0" w:space="0" w:color="auto"/>
        <w:bottom w:val="none" w:sz="0" w:space="0" w:color="auto"/>
        <w:right w:val="none" w:sz="0" w:space="0" w:color="auto"/>
      </w:divBdr>
    </w:div>
    <w:div w:id="1015810421">
      <w:bodyDiv w:val="1"/>
      <w:marLeft w:val="0"/>
      <w:marRight w:val="0"/>
      <w:marTop w:val="0"/>
      <w:marBottom w:val="0"/>
      <w:divBdr>
        <w:top w:val="none" w:sz="0" w:space="0" w:color="auto"/>
        <w:left w:val="none" w:sz="0" w:space="0" w:color="auto"/>
        <w:bottom w:val="none" w:sz="0" w:space="0" w:color="auto"/>
        <w:right w:val="none" w:sz="0" w:space="0" w:color="auto"/>
      </w:divBdr>
    </w:div>
    <w:div w:id="1016812938">
      <w:bodyDiv w:val="1"/>
      <w:marLeft w:val="0"/>
      <w:marRight w:val="0"/>
      <w:marTop w:val="0"/>
      <w:marBottom w:val="0"/>
      <w:divBdr>
        <w:top w:val="none" w:sz="0" w:space="0" w:color="auto"/>
        <w:left w:val="none" w:sz="0" w:space="0" w:color="auto"/>
        <w:bottom w:val="none" w:sz="0" w:space="0" w:color="auto"/>
        <w:right w:val="none" w:sz="0" w:space="0" w:color="auto"/>
      </w:divBdr>
    </w:div>
    <w:div w:id="1016928445">
      <w:bodyDiv w:val="1"/>
      <w:marLeft w:val="0"/>
      <w:marRight w:val="0"/>
      <w:marTop w:val="0"/>
      <w:marBottom w:val="0"/>
      <w:divBdr>
        <w:top w:val="none" w:sz="0" w:space="0" w:color="auto"/>
        <w:left w:val="none" w:sz="0" w:space="0" w:color="auto"/>
        <w:bottom w:val="none" w:sz="0" w:space="0" w:color="auto"/>
        <w:right w:val="none" w:sz="0" w:space="0" w:color="auto"/>
      </w:divBdr>
    </w:div>
    <w:div w:id="1017078830">
      <w:bodyDiv w:val="1"/>
      <w:marLeft w:val="0"/>
      <w:marRight w:val="0"/>
      <w:marTop w:val="0"/>
      <w:marBottom w:val="0"/>
      <w:divBdr>
        <w:top w:val="none" w:sz="0" w:space="0" w:color="auto"/>
        <w:left w:val="none" w:sz="0" w:space="0" w:color="auto"/>
        <w:bottom w:val="none" w:sz="0" w:space="0" w:color="auto"/>
        <w:right w:val="none" w:sz="0" w:space="0" w:color="auto"/>
      </w:divBdr>
    </w:div>
    <w:div w:id="1017463528">
      <w:bodyDiv w:val="1"/>
      <w:marLeft w:val="0"/>
      <w:marRight w:val="0"/>
      <w:marTop w:val="0"/>
      <w:marBottom w:val="0"/>
      <w:divBdr>
        <w:top w:val="none" w:sz="0" w:space="0" w:color="auto"/>
        <w:left w:val="none" w:sz="0" w:space="0" w:color="auto"/>
        <w:bottom w:val="none" w:sz="0" w:space="0" w:color="auto"/>
        <w:right w:val="none" w:sz="0" w:space="0" w:color="auto"/>
      </w:divBdr>
    </w:div>
    <w:div w:id="1017469194">
      <w:bodyDiv w:val="1"/>
      <w:marLeft w:val="0"/>
      <w:marRight w:val="0"/>
      <w:marTop w:val="0"/>
      <w:marBottom w:val="0"/>
      <w:divBdr>
        <w:top w:val="none" w:sz="0" w:space="0" w:color="auto"/>
        <w:left w:val="none" w:sz="0" w:space="0" w:color="auto"/>
        <w:bottom w:val="none" w:sz="0" w:space="0" w:color="auto"/>
        <w:right w:val="none" w:sz="0" w:space="0" w:color="auto"/>
      </w:divBdr>
    </w:div>
    <w:div w:id="1017539296">
      <w:bodyDiv w:val="1"/>
      <w:marLeft w:val="0"/>
      <w:marRight w:val="0"/>
      <w:marTop w:val="0"/>
      <w:marBottom w:val="0"/>
      <w:divBdr>
        <w:top w:val="none" w:sz="0" w:space="0" w:color="auto"/>
        <w:left w:val="none" w:sz="0" w:space="0" w:color="auto"/>
        <w:bottom w:val="none" w:sz="0" w:space="0" w:color="auto"/>
        <w:right w:val="none" w:sz="0" w:space="0" w:color="auto"/>
      </w:divBdr>
    </w:div>
    <w:div w:id="1017930267">
      <w:bodyDiv w:val="1"/>
      <w:marLeft w:val="0"/>
      <w:marRight w:val="0"/>
      <w:marTop w:val="0"/>
      <w:marBottom w:val="0"/>
      <w:divBdr>
        <w:top w:val="none" w:sz="0" w:space="0" w:color="auto"/>
        <w:left w:val="none" w:sz="0" w:space="0" w:color="auto"/>
        <w:bottom w:val="none" w:sz="0" w:space="0" w:color="auto"/>
        <w:right w:val="none" w:sz="0" w:space="0" w:color="auto"/>
      </w:divBdr>
    </w:div>
    <w:div w:id="1018308187">
      <w:bodyDiv w:val="1"/>
      <w:marLeft w:val="0"/>
      <w:marRight w:val="0"/>
      <w:marTop w:val="0"/>
      <w:marBottom w:val="0"/>
      <w:divBdr>
        <w:top w:val="none" w:sz="0" w:space="0" w:color="auto"/>
        <w:left w:val="none" w:sz="0" w:space="0" w:color="auto"/>
        <w:bottom w:val="none" w:sz="0" w:space="0" w:color="auto"/>
        <w:right w:val="none" w:sz="0" w:space="0" w:color="auto"/>
      </w:divBdr>
    </w:div>
    <w:div w:id="1018391799">
      <w:bodyDiv w:val="1"/>
      <w:marLeft w:val="0"/>
      <w:marRight w:val="0"/>
      <w:marTop w:val="0"/>
      <w:marBottom w:val="0"/>
      <w:divBdr>
        <w:top w:val="none" w:sz="0" w:space="0" w:color="auto"/>
        <w:left w:val="none" w:sz="0" w:space="0" w:color="auto"/>
        <w:bottom w:val="none" w:sz="0" w:space="0" w:color="auto"/>
        <w:right w:val="none" w:sz="0" w:space="0" w:color="auto"/>
      </w:divBdr>
    </w:div>
    <w:div w:id="1018504569">
      <w:bodyDiv w:val="1"/>
      <w:marLeft w:val="0"/>
      <w:marRight w:val="0"/>
      <w:marTop w:val="0"/>
      <w:marBottom w:val="0"/>
      <w:divBdr>
        <w:top w:val="none" w:sz="0" w:space="0" w:color="auto"/>
        <w:left w:val="none" w:sz="0" w:space="0" w:color="auto"/>
        <w:bottom w:val="none" w:sz="0" w:space="0" w:color="auto"/>
        <w:right w:val="none" w:sz="0" w:space="0" w:color="auto"/>
      </w:divBdr>
    </w:div>
    <w:div w:id="1019156753">
      <w:bodyDiv w:val="1"/>
      <w:marLeft w:val="0"/>
      <w:marRight w:val="0"/>
      <w:marTop w:val="0"/>
      <w:marBottom w:val="0"/>
      <w:divBdr>
        <w:top w:val="none" w:sz="0" w:space="0" w:color="auto"/>
        <w:left w:val="none" w:sz="0" w:space="0" w:color="auto"/>
        <w:bottom w:val="none" w:sz="0" w:space="0" w:color="auto"/>
        <w:right w:val="none" w:sz="0" w:space="0" w:color="auto"/>
      </w:divBdr>
    </w:div>
    <w:div w:id="1019742854">
      <w:bodyDiv w:val="1"/>
      <w:marLeft w:val="0"/>
      <w:marRight w:val="0"/>
      <w:marTop w:val="0"/>
      <w:marBottom w:val="0"/>
      <w:divBdr>
        <w:top w:val="none" w:sz="0" w:space="0" w:color="auto"/>
        <w:left w:val="none" w:sz="0" w:space="0" w:color="auto"/>
        <w:bottom w:val="none" w:sz="0" w:space="0" w:color="auto"/>
        <w:right w:val="none" w:sz="0" w:space="0" w:color="auto"/>
      </w:divBdr>
    </w:div>
    <w:div w:id="1020468675">
      <w:bodyDiv w:val="1"/>
      <w:marLeft w:val="0"/>
      <w:marRight w:val="0"/>
      <w:marTop w:val="0"/>
      <w:marBottom w:val="0"/>
      <w:divBdr>
        <w:top w:val="none" w:sz="0" w:space="0" w:color="auto"/>
        <w:left w:val="none" w:sz="0" w:space="0" w:color="auto"/>
        <w:bottom w:val="none" w:sz="0" w:space="0" w:color="auto"/>
        <w:right w:val="none" w:sz="0" w:space="0" w:color="auto"/>
      </w:divBdr>
    </w:div>
    <w:div w:id="1020547490">
      <w:bodyDiv w:val="1"/>
      <w:marLeft w:val="0"/>
      <w:marRight w:val="0"/>
      <w:marTop w:val="0"/>
      <w:marBottom w:val="0"/>
      <w:divBdr>
        <w:top w:val="none" w:sz="0" w:space="0" w:color="auto"/>
        <w:left w:val="none" w:sz="0" w:space="0" w:color="auto"/>
        <w:bottom w:val="none" w:sz="0" w:space="0" w:color="auto"/>
        <w:right w:val="none" w:sz="0" w:space="0" w:color="auto"/>
      </w:divBdr>
    </w:div>
    <w:div w:id="1020736868">
      <w:bodyDiv w:val="1"/>
      <w:marLeft w:val="0"/>
      <w:marRight w:val="0"/>
      <w:marTop w:val="0"/>
      <w:marBottom w:val="0"/>
      <w:divBdr>
        <w:top w:val="none" w:sz="0" w:space="0" w:color="auto"/>
        <w:left w:val="none" w:sz="0" w:space="0" w:color="auto"/>
        <w:bottom w:val="none" w:sz="0" w:space="0" w:color="auto"/>
        <w:right w:val="none" w:sz="0" w:space="0" w:color="auto"/>
      </w:divBdr>
    </w:div>
    <w:div w:id="1020859211">
      <w:bodyDiv w:val="1"/>
      <w:marLeft w:val="0"/>
      <w:marRight w:val="0"/>
      <w:marTop w:val="0"/>
      <w:marBottom w:val="0"/>
      <w:divBdr>
        <w:top w:val="none" w:sz="0" w:space="0" w:color="auto"/>
        <w:left w:val="none" w:sz="0" w:space="0" w:color="auto"/>
        <w:bottom w:val="none" w:sz="0" w:space="0" w:color="auto"/>
        <w:right w:val="none" w:sz="0" w:space="0" w:color="auto"/>
      </w:divBdr>
    </w:div>
    <w:div w:id="1020862297">
      <w:bodyDiv w:val="1"/>
      <w:marLeft w:val="0"/>
      <w:marRight w:val="0"/>
      <w:marTop w:val="0"/>
      <w:marBottom w:val="0"/>
      <w:divBdr>
        <w:top w:val="none" w:sz="0" w:space="0" w:color="auto"/>
        <w:left w:val="none" w:sz="0" w:space="0" w:color="auto"/>
        <w:bottom w:val="none" w:sz="0" w:space="0" w:color="auto"/>
        <w:right w:val="none" w:sz="0" w:space="0" w:color="auto"/>
      </w:divBdr>
    </w:div>
    <w:div w:id="1021471127">
      <w:bodyDiv w:val="1"/>
      <w:marLeft w:val="0"/>
      <w:marRight w:val="0"/>
      <w:marTop w:val="0"/>
      <w:marBottom w:val="0"/>
      <w:divBdr>
        <w:top w:val="none" w:sz="0" w:space="0" w:color="auto"/>
        <w:left w:val="none" w:sz="0" w:space="0" w:color="auto"/>
        <w:bottom w:val="none" w:sz="0" w:space="0" w:color="auto"/>
        <w:right w:val="none" w:sz="0" w:space="0" w:color="auto"/>
      </w:divBdr>
    </w:div>
    <w:div w:id="1022242823">
      <w:bodyDiv w:val="1"/>
      <w:marLeft w:val="0"/>
      <w:marRight w:val="0"/>
      <w:marTop w:val="0"/>
      <w:marBottom w:val="0"/>
      <w:divBdr>
        <w:top w:val="none" w:sz="0" w:space="0" w:color="auto"/>
        <w:left w:val="none" w:sz="0" w:space="0" w:color="auto"/>
        <w:bottom w:val="none" w:sz="0" w:space="0" w:color="auto"/>
        <w:right w:val="none" w:sz="0" w:space="0" w:color="auto"/>
      </w:divBdr>
    </w:div>
    <w:div w:id="1024016054">
      <w:bodyDiv w:val="1"/>
      <w:marLeft w:val="0"/>
      <w:marRight w:val="0"/>
      <w:marTop w:val="0"/>
      <w:marBottom w:val="0"/>
      <w:divBdr>
        <w:top w:val="none" w:sz="0" w:space="0" w:color="auto"/>
        <w:left w:val="none" w:sz="0" w:space="0" w:color="auto"/>
        <w:bottom w:val="none" w:sz="0" w:space="0" w:color="auto"/>
        <w:right w:val="none" w:sz="0" w:space="0" w:color="auto"/>
      </w:divBdr>
    </w:div>
    <w:div w:id="1025715937">
      <w:bodyDiv w:val="1"/>
      <w:marLeft w:val="0"/>
      <w:marRight w:val="0"/>
      <w:marTop w:val="0"/>
      <w:marBottom w:val="0"/>
      <w:divBdr>
        <w:top w:val="none" w:sz="0" w:space="0" w:color="auto"/>
        <w:left w:val="none" w:sz="0" w:space="0" w:color="auto"/>
        <w:bottom w:val="none" w:sz="0" w:space="0" w:color="auto"/>
        <w:right w:val="none" w:sz="0" w:space="0" w:color="auto"/>
      </w:divBdr>
    </w:div>
    <w:div w:id="1026717803">
      <w:bodyDiv w:val="1"/>
      <w:marLeft w:val="0"/>
      <w:marRight w:val="0"/>
      <w:marTop w:val="0"/>
      <w:marBottom w:val="0"/>
      <w:divBdr>
        <w:top w:val="none" w:sz="0" w:space="0" w:color="auto"/>
        <w:left w:val="none" w:sz="0" w:space="0" w:color="auto"/>
        <w:bottom w:val="none" w:sz="0" w:space="0" w:color="auto"/>
        <w:right w:val="none" w:sz="0" w:space="0" w:color="auto"/>
      </w:divBdr>
    </w:div>
    <w:div w:id="1027171509">
      <w:bodyDiv w:val="1"/>
      <w:marLeft w:val="0"/>
      <w:marRight w:val="0"/>
      <w:marTop w:val="0"/>
      <w:marBottom w:val="0"/>
      <w:divBdr>
        <w:top w:val="none" w:sz="0" w:space="0" w:color="auto"/>
        <w:left w:val="none" w:sz="0" w:space="0" w:color="auto"/>
        <w:bottom w:val="none" w:sz="0" w:space="0" w:color="auto"/>
        <w:right w:val="none" w:sz="0" w:space="0" w:color="auto"/>
      </w:divBdr>
    </w:div>
    <w:div w:id="1027676193">
      <w:bodyDiv w:val="1"/>
      <w:marLeft w:val="0"/>
      <w:marRight w:val="0"/>
      <w:marTop w:val="0"/>
      <w:marBottom w:val="0"/>
      <w:divBdr>
        <w:top w:val="none" w:sz="0" w:space="0" w:color="auto"/>
        <w:left w:val="none" w:sz="0" w:space="0" w:color="auto"/>
        <w:bottom w:val="none" w:sz="0" w:space="0" w:color="auto"/>
        <w:right w:val="none" w:sz="0" w:space="0" w:color="auto"/>
      </w:divBdr>
    </w:div>
    <w:div w:id="1028406249">
      <w:bodyDiv w:val="1"/>
      <w:marLeft w:val="0"/>
      <w:marRight w:val="0"/>
      <w:marTop w:val="0"/>
      <w:marBottom w:val="0"/>
      <w:divBdr>
        <w:top w:val="none" w:sz="0" w:space="0" w:color="auto"/>
        <w:left w:val="none" w:sz="0" w:space="0" w:color="auto"/>
        <w:bottom w:val="none" w:sz="0" w:space="0" w:color="auto"/>
        <w:right w:val="none" w:sz="0" w:space="0" w:color="auto"/>
      </w:divBdr>
    </w:div>
    <w:div w:id="1028532886">
      <w:bodyDiv w:val="1"/>
      <w:marLeft w:val="0"/>
      <w:marRight w:val="0"/>
      <w:marTop w:val="0"/>
      <w:marBottom w:val="0"/>
      <w:divBdr>
        <w:top w:val="none" w:sz="0" w:space="0" w:color="auto"/>
        <w:left w:val="none" w:sz="0" w:space="0" w:color="auto"/>
        <w:bottom w:val="none" w:sz="0" w:space="0" w:color="auto"/>
        <w:right w:val="none" w:sz="0" w:space="0" w:color="auto"/>
      </w:divBdr>
    </w:div>
    <w:div w:id="1028870515">
      <w:bodyDiv w:val="1"/>
      <w:marLeft w:val="0"/>
      <w:marRight w:val="0"/>
      <w:marTop w:val="0"/>
      <w:marBottom w:val="0"/>
      <w:divBdr>
        <w:top w:val="none" w:sz="0" w:space="0" w:color="auto"/>
        <w:left w:val="none" w:sz="0" w:space="0" w:color="auto"/>
        <w:bottom w:val="none" w:sz="0" w:space="0" w:color="auto"/>
        <w:right w:val="none" w:sz="0" w:space="0" w:color="auto"/>
      </w:divBdr>
    </w:div>
    <w:div w:id="1029067176">
      <w:bodyDiv w:val="1"/>
      <w:marLeft w:val="0"/>
      <w:marRight w:val="0"/>
      <w:marTop w:val="0"/>
      <w:marBottom w:val="0"/>
      <w:divBdr>
        <w:top w:val="none" w:sz="0" w:space="0" w:color="auto"/>
        <w:left w:val="none" w:sz="0" w:space="0" w:color="auto"/>
        <w:bottom w:val="none" w:sz="0" w:space="0" w:color="auto"/>
        <w:right w:val="none" w:sz="0" w:space="0" w:color="auto"/>
      </w:divBdr>
    </w:div>
    <w:div w:id="1029261347">
      <w:bodyDiv w:val="1"/>
      <w:marLeft w:val="0"/>
      <w:marRight w:val="0"/>
      <w:marTop w:val="0"/>
      <w:marBottom w:val="0"/>
      <w:divBdr>
        <w:top w:val="none" w:sz="0" w:space="0" w:color="auto"/>
        <w:left w:val="none" w:sz="0" w:space="0" w:color="auto"/>
        <w:bottom w:val="none" w:sz="0" w:space="0" w:color="auto"/>
        <w:right w:val="none" w:sz="0" w:space="0" w:color="auto"/>
      </w:divBdr>
    </w:div>
    <w:div w:id="1030029813">
      <w:bodyDiv w:val="1"/>
      <w:marLeft w:val="0"/>
      <w:marRight w:val="0"/>
      <w:marTop w:val="0"/>
      <w:marBottom w:val="0"/>
      <w:divBdr>
        <w:top w:val="none" w:sz="0" w:space="0" w:color="auto"/>
        <w:left w:val="none" w:sz="0" w:space="0" w:color="auto"/>
        <w:bottom w:val="none" w:sz="0" w:space="0" w:color="auto"/>
        <w:right w:val="none" w:sz="0" w:space="0" w:color="auto"/>
      </w:divBdr>
    </w:div>
    <w:div w:id="1032267212">
      <w:bodyDiv w:val="1"/>
      <w:marLeft w:val="0"/>
      <w:marRight w:val="0"/>
      <w:marTop w:val="0"/>
      <w:marBottom w:val="0"/>
      <w:divBdr>
        <w:top w:val="none" w:sz="0" w:space="0" w:color="auto"/>
        <w:left w:val="none" w:sz="0" w:space="0" w:color="auto"/>
        <w:bottom w:val="none" w:sz="0" w:space="0" w:color="auto"/>
        <w:right w:val="none" w:sz="0" w:space="0" w:color="auto"/>
      </w:divBdr>
    </w:div>
    <w:div w:id="1032804581">
      <w:bodyDiv w:val="1"/>
      <w:marLeft w:val="0"/>
      <w:marRight w:val="0"/>
      <w:marTop w:val="0"/>
      <w:marBottom w:val="0"/>
      <w:divBdr>
        <w:top w:val="none" w:sz="0" w:space="0" w:color="auto"/>
        <w:left w:val="none" w:sz="0" w:space="0" w:color="auto"/>
        <w:bottom w:val="none" w:sz="0" w:space="0" w:color="auto"/>
        <w:right w:val="none" w:sz="0" w:space="0" w:color="auto"/>
      </w:divBdr>
    </w:div>
    <w:div w:id="1033071050">
      <w:bodyDiv w:val="1"/>
      <w:marLeft w:val="0"/>
      <w:marRight w:val="0"/>
      <w:marTop w:val="0"/>
      <w:marBottom w:val="0"/>
      <w:divBdr>
        <w:top w:val="none" w:sz="0" w:space="0" w:color="auto"/>
        <w:left w:val="none" w:sz="0" w:space="0" w:color="auto"/>
        <w:bottom w:val="none" w:sz="0" w:space="0" w:color="auto"/>
        <w:right w:val="none" w:sz="0" w:space="0" w:color="auto"/>
      </w:divBdr>
    </w:div>
    <w:div w:id="1034237635">
      <w:bodyDiv w:val="1"/>
      <w:marLeft w:val="0"/>
      <w:marRight w:val="0"/>
      <w:marTop w:val="0"/>
      <w:marBottom w:val="0"/>
      <w:divBdr>
        <w:top w:val="none" w:sz="0" w:space="0" w:color="auto"/>
        <w:left w:val="none" w:sz="0" w:space="0" w:color="auto"/>
        <w:bottom w:val="none" w:sz="0" w:space="0" w:color="auto"/>
        <w:right w:val="none" w:sz="0" w:space="0" w:color="auto"/>
      </w:divBdr>
    </w:div>
    <w:div w:id="1034308211">
      <w:bodyDiv w:val="1"/>
      <w:marLeft w:val="0"/>
      <w:marRight w:val="0"/>
      <w:marTop w:val="0"/>
      <w:marBottom w:val="0"/>
      <w:divBdr>
        <w:top w:val="none" w:sz="0" w:space="0" w:color="auto"/>
        <w:left w:val="none" w:sz="0" w:space="0" w:color="auto"/>
        <w:bottom w:val="none" w:sz="0" w:space="0" w:color="auto"/>
        <w:right w:val="none" w:sz="0" w:space="0" w:color="auto"/>
      </w:divBdr>
    </w:div>
    <w:div w:id="1036345717">
      <w:bodyDiv w:val="1"/>
      <w:marLeft w:val="0"/>
      <w:marRight w:val="0"/>
      <w:marTop w:val="0"/>
      <w:marBottom w:val="0"/>
      <w:divBdr>
        <w:top w:val="none" w:sz="0" w:space="0" w:color="auto"/>
        <w:left w:val="none" w:sz="0" w:space="0" w:color="auto"/>
        <w:bottom w:val="none" w:sz="0" w:space="0" w:color="auto"/>
        <w:right w:val="none" w:sz="0" w:space="0" w:color="auto"/>
      </w:divBdr>
    </w:div>
    <w:div w:id="1037313779">
      <w:bodyDiv w:val="1"/>
      <w:marLeft w:val="0"/>
      <w:marRight w:val="0"/>
      <w:marTop w:val="0"/>
      <w:marBottom w:val="0"/>
      <w:divBdr>
        <w:top w:val="none" w:sz="0" w:space="0" w:color="auto"/>
        <w:left w:val="none" w:sz="0" w:space="0" w:color="auto"/>
        <w:bottom w:val="none" w:sz="0" w:space="0" w:color="auto"/>
        <w:right w:val="none" w:sz="0" w:space="0" w:color="auto"/>
      </w:divBdr>
    </w:div>
    <w:div w:id="1037512307">
      <w:bodyDiv w:val="1"/>
      <w:marLeft w:val="0"/>
      <w:marRight w:val="0"/>
      <w:marTop w:val="0"/>
      <w:marBottom w:val="0"/>
      <w:divBdr>
        <w:top w:val="none" w:sz="0" w:space="0" w:color="auto"/>
        <w:left w:val="none" w:sz="0" w:space="0" w:color="auto"/>
        <w:bottom w:val="none" w:sz="0" w:space="0" w:color="auto"/>
        <w:right w:val="none" w:sz="0" w:space="0" w:color="auto"/>
      </w:divBdr>
    </w:div>
    <w:div w:id="1037966908">
      <w:bodyDiv w:val="1"/>
      <w:marLeft w:val="0"/>
      <w:marRight w:val="0"/>
      <w:marTop w:val="0"/>
      <w:marBottom w:val="0"/>
      <w:divBdr>
        <w:top w:val="none" w:sz="0" w:space="0" w:color="auto"/>
        <w:left w:val="none" w:sz="0" w:space="0" w:color="auto"/>
        <w:bottom w:val="none" w:sz="0" w:space="0" w:color="auto"/>
        <w:right w:val="none" w:sz="0" w:space="0" w:color="auto"/>
      </w:divBdr>
    </w:div>
    <w:div w:id="1037972045">
      <w:bodyDiv w:val="1"/>
      <w:marLeft w:val="0"/>
      <w:marRight w:val="0"/>
      <w:marTop w:val="0"/>
      <w:marBottom w:val="0"/>
      <w:divBdr>
        <w:top w:val="none" w:sz="0" w:space="0" w:color="auto"/>
        <w:left w:val="none" w:sz="0" w:space="0" w:color="auto"/>
        <w:bottom w:val="none" w:sz="0" w:space="0" w:color="auto"/>
        <w:right w:val="none" w:sz="0" w:space="0" w:color="auto"/>
      </w:divBdr>
    </w:div>
    <w:div w:id="1038168424">
      <w:bodyDiv w:val="1"/>
      <w:marLeft w:val="0"/>
      <w:marRight w:val="0"/>
      <w:marTop w:val="0"/>
      <w:marBottom w:val="0"/>
      <w:divBdr>
        <w:top w:val="none" w:sz="0" w:space="0" w:color="auto"/>
        <w:left w:val="none" w:sz="0" w:space="0" w:color="auto"/>
        <w:bottom w:val="none" w:sz="0" w:space="0" w:color="auto"/>
        <w:right w:val="none" w:sz="0" w:space="0" w:color="auto"/>
      </w:divBdr>
    </w:div>
    <w:div w:id="1039479723">
      <w:bodyDiv w:val="1"/>
      <w:marLeft w:val="0"/>
      <w:marRight w:val="0"/>
      <w:marTop w:val="0"/>
      <w:marBottom w:val="0"/>
      <w:divBdr>
        <w:top w:val="none" w:sz="0" w:space="0" w:color="auto"/>
        <w:left w:val="none" w:sz="0" w:space="0" w:color="auto"/>
        <w:bottom w:val="none" w:sz="0" w:space="0" w:color="auto"/>
        <w:right w:val="none" w:sz="0" w:space="0" w:color="auto"/>
      </w:divBdr>
    </w:div>
    <w:div w:id="1039666817">
      <w:bodyDiv w:val="1"/>
      <w:marLeft w:val="0"/>
      <w:marRight w:val="0"/>
      <w:marTop w:val="0"/>
      <w:marBottom w:val="0"/>
      <w:divBdr>
        <w:top w:val="none" w:sz="0" w:space="0" w:color="auto"/>
        <w:left w:val="none" w:sz="0" w:space="0" w:color="auto"/>
        <w:bottom w:val="none" w:sz="0" w:space="0" w:color="auto"/>
        <w:right w:val="none" w:sz="0" w:space="0" w:color="auto"/>
      </w:divBdr>
    </w:div>
    <w:div w:id="1039668607">
      <w:bodyDiv w:val="1"/>
      <w:marLeft w:val="0"/>
      <w:marRight w:val="0"/>
      <w:marTop w:val="0"/>
      <w:marBottom w:val="0"/>
      <w:divBdr>
        <w:top w:val="none" w:sz="0" w:space="0" w:color="auto"/>
        <w:left w:val="none" w:sz="0" w:space="0" w:color="auto"/>
        <w:bottom w:val="none" w:sz="0" w:space="0" w:color="auto"/>
        <w:right w:val="none" w:sz="0" w:space="0" w:color="auto"/>
      </w:divBdr>
    </w:div>
    <w:div w:id="1039743592">
      <w:bodyDiv w:val="1"/>
      <w:marLeft w:val="0"/>
      <w:marRight w:val="0"/>
      <w:marTop w:val="0"/>
      <w:marBottom w:val="0"/>
      <w:divBdr>
        <w:top w:val="none" w:sz="0" w:space="0" w:color="auto"/>
        <w:left w:val="none" w:sz="0" w:space="0" w:color="auto"/>
        <w:bottom w:val="none" w:sz="0" w:space="0" w:color="auto"/>
        <w:right w:val="none" w:sz="0" w:space="0" w:color="auto"/>
      </w:divBdr>
    </w:div>
    <w:div w:id="1040546797">
      <w:bodyDiv w:val="1"/>
      <w:marLeft w:val="0"/>
      <w:marRight w:val="0"/>
      <w:marTop w:val="0"/>
      <w:marBottom w:val="0"/>
      <w:divBdr>
        <w:top w:val="none" w:sz="0" w:space="0" w:color="auto"/>
        <w:left w:val="none" w:sz="0" w:space="0" w:color="auto"/>
        <w:bottom w:val="none" w:sz="0" w:space="0" w:color="auto"/>
        <w:right w:val="none" w:sz="0" w:space="0" w:color="auto"/>
      </w:divBdr>
    </w:div>
    <w:div w:id="1040865153">
      <w:bodyDiv w:val="1"/>
      <w:marLeft w:val="0"/>
      <w:marRight w:val="0"/>
      <w:marTop w:val="0"/>
      <w:marBottom w:val="0"/>
      <w:divBdr>
        <w:top w:val="none" w:sz="0" w:space="0" w:color="auto"/>
        <w:left w:val="none" w:sz="0" w:space="0" w:color="auto"/>
        <w:bottom w:val="none" w:sz="0" w:space="0" w:color="auto"/>
        <w:right w:val="none" w:sz="0" w:space="0" w:color="auto"/>
      </w:divBdr>
    </w:div>
    <w:div w:id="1041634955">
      <w:bodyDiv w:val="1"/>
      <w:marLeft w:val="0"/>
      <w:marRight w:val="0"/>
      <w:marTop w:val="0"/>
      <w:marBottom w:val="0"/>
      <w:divBdr>
        <w:top w:val="none" w:sz="0" w:space="0" w:color="auto"/>
        <w:left w:val="none" w:sz="0" w:space="0" w:color="auto"/>
        <w:bottom w:val="none" w:sz="0" w:space="0" w:color="auto"/>
        <w:right w:val="none" w:sz="0" w:space="0" w:color="auto"/>
      </w:divBdr>
    </w:div>
    <w:div w:id="1041973700">
      <w:bodyDiv w:val="1"/>
      <w:marLeft w:val="0"/>
      <w:marRight w:val="0"/>
      <w:marTop w:val="0"/>
      <w:marBottom w:val="0"/>
      <w:divBdr>
        <w:top w:val="none" w:sz="0" w:space="0" w:color="auto"/>
        <w:left w:val="none" w:sz="0" w:space="0" w:color="auto"/>
        <w:bottom w:val="none" w:sz="0" w:space="0" w:color="auto"/>
        <w:right w:val="none" w:sz="0" w:space="0" w:color="auto"/>
      </w:divBdr>
    </w:div>
    <w:div w:id="1042362999">
      <w:bodyDiv w:val="1"/>
      <w:marLeft w:val="0"/>
      <w:marRight w:val="0"/>
      <w:marTop w:val="0"/>
      <w:marBottom w:val="0"/>
      <w:divBdr>
        <w:top w:val="none" w:sz="0" w:space="0" w:color="auto"/>
        <w:left w:val="none" w:sz="0" w:space="0" w:color="auto"/>
        <w:bottom w:val="none" w:sz="0" w:space="0" w:color="auto"/>
        <w:right w:val="none" w:sz="0" w:space="0" w:color="auto"/>
      </w:divBdr>
    </w:div>
    <w:div w:id="1042637871">
      <w:bodyDiv w:val="1"/>
      <w:marLeft w:val="0"/>
      <w:marRight w:val="0"/>
      <w:marTop w:val="0"/>
      <w:marBottom w:val="0"/>
      <w:divBdr>
        <w:top w:val="none" w:sz="0" w:space="0" w:color="auto"/>
        <w:left w:val="none" w:sz="0" w:space="0" w:color="auto"/>
        <w:bottom w:val="none" w:sz="0" w:space="0" w:color="auto"/>
        <w:right w:val="none" w:sz="0" w:space="0" w:color="auto"/>
      </w:divBdr>
    </w:div>
    <w:div w:id="1042704197">
      <w:bodyDiv w:val="1"/>
      <w:marLeft w:val="0"/>
      <w:marRight w:val="0"/>
      <w:marTop w:val="0"/>
      <w:marBottom w:val="0"/>
      <w:divBdr>
        <w:top w:val="none" w:sz="0" w:space="0" w:color="auto"/>
        <w:left w:val="none" w:sz="0" w:space="0" w:color="auto"/>
        <w:bottom w:val="none" w:sz="0" w:space="0" w:color="auto"/>
        <w:right w:val="none" w:sz="0" w:space="0" w:color="auto"/>
      </w:divBdr>
    </w:div>
    <w:div w:id="1042822411">
      <w:bodyDiv w:val="1"/>
      <w:marLeft w:val="0"/>
      <w:marRight w:val="0"/>
      <w:marTop w:val="0"/>
      <w:marBottom w:val="0"/>
      <w:divBdr>
        <w:top w:val="none" w:sz="0" w:space="0" w:color="auto"/>
        <w:left w:val="none" w:sz="0" w:space="0" w:color="auto"/>
        <w:bottom w:val="none" w:sz="0" w:space="0" w:color="auto"/>
        <w:right w:val="none" w:sz="0" w:space="0" w:color="auto"/>
      </w:divBdr>
    </w:div>
    <w:div w:id="1042831456">
      <w:bodyDiv w:val="1"/>
      <w:marLeft w:val="0"/>
      <w:marRight w:val="0"/>
      <w:marTop w:val="0"/>
      <w:marBottom w:val="0"/>
      <w:divBdr>
        <w:top w:val="none" w:sz="0" w:space="0" w:color="auto"/>
        <w:left w:val="none" w:sz="0" w:space="0" w:color="auto"/>
        <w:bottom w:val="none" w:sz="0" w:space="0" w:color="auto"/>
        <w:right w:val="none" w:sz="0" w:space="0" w:color="auto"/>
      </w:divBdr>
    </w:div>
    <w:div w:id="1043019839">
      <w:bodyDiv w:val="1"/>
      <w:marLeft w:val="0"/>
      <w:marRight w:val="0"/>
      <w:marTop w:val="0"/>
      <w:marBottom w:val="0"/>
      <w:divBdr>
        <w:top w:val="none" w:sz="0" w:space="0" w:color="auto"/>
        <w:left w:val="none" w:sz="0" w:space="0" w:color="auto"/>
        <w:bottom w:val="none" w:sz="0" w:space="0" w:color="auto"/>
        <w:right w:val="none" w:sz="0" w:space="0" w:color="auto"/>
      </w:divBdr>
    </w:div>
    <w:div w:id="1043823376">
      <w:bodyDiv w:val="1"/>
      <w:marLeft w:val="0"/>
      <w:marRight w:val="0"/>
      <w:marTop w:val="0"/>
      <w:marBottom w:val="0"/>
      <w:divBdr>
        <w:top w:val="none" w:sz="0" w:space="0" w:color="auto"/>
        <w:left w:val="none" w:sz="0" w:space="0" w:color="auto"/>
        <w:bottom w:val="none" w:sz="0" w:space="0" w:color="auto"/>
        <w:right w:val="none" w:sz="0" w:space="0" w:color="auto"/>
      </w:divBdr>
    </w:div>
    <w:div w:id="1044063851">
      <w:bodyDiv w:val="1"/>
      <w:marLeft w:val="0"/>
      <w:marRight w:val="0"/>
      <w:marTop w:val="0"/>
      <w:marBottom w:val="0"/>
      <w:divBdr>
        <w:top w:val="none" w:sz="0" w:space="0" w:color="auto"/>
        <w:left w:val="none" w:sz="0" w:space="0" w:color="auto"/>
        <w:bottom w:val="none" w:sz="0" w:space="0" w:color="auto"/>
        <w:right w:val="none" w:sz="0" w:space="0" w:color="auto"/>
      </w:divBdr>
    </w:div>
    <w:div w:id="1044452629">
      <w:bodyDiv w:val="1"/>
      <w:marLeft w:val="0"/>
      <w:marRight w:val="0"/>
      <w:marTop w:val="0"/>
      <w:marBottom w:val="0"/>
      <w:divBdr>
        <w:top w:val="none" w:sz="0" w:space="0" w:color="auto"/>
        <w:left w:val="none" w:sz="0" w:space="0" w:color="auto"/>
        <w:bottom w:val="none" w:sz="0" w:space="0" w:color="auto"/>
        <w:right w:val="none" w:sz="0" w:space="0" w:color="auto"/>
      </w:divBdr>
    </w:div>
    <w:div w:id="1045329096">
      <w:bodyDiv w:val="1"/>
      <w:marLeft w:val="0"/>
      <w:marRight w:val="0"/>
      <w:marTop w:val="0"/>
      <w:marBottom w:val="0"/>
      <w:divBdr>
        <w:top w:val="none" w:sz="0" w:space="0" w:color="auto"/>
        <w:left w:val="none" w:sz="0" w:space="0" w:color="auto"/>
        <w:bottom w:val="none" w:sz="0" w:space="0" w:color="auto"/>
        <w:right w:val="none" w:sz="0" w:space="0" w:color="auto"/>
      </w:divBdr>
    </w:div>
    <w:div w:id="1047147242">
      <w:bodyDiv w:val="1"/>
      <w:marLeft w:val="0"/>
      <w:marRight w:val="0"/>
      <w:marTop w:val="0"/>
      <w:marBottom w:val="0"/>
      <w:divBdr>
        <w:top w:val="none" w:sz="0" w:space="0" w:color="auto"/>
        <w:left w:val="none" w:sz="0" w:space="0" w:color="auto"/>
        <w:bottom w:val="none" w:sz="0" w:space="0" w:color="auto"/>
        <w:right w:val="none" w:sz="0" w:space="0" w:color="auto"/>
      </w:divBdr>
    </w:div>
    <w:div w:id="1047412482">
      <w:bodyDiv w:val="1"/>
      <w:marLeft w:val="0"/>
      <w:marRight w:val="0"/>
      <w:marTop w:val="0"/>
      <w:marBottom w:val="0"/>
      <w:divBdr>
        <w:top w:val="none" w:sz="0" w:space="0" w:color="auto"/>
        <w:left w:val="none" w:sz="0" w:space="0" w:color="auto"/>
        <w:bottom w:val="none" w:sz="0" w:space="0" w:color="auto"/>
        <w:right w:val="none" w:sz="0" w:space="0" w:color="auto"/>
      </w:divBdr>
    </w:div>
    <w:div w:id="1047531905">
      <w:bodyDiv w:val="1"/>
      <w:marLeft w:val="0"/>
      <w:marRight w:val="0"/>
      <w:marTop w:val="0"/>
      <w:marBottom w:val="0"/>
      <w:divBdr>
        <w:top w:val="none" w:sz="0" w:space="0" w:color="auto"/>
        <w:left w:val="none" w:sz="0" w:space="0" w:color="auto"/>
        <w:bottom w:val="none" w:sz="0" w:space="0" w:color="auto"/>
        <w:right w:val="none" w:sz="0" w:space="0" w:color="auto"/>
      </w:divBdr>
    </w:div>
    <w:div w:id="1048262000">
      <w:bodyDiv w:val="1"/>
      <w:marLeft w:val="0"/>
      <w:marRight w:val="0"/>
      <w:marTop w:val="0"/>
      <w:marBottom w:val="0"/>
      <w:divBdr>
        <w:top w:val="none" w:sz="0" w:space="0" w:color="auto"/>
        <w:left w:val="none" w:sz="0" w:space="0" w:color="auto"/>
        <w:bottom w:val="none" w:sz="0" w:space="0" w:color="auto"/>
        <w:right w:val="none" w:sz="0" w:space="0" w:color="auto"/>
      </w:divBdr>
    </w:div>
    <w:div w:id="1048265948">
      <w:bodyDiv w:val="1"/>
      <w:marLeft w:val="0"/>
      <w:marRight w:val="0"/>
      <w:marTop w:val="0"/>
      <w:marBottom w:val="0"/>
      <w:divBdr>
        <w:top w:val="none" w:sz="0" w:space="0" w:color="auto"/>
        <w:left w:val="none" w:sz="0" w:space="0" w:color="auto"/>
        <w:bottom w:val="none" w:sz="0" w:space="0" w:color="auto"/>
        <w:right w:val="none" w:sz="0" w:space="0" w:color="auto"/>
      </w:divBdr>
    </w:div>
    <w:div w:id="1049256637">
      <w:bodyDiv w:val="1"/>
      <w:marLeft w:val="0"/>
      <w:marRight w:val="0"/>
      <w:marTop w:val="0"/>
      <w:marBottom w:val="0"/>
      <w:divBdr>
        <w:top w:val="none" w:sz="0" w:space="0" w:color="auto"/>
        <w:left w:val="none" w:sz="0" w:space="0" w:color="auto"/>
        <w:bottom w:val="none" w:sz="0" w:space="0" w:color="auto"/>
        <w:right w:val="none" w:sz="0" w:space="0" w:color="auto"/>
      </w:divBdr>
    </w:div>
    <w:div w:id="1049650209">
      <w:bodyDiv w:val="1"/>
      <w:marLeft w:val="0"/>
      <w:marRight w:val="0"/>
      <w:marTop w:val="0"/>
      <w:marBottom w:val="0"/>
      <w:divBdr>
        <w:top w:val="none" w:sz="0" w:space="0" w:color="auto"/>
        <w:left w:val="none" w:sz="0" w:space="0" w:color="auto"/>
        <w:bottom w:val="none" w:sz="0" w:space="0" w:color="auto"/>
        <w:right w:val="none" w:sz="0" w:space="0" w:color="auto"/>
      </w:divBdr>
    </w:div>
    <w:div w:id="1050615046">
      <w:bodyDiv w:val="1"/>
      <w:marLeft w:val="0"/>
      <w:marRight w:val="0"/>
      <w:marTop w:val="0"/>
      <w:marBottom w:val="0"/>
      <w:divBdr>
        <w:top w:val="none" w:sz="0" w:space="0" w:color="auto"/>
        <w:left w:val="none" w:sz="0" w:space="0" w:color="auto"/>
        <w:bottom w:val="none" w:sz="0" w:space="0" w:color="auto"/>
        <w:right w:val="none" w:sz="0" w:space="0" w:color="auto"/>
      </w:divBdr>
    </w:div>
    <w:div w:id="1050615274">
      <w:bodyDiv w:val="1"/>
      <w:marLeft w:val="0"/>
      <w:marRight w:val="0"/>
      <w:marTop w:val="0"/>
      <w:marBottom w:val="0"/>
      <w:divBdr>
        <w:top w:val="none" w:sz="0" w:space="0" w:color="auto"/>
        <w:left w:val="none" w:sz="0" w:space="0" w:color="auto"/>
        <w:bottom w:val="none" w:sz="0" w:space="0" w:color="auto"/>
        <w:right w:val="none" w:sz="0" w:space="0" w:color="auto"/>
      </w:divBdr>
    </w:div>
    <w:div w:id="1051155968">
      <w:bodyDiv w:val="1"/>
      <w:marLeft w:val="0"/>
      <w:marRight w:val="0"/>
      <w:marTop w:val="0"/>
      <w:marBottom w:val="0"/>
      <w:divBdr>
        <w:top w:val="none" w:sz="0" w:space="0" w:color="auto"/>
        <w:left w:val="none" w:sz="0" w:space="0" w:color="auto"/>
        <w:bottom w:val="none" w:sz="0" w:space="0" w:color="auto"/>
        <w:right w:val="none" w:sz="0" w:space="0" w:color="auto"/>
      </w:divBdr>
    </w:div>
    <w:div w:id="1051617812">
      <w:bodyDiv w:val="1"/>
      <w:marLeft w:val="0"/>
      <w:marRight w:val="0"/>
      <w:marTop w:val="0"/>
      <w:marBottom w:val="0"/>
      <w:divBdr>
        <w:top w:val="none" w:sz="0" w:space="0" w:color="auto"/>
        <w:left w:val="none" w:sz="0" w:space="0" w:color="auto"/>
        <w:bottom w:val="none" w:sz="0" w:space="0" w:color="auto"/>
        <w:right w:val="none" w:sz="0" w:space="0" w:color="auto"/>
      </w:divBdr>
    </w:div>
    <w:div w:id="1052264252">
      <w:bodyDiv w:val="1"/>
      <w:marLeft w:val="0"/>
      <w:marRight w:val="0"/>
      <w:marTop w:val="0"/>
      <w:marBottom w:val="0"/>
      <w:divBdr>
        <w:top w:val="none" w:sz="0" w:space="0" w:color="auto"/>
        <w:left w:val="none" w:sz="0" w:space="0" w:color="auto"/>
        <w:bottom w:val="none" w:sz="0" w:space="0" w:color="auto"/>
        <w:right w:val="none" w:sz="0" w:space="0" w:color="auto"/>
      </w:divBdr>
    </w:div>
    <w:div w:id="1053428946">
      <w:bodyDiv w:val="1"/>
      <w:marLeft w:val="0"/>
      <w:marRight w:val="0"/>
      <w:marTop w:val="0"/>
      <w:marBottom w:val="0"/>
      <w:divBdr>
        <w:top w:val="none" w:sz="0" w:space="0" w:color="auto"/>
        <w:left w:val="none" w:sz="0" w:space="0" w:color="auto"/>
        <w:bottom w:val="none" w:sz="0" w:space="0" w:color="auto"/>
        <w:right w:val="none" w:sz="0" w:space="0" w:color="auto"/>
      </w:divBdr>
    </w:div>
    <w:div w:id="1053890141">
      <w:bodyDiv w:val="1"/>
      <w:marLeft w:val="0"/>
      <w:marRight w:val="0"/>
      <w:marTop w:val="0"/>
      <w:marBottom w:val="0"/>
      <w:divBdr>
        <w:top w:val="none" w:sz="0" w:space="0" w:color="auto"/>
        <w:left w:val="none" w:sz="0" w:space="0" w:color="auto"/>
        <w:bottom w:val="none" w:sz="0" w:space="0" w:color="auto"/>
        <w:right w:val="none" w:sz="0" w:space="0" w:color="auto"/>
      </w:divBdr>
    </w:div>
    <w:div w:id="1055394522">
      <w:bodyDiv w:val="1"/>
      <w:marLeft w:val="0"/>
      <w:marRight w:val="0"/>
      <w:marTop w:val="0"/>
      <w:marBottom w:val="0"/>
      <w:divBdr>
        <w:top w:val="none" w:sz="0" w:space="0" w:color="auto"/>
        <w:left w:val="none" w:sz="0" w:space="0" w:color="auto"/>
        <w:bottom w:val="none" w:sz="0" w:space="0" w:color="auto"/>
        <w:right w:val="none" w:sz="0" w:space="0" w:color="auto"/>
      </w:divBdr>
    </w:div>
    <w:div w:id="1055665058">
      <w:bodyDiv w:val="1"/>
      <w:marLeft w:val="0"/>
      <w:marRight w:val="0"/>
      <w:marTop w:val="0"/>
      <w:marBottom w:val="0"/>
      <w:divBdr>
        <w:top w:val="none" w:sz="0" w:space="0" w:color="auto"/>
        <w:left w:val="none" w:sz="0" w:space="0" w:color="auto"/>
        <w:bottom w:val="none" w:sz="0" w:space="0" w:color="auto"/>
        <w:right w:val="none" w:sz="0" w:space="0" w:color="auto"/>
      </w:divBdr>
    </w:div>
    <w:div w:id="1056471604">
      <w:bodyDiv w:val="1"/>
      <w:marLeft w:val="0"/>
      <w:marRight w:val="0"/>
      <w:marTop w:val="0"/>
      <w:marBottom w:val="0"/>
      <w:divBdr>
        <w:top w:val="none" w:sz="0" w:space="0" w:color="auto"/>
        <w:left w:val="none" w:sz="0" w:space="0" w:color="auto"/>
        <w:bottom w:val="none" w:sz="0" w:space="0" w:color="auto"/>
        <w:right w:val="none" w:sz="0" w:space="0" w:color="auto"/>
      </w:divBdr>
    </w:div>
    <w:div w:id="1056661984">
      <w:bodyDiv w:val="1"/>
      <w:marLeft w:val="0"/>
      <w:marRight w:val="0"/>
      <w:marTop w:val="0"/>
      <w:marBottom w:val="0"/>
      <w:divBdr>
        <w:top w:val="none" w:sz="0" w:space="0" w:color="auto"/>
        <w:left w:val="none" w:sz="0" w:space="0" w:color="auto"/>
        <w:bottom w:val="none" w:sz="0" w:space="0" w:color="auto"/>
        <w:right w:val="none" w:sz="0" w:space="0" w:color="auto"/>
      </w:divBdr>
    </w:div>
    <w:div w:id="1056709996">
      <w:bodyDiv w:val="1"/>
      <w:marLeft w:val="0"/>
      <w:marRight w:val="0"/>
      <w:marTop w:val="0"/>
      <w:marBottom w:val="0"/>
      <w:divBdr>
        <w:top w:val="none" w:sz="0" w:space="0" w:color="auto"/>
        <w:left w:val="none" w:sz="0" w:space="0" w:color="auto"/>
        <w:bottom w:val="none" w:sz="0" w:space="0" w:color="auto"/>
        <w:right w:val="none" w:sz="0" w:space="0" w:color="auto"/>
      </w:divBdr>
    </w:div>
    <w:div w:id="1056969695">
      <w:bodyDiv w:val="1"/>
      <w:marLeft w:val="0"/>
      <w:marRight w:val="0"/>
      <w:marTop w:val="0"/>
      <w:marBottom w:val="0"/>
      <w:divBdr>
        <w:top w:val="none" w:sz="0" w:space="0" w:color="auto"/>
        <w:left w:val="none" w:sz="0" w:space="0" w:color="auto"/>
        <w:bottom w:val="none" w:sz="0" w:space="0" w:color="auto"/>
        <w:right w:val="none" w:sz="0" w:space="0" w:color="auto"/>
      </w:divBdr>
    </w:div>
    <w:div w:id="1058749067">
      <w:bodyDiv w:val="1"/>
      <w:marLeft w:val="0"/>
      <w:marRight w:val="0"/>
      <w:marTop w:val="0"/>
      <w:marBottom w:val="0"/>
      <w:divBdr>
        <w:top w:val="none" w:sz="0" w:space="0" w:color="auto"/>
        <w:left w:val="none" w:sz="0" w:space="0" w:color="auto"/>
        <w:bottom w:val="none" w:sz="0" w:space="0" w:color="auto"/>
        <w:right w:val="none" w:sz="0" w:space="0" w:color="auto"/>
      </w:divBdr>
    </w:div>
    <w:div w:id="1059092165">
      <w:bodyDiv w:val="1"/>
      <w:marLeft w:val="0"/>
      <w:marRight w:val="0"/>
      <w:marTop w:val="0"/>
      <w:marBottom w:val="0"/>
      <w:divBdr>
        <w:top w:val="none" w:sz="0" w:space="0" w:color="auto"/>
        <w:left w:val="none" w:sz="0" w:space="0" w:color="auto"/>
        <w:bottom w:val="none" w:sz="0" w:space="0" w:color="auto"/>
        <w:right w:val="none" w:sz="0" w:space="0" w:color="auto"/>
      </w:divBdr>
    </w:div>
    <w:div w:id="1059399778">
      <w:bodyDiv w:val="1"/>
      <w:marLeft w:val="0"/>
      <w:marRight w:val="0"/>
      <w:marTop w:val="0"/>
      <w:marBottom w:val="0"/>
      <w:divBdr>
        <w:top w:val="none" w:sz="0" w:space="0" w:color="auto"/>
        <w:left w:val="none" w:sz="0" w:space="0" w:color="auto"/>
        <w:bottom w:val="none" w:sz="0" w:space="0" w:color="auto"/>
        <w:right w:val="none" w:sz="0" w:space="0" w:color="auto"/>
      </w:divBdr>
    </w:div>
    <w:div w:id="1059591378">
      <w:bodyDiv w:val="1"/>
      <w:marLeft w:val="0"/>
      <w:marRight w:val="0"/>
      <w:marTop w:val="0"/>
      <w:marBottom w:val="0"/>
      <w:divBdr>
        <w:top w:val="none" w:sz="0" w:space="0" w:color="auto"/>
        <w:left w:val="none" w:sz="0" w:space="0" w:color="auto"/>
        <w:bottom w:val="none" w:sz="0" w:space="0" w:color="auto"/>
        <w:right w:val="none" w:sz="0" w:space="0" w:color="auto"/>
      </w:divBdr>
    </w:div>
    <w:div w:id="1060254943">
      <w:bodyDiv w:val="1"/>
      <w:marLeft w:val="0"/>
      <w:marRight w:val="0"/>
      <w:marTop w:val="0"/>
      <w:marBottom w:val="0"/>
      <w:divBdr>
        <w:top w:val="none" w:sz="0" w:space="0" w:color="auto"/>
        <w:left w:val="none" w:sz="0" w:space="0" w:color="auto"/>
        <w:bottom w:val="none" w:sz="0" w:space="0" w:color="auto"/>
        <w:right w:val="none" w:sz="0" w:space="0" w:color="auto"/>
      </w:divBdr>
    </w:div>
    <w:div w:id="1062099812">
      <w:bodyDiv w:val="1"/>
      <w:marLeft w:val="0"/>
      <w:marRight w:val="0"/>
      <w:marTop w:val="0"/>
      <w:marBottom w:val="0"/>
      <w:divBdr>
        <w:top w:val="none" w:sz="0" w:space="0" w:color="auto"/>
        <w:left w:val="none" w:sz="0" w:space="0" w:color="auto"/>
        <w:bottom w:val="none" w:sz="0" w:space="0" w:color="auto"/>
        <w:right w:val="none" w:sz="0" w:space="0" w:color="auto"/>
      </w:divBdr>
    </w:div>
    <w:div w:id="1063986395">
      <w:bodyDiv w:val="1"/>
      <w:marLeft w:val="0"/>
      <w:marRight w:val="0"/>
      <w:marTop w:val="0"/>
      <w:marBottom w:val="0"/>
      <w:divBdr>
        <w:top w:val="none" w:sz="0" w:space="0" w:color="auto"/>
        <w:left w:val="none" w:sz="0" w:space="0" w:color="auto"/>
        <w:bottom w:val="none" w:sz="0" w:space="0" w:color="auto"/>
        <w:right w:val="none" w:sz="0" w:space="0" w:color="auto"/>
      </w:divBdr>
    </w:div>
    <w:div w:id="1064638895">
      <w:bodyDiv w:val="1"/>
      <w:marLeft w:val="0"/>
      <w:marRight w:val="0"/>
      <w:marTop w:val="0"/>
      <w:marBottom w:val="0"/>
      <w:divBdr>
        <w:top w:val="none" w:sz="0" w:space="0" w:color="auto"/>
        <w:left w:val="none" w:sz="0" w:space="0" w:color="auto"/>
        <w:bottom w:val="none" w:sz="0" w:space="0" w:color="auto"/>
        <w:right w:val="none" w:sz="0" w:space="0" w:color="auto"/>
      </w:divBdr>
    </w:div>
    <w:div w:id="1064643327">
      <w:bodyDiv w:val="1"/>
      <w:marLeft w:val="0"/>
      <w:marRight w:val="0"/>
      <w:marTop w:val="0"/>
      <w:marBottom w:val="0"/>
      <w:divBdr>
        <w:top w:val="none" w:sz="0" w:space="0" w:color="auto"/>
        <w:left w:val="none" w:sz="0" w:space="0" w:color="auto"/>
        <w:bottom w:val="none" w:sz="0" w:space="0" w:color="auto"/>
        <w:right w:val="none" w:sz="0" w:space="0" w:color="auto"/>
      </w:divBdr>
    </w:div>
    <w:div w:id="1066026819">
      <w:bodyDiv w:val="1"/>
      <w:marLeft w:val="0"/>
      <w:marRight w:val="0"/>
      <w:marTop w:val="0"/>
      <w:marBottom w:val="0"/>
      <w:divBdr>
        <w:top w:val="none" w:sz="0" w:space="0" w:color="auto"/>
        <w:left w:val="none" w:sz="0" w:space="0" w:color="auto"/>
        <w:bottom w:val="none" w:sz="0" w:space="0" w:color="auto"/>
        <w:right w:val="none" w:sz="0" w:space="0" w:color="auto"/>
      </w:divBdr>
    </w:div>
    <w:div w:id="1066100200">
      <w:bodyDiv w:val="1"/>
      <w:marLeft w:val="0"/>
      <w:marRight w:val="0"/>
      <w:marTop w:val="0"/>
      <w:marBottom w:val="0"/>
      <w:divBdr>
        <w:top w:val="none" w:sz="0" w:space="0" w:color="auto"/>
        <w:left w:val="none" w:sz="0" w:space="0" w:color="auto"/>
        <w:bottom w:val="none" w:sz="0" w:space="0" w:color="auto"/>
        <w:right w:val="none" w:sz="0" w:space="0" w:color="auto"/>
      </w:divBdr>
    </w:div>
    <w:div w:id="1066488373">
      <w:bodyDiv w:val="1"/>
      <w:marLeft w:val="0"/>
      <w:marRight w:val="0"/>
      <w:marTop w:val="0"/>
      <w:marBottom w:val="0"/>
      <w:divBdr>
        <w:top w:val="none" w:sz="0" w:space="0" w:color="auto"/>
        <w:left w:val="none" w:sz="0" w:space="0" w:color="auto"/>
        <w:bottom w:val="none" w:sz="0" w:space="0" w:color="auto"/>
        <w:right w:val="none" w:sz="0" w:space="0" w:color="auto"/>
      </w:divBdr>
    </w:div>
    <w:div w:id="1066801092">
      <w:bodyDiv w:val="1"/>
      <w:marLeft w:val="0"/>
      <w:marRight w:val="0"/>
      <w:marTop w:val="0"/>
      <w:marBottom w:val="0"/>
      <w:divBdr>
        <w:top w:val="none" w:sz="0" w:space="0" w:color="auto"/>
        <w:left w:val="none" w:sz="0" w:space="0" w:color="auto"/>
        <w:bottom w:val="none" w:sz="0" w:space="0" w:color="auto"/>
        <w:right w:val="none" w:sz="0" w:space="0" w:color="auto"/>
      </w:divBdr>
    </w:div>
    <w:div w:id="1067149086">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454123">
      <w:bodyDiv w:val="1"/>
      <w:marLeft w:val="0"/>
      <w:marRight w:val="0"/>
      <w:marTop w:val="0"/>
      <w:marBottom w:val="0"/>
      <w:divBdr>
        <w:top w:val="none" w:sz="0" w:space="0" w:color="auto"/>
        <w:left w:val="none" w:sz="0" w:space="0" w:color="auto"/>
        <w:bottom w:val="none" w:sz="0" w:space="0" w:color="auto"/>
        <w:right w:val="none" w:sz="0" w:space="0" w:color="auto"/>
      </w:divBdr>
    </w:div>
    <w:div w:id="1067531622">
      <w:bodyDiv w:val="1"/>
      <w:marLeft w:val="0"/>
      <w:marRight w:val="0"/>
      <w:marTop w:val="0"/>
      <w:marBottom w:val="0"/>
      <w:divBdr>
        <w:top w:val="none" w:sz="0" w:space="0" w:color="auto"/>
        <w:left w:val="none" w:sz="0" w:space="0" w:color="auto"/>
        <w:bottom w:val="none" w:sz="0" w:space="0" w:color="auto"/>
        <w:right w:val="none" w:sz="0" w:space="0" w:color="auto"/>
      </w:divBdr>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67916355">
      <w:bodyDiv w:val="1"/>
      <w:marLeft w:val="0"/>
      <w:marRight w:val="0"/>
      <w:marTop w:val="0"/>
      <w:marBottom w:val="0"/>
      <w:divBdr>
        <w:top w:val="none" w:sz="0" w:space="0" w:color="auto"/>
        <w:left w:val="none" w:sz="0" w:space="0" w:color="auto"/>
        <w:bottom w:val="none" w:sz="0" w:space="0" w:color="auto"/>
        <w:right w:val="none" w:sz="0" w:space="0" w:color="auto"/>
      </w:divBdr>
    </w:div>
    <w:div w:id="1068193694">
      <w:bodyDiv w:val="1"/>
      <w:marLeft w:val="0"/>
      <w:marRight w:val="0"/>
      <w:marTop w:val="0"/>
      <w:marBottom w:val="0"/>
      <w:divBdr>
        <w:top w:val="none" w:sz="0" w:space="0" w:color="auto"/>
        <w:left w:val="none" w:sz="0" w:space="0" w:color="auto"/>
        <w:bottom w:val="none" w:sz="0" w:space="0" w:color="auto"/>
        <w:right w:val="none" w:sz="0" w:space="0" w:color="auto"/>
      </w:divBdr>
    </w:div>
    <w:div w:id="1068769994">
      <w:bodyDiv w:val="1"/>
      <w:marLeft w:val="0"/>
      <w:marRight w:val="0"/>
      <w:marTop w:val="0"/>
      <w:marBottom w:val="0"/>
      <w:divBdr>
        <w:top w:val="none" w:sz="0" w:space="0" w:color="auto"/>
        <w:left w:val="none" w:sz="0" w:space="0" w:color="auto"/>
        <w:bottom w:val="none" w:sz="0" w:space="0" w:color="auto"/>
        <w:right w:val="none" w:sz="0" w:space="0" w:color="auto"/>
      </w:divBdr>
    </w:div>
    <w:div w:id="1068771712">
      <w:bodyDiv w:val="1"/>
      <w:marLeft w:val="0"/>
      <w:marRight w:val="0"/>
      <w:marTop w:val="0"/>
      <w:marBottom w:val="0"/>
      <w:divBdr>
        <w:top w:val="none" w:sz="0" w:space="0" w:color="auto"/>
        <w:left w:val="none" w:sz="0" w:space="0" w:color="auto"/>
        <w:bottom w:val="none" w:sz="0" w:space="0" w:color="auto"/>
        <w:right w:val="none" w:sz="0" w:space="0" w:color="auto"/>
      </w:divBdr>
    </w:div>
    <w:div w:id="1069304920">
      <w:bodyDiv w:val="1"/>
      <w:marLeft w:val="0"/>
      <w:marRight w:val="0"/>
      <w:marTop w:val="0"/>
      <w:marBottom w:val="0"/>
      <w:divBdr>
        <w:top w:val="none" w:sz="0" w:space="0" w:color="auto"/>
        <w:left w:val="none" w:sz="0" w:space="0" w:color="auto"/>
        <w:bottom w:val="none" w:sz="0" w:space="0" w:color="auto"/>
        <w:right w:val="none" w:sz="0" w:space="0" w:color="auto"/>
      </w:divBdr>
    </w:div>
    <w:div w:id="1069766882">
      <w:bodyDiv w:val="1"/>
      <w:marLeft w:val="0"/>
      <w:marRight w:val="0"/>
      <w:marTop w:val="0"/>
      <w:marBottom w:val="0"/>
      <w:divBdr>
        <w:top w:val="none" w:sz="0" w:space="0" w:color="auto"/>
        <w:left w:val="none" w:sz="0" w:space="0" w:color="auto"/>
        <w:bottom w:val="none" w:sz="0" w:space="0" w:color="auto"/>
        <w:right w:val="none" w:sz="0" w:space="0" w:color="auto"/>
      </w:divBdr>
    </w:div>
    <w:div w:id="1070693941">
      <w:bodyDiv w:val="1"/>
      <w:marLeft w:val="0"/>
      <w:marRight w:val="0"/>
      <w:marTop w:val="0"/>
      <w:marBottom w:val="0"/>
      <w:divBdr>
        <w:top w:val="none" w:sz="0" w:space="0" w:color="auto"/>
        <w:left w:val="none" w:sz="0" w:space="0" w:color="auto"/>
        <w:bottom w:val="none" w:sz="0" w:space="0" w:color="auto"/>
        <w:right w:val="none" w:sz="0" w:space="0" w:color="auto"/>
      </w:divBdr>
    </w:div>
    <w:div w:id="1070730751">
      <w:bodyDiv w:val="1"/>
      <w:marLeft w:val="0"/>
      <w:marRight w:val="0"/>
      <w:marTop w:val="0"/>
      <w:marBottom w:val="0"/>
      <w:divBdr>
        <w:top w:val="none" w:sz="0" w:space="0" w:color="auto"/>
        <w:left w:val="none" w:sz="0" w:space="0" w:color="auto"/>
        <w:bottom w:val="none" w:sz="0" w:space="0" w:color="auto"/>
        <w:right w:val="none" w:sz="0" w:space="0" w:color="auto"/>
      </w:divBdr>
    </w:div>
    <w:div w:id="1070887808">
      <w:bodyDiv w:val="1"/>
      <w:marLeft w:val="0"/>
      <w:marRight w:val="0"/>
      <w:marTop w:val="0"/>
      <w:marBottom w:val="0"/>
      <w:divBdr>
        <w:top w:val="none" w:sz="0" w:space="0" w:color="auto"/>
        <w:left w:val="none" w:sz="0" w:space="0" w:color="auto"/>
        <w:bottom w:val="none" w:sz="0" w:space="0" w:color="auto"/>
        <w:right w:val="none" w:sz="0" w:space="0" w:color="auto"/>
      </w:divBdr>
    </w:div>
    <w:div w:id="1071393491">
      <w:bodyDiv w:val="1"/>
      <w:marLeft w:val="0"/>
      <w:marRight w:val="0"/>
      <w:marTop w:val="0"/>
      <w:marBottom w:val="0"/>
      <w:divBdr>
        <w:top w:val="none" w:sz="0" w:space="0" w:color="auto"/>
        <w:left w:val="none" w:sz="0" w:space="0" w:color="auto"/>
        <w:bottom w:val="none" w:sz="0" w:space="0" w:color="auto"/>
        <w:right w:val="none" w:sz="0" w:space="0" w:color="auto"/>
      </w:divBdr>
    </w:div>
    <w:div w:id="1071587533">
      <w:bodyDiv w:val="1"/>
      <w:marLeft w:val="0"/>
      <w:marRight w:val="0"/>
      <w:marTop w:val="0"/>
      <w:marBottom w:val="0"/>
      <w:divBdr>
        <w:top w:val="none" w:sz="0" w:space="0" w:color="auto"/>
        <w:left w:val="none" w:sz="0" w:space="0" w:color="auto"/>
        <w:bottom w:val="none" w:sz="0" w:space="0" w:color="auto"/>
        <w:right w:val="none" w:sz="0" w:space="0" w:color="auto"/>
      </w:divBdr>
    </w:div>
    <w:div w:id="1072511489">
      <w:bodyDiv w:val="1"/>
      <w:marLeft w:val="0"/>
      <w:marRight w:val="0"/>
      <w:marTop w:val="0"/>
      <w:marBottom w:val="0"/>
      <w:divBdr>
        <w:top w:val="none" w:sz="0" w:space="0" w:color="auto"/>
        <w:left w:val="none" w:sz="0" w:space="0" w:color="auto"/>
        <w:bottom w:val="none" w:sz="0" w:space="0" w:color="auto"/>
        <w:right w:val="none" w:sz="0" w:space="0" w:color="auto"/>
      </w:divBdr>
    </w:div>
    <w:div w:id="1073044704">
      <w:bodyDiv w:val="1"/>
      <w:marLeft w:val="0"/>
      <w:marRight w:val="0"/>
      <w:marTop w:val="0"/>
      <w:marBottom w:val="0"/>
      <w:divBdr>
        <w:top w:val="none" w:sz="0" w:space="0" w:color="auto"/>
        <w:left w:val="none" w:sz="0" w:space="0" w:color="auto"/>
        <w:bottom w:val="none" w:sz="0" w:space="0" w:color="auto"/>
        <w:right w:val="none" w:sz="0" w:space="0" w:color="auto"/>
      </w:divBdr>
    </w:div>
    <w:div w:id="1073353826">
      <w:bodyDiv w:val="1"/>
      <w:marLeft w:val="0"/>
      <w:marRight w:val="0"/>
      <w:marTop w:val="0"/>
      <w:marBottom w:val="0"/>
      <w:divBdr>
        <w:top w:val="none" w:sz="0" w:space="0" w:color="auto"/>
        <w:left w:val="none" w:sz="0" w:space="0" w:color="auto"/>
        <w:bottom w:val="none" w:sz="0" w:space="0" w:color="auto"/>
        <w:right w:val="none" w:sz="0" w:space="0" w:color="auto"/>
      </w:divBdr>
    </w:div>
    <w:div w:id="1074620316">
      <w:bodyDiv w:val="1"/>
      <w:marLeft w:val="0"/>
      <w:marRight w:val="0"/>
      <w:marTop w:val="0"/>
      <w:marBottom w:val="0"/>
      <w:divBdr>
        <w:top w:val="none" w:sz="0" w:space="0" w:color="auto"/>
        <w:left w:val="none" w:sz="0" w:space="0" w:color="auto"/>
        <w:bottom w:val="none" w:sz="0" w:space="0" w:color="auto"/>
        <w:right w:val="none" w:sz="0" w:space="0" w:color="auto"/>
      </w:divBdr>
    </w:div>
    <w:div w:id="1074859542">
      <w:bodyDiv w:val="1"/>
      <w:marLeft w:val="0"/>
      <w:marRight w:val="0"/>
      <w:marTop w:val="0"/>
      <w:marBottom w:val="0"/>
      <w:divBdr>
        <w:top w:val="none" w:sz="0" w:space="0" w:color="auto"/>
        <w:left w:val="none" w:sz="0" w:space="0" w:color="auto"/>
        <w:bottom w:val="none" w:sz="0" w:space="0" w:color="auto"/>
        <w:right w:val="none" w:sz="0" w:space="0" w:color="auto"/>
      </w:divBdr>
    </w:div>
    <w:div w:id="1074939246">
      <w:bodyDiv w:val="1"/>
      <w:marLeft w:val="0"/>
      <w:marRight w:val="0"/>
      <w:marTop w:val="0"/>
      <w:marBottom w:val="0"/>
      <w:divBdr>
        <w:top w:val="none" w:sz="0" w:space="0" w:color="auto"/>
        <w:left w:val="none" w:sz="0" w:space="0" w:color="auto"/>
        <w:bottom w:val="none" w:sz="0" w:space="0" w:color="auto"/>
        <w:right w:val="none" w:sz="0" w:space="0" w:color="auto"/>
      </w:divBdr>
    </w:div>
    <w:div w:id="1075085040">
      <w:bodyDiv w:val="1"/>
      <w:marLeft w:val="0"/>
      <w:marRight w:val="0"/>
      <w:marTop w:val="0"/>
      <w:marBottom w:val="0"/>
      <w:divBdr>
        <w:top w:val="none" w:sz="0" w:space="0" w:color="auto"/>
        <w:left w:val="none" w:sz="0" w:space="0" w:color="auto"/>
        <w:bottom w:val="none" w:sz="0" w:space="0" w:color="auto"/>
        <w:right w:val="none" w:sz="0" w:space="0" w:color="auto"/>
      </w:divBdr>
    </w:div>
    <w:div w:id="1076510138">
      <w:bodyDiv w:val="1"/>
      <w:marLeft w:val="0"/>
      <w:marRight w:val="0"/>
      <w:marTop w:val="0"/>
      <w:marBottom w:val="0"/>
      <w:divBdr>
        <w:top w:val="none" w:sz="0" w:space="0" w:color="auto"/>
        <w:left w:val="none" w:sz="0" w:space="0" w:color="auto"/>
        <w:bottom w:val="none" w:sz="0" w:space="0" w:color="auto"/>
        <w:right w:val="none" w:sz="0" w:space="0" w:color="auto"/>
      </w:divBdr>
    </w:div>
    <w:div w:id="1077898120">
      <w:bodyDiv w:val="1"/>
      <w:marLeft w:val="0"/>
      <w:marRight w:val="0"/>
      <w:marTop w:val="0"/>
      <w:marBottom w:val="0"/>
      <w:divBdr>
        <w:top w:val="none" w:sz="0" w:space="0" w:color="auto"/>
        <w:left w:val="none" w:sz="0" w:space="0" w:color="auto"/>
        <w:bottom w:val="none" w:sz="0" w:space="0" w:color="auto"/>
        <w:right w:val="none" w:sz="0" w:space="0" w:color="auto"/>
      </w:divBdr>
    </w:div>
    <w:div w:id="1078676459">
      <w:bodyDiv w:val="1"/>
      <w:marLeft w:val="0"/>
      <w:marRight w:val="0"/>
      <w:marTop w:val="0"/>
      <w:marBottom w:val="0"/>
      <w:divBdr>
        <w:top w:val="none" w:sz="0" w:space="0" w:color="auto"/>
        <w:left w:val="none" w:sz="0" w:space="0" w:color="auto"/>
        <w:bottom w:val="none" w:sz="0" w:space="0" w:color="auto"/>
        <w:right w:val="none" w:sz="0" w:space="0" w:color="auto"/>
      </w:divBdr>
    </w:div>
    <w:div w:id="1078868012">
      <w:bodyDiv w:val="1"/>
      <w:marLeft w:val="0"/>
      <w:marRight w:val="0"/>
      <w:marTop w:val="0"/>
      <w:marBottom w:val="0"/>
      <w:divBdr>
        <w:top w:val="none" w:sz="0" w:space="0" w:color="auto"/>
        <w:left w:val="none" w:sz="0" w:space="0" w:color="auto"/>
        <w:bottom w:val="none" w:sz="0" w:space="0" w:color="auto"/>
        <w:right w:val="none" w:sz="0" w:space="0" w:color="auto"/>
      </w:divBdr>
    </w:div>
    <w:div w:id="1079256850">
      <w:bodyDiv w:val="1"/>
      <w:marLeft w:val="0"/>
      <w:marRight w:val="0"/>
      <w:marTop w:val="0"/>
      <w:marBottom w:val="0"/>
      <w:divBdr>
        <w:top w:val="none" w:sz="0" w:space="0" w:color="auto"/>
        <w:left w:val="none" w:sz="0" w:space="0" w:color="auto"/>
        <w:bottom w:val="none" w:sz="0" w:space="0" w:color="auto"/>
        <w:right w:val="none" w:sz="0" w:space="0" w:color="auto"/>
      </w:divBdr>
    </w:div>
    <w:div w:id="1079592190">
      <w:bodyDiv w:val="1"/>
      <w:marLeft w:val="0"/>
      <w:marRight w:val="0"/>
      <w:marTop w:val="0"/>
      <w:marBottom w:val="0"/>
      <w:divBdr>
        <w:top w:val="none" w:sz="0" w:space="0" w:color="auto"/>
        <w:left w:val="none" w:sz="0" w:space="0" w:color="auto"/>
        <w:bottom w:val="none" w:sz="0" w:space="0" w:color="auto"/>
        <w:right w:val="none" w:sz="0" w:space="0" w:color="auto"/>
      </w:divBdr>
    </w:div>
    <w:div w:id="1079667770">
      <w:bodyDiv w:val="1"/>
      <w:marLeft w:val="0"/>
      <w:marRight w:val="0"/>
      <w:marTop w:val="0"/>
      <w:marBottom w:val="0"/>
      <w:divBdr>
        <w:top w:val="none" w:sz="0" w:space="0" w:color="auto"/>
        <w:left w:val="none" w:sz="0" w:space="0" w:color="auto"/>
        <w:bottom w:val="none" w:sz="0" w:space="0" w:color="auto"/>
        <w:right w:val="none" w:sz="0" w:space="0" w:color="auto"/>
      </w:divBdr>
    </w:div>
    <w:div w:id="1080834370">
      <w:bodyDiv w:val="1"/>
      <w:marLeft w:val="0"/>
      <w:marRight w:val="0"/>
      <w:marTop w:val="0"/>
      <w:marBottom w:val="0"/>
      <w:divBdr>
        <w:top w:val="none" w:sz="0" w:space="0" w:color="auto"/>
        <w:left w:val="none" w:sz="0" w:space="0" w:color="auto"/>
        <w:bottom w:val="none" w:sz="0" w:space="0" w:color="auto"/>
        <w:right w:val="none" w:sz="0" w:space="0" w:color="auto"/>
      </w:divBdr>
    </w:div>
    <w:div w:id="1081368019">
      <w:bodyDiv w:val="1"/>
      <w:marLeft w:val="0"/>
      <w:marRight w:val="0"/>
      <w:marTop w:val="0"/>
      <w:marBottom w:val="0"/>
      <w:divBdr>
        <w:top w:val="none" w:sz="0" w:space="0" w:color="auto"/>
        <w:left w:val="none" w:sz="0" w:space="0" w:color="auto"/>
        <w:bottom w:val="none" w:sz="0" w:space="0" w:color="auto"/>
        <w:right w:val="none" w:sz="0" w:space="0" w:color="auto"/>
      </w:divBdr>
    </w:div>
    <w:div w:id="1081827082">
      <w:bodyDiv w:val="1"/>
      <w:marLeft w:val="0"/>
      <w:marRight w:val="0"/>
      <w:marTop w:val="0"/>
      <w:marBottom w:val="0"/>
      <w:divBdr>
        <w:top w:val="none" w:sz="0" w:space="0" w:color="auto"/>
        <w:left w:val="none" w:sz="0" w:space="0" w:color="auto"/>
        <w:bottom w:val="none" w:sz="0" w:space="0" w:color="auto"/>
        <w:right w:val="none" w:sz="0" w:space="0" w:color="auto"/>
      </w:divBdr>
    </w:div>
    <w:div w:id="1082340326">
      <w:bodyDiv w:val="1"/>
      <w:marLeft w:val="0"/>
      <w:marRight w:val="0"/>
      <w:marTop w:val="0"/>
      <w:marBottom w:val="0"/>
      <w:divBdr>
        <w:top w:val="none" w:sz="0" w:space="0" w:color="auto"/>
        <w:left w:val="none" w:sz="0" w:space="0" w:color="auto"/>
        <w:bottom w:val="none" w:sz="0" w:space="0" w:color="auto"/>
        <w:right w:val="none" w:sz="0" w:space="0" w:color="auto"/>
      </w:divBdr>
    </w:div>
    <w:div w:id="1084453939">
      <w:bodyDiv w:val="1"/>
      <w:marLeft w:val="0"/>
      <w:marRight w:val="0"/>
      <w:marTop w:val="0"/>
      <w:marBottom w:val="0"/>
      <w:divBdr>
        <w:top w:val="none" w:sz="0" w:space="0" w:color="auto"/>
        <w:left w:val="none" w:sz="0" w:space="0" w:color="auto"/>
        <w:bottom w:val="none" w:sz="0" w:space="0" w:color="auto"/>
        <w:right w:val="none" w:sz="0" w:space="0" w:color="auto"/>
      </w:divBdr>
    </w:div>
    <w:div w:id="1084645741">
      <w:bodyDiv w:val="1"/>
      <w:marLeft w:val="0"/>
      <w:marRight w:val="0"/>
      <w:marTop w:val="0"/>
      <w:marBottom w:val="0"/>
      <w:divBdr>
        <w:top w:val="none" w:sz="0" w:space="0" w:color="auto"/>
        <w:left w:val="none" w:sz="0" w:space="0" w:color="auto"/>
        <w:bottom w:val="none" w:sz="0" w:space="0" w:color="auto"/>
        <w:right w:val="none" w:sz="0" w:space="0" w:color="auto"/>
      </w:divBdr>
    </w:div>
    <w:div w:id="1084768490">
      <w:bodyDiv w:val="1"/>
      <w:marLeft w:val="0"/>
      <w:marRight w:val="0"/>
      <w:marTop w:val="0"/>
      <w:marBottom w:val="0"/>
      <w:divBdr>
        <w:top w:val="none" w:sz="0" w:space="0" w:color="auto"/>
        <w:left w:val="none" w:sz="0" w:space="0" w:color="auto"/>
        <w:bottom w:val="none" w:sz="0" w:space="0" w:color="auto"/>
        <w:right w:val="none" w:sz="0" w:space="0" w:color="auto"/>
      </w:divBdr>
    </w:div>
    <w:div w:id="1084953554">
      <w:bodyDiv w:val="1"/>
      <w:marLeft w:val="0"/>
      <w:marRight w:val="0"/>
      <w:marTop w:val="0"/>
      <w:marBottom w:val="0"/>
      <w:divBdr>
        <w:top w:val="none" w:sz="0" w:space="0" w:color="auto"/>
        <w:left w:val="none" w:sz="0" w:space="0" w:color="auto"/>
        <w:bottom w:val="none" w:sz="0" w:space="0" w:color="auto"/>
        <w:right w:val="none" w:sz="0" w:space="0" w:color="auto"/>
      </w:divBdr>
    </w:div>
    <w:div w:id="1086607818">
      <w:bodyDiv w:val="1"/>
      <w:marLeft w:val="0"/>
      <w:marRight w:val="0"/>
      <w:marTop w:val="0"/>
      <w:marBottom w:val="0"/>
      <w:divBdr>
        <w:top w:val="none" w:sz="0" w:space="0" w:color="auto"/>
        <w:left w:val="none" w:sz="0" w:space="0" w:color="auto"/>
        <w:bottom w:val="none" w:sz="0" w:space="0" w:color="auto"/>
        <w:right w:val="none" w:sz="0" w:space="0" w:color="auto"/>
      </w:divBdr>
    </w:div>
    <w:div w:id="1086734026">
      <w:bodyDiv w:val="1"/>
      <w:marLeft w:val="0"/>
      <w:marRight w:val="0"/>
      <w:marTop w:val="0"/>
      <w:marBottom w:val="0"/>
      <w:divBdr>
        <w:top w:val="none" w:sz="0" w:space="0" w:color="auto"/>
        <w:left w:val="none" w:sz="0" w:space="0" w:color="auto"/>
        <w:bottom w:val="none" w:sz="0" w:space="0" w:color="auto"/>
        <w:right w:val="none" w:sz="0" w:space="0" w:color="auto"/>
      </w:divBdr>
    </w:div>
    <w:div w:id="1087068919">
      <w:bodyDiv w:val="1"/>
      <w:marLeft w:val="0"/>
      <w:marRight w:val="0"/>
      <w:marTop w:val="0"/>
      <w:marBottom w:val="0"/>
      <w:divBdr>
        <w:top w:val="none" w:sz="0" w:space="0" w:color="auto"/>
        <w:left w:val="none" w:sz="0" w:space="0" w:color="auto"/>
        <w:bottom w:val="none" w:sz="0" w:space="0" w:color="auto"/>
        <w:right w:val="none" w:sz="0" w:space="0" w:color="auto"/>
      </w:divBdr>
    </w:div>
    <w:div w:id="1087386734">
      <w:bodyDiv w:val="1"/>
      <w:marLeft w:val="0"/>
      <w:marRight w:val="0"/>
      <w:marTop w:val="0"/>
      <w:marBottom w:val="0"/>
      <w:divBdr>
        <w:top w:val="none" w:sz="0" w:space="0" w:color="auto"/>
        <w:left w:val="none" w:sz="0" w:space="0" w:color="auto"/>
        <w:bottom w:val="none" w:sz="0" w:space="0" w:color="auto"/>
        <w:right w:val="none" w:sz="0" w:space="0" w:color="auto"/>
      </w:divBdr>
    </w:div>
    <w:div w:id="1087650187">
      <w:bodyDiv w:val="1"/>
      <w:marLeft w:val="0"/>
      <w:marRight w:val="0"/>
      <w:marTop w:val="0"/>
      <w:marBottom w:val="0"/>
      <w:divBdr>
        <w:top w:val="none" w:sz="0" w:space="0" w:color="auto"/>
        <w:left w:val="none" w:sz="0" w:space="0" w:color="auto"/>
        <w:bottom w:val="none" w:sz="0" w:space="0" w:color="auto"/>
        <w:right w:val="none" w:sz="0" w:space="0" w:color="auto"/>
      </w:divBdr>
    </w:div>
    <w:div w:id="1088312718">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090001532">
      <w:bodyDiv w:val="1"/>
      <w:marLeft w:val="0"/>
      <w:marRight w:val="0"/>
      <w:marTop w:val="0"/>
      <w:marBottom w:val="0"/>
      <w:divBdr>
        <w:top w:val="none" w:sz="0" w:space="0" w:color="auto"/>
        <w:left w:val="none" w:sz="0" w:space="0" w:color="auto"/>
        <w:bottom w:val="none" w:sz="0" w:space="0" w:color="auto"/>
        <w:right w:val="none" w:sz="0" w:space="0" w:color="auto"/>
      </w:divBdr>
    </w:div>
    <w:div w:id="1090195423">
      <w:bodyDiv w:val="1"/>
      <w:marLeft w:val="0"/>
      <w:marRight w:val="0"/>
      <w:marTop w:val="0"/>
      <w:marBottom w:val="0"/>
      <w:divBdr>
        <w:top w:val="none" w:sz="0" w:space="0" w:color="auto"/>
        <w:left w:val="none" w:sz="0" w:space="0" w:color="auto"/>
        <w:bottom w:val="none" w:sz="0" w:space="0" w:color="auto"/>
        <w:right w:val="none" w:sz="0" w:space="0" w:color="auto"/>
      </w:divBdr>
    </w:div>
    <w:div w:id="1091390045">
      <w:bodyDiv w:val="1"/>
      <w:marLeft w:val="0"/>
      <w:marRight w:val="0"/>
      <w:marTop w:val="0"/>
      <w:marBottom w:val="0"/>
      <w:divBdr>
        <w:top w:val="none" w:sz="0" w:space="0" w:color="auto"/>
        <w:left w:val="none" w:sz="0" w:space="0" w:color="auto"/>
        <w:bottom w:val="none" w:sz="0" w:space="0" w:color="auto"/>
        <w:right w:val="none" w:sz="0" w:space="0" w:color="auto"/>
      </w:divBdr>
    </w:div>
    <w:div w:id="1091900770">
      <w:bodyDiv w:val="1"/>
      <w:marLeft w:val="0"/>
      <w:marRight w:val="0"/>
      <w:marTop w:val="0"/>
      <w:marBottom w:val="0"/>
      <w:divBdr>
        <w:top w:val="none" w:sz="0" w:space="0" w:color="auto"/>
        <w:left w:val="none" w:sz="0" w:space="0" w:color="auto"/>
        <w:bottom w:val="none" w:sz="0" w:space="0" w:color="auto"/>
        <w:right w:val="none" w:sz="0" w:space="0" w:color="auto"/>
      </w:divBdr>
    </w:div>
    <w:div w:id="1092163072">
      <w:bodyDiv w:val="1"/>
      <w:marLeft w:val="0"/>
      <w:marRight w:val="0"/>
      <w:marTop w:val="0"/>
      <w:marBottom w:val="0"/>
      <w:divBdr>
        <w:top w:val="none" w:sz="0" w:space="0" w:color="auto"/>
        <w:left w:val="none" w:sz="0" w:space="0" w:color="auto"/>
        <w:bottom w:val="none" w:sz="0" w:space="0" w:color="auto"/>
        <w:right w:val="none" w:sz="0" w:space="0" w:color="auto"/>
      </w:divBdr>
    </w:div>
    <w:div w:id="1092361084">
      <w:bodyDiv w:val="1"/>
      <w:marLeft w:val="0"/>
      <w:marRight w:val="0"/>
      <w:marTop w:val="0"/>
      <w:marBottom w:val="0"/>
      <w:divBdr>
        <w:top w:val="none" w:sz="0" w:space="0" w:color="auto"/>
        <w:left w:val="none" w:sz="0" w:space="0" w:color="auto"/>
        <w:bottom w:val="none" w:sz="0" w:space="0" w:color="auto"/>
        <w:right w:val="none" w:sz="0" w:space="0" w:color="auto"/>
      </w:divBdr>
    </w:div>
    <w:div w:id="1092507969">
      <w:bodyDiv w:val="1"/>
      <w:marLeft w:val="0"/>
      <w:marRight w:val="0"/>
      <w:marTop w:val="0"/>
      <w:marBottom w:val="0"/>
      <w:divBdr>
        <w:top w:val="none" w:sz="0" w:space="0" w:color="auto"/>
        <w:left w:val="none" w:sz="0" w:space="0" w:color="auto"/>
        <w:bottom w:val="none" w:sz="0" w:space="0" w:color="auto"/>
        <w:right w:val="none" w:sz="0" w:space="0" w:color="auto"/>
      </w:divBdr>
    </w:div>
    <w:div w:id="1092511605">
      <w:bodyDiv w:val="1"/>
      <w:marLeft w:val="0"/>
      <w:marRight w:val="0"/>
      <w:marTop w:val="0"/>
      <w:marBottom w:val="0"/>
      <w:divBdr>
        <w:top w:val="none" w:sz="0" w:space="0" w:color="auto"/>
        <w:left w:val="none" w:sz="0" w:space="0" w:color="auto"/>
        <w:bottom w:val="none" w:sz="0" w:space="0" w:color="auto"/>
        <w:right w:val="none" w:sz="0" w:space="0" w:color="auto"/>
      </w:divBdr>
    </w:div>
    <w:div w:id="1093209035">
      <w:bodyDiv w:val="1"/>
      <w:marLeft w:val="0"/>
      <w:marRight w:val="0"/>
      <w:marTop w:val="0"/>
      <w:marBottom w:val="0"/>
      <w:divBdr>
        <w:top w:val="none" w:sz="0" w:space="0" w:color="auto"/>
        <w:left w:val="none" w:sz="0" w:space="0" w:color="auto"/>
        <w:bottom w:val="none" w:sz="0" w:space="0" w:color="auto"/>
        <w:right w:val="none" w:sz="0" w:space="0" w:color="auto"/>
      </w:divBdr>
    </w:div>
    <w:div w:id="1093471655">
      <w:bodyDiv w:val="1"/>
      <w:marLeft w:val="0"/>
      <w:marRight w:val="0"/>
      <w:marTop w:val="0"/>
      <w:marBottom w:val="0"/>
      <w:divBdr>
        <w:top w:val="none" w:sz="0" w:space="0" w:color="auto"/>
        <w:left w:val="none" w:sz="0" w:space="0" w:color="auto"/>
        <w:bottom w:val="none" w:sz="0" w:space="0" w:color="auto"/>
        <w:right w:val="none" w:sz="0" w:space="0" w:color="auto"/>
      </w:divBdr>
    </w:div>
    <w:div w:id="1093475569">
      <w:bodyDiv w:val="1"/>
      <w:marLeft w:val="0"/>
      <w:marRight w:val="0"/>
      <w:marTop w:val="0"/>
      <w:marBottom w:val="0"/>
      <w:divBdr>
        <w:top w:val="none" w:sz="0" w:space="0" w:color="auto"/>
        <w:left w:val="none" w:sz="0" w:space="0" w:color="auto"/>
        <w:bottom w:val="none" w:sz="0" w:space="0" w:color="auto"/>
        <w:right w:val="none" w:sz="0" w:space="0" w:color="auto"/>
      </w:divBdr>
    </w:div>
    <w:div w:id="1094128244">
      <w:bodyDiv w:val="1"/>
      <w:marLeft w:val="0"/>
      <w:marRight w:val="0"/>
      <w:marTop w:val="0"/>
      <w:marBottom w:val="0"/>
      <w:divBdr>
        <w:top w:val="none" w:sz="0" w:space="0" w:color="auto"/>
        <w:left w:val="none" w:sz="0" w:space="0" w:color="auto"/>
        <w:bottom w:val="none" w:sz="0" w:space="0" w:color="auto"/>
        <w:right w:val="none" w:sz="0" w:space="0" w:color="auto"/>
      </w:divBdr>
    </w:div>
    <w:div w:id="1095857661">
      <w:bodyDiv w:val="1"/>
      <w:marLeft w:val="0"/>
      <w:marRight w:val="0"/>
      <w:marTop w:val="0"/>
      <w:marBottom w:val="0"/>
      <w:divBdr>
        <w:top w:val="none" w:sz="0" w:space="0" w:color="auto"/>
        <w:left w:val="none" w:sz="0" w:space="0" w:color="auto"/>
        <w:bottom w:val="none" w:sz="0" w:space="0" w:color="auto"/>
        <w:right w:val="none" w:sz="0" w:space="0" w:color="auto"/>
      </w:divBdr>
    </w:div>
    <w:div w:id="1096292360">
      <w:bodyDiv w:val="1"/>
      <w:marLeft w:val="0"/>
      <w:marRight w:val="0"/>
      <w:marTop w:val="0"/>
      <w:marBottom w:val="0"/>
      <w:divBdr>
        <w:top w:val="none" w:sz="0" w:space="0" w:color="auto"/>
        <w:left w:val="none" w:sz="0" w:space="0" w:color="auto"/>
        <w:bottom w:val="none" w:sz="0" w:space="0" w:color="auto"/>
        <w:right w:val="none" w:sz="0" w:space="0" w:color="auto"/>
      </w:divBdr>
    </w:div>
    <w:div w:id="1097025491">
      <w:bodyDiv w:val="1"/>
      <w:marLeft w:val="0"/>
      <w:marRight w:val="0"/>
      <w:marTop w:val="0"/>
      <w:marBottom w:val="0"/>
      <w:divBdr>
        <w:top w:val="none" w:sz="0" w:space="0" w:color="auto"/>
        <w:left w:val="none" w:sz="0" w:space="0" w:color="auto"/>
        <w:bottom w:val="none" w:sz="0" w:space="0" w:color="auto"/>
        <w:right w:val="none" w:sz="0" w:space="0" w:color="auto"/>
      </w:divBdr>
    </w:div>
    <w:div w:id="1097600590">
      <w:bodyDiv w:val="1"/>
      <w:marLeft w:val="0"/>
      <w:marRight w:val="0"/>
      <w:marTop w:val="0"/>
      <w:marBottom w:val="0"/>
      <w:divBdr>
        <w:top w:val="none" w:sz="0" w:space="0" w:color="auto"/>
        <w:left w:val="none" w:sz="0" w:space="0" w:color="auto"/>
        <w:bottom w:val="none" w:sz="0" w:space="0" w:color="auto"/>
        <w:right w:val="none" w:sz="0" w:space="0" w:color="auto"/>
      </w:divBdr>
    </w:div>
    <w:div w:id="1098596347">
      <w:bodyDiv w:val="1"/>
      <w:marLeft w:val="0"/>
      <w:marRight w:val="0"/>
      <w:marTop w:val="0"/>
      <w:marBottom w:val="0"/>
      <w:divBdr>
        <w:top w:val="none" w:sz="0" w:space="0" w:color="auto"/>
        <w:left w:val="none" w:sz="0" w:space="0" w:color="auto"/>
        <w:bottom w:val="none" w:sz="0" w:space="0" w:color="auto"/>
        <w:right w:val="none" w:sz="0" w:space="0" w:color="auto"/>
      </w:divBdr>
    </w:div>
    <w:div w:id="1098599922">
      <w:bodyDiv w:val="1"/>
      <w:marLeft w:val="0"/>
      <w:marRight w:val="0"/>
      <w:marTop w:val="0"/>
      <w:marBottom w:val="0"/>
      <w:divBdr>
        <w:top w:val="none" w:sz="0" w:space="0" w:color="auto"/>
        <w:left w:val="none" w:sz="0" w:space="0" w:color="auto"/>
        <w:bottom w:val="none" w:sz="0" w:space="0" w:color="auto"/>
        <w:right w:val="none" w:sz="0" w:space="0" w:color="auto"/>
      </w:divBdr>
    </w:div>
    <w:div w:id="1099372833">
      <w:bodyDiv w:val="1"/>
      <w:marLeft w:val="0"/>
      <w:marRight w:val="0"/>
      <w:marTop w:val="0"/>
      <w:marBottom w:val="0"/>
      <w:divBdr>
        <w:top w:val="none" w:sz="0" w:space="0" w:color="auto"/>
        <w:left w:val="none" w:sz="0" w:space="0" w:color="auto"/>
        <w:bottom w:val="none" w:sz="0" w:space="0" w:color="auto"/>
        <w:right w:val="none" w:sz="0" w:space="0" w:color="auto"/>
      </w:divBdr>
    </w:div>
    <w:div w:id="1099373121">
      <w:bodyDiv w:val="1"/>
      <w:marLeft w:val="0"/>
      <w:marRight w:val="0"/>
      <w:marTop w:val="0"/>
      <w:marBottom w:val="0"/>
      <w:divBdr>
        <w:top w:val="none" w:sz="0" w:space="0" w:color="auto"/>
        <w:left w:val="none" w:sz="0" w:space="0" w:color="auto"/>
        <w:bottom w:val="none" w:sz="0" w:space="0" w:color="auto"/>
        <w:right w:val="none" w:sz="0" w:space="0" w:color="auto"/>
      </w:divBdr>
    </w:div>
    <w:div w:id="1099568489">
      <w:bodyDiv w:val="1"/>
      <w:marLeft w:val="0"/>
      <w:marRight w:val="0"/>
      <w:marTop w:val="0"/>
      <w:marBottom w:val="0"/>
      <w:divBdr>
        <w:top w:val="none" w:sz="0" w:space="0" w:color="auto"/>
        <w:left w:val="none" w:sz="0" w:space="0" w:color="auto"/>
        <w:bottom w:val="none" w:sz="0" w:space="0" w:color="auto"/>
        <w:right w:val="none" w:sz="0" w:space="0" w:color="auto"/>
      </w:divBdr>
    </w:div>
    <w:div w:id="1101073497">
      <w:bodyDiv w:val="1"/>
      <w:marLeft w:val="0"/>
      <w:marRight w:val="0"/>
      <w:marTop w:val="0"/>
      <w:marBottom w:val="0"/>
      <w:divBdr>
        <w:top w:val="none" w:sz="0" w:space="0" w:color="auto"/>
        <w:left w:val="none" w:sz="0" w:space="0" w:color="auto"/>
        <w:bottom w:val="none" w:sz="0" w:space="0" w:color="auto"/>
        <w:right w:val="none" w:sz="0" w:space="0" w:color="auto"/>
      </w:divBdr>
    </w:div>
    <w:div w:id="1101141339">
      <w:bodyDiv w:val="1"/>
      <w:marLeft w:val="0"/>
      <w:marRight w:val="0"/>
      <w:marTop w:val="0"/>
      <w:marBottom w:val="0"/>
      <w:divBdr>
        <w:top w:val="none" w:sz="0" w:space="0" w:color="auto"/>
        <w:left w:val="none" w:sz="0" w:space="0" w:color="auto"/>
        <w:bottom w:val="none" w:sz="0" w:space="0" w:color="auto"/>
        <w:right w:val="none" w:sz="0" w:space="0" w:color="auto"/>
      </w:divBdr>
    </w:div>
    <w:div w:id="1101222612">
      <w:bodyDiv w:val="1"/>
      <w:marLeft w:val="0"/>
      <w:marRight w:val="0"/>
      <w:marTop w:val="0"/>
      <w:marBottom w:val="0"/>
      <w:divBdr>
        <w:top w:val="none" w:sz="0" w:space="0" w:color="auto"/>
        <w:left w:val="none" w:sz="0" w:space="0" w:color="auto"/>
        <w:bottom w:val="none" w:sz="0" w:space="0" w:color="auto"/>
        <w:right w:val="none" w:sz="0" w:space="0" w:color="auto"/>
      </w:divBdr>
    </w:div>
    <w:div w:id="1101492966">
      <w:bodyDiv w:val="1"/>
      <w:marLeft w:val="0"/>
      <w:marRight w:val="0"/>
      <w:marTop w:val="0"/>
      <w:marBottom w:val="0"/>
      <w:divBdr>
        <w:top w:val="none" w:sz="0" w:space="0" w:color="auto"/>
        <w:left w:val="none" w:sz="0" w:space="0" w:color="auto"/>
        <w:bottom w:val="none" w:sz="0" w:space="0" w:color="auto"/>
        <w:right w:val="none" w:sz="0" w:space="0" w:color="auto"/>
      </w:divBdr>
    </w:div>
    <w:div w:id="1101532485">
      <w:bodyDiv w:val="1"/>
      <w:marLeft w:val="0"/>
      <w:marRight w:val="0"/>
      <w:marTop w:val="0"/>
      <w:marBottom w:val="0"/>
      <w:divBdr>
        <w:top w:val="none" w:sz="0" w:space="0" w:color="auto"/>
        <w:left w:val="none" w:sz="0" w:space="0" w:color="auto"/>
        <w:bottom w:val="none" w:sz="0" w:space="0" w:color="auto"/>
        <w:right w:val="none" w:sz="0" w:space="0" w:color="auto"/>
      </w:divBdr>
    </w:div>
    <w:div w:id="1102342999">
      <w:bodyDiv w:val="1"/>
      <w:marLeft w:val="0"/>
      <w:marRight w:val="0"/>
      <w:marTop w:val="0"/>
      <w:marBottom w:val="0"/>
      <w:divBdr>
        <w:top w:val="none" w:sz="0" w:space="0" w:color="auto"/>
        <w:left w:val="none" w:sz="0" w:space="0" w:color="auto"/>
        <w:bottom w:val="none" w:sz="0" w:space="0" w:color="auto"/>
        <w:right w:val="none" w:sz="0" w:space="0" w:color="auto"/>
      </w:divBdr>
    </w:div>
    <w:div w:id="1103451565">
      <w:bodyDiv w:val="1"/>
      <w:marLeft w:val="0"/>
      <w:marRight w:val="0"/>
      <w:marTop w:val="0"/>
      <w:marBottom w:val="0"/>
      <w:divBdr>
        <w:top w:val="none" w:sz="0" w:space="0" w:color="auto"/>
        <w:left w:val="none" w:sz="0" w:space="0" w:color="auto"/>
        <w:bottom w:val="none" w:sz="0" w:space="0" w:color="auto"/>
        <w:right w:val="none" w:sz="0" w:space="0" w:color="auto"/>
      </w:divBdr>
    </w:div>
    <w:div w:id="1103844556">
      <w:bodyDiv w:val="1"/>
      <w:marLeft w:val="0"/>
      <w:marRight w:val="0"/>
      <w:marTop w:val="0"/>
      <w:marBottom w:val="0"/>
      <w:divBdr>
        <w:top w:val="none" w:sz="0" w:space="0" w:color="auto"/>
        <w:left w:val="none" w:sz="0" w:space="0" w:color="auto"/>
        <w:bottom w:val="none" w:sz="0" w:space="0" w:color="auto"/>
        <w:right w:val="none" w:sz="0" w:space="0" w:color="auto"/>
      </w:divBdr>
    </w:div>
    <w:div w:id="1103916229">
      <w:bodyDiv w:val="1"/>
      <w:marLeft w:val="0"/>
      <w:marRight w:val="0"/>
      <w:marTop w:val="0"/>
      <w:marBottom w:val="0"/>
      <w:divBdr>
        <w:top w:val="none" w:sz="0" w:space="0" w:color="auto"/>
        <w:left w:val="none" w:sz="0" w:space="0" w:color="auto"/>
        <w:bottom w:val="none" w:sz="0" w:space="0" w:color="auto"/>
        <w:right w:val="none" w:sz="0" w:space="0" w:color="auto"/>
      </w:divBdr>
    </w:div>
    <w:div w:id="1103956849">
      <w:bodyDiv w:val="1"/>
      <w:marLeft w:val="0"/>
      <w:marRight w:val="0"/>
      <w:marTop w:val="0"/>
      <w:marBottom w:val="0"/>
      <w:divBdr>
        <w:top w:val="none" w:sz="0" w:space="0" w:color="auto"/>
        <w:left w:val="none" w:sz="0" w:space="0" w:color="auto"/>
        <w:bottom w:val="none" w:sz="0" w:space="0" w:color="auto"/>
        <w:right w:val="none" w:sz="0" w:space="0" w:color="auto"/>
      </w:divBdr>
    </w:div>
    <w:div w:id="1104150701">
      <w:bodyDiv w:val="1"/>
      <w:marLeft w:val="0"/>
      <w:marRight w:val="0"/>
      <w:marTop w:val="0"/>
      <w:marBottom w:val="0"/>
      <w:divBdr>
        <w:top w:val="none" w:sz="0" w:space="0" w:color="auto"/>
        <w:left w:val="none" w:sz="0" w:space="0" w:color="auto"/>
        <w:bottom w:val="none" w:sz="0" w:space="0" w:color="auto"/>
        <w:right w:val="none" w:sz="0" w:space="0" w:color="auto"/>
      </w:divBdr>
    </w:div>
    <w:div w:id="1105467091">
      <w:bodyDiv w:val="1"/>
      <w:marLeft w:val="0"/>
      <w:marRight w:val="0"/>
      <w:marTop w:val="0"/>
      <w:marBottom w:val="0"/>
      <w:divBdr>
        <w:top w:val="none" w:sz="0" w:space="0" w:color="auto"/>
        <w:left w:val="none" w:sz="0" w:space="0" w:color="auto"/>
        <w:bottom w:val="none" w:sz="0" w:space="0" w:color="auto"/>
        <w:right w:val="none" w:sz="0" w:space="0" w:color="auto"/>
      </w:divBdr>
    </w:div>
    <w:div w:id="1106266552">
      <w:bodyDiv w:val="1"/>
      <w:marLeft w:val="0"/>
      <w:marRight w:val="0"/>
      <w:marTop w:val="0"/>
      <w:marBottom w:val="0"/>
      <w:divBdr>
        <w:top w:val="none" w:sz="0" w:space="0" w:color="auto"/>
        <w:left w:val="none" w:sz="0" w:space="0" w:color="auto"/>
        <w:bottom w:val="none" w:sz="0" w:space="0" w:color="auto"/>
        <w:right w:val="none" w:sz="0" w:space="0" w:color="auto"/>
      </w:divBdr>
    </w:div>
    <w:div w:id="1106464410">
      <w:bodyDiv w:val="1"/>
      <w:marLeft w:val="0"/>
      <w:marRight w:val="0"/>
      <w:marTop w:val="0"/>
      <w:marBottom w:val="0"/>
      <w:divBdr>
        <w:top w:val="none" w:sz="0" w:space="0" w:color="auto"/>
        <w:left w:val="none" w:sz="0" w:space="0" w:color="auto"/>
        <w:bottom w:val="none" w:sz="0" w:space="0" w:color="auto"/>
        <w:right w:val="none" w:sz="0" w:space="0" w:color="auto"/>
      </w:divBdr>
    </w:div>
    <w:div w:id="1106537269">
      <w:bodyDiv w:val="1"/>
      <w:marLeft w:val="0"/>
      <w:marRight w:val="0"/>
      <w:marTop w:val="0"/>
      <w:marBottom w:val="0"/>
      <w:divBdr>
        <w:top w:val="none" w:sz="0" w:space="0" w:color="auto"/>
        <w:left w:val="none" w:sz="0" w:space="0" w:color="auto"/>
        <w:bottom w:val="none" w:sz="0" w:space="0" w:color="auto"/>
        <w:right w:val="none" w:sz="0" w:space="0" w:color="auto"/>
      </w:divBdr>
    </w:div>
    <w:div w:id="1106777675">
      <w:bodyDiv w:val="1"/>
      <w:marLeft w:val="0"/>
      <w:marRight w:val="0"/>
      <w:marTop w:val="0"/>
      <w:marBottom w:val="0"/>
      <w:divBdr>
        <w:top w:val="none" w:sz="0" w:space="0" w:color="auto"/>
        <w:left w:val="none" w:sz="0" w:space="0" w:color="auto"/>
        <w:bottom w:val="none" w:sz="0" w:space="0" w:color="auto"/>
        <w:right w:val="none" w:sz="0" w:space="0" w:color="auto"/>
      </w:divBdr>
    </w:div>
    <w:div w:id="1108046083">
      <w:bodyDiv w:val="1"/>
      <w:marLeft w:val="0"/>
      <w:marRight w:val="0"/>
      <w:marTop w:val="0"/>
      <w:marBottom w:val="0"/>
      <w:divBdr>
        <w:top w:val="none" w:sz="0" w:space="0" w:color="auto"/>
        <w:left w:val="none" w:sz="0" w:space="0" w:color="auto"/>
        <w:bottom w:val="none" w:sz="0" w:space="0" w:color="auto"/>
        <w:right w:val="none" w:sz="0" w:space="0" w:color="auto"/>
      </w:divBdr>
    </w:div>
    <w:div w:id="1108232088">
      <w:bodyDiv w:val="1"/>
      <w:marLeft w:val="0"/>
      <w:marRight w:val="0"/>
      <w:marTop w:val="0"/>
      <w:marBottom w:val="0"/>
      <w:divBdr>
        <w:top w:val="none" w:sz="0" w:space="0" w:color="auto"/>
        <w:left w:val="none" w:sz="0" w:space="0" w:color="auto"/>
        <w:bottom w:val="none" w:sz="0" w:space="0" w:color="auto"/>
        <w:right w:val="none" w:sz="0" w:space="0" w:color="auto"/>
      </w:divBdr>
    </w:div>
    <w:div w:id="1108352280">
      <w:bodyDiv w:val="1"/>
      <w:marLeft w:val="0"/>
      <w:marRight w:val="0"/>
      <w:marTop w:val="0"/>
      <w:marBottom w:val="0"/>
      <w:divBdr>
        <w:top w:val="none" w:sz="0" w:space="0" w:color="auto"/>
        <w:left w:val="none" w:sz="0" w:space="0" w:color="auto"/>
        <w:bottom w:val="none" w:sz="0" w:space="0" w:color="auto"/>
        <w:right w:val="none" w:sz="0" w:space="0" w:color="auto"/>
      </w:divBdr>
    </w:div>
    <w:div w:id="1108352689">
      <w:bodyDiv w:val="1"/>
      <w:marLeft w:val="0"/>
      <w:marRight w:val="0"/>
      <w:marTop w:val="0"/>
      <w:marBottom w:val="0"/>
      <w:divBdr>
        <w:top w:val="none" w:sz="0" w:space="0" w:color="auto"/>
        <w:left w:val="none" w:sz="0" w:space="0" w:color="auto"/>
        <w:bottom w:val="none" w:sz="0" w:space="0" w:color="auto"/>
        <w:right w:val="none" w:sz="0" w:space="0" w:color="auto"/>
      </w:divBdr>
    </w:div>
    <w:div w:id="1108695014">
      <w:bodyDiv w:val="1"/>
      <w:marLeft w:val="0"/>
      <w:marRight w:val="0"/>
      <w:marTop w:val="0"/>
      <w:marBottom w:val="0"/>
      <w:divBdr>
        <w:top w:val="none" w:sz="0" w:space="0" w:color="auto"/>
        <w:left w:val="none" w:sz="0" w:space="0" w:color="auto"/>
        <w:bottom w:val="none" w:sz="0" w:space="0" w:color="auto"/>
        <w:right w:val="none" w:sz="0" w:space="0" w:color="auto"/>
      </w:divBdr>
    </w:div>
    <w:div w:id="1108893368">
      <w:bodyDiv w:val="1"/>
      <w:marLeft w:val="0"/>
      <w:marRight w:val="0"/>
      <w:marTop w:val="0"/>
      <w:marBottom w:val="0"/>
      <w:divBdr>
        <w:top w:val="none" w:sz="0" w:space="0" w:color="auto"/>
        <w:left w:val="none" w:sz="0" w:space="0" w:color="auto"/>
        <w:bottom w:val="none" w:sz="0" w:space="0" w:color="auto"/>
        <w:right w:val="none" w:sz="0" w:space="0" w:color="auto"/>
      </w:divBdr>
    </w:div>
    <w:div w:id="1109395276">
      <w:bodyDiv w:val="1"/>
      <w:marLeft w:val="0"/>
      <w:marRight w:val="0"/>
      <w:marTop w:val="0"/>
      <w:marBottom w:val="0"/>
      <w:divBdr>
        <w:top w:val="none" w:sz="0" w:space="0" w:color="auto"/>
        <w:left w:val="none" w:sz="0" w:space="0" w:color="auto"/>
        <w:bottom w:val="none" w:sz="0" w:space="0" w:color="auto"/>
        <w:right w:val="none" w:sz="0" w:space="0" w:color="auto"/>
      </w:divBdr>
    </w:div>
    <w:div w:id="1109660790">
      <w:bodyDiv w:val="1"/>
      <w:marLeft w:val="0"/>
      <w:marRight w:val="0"/>
      <w:marTop w:val="0"/>
      <w:marBottom w:val="0"/>
      <w:divBdr>
        <w:top w:val="none" w:sz="0" w:space="0" w:color="auto"/>
        <w:left w:val="none" w:sz="0" w:space="0" w:color="auto"/>
        <w:bottom w:val="none" w:sz="0" w:space="0" w:color="auto"/>
        <w:right w:val="none" w:sz="0" w:space="0" w:color="auto"/>
      </w:divBdr>
    </w:div>
    <w:div w:id="1110468098">
      <w:bodyDiv w:val="1"/>
      <w:marLeft w:val="0"/>
      <w:marRight w:val="0"/>
      <w:marTop w:val="0"/>
      <w:marBottom w:val="0"/>
      <w:divBdr>
        <w:top w:val="none" w:sz="0" w:space="0" w:color="auto"/>
        <w:left w:val="none" w:sz="0" w:space="0" w:color="auto"/>
        <w:bottom w:val="none" w:sz="0" w:space="0" w:color="auto"/>
        <w:right w:val="none" w:sz="0" w:space="0" w:color="auto"/>
      </w:divBdr>
    </w:div>
    <w:div w:id="1111512996">
      <w:bodyDiv w:val="1"/>
      <w:marLeft w:val="0"/>
      <w:marRight w:val="0"/>
      <w:marTop w:val="0"/>
      <w:marBottom w:val="0"/>
      <w:divBdr>
        <w:top w:val="none" w:sz="0" w:space="0" w:color="auto"/>
        <w:left w:val="none" w:sz="0" w:space="0" w:color="auto"/>
        <w:bottom w:val="none" w:sz="0" w:space="0" w:color="auto"/>
        <w:right w:val="none" w:sz="0" w:space="0" w:color="auto"/>
      </w:divBdr>
    </w:div>
    <w:div w:id="1111703410">
      <w:bodyDiv w:val="1"/>
      <w:marLeft w:val="0"/>
      <w:marRight w:val="0"/>
      <w:marTop w:val="0"/>
      <w:marBottom w:val="0"/>
      <w:divBdr>
        <w:top w:val="none" w:sz="0" w:space="0" w:color="auto"/>
        <w:left w:val="none" w:sz="0" w:space="0" w:color="auto"/>
        <w:bottom w:val="none" w:sz="0" w:space="0" w:color="auto"/>
        <w:right w:val="none" w:sz="0" w:space="0" w:color="auto"/>
      </w:divBdr>
    </w:div>
    <w:div w:id="1112046786">
      <w:bodyDiv w:val="1"/>
      <w:marLeft w:val="0"/>
      <w:marRight w:val="0"/>
      <w:marTop w:val="0"/>
      <w:marBottom w:val="0"/>
      <w:divBdr>
        <w:top w:val="none" w:sz="0" w:space="0" w:color="auto"/>
        <w:left w:val="none" w:sz="0" w:space="0" w:color="auto"/>
        <w:bottom w:val="none" w:sz="0" w:space="0" w:color="auto"/>
        <w:right w:val="none" w:sz="0" w:space="0" w:color="auto"/>
      </w:divBdr>
    </w:div>
    <w:div w:id="1112672751">
      <w:bodyDiv w:val="1"/>
      <w:marLeft w:val="0"/>
      <w:marRight w:val="0"/>
      <w:marTop w:val="0"/>
      <w:marBottom w:val="0"/>
      <w:divBdr>
        <w:top w:val="none" w:sz="0" w:space="0" w:color="auto"/>
        <w:left w:val="none" w:sz="0" w:space="0" w:color="auto"/>
        <w:bottom w:val="none" w:sz="0" w:space="0" w:color="auto"/>
        <w:right w:val="none" w:sz="0" w:space="0" w:color="auto"/>
      </w:divBdr>
    </w:div>
    <w:div w:id="1112743360">
      <w:bodyDiv w:val="1"/>
      <w:marLeft w:val="0"/>
      <w:marRight w:val="0"/>
      <w:marTop w:val="0"/>
      <w:marBottom w:val="0"/>
      <w:divBdr>
        <w:top w:val="none" w:sz="0" w:space="0" w:color="auto"/>
        <w:left w:val="none" w:sz="0" w:space="0" w:color="auto"/>
        <w:bottom w:val="none" w:sz="0" w:space="0" w:color="auto"/>
        <w:right w:val="none" w:sz="0" w:space="0" w:color="auto"/>
      </w:divBdr>
    </w:div>
    <w:div w:id="1112824170">
      <w:bodyDiv w:val="1"/>
      <w:marLeft w:val="0"/>
      <w:marRight w:val="0"/>
      <w:marTop w:val="0"/>
      <w:marBottom w:val="0"/>
      <w:divBdr>
        <w:top w:val="none" w:sz="0" w:space="0" w:color="auto"/>
        <w:left w:val="none" w:sz="0" w:space="0" w:color="auto"/>
        <w:bottom w:val="none" w:sz="0" w:space="0" w:color="auto"/>
        <w:right w:val="none" w:sz="0" w:space="0" w:color="auto"/>
      </w:divBdr>
    </w:div>
    <w:div w:id="1112940081">
      <w:bodyDiv w:val="1"/>
      <w:marLeft w:val="0"/>
      <w:marRight w:val="0"/>
      <w:marTop w:val="0"/>
      <w:marBottom w:val="0"/>
      <w:divBdr>
        <w:top w:val="none" w:sz="0" w:space="0" w:color="auto"/>
        <w:left w:val="none" w:sz="0" w:space="0" w:color="auto"/>
        <w:bottom w:val="none" w:sz="0" w:space="0" w:color="auto"/>
        <w:right w:val="none" w:sz="0" w:space="0" w:color="auto"/>
      </w:divBdr>
    </w:div>
    <w:div w:id="1113553098">
      <w:bodyDiv w:val="1"/>
      <w:marLeft w:val="0"/>
      <w:marRight w:val="0"/>
      <w:marTop w:val="0"/>
      <w:marBottom w:val="0"/>
      <w:divBdr>
        <w:top w:val="none" w:sz="0" w:space="0" w:color="auto"/>
        <w:left w:val="none" w:sz="0" w:space="0" w:color="auto"/>
        <w:bottom w:val="none" w:sz="0" w:space="0" w:color="auto"/>
        <w:right w:val="none" w:sz="0" w:space="0" w:color="auto"/>
      </w:divBdr>
    </w:div>
    <w:div w:id="1113595039">
      <w:bodyDiv w:val="1"/>
      <w:marLeft w:val="0"/>
      <w:marRight w:val="0"/>
      <w:marTop w:val="0"/>
      <w:marBottom w:val="0"/>
      <w:divBdr>
        <w:top w:val="none" w:sz="0" w:space="0" w:color="auto"/>
        <w:left w:val="none" w:sz="0" w:space="0" w:color="auto"/>
        <w:bottom w:val="none" w:sz="0" w:space="0" w:color="auto"/>
        <w:right w:val="none" w:sz="0" w:space="0" w:color="auto"/>
      </w:divBdr>
    </w:div>
    <w:div w:id="1115293039">
      <w:bodyDiv w:val="1"/>
      <w:marLeft w:val="0"/>
      <w:marRight w:val="0"/>
      <w:marTop w:val="0"/>
      <w:marBottom w:val="0"/>
      <w:divBdr>
        <w:top w:val="none" w:sz="0" w:space="0" w:color="auto"/>
        <w:left w:val="none" w:sz="0" w:space="0" w:color="auto"/>
        <w:bottom w:val="none" w:sz="0" w:space="0" w:color="auto"/>
        <w:right w:val="none" w:sz="0" w:space="0" w:color="auto"/>
      </w:divBdr>
    </w:div>
    <w:div w:id="1115975958">
      <w:bodyDiv w:val="1"/>
      <w:marLeft w:val="0"/>
      <w:marRight w:val="0"/>
      <w:marTop w:val="0"/>
      <w:marBottom w:val="0"/>
      <w:divBdr>
        <w:top w:val="none" w:sz="0" w:space="0" w:color="auto"/>
        <w:left w:val="none" w:sz="0" w:space="0" w:color="auto"/>
        <w:bottom w:val="none" w:sz="0" w:space="0" w:color="auto"/>
        <w:right w:val="none" w:sz="0" w:space="0" w:color="auto"/>
      </w:divBdr>
    </w:div>
    <w:div w:id="1116367077">
      <w:bodyDiv w:val="1"/>
      <w:marLeft w:val="0"/>
      <w:marRight w:val="0"/>
      <w:marTop w:val="0"/>
      <w:marBottom w:val="0"/>
      <w:divBdr>
        <w:top w:val="none" w:sz="0" w:space="0" w:color="auto"/>
        <w:left w:val="none" w:sz="0" w:space="0" w:color="auto"/>
        <w:bottom w:val="none" w:sz="0" w:space="0" w:color="auto"/>
        <w:right w:val="none" w:sz="0" w:space="0" w:color="auto"/>
      </w:divBdr>
    </w:div>
    <w:div w:id="1116948241">
      <w:bodyDiv w:val="1"/>
      <w:marLeft w:val="0"/>
      <w:marRight w:val="0"/>
      <w:marTop w:val="0"/>
      <w:marBottom w:val="0"/>
      <w:divBdr>
        <w:top w:val="none" w:sz="0" w:space="0" w:color="auto"/>
        <w:left w:val="none" w:sz="0" w:space="0" w:color="auto"/>
        <w:bottom w:val="none" w:sz="0" w:space="0" w:color="auto"/>
        <w:right w:val="none" w:sz="0" w:space="0" w:color="auto"/>
      </w:divBdr>
    </w:div>
    <w:div w:id="1117678405">
      <w:bodyDiv w:val="1"/>
      <w:marLeft w:val="0"/>
      <w:marRight w:val="0"/>
      <w:marTop w:val="0"/>
      <w:marBottom w:val="0"/>
      <w:divBdr>
        <w:top w:val="none" w:sz="0" w:space="0" w:color="auto"/>
        <w:left w:val="none" w:sz="0" w:space="0" w:color="auto"/>
        <w:bottom w:val="none" w:sz="0" w:space="0" w:color="auto"/>
        <w:right w:val="none" w:sz="0" w:space="0" w:color="auto"/>
      </w:divBdr>
    </w:div>
    <w:div w:id="1117720268">
      <w:bodyDiv w:val="1"/>
      <w:marLeft w:val="0"/>
      <w:marRight w:val="0"/>
      <w:marTop w:val="0"/>
      <w:marBottom w:val="0"/>
      <w:divBdr>
        <w:top w:val="none" w:sz="0" w:space="0" w:color="auto"/>
        <w:left w:val="none" w:sz="0" w:space="0" w:color="auto"/>
        <w:bottom w:val="none" w:sz="0" w:space="0" w:color="auto"/>
        <w:right w:val="none" w:sz="0" w:space="0" w:color="auto"/>
      </w:divBdr>
    </w:div>
    <w:div w:id="1117798269">
      <w:bodyDiv w:val="1"/>
      <w:marLeft w:val="0"/>
      <w:marRight w:val="0"/>
      <w:marTop w:val="0"/>
      <w:marBottom w:val="0"/>
      <w:divBdr>
        <w:top w:val="none" w:sz="0" w:space="0" w:color="auto"/>
        <w:left w:val="none" w:sz="0" w:space="0" w:color="auto"/>
        <w:bottom w:val="none" w:sz="0" w:space="0" w:color="auto"/>
        <w:right w:val="none" w:sz="0" w:space="0" w:color="auto"/>
      </w:divBdr>
    </w:div>
    <w:div w:id="1117872635">
      <w:bodyDiv w:val="1"/>
      <w:marLeft w:val="0"/>
      <w:marRight w:val="0"/>
      <w:marTop w:val="0"/>
      <w:marBottom w:val="0"/>
      <w:divBdr>
        <w:top w:val="none" w:sz="0" w:space="0" w:color="auto"/>
        <w:left w:val="none" w:sz="0" w:space="0" w:color="auto"/>
        <w:bottom w:val="none" w:sz="0" w:space="0" w:color="auto"/>
        <w:right w:val="none" w:sz="0" w:space="0" w:color="auto"/>
      </w:divBdr>
    </w:div>
    <w:div w:id="1117917775">
      <w:bodyDiv w:val="1"/>
      <w:marLeft w:val="0"/>
      <w:marRight w:val="0"/>
      <w:marTop w:val="0"/>
      <w:marBottom w:val="0"/>
      <w:divBdr>
        <w:top w:val="none" w:sz="0" w:space="0" w:color="auto"/>
        <w:left w:val="none" w:sz="0" w:space="0" w:color="auto"/>
        <w:bottom w:val="none" w:sz="0" w:space="0" w:color="auto"/>
        <w:right w:val="none" w:sz="0" w:space="0" w:color="auto"/>
      </w:divBdr>
    </w:div>
    <w:div w:id="1118833605">
      <w:bodyDiv w:val="1"/>
      <w:marLeft w:val="0"/>
      <w:marRight w:val="0"/>
      <w:marTop w:val="0"/>
      <w:marBottom w:val="0"/>
      <w:divBdr>
        <w:top w:val="none" w:sz="0" w:space="0" w:color="auto"/>
        <w:left w:val="none" w:sz="0" w:space="0" w:color="auto"/>
        <w:bottom w:val="none" w:sz="0" w:space="0" w:color="auto"/>
        <w:right w:val="none" w:sz="0" w:space="0" w:color="auto"/>
      </w:divBdr>
    </w:div>
    <w:div w:id="1119640030">
      <w:bodyDiv w:val="1"/>
      <w:marLeft w:val="0"/>
      <w:marRight w:val="0"/>
      <w:marTop w:val="0"/>
      <w:marBottom w:val="0"/>
      <w:divBdr>
        <w:top w:val="none" w:sz="0" w:space="0" w:color="auto"/>
        <w:left w:val="none" w:sz="0" w:space="0" w:color="auto"/>
        <w:bottom w:val="none" w:sz="0" w:space="0" w:color="auto"/>
        <w:right w:val="none" w:sz="0" w:space="0" w:color="auto"/>
      </w:divBdr>
    </w:div>
    <w:div w:id="1119645088">
      <w:bodyDiv w:val="1"/>
      <w:marLeft w:val="0"/>
      <w:marRight w:val="0"/>
      <w:marTop w:val="0"/>
      <w:marBottom w:val="0"/>
      <w:divBdr>
        <w:top w:val="none" w:sz="0" w:space="0" w:color="auto"/>
        <w:left w:val="none" w:sz="0" w:space="0" w:color="auto"/>
        <w:bottom w:val="none" w:sz="0" w:space="0" w:color="auto"/>
        <w:right w:val="none" w:sz="0" w:space="0" w:color="auto"/>
      </w:divBdr>
    </w:div>
    <w:div w:id="1120028986">
      <w:bodyDiv w:val="1"/>
      <w:marLeft w:val="0"/>
      <w:marRight w:val="0"/>
      <w:marTop w:val="0"/>
      <w:marBottom w:val="0"/>
      <w:divBdr>
        <w:top w:val="none" w:sz="0" w:space="0" w:color="auto"/>
        <w:left w:val="none" w:sz="0" w:space="0" w:color="auto"/>
        <w:bottom w:val="none" w:sz="0" w:space="0" w:color="auto"/>
        <w:right w:val="none" w:sz="0" w:space="0" w:color="auto"/>
      </w:divBdr>
    </w:div>
    <w:div w:id="1120295793">
      <w:bodyDiv w:val="1"/>
      <w:marLeft w:val="0"/>
      <w:marRight w:val="0"/>
      <w:marTop w:val="0"/>
      <w:marBottom w:val="0"/>
      <w:divBdr>
        <w:top w:val="none" w:sz="0" w:space="0" w:color="auto"/>
        <w:left w:val="none" w:sz="0" w:space="0" w:color="auto"/>
        <w:bottom w:val="none" w:sz="0" w:space="0" w:color="auto"/>
        <w:right w:val="none" w:sz="0" w:space="0" w:color="auto"/>
      </w:divBdr>
    </w:div>
    <w:div w:id="1120763558">
      <w:bodyDiv w:val="1"/>
      <w:marLeft w:val="0"/>
      <w:marRight w:val="0"/>
      <w:marTop w:val="0"/>
      <w:marBottom w:val="0"/>
      <w:divBdr>
        <w:top w:val="none" w:sz="0" w:space="0" w:color="auto"/>
        <w:left w:val="none" w:sz="0" w:space="0" w:color="auto"/>
        <w:bottom w:val="none" w:sz="0" w:space="0" w:color="auto"/>
        <w:right w:val="none" w:sz="0" w:space="0" w:color="auto"/>
      </w:divBdr>
    </w:div>
    <w:div w:id="1120950478">
      <w:bodyDiv w:val="1"/>
      <w:marLeft w:val="0"/>
      <w:marRight w:val="0"/>
      <w:marTop w:val="0"/>
      <w:marBottom w:val="0"/>
      <w:divBdr>
        <w:top w:val="none" w:sz="0" w:space="0" w:color="auto"/>
        <w:left w:val="none" w:sz="0" w:space="0" w:color="auto"/>
        <w:bottom w:val="none" w:sz="0" w:space="0" w:color="auto"/>
        <w:right w:val="none" w:sz="0" w:space="0" w:color="auto"/>
      </w:divBdr>
    </w:div>
    <w:div w:id="1121461330">
      <w:bodyDiv w:val="1"/>
      <w:marLeft w:val="0"/>
      <w:marRight w:val="0"/>
      <w:marTop w:val="0"/>
      <w:marBottom w:val="0"/>
      <w:divBdr>
        <w:top w:val="none" w:sz="0" w:space="0" w:color="auto"/>
        <w:left w:val="none" w:sz="0" w:space="0" w:color="auto"/>
        <w:bottom w:val="none" w:sz="0" w:space="0" w:color="auto"/>
        <w:right w:val="none" w:sz="0" w:space="0" w:color="auto"/>
      </w:divBdr>
    </w:div>
    <w:div w:id="1121845988">
      <w:bodyDiv w:val="1"/>
      <w:marLeft w:val="0"/>
      <w:marRight w:val="0"/>
      <w:marTop w:val="0"/>
      <w:marBottom w:val="0"/>
      <w:divBdr>
        <w:top w:val="none" w:sz="0" w:space="0" w:color="auto"/>
        <w:left w:val="none" w:sz="0" w:space="0" w:color="auto"/>
        <w:bottom w:val="none" w:sz="0" w:space="0" w:color="auto"/>
        <w:right w:val="none" w:sz="0" w:space="0" w:color="auto"/>
      </w:divBdr>
    </w:div>
    <w:div w:id="1122188934">
      <w:bodyDiv w:val="1"/>
      <w:marLeft w:val="0"/>
      <w:marRight w:val="0"/>
      <w:marTop w:val="0"/>
      <w:marBottom w:val="0"/>
      <w:divBdr>
        <w:top w:val="none" w:sz="0" w:space="0" w:color="auto"/>
        <w:left w:val="none" w:sz="0" w:space="0" w:color="auto"/>
        <w:bottom w:val="none" w:sz="0" w:space="0" w:color="auto"/>
        <w:right w:val="none" w:sz="0" w:space="0" w:color="auto"/>
      </w:divBdr>
    </w:div>
    <w:div w:id="1123116872">
      <w:bodyDiv w:val="1"/>
      <w:marLeft w:val="0"/>
      <w:marRight w:val="0"/>
      <w:marTop w:val="0"/>
      <w:marBottom w:val="0"/>
      <w:divBdr>
        <w:top w:val="none" w:sz="0" w:space="0" w:color="auto"/>
        <w:left w:val="none" w:sz="0" w:space="0" w:color="auto"/>
        <w:bottom w:val="none" w:sz="0" w:space="0" w:color="auto"/>
        <w:right w:val="none" w:sz="0" w:space="0" w:color="auto"/>
      </w:divBdr>
    </w:div>
    <w:div w:id="1124229943">
      <w:bodyDiv w:val="1"/>
      <w:marLeft w:val="0"/>
      <w:marRight w:val="0"/>
      <w:marTop w:val="0"/>
      <w:marBottom w:val="0"/>
      <w:divBdr>
        <w:top w:val="none" w:sz="0" w:space="0" w:color="auto"/>
        <w:left w:val="none" w:sz="0" w:space="0" w:color="auto"/>
        <w:bottom w:val="none" w:sz="0" w:space="0" w:color="auto"/>
        <w:right w:val="none" w:sz="0" w:space="0" w:color="auto"/>
      </w:divBdr>
    </w:div>
    <w:div w:id="1124540240">
      <w:bodyDiv w:val="1"/>
      <w:marLeft w:val="0"/>
      <w:marRight w:val="0"/>
      <w:marTop w:val="0"/>
      <w:marBottom w:val="0"/>
      <w:divBdr>
        <w:top w:val="none" w:sz="0" w:space="0" w:color="auto"/>
        <w:left w:val="none" w:sz="0" w:space="0" w:color="auto"/>
        <w:bottom w:val="none" w:sz="0" w:space="0" w:color="auto"/>
        <w:right w:val="none" w:sz="0" w:space="0" w:color="auto"/>
      </w:divBdr>
    </w:div>
    <w:div w:id="1124542935">
      <w:bodyDiv w:val="1"/>
      <w:marLeft w:val="0"/>
      <w:marRight w:val="0"/>
      <w:marTop w:val="0"/>
      <w:marBottom w:val="0"/>
      <w:divBdr>
        <w:top w:val="none" w:sz="0" w:space="0" w:color="auto"/>
        <w:left w:val="none" w:sz="0" w:space="0" w:color="auto"/>
        <w:bottom w:val="none" w:sz="0" w:space="0" w:color="auto"/>
        <w:right w:val="none" w:sz="0" w:space="0" w:color="auto"/>
      </w:divBdr>
    </w:div>
    <w:div w:id="1124815465">
      <w:bodyDiv w:val="1"/>
      <w:marLeft w:val="0"/>
      <w:marRight w:val="0"/>
      <w:marTop w:val="0"/>
      <w:marBottom w:val="0"/>
      <w:divBdr>
        <w:top w:val="none" w:sz="0" w:space="0" w:color="auto"/>
        <w:left w:val="none" w:sz="0" w:space="0" w:color="auto"/>
        <w:bottom w:val="none" w:sz="0" w:space="0" w:color="auto"/>
        <w:right w:val="none" w:sz="0" w:space="0" w:color="auto"/>
      </w:divBdr>
    </w:div>
    <w:div w:id="1126200837">
      <w:bodyDiv w:val="1"/>
      <w:marLeft w:val="0"/>
      <w:marRight w:val="0"/>
      <w:marTop w:val="0"/>
      <w:marBottom w:val="0"/>
      <w:divBdr>
        <w:top w:val="none" w:sz="0" w:space="0" w:color="auto"/>
        <w:left w:val="none" w:sz="0" w:space="0" w:color="auto"/>
        <w:bottom w:val="none" w:sz="0" w:space="0" w:color="auto"/>
        <w:right w:val="none" w:sz="0" w:space="0" w:color="auto"/>
      </w:divBdr>
    </w:div>
    <w:div w:id="1126394105">
      <w:bodyDiv w:val="1"/>
      <w:marLeft w:val="0"/>
      <w:marRight w:val="0"/>
      <w:marTop w:val="0"/>
      <w:marBottom w:val="0"/>
      <w:divBdr>
        <w:top w:val="none" w:sz="0" w:space="0" w:color="auto"/>
        <w:left w:val="none" w:sz="0" w:space="0" w:color="auto"/>
        <w:bottom w:val="none" w:sz="0" w:space="0" w:color="auto"/>
        <w:right w:val="none" w:sz="0" w:space="0" w:color="auto"/>
      </w:divBdr>
    </w:div>
    <w:div w:id="1127971757">
      <w:bodyDiv w:val="1"/>
      <w:marLeft w:val="0"/>
      <w:marRight w:val="0"/>
      <w:marTop w:val="0"/>
      <w:marBottom w:val="0"/>
      <w:divBdr>
        <w:top w:val="none" w:sz="0" w:space="0" w:color="auto"/>
        <w:left w:val="none" w:sz="0" w:space="0" w:color="auto"/>
        <w:bottom w:val="none" w:sz="0" w:space="0" w:color="auto"/>
        <w:right w:val="none" w:sz="0" w:space="0" w:color="auto"/>
      </w:divBdr>
    </w:div>
    <w:div w:id="1130126482">
      <w:bodyDiv w:val="1"/>
      <w:marLeft w:val="0"/>
      <w:marRight w:val="0"/>
      <w:marTop w:val="0"/>
      <w:marBottom w:val="0"/>
      <w:divBdr>
        <w:top w:val="none" w:sz="0" w:space="0" w:color="auto"/>
        <w:left w:val="none" w:sz="0" w:space="0" w:color="auto"/>
        <w:bottom w:val="none" w:sz="0" w:space="0" w:color="auto"/>
        <w:right w:val="none" w:sz="0" w:space="0" w:color="auto"/>
      </w:divBdr>
    </w:div>
    <w:div w:id="1130128716">
      <w:bodyDiv w:val="1"/>
      <w:marLeft w:val="0"/>
      <w:marRight w:val="0"/>
      <w:marTop w:val="0"/>
      <w:marBottom w:val="0"/>
      <w:divBdr>
        <w:top w:val="none" w:sz="0" w:space="0" w:color="auto"/>
        <w:left w:val="none" w:sz="0" w:space="0" w:color="auto"/>
        <w:bottom w:val="none" w:sz="0" w:space="0" w:color="auto"/>
        <w:right w:val="none" w:sz="0" w:space="0" w:color="auto"/>
      </w:divBdr>
    </w:div>
    <w:div w:id="1130171129">
      <w:bodyDiv w:val="1"/>
      <w:marLeft w:val="0"/>
      <w:marRight w:val="0"/>
      <w:marTop w:val="0"/>
      <w:marBottom w:val="0"/>
      <w:divBdr>
        <w:top w:val="none" w:sz="0" w:space="0" w:color="auto"/>
        <w:left w:val="none" w:sz="0" w:space="0" w:color="auto"/>
        <w:bottom w:val="none" w:sz="0" w:space="0" w:color="auto"/>
        <w:right w:val="none" w:sz="0" w:space="0" w:color="auto"/>
      </w:divBdr>
    </w:div>
    <w:div w:id="1130320998">
      <w:bodyDiv w:val="1"/>
      <w:marLeft w:val="0"/>
      <w:marRight w:val="0"/>
      <w:marTop w:val="0"/>
      <w:marBottom w:val="0"/>
      <w:divBdr>
        <w:top w:val="none" w:sz="0" w:space="0" w:color="auto"/>
        <w:left w:val="none" w:sz="0" w:space="0" w:color="auto"/>
        <w:bottom w:val="none" w:sz="0" w:space="0" w:color="auto"/>
        <w:right w:val="none" w:sz="0" w:space="0" w:color="auto"/>
      </w:divBdr>
    </w:div>
    <w:div w:id="1130980241">
      <w:bodyDiv w:val="1"/>
      <w:marLeft w:val="0"/>
      <w:marRight w:val="0"/>
      <w:marTop w:val="0"/>
      <w:marBottom w:val="0"/>
      <w:divBdr>
        <w:top w:val="none" w:sz="0" w:space="0" w:color="auto"/>
        <w:left w:val="none" w:sz="0" w:space="0" w:color="auto"/>
        <w:bottom w:val="none" w:sz="0" w:space="0" w:color="auto"/>
        <w:right w:val="none" w:sz="0" w:space="0" w:color="auto"/>
      </w:divBdr>
    </w:div>
    <w:div w:id="1131098584">
      <w:bodyDiv w:val="1"/>
      <w:marLeft w:val="0"/>
      <w:marRight w:val="0"/>
      <w:marTop w:val="0"/>
      <w:marBottom w:val="0"/>
      <w:divBdr>
        <w:top w:val="none" w:sz="0" w:space="0" w:color="auto"/>
        <w:left w:val="none" w:sz="0" w:space="0" w:color="auto"/>
        <w:bottom w:val="none" w:sz="0" w:space="0" w:color="auto"/>
        <w:right w:val="none" w:sz="0" w:space="0" w:color="auto"/>
      </w:divBdr>
    </w:div>
    <w:div w:id="1131166532">
      <w:bodyDiv w:val="1"/>
      <w:marLeft w:val="0"/>
      <w:marRight w:val="0"/>
      <w:marTop w:val="0"/>
      <w:marBottom w:val="0"/>
      <w:divBdr>
        <w:top w:val="none" w:sz="0" w:space="0" w:color="auto"/>
        <w:left w:val="none" w:sz="0" w:space="0" w:color="auto"/>
        <w:bottom w:val="none" w:sz="0" w:space="0" w:color="auto"/>
        <w:right w:val="none" w:sz="0" w:space="0" w:color="auto"/>
      </w:divBdr>
    </w:div>
    <w:div w:id="1132013948">
      <w:bodyDiv w:val="1"/>
      <w:marLeft w:val="0"/>
      <w:marRight w:val="0"/>
      <w:marTop w:val="0"/>
      <w:marBottom w:val="0"/>
      <w:divBdr>
        <w:top w:val="none" w:sz="0" w:space="0" w:color="auto"/>
        <w:left w:val="none" w:sz="0" w:space="0" w:color="auto"/>
        <w:bottom w:val="none" w:sz="0" w:space="0" w:color="auto"/>
        <w:right w:val="none" w:sz="0" w:space="0" w:color="auto"/>
      </w:divBdr>
    </w:div>
    <w:div w:id="1132017872">
      <w:bodyDiv w:val="1"/>
      <w:marLeft w:val="0"/>
      <w:marRight w:val="0"/>
      <w:marTop w:val="0"/>
      <w:marBottom w:val="0"/>
      <w:divBdr>
        <w:top w:val="none" w:sz="0" w:space="0" w:color="auto"/>
        <w:left w:val="none" w:sz="0" w:space="0" w:color="auto"/>
        <w:bottom w:val="none" w:sz="0" w:space="0" w:color="auto"/>
        <w:right w:val="none" w:sz="0" w:space="0" w:color="auto"/>
      </w:divBdr>
    </w:div>
    <w:div w:id="1132134607">
      <w:bodyDiv w:val="1"/>
      <w:marLeft w:val="0"/>
      <w:marRight w:val="0"/>
      <w:marTop w:val="0"/>
      <w:marBottom w:val="0"/>
      <w:divBdr>
        <w:top w:val="none" w:sz="0" w:space="0" w:color="auto"/>
        <w:left w:val="none" w:sz="0" w:space="0" w:color="auto"/>
        <w:bottom w:val="none" w:sz="0" w:space="0" w:color="auto"/>
        <w:right w:val="none" w:sz="0" w:space="0" w:color="auto"/>
      </w:divBdr>
    </w:div>
    <w:div w:id="1132212641">
      <w:bodyDiv w:val="1"/>
      <w:marLeft w:val="0"/>
      <w:marRight w:val="0"/>
      <w:marTop w:val="0"/>
      <w:marBottom w:val="0"/>
      <w:divBdr>
        <w:top w:val="none" w:sz="0" w:space="0" w:color="auto"/>
        <w:left w:val="none" w:sz="0" w:space="0" w:color="auto"/>
        <w:bottom w:val="none" w:sz="0" w:space="0" w:color="auto"/>
        <w:right w:val="none" w:sz="0" w:space="0" w:color="auto"/>
      </w:divBdr>
    </w:div>
    <w:div w:id="1132821633">
      <w:bodyDiv w:val="1"/>
      <w:marLeft w:val="0"/>
      <w:marRight w:val="0"/>
      <w:marTop w:val="0"/>
      <w:marBottom w:val="0"/>
      <w:divBdr>
        <w:top w:val="none" w:sz="0" w:space="0" w:color="auto"/>
        <w:left w:val="none" w:sz="0" w:space="0" w:color="auto"/>
        <w:bottom w:val="none" w:sz="0" w:space="0" w:color="auto"/>
        <w:right w:val="none" w:sz="0" w:space="0" w:color="auto"/>
      </w:divBdr>
    </w:div>
    <w:div w:id="1133016917">
      <w:bodyDiv w:val="1"/>
      <w:marLeft w:val="0"/>
      <w:marRight w:val="0"/>
      <w:marTop w:val="0"/>
      <w:marBottom w:val="0"/>
      <w:divBdr>
        <w:top w:val="none" w:sz="0" w:space="0" w:color="auto"/>
        <w:left w:val="none" w:sz="0" w:space="0" w:color="auto"/>
        <w:bottom w:val="none" w:sz="0" w:space="0" w:color="auto"/>
        <w:right w:val="none" w:sz="0" w:space="0" w:color="auto"/>
      </w:divBdr>
    </w:div>
    <w:div w:id="1133139969">
      <w:bodyDiv w:val="1"/>
      <w:marLeft w:val="0"/>
      <w:marRight w:val="0"/>
      <w:marTop w:val="0"/>
      <w:marBottom w:val="0"/>
      <w:divBdr>
        <w:top w:val="none" w:sz="0" w:space="0" w:color="auto"/>
        <w:left w:val="none" w:sz="0" w:space="0" w:color="auto"/>
        <w:bottom w:val="none" w:sz="0" w:space="0" w:color="auto"/>
        <w:right w:val="none" w:sz="0" w:space="0" w:color="auto"/>
      </w:divBdr>
    </w:div>
    <w:div w:id="1133906724">
      <w:bodyDiv w:val="1"/>
      <w:marLeft w:val="0"/>
      <w:marRight w:val="0"/>
      <w:marTop w:val="0"/>
      <w:marBottom w:val="0"/>
      <w:divBdr>
        <w:top w:val="none" w:sz="0" w:space="0" w:color="auto"/>
        <w:left w:val="none" w:sz="0" w:space="0" w:color="auto"/>
        <w:bottom w:val="none" w:sz="0" w:space="0" w:color="auto"/>
        <w:right w:val="none" w:sz="0" w:space="0" w:color="auto"/>
      </w:divBdr>
    </w:div>
    <w:div w:id="1134714753">
      <w:bodyDiv w:val="1"/>
      <w:marLeft w:val="0"/>
      <w:marRight w:val="0"/>
      <w:marTop w:val="0"/>
      <w:marBottom w:val="0"/>
      <w:divBdr>
        <w:top w:val="none" w:sz="0" w:space="0" w:color="auto"/>
        <w:left w:val="none" w:sz="0" w:space="0" w:color="auto"/>
        <w:bottom w:val="none" w:sz="0" w:space="0" w:color="auto"/>
        <w:right w:val="none" w:sz="0" w:space="0" w:color="auto"/>
      </w:divBdr>
    </w:div>
    <w:div w:id="1134759208">
      <w:bodyDiv w:val="1"/>
      <w:marLeft w:val="0"/>
      <w:marRight w:val="0"/>
      <w:marTop w:val="0"/>
      <w:marBottom w:val="0"/>
      <w:divBdr>
        <w:top w:val="none" w:sz="0" w:space="0" w:color="auto"/>
        <w:left w:val="none" w:sz="0" w:space="0" w:color="auto"/>
        <w:bottom w:val="none" w:sz="0" w:space="0" w:color="auto"/>
        <w:right w:val="none" w:sz="0" w:space="0" w:color="auto"/>
      </w:divBdr>
    </w:div>
    <w:div w:id="1134837166">
      <w:bodyDiv w:val="1"/>
      <w:marLeft w:val="0"/>
      <w:marRight w:val="0"/>
      <w:marTop w:val="0"/>
      <w:marBottom w:val="0"/>
      <w:divBdr>
        <w:top w:val="none" w:sz="0" w:space="0" w:color="auto"/>
        <w:left w:val="none" w:sz="0" w:space="0" w:color="auto"/>
        <w:bottom w:val="none" w:sz="0" w:space="0" w:color="auto"/>
        <w:right w:val="none" w:sz="0" w:space="0" w:color="auto"/>
      </w:divBdr>
    </w:div>
    <w:div w:id="1134905948">
      <w:bodyDiv w:val="1"/>
      <w:marLeft w:val="0"/>
      <w:marRight w:val="0"/>
      <w:marTop w:val="0"/>
      <w:marBottom w:val="0"/>
      <w:divBdr>
        <w:top w:val="none" w:sz="0" w:space="0" w:color="auto"/>
        <w:left w:val="none" w:sz="0" w:space="0" w:color="auto"/>
        <w:bottom w:val="none" w:sz="0" w:space="0" w:color="auto"/>
        <w:right w:val="none" w:sz="0" w:space="0" w:color="auto"/>
      </w:divBdr>
    </w:div>
    <w:div w:id="1135021706">
      <w:bodyDiv w:val="1"/>
      <w:marLeft w:val="0"/>
      <w:marRight w:val="0"/>
      <w:marTop w:val="0"/>
      <w:marBottom w:val="0"/>
      <w:divBdr>
        <w:top w:val="none" w:sz="0" w:space="0" w:color="auto"/>
        <w:left w:val="none" w:sz="0" w:space="0" w:color="auto"/>
        <w:bottom w:val="none" w:sz="0" w:space="0" w:color="auto"/>
        <w:right w:val="none" w:sz="0" w:space="0" w:color="auto"/>
      </w:divBdr>
    </w:div>
    <w:div w:id="1135374937">
      <w:bodyDiv w:val="1"/>
      <w:marLeft w:val="0"/>
      <w:marRight w:val="0"/>
      <w:marTop w:val="0"/>
      <w:marBottom w:val="0"/>
      <w:divBdr>
        <w:top w:val="none" w:sz="0" w:space="0" w:color="auto"/>
        <w:left w:val="none" w:sz="0" w:space="0" w:color="auto"/>
        <w:bottom w:val="none" w:sz="0" w:space="0" w:color="auto"/>
        <w:right w:val="none" w:sz="0" w:space="0" w:color="auto"/>
      </w:divBdr>
    </w:div>
    <w:div w:id="1135375024">
      <w:bodyDiv w:val="1"/>
      <w:marLeft w:val="0"/>
      <w:marRight w:val="0"/>
      <w:marTop w:val="0"/>
      <w:marBottom w:val="0"/>
      <w:divBdr>
        <w:top w:val="none" w:sz="0" w:space="0" w:color="auto"/>
        <w:left w:val="none" w:sz="0" w:space="0" w:color="auto"/>
        <w:bottom w:val="none" w:sz="0" w:space="0" w:color="auto"/>
        <w:right w:val="none" w:sz="0" w:space="0" w:color="auto"/>
      </w:divBdr>
    </w:div>
    <w:div w:id="1135870492">
      <w:bodyDiv w:val="1"/>
      <w:marLeft w:val="0"/>
      <w:marRight w:val="0"/>
      <w:marTop w:val="0"/>
      <w:marBottom w:val="0"/>
      <w:divBdr>
        <w:top w:val="none" w:sz="0" w:space="0" w:color="auto"/>
        <w:left w:val="none" w:sz="0" w:space="0" w:color="auto"/>
        <w:bottom w:val="none" w:sz="0" w:space="0" w:color="auto"/>
        <w:right w:val="none" w:sz="0" w:space="0" w:color="auto"/>
      </w:divBdr>
    </w:div>
    <w:div w:id="1136223473">
      <w:bodyDiv w:val="1"/>
      <w:marLeft w:val="0"/>
      <w:marRight w:val="0"/>
      <w:marTop w:val="0"/>
      <w:marBottom w:val="0"/>
      <w:divBdr>
        <w:top w:val="none" w:sz="0" w:space="0" w:color="auto"/>
        <w:left w:val="none" w:sz="0" w:space="0" w:color="auto"/>
        <w:bottom w:val="none" w:sz="0" w:space="0" w:color="auto"/>
        <w:right w:val="none" w:sz="0" w:space="0" w:color="auto"/>
      </w:divBdr>
    </w:div>
    <w:div w:id="1136294490">
      <w:bodyDiv w:val="1"/>
      <w:marLeft w:val="0"/>
      <w:marRight w:val="0"/>
      <w:marTop w:val="0"/>
      <w:marBottom w:val="0"/>
      <w:divBdr>
        <w:top w:val="none" w:sz="0" w:space="0" w:color="auto"/>
        <w:left w:val="none" w:sz="0" w:space="0" w:color="auto"/>
        <w:bottom w:val="none" w:sz="0" w:space="0" w:color="auto"/>
        <w:right w:val="none" w:sz="0" w:space="0" w:color="auto"/>
      </w:divBdr>
    </w:div>
    <w:div w:id="1136878348">
      <w:bodyDiv w:val="1"/>
      <w:marLeft w:val="0"/>
      <w:marRight w:val="0"/>
      <w:marTop w:val="0"/>
      <w:marBottom w:val="0"/>
      <w:divBdr>
        <w:top w:val="none" w:sz="0" w:space="0" w:color="auto"/>
        <w:left w:val="none" w:sz="0" w:space="0" w:color="auto"/>
        <w:bottom w:val="none" w:sz="0" w:space="0" w:color="auto"/>
        <w:right w:val="none" w:sz="0" w:space="0" w:color="auto"/>
      </w:divBdr>
    </w:div>
    <w:div w:id="1137184572">
      <w:bodyDiv w:val="1"/>
      <w:marLeft w:val="0"/>
      <w:marRight w:val="0"/>
      <w:marTop w:val="0"/>
      <w:marBottom w:val="0"/>
      <w:divBdr>
        <w:top w:val="none" w:sz="0" w:space="0" w:color="auto"/>
        <w:left w:val="none" w:sz="0" w:space="0" w:color="auto"/>
        <w:bottom w:val="none" w:sz="0" w:space="0" w:color="auto"/>
        <w:right w:val="none" w:sz="0" w:space="0" w:color="auto"/>
      </w:divBdr>
    </w:div>
    <w:div w:id="1137377354">
      <w:bodyDiv w:val="1"/>
      <w:marLeft w:val="0"/>
      <w:marRight w:val="0"/>
      <w:marTop w:val="0"/>
      <w:marBottom w:val="0"/>
      <w:divBdr>
        <w:top w:val="none" w:sz="0" w:space="0" w:color="auto"/>
        <w:left w:val="none" w:sz="0" w:space="0" w:color="auto"/>
        <w:bottom w:val="none" w:sz="0" w:space="0" w:color="auto"/>
        <w:right w:val="none" w:sz="0" w:space="0" w:color="auto"/>
      </w:divBdr>
    </w:div>
    <w:div w:id="1137800146">
      <w:bodyDiv w:val="1"/>
      <w:marLeft w:val="0"/>
      <w:marRight w:val="0"/>
      <w:marTop w:val="0"/>
      <w:marBottom w:val="0"/>
      <w:divBdr>
        <w:top w:val="none" w:sz="0" w:space="0" w:color="auto"/>
        <w:left w:val="none" w:sz="0" w:space="0" w:color="auto"/>
        <w:bottom w:val="none" w:sz="0" w:space="0" w:color="auto"/>
        <w:right w:val="none" w:sz="0" w:space="0" w:color="auto"/>
      </w:divBdr>
    </w:div>
    <w:div w:id="1138955759">
      <w:bodyDiv w:val="1"/>
      <w:marLeft w:val="0"/>
      <w:marRight w:val="0"/>
      <w:marTop w:val="0"/>
      <w:marBottom w:val="0"/>
      <w:divBdr>
        <w:top w:val="none" w:sz="0" w:space="0" w:color="auto"/>
        <w:left w:val="none" w:sz="0" w:space="0" w:color="auto"/>
        <w:bottom w:val="none" w:sz="0" w:space="0" w:color="auto"/>
        <w:right w:val="none" w:sz="0" w:space="0" w:color="auto"/>
      </w:divBdr>
    </w:div>
    <w:div w:id="1139179313">
      <w:bodyDiv w:val="1"/>
      <w:marLeft w:val="0"/>
      <w:marRight w:val="0"/>
      <w:marTop w:val="0"/>
      <w:marBottom w:val="0"/>
      <w:divBdr>
        <w:top w:val="none" w:sz="0" w:space="0" w:color="auto"/>
        <w:left w:val="none" w:sz="0" w:space="0" w:color="auto"/>
        <w:bottom w:val="none" w:sz="0" w:space="0" w:color="auto"/>
        <w:right w:val="none" w:sz="0" w:space="0" w:color="auto"/>
      </w:divBdr>
    </w:div>
    <w:div w:id="1140221752">
      <w:bodyDiv w:val="1"/>
      <w:marLeft w:val="0"/>
      <w:marRight w:val="0"/>
      <w:marTop w:val="0"/>
      <w:marBottom w:val="0"/>
      <w:divBdr>
        <w:top w:val="none" w:sz="0" w:space="0" w:color="auto"/>
        <w:left w:val="none" w:sz="0" w:space="0" w:color="auto"/>
        <w:bottom w:val="none" w:sz="0" w:space="0" w:color="auto"/>
        <w:right w:val="none" w:sz="0" w:space="0" w:color="auto"/>
      </w:divBdr>
    </w:div>
    <w:div w:id="1140614335">
      <w:bodyDiv w:val="1"/>
      <w:marLeft w:val="0"/>
      <w:marRight w:val="0"/>
      <w:marTop w:val="0"/>
      <w:marBottom w:val="0"/>
      <w:divBdr>
        <w:top w:val="none" w:sz="0" w:space="0" w:color="auto"/>
        <w:left w:val="none" w:sz="0" w:space="0" w:color="auto"/>
        <w:bottom w:val="none" w:sz="0" w:space="0" w:color="auto"/>
        <w:right w:val="none" w:sz="0" w:space="0" w:color="auto"/>
      </w:divBdr>
    </w:div>
    <w:div w:id="1141263195">
      <w:bodyDiv w:val="1"/>
      <w:marLeft w:val="0"/>
      <w:marRight w:val="0"/>
      <w:marTop w:val="0"/>
      <w:marBottom w:val="0"/>
      <w:divBdr>
        <w:top w:val="none" w:sz="0" w:space="0" w:color="auto"/>
        <w:left w:val="none" w:sz="0" w:space="0" w:color="auto"/>
        <w:bottom w:val="none" w:sz="0" w:space="0" w:color="auto"/>
        <w:right w:val="none" w:sz="0" w:space="0" w:color="auto"/>
      </w:divBdr>
    </w:div>
    <w:div w:id="1142846713">
      <w:bodyDiv w:val="1"/>
      <w:marLeft w:val="0"/>
      <w:marRight w:val="0"/>
      <w:marTop w:val="0"/>
      <w:marBottom w:val="0"/>
      <w:divBdr>
        <w:top w:val="none" w:sz="0" w:space="0" w:color="auto"/>
        <w:left w:val="none" w:sz="0" w:space="0" w:color="auto"/>
        <w:bottom w:val="none" w:sz="0" w:space="0" w:color="auto"/>
        <w:right w:val="none" w:sz="0" w:space="0" w:color="auto"/>
      </w:divBdr>
    </w:div>
    <w:div w:id="1143737206">
      <w:bodyDiv w:val="1"/>
      <w:marLeft w:val="0"/>
      <w:marRight w:val="0"/>
      <w:marTop w:val="0"/>
      <w:marBottom w:val="0"/>
      <w:divBdr>
        <w:top w:val="none" w:sz="0" w:space="0" w:color="auto"/>
        <w:left w:val="none" w:sz="0" w:space="0" w:color="auto"/>
        <w:bottom w:val="none" w:sz="0" w:space="0" w:color="auto"/>
        <w:right w:val="none" w:sz="0" w:space="0" w:color="auto"/>
      </w:divBdr>
    </w:div>
    <w:div w:id="1145201787">
      <w:bodyDiv w:val="1"/>
      <w:marLeft w:val="0"/>
      <w:marRight w:val="0"/>
      <w:marTop w:val="0"/>
      <w:marBottom w:val="0"/>
      <w:divBdr>
        <w:top w:val="none" w:sz="0" w:space="0" w:color="auto"/>
        <w:left w:val="none" w:sz="0" w:space="0" w:color="auto"/>
        <w:bottom w:val="none" w:sz="0" w:space="0" w:color="auto"/>
        <w:right w:val="none" w:sz="0" w:space="0" w:color="auto"/>
      </w:divBdr>
    </w:div>
    <w:div w:id="1146244173">
      <w:bodyDiv w:val="1"/>
      <w:marLeft w:val="0"/>
      <w:marRight w:val="0"/>
      <w:marTop w:val="0"/>
      <w:marBottom w:val="0"/>
      <w:divBdr>
        <w:top w:val="none" w:sz="0" w:space="0" w:color="auto"/>
        <w:left w:val="none" w:sz="0" w:space="0" w:color="auto"/>
        <w:bottom w:val="none" w:sz="0" w:space="0" w:color="auto"/>
        <w:right w:val="none" w:sz="0" w:space="0" w:color="auto"/>
      </w:divBdr>
    </w:div>
    <w:div w:id="1146314390">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46582861">
      <w:bodyDiv w:val="1"/>
      <w:marLeft w:val="0"/>
      <w:marRight w:val="0"/>
      <w:marTop w:val="0"/>
      <w:marBottom w:val="0"/>
      <w:divBdr>
        <w:top w:val="none" w:sz="0" w:space="0" w:color="auto"/>
        <w:left w:val="none" w:sz="0" w:space="0" w:color="auto"/>
        <w:bottom w:val="none" w:sz="0" w:space="0" w:color="auto"/>
        <w:right w:val="none" w:sz="0" w:space="0" w:color="auto"/>
      </w:divBdr>
    </w:div>
    <w:div w:id="1147208791">
      <w:bodyDiv w:val="1"/>
      <w:marLeft w:val="0"/>
      <w:marRight w:val="0"/>
      <w:marTop w:val="0"/>
      <w:marBottom w:val="0"/>
      <w:divBdr>
        <w:top w:val="none" w:sz="0" w:space="0" w:color="auto"/>
        <w:left w:val="none" w:sz="0" w:space="0" w:color="auto"/>
        <w:bottom w:val="none" w:sz="0" w:space="0" w:color="auto"/>
        <w:right w:val="none" w:sz="0" w:space="0" w:color="auto"/>
      </w:divBdr>
    </w:div>
    <w:div w:id="1147435292">
      <w:bodyDiv w:val="1"/>
      <w:marLeft w:val="0"/>
      <w:marRight w:val="0"/>
      <w:marTop w:val="0"/>
      <w:marBottom w:val="0"/>
      <w:divBdr>
        <w:top w:val="none" w:sz="0" w:space="0" w:color="auto"/>
        <w:left w:val="none" w:sz="0" w:space="0" w:color="auto"/>
        <w:bottom w:val="none" w:sz="0" w:space="0" w:color="auto"/>
        <w:right w:val="none" w:sz="0" w:space="0" w:color="auto"/>
      </w:divBdr>
    </w:div>
    <w:div w:id="1149127427">
      <w:bodyDiv w:val="1"/>
      <w:marLeft w:val="0"/>
      <w:marRight w:val="0"/>
      <w:marTop w:val="0"/>
      <w:marBottom w:val="0"/>
      <w:divBdr>
        <w:top w:val="none" w:sz="0" w:space="0" w:color="auto"/>
        <w:left w:val="none" w:sz="0" w:space="0" w:color="auto"/>
        <w:bottom w:val="none" w:sz="0" w:space="0" w:color="auto"/>
        <w:right w:val="none" w:sz="0" w:space="0" w:color="auto"/>
      </w:divBdr>
    </w:div>
    <w:div w:id="1149174415">
      <w:bodyDiv w:val="1"/>
      <w:marLeft w:val="0"/>
      <w:marRight w:val="0"/>
      <w:marTop w:val="0"/>
      <w:marBottom w:val="0"/>
      <w:divBdr>
        <w:top w:val="none" w:sz="0" w:space="0" w:color="auto"/>
        <w:left w:val="none" w:sz="0" w:space="0" w:color="auto"/>
        <w:bottom w:val="none" w:sz="0" w:space="0" w:color="auto"/>
        <w:right w:val="none" w:sz="0" w:space="0" w:color="auto"/>
      </w:divBdr>
    </w:div>
    <w:div w:id="1149831945">
      <w:bodyDiv w:val="1"/>
      <w:marLeft w:val="0"/>
      <w:marRight w:val="0"/>
      <w:marTop w:val="0"/>
      <w:marBottom w:val="0"/>
      <w:divBdr>
        <w:top w:val="none" w:sz="0" w:space="0" w:color="auto"/>
        <w:left w:val="none" w:sz="0" w:space="0" w:color="auto"/>
        <w:bottom w:val="none" w:sz="0" w:space="0" w:color="auto"/>
        <w:right w:val="none" w:sz="0" w:space="0" w:color="auto"/>
      </w:divBdr>
    </w:div>
    <w:div w:id="1150630841">
      <w:bodyDiv w:val="1"/>
      <w:marLeft w:val="0"/>
      <w:marRight w:val="0"/>
      <w:marTop w:val="0"/>
      <w:marBottom w:val="0"/>
      <w:divBdr>
        <w:top w:val="none" w:sz="0" w:space="0" w:color="auto"/>
        <w:left w:val="none" w:sz="0" w:space="0" w:color="auto"/>
        <w:bottom w:val="none" w:sz="0" w:space="0" w:color="auto"/>
        <w:right w:val="none" w:sz="0" w:space="0" w:color="auto"/>
      </w:divBdr>
    </w:div>
    <w:div w:id="1150944600">
      <w:bodyDiv w:val="1"/>
      <w:marLeft w:val="0"/>
      <w:marRight w:val="0"/>
      <w:marTop w:val="0"/>
      <w:marBottom w:val="0"/>
      <w:divBdr>
        <w:top w:val="none" w:sz="0" w:space="0" w:color="auto"/>
        <w:left w:val="none" w:sz="0" w:space="0" w:color="auto"/>
        <w:bottom w:val="none" w:sz="0" w:space="0" w:color="auto"/>
        <w:right w:val="none" w:sz="0" w:space="0" w:color="auto"/>
      </w:divBdr>
    </w:div>
    <w:div w:id="1151560385">
      <w:bodyDiv w:val="1"/>
      <w:marLeft w:val="0"/>
      <w:marRight w:val="0"/>
      <w:marTop w:val="0"/>
      <w:marBottom w:val="0"/>
      <w:divBdr>
        <w:top w:val="none" w:sz="0" w:space="0" w:color="auto"/>
        <w:left w:val="none" w:sz="0" w:space="0" w:color="auto"/>
        <w:bottom w:val="none" w:sz="0" w:space="0" w:color="auto"/>
        <w:right w:val="none" w:sz="0" w:space="0" w:color="auto"/>
      </w:divBdr>
    </w:div>
    <w:div w:id="1151798138">
      <w:bodyDiv w:val="1"/>
      <w:marLeft w:val="0"/>
      <w:marRight w:val="0"/>
      <w:marTop w:val="0"/>
      <w:marBottom w:val="0"/>
      <w:divBdr>
        <w:top w:val="none" w:sz="0" w:space="0" w:color="auto"/>
        <w:left w:val="none" w:sz="0" w:space="0" w:color="auto"/>
        <w:bottom w:val="none" w:sz="0" w:space="0" w:color="auto"/>
        <w:right w:val="none" w:sz="0" w:space="0" w:color="auto"/>
      </w:divBdr>
    </w:div>
    <w:div w:id="1151823343">
      <w:bodyDiv w:val="1"/>
      <w:marLeft w:val="0"/>
      <w:marRight w:val="0"/>
      <w:marTop w:val="0"/>
      <w:marBottom w:val="0"/>
      <w:divBdr>
        <w:top w:val="none" w:sz="0" w:space="0" w:color="auto"/>
        <w:left w:val="none" w:sz="0" w:space="0" w:color="auto"/>
        <w:bottom w:val="none" w:sz="0" w:space="0" w:color="auto"/>
        <w:right w:val="none" w:sz="0" w:space="0" w:color="auto"/>
      </w:divBdr>
    </w:div>
    <w:div w:id="1151948173">
      <w:bodyDiv w:val="1"/>
      <w:marLeft w:val="0"/>
      <w:marRight w:val="0"/>
      <w:marTop w:val="0"/>
      <w:marBottom w:val="0"/>
      <w:divBdr>
        <w:top w:val="none" w:sz="0" w:space="0" w:color="auto"/>
        <w:left w:val="none" w:sz="0" w:space="0" w:color="auto"/>
        <w:bottom w:val="none" w:sz="0" w:space="0" w:color="auto"/>
        <w:right w:val="none" w:sz="0" w:space="0" w:color="auto"/>
      </w:divBdr>
    </w:div>
    <w:div w:id="1152335972">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3913766">
      <w:bodyDiv w:val="1"/>
      <w:marLeft w:val="0"/>
      <w:marRight w:val="0"/>
      <w:marTop w:val="0"/>
      <w:marBottom w:val="0"/>
      <w:divBdr>
        <w:top w:val="none" w:sz="0" w:space="0" w:color="auto"/>
        <w:left w:val="none" w:sz="0" w:space="0" w:color="auto"/>
        <w:bottom w:val="none" w:sz="0" w:space="0" w:color="auto"/>
        <w:right w:val="none" w:sz="0" w:space="0" w:color="auto"/>
      </w:divBdr>
    </w:div>
    <w:div w:id="1154179696">
      <w:bodyDiv w:val="1"/>
      <w:marLeft w:val="0"/>
      <w:marRight w:val="0"/>
      <w:marTop w:val="0"/>
      <w:marBottom w:val="0"/>
      <w:divBdr>
        <w:top w:val="none" w:sz="0" w:space="0" w:color="auto"/>
        <w:left w:val="none" w:sz="0" w:space="0" w:color="auto"/>
        <w:bottom w:val="none" w:sz="0" w:space="0" w:color="auto"/>
        <w:right w:val="none" w:sz="0" w:space="0" w:color="auto"/>
      </w:divBdr>
    </w:div>
    <w:div w:id="1154493976">
      <w:bodyDiv w:val="1"/>
      <w:marLeft w:val="0"/>
      <w:marRight w:val="0"/>
      <w:marTop w:val="0"/>
      <w:marBottom w:val="0"/>
      <w:divBdr>
        <w:top w:val="none" w:sz="0" w:space="0" w:color="auto"/>
        <w:left w:val="none" w:sz="0" w:space="0" w:color="auto"/>
        <w:bottom w:val="none" w:sz="0" w:space="0" w:color="auto"/>
        <w:right w:val="none" w:sz="0" w:space="0" w:color="auto"/>
      </w:divBdr>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6720713">
      <w:bodyDiv w:val="1"/>
      <w:marLeft w:val="0"/>
      <w:marRight w:val="0"/>
      <w:marTop w:val="0"/>
      <w:marBottom w:val="0"/>
      <w:divBdr>
        <w:top w:val="none" w:sz="0" w:space="0" w:color="auto"/>
        <w:left w:val="none" w:sz="0" w:space="0" w:color="auto"/>
        <w:bottom w:val="none" w:sz="0" w:space="0" w:color="auto"/>
        <w:right w:val="none" w:sz="0" w:space="0" w:color="auto"/>
      </w:divBdr>
    </w:div>
    <w:div w:id="1158768093">
      <w:bodyDiv w:val="1"/>
      <w:marLeft w:val="0"/>
      <w:marRight w:val="0"/>
      <w:marTop w:val="0"/>
      <w:marBottom w:val="0"/>
      <w:divBdr>
        <w:top w:val="none" w:sz="0" w:space="0" w:color="auto"/>
        <w:left w:val="none" w:sz="0" w:space="0" w:color="auto"/>
        <w:bottom w:val="none" w:sz="0" w:space="0" w:color="auto"/>
        <w:right w:val="none" w:sz="0" w:space="0" w:color="auto"/>
      </w:divBdr>
    </w:div>
    <w:div w:id="1158810577">
      <w:bodyDiv w:val="1"/>
      <w:marLeft w:val="0"/>
      <w:marRight w:val="0"/>
      <w:marTop w:val="0"/>
      <w:marBottom w:val="0"/>
      <w:divBdr>
        <w:top w:val="none" w:sz="0" w:space="0" w:color="auto"/>
        <w:left w:val="none" w:sz="0" w:space="0" w:color="auto"/>
        <w:bottom w:val="none" w:sz="0" w:space="0" w:color="auto"/>
        <w:right w:val="none" w:sz="0" w:space="0" w:color="auto"/>
      </w:divBdr>
    </w:div>
    <w:div w:id="1159343308">
      <w:bodyDiv w:val="1"/>
      <w:marLeft w:val="0"/>
      <w:marRight w:val="0"/>
      <w:marTop w:val="0"/>
      <w:marBottom w:val="0"/>
      <w:divBdr>
        <w:top w:val="none" w:sz="0" w:space="0" w:color="auto"/>
        <w:left w:val="none" w:sz="0" w:space="0" w:color="auto"/>
        <w:bottom w:val="none" w:sz="0" w:space="0" w:color="auto"/>
        <w:right w:val="none" w:sz="0" w:space="0" w:color="auto"/>
      </w:divBdr>
    </w:div>
    <w:div w:id="1159425577">
      <w:bodyDiv w:val="1"/>
      <w:marLeft w:val="0"/>
      <w:marRight w:val="0"/>
      <w:marTop w:val="0"/>
      <w:marBottom w:val="0"/>
      <w:divBdr>
        <w:top w:val="none" w:sz="0" w:space="0" w:color="auto"/>
        <w:left w:val="none" w:sz="0" w:space="0" w:color="auto"/>
        <w:bottom w:val="none" w:sz="0" w:space="0" w:color="auto"/>
        <w:right w:val="none" w:sz="0" w:space="0" w:color="auto"/>
      </w:divBdr>
    </w:div>
    <w:div w:id="1159731442">
      <w:bodyDiv w:val="1"/>
      <w:marLeft w:val="0"/>
      <w:marRight w:val="0"/>
      <w:marTop w:val="0"/>
      <w:marBottom w:val="0"/>
      <w:divBdr>
        <w:top w:val="none" w:sz="0" w:space="0" w:color="auto"/>
        <w:left w:val="none" w:sz="0" w:space="0" w:color="auto"/>
        <w:bottom w:val="none" w:sz="0" w:space="0" w:color="auto"/>
        <w:right w:val="none" w:sz="0" w:space="0" w:color="auto"/>
      </w:divBdr>
    </w:div>
    <w:div w:id="1160266397">
      <w:bodyDiv w:val="1"/>
      <w:marLeft w:val="0"/>
      <w:marRight w:val="0"/>
      <w:marTop w:val="0"/>
      <w:marBottom w:val="0"/>
      <w:divBdr>
        <w:top w:val="none" w:sz="0" w:space="0" w:color="auto"/>
        <w:left w:val="none" w:sz="0" w:space="0" w:color="auto"/>
        <w:bottom w:val="none" w:sz="0" w:space="0" w:color="auto"/>
        <w:right w:val="none" w:sz="0" w:space="0" w:color="auto"/>
      </w:divBdr>
    </w:div>
    <w:div w:id="1160586620">
      <w:bodyDiv w:val="1"/>
      <w:marLeft w:val="0"/>
      <w:marRight w:val="0"/>
      <w:marTop w:val="0"/>
      <w:marBottom w:val="0"/>
      <w:divBdr>
        <w:top w:val="none" w:sz="0" w:space="0" w:color="auto"/>
        <w:left w:val="none" w:sz="0" w:space="0" w:color="auto"/>
        <w:bottom w:val="none" w:sz="0" w:space="0" w:color="auto"/>
        <w:right w:val="none" w:sz="0" w:space="0" w:color="auto"/>
      </w:divBdr>
    </w:div>
    <w:div w:id="1160656478">
      <w:bodyDiv w:val="1"/>
      <w:marLeft w:val="0"/>
      <w:marRight w:val="0"/>
      <w:marTop w:val="0"/>
      <w:marBottom w:val="0"/>
      <w:divBdr>
        <w:top w:val="none" w:sz="0" w:space="0" w:color="auto"/>
        <w:left w:val="none" w:sz="0" w:space="0" w:color="auto"/>
        <w:bottom w:val="none" w:sz="0" w:space="0" w:color="auto"/>
        <w:right w:val="none" w:sz="0" w:space="0" w:color="auto"/>
      </w:divBdr>
    </w:div>
    <w:div w:id="1161045967">
      <w:bodyDiv w:val="1"/>
      <w:marLeft w:val="0"/>
      <w:marRight w:val="0"/>
      <w:marTop w:val="0"/>
      <w:marBottom w:val="0"/>
      <w:divBdr>
        <w:top w:val="none" w:sz="0" w:space="0" w:color="auto"/>
        <w:left w:val="none" w:sz="0" w:space="0" w:color="auto"/>
        <w:bottom w:val="none" w:sz="0" w:space="0" w:color="auto"/>
        <w:right w:val="none" w:sz="0" w:space="0" w:color="auto"/>
      </w:divBdr>
    </w:div>
    <w:div w:id="1161189696">
      <w:bodyDiv w:val="1"/>
      <w:marLeft w:val="0"/>
      <w:marRight w:val="0"/>
      <w:marTop w:val="0"/>
      <w:marBottom w:val="0"/>
      <w:divBdr>
        <w:top w:val="none" w:sz="0" w:space="0" w:color="auto"/>
        <w:left w:val="none" w:sz="0" w:space="0" w:color="auto"/>
        <w:bottom w:val="none" w:sz="0" w:space="0" w:color="auto"/>
        <w:right w:val="none" w:sz="0" w:space="0" w:color="auto"/>
      </w:divBdr>
    </w:div>
    <w:div w:id="1161238079">
      <w:bodyDiv w:val="1"/>
      <w:marLeft w:val="0"/>
      <w:marRight w:val="0"/>
      <w:marTop w:val="0"/>
      <w:marBottom w:val="0"/>
      <w:divBdr>
        <w:top w:val="none" w:sz="0" w:space="0" w:color="auto"/>
        <w:left w:val="none" w:sz="0" w:space="0" w:color="auto"/>
        <w:bottom w:val="none" w:sz="0" w:space="0" w:color="auto"/>
        <w:right w:val="none" w:sz="0" w:space="0" w:color="auto"/>
      </w:divBdr>
    </w:div>
    <w:div w:id="1161851424">
      <w:bodyDiv w:val="1"/>
      <w:marLeft w:val="0"/>
      <w:marRight w:val="0"/>
      <w:marTop w:val="0"/>
      <w:marBottom w:val="0"/>
      <w:divBdr>
        <w:top w:val="none" w:sz="0" w:space="0" w:color="auto"/>
        <w:left w:val="none" w:sz="0" w:space="0" w:color="auto"/>
        <w:bottom w:val="none" w:sz="0" w:space="0" w:color="auto"/>
        <w:right w:val="none" w:sz="0" w:space="0" w:color="auto"/>
      </w:divBdr>
    </w:div>
    <w:div w:id="1161852927">
      <w:bodyDiv w:val="1"/>
      <w:marLeft w:val="0"/>
      <w:marRight w:val="0"/>
      <w:marTop w:val="0"/>
      <w:marBottom w:val="0"/>
      <w:divBdr>
        <w:top w:val="none" w:sz="0" w:space="0" w:color="auto"/>
        <w:left w:val="none" w:sz="0" w:space="0" w:color="auto"/>
        <w:bottom w:val="none" w:sz="0" w:space="0" w:color="auto"/>
        <w:right w:val="none" w:sz="0" w:space="0" w:color="auto"/>
      </w:divBdr>
    </w:div>
    <w:div w:id="1163160301">
      <w:bodyDiv w:val="1"/>
      <w:marLeft w:val="0"/>
      <w:marRight w:val="0"/>
      <w:marTop w:val="0"/>
      <w:marBottom w:val="0"/>
      <w:divBdr>
        <w:top w:val="none" w:sz="0" w:space="0" w:color="auto"/>
        <w:left w:val="none" w:sz="0" w:space="0" w:color="auto"/>
        <w:bottom w:val="none" w:sz="0" w:space="0" w:color="auto"/>
        <w:right w:val="none" w:sz="0" w:space="0" w:color="auto"/>
      </w:divBdr>
    </w:div>
    <w:div w:id="1164203290">
      <w:bodyDiv w:val="1"/>
      <w:marLeft w:val="0"/>
      <w:marRight w:val="0"/>
      <w:marTop w:val="0"/>
      <w:marBottom w:val="0"/>
      <w:divBdr>
        <w:top w:val="none" w:sz="0" w:space="0" w:color="auto"/>
        <w:left w:val="none" w:sz="0" w:space="0" w:color="auto"/>
        <w:bottom w:val="none" w:sz="0" w:space="0" w:color="auto"/>
        <w:right w:val="none" w:sz="0" w:space="0" w:color="auto"/>
      </w:divBdr>
    </w:div>
    <w:div w:id="1164274653">
      <w:bodyDiv w:val="1"/>
      <w:marLeft w:val="0"/>
      <w:marRight w:val="0"/>
      <w:marTop w:val="0"/>
      <w:marBottom w:val="0"/>
      <w:divBdr>
        <w:top w:val="none" w:sz="0" w:space="0" w:color="auto"/>
        <w:left w:val="none" w:sz="0" w:space="0" w:color="auto"/>
        <w:bottom w:val="none" w:sz="0" w:space="0" w:color="auto"/>
        <w:right w:val="none" w:sz="0" w:space="0" w:color="auto"/>
      </w:divBdr>
    </w:div>
    <w:div w:id="1164395404">
      <w:bodyDiv w:val="1"/>
      <w:marLeft w:val="0"/>
      <w:marRight w:val="0"/>
      <w:marTop w:val="0"/>
      <w:marBottom w:val="0"/>
      <w:divBdr>
        <w:top w:val="none" w:sz="0" w:space="0" w:color="auto"/>
        <w:left w:val="none" w:sz="0" w:space="0" w:color="auto"/>
        <w:bottom w:val="none" w:sz="0" w:space="0" w:color="auto"/>
        <w:right w:val="none" w:sz="0" w:space="0" w:color="auto"/>
      </w:divBdr>
    </w:div>
    <w:div w:id="1164470176">
      <w:bodyDiv w:val="1"/>
      <w:marLeft w:val="0"/>
      <w:marRight w:val="0"/>
      <w:marTop w:val="0"/>
      <w:marBottom w:val="0"/>
      <w:divBdr>
        <w:top w:val="none" w:sz="0" w:space="0" w:color="auto"/>
        <w:left w:val="none" w:sz="0" w:space="0" w:color="auto"/>
        <w:bottom w:val="none" w:sz="0" w:space="0" w:color="auto"/>
        <w:right w:val="none" w:sz="0" w:space="0" w:color="auto"/>
      </w:divBdr>
    </w:div>
    <w:div w:id="1165247711">
      <w:bodyDiv w:val="1"/>
      <w:marLeft w:val="0"/>
      <w:marRight w:val="0"/>
      <w:marTop w:val="0"/>
      <w:marBottom w:val="0"/>
      <w:divBdr>
        <w:top w:val="none" w:sz="0" w:space="0" w:color="auto"/>
        <w:left w:val="none" w:sz="0" w:space="0" w:color="auto"/>
        <w:bottom w:val="none" w:sz="0" w:space="0" w:color="auto"/>
        <w:right w:val="none" w:sz="0" w:space="0" w:color="auto"/>
      </w:divBdr>
    </w:div>
    <w:div w:id="1165779061">
      <w:bodyDiv w:val="1"/>
      <w:marLeft w:val="0"/>
      <w:marRight w:val="0"/>
      <w:marTop w:val="0"/>
      <w:marBottom w:val="0"/>
      <w:divBdr>
        <w:top w:val="none" w:sz="0" w:space="0" w:color="auto"/>
        <w:left w:val="none" w:sz="0" w:space="0" w:color="auto"/>
        <w:bottom w:val="none" w:sz="0" w:space="0" w:color="auto"/>
        <w:right w:val="none" w:sz="0" w:space="0" w:color="auto"/>
      </w:divBdr>
    </w:div>
    <w:div w:id="1165827660">
      <w:bodyDiv w:val="1"/>
      <w:marLeft w:val="0"/>
      <w:marRight w:val="0"/>
      <w:marTop w:val="0"/>
      <w:marBottom w:val="0"/>
      <w:divBdr>
        <w:top w:val="none" w:sz="0" w:space="0" w:color="auto"/>
        <w:left w:val="none" w:sz="0" w:space="0" w:color="auto"/>
        <w:bottom w:val="none" w:sz="0" w:space="0" w:color="auto"/>
        <w:right w:val="none" w:sz="0" w:space="0" w:color="auto"/>
      </w:divBdr>
    </w:div>
    <w:div w:id="1166046075">
      <w:bodyDiv w:val="1"/>
      <w:marLeft w:val="0"/>
      <w:marRight w:val="0"/>
      <w:marTop w:val="0"/>
      <w:marBottom w:val="0"/>
      <w:divBdr>
        <w:top w:val="none" w:sz="0" w:space="0" w:color="auto"/>
        <w:left w:val="none" w:sz="0" w:space="0" w:color="auto"/>
        <w:bottom w:val="none" w:sz="0" w:space="0" w:color="auto"/>
        <w:right w:val="none" w:sz="0" w:space="0" w:color="auto"/>
      </w:divBdr>
    </w:div>
    <w:div w:id="1166214951">
      <w:bodyDiv w:val="1"/>
      <w:marLeft w:val="0"/>
      <w:marRight w:val="0"/>
      <w:marTop w:val="0"/>
      <w:marBottom w:val="0"/>
      <w:divBdr>
        <w:top w:val="none" w:sz="0" w:space="0" w:color="auto"/>
        <w:left w:val="none" w:sz="0" w:space="0" w:color="auto"/>
        <w:bottom w:val="none" w:sz="0" w:space="0" w:color="auto"/>
        <w:right w:val="none" w:sz="0" w:space="0" w:color="auto"/>
      </w:divBdr>
    </w:div>
    <w:div w:id="1168059989">
      <w:bodyDiv w:val="1"/>
      <w:marLeft w:val="0"/>
      <w:marRight w:val="0"/>
      <w:marTop w:val="0"/>
      <w:marBottom w:val="0"/>
      <w:divBdr>
        <w:top w:val="none" w:sz="0" w:space="0" w:color="auto"/>
        <w:left w:val="none" w:sz="0" w:space="0" w:color="auto"/>
        <w:bottom w:val="none" w:sz="0" w:space="0" w:color="auto"/>
        <w:right w:val="none" w:sz="0" w:space="0" w:color="auto"/>
      </w:divBdr>
    </w:div>
    <w:div w:id="1168252577">
      <w:bodyDiv w:val="1"/>
      <w:marLeft w:val="0"/>
      <w:marRight w:val="0"/>
      <w:marTop w:val="0"/>
      <w:marBottom w:val="0"/>
      <w:divBdr>
        <w:top w:val="none" w:sz="0" w:space="0" w:color="auto"/>
        <w:left w:val="none" w:sz="0" w:space="0" w:color="auto"/>
        <w:bottom w:val="none" w:sz="0" w:space="0" w:color="auto"/>
        <w:right w:val="none" w:sz="0" w:space="0" w:color="auto"/>
      </w:divBdr>
    </w:div>
    <w:div w:id="1169515470">
      <w:bodyDiv w:val="1"/>
      <w:marLeft w:val="0"/>
      <w:marRight w:val="0"/>
      <w:marTop w:val="0"/>
      <w:marBottom w:val="0"/>
      <w:divBdr>
        <w:top w:val="none" w:sz="0" w:space="0" w:color="auto"/>
        <w:left w:val="none" w:sz="0" w:space="0" w:color="auto"/>
        <w:bottom w:val="none" w:sz="0" w:space="0" w:color="auto"/>
        <w:right w:val="none" w:sz="0" w:space="0" w:color="auto"/>
      </w:divBdr>
    </w:div>
    <w:div w:id="1169640035">
      <w:bodyDiv w:val="1"/>
      <w:marLeft w:val="0"/>
      <w:marRight w:val="0"/>
      <w:marTop w:val="0"/>
      <w:marBottom w:val="0"/>
      <w:divBdr>
        <w:top w:val="none" w:sz="0" w:space="0" w:color="auto"/>
        <w:left w:val="none" w:sz="0" w:space="0" w:color="auto"/>
        <w:bottom w:val="none" w:sz="0" w:space="0" w:color="auto"/>
        <w:right w:val="none" w:sz="0" w:space="0" w:color="auto"/>
      </w:divBdr>
    </w:div>
    <w:div w:id="1170756593">
      <w:bodyDiv w:val="1"/>
      <w:marLeft w:val="0"/>
      <w:marRight w:val="0"/>
      <w:marTop w:val="0"/>
      <w:marBottom w:val="0"/>
      <w:divBdr>
        <w:top w:val="none" w:sz="0" w:space="0" w:color="auto"/>
        <w:left w:val="none" w:sz="0" w:space="0" w:color="auto"/>
        <w:bottom w:val="none" w:sz="0" w:space="0" w:color="auto"/>
        <w:right w:val="none" w:sz="0" w:space="0" w:color="auto"/>
      </w:divBdr>
    </w:div>
    <w:div w:id="1174881109">
      <w:bodyDiv w:val="1"/>
      <w:marLeft w:val="0"/>
      <w:marRight w:val="0"/>
      <w:marTop w:val="0"/>
      <w:marBottom w:val="0"/>
      <w:divBdr>
        <w:top w:val="none" w:sz="0" w:space="0" w:color="auto"/>
        <w:left w:val="none" w:sz="0" w:space="0" w:color="auto"/>
        <w:bottom w:val="none" w:sz="0" w:space="0" w:color="auto"/>
        <w:right w:val="none" w:sz="0" w:space="0" w:color="auto"/>
      </w:divBdr>
    </w:div>
    <w:div w:id="1175462769">
      <w:bodyDiv w:val="1"/>
      <w:marLeft w:val="0"/>
      <w:marRight w:val="0"/>
      <w:marTop w:val="0"/>
      <w:marBottom w:val="0"/>
      <w:divBdr>
        <w:top w:val="none" w:sz="0" w:space="0" w:color="auto"/>
        <w:left w:val="none" w:sz="0" w:space="0" w:color="auto"/>
        <w:bottom w:val="none" w:sz="0" w:space="0" w:color="auto"/>
        <w:right w:val="none" w:sz="0" w:space="0" w:color="auto"/>
      </w:divBdr>
    </w:div>
    <w:div w:id="1175534257">
      <w:bodyDiv w:val="1"/>
      <w:marLeft w:val="0"/>
      <w:marRight w:val="0"/>
      <w:marTop w:val="0"/>
      <w:marBottom w:val="0"/>
      <w:divBdr>
        <w:top w:val="none" w:sz="0" w:space="0" w:color="auto"/>
        <w:left w:val="none" w:sz="0" w:space="0" w:color="auto"/>
        <w:bottom w:val="none" w:sz="0" w:space="0" w:color="auto"/>
        <w:right w:val="none" w:sz="0" w:space="0" w:color="auto"/>
      </w:divBdr>
    </w:div>
    <w:div w:id="1176118854">
      <w:bodyDiv w:val="1"/>
      <w:marLeft w:val="0"/>
      <w:marRight w:val="0"/>
      <w:marTop w:val="0"/>
      <w:marBottom w:val="0"/>
      <w:divBdr>
        <w:top w:val="none" w:sz="0" w:space="0" w:color="auto"/>
        <w:left w:val="none" w:sz="0" w:space="0" w:color="auto"/>
        <w:bottom w:val="none" w:sz="0" w:space="0" w:color="auto"/>
        <w:right w:val="none" w:sz="0" w:space="0" w:color="auto"/>
      </w:divBdr>
    </w:div>
    <w:div w:id="1176462354">
      <w:bodyDiv w:val="1"/>
      <w:marLeft w:val="0"/>
      <w:marRight w:val="0"/>
      <w:marTop w:val="0"/>
      <w:marBottom w:val="0"/>
      <w:divBdr>
        <w:top w:val="none" w:sz="0" w:space="0" w:color="auto"/>
        <w:left w:val="none" w:sz="0" w:space="0" w:color="auto"/>
        <w:bottom w:val="none" w:sz="0" w:space="0" w:color="auto"/>
        <w:right w:val="none" w:sz="0" w:space="0" w:color="auto"/>
      </w:divBdr>
    </w:div>
    <w:div w:id="1176723790">
      <w:bodyDiv w:val="1"/>
      <w:marLeft w:val="0"/>
      <w:marRight w:val="0"/>
      <w:marTop w:val="0"/>
      <w:marBottom w:val="0"/>
      <w:divBdr>
        <w:top w:val="none" w:sz="0" w:space="0" w:color="auto"/>
        <w:left w:val="none" w:sz="0" w:space="0" w:color="auto"/>
        <w:bottom w:val="none" w:sz="0" w:space="0" w:color="auto"/>
        <w:right w:val="none" w:sz="0" w:space="0" w:color="auto"/>
      </w:divBdr>
    </w:div>
    <w:div w:id="1177234040">
      <w:bodyDiv w:val="1"/>
      <w:marLeft w:val="0"/>
      <w:marRight w:val="0"/>
      <w:marTop w:val="0"/>
      <w:marBottom w:val="0"/>
      <w:divBdr>
        <w:top w:val="none" w:sz="0" w:space="0" w:color="auto"/>
        <w:left w:val="none" w:sz="0" w:space="0" w:color="auto"/>
        <w:bottom w:val="none" w:sz="0" w:space="0" w:color="auto"/>
        <w:right w:val="none" w:sz="0" w:space="0" w:color="auto"/>
      </w:divBdr>
    </w:div>
    <w:div w:id="1177617254">
      <w:bodyDiv w:val="1"/>
      <w:marLeft w:val="0"/>
      <w:marRight w:val="0"/>
      <w:marTop w:val="0"/>
      <w:marBottom w:val="0"/>
      <w:divBdr>
        <w:top w:val="none" w:sz="0" w:space="0" w:color="auto"/>
        <w:left w:val="none" w:sz="0" w:space="0" w:color="auto"/>
        <w:bottom w:val="none" w:sz="0" w:space="0" w:color="auto"/>
        <w:right w:val="none" w:sz="0" w:space="0" w:color="auto"/>
      </w:divBdr>
    </w:div>
    <w:div w:id="1178233346">
      <w:bodyDiv w:val="1"/>
      <w:marLeft w:val="0"/>
      <w:marRight w:val="0"/>
      <w:marTop w:val="0"/>
      <w:marBottom w:val="0"/>
      <w:divBdr>
        <w:top w:val="none" w:sz="0" w:space="0" w:color="auto"/>
        <w:left w:val="none" w:sz="0" w:space="0" w:color="auto"/>
        <w:bottom w:val="none" w:sz="0" w:space="0" w:color="auto"/>
        <w:right w:val="none" w:sz="0" w:space="0" w:color="auto"/>
      </w:divBdr>
    </w:div>
    <w:div w:id="1178344699">
      <w:bodyDiv w:val="1"/>
      <w:marLeft w:val="0"/>
      <w:marRight w:val="0"/>
      <w:marTop w:val="0"/>
      <w:marBottom w:val="0"/>
      <w:divBdr>
        <w:top w:val="none" w:sz="0" w:space="0" w:color="auto"/>
        <w:left w:val="none" w:sz="0" w:space="0" w:color="auto"/>
        <w:bottom w:val="none" w:sz="0" w:space="0" w:color="auto"/>
        <w:right w:val="none" w:sz="0" w:space="0" w:color="auto"/>
      </w:divBdr>
    </w:div>
    <w:div w:id="1178348135">
      <w:bodyDiv w:val="1"/>
      <w:marLeft w:val="0"/>
      <w:marRight w:val="0"/>
      <w:marTop w:val="0"/>
      <w:marBottom w:val="0"/>
      <w:divBdr>
        <w:top w:val="none" w:sz="0" w:space="0" w:color="auto"/>
        <w:left w:val="none" w:sz="0" w:space="0" w:color="auto"/>
        <w:bottom w:val="none" w:sz="0" w:space="0" w:color="auto"/>
        <w:right w:val="none" w:sz="0" w:space="0" w:color="auto"/>
      </w:divBdr>
    </w:div>
    <w:div w:id="1178884750">
      <w:bodyDiv w:val="1"/>
      <w:marLeft w:val="0"/>
      <w:marRight w:val="0"/>
      <w:marTop w:val="0"/>
      <w:marBottom w:val="0"/>
      <w:divBdr>
        <w:top w:val="none" w:sz="0" w:space="0" w:color="auto"/>
        <w:left w:val="none" w:sz="0" w:space="0" w:color="auto"/>
        <w:bottom w:val="none" w:sz="0" w:space="0" w:color="auto"/>
        <w:right w:val="none" w:sz="0" w:space="0" w:color="auto"/>
      </w:divBdr>
    </w:div>
    <w:div w:id="1179393671">
      <w:bodyDiv w:val="1"/>
      <w:marLeft w:val="0"/>
      <w:marRight w:val="0"/>
      <w:marTop w:val="0"/>
      <w:marBottom w:val="0"/>
      <w:divBdr>
        <w:top w:val="none" w:sz="0" w:space="0" w:color="auto"/>
        <w:left w:val="none" w:sz="0" w:space="0" w:color="auto"/>
        <w:bottom w:val="none" w:sz="0" w:space="0" w:color="auto"/>
        <w:right w:val="none" w:sz="0" w:space="0" w:color="auto"/>
      </w:divBdr>
    </w:div>
    <w:div w:id="1181433670">
      <w:bodyDiv w:val="1"/>
      <w:marLeft w:val="0"/>
      <w:marRight w:val="0"/>
      <w:marTop w:val="0"/>
      <w:marBottom w:val="0"/>
      <w:divBdr>
        <w:top w:val="none" w:sz="0" w:space="0" w:color="auto"/>
        <w:left w:val="none" w:sz="0" w:space="0" w:color="auto"/>
        <w:bottom w:val="none" w:sz="0" w:space="0" w:color="auto"/>
        <w:right w:val="none" w:sz="0" w:space="0" w:color="auto"/>
      </w:divBdr>
    </w:div>
    <w:div w:id="1181816671">
      <w:bodyDiv w:val="1"/>
      <w:marLeft w:val="0"/>
      <w:marRight w:val="0"/>
      <w:marTop w:val="0"/>
      <w:marBottom w:val="0"/>
      <w:divBdr>
        <w:top w:val="none" w:sz="0" w:space="0" w:color="auto"/>
        <w:left w:val="none" w:sz="0" w:space="0" w:color="auto"/>
        <w:bottom w:val="none" w:sz="0" w:space="0" w:color="auto"/>
        <w:right w:val="none" w:sz="0" w:space="0" w:color="auto"/>
      </w:divBdr>
    </w:div>
    <w:div w:id="1181818787">
      <w:bodyDiv w:val="1"/>
      <w:marLeft w:val="0"/>
      <w:marRight w:val="0"/>
      <w:marTop w:val="0"/>
      <w:marBottom w:val="0"/>
      <w:divBdr>
        <w:top w:val="none" w:sz="0" w:space="0" w:color="auto"/>
        <w:left w:val="none" w:sz="0" w:space="0" w:color="auto"/>
        <w:bottom w:val="none" w:sz="0" w:space="0" w:color="auto"/>
        <w:right w:val="none" w:sz="0" w:space="0" w:color="auto"/>
      </w:divBdr>
    </w:div>
    <w:div w:id="1182008895">
      <w:bodyDiv w:val="1"/>
      <w:marLeft w:val="0"/>
      <w:marRight w:val="0"/>
      <w:marTop w:val="0"/>
      <w:marBottom w:val="0"/>
      <w:divBdr>
        <w:top w:val="none" w:sz="0" w:space="0" w:color="auto"/>
        <w:left w:val="none" w:sz="0" w:space="0" w:color="auto"/>
        <w:bottom w:val="none" w:sz="0" w:space="0" w:color="auto"/>
        <w:right w:val="none" w:sz="0" w:space="0" w:color="auto"/>
      </w:divBdr>
    </w:div>
    <w:div w:id="1183087777">
      <w:bodyDiv w:val="1"/>
      <w:marLeft w:val="0"/>
      <w:marRight w:val="0"/>
      <w:marTop w:val="0"/>
      <w:marBottom w:val="0"/>
      <w:divBdr>
        <w:top w:val="none" w:sz="0" w:space="0" w:color="auto"/>
        <w:left w:val="none" w:sz="0" w:space="0" w:color="auto"/>
        <w:bottom w:val="none" w:sz="0" w:space="0" w:color="auto"/>
        <w:right w:val="none" w:sz="0" w:space="0" w:color="auto"/>
      </w:divBdr>
    </w:div>
    <w:div w:id="1183126280">
      <w:bodyDiv w:val="1"/>
      <w:marLeft w:val="0"/>
      <w:marRight w:val="0"/>
      <w:marTop w:val="0"/>
      <w:marBottom w:val="0"/>
      <w:divBdr>
        <w:top w:val="none" w:sz="0" w:space="0" w:color="auto"/>
        <w:left w:val="none" w:sz="0" w:space="0" w:color="auto"/>
        <w:bottom w:val="none" w:sz="0" w:space="0" w:color="auto"/>
        <w:right w:val="none" w:sz="0" w:space="0" w:color="auto"/>
      </w:divBdr>
    </w:div>
    <w:div w:id="1183742365">
      <w:bodyDiv w:val="1"/>
      <w:marLeft w:val="0"/>
      <w:marRight w:val="0"/>
      <w:marTop w:val="0"/>
      <w:marBottom w:val="0"/>
      <w:divBdr>
        <w:top w:val="none" w:sz="0" w:space="0" w:color="auto"/>
        <w:left w:val="none" w:sz="0" w:space="0" w:color="auto"/>
        <w:bottom w:val="none" w:sz="0" w:space="0" w:color="auto"/>
        <w:right w:val="none" w:sz="0" w:space="0" w:color="auto"/>
      </w:divBdr>
    </w:div>
    <w:div w:id="1183860093">
      <w:bodyDiv w:val="1"/>
      <w:marLeft w:val="0"/>
      <w:marRight w:val="0"/>
      <w:marTop w:val="0"/>
      <w:marBottom w:val="0"/>
      <w:divBdr>
        <w:top w:val="none" w:sz="0" w:space="0" w:color="auto"/>
        <w:left w:val="none" w:sz="0" w:space="0" w:color="auto"/>
        <w:bottom w:val="none" w:sz="0" w:space="0" w:color="auto"/>
        <w:right w:val="none" w:sz="0" w:space="0" w:color="auto"/>
      </w:divBdr>
    </w:div>
    <w:div w:id="1184170806">
      <w:bodyDiv w:val="1"/>
      <w:marLeft w:val="0"/>
      <w:marRight w:val="0"/>
      <w:marTop w:val="0"/>
      <w:marBottom w:val="0"/>
      <w:divBdr>
        <w:top w:val="none" w:sz="0" w:space="0" w:color="auto"/>
        <w:left w:val="none" w:sz="0" w:space="0" w:color="auto"/>
        <w:bottom w:val="none" w:sz="0" w:space="0" w:color="auto"/>
        <w:right w:val="none" w:sz="0" w:space="0" w:color="auto"/>
      </w:divBdr>
    </w:div>
    <w:div w:id="1184173427">
      <w:bodyDiv w:val="1"/>
      <w:marLeft w:val="0"/>
      <w:marRight w:val="0"/>
      <w:marTop w:val="0"/>
      <w:marBottom w:val="0"/>
      <w:divBdr>
        <w:top w:val="none" w:sz="0" w:space="0" w:color="auto"/>
        <w:left w:val="none" w:sz="0" w:space="0" w:color="auto"/>
        <w:bottom w:val="none" w:sz="0" w:space="0" w:color="auto"/>
        <w:right w:val="none" w:sz="0" w:space="0" w:color="auto"/>
      </w:divBdr>
    </w:div>
    <w:div w:id="1184828157">
      <w:bodyDiv w:val="1"/>
      <w:marLeft w:val="0"/>
      <w:marRight w:val="0"/>
      <w:marTop w:val="0"/>
      <w:marBottom w:val="0"/>
      <w:divBdr>
        <w:top w:val="none" w:sz="0" w:space="0" w:color="auto"/>
        <w:left w:val="none" w:sz="0" w:space="0" w:color="auto"/>
        <w:bottom w:val="none" w:sz="0" w:space="0" w:color="auto"/>
        <w:right w:val="none" w:sz="0" w:space="0" w:color="auto"/>
      </w:divBdr>
    </w:div>
    <w:div w:id="1185629350">
      <w:bodyDiv w:val="1"/>
      <w:marLeft w:val="0"/>
      <w:marRight w:val="0"/>
      <w:marTop w:val="0"/>
      <w:marBottom w:val="0"/>
      <w:divBdr>
        <w:top w:val="none" w:sz="0" w:space="0" w:color="auto"/>
        <w:left w:val="none" w:sz="0" w:space="0" w:color="auto"/>
        <w:bottom w:val="none" w:sz="0" w:space="0" w:color="auto"/>
        <w:right w:val="none" w:sz="0" w:space="0" w:color="auto"/>
      </w:divBdr>
    </w:div>
    <w:div w:id="1187404381">
      <w:bodyDiv w:val="1"/>
      <w:marLeft w:val="0"/>
      <w:marRight w:val="0"/>
      <w:marTop w:val="0"/>
      <w:marBottom w:val="0"/>
      <w:divBdr>
        <w:top w:val="none" w:sz="0" w:space="0" w:color="auto"/>
        <w:left w:val="none" w:sz="0" w:space="0" w:color="auto"/>
        <w:bottom w:val="none" w:sz="0" w:space="0" w:color="auto"/>
        <w:right w:val="none" w:sz="0" w:space="0" w:color="auto"/>
      </w:divBdr>
    </w:div>
    <w:div w:id="1187478851">
      <w:bodyDiv w:val="1"/>
      <w:marLeft w:val="0"/>
      <w:marRight w:val="0"/>
      <w:marTop w:val="0"/>
      <w:marBottom w:val="0"/>
      <w:divBdr>
        <w:top w:val="none" w:sz="0" w:space="0" w:color="auto"/>
        <w:left w:val="none" w:sz="0" w:space="0" w:color="auto"/>
        <w:bottom w:val="none" w:sz="0" w:space="0" w:color="auto"/>
        <w:right w:val="none" w:sz="0" w:space="0" w:color="auto"/>
      </w:divBdr>
    </w:div>
    <w:div w:id="1188132952">
      <w:bodyDiv w:val="1"/>
      <w:marLeft w:val="0"/>
      <w:marRight w:val="0"/>
      <w:marTop w:val="0"/>
      <w:marBottom w:val="0"/>
      <w:divBdr>
        <w:top w:val="none" w:sz="0" w:space="0" w:color="auto"/>
        <w:left w:val="none" w:sz="0" w:space="0" w:color="auto"/>
        <w:bottom w:val="none" w:sz="0" w:space="0" w:color="auto"/>
        <w:right w:val="none" w:sz="0" w:space="0" w:color="auto"/>
      </w:divBdr>
    </w:div>
    <w:div w:id="1188830739">
      <w:bodyDiv w:val="1"/>
      <w:marLeft w:val="0"/>
      <w:marRight w:val="0"/>
      <w:marTop w:val="0"/>
      <w:marBottom w:val="0"/>
      <w:divBdr>
        <w:top w:val="none" w:sz="0" w:space="0" w:color="auto"/>
        <w:left w:val="none" w:sz="0" w:space="0" w:color="auto"/>
        <w:bottom w:val="none" w:sz="0" w:space="0" w:color="auto"/>
        <w:right w:val="none" w:sz="0" w:space="0" w:color="auto"/>
      </w:divBdr>
    </w:div>
    <w:div w:id="1188831921">
      <w:bodyDiv w:val="1"/>
      <w:marLeft w:val="0"/>
      <w:marRight w:val="0"/>
      <w:marTop w:val="0"/>
      <w:marBottom w:val="0"/>
      <w:divBdr>
        <w:top w:val="none" w:sz="0" w:space="0" w:color="auto"/>
        <w:left w:val="none" w:sz="0" w:space="0" w:color="auto"/>
        <w:bottom w:val="none" w:sz="0" w:space="0" w:color="auto"/>
        <w:right w:val="none" w:sz="0" w:space="0" w:color="auto"/>
      </w:divBdr>
    </w:div>
    <w:div w:id="1189641574">
      <w:bodyDiv w:val="1"/>
      <w:marLeft w:val="0"/>
      <w:marRight w:val="0"/>
      <w:marTop w:val="0"/>
      <w:marBottom w:val="0"/>
      <w:divBdr>
        <w:top w:val="none" w:sz="0" w:space="0" w:color="auto"/>
        <w:left w:val="none" w:sz="0" w:space="0" w:color="auto"/>
        <w:bottom w:val="none" w:sz="0" w:space="0" w:color="auto"/>
        <w:right w:val="none" w:sz="0" w:space="0" w:color="auto"/>
      </w:divBdr>
    </w:div>
    <w:div w:id="1190216871">
      <w:bodyDiv w:val="1"/>
      <w:marLeft w:val="0"/>
      <w:marRight w:val="0"/>
      <w:marTop w:val="0"/>
      <w:marBottom w:val="0"/>
      <w:divBdr>
        <w:top w:val="none" w:sz="0" w:space="0" w:color="auto"/>
        <w:left w:val="none" w:sz="0" w:space="0" w:color="auto"/>
        <w:bottom w:val="none" w:sz="0" w:space="0" w:color="auto"/>
        <w:right w:val="none" w:sz="0" w:space="0" w:color="auto"/>
      </w:divBdr>
    </w:div>
    <w:div w:id="1190800358">
      <w:bodyDiv w:val="1"/>
      <w:marLeft w:val="0"/>
      <w:marRight w:val="0"/>
      <w:marTop w:val="0"/>
      <w:marBottom w:val="0"/>
      <w:divBdr>
        <w:top w:val="none" w:sz="0" w:space="0" w:color="auto"/>
        <w:left w:val="none" w:sz="0" w:space="0" w:color="auto"/>
        <w:bottom w:val="none" w:sz="0" w:space="0" w:color="auto"/>
        <w:right w:val="none" w:sz="0" w:space="0" w:color="auto"/>
      </w:divBdr>
    </w:div>
    <w:div w:id="1191719600">
      <w:bodyDiv w:val="1"/>
      <w:marLeft w:val="0"/>
      <w:marRight w:val="0"/>
      <w:marTop w:val="0"/>
      <w:marBottom w:val="0"/>
      <w:divBdr>
        <w:top w:val="none" w:sz="0" w:space="0" w:color="auto"/>
        <w:left w:val="none" w:sz="0" w:space="0" w:color="auto"/>
        <w:bottom w:val="none" w:sz="0" w:space="0" w:color="auto"/>
        <w:right w:val="none" w:sz="0" w:space="0" w:color="auto"/>
      </w:divBdr>
    </w:div>
    <w:div w:id="1191726679">
      <w:bodyDiv w:val="1"/>
      <w:marLeft w:val="0"/>
      <w:marRight w:val="0"/>
      <w:marTop w:val="0"/>
      <w:marBottom w:val="0"/>
      <w:divBdr>
        <w:top w:val="none" w:sz="0" w:space="0" w:color="auto"/>
        <w:left w:val="none" w:sz="0" w:space="0" w:color="auto"/>
        <w:bottom w:val="none" w:sz="0" w:space="0" w:color="auto"/>
        <w:right w:val="none" w:sz="0" w:space="0" w:color="auto"/>
      </w:divBdr>
    </w:div>
    <w:div w:id="1192184434">
      <w:bodyDiv w:val="1"/>
      <w:marLeft w:val="0"/>
      <w:marRight w:val="0"/>
      <w:marTop w:val="0"/>
      <w:marBottom w:val="0"/>
      <w:divBdr>
        <w:top w:val="none" w:sz="0" w:space="0" w:color="auto"/>
        <w:left w:val="none" w:sz="0" w:space="0" w:color="auto"/>
        <w:bottom w:val="none" w:sz="0" w:space="0" w:color="auto"/>
        <w:right w:val="none" w:sz="0" w:space="0" w:color="auto"/>
      </w:divBdr>
    </w:div>
    <w:div w:id="1192187920">
      <w:bodyDiv w:val="1"/>
      <w:marLeft w:val="0"/>
      <w:marRight w:val="0"/>
      <w:marTop w:val="0"/>
      <w:marBottom w:val="0"/>
      <w:divBdr>
        <w:top w:val="none" w:sz="0" w:space="0" w:color="auto"/>
        <w:left w:val="none" w:sz="0" w:space="0" w:color="auto"/>
        <w:bottom w:val="none" w:sz="0" w:space="0" w:color="auto"/>
        <w:right w:val="none" w:sz="0" w:space="0" w:color="auto"/>
      </w:divBdr>
    </w:div>
    <w:div w:id="1192303560">
      <w:bodyDiv w:val="1"/>
      <w:marLeft w:val="0"/>
      <w:marRight w:val="0"/>
      <w:marTop w:val="0"/>
      <w:marBottom w:val="0"/>
      <w:divBdr>
        <w:top w:val="none" w:sz="0" w:space="0" w:color="auto"/>
        <w:left w:val="none" w:sz="0" w:space="0" w:color="auto"/>
        <w:bottom w:val="none" w:sz="0" w:space="0" w:color="auto"/>
        <w:right w:val="none" w:sz="0" w:space="0" w:color="auto"/>
      </w:divBdr>
    </w:div>
    <w:div w:id="1192962137">
      <w:bodyDiv w:val="1"/>
      <w:marLeft w:val="0"/>
      <w:marRight w:val="0"/>
      <w:marTop w:val="0"/>
      <w:marBottom w:val="0"/>
      <w:divBdr>
        <w:top w:val="none" w:sz="0" w:space="0" w:color="auto"/>
        <w:left w:val="none" w:sz="0" w:space="0" w:color="auto"/>
        <w:bottom w:val="none" w:sz="0" w:space="0" w:color="auto"/>
        <w:right w:val="none" w:sz="0" w:space="0" w:color="auto"/>
      </w:divBdr>
    </w:div>
    <w:div w:id="1193112437">
      <w:bodyDiv w:val="1"/>
      <w:marLeft w:val="0"/>
      <w:marRight w:val="0"/>
      <w:marTop w:val="0"/>
      <w:marBottom w:val="0"/>
      <w:divBdr>
        <w:top w:val="none" w:sz="0" w:space="0" w:color="auto"/>
        <w:left w:val="none" w:sz="0" w:space="0" w:color="auto"/>
        <w:bottom w:val="none" w:sz="0" w:space="0" w:color="auto"/>
        <w:right w:val="none" w:sz="0" w:space="0" w:color="auto"/>
      </w:divBdr>
    </w:div>
    <w:div w:id="1193498326">
      <w:bodyDiv w:val="1"/>
      <w:marLeft w:val="0"/>
      <w:marRight w:val="0"/>
      <w:marTop w:val="0"/>
      <w:marBottom w:val="0"/>
      <w:divBdr>
        <w:top w:val="none" w:sz="0" w:space="0" w:color="auto"/>
        <w:left w:val="none" w:sz="0" w:space="0" w:color="auto"/>
        <w:bottom w:val="none" w:sz="0" w:space="0" w:color="auto"/>
        <w:right w:val="none" w:sz="0" w:space="0" w:color="auto"/>
      </w:divBdr>
    </w:div>
    <w:div w:id="1193886877">
      <w:bodyDiv w:val="1"/>
      <w:marLeft w:val="0"/>
      <w:marRight w:val="0"/>
      <w:marTop w:val="0"/>
      <w:marBottom w:val="0"/>
      <w:divBdr>
        <w:top w:val="none" w:sz="0" w:space="0" w:color="auto"/>
        <w:left w:val="none" w:sz="0" w:space="0" w:color="auto"/>
        <w:bottom w:val="none" w:sz="0" w:space="0" w:color="auto"/>
        <w:right w:val="none" w:sz="0" w:space="0" w:color="auto"/>
      </w:divBdr>
    </w:div>
    <w:div w:id="1194222042">
      <w:bodyDiv w:val="1"/>
      <w:marLeft w:val="0"/>
      <w:marRight w:val="0"/>
      <w:marTop w:val="0"/>
      <w:marBottom w:val="0"/>
      <w:divBdr>
        <w:top w:val="none" w:sz="0" w:space="0" w:color="auto"/>
        <w:left w:val="none" w:sz="0" w:space="0" w:color="auto"/>
        <w:bottom w:val="none" w:sz="0" w:space="0" w:color="auto"/>
        <w:right w:val="none" w:sz="0" w:space="0" w:color="auto"/>
      </w:divBdr>
    </w:div>
    <w:div w:id="1195540469">
      <w:bodyDiv w:val="1"/>
      <w:marLeft w:val="0"/>
      <w:marRight w:val="0"/>
      <w:marTop w:val="0"/>
      <w:marBottom w:val="0"/>
      <w:divBdr>
        <w:top w:val="none" w:sz="0" w:space="0" w:color="auto"/>
        <w:left w:val="none" w:sz="0" w:space="0" w:color="auto"/>
        <w:bottom w:val="none" w:sz="0" w:space="0" w:color="auto"/>
        <w:right w:val="none" w:sz="0" w:space="0" w:color="auto"/>
      </w:divBdr>
    </w:div>
    <w:div w:id="1196040405">
      <w:bodyDiv w:val="1"/>
      <w:marLeft w:val="0"/>
      <w:marRight w:val="0"/>
      <w:marTop w:val="0"/>
      <w:marBottom w:val="0"/>
      <w:divBdr>
        <w:top w:val="none" w:sz="0" w:space="0" w:color="auto"/>
        <w:left w:val="none" w:sz="0" w:space="0" w:color="auto"/>
        <w:bottom w:val="none" w:sz="0" w:space="0" w:color="auto"/>
        <w:right w:val="none" w:sz="0" w:space="0" w:color="auto"/>
      </w:divBdr>
    </w:div>
    <w:div w:id="1196239467">
      <w:bodyDiv w:val="1"/>
      <w:marLeft w:val="0"/>
      <w:marRight w:val="0"/>
      <w:marTop w:val="0"/>
      <w:marBottom w:val="0"/>
      <w:divBdr>
        <w:top w:val="none" w:sz="0" w:space="0" w:color="auto"/>
        <w:left w:val="none" w:sz="0" w:space="0" w:color="auto"/>
        <w:bottom w:val="none" w:sz="0" w:space="0" w:color="auto"/>
        <w:right w:val="none" w:sz="0" w:space="0" w:color="auto"/>
      </w:divBdr>
    </w:div>
    <w:div w:id="1196456075">
      <w:bodyDiv w:val="1"/>
      <w:marLeft w:val="0"/>
      <w:marRight w:val="0"/>
      <w:marTop w:val="0"/>
      <w:marBottom w:val="0"/>
      <w:divBdr>
        <w:top w:val="none" w:sz="0" w:space="0" w:color="auto"/>
        <w:left w:val="none" w:sz="0" w:space="0" w:color="auto"/>
        <w:bottom w:val="none" w:sz="0" w:space="0" w:color="auto"/>
        <w:right w:val="none" w:sz="0" w:space="0" w:color="auto"/>
      </w:divBdr>
    </w:div>
    <w:div w:id="1196692958">
      <w:bodyDiv w:val="1"/>
      <w:marLeft w:val="0"/>
      <w:marRight w:val="0"/>
      <w:marTop w:val="0"/>
      <w:marBottom w:val="0"/>
      <w:divBdr>
        <w:top w:val="none" w:sz="0" w:space="0" w:color="auto"/>
        <w:left w:val="none" w:sz="0" w:space="0" w:color="auto"/>
        <w:bottom w:val="none" w:sz="0" w:space="0" w:color="auto"/>
        <w:right w:val="none" w:sz="0" w:space="0" w:color="auto"/>
      </w:divBdr>
    </w:div>
    <w:div w:id="1197231967">
      <w:bodyDiv w:val="1"/>
      <w:marLeft w:val="0"/>
      <w:marRight w:val="0"/>
      <w:marTop w:val="0"/>
      <w:marBottom w:val="0"/>
      <w:divBdr>
        <w:top w:val="none" w:sz="0" w:space="0" w:color="auto"/>
        <w:left w:val="none" w:sz="0" w:space="0" w:color="auto"/>
        <w:bottom w:val="none" w:sz="0" w:space="0" w:color="auto"/>
        <w:right w:val="none" w:sz="0" w:space="0" w:color="auto"/>
      </w:divBdr>
    </w:div>
    <w:div w:id="1197740798">
      <w:bodyDiv w:val="1"/>
      <w:marLeft w:val="0"/>
      <w:marRight w:val="0"/>
      <w:marTop w:val="0"/>
      <w:marBottom w:val="0"/>
      <w:divBdr>
        <w:top w:val="none" w:sz="0" w:space="0" w:color="auto"/>
        <w:left w:val="none" w:sz="0" w:space="0" w:color="auto"/>
        <w:bottom w:val="none" w:sz="0" w:space="0" w:color="auto"/>
        <w:right w:val="none" w:sz="0" w:space="0" w:color="auto"/>
      </w:divBdr>
    </w:div>
    <w:div w:id="1197741531">
      <w:bodyDiv w:val="1"/>
      <w:marLeft w:val="0"/>
      <w:marRight w:val="0"/>
      <w:marTop w:val="0"/>
      <w:marBottom w:val="0"/>
      <w:divBdr>
        <w:top w:val="none" w:sz="0" w:space="0" w:color="auto"/>
        <w:left w:val="none" w:sz="0" w:space="0" w:color="auto"/>
        <w:bottom w:val="none" w:sz="0" w:space="0" w:color="auto"/>
        <w:right w:val="none" w:sz="0" w:space="0" w:color="auto"/>
      </w:divBdr>
    </w:div>
    <w:div w:id="1197767834">
      <w:bodyDiv w:val="1"/>
      <w:marLeft w:val="0"/>
      <w:marRight w:val="0"/>
      <w:marTop w:val="0"/>
      <w:marBottom w:val="0"/>
      <w:divBdr>
        <w:top w:val="none" w:sz="0" w:space="0" w:color="auto"/>
        <w:left w:val="none" w:sz="0" w:space="0" w:color="auto"/>
        <w:bottom w:val="none" w:sz="0" w:space="0" w:color="auto"/>
        <w:right w:val="none" w:sz="0" w:space="0" w:color="auto"/>
      </w:divBdr>
    </w:div>
    <w:div w:id="1198005772">
      <w:bodyDiv w:val="1"/>
      <w:marLeft w:val="0"/>
      <w:marRight w:val="0"/>
      <w:marTop w:val="0"/>
      <w:marBottom w:val="0"/>
      <w:divBdr>
        <w:top w:val="none" w:sz="0" w:space="0" w:color="auto"/>
        <w:left w:val="none" w:sz="0" w:space="0" w:color="auto"/>
        <w:bottom w:val="none" w:sz="0" w:space="0" w:color="auto"/>
        <w:right w:val="none" w:sz="0" w:space="0" w:color="auto"/>
      </w:divBdr>
    </w:div>
    <w:div w:id="1198157168">
      <w:bodyDiv w:val="1"/>
      <w:marLeft w:val="0"/>
      <w:marRight w:val="0"/>
      <w:marTop w:val="0"/>
      <w:marBottom w:val="0"/>
      <w:divBdr>
        <w:top w:val="none" w:sz="0" w:space="0" w:color="auto"/>
        <w:left w:val="none" w:sz="0" w:space="0" w:color="auto"/>
        <w:bottom w:val="none" w:sz="0" w:space="0" w:color="auto"/>
        <w:right w:val="none" w:sz="0" w:space="0" w:color="auto"/>
      </w:divBdr>
    </w:div>
    <w:div w:id="1198355134">
      <w:bodyDiv w:val="1"/>
      <w:marLeft w:val="0"/>
      <w:marRight w:val="0"/>
      <w:marTop w:val="0"/>
      <w:marBottom w:val="0"/>
      <w:divBdr>
        <w:top w:val="none" w:sz="0" w:space="0" w:color="auto"/>
        <w:left w:val="none" w:sz="0" w:space="0" w:color="auto"/>
        <w:bottom w:val="none" w:sz="0" w:space="0" w:color="auto"/>
        <w:right w:val="none" w:sz="0" w:space="0" w:color="auto"/>
      </w:divBdr>
    </w:div>
    <w:div w:id="1199003733">
      <w:bodyDiv w:val="1"/>
      <w:marLeft w:val="0"/>
      <w:marRight w:val="0"/>
      <w:marTop w:val="0"/>
      <w:marBottom w:val="0"/>
      <w:divBdr>
        <w:top w:val="none" w:sz="0" w:space="0" w:color="auto"/>
        <w:left w:val="none" w:sz="0" w:space="0" w:color="auto"/>
        <w:bottom w:val="none" w:sz="0" w:space="0" w:color="auto"/>
        <w:right w:val="none" w:sz="0" w:space="0" w:color="auto"/>
      </w:divBdr>
    </w:div>
    <w:div w:id="1199051239">
      <w:bodyDiv w:val="1"/>
      <w:marLeft w:val="0"/>
      <w:marRight w:val="0"/>
      <w:marTop w:val="0"/>
      <w:marBottom w:val="0"/>
      <w:divBdr>
        <w:top w:val="none" w:sz="0" w:space="0" w:color="auto"/>
        <w:left w:val="none" w:sz="0" w:space="0" w:color="auto"/>
        <w:bottom w:val="none" w:sz="0" w:space="0" w:color="auto"/>
        <w:right w:val="none" w:sz="0" w:space="0" w:color="auto"/>
      </w:divBdr>
    </w:div>
    <w:div w:id="1199388936">
      <w:bodyDiv w:val="1"/>
      <w:marLeft w:val="0"/>
      <w:marRight w:val="0"/>
      <w:marTop w:val="0"/>
      <w:marBottom w:val="0"/>
      <w:divBdr>
        <w:top w:val="none" w:sz="0" w:space="0" w:color="auto"/>
        <w:left w:val="none" w:sz="0" w:space="0" w:color="auto"/>
        <w:bottom w:val="none" w:sz="0" w:space="0" w:color="auto"/>
        <w:right w:val="none" w:sz="0" w:space="0" w:color="auto"/>
      </w:divBdr>
    </w:div>
    <w:div w:id="1199465711">
      <w:bodyDiv w:val="1"/>
      <w:marLeft w:val="0"/>
      <w:marRight w:val="0"/>
      <w:marTop w:val="0"/>
      <w:marBottom w:val="0"/>
      <w:divBdr>
        <w:top w:val="none" w:sz="0" w:space="0" w:color="auto"/>
        <w:left w:val="none" w:sz="0" w:space="0" w:color="auto"/>
        <w:bottom w:val="none" w:sz="0" w:space="0" w:color="auto"/>
        <w:right w:val="none" w:sz="0" w:space="0" w:color="auto"/>
      </w:divBdr>
    </w:div>
    <w:div w:id="1199468284">
      <w:bodyDiv w:val="1"/>
      <w:marLeft w:val="0"/>
      <w:marRight w:val="0"/>
      <w:marTop w:val="0"/>
      <w:marBottom w:val="0"/>
      <w:divBdr>
        <w:top w:val="none" w:sz="0" w:space="0" w:color="auto"/>
        <w:left w:val="none" w:sz="0" w:space="0" w:color="auto"/>
        <w:bottom w:val="none" w:sz="0" w:space="0" w:color="auto"/>
        <w:right w:val="none" w:sz="0" w:space="0" w:color="auto"/>
      </w:divBdr>
    </w:div>
    <w:div w:id="1199664859">
      <w:bodyDiv w:val="1"/>
      <w:marLeft w:val="0"/>
      <w:marRight w:val="0"/>
      <w:marTop w:val="0"/>
      <w:marBottom w:val="0"/>
      <w:divBdr>
        <w:top w:val="none" w:sz="0" w:space="0" w:color="auto"/>
        <w:left w:val="none" w:sz="0" w:space="0" w:color="auto"/>
        <w:bottom w:val="none" w:sz="0" w:space="0" w:color="auto"/>
        <w:right w:val="none" w:sz="0" w:space="0" w:color="auto"/>
      </w:divBdr>
    </w:div>
    <w:div w:id="1200242125">
      <w:bodyDiv w:val="1"/>
      <w:marLeft w:val="0"/>
      <w:marRight w:val="0"/>
      <w:marTop w:val="0"/>
      <w:marBottom w:val="0"/>
      <w:divBdr>
        <w:top w:val="none" w:sz="0" w:space="0" w:color="auto"/>
        <w:left w:val="none" w:sz="0" w:space="0" w:color="auto"/>
        <w:bottom w:val="none" w:sz="0" w:space="0" w:color="auto"/>
        <w:right w:val="none" w:sz="0" w:space="0" w:color="auto"/>
      </w:divBdr>
    </w:div>
    <w:div w:id="1200581562">
      <w:bodyDiv w:val="1"/>
      <w:marLeft w:val="0"/>
      <w:marRight w:val="0"/>
      <w:marTop w:val="0"/>
      <w:marBottom w:val="0"/>
      <w:divBdr>
        <w:top w:val="none" w:sz="0" w:space="0" w:color="auto"/>
        <w:left w:val="none" w:sz="0" w:space="0" w:color="auto"/>
        <w:bottom w:val="none" w:sz="0" w:space="0" w:color="auto"/>
        <w:right w:val="none" w:sz="0" w:space="0" w:color="auto"/>
      </w:divBdr>
    </w:div>
    <w:div w:id="1200781206">
      <w:bodyDiv w:val="1"/>
      <w:marLeft w:val="0"/>
      <w:marRight w:val="0"/>
      <w:marTop w:val="0"/>
      <w:marBottom w:val="0"/>
      <w:divBdr>
        <w:top w:val="none" w:sz="0" w:space="0" w:color="auto"/>
        <w:left w:val="none" w:sz="0" w:space="0" w:color="auto"/>
        <w:bottom w:val="none" w:sz="0" w:space="0" w:color="auto"/>
        <w:right w:val="none" w:sz="0" w:space="0" w:color="auto"/>
      </w:divBdr>
    </w:div>
    <w:div w:id="1201935045">
      <w:bodyDiv w:val="1"/>
      <w:marLeft w:val="0"/>
      <w:marRight w:val="0"/>
      <w:marTop w:val="0"/>
      <w:marBottom w:val="0"/>
      <w:divBdr>
        <w:top w:val="none" w:sz="0" w:space="0" w:color="auto"/>
        <w:left w:val="none" w:sz="0" w:space="0" w:color="auto"/>
        <w:bottom w:val="none" w:sz="0" w:space="0" w:color="auto"/>
        <w:right w:val="none" w:sz="0" w:space="0" w:color="auto"/>
      </w:divBdr>
    </w:div>
    <w:div w:id="1201936296">
      <w:bodyDiv w:val="1"/>
      <w:marLeft w:val="0"/>
      <w:marRight w:val="0"/>
      <w:marTop w:val="0"/>
      <w:marBottom w:val="0"/>
      <w:divBdr>
        <w:top w:val="none" w:sz="0" w:space="0" w:color="auto"/>
        <w:left w:val="none" w:sz="0" w:space="0" w:color="auto"/>
        <w:bottom w:val="none" w:sz="0" w:space="0" w:color="auto"/>
        <w:right w:val="none" w:sz="0" w:space="0" w:color="auto"/>
      </w:divBdr>
    </w:div>
    <w:div w:id="1203176097">
      <w:bodyDiv w:val="1"/>
      <w:marLeft w:val="0"/>
      <w:marRight w:val="0"/>
      <w:marTop w:val="0"/>
      <w:marBottom w:val="0"/>
      <w:divBdr>
        <w:top w:val="none" w:sz="0" w:space="0" w:color="auto"/>
        <w:left w:val="none" w:sz="0" w:space="0" w:color="auto"/>
        <w:bottom w:val="none" w:sz="0" w:space="0" w:color="auto"/>
        <w:right w:val="none" w:sz="0" w:space="0" w:color="auto"/>
      </w:divBdr>
    </w:div>
    <w:div w:id="1203665469">
      <w:bodyDiv w:val="1"/>
      <w:marLeft w:val="0"/>
      <w:marRight w:val="0"/>
      <w:marTop w:val="0"/>
      <w:marBottom w:val="0"/>
      <w:divBdr>
        <w:top w:val="none" w:sz="0" w:space="0" w:color="auto"/>
        <w:left w:val="none" w:sz="0" w:space="0" w:color="auto"/>
        <w:bottom w:val="none" w:sz="0" w:space="0" w:color="auto"/>
        <w:right w:val="none" w:sz="0" w:space="0" w:color="auto"/>
      </w:divBdr>
    </w:div>
    <w:div w:id="1204051722">
      <w:bodyDiv w:val="1"/>
      <w:marLeft w:val="0"/>
      <w:marRight w:val="0"/>
      <w:marTop w:val="0"/>
      <w:marBottom w:val="0"/>
      <w:divBdr>
        <w:top w:val="none" w:sz="0" w:space="0" w:color="auto"/>
        <w:left w:val="none" w:sz="0" w:space="0" w:color="auto"/>
        <w:bottom w:val="none" w:sz="0" w:space="0" w:color="auto"/>
        <w:right w:val="none" w:sz="0" w:space="0" w:color="auto"/>
      </w:divBdr>
    </w:div>
    <w:div w:id="1204486447">
      <w:bodyDiv w:val="1"/>
      <w:marLeft w:val="0"/>
      <w:marRight w:val="0"/>
      <w:marTop w:val="0"/>
      <w:marBottom w:val="0"/>
      <w:divBdr>
        <w:top w:val="none" w:sz="0" w:space="0" w:color="auto"/>
        <w:left w:val="none" w:sz="0" w:space="0" w:color="auto"/>
        <w:bottom w:val="none" w:sz="0" w:space="0" w:color="auto"/>
        <w:right w:val="none" w:sz="0" w:space="0" w:color="auto"/>
      </w:divBdr>
    </w:div>
    <w:div w:id="1204563341">
      <w:bodyDiv w:val="1"/>
      <w:marLeft w:val="0"/>
      <w:marRight w:val="0"/>
      <w:marTop w:val="0"/>
      <w:marBottom w:val="0"/>
      <w:divBdr>
        <w:top w:val="none" w:sz="0" w:space="0" w:color="auto"/>
        <w:left w:val="none" w:sz="0" w:space="0" w:color="auto"/>
        <w:bottom w:val="none" w:sz="0" w:space="0" w:color="auto"/>
        <w:right w:val="none" w:sz="0" w:space="0" w:color="auto"/>
      </w:divBdr>
    </w:div>
    <w:div w:id="1205365687">
      <w:bodyDiv w:val="1"/>
      <w:marLeft w:val="0"/>
      <w:marRight w:val="0"/>
      <w:marTop w:val="0"/>
      <w:marBottom w:val="0"/>
      <w:divBdr>
        <w:top w:val="none" w:sz="0" w:space="0" w:color="auto"/>
        <w:left w:val="none" w:sz="0" w:space="0" w:color="auto"/>
        <w:bottom w:val="none" w:sz="0" w:space="0" w:color="auto"/>
        <w:right w:val="none" w:sz="0" w:space="0" w:color="auto"/>
      </w:divBdr>
    </w:div>
    <w:div w:id="1206983230">
      <w:bodyDiv w:val="1"/>
      <w:marLeft w:val="0"/>
      <w:marRight w:val="0"/>
      <w:marTop w:val="0"/>
      <w:marBottom w:val="0"/>
      <w:divBdr>
        <w:top w:val="none" w:sz="0" w:space="0" w:color="auto"/>
        <w:left w:val="none" w:sz="0" w:space="0" w:color="auto"/>
        <w:bottom w:val="none" w:sz="0" w:space="0" w:color="auto"/>
        <w:right w:val="none" w:sz="0" w:space="0" w:color="auto"/>
      </w:divBdr>
    </w:div>
    <w:div w:id="1207134464">
      <w:bodyDiv w:val="1"/>
      <w:marLeft w:val="0"/>
      <w:marRight w:val="0"/>
      <w:marTop w:val="0"/>
      <w:marBottom w:val="0"/>
      <w:divBdr>
        <w:top w:val="none" w:sz="0" w:space="0" w:color="auto"/>
        <w:left w:val="none" w:sz="0" w:space="0" w:color="auto"/>
        <w:bottom w:val="none" w:sz="0" w:space="0" w:color="auto"/>
        <w:right w:val="none" w:sz="0" w:space="0" w:color="auto"/>
      </w:divBdr>
    </w:div>
    <w:div w:id="1207252575">
      <w:bodyDiv w:val="1"/>
      <w:marLeft w:val="0"/>
      <w:marRight w:val="0"/>
      <w:marTop w:val="0"/>
      <w:marBottom w:val="0"/>
      <w:divBdr>
        <w:top w:val="none" w:sz="0" w:space="0" w:color="auto"/>
        <w:left w:val="none" w:sz="0" w:space="0" w:color="auto"/>
        <w:bottom w:val="none" w:sz="0" w:space="0" w:color="auto"/>
        <w:right w:val="none" w:sz="0" w:space="0" w:color="auto"/>
      </w:divBdr>
    </w:div>
    <w:div w:id="1207372514">
      <w:bodyDiv w:val="1"/>
      <w:marLeft w:val="0"/>
      <w:marRight w:val="0"/>
      <w:marTop w:val="0"/>
      <w:marBottom w:val="0"/>
      <w:divBdr>
        <w:top w:val="none" w:sz="0" w:space="0" w:color="auto"/>
        <w:left w:val="none" w:sz="0" w:space="0" w:color="auto"/>
        <w:bottom w:val="none" w:sz="0" w:space="0" w:color="auto"/>
        <w:right w:val="none" w:sz="0" w:space="0" w:color="auto"/>
      </w:divBdr>
    </w:div>
    <w:div w:id="1207527813">
      <w:bodyDiv w:val="1"/>
      <w:marLeft w:val="0"/>
      <w:marRight w:val="0"/>
      <w:marTop w:val="0"/>
      <w:marBottom w:val="0"/>
      <w:divBdr>
        <w:top w:val="none" w:sz="0" w:space="0" w:color="auto"/>
        <w:left w:val="none" w:sz="0" w:space="0" w:color="auto"/>
        <w:bottom w:val="none" w:sz="0" w:space="0" w:color="auto"/>
        <w:right w:val="none" w:sz="0" w:space="0" w:color="auto"/>
      </w:divBdr>
    </w:div>
    <w:div w:id="1207528314">
      <w:bodyDiv w:val="1"/>
      <w:marLeft w:val="0"/>
      <w:marRight w:val="0"/>
      <w:marTop w:val="0"/>
      <w:marBottom w:val="0"/>
      <w:divBdr>
        <w:top w:val="none" w:sz="0" w:space="0" w:color="auto"/>
        <w:left w:val="none" w:sz="0" w:space="0" w:color="auto"/>
        <w:bottom w:val="none" w:sz="0" w:space="0" w:color="auto"/>
        <w:right w:val="none" w:sz="0" w:space="0" w:color="auto"/>
      </w:divBdr>
    </w:div>
    <w:div w:id="1207913341">
      <w:bodyDiv w:val="1"/>
      <w:marLeft w:val="0"/>
      <w:marRight w:val="0"/>
      <w:marTop w:val="0"/>
      <w:marBottom w:val="0"/>
      <w:divBdr>
        <w:top w:val="none" w:sz="0" w:space="0" w:color="auto"/>
        <w:left w:val="none" w:sz="0" w:space="0" w:color="auto"/>
        <w:bottom w:val="none" w:sz="0" w:space="0" w:color="auto"/>
        <w:right w:val="none" w:sz="0" w:space="0" w:color="auto"/>
      </w:divBdr>
    </w:div>
    <w:div w:id="1207986316">
      <w:bodyDiv w:val="1"/>
      <w:marLeft w:val="0"/>
      <w:marRight w:val="0"/>
      <w:marTop w:val="0"/>
      <w:marBottom w:val="0"/>
      <w:divBdr>
        <w:top w:val="none" w:sz="0" w:space="0" w:color="auto"/>
        <w:left w:val="none" w:sz="0" w:space="0" w:color="auto"/>
        <w:bottom w:val="none" w:sz="0" w:space="0" w:color="auto"/>
        <w:right w:val="none" w:sz="0" w:space="0" w:color="auto"/>
      </w:divBdr>
    </w:div>
    <w:div w:id="1208106745">
      <w:bodyDiv w:val="1"/>
      <w:marLeft w:val="0"/>
      <w:marRight w:val="0"/>
      <w:marTop w:val="0"/>
      <w:marBottom w:val="0"/>
      <w:divBdr>
        <w:top w:val="none" w:sz="0" w:space="0" w:color="auto"/>
        <w:left w:val="none" w:sz="0" w:space="0" w:color="auto"/>
        <w:bottom w:val="none" w:sz="0" w:space="0" w:color="auto"/>
        <w:right w:val="none" w:sz="0" w:space="0" w:color="auto"/>
      </w:divBdr>
    </w:div>
    <w:div w:id="1208373879">
      <w:bodyDiv w:val="1"/>
      <w:marLeft w:val="0"/>
      <w:marRight w:val="0"/>
      <w:marTop w:val="0"/>
      <w:marBottom w:val="0"/>
      <w:divBdr>
        <w:top w:val="none" w:sz="0" w:space="0" w:color="auto"/>
        <w:left w:val="none" w:sz="0" w:space="0" w:color="auto"/>
        <w:bottom w:val="none" w:sz="0" w:space="0" w:color="auto"/>
        <w:right w:val="none" w:sz="0" w:space="0" w:color="auto"/>
      </w:divBdr>
    </w:div>
    <w:div w:id="1208565958">
      <w:bodyDiv w:val="1"/>
      <w:marLeft w:val="0"/>
      <w:marRight w:val="0"/>
      <w:marTop w:val="0"/>
      <w:marBottom w:val="0"/>
      <w:divBdr>
        <w:top w:val="none" w:sz="0" w:space="0" w:color="auto"/>
        <w:left w:val="none" w:sz="0" w:space="0" w:color="auto"/>
        <w:bottom w:val="none" w:sz="0" w:space="0" w:color="auto"/>
        <w:right w:val="none" w:sz="0" w:space="0" w:color="auto"/>
      </w:divBdr>
    </w:div>
    <w:div w:id="1209146234">
      <w:bodyDiv w:val="1"/>
      <w:marLeft w:val="0"/>
      <w:marRight w:val="0"/>
      <w:marTop w:val="0"/>
      <w:marBottom w:val="0"/>
      <w:divBdr>
        <w:top w:val="none" w:sz="0" w:space="0" w:color="auto"/>
        <w:left w:val="none" w:sz="0" w:space="0" w:color="auto"/>
        <w:bottom w:val="none" w:sz="0" w:space="0" w:color="auto"/>
        <w:right w:val="none" w:sz="0" w:space="0" w:color="auto"/>
      </w:divBdr>
    </w:div>
    <w:div w:id="1209687126">
      <w:bodyDiv w:val="1"/>
      <w:marLeft w:val="0"/>
      <w:marRight w:val="0"/>
      <w:marTop w:val="0"/>
      <w:marBottom w:val="0"/>
      <w:divBdr>
        <w:top w:val="none" w:sz="0" w:space="0" w:color="auto"/>
        <w:left w:val="none" w:sz="0" w:space="0" w:color="auto"/>
        <w:bottom w:val="none" w:sz="0" w:space="0" w:color="auto"/>
        <w:right w:val="none" w:sz="0" w:space="0" w:color="auto"/>
      </w:divBdr>
    </w:div>
    <w:div w:id="1210647305">
      <w:bodyDiv w:val="1"/>
      <w:marLeft w:val="0"/>
      <w:marRight w:val="0"/>
      <w:marTop w:val="0"/>
      <w:marBottom w:val="0"/>
      <w:divBdr>
        <w:top w:val="none" w:sz="0" w:space="0" w:color="auto"/>
        <w:left w:val="none" w:sz="0" w:space="0" w:color="auto"/>
        <w:bottom w:val="none" w:sz="0" w:space="0" w:color="auto"/>
        <w:right w:val="none" w:sz="0" w:space="0" w:color="auto"/>
      </w:divBdr>
    </w:div>
    <w:div w:id="1210648906">
      <w:bodyDiv w:val="1"/>
      <w:marLeft w:val="0"/>
      <w:marRight w:val="0"/>
      <w:marTop w:val="0"/>
      <w:marBottom w:val="0"/>
      <w:divBdr>
        <w:top w:val="none" w:sz="0" w:space="0" w:color="auto"/>
        <w:left w:val="none" w:sz="0" w:space="0" w:color="auto"/>
        <w:bottom w:val="none" w:sz="0" w:space="0" w:color="auto"/>
        <w:right w:val="none" w:sz="0" w:space="0" w:color="auto"/>
      </w:divBdr>
    </w:div>
    <w:div w:id="1210845883">
      <w:bodyDiv w:val="1"/>
      <w:marLeft w:val="0"/>
      <w:marRight w:val="0"/>
      <w:marTop w:val="0"/>
      <w:marBottom w:val="0"/>
      <w:divBdr>
        <w:top w:val="none" w:sz="0" w:space="0" w:color="auto"/>
        <w:left w:val="none" w:sz="0" w:space="0" w:color="auto"/>
        <w:bottom w:val="none" w:sz="0" w:space="0" w:color="auto"/>
        <w:right w:val="none" w:sz="0" w:space="0" w:color="auto"/>
      </w:divBdr>
    </w:div>
    <w:div w:id="1210991508">
      <w:bodyDiv w:val="1"/>
      <w:marLeft w:val="0"/>
      <w:marRight w:val="0"/>
      <w:marTop w:val="0"/>
      <w:marBottom w:val="0"/>
      <w:divBdr>
        <w:top w:val="none" w:sz="0" w:space="0" w:color="auto"/>
        <w:left w:val="none" w:sz="0" w:space="0" w:color="auto"/>
        <w:bottom w:val="none" w:sz="0" w:space="0" w:color="auto"/>
        <w:right w:val="none" w:sz="0" w:space="0" w:color="auto"/>
      </w:divBdr>
    </w:div>
    <w:div w:id="1211841425">
      <w:bodyDiv w:val="1"/>
      <w:marLeft w:val="0"/>
      <w:marRight w:val="0"/>
      <w:marTop w:val="0"/>
      <w:marBottom w:val="0"/>
      <w:divBdr>
        <w:top w:val="none" w:sz="0" w:space="0" w:color="auto"/>
        <w:left w:val="none" w:sz="0" w:space="0" w:color="auto"/>
        <w:bottom w:val="none" w:sz="0" w:space="0" w:color="auto"/>
        <w:right w:val="none" w:sz="0" w:space="0" w:color="auto"/>
      </w:divBdr>
    </w:div>
    <w:div w:id="1212185502">
      <w:bodyDiv w:val="1"/>
      <w:marLeft w:val="0"/>
      <w:marRight w:val="0"/>
      <w:marTop w:val="0"/>
      <w:marBottom w:val="0"/>
      <w:divBdr>
        <w:top w:val="none" w:sz="0" w:space="0" w:color="auto"/>
        <w:left w:val="none" w:sz="0" w:space="0" w:color="auto"/>
        <w:bottom w:val="none" w:sz="0" w:space="0" w:color="auto"/>
        <w:right w:val="none" w:sz="0" w:space="0" w:color="auto"/>
      </w:divBdr>
    </w:div>
    <w:div w:id="1212351019">
      <w:bodyDiv w:val="1"/>
      <w:marLeft w:val="0"/>
      <w:marRight w:val="0"/>
      <w:marTop w:val="0"/>
      <w:marBottom w:val="0"/>
      <w:divBdr>
        <w:top w:val="none" w:sz="0" w:space="0" w:color="auto"/>
        <w:left w:val="none" w:sz="0" w:space="0" w:color="auto"/>
        <w:bottom w:val="none" w:sz="0" w:space="0" w:color="auto"/>
        <w:right w:val="none" w:sz="0" w:space="0" w:color="auto"/>
      </w:divBdr>
    </w:div>
    <w:div w:id="1212571880">
      <w:bodyDiv w:val="1"/>
      <w:marLeft w:val="0"/>
      <w:marRight w:val="0"/>
      <w:marTop w:val="0"/>
      <w:marBottom w:val="0"/>
      <w:divBdr>
        <w:top w:val="none" w:sz="0" w:space="0" w:color="auto"/>
        <w:left w:val="none" w:sz="0" w:space="0" w:color="auto"/>
        <w:bottom w:val="none" w:sz="0" w:space="0" w:color="auto"/>
        <w:right w:val="none" w:sz="0" w:space="0" w:color="auto"/>
      </w:divBdr>
    </w:div>
    <w:div w:id="1213158321">
      <w:bodyDiv w:val="1"/>
      <w:marLeft w:val="0"/>
      <w:marRight w:val="0"/>
      <w:marTop w:val="0"/>
      <w:marBottom w:val="0"/>
      <w:divBdr>
        <w:top w:val="none" w:sz="0" w:space="0" w:color="auto"/>
        <w:left w:val="none" w:sz="0" w:space="0" w:color="auto"/>
        <w:bottom w:val="none" w:sz="0" w:space="0" w:color="auto"/>
        <w:right w:val="none" w:sz="0" w:space="0" w:color="auto"/>
      </w:divBdr>
    </w:div>
    <w:div w:id="1213736874">
      <w:bodyDiv w:val="1"/>
      <w:marLeft w:val="0"/>
      <w:marRight w:val="0"/>
      <w:marTop w:val="0"/>
      <w:marBottom w:val="0"/>
      <w:divBdr>
        <w:top w:val="none" w:sz="0" w:space="0" w:color="auto"/>
        <w:left w:val="none" w:sz="0" w:space="0" w:color="auto"/>
        <w:bottom w:val="none" w:sz="0" w:space="0" w:color="auto"/>
        <w:right w:val="none" w:sz="0" w:space="0" w:color="auto"/>
      </w:divBdr>
    </w:div>
    <w:div w:id="1213955985">
      <w:bodyDiv w:val="1"/>
      <w:marLeft w:val="0"/>
      <w:marRight w:val="0"/>
      <w:marTop w:val="0"/>
      <w:marBottom w:val="0"/>
      <w:divBdr>
        <w:top w:val="none" w:sz="0" w:space="0" w:color="auto"/>
        <w:left w:val="none" w:sz="0" w:space="0" w:color="auto"/>
        <w:bottom w:val="none" w:sz="0" w:space="0" w:color="auto"/>
        <w:right w:val="none" w:sz="0" w:space="0" w:color="auto"/>
      </w:divBdr>
    </w:div>
    <w:div w:id="1214778495">
      <w:bodyDiv w:val="1"/>
      <w:marLeft w:val="0"/>
      <w:marRight w:val="0"/>
      <w:marTop w:val="0"/>
      <w:marBottom w:val="0"/>
      <w:divBdr>
        <w:top w:val="none" w:sz="0" w:space="0" w:color="auto"/>
        <w:left w:val="none" w:sz="0" w:space="0" w:color="auto"/>
        <w:bottom w:val="none" w:sz="0" w:space="0" w:color="auto"/>
        <w:right w:val="none" w:sz="0" w:space="0" w:color="auto"/>
      </w:divBdr>
    </w:div>
    <w:div w:id="1214855629">
      <w:bodyDiv w:val="1"/>
      <w:marLeft w:val="0"/>
      <w:marRight w:val="0"/>
      <w:marTop w:val="0"/>
      <w:marBottom w:val="0"/>
      <w:divBdr>
        <w:top w:val="none" w:sz="0" w:space="0" w:color="auto"/>
        <w:left w:val="none" w:sz="0" w:space="0" w:color="auto"/>
        <w:bottom w:val="none" w:sz="0" w:space="0" w:color="auto"/>
        <w:right w:val="none" w:sz="0" w:space="0" w:color="auto"/>
      </w:divBdr>
    </w:div>
    <w:div w:id="1215505069">
      <w:bodyDiv w:val="1"/>
      <w:marLeft w:val="0"/>
      <w:marRight w:val="0"/>
      <w:marTop w:val="0"/>
      <w:marBottom w:val="0"/>
      <w:divBdr>
        <w:top w:val="none" w:sz="0" w:space="0" w:color="auto"/>
        <w:left w:val="none" w:sz="0" w:space="0" w:color="auto"/>
        <w:bottom w:val="none" w:sz="0" w:space="0" w:color="auto"/>
        <w:right w:val="none" w:sz="0" w:space="0" w:color="auto"/>
      </w:divBdr>
    </w:div>
    <w:div w:id="1217812814">
      <w:bodyDiv w:val="1"/>
      <w:marLeft w:val="0"/>
      <w:marRight w:val="0"/>
      <w:marTop w:val="0"/>
      <w:marBottom w:val="0"/>
      <w:divBdr>
        <w:top w:val="none" w:sz="0" w:space="0" w:color="auto"/>
        <w:left w:val="none" w:sz="0" w:space="0" w:color="auto"/>
        <w:bottom w:val="none" w:sz="0" w:space="0" w:color="auto"/>
        <w:right w:val="none" w:sz="0" w:space="0" w:color="auto"/>
      </w:divBdr>
    </w:div>
    <w:div w:id="1218665155">
      <w:bodyDiv w:val="1"/>
      <w:marLeft w:val="0"/>
      <w:marRight w:val="0"/>
      <w:marTop w:val="0"/>
      <w:marBottom w:val="0"/>
      <w:divBdr>
        <w:top w:val="none" w:sz="0" w:space="0" w:color="auto"/>
        <w:left w:val="none" w:sz="0" w:space="0" w:color="auto"/>
        <w:bottom w:val="none" w:sz="0" w:space="0" w:color="auto"/>
        <w:right w:val="none" w:sz="0" w:space="0" w:color="auto"/>
      </w:divBdr>
    </w:div>
    <w:div w:id="1218904450">
      <w:bodyDiv w:val="1"/>
      <w:marLeft w:val="0"/>
      <w:marRight w:val="0"/>
      <w:marTop w:val="0"/>
      <w:marBottom w:val="0"/>
      <w:divBdr>
        <w:top w:val="none" w:sz="0" w:space="0" w:color="auto"/>
        <w:left w:val="none" w:sz="0" w:space="0" w:color="auto"/>
        <w:bottom w:val="none" w:sz="0" w:space="0" w:color="auto"/>
        <w:right w:val="none" w:sz="0" w:space="0" w:color="auto"/>
      </w:divBdr>
    </w:div>
    <w:div w:id="1219822817">
      <w:bodyDiv w:val="1"/>
      <w:marLeft w:val="0"/>
      <w:marRight w:val="0"/>
      <w:marTop w:val="0"/>
      <w:marBottom w:val="0"/>
      <w:divBdr>
        <w:top w:val="none" w:sz="0" w:space="0" w:color="auto"/>
        <w:left w:val="none" w:sz="0" w:space="0" w:color="auto"/>
        <w:bottom w:val="none" w:sz="0" w:space="0" w:color="auto"/>
        <w:right w:val="none" w:sz="0" w:space="0" w:color="auto"/>
      </w:divBdr>
    </w:div>
    <w:div w:id="1219897812">
      <w:bodyDiv w:val="1"/>
      <w:marLeft w:val="0"/>
      <w:marRight w:val="0"/>
      <w:marTop w:val="0"/>
      <w:marBottom w:val="0"/>
      <w:divBdr>
        <w:top w:val="none" w:sz="0" w:space="0" w:color="auto"/>
        <w:left w:val="none" w:sz="0" w:space="0" w:color="auto"/>
        <w:bottom w:val="none" w:sz="0" w:space="0" w:color="auto"/>
        <w:right w:val="none" w:sz="0" w:space="0" w:color="auto"/>
      </w:divBdr>
    </w:div>
    <w:div w:id="1220362364">
      <w:bodyDiv w:val="1"/>
      <w:marLeft w:val="0"/>
      <w:marRight w:val="0"/>
      <w:marTop w:val="0"/>
      <w:marBottom w:val="0"/>
      <w:divBdr>
        <w:top w:val="none" w:sz="0" w:space="0" w:color="auto"/>
        <w:left w:val="none" w:sz="0" w:space="0" w:color="auto"/>
        <w:bottom w:val="none" w:sz="0" w:space="0" w:color="auto"/>
        <w:right w:val="none" w:sz="0" w:space="0" w:color="auto"/>
      </w:divBdr>
    </w:div>
    <w:div w:id="1221209957">
      <w:bodyDiv w:val="1"/>
      <w:marLeft w:val="0"/>
      <w:marRight w:val="0"/>
      <w:marTop w:val="0"/>
      <w:marBottom w:val="0"/>
      <w:divBdr>
        <w:top w:val="none" w:sz="0" w:space="0" w:color="auto"/>
        <w:left w:val="none" w:sz="0" w:space="0" w:color="auto"/>
        <w:bottom w:val="none" w:sz="0" w:space="0" w:color="auto"/>
        <w:right w:val="none" w:sz="0" w:space="0" w:color="auto"/>
      </w:divBdr>
    </w:div>
    <w:div w:id="1222446702">
      <w:bodyDiv w:val="1"/>
      <w:marLeft w:val="0"/>
      <w:marRight w:val="0"/>
      <w:marTop w:val="0"/>
      <w:marBottom w:val="0"/>
      <w:divBdr>
        <w:top w:val="none" w:sz="0" w:space="0" w:color="auto"/>
        <w:left w:val="none" w:sz="0" w:space="0" w:color="auto"/>
        <w:bottom w:val="none" w:sz="0" w:space="0" w:color="auto"/>
        <w:right w:val="none" w:sz="0" w:space="0" w:color="auto"/>
      </w:divBdr>
    </w:div>
    <w:div w:id="1222517370">
      <w:bodyDiv w:val="1"/>
      <w:marLeft w:val="0"/>
      <w:marRight w:val="0"/>
      <w:marTop w:val="0"/>
      <w:marBottom w:val="0"/>
      <w:divBdr>
        <w:top w:val="none" w:sz="0" w:space="0" w:color="auto"/>
        <w:left w:val="none" w:sz="0" w:space="0" w:color="auto"/>
        <w:bottom w:val="none" w:sz="0" w:space="0" w:color="auto"/>
        <w:right w:val="none" w:sz="0" w:space="0" w:color="auto"/>
      </w:divBdr>
    </w:div>
    <w:div w:id="1222868792">
      <w:bodyDiv w:val="1"/>
      <w:marLeft w:val="0"/>
      <w:marRight w:val="0"/>
      <w:marTop w:val="0"/>
      <w:marBottom w:val="0"/>
      <w:divBdr>
        <w:top w:val="none" w:sz="0" w:space="0" w:color="auto"/>
        <w:left w:val="none" w:sz="0" w:space="0" w:color="auto"/>
        <w:bottom w:val="none" w:sz="0" w:space="0" w:color="auto"/>
        <w:right w:val="none" w:sz="0" w:space="0" w:color="auto"/>
      </w:divBdr>
    </w:div>
    <w:div w:id="1223061218">
      <w:bodyDiv w:val="1"/>
      <w:marLeft w:val="0"/>
      <w:marRight w:val="0"/>
      <w:marTop w:val="0"/>
      <w:marBottom w:val="0"/>
      <w:divBdr>
        <w:top w:val="none" w:sz="0" w:space="0" w:color="auto"/>
        <w:left w:val="none" w:sz="0" w:space="0" w:color="auto"/>
        <w:bottom w:val="none" w:sz="0" w:space="0" w:color="auto"/>
        <w:right w:val="none" w:sz="0" w:space="0" w:color="auto"/>
      </w:divBdr>
    </w:div>
    <w:div w:id="1223953333">
      <w:bodyDiv w:val="1"/>
      <w:marLeft w:val="0"/>
      <w:marRight w:val="0"/>
      <w:marTop w:val="0"/>
      <w:marBottom w:val="0"/>
      <w:divBdr>
        <w:top w:val="none" w:sz="0" w:space="0" w:color="auto"/>
        <w:left w:val="none" w:sz="0" w:space="0" w:color="auto"/>
        <w:bottom w:val="none" w:sz="0" w:space="0" w:color="auto"/>
        <w:right w:val="none" w:sz="0" w:space="0" w:color="auto"/>
      </w:divBdr>
    </w:div>
    <w:div w:id="1224289879">
      <w:bodyDiv w:val="1"/>
      <w:marLeft w:val="0"/>
      <w:marRight w:val="0"/>
      <w:marTop w:val="0"/>
      <w:marBottom w:val="0"/>
      <w:divBdr>
        <w:top w:val="none" w:sz="0" w:space="0" w:color="auto"/>
        <w:left w:val="none" w:sz="0" w:space="0" w:color="auto"/>
        <w:bottom w:val="none" w:sz="0" w:space="0" w:color="auto"/>
        <w:right w:val="none" w:sz="0" w:space="0" w:color="auto"/>
      </w:divBdr>
    </w:div>
    <w:div w:id="1224608567">
      <w:bodyDiv w:val="1"/>
      <w:marLeft w:val="0"/>
      <w:marRight w:val="0"/>
      <w:marTop w:val="0"/>
      <w:marBottom w:val="0"/>
      <w:divBdr>
        <w:top w:val="none" w:sz="0" w:space="0" w:color="auto"/>
        <w:left w:val="none" w:sz="0" w:space="0" w:color="auto"/>
        <w:bottom w:val="none" w:sz="0" w:space="0" w:color="auto"/>
        <w:right w:val="none" w:sz="0" w:space="0" w:color="auto"/>
      </w:divBdr>
    </w:div>
    <w:div w:id="1225995361">
      <w:bodyDiv w:val="1"/>
      <w:marLeft w:val="0"/>
      <w:marRight w:val="0"/>
      <w:marTop w:val="0"/>
      <w:marBottom w:val="0"/>
      <w:divBdr>
        <w:top w:val="none" w:sz="0" w:space="0" w:color="auto"/>
        <w:left w:val="none" w:sz="0" w:space="0" w:color="auto"/>
        <w:bottom w:val="none" w:sz="0" w:space="0" w:color="auto"/>
        <w:right w:val="none" w:sz="0" w:space="0" w:color="auto"/>
      </w:divBdr>
    </w:div>
    <w:div w:id="1227259683">
      <w:bodyDiv w:val="1"/>
      <w:marLeft w:val="0"/>
      <w:marRight w:val="0"/>
      <w:marTop w:val="0"/>
      <w:marBottom w:val="0"/>
      <w:divBdr>
        <w:top w:val="none" w:sz="0" w:space="0" w:color="auto"/>
        <w:left w:val="none" w:sz="0" w:space="0" w:color="auto"/>
        <w:bottom w:val="none" w:sz="0" w:space="0" w:color="auto"/>
        <w:right w:val="none" w:sz="0" w:space="0" w:color="auto"/>
      </w:divBdr>
    </w:div>
    <w:div w:id="1227489731">
      <w:bodyDiv w:val="1"/>
      <w:marLeft w:val="0"/>
      <w:marRight w:val="0"/>
      <w:marTop w:val="0"/>
      <w:marBottom w:val="0"/>
      <w:divBdr>
        <w:top w:val="none" w:sz="0" w:space="0" w:color="auto"/>
        <w:left w:val="none" w:sz="0" w:space="0" w:color="auto"/>
        <w:bottom w:val="none" w:sz="0" w:space="0" w:color="auto"/>
        <w:right w:val="none" w:sz="0" w:space="0" w:color="auto"/>
      </w:divBdr>
    </w:div>
    <w:div w:id="1227497718">
      <w:bodyDiv w:val="1"/>
      <w:marLeft w:val="0"/>
      <w:marRight w:val="0"/>
      <w:marTop w:val="0"/>
      <w:marBottom w:val="0"/>
      <w:divBdr>
        <w:top w:val="none" w:sz="0" w:space="0" w:color="auto"/>
        <w:left w:val="none" w:sz="0" w:space="0" w:color="auto"/>
        <w:bottom w:val="none" w:sz="0" w:space="0" w:color="auto"/>
        <w:right w:val="none" w:sz="0" w:space="0" w:color="auto"/>
      </w:divBdr>
    </w:div>
    <w:div w:id="1227838305">
      <w:bodyDiv w:val="1"/>
      <w:marLeft w:val="0"/>
      <w:marRight w:val="0"/>
      <w:marTop w:val="0"/>
      <w:marBottom w:val="0"/>
      <w:divBdr>
        <w:top w:val="none" w:sz="0" w:space="0" w:color="auto"/>
        <w:left w:val="none" w:sz="0" w:space="0" w:color="auto"/>
        <w:bottom w:val="none" w:sz="0" w:space="0" w:color="auto"/>
        <w:right w:val="none" w:sz="0" w:space="0" w:color="auto"/>
      </w:divBdr>
    </w:div>
    <w:div w:id="1228807000">
      <w:bodyDiv w:val="1"/>
      <w:marLeft w:val="0"/>
      <w:marRight w:val="0"/>
      <w:marTop w:val="0"/>
      <w:marBottom w:val="0"/>
      <w:divBdr>
        <w:top w:val="none" w:sz="0" w:space="0" w:color="auto"/>
        <w:left w:val="none" w:sz="0" w:space="0" w:color="auto"/>
        <w:bottom w:val="none" w:sz="0" w:space="0" w:color="auto"/>
        <w:right w:val="none" w:sz="0" w:space="0" w:color="auto"/>
      </w:divBdr>
    </w:div>
    <w:div w:id="1229263749">
      <w:bodyDiv w:val="1"/>
      <w:marLeft w:val="0"/>
      <w:marRight w:val="0"/>
      <w:marTop w:val="0"/>
      <w:marBottom w:val="0"/>
      <w:divBdr>
        <w:top w:val="none" w:sz="0" w:space="0" w:color="auto"/>
        <w:left w:val="none" w:sz="0" w:space="0" w:color="auto"/>
        <w:bottom w:val="none" w:sz="0" w:space="0" w:color="auto"/>
        <w:right w:val="none" w:sz="0" w:space="0" w:color="auto"/>
      </w:divBdr>
    </w:div>
    <w:div w:id="1230187141">
      <w:bodyDiv w:val="1"/>
      <w:marLeft w:val="0"/>
      <w:marRight w:val="0"/>
      <w:marTop w:val="0"/>
      <w:marBottom w:val="0"/>
      <w:divBdr>
        <w:top w:val="none" w:sz="0" w:space="0" w:color="auto"/>
        <w:left w:val="none" w:sz="0" w:space="0" w:color="auto"/>
        <w:bottom w:val="none" w:sz="0" w:space="0" w:color="auto"/>
        <w:right w:val="none" w:sz="0" w:space="0" w:color="auto"/>
      </w:divBdr>
    </w:div>
    <w:div w:id="1230725075">
      <w:bodyDiv w:val="1"/>
      <w:marLeft w:val="0"/>
      <w:marRight w:val="0"/>
      <w:marTop w:val="0"/>
      <w:marBottom w:val="0"/>
      <w:divBdr>
        <w:top w:val="none" w:sz="0" w:space="0" w:color="auto"/>
        <w:left w:val="none" w:sz="0" w:space="0" w:color="auto"/>
        <w:bottom w:val="none" w:sz="0" w:space="0" w:color="auto"/>
        <w:right w:val="none" w:sz="0" w:space="0" w:color="auto"/>
      </w:divBdr>
    </w:div>
    <w:div w:id="1231304225">
      <w:bodyDiv w:val="1"/>
      <w:marLeft w:val="0"/>
      <w:marRight w:val="0"/>
      <w:marTop w:val="0"/>
      <w:marBottom w:val="0"/>
      <w:divBdr>
        <w:top w:val="none" w:sz="0" w:space="0" w:color="auto"/>
        <w:left w:val="none" w:sz="0" w:space="0" w:color="auto"/>
        <w:bottom w:val="none" w:sz="0" w:space="0" w:color="auto"/>
        <w:right w:val="none" w:sz="0" w:space="0" w:color="auto"/>
      </w:divBdr>
    </w:div>
    <w:div w:id="1231815916">
      <w:bodyDiv w:val="1"/>
      <w:marLeft w:val="0"/>
      <w:marRight w:val="0"/>
      <w:marTop w:val="0"/>
      <w:marBottom w:val="0"/>
      <w:divBdr>
        <w:top w:val="none" w:sz="0" w:space="0" w:color="auto"/>
        <w:left w:val="none" w:sz="0" w:space="0" w:color="auto"/>
        <w:bottom w:val="none" w:sz="0" w:space="0" w:color="auto"/>
        <w:right w:val="none" w:sz="0" w:space="0" w:color="auto"/>
      </w:divBdr>
    </w:div>
    <w:div w:id="1231841886">
      <w:bodyDiv w:val="1"/>
      <w:marLeft w:val="0"/>
      <w:marRight w:val="0"/>
      <w:marTop w:val="0"/>
      <w:marBottom w:val="0"/>
      <w:divBdr>
        <w:top w:val="none" w:sz="0" w:space="0" w:color="auto"/>
        <w:left w:val="none" w:sz="0" w:space="0" w:color="auto"/>
        <w:bottom w:val="none" w:sz="0" w:space="0" w:color="auto"/>
        <w:right w:val="none" w:sz="0" w:space="0" w:color="auto"/>
      </w:divBdr>
    </w:div>
    <w:div w:id="1231891667">
      <w:bodyDiv w:val="1"/>
      <w:marLeft w:val="0"/>
      <w:marRight w:val="0"/>
      <w:marTop w:val="0"/>
      <w:marBottom w:val="0"/>
      <w:divBdr>
        <w:top w:val="none" w:sz="0" w:space="0" w:color="auto"/>
        <w:left w:val="none" w:sz="0" w:space="0" w:color="auto"/>
        <w:bottom w:val="none" w:sz="0" w:space="0" w:color="auto"/>
        <w:right w:val="none" w:sz="0" w:space="0" w:color="auto"/>
      </w:divBdr>
    </w:div>
    <w:div w:id="1231962315">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2304133">
      <w:bodyDiv w:val="1"/>
      <w:marLeft w:val="0"/>
      <w:marRight w:val="0"/>
      <w:marTop w:val="0"/>
      <w:marBottom w:val="0"/>
      <w:divBdr>
        <w:top w:val="none" w:sz="0" w:space="0" w:color="auto"/>
        <w:left w:val="none" w:sz="0" w:space="0" w:color="auto"/>
        <w:bottom w:val="none" w:sz="0" w:space="0" w:color="auto"/>
        <w:right w:val="none" w:sz="0" w:space="0" w:color="auto"/>
      </w:divBdr>
    </w:div>
    <w:div w:id="1232544013">
      <w:bodyDiv w:val="1"/>
      <w:marLeft w:val="0"/>
      <w:marRight w:val="0"/>
      <w:marTop w:val="0"/>
      <w:marBottom w:val="0"/>
      <w:divBdr>
        <w:top w:val="none" w:sz="0" w:space="0" w:color="auto"/>
        <w:left w:val="none" w:sz="0" w:space="0" w:color="auto"/>
        <w:bottom w:val="none" w:sz="0" w:space="0" w:color="auto"/>
        <w:right w:val="none" w:sz="0" w:space="0" w:color="auto"/>
      </w:divBdr>
    </w:div>
    <w:div w:id="1233464746">
      <w:bodyDiv w:val="1"/>
      <w:marLeft w:val="0"/>
      <w:marRight w:val="0"/>
      <w:marTop w:val="0"/>
      <w:marBottom w:val="0"/>
      <w:divBdr>
        <w:top w:val="none" w:sz="0" w:space="0" w:color="auto"/>
        <w:left w:val="none" w:sz="0" w:space="0" w:color="auto"/>
        <w:bottom w:val="none" w:sz="0" w:space="0" w:color="auto"/>
        <w:right w:val="none" w:sz="0" w:space="0" w:color="auto"/>
      </w:divBdr>
    </w:div>
    <w:div w:id="1233656474">
      <w:bodyDiv w:val="1"/>
      <w:marLeft w:val="0"/>
      <w:marRight w:val="0"/>
      <w:marTop w:val="0"/>
      <w:marBottom w:val="0"/>
      <w:divBdr>
        <w:top w:val="none" w:sz="0" w:space="0" w:color="auto"/>
        <w:left w:val="none" w:sz="0" w:space="0" w:color="auto"/>
        <w:bottom w:val="none" w:sz="0" w:space="0" w:color="auto"/>
        <w:right w:val="none" w:sz="0" w:space="0" w:color="auto"/>
      </w:divBdr>
    </w:div>
    <w:div w:id="1235044350">
      <w:bodyDiv w:val="1"/>
      <w:marLeft w:val="0"/>
      <w:marRight w:val="0"/>
      <w:marTop w:val="0"/>
      <w:marBottom w:val="0"/>
      <w:divBdr>
        <w:top w:val="none" w:sz="0" w:space="0" w:color="auto"/>
        <w:left w:val="none" w:sz="0" w:space="0" w:color="auto"/>
        <w:bottom w:val="none" w:sz="0" w:space="0" w:color="auto"/>
        <w:right w:val="none" w:sz="0" w:space="0" w:color="auto"/>
      </w:divBdr>
    </w:div>
    <w:div w:id="1235429572">
      <w:bodyDiv w:val="1"/>
      <w:marLeft w:val="0"/>
      <w:marRight w:val="0"/>
      <w:marTop w:val="0"/>
      <w:marBottom w:val="0"/>
      <w:divBdr>
        <w:top w:val="none" w:sz="0" w:space="0" w:color="auto"/>
        <w:left w:val="none" w:sz="0" w:space="0" w:color="auto"/>
        <w:bottom w:val="none" w:sz="0" w:space="0" w:color="auto"/>
        <w:right w:val="none" w:sz="0" w:space="0" w:color="auto"/>
      </w:divBdr>
    </w:div>
    <w:div w:id="1235817367">
      <w:bodyDiv w:val="1"/>
      <w:marLeft w:val="0"/>
      <w:marRight w:val="0"/>
      <w:marTop w:val="0"/>
      <w:marBottom w:val="0"/>
      <w:divBdr>
        <w:top w:val="none" w:sz="0" w:space="0" w:color="auto"/>
        <w:left w:val="none" w:sz="0" w:space="0" w:color="auto"/>
        <w:bottom w:val="none" w:sz="0" w:space="0" w:color="auto"/>
        <w:right w:val="none" w:sz="0" w:space="0" w:color="auto"/>
      </w:divBdr>
    </w:div>
    <w:div w:id="1235973755">
      <w:bodyDiv w:val="1"/>
      <w:marLeft w:val="0"/>
      <w:marRight w:val="0"/>
      <w:marTop w:val="0"/>
      <w:marBottom w:val="0"/>
      <w:divBdr>
        <w:top w:val="none" w:sz="0" w:space="0" w:color="auto"/>
        <w:left w:val="none" w:sz="0" w:space="0" w:color="auto"/>
        <w:bottom w:val="none" w:sz="0" w:space="0" w:color="auto"/>
        <w:right w:val="none" w:sz="0" w:space="0" w:color="auto"/>
      </w:divBdr>
    </w:div>
    <w:div w:id="1236891722">
      <w:bodyDiv w:val="1"/>
      <w:marLeft w:val="0"/>
      <w:marRight w:val="0"/>
      <w:marTop w:val="0"/>
      <w:marBottom w:val="0"/>
      <w:divBdr>
        <w:top w:val="none" w:sz="0" w:space="0" w:color="auto"/>
        <w:left w:val="none" w:sz="0" w:space="0" w:color="auto"/>
        <w:bottom w:val="none" w:sz="0" w:space="0" w:color="auto"/>
        <w:right w:val="none" w:sz="0" w:space="0" w:color="auto"/>
      </w:divBdr>
    </w:div>
    <w:div w:id="1237014858">
      <w:bodyDiv w:val="1"/>
      <w:marLeft w:val="0"/>
      <w:marRight w:val="0"/>
      <w:marTop w:val="0"/>
      <w:marBottom w:val="0"/>
      <w:divBdr>
        <w:top w:val="none" w:sz="0" w:space="0" w:color="auto"/>
        <w:left w:val="none" w:sz="0" w:space="0" w:color="auto"/>
        <w:bottom w:val="none" w:sz="0" w:space="0" w:color="auto"/>
        <w:right w:val="none" w:sz="0" w:space="0" w:color="auto"/>
      </w:divBdr>
    </w:div>
    <w:div w:id="1237280141">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37981329">
      <w:bodyDiv w:val="1"/>
      <w:marLeft w:val="0"/>
      <w:marRight w:val="0"/>
      <w:marTop w:val="0"/>
      <w:marBottom w:val="0"/>
      <w:divBdr>
        <w:top w:val="none" w:sz="0" w:space="0" w:color="auto"/>
        <w:left w:val="none" w:sz="0" w:space="0" w:color="auto"/>
        <w:bottom w:val="none" w:sz="0" w:space="0" w:color="auto"/>
        <w:right w:val="none" w:sz="0" w:space="0" w:color="auto"/>
      </w:divBdr>
    </w:div>
    <w:div w:id="1238054772">
      <w:bodyDiv w:val="1"/>
      <w:marLeft w:val="0"/>
      <w:marRight w:val="0"/>
      <w:marTop w:val="0"/>
      <w:marBottom w:val="0"/>
      <w:divBdr>
        <w:top w:val="none" w:sz="0" w:space="0" w:color="auto"/>
        <w:left w:val="none" w:sz="0" w:space="0" w:color="auto"/>
        <w:bottom w:val="none" w:sz="0" w:space="0" w:color="auto"/>
        <w:right w:val="none" w:sz="0" w:space="0" w:color="auto"/>
      </w:divBdr>
    </w:div>
    <w:div w:id="1238590593">
      <w:bodyDiv w:val="1"/>
      <w:marLeft w:val="0"/>
      <w:marRight w:val="0"/>
      <w:marTop w:val="0"/>
      <w:marBottom w:val="0"/>
      <w:divBdr>
        <w:top w:val="none" w:sz="0" w:space="0" w:color="auto"/>
        <w:left w:val="none" w:sz="0" w:space="0" w:color="auto"/>
        <w:bottom w:val="none" w:sz="0" w:space="0" w:color="auto"/>
        <w:right w:val="none" w:sz="0" w:space="0" w:color="auto"/>
      </w:divBdr>
    </w:div>
    <w:div w:id="1239051716">
      <w:bodyDiv w:val="1"/>
      <w:marLeft w:val="0"/>
      <w:marRight w:val="0"/>
      <w:marTop w:val="0"/>
      <w:marBottom w:val="0"/>
      <w:divBdr>
        <w:top w:val="none" w:sz="0" w:space="0" w:color="auto"/>
        <w:left w:val="none" w:sz="0" w:space="0" w:color="auto"/>
        <w:bottom w:val="none" w:sz="0" w:space="0" w:color="auto"/>
        <w:right w:val="none" w:sz="0" w:space="0" w:color="auto"/>
      </w:divBdr>
    </w:div>
    <w:div w:id="1239094588">
      <w:bodyDiv w:val="1"/>
      <w:marLeft w:val="0"/>
      <w:marRight w:val="0"/>
      <w:marTop w:val="0"/>
      <w:marBottom w:val="0"/>
      <w:divBdr>
        <w:top w:val="none" w:sz="0" w:space="0" w:color="auto"/>
        <w:left w:val="none" w:sz="0" w:space="0" w:color="auto"/>
        <w:bottom w:val="none" w:sz="0" w:space="0" w:color="auto"/>
        <w:right w:val="none" w:sz="0" w:space="0" w:color="auto"/>
      </w:divBdr>
    </w:div>
    <w:div w:id="1239100334">
      <w:bodyDiv w:val="1"/>
      <w:marLeft w:val="0"/>
      <w:marRight w:val="0"/>
      <w:marTop w:val="0"/>
      <w:marBottom w:val="0"/>
      <w:divBdr>
        <w:top w:val="none" w:sz="0" w:space="0" w:color="auto"/>
        <w:left w:val="none" w:sz="0" w:space="0" w:color="auto"/>
        <w:bottom w:val="none" w:sz="0" w:space="0" w:color="auto"/>
        <w:right w:val="none" w:sz="0" w:space="0" w:color="auto"/>
      </w:divBdr>
    </w:div>
    <w:div w:id="1239166579">
      <w:bodyDiv w:val="1"/>
      <w:marLeft w:val="0"/>
      <w:marRight w:val="0"/>
      <w:marTop w:val="0"/>
      <w:marBottom w:val="0"/>
      <w:divBdr>
        <w:top w:val="none" w:sz="0" w:space="0" w:color="auto"/>
        <w:left w:val="none" w:sz="0" w:space="0" w:color="auto"/>
        <w:bottom w:val="none" w:sz="0" w:space="0" w:color="auto"/>
        <w:right w:val="none" w:sz="0" w:space="0" w:color="auto"/>
      </w:divBdr>
    </w:div>
    <w:div w:id="1239828588">
      <w:bodyDiv w:val="1"/>
      <w:marLeft w:val="0"/>
      <w:marRight w:val="0"/>
      <w:marTop w:val="0"/>
      <w:marBottom w:val="0"/>
      <w:divBdr>
        <w:top w:val="none" w:sz="0" w:space="0" w:color="auto"/>
        <w:left w:val="none" w:sz="0" w:space="0" w:color="auto"/>
        <w:bottom w:val="none" w:sz="0" w:space="0" w:color="auto"/>
        <w:right w:val="none" w:sz="0" w:space="0" w:color="auto"/>
      </w:divBdr>
    </w:div>
    <w:div w:id="1240285904">
      <w:bodyDiv w:val="1"/>
      <w:marLeft w:val="0"/>
      <w:marRight w:val="0"/>
      <w:marTop w:val="0"/>
      <w:marBottom w:val="0"/>
      <w:divBdr>
        <w:top w:val="none" w:sz="0" w:space="0" w:color="auto"/>
        <w:left w:val="none" w:sz="0" w:space="0" w:color="auto"/>
        <w:bottom w:val="none" w:sz="0" w:space="0" w:color="auto"/>
        <w:right w:val="none" w:sz="0" w:space="0" w:color="auto"/>
      </w:divBdr>
    </w:div>
    <w:div w:id="1240558856">
      <w:bodyDiv w:val="1"/>
      <w:marLeft w:val="0"/>
      <w:marRight w:val="0"/>
      <w:marTop w:val="0"/>
      <w:marBottom w:val="0"/>
      <w:divBdr>
        <w:top w:val="none" w:sz="0" w:space="0" w:color="auto"/>
        <w:left w:val="none" w:sz="0" w:space="0" w:color="auto"/>
        <w:bottom w:val="none" w:sz="0" w:space="0" w:color="auto"/>
        <w:right w:val="none" w:sz="0" w:space="0" w:color="auto"/>
      </w:divBdr>
    </w:div>
    <w:div w:id="1240794087">
      <w:bodyDiv w:val="1"/>
      <w:marLeft w:val="0"/>
      <w:marRight w:val="0"/>
      <w:marTop w:val="0"/>
      <w:marBottom w:val="0"/>
      <w:divBdr>
        <w:top w:val="none" w:sz="0" w:space="0" w:color="auto"/>
        <w:left w:val="none" w:sz="0" w:space="0" w:color="auto"/>
        <w:bottom w:val="none" w:sz="0" w:space="0" w:color="auto"/>
        <w:right w:val="none" w:sz="0" w:space="0" w:color="auto"/>
      </w:divBdr>
    </w:div>
    <w:div w:id="1241063916">
      <w:bodyDiv w:val="1"/>
      <w:marLeft w:val="0"/>
      <w:marRight w:val="0"/>
      <w:marTop w:val="0"/>
      <w:marBottom w:val="0"/>
      <w:divBdr>
        <w:top w:val="none" w:sz="0" w:space="0" w:color="auto"/>
        <w:left w:val="none" w:sz="0" w:space="0" w:color="auto"/>
        <w:bottom w:val="none" w:sz="0" w:space="0" w:color="auto"/>
        <w:right w:val="none" w:sz="0" w:space="0" w:color="auto"/>
      </w:divBdr>
    </w:div>
    <w:div w:id="1242064420">
      <w:bodyDiv w:val="1"/>
      <w:marLeft w:val="0"/>
      <w:marRight w:val="0"/>
      <w:marTop w:val="0"/>
      <w:marBottom w:val="0"/>
      <w:divBdr>
        <w:top w:val="none" w:sz="0" w:space="0" w:color="auto"/>
        <w:left w:val="none" w:sz="0" w:space="0" w:color="auto"/>
        <w:bottom w:val="none" w:sz="0" w:space="0" w:color="auto"/>
        <w:right w:val="none" w:sz="0" w:space="0" w:color="auto"/>
      </w:divBdr>
    </w:div>
    <w:div w:id="1242448996">
      <w:bodyDiv w:val="1"/>
      <w:marLeft w:val="0"/>
      <w:marRight w:val="0"/>
      <w:marTop w:val="0"/>
      <w:marBottom w:val="0"/>
      <w:divBdr>
        <w:top w:val="none" w:sz="0" w:space="0" w:color="auto"/>
        <w:left w:val="none" w:sz="0" w:space="0" w:color="auto"/>
        <w:bottom w:val="none" w:sz="0" w:space="0" w:color="auto"/>
        <w:right w:val="none" w:sz="0" w:space="0" w:color="auto"/>
      </w:divBdr>
    </w:div>
    <w:div w:id="1243176736">
      <w:bodyDiv w:val="1"/>
      <w:marLeft w:val="0"/>
      <w:marRight w:val="0"/>
      <w:marTop w:val="0"/>
      <w:marBottom w:val="0"/>
      <w:divBdr>
        <w:top w:val="none" w:sz="0" w:space="0" w:color="auto"/>
        <w:left w:val="none" w:sz="0" w:space="0" w:color="auto"/>
        <w:bottom w:val="none" w:sz="0" w:space="0" w:color="auto"/>
        <w:right w:val="none" w:sz="0" w:space="0" w:color="auto"/>
      </w:divBdr>
    </w:div>
    <w:div w:id="1243682000">
      <w:bodyDiv w:val="1"/>
      <w:marLeft w:val="0"/>
      <w:marRight w:val="0"/>
      <w:marTop w:val="0"/>
      <w:marBottom w:val="0"/>
      <w:divBdr>
        <w:top w:val="none" w:sz="0" w:space="0" w:color="auto"/>
        <w:left w:val="none" w:sz="0" w:space="0" w:color="auto"/>
        <w:bottom w:val="none" w:sz="0" w:space="0" w:color="auto"/>
        <w:right w:val="none" w:sz="0" w:space="0" w:color="auto"/>
      </w:divBdr>
    </w:div>
    <w:div w:id="1244023908">
      <w:bodyDiv w:val="1"/>
      <w:marLeft w:val="0"/>
      <w:marRight w:val="0"/>
      <w:marTop w:val="0"/>
      <w:marBottom w:val="0"/>
      <w:divBdr>
        <w:top w:val="none" w:sz="0" w:space="0" w:color="auto"/>
        <w:left w:val="none" w:sz="0" w:space="0" w:color="auto"/>
        <w:bottom w:val="none" w:sz="0" w:space="0" w:color="auto"/>
        <w:right w:val="none" w:sz="0" w:space="0" w:color="auto"/>
      </w:divBdr>
    </w:div>
    <w:div w:id="1244140061">
      <w:bodyDiv w:val="1"/>
      <w:marLeft w:val="0"/>
      <w:marRight w:val="0"/>
      <w:marTop w:val="0"/>
      <w:marBottom w:val="0"/>
      <w:divBdr>
        <w:top w:val="none" w:sz="0" w:space="0" w:color="auto"/>
        <w:left w:val="none" w:sz="0" w:space="0" w:color="auto"/>
        <w:bottom w:val="none" w:sz="0" w:space="0" w:color="auto"/>
        <w:right w:val="none" w:sz="0" w:space="0" w:color="auto"/>
      </w:divBdr>
    </w:div>
    <w:div w:id="1244217612">
      <w:bodyDiv w:val="1"/>
      <w:marLeft w:val="0"/>
      <w:marRight w:val="0"/>
      <w:marTop w:val="0"/>
      <w:marBottom w:val="0"/>
      <w:divBdr>
        <w:top w:val="none" w:sz="0" w:space="0" w:color="auto"/>
        <w:left w:val="none" w:sz="0" w:space="0" w:color="auto"/>
        <w:bottom w:val="none" w:sz="0" w:space="0" w:color="auto"/>
        <w:right w:val="none" w:sz="0" w:space="0" w:color="auto"/>
      </w:divBdr>
    </w:div>
    <w:div w:id="1244606417">
      <w:bodyDiv w:val="1"/>
      <w:marLeft w:val="0"/>
      <w:marRight w:val="0"/>
      <w:marTop w:val="0"/>
      <w:marBottom w:val="0"/>
      <w:divBdr>
        <w:top w:val="none" w:sz="0" w:space="0" w:color="auto"/>
        <w:left w:val="none" w:sz="0" w:space="0" w:color="auto"/>
        <w:bottom w:val="none" w:sz="0" w:space="0" w:color="auto"/>
        <w:right w:val="none" w:sz="0" w:space="0" w:color="auto"/>
      </w:divBdr>
    </w:div>
    <w:div w:id="1244677714">
      <w:bodyDiv w:val="1"/>
      <w:marLeft w:val="0"/>
      <w:marRight w:val="0"/>
      <w:marTop w:val="0"/>
      <w:marBottom w:val="0"/>
      <w:divBdr>
        <w:top w:val="none" w:sz="0" w:space="0" w:color="auto"/>
        <w:left w:val="none" w:sz="0" w:space="0" w:color="auto"/>
        <w:bottom w:val="none" w:sz="0" w:space="0" w:color="auto"/>
        <w:right w:val="none" w:sz="0" w:space="0" w:color="auto"/>
      </w:divBdr>
    </w:div>
    <w:div w:id="1245383850">
      <w:bodyDiv w:val="1"/>
      <w:marLeft w:val="0"/>
      <w:marRight w:val="0"/>
      <w:marTop w:val="0"/>
      <w:marBottom w:val="0"/>
      <w:divBdr>
        <w:top w:val="none" w:sz="0" w:space="0" w:color="auto"/>
        <w:left w:val="none" w:sz="0" w:space="0" w:color="auto"/>
        <w:bottom w:val="none" w:sz="0" w:space="0" w:color="auto"/>
        <w:right w:val="none" w:sz="0" w:space="0" w:color="auto"/>
      </w:divBdr>
    </w:div>
    <w:div w:id="1245454714">
      <w:bodyDiv w:val="1"/>
      <w:marLeft w:val="0"/>
      <w:marRight w:val="0"/>
      <w:marTop w:val="0"/>
      <w:marBottom w:val="0"/>
      <w:divBdr>
        <w:top w:val="none" w:sz="0" w:space="0" w:color="auto"/>
        <w:left w:val="none" w:sz="0" w:space="0" w:color="auto"/>
        <w:bottom w:val="none" w:sz="0" w:space="0" w:color="auto"/>
        <w:right w:val="none" w:sz="0" w:space="0" w:color="auto"/>
      </w:divBdr>
    </w:div>
    <w:div w:id="1245651602">
      <w:bodyDiv w:val="1"/>
      <w:marLeft w:val="0"/>
      <w:marRight w:val="0"/>
      <w:marTop w:val="0"/>
      <w:marBottom w:val="0"/>
      <w:divBdr>
        <w:top w:val="none" w:sz="0" w:space="0" w:color="auto"/>
        <w:left w:val="none" w:sz="0" w:space="0" w:color="auto"/>
        <w:bottom w:val="none" w:sz="0" w:space="0" w:color="auto"/>
        <w:right w:val="none" w:sz="0" w:space="0" w:color="auto"/>
      </w:divBdr>
    </w:div>
    <w:div w:id="1246233074">
      <w:bodyDiv w:val="1"/>
      <w:marLeft w:val="0"/>
      <w:marRight w:val="0"/>
      <w:marTop w:val="0"/>
      <w:marBottom w:val="0"/>
      <w:divBdr>
        <w:top w:val="none" w:sz="0" w:space="0" w:color="auto"/>
        <w:left w:val="none" w:sz="0" w:space="0" w:color="auto"/>
        <w:bottom w:val="none" w:sz="0" w:space="0" w:color="auto"/>
        <w:right w:val="none" w:sz="0" w:space="0" w:color="auto"/>
      </w:divBdr>
    </w:div>
    <w:div w:id="1246917326">
      <w:bodyDiv w:val="1"/>
      <w:marLeft w:val="0"/>
      <w:marRight w:val="0"/>
      <w:marTop w:val="0"/>
      <w:marBottom w:val="0"/>
      <w:divBdr>
        <w:top w:val="none" w:sz="0" w:space="0" w:color="auto"/>
        <w:left w:val="none" w:sz="0" w:space="0" w:color="auto"/>
        <w:bottom w:val="none" w:sz="0" w:space="0" w:color="auto"/>
        <w:right w:val="none" w:sz="0" w:space="0" w:color="auto"/>
      </w:divBdr>
    </w:div>
    <w:div w:id="1247618015">
      <w:bodyDiv w:val="1"/>
      <w:marLeft w:val="0"/>
      <w:marRight w:val="0"/>
      <w:marTop w:val="0"/>
      <w:marBottom w:val="0"/>
      <w:divBdr>
        <w:top w:val="none" w:sz="0" w:space="0" w:color="auto"/>
        <w:left w:val="none" w:sz="0" w:space="0" w:color="auto"/>
        <w:bottom w:val="none" w:sz="0" w:space="0" w:color="auto"/>
        <w:right w:val="none" w:sz="0" w:space="0" w:color="auto"/>
      </w:divBdr>
    </w:div>
    <w:div w:id="1247879406">
      <w:bodyDiv w:val="1"/>
      <w:marLeft w:val="0"/>
      <w:marRight w:val="0"/>
      <w:marTop w:val="0"/>
      <w:marBottom w:val="0"/>
      <w:divBdr>
        <w:top w:val="none" w:sz="0" w:space="0" w:color="auto"/>
        <w:left w:val="none" w:sz="0" w:space="0" w:color="auto"/>
        <w:bottom w:val="none" w:sz="0" w:space="0" w:color="auto"/>
        <w:right w:val="none" w:sz="0" w:space="0" w:color="auto"/>
      </w:divBdr>
    </w:div>
    <w:div w:id="1248731566">
      <w:bodyDiv w:val="1"/>
      <w:marLeft w:val="0"/>
      <w:marRight w:val="0"/>
      <w:marTop w:val="0"/>
      <w:marBottom w:val="0"/>
      <w:divBdr>
        <w:top w:val="none" w:sz="0" w:space="0" w:color="auto"/>
        <w:left w:val="none" w:sz="0" w:space="0" w:color="auto"/>
        <w:bottom w:val="none" w:sz="0" w:space="0" w:color="auto"/>
        <w:right w:val="none" w:sz="0" w:space="0" w:color="auto"/>
      </w:divBdr>
    </w:div>
    <w:div w:id="1248999781">
      <w:bodyDiv w:val="1"/>
      <w:marLeft w:val="0"/>
      <w:marRight w:val="0"/>
      <w:marTop w:val="0"/>
      <w:marBottom w:val="0"/>
      <w:divBdr>
        <w:top w:val="none" w:sz="0" w:space="0" w:color="auto"/>
        <w:left w:val="none" w:sz="0" w:space="0" w:color="auto"/>
        <w:bottom w:val="none" w:sz="0" w:space="0" w:color="auto"/>
        <w:right w:val="none" w:sz="0" w:space="0" w:color="auto"/>
      </w:divBdr>
    </w:div>
    <w:div w:id="1249272066">
      <w:bodyDiv w:val="1"/>
      <w:marLeft w:val="0"/>
      <w:marRight w:val="0"/>
      <w:marTop w:val="0"/>
      <w:marBottom w:val="0"/>
      <w:divBdr>
        <w:top w:val="none" w:sz="0" w:space="0" w:color="auto"/>
        <w:left w:val="none" w:sz="0" w:space="0" w:color="auto"/>
        <w:bottom w:val="none" w:sz="0" w:space="0" w:color="auto"/>
        <w:right w:val="none" w:sz="0" w:space="0" w:color="auto"/>
      </w:divBdr>
    </w:div>
    <w:div w:id="1249576948">
      <w:bodyDiv w:val="1"/>
      <w:marLeft w:val="0"/>
      <w:marRight w:val="0"/>
      <w:marTop w:val="0"/>
      <w:marBottom w:val="0"/>
      <w:divBdr>
        <w:top w:val="none" w:sz="0" w:space="0" w:color="auto"/>
        <w:left w:val="none" w:sz="0" w:space="0" w:color="auto"/>
        <w:bottom w:val="none" w:sz="0" w:space="0" w:color="auto"/>
        <w:right w:val="none" w:sz="0" w:space="0" w:color="auto"/>
      </w:divBdr>
    </w:div>
    <w:div w:id="1249920574">
      <w:bodyDiv w:val="1"/>
      <w:marLeft w:val="0"/>
      <w:marRight w:val="0"/>
      <w:marTop w:val="0"/>
      <w:marBottom w:val="0"/>
      <w:divBdr>
        <w:top w:val="none" w:sz="0" w:space="0" w:color="auto"/>
        <w:left w:val="none" w:sz="0" w:space="0" w:color="auto"/>
        <w:bottom w:val="none" w:sz="0" w:space="0" w:color="auto"/>
        <w:right w:val="none" w:sz="0" w:space="0" w:color="auto"/>
      </w:divBdr>
    </w:div>
    <w:div w:id="1250046980">
      <w:bodyDiv w:val="1"/>
      <w:marLeft w:val="0"/>
      <w:marRight w:val="0"/>
      <w:marTop w:val="0"/>
      <w:marBottom w:val="0"/>
      <w:divBdr>
        <w:top w:val="none" w:sz="0" w:space="0" w:color="auto"/>
        <w:left w:val="none" w:sz="0" w:space="0" w:color="auto"/>
        <w:bottom w:val="none" w:sz="0" w:space="0" w:color="auto"/>
        <w:right w:val="none" w:sz="0" w:space="0" w:color="auto"/>
      </w:divBdr>
    </w:div>
    <w:div w:id="1250387529">
      <w:bodyDiv w:val="1"/>
      <w:marLeft w:val="0"/>
      <w:marRight w:val="0"/>
      <w:marTop w:val="0"/>
      <w:marBottom w:val="0"/>
      <w:divBdr>
        <w:top w:val="none" w:sz="0" w:space="0" w:color="auto"/>
        <w:left w:val="none" w:sz="0" w:space="0" w:color="auto"/>
        <w:bottom w:val="none" w:sz="0" w:space="0" w:color="auto"/>
        <w:right w:val="none" w:sz="0" w:space="0" w:color="auto"/>
      </w:divBdr>
    </w:div>
    <w:div w:id="1250457515">
      <w:bodyDiv w:val="1"/>
      <w:marLeft w:val="0"/>
      <w:marRight w:val="0"/>
      <w:marTop w:val="0"/>
      <w:marBottom w:val="0"/>
      <w:divBdr>
        <w:top w:val="none" w:sz="0" w:space="0" w:color="auto"/>
        <w:left w:val="none" w:sz="0" w:space="0" w:color="auto"/>
        <w:bottom w:val="none" w:sz="0" w:space="0" w:color="auto"/>
        <w:right w:val="none" w:sz="0" w:space="0" w:color="auto"/>
      </w:divBdr>
    </w:div>
    <w:div w:id="1250695289">
      <w:bodyDiv w:val="1"/>
      <w:marLeft w:val="0"/>
      <w:marRight w:val="0"/>
      <w:marTop w:val="0"/>
      <w:marBottom w:val="0"/>
      <w:divBdr>
        <w:top w:val="none" w:sz="0" w:space="0" w:color="auto"/>
        <w:left w:val="none" w:sz="0" w:space="0" w:color="auto"/>
        <w:bottom w:val="none" w:sz="0" w:space="0" w:color="auto"/>
        <w:right w:val="none" w:sz="0" w:space="0" w:color="auto"/>
      </w:divBdr>
    </w:div>
    <w:div w:id="1251547659">
      <w:bodyDiv w:val="1"/>
      <w:marLeft w:val="0"/>
      <w:marRight w:val="0"/>
      <w:marTop w:val="0"/>
      <w:marBottom w:val="0"/>
      <w:divBdr>
        <w:top w:val="none" w:sz="0" w:space="0" w:color="auto"/>
        <w:left w:val="none" w:sz="0" w:space="0" w:color="auto"/>
        <w:bottom w:val="none" w:sz="0" w:space="0" w:color="auto"/>
        <w:right w:val="none" w:sz="0" w:space="0" w:color="auto"/>
      </w:divBdr>
    </w:div>
    <w:div w:id="1251892581">
      <w:bodyDiv w:val="1"/>
      <w:marLeft w:val="0"/>
      <w:marRight w:val="0"/>
      <w:marTop w:val="0"/>
      <w:marBottom w:val="0"/>
      <w:divBdr>
        <w:top w:val="none" w:sz="0" w:space="0" w:color="auto"/>
        <w:left w:val="none" w:sz="0" w:space="0" w:color="auto"/>
        <w:bottom w:val="none" w:sz="0" w:space="0" w:color="auto"/>
        <w:right w:val="none" w:sz="0" w:space="0" w:color="auto"/>
      </w:divBdr>
    </w:div>
    <w:div w:id="1252010480">
      <w:bodyDiv w:val="1"/>
      <w:marLeft w:val="0"/>
      <w:marRight w:val="0"/>
      <w:marTop w:val="0"/>
      <w:marBottom w:val="0"/>
      <w:divBdr>
        <w:top w:val="none" w:sz="0" w:space="0" w:color="auto"/>
        <w:left w:val="none" w:sz="0" w:space="0" w:color="auto"/>
        <w:bottom w:val="none" w:sz="0" w:space="0" w:color="auto"/>
        <w:right w:val="none" w:sz="0" w:space="0" w:color="auto"/>
      </w:divBdr>
    </w:div>
    <w:div w:id="1252351592">
      <w:bodyDiv w:val="1"/>
      <w:marLeft w:val="0"/>
      <w:marRight w:val="0"/>
      <w:marTop w:val="0"/>
      <w:marBottom w:val="0"/>
      <w:divBdr>
        <w:top w:val="none" w:sz="0" w:space="0" w:color="auto"/>
        <w:left w:val="none" w:sz="0" w:space="0" w:color="auto"/>
        <w:bottom w:val="none" w:sz="0" w:space="0" w:color="auto"/>
        <w:right w:val="none" w:sz="0" w:space="0" w:color="auto"/>
      </w:divBdr>
    </w:div>
    <w:div w:id="1252394587">
      <w:bodyDiv w:val="1"/>
      <w:marLeft w:val="0"/>
      <w:marRight w:val="0"/>
      <w:marTop w:val="0"/>
      <w:marBottom w:val="0"/>
      <w:divBdr>
        <w:top w:val="none" w:sz="0" w:space="0" w:color="auto"/>
        <w:left w:val="none" w:sz="0" w:space="0" w:color="auto"/>
        <w:bottom w:val="none" w:sz="0" w:space="0" w:color="auto"/>
        <w:right w:val="none" w:sz="0" w:space="0" w:color="auto"/>
      </w:divBdr>
    </w:div>
    <w:div w:id="1252549597">
      <w:bodyDiv w:val="1"/>
      <w:marLeft w:val="0"/>
      <w:marRight w:val="0"/>
      <w:marTop w:val="0"/>
      <w:marBottom w:val="0"/>
      <w:divBdr>
        <w:top w:val="none" w:sz="0" w:space="0" w:color="auto"/>
        <w:left w:val="none" w:sz="0" w:space="0" w:color="auto"/>
        <w:bottom w:val="none" w:sz="0" w:space="0" w:color="auto"/>
        <w:right w:val="none" w:sz="0" w:space="0" w:color="auto"/>
      </w:divBdr>
    </w:div>
    <w:div w:id="1252736209">
      <w:bodyDiv w:val="1"/>
      <w:marLeft w:val="0"/>
      <w:marRight w:val="0"/>
      <w:marTop w:val="0"/>
      <w:marBottom w:val="0"/>
      <w:divBdr>
        <w:top w:val="none" w:sz="0" w:space="0" w:color="auto"/>
        <w:left w:val="none" w:sz="0" w:space="0" w:color="auto"/>
        <w:bottom w:val="none" w:sz="0" w:space="0" w:color="auto"/>
        <w:right w:val="none" w:sz="0" w:space="0" w:color="auto"/>
      </w:divBdr>
    </w:div>
    <w:div w:id="1253666710">
      <w:bodyDiv w:val="1"/>
      <w:marLeft w:val="0"/>
      <w:marRight w:val="0"/>
      <w:marTop w:val="0"/>
      <w:marBottom w:val="0"/>
      <w:divBdr>
        <w:top w:val="none" w:sz="0" w:space="0" w:color="auto"/>
        <w:left w:val="none" w:sz="0" w:space="0" w:color="auto"/>
        <w:bottom w:val="none" w:sz="0" w:space="0" w:color="auto"/>
        <w:right w:val="none" w:sz="0" w:space="0" w:color="auto"/>
      </w:divBdr>
    </w:div>
    <w:div w:id="1253777660">
      <w:bodyDiv w:val="1"/>
      <w:marLeft w:val="0"/>
      <w:marRight w:val="0"/>
      <w:marTop w:val="0"/>
      <w:marBottom w:val="0"/>
      <w:divBdr>
        <w:top w:val="none" w:sz="0" w:space="0" w:color="auto"/>
        <w:left w:val="none" w:sz="0" w:space="0" w:color="auto"/>
        <w:bottom w:val="none" w:sz="0" w:space="0" w:color="auto"/>
        <w:right w:val="none" w:sz="0" w:space="0" w:color="auto"/>
      </w:divBdr>
    </w:div>
    <w:div w:id="1254045268">
      <w:bodyDiv w:val="1"/>
      <w:marLeft w:val="0"/>
      <w:marRight w:val="0"/>
      <w:marTop w:val="0"/>
      <w:marBottom w:val="0"/>
      <w:divBdr>
        <w:top w:val="none" w:sz="0" w:space="0" w:color="auto"/>
        <w:left w:val="none" w:sz="0" w:space="0" w:color="auto"/>
        <w:bottom w:val="none" w:sz="0" w:space="0" w:color="auto"/>
        <w:right w:val="none" w:sz="0" w:space="0" w:color="auto"/>
      </w:divBdr>
    </w:div>
    <w:div w:id="1254242995">
      <w:bodyDiv w:val="1"/>
      <w:marLeft w:val="0"/>
      <w:marRight w:val="0"/>
      <w:marTop w:val="0"/>
      <w:marBottom w:val="0"/>
      <w:divBdr>
        <w:top w:val="none" w:sz="0" w:space="0" w:color="auto"/>
        <w:left w:val="none" w:sz="0" w:space="0" w:color="auto"/>
        <w:bottom w:val="none" w:sz="0" w:space="0" w:color="auto"/>
        <w:right w:val="none" w:sz="0" w:space="0" w:color="auto"/>
      </w:divBdr>
    </w:div>
    <w:div w:id="1254894593">
      <w:bodyDiv w:val="1"/>
      <w:marLeft w:val="0"/>
      <w:marRight w:val="0"/>
      <w:marTop w:val="0"/>
      <w:marBottom w:val="0"/>
      <w:divBdr>
        <w:top w:val="none" w:sz="0" w:space="0" w:color="auto"/>
        <w:left w:val="none" w:sz="0" w:space="0" w:color="auto"/>
        <w:bottom w:val="none" w:sz="0" w:space="0" w:color="auto"/>
        <w:right w:val="none" w:sz="0" w:space="0" w:color="auto"/>
      </w:divBdr>
    </w:div>
    <w:div w:id="1255700566">
      <w:bodyDiv w:val="1"/>
      <w:marLeft w:val="0"/>
      <w:marRight w:val="0"/>
      <w:marTop w:val="0"/>
      <w:marBottom w:val="0"/>
      <w:divBdr>
        <w:top w:val="none" w:sz="0" w:space="0" w:color="auto"/>
        <w:left w:val="none" w:sz="0" w:space="0" w:color="auto"/>
        <w:bottom w:val="none" w:sz="0" w:space="0" w:color="auto"/>
        <w:right w:val="none" w:sz="0" w:space="0" w:color="auto"/>
      </w:divBdr>
    </w:div>
    <w:div w:id="1255866647">
      <w:bodyDiv w:val="1"/>
      <w:marLeft w:val="0"/>
      <w:marRight w:val="0"/>
      <w:marTop w:val="0"/>
      <w:marBottom w:val="0"/>
      <w:divBdr>
        <w:top w:val="none" w:sz="0" w:space="0" w:color="auto"/>
        <w:left w:val="none" w:sz="0" w:space="0" w:color="auto"/>
        <w:bottom w:val="none" w:sz="0" w:space="0" w:color="auto"/>
        <w:right w:val="none" w:sz="0" w:space="0" w:color="auto"/>
      </w:divBdr>
    </w:div>
    <w:div w:id="1259018529">
      <w:bodyDiv w:val="1"/>
      <w:marLeft w:val="0"/>
      <w:marRight w:val="0"/>
      <w:marTop w:val="0"/>
      <w:marBottom w:val="0"/>
      <w:divBdr>
        <w:top w:val="none" w:sz="0" w:space="0" w:color="auto"/>
        <w:left w:val="none" w:sz="0" w:space="0" w:color="auto"/>
        <w:bottom w:val="none" w:sz="0" w:space="0" w:color="auto"/>
        <w:right w:val="none" w:sz="0" w:space="0" w:color="auto"/>
      </w:divBdr>
    </w:div>
    <w:div w:id="1259173414">
      <w:bodyDiv w:val="1"/>
      <w:marLeft w:val="0"/>
      <w:marRight w:val="0"/>
      <w:marTop w:val="0"/>
      <w:marBottom w:val="0"/>
      <w:divBdr>
        <w:top w:val="none" w:sz="0" w:space="0" w:color="auto"/>
        <w:left w:val="none" w:sz="0" w:space="0" w:color="auto"/>
        <w:bottom w:val="none" w:sz="0" w:space="0" w:color="auto"/>
        <w:right w:val="none" w:sz="0" w:space="0" w:color="auto"/>
      </w:divBdr>
    </w:div>
    <w:div w:id="1259366496">
      <w:bodyDiv w:val="1"/>
      <w:marLeft w:val="0"/>
      <w:marRight w:val="0"/>
      <w:marTop w:val="0"/>
      <w:marBottom w:val="0"/>
      <w:divBdr>
        <w:top w:val="none" w:sz="0" w:space="0" w:color="auto"/>
        <w:left w:val="none" w:sz="0" w:space="0" w:color="auto"/>
        <w:bottom w:val="none" w:sz="0" w:space="0" w:color="auto"/>
        <w:right w:val="none" w:sz="0" w:space="0" w:color="auto"/>
      </w:divBdr>
    </w:div>
    <w:div w:id="1260067931">
      <w:bodyDiv w:val="1"/>
      <w:marLeft w:val="0"/>
      <w:marRight w:val="0"/>
      <w:marTop w:val="0"/>
      <w:marBottom w:val="0"/>
      <w:divBdr>
        <w:top w:val="none" w:sz="0" w:space="0" w:color="auto"/>
        <w:left w:val="none" w:sz="0" w:space="0" w:color="auto"/>
        <w:bottom w:val="none" w:sz="0" w:space="0" w:color="auto"/>
        <w:right w:val="none" w:sz="0" w:space="0" w:color="auto"/>
      </w:divBdr>
    </w:div>
    <w:div w:id="1261178449">
      <w:bodyDiv w:val="1"/>
      <w:marLeft w:val="0"/>
      <w:marRight w:val="0"/>
      <w:marTop w:val="0"/>
      <w:marBottom w:val="0"/>
      <w:divBdr>
        <w:top w:val="none" w:sz="0" w:space="0" w:color="auto"/>
        <w:left w:val="none" w:sz="0" w:space="0" w:color="auto"/>
        <w:bottom w:val="none" w:sz="0" w:space="0" w:color="auto"/>
        <w:right w:val="none" w:sz="0" w:space="0" w:color="auto"/>
      </w:divBdr>
    </w:div>
    <w:div w:id="1261329757">
      <w:bodyDiv w:val="1"/>
      <w:marLeft w:val="0"/>
      <w:marRight w:val="0"/>
      <w:marTop w:val="0"/>
      <w:marBottom w:val="0"/>
      <w:divBdr>
        <w:top w:val="none" w:sz="0" w:space="0" w:color="auto"/>
        <w:left w:val="none" w:sz="0" w:space="0" w:color="auto"/>
        <w:bottom w:val="none" w:sz="0" w:space="0" w:color="auto"/>
        <w:right w:val="none" w:sz="0" w:space="0" w:color="auto"/>
      </w:divBdr>
    </w:div>
    <w:div w:id="1262296419">
      <w:bodyDiv w:val="1"/>
      <w:marLeft w:val="0"/>
      <w:marRight w:val="0"/>
      <w:marTop w:val="0"/>
      <w:marBottom w:val="0"/>
      <w:divBdr>
        <w:top w:val="none" w:sz="0" w:space="0" w:color="auto"/>
        <w:left w:val="none" w:sz="0" w:space="0" w:color="auto"/>
        <w:bottom w:val="none" w:sz="0" w:space="0" w:color="auto"/>
        <w:right w:val="none" w:sz="0" w:space="0" w:color="auto"/>
      </w:divBdr>
    </w:div>
    <w:div w:id="1262837113">
      <w:bodyDiv w:val="1"/>
      <w:marLeft w:val="0"/>
      <w:marRight w:val="0"/>
      <w:marTop w:val="0"/>
      <w:marBottom w:val="0"/>
      <w:divBdr>
        <w:top w:val="none" w:sz="0" w:space="0" w:color="auto"/>
        <w:left w:val="none" w:sz="0" w:space="0" w:color="auto"/>
        <w:bottom w:val="none" w:sz="0" w:space="0" w:color="auto"/>
        <w:right w:val="none" w:sz="0" w:space="0" w:color="auto"/>
      </w:divBdr>
    </w:div>
    <w:div w:id="1263416256">
      <w:bodyDiv w:val="1"/>
      <w:marLeft w:val="0"/>
      <w:marRight w:val="0"/>
      <w:marTop w:val="0"/>
      <w:marBottom w:val="0"/>
      <w:divBdr>
        <w:top w:val="none" w:sz="0" w:space="0" w:color="auto"/>
        <w:left w:val="none" w:sz="0" w:space="0" w:color="auto"/>
        <w:bottom w:val="none" w:sz="0" w:space="0" w:color="auto"/>
        <w:right w:val="none" w:sz="0" w:space="0" w:color="auto"/>
      </w:divBdr>
    </w:div>
    <w:div w:id="1265770036">
      <w:bodyDiv w:val="1"/>
      <w:marLeft w:val="0"/>
      <w:marRight w:val="0"/>
      <w:marTop w:val="0"/>
      <w:marBottom w:val="0"/>
      <w:divBdr>
        <w:top w:val="none" w:sz="0" w:space="0" w:color="auto"/>
        <w:left w:val="none" w:sz="0" w:space="0" w:color="auto"/>
        <w:bottom w:val="none" w:sz="0" w:space="0" w:color="auto"/>
        <w:right w:val="none" w:sz="0" w:space="0" w:color="auto"/>
      </w:divBdr>
    </w:div>
    <w:div w:id="1266116500">
      <w:bodyDiv w:val="1"/>
      <w:marLeft w:val="0"/>
      <w:marRight w:val="0"/>
      <w:marTop w:val="0"/>
      <w:marBottom w:val="0"/>
      <w:divBdr>
        <w:top w:val="none" w:sz="0" w:space="0" w:color="auto"/>
        <w:left w:val="none" w:sz="0" w:space="0" w:color="auto"/>
        <w:bottom w:val="none" w:sz="0" w:space="0" w:color="auto"/>
        <w:right w:val="none" w:sz="0" w:space="0" w:color="auto"/>
      </w:divBdr>
    </w:div>
    <w:div w:id="1266423440">
      <w:bodyDiv w:val="1"/>
      <w:marLeft w:val="0"/>
      <w:marRight w:val="0"/>
      <w:marTop w:val="0"/>
      <w:marBottom w:val="0"/>
      <w:divBdr>
        <w:top w:val="none" w:sz="0" w:space="0" w:color="auto"/>
        <w:left w:val="none" w:sz="0" w:space="0" w:color="auto"/>
        <w:bottom w:val="none" w:sz="0" w:space="0" w:color="auto"/>
        <w:right w:val="none" w:sz="0" w:space="0" w:color="auto"/>
      </w:divBdr>
    </w:div>
    <w:div w:id="1266645530">
      <w:bodyDiv w:val="1"/>
      <w:marLeft w:val="0"/>
      <w:marRight w:val="0"/>
      <w:marTop w:val="0"/>
      <w:marBottom w:val="0"/>
      <w:divBdr>
        <w:top w:val="none" w:sz="0" w:space="0" w:color="auto"/>
        <w:left w:val="none" w:sz="0" w:space="0" w:color="auto"/>
        <w:bottom w:val="none" w:sz="0" w:space="0" w:color="auto"/>
        <w:right w:val="none" w:sz="0" w:space="0" w:color="auto"/>
      </w:divBdr>
    </w:div>
    <w:div w:id="1266964548">
      <w:bodyDiv w:val="1"/>
      <w:marLeft w:val="0"/>
      <w:marRight w:val="0"/>
      <w:marTop w:val="0"/>
      <w:marBottom w:val="0"/>
      <w:divBdr>
        <w:top w:val="none" w:sz="0" w:space="0" w:color="auto"/>
        <w:left w:val="none" w:sz="0" w:space="0" w:color="auto"/>
        <w:bottom w:val="none" w:sz="0" w:space="0" w:color="auto"/>
        <w:right w:val="none" w:sz="0" w:space="0" w:color="auto"/>
      </w:divBdr>
    </w:div>
    <w:div w:id="1266966102">
      <w:bodyDiv w:val="1"/>
      <w:marLeft w:val="0"/>
      <w:marRight w:val="0"/>
      <w:marTop w:val="0"/>
      <w:marBottom w:val="0"/>
      <w:divBdr>
        <w:top w:val="none" w:sz="0" w:space="0" w:color="auto"/>
        <w:left w:val="none" w:sz="0" w:space="0" w:color="auto"/>
        <w:bottom w:val="none" w:sz="0" w:space="0" w:color="auto"/>
        <w:right w:val="none" w:sz="0" w:space="0" w:color="auto"/>
      </w:divBdr>
    </w:div>
    <w:div w:id="1267737595">
      <w:bodyDiv w:val="1"/>
      <w:marLeft w:val="0"/>
      <w:marRight w:val="0"/>
      <w:marTop w:val="0"/>
      <w:marBottom w:val="0"/>
      <w:divBdr>
        <w:top w:val="none" w:sz="0" w:space="0" w:color="auto"/>
        <w:left w:val="none" w:sz="0" w:space="0" w:color="auto"/>
        <w:bottom w:val="none" w:sz="0" w:space="0" w:color="auto"/>
        <w:right w:val="none" w:sz="0" w:space="0" w:color="auto"/>
      </w:divBdr>
    </w:div>
    <w:div w:id="1268462838">
      <w:bodyDiv w:val="1"/>
      <w:marLeft w:val="0"/>
      <w:marRight w:val="0"/>
      <w:marTop w:val="0"/>
      <w:marBottom w:val="0"/>
      <w:divBdr>
        <w:top w:val="none" w:sz="0" w:space="0" w:color="auto"/>
        <w:left w:val="none" w:sz="0" w:space="0" w:color="auto"/>
        <w:bottom w:val="none" w:sz="0" w:space="0" w:color="auto"/>
        <w:right w:val="none" w:sz="0" w:space="0" w:color="auto"/>
      </w:divBdr>
    </w:div>
    <w:div w:id="1269122424">
      <w:bodyDiv w:val="1"/>
      <w:marLeft w:val="0"/>
      <w:marRight w:val="0"/>
      <w:marTop w:val="0"/>
      <w:marBottom w:val="0"/>
      <w:divBdr>
        <w:top w:val="none" w:sz="0" w:space="0" w:color="auto"/>
        <w:left w:val="none" w:sz="0" w:space="0" w:color="auto"/>
        <w:bottom w:val="none" w:sz="0" w:space="0" w:color="auto"/>
        <w:right w:val="none" w:sz="0" w:space="0" w:color="auto"/>
      </w:divBdr>
    </w:div>
    <w:div w:id="1269577907">
      <w:bodyDiv w:val="1"/>
      <w:marLeft w:val="0"/>
      <w:marRight w:val="0"/>
      <w:marTop w:val="0"/>
      <w:marBottom w:val="0"/>
      <w:divBdr>
        <w:top w:val="none" w:sz="0" w:space="0" w:color="auto"/>
        <w:left w:val="none" w:sz="0" w:space="0" w:color="auto"/>
        <w:bottom w:val="none" w:sz="0" w:space="0" w:color="auto"/>
        <w:right w:val="none" w:sz="0" w:space="0" w:color="auto"/>
      </w:divBdr>
    </w:div>
    <w:div w:id="1269658547">
      <w:bodyDiv w:val="1"/>
      <w:marLeft w:val="0"/>
      <w:marRight w:val="0"/>
      <w:marTop w:val="0"/>
      <w:marBottom w:val="0"/>
      <w:divBdr>
        <w:top w:val="none" w:sz="0" w:space="0" w:color="auto"/>
        <w:left w:val="none" w:sz="0" w:space="0" w:color="auto"/>
        <w:bottom w:val="none" w:sz="0" w:space="0" w:color="auto"/>
        <w:right w:val="none" w:sz="0" w:space="0" w:color="auto"/>
      </w:divBdr>
    </w:div>
    <w:div w:id="1271354512">
      <w:bodyDiv w:val="1"/>
      <w:marLeft w:val="0"/>
      <w:marRight w:val="0"/>
      <w:marTop w:val="0"/>
      <w:marBottom w:val="0"/>
      <w:divBdr>
        <w:top w:val="none" w:sz="0" w:space="0" w:color="auto"/>
        <w:left w:val="none" w:sz="0" w:space="0" w:color="auto"/>
        <w:bottom w:val="none" w:sz="0" w:space="0" w:color="auto"/>
        <w:right w:val="none" w:sz="0" w:space="0" w:color="auto"/>
      </w:divBdr>
    </w:div>
    <w:div w:id="1271888468">
      <w:bodyDiv w:val="1"/>
      <w:marLeft w:val="0"/>
      <w:marRight w:val="0"/>
      <w:marTop w:val="0"/>
      <w:marBottom w:val="0"/>
      <w:divBdr>
        <w:top w:val="none" w:sz="0" w:space="0" w:color="auto"/>
        <w:left w:val="none" w:sz="0" w:space="0" w:color="auto"/>
        <w:bottom w:val="none" w:sz="0" w:space="0" w:color="auto"/>
        <w:right w:val="none" w:sz="0" w:space="0" w:color="auto"/>
      </w:divBdr>
    </w:div>
    <w:div w:id="1272011076">
      <w:bodyDiv w:val="1"/>
      <w:marLeft w:val="0"/>
      <w:marRight w:val="0"/>
      <w:marTop w:val="0"/>
      <w:marBottom w:val="0"/>
      <w:divBdr>
        <w:top w:val="none" w:sz="0" w:space="0" w:color="auto"/>
        <w:left w:val="none" w:sz="0" w:space="0" w:color="auto"/>
        <w:bottom w:val="none" w:sz="0" w:space="0" w:color="auto"/>
        <w:right w:val="none" w:sz="0" w:space="0" w:color="auto"/>
      </w:divBdr>
    </w:div>
    <w:div w:id="1272207871">
      <w:bodyDiv w:val="1"/>
      <w:marLeft w:val="0"/>
      <w:marRight w:val="0"/>
      <w:marTop w:val="0"/>
      <w:marBottom w:val="0"/>
      <w:divBdr>
        <w:top w:val="none" w:sz="0" w:space="0" w:color="auto"/>
        <w:left w:val="none" w:sz="0" w:space="0" w:color="auto"/>
        <w:bottom w:val="none" w:sz="0" w:space="0" w:color="auto"/>
        <w:right w:val="none" w:sz="0" w:space="0" w:color="auto"/>
      </w:divBdr>
    </w:div>
    <w:div w:id="1272929949">
      <w:bodyDiv w:val="1"/>
      <w:marLeft w:val="0"/>
      <w:marRight w:val="0"/>
      <w:marTop w:val="0"/>
      <w:marBottom w:val="0"/>
      <w:divBdr>
        <w:top w:val="none" w:sz="0" w:space="0" w:color="auto"/>
        <w:left w:val="none" w:sz="0" w:space="0" w:color="auto"/>
        <w:bottom w:val="none" w:sz="0" w:space="0" w:color="auto"/>
        <w:right w:val="none" w:sz="0" w:space="0" w:color="auto"/>
      </w:divBdr>
    </w:div>
    <w:div w:id="1273703016">
      <w:bodyDiv w:val="1"/>
      <w:marLeft w:val="0"/>
      <w:marRight w:val="0"/>
      <w:marTop w:val="0"/>
      <w:marBottom w:val="0"/>
      <w:divBdr>
        <w:top w:val="none" w:sz="0" w:space="0" w:color="auto"/>
        <w:left w:val="none" w:sz="0" w:space="0" w:color="auto"/>
        <w:bottom w:val="none" w:sz="0" w:space="0" w:color="auto"/>
        <w:right w:val="none" w:sz="0" w:space="0" w:color="auto"/>
      </w:divBdr>
    </w:div>
    <w:div w:id="1274022292">
      <w:bodyDiv w:val="1"/>
      <w:marLeft w:val="0"/>
      <w:marRight w:val="0"/>
      <w:marTop w:val="0"/>
      <w:marBottom w:val="0"/>
      <w:divBdr>
        <w:top w:val="none" w:sz="0" w:space="0" w:color="auto"/>
        <w:left w:val="none" w:sz="0" w:space="0" w:color="auto"/>
        <w:bottom w:val="none" w:sz="0" w:space="0" w:color="auto"/>
        <w:right w:val="none" w:sz="0" w:space="0" w:color="auto"/>
      </w:divBdr>
    </w:div>
    <w:div w:id="1275795546">
      <w:bodyDiv w:val="1"/>
      <w:marLeft w:val="0"/>
      <w:marRight w:val="0"/>
      <w:marTop w:val="0"/>
      <w:marBottom w:val="0"/>
      <w:divBdr>
        <w:top w:val="none" w:sz="0" w:space="0" w:color="auto"/>
        <w:left w:val="none" w:sz="0" w:space="0" w:color="auto"/>
        <w:bottom w:val="none" w:sz="0" w:space="0" w:color="auto"/>
        <w:right w:val="none" w:sz="0" w:space="0" w:color="auto"/>
      </w:divBdr>
    </w:div>
    <w:div w:id="1276249094">
      <w:bodyDiv w:val="1"/>
      <w:marLeft w:val="0"/>
      <w:marRight w:val="0"/>
      <w:marTop w:val="0"/>
      <w:marBottom w:val="0"/>
      <w:divBdr>
        <w:top w:val="none" w:sz="0" w:space="0" w:color="auto"/>
        <w:left w:val="none" w:sz="0" w:space="0" w:color="auto"/>
        <w:bottom w:val="none" w:sz="0" w:space="0" w:color="auto"/>
        <w:right w:val="none" w:sz="0" w:space="0" w:color="auto"/>
      </w:divBdr>
    </w:div>
    <w:div w:id="1276600194">
      <w:bodyDiv w:val="1"/>
      <w:marLeft w:val="0"/>
      <w:marRight w:val="0"/>
      <w:marTop w:val="0"/>
      <w:marBottom w:val="0"/>
      <w:divBdr>
        <w:top w:val="none" w:sz="0" w:space="0" w:color="auto"/>
        <w:left w:val="none" w:sz="0" w:space="0" w:color="auto"/>
        <w:bottom w:val="none" w:sz="0" w:space="0" w:color="auto"/>
        <w:right w:val="none" w:sz="0" w:space="0" w:color="auto"/>
      </w:divBdr>
    </w:div>
    <w:div w:id="1276986281">
      <w:bodyDiv w:val="1"/>
      <w:marLeft w:val="0"/>
      <w:marRight w:val="0"/>
      <w:marTop w:val="0"/>
      <w:marBottom w:val="0"/>
      <w:divBdr>
        <w:top w:val="none" w:sz="0" w:space="0" w:color="auto"/>
        <w:left w:val="none" w:sz="0" w:space="0" w:color="auto"/>
        <w:bottom w:val="none" w:sz="0" w:space="0" w:color="auto"/>
        <w:right w:val="none" w:sz="0" w:space="0" w:color="auto"/>
      </w:divBdr>
    </w:div>
    <w:div w:id="1277178144">
      <w:bodyDiv w:val="1"/>
      <w:marLeft w:val="0"/>
      <w:marRight w:val="0"/>
      <w:marTop w:val="0"/>
      <w:marBottom w:val="0"/>
      <w:divBdr>
        <w:top w:val="none" w:sz="0" w:space="0" w:color="auto"/>
        <w:left w:val="none" w:sz="0" w:space="0" w:color="auto"/>
        <w:bottom w:val="none" w:sz="0" w:space="0" w:color="auto"/>
        <w:right w:val="none" w:sz="0" w:space="0" w:color="auto"/>
      </w:divBdr>
    </w:div>
    <w:div w:id="1277296699">
      <w:bodyDiv w:val="1"/>
      <w:marLeft w:val="0"/>
      <w:marRight w:val="0"/>
      <w:marTop w:val="0"/>
      <w:marBottom w:val="0"/>
      <w:divBdr>
        <w:top w:val="none" w:sz="0" w:space="0" w:color="auto"/>
        <w:left w:val="none" w:sz="0" w:space="0" w:color="auto"/>
        <w:bottom w:val="none" w:sz="0" w:space="0" w:color="auto"/>
        <w:right w:val="none" w:sz="0" w:space="0" w:color="auto"/>
      </w:divBdr>
    </w:div>
    <w:div w:id="1278368491">
      <w:bodyDiv w:val="1"/>
      <w:marLeft w:val="0"/>
      <w:marRight w:val="0"/>
      <w:marTop w:val="0"/>
      <w:marBottom w:val="0"/>
      <w:divBdr>
        <w:top w:val="none" w:sz="0" w:space="0" w:color="auto"/>
        <w:left w:val="none" w:sz="0" w:space="0" w:color="auto"/>
        <w:bottom w:val="none" w:sz="0" w:space="0" w:color="auto"/>
        <w:right w:val="none" w:sz="0" w:space="0" w:color="auto"/>
      </w:divBdr>
    </w:div>
    <w:div w:id="1278877408">
      <w:bodyDiv w:val="1"/>
      <w:marLeft w:val="0"/>
      <w:marRight w:val="0"/>
      <w:marTop w:val="0"/>
      <w:marBottom w:val="0"/>
      <w:divBdr>
        <w:top w:val="none" w:sz="0" w:space="0" w:color="auto"/>
        <w:left w:val="none" w:sz="0" w:space="0" w:color="auto"/>
        <w:bottom w:val="none" w:sz="0" w:space="0" w:color="auto"/>
        <w:right w:val="none" w:sz="0" w:space="0" w:color="auto"/>
      </w:divBdr>
    </w:div>
    <w:div w:id="1280793610">
      <w:bodyDiv w:val="1"/>
      <w:marLeft w:val="0"/>
      <w:marRight w:val="0"/>
      <w:marTop w:val="0"/>
      <w:marBottom w:val="0"/>
      <w:divBdr>
        <w:top w:val="none" w:sz="0" w:space="0" w:color="auto"/>
        <w:left w:val="none" w:sz="0" w:space="0" w:color="auto"/>
        <w:bottom w:val="none" w:sz="0" w:space="0" w:color="auto"/>
        <w:right w:val="none" w:sz="0" w:space="0" w:color="auto"/>
      </w:divBdr>
    </w:div>
    <w:div w:id="1281036822">
      <w:bodyDiv w:val="1"/>
      <w:marLeft w:val="0"/>
      <w:marRight w:val="0"/>
      <w:marTop w:val="0"/>
      <w:marBottom w:val="0"/>
      <w:divBdr>
        <w:top w:val="none" w:sz="0" w:space="0" w:color="auto"/>
        <w:left w:val="none" w:sz="0" w:space="0" w:color="auto"/>
        <w:bottom w:val="none" w:sz="0" w:space="0" w:color="auto"/>
        <w:right w:val="none" w:sz="0" w:space="0" w:color="auto"/>
      </w:divBdr>
    </w:div>
    <w:div w:id="1282498821">
      <w:bodyDiv w:val="1"/>
      <w:marLeft w:val="0"/>
      <w:marRight w:val="0"/>
      <w:marTop w:val="0"/>
      <w:marBottom w:val="0"/>
      <w:divBdr>
        <w:top w:val="none" w:sz="0" w:space="0" w:color="auto"/>
        <w:left w:val="none" w:sz="0" w:space="0" w:color="auto"/>
        <w:bottom w:val="none" w:sz="0" w:space="0" w:color="auto"/>
        <w:right w:val="none" w:sz="0" w:space="0" w:color="auto"/>
      </w:divBdr>
    </w:div>
    <w:div w:id="1283072251">
      <w:bodyDiv w:val="1"/>
      <w:marLeft w:val="0"/>
      <w:marRight w:val="0"/>
      <w:marTop w:val="0"/>
      <w:marBottom w:val="0"/>
      <w:divBdr>
        <w:top w:val="none" w:sz="0" w:space="0" w:color="auto"/>
        <w:left w:val="none" w:sz="0" w:space="0" w:color="auto"/>
        <w:bottom w:val="none" w:sz="0" w:space="0" w:color="auto"/>
        <w:right w:val="none" w:sz="0" w:space="0" w:color="auto"/>
      </w:divBdr>
    </w:div>
    <w:div w:id="1283226002">
      <w:bodyDiv w:val="1"/>
      <w:marLeft w:val="0"/>
      <w:marRight w:val="0"/>
      <w:marTop w:val="0"/>
      <w:marBottom w:val="0"/>
      <w:divBdr>
        <w:top w:val="none" w:sz="0" w:space="0" w:color="auto"/>
        <w:left w:val="none" w:sz="0" w:space="0" w:color="auto"/>
        <w:bottom w:val="none" w:sz="0" w:space="0" w:color="auto"/>
        <w:right w:val="none" w:sz="0" w:space="0" w:color="auto"/>
      </w:divBdr>
    </w:div>
    <w:div w:id="1283998148">
      <w:bodyDiv w:val="1"/>
      <w:marLeft w:val="0"/>
      <w:marRight w:val="0"/>
      <w:marTop w:val="0"/>
      <w:marBottom w:val="0"/>
      <w:divBdr>
        <w:top w:val="none" w:sz="0" w:space="0" w:color="auto"/>
        <w:left w:val="none" w:sz="0" w:space="0" w:color="auto"/>
        <w:bottom w:val="none" w:sz="0" w:space="0" w:color="auto"/>
        <w:right w:val="none" w:sz="0" w:space="0" w:color="auto"/>
      </w:divBdr>
    </w:div>
    <w:div w:id="1284264020">
      <w:bodyDiv w:val="1"/>
      <w:marLeft w:val="0"/>
      <w:marRight w:val="0"/>
      <w:marTop w:val="0"/>
      <w:marBottom w:val="0"/>
      <w:divBdr>
        <w:top w:val="none" w:sz="0" w:space="0" w:color="auto"/>
        <w:left w:val="none" w:sz="0" w:space="0" w:color="auto"/>
        <w:bottom w:val="none" w:sz="0" w:space="0" w:color="auto"/>
        <w:right w:val="none" w:sz="0" w:space="0" w:color="auto"/>
      </w:divBdr>
    </w:div>
    <w:div w:id="1284917842">
      <w:bodyDiv w:val="1"/>
      <w:marLeft w:val="0"/>
      <w:marRight w:val="0"/>
      <w:marTop w:val="0"/>
      <w:marBottom w:val="0"/>
      <w:divBdr>
        <w:top w:val="none" w:sz="0" w:space="0" w:color="auto"/>
        <w:left w:val="none" w:sz="0" w:space="0" w:color="auto"/>
        <w:bottom w:val="none" w:sz="0" w:space="0" w:color="auto"/>
        <w:right w:val="none" w:sz="0" w:space="0" w:color="auto"/>
      </w:divBdr>
    </w:div>
    <w:div w:id="1285041713">
      <w:bodyDiv w:val="1"/>
      <w:marLeft w:val="0"/>
      <w:marRight w:val="0"/>
      <w:marTop w:val="0"/>
      <w:marBottom w:val="0"/>
      <w:divBdr>
        <w:top w:val="none" w:sz="0" w:space="0" w:color="auto"/>
        <w:left w:val="none" w:sz="0" w:space="0" w:color="auto"/>
        <w:bottom w:val="none" w:sz="0" w:space="0" w:color="auto"/>
        <w:right w:val="none" w:sz="0" w:space="0" w:color="auto"/>
      </w:divBdr>
    </w:div>
    <w:div w:id="1286277319">
      <w:bodyDiv w:val="1"/>
      <w:marLeft w:val="0"/>
      <w:marRight w:val="0"/>
      <w:marTop w:val="0"/>
      <w:marBottom w:val="0"/>
      <w:divBdr>
        <w:top w:val="none" w:sz="0" w:space="0" w:color="auto"/>
        <w:left w:val="none" w:sz="0" w:space="0" w:color="auto"/>
        <w:bottom w:val="none" w:sz="0" w:space="0" w:color="auto"/>
        <w:right w:val="none" w:sz="0" w:space="0" w:color="auto"/>
      </w:divBdr>
    </w:div>
    <w:div w:id="1288001643">
      <w:bodyDiv w:val="1"/>
      <w:marLeft w:val="0"/>
      <w:marRight w:val="0"/>
      <w:marTop w:val="0"/>
      <w:marBottom w:val="0"/>
      <w:divBdr>
        <w:top w:val="none" w:sz="0" w:space="0" w:color="auto"/>
        <w:left w:val="none" w:sz="0" w:space="0" w:color="auto"/>
        <w:bottom w:val="none" w:sz="0" w:space="0" w:color="auto"/>
        <w:right w:val="none" w:sz="0" w:space="0" w:color="auto"/>
      </w:divBdr>
    </w:div>
    <w:div w:id="1289237286">
      <w:bodyDiv w:val="1"/>
      <w:marLeft w:val="0"/>
      <w:marRight w:val="0"/>
      <w:marTop w:val="0"/>
      <w:marBottom w:val="0"/>
      <w:divBdr>
        <w:top w:val="none" w:sz="0" w:space="0" w:color="auto"/>
        <w:left w:val="none" w:sz="0" w:space="0" w:color="auto"/>
        <w:bottom w:val="none" w:sz="0" w:space="0" w:color="auto"/>
        <w:right w:val="none" w:sz="0" w:space="0" w:color="auto"/>
      </w:divBdr>
    </w:div>
    <w:div w:id="1289315703">
      <w:bodyDiv w:val="1"/>
      <w:marLeft w:val="0"/>
      <w:marRight w:val="0"/>
      <w:marTop w:val="0"/>
      <w:marBottom w:val="0"/>
      <w:divBdr>
        <w:top w:val="none" w:sz="0" w:space="0" w:color="auto"/>
        <w:left w:val="none" w:sz="0" w:space="0" w:color="auto"/>
        <w:bottom w:val="none" w:sz="0" w:space="0" w:color="auto"/>
        <w:right w:val="none" w:sz="0" w:space="0" w:color="auto"/>
      </w:divBdr>
    </w:div>
    <w:div w:id="1289820581">
      <w:bodyDiv w:val="1"/>
      <w:marLeft w:val="0"/>
      <w:marRight w:val="0"/>
      <w:marTop w:val="0"/>
      <w:marBottom w:val="0"/>
      <w:divBdr>
        <w:top w:val="none" w:sz="0" w:space="0" w:color="auto"/>
        <w:left w:val="none" w:sz="0" w:space="0" w:color="auto"/>
        <w:bottom w:val="none" w:sz="0" w:space="0" w:color="auto"/>
        <w:right w:val="none" w:sz="0" w:space="0" w:color="auto"/>
      </w:divBdr>
    </w:div>
    <w:div w:id="1290161875">
      <w:bodyDiv w:val="1"/>
      <w:marLeft w:val="0"/>
      <w:marRight w:val="0"/>
      <w:marTop w:val="0"/>
      <w:marBottom w:val="0"/>
      <w:divBdr>
        <w:top w:val="none" w:sz="0" w:space="0" w:color="auto"/>
        <w:left w:val="none" w:sz="0" w:space="0" w:color="auto"/>
        <w:bottom w:val="none" w:sz="0" w:space="0" w:color="auto"/>
        <w:right w:val="none" w:sz="0" w:space="0" w:color="auto"/>
      </w:divBdr>
    </w:div>
    <w:div w:id="1290167979">
      <w:bodyDiv w:val="1"/>
      <w:marLeft w:val="0"/>
      <w:marRight w:val="0"/>
      <w:marTop w:val="0"/>
      <w:marBottom w:val="0"/>
      <w:divBdr>
        <w:top w:val="none" w:sz="0" w:space="0" w:color="auto"/>
        <w:left w:val="none" w:sz="0" w:space="0" w:color="auto"/>
        <w:bottom w:val="none" w:sz="0" w:space="0" w:color="auto"/>
        <w:right w:val="none" w:sz="0" w:space="0" w:color="auto"/>
      </w:divBdr>
    </w:div>
    <w:div w:id="1291592216">
      <w:bodyDiv w:val="1"/>
      <w:marLeft w:val="0"/>
      <w:marRight w:val="0"/>
      <w:marTop w:val="0"/>
      <w:marBottom w:val="0"/>
      <w:divBdr>
        <w:top w:val="none" w:sz="0" w:space="0" w:color="auto"/>
        <w:left w:val="none" w:sz="0" w:space="0" w:color="auto"/>
        <w:bottom w:val="none" w:sz="0" w:space="0" w:color="auto"/>
        <w:right w:val="none" w:sz="0" w:space="0" w:color="auto"/>
      </w:divBdr>
    </w:div>
    <w:div w:id="1291980337">
      <w:bodyDiv w:val="1"/>
      <w:marLeft w:val="0"/>
      <w:marRight w:val="0"/>
      <w:marTop w:val="0"/>
      <w:marBottom w:val="0"/>
      <w:divBdr>
        <w:top w:val="none" w:sz="0" w:space="0" w:color="auto"/>
        <w:left w:val="none" w:sz="0" w:space="0" w:color="auto"/>
        <w:bottom w:val="none" w:sz="0" w:space="0" w:color="auto"/>
        <w:right w:val="none" w:sz="0" w:space="0" w:color="auto"/>
      </w:divBdr>
    </w:div>
    <w:div w:id="1292442539">
      <w:bodyDiv w:val="1"/>
      <w:marLeft w:val="0"/>
      <w:marRight w:val="0"/>
      <w:marTop w:val="0"/>
      <w:marBottom w:val="0"/>
      <w:divBdr>
        <w:top w:val="none" w:sz="0" w:space="0" w:color="auto"/>
        <w:left w:val="none" w:sz="0" w:space="0" w:color="auto"/>
        <w:bottom w:val="none" w:sz="0" w:space="0" w:color="auto"/>
        <w:right w:val="none" w:sz="0" w:space="0" w:color="auto"/>
      </w:divBdr>
    </w:div>
    <w:div w:id="1292514171">
      <w:bodyDiv w:val="1"/>
      <w:marLeft w:val="0"/>
      <w:marRight w:val="0"/>
      <w:marTop w:val="0"/>
      <w:marBottom w:val="0"/>
      <w:divBdr>
        <w:top w:val="none" w:sz="0" w:space="0" w:color="auto"/>
        <w:left w:val="none" w:sz="0" w:space="0" w:color="auto"/>
        <w:bottom w:val="none" w:sz="0" w:space="0" w:color="auto"/>
        <w:right w:val="none" w:sz="0" w:space="0" w:color="auto"/>
      </w:divBdr>
    </w:div>
    <w:div w:id="1293319324">
      <w:bodyDiv w:val="1"/>
      <w:marLeft w:val="0"/>
      <w:marRight w:val="0"/>
      <w:marTop w:val="0"/>
      <w:marBottom w:val="0"/>
      <w:divBdr>
        <w:top w:val="none" w:sz="0" w:space="0" w:color="auto"/>
        <w:left w:val="none" w:sz="0" w:space="0" w:color="auto"/>
        <w:bottom w:val="none" w:sz="0" w:space="0" w:color="auto"/>
        <w:right w:val="none" w:sz="0" w:space="0" w:color="auto"/>
      </w:divBdr>
    </w:div>
    <w:div w:id="1293903062">
      <w:bodyDiv w:val="1"/>
      <w:marLeft w:val="0"/>
      <w:marRight w:val="0"/>
      <w:marTop w:val="0"/>
      <w:marBottom w:val="0"/>
      <w:divBdr>
        <w:top w:val="none" w:sz="0" w:space="0" w:color="auto"/>
        <w:left w:val="none" w:sz="0" w:space="0" w:color="auto"/>
        <w:bottom w:val="none" w:sz="0" w:space="0" w:color="auto"/>
        <w:right w:val="none" w:sz="0" w:space="0" w:color="auto"/>
      </w:divBdr>
    </w:div>
    <w:div w:id="1296178023">
      <w:bodyDiv w:val="1"/>
      <w:marLeft w:val="0"/>
      <w:marRight w:val="0"/>
      <w:marTop w:val="0"/>
      <w:marBottom w:val="0"/>
      <w:divBdr>
        <w:top w:val="none" w:sz="0" w:space="0" w:color="auto"/>
        <w:left w:val="none" w:sz="0" w:space="0" w:color="auto"/>
        <w:bottom w:val="none" w:sz="0" w:space="0" w:color="auto"/>
        <w:right w:val="none" w:sz="0" w:space="0" w:color="auto"/>
      </w:divBdr>
    </w:div>
    <w:div w:id="1296642644">
      <w:bodyDiv w:val="1"/>
      <w:marLeft w:val="0"/>
      <w:marRight w:val="0"/>
      <w:marTop w:val="0"/>
      <w:marBottom w:val="0"/>
      <w:divBdr>
        <w:top w:val="none" w:sz="0" w:space="0" w:color="auto"/>
        <w:left w:val="none" w:sz="0" w:space="0" w:color="auto"/>
        <w:bottom w:val="none" w:sz="0" w:space="0" w:color="auto"/>
        <w:right w:val="none" w:sz="0" w:space="0" w:color="auto"/>
      </w:divBdr>
    </w:div>
    <w:div w:id="1296644930">
      <w:bodyDiv w:val="1"/>
      <w:marLeft w:val="0"/>
      <w:marRight w:val="0"/>
      <w:marTop w:val="0"/>
      <w:marBottom w:val="0"/>
      <w:divBdr>
        <w:top w:val="none" w:sz="0" w:space="0" w:color="auto"/>
        <w:left w:val="none" w:sz="0" w:space="0" w:color="auto"/>
        <w:bottom w:val="none" w:sz="0" w:space="0" w:color="auto"/>
        <w:right w:val="none" w:sz="0" w:space="0" w:color="auto"/>
      </w:divBdr>
    </w:div>
    <w:div w:id="1296712283">
      <w:bodyDiv w:val="1"/>
      <w:marLeft w:val="0"/>
      <w:marRight w:val="0"/>
      <w:marTop w:val="0"/>
      <w:marBottom w:val="0"/>
      <w:divBdr>
        <w:top w:val="none" w:sz="0" w:space="0" w:color="auto"/>
        <w:left w:val="none" w:sz="0" w:space="0" w:color="auto"/>
        <w:bottom w:val="none" w:sz="0" w:space="0" w:color="auto"/>
        <w:right w:val="none" w:sz="0" w:space="0" w:color="auto"/>
      </w:divBdr>
    </w:div>
    <w:div w:id="1296982136">
      <w:bodyDiv w:val="1"/>
      <w:marLeft w:val="0"/>
      <w:marRight w:val="0"/>
      <w:marTop w:val="0"/>
      <w:marBottom w:val="0"/>
      <w:divBdr>
        <w:top w:val="none" w:sz="0" w:space="0" w:color="auto"/>
        <w:left w:val="none" w:sz="0" w:space="0" w:color="auto"/>
        <w:bottom w:val="none" w:sz="0" w:space="0" w:color="auto"/>
        <w:right w:val="none" w:sz="0" w:space="0" w:color="auto"/>
      </w:divBdr>
    </w:div>
    <w:div w:id="1298414430">
      <w:bodyDiv w:val="1"/>
      <w:marLeft w:val="0"/>
      <w:marRight w:val="0"/>
      <w:marTop w:val="0"/>
      <w:marBottom w:val="0"/>
      <w:divBdr>
        <w:top w:val="none" w:sz="0" w:space="0" w:color="auto"/>
        <w:left w:val="none" w:sz="0" w:space="0" w:color="auto"/>
        <w:bottom w:val="none" w:sz="0" w:space="0" w:color="auto"/>
        <w:right w:val="none" w:sz="0" w:space="0" w:color="auto"/>
      </w:divBdr>
    </w:div>
    <w:div w:id="1299339169">
      <w:bodyDiv w:val="1"/>
      <w:marLeft w:val="0"/>
      <w:marRight w:val="0"/>
      <w:marTop w:val="0"/>
      <w:marBottom w:val="0"/>
      <w:divBdr>
        <w:top w:val="none" w:sz="0" w:space="0" w:color="auto"/>
        <w:left w:val="none" w:sz="0" w:space="0" w:color="auto"/>
        <w:bottom w:val="none" w:sz="0" w:space="0" w:color="auto"/>
        <w:right w:val="none" w:sz="0" w:space="0" w:color="auto"/>
      </w:divBdr>
    </w:div>
    <w:div w:id="1301963304">
      <w:bodyDiv w:val="1"/>
      <w:marLeft w:val="0"/>
      <w:marRight w:val="0"/>
      <w:marTop w:val="0"/>
      <w:marBottom w:val="0"/>
      <w:divBdr>
        <w:top w:val="none" w:sz="0" w:space="0" w:color="auto"/>
        <w:left w:val="none" w:sz="0" w:space="0" w:color="auto"/>
        <w:bottom w:val="none" w:sz="0" w:space="0" w:color="auto"/>
        <w:right w:val="none" w:sz="0" w:space="0" w:color="auto"/>
      </w:divBdr>
    </w:div>
    <w:div w:id="1302542466">
      <w:bodyDiv w:val="1"/>
      <w:marLeft w:val="0"/>
      <w:marRight w:val="0"/>
      <w:marTop w:val="0"/>
      <w:marBottom w:val="0"/>
      <w:divBdr>
        <w:top w:val="none" w:sz="0" w:space="0" w:color="auto"/>
        <w:left w:val="none" w:sz="0" w:space="0" w:color="auto"/>
        <w:bottom w:val="none" w:sz="0" w:space="0" w:color="auto"/>
        <w:right w:val="none" w:sz="0" w:space="0" w:color="auto"/>
      </w:divBdr>
    </w:div>
    <w:div w:id="1303777046">
      <w:bodyDiv w:val="1"/>
      <w:marLeft w:val="0"/>
      <w:marRight w:val="0"/>
      <w:marTop w:val="0"/>
      <w:marBottom w:val="0"/>
      <w:divBdr>
        <w:top w:val="none" w:sz="0" w:space="0" w:color="auto"/>
        <w:left w:val="none" w:sz="0" w:space="0" w:color="auto"/>
        <w:bottom w:val="none" w:sz="0" w:space="0" w:color="auto"/>
        <w:right w:val="none" w:sz="0" w:space="0" w:color="auto"/>
      </w:divBdr>
    </w:div>
    <w:div w:id="1304382290">
      <w:bodyDiv w:val="1"/>
      <w:marLeft w:val="0"/>
      <w:marRight w:val="0"/>
      <w:marTop w:val="0"/>
      <w:marBottom w:val="0"/>
      <w:divBdr>
        <w:top w:val="none" w:sz="0" w:space="0" w:color="auto"/>
        <w:left w:val="none" w:sz="0" w:space="0" w:color="auto"/>
        <w:bottom w:val="none" w:sz="0" w:space="0" w:color="auto"/>
        <w:right w:val="none" w:sz="0" w:space="0" w:color="auto"/>
      </w:divBdr>
    </w:div>
    <w:div w:id="1304583464">
      <w:bodyDiv w:val="1"/>
      <w:marLeft w:val="0"/>
      <w:marRight w:val="0"/>
      <w:marTop w:val="0"/>
      <w:marBottom w:val="0"/>
      <w:divBdr>
        <w:top w:val="none" w:sz="0" w:space="0" w:color="auto"/>
        <w:left w:val="none" w:sz="0" w:space="0" w:color="auto"/>
        <w:bottom w:val="none" w:sz="0" w:space="0" w:color="auto"/>
        <w:right w:val="none" w:sz="0" w:space="0" w:color="auto"/>
      </w:divBdr>
    </w:div>
    <w:div w:id="1304653384">
      <w:bodyDiv w:val="1"/>
      <w:marLeft w:val="0"/>
      <w:marRight w:val="0"/>
      <w:marTop w:val="0"/>
      <w:marBottom w:val="0"/>
      <w:divBdr>
        <w:top w:val="none" w:sz="0" w:space="0" w:color="auto"/>
        <w:left w:val="none" w:sz="0" w:space="0" w:color="auto"/>
        <w:bottom w:val="none" w:sz="0" w:space="0" w:color="auto"/>
        <w:right w:val="none" w:sz="0" w:space="0" w:color="auto"/>
      </w:divBdr>
    </w:div>
    <w:div w:id="1304653765">
      <w:bodyDiv w:val="1"/>
      <w:marLeft w:val="0"/>
      <w:marRight w:val="0"/>
      <w:marTop w:val="0"/>
      <w:marBottom w:val="0"/>
      <w:divBdr>
        <w:top w:val="none" w:sz="0" w:space="0" w:color="auto"/>
        <w:left w:val="none" w:sz="0" w:space="0" w:color="auto"/>
        <w:bottom w:val="none" w:sz="0" w:space="0" w:color="auto"/>
        <w:right w:val="none" w:sz="0" w:space="0" w:color="auto"/>
      </w:divBdr>
    </w:div>
    <w:div w:id="1305038444">
      <w:bodyDiv w:val="1"/>
      <w:marLeft w:val="0"/>
      <w:marRight w:val="0"/>
      <w:marTop w:val="0"/>
      <w:marBottom w:val="0"/>
      <w:divBdr>
        <w:top w:val="none" w:sz="0" w:space="0" w:color="auto"/>
        <w:left w:val="none" w:sz="0" w:space="0" w:color="auto"/>
        <w:bottom w:val="none" w:sz="0" w:space="0" w:color="auto"/>
        <w:right w:val="none" w:sz="0" w:space="0" w:color="auto"/>
      </w:divBdr>
    </w:div>
    <w:div w:id="1305116570">
      <w:bodyDiv w:val="1"/>
      <w:marLeft w:val="0"/>
      <w:marRight w:val="0"/>
      <w:marTop w:val="0"/>
      <w:marBottom w:val="0"/>
      <w:divBdr>
        <w:top w:val="none" w:sz="0" w:space="0" w:color="auto"/>
        <w:left w:val="none" w:sz="0" w:space="0" w:color="auto"/>
        <w:bottom w:val="none" w:sz="0" w:space="0" w:color="auto"/>
        <w:right w:val="none" w:sz="0" w:space="0" w:color="auto"/>
      </w:divBdr>
    </w:div>
    <w:div w:id="1305232134">
      <w:bodyDiv w:val="1"/>
      <w:marLeft w:val="0"/>
      <w:marRight w:val="0"/>
      <w:marTop w:val="0"/>
      <w:marBottom w:val="0"/>
      <w:divBdr>
        <w:top w:val="none" w:sz="0" w:space="0" w:color="auto"/>
        <w:left w:val="none" w:sz="0" w:space="0" w:color="auto"/>
        <w:bottom w:val="none" w:sz="0" w:space="0" w:color="auto"/>
        <w:right w:val="none" w:sz="0" w:space="0" w:color="auto"/>
      </w:divBdr>
    </w:div>
    <w:div w:id="1305425289">
      <w:bodyDiv w:val="1"/>
      <w:marLeft w:val="0"/>
      <w:marRight w:val="0"/>
      <w:marTop w:val="0"/>
      <w:marBottom w:val="0"/>
      <w:divBdr>
        <w:top w:val="none" w:sz="0" w:space="0" w:color="auto"/>
        <w:left w:val="none" w:sz="0" w:space="0" w:color="auto"/>
        <w:bottom w:val="none" w:sz="0" w:space="0" w:color="auto"/>
        <w:right w:val="none" w:sz="0" w:space="0" w:color="auto"/>
      </w:divBdr>
    </w:div>
    <w:div w:id="1305504971">
      <w:bodyDiv w:val="1"/>
      <w:marLeft w:val="0"/>
      <w:marRight w:val="0"/>
      <w:marTop w:val="0"/>
      <w:marBottom w:val="0"/>
      <w:divBdr>
        <w:top w:val="none" w:sz="0" w:space="0" w:color="auto"/>
        <w:left w:val="none" w:sz="0" w:space="0" w:color="auto"/>
        <w:bottom w:val="none" w:sz="0" w:space="0" w:color="auto"/>
        <w:right w:val="none" w:sz="0" w:space="0" w:color="auto"/>
      </w:divBdr>
    </w:div>
    <w:div w:id="1305891564">
      <w:bodyDiv w:val="1"/>
      <w:marLeft w:val="0"/>
      <w:marRight w:val="0"/>
      <w:marTop w:val="0"/>
      <w:marBottom w:val="0"/>
      <w:divBdr>
        <w:top w:val="none" w:sz="0" w:space="0" w:color="auto"/>
        <w:left w:val="none" w:sz="0" w:space="0" w:color="auto"/>
        <w:bottom w:val="none" w:sz="0" w:space="0" w:color="auto"/>
        <w:right w:val="none" w:sz="0" w:space="0" w:color="auto"/>
      </w:divBdr>
    </w:div>
    <w:div w:id="1306084455">
      <w:bodyDiv w:val="1"/>
      <w:marLeft w:val="0"/>
      <w:marRight w:val="0"/>
      <w:marTop w:val="0"/>
      <w:marBottom w:val="0"/>
      <w:divBdr>
        <w:top w:val="none" w:sz="0" w:space="0" w:color="auto"/>
        <w:left w:val="none" w:sz="0" w:space="0" w:color="auto"/>
        <w:bottom w:val="none" w:sz="0" w:space="0" w:color="auto"/>
        <w:right w:val="none" w:sz="0" w:space="0" w:color="auto"/>
      </w:divBdr>
    </w:div>
    <w:div w:id="1306861872">
      <w:bodyDiv w:val="1"/>
      <w:marLeft w:val="0"/>
      <w:marRight w:val="0"/>
      <w:marTop w:val="0"/>
      <w:marBottom w:val="0"/>
      <w:divBdr>
        <w:top w:val="none" w:sz="0" w:space="0" w:color="auto"/>
        <w:left w:val="none" w:sz="0" w:space="0" w:color="auto"/>
        <w:bottom w:val="none" w:sz="0" w:space="0" w:color="auto"/>
        <w:right w:val="none" w:sz="0" w:space="0" w:color="auto"/>
      </w:divBdr>
    </w:div>
    <w:div w:id="1307276578">
      <w:bodyDiv w:val="1"/>
      <w:marLeft w:val="0"/>
      <w:marRight w:val="0"/>
      <w:marTop w:val="0"/>
      <w:marBottom w:val="0"/>
      <w:divBdr>
        <w:top w:val="none" w:sz="0" w:space="0" w:color="auto"/>
        <w:left w:val="none" w:sz="0" w:space="0" w:color="auto"/>
        <w:bottom w:val="none" w:sz="0" w:space="0" w:color="auto"/>
        <w:right w:val="none" w:sz="0" w:space="0" w:color="auto"/>
      </w:divBdr>
    </w:div>
    <w:div w:id="1307583195">
      <w:bodyDiv w:val="1"/>
      <w:marLeft w:val="0"/>
      <w:marRight w:val="0"/>
      <w:marTop w:val="0"/>
      <w:marBottom w:val="0"/>
      <w:divBdr>
        <w:top w:val="none" w:sz="0" w:space="0" w:color="auto"/>
        <w:left w:val="none" w:sz="0" w:space="0" w:color="auto"/>
        <w:bottom w:val="none" w:sz="0" w:space="0" w:color="auto"/>
        <w:right w:val="none" w:sz="0" w:space="0" w:color="auto"/>
      </w:divBdr>
    </w:div>
    <w:div w:id="1307782181">
      <w:bodyDiv w:val="1"/>
      <w:marLeft w:val="0"/>
      <w:marRight w:val="0"/>
      <w:marTop w:val="0"/>
      <w:marBottom w:val="0"/>
      <w:divBdr>
        <w:top w:val="none" w:sz="0" w:space="0" w:color="auto"/>
        <w:left w:val="none" w:sz="0" w:space="0" w:color="auto"/>
        <w:bottom w:val="none" w:sz="0" w:space="0" w:color="auto"/>
        <w:right w:val="none" w:sz="0" w:space="0" w:color="auto"/>
      </w:divBdr>
    </w:div>
    <w:div w:id="1308049057">
      <w:bodyDiv w:val="1"/>
      <w:marLeft w:val="0"/>
      <w:marRight w:val="0"/>
      <w:marTop w:val="0"/>
      <w:marBottom w:val="0"/>
      <w:divBdr>
        <w:top w:val="none" w:sz="0" w:space="0" w:color="auto"/>
        <w:left w:val="none" w:sz="0" w:space="0" w:color="auto"/>
        <w:bottom w:val="none" w:sz="0" w:space="0" w:color="auto"/>
        <w:right w:val="none" w:sz="0" w:space="0" w:color="auto"/>
      </w:divBdr>
    </w:div>
    <w:div w:id="1308437144">
      <w:bodyDiv w:val="1"/>
      <w:marLeft w:val="0"/>
      <w:marRight w:val="0"/>
      <w:marTop w:val="0"/>
      <w:marBottom w:val="0"/>
      <w:divBdr>
        <w:top w:val="none" w:sz="0" w:space="0" w:color="auto"/>
        <w:left w:val="none" w:sz="0" w:space="0" w:color="auto"/>
        <w:bottom w:val="none" w:sz="0" w:space="0" w:color="auto"/>
        <w:right w:val="none" w:sz="0" w:space="0" w:color="auto"/>
      </w:divBdr>
    </w:div>
    <w:div w:id="1308508878">
      <w:bodyDiv w:val="1"/>
      <w:marLeft w:val="0"/>
      <w:marRight w:val="0"/>
      <w:marTop w:val="0"/>
      <w:marBottom w:val="0"/>
      <w:divBdr>
        <w:top w:val="none" w:sz="0" w:space="0" w:color="auto"/>
        <w:left w:val="none" w:sz="0" w:space="0" w:color="auto"/>
        <w:bottom w:val="none" w:sz="0" w:space="0" w:color="auto"/>
        <w:right w:val="none" w:sz="0" w:space="0" w:color="auto"/>
      </w:divBdr>
    </w:div>
    <w:div w:id="1309162918">
      <w:bodyDiv w:val="1"/>
      <w:marLeft w:val="0"/>
      <w:marRight w:val="0"/>
      <w:marTop w:val="0"/>
      <w:marBottom w:val="0"/>
      <w:divBdr>
        <w:top w:val="none" w:sz="0" w:space="0" w:color="auto"/>
        <w:left w:val="none" w:sz="0" w:space="0" w:color="auto"/>
        <w:bottom w:val="none" w:sz="0" w:space="0" w:color="auto"/>
        <w:right w:val="none" w:sz="0" w:space="0" w:color="auto"/>
      </w:divBdr>
    </w:div>
    <w:div w:id="1310138247">
      <w:bodyDiv w:val="1"/>
      <w:marLeft w:val="0"/>
      <w:marRight w:val="0"/>
      <w:marTop w:val="0"/>
      <w:marBottom w:val="0"/>
      <w:divBdr>
        <w:top w:val="none" w:sz="0" w:space="0" w:color="auto"/>
        <w:left w:val="none" w:sz="0" w:space="0" w:color="auto"/>
        <w:bottom w:val="none" w:sz="0" w:space="0" w:color="auto"/>
        <w:right w:val="none" w:sz="0" w:space="0" w:color="auto"/>
      </w:divBdr>
    </w:div>
    <w:div w:id="1310551872">
      <w:bodyDiv w:val="1"/>
      <w:marLeft w:val="0"/>
      <w:marRight w:val="0"/>
      <w:marTop w:val="0"/>
      <w:marBottom w:val="0"/>
      <w:divBdr>
        <w:top w:val="none" w:sz="0" w:space="0" w:color="auto"/>
        <w:left w:val="none" w:sz="0" w:space="0" w:color="auto"/>
        <w:bottom w:val="none" w:sz="0" w:space="0" w:color="auto"/>
        <w:right w:val="none" w:sz="0" w:space="0" w:color="auto"/>
      </w:divBdr>
    </w:div>
    <w:div w:id="1310594738">
      <w:bodyDiv w:val="1"/>
      <w:marLeft w:val="0"/>
      <w:marRight w:val="0"/>
      <w:marTop w:val="0"/>
      <w:marBottom w:val="0"/>
      <w:divBdr>
        <w:top w:val="none" w:sz="0" w:space="0" w:color="auto"/>
        <w:left w:val="none" w:sz="0" w:space="0" w:color="auto"/>
        <w:bottom w:val="none" w:sz="0" w:space="0" w:color="auto"/>
        <w:right w:val="none" w:sz="0" w:space="0" w:color="auto"/>
      </w:divBdr>
    </w:div>
    <w:div w:id="1310667621">
      <w:bodyDiv w:val="1"/>
      <w:marLeft w:val="0"/>
      <w:marRight w:val="0"/>
      <w:marTop w:val="0"/>
      <w:marBottom w:val="0"/>
      <w:divBdr>
        <w:top w:val="none" w:sz="0" w:space="0" w:color="auto"/>
        <w:left w:val="none" w:sz="0" w:space="0" w:color="auto"/>
        <w:bottom w:val="none" w:sz="0" w:space="0" w:color="auto"/>
        <w:right w:val="none" w:sz="0" w:space="0" w:color="auto"/>
      </w:divBdr>
    </w:div>
    <w:div w:id="1311130443">
      <w:bodyDiv w:val="1"/>
      <w:marLeft w:val="0"/>
      <w:marRight w:val="0"/>
      <w:marTop w:val="0"/>
      <w:marBottom w:val="0"/>
      <w:divBdr>
        <w:top w:val="none" w:sz="0" w:space="0" w:color="auto"/>
        <w:left w:val="none" w:sz="0" w:space="0" w:color="auto"/>
        <w:bottom w:val="none" w:sz="0" w:space="0" w:color="auto"/>
        <w:right w:val="none" w:sz="0" w:space="0" w:color="auto"/>
      </w:divBdr>
    </w:div>
    <w:div w:id="1311716846">
      <w:bodyDiv w:val="1"/>
      <w:marLeft w:val="0"/>
      <w:marRight w:val="0"/>
      <w:marTop w:val="0"/>
      <w:marBottom w:val="0"/>
      <w:divBdr>
        <w:top w:val="none" w:sz="0" w:space="0" w:color="auto"/>
        <w:left w:val="none" w:sz="0" w:space="0" w:color="auto"/>
        <w:bottom w:val="none" w:sz="0" w:space="0" w:color="auto"/>
        <w:right w:val="none" w:sz="0" w:space="0" w:color="auto"/>
      </w:divBdr>
    </w:div>
    <w:div w:id="1313679359">
      <w:bodyDiv w:val="1"/>
      <w:marLeft w:val="0"/>
      <w:marRight w:val="0"/>
      <w:marTop w:val="0"/>
      <w:marBottom w:val="0"/>
      <w:divBdr>
        <w:top w:val="none" w:sz="0" w:space="0" w:color="auto"/>
        <w:left w:val="none" w:sz="0" w:space="0" w:color="auto"/>
        <w:bottom w:val="none" w:sz="0" w:space="0" w:color="auto"/>
        <w:right w:val="none" w:sz="0" w:space="0" w:color="auto"/>
      </w:divBdr>
    </w:div>
    <w:div w:id="1314290038">
      <w:bodyDiv w:val="1"/>
      <w:marLeft w:val="0"/>
      <w:marRight w:val="0"/>
      <w:marTop w:val="0"/>
      <w:marBottom w:val="0"/>
      <w:divBdr>
        <w:top w:val="none" w:sz="0" w:space="0" w:color="auto"/>
        <w:left w:val="none" w:sz="0" w:space="0" w:color="auto"/>
        <w:bottom w:val="none" w:sz="0" w:space="0" w:color="auto"/>
        <w:right w:val="none" w:sz="0" w:space="0" w:color="auto"/>
      </w:divBdr>
    </w:div>
    <w:div w:id="1314480327">
      <w:bodyDiv w:val="1"/>
      <w:marLeft w:val="0"/>
      <w:marRight w:val="0"/>
      <w:marTop w:val="0"/>
      <w:marBottom w:val="0"/>
      <w:divBdr>
        <w:top w:val="none" w:sz="0" w:space="0" w:color="auto"/>
        <w:left w:val="none" w:sz="0" w:space="0" w:color="auto"/>
        <w:bottom w:val="none" w:sz="0" w:space="0" w:color="auto"/>
        <w:right w:val="none" w:sz="0" w:space="0" w:color="auto"/>
      </w:divBdr>
    </w:div>
    <w:div w:id="1314793810">
      <w:bodyDiv w:val="1"/>
      <w:marLeft w:val="0"/>
      <w:marRight w:val="0"/>
      <w:marTop w:val="0"/>
      <w:marBottom w:val="0"/>
      <w:divBdr>
        <w:top w:val="none" w:sz="0" w:space="0" w:color="auto"/>
        <w:left w:val="none" w:sz="0" w:space="0" w:color="auto"/>
        <w:bottom w:val="none" w:sz="0" w:space="0" w:color="auto"/>
        <w:right w:val="none" w:sz="0" w:space="0" w:color="auto"/>
      </w:divBdr>
    </w:div>
    <w:div w:id="1314870352">
      <w:bodyDiv w:val="1"/>
      <w:marLeft w:val="0"/>
      <w:marRight w:val="0"/>
      <w:marTop w:val="0"/>
      <w:marBottom w:val="0"/>
      <w:divBdr>
        <w:top w:val="none" w:sz="0" w:space="0" w:color="auto"/>
        <w:left w:val="none" w:sz="0" w:space="0" w:color="auto"/>
        <w:bottom w:val="none" w:sz="0" w:space="0" w:color="auto"/>
        <w:right w:val="none" w:sz="0" w:space="0" w:color="auto"/>
      </w:divBdr>
    </w:div>
    <w:div w:id="1315138002">
      <w:bodyDiv w:val="1"/>
      <w:marLeft w:val="0"/>
      <w:marRight w:val="0"/>
      <w:marTop w:val="0"/>
      <w:marBottom w:val="0"/>
      <w:divBdr>
        <w:top w:val="none" w:sz="0" w:space="0" w:color="auto"/>
        <w:left w:val="none" w:sz="0" w:space="0" w:color="auto"/>
        <w:bottom w:val="none" w:sz="0" w:space="0" w:color="auto"/>
        <w:right w:val="none" w:sz="0" w:space="0" w:color="auto"/>
      </w:divBdr>
    </w:div>
    <w:div w:id="1315336092">
      <w:bodyDiv w:val="1"/>
      <w:marLeft w:val="0"/>
      <w:marRight w:val="0"/>
      <w:marTop w:val="0"/>
      <w:marBottom w:val="0"/>
      <w:divBdr>
        <w:top w:val="none" w:sz="0" w:space="0" w:color="auto"/>
        <w:left w:val="none" w:sz="0" w:space="0" w:color="auto"/>
        <w:bottom w:val="none" w:sz="0" w:space="0" w:color="auto"/>
        <w:right w:val="none" w:sz="0" w:space="0" w:color="auto"/>
      </w:divBdr>
    </w:div>
    <w:div w:id="1315529962">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5988114">
      <w:bodyDiv w:val="1"/>
      <w:marLeft w:val="0"/>
      <w:marRight w:val="0"/>
      <w:marTop w:val="0"/>
      <w:marBottom w:val="0"/>
      <w:divBdr>
        <w:top w:val="none" w:sz="0" w:space="0" w:color="auto"/>
        <w:left w:val="none" w:sz="0" w:space="0" w:color="auto"/>
        <w:bottom w:val="none" w:sz="0" w:space="0" w:color="auto"/>
        <w:right w:val="none" w:sz="0" w:space="0" w:color="auto"/>
      </w:divBdr>
    </w:div>
    <w:div w:id="1316179321">
      <w:bodyDiv w:val="1"/>
      <w:marLeft w:val="0"/>
      <w:marRight w:val="0"/>
      <w:marTop w:val="0"/>
      <w:marBottom w:val="0"/>
      <w:divBdr>
        <w:top w:val="none" w:sz="0" w:space="0" w:color="auto"/>
        <w:left w:val="none" w:sz="0" w:space="0" w:color="auto"/>
        <w:bottom w:val="none" w:sz="0" w:space="0" w:color="auto"/>
        <w:right w:val="none" w:sz="0" w:space="0" w:color="auto"/>
      </w:divBdr>
    </w:div>
    <w:div w:id="1316375735">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16757441">
      <w:bodyDiv w:val="1"/>
      <w:marLeft w:val="0"/>
      <w:marRight w:val="0"/>
      <w:marTop w:val="0"/>
      <w:marBottom w:val="0"/>
      <w:divBdr>
        <w:top w:val="none" w:sz="0" w:space="0" w:color="auto"/>
        <w:left w:val="none" w:sz="0" w:space="0" w:color="auto"/>
        <w:bottom w:val="none" w:sz="0" w:space="0" w:color="auto"/>
        <w:right w:val="none" w:sz="0" w:space="0" w:color="auto"/>
      </w:divBdr>
    </w:div>
    <w:div w:id="1317300436">
      <w:bodyDiv w:val="1"/>
      <w:marLeft w:val="0"/>
      <w:marRight w:val="0"/>
      <w:marTop w:val="0"/>
      <w:marBottom w:val="0"/>
      <w:divBdr>
        <w:top w:val="none" w:sz="0" w:space="0" w:color="auto"/>
        <w:left w:val="none" w:sz="0" w:space="0" w:color="auto"/>
        <w:bottom w:val="none" w:sz="0" w:space="0" w:color="auto"/>
        <w:right w:val="none" w:sz="0" w:space="0" w:color="auto"/>
      </w:divBdr>
    </w:div>
    <w:div w:id="1317491367">
      <w:bodyDiv w:val="1"/>
      <w:marLeft w:val="0"/>
      <w:marRight w:val="0"/>
      <w:marTop w:val="0"/>
      <w:marBottom w:val="0"/>
      <w:divBdr>
        <w:top w:val="none" w:sz="0" w:space="0" w:color="auto"/>
        <w:left w:val="none" w:sz="0" w:space="0" w:color="auto"/>
        <w:bottom w:val="none" w:sz="0" w:space="0" w:color="auto"/>
        <w:right w:val="none" w:sz="0" w:space="0" w:color="auto"/>
      </w:divBdr>
    </w:div>
    <w:div w:id="1317609032">
      <w:bodyDiv w:val="1"/>
      <w:marLeft w:val="0"/>
      <w:marRight w:val="0"/>
      <w:marTop w:val="0"/>
      <w:marBottom w:val="0"/>
      <w:divBdr>
        <w:top w:val="none" w:sz="0" w:space="0" w:color="auto"/>
        <w:left w:val="none" w:sz="0" w:space="0" w:color="auto"/>
        <w:bottom w:val="none" w:sz="0" w:space="0" w:color="auto"/>
        <w:right w:val="none" w:sz="0" w:space="0" w:color="auto"/>
      </w:divBdr>
    </w:div>
    <w:div w:id="1318193358">
      <w:bodyDiv w:val="1"/>
      <w:marLeft w:val="0"/>
      <w:marRight w:val="0"/>
      <w:marTop w:val="0"/>
      <w:marBottom w:val="0"/>
      <w:divBdr>
        <w:top w:val="none" w:sz="0" w:space="0" w:color="auto"/>
        <w:left w:val="none" w:sz="0" w:space="0" w:color="auto"/>
        <w:bottom w:val="none" w:sz="0" w:space="0" w:color="auto"/>
        <w:right w:val="none" w:sz="0" w:space="0" w:color="auto"/>
      </w:divBdr>
    </w:div>
    <w:div w:id="1318220573">
      <w:bodyDiv w:val="1"/>
      <w:marLeft w:val="0"/>
      <w:marRight w:val="0"/>
      <w:marTop w:val="0"/>
      <w:marBottom w:val="0"/>
      <w:divBdr>
        <w:top w:val="none" w:sz="0" w:space="0" w:color="auto"/>
        <w:left w:val="none" w:sz="0" w:space="0" w:color="auto"/>
        <w:bottom w:val="none" w:sz="0" w:space="0" w:color="auto"/>
        <w:right w:val="none" w:sz="0" w:space="0" w:color="auto"/>
      </w:divBdr>
    </w:div>
    <w:div w:id="1319118041">
      <w:bodyDiv w:val="1"/>
      <w:marLeft w:val="0"/>
      <w:marRight w:val="0"/>
      <w:marTop w:val="0"/>
      <w:marBottom w:val="0"/>
      <w:divBdr>
        <w:top w:val="none" w:sz="0" w:space="0" w:color="auto"/>
        <w:left w:val="none" w:sz="0" w:space="0" w:color="auto"/>
        <w:bottom w:val="none" w:sz="0" w:space="0" w:color="auto"/>
        <w:right w:val="none" w:sz="0" w:space="0" w:color="auto"/>
      </w:divBdr>
    </w:div>
    <w:div w:id="1319185848">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20429082">
      <w:bodyDiv w:val="1"/>
      <w:marLeft w:val="0"/>
      <w:marRight w:val="0"/>
      <w:marTop w:val="0"/>
      <w:marBottom w:val="0"/>
      <w:divBdr>
        <w:top w:val="none" w:sz="0" w:space="0" w:color="auto"/>
        <w:left w:val="none" w:sz="0" w:space="0" w:color="auto"/>
        <w:bottom w:val="none" w:sz="0" w:space="0" w:color="auto"/>
        <w:right w:val="none" w:sz="0" w:space="0" w:color="auto"/>
      </w:divBdr>
    </w:div>
    <w:div w:id="1321957081">
      <w:bodyDiv w:val="1"/>
      <w:marLeft w:val="0"/>
      <w:marRight w:val="0"/>
      <w:marTop w:val="0"/>
      <w:marBottom w:val="0"/>
      <w:divBdr>
        <w:top w:val="none" w:sz="0" w:space="0" w:color="auto"/>
        <w:left w:val="none" w:sz="0" w:space="0" w:color="auto"/>
        <w:bottom w:val="none" w:sz="0" w:space="0" w:color="auto"/>
        <w:right w:val="none" w:sz="0" w:space="0" w:color="auto"/>
      </w:divBdr>
    </w:div>
    <w:div w:id="1322126165">
      <w:bodyDiv w:val="1"/>
      <w:marLeft w:val="0"/>
      <w:marRight w:val="0"/>
      <w:marTop w:val="0"/>
      <w:marBottom w:val="0"/>
      <w:divBdr>
        <w:top w:val="none" w:sz="0" w:space="0" w:color="auto"/>
        <w:left w:val="none" w:sz="0" w:space="0" w:color="auto"/>
        <w:bottom w:val="none" w:sz="0" w:space="0" w:color="auto"/>
        <w:right w:val="none" w:sz="0" w:space="0" w:color="auto"/>
      </w:divBdr>
    </w:div>
    <w:div w:id="1323587683">
      <w:bodyDiv w:val="1"/>
      <w:marLeft w:val="0"/>
      <w:marRight w:val="0"/>
      <w:marTop w:val="0"/>
      <w:marBottom w:val="0"/>
      <w:divBdr>
        <w:top w:val="none" w:sz="0" w:space="0" w:color="auto"/>
        <w:left w:val="none" w:sz="0" w:space="0" w:color="auto"/>
        <w:bottom w:val="none" w:sz="0" w:space="0" w:color="auto"/>
        <w:right w:val="none" w:sz="0" w:space="0" w:color="auto"/>
      </w:divBdr>
    </w:div>
    <w:div w:id="1323776140">
      <w:bodyDiv w:val="1"/>
      <w:marLeft w:val="0"/>
      <w:marRight w:val="0"/>
      <w:marTop w:val="0"/>
      <w:marBottom w:val="0"/>
      <w:divBdr>
        <w:top w:val="none" w:sz="0" w:space="0" w:color="auto"/>
        <w:left w:val="none" w:sz="0" w:space="0" w:color="auto"/>
        <w:bottom w:val="none" w:sz="0" w:space="0" w:color="auto"/>
        <w:right w:val="none" w:sz="0" w:space="0" w:color="auto"/>
      </w:divBdr>
    </w:div>
    <w:div w:id="1324313497">
      <w:bodyDiv w:val="1"/>
      <w:marLeft w:val="0"/>
      <w:marRight w:val="0"/>
      <w:marTop w:val="0"/>
      <w:marBottom w:val="0"/>
      <w:divBdr>
        <w:top w:val="none" w:sz="0" w:space="0" w:color="auto"/>
        <w:left w:val="none" w:sz="0" w:space="0" w:color="auto"/>
        <w:bottom w:val="none" w:sz="0" w:space="0" w:color="auto"/>
        <w:right w:val="none" w:sz="0" w:space="0" w:color="auto"/>
      </w:divBdr>
    </w:div>
    <w:div w:id="1324508339">
      <w:bodyDiv w:val="1"/>
      <w:marLeft w:val="0"/>
      <w:marRight w:val="0"/>
      <w:marTop w:val="0"/>
      <w:marBottom w:val="0"/>
      <w:divBdr>
        <w:top w:val="none" w:sz="0" w:space="0" w:color="auto"/>
        <w:left w:val="none" w:sz="0" w:space="0" w:color="auto"/>
        <w:bottom w:val="none" w:sz="0" w:space="0" w:color="auto"/>
        <w:right w:val="none" w:sz="0" w:space="0" w:color="auto"/>
      </w:divBdr>
    </w:div>
    <w:div w:id="1324895678">
      <w:bodyDiv w:val="1"/>
      <w:marLeft w:val="0"/>
      <w:marRight w:val="0"/>
      <w:marTop w:val="0"/>
      <w:marBottom w:val="0"/>
      <w:divBdr>
        <w:top w:val="none" w:sz="0" w:space="0" w:color="auto"/>
        <w:left w:val="none" w:sz="0" w:space="0" w:color="auto"/>
        <w:bottom w:val="none" w:sz="0" w:space="0" w:color="auto"/>
        <w:right w:val="none" w:sz="0" w:space="0" w:color="auto"/>
      </w:divBdr>
    </w:div>
    <w:div w:id="1325737485">
      <w:bodyDiv w:val="1"/>
      <w:marLeft w:val="0"/>
      <w:marRight w:val="0"/>
      <w:marTop w:val="0"/>
      <w:marBottom w:val="0"/>
      <w:divBdr>
        <w:top w:val="none" w:sz="0" w:space="0" w:color="auto"/>
        <w:left w:val="none" w:sz="0" w:space="0" w:color="auto"/>
        <w:bottom w:val="none" w:sz="0" w:space="0" w:color="auto"/>
        <w:right w:val="none" w:sz="0" w:space="0" w:color="auto"/>
      </w:divBdr>
    </w:div>
    <w:div w:id="1326937644">
      <w:bodyDiv w:val="1"/>
      <w:marLeft w:val="0"/>
      <w:marRight w:val="0"/>
      <w:marTop w:val="0"/>
      <w:marBottom w:val="0"/>
      <w:divBdr>
        <w:top w:val="none" w:sz="0" w:space="0" w:color="auto"/>
        <w:left w:val="none" w:sz="0" w:space="0" w:color="auto"/>
        <w:bottom w:val="none" w:sz="0" w:space="0" w:color="auto"/>
        <w:right w:val="none" w:sz="0" w:space="0" w:color="auto"/>
      </w:divBdr>
    </w:div>
    <w:div w:id="1327972919">
      <w:bodyDiv w:val="1"/>
      <w:marLeft w:val="0"/>
      <w:marRight w:val="0"/>
      <w:marTop w:val="0"/>
      <w:marBottom w:val="0"/>
      <w:divBdr>
        <w:top w:val="none" w:sz="0" w:space="0" w:color="auto"/>
        <w:left w:val="none" w:sz="0" w:space="0" w:color="auto"/>
        <w:bottom w:val="none" w:sz="0" w:space="0" w:color="auto"/>
        <w:right w:val="none" w:sz="0" w:space="0" w:color="auto"/>
      </w:divBdr>
    </w:div>
    <w:div w:id="1328436659">
      <w:bodyDiv w:val="1"/>
      <w:marLeft w:val="0"/>
      <w:marRight w:val="0"/>
      <w:marTop w:val="0"/>
      <w:marBottom w:val="0"/>
      <w:divBdr>
        <w:top w:val="none" w:sz="0" w:space="0" w:color="auto"/>
        <w:left w:val="none" w:sz="0" w:space="0" w:color="auto"/>
        <w:bottom w:val="none" w:sz="0" w:space="0" w:color="auto"/>
        <w:right w:val="none" w:sz="0" w:space="0" w:color="auto"/>
      </w:divBdr>
    </w:div>
    <w:div w:id="1328631952">
      <w:bodyDiv w:val="1"/>
      <w:marLeft w:val="0"/>
      <w:marRight w:val="0"/>
      <w:marTop w:val="0"/>
      <w:marBottom w:val="0"/>
      <w:divBdr>
        <w:top w:val="none" w:sz="0" w:space="0" w:color="auto"/>
        <w:left w:val="none" w:sz="0" w:space="0" w:color="auto"/>
        <w:bottom w:val="none" w:sz="0" w:space="0" w:color="auto"/>
        <w:right w:val="none" w:sz="0" w:space="0" w:color="auto"/>
      </w:divBdr>
    </w:div>
    <w:div w:id="1328821742">
      <w:bodyDiv w:val="1"/>
      <w:marLeft w:val="0"/>
      <w:marRight w:val="0"/>
      <w:marTop w:val="0"/>
      <w:marBottom w:val="0"/>
      <w:divBdr>
        <w:top w:val="none" w:sz="0" w:space="0" w:color="auto"/>
        <w:left w:val="none" w:sz="0" w:space="0" w:color="auto"/>
        <w:bottom w:val="none" w:sz="0" w:space="0" w:color="auto"/>
        <w:right w:val="none" w:sz="0" w:space="0" w:color="auto"/>
      </w:divBdr>
    </w:div>
    <w:div w:id="1329672480">
      <w:bodyDiv w:val="1"/>
      <w:marLeft w:val="0"/>
      <w:marRight w:val="0"/>
      <w:marTop w:val="0"/>
      <w:marBottom w:val="0"/>
      <w:divBdr>
        <w:top w:val="none" w:sz="0" w:space="0" w:color="auto"/>
        <w:left w:val="none" w:sz="0" w:space="0" w:color="auto"/>
        <w:bottom w:val="none" w:sz="0" w:space="0" w:color="auto"/>
        <w:right w:val="none" w:sz="0" w:space="0" w:color="auto"/>
      </w:divBdr>
      <w:divsChild>
        <w:div w:id="660430758">
          <w:marLeft w:val="0"/>
          <w:marRight w:val="0"/>
          <w:marTop w:val="0"/>
          <w:marBottom w:val="0"/>
          <w:divBdr>
            <w:top w:val="none" w:sz="0" w:space="0" w:color="auto"/>
            <w:left w:val="none" w:sz="0" w:space="0" w:color="auto"/>
            <w:bottom w:val="none" w:sz="0" w:space="0" w:color="auto"/>
            <w:right w:val="none" w:sz="0" w:space="0" w:color="auto"/>
          </w:divBdr>
          <w:divsChild>
            <w:div w:id="2031057152">
              <w:marLeft w:val="0"/>
              <w:marRight w:val="0"/>
              <w:marTop w:val="0"/>
              <w:marBottom w:val="0"/>
              <w:divBdr>
                <w:top w:val="none" w:sz="0" w:space="0" w:color="auto"/>
                <w:left w:val="none" w:sz="0" w:space="0" w:color="auto"/>
                <w:bottom w:val="none" w:sz="0" w:space="0" w:color="auto"/>
                <w:right w:val="none" w:sz="0" w:space="0" w:color="auto"/>
              </w:divBdr>
              <w:divsChild>
                <w:div w:id="686062127">
                  <w:marLeft w:val="0"/>
                  <w:marRight w:val="0"/>
                  <w:marTop w:val="0"/>
                  <w:marBottom w:val="0"/>
                  <w:divBdr>
                    <w:top w:val="none" w:sz="0" w:space="0" w:color="auto"/>
                    <w:left w:val="none" w:sz="0" w:space="0" w:color="auto"/>
                    <w:bottom w:val="none" w:sz="0" w:space="0" w:color="auto"/>
                    <w:right w:val="none" w:sz="0" w:space="0" w:color="auto"/>
                  </w:divBdr>
                  <w:divsChild>
                    <w:div w:id="332147299">
                      <w:marLeft w:val="0"/>
                      <w:marRight w:val="0"/>
                      <w:marTop w:val="0"/>
                      <w:marBottom w:val="0"/>
                      <w:divBdr>
                        <w:top w:val="none" w:sz="0" w:space="0" w:color="auto"/>
                        <w:left w:val="none" w:sz="0" w:space="0" w:color="auto"/>
                        <w:bottom w:val="none" w:sz="0" w:space="0" w:color="auto"/>
                        <w:right w:val="none" w:sz="0" w:space="0" w:color="auto"/>
                      </w:divBdr>
                      <w:divsChild>
                        <w:div w:id="888419602">
                          <w:marLeft w:val="0"/>
                          <w:marRight w:val="0"/>
                          <w:marTop w:val="0"/>
                          <w:marBottom w:val="0"/>
                          <w:divBdr>
                            <w:top w:val="none" w:sz="0" w:space="0" w:color="auto"/>
                            <w:left w:val="none" w:sz="0" w:space="0" w:color="auto"/>
                            <w:bottom w:val="none" w:sz="0" w:space="0" w:color="auto"/>
                            <w:right w:val="none" w:sz="0" w:space="0" w:color="auto"/>
                          </w:divBdr>
                          <w:divsChild>
                            <w:div w:id="1224877677">
                              <w:marLeft w:val="0"/>
                              <w:marRight w:val="0"/>
                              <w:marTop w:val="0"/>
                              <w:marBottom w:val="0"/>
                              <w:divBdr>
                                <w:top w:val="none" w:sz="0" w:space="0" w:color="auto"/>
                                <w:left w:val="none" w:sz="0" w:space="0" w:color="auto"/>
                                <w:bottom w:val="none" w:sz="0" w:space="0" w:color="auto"/>
                                <w:right w:val="none" w:sz="0" w:space="0" w:color="auto"/>
                              </w:divBdr>
                              <w:divsChild>
                                <w:div w:id="1004819067">
                                  <w:marLeft w:val="0"/>
                                  <w:marRight w:val="0"/>
                                  <w:marTop w:val="0"/>
                                  <w:marBottom w:val="0"/>
                                  <w:divBdr>
                                    <w:top w:val="none" w:sz="0" w:space="0" w:color="auto"/>
                                    <w:left w:val="none" w:sz="0" w:space="0" w:color="auto"/>
                                    <w:bottom w:val="none" w:sz="0" w:space="0" w:color="auto"/>
                                    <w:right w:val="none" w:sz="0" w:space="0" w:color="auto"/>
                                  </w:divBdr>
                                  <w:divsChild>
                                    <w:div w:id="1829007646">
                                      <w:marLeft w:val="0"/>
                                      <w:marRight w:val="0"/>
                                      <w:marTop w:val="0"/>
                                      <w:marBottom w:val="0"/>
                                      <w:divBdr>
                                        <w:top w:val="none" w:sz="0" w:space="0" w:color="auto"/>
                                        <w:left w:val="none" w:sz="0" w:space="0" w:color="auto"/>
                                        <w:bottom w:val="none" w:sz="0" w:space="0" w:color="auto"/>
                                        <w:right w:val="none" w:sz="0" w:space="0" w:color="auto"/>
                                      </w:divBdr>
                                      <w:divsChild>
                                        <w:div w:id="189480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461141">
                              <w:marLeft w:val="0"/>
                              <w:marRight w:val="0"/>
                              <w:marTop w:val="0"/>
                              <w:marBottom w:val="0"/>
                              <w:divBdr>
                                <w:top w:val="none" w:sz="0" w:space="0" w:color="auto"/>
                                <w:left w:val="none" w:sz="0" w:space="0" w:color="auto"/>
                                <w:bottom w:val="none" w:sz="0" w:space="0" w:color="auto"/>
                                <w:right w:val="none" w:sz="0" w:space="0" w:color="auto"/>
                              </w:divBdr>
                              <w:divsChild>
                                <w:div w:id="1365208244">
                                  <w:marLeft w:val="0"/>
                                  <w:marRight w:val="0"/>
                                  <w:marTop w:val="0"/>
                                  <w:marBottom w:val="0"/>
                                  <w:divBdr>
                                    <w:top w:val="none" w:sz="0" w:space="0" w:color="auto"/>
                                    <w:left w:val="none" w:sz="0" w:space="0" w:color="auto"/>
                                    <w:bottom w:val="none" w:sz="0" w:space="0" w:color="auto"/>
                                    <w:right w:val="none" w:sz="0" w:space="0" w:color="auto"/>
                                  </w:divBdr>
                                  <w:divsChild>
                                    <w:div w:id="258368281">
                                      <w:marLeft w:val="0"/>
                                      <w:marRight w:val="0"/>
                                      <w:marTop w:val="0"/>
                                      <w:marBottom w:val="0"/>
                                      <w:divBdr>
                                        <w:top w:val="none" w:sz="0" w:space="0" w:color="auto"/>
                                        <w:left w:val="none" w:sz="0" w:space="0" w:color="auto"/>
                                        <w:bottom w:val="none" w:sz="0" w:space="0" w:color="auto"/>
                                        <w:right w:val="none" w:sz="0" w:space="0" w:color="auto"/>
                                      </w:divBdr>
                                      <w:divsChild>
                                        <w:div w:id="119734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4672288">
          <w:marLeft w:val="0"/>
          <w:marRight w:val="0"/>
          <w:marTop w:val="0"/>
          <w:marBottom w:val="0"/>
          <w:divBdr>
            <w:top w:val="none" w:sz="0" w:space="0" w:color="auto"/>
            <w:left w:val="none" w:sz="0" w:space="0" w:color="auto"/>
            <w:bottom w:val="none" w:sz="0" w:space="0" w:color="auto"/>
            <w:right w:val="none" w:sz="0" w:space="0" w:color="auto"/>
          </w:divBdr>
          <w:divsChild>
            <w:div w:id="1621255083">
              <w:marLeft w:val="0"/>
              <w:marRight w:val="0"/>
              <w:marTop w:val="0"/>
              <w:marBottom w:val="0"/>
              <w:divBdr>
                <w:top w:val="none" w:sz="0" w:space="0" w:color="auto"/>
                <w:left w:val="none" w:sz="0" w:space="0" w:color="auto"/>
                <w:bottom w:val="none" w:sz="0" w:space="0" w:color="auto"/>
                <w:right w:val="none" w:sz="0" w:space="0" w:color="auto"/>
              </w:divBdr>
              <w:divsChild>
                <w:div w:id="445278301">
                  <w:marLeft w:val="0"/>
                  <w:marRight w:val="0"/>
                  <w:marTop w:val="0"/>
                  <w:marBottom w:val="0"/>
                  <w:divBdr>
                    <w:top w:val="none" w:sz="0" w:space="0" w:color="auto"/>
                    <w:left w:val="none" w:sz="0" w:space="0" w:color="auto"/>
                    <w:bottom w:val="none" w:sz="0" w:space="0" w:color="auto"/>
                    <w:right w:val="none" w:sz="0" w:space="0" w:color="auto"/>
                  </w:divBdr>
                  <w:divsChild>
                    <w:div w:id="531841036">
                      <w:marLeft w:val="0"/>
                      <w:marRight w:val="0"/>
                      <w:marTop w:val="0"/>
                      <w:marBottom w:val="0"/>
                      <w:divBdr>
                        <w:top w:val="none" w:sz="0" w:space="0" w:color="auto"/>
                        <w:left w:val="none" w:sz="0" w:space="0" w:color="auto"/>
                        <w:bottom w:val="none" w:sz="0" w:space="0" w:color="auto"/>
                        <w:right w:val="none" w:sz="0" w:space="0" w:color="auto"/>
                      </w:divBdr>
                      <w:divsChild>
                        <w:div w:id="1746881432">
                          <w:marLeft w:val="0"/>
                          <w:marRight w:val="0"/>
                          <w:marTop w:val="0"/>
                          <w:marBottom w:val="0"/>
                          <w:divBdr>
                            <w:top w:val="none" w:sz="0" w:space="0" w:color="auto"/>
                            <w:left w:val="none" w:sz="0" w:space="0" w:color="auto"/>
                            <w:bottom w:val="none" w:sz="0" w:space="0" w:color="auto"/>
                            <w:right w:val="none" w:sz="0" w:space="0" w:color="auto"/>
                          </w:divBdr>
                          <w:divsChild>
                            <w:div w:id="774910181">
                              <w:marLeft w:val="0"/>
                              <w:marRight w:val="0"/>
                              <w:marTop w:val="0"/>
                              <w:marBottom w:val="0"/>
                              <w:divBdr>
                                <w:top w:val="none" w:sz="0" w:space="0" w:color="auto"/>
                                <w:left w:val="none" w:sz="0" w:space="0" w:color="auto"/>
                                <w:bottom w:val="none" w:sz="0" w:space="0" w:color="auto"/>
                                <w:right w:val="none" w:sz="0" w:space="0" w:color="auto"/>
                              </w:divBdr>
                              <w:divsChild>
                                <w:div w:id="121968549">
                                  <w:marLeft w:val="0"/>
                                  <w:marRight w:val="0"/>
                                  <w:marTop w:val="0"/>
                                  <w:marBottom w:val="0"/>
                                  <w:divBdr>
                                    <w:top w:val="none" w:sz="0" w:space="0" w:color="auto"/>
                                    <w:left w:val="none" w:sz="0" w:space="0" w:color="auto"/>
                                    <w:bottom w:val="none" w:sz="0" w:space="0" w:color="auto"/>
                                    <w:right w:val="none" w:sz="0" w:space="0" w:color="auto"/>
                                  </w:divBdr>
                                  <w:divsChild>
                                    <w:div w:id="1000961649">
                                      <w:marLeft w:val="0"/>
                                      <w:marRight w:val="0"/>
                                      <w:marTop w:val="0"/>
                                      <w:marBottom w:val="0"/>
                                      <w:divBdr>
                                        <w:top w:val="none" w:sz="0" w:space="0" w:color="auto"/>
                                        <w:left w:val="none" w:sz="0" w:space="0" w:color="auto"/>
                                        <w:bottom w:val="none" w:sz="0" w:space="0" w:color="auto"/>
                                        <w:right w:val="none" w:sz="0" w:space="0" w:color="auto"/>
                                      </w:divBdr>
                                      <w:divsChild>
                                        <w:div w:id="2063358764">
                                          <w:marLeft w:val="0"/>
                                          <w:marRight w:val="0"/>
                                          <w:marTop w:val="0"/>
                                          <w:marBottom w:val="0"/>
                                          <w:divBdr>
                                            <w:top w:val="none" w:sz="0" w:space="0" w:color="auto"/>
                                            <w:left w:val="none" w:sz="0" w:space="0" w:color="auto"/>
                                            <w:bottom w:val="none" w:sz="0" w:space="0" w:color="auto"/>
                                            <w:right w:val="none" w:sz="0" w:space="0" w:color="auto"/>
                                          </w:divBdr>
                                          <w:divsChild>
                                            <w:div w:id="211466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6293890">
          <w:marLeft w:val="0"/>
          <w:marRight w:val="0"/>
          <w:marTop w:val="0"/>
          <w:marBottom w:val="0"/>
          <w:divBdr>
            <w:top w:val="none" w:sz="0" w:space="0" w:color="auto"/>
            <w:left w:val="none" w:sz="0" w:space="0" w:color="auto"/>
            <w:bottom w:val="none" w:sz="0" w:space="0" w:color="auto"/>
            <w:right w:val="none" w:sz="0" w:space="0" w:color="auto"/>
          </w:divBdr>
          <w:divsChild>
            <w:div w:id="363601088">
              <w:marLeft w:val="0"/>
              <w:marRight w:val="0"/>
              <w:marTop w:val="0"/>
              <w:marBottom w:val="0"/>
              <w:divBdr>
                <w:top w:val="none" w:sz="0" w:space="0" w:color="auto"/>
                <w:left w:val="none" w:sz="0" w:space="0" w:color="auto"/>
                <w:bottom w:val="none" w:sz="0" w:space="0" w:color="auto"/>
                <w:right w:val="none" w:sz="0" w:space="0" w:color="auto"/>
              </w:divBdr>
              <w:divsChild>
                <w:div w:id="515115826">
                  <w:marLeft w:val="0"/>
                  <w:marRight w:val="0"/>
                  <w:marTop w:val="0"/>
                  <w:marBottom w:val="0"/>
                  <w:divBdr>
                    <w:top w:val="none" w:sz="0" w:space="0" w:color="auto"/>
                    <w:left w:val="none" w:sz="0" w:space="0" w:color="auto"/>
                    <w:bottom w:val="none" w:sz="0" w:space="0" w:color="auto"/>
                    <w:right w:val="none" w:sz="0" w:space="0" w:color="auto"/>
                  </w:divBdr>
                  <w:divsChild>
                    <w:div w:id="366640293">
                      <w:marLeft w:val="0"/>
                      <w:marRight w:val="0"/>
                      <w:marTop w:val="0"/>
                      <w:marBottom w:val="0"/>
                      <w:divBdr>
                        <w:top w:val="none" w:sz="0" w:space="0" w:color="auto"/>
                        <w:left w:val="none" w:sz="0" w:space="0" w:color="auto"/>
                        <w:bottom w:val="none" w:sz="0" w:space="0" w:color="auto"/>
                        <w:right w:val="none" w:sz="0" w:space="0" w:color="auto"/>
                      </w:divBdr>
                      <w:divsChild>
                        <w:div w:id="664670807">
                          <w:marLeft w:val="0"/>
                          <w:marRight w:val="0"/>
                          <w:marTop w:val="0"/>
                          <w:marBottom w:val="0"/>
                          <w:divBdr>
                            <w:top w:val="none" w:sz="0" w:space="0" w:color="auto"/>
                            <w:left w:val="none" w:sz="0" w:space="0" w:color="auto"/>
                            <w:bottom w:val="none" w:sz="0" w:space="0" w:color="auto"/>
                            <w:right w:val="none" w:sz="0" w:space="0" w:color="auto"/>
                          </w:divBdr>
                          <w:divsChild>
                            <w:div w:id="1449815936">
                              <w:marLeft w:val="0"/>
                              <w:marRight w:val="0"/>
                              <w:marTop w:val="0"/>
                              <w:marBottom w:val="0"/>
                              <w:divBdr>
                                <w:top w:val="none" w:sz="0" w:space="0" w:color="auto"/>
                                <w:left w:val="none" w:sz="0" w:space="0" w:color="auto"/>
                                <w:bottom w:val="none" w:sz="0" w:space="0" w:color="auto"/>
                                <w:right w:val="none" w:sz="0" w:space="0" w:color="auto"/>
                              </w:divBdr>
                              <w:divsChild>
                                <w:div w:id="1322848703">
                                  <w:marLeft w:val="0"/>
                                  <w:marRight w:val="0"/>
                                  <w:marTop w:val="0"/>
                                  <w:marBottom w:val="0"/>
                                  <w:divBdr>
                                    <w:top w:val="none" w:sz="0" w:space="0" w:color="auto"/>
                                    <w:left w:val="none" w:sz="0" w:space="0" w:color="auto"/>
                                    <w:bottom w:val="none" w:sz="0" w:space="0" w:color="auto"/>
                                    <w:right w:val="none" w:sz="0" w:space="0" w:color="auto"/>
                                  </w:divBdr>
                                  <w:divsChild>
                                    <w:div w:id="580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190006">
                      <w:marLeft w:val="0"/>
                      <w:marRight w:val="0"/>
                      <w:marTop w:val="0"/>
                      <w:marBottom w:val="0"/>
                      <w:divBdr>
                        <w:top w:val="none" w:sz="0" w:space="0" w:color="auto"/>
                        <w:left w:val="none" w:sz="0" w:space="0" w:color="auto"/>
                        <w:bottom w:val="none" w:sz="0" w:space="0" w:color="auto"/>
                        <w:right w:val="none" w:sz="0" w:space="0" w:color="auto"/>
                      </w:divBdr>
                      <w:divsChild>
                        <w:div w:id="441195260">
                          <w:marLeft w:val="0"/>
                          <w:marRight w:val="0"/>
                          <w:marTop w:val="0"/>
                          <w:marBottom w:val="0"/>
                          <w:divBdr>
                            <w:top w:val="none" w:sz="0" w:space="0" w:color="auto"/>
                            <w:left w:val="none" w:sz="0" w:space="0" w:color="auto"/>
                            <w:bottom w:val="none" w:sz="0" w:space="0" w:color="auto"/>
                            <w:right w:val="none" w:sz="0" w:space="0" w:color="auto"/>
                          </w:divBdr>
                          <w:divsChild>
                            <w:div w:id="1644120914">
                              <w:marLeft w:val="0"/>
                              <w:marRight w:val="0"/>
                              <w:marTop w:val="0"/>
                              <w:marBottom w:val="0"/>
                              <w:divBdr>
                                <w:top w:val="none" w:sz="0" w:space="0" w:color="auto"/>
                                <w:left w:val="none" w:sz="0" w:space="0" w:color="auto"/>
                                <w:bottom w:val="none" w:sz="0" w:space="0" w:color="auto"/>
                                <w:right w:val="none" w:sz="0" w:space="0" w:color="auto"/>
                              </w:divBdr>
                              <w:divsChild>
                                <w:div w:id="757336130">
                                  <w:marLeft w:val="0"/>
                                  <w:marRight w:val="0"/>
                                  <w:marTop w:val="0"/>
                                  <w:marBottom w:val="0"/>
                                  <w:divBdr>
                                    <w:top w:val="none" w:sz="0" w:space="0" w:color="auto"/>
                                    <w:left w:val="none" w:sz="0" w:space="0" w:color="auto"/>
                                    <w:bottom w:val="none" w:sz="0" w:space="0" w:color="auto"/>
                                    <w:right w:val="none" w:sz="0" w:space="0" w:color="auto"/>
                                  </w:divBdr>
                                  <w:divsChild>
                                    <w:div w:id="1291932996">
                                      <w:marLeft w:val="0"/>
                                      <w:marRight w:val="0"/>
                                      <w:marTop w:val="0"/>
                                      <w:marBottom w:val="0"/>
                                      <w:divBdr>
                                        <w:top w:val="none" w:sz="0" w:space="0" w:color="auto"/>
                                        <w:left w:val="none" w:sz="0" w:space="0" w:color="auto"/>
                                        <w:bottom w:val="none" w:sz="0" w:space="0" w:color="auto"/>
                                        <w:right w:val="none" w:sz="0" w:space="0" w:color="auto"/>
                                      </w:divBdr>
                                      <w:divsChild>
                                        <w:div w:id="165729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007973">
                              <w:marLeft w:val="0"/>
                              <w:marRight w:val="0"/>
                              <w:marTop w:val="0"/>
                              <w:marBottom w:val="0"/>
                              <w:divBdr>
                                <w:top w:val="none" w:sz="0" w:space="0" w:color="auto"/>
                                <w:left w:val="none" w:sz="0" w:space="0" w:color="auto"/>
                                <w:bottom w:val="none" w:sz="0" w:space="0" w:color="auto"/>
                                <w:right w:val="none" w:sz="0" w:space="0" w:color="auto"/>
                              </w:divBdr>
                              <w:divsChild>
                                <w:div w:id="1108282661">
                                  <w:marLeft w:val="0"/>
                                  <w:marRight w:val="0"/>
                                  <w:marTop w:val="0"/>
                                  <w:marBottom w:val="0"/>
                                  <w:divBdr>
                                    <w:top w:val="none" w:sz="0" w:space="0" w:color="auto"/>
                                    <w:left w:val="none" w:sz="0" w:space="0" w:color="auto"/>
                                    <w:bottom w:val="none" w:sz="0" w:space="0" w:color="auto"/>
                                    <w:right w:val="none" w:sz="0" w:space="0" w:color="auto"/>
                                  </w:divBdr>
                                  <w:divsChild>
                                    <w:div w:id="350031134">
                                      <w:marLeft w:val="0"/>
                                      <w:marRight w:val="0"/>
                                      <w:marTop w:val="0"/>
                                      <w:marBottom w:val="0"/>
                                      <w:divBdr>
                                        <w:top w:val="none" w:sz="0" w:space="0" w:color="auto"/>
                                        <w:left w:val="none" w:sz="0" w:space="0" w:color="auto"/>
                                        <w:bottom w:val="none" w:sz="0" w:space="0" w:color="auto"/>
                                        <w:right w:val="none" w:sz="0" w:space="0" w:color="auto"/>
                                      </w:divBdr>
                                      <w:divsChild>
                                        <w:div w:id="58001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0140148">
      <w:bodyDiv w:val="1"/>
      <w:marLeft w:val="0"/>
      <w:marRight w:val="0"/>
      <w:marTop w:val="0"/>
      <w:marBottom w:val="0"/>
      <w:divBdr>
        <w:top w:val="none" w:sz="0" w:space="0" w:color="auto"/>
        <w:left w:val="none" w:sz="0" w:space="0" w:color="auto"/>
        <w:bottom w:val="none" w:sz="0" w:space="0" w:color="auto"/>
        <w:right w:val="none" w:sz="0" w:space="0" w:color="auto"/>
      </w:divBdr>
    </w:div>
    <w:div w:id="1330908603">
      <w:bodyDiv w:val="1"/>
      <w:marLeft w:val="0"/>
      <w:marRight w:val="0"/>
      <w:marTop w:val="0"/>
      <w:marBottom w:val="0"/>
      <w:divBdr>
        <w:top w:val="none" w:sz="0" w:space="0" w:color="auto"/>
        <w:left w:val="none" w:sz="0" w:space="0" w:color="auto"/>
        <w:bottom w:val="none" w:sz="0" w:space="0" w:color="auto"/>
        <w:right w:val="none" w:sz="0" w:space="0" w:color="auto"/>
      </w:divBdr>
    </w:div>
    <w:div w:id="1331372282">
      <w:bodyDiv w:val="1"/>
      <w:marLeft w:val="0"/>
      <w:marRight w:val="0"/>
      <w:marTop w:val="0"/>
      <w:marBottom w:val="0"/>
      <w:divBdr>
        <w:top w:val="none" w:sz="0" w:space="0" w:color="auto"/>
        <w:left w:val="none" w:sz="0" w:space="0" w:color="auto"/>
        <w:bottom w:val="none" w:sz="0" w:space="0" w:color="auto"/>
        <w:right w:val="none" w:sz="0" w:space="0" w:color="auto"/>
      </w:divBdr>
    </w:div>
    <w:div w:id="1332441975">
      <w:bodyDiv w:val="1"/>
      <w:marLeft w:val="0"/>
      <w:marRight w:val="0"/>
      <w:marTop w:val="0"/>
      <w:marBottom w:val="0"/>
      <w:divBdr>
        <w:top w:val="none" w:sz="0" w:space="0" w:color="auto"/>
        <w:left w:val="none" w:sz="0" w:space="0" w:color="auto"/>
        <w:bottom w:val="none" w:sz="0" w:space="0" w:color="auto"/>
        <w:right w:val="none" w:sz="0" w:space="0" w:color="auto"/>
      </w:divBdr>
    </w:div>
    <w:div w:id="1332682573">
      <w:bodyDiv w:val="1"/>
      <w:marLeft w:val="0"/>
      <w:marRight w:val="0"/>
      <w:marTop w:val="0"/>
      <w:marBottom w:val="0"/>
      <w:divBdr>
        <w:top w:val="none" w:sz="0" w:space="0" w:color="auto"/>
        <w:left w:val="none" w:sz="0" w:space="0" w:color="auto"/>
        <w:bottom w:val="none" w:sz="0" w:space="0" w:color="auto"/>
        <w:right w:val="none" w:sz="0" w:space="0" w:color="auto"/>
      </w:divBdr>
    </w:div>
    <w:div w:id="1333266299">
      <w:bodyDiv w:val="1"/>
      <w:marLeft w:val="0"/>
      <w:marRight w:val="0"/>
      <w:marTop w:val="0"/>
      <w:marBottom w:val="0"/>
      <w:divBdr>
        <w:top w:val="none" w:sz="0" w:space="0" w:color="auto"/>
        <w:left w:val="none" w:sz="0" w:space="0" w:color="auto"/>
        <w:bottom w:val="none" w:sz="0" w:space="0" w:color="auto"/>
        <w:right w:val="none" w:sz="0" w:space="0" w:color="auto"/>
      </w:divBdr>
    </w:div>
    <w:div w:id="1333680493">
      <w:bodyDiv w:val="1"/>
      <w:marLeft w:val="0"/>
      <w:marRight w:val="0"/>
      <w:marTop w:val="0"/>
      <w:marBottom w:val="0"/>
      <w:divBdr>
        <w:top w:val="none" w:sz="0" w:space="0" w:color="auto"/>
        <w:left w:val="none" w:sz="0" w:space="0" w:color="auto"/>
        <w:bottom w:val="none" w:sz="0" w:space="0" w:color="auto"/>
        <w:right w:val="none" w:sz="0" w:space="0" w:color="auto"/>
      </w:divBdr>
    </w:div>
    <w:div w:id="1334256555">
      <w:bodyDiv w:val="1"/>
      <w:marLeft w:val="0"/>
      <w:marRight w:val="0"/>
      <w:marTop w:val="0"/>
      <w:marBottom w:val="0"/>
      <w:divBdr>
        <w:top w:val="none" w:sz="0" w:space="0" w:color="auto"/>
        <w:left w:val="none" w:sz="0" w:space="0" w:color="auto"/>
        <w:bottom w:val="none" w:sz="0" w:space="0" w:color="auto"/>
        <w:right w:val="none" w:sz="0" w:space="0" w:color="auto"/>
      </w:divBdr>
    </w:div>
    <w:div w:id="1334257380">
      <w:bodyDiv w:val="1"/>
      <w:marLeft w:val="0"/>
      <w:marRight w:val="0"/>
      <w:marTop w:val="0"/>
      <w:marBottom w:val="0"/>
      <w:divBdr>
        <w:top w:val="none" w:sz="0" w:space="0" w:color="auto"/>
        <w:left w:val="none" w:sz="0" w:space="0" w:color="auto"/>
        <w:bottom w:val="none" w:sz="0" w:space="0" w:color="auto"/>
        <w:right w:val="none" w:sz="0" w:space="0" w:color="auto"/>
      </w:divBdr>
    </w:div>
    <w:div w:id="1334331699">
      <w:bodyDiv w:val="1"/>
      <w:marLeft w:val="0"/>
      <w:marRight w:val="0"/>
      <w:marTop w:val="0"/>
      <w:marBottom w:val="0"/>
      <w:divBdr>
        <w:top w:val="none" w:sz="0" w:space="0" w:color="auto"/>
        <w:left w:val="none" w:sz="0" w:space="0" w:color="auto"/>
        <w:bottom w:val="none" w:sz="0" w:space="0" w:color="auto"/>
        <w:right w:val="none" w:sz="0" w:space="0" w:color="auto"/>
      </w:divBdr>
    </w:div>
    <w:div w:id="1335066364">
      <w:bodyDiv w:val="1"/>
      <w:marLeft w:val="0"/>
      <w:marRight w:val="0"/>
      <w:marTop w:val="0"/>
      <w:marBottom w:val="0"/>
      <w:divBdr>
        <w:top w:val="none" w:sz="0" w:space="0" w:color="auto"/>
        <w:left w:val="none" w:sz="0" w:space="0" w:color="auto"/>
        <w:bottom w:val="none" w:sz="0" w:space="0" w:color="auto"/>
        <w:right w:val="none" w:sz="0" w:space="0" w:color="auto"/>
      </w:divBdr>
    </w:div>
    <w:div w:id="1335373792">
      <w:bodyDiv w:val="1"/>
      <w:marLeft w:val="0"/>
      <w:marRight w:val="0"/>
      <w:marTop w:val="0"/>
      <w:marBottom w:val="0"/>
      <w:divBdr>
        <w:top w:val="none" w:sz="0" w:space="0" w:color="auto"/>
        <w:left w:val="none" w:sz="0" w:space="0" w:color="auto"/>
        <w:bottom w:val="none" w:sz="0" w:space="0" w:color="auto"/>
        <w:right w:val="none" w:sz="0" w:space="0" w:color="auto"/>
      </w:divBdr>
    </w:div>
    <w:div w:id="1336228144">
      <w:bodyDiv w:val="1"/>
      <w:marLeft w:val="0"/>
      <w:marRight w:val="0"/>
      <w:marTop w:val="0"/>
      <w:marBottom w:val="0"/>
      <w:divBdr>
        <w:top w:val="none" w:sz="0" w:space="0" w:color="auto"/>
        <w:left w:val="none" w:sz="0" w:space="0" w:color="auto"/>
        <w:bottom w:val="none" w:sz="0" w:space="0" w:color="auto"/>
        <w:right w:val="none" w:sz="0" w:space="0" w:color="auto"/>
      </w:divBdr>
    </w:div>
    <w:div w:id="1337000869">
      <w:bodyDiv w:val="1"/>
      <w:marLeft w:val="0"/>
      <w:marRight w:val="0"/>
      <w:marTop w:val="0"/>
      <w:marBottom w:val="0"/>
      <w:divBdr>
        <w:top w:val="none" w:sz="0" w:space="0" w:color="auto"/>
        <w:left w:val="none" w:sz="0" w:space="0" w:color="auto"/>
        <w:bottom w:val="none" w:sz="0" w:space="0" w:color="auto"/>
        <w:right w:val="none" w:sz="0" w:space="0" w:color="auto"/>
      </w:divBdr>
    </w:div>
    <w:div w:id="1337532537">
      <w:bodyDiv w:val="1"/>
      <w:marLeft w:val="0"/>
      <w:marRight w:val="0"/>
      <w:marTop w:val="0"/>
      <w:marBottom w:val="0"/>
      <w:divBdr>
        <w:top w:val="none" w:sz="0" w:space="0" w:color="auto"/>
        <w:left w:val="none" w:sz="0" w:space="0" w:color="auto"/>
        <w:bottom w:val="none" w:sz="0" w:space="0" w:color="auto"/>
        <w:right w:val="none" w:sz="0" w:space="0" w:color="auto"/>
      </w:divBdr>
    </w:div>
    <w:div w:id="1337534215">
      <w:bodyDiv w:val="1"/>
      <w:marLeft w:val="0"/>
      <w:marRight w:val="0"/>
      <w:marTop w:val="0"/>
      <w:marBottom w:val="0"/>
      <w:divBdr>
        <w:top w:val="none" w:sz="0" w:space="0" w:color="auto"/>
        <w:left w:val="none" w:sz="0" w:space="0" w:color="auto"/>
        <w:bottom w:val="none" w:sz="0" w:space="0" w:color="auto"/>
        <w:right w:val="none" w:sz="0" w:space="0" w:color="auto"/>
      </w:divBdr>
    </w:div>
    <w:div w:id="1338532083">
      <w:bodyDiv w:val="1"/>
      <w:marLeft w:val="0"/>
      <w:marRight w:val="0"/>
      <w:marTop w:val="0"/>
      <w:marBottom w:val="0"/>
      <w:divBdr>
        <w:top w:val="none" w:sz="0" w:space="0" w:color="auto"/>
        <w:left w:val="none" w:sz="0" w:space="0" w:color="auto"/>
        <w:bottom w:val="none" w:sz="0" w:space="0" w:color="auto"/>
        <w:right w:val="none" w:sz="0" w:space="0" w:color="auto"/>
      </w:divBdr>
    </w:div>
    <w:div w:id="1339693234">
      <w:bodyDiv w:val="1"/>
      <w:marLeft w:val="0"/>
      <w:marRight w:val="0"/>
      <w:marTop w:val="0"/>
      <w:marBottom w:val="0"/>
      <w:divBdr>
        <w:top w:val="none" w:sz="0" w:space="0" w:color="auto"/>
        <w:left w:val="none" w:sz="0" w:space="0" w:color="auto"/>
        <w:bottom w:val="none" w:sz="0" w:space="0" w:color="auto"/>
        <w:right w:val="none" w:sz="0" w:space="0" w:color="auto"/>
      </w:divBdr>
    </w:div>
    <w:div w:id="1339699424">
      <w:bodyDiv w:val="1"/>
      <w:marLeft w:val="0"/>
      <w:marRight w:val="0"/>
      <w:marTop w:val="0"/>
      <w:marBottom w:val="0"/>
      <w:divBdr>
        <w:top w:val="none" w:sz="0" w:space="0" w:color="auto"/>
        <w:left w:val="none" w:sz="0" w:space="0" w:color="auto"/>
        <w:bottom w:val="none" w:sz="0" w:space="0" w:color="auto"/>
        <w:right w:val="none" w:sz="0" w:space="0" w:color="auto"/>
      </w:divBdr>
    </w:div>
    <w:div w:id="1340045040">
      <w:bodyDiv w:val="1"/>
      <w:marLeft w:val="0"/>
      <w:marRight w:val="0"/>
      <w:marTop w:val="0"/>
      <w:marBottom w:val="0"/>
      <w:divBdr>
        <w:top w:val="none" w:sz="0" w:space="0" w:color="auto"/>
        <w:left w:val="none" w:sz="0" w:space="0" w:color="auto"/>
        <w:bottom w:val="none" w:sz="0" w:space="0" w:color="auto"/>
        <w:right w:val="none" w:sz="0" w:space="0" w:color="auto"/>
      </w:divBdr>
    </w:div>
    <w:div w:id="1340766527">
      <w:bodyDiv w:val="1"/>
      <w:marLeft w:val="0"/>
      <w:marRight w:val="0"/>
      <w:marTop w:val="0"/>
      <w:marBottom w:val="0"/>
      <w:divBdr>
        <w:top w:val="none" w:sz="0" w:space="0" w:color="auto"/>
        <w:left w:val="none" w:sz="0" w:space="0" w:color="auto"/>
        <w:bottom w:val="none" w:sz="0" w:space="0" w:color="auto"/>
        <w:right w:val="none" w:sz="0" w:space="0" w:color="auto"/>
      </w:divBdr>
    </w:div>
    <w:div w:id="1340889875">
      <w:bodyDiv w:val="1"/>
      <w:marLeft w:val="0"/>
      <w:marRight w:val="0"/>
      <w:marTop w:val="0"/>
      <w:marBottom w:val="0"/>
      <w:divBdr>
        <w:top w:val="none" w:sz="0" w:space="0" w:color="auto"/>
        <w:left w:val="none" w:sz="0" w:space="0" w:color="auto"/>
        <w:bottom w:val="none" w:sz="0" w:space="0" w:color="auto"/>
        <w:right w:val="none" w:sz="0" w:space="0" w:color="auto"/>
      </w:divBdr>
    </w:div>
    <w:div w:id="1341814656">
      <w:bodyDiv w:val="1"/>
      <w:marLeft w:val="0"/>
      <w:marRight w:val="0"/>
      <w:marTop w:val="0"/>
      <w:marBottom w:val="0"/>
      <w:divBdr>
        <w:top w:val="none" w:sz="0" w:space="0" w:color="auto"/>
        <w:left w:val="none" w:sz="0" w:space="0" w:color="auto"/>
        <w:bottom w:val="none" w:sz="0" w:space="0" w:color="auto"/>
        <w:right w:val="none" w:sz="0" w:space="0" w:color="auto"/>
      </w:divBdr>
    </w:div>
    <w:div w:id="1341926068">
      <w:bodyDiv w:val="1"/>
      <w:marLeft w:val="0"/>
      <w:marRight w:val="0"/>
      <w:marTop w:val="0"/>
      <w:marBottom w:val="0"/>
      <w:divBdr>
        <w:top w:val="none" w:sz="0" w:space="0" w:color="auto"/>
        <w:left w:val="none" w:sz="0" w:space="0" w:color="auto"/>
        <w:bottom w:val="none" w:sz="0" w:space="0" w:color="auto"/>
        <w:right w:val="none" w:sz="0" w:space="0" w:color="auto"/>
      </w:divBdr>
    </w:div>
    <w:div w:id="1342008493">
      <w:bodyDiv w:val="1"/>
      <w:marLeft w:val="0"/>
      <w:marRight w:val="0"/>
      <w:marTop w:val="0"/>
      <w:marBottom w:val="0"/>
      <w:divBdr>
        <w:top w:val="none" w:sz="0" w:space="0" w:color="auto"/>
        <w:left w:val="none" w:sz="0" w:space="0" w:color="auto"/>
        <w:bottom w:val="none" w:sz="0" w:space="0" w:color="auto"/>
        <w:right w:val="none" w:sz="0" w:space="0" w:color="auto"/>
      </w:divBdr>
    </w:div>
    <w:div w:id="1342051053">
      <w:bodyDiv w:val="1"/>
      <w:marLeft w:val="0"/>
      <w:marRight w:val="0"/>
      <w:marTop w:val="0"/>
      <w:marBottom w:val="0"/>
      <w:divBdr>
        <w:top w:val="none" w:sz="0" w:space="0" w:color="auto"/>
        <w:left w:val="none" w:sz="0" w:space="0" w:color="auto"/>
        <w:bottom w:val="none" w:sz="0" w:space="0" w:color="auto"/>
        <w:right w:val="none" w:sz="0" w:space="0" w:color="auto"/>
      </w:divBdr>
    </w:div>
    <w:div w:id="1342122107">
      <w:bodyDiv w:val="1"/>
      <w:marLeft w:val="0"/>
      <w:marRight w:val="0"/>
      <w:marTop w:val="0"/>
      <w:marBottom w:val="0"/>
      <w:divBdr>
        <w:top w:val="none" w:sz="0" w:space="0" w:color="auto"/>
        <w:left w:val="none" w:sz="0" w:space="0" w:color="auto"/>
        <w:bottom w:val="none" w:sz="0" w:space="0" w:color="auto"/>
        <w:right w:val="none" w:sz="0" w:space="0" w:color="auto"/>
      </w:divBdr>
    </w:div>
    <w:div w:id="1342661328">
      <w:bodyDiv w:val="1"/>
      <w:marLeft w:val="0"/>
      <w:marRight w:val="0"/>
      <w:marTop w:val="0"/>
      <w:marBottom w:val="0"/>
      <w:divBdr>
        <w:top w:val="none" w:sz="0" w:space="0" w:color="auto"/>
        <w:left w:val="none" w:sz="0" w:space="0" w:color="auto"/>
        <w:bottom w:val="none" w:sz="0" w:space="0" w:color="auto"/>
        <w:right w:val="none" w:sz="0" w:space="0" w:color="auto"/>
      </w:divBdr>
    </w:div>
    <w:div w:id="1343431286">
      <w:bodyDiv w:val="1"/>
      <w:marLeft w:val="0"/>
      <w:marRight w:val="0"/>
      <w:marTop w:val="0"/>
      <w:marBottom w:val="0"/>
      <w:divBdr>
        <w:top w:val="none" w:sz="0" w:space="0" w:color="auto"/>
        <w:left w:val="none" w:sz="0" w:space="0" w:color="auto"/>
        <w:bottom w:val="none" w:sz="0" w:space="0" w:color="auto"/>
        <w:right w:val="none" w:sz="0" w:space="0" w:color="auto"/>
      </w:divBdr>
    </w:div>
    <w:div w:id="1343822432">
      <w:bodyDiv w:val="1"/>
      <w:marLeft w:val="0"/>
      <w:marRight w:val="0"/>
      <w:marTop w:val="0"/>
      <w:marBottom w:val="0"/>
      <w:divBdr>
        <w:top w:val="none" w:sz="0" w:space="0" w:color="auto"/>
        <w:left w:val="none" w:sz="0" w:space="0" w:color="auto"/>
        <w:bottom w:val="none" w:sz="0" w:space="0" w:color="auto"/>
        <w:right w:val="none" w:sz="0" w:space="0" w:color="auto"/>
      </w:divBdr>
    </w:div>
    <w:div w:id="1343967529">
      <w:bodyDiv w:val="1"/>
      <w:marLeft w:val="0"/>
      <w:marRight w:val="0"/>
      <w:marTop w:val="0"/>
      <w:marBottom w:val="0"/>
      <w:divBdr>
        <w:top w:val="none" w:sz="0" w:space="0" w:color="auto"/>
        <w:left w:val="none" w:sz="0" w:space="0" w:color="auto"/>
        <w:bottom w:val="none" w:sz="0" w:space="0" w:color="auto"/>
        <w:right w:val="none" w:sz="0" w:space="0" w:color="auto"/>
      </w:divBdr>
    </w:div>
    <w:div w:id="1344824511">
      <w:bodyDiv w:val="1"/>
      <w:marLeft w:val="0"/>
      <w:marRight w:val="0"/>
      <w:marTop w:val="0"/>
      <w:marBottom w:val="0"/>
      <w:divBdr>
        <w:top w:val="none" w:sz="0" w:space="0" w:color="auto"/>
        <w:left w:val="none" w:sz="0" w:space="0" w:color="auto"/>
        <w:bottom w:val="none" w:sz="0" w:space="0" w:color="auto"/>
        <w:right w:val="none" w:sz="0" w:space="0" w:color="auto"/>
      </w:divBdr>
    </w:div>
    <w:div w:id="1345017648">
      <w:bodyDiv w:val="1"/>
      <w:marLeft w:val="0"/>
      <w:marRight w:val="0"/>
      <w:marTop w:val="0"/>
      <w:marBottom w:val="0"/>
      <w:divBdr>
        <w:top w:val="none" w:sz="0" w:space="0" w:color="auto"/>
        <w:left w:val="none" w:sz="0" w:space="0" w:color="auto"/>
        <w:bottom w:val="none" w:sz="0" w:space="0" w:color="auto"/>
        <w:right w:val="none" w:sz="0" w:space="0" w:color="auto"/>
      </w:divBdr>
    </w:div>
    <w:div w:id="1345549358">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45866411">
      <w:bodyDiv w:val="1"/>
      <w:marLeft w:val="0"/>
      <w:marRight w:val="0"/>
      <w:marTop w:val="0"/>
      <w:marBottom w:val="0"/>
      <w:divBdr>
        <w:top w:val="none" w:sz="0" w:space="0" w:color="auto"/>
        <w:left w:val="none" w:sz="0" w:space="0" w:color="auto"/>
        <w:bottom w:val="none" w:sz="0" w:space="0" w:color="auto"/>
        <w:right w:val="none" w:sz="0" w:space="0" w:color="auto"/>
      </w:divBdr>
    </w:div>
    <w:div w:id="1347561684">
      <w:bodyDiv w:val="1"/>
      <w:marLeft w:val="0"/>
      <w:marRight w:val="0"/>
      <w:marTop w:val="0"/>
      <w:marBottom w:val="0"/>
      <w:divBdr>
        <w:top w:val="none" w:sz="0" w:space="0" w:color="auto"/>
        <w:left w:val="none" w:sz="0" w:space="0" w:color="auto"/>
        <w:bottom w:val="none" w:sz="0" w:space="0" w:color="auto"/>
        <w:right w:val="none" w:sz="0" w:space="0" w:color="auto"/>
      </w:divBdr>
    </w:div>
    <w:div w:id="1347898576">
      <w:bodyDiv w:val="1"/>
      <w:marLeft w:val="0"/>
      <w:marRight w:val="0"/>
      <w:marTop w:val="0"/>
      <w:marBottom w:val="0"/>
      <w:divBdr>
        <w:top w:val="none" w:sz="0" w:space="0" w:color="auto"/>
        <w:left w:val="none" w:sz="0" w:space="0" w:color="auto"/>
        <w:bottom w:val="none" w:sz="0" w:space="0" w:color="auto"/>
        <w:right w:val="none" w:sz="0" w:space="0" w:color="auto"/>
      </w:divBdr>
    </w:div>
    <w:div w:id="1348485327">
      <w:bodyDiv w:val="1"/>
      <w:marLeft w:val="0"/>
      <w:marRight w:val="0"/>
      <w:marTop w:val="0"/>
      <w:marBottom w:val="0"/>
      <w:divBdr>
        <w:top w:val="none" w:sz="0" w:space="0" w:color="auto"/>
        <w:left w:val="none" w:sz="0" w:space="0" w:color="auto"/>
        <w:bottom w:val="none" w:sz="0" w:space="0" w:color="auto"/>
        <w:right w:val="none" w:sz="0" w:space="0" w:color="auto"/>
      </w:divBdr>
    </w:div>
    <w:div w:id="1349331026">
      <w:bodyDiv w:val="1"/>
      <w:marLeft w:val="0"/>
      <w:marRight w:val="0"/>
      <w:marTop w:val="0"/>
      <w:marBottom w:val="0"/>
      <w:divBdr>
        <w:top w:val="none" w:sz="0" w:space="0" w:color="auto"/>
        <w:left w:val="none" w:sz="0" w:space="0" w:color="auto"/>
        <w:bottom w:val="none" w:sz="0" w:space="0" w:color="auto"/>
        <w:right w:val="none" w:sz="0" w:space="0" w:color="auto"/>
      </w:divBdr>
    </w:div>
    <w:div w:id="1349793126">
      <w:bodyDiv w:val="1"/>
      <w:marLeft w:val="0"/>
      <w:marRight w:val="0"/>
      <w:marTop w:val="0"/>
      <w:marBottom w:val="0"/>
      <w:divBdr>
        <w:top w:val="none" w:sz="0" w:space="0" w:color="auto"/>
        <w:left w:val="none" w:sz="0" w:space="0" w:color="auto"/>
        <w:bottom w:val="none" w:sz="0" w:space="0" w:color="auto"/>
        <w:right w:val="none" w:sz="0" w:space="0" w:color="auto"/>
      </w:divBdr>
    </w:div>
    <w:div w:id="1350058981">
      <w:bodyDiv w:val="1"/>
      <w:marLeft w:val="0"/>
      <w:marRight w:val="0"/>
      <w:marTop w:val="0"/>
      <w:marBottom w:val="0"/>
      <w:divBdr>
        <w:top w:val="none" w:sz="0" w:space="0" w:color="auto"/>
        <w:left w:val="none" w:sz="0" w:space="0" w:color="auto"/>
        <w:bottom w:val="none" w:sz="0" w:space="0" w:color="auto"/>
        <w:right w:val="none" w:sz="0" w:space="0" w:color="auto"/>
      </w:divBdr>
    </w:div>
    <w:div w:id="1350790394">
      <w:bodyDiv w:val="1"/>
      <w:marLeft w:val="0"/>
      <w:marRight w:val="0"/>
      <w:marTop w:val="0"/>
      <w:marBottom w:val="0"/>
      <w:divBdr>
        <w:top w:val="none" w:sz="0" w:space="0" w:color="auto"/>
        <w:left w:val="none" w:sz="0" w:space="0" w:color="auto"/>
        <w:bottom w:val="none" w:sz="0" w:space="0" w:color="auto"/>
        <w:right w:val="none" w:sz="0" w:space="0" w:color="auto"/>
      </w:divBdr>
    </w:div>
    <w:div w:id="1350907019">
      <w:bodyDiv w:val="1"/>
      <w:marLeft w:val="0"/>
      <w:marRight w:val="0"/>
      <w:marTop w:val="0"/>
      <w:marBottom w:val="0"/>
      <w:divBdr>
        <w:top w:val="none" w:sz="0" w:space="0" w:color="auto"/>
        <w:left w:val="none" w:sz="0" w:space="0" w:color="auto"/>
        <w:bottom w:val="none" w:sz="0" w:space="0" w:color="auto"/>
        <w:right w:val="none" w:sz="0" w:space="0" w:color="auto"/>
      </w:divBdr>
    </w:div>
    <w:div w:id="1351646124">
      <w:bodyDiv w:val="1"/>
      <w:marLeft w:val="0"/>
      <w:marRight w:val="0"/>
      <w:marTop w:val="0"/>
      <w:marBottom w:val="0"/>
      <w:divBdr>
        <w:top w:val="none" w:sz="0" w:space="0" w:color="auto"/>
        <w:left w:val="none" w:sz="0" w:space="0" w:color="auto"/>
        <w:bottom w:val="none" w:sz="0" w:space="0" w:color="auto"/>
        <w:right w:val="none" w:sz="0" w:space="0" w:color="auto"/>
      </w:divBdr>
    </w:div>
    <w:div w:id="1353649982">
      <w:bodyDiv w:val="1"/>
      <w:marLeft w:val="0"/>
      <w:marRight w:val="0"/>
      <w:marTop w:val="0"/>
      <w:marBottom w:val="0"/>
      <w:divBdr>
        <w:top w:val="none" w:sz="0" w:space="0" w:color="auto"/>
        <w:left w:val="none" w:sz="0" w:space="0" w:color="auto"/>
        <w:bottom w:val="none" w:sz="0" w:space="0" w:color="auto"/>
        <w:right w:val="none" w:sz="0" w:space="0" w:color="auto"/>
      </w:divBdr>
    </w:div>
    <w:div w:id="1353804396">
      <w:bodyDiv w:val="1"/>
      <w:marLeft w:val="0"/>
      <w:marRight w:val="0"/>
      <w:marTop w:val="0"/>
      <w:marBottom w:val="0"/>
      <w:divBdr>
        <w:top w:val="none" w:sz="0" w:space="0" w:color="auto"/>
        <w:left w:val="none" w:sz="0" w:space="0" w:color="auto"/>
        <w:bottom w:val="none" w:sz="0" w:space="0" w:color="auto"/>
        <w:right w:val="none" w:sz="0" w:space="0" w:color="auto"/>
      </w:divBdr>
    </w:div>
    <w:div w:id="1354112319">
      <w:bodyDiv w:val="1"/>
      <w:marLeft w:val="0"/>
      <w:marRight w:val="0"/>
      <w:marTop w:val="0"/>
      <w:marBottom w:val="0"/>
      <w:divBdr>
        <w:top w:val="none" w:sz="0" w:space="0" w:color="auto"/>
        <w:left w:val="none" w:sz="0" w:space="0" w:color="auto"/>
        <w:bottom w:val="none" w:sz="0" w:space="0" w:color="auto"/>
        <w:right w:val="none" w:sz="0" w:space="0" w:color="auto"/>
      </w:divBdr>
    </w:div>
    <w:div w:id="1354378917">
      <w:bodyDiv w:val="1"/>
      <w:marLeft w:val="0"/>
      <w:marRight w:val="0"/>
      <w:marTop w:val="0"/>
      <w:marBottom w:val="0"/>
      <w:divBdr>
        <w:top w:val="none" w:sz="0" w:space="0" w:color="auto"/>
        <w:left w:val="none" w:sz="0" w:space="0" w:color="auto"/>
        <w:bottom w:val="none" w:sz="0" w:space="0" w:color="auto"/>
        <w:right w:val="none" w:sz="0" w:space="0" w:color="auto"/>
      </w:divBdr>
    </w:div>
    <w:div w:id="1354576556">
      <w:bodyDiv w:val="1"/>
      <w:marLeft w:val="0"/>
      <w:marRight w:val="0"/>
      <w:marTop w:val="0"/>
      <w:marBottom w:val="0"/>
      <w:divBdr>
        <w:top w:val="none" w:sz="0" w:space="0" w:color="auto"/>
        <w:left w:val="none" w:sz="0" w:space="0" w:color="auto"/>
        <w:bottom w:val="none" w:sz="0" w:space="0" w:color="auto"/>
        <w:right w:val="none" w:sz="0" w:space="0" w:color="auto"/>
      </w:divBdr>
    </w:div>
    <w:div w:id="1355115580">
      <w:bodyDiv w:val="1"/>
      <w:marLeft w:val="0"/>
      <w:marRight w:val="0"/>
      <w:marTop w:val="0"/>
      <w:marBottom w:val="0"/>
      <w:divBdr>
        <w:top w:val="none" w:sz="0" w:space="0" w:color="auto"/>
        <w:left w:val="none" w:sz="0" w:space="0" w:color="auto"/>
        <w:bottom w:val="none" w:sz="0" w:space="0" w:color="auto"/>
        <w:right w:val="none" w:sz="0" w:space="0" w:color="auto"/>
      </w:divBdr>
    </w:div>
    <w:div w:id="1355888181">
      <w:bodyDiv w:val="1"/>
      <w:marLeft w:val="0"/>
      <w:marRight w:val="0"/>
      <w:marTop w:val="0"/>
      <w:marBottom w:val="0"/>
      <w:divBdr>
        <w:top w:val="none" w:sz="0" w:space="0" w:color="auto"/>
        <w:left w:val="none" w:sz="0" w:space="0" w:color="auto"/>
        <w:bottom w:val="none" w:sz="0" w:space="0" w:color="auto"/>
        <w:right w:val="none" w:sz="0" w:space="0" w:color="auto"/>
      </w:divBdr>
    </w:div>
    <w:div w:id="1355963910">
      <w:bodyDiv w:val="1"/>
      <w:marLeft w:val="0"/>
      <w:marRight w:val="0"/>
      <w:marTop w:val="0"/>
      <w:marBottom w:val="0"/>
      <w:divBdr>
        <w:top w:val="none" w:sz="0" w:space="0" w:color="auto"/>
        <w:left w:val="none" w:sz="0" w:space="0" w:color="auto"/>
        <w:bottom w:val="none" w:sz="0" w:space="0" w:color="auto"/>
        <w:right w:val="none" w:sz="0" w:space="0" w:color="auto"/>
      </w:divBdr>
    </w:div>
    <w:div w:id="1358240181">
      <w:bodyDiv w:val="1"/>
      <w:marLeft w:val="0"/>
      <w:marRight w:val="0"/>
      <w:marTop w:val="0"/>
      <w:marBottom w:val="0"/>
      <w:divBdr>
        <w:top w:val="none" w:sz="0" w:space="0" w:color="auto"/>
        <w:left w:val="none" w:sz="0" w:space="0" w:color="auto"/>
        <w:bottom w:val="none" w:sz="0" w:space="0" w:color="auto"/>
        <w:right w:val="none" w:sz="0" w:space="0" w:color="auto"/>
      </w:divBdr>
    </w:div>
    <w:div w:id="1358310718">
      <w:bodyDiv w:val="1"/>
      <w:marLeft w:val="0"/>
      <w:marRight w:val="0"/>
      <w:marTop w:val="0"/>
      <w:marBottom w:val="0"/>
      <w:divBdr>
        <w:top w:val="none" w:sz="0" w:space="0" w:color="auto"/>
        <w:left w:val="none" w:sz="0" w:space="0" w:color="auto"/>
        <w:bottom w:val="none" w:sz="0" w:space="0" w:color="auto"/>
        <w:right w:val="none" w:sz="0" w:space="0" w:color="auto"/>
      </w:divBdr>
    </w:div>
    <w:div w:id="1358431228">
      <w:bodyDiv w:val="1"/>
      <w:marLeft w:val="0"/>
      <w:marRight w:val="0"/>
      <w:marTop w:val="0"/>
      <w:marBottom w:val="0"/>
      <w:divBdr>
        <w:top w:val="none" w:sz="0" w:space="0" w:color="auto"/>
        <w:left w:val="none" w:sz="0" w:space="0" w:color="auto"/>
        <w:bottom w:val="none" w:sz="0" w:space="0" w:color="auto"/>
        <w:right w:val="none" w:sz="0" w:space="0" w:color="auto"/>
      </w:divBdr>
    </w:div>
    <w:div w:id="1358433103">
      <w:bodyDiv w:val="1"/>
      <w:marLeft w:val="0"/>
      <w:marRight w:val="0"/>
      <w:marTop w:val="0"/>
      <w:marBottom w:val="0"/>
      <w:divBdr>
        <w:top w:val="none" w:sz="0" w:space="0" w:color="auto"/>
        <w:left w:val="none" w:sz="0" w:space="0" w:color="auto"/>
        <w:bottom w:val="none" w:sz="0" w:space="0" w:color="auto"/>
        <w:right w:val="none" w:sz="0" w:space="0" w:color="auto"/>
      </w:divBdr>
    </w:div>
    <w:div w:id="1359575537">
      <w:bodyDiv w:val="1"/>
      <w:marLeft w:val="0"/>
      <w:marRight w:val="0"/>
      <w:marTop w:val="0"/>
      <w:marBottom w:val="0"/>
      <w:divBdr>
        <w:top w:val="none" w:sz="0" w:space="0" w:color="auto"/>
        <w:left w:val="none" w:sz="0" w:space="0" w:color="auto"/>
        <w:bottom w:val="none" w:sz="0" w:space="0" w:color="auto"/>
        <w:right w:val="none" w:sz="0" w:space="0" w:color="auto"/>
      </w:divBdr>
    </w:div>
    <w:div w:id="1359700548">
      <w:bodyDiv w:val="1"/>
      <w:marLeft w:val="0"/>
      <w:marRight w:val="0"/>
      <w:marTop w:val="0"/>
      <w:marBottom w:val="0"/>
      <w:divBdr>
        <w:top w:val="none" w:sz="0" w:space="0" w:color="auto"/>
        <w:left w:val="none" w:sz="0" w:space="0" w:color="auto"/>
        <w:bottom w:val="none" w:sz="0" w:space="0" w:color="auto"/>
        <w:right w:val="none" w:sz="0" w:space="0" w:color="auto"/>
      </w:divBdr>
    </w:div>
    <w:div w:id="1359816735">
      <w:bodyDiv w:val="1"/>
      <w:marLeft w:val="0"/>
      <w:marRight w:val="0"/>
      <w:marTop w:val="0"/>
      <w:marBottom w:val="0"/>
      <w:divBdr>
        <w:top w:val="none" w:sz="0" w:space="0" w:color="auto"/>
        <w:left w:val="none" w:sz="0" w:space="0" w:color="auto"/>
        <w:bottom w:val="none" w:sz="0" w:space="0" w:color="auto"/>
        <w:right w:val="none" w:sz="0" w:space="0" w:color="auto"/>
      </w:divBdr>
    </w:div>
    <w:div w:id="1359889363">
      <w:bodyDiv w:val="1"/>
      <w:marLeft w:val="0"/>
      <w:marRight w:val="0"/>
      <w:marTop w:val="0"/>
      <w:marBottom w:val="0"/>
      <w:divBdr>
        <w:top w:val="none" w:sz="0" w:space="0" w:color="auto"/>
        <w:left w:val="none" w:sz="0" w:space="0" w:color="auto"/>
        <w:bottom w:val="none" w:sz="0" w:space="0" w:color="auto"/>
        <w:right w:val="none" w:sz="0" w:space="0" w:color="auto"/>
      </w:divBdr>
    </w:div>
    <w:div w:id="1360742072">
      <w:bodyDiv w:val="1"/>
      <w:marLeft w:val="0"/>
      <w:marRight w:val="0"/>
      <w:marTop w:val="0"/>
      <w:marBottom w:val="0"/>
      <w:divBdr>
        <w:top w:val="none" w:sz="0" w:space="0" w:color="auto"/>
        <w:left w:val="none" w:sz="0" w:space="0" w:color="auto"/>
        <w:bottom w:val="none" w:sz="0" w:space="0" w:color="auto"/>
        <w:right w:val="none" w:sz="0" w:space="0" w:color="auto"/>
      </w:divBdr>
    </w:div>
    <w:div w:id="1361971737">
      <w:bodyDiv w:val="1"/>
      <w:marLeft w:val="0"/>
      <w:marRight w:val="0"/>
      <w:marTop w:val="0"/>
      <w:marBottom w:val="0"/>
      <w:divBdr>
        <w:top w:val="none" w:sz="0" w:space="0" w:color="auto"/>
        <w:left w:val="none" w:sz="0" w:space="0" w:color="auto"/>
        <w:bottom w:val="none" w:sz="0" w:space="0" w:color="auto"/>
        <w:right w:val="none" w:sz="0" w:space="0" w:color="auto"/>
      </w:divBdr>
    </w:div>
    <w:div w:id="1362318079">
      <w:bodyDiv w:val="1"/>
      <w:marLeft w:val="0"/>
      <w:marRight w:val="0"/>
      <w:marTop w:val="0"/>
      <w:marBottom w:val="0"/>
      <w:divBdr>
        <w:top w:val="none" w:sz="0" w:space="0" w:color="auto"/>
        <w:left w:val="none" w:sz="0" w:space="0" w:color="auto"/>
        <w:bottom w:val="none" w:sz="0" w:space="0" w:color="auto"/>
        <w:right w:val="none" w:sz="0" w:space="0" w:color="auto"/>
      </w:divBdr>
    </w:div>
    <w:div w:id="1362631201">
      <w:bodyDiv w:val="1"/>
      <w:marLeft w:val="0"/>
      <w:marRight w:val="0"/>
      <w:marTop w:val="0"/>
      <w:marBottom w:val="0"/>
      <w:divBdr>
        <w:top w:val="none" w:sz="0" w:space="0" w:color="auto"/>
        <w:left w:val="none" w:sz="0" w:space="0" w:color="auto"/>
        <w:bottom w:val="none" w:sz="0" w:space="0" w:color="auto"/>
        <w:right w:val="none" w:sz="0" w:space="0" w:color="auto"/>
      </w:divBdr>
    </w:div>
    <w:div w:id="1362900365">
      <w:bodyDiv w:val="1"/>
      <w:marLeft w:val="0"/>
      <w:marRight w:val="0"/>
      <w:marTop w:val="0"/>
      <w:marBottom w:val="0"/>
      <w:divBdr>
        <w:top w:val="none" w:sz="0" w:space="0" w:color="auto"/>
        <w:left w:val="none" w:sz="0" w:space="0" w:color="auto"/>
        <w:bottom w:val="none" w:sz="0" w:space="0" w:color="auto"/>
        <w:right w:val="none" w:sz="0" w:space="0" w:color="auto"/>
      </w:divBdr>
    </w:div>
    <w:div w:id="1363625578">
      <w:bodyDiv w:val="1"/>
      <w:marLeft w:val="0"/>
      <w:marRight w:val="0"/>
      <w:marTop w:val="0"/>
      <w:marBottom w:val="0"/>
      <w:divBdr>
        <w:top w:val="none" w:sz="0" w:space="0" w:color="auto"/>
        <w:left w:val="none" w:sz="0" w:space="0" w:color="auto"/>
        <w:bottom w:val="none" w:sz="0" w:space="0" w:color="auto"/>
        <w:right w:val="none" w:sz="0" w:space="0" w:color="auto"/>
      </w:divBdr>
    </w:div>
    <w:div w:id="1363823994">
      <w:bodyDiv w:val="1"/>
      <w:marLeft w:val="0"/>
      <w:marRight w:val="0"/>
      <w:marTop w:val="0"/>
      <w:marBottom w:val="0"/>
      <w:divBdr>
        <w:top w:val="none" w:sz="0" w:space="0" w:color="auto"/>
        <w:left w:val="none" w:sz="0" w:space="0" w:color="auto"/>
        <w:bottom w:val="none" w:sz="0" w:space="0" w:color="auto"/>
        <w:right w:val="none" w:sz="0" w:space="0" w:color="auto"/>
      </w:divBdr>
    </w:div>
    <w:div w:id="1364135179">
      <w:bodyDiv w:val="1"/>
      <w:marLeft w:val="0"/>
      <w:marRight w:val="0"/>
      <w:marTop w:val="0"/>
      <w:marBottom w:val="0"/>
      <w:divBdr>
        <w:top w:val="none" w:sz="0" w:space="0" w:color="auto"/>
        <w:left w:val="none" w:sz="0" w:space="0" w:color="auto"/>
        <w:bottom w:val="none" w:sz="0" w:space="0" w:color="auto"/>
        <w:right w:val="none" w:sz="0" w:space="0" w:color="auto"/>
      </w:divBdr>
    </w:div>
    <w:div w:id="1364405508">
      <w:bodyDiv w:val="1"/>
      <w:marLeft w:val="0"/>
      <w:marRight w:val="0"/>
      <w:marTop w:val="0"/>
      <w:marBottom w:val="0"/>
      <w:divBdr>
        <w:top w:val="none" w:sz="0" w:space="0" w:color="auto"/>
        <w:left w:val="none" w:sz="0" w:space="0" w:color="auto"/>
        <w:bottom w:val="none" w:sz="0" w:space="0" w:color="auto"/>
        <w:right w:val="none" w:sz="0" w:space="0" w:color="auto"/>
      </w:divBdr>
    </w:div>
    <w:div w:id="1364742546">
      <w:bodyDiv w:val="1"/>
      <w:marLeft w:val="0"/>
      <w:marRight w:val="0"/>
      <w:marTop w:val="0"/>
      <w:marBottom w:val="0"/>
      <w:divBdr>
        <w:top w:val="none" w:sz="0" w:space="0" w:color="auto"/>
        <w:left w:val="none" w:sz="0" w:space="0" w:color="auto"/>
        <w:bottom w:val="none" w:sz="0" w:space="0" w:color="auto"/>
        <w:right w:val="none" w:sz="0" w:space="0" w:color="auto"/>
      </w:divBdr>
    </w:div>
    <w:div w:id="1365013395">
      <w:bodyDiv w:val="1"/>
      <w:marLeft w:val="0"/>
      <w:marRight w:val="0"/>
      <w:marTop w:val="0"/>
      <w:marBottom w:val="0"/>
      <w:divBdr>
        <w:top w:val="none" w:sz="0" w:space="0" w:color="auto"/>
        <w:left w:val="none" w:sz="0" w:space="0" w:color="auto"/>
        <w:bottom w:val="none" w:sz="0" w:space="0" w:color="auto"/>
        <w:right w:val="none" w:sz="0" w:space="0" w:color="auto"/>
      </w:divBdr>
    </w:div>
    <w:div w:id="1365599902">
      <w:bodyDiv w:val="1"/>
      <w:marLeft w:val="0"/>
      <w:marRight w:val="0"/>
      <w:marTop w:val="0"/>
      <w:marBottom w:val="0"/>
      <w:divBdr>
        <w:top w:val="none" w:sz="0" w:space="0" w:color="auto"/>
        <w:left w:val="none" w:sz="0" w:space="0" w:color="auto"/>
        <w:bottom w:val="none" w:sz="0" w:space="0" w:color="auto"/>
        <w:right w:val="none" w:sz="0" w:space="0" w:color="auto"/>
      </w:divBdr>
    </w:div>
    <w:div w:id="1366515383">
      <w:bodyDiv w:val="1"/>
      <w:marLeft w:val="0"/>
      <w:marRight w:val="0"/>
      <w:marTop w:val="0"/>
      <w:marBottom w:val="0"/>
      <w:divBdr>
        <w:top w:val="none" w:sz="0" w:space="0" w:color="auto"/>
        <w:left w:val="none" w:sz="0" w:space="0" w:color="auto"/>
        <w:bottom w:val="none" w:sz="0" w:space="0" w:color="auto"/>
        <w:right w:val="none" w:sz="0" w:space="0" w:color="auto"/>
      </w:divBdr>
    </w:div>
    <w:div w:id="1366783923">
      <w:bodyDiv w:val="1"/>
      <w:marLeft w:val="0"/>
      <w:marRight w:val="0"/>
      <w:marTop w:val="0"/>
      <w:marBottom w:val="0"/>
      <w:divBdr>
        <w:top w:val="none" w:sz="0" w:space="0" w:color="auto"/>
        <w:left w:val="none" w:sz="0" w:space="0" w:color="auto"/>
        <w:bottom w:val="none" w:sz="0" w:space="0" w:color="auto"/>
        <w:right w:val="none" w:sz="0" w:space="0" w:color="auto"/>
      </w:divBdr>
    </w:div>
    <w:div w:id="1367021977">
      <w:bodyDiv w:val="1"/>
      <w:marLeft w:val="0"/>
      <w:marRight w:val="0"/>
      <w:marTop w:val="0"/>
      <w:marBottom w:val="0"/>
      <w:divBdr>
        <w:top w:val="none" w:sz="0" w:space="0" w:color="auto"/>
        <w:left w:val="none" w:sz="0" w:space="0" w:color="auto"/>
        <w:bottom w:val="none" w:sz="0" w:space="0" w:color="auto"/>
        <w:right w:val="none" w:sz="0" w:space="0" w:color="auto"/>
      </w:divBdr>
    </w:div>
    <w:div w:id="1368140624">
      <w:bodyDiv w:val="1"/>
      <w:marLeft w:val="0"/>
      <w:marRight w:val="0"/>
      <w:marTop w:val="0"/>
      <w:marBottom w:val="0"/>
      <w:divBdr>
        <w:top w:val="none" w:sz="0" w:space="0" w:color="auto"/>
        <w:left w:val="none" w:sz="0" w:space="0" w:color="auto"/>
        <w:bottom w:val="none" w:sz="0" w:space="0" w:color="auto"/>
        <w:right w:val="none" w:sz="0" w:space="0" w:color="auto"/>
      </w:divBdr>
    </w:div>
    <w:div w:id="1368214386">
      <w:bodyDiv w:val="1"/>
      <w:marLeft w:val="0"/>
      <w:marRight w:val="0"/>
      <w:marTop w:val="0"/>
      <w:marBottom w:val="0"/>
      <w:divBdr>
        <w:top w:val="none" w:sz="0" w:space="0" w:color="auto"/>
        <w:left w:val="none" w:sz="0" w:space="0" w:color="auto"/>
        <w:bottom w:val="none" w:sz="0" w:space="0" w:color="auto"/>
        <w:right w:val="none" w:sz="0" w:space="0" w:color="auto"/>
      </w:divBdr>
    </w:div>
    <w:div w:id="1368335753">
      <w:bodyDiv w:val="1"/>
      <w:marLeft w:val="0"/>
      <w:marRight w:val="0"/>
      <w:marTop w:val="0"/>
      <w:marBottom w:val="0"/>
      <w:divBdr>
        <w:top w:val="none" w:sz="0" w:space="0" w:color="auto"/>
        <w:left w:val="none" w:sz="0" w:space="0" w:color="auto"/>
        <w:bottom w:val="none" w:sz="0" w:space="0" w:color="auto"/>
        <w:right w:val="none" w:sz="0" w:space="0" w:color="auto"/>
      </w:divBdr>
    </w:div>
    <w:div w:id="1368481329">
      <w:bodyDiv w:val="1"/>
      <w:marLeft w:val="0"/>
      <w:marRight w:val="0"/>
      <w:marTop w:val="0"/>
      <w:marBottom w:val="0"/>
      <w:divBdr>
        <w:top w:val="none" w:sz="0" w:space="0" w:color="auto"/>
        <w:left w:val="none" w:sz="0" w:space="0" w:color="auto"/>
        <w:bottom w:val="none" w:sz="0" w:space="0" w:color="auto"/>
        <w:right w:val="none" w:sz="0" w:space="0" w:color="auto"/>
      </w:divBdr>
    </w:div>
    <w:div w:id="1368868726">
      <w:bodyDiv w:val="1"/>
      <w:marLeft w:val="0"/>
      <w:marRight w:val="0"/>
      <w:marTop w:val="0"/>
      <w:marBottom w:val="0"/>
      <w:divBdr>
        <w:top w:val="none" w:sz="0" w:space="0" w:color="auto"/>
        <w:left w:val="none" w:sz="0" w:space="0" w:color="auto"/>
        <w:bottom w:val="none" w:sz="0" w:space="0" w:color="auto"/>
        <w:right w:val="none" w:sz="0" w:space="0" w:color="auto"/>
      </w:divBdr>
    </w:div>
    <w:div w:id="1369061221">
      <w:bodyDiv w:val="1"/>
      <w:marLeft w:val="0"/>
      <w:marRight w:val="0"/>
      <w:marTop w:val="0"/>
      <w:marBottom w:val="0"/>
      <w:divBdr>
        <w:top w:val="none" w:sz="0" w:space="0" w:color="auto"/>
        <w:left w:val="none" w:sz="0" w:space="0" w:color="auto"/>
        <w:bottom w:val="none" w:sz="0" w:space="0" w:color="auto"/>
        <w:right w:val="none" w:sz="0" w:space="0" w:color="auto"/>
      </w:divBdr>
    </w:div>
    <w:div w:id="1369258052">
      <w:bodyDiv w:val="1"/>
      <w:marLeft w:val="0"/>
      <w:marRight w:val="0"/>
      <w:marTop w:val="0"/>
      <w:marBottom w:val="0"/>
      <w:divBdr>
        <w:top w:val="none" w:sz="0" w:space="0" w:color="auto"/>
        <w:left w:val="none" w:sz="0" w:space="0" w:color="auto"/>
        <w:bottom w:val="none" w:sz="0" w:space="0" w:color="auto"/>
        <w:right w:val="none" w:sz="0" w:space="0" w:color="auto"/>
      </w:divBdr>
    </w:div>
    <w:div w:id="1369261172">
      <w:bodyDiv w:val="1"/>
      <w:marLeft w:val="0"/>
      <w:marRight w:val="0"/>
      <w:marTop w:val="0"/>
      <w:marBottom w:val="0"/>
      <w:divBdr>
        <w:top w:val="none" w:sz="0" w:space="0" w:color="auto"/>
        <w:left w:val="none" w:sz="0" w:space="0" w:color="auto"/>
        <w:bottom w:val="none" w:sz="0" w:space="0" w:color="auto"/>
        <w:right w:val="none" w:sz="0" w:space="0" w:color="auto"/>
      </w:divBdr>
    </w:div>
    <w:div w:id="1369527271">
      <w:bodyDiv w:val="1"/>
      <w:marLeft w:val="0"/>
      <w:marRight w:val="0"/>
      <w:marTop w:val="0"/>
      <w:marBottom w:val="0"/>
      <w:divBdr>
        <w:top w:val="none" w:sz="0" w:space="0" w:color="auto"/>
        <w:left w:val="none" w:sz="0" w:space="0" w:color="auto"/>
        <w:bottom w:val="none" w:sz="0" w:space="0" w:color="auto"/>
        <w:right w:val="none" w:sz="0" w:space="0" w:color="auto"/>
      </w:divBdr>
    </w:div>
    <w:div w:id="1372264333">
      <w:bodyDiv w:val="1"/>
      <w:marLeft w:val="0"/>
      <w:marRight w:val="0"/>
      <w:marTop w:val="0"/>
      <w:marBottom w:val="0"/>
      <w:divBdr>
        <w:top w:val="none" w:sz="0" w:space="0" w:color="auto"/>
        <w:left w:val="none" w:sz="0" w:space="0" w:color="auto"/>
        <w:bottom w:val="none" w:sz="0" w:space="0" w:color="auto"/>
        <w:right w:val="none" w:sz="0" w:space="0" w:color="auto"/>
      </w:divBdr>
    </w:div>
    <w:div w:id="1372998958">
      <w:bodyDiv w:val="1"/>
      <w:marLeft w:val="0"/>
      <w:marRight w:val="0"/>
      <w:marTop w:val="0"/>
      <w:marBottom w:val="0"/>
      <w:divBdr>
        <w:top w:val="none" w:sz="0" w:space="0" w:color="auto"/>
        <w:left w:val="none" w:sz="0" w:space="0" w:color="auto"/>
        <w:bottom w:val="none" w:sz="0" w:space="0" w:color="auto"/>
        <w:right w:val="none" w:sz="0" w:space="0" w:color="auto"/>
      </w:divBdr>
    </w:div>
    <w:div w:id="1373844343">
      <w:bodyDiv w:val="1"/>
      <w:marLeft w:val="0"/>
      <w:marRight w:val="0"/>
      <w:marTop w:val="0"/>
      <w:marBottom w:val="0"/>
      <w:divBdr>
        <w:top w:val="none" w:sz="0" w:space="0" w:color="auto"/>
        <w:left w:val="none" w:sz="0" w:space="0" w:color="auto"/>
        <w:bottom w:val="none" w:sz="0" w:space="0" w:color="auto"/>
        <w:right w:val="none" w:sz="0" w:space="0" w:color="auto"/>
      </w:divBdr>
    </w:div>
    <w:div w:id="1374038900">
      <w:bodyDiv w:val="1"/>
      <w:marLeft w:val="0"/>
      <w:marRight w:val="0"/>
      <w:marTop w:val="0"/>
      <w:marBottom w:val="0"/>
      <w:divBdr>
        <w:top w:val="none" w:sz="0" w:space="0" w:color="auto"/>
        <w:left w:val="none" w:sz="0" w:space="0" w:color="auto"/>
        <w:bottom w:val="none" w:sz="0" w:space="0" w:color="auto"/>
        <w:right w:val="none" w:sz="0" w:space="0" w:color="auto"/>
      </w:divBdr>
    </w:div>
    <w:div w:id="1374379800">
      <w:bodyDiv w:val="1"/>
      <w:marLeft w:val="0"/>
      <w:marRight w:val="0"/>
      <w:marTop w:val="0"/>
      <w:marBottom w:val="0"/>
      <w:divBdr>
        <w:top w:val="none" w:sz="0" w:space="0" w:color="auto"/>
        <w:left w:val="none" w:sz="0" w:space="0" w:color="auto"/>
        <w:bottom w:val="none" w:sz="0" w:space="0" w:color="auto"/>
        <w:right w:val="none" w:sz="0" w:space="0" w:color="auto"/>
      </w:divBdr>
    </w:div>
    <w:div w:id="1374498588">
      <w:bodyDiv w:val="1"/>
      <w:marLeft w:val="0"/>
      <w:marRight w:val="0"/>
      <w:marTop w:val="0"/>
      <w:marBottom w:val="0"/>
      <w:divBdr>
        <w:top w:val="none" w:sz="0" w:space="0" w:color="auto"/>
        <w:left w:val="none" w:sz="0" w:space="0" w:color="auto"/>
        <w:bottom w:val="none" w:sz="0" w:space="0" w:color="auto"/>
        <w:right w:val="none" w:sz="0" w:space="0" w:color="auto"/>
      </w:divBdr>
    </w:div>
    <w:div w:id="1374505553">
      <w:bodyDiv w:val="1"/>
      <w:marLeft w:val="0"/>
      <w:marRight w:val="0"/>
      <w:marTop w:val="0"/>
      <w:marBottom w:val="0"/>
      <w:divBdr>
        <w:top w:val="none" w:sz="0" w:space="0" w:color="auto"/>
        <w:left w:val="none" w:sz="0" w:space="0" w:color="auto"/>
        <w:bottom w:val="none" w:sz="0" w:space="0" w:color="auto"/>
        <w:right w:val="none" w:sz="0" w:space="0" w:color="auto"/>
      </w:divBdr>
    </w:div>
    <w:div w:id="1374961679">
      <w:bodyDiv w:val="1"/>
      <w:marLeft w:val="0"/>
      <w:marRight w:val="0"/>
      <w:marTop w:val="0"/>
      <w:marBottom w:val="0"/>
      <w:divBdr>
        <w:top w:val="none" w:sz="0" w:space="0" w:color="auto"/>
        <w:left w:val="none" w:sz="0" w:space="0" w:color="auto"/>
        <w:bottom w:val="none" w:sz="0" w:space="0" w:color="auto"/>
        <w:right w:val="none" w:sz="0" w:space="0" w:color="auto"/>
      </w:divBdr>
    </w:div>
    <w:div w:id="1375807221">
      <w:bodyDiv w:val="1"/>
      <w:marLeft w:val="0"/>
      <w:marRight w:val="0"/>
      <w:marTop w:val="0"/>
      <w:marBottom w:val="0"/>
      <w:divBdr>
        <w:top w:val="none" w:sz="0" w:space="0" w:color="auto"/>
        <w:left w:val="none" w:sz="0" w:space="0" w:color="auto"/>
        <w:bottom w:val="none" w:sz="0" w:space="0" w:color="auto"/>
        <w:right w:val="none" w:sz="0" w:space="0" w:color="auto"/>
      </w:divBdr>
    </w:div>
    <w:div w:id="1376079911">
      <w:bodyDiv w:val="1"/>
      <w:marLeft w:val="0"/>
      <w:marRight w:val="0"/>
      <w:marTop w:val="0"/>
      <w:marBottom w:val="0"/>
      <w:divBdr>
        <w:top w:val="none" w:sz="0" w:space="0" w:color="auto"/>
        <w:left w:val="none" w:sz="0" w:space="0" w:color="auto"/>
        <w:bottom w:val="none" w:sz="0" w:space="0" w:color="auto"/>
        <w:right w:val="none" w:sz="0" w:space="0" w:color="auto"/>
      </w:divBdr>
    </w:div>
    <w:div w:id="1376271948">
      <w:bodyDiv w:val="1"/>
      <w:marLeft w:val="0"/>
      <w:marRight w:val="0"/>
      <w:marTop w:val="0"/>
      <w:marBottom w:val="0"/>
      <w:divBdr>
        <w:top w:val="none" w:sz="0" w:space="0" w:color="auto"/>
        <w:left w:val="none" w:sz="0" w:space="0" w:color="auto"/>
        <w:bottom w:val="none" w:sz="0" w:space="0" w:color="auto"/>
        <w:right w:val="none" w:sz="0" w:space="0" w:color="auto"/>
      </w:divBdr>
    </w:div>
    <w:div w:id="1376809105">
      <w:bodyDiv w:val="1"/>
      <w:marLeft w:val="0"/>
      <w:marRight w:val="0"/>
      <w:marTop w:val="0"/>
      <w:marBottom w:val="0"/>
      <w:divBdr>
        <w:top w:val="none" w:sz="0" w:space="0" w:color="auto"/>
        <w:left w:val="none" w:sz="0" w:space="0" w:color="auto"/>
        <w:bottom w:val="none" w:sz="0" w:space="0" w:color="auto"/>
        <w:right w:val="none" w:sz="0" w:space="0" w:color="auto"/>
      </w:divBdr>
    </w:div>
    <w:div w:id="1377848648">
      <w:bodyDiv w:val="1"/>
      <w:marLeft w:val="0"/>
      <w:marRight w:val="0"/>
      <w:marTop w:val="0"/>
      <w:marBottom w:val="0"/>
      <w:divBdr>
        <w:top w:val="none" w:sz="0" w:space="0" w:color="auto"/>
        <w:left w:val="none" w:sz="0" w:space="0" w:color="auto"/>
        <w:bottom w:val="none" w:sz="0" w:space="0" w:color="auto"/>
        <w:right w:val="none" w:sz="0" w:space="0" w:color="auto"/>
      </w:divBdr>
    </w:div>
    <w:div w:id="1377856008">
      <w:bodyDiv w:val="1"/>
      <w:marLeft w:val="0"/>
      <w:marRight w:val="0"/>
      <w:marTop w:val="0"/>
      <w:marBottom w:val="0"/>
      <w:divBdr>
        <w:top w:val="none" w:sz="0" w:space="0" w:color="auto"/>
        <w:left w:val="none" w:sz="0" w:space="0" w:color="auto"/>
        <w:bottom w:val="none" w:sz="0" w:space="0" w:color="auto"/>
        <w:right w:val="none" w:sz="0" w:space="0" w:color="auto"/>
      </w:divBdr>
    </w:div>
    <w:div w:id="1378818019">
      <w:bodyDiv w:val="1"/>
      <w:marLeft w:val="0"/>
      <w:marRight w:val="0"/>
      <w:marTop w:val="0"/>
      <w:marBottom w:val="0"/>
      <w:divBdr>
        <w:top w:val="none" w:sz="0" w:space="0" w:color="auto"/>
        <w:left w:val="none" w:sz="0" w:space="0" w:color="auto"/>
        <w:bottom w:val="none" w:sz="0" w:space="0" w:color="auto"/>
        <w:right w:val="none" w:sz="0" w:space="0" w:color="auto"/>
      </w:divBdr>
    </w:div>
    <w:div w:id="1379010467">
      <w:bodyDiv w:val="1"/>
      <w:marLeft w:val="0"/>
      <w:marRight w:val="0"/>
      <w:marTop w:val="0"/>
      <w:marBottom w:val="0"/>
      <w:divBdr>
        <w:top w:val="none" w:sz="0" w:space="0" w:color="auto"/>
        <w:left w:val="none" w:sz="0" w:space="0" w:color="auto"/>
        <w:bottom w:val="none" w:sz="0" w:space="0" w:color="auto"/>
        <w:right w:val="none" w:sz="0" w:space="0" w:color="auto"/>
      </w:divBdr>
    </w:div>
    <w:div w:id="1379092031">
      <w:bodyDiv w:val="1"/>
      <w:marLeft w:val="0"/>
      <w:marRight w:val="0"/>
      <w:marTop w:val="0"/>
      <w:marBottom w:val="0"/>
      <w:divBdr>
        <w:top w:val="none" w:sz="0" w:space="0" w:color="auto"/>
        <w:left w:val="none" w:sz="0" w:space="0" w:color="auto"/>
        <w:bottom w:val="none" w:sz="0" w:space="0" w:color="auto"/>
        <w:right w:val="none" w:sz="0" w:space="0" w:color="auto"/>
      </w:divBdr>
    </w:div>
    <w:div w:id="1379666102">
      <w:bodyDiv w:val="1"/>
      <w:marLeft w:val="0"/>
      <w:marRight w:val="0"/>
      <w:marTop w:val="0"/>
      <w:marBottom w:val="0"/>
      <w:divBdr>
        <w:top w:val="none" w:sz="0" w:space="0" w:color="auto"/>
        <w:left w:val="none" w:sz="0" w:space="0" w:color="auto"/>
        <w:bottom w:val="none" w:sz="0" w:space="0" w:color="auto"/>
        <w:right w:val="none" w:sz="0" w:space="0" w:color="auto"/>
      </w:divBdr>
    </w:div>
    <w:div w:id="1379745327">
      <w:bodyDiv w:val="1"/>
      <w:marLeft w:val="0"/>
      <w:marRight w:val="0"/>
      <w:marTop w:val="0"/>
      <w:marBottom w:val="0"/>
      <w:divBdr>
        <w:top w:val="none" w:sz="0" w:space="0" w:color="auto"/>
        <w:left w:val="none" w:sz="0" w:space="0" w:color="auto"/>
        <w:bottom w:val="none" w:sz="0" w:space="0" w:color="auto"/>
        <w:right w:val="none" w:sz="0" w:space="0" w:color="auto"/>
      </w:divBdr>
    </w:div>
    <w:div w:id="1382024444">
      <w:bodyDiv w:val="1"/>
      <w:marLeft w:val="0"/>
      <w:marRight w:val="0"/>
      <w:marTop w:val="0"/>
      <w:marBottom w:val="0"/>
      <w:divBdr>
        <w:top w:val="none" w:sz="0" w:space="0" w:color="auto"/>
        <w:left w:val="none" w:sz="0" w:space="0" w:color="auto"/>
        <w:bottom w:val="none" w:sz="0" w:space="0" w:color="auto"/>
        <w:right w:val="none" w:sz="0" w:space="0" w:color="auto"/>
      </w:divBdr>
    </w:div>
    <w:div w:id="1382169880">
      <w:bodyDiv w:val="1"/>
      <w:marLeft w:val="0"/>
      <w:marRight w:val="0"/>
      <w:marTop w:val="0"/>
      <w:marBottom w:val="0"/>
      <w:divBdr>
        <w:top w:val="none" w:sz="0" w:space="0" w:color="auto"/>
        <w:left w:val="none" w:sz="0" w:space="0" w:color="auto"/>
        <w:bottom w:val="none" w:sz="0" w:space="0" w:color="auto"/>
        <w:right w:val="none" w:sz="0" w:space="0" w:color="auto"/>
      </w:divBdr>
    </w:div>
    <w:div w:id="1382170554">
      <w:bodyDiv w:val="1"/>
      <w:marLeft w:val="0"/>
      <w:marRight w:val="0"/>
      <w:marTop w:val="0"/>
      <w:marBottom w:val="0"/>
      <w:divBdr>
        <w:top w:val="none" w:sz="0" w:space="0" w:color="auto"/>
        <w:left w:val="none" w:sz="0" w:space="0" w:color="auto"/>
        <w:bottom w:val="none" w:sz="0" w:space="0" w:color="auto"/>
        <w:right w:val="none" w:sz="0" w:space="0" w:color="auto"/>
      </w:divBdr>
    </w:div>
    <w:div w:id="1382633181">
      <w:bodyDiv w:val="1"/>
      <w:marLeft w:val="0"/>
      <w:marRight w:val="0"/>
      <w:marTop w:val="0"/>
      <w:marBottom w:val="0"/>
      <w:divBdr>
        <w:top w:val="none" w:sz="0" w:space="0" w:color="auto"/>
        <w:left w:val="none" w:sz="0" w:space="0" w:color="auto"/>
        <w:bottom w:val="none" w:sz="0" w:space="0" w:color="auto"/>
        <w:right w:val="none" w:sz="0" w:space="0" w:color="auto"/>
      </w:divBdr>
    </w:div>
    <w:div w:id="1383944707">
      <w:bodyDiv w:val="1"/>
      <w:marLeft w:val="0"/>
      <w:marRight w:val="0"/>
      <w:marTop w:val="0"/>
      <w:marBottom w:val="0"/>
      <w:divBdr>
        <w:top w:val="none" w:sz="0" w:space="0" w:color="auto"/>
        <w:left w:val="none" w:sz="0" w:space="0" w:color="auto"/>
        <w:bottom w:val="none" w:sz="0" w:space="0" w:color="auto"/>
        <w:right w:val="none" w:sz="0" w:space="0" w:color="auto"/>
      </w:divBdr>
    </w:div>
    <w:div w:id="1385908373">
      <w:bodyDiv w:val="1"/>
      <w:marLeft w:val="0"/>
      <w:marRight w:val="0"/>
      <w:marTop w:val="0"/>
      <w:marBottom w:val="0"/>
      <w:divBdr>
        <w:top w:val="none" w:sz="0" w:space="0" w:color="auto"/>
        <w:left w:val="none" w:sz="0" w:space="0" w:color="auto"/>
        <w:bottom w:val="none" w:sz="0" w:space="0" w:color="auto"/>
        <w:right w:val="none" w:sz="0" w:space="0" w:color="auto"/>
      </w:divBdr>
    </w:div>
    <w:div w:id="1386949643">
      <w:bodyDiv w:val="1"/>
      <w:marLeft w:val="0"/>
      <w:marRight w:val="0"/>
      <w:marTop w:val="0"/>
      <w:marBottom w:val="0"/>
      <w:divBdr>
        <w:top w:val="none" w:sz="0" w:space="0" w:color="auto"/>
        <w:left w:val="none" w:sz="0" w:space="0" w:color="auto"/>
        <w:bottom w:val="none" w:sz="0" w:space="0" w:color="auto"/>
        <w:right w:val="none" w:sz="0" w:space="0" w:color="auto"/>
      </w:divBdr>
    </w:div>
    <w:div w:id="1387493081">
      <w:bodyDiv w:val="1"/>
      <w:marLeft w:val="0"/>
      <w:marRight w:val="0"/>
      <w:marTop w:val="0"/>
      <w:marBottom w:val="0"/>
      <w:divBdr>
        <w:top w:val="none" w:sz="0" w:space="0" w:color="auto"/>
        <w:left w:val="none" w:sz="0" w:space="0" w:color="auto"/>
        <w:bottom w:val="none" w:sz="0" w:space="0" w:color="auto"/>
        <w:right w:val="none" w:sz="0" w:space="0" w:color="auto"/>
      </w:divBdr>
    </w:div>
    <w:div w:id="1387798070">
      <w:bodyDiv w:val="1"/>
      <w:marLeft w:val="0"/>
      <w:marRight w:val="0"/>
      <w:marTop w:val="0"/>
      <w:marBottom w:val="0"/>
      <w:divBdr>
        <w:top w:val="none" w:sz="0" w:space="0" w:color="auto"/>
        <w:left w:val="none" w:sz="0" w:space="0" w:color="auto"/>
        <w:bottom w:val="none" w:sz="0" w:space="0" w:color="auto"/>
        <w:right w:val="none" w:sz="0" w:space="0" w:color="auto"/>
      </w:divBdr>
    </w:div>
    <w:div w:id="1388185061">
      <w:bodyDiv w:val="1"/>
      <w:marLeft w:val="0"/>
      <w:marRight w:val="0"/>
      <w:marTop w:val="0"/>
      <w:marBottom w:val="0"/>
      <w:divBdr>
        <w:top w:val="none" w:sz="0" w:space="0" w:color="auto"/>
        <w:left w:val="none" w:sz="0" w:space="0" w:color="auto"/>
        <w:bottom w:val="none" w:sz="0" w:space="0" w:color="auto"/>
        <w:right w:val="none" w:sz="0" w:space="0" w:color="auto"/>
      </w:divBdr>
    </w:div>
    <w:div w:id="1388187301">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388340565">
      <w:bodyDiv w:val="1"/>
      <w:marLeft w:val="0"/>
      <w:marRight w:val="0"/>
      <w:marTop w:val="0"/>
      <w:marBottom w:val="0"/>
      <w:divBdr>
        <w:top w:val="none" w:sz="0" w:space="0" w:color="auto"/>
        <w:left w:val="none" w:sz="0" w:space="0" w:color="auto"/>
        <w:bottom w:val="none" w:sz="0" w:space="0" w:color="auto"/>
        <w:right w:val="none" w:sz="0" w:space="0" w:color="auto"/>
      </w:divBdr>
    </w:div>
    <w:div w:id="1388529054">
      <w:bodyDiv w:val="1"/>
      <w:marLeft w:val="0"/>
      <w:marRight w:val="0"/>
      <w:marTop w:val="0"/>
      <w:marBottom w:val="0"/>
      <w:divBdr>
        <w:top w:val="none" w:sz="0" w:space="0" w:color="auto"/>
        <w:left w:val="none" w:sz="0" w:space="0" w:color="auto"/>
        <w:bottom w:val="none" w:sz="0" w:space="0" w:color="auto"/>
        <w:right w:val="none" w:sz="0" w:space="0" w:color="auto"/>
      </w:divBdr>
    </w:div>
    <w:div w:id="1388529602">
      <w:bodyDiv w:val="1"/>
      <w:marLeft w:val="0"/>
      <w:marRight w:val="0"/>
      <w:marTop w:val="0"/>
      <w:marBottom w:val="0"/>
      <w:divBdr>
        <w:top w:val="none" w:sz="0" w:space="0" w:color="auto"/>
        <w:left w:val="none" w:sz="0" w:space="0" w:color="auto"/>
        <w:bottom w:val="none" w:sz="0" w:space="0" w:color="auto"/>
        <w:right w:val="none" w:sz="0" w:space="0" w:color="auto"/>
      </w:divBdr>
    </w:div>
    <w:div w:id="1391340266">
      <w:bodyDiv w:val="1"/>
      <w:marLeft w:val="0"/>
      <w:marRight w:val="0"/>
      <w:marTop w:val="0"/>
      <w:marBottom w:val="0"/>
      <w:divBdr>
        <w:top w:val="none" w:sz="0" w:space="0" w:color="auto"/>
        <w:left w:val="none" w:sz="0" w:space="0" w:color="auto"/>
        <w:bottom w:val="none" w:sz="0" w:space="0" w:color="auto"/>
        <w:right w:val="none" w:sz="0" w:space="0" w:color="auto"/>
      </w:divBdr>
    </w:div>
    <w:div w:id="1391733257">
      <w:bodyDiv w:val="1"/>
      <w:marLeft w:val="0"/>
      <w:marRight w:val="0"/>
      <w:marTop w:val="0"/>
      <w:marBottom w:val="0"/>
      <w:divBdr>
        <w:top w:val="none" w:sz="0" w:space="0" w:color="auto"/>
        <w:left w:val="none" w:sz="0" w:space="0" w:color="auto"/>
        <w:bottom w:val="none" w:sz="0" w:space="0" w:color="auto"/>
        <w:right w:val="none" w:sz="0" w:space="0" w:color="auto"/>
      </w:divBdr>
    </w:div>
    <w:div w:id="1393037993">
      <w:bodyDiv w:val="1"/>
      <w:marLeft w:val="0"/>
      <w:marRight w:val="0"/>
      <w:marTop w:val="0"/>
      <w:marBottom w:val="0"/>
      <w:divBdr>
        <w:top w:val="none" w:sz="0" w:space="0" w:color="auto"/>
        <w:left w:val="none" w:sz="0" w:space="0" w:color="auto"/>
        <w:bottom w:val="none" w:sz="0" w:space="0" w:color="auto"/>
        <w:right w:val="none" w:sz="0" w:space="0" w:color="auto"/>
      </w:divBdr>
    </w:div>
    <w:div w:id="1393966188">
      <w:bodyDiv w:val="1"/>
      <w:marLeft w:val="0"/>
      <w:marRight w:val="0"/>
      <w:marTop w:val="0"/>
      <w:marBottom w:val="0"/>
      <w:divBdr>
        <w:top w:val="none" w:sz="0" w:space="0" w:color="auto"/>
        <w:left w:val="none" w:sz="0" w:space="0" w:color="auto"/>
        <w:bottom w:val="none" w:sz="0" w:space="0" w:color="auto"/>
        <w:right w:val="none" w:sz="0" w:space="0" w:color="auto"/>
      </w:divBdr>
    </w:div>
    <w:div w:id="1394041388">
      <w:bodyDiv w:val="1"/>
      <w:marLeft w:val="0"/>
      <w:marRight w:val="0"/>
      <w:marTop w:val="0"/>
      <w:marBottom w:val="0"/>
      <w:divBdr>
        <w:top w:val="none" w:sz="0" w:space="0" w:color="auto"/>
        <w:left w:val="none" w:sz="0" w:space="0" w:color="auto"/>
        <w:bottom w:val="none" w:sz="0" w:space="0" w:color="auto"/>
        <w:right w:val="none" w:sz="0" w:space="0" w:color="auto"/>
      </w:divBdr>
    </w:div>
    <w:div w:id="1394623608">
      <w:bodyDiv w:val="1"/>
      <w:marLeft w:val="0"/>
      <w:marRight w:val="0"/>
      <w:marTop w:val="0"/>
      <w:marBottom w:val="0"/>
      <w:divBdr>
        <w:top w:val="none" w:sz="0" w:space="0" w:color="auto"/>
        <w:left w:val="none" w:sz="0" w:space="0" w:color="auto"/>
        <w:bottom w:val="none" w:sz="0" w:space="0" w:color="auto"/>
        <w:right w:val="none" w:sz="0" w:space="0" w:color="auto"/>
      </w:divBdr>
    </w:div>
    <w:div w:id="1394696016">
      <w:bodyDiv w:val="1"/>
      <w:marLeft w:val="0"/>
      <w:marRight w:val="0"/>
      <w:marTop w:val="0"/>
      <w:marBottom w:val="0"/>
      <w:divBdr>
        <w:top w:val="none" w:sz="0" w:space="0" w:color="auto"/>
        <w:left w:val="none" w:sz="0" w:space="0" w:color="auto"/>
        <w:bottom w:val="none" w:sz="0" w:space="0" w:color="auto"/>
        <w:right w:val="none" w:sz="0" w:space="0" w:color="auto"/>
      </w:divBdr>
    </w:div>
    <w:div w:id="1395397494">
      <w:bodyDiv w:val="1"/>
      <w:marLeft w:val="0"/>
      <w:marRight w:val="0"/>
      <w:marTop w:val="0"/>
      <w:marBottom w:val="0"/>
      <w:divBdr>
        <w:top w:val="none" w:sz="0" w:space="0" w:color="auto"/>
        <w:left w:val="none" w:sz="0" w:space="0" w:color="auto"/>
        <w:bottom w:val="none" w:sz="0" w:space="0" w:color="auto"/>
        <w:right w:val="none" w:sz="0" w:space="0" w:color="auto"/>
      </w:divBdr>
    </w:div>
    <w:div w:id="1396515021">
      <w:bodyDiv w:val="1"/>
      <w:marLeft w:val="0"/>
      <w:marRight w:val="0"/>
      <w:marTop w:val="0"/>
      <w:marBottom w:val="0"/>
      <w:divBdr>
        <w:top w:val="none" w:sz="0" w:space="0" w:color="auto"/>
        <w:left w:val="none" w:sz="0" w:space="0" w:color="auto"/>
        <w:bottom w:val="none" w:sz="0" w:space="0" w:color="auto"/>
        <w:right w:val="none" w:sz="0" w:space="0" w:color="auto"/>
      </w:divBdr>
    </w:div>
    <w:div w:id="1396978030">
      <w:bodyDiv w:val="1"/>
      <w:marLeft w:val="0"/>
      <w:marRight w:val="0"/>
      <w:marTop w:val="0"/>
      <w:marBottom w:val="0"/>
      <w:divBdr>
        <w:top w:val="none" w:sz="0" w:space="0" w:color="auto"/>
        <w:left w:val="none" w:sz="0" w:space="0" w:color="auto"/>
        <w:bottom w:val="none" w:sz="0" w:space="0" w:color="auto"/>
        <w:right w:val="none" w:sz="0" w:space="0" w:color="auto"/>
      </w:divBdr>
    </w:div>
    <w:div w:id="1397364015">
      <w:bodyDiv w:val="1"/>
      <w:marLeft w:val="0"/>
      <w:marRight w:val="0"/>
      <w:marTop w:val="0"/>
      <w:marBottom w:val="0"/>
      <w:divBdr>
        <w:top w:val="none" w:sz="0" w:space="0" w:color="auto"/>
        <w:left w:val="none" w:sz="0" w:space="0" w:color="auto"/>
        <w:bottom w:val="none" w:sz="0" w:space="0" w:color="auto"/>
        <w:right w:val="none" w:sz="0" w:space="0" w:color="auto"/>
      </w:divBdr>
    </w:div>
    <w:div w:id="1397434311">
      <w:bodyDiv w:val="1"/>
      <w:marLeft w:val="0"/>
      <w:marRight w:val="0"/>
      <w:marTop w:val="0"/>
      <w:marBottom w:val="0"/>
      <w:divBdr>
        <w:top w:val="none" w:sz="0" w:space="0" w:color="auto"/>
        <w:left w:val="none" w:sz="0" w:space="0" w:color="auto"/>
        <w:bottom w:val="none" w:sz="0" w:space="0" w:color="auto"/>
        <w:right w:val="none" w:sz="0" w:space="0" w:color="auto"/>
      </w:divBdr>
    </w:div>
    <w:div w:id="1398433451">
      <w:bodyDiv w:val="1"/>
      <w:marLeft w:val="0"/>
      <w:marRight w:val="0"/>
      <w:marTop w:val="0"/>
      <w:marBottom w:val="0"/>
      <w:divBdr>
        <w:top w:val="none" w:sz="0" w:space="0" w:color="auto"/>
        <w:left w:val="none" w:sz="0" w:space="0" w:color="auto"/>
        <w:bottom w:val="none" w:sz="0" w:space="0" w:color="auto"/>
        <w:right w:val="none" w:sz="0" w:space="0" w:color="auto"/>
      </w:divBdr>
    </w:div>
    <w:div w:id="1398816541">
      <w:bodyDiv w:val="1"/>
      <w:marLeft w:val="0"/>
      <w:marRight w:val="0"/>
      <w:marTop w:val="0"/>
      <w:marBottom w:val="0"/>
      <w:divBdr>
        <w:top w:val="none" w:sz="0" w:space="0" w:color="auto"/>
        <w:left w:val="none" w:sz="0" w:space="0" w:color="auto"/>
        <w:bottom w:val="none" w:sz="0" w:space="0" w:color="auto"/>
        <w:right w:val="none" w:sz="0" w:space="0" w:color="auto"/>
      </w:divBdr>
    </w:div>
    <w:div w:id="1399133177">
      <w:bodyDiv w:val="1"/>
      <w:marLeft w:val="0"/>
      <w:marRight w:val="0"/>
      <w:marTop w:val="0"/>
      <w:marBottom w:val="0"/>
      <w:divBdr>
        <w:top w:val="none" w:sz="0" w:space="0" w:color="auto"/>
        <w:left w:val="none" w:sz="0" w:space="0" w:color="auto"/>
        <w:bottom w:val="none" w:sz="0" w:space="0" w:color="auto"/>
        <w:right w:val="none" w:sz="0" w:space="0" w:color="auto"/>
      </w:divBdr>
    </w:div>
    <w:div w:id="1399287606">
      <w:bodyDiv w:val="1"/>
      <w:marLeft w:val="0"/>
      <w:marRight w:val="0"/>
      <w:marTop w:val="0"/>
      <w:marBottom w:val="0"/>
      <w:divBdr>
        <w:top w:val="none" w:sz="0" w:space="0" w:color="auto"/>
        <w:left w:val="none" w:sz="0" w:space="0" w:color="auto"/>
        <w:bottom w:val="none" w:sz="0" w:space="0" w:color="auto"/>
        <w:right w:val="none" w:sz="0" w:space="0" w:color="auto"/>
      </w:divBdr>
    </w:div>
    <w:div w:id="1399552455">
      <w:bodyDiv w:val="1"/>
      <w:marLeft w:val="0"/>
      <w:marRight w:val="0"/>
      <w:marTop w:val="0"/>
      <w:marBottom w:val="0"/>
      <w:divBdr>
        <w:top w:val="none" w:sz="0" w:space="0" w:color="auto"/>
        <w:left w:val="none" w:sz="0" w:space="0" w:color="auto"/>
        <w:bottom w:val="none" w:sz="0" w:space="0" w:color="auto"/>
        <w:right w:val="none" w:sz="0" w:space="0" w:color="auto"/>
      </w:divBdr>
    </w:div>
    <w:div w:id="1399744410">
      <w:bodyDiv w:val="1"/>
      <w:marLeft w:val="0"/>
      <w:marRight w:val="0"/>
      <w:marTop w:val="0"/>
      <w:marBottom w:val="0"/>
      <w:divBdr>
        <w:top w:val="none" w:sz="0" w:space="0" w:color="auto"/>
        <w:left w:val="none" w:sz="0" w:space="0" w:color="auto"/>
        <w:bottom w:val="none" w:sz="0" w:space="0" w:color="auto"/>
        <w:right w:val="none" w:sz="0" w:space="0" w:color="auto"/>
      </w:divBdr>
    </w:div>
    <w:div w:id="1400060179">
      <w:bodyDiv w:val="1"/>
      <w:marLeft w:val="0"/>
      <w:marRight w:val="0"/>
      <w:marTop w:val="0"/>
      <w:marBottom w:val="0"/>
      <w:divBdr>
        <w:top w:val="none" w:sz="0" w:space="0" w:color="auto"/>
        <w:left w:val="none" w:sz="0" w:space="0" w:color="auto"/>
        <w:bottom w:val="none" w:sz="0" w:space="0" w:color="auto"/>
        <w:right w:val="none" w:sz="0" w:space="0" w:color="auto"/>
      </w:divBdr>
    </w:div>
    <w:div w:id="1401177040">
      <w:bodyDiv w:val="1"/>
      <w:marLeft w:val="0"/>
      <w:marRight w:val="0"/>
      <w:marTop w:val="0"/>
      <w:marBottom w:val="0"/>
      <w:divBdr>
        <w:top w:val="none" w:sz="0" w:space="0" w:color="auto"/>
        <w:left w:val="none" w:sz="0" w:space="0" w:color="auto"/>
        <w:bottom w:val="none" w:sz="0" w:space="0" w:color="auto"/>
        <w:right w:val="none" w:sz="0" w:space="0" w:color="auto"/>
      </w:divBdr>
    </w:div>
    <w:div w:id="1401636566">
      <w:bodyDiv w:val="1"/>
      <w:marLeft w:val="0"/>
      <w:marRight w:val="0"/>
      <w:marTop w:val="0"/>
      <w:marBottom w:val="0"/>
      <w:divBdr>
        <w:top w:val="none" w:sz="0" w:space="0" w:color="auto"/>
        <w:left w:val="none" w:sz="0" w:space="0" w:color="auto"/>
        <w:bottom w:val="none" w:sz="0" w:space="0" w:color="auto"/>
        <w:right w:val="none" w:sz="0" w:space="0" w:color="auto"/>
      </w:divBdr>
    </w:div>
    <w:div w:id="1401638754">
      <w:bodyDiv w:val="1"/>
      <w:marLeft w:val="0"/>
      <w:marRight w:val="0"/>
      <w:marTop w:val="0"/>
      <w:marBottom w:val="0"/>
      <w:divBdr>
        <w:top w:val="none" w:sz="0" w:space="0" w:color="auto"/>
        <w:left w:val="none" w:sz="0" w:space="0" w:color="auto"/>
        <w:bottom w:val="none" w:sz="0" w:space="0" w:color="auto"/>
        <w:right w:val="none" w:sz="0" w:space="0" w:color="auto"/>
      </w:divBdr>
    </w:div>
    <w:div w:id="1401715618">
      <w:bodyDiv w:val="1"/>
      <w:marLeft w:val="0"/>
      <w:marRight w:val="0"/>
      <w:marTop w:val="0"/>
      <w:marBottom w:val="0"/>
      <w:divBdr>
        <w:top w:val="none" w:sz="0" w:space="0" w:color="auto"/>
        <w:left w:val="none" w:sz="0" w:space="0" w:color="auto"/>
        <w:bottom w:val="none" w:sz="0" w:space="0" w:color="auto"/>
        <w:right w:val="none" w:sz="0" w:space="0" w:color="auto"/>
      </w:divBdr>
    </w:div>
    <w:div w:id="1402866337">
      <w:bodyDiv w:val="1"/>
      <w:marLeft w:val="0"/>
      <w:marRight w:val="0"/>
      <w:marTop w:val="0"/>
      <w:marBottom w:val="0"/>
      <w:divBdr>
        <w:top w:val="none" w:sz="0" w:space="0" w:color="auto"/>
        <w:left w:val="none" w:sz="0" w:space="0" w:color="auto"/>
        <w:bottom w:val="none" w:sz="0" w:space="0" w:color="auto"/>
        <w:right w:val="none" w:sz="0" w:space="0" w:color="auto"/>
      </w:divBdr>
    </w:div>
    <w:div w:id="1403139983">
      <w:bodyDiv w:val="1"/>
      <w:marLeft w:val="0"/>
      <w:marRight w:val="0"/>
      <w:marTop w:val="0"/>
      <w:marBottom w:val="0"/>
      <w:divBdr>
        <w:top w:val="none" w:sz="0" w:space="0" w:color="auto"/>
        <w:left w:val="none" w:sz="0" w:space="0" w:color="auto"/>
        <w:bottom w:val="none" w:sz="0" w:space="0" w:color="auto"/>
        <w:right w:val="none" w:sz="0" w:space="0" w:color="auto"/>
      </w:divBdr>
    </w:div>
    <w:div w:id="1404258628">
      <w:bodyDiv w:val="1"/>
      <w:marLeft w:val="0"/>
      <w:marRight w:val="0"/>
      <w:marTop w:val="0"/>
      <w:marBottom w:val="0"/>
      <w:divBdr>
        <w:top w:val="none" w:sz="0" w:space="0" w:color="auto"/>
        <w:left w:val="none" w:sz="0" w:space="0" w:color="auto"/>
        <w:bottom w:val="none" w:sz="0" w:space="0" w:color="auto"/>
        <w:right w:val="none" w:sz="0" w:space="0" w:color="auto"/>
      </w:divBdr>
    </w:div>
    <w:div w:id="1404791524">
      <w:bodyDiv w:val="1"/>
      <w:marLeft w:val="0"/>
      <w:marRight w:val="0"/>
      <w:marTop w:val="0"/>
      <w:marBottom w:val="0"/>
      <w:divBdr>
        <w:top w:val="none" w:sz="0" w:space="0" w:color="auto"/>
        <w:left w:val="none" w:sz="0" w:space="0" w:color="auto"/>
        <w:bottom w:val="none" w:sz="0" w:space="0" w:color="auto"/>
        <w:right w:val="none" w:sz="0" w:space="0" w:color="auto"/>
      </w:divBdr>
    </w:div>
    <w:div w:id="1404990942">
      <w:bodyDiv w:val="1"/>
      <w:marLeft w:val="0"/>
      <w:marRight w:val="0"/>
      <w:marTop w:val="0"/>
      <w:marBottom w:val="0"/>
      <w:divBdr>
        <w:top w:val="none" w:sz="0" w:space="0" w:color="auto"/>
        <w:left w:val="none" w:sz="0" w:space="0" w:color="auto"/>
        <w:bottom w:val="none" w:sz="0" w:space="0" w:color="auto"/>
        <w:right w:val="none" w:sz="0" w:space="0" w:color="auto"/>
      </w:divBdr>
    </w:div>
    <w:div w:id="1405445918">
      <w:bodyDiv w:val="1"/>
      <w:marLeft w:val="0"/>
      <w:marRight w:val="0"/>
      <w:marTop w:val="0"/>
      <w:marBottom w:val="0"/>
      <w:divBdr>
        <w:top w:val="none" w:sz="0" w:space="0" w:color="auto"/>
        <w:left w:val="none" w:sz="0" w:space="0" w:color="auto"/>
        <w:bottom w:val="none" w:sz="0" w:space="0" w:color="auto"/>
        <w:right w:val="none" w:sz="0" w:space="0" w:color="auto"/>
      </w:divBdr>
    </w:div>
    <w:div w:id="1406224212">
      <w:bodyDiv w:val="1"/>
      <w:marLeft w:val="0"/>
      <w:marRight w:val="0"/>
      <w:marTop w:val="0"/>
      <w:marBottom w:val="0"/>
      <w:divBdr>
        <w:top w:val="none" w:sz="0" w:space="0" w:color="auto"/>
        <w:left w:val="none" w:sz="0" w:space="0" w:color="auto"/>
        <w:bottom w:val="none" w:sz="0" w:space="0" w:color="auto"/>
        <w:right w:val="none" w:sz="0" w:space="0" w:color="auto"/>
      </w:divBdr>
    </w:div>
    <w:div w:id="1406680319">
      <w:bodyDiv w:val="1"/>
      <w:marLeft w:val="0"/>
      <w:marRight w:val="0"/>
      <w:marTop w:val="0"/>
      <w:marBottom w:val="0"/>
      <w:divBdr>
        <w:top w:val="none" w:sz="0" w:space="0" w:color="auto"/>
        <w:left w:val="none" w:sz="0" w:space="0" w:color="auto"/>
        <w:bottom w:val="none" w:sz="0" w:space="0" w:color="auto"/>
        <w:right w:val="none" w:sz="0" w:space="0" w:color="auto"/>
      </w:divBdr>
    </w:div>
    <w:div w:id="1407343357">
      <w:bodyDiv w:val="1"/>
      <w:marLeft w:val="0"/>
      <w:marRight w:val="0"/>
      <w:marTop w:val="0"/>
      <w:marBottom w:val="0"/>
      <w:divBdr>
        <w:top w:val="none" w:sz="0" w:space="0" w:color="auto"/>
        <w:left w:val="none" w:sz="0" w:space="0" w:color="auto"/>
        <w:bottom w:val="none" w:sz="0" w:space="0" w:color="auto"/>
        <w:right w:val="none" w:sz="0" w:space="0" w:color="auto"/>
      </w:divBdr>
    </w:div>
    <w:div w:id="1407604475">
      <w:bodyDiv w:val="1"/>
      <w:marLeft w:val="0"/>
      <w:marRight w:val="0"/>
      <w:marTop w:val="0"/>
      <w:marBottom w:val="0"/>
      <w:divBdr>
        <w:top w:val="none" w:sz="0" w:space="0" w:color="auto"/>
        <w:left w:val="none" w:sz="0" w:space="0" w:color="auto"/>
        <w:bottom w:val="none" w:sz="0" w:space="0" w:color="auto"/>
        <w:right w:val="none" w:sz="0" w:space="0" w:color="auto"/>
      </w:divBdr>
    </w:div>
    <w:div w:id="1407999172">
      <w:bodyDiv w:val="1"/>
      <w:marLeft w:val="0"/>
      <w:marRight w:val="0"/>
      <w:marTop w:val="0"/>
      <w:marBottom w:val="0"/>
      <w:divBdr>
        <w:top w:val="none" w:sz="0" w:space="0" w:color="auto"/>
        <w:left w:val="none" w:sz="0" w:space="0" w:color="auto"/>
        <w:bottom w:val="none" w:sz="0" w:space="0" w:color="auto"/>
        <w:right w:val="none" w:sz="0" w:space="0" w:color="auto"/>
      </w:divBdr>
    </w:div>
    <w:div w:id="1408306527">
      <w:bodyDiv w:val="1"/>
      <w:marLeft w:val="0"/>
      <w:marRight w:val="0"/>
      <w:marTop w:val="0"/>
      <w:marBottom w:val="0"/>
      <w:divBdr>
        <w:top w:val="none" w:sz="0" w:space="0" w:color="auto"/>
        <w:left w:val="none" w:sz="0" w:space="0" w:color="auto"/>
        <w:bottom w:val="none" w:sz="0" w:space="0" w:color="auto"/>
        <w:right w:val="none" w:sz="0" w:space="0" w:color="auto"/>
      </w:divBdr>
    </w:div>
    <w:div w:id="1408847413">
      <w:bodyDiv w:val="1"/>
      <w:marLeft w:val="0"/>
      <w:marRight w:val="0"/>
      <w:marTop w:val="0"/>
      <w:marBottom w:val="0"/>
      <w:divBdr>
        <w:top w:val="none" w:sz="0" w:space="0" w:color="auto"/>
        <w:left w:val="none" w:sz="0" w:space="0" w:color="auto"/>
        <w:bottom w:val="none" w:sz="0" w:space="0" w:color="auto"/>
        <w:right w:val="none" w:sz="0" w:space="0" w:color="auto"/>
      </w:divBdr>
    </w:div>
    <w:div w:id="1408966110">
      <w:bodyDiv w:val="1"/>
      <w:marLeft w:val="0"/>
      <w:marRight w:val="0"/>
      <w:marTop w:val="0"/>
      <w:marBottom w:val="0"/>
      <w:divBdr>
        <w:top w:val="none" w:sz="0" w:space="0" w:color="auto"/>
        <w:left w:val="none" w:sz="0" w:space="0" w:color="auto"/>
        <w:bottom w:val="none" w:sz="0" w:space="0" w:color="auto"/>
        <w:right w:val="none" w:sz="0" w:space="0" w:color="auto"/>
      </w:divBdr>
    </w:div>
    <w:div w:id="1409033363">
      <w:bodyDiv w:val="1"/>
      <w:marLeft w:val="0"/>
      <w:marRight w:val="0"/>
      <w:marTop w:val="0"/>
      <w:marBottom w:val="0"/>
      <w:divBdr>
        <w:top w:val="none" w:sz="0" w:space="0" w:color="auto"/>
        <w:left w:val="none" w:sz="0" w:space="0" w:color="auto"/>
        <w:bottom w:val="none" w:sz="0" w:space="0" w:color="auto"/>
        <w:right w:val="none" w:sz="0" w:space="0" w:color="auto"/>
      </w:divBdr>
    </w:div>
    <w:div w:id="1409381164">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10927818">
      <w:bodyDiv w:val="1"/>
      <w:marLeft w:val="0"/>
      <w:marRight w:val="0"/>
      <w:marTop w:val="0"/>
      <w:marBottom w:val="0"/>
      <w:divBdr>
        <w:top w:val="none" w:sz="0" w:space="0" w:color="auto"/>
        <w:left w:val="none" w:sz="0" w:space="0" w:color="auto"/>
        <w:bottom w:val="none" w:sz="0" w:space="0" w:color="auto"/>
        <w:right w:val="none" w:sz="0" w:space="0" w:color="auto"/>
      </w:divBdr>
    </w:div>
    <w:div w:id="1413117952">
      <w:bodyDiv w:val="1"/>
      <w:marLeft w:val="0"/>
      <w:marRight w:val="0"/>
      <w:marTop w:val="0"/>
      <w:marBottom w:val="0"/>
      <w:divBdr>
        <w:top w:val="none" w:sz="0" w:space="0" w:color="auto"/>
        <w:left w:val="none" w:sz="0" w:space="0" w:color="auto"/>
        <w:bottom w:val="none" w:sz="0" w:space="0" w:color="auto"/>
        <w:right w:val="none" w:sz="0" w:space="0" w:color="auto"/>
      </w:divBdr>
    </w:div>
    <w:div w:id="1413235959">
      <w:bodyDiv w:val="1"/>
      <w:marLeft w:val="0"/>
      <w:marRight w:val="0"/>
      <w:marTop w:val="0"/>
      <w:marBottom w:val="0"/>
      <w:divBdr>
        <w:top w:val="none" w:sz="0" w:space="0" w:color="auto"/>
        <w:left w:val="none" w:sz="0" w:space="0" w:color="auto"/>
        <w:bottom w:val="none" w:sz="0" w:space="0" w:color="auto"/>
        <w:right w:val="none" w:sz="0" w:space="0" w:color="auto"/>
      </w:divBdr>
    </w:div>
    <w:div w:id="1413357518">
      <w:bodyDiv w:val="1"/>
      <w:marLeft w:val="0"/>
      <w:marRight w:val="0"/>
      <w:marTop w:val="0"/>
      <w:marBottom w:val="0"/>
      <w:divBdr>
        <w:top w:val="none" w:sz="0" w:space="0" w:color="auto"/>
        <w:left w:val="none" w:sz="0" w:space="0" w:color="auto"/>
        <w:bottom w:val="none" w:sz="0" w:space="0" w:color="auto"/>
        <w:right w:val="none" w:sz="0" w:space="0" w:color="auto"/>
      </w:divBdr>
    </w:div>
    <w:div w:id="1414161774">
      <w:bodyDiv w:val="1"/>
      <w:marLeft w:val="0"/>
      <w:marRight w:val="0"/>
      <w:marTop w:val="0"/>
      <w:marBottom w:val="0"/>
      <w:divBdr>
        <w:top w:val="none" w:sz="0" w:space="0" w:color="auto"/>
        <w:left w:val="none" w:sz="0" w:space="0" w:color="auto"/>
        <w:bottom w:val="none" w:sz="0" w:space="0" w:color="auto"/>
        <w:right w:val="none" w:sz="0" w:space="0" w:color="auto"/>
      </w:divBdr>
    </w:div>
    <w:div w:id="1414352204">
      <w:bodyDiv w:val="1"/>
      <w:marLeft w:val="0"/>
      <w:marRight w:val="0"/>
      <w:marTop w:val="0"/>
      <w:marBottom w:val="0"/>
      <w:divBdr>
        <w:top w:val="none" w:sz="0" w:space="0" w:color="auto"/>
        <w:left w:val="none" w:sz="0" w:space="0" w:color="auto"/>
        <w:bottom w:val="none" w:sz="0" w:space="0" w:color="auto"/>
        <w:right w:val="none" w:sz="0" w:space="0" w:color="auto"/>
      </w:divBdr>
    </w:div>
    <w:div w:id="1414476653">
      <w:bodyDiv w:val="1"/>
      <w:marLeft w:val="0"/>
      <w:marRight w:val="0"/>
      <w:marTop w:val="0"/>
      <w:marBottom w:val="0"/>
      <w:divBdr>
        <w:top w:val="none" w:sz="0" w:space="0" w:color="auto"/>
        <w:left w:val="none" w:sz="0" w:space="0" w:color="auto"/>
        <w:bottom w:val="none" w:sz="0" w:space="0" w:color="auto"/>
        <w:right w:val="none" w:sz="0" w:space="0" w:color="auto"/>
      </w:divBdr>
    </w:div>
    <w:div w:id="1415517684">
      <w:bodyDiv w:val="1"/>
      <w:marLeft w:val="0"/>
      <w:marRight w:val="0"/>
      <w:marTop w:val="0"/>
      <w:marBottom w:val="0"/>
      <w:divBdr>
        <w:top w:val="none" w:sz="0" w:space="0" w:color="auto"/>
        <w:left w:val="none" w:sz="0" w:space="0" w:color="auto"/>
        <w:bottom w:val="none" w:sz="0" w:space="0" w:color="auto"/>
        <w:right w:val="none" w:sz="0" w:space="0" w:color="auto"/>
      </w:divBdr>
    </w:div>
    <w:div w:id="1415592214">
      <w:bodyDiv w:val="1"/>
      <w:marLeft w:val="0"/>
      <w:marRight w:val="0"/>
      <w:marTop w:val="0"/>
      <w:marBottom w:val="0"/>
      <w:divBdr>
        <w:top w:val="none" w:sz="0" w:space="0" w:color="auto"/>
        <w:left w:val="none" w:sz="0" w:space="0" w:color="auto"/>
        <w:bottom w:val="none" w:sz="0" w:space="0" w:color="auto"/>
        <w:right w:val="none" w:sz="0" w:space="0" w:color="auto"/>
      </w:divBdr>
    </w:div>
    <w:div w:id="1415862738">
      <w:bodyDiv w:val="1"/>
      <w:marLeft w:val="0"/>
      <w:marRight w:val="0"/>
      <w:marTop w:val="0"/>
      <w:marBottom w:val="0"/>
      <w:divBdr>
        <w:top w:val="none" w:sz="0" w:space="0" w:color="auto"/>
        <w:left w:val="none" w:sz="0" w:space="0" w:color="auto"/>
        <w:bottom w:val="none" w:sz="0" w:space="0" w:color="auto"/>
        <w:right w:val="none" w:sz="0" w:space="0" w:color="auto"/>
      </w:divBdr>
    </w:div>
    <w:div w:id="1416248405">
      <w:bodyDiv w:val="1"/>
      <w:marLeft w:val="0"/>
      <w:marRight w:val="0"/>
      <w:marTop w:val="0"/>
      <w:marBottom w:val="0"/>
      <w:divBdr>
        <w:top w:val="none" w:sz="0" w:space="0" w:color="auto"/>
        <w:left w:val="none" w:sz="0" w:space="0" w:color="auto"/>
        <w:bottom w:val="none" w:sz="0" w:space="0" w:color="auto"/>
        <w:right w:val="none" w:sz="0" w:space="0" w:color="auto"/>
      </w:divBdr>
    </w:div>
    <w:div w:id="1416392830">
      <w:bodyDiv w:val="1"/>
      <w:marLeft w:val="0"/>
      <w:marRight w:val="0"/>
      <w:marTop w:val="0"/>
      <w:marBottom w:val="0"/>
      <w:divBdr>
        <w:top w:val="none" w:sz="0" w:space="0" w:color="auto"/>
        <w:left w:val="none" w:sz="0" w:space="0" w:color="auto"/>
        <w:bottom w:val="none" w:sz="0" w:space="0" w:color="auto"/>
        <w:right w:val="none" w:sz="0" w:space="0" w:color="auto"/>
      </w:divBdr>
    </w:div>
    <w:div w:id="1416514820">
      <w:bodyDiv w:val="1"/>
      <w:marLeft w:val="0"/>
      <w:marRight w:val="0"/>
      <w:marTop w:val="0"/>
      <w:marBottom w:val="0"/>
      <w:divBdr>
        <w:top w:val="none" w:sz="0" w:space="0" w:color="auto"/>
        <w:left w:val="none" w:sz="0" w:space="0" w:color="auto"/>
        <w:bottom w:val="none" w:sz="0" w:space="0" w:color="auto"/>
        <w:right w:val="none" w:sz="0" w:space="0" w:color="auto"/>
      </w:divBdr>
    </w:div>
    <w:div w:id="1416588328">
      <w:bodyDiv w:val="1"/>
      <w:marLeft w:val="0"/>
      <w:marRight w:val="0"/>
      <w:marTop w:val="0"/>
      <w:marBottom w:val="0"/>
      <w:divBdr>
        <w:top w:val="none" w:sz="0" w:space="0" w:color="auto"/>
        <w:left w:val="none" w:sz="0" w:space="0" w:color="auto"/>
        <w:bottom w:val="none" w:sz="0" w:space="0" w:color="auto"/>
        <w:right w:val="none" w:sz="0" w:space="0" w:color="auto"/>
      </w:divBdr>
    </w:div>
    <w:div w:id="1416824971">
      <w:bodyDiv w:val="1"/>
      <w:marLeft w:val="0"/>
      <w:marRight w:val="0"/>
      <w:marTop w:val="0"/>
      <w:marBottom w:val="0"/>
      <w:divBdr>
        <w:top w:val="none" w:sz="0" w:space="0" w:color="auto"/>
        <w:left w:val="none" w:sz="0" w:space="0" w:color="auto"/>
        <w:bottom w:val="none" w:sz="0" w:space="0" w:color="auto"/>
        <w:right w:val="none" w:sz="0" w:space="0" w:color="auto"/>
      </w:divBdr>
    </w:div>
    <w:div w:id="1416828216">
      <w:bodyDiv w:val="1"/>
      <w:marLeft w:val="0"/>
      <w:marRight w:val="0"/>
      <w:marTop w:val="0"/>
      <w:marBottom w:val="0"/>
      <w:divBdr>
        <w:top w:val="none" w:sz="0" w:space="0" w:color="auto"/>
        <w:left w:val="none" w:sz="0" w:space="0" w:color="auto"/>
        <w:bottom w:val="none" w:sz="0" w:space="0" w:color="auto"/>
        <w:right w:val="none" w:sz="0" w:space="0" w:color="auto"/>
      </w:divBdr>
    </w:div>
    <w:div w:id="1416899092">
      <w:bodyDiv w:val="1"/>
      <w:marLeft w:val="0"/>
      <w:marRight w:val="0"/>
      <w:marTop w:val="0"/>
      <w:marBottom w:val="0"/>
      <w:divBdr>
        <w:top w:val="none" w:sz="0" w:space="0" w:color="auto"/>
        <w:left w:val="none" w:sz="0" w:space="0" w:color="auto"/>
        <w:bottom w:val="none" w:sz="0" w:space="0" w:color="auto"/>
        <w:right w:val="none" w:sz="0" w:space="0" w:color="auto"/>
      </w:divBdr>
    </w:div>
    <w:div w:id="1417481051">
      <w:bodyDiv w:val="1"/>
      <w:marLeft w:val="0"/>
      <w:marRight w:val="0"/>
      <w:marTop w:val="0"/>
      <w:marBottom w:val="0"/>
      <w:divBdr>
        <w:top w:val="none" w:sz="0" w:space="0" w:color="auto"/>
        <w:left w:val="none" w:sz="0" w:space="0" w:color="auto"/>
        <w:bottom w:val="none" w:sz="0" w:space="0" w:color="auto"/>
        <w:right w:val="none" w:sz="0" w:space="0" w:color="auto"/>
      </w:divBdr>
    </w:div>
    <w:div w:id="1417752566">
      <w:bodyDiv w:val="1"/>
      <w:marLeft w:val="0"/>
      <w:marRight w:val="0"/>
      <w:marTop w:val="0"/>
      <w:marBottom w:val="0"/>
      <w:divBdr>
        <w:top w:val="none" w:sz="0" w:space="0" w:color="auto"/>
        <w:left w:val="none" w:sz="0" w:space="0" w:color="auto"/>
        <w:bottom w:val="none" w:sz="0" w:space="0" w:color="auto"/>
        <w:right w:val="none" w:sz="0" w:space="0" w:color="auto"/>
      </w:divBdr>
    </w:div>
    <w:div w:id="1418088357">
      <w:bodyDiv w:val="1"/>
      <w:marLeft w:val="0"/>
      <w:marRight w:val="0"/>
      <w:marTop w:val="0"/>
      <w:marBottom w:val="0"/>
      <w:divBdr>
        <w:top w:val="none" w:sz="0" w:space="0" w:color="auto"/>
        <w:left w:val="none" w:sz="0" w:space="0" w:color="auto"/>
        <w:bottom w:val="none" w:sz="0" w:space="0" w:color="auto"/>
        <w:right w:val="none" w:sz="0" w:space="0" w:color="auto"/>
      </w:divBdr>
    </w:div>
    <w:div w:id="1418601932">
      <w:bodyDiv w:val="1"/>
      <w:marLeft w:val="0"/>
      <w:marRight w:val="0"/>
      <w:marTop w:val="0"/>
      <w:marBottom w:val="0"/>
      <w:divBdr>
        <w:top w:val="none" w:sz="0" w:space="0" w:color="auto"/>
        <w:left w:val="none" w:sz="0" w:space="0" w:color="auto"/>
        <w:bottom w:val="none" w:sz="0" w:space="0" w:color="auto"/>
        <w:right w:val="none" w:sz="0" w:space="0" w:color="auto"/>
      </w:divBdr>
    </w:div>
    <w:div w:id="1418747649">
      <w:bodyDiv w:val="1"/>
      <w:marLeft w:val="0"/>
      <w:marRight w:val="0"/>
      <w:marTop w:val="0"/>
      <w:marBottom w:val="0"/>
      <w:divBdr>
        <w:top w:val="none" w:sz="0" w:space="0" w:color="auto"/>
        <w:left w:val="none" w:sz="0" w:space="0" w:color="auto"/>
        <w:bottom w:val="none" w:sz="0" w:space="0" w:color="auto"/>
        <w:right w:val="none" w:sz="0" w:space="0" w:color="auto"/>
      </w:divBdr>
    </w:div>
    <w:div w:id="1418987153">
      <w:bodyDiv w:val="1"/>
      <w:marLeft w:val="0"/>
      <w:marRight w:val="0"/>
      <w:marTop w:val="0"/>
      <w:marBottom w:val="0"/>
      <w:divBdr>
        <w:top w:val="none" w:sz="0" w:space="0" w:color="auto"/>
        <w:left w:val="none" w:sz="0" w:space="0" w:color="auto"/>
        <w:bottom w:val="none" w:sz="0" w:space="0" w:color="auto"/>
        <w:right w:val="none" w:sz="0" w:space="0" w:color="auto"/>
      </w:divBdr>
    </w:div>
    <w:div w:id="1419709687">
      <w:bodyDiv w:val="1"/>
      <w:marLeft w:val="0"/>
      <w:marRight w:val="0"/>
      <w:marTop w:val="0"/>
      <w:marBottom w:val="0"/>
      <w:divBdr>
        <w:top w:val="none" w:sz="0" w:space="0" w:color="auto"/>
        <w:left w:val="none" w:sz="0" w:space="0" w:color="auto"/>
        <w:bottom w:val="none" w:sz="0" w:space="0" w:color="auto"/>
        <w:right w:val="none" w:sz="0" w:space="0" w:color="auto"/>
      </w:divBdr>
    </w:div>
    <w:div w:id="1419911834">
      <w:bodyDiv w:val="1"/>
      <w:marLeft w:val="0"/>
      <w:marRight w:val="0"/>
      <w:marTop w:val="0"/>
      <w:marBottom w:val="0"/>
      <w:divBdr>
        <w:top w:val="none" w:sz="0" w:space="0" w:color="auto"/>
        <w:left w:val="none" w:sz="0" w:space="0" w:color="auto"/>
        <w:bottom w:val="none" w:sz="0" w:space="0" w:color="auto"/>
        <w:right w:val="none" w:sz="0" w:space="0" w:color="auto"/>
      </w:divBdr>
    </w:div>
    <w:div w:id="1420327910">
      <w:bodyDiv w:val="1"/>
      <w:marLeft w:val="0"/>
      <w:marRight w:val="0"/>
      <w:marTop w:val="0"/>
      <w:marBottom w:val="0"/>
      <w:divBdr>
        <w:top w:val="none" w:sz="0" w:space="0" w:color="auto"/>
        <w:left w:val="none" w:sz="0" w:space="0" w:color="auto"/>
        <w:bottom w:val="none" w:sz="0" w:space="0" w:color="auto"/>
        <w:right w:val="none" w:sz="0" w:space="0" w:color="auto"/>
      </w:divBdr>
    </w:div>
    <w:div w:id="1420563610">
      <w:bodyDiv w:val="1"/>
      <w:marLeft w:val="0"/>
      <w:marRight w:val="0"/>
      <w:marTop w:val="0"/>
      <w:marBottom w:val="0"/>
      <w:divBdr>
        <w:top w:val="none" w:sz="0" w:space="0" w:color="auto"/>
        <w:left w:val="none" w:sz="0" w:space="0" w:color="auto"/>
        <w:bottom w:val="none" w:sz="0" w:space="0" w:color="auto"/>
        <w:right w:val="none" w:sz="0" w:space="0" w:color="auto"/>
      </w:divBdr>
    </w:div>
    <w:div w:id="1420787700">
      <w:bodyDiv w:val="1"/>
      <w:marLeft w:val="0"/>
      <w:marRight w:val="0"/>
      <w:marTop w:val="0"/>
      <w:marBottom w:val="0"/>
      <w:divBdr>
        <w:top w:val="none" w:sz="0" w:space="0" w:color="auto"/>
        <w:left w:val="none" w:sz="0" w:space="0" w:color="auto"/>
        <w:bottom w:val="none" w:sz="0" w:space="0" w:color="auto"/>
        <w:right w:val="none" w:sz="0" w:space="0" w:color="auto"/>
      </w:divBdr>
    </w:div>
    <w:div w:id="1421173365">
      <w:bodyDiv w:val="1"/>
      <w:marLeft w:val="0"/>
      <w:marRight w:val="0"/>
      <w:marTop w:val="0"/>
      <w:marBottom w:val="0"/>
      <w:divBdr>
        <w:top w:val="none" w:sz="0" w:space="0" w:color="auto"/>
        <w:left w:val="none" w:sz="0" w:space="0" w:color="auto"/>
        <w:bottom w:val="none" w:sz="0" w:space="0" w:color="auto"/>
        <w:right w:val="none" w:sz="0" w:space="0" w:color="auto"/>
      </w:divBdr>
    </w:div>
    <w:div w:id="1421173739">
      <w:bodyDiv w:val="1"/>
      <w:marLeft w:val="0"/>
      <w:marRight w:val="0"/>
      <w:marTop w:val="0"/>
      <w:marBottom w:val="0"/>
      <w:divBdr>
        <w:top w:val="none" w:sz="0" w:space="0" w:color="auto"/>
        <w:left w:val="none" w:sz="0" w:space="0" w:color="auto"/>
        <w:bottom w:val="none" w:sz="0" w:space="0" w:color="auto"/>
        <w:right w:val="none" w:sz="0" w:space="0" w:color="auto"/>
      </w:divBdr>
    </w:div>
    <w:div w:id="1421214860">
      <w:bodyDiv w:val="1"/>
      <w:marLeft w:val="0"/>
      <w:marRight w:val="0"/>
      <w:marTop w:val="0"/>
      <w:marBottom w:val="0"/>
      <w:divBdr>
        <w:top w:val="none" w:sz="0" w:space="0" w:color="auto"/>
        <w:left w:val="none" w:sz="0" w:space="0" w:color="auto"/>
        <w:bottom w:val="none" w:sz="0" w:space="0" w:color="auto"/>
        <w:right w:val="none" w:sz="0" w:space="0" w:color="auto"/>
      </w:divBdr>
    </w:div>
    <w:div w:id="1421293263">
      <w:bodyDiv w:val="1"/>
      <w:marLeft w:val="0"/>
      <w:marRight w:val="0"/>
      <w:marTop w:val="0"/>
      <w:marBottom w:val="0"/>
      <w:divBdr>
        <w:top w:val="none" w:sz="0" w:space="0" w:color="auto"/>
        <w:left w:val="none" w:sz="0" w:space="0" w:color="auto"/>
        <w:bottom w:val="none" w:sz="0" w:space="0" w:color="auto"/>
        <w:right w:val="none" w:sz="0" w:space="0" w:color="auto"/>
      </w:divBdr>
    </w:div>
    <w:div w:id="1421683531">
      <w:bodyDiv w:val="1"/>
      <w:marLeft w:val="0"/>
      <w:marRight w:val="0"/>
      <w:marTop w:val="0"/>
      <w:marBottom w:val="0"/>
      <w:divBdr>
        <w:top w:val="none" w:sz="0" w:space="0" w:color="auto"/>
        <w:left w:val="none" w:sz="0" w:space="0" w:color="auto"/>
        <w:bottom w:val="none" w:sz="0" w:space="0" w:color="auto"/>
        <w:right w:val="none" w:sz="0" w:space="0" w:color="auto"/>
      </w:divBdr>
    </w:div>
    <w:div w:id="1421869155">
      <w:bodyDiv w:val="1"/>
      <w:marLeft w:val="0"/>
      <w:marRight w:val="0"/>
      <w:marTop w:val="0"/>
      <w:marBottom w:val="0"/>
      <w:divBdr>
        <w:top w:val="none" w:sz="0" w:space="0" w:color="auto"/>
        <w:left w:val="none" w:sz="0" w:space="0" w:color="auto"/>
        <w:bottom w:val="none" w:sz="0" w:space="0" w:color="auto"/>
        <w:right w:val="none" w:sz="0" w:space="0" w:color="auto"/>
      </w:divBdr>
    </w:div>
    <w:div w:id="1422604004">
      <w:bodyDiv w:val="1"/>
      <w:marLeft w:val="0"/>
      <w:marRight w:val="0"/>
      <w:marTop w:val="0"/>
      <w:marBottom w:val="0"/>
      <w:divBdr>
        <w:top w:val="none" w:sz="0" w:space="0" w:color="auto"/>
        <w:left w:val="none" w:sz="0" w:space="0" w:color="auto"/>
        <w:bottom w:val="none" w:sz="0" w:space="0" w:color="auto"/>
        <w:right w:val="none" w:sz="0" w:space="0" w:color="auto"/>
      </w:divBdr>
    </w:div>
    <w:div w:id="1423139372">
      <w:bodyDiv w:val="1"/>
      <w:marLeft w:val="0"/>
      <w:marRight w:val="0"/>
      <w:marTop w:val="0"/>
      <w:marBottom w:val="0"/>
      <w:divBdr>
        <w:top w:val="none" w:sz="0" w:space="0" w:color="auto"/>
        <w:left w:val="none" w:sz="0" w:space="0" w:color="auto"/>
        <w:bottom w:val="none" w:sz="0" w:space="0" w:color="auto"/>
        <w:right w:val="none" w:sz="0" w:space="0" w:color="auto"/>
      </w:divBdr>
    </w:div>
    <w:div w:id="1423182244">
      <w:bodyDiv w:val="1"/>
      <w:marLeft w:val="0"/>
      <w:marRight w:val="0"/>
      <w:marTop w:val="0"/>
      <w:marBottom w:val="0"/>
      <w:divBdr>
        <w:top w:val="none" w:sz="0" w:space="0" w:color="auto"/>
        <w:left w:val="none" w:sz="0" w:space="0" w:color="auto"/>
        <w:bottom w:val="none" w:sz="0" w:space="0" w:color="auto"/>
        <w:right w:val="none" w:sz="0" w:space="0" w:color="auto"/>
      </w:divBdr>
    </w:div>
    <w:div w:id="1424185078">
      <w:bodyDiv w:val="1"/>
      <w:marLeft w:val="0"/>
      <w:marRight w:val="0"/>
      <w:marTop w:val="0"/>
      <w:marBottom w:val="0"/>
      <w:divBdr>
        <w:top w:val="none" w:sz="0" w:space="0" w:color="auto"/>
        <w:left w:val="none" w:sz="0" w:space="0" w:color="auto"/>
        <w:bottom w:val="none" w:sz="0" w:space="0" w:color="auto"/>
        <w:right w:val="none" w:sz="0" w:space="0" w:color="auto"/>
      </w:divBdr>
    </w:div>
    <w:div w:id="1424186400">
      <w:bodyDiv w:val="1"/>
      <w:marLeft w:val="0"/>
      <w:marRight w:val="0"/>
      <w:marTop w:val="0"/>
      <w:marBottom w:val="0"/>
      <w:divBdr>
        <w:top w:val="none" w:sz="0" w:space="0" w:color="auto"/>
        <w:left w:val="none" w:sz="0" w:space="0" w:color="auto"/>
        <w:bottom w:val="none" w:sz="0" w:space="0" w:color="auto"/>
        <w:right w:val="none" w:sz="0" w:space="0" w:color="auto"/>
      </w:divBdr>
    </w:div>
    <w:div w:id="1424692690">
      <w:bodyDiv w:val="1"/>
      <w:marLeft w:val="0"/>
      <w:marRight w:val="0"/>
      <w:marTop w:val="0"/>
      <w:marBottom w:val="0"/>
      <w:divBdr>
        <w:top w:val="none" w:sz="0" w:space="0" w:color="auto"/>
        <w:left w:val="none" w:sz="0" w:space="0" w:color="auto"/>
        <w:bottom w:val="none" w:sz="0" w:space="0" w:color="auto"/>
        <w:right w:val="none" w:sz="0" w:space="0" w:color="auto"/>
      </w:divBdr>
    </w:div>
    <w:div w:id="1425035636">
      <w:bodyDiv w:val="1"/>
      <w:marLeft w:val="0"/>
      <w:marRight w:val="0"/>
      <w:marTop w:val="0"/>
      <w:marBottom w:val="0"/>
      <w:divBdr>
        <w:top w:val="none" w:sz="0" w:space="0" w:color="auto"/>
        <w:left w:val="none" w:sz="0" w:space="0" w:color="auto"/>
        <w:bottom w:val="none" w:sz="0" w:space="0" w:color="auto"/>
        <w:right w:val="none" w:sz="0" w:space="0" w:color="auto"/>
      </w:divBdr>
    </w:div>
    <w:div w:id="1426265943">
      <w:bodyDiv w:val="1"/>
      <w:marLeft w:val="0"/>
      <w:marRight w:val="0"/>
      <w:marTop w:val="0"/>
      <w:marBottom w:val="0"/>
      <w:divBdr>
        <w:top w:val="none" w:sz="0" w:space="0" w:color="auto"/>
        <w:left w:val="none" w:sz="0" w:space="0" w:color="auto"/>
        <w:bottom w:val="none" w:sz="0" w:space="0" w:color="auto"/>
        <w:right w:val="none" w:sz="0" w:space="0" w:color="auto"/>
      </w:divBdr>
    </w:div>
    <w:div w:id="1427264469">
      <w:bodyDiv w:val="1"/>
      <w:marLeft w:val="0"/>
      <w:marRight w:val="0"/>
      <w:marTop w:val="0"/>
      <w:marBottom w:val="0"/>
      <w:divBdr>
        <w:top w:val="none" w:sz="0" w:space="0" w:color="auto"/>
        <w:left w:val="none" w:sz="0" w:space="0" w:color="auto"/>
        <w:bottom w:val="none" w:sz="0" w:space="0" w:color="auto"/>
        <w:right w:val="none" w:sz="0" w:space="0" w:color="auto"/>
      </w:divBdr>
    </w:div>
    <w:div w:id="1427770863">
      <w:bodyDiv w:val="1"/>
      <w:marLeft w:val="0"/>
      <w:marRight w:val="0"/>
      <w:marTop w:val="0"/>
      <w:marBottom w:val="0"/>
      <w:divBdr>
        <w:top w:val="none" w:sz="0" w:space="0" w:color="auto"/>
        <w:left w:val="none" w:sz="0" w:space="0" w:color="auto"/>
        <w:bottom w:val="none" w:sz="0" w:space="0" w:color="auto"/>
        <w:right w:val="none" w:sz="0" w:space="0" w:color="auto"/>
      </w:divBdr>
    </w:div>
    <w:div w:id="1427848632">
      <w:bodyDiv w:val="1"/>
      <w:marLeft w:val="0"/>
      <w:marRight w:val="0"/>
      <w:marTop w:val="0"/>
      <w:marBottom w:val="0"/>
      <w:divBdr>
        <w:top w:val="none" w:sz="0" w:space="0" w:color="auto"/>
        <w:left w:val="none" w:sz="0" w:space="0" w:color="auto"/>
        <w:bottom w:val="none" w:sz="0" w:space="0" w:color="auto"/>
        <w:right w:val="none" w:sz="0" w:space="0" w:color="auto"/>
      </w:divBdr>
    </w:div>
    <w:div w:id="1427926193">
      <w:bodyDiv w:val="1"/>
      <w:marLeft w:val="0"/>
      <w:marRight w:val="0"/>
      <w:marTop w:val="0"/>
      <w:marBottom w:val="0"/>
      <w:divBdr>
        <w:top w:val="none" w:sz="0" w:space="0" w:color="auto"/>
        <w:left w:val="none" w:sz="0" w:space="0" w:color="auto"/>
        <w:bottom w:val="none" w:sz="0" w:space="0" w:color="auto"/>
        <w:right w:val="none" w:sz="0" w:space="0" w:color="auto"/>
      </w:divBdr>
    </w:div>
    <w:div w:id="1428311127">
      <w:bodyDiv w:val="1"/>
      <w:marLeft w:val="0"/>
      <w:marRight w:val="0"/>
      <w:marTop w:val="0"/>
      <w:marBottom w:val="0"/>
      <w:divBdr>
        <w:top w:val="none" w:sz="0" w:space="0" w:color="auto"/>
        <w:left w:val="none" w:sz="0" w:space="0" w:color="auto"/>
        <w:bottom w:val="none" w:sz="0" w:space="0" w:color="auto"/>
        <w:right w:val="none" w:sz="0" w:space="0" w:color="auto"/>
      </w:divBdr>
    </w:div>
    <w:div w:id="1428454864">
      <w:bodyDiv w:val="1"/>
      <w:marLeft w:val="0"/>
      <w:marRight w:val="0"/>
      <w:marTop w:val="0"/>
      <w:marBottom w:val="0"/>
      <w:divBdr>
        <w:top w:val="none" w:sz="0" w:space="0" w:color="auto"/>
        <w:left w:val="none" w:sz="0" w:space="0" w:color="auto"/>
        <w:bottom w:val="none" w:sz="0" w:space="0" w:color="auto"/>
        <w:right w:val="none" w:sz="0" w:space="0" w:color="auto"/>
      </w:divBdr>
    </w:div>
    <w:div w:id="1428887029">
      <w:bodyDiv w:val="1"/>
      <w:marLeft w:val="0"/>
      <w:marRight w:val="0"/>
      <w:marTop w:val="0"/>
      <w:marBottom w:val="0"/>
      <w:divBdr>
        <w:top w:val="none" w:sz="0" w:space="0" w:color="auto"/>
        <w:left w:val="none" w:sz="0" w:space="0" w:color="auto"/>
        <w:bottom w:val="none" w:sz="0" w:space="0" w:color="auto"/>
        <w:right w:val="none" w:sz="0" w:space="0" w:color="auto"/>
      </w:divBdr>
    </w:div>
    <w:div w:id="1430157588">
      <w:bodyDiv w:val="1"/>
      <w:marLeft w:val="0"/>
      <w:marRight w:val="0"/>
      <w:marTop w:val="0"/>
      <w:marBottom w:val="0"/>
      <w:divBdr>
        <w:top w:val="none" w:sz="0" w:space="0" w:color="auto"/>
        <w:left w:val="none" w:sz="0" w:space="0" w:color="auto"/>
        <w:bottom w:val="none" w:sz="0" w:space="0" w:color="auto"/>
        <w:right w:val="none" w:sz="0" w:space="0" w:color="auto"/>
      </w:divBdr>
    </w:div>
    <w:div w:id="1430656690">
      <w:bodyDiv w:val="1"/>
      <w:marLeft w:val="0"/>
      <w:marRight w:val="0"/>
      <w:marTop w:val="0"/>
      <w:marBottom w:val="0"/>
      <w:divBdr>
        <w:top w:val="none" w:sz="0" w:space="0" w:color="auto"/>
        <w:left w:val="none" w:sz="0" w:space="0" w:color="auto"/>
        <w:bottom w:val="none" w:sz="0" w:space="0" w:color="auto"/>
        <w:right w:val="none" w:sz="0" w:space="0" w:color="auto"/>
      </w:divBdr>
    </w:div>
    <w:div w:id="1431700138">
      <w:bodyDiv w:val="1"/>
      <w:marLeft w:val="0"/>
      <w:marRight w:val="0"/>
      <w:marTop w:val="0"/>
      <w:marBottom w:val="0"/>
      <w:divBdr>
        <w:top w:val="none" w:sz="0" w:space="0" w:color="auto"/>
        <w:left w:val="none" w:sz="0" w:space="0" w:color="auto"/>
        <w:bottom w:val="none" w:sz="0" w:space="0" w:color="auto"/>
        <w:right w:val="none" w:sz="0" w:space="0" w:color="auto"/>
      </w:divBdr>
    </w:div>
    <w:div w:id="1431781519">
      <w:bodyDiv w:val="1"/>
      <w:marLeft w:val="0"/>
      <w:marRight w:val="0"/>
      <w:marTop w:val="0"/>
      <w:marBottom w:val="0"/>
      <w:divBdr>
        <w:top w:val="none" w:sz="0" w:space="0" w:color="auto"/>
        <w:left w:val="none" w:sz="0" w:space="0" w:color="auto"/>
        <w:bottom w:val="none" w:sz="0" w:space="0" w:color="auto"/>
        <w:right w:val="none" w:sz="0" w:space="0" w:color="auto"/>
      </w:divBdr>
    </w:div>
    <w:div w:id="1432581623">
      <w:bodyDiv w:val="1"/>
      <w:marLeft w:val="0"/>
      <w:marRight w:val="0"/>
      <w:marTop w:val="0"/>
      <w:marBottom w:val="0"/>
      <w:divBdr>
        <w:top w:val="none" w:sz="0" w:space="0" w:color="auto"/>
        <w:left w:val="none" w:sz="0" w:space="0" w:color="auto"/>
        <w:bottom w:val="none" w:sz="0" w:space="0" w:color="auto"/>
        <w:right w:val="none" w:sz="0" w:space="0" w:color="auto"/>
      </w:divBdr>
    </w:div>
    <w:div w:id="1432818997">
      <w:bodyDiv w:val="1"/>
      <w:marLeft w:val="0"/>
      <w:marRight w:val="0"/>
      <w:marTop w:val="0"/>
      <w:marBottom w:val="0"/>
      <w:divBdr>
        <w:top w:val="none" w:sz="0" w:space="0" w:color="auto"/>
        <w:left w:val="none" w:sz="0" w:space="0" w:color="auto"/>
        <w:bottom w:val="none" w:sz="0" w:space="0" w:color="auto"/>
        <w:right w:val="none" w:sz="0" w:space="0" w:color="auto"/>
      </w:divBdr>
    </w:div>
    <w:div w:id="1433014405">
      <w:bodyDiv w:val="1"/>
      <w:marLeft w:val="0"/>
      <w:marRight w:val="0"/>
      <w:marTop w:val="0"/>
      <w:marBottom w:val="0"/>
      <w:divBdr>
        <w:top w:val="none" w:sz="0" w:space="0" w:color="auto"/>
        <w:left w:val="none" w:sz="0" w:space="0" w:color="auto"/>
        <w:bottom w:val="none" w:sz="0" w:space="0" w:color="auto"/>
        <w:right w:val="none" w:sz="0" w:space="0" w:color="auto"/>
      </w:divBdr>
    </w:div>
    <w:div w:id="1433165899">
      <w:bodyDiv w:val="1"/>
      <w:marLeft w:val="0"/>
      <w:marRight w:val="0"/>
      <w:marTop w:val="0"/>
      <w:marBottom w:val="0"/>
      <w:divBdr>
        <w:top w:val="none" w:sz="0" w:space="0" w:color="auto"/>
        <w:left w:val="none" w:sz="0" w:space="0" w:color="auto"/>
        <w:bottom w:val="none" w:sz="0" w:space="0" w:color="auto"/>
        <w:right w:val="none" w:sz="0" w:space="0" w:color="auto"/>
      </w:divBdr>
    </w:div>
    <w:div w:id="1433276913">
      <w:bodyDiv w:val="1"/>
      <w:marLeft w:val="0"/>
      <w:marRight w:val="0"/>
      <w:marTop w:val="0"/>
      <w:marBottom w:val="0"/>
      <w:divBdr>
        <w:top w:val="none" w:sz="0" w:space="0" w:color="auto"/>
        <w:left w:val="none" w:sz="0" w:space="0" w:color="auto"/>
        <w:bottom w:val="none" w:sz="0" w:space="0" w:color="auto"/>
        <w:right w:val="none" w:sz="0" w:space="0" w:color="auto"/>
      </w:divBdr>
    </w:div>
    <w:div w:id="1433740309">
      <w:bodyDiv w:val="1"/>
      <w:marLeft w:val="0"/>
      <w:marRight w:val="0"/>
      <w:marTop w:val="0"/>
      <w:marBottom w:val="0"/>
      <w:divBdr>
        <w:top w:val="none" w:sz="0" w:space="0" w:color="auto"/>
        <w:left w:val="none" w:sz="0" w:space="0" w:color="auto"/>
        <w:bottom w:val="none" w:sz="0" w:space="0" w:color="auto"/>
        <w:right w:val="none" w:sz="0" w:space="0" w:color="auto"/>
      </w:divBdr>
    </w:div>
    <w:div w:id="1434518566">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35855351">
      <w:bodyDiv w:val="1"/>
      <w:marLeft w:val="0"/>
      <w:marRight w:val="0"/>
      <w:marTop w:val="0"/>
      <w:marBottom w:val="0"/>
      <w:divBdr>
        <w:top w:val="none" w:sz="0" w:space="0" w:color="auto"/>
        <w:left w:val="none" w:sz="0" w:space="0" w:color="auto"/>
        <w:bottom w:val="none" w:sz="0" w:space="0" w:color="auto"/>
        <w:right w:val="none" w:sz="0" w:space="0" w:color="auto"/>
      </w:divBdr>
    </w:div>
    <w:div w:id="1436175761">
      <w:bodyDiv w:val="1"/>
      <w:marLeft w:val="0"/>
      <w:marRight w:val="0"/>
      <w:marTop w:val="0"/>
      <w:marBottom w:val="0"/>
      <w:divBdr>
        <w:top w:val="none" w:sz="0" w:space="0" w:color="auto"/>
        <w:left w:val="none" w:sz="0" w:space="0" w:color="auto"/>
        <w:bottom w:val="none" w:sz="0" w:space="0" w:color="auto"/>
        <w:right w:val="none" w:sz="0" w:space="0" w:color="auto"/>
      </w:divBdr>
    </w:div>
    <w:div w:id="1437872886">
      <w:bodyDiv w:val="1"/>
      <w:marLeft w:val="0"/>
      <w:marRight w:val="0"/>
      <w:marTop w:val="0"/>
      <w:marBottom w:val="0"/>
      <w:divBdr>
        <w:top w:val="none" w:sz="0" w:space="0" w:color="auto"/>
        <w:left w:val="none" w:sz="0" w:space="0" w:color="auto"/>
        <w:bottom w:val="none" w:sz="0" w:space="0" w:color="auto"/>
        <w:right w:val="none" w:sz="0" w:space="0" w:color="auto"/>
      </w:divBdr>
    </w:div>
    <w:div w:id="1438019752">
      <w:bodyDiv w:val="1"/>
      <w:marLeft w:val="0"/>
      <w:marRight w:val="0"/>
      <w:marTop w:val="0"/>
      <w:marBottom w:val="0"/>
      <w:divBdr>
        <w:top w:val="none" w:sz="0" w:space="0" w:color="auto"/>
        <w:left w:val="none" w:sz="0" w:space="0" w:color="auto"/>
        <w:bottom w:val="none" w:sz="0" w:space="0" w:color="auto"/>
        <w:right w:val="none" w:sz="0" w:space="0" w:color="auto"/>
      </w:divBdr>
    </w:div>
    <w:div w:id="1438404326">
      <w:bodyDiv w:val="1"/>
      <w:marLeft w:val="0"/>
      <w:marRight w:val="0"/>
      <w:marTop w:val="0"/>
      <w:marBottom w:val="0"/>
      <w:divBdr>
        <w:top w:val="none" w:sz="0" w:space="0" w:color="auto"/>
        <w:left w:val="none" w:sz="0" w:space="0" w:color="auto"/>
        <w:bottom w:val="none" w:sz="0" w:space="0" w:color="auto"/>
        <w:right w:val="none" w:sz="0" w:space="0" w:color="auto"/>
      </w:divBdr>
    </w:div>
    <w:div w:id="1439062415">
      <w:bodyDiv w:val="1"/>
      <w:marLeft w:val="0"/>
      <w:marRight w:val="0"/>
      <w:marTop w:val="0"/>
      <w:marBottom w:val="0"/>
      <w:divBdr>
        <w:top w:val="none" w:sz="0" w:space="0" w:color="auto"/>
        <w:left w:val="none" w:sz="0" w:space="0" w:color="auto"/>
        <w:bottom w:val="none" w:sz="0" w:space="0" w:color="auto"/>
        <w:right w:val="none" w:sz="0" w:space="0" w:color="auto"/>
      </w:divBdr>
    </w:div>
    <w:div w:id="1439178222">
      <w:bodyDiv w:val="1"/>
      <w:marLeft w:val="0"/>
      <w:marRight w:val="0"/>
      <w:marTop w:val="0"/>
      <w:marBottom w:val="0"/>
      <w:divBdr>
        <w:top w:val="none" w:sz="0" w:space="0" w:color="auto"/>
        <w:left w:val="none" w:sz="0" w:space="0" w:color="auto"/>
        <w:bottom w:val="none" w:sz="0" w:space="0" w:color="auto"/>
        <w:right w:val="none" w:sz="0" w:space="0" w:color="auto"/>
      </w:divBdr>
    </w:div>
    <w:div w:id="1440418448">
      <w:bodyDiv w:val="1"/>
      <w:marLeft w:val="0"/>
      <w:marRight w:val="0"/>
      <w:marTop w:val="0"/>
      <w:marBottom w:val="0"/>
      <w:divBdr>
        <w:top w:val="none" w:sz="0" w:space="0" w:color="auto"/>
        <w:left w:val="none" w:sz="0" w:space="0" w:color="auto"/>
        <w:bottom w:val="none" w:sz="0" w:space="0" w:color="auto"/>
        <w:right w:val="none" w:sz="0" w:space="0" w:color="auto"/>
      </w:divBdr>
    </w:div>
    <w:div w:id="1440489754">
      <w:bodyDiv w:val="1"/>
      <w:marLeft w:val="0"/>
      <w:marRight w:val="0"/>
      <w:marTop w:val="0"/>
      <w:marBottom w:val="0"/>
      <w:divBdr>
        <w:top w:val="none" w:sz="0" w:space="0" w:color="auto"/>
        <w:left w:val="none" w:sz="0" w:space="0" w:color="auto"/>
        <w:bottom w:val="none" w:sz="0" w:space="0" w:color="auto"/>
        <w:right w:val="none" w:sz="0" w:space="0" w:color="auto"/>
      </w:divBdr>
    </w:div>
    <w:div w:id="1441339443">
      <w:bodyDiv w:val="1"/>
      <w:marLeft w:val="0"/>
      <w:marRight w:val="0"/>
      <w:marTop w:val="0"/>
      <w:marBottom w:val="0"/>
      <w:divBdr>
        <w:top w:val="none" w:sz="0" w:space="0" w:color="auto"/>
        <w:left w:val="none" w:sz="0" w:space="0" w:color="auto"/>
        <w:bottom w:val="none" w:sz="0" w:space="0" w:color="auto"/>
        <w:right w:val="none" w:sz="0" w:space="0" w:color="auto"/>
      </w:divBdr>
    </w:div>
    <w:div w:id="1442185412">
      <w:bodyDiv w:val="1"/>
      <w:marLeft w:val="0"/>
      <w:marRight w:val="0"/>
      <w:marTop w:val="0"/>
      <w:marBottom w:val="0"/>
      <w:divBdr>
        <w:top w:val="none" w:sz="0" w:space="0" w:color="auto"/>
        <w:left w:val="none" w:sz="0" w:space="0" w:color="auto"/>
        <w:bottom w:val="none" w:sz="0" w:space="0" w:color="auto"/>
        <w:right w:val="none" w:sz="0" w:space="0" w:color="auto"/>
      </w:divBdr>
    </w:div>
    <w:div w:id="1442725125">
      <w:bodyDiv w:val="1"/>
      <w:marLeft w:val="0"/>
      <w:marRight w:val="0"/>
      <w:marTop w:val="0"/>
      <w:marBottom w:val="0"/>
      <w:divBdr>
        <w:top w:val="none" w:sz="0" w:space="0" w:color="auto"/>
        <w:left w:val="none" w:sz="0" w:space="0" w:color="auto"/>
        <w:bottom w:val="none" w:sz="0" w:space="0" w:color="auto"/>
        <w:right w:val="none" w:sz="0" w:space="0" w:color="auto"/>
      </w:divBdr>
    </w:div>
    <w:div w:id="1442841137">
      <w:bodyDiv w:val="1"/>
      <w:marLeft w:val="0"/>
      <w:marRight w:val="0"/>
      <w:marTop w:val="0"/>
      <w:marBottom w:val="0"/>
      <w:divBdr>
        <w:top w:val="none" w:sz="0" w:space="0" w:color="auto"/>
        <w:left w:val="none" w:sz="0" w:space="0" w:color="auto"/>
        <w:bottom w:val="none" w:sz="0" w:space="0" w:color="auto"/>
        <w:right w:val="none" w:sz="0" w:space="0" w:color="auto"/>
      </w:divBdr>
    </w:div>
    <w:div w:id="1443261961">
      <w:bodyDiv w:val="1"/>
      <w:marLeft w:val="0"/>
      <w:marRight w:val="0"/>
      <w:marTop w:val="0"/>
      <w:marBottom w:val="0"/>
      <w:divBdr>
        <w:top w:val="none" w:sz="0" w:space="0" w:color="auto"/>
        <w:left w:val="none" w:sz="0" w:space="0" w:color="auto"/>
        <w:bottom w:val="none" w:sz="0" w:space="0" w:color="auto"/>
        <w:right w:val="none" w:sz="0" w:space="0" w:color="auto"/>
      </w:divBdr>
    </w:div>
    <w:div w:id="1443378576">
      <w:bodyDiv w:val="1"/>
      <w:marLeft w:val="0"/>
      <w:marRight w:val="0"/>
      <w:marTop w:val="0"/>
      <w:marBottom w:val="0"/>
      <w:divBdr>
        <w:top w:val="none" w:sz="0" w:space="0" w:color="auto"/>
        <w:left w:val="none" w:sz="0" w:space="0" w:color="auto"/>
        <w:bottom w:val="none" w:sz="0" w:space="0" w:color="auto"/>
        <w:right w:val="none" w:sz="0" w:space="0" w:color="auto"/>
      </w:divBdr>
    </w:div>
    <w:div w:id="1444376113">
      <w:bodyDiv w:val="1"/>
      <w:marLeft w:val="0"/>
      <w:marRight w:val="0"/>
      <w:marTop w:val="0"/>
      <w:marBottom w:val="0"/>
      <w:divBdr>
        <w:top w:val="none" w:sz="0" w:space="0" w:color="auto"/>
        <w:left w:val="none" w:sz="0" w:space="0" w:color="auto"/>
        <w:bottom w:val="none" w:sz="0" w:space="0" w:color="auto"/>
        <w:right w:val="none" w:sz="0" w:space="0" w:color="auto"/>
      </w:divBdr>
    </w:div>
    <w:div w:id="1444494632">
      <w:bodyDiv w:val="1"/>
      <w:marLeft w:val="0"/>
      <w:marRight w:val="0"/>
      <w:marTop w:val="0"/>
      <w:marBottom w:val="0"/>
      <w:divBdr>
        <w:top w:val="none" w:sz="0" w:space="0" w:color="auto"/>
        <w:left w:val="none" w:sz="0" w:space="0" w:color="auto"/>
        <w:bottom w:val="none" w:sz="0" w:space="0" w:color="auto"/>
        <w:right w:val="none" w:sz="0" w:space="0" w:color="auto"/>
      </w:divBdr>
    </w:div>
    <w:div w:id="1447391135">
      <w:bodyDiv w:val="1"/>
      <w:marLeft w:val="0"/>
      <w:marRight w:val="0"/>
      <w:marTop w:val="0"/>
      <w:marBottom w:val="0"/>
      <w:divBdr>
        <w:top w:val="none" w:sz="0" w:space="0" w:color="auto"/>
        <w:left w:val="none" w:sz="0" w:space="0" w:color="auto"/>
        <w:bottom w:val="none" w:sz="0" w:space="0" w:color="auto"/>
        <w:right w:val="none" w:sz="0" w:space="0" w:color="auto"/>
      </w:divBdr>
    </w:div>
    <w:div w:id="1447579159">
      <w:bodyDiv w:val="1"/>
      <w:marLeft w:val="0"/>
      <w:marRight w:val="0"/>
      <w:marTop w:val="0"/>
      <w:marBottom w:val="0"/>
      <w:divBdr>
        <w:top w:val="none" w:sz="0" w:space="0" w:color="auto"/>
        <w:left w:val="none" w:sz="0" w:space="0" w:color="auto"/>
        <w:bottom w:val="none" w:sz="0" w:space="0" w:color="auto"/>
        <w:right w:val="none" w:sz="0" w:space="0" w:color="auto"/>
      </w:divBdr>
    </w:div>
    <w:div w:id="1447887437">
      <w:bodyDiv w:val="1"/>
      <w:marLeft w:val="0"/>
      <w:marRight w:val="0"/>
      <w:marTop w:val="0"/>
      <w:marBottom w:val="0"/>
      <w:divBdr>
        <w:top w:val="none" w:sz="0" w:space="0" w:color="auto"/>
        <w:left w:val="none" w:sz="0" w:space="0" w:color="auto"/>
        <w:bottom w:val="none" w:sz="0" w:space="0" w:color="auto"/>
        <w:right w:val="none" w:sz="0" w:space="0" w:color="auto"/>
      </w:divBdr>
    </w:div>
    <w:div w:id="1448040232">
      <w:bodyDiv w:val="1"/>
      <w:marLeft w:val="0"/>
      <w:marRight w:val="0"/>
      <w:marTop w:val="0"/>
      <w:marBottom w:val="0"/>
      <w:divBdr>
        <w:top w:val="none" w:sz="0" w:space="0" w:color="auto"/>
        <w:left w:val="none" w:sz="0" w:space="0" w:color="auto"/>
        <w:bottom w:val="none" w:sz="0" w:space="0" w:color="auto"/>
        <w:right w:val="none" w:sz="0" w:space="0" w:color="auto"/>
      </w:divBdr>
    </w:div>
    <w:div w:id="1448088345">
      <w:bodyDiv w:val="1"/>
      <w:marLeft w:val="0"/>
      <w:marRight w:val="0"/>
      <w:marTop w:val="0"/>
      <w:marBottom w:val="0"/>
      <w:divBdr>
        <w:top w:val="none" w:sz="0" w:space="0" w:color="auto"/>
        <w:left w:val="none" w:sz="0" w:space="0" w:color="auto"/>
        <w:bottom w:val="none" w:sz="0" w:space="0" w:color="auto"/>
        <w:right w:val="none" w:sz="0" w:space="0" w:color="auto"/>
      </w:divBdr>
    </w:div>
    <w:div w:id="1448546003">
      <w:bodyDiv w:val="1"/>
      <w:marLeft w:val="0"/>
      <w:marRight w:val="0"/>
      <w:marTop w:val="0"/>
      <w:marBottom w:val="0"/>
      <w:divBdr>
        <w:top w:val="none" w:sz="0" w:space="0" w:color="auto"/>
        <w:left w:val="none" w:sz="0" w:space="0" w:color="auto"/>
        <w:bottom w:val="none" w:sz="0" w:space="0" w:color="auto"/>
        <w:right w:val="none" w:sz="0" w:space="0" w:color="auto"/>
      </w:divBdr>
    </w:div>
    <w:div w:id="1449398188">
      <w:bodyDiv w:val="1"/>
      <w:marLeft w:val="0"/>
      <w:marRight w:val="0"/>
      <w:marTop w:val="0"/>
      <w:marBottom w:val="0"/>
      <w:divBdr>
        <w:top w:val="none" w:sz="0" w:space="0" w:color="auto"/>
        <w:left w:val="none" w:sz="0" w:space="0" w:color="auto"/>
        <w:bottom w:val="none" w:sz="0" w:space="0" w:color="auto"/>
        <w:right w:val="none" w:sz="0" w:space="0" w:color="auto"/>
      </w:divBdr>
    </w:div>
    <w:div w:id="1450011552">
      <w:bodyDiv w:val="1"/>
      <w:marLeft w:val="0"/>
      <w:marRight w:val="0"/>
      <w:marTop w:val="0"/>
      <w:marBottom w:val="0"/>
      <w:divBdr>
        <w:top w:val="none" w:sz="0" w:space="0" w:color="auto"/>
        <w:left w:val="none" w:sz="0" w:space="0" w:color="auto"/>
        <w:bottom w:val="none" w:sz="0" w:space="0" w:color="auto"/>
        <w:right w:val="none" w:sz="0" w:space="0" w:color="auto"/>
      </w:divBdr>
    </w:div>
    <w:div w:id="1450469357">
      <w:bodyDiv w:val="1"/>
      <w:marLeft w:val="0"/>
      <w:marRight w:val="0"/>
      <w:marTop w:val="0"/>
      <w:marBottom w:val="0"/>
      <w:divBdr>
        <w:top w:val="none" w:sz="0" w:space="0" w:color="auto"/>
        <w:left w:val="none" w:sz="0" w:space="0" w:color="auto"/>
        <w:bottom w:val="none" w:sz="0" w:space="0" w:color="auto"/>
        <w:right w:val="none" w:sz="0" w:space="0" w:color="auto"/>
      </w:divBdr>
    </w:div>
    <w:div w:id="1450707770">
      <w:bodyDiv w:val="1"/>
      <w:marLeft w:val="0"/>
      <w:marRight w:val="0"/>
      <w:marTop w:val="0"/>
      <w:marBottom w:val="0"/>
      <w:divBdr>
        <w:top w:val="none" w:sz="0" w:space="0" w:color="auto"/>
        <w:left w:val="none" w:sz="0" w:space="0" w:color="auto"/>
        <w:bottom w:val="none" w:sz="0" w:space="0" w:color="auto"/>
        <w:right w:val="none" w:sz="0" w:space="0" w:color="auto"/>
      </w:divBdr>
    </w:div>
    <w:div w:id="1450975818">
      <w:bodyDiv w:val="1"/>
      <w:marLeft w:val="0"/>
      <w:marRight w:val="0"/>
      <w:marTop w:val="0"/>
      <w:marBottom w:val="0"/>
      <w:divBdr>
        <w:top w:val="none" w:sz="0" w:space="0" w:color="auto"/>
        <w:left w:val="none" w:sz="0" w:space="0" w:color="auto"/>
        <w:bottom w:val="none" w:sz="0" w:space="0" w:color="auto"/>
        <w:right w:val="none" w:sz="0" w:space="0" w:color="auto"/>
      </w:divBdr>
    </w:div>
    <w:div w:id="1451819985">
      <w:bodyDiv w:val="1"/>
      <w:marLeft w:val="0"/>
      <w:marRight w:val="0"/>
      <w:marTop w:val="0"/>
      <w:marBottom w:val="0"/>
      <w:divBdr>
        <w:top w:val="none" w:sz="0" w:space="0" w:color="auto"/>
        <w:left w:val="none" w:sz="0" w:space="0" w:color="auto"/>
        <w:bottom w:val="none" w:sz="0" w:space="0" w:color="auto"/>
        <w:right w:val="none" w:sz="0" w:space="0" w:color="auto"/>
      </w:divBdr>
    </w:div>
    <w:div w:id="1451823447">
      <w:bodyDiv w:val="1"/>
      <w:marLeft w:val="0"/>
      <w:marRight w:val="0"/>
      <w:marTop w:val="0"/>
      <w:marBottom w:val="0"/>
      <w:divBdr>
        <w:top w:val="none" w:sz="0" w:space="0" w:color="auto"/>
        <w:left w:val="none" w:sz="0" w:space="0" w:color="auto"/>
        <w:bottom w:val="none" w:sz="0" w:space="0" w:color="auto"/>
        <w:right w:val="none" w:sz="0" w:space="0" w:color="auto"/>
      </w:divBdr>
    </w:div>
    <w:div w:id="1451897459">
      <w:bodyDiv w:val="1"/>
      <w:marLeft w:val="0"/>
      <w:marRight w:val="0"/>
      <w:marTop w:val="0"/>
      <w:marBottom w:val="0"/>
      <w:divBdr>
        <w:top w:val="none" w:sz="0" w:space="0" w:color="auto"/>
        <w:left w:val="none" w:sz="0" w:space="0" w:color="auto"/>
        <w:bottom w:val="none" w:sz="0" w:space="0" w:color="auto"/>
        <w:right w:val="none" w:sz="0" w:space="0" w:color="auto"/>
      </w:divBdr>
    </w:div>
    <w:div w:id="1452045041">
      <w:bodyDiv w:val="1"/>
      <w:marLeft w:val="0"/>
      <w:marRight w:val="0"/>
      <w:marTop w:val="0"/>
      <w:marBottom w:val="0"/>
      <w:divBdr>
        <w:top w:val="none" w:sz="0" w:space="0" w:color="auto"/>
        <w:left w:val="none" w:sz="0" w:space="0" w:color="auto"/>
        <w:bottom w:val="none" w:sz="0" w:space="0" w:color="auto"/>
        <w:right w:val="none" w:sz="0" w:space="0" w:color="auto"/>
      </w:divBdr>
    </w:div>
    <w:div w:id="1452673642">
      <w:bodyDiv w:val="1"/>
      <w:marLeft w:val="0"/>
      <w:marRight w:val="0"/>
      <w:marTop w:val="0"/>
      <w:marBottom w:val="0"/>
      <w:divBdr>
        <w:top w:val="none" w:sz="0" w:space="0" w:color="auto"/>
        <w:left w:val="none" w:sz="0" w:space="0" w:color="auto"/>
        <w:bottom w:val="none" w:sz="0" w:space="0" w:color="auto"/>
        <w:right w:val="none" w:sz="0" w:space="0" w:color="auto"/>
      </w:divBdr>
    </w:div>
    <w:div w:id="1452868851">
      <w:bodyDiv w:val="1"/>
      <w:marLeft w:val="0"/>
      <w:marRight w:val="0"/>
      <w:marTop w:val="0"/>
      <w:marBottom w:val="0"/>
      <w:divBdr>
        <w:top w:val="none" w:sz="0" w:space="0" w:color="auto"/>
        <w:left w:val="none" w:sz="0" w:space="0" w:color="auto"/>
        <w:bottom w:val="none" w:sz="0" w:space="0" w:color="auto"/>
        <w:right w:val="none" w:sz="0" w:space="0" w:color="auto"/>
      </w:divBdr>
    </w:div>
    <w:div w:id="1453281423">
      <w:bodyDiv w:val="1"/>
      <w:marLeft w:val="0"/>
      <w:marRight w:val="0"/>
      <w:marTop w:val="0"/>
      <w:marBottom w:val="0"/>
      <w:divBdr>
        <w:top w:val="none" w:sz="0" w:space="0" w:color="auto"/>
        <w:left w:val="none" w:sz="0" w:space="0" w:color="auto"/>
        <w:bottom w:val="none" w:sz="0" w:space="0" w:color="auto"/>
        <w:right w:val="none" w:sz="0" w:space="0" w:color="auto"/>
      </w:divBdr>
    </w:div>
    <w:div w:id="1453287295">
      <w:bodyDiv w:val="1"/>
      <w:marLeft w:val="0"/>
      <w:marRight w:val="0"/>
      <w:marTop w:val="0"/>
      <w:marBottom w:val="0"/>
      <w:divBdr>
        <w:top w:val="none" w:sz="0" w:space="0" w:color="auto"/>
        <w:left w:val="none" w:sz="0" w:space="0" w:color="auto"/>
        <w:bottom w:val="none" w:sz="0" w:space="0" w:color="auto"/>
        <w:right w:val="none" w:sz="0" w:space="0" w:color="auto"/>
      </w:divBdr>
    </w:div>
    <w:div w:id="1454059322">
      <w:bodyDiv w:val="1"/>
      <w:marLeft w:val="0"/>
      <w:marRight w:val="0"/>
      <w:marTop w:val="0"/>
      <w:marBottom w:val="0"/>
      <w:divBdr>
        <w:top w:val="none" w:sz="0" w:space="0" w:color="auto"/>
        <w:left w:val="none" w:sz="0" w:space="0" w:color="auto"/>
        <w:bottom w:val="none" w:sz="0" w:space="0" w:color="auto"/>
        <w:right w:val="none" w:sz="0" w:space="0" w:color="auto"/>
      </w:divBdr>
    </w:div>
    <w:div w:id="1454178546">
      <w:bodyDiv w:val="1"/>
      <w:marLeft w:val="0"/>
      <w:marRight w:val="0"/>
      <w:marTop w:val="0"/>
      <w:marBottom w:val="0"/>
      <w:divBdr>
        <w:top w:val="none" w:sz="0" w:space="0" w:color="auto"/>
        <w:left w:val="none" w:sz="0" w:space="0" w:color="auto"/>
        <w:bottom w:val="none" w:sz="0" w:space="0" w:color="auto"/>
        <w:right w:val="none" w:sz="0" w:space="0" w:color="auto"/>
      </w:divBdr>
    </w:div>
    <w:div w:id="1454592867">
      <w:bodyDiv w:val="1"/>
      <w:marLeft w:val="0"/>
      <w:marRight w:val="0"/>
      <w:marTop w:val="0"/>
      <w:marBottom w:val="0"/>
      <w:divBdr>
        <w:top w:val="none" w:sz="0" w:space="0" w:color="auto"/>
        <w:left w:val="none" w:sz="0" w:space="0" w:color="auto"/>
        <w:bottom w:val="none" w:sz="0" w:space="0" w:color="auto"/>
        <w:right w:val="none" w:sz="0" w:space="0" w:color="auto"/>
      </w:divBdr>
    </w:div>
    <w:div w:id="1454785781">
      <w:bodyDiv w:val="1"/>
      <w:marLeft w:val="0"/>
      <w:marRight w:val="0"/>
      <w:marTop w:val="0"/>
      <w:marBottom w:val="0"/>
      <w:divBdr>
        <w:top w:val="none" w:sz="0" w:space="0" w:color="auto"/>
        <w:left w:val="none" w:sz="0" w:space="0" w:color="auto"/>
        <w:bottom w:val="none" w:sz="0" w:space="0" w:color="auto"/>
        <w:right w:val="none" w:sz="0" w:space="0" w:color="auto"/>
      </w:divBdr>
    </w:div>
    <w:div w:id="1454863095">
      <w:bodyDiv w:val="1"/>
      <w:marLeft w:val="0"/>
      <w:marRight w:val="0"/>
      <w:marTop w:val="0"/>
      <w:marBottom w:val="0"/>
      <w:divBdr>
        <w:top w:val="none" w:sz="0" w:space="0" w:color="auto"/>
        <w:left w:val="none" w:sz="0" w:space="0" w:color="auto"/>
        <w:bottom w:val="none" w:sz="0" w:space="0" w:color="auto"/>
        <w:right w:val="none" w:sz="0" w:space="0" w:color="auto"/>
      </w:divBdr>
    </w:div>
    <w:div w:id="1455372209">
      <w:bodyDiv w:val="1"/>
      <w:marLeft w:val="0"/>
      <w:marRight w:val="0"/>
      <w:marTop w:val="0"/>
      <w:marBottom w:val="0"/>
      <w:divBdr>
        <w:top w:val="none" w:sz="0" w:space="0" w:color="auto"/>
        <w:left w:val="none" w:sz="0" w:space="0" w:color="auto"/>
        <w:bottom w:val="none" w:sz="0" w:space="0" w:color="auto"/>
        <w:right w:val="none" w:sz="0" w:space="0" w:color="auto"/>
      </w:divBdr>
    </w:div>
    <w:div w:id="1455446288">
      <w:bodyDiv w:val="1"/>
      <w:marLeft w:val="0"/>
      <w:marRight w:val="0"/>
      <w:marTop w:val="0"/>
      <w:marBottom w:val="0"/>
      <w:divBdr>
        <w:top w:val="none" w:sz="0" w:space="0" w:color="auto"/>
        <w:left w:val="none" w:sz="0" w:space="0" w:color="auto"/>
        <w:bottom w:val="none" w:sz="0" w:space="0" w:color="auto"/>
        <w:right w:val="none" w:sz="0" w:space="0" w:color="auto"/>
      </w:divBdr>
    </w:div>
    <w:div w:id="1456095868">
      <w:bodyDiv w:val="1"/>
      <w:marLeft w:val="0"/>
      <w:marRight w:val="0"/>
      <w:marTop w:val="0"/>
      <w:marBottom w:val="0"/>
      <w:divBdr>
        <w:top w:val="none" w:sz="0" w:space="0" w:color="auto"/>
        <w:left w:val="none" w:sz="0" w:space="0" w:color="auto"/>
        <w:bottom w:val="none" w:sz="0" w:space="0" w:color="auto"/>
        <w:right w:val="none" w:sz="0" w:space="0" w:color="auto"/>
      </w:divBdr>
    </w:div>
    <w:div w:id="1456171839">
      <w:bodyDiv w:val="1"/>
      <w:marLeft w:val="0"/>
      <w:marRight w:val="0"/>
      <w:marTop w:val="0"/>
      <w:marBottom w:val="0"/>
      <w:divBdr>
        <w:top w:val="none" w:sz="0" w:space="0" w:color="auto"/>
        <w:left w:val="none" w:sz="0" w:space="0" w:color="auto"/>
        <w:bottom w:val="none" w:sz="0" w:space="0" w:color="auto"/>
        <w:right w:val="none" w:sz="0" w:space="0" w:color="auto"/>
      </w:divBdr>
    </w:div>
    <w:div w:id="1456175982">
      <w:bodyDiv w:val="1"/>
      <w:marLeft w:val="0"/>
      <w:marRight w:val="0"/>
      <w:marTop w:val="0"/>
      <w:marBottom w:val="0"/>
      <w:divBdr>
        <w:top w:val="none" w:sz="0" w:space="0" w:color="auto"/>
        <w:left w:val="none" w:sz="0" w:space="0" w:color="auto"/>
        <w:bottom w:val="none" w:sz="0" w:space="0" w:color="auto"/>
        <w:right w:val="none" w:sz="0" w:space="0" w:color="auto"/>
      </w:divBdr>
    </w:div>
    <w:div w:id="1456946579">
      <w:bodyDiv w:val="1"/>
      <w:marLeft w:val="0"/>
      <w:marRight w:val="0"/>
      <w:marTop w:val="0"/>
      <w:marBottom w:val="0"/>
      <w:divBdr>
        <w:top w:val="none" w:sz="0" w:space="0" w:color="auto"/>
        <w:left w:val="none" w:sz="0" w:space="0" w:color="auto"/>
        <w:bottom w:val="none" w:sz="0" w:space="0" w:color="auto"/>
        <w:right w:val="none" w:sz="0" w:space="0" w:color="auto"/>
      </w:divBdr>
    </w:div>
    <w:div w:id="1457066582">
      <w:bodyDiv w:val="1"/>
      <w:marLeft w:val="0"/>
      <w:marRight w:val="0"/>
      <w:marTop w:val="0"/>
      <w:marBottom w:val="0"/>
      <w:divBdr>
        <w:top w:val="none" w:sz="0" w:space="0" w:color="auto"/>
        <w:left w:val="none" w:sz="0" w:space="0" w:color="auto"/>
        <w:bottom w:val="none" w:sz="0" w:space="0" w:color="auto"/>
        <w:right w:val="none" w:sz="0" w:space="0" w:color="auto"/>
      </w:divBdr>
    </w:div>
    <w:div w:id="1457986657">
      <w:bodyDiv w:val="1"/>
      <w:marLeft w:val="0"/>
      <w:marRight w:val="0"/>
      <w:marTop w:val="0"/>
      <w:marBottom w:val="0"/>
      <w:divBdr>
        <w:top w:val="none" w:sz="0" w:space="0" w:color="auto"/>
        <w:left w:val="none" w:sz="0" w:space="0" w:color="auto"/>
        <w:bottom w:val="none" w:sz="0" w:space="0" w:color="auto"/>
        <w:right w:val="none" w:sz="0" w:space="0" w:color="auto"/>
      </w:divBdr>
    </w:div>
    <w:div w:id="1458065018">
      <w:bodyDiv w:val="1"/>
      <w:marLeft w:val="0"/>
      <w:marRight w:val="0"/>
      <w:marTop w:val="0"/>
      <w:marBottom w:val="0"/>
      <w:divBdr>
        <w:top w:val="none" w:sz="0" w:space="0" w:color="auto"/>
        <w:left w:val="none" w:sz="0" w:space="0" w:color="auto"/>
        <w:bottom w:val="none" w:sz="0" w:space="0" w:color="auto"/>
        <w:right w:val="none" w:sz="0" w:space="0" w:color="auto"/>
      </w:divBdr>
    </w:div>
    <w:div w:id="1458260118">
      <w:bodyDiv w:val="1"/>
      <w:marLeft w:val="0"/>
      <w:marRight w:val="0"/>
      <w:marTop w:val="0"/>
      <w:marBottom w:val="0"/>
      <w:divBdr>
        <w:top w:val="none" w:sz="0" w:space="0" w:color="auto"/>
        <w:left w:val="none" w:sz="0" w:space="0" w:color="auto"/>
        <w:bottom w:val="none" w:sz="0" w:space="0" w:color="auto"/>
        <w:right w:val="none" w:sz="0" w:space="0" w:color="auto"/>
      </w:divBdr>
    </w:div>
    <w:div w:id="1458723311">
      <w:bodyDiv w:val="1"/>
      <w:marLeft w:val="0"/>
      <w:marRight w:val="0"/>
      <w:marTop w:val="0"/>
      <w:marBottom w:val="0"/>
      <w:divBdr>
        <w:top w:val="none" w:sz="0" w:space="0" w:color="auto"/>
        <w:left w:val="none" w:sz="0" w:space="0" w:color="auto"/>
        <w:bottom w:val="none" w:sz="0" w:space="0" w:color="auto"/>
        <w:right w:val="none" w:sz="0" w:space="0" w:color="auto"/>
      </w:divBdr>
    </w:div>
    <w:div w:id="1459059650">
      <w:bodyDiv w:val="1"/>
      <w:marLeft w:val="0"/>
      <w:marRight w:val="0"/>
      <w:marTop w:val="0"/>
      <w:marBottom w:val="0"/>
      <w:divBdr>
        <w:top w:val="none" w:sz="0" w:space="0" w:color="auto"/>
        <w:left w:val="none" w:sz="0" w:space="0" w:color="auto"/>
        <w:bottom w:val="none" w:sz="0" w:space="0" w:color="auto"/>
        <w:right w:val="none" w:sz="0" w:space="0" w:color="auto"/>
      </w:divBdr>
    </w:div>
    <w:div w:id="1459493630">
      <w:bodyDiv w:val="1"/>
      <w:marLeft w:val="0"/>
      <w:marRight w:val="0"/>
      <w:marTop w:val="0"/>
      <w:marBottom w:val="0"/>
      <w:divBdr>
        <w:top w:val="none" w:sz="0" w:space="0" w:color="auto"/>
        <w:left w:val="none" w:sz="0" w:space="0" w:color="auto"/>
        <w:bottom w:val="none" w:sz="0" w:space="0" w:color="auto"/>
        <w:right w:val="none" w:sz="0" w:space="0" w:color="auto"/>
      </w:divBdr>
    </w:div>
    <w:div w:id="1460614250">
      <w:bodyDiv w:val="1"/>
      <w:marLeft w:val="0"/>
      <w:marRight w:val="0"/>
      <w:marTop w:val="0"/>
      <w:marBottom w:val="0"/>
      <w:divBdr>
        <w:top w:val="none" w:sz="0" w:space="0" w:color="auto"/>
        <w:left w:val="none" w:sz="0" w:space="0" w:color="auto"/>
        <w:bottom w:val="none" w:sz="0" w:space="0" w:color="auto"/>
        <w:right w:val="none" w:sz="0" w:space="0" w:color="auto"/>
      </w:divBdr>
    </w:div>
    <w:div w:id="1460955726">
      <w:bodyDiv w:val="1"/>
      <w:marLeft w:val="0"/>
      <w:marRight w:val="0"/>
      <w:marTop w:val="0"/>
      <w:marBottom w:val="0"/>
      <w:divBdr>
        <w:top w:val="none" w:sz="0" w:space="0" w:color="auto"/>
        <w:left w:val="none" w:sz="0" w:space="0" w:color="auto"/>
        <w:bottom w:val="none" w:sz="0" w:space="0" w:color="auto"/>
        <w:right w:val="none" w:sz="0" w:space="0" w:color="auto"/>
      </w:divBdr>
    </w:div>
    <w:div w:id="1461534478">
      <w:bodyDiv w:val="1"/>
      <w:marLeft w:val="0"/>
      <w:marRight w:val="0"/>
      <w:marTop w:val="0"/>
      <w:marBottom w:val="0"/>
      <w:divBdr>
        <w:top w:val="none" w:sz="0" w:space="0" w:color="auto"/>
        <w:left w:val="none" w:sz="0" w:space="0" w:color="auto"/>
        <w:bottom w:val="none" w:sz="0" w:space="0" w:color="auto"/>
        <w:right w:val="none" w:sz="0" w:space="0" w:color="auto"/>
      </w:divBdr>
    </w:div>
    <w:div w:id="1462923230">
      <w:bodyDiv w:val="1"/>
      <w:marLeft w:val="0"/>
      <w:marRight w:val="0"/>
      <w:marTop w:val="0"/>
      <w:marBottom w:val="0"/>
      <w:divBdr>
        <w:top w:val="none" w:sz="0" w:space="0" w:color="auto"/>
        <w:left w:val="none" w:sz="0" w:space="0" w:color="auto"/>
        <w:bottom w:val="none" w:sz="0" w:space="0" w:color="auto"/>
        <w:right w:val="none" w:sz="0" w:space="0" w:color="auto"/>
      </w:divBdr>
    </w:div>
    <w:div w:id="1463771836">
      <w:bodyDiv w:val="1"/>
      <w:marLeft w:val="0"/>
      <w:marRight w:val="0"/>
      <w:marTop w:val="0"/>
      <w:marBottom w:val="0"/>
      <w:divBdr>
        <w:top w:val="none" w:sz="0" w:space="0" w:color="auto"/>
        <w:left w:val="none" w:sz="0" w:space="0" w:color="auto"/>
        <w:bottom w:val="none" w:sz="0" w:space="0" w:color="auto"/>
        <w:right w:val="none" w:sz="0" w:space="0" w:color="auto"/>
      </w:divBdr>
    </w:div>
    <w:div w:id="1464078544">
      <w:bodyDiv w:val="1"/>
      <w:marLeft w:val="0"/>
      <w:marRight w:val="0"/>
      <w:marTop w:val="0"/>
      <w:marBottom w:val="0"/>
      <w:divBdr>
        <w:top w:val="none" w:sz="0" w:space="0" w:color="auto"/>
        <w:left w:val="none" w:sz="0" w:space="0" w:color="auto"/>
        <w:bottom w:val="none" w:sz="0" w:space="0" w:color="auto"/>
        <w:right w:val="none" w:sz="0" w:space="0" w:color="auto"/>
      </w:divBdr>
    </w:div>
    <w:div w:id="1464233716">
      <w:bodyDiv w:val="1"/>
      <w:marLeft w:val="0"/>
      <w:marRight w:val="0"/>
      <w:marTop w:val="0"/>
      <w:marBottom w:val="0"/>
      <w:divBdr>
        <w:top w:val="none" w:sz="0" w:space="0" w:color="auto"/>
        <w:left w:val="none" w:sz="0" w:space="0" w:color="auto"/>
        <w:bottom w:val="none" w:sz="0" w:space="0" w:color="auto"/>
        <w:right w:val="none" w:sz="0" w:space="0" w:color="auto"/>
      </w:divBdr>
    </w:div>
    <w:div w:id="1464301477">
      <w:bodyDiv w:val="1"/>
      <w:marLeft w:val="0"/>
      <w:marRight w:val="0"/>
      <w:marTop w:val="0"/>
      <w:marBottom w:val="0"/>
      <w:divBdr>
        <w:top w:val="none" w:sz="0" w:space="0" w:color="auto"/>
        <w:left w:val="none" w:sz="0" w:space="0" w:color="auto"/>
        <w:bottom w:val="none" w:sz="0" w:space="0" w:color="auto"/>
        <w:right w:val="none" w:sz="0" w:space="0" w:color="auto"/>
      </w:divBdr>
    </w:div>
    <w:div w:id="1464352936">
      <w:bodyDiv w:val="1"/>
      <w:marLeft w:val="0"/>
      <w:marRight w:val="0"/>
      <w:marTop w:val="0"/>
      <w:marBottom w:val="0"/>
      <w:divBdr>
        <w:top w:val="none" w:sz="0" w:space="0" w:color="auto"/>
        <w:left w:val="none" w:sz="0" w:space="0" w:color="auto"/>
        <w:bottom w:val="none" w:sz="0" w:space="0" w:color="auto"/>
        <w:right w:val="none" w:sz="0" w:space="0" w:color="auto"/>
      </w:divBdr>
    </w:div>
    <w:div w:id="1465461987">
      <w:bodyDiv w:val="1"/>
      <w:marLeft w:val="0"/>
      <w:marRight w:val="0"/>
      <w:marTop w:val="0"/>
      <w:marBottom w:val="0"/>
      <w:divBdr>
        <w:top w:val="none" w:sz="0" w:space="0" w:color="auto"/>
        <w:left w:val="none" w:sz="0" w:space="0" w:color="auto"/>
        <w:bottom w:val="none" w:sz="0" w:space="0" w:color="auto"/>
        <w:right w:val="none" w:sz="0" w:space="0" w:color="auto"/>
      </w:divBdr>
    </w:div>
    <w:div w:id="1465654560">
      <w:bodyDiv w:val="1"/>
      <w:marLeft w:val="0"/>
      <w:marRight w:val="0"/>
      <w:marTop w:val="0"/>
      <w:marBottom w:val="0"/>
      <w:divBdr>
        <w:top w:val="none" w:sz="0" w:space="0" w:color="auto"/>
        <w:left w:val="none" w:sz="0" w:space="0" w:color="auto"/>
        <w:bottom w:val="none" w:sz="0" w:space="0" w:color="auto"/>
        <w:right w:val="none" w:sz="0" w:space="0" w:color="auto"/>
      </w:divBdr>
    </w:div>
    <w:div w:id="1466001222">
      <w:bodyDiv w:val="1"/>
      <w:marLeft w:val="0"/>
      <w:marRight w:val="0"/>
      <w:marTop w:val="0"/>
      <w:marBottom w:val="0"/>
      <w:divBdr>
        <w:top w:val="none" w:sz="0" w:space="0" w:color="auto"/>
        <w:left w:val="none" w:sz="0" w:space="0" w:color="auto"/>
        <w:bottom w:val="none" w:sz="0" w:space="0" w:color="auto"/>
        <w:right w:val="none" w:sz="0" w:space="0" w:color="auto"/>
      </w:divBdr>
    </w:div>
    <w:div w:id="1466191905">
      <w:bodyDiv w:val="1"/>
      <w:marLeft w:val="0"/>
      <w:marRight w:val="0"/>
      <w:marTop w:val="0"/>
      <w:marBottom w:val="0"/>
      <w:divBdr>
        <w:top w:val="none" w:sz="0" w:space="0" w:color="auto"/>
        <w:left w:val="none" w:sz="0" w:space="0" w:color="auto"/>
        <w:bottom w:val="none" w:sz="0" w:space="0" w:color="auto"/>
        <w:right w:val="none" w:sz="0" w:space="0" w:color="auto"/>
      </w:divBdr>
    </w:div>
    <w:div w:id="1466465926">
      <w:bodyDiv w:val="1"/>
      <w:marLeft w:val="0"/>
      <w:marRight w:val="0"/>
      <w:marTop w:val="0"/>
      <w:marBottom w:val="0"/>
      <w:divBdr>
        <w:top w:val="none" w:sz="0" w:space="0" w:color="auto"/>
        <w:left w:val="none" w:sz="0" w:space="0" w:color="auto"/>
        <w:bottom w:val="none" w:sz="0" w:space="0" w:color="auto"/>
        <w:right w:val="none" w:sz="0" w:space="0" w:color="auto"/>
      </w:divBdr>
    </w:div>
    <w:div w:id="1466779041">
      <w:bodyDiv w:val="1"/>
      <w:marLeft w:val="0"/>
      <w:marRight w:val="0"/>
      <w:marTop w:val="0"/>
      <w:marBottom w:val="0"/>
      <w:divBdr>
        <w:top w:val="none" w:sz="0" w:space="0" w:color="auto"/>
        <w:left w:val="none" w:sz="0" w:space="0" w:color="auto"/>
        <w:bottom w:val="none" w:sz="0" w:space="0" w:color="auto"/>
        <w:right w:val="none" w:sz="0" w:space="0" w:color="auto"/>
      </w:divBdr>
    </w:div>
    <w:div w:id="1467508487">
      <w:bodyDiv w:val="1"/>
      <w:marLeft w:val="0"/>
      <w:marRight w:val="0"/>
      <w:marTop w:val="0"/>
      <w:marBottom w:val="0"/>
      <w:divBdr>
        <w:top w:val="none" w:sz="0" w:space="0" w:color="auto"/>
        <w:left w:val="none" w:sz="0" w:space="0" w:color="auto"/>
        <w:bottom w:val="none" w:sz="0" w:space="0" w:color="auto"/>
        <w:right w:val="none" w:sz="0" w:space="0" w:color="auto"/>
      </w:divBdr>
    </w:div>
    <w:div w:id="1467551910">
      <w:bodyDiv w:val="1"/>
      <w:marLeft w:val="0"/>
      <w:marRight w:val="0"/>
      <w:marTop w:val="0"/>
      <w:marBottom w:val="0"/>
      <w:divBdr>
        <w:top w:val="none" w:sz="0" w:space="0" w:color="auto"/>
        <w:left w:val="none" w:sz="0" w:space="0" w:color="auto"/>
        <w:bottom w:val="none" w:sz="0" w:space="0" w:color="auto"/>
        <w:right w:val="none" w:sz="0" w:space="0" w:color="auto"/>
      </w:divBdr>
    </w:div>
    <w:div w:id="1467812796">
      <w:bodyDiv w:val="1"/>
      <w:marLeft w:val="0"/>
      <w:marRight w:val="0"/>
      <w:marTop w:val="0"/>
      <w:marBottom w:val="0"/>
      <w:divBdr>
        <w:top w:val="none" w:sz="0" w:space="0" w:color="auto"/>
        <w:left w:val="none" w:sz="0" w:space="0" w:color="auto"/>
        <w:bottom w:val="none" w:sz="0" w:space="0" w:color="auto"/>
        <w:right w:val="none" w:sz="0" w:space="0" w:color="auto"/>
      </w:divBdr>
    </w:div>
    <w:div w:id="1468014265">
      <w:bodyDiv w:val="1"/>
      <w:marLeft w:val="0"/>
      <w:marRight w:val="0"/>
      <w:marTop w:val="0"/>
      <w:marBottom w:val="0"/>
      <w:divBdr>
        <w:top w:val="none" w:sz="0" w:space="0" w:color="auto"/>
        <w:left w:val="none" w:sz="0" w:space="0" w:color="auto"/>
        <w:bottom w:val="none" w:sz="0" w:space="0" w:color="auto"/>
        <w:right w:val="none" w:sz="0" w:space="0" w:color="auto"/>
      </w:divBdr>
    </w:div>
    <w:div w:id="1468161205">
      <w:bodyDiv w:val="1"/>
      <w:marLeft w:val="0"/>
      <w:marRight w:val="0"/>
      <w:marTop w:val="0"/>
      <w:marBottom w:val="0"/>
      <w:divBdr>
        <w:top w:val="none" w:sz="0" w:space="0" w:color="auto"/>
        <w:left w:val="none" w:sz="0" w:space="0" w:color="auto"/>
        <w:bottom w:val="none" w:sz="0" w:space="0" w:color="auto"/>
        <w:right w:val="none" w:sz="0" w:space="0" w:color="auto"/>
      </w:divBdr>
    </w:div>
    <w:div w:id="1468746461">
      <w:bodyDiv w:val="1"/>
      <w:marLeft w:val="0"/>
      <w:marRight w:val="0"/>
      <w:marTop w:val="0"/>
      <w:marBottom w:val="0"/>
      <w:divBdr>
        <w:top w:val="none" w:sz="0" w:space="0" w:color="auto"/>
        <w:left w:val="none" w:sz="0" w:space="0" w:color="auto"/>
        <w:bottom w:val="none" w:sz="0" w:space="0" w:color="auto"/>
        <w:right w:val="none" w:sz="0" w:space="0" w:color="auto"/>
      </w:divBdr>
    </w:div>
    <w:div w:id="1469398193">
      <w:bodyDiv w:val="1"/>
      <w:marLeft w:val="0"/>
      <w:marRight w:val="0"/>
      <w:marTop w:val="0"/>
      <w:marBottom w:val="0"/>
      <w:divBdr>
        <w:top w:val="none" w:sz="0" w:space="0" w:color="auto"/>
        <w:left w:val="none" w:sz="0" w:space="0" w:color="auto"/>
        <w:bottom w:val="none" w:sz="0" w:space="0" w:color="auto"/>
        <w:right w:val="none" w:sz="0" w:space="0" w:color="auto"/>
      </w:divBdr>
    </w:div>
    <w:div w:id="1471098151">
      <w:bodyDiv w:val="1"/>
      <w:marLeft w:val="0"/>
      <w:marRight w:val="0"/>
      <w:marTop w:val="0"/>
      <w:marBottom w:val="0"/>
      <w:divBdr>
        <w:top w:val="none" w:sz="0" w:space="0" w:color="auto"/>
        <w:left w:val="none" w:sz="0" w:space="0" w:color="auto"/>
        <w:bottom w:val="none" w:sz="0" w:space="0" w:color="auto"/>
        <w:right w:val="none" w:sz="0" w:space="0" w:color="auto"/>
      </w:divBdr>
    </w:div>
    <w:div w:id="1472361852">
      <w:bodyDiv w:val="1"/>
      <w:marLeft w:val="0"/>
      <w:marRight w:val="0"/>
      <w:marTop w:val="0"/>
      <w:marBottom w:val="0"/>
      <w:divBdr>
        <w:top w:val="none" w:sz="0" w:space="0" w:color="auto"/>
        <w:left w:val="none" w:sz="0" w:space="0" w:color="auto"/>
        <w:bottom w:val="none" w:sz="0" w:space="0" w:color="auto"/>
        <w:right w:val="none" w:sz="0" w:space="0" w:color="auto"/>
      </w:divBdr>
    </w:div>
    <w:div w:id="1473013035">
      <w:bodyDiv w:val="1"/>
      <w:marLeft w:val="0"/>
      <w:marRight w:val="0"/>
      <w:marTop w:val="0"/>
      <w:marBottom w:val="0"/>
      <w:divBdr>
        <w:top w:val="none" w:sz="0" w:space="0" w:color="auto"/>
        <w:left w:val="none" w:sz="0" w:space="0" w:color="auto"/>
        <w:bottom w:val="none" w:sz="0" w:space="0" w:color="auto"/>
        <w:right w:val="none" w:sz="0" w:space="0" w:color="auto"/>
      </w:divBdr>
    </w:div>
    <w:div w:id="1474324671">
      <w:bodyDiv w:val="1"/>
      <w:marLeft w:val="0"/>
      <w:marRight w:val="0"/>
      <w:marTop w:val="0"/>
      <w:marBottom w:val="0"/>
      <w:divBdr>
        <w:top w:val="none" w:sz="0" w:space="0" w:color="auto"/>
        <w:left w:val="none" w:sz="0" w:space="0" w:color="auto"/>
        <w:bottom w:val="none" w:sz="0" w:space="0" w:color="auto"/>
        <w:right w:val="none" w:sz="0" w:space="0" w:color="auto"/>
      </w:divBdr>
    </w:div>
    <w:div w:id="1474829470">
      <w:bodyDiv w:val="1"/>
      <w:marLeft w:val="0"/>
      <w:marRight w:val="0"/>
      <w:marTop w:val="0"/>
      <w:marBottom w:val="0"/>
      <w:divBdr>
        <w:top w:val="none" w:sz="0" w:space="0" w:color="auto"/>
        <w:left w:val="none" w:sz="0" w:space="0" w:color="auto"/>
        <w:bottom w:val="none" w:sz="0" w:space="0" w:color="auto"/>
        <w:right w:val="none" w:sz="0" w:space="0" w:color="auto"/>
      </w:divBdr>
    </w:div>
    <w:div w:id="1474830479">
      <w:bodyDiv w:val="1"/>
      <w:marLeft w:val="0"/>
      <w:marRight w:val="0"/>
      <w:marTop w:val="0"/>
      <w:marBottom w:val="0"/>
      <w:divBdr>
        <w:top w:val="none" w:sz="0" w:space="0" w:color="auto"/>
        <w:left w:val="none" w:sz="0" w:space="0" w:color="auto"/>
        <w:bottom w:val="none" w:sz="0" w:space="0" w:color="auto"/>
        <w:right w:val="none" w:sz="0" w:space="0" w:color="auto"/>
      </w:divBdr>
    </w:div>
    <w:div w:id="1474908002">
      <w:bodyDiv w:val="1"/>
      <w:marLeft w:val="0"/>
      <w:marRight w:val="0"/>
      <w:marTop w:val="0"/>
      <w:marBottom w:val="0"/>
      <w:divBdr>
        <w:top w:val="none" w:sz="0" w:space="0" w:color="auto"/>
        <w:left w:val="none" w:sz="0" w:space="0" w:color="auto"/>
        <w:bottom w:val="none" w:sz="0" w:space="0" w:color="auto"/>
        <w:right w:val="none" w:sz="0" w:space="0" w:color="auto"/>
      </w:divBdr>
    </w:div>
    <w:div w:id="1475755560">
      <w:bodyDiv w:val="1"/>
      <w:marLeft w:val="0"/>
      <w:marRight w:val="0"/>
      <w:marTop w:val="0"/>
      <w:marBottom w:val="0"/>
      <w:divBdr>
        <w:top w:val="none" w:sz="0" w:space="0" w:color="auto"/>
        <w:left w:val="none" w:sz="0" w:space="0" w:color="auto"/>
        <w:bottom w:val="none" w:sz="0" w:space="0" w:color="auto"/>
        <w:right w:val="none" w:sz="0" w:space="0" w:color="auto"/>
      </w:divBdr>
    </w:div>
    <w:div w:id="1476141879">
      <w:bodyDiv w:val="1"/>
      <w:marLeft w:val="0"/>
      <w:marRight w:val="0"/>
      <w:marTop w:val="0"/>
      <w:marBottom w:val="0"/>
      <w:divBdr>
        <w:top w:val="none" w:sz="0" w:space="0" w:color="auto"/>
        <w:left w:val="none" w:sz="0" w:space="0" w:color="auto"/>
        <w:bottom w:val="none" w:sz="0" w:space="0" w:color="auto"/>
        <w:right w:val="none" w:sz="0" w:space="0" w:color="auto"/>
      </w:divBdr>
    </w:div>
    <w:div w:id="1476411689">
      <w:bodyDiv w:val="1"/>
      <w:marLeft w:val="0"/>
      <w:marRight w:val="0"/>
      <w:marTop w:val="0"/>
      <w:marBottom w:val="0"/>
      <w:divBdr>
        <w:top w:val="none" w:sz="0" w:space="0" w:color="auto"/>
        <w:left w:val="none" w:sz="0" w:space="0" w:color="auto"/>
        <w:bottom w:val="none" w:sz="0" w:space="0" w:color="auto"/>
        <w:right w:val="none" w:sz="0" w:space="0" w:color="auto"/>
      </w:divBdr>
    </w:div>
    <w:div w:id="1476483874">
      <w:bodyDiv w:val="1"/>
      <w:marLeft w:val="0"/>
      <w:marRight w:val="0"/>
      <w:marTop w:val="0"/>
      <w:marBottom w:val="0"/>
      <w:divBdr>
        <w:top w:val="none" w:sz="0" w:space="0" w:color="auto"/>
        <w:left w:val="none" w:sz="0" w:space="0" w:color="auto"/>
        <w:bottom w:val="none" w:sz="0" w:space="0" w:color="auto"/>
        <w:right w:val="none" w:sz="0" w:space="0" w:color="auto"/>
      </w:divBdr>
    </w:div>
    <w:div w:id="1476489427">
      <w:bodyDiv w:val="1"/>
      <w:marLeft w:val="0"/>
      <w:marRight w:val="0"/>
      <w:marTop w:val="0"/>
      <w:marBottom w:val="0"/>
      <w:divBdr>
        <w:top w:val="none" w:sz="0" w:space="0" w:color="auto"/>
        <w:left w:val="none" w:sz="0" w:space="0" w:color="auto"/>
        <w:bottom w:val="none" w:sz="0" w:space="0" w:color="auto"/>
        <w:right w:val="none" w:sz="0" w:space="0" w:color="auto"/>
      </w:divBdr>
    </w:div>
    <w:div w:id="1477338363">
      <w:bodyDiv w:val="1"/>
      <w:marLeft w:val="0"/>
      <w:marRight w:val="0"/>
      <w:marTop w:val="0"/>
      <w:marBottom w:val="0"/>
      <w:divBdr>
        <w:top w:val="none" w:sz="0" w:space="0" w:color="auto"/>
        <w:left w:val="none" w:sz="0" w:space="0" w:color="auto"/>
        <w:bottom w:val="none" w:sz="0" w:space="0" w:color="auto"/>
        <w:right w:val="none" w:sz="0" w:space="0" w:color="auto"/>
      </w:divBdr>
    </w:div>
    <w:div w:id="1477339632">
      <w:bodyDiv w:val="1"/>
      <w:marLeft w:val="0"/>
      <w:marRight w:val="0"/>
      <w:marTop w:val="0"/>
      <w:marBottom w:val="0"/>
      <w:divBdr>
        <w:top w:val="none" w:sz="0" w:space="0" w:color="auto"/>
        <w:left w:val="none" w:sz="0" w:space="0" w:color="auto"/>
        <w:bottom w:val="none" w:sz="0" w:space="0" w:color="auto"/>
        <w:right w:val="none" w:sz="0" w:space="0" w:color="auto"/>
      </w:divBdr>
    </w:div>
    <w:div w:id="1478063808">
      <w:bodyDiv w:val="1"/>
      <w:marLeft w:val="0"/>
      <w:marRight w:val="0"/>
      <w:marTop w:val="0"/>
      <w:marBottom w:val="0"/>
      <w:divBdr>
        <w:top w:val="none" w:sz="0" w:space="0" w:color="auto"/>
        <w:left w:val="none" w:sz="0" w:space="0" w:color="auto"/>
        <w:bottom w:val="none" w:sz="0" w:space="0" w:color="auto"/>
        <w:right w:val="none" w:sz="0" w:space="0" w:color="auto"/>
      </w:divBdr>
    </w:div>
    <w:div w:id="1478305685">
      <w:bodyDiv w:val="1"/>
      <w:marLeft w:val="0"/>
      <w:marRight w:val="0"/>
      <w:marTop w:val="0"/>
      <w:marBottom w:val="0"/>
      <w:divBdr>
        <w:top w:val="none" w:sz="0" w:space="0" w:color="auto"/>
        <w:left w:val="none" w:sz="0" w:space="0" w:color="auto"/>
        <w:bottom w:val="none" w:sz="0" w:space="0" w:color="auto"/>
        <w:right w:val="none" w:sz="0" w:space="0" w:color="auto"/>
      </w:divBdr>
    </w:div>
    <w:div w:id="1478838837">
      <w:bodyDiv w:val="1"/>
      <w:marLeft w:val="0"/>
      <w:marRight w:val="0"/>
      <w:marTop w:val="0"/>
      <w:marBottom w:val="0"/>
      <w:divBdr>
        <w:top w:val="none" w:sz="0" w:space="0" w:color="auto"/>
        <w:left w:val="none" w:sz="0" w:space="0" w:color="auto"/>
        <w:bottom w:val="none" w:sz="0" w:space="0" w:color="auto"/>
        <w:right w:val="none" w:sz="0" w:space="0" w:color="auto"/>
      </w:divBdr>
    </w:div>
    <w:div w:id="1480000654">
      <w:bodyDiv w:val="1"/>
      <w:marLeft w:val="0"/>
      <w:marRight w:val="0"/>
      <w:marTop w:val="0"/>
      <w:marBottom w:val="0"/>
      <w:divBdr>
        <w:top w:val="none" w:sz="0" w:space="0" w:color="auto"/>
        <w:left w:val="none" w:sz="0" w:space="0" w:color="auto"/>
        <w:bottom w:val="none" w:sz="0" w:space="0" w:color="auto"/>
        <w:right w:val="none" w:sz="0" w:space="0" w:color="auto"/>
      </w:divBdr>
    </w:div>
    <w:div w:id="1481726761">
      <w:bodyDiv w:val="1"/>
      <w:marLeft w:val="0"/>
      <w:marRight w:val="0"/>
      <w:marTop w:val="0"/>
      <w:marBottom w:val="0"/>
      <w:divBdr>
        <w:top w:val="none" w:sz="0" w:space="0" w:color="auto"/>
        <w:left w:val="none" w:sz="0" w:space="0" w:color="auto"/>
        <w:bottom w:val="none" w:sz="0" w:space="0" w:color="auto"/>
        <w:right w:val="none" w:sz="0" w:space="0" w:color="auto"/>
      </w:divBdr>
    </w:div>
    <w:div w:id="1482042973">
      <w:bodyDiv w:val="1"/>
      <w:marLeft w:val="0"/>
      <w:marRight w:val="0"/>
      <w:marTop w:val="0"/>
      <w:marBottom w:val="0"/>
      <w:divBdr>
        <w:top w:val="none" w:sz="0" w:space="0" w:color="auto"/>
        <w:left w:val="none" w:sz="0" w:space="0" w:color="auto"/>
        <w:bottom w:val="none" w:sz="0" w:space="0" w:color="auto"/>
        <w:right w:val="none" w:sz="0" w:space="0" w:color="auto"/>
      </w:divBdr>
    </w:div>
    <w:div w:id="1482236243">
      <w:bodyDiv w:val="1"/>
      <w:marLeft w:val="0"/>
      <w:marRight w:val="0"/>
      <w:marTop w:val="0"/>
      <w:marBottom w:val="0"/>
      <w:divBdr>
        <w:top w:val="none" w:sz="0" w:space="0" w:color="auto"/>
        <w:left w:val="none" w:sz="0" w:space="0" w:color="auto"/>
        <w:bottom w:val="none" w:sz="0" w:space="0" w:color="auto"/>
        <w:right w:val="none" w:sz="0" w:space="0" w:color="auto"/>
      </w:divBdr>
    </w:div>
    <w:div w:id="1482385709">
      <w:bodyDiv w:val="1"/>
      <w:marLeft w:val="0"/>
      <w:marRight w:val="0"/>
      <w:marTop w:val="0"/>
      <w:marBottom w:val="0"/>
      <w:divBdr>
        <w:top w:val="none" w:sz="0" w:space="0" w:color="auto"/>
        <w:left w:val="none" w:sz="0" w:space="0" w:color="auto"/>
        <w:bottom w:val="none" w:sz="0" w:space="0" w:color="auto"/>
        <w:right w:val="none" w:sz="0" w:space="0" w:color="auto"/>
      </w:divBdr>
    </w:div>
    <w:div w:id="1482767040">
      <w:bodyDiv w:val="1"/>
      <w:marLeft w:val="0"/>
      <w:marRight w:val="0"/>
      <w:marTop w:val="0"/>
      <w:marBottom w:val="0"/>
      <w:divBdr>
        <w:top w:val="none" w:sz="0" w:space="0" w:color="auto"/>
        <w:left w:val="none" w:sz="0" w:space="0" w:color="auto"/>
        <w:bottom w:val="none" w:sz="0" w:space="0" w:color="auto"/>
        <w:right w:val="none" w:sz="0" w:space="0" w:color="auto"/>
      </w:divBdr>
    </w:div>
    <w:div w:id="1482844733">
      <w:bodyDiv w:val="1"/>
      <w:marLeft w:val="0"/>
      <w:marRight w:val="0"/>
      <w:marTop w:val="0"/>
      <w:marBottom w:val="0"/>
      <w:divBdr>
        <w:top w:val="none" w:sz="0" w:space="0" w:color="auto"/>
        <w:left w:val="none" w:sz="0" w:space="0" w:color="auto"/>
        <w:bottom w:val="none" w:sz="0" w:space="0" w:color="auto"/>
        <w:right w:val="none" w:sz="0" w:space="0" w:color="auto"/>
      </w:divBdr>
    </w:div>
    <w:div w:id="1483278829">
      <w:bodyDiv w:val="1"/>
      <w:marLeft w:val="0"/>
      <w:marRight w:val="0"/>
      <w:marTop w:val="0"/>
      <w:marBottom w:val="0"/>
      <w:divBdr>
        <w:top w:val="none" w:sz="0" w:space="0" w:color="auto"/>
        <w:left w:val="none" w:sz="0" w:space="0" w:color="auto"/>
        <w:bottom w:val="none" w:sz="0" w:space="0" w:color="auto"/>
        <w:right w:val="none" w:sz="0" w:space="0" w:color="auto"/>
      </w:divBdr>
    </w:div>
    <w:div w:id="1483765412">
      <w:bodyDiv w:val="1"/>
      <w:marLeft w:val="0"/>
      <w:marRight w:val="0"/>
      <w:marTop w:val="0"/>
      <w:marBottom w:val="0"/>
      <w:divBdr>
        <w:top w:val="none" w:sz="0" w:space="0" w:color="auto"/>
        <w:left w:val="none" w:sz="0" w:space="0" w:color="auto"/>
        <w:bottom w:val="none" w:sz="0" w:space="0" w:color="auto"/>
        <w:right w:val="none" w:sz="0" w:space="0" w:color="auto"/>
      </w:divBdr>
    </w:div>
    <w:div w:id="1484270773">
      <w:bodyDiv w:val="1"/>
      <w:marLeft w:val="0"/>
      <w:marRight w:val="0"/>
      <w:marTop w:val="0"/>
      <w:marBottom w:val="0"/>
      <w:divBdr>
        <w:top w:val="none" w:sz="0" w:space="0" w:color="auto"/>
        <w:left w:val="none" w:sz="0" w:space="0" w:color="auto"/>
        <w:bottom w:val="none" w:sz="0" w:space="0" w:color="auto"/>
        <w:right w:val="none" w:sz="0" w:space="0" w:color="auto"/>
      </w:divBdr>
    </w:div>
    <w:div w:id="1484807985">
      <w:bodyDiv w:val="1"/>
      <w:marLeft w:val="0"/>
      <w:marRight w:val="0"/>
      <w:marTop w:val="0"/>
      <w:marBottom w:val="0"/>
      <w:divBdr>
        <w:top w:val="none" w:sz="0" w:space="0" w:color="auto"/>
        <w:left w:val="none" w:sz="0" w:space="0" w:color="auto"/>
        <w:bottom w:val="none" w:sz="0" w:space="0" w:color="auto"/>
        <w:right w:val="none" w:sz="0" w:space="0" w:color="auto"/>
      </w:divBdr>
    </w:div>
    <w:div w:id="1485052488">
      <w:bodyDiv w:val="1"/>
      <w:marLeft w:val="0"/>
      <w:marRight w:val="0"/>
      <w:marTop w:val="0"/>
      <w:marBottom w:val="0"/>
      <w:divBdr>
        <w:top w:val="none" w:sz="0" w:space="0" w:color="auto"/>
        <w:left w:val="none" w:sz="0" w:space="0" w:color="auto"/>
        <w:bottom w:val="none" w:sz="0" w:space="0" w:color="auto"/>
        <w:right w:val="none" w:sz="0" w:space="0" w:color="auto"/>
      </w:divBdr>
    </w:div>
    <w:div w:id="1485198536">
      <w:bodyDiv w:val="1"/>
      <w:marLeft w:val="0"/>
      <w:marRight w:val="0"/>
      <w:marTop w:val="0"/>
      <w:marBottom w:val="0"/>
      <w:divBdr>
        <w:top w:val="none" w:sz="0" w:space="0" w:color="auto"/>
        <w:left w:val="none" w:sz="0" w:space="0" w:color="auto"/>
        <w:bottom w:val="none" w:sz="0" w:space="0" w:color="auto"/>
        <w:right w:val="none" w:sz="0" w:space="0" w:color="auto"/>
      </w:divBdr>
    </w:div>
    <w:div w:id="1485925754">
      <w:bodyDiv w:val="1"/>
      <w:marLeft w:val="0"/>
      <w:marRight w:val="0"/>
      <w:marTop w:val="0"/>
      <w:marBottom w:val="0"/>
      <w:divBdr>
        <w:top w:val="none" w:sz="0" w:space="0" w:color="auto"/>
        <w:left w:val="none" w:sz="0" w:space="0" w:color="auto"/>
        <w:bottom w:val="none" w:sz="0" w:space="0" w:color="auto"/>
        <w:right w:val="none" w:sz="0" w:space="0" w:color="auto"/>
      </w:divBdr>
    </w:div>
    <w:div w:id="1487360525">
      <w:bodyDiv w:val="1"/>
      <w:marLeft w:val="0"/>
      <w:marRight w:val="0"/>
      <w:marTop w:val="0"/>
      <w:marBottom w:val="0"/>
      <w:divBdr>
        <w:top w:val="none" w:sz="0" w:space="0" w:color="auto"/>
        <w:left w:val="none" w:sz="0" w:space="0" w:color="auto"/>
        <w:bottom w:val="none" w:sz="0" w:space="0" w:color="auto"/>
        <w:right w:val="none" w:sz="0" w:space="0" w:color="auto"/>
      </w:divBdr>
    </w:div>
    <w:div w:id="1487625876">
      <w:bodyDiv w:val="1"/>
      <w:marLeft w:val="0"/>
      <w:marRight w:val="0"/>
      <w:marTop w:val="0"/>
      <w:marBottom w:val="0"/>
      <w:divBdr>
        <w:top w:val="none" w:sz="0" w:space="0" w:color="auto"/>
        <w:left w:val="none" w:sz="0" w:space="0" w:color="auto"/>
        <w:bottom w:val="none" w:sz="0" w:space="0" w:color="auto"/>
        <w:right w:val="none" w:sz="0" w:space="0" w:color="auto"/>
      </w:divBdr>
    </w:div>
    <w:div w:id="1487937184">
      <w:bodyDiv w:val="1"/>
      <w:marLeft w:val="0"/>
      <w:marRight w:val="0"/>
      <w:marTop w:val="0"/>
      <w:marBottom w:val="0"/>
      <w:divBdr>
        <w:top w:val="none" w:sz="0" w:space="0" w:color="auto"/>
        <w:left w:val="none" w:sz="0" w:space="0" w:color="auto"/>
        <w:bottom w:val="none" w:sz="0" w:space="0" w:color="auto"/>
        <w:right w:val="none" w:sz="0" w:space="0" w:color="auto"/>
      </w:divBdr>
    </w:div>
    <w:div w:id="1489244891">
      <w:bodyDiv w:val="1"/>
      <w:marLeft w:val="0"/>
      <w:marRight w:val="0"/>
      <w:marTop w:val="0"/>
      <w:marBottom w:val="0"/>
      <w:divBdr>
        <w:top w:val="none" w:sz="0" w:space="0" w:color="auto"/>
        <w:left w:val="none" w:sz="0" w:space="0" w:color="auto"/>
        <w:bottom w:val="none" w:sz="0" w:space="0" w:color="auto"/>
        <w:right w:val="none" w:sz="0" w:space="0" w:color="auto"/>
      </w:divBdr>
    </w:div>
    <w:div w:id="1489980161">
      <w:bodyDiv w:val="1"/>
      <w:marLeft w:val="0"/>
      <w:marRight w:val="0"/>
      <w:marTop w:val="0"/>
      <w:marBottom w:val="0"/>
      <w:divBdr>
        <w:top w:val="none" w:sz="0" w:space="0" w:color="auto"/>
        <w:left w:val="none" w:sz="0" w:space="0" w:color="auto"/>
        <w:bottom w:val="none" w:sz="0" w:space="0" w:color="auto"/>
        <w:right w:val="none" w:sz="0" w:space="0" w:color="auto"/>
      </w:divBdr>
    </w:div>
    <w:div w:id="1489981037">
      <w:bodyDiv w:val="1"/>
      <w:marLeft w:val="0"/>
      <w:marRight w:val="0"/>
      <w:marTop w:val="0"/>
      <w:marBottom w:val="0"/>
      <w:divBdr>
        <w:top w:val="none" w:sz="0" w:space="0" w:color="auto"/>
        <w:left w:val="none" w:sz="0" w:space="0" w:color="auto"/>
        <w:bottom w:val="none" w:sz="0" w:space="0" w:color="auto"/>
        <w:right w:val="none" w:sz="0" w:space="0" w:color="auto"/>
      </w:divBdr>
    </w:div>
    <w:div w:id="1490367674">
      <w:bodyDiv w:val="1"/>
      <w:marLeft w:val="0"/>
      <w:marRight w:val="0"/>
      <w:marTop w:val="0"/>
      <w:marBottom w:val="0"/>
      <w:divBdr>
        <w:top w:val="none" w:sz="0" w:space="0" w:color="auto"/>
        <w:left w:val="none" w:sz="0" w:space="0" w:color="auto"/>
        <w:bottom w:val="none" w:sz="0" w:space="0" w:color="auto"/>
        <w:right w:val="none" w:sz="0" w:space="0" w:color="auto"/>
      </w:divBdr>
    </w:div>
    <w:div w:id="1491363498">
      <w:bodyDiv w:val="1"/>
      <w:marLeft w:val="0"/>
      <w:marRight w:val="0"/>
      <w:marTop w:val="0"/>
      <w:marBottom w:val="0"/>
      <w:divBdr>
        <w:top w:val="none" w:sz="0" w:space="0" w:color="auto"/>
        <w:left w:val="none" w:sz="0" w:space="0" w:color="auto"/>
        <w:bottom w:val="none" w:sz="0" w:space="0" w:color="auto"/>
        <w:right w:val="none" w:sz="0" w:space="0" w:color="auto"/>
      </w:divBdr>
    </w:div>
    <w:div w:id="1491674305">
      <w:bodyDiv w:val="1"/>
      <w:marLeft w:val="0"/>
      <w:marRight w:val="0"/>
      <w:marTop w:val="0"/>
      <w:marBottom w:val="0"/>
      <w:divBdr>
        <w:top w:val="none" w:sz="0" w:space="0" w:color="auto"/>
        <w:left w:val="none" w:sz="0" w:space="0" w:color="auto"/>
        <w:bottom w:val="none" w:sz="0" w:space="0" w:color="auto"/>
        <w:right w:val="none" w:sz="0" w:space="0" w:color="auto"/>
      </w:divBdr>
    </w:div>
    <w:div w:id="1491871836">
      <w:bodyDiv w:val="1"/>
      <w:marLeft w:val="0"/>
      <w:marRight w:val="0"/>
      <w:marTop w:val="0"/>
      <w:marBottom w:val="0"/>
      <w:divBdr>
        <w:top w:val="none" w:sz="0" w:space="0" w:color="auto"/>
        <w:left w:val="none" w:sz="0" w:space="0" w:color="auto"/>
        <w:bottom w:val="none" w:sz="0" w:space="0" w:color="auto"/>
        <w:right w:val="none" w:sz="0" w:space="0" w:color="auto"/>
      </w:divBdr>
    </w:div>
    <w:div w:id="1492067456">
      <w:bodyDiv w:val="1"/>
      <w:marLeft w:val="0"/>
      <w:marRight w:val="0"/>
      <w:marTop w:val="0"/>
      <w:marBottom w:val="0"/>
      <w:divBdr>
        <w:top w:val="none" w:sz="0" w:space="0" w:color="auto"/>
        <w:left w:val="none" w:sz="0" w:space="0" w:color="auto"/>
        <w:bottom w:val="none" w:sz="0" w:space="0" w:color="auto"/>
        <w:right w:val="none" w:sz="0" w:space="0" w:color="auto"/>
      </w:divBdr>
    </w:div>
    <w:div w:id="1492913992">
      <w:bodyDiv w:val="1"/>
      <w:marLeft w:val="0"/>
      <w:marRight w:val="0"/>
      <w:marTop w:val="0"/>
      <w:marBottom w:val="0"/>
      <w:divBdr>
        <w:top w:val="none" w:sz="0" w:space="0" w:color="auto"/>
        <w:left w:val="none" w:sz="0" w:space="0" w:color="auto"/>
        <w:bottom w:val="none" w:sz="0" w:space="0" w:color="auto"/>
        <w:right w:val="none" w:sz="0" w:space="0" w:color="auto"/>
      </w:divBdr>
    </w:div>
    <w:div w:id="1493135305">
      <w:bodyDiv w:val="1"/>
      <w:marLeft w:val="0"/>
      <w:marRight w:val="0"/>
      <w:marTop w:val="0"/>
      <w:marBottom w:val="0"/>
      <w:divBdr>
        <w:top w:val="none" w:sz="0" w:space="0" w:color="auto"/>
        <w:left w:val="none" w:sz="0" w:space="0" w:color="auto"/>
        <w:bottom w:val="none" w:sz="0" w:space="0" w:color="auto"/>
        <w:right w:val="none" w:sz="0" w:space="0" w:color="auto"/>
      </w:divBdr>
    </w:div>
    <w:div w:id="1493328821">
      <w:bodyDiv w:val="1"/>
      <w:marLeft w:val="0"/>
      <w:marRight w:val="0"/>
      <w:marTop w:val="0"/>
      <w:marBottom w:val="0"/>
      <w:divBdr>
        <w:top w:val="none" w:sz="0" w:space="0" w:color="auto"/>
        <w:left w:val="none" w:sz="0" w:space="0" w:color="auto"/>
        <w:bottom w:val="none" w:sz="0" w:space="0" w:color="auto"/>
        <w:right w:val="none" w:sz="0" w:space="0" w:color="auto"/>
      </w:divBdr>
    </w:div>
    <w:div w:id="1493788522">
      <w:bodyDiv w:val="1"/>
      <w:marLeft w:val="0"/>
      <w:marRight w:val="0"/>
      <w:marTop w:val="0"/>
      <w:marBottom w:val="0"/>
      <w:divBdr>
        <w:top w:val="none" w:sz="0" w:space="0" w:color="auto"/>
        <w:left w:val="none" w:sz="0" w:space="0" w:color="auto"/>
        <w:bottom w:val="none" w:sz="0" w:space="0" w:color="auto"/>
        <w:right w:val="none" w:sz="0" w:space="0" w:color="auto"/>
      </w:divBdr>
    </w:div>
    <w:div w:id="1494375806">
      <w:bodyDiv w:val="1"/>
      <w:marLeft w:val="0"/>
      <w:marRight w:val="0"/>
      <w:marTop w:val="0"/>
      <w:marBottom w:val="0"/>
      <w:divBdr>
        <w:top w:val="none" w:sz="0" w:space="0" w:color="auto"/>
        <w:left w:val="none" w:sz="0" w:space="0" w:color="auto"/>
        <w:bottom w:val="none" w:sz="0" w:space="0" w:color="auto"/>
        <w:right w:val="none" w:sz="0" w:space="0" w:color="auto"/>
      </w:divBdr>
    </w:div>
    <w:div w:id="1494876313">
      <w:bodyDiv w:val="1"/>
      <w:marLeft w:val="0"/>
      <w:marRight w:val="0"/>
      <w:marTop w:val="0"/>
      <w:marBottom w:val="0"/>
      <w:divBdr>
        <w:top w:val="none" w:sz="0" w:space="0" w:color="auto"/>
        <w:left w:val="none" w:sz="0" w:space="0" w:color="auto"/>
        <w:bottom w:val="none" w:sz="0" w:space="0" w:color="auto"/>
        <w:right w:val="none" w:sz="0" w:space="0" w:color="auto"/>
      </w:divBdr>
    </w:div>
    <w:div w:id="1495291670">
      <w:bodyDiv w:val="1"/>
      <w:marLeft w:val="0"/>
      <w:marRight w:val="0"/>
      <w:marTop w:val="0"/>
      <w:marBottom w:val="0"/>
      <w:divBdr>
        <w:top w:val="none" w:sz="0" w:space="0" w:color="auto"/>
        <w:left w:val="none" w:sz="0" w:space="0" w:color="auto"/>
        <w:bottom w:val="none" w:sz="0" w:space="0" w:color="auto"/>
        <w:right w:val="none" w:sz="0" w:space="0" w:color="auto"/>
      </w:divBdr>
    </w:div>
    <w:div w:id="1495879262">
      <w:bodyDiv w:val="1"/>
      <w:marLeft w:val="0"/>
      <w:marRight w:val="0"/>
      <w:marTop w:val="0"/>
      <w:marBottom w:val="0"/>
      <w:divBdr>
        <w:top w:val="none" w:sz="0" w:space="0" w:color="auto"/>
        <w:left w:val="none" w:sz="0" w:space="0" w:color="auto"/>
        <w:bottom w:val="none" w:sz="0" w:space="0" w:color="auto"/>
        <w:right w:val="none" w:sz="0" w:space="0" w:color="auto"/>
      </w:divBdr>
    </w:div>
    <w:div w:id="1495949032">
      <w:bodyDiv w:val="1"/>
      <w:marLeft w:val="0"/>
      <w:marRight w:val="0"/>
      <w:marTop w:val="0"/>
      <w:marBottom w:val="0"/>
      <w:divBdr>
        <w:top w:val="none" w:sz="0" w:space="0" w:color="auto"/>
        <w:left w:val="none" w:sz="0" w:space="0" w:color="auto"/>
        <w:bottom w:val="none" w:sz="0" w:space="0" w:color="auto"/>
        <w:right w:val="none" w:sz="0" w:space="0" w:color="auto"/>
      </w:divBdr>
    </w:div>
    <w:div w:id="1496066221">
      <w:bodyDiv w:val="1"/>
      <w:marLeft w:val="0"/>
      <w:marRight w:val="0"/>
      <w:marTop w:val="0"/>
      <w:marBottom w:val="0"/>
      <w:divBdr>
        <w:top w:val="none" w:sz="0" w:space="0" w:color="auto"/>
        <w:left w:val="none" w:sz="0" w:space="0" w:color="auto"/>
        <w:bottom w:val="none" w:sz="0" w:space="0" w:color="auto"/>
        <w:right w:val="none" w:sz="0" w:space="0" w:color="auto"/>
      </w:divBdr>
    </w:div>
    <w:div w:id="1496921094">
      <w:bodyDiv w:val="1"/>
      <w:marLeft w:val="0"/>
      <w:marRight w:val="0"/>
      <w:marTop w:val="0"/>
      <w:marBottom w:val="0"/>
      <w:divBdr>
        <w:top w:val="none" w:sz="0" w:space="0" w:color="auto"/>
        <w:left w:val="none" w:sz="0" w:space="0" w:color="auto"/>
        <w:bottom w:val="none" w:sz="0" w:space="0" w:color="auto"/>
        <w:right w:val="none" w:sz="0" w:space="0" w:color="auto"/>
      </w:divBdr>
    </w:div>
    <w:div w:id="1497184435">
      <w:bodyDiv w:val="1"/>
      <w:marLeft w:val="0"/>
      <w:marRight w:val="0"/>
      <w:marTop w:val="0"/>
      <w:marBottom w:val="0"/>
      <w:divBdr>
        <w:top w:val="none" w:sz="0" w:space="0" w:color="auto"/>
        <w:left w:val="none" w:sz="0" w:space="0" w:color="auto"/>
        <w:bottom w:val="none" w:sz="0" w:space="0" w:color="auto"/>
        <w:right w:val="none" w:sz="0" w:space="0" w:color="auto"/>
      </w:divBdr>
    </w:div>
    <w:div w:id="1497577016">
      <w:bodyDiv w:val="1"/>
      <w:marLeft w:val="0"/>
      <w:marRight w:val="0"/>
      <w:marTop w:val="0"/>
      <w:marBottom w:val="0"/>
      <w:divBdr>
        <w:top w:val="none" w:sz="0" w:space="0" w:color="auto"/>
        <w:left w:val="none" w:sz="0" w:space="0" w:color="auto"/>
        <w:bottom w:val="none" w:sz="0" w:space="0" w:color="auto"/>
        <w:right w:val="none" w:sz="0" w:space="0" w:color="auto"/>
      </w:divBdr>
    </w:div>
    <w:div w:id="1498687236">
      <w:bodyDiv w:val="1"/>
      <w:marLeft w:val="0"/>
      <w:marRight w:val="0"/>
      <w:marTop w:val="0"/>
      <w:marBottom w:val="0"/>
      <w:divBdr>
        <w:top w:val="none" w:sz="0" w:space="0" w:color="auto"/>
        <w:left w:val="none" w:sz="0" w:space="0" w:color="auto"/>
        <w:bottom w:val="none" w:sz="0" w:space="0" w:color="auto"/>
        <w:right w:val="none" w:sz="0" w:space="0" w:color="auto"/>
      </w:divBdr>
    </w:div>
    <w:div w:id="1499033499">
      <w:bodyDiv w:val="1"/>
      <w:marLeft w:val="0"/>
      <w:marRight w:val="0"/>
      <w:marTop w:val="0"/>
      <w:marBottom w:val="0"/>
      <w:divBdr>
        <w:top w:val="none" w:sz="0" w:space="0" w:color="auto"/>
        <w:left w:val="none" w:sz="0" w:space="0" w:color="auto"/>
        <w:bottom w:val="none" w:sz="0" w:space="0" w:color="auto"/>
        <w:right w:val="none" w:sz="0" w:space="0" w:color="auto"/>
      </w:divBdr>
    </w:div>
    <w:div w:id="1499076265">
      <w:bodyDiv w:val="1"/>
      <w:marLeft w:val="0"/>
      <w:marRight w:val="0"/>
      <w:marTop w:val="0"/>
      <w:marBottom w:val="0"/>
      <w:divBdr>
        <w:top w:val="none" w:sz="0" w:space="0" w:color="auto"/>
        <w:left w:val="none" w:sz="0" w:space="0" w:color="auto"/>
        <w:bottom w:val="none" w:sz="0" w:space="0" w:color="auto"/>
        <w:right w:val="none" w:sz="0" w:space="0" w:color="auto"/>
      </w:divBdr>
    </w:div>
    <w:div w:id="1499466176">
      <w:bodyDiv w:val="1"/>
      <w:marLeft w:val="0"/>
      <w:marRight w:val="0"/>
      <w:marTop w:val="0"/>
      <w:marBottom w:val="0"/>
      <w:divBdr>
        <w:top w:val="none" w:sz="0" w:space="0" w:color="auto"/>
        <w:left w:val="none" w:sz="0" w:space="0" w:color="auto"/>
        <w:bottom w:val="none" w:sz="0" w:space="0" w:color="auto"/>
        <w:right w:val="none" w:sz="0" w:space="0" w:color="auto"/>
      </w:divBdr>
    </w:div>
    <w:div w:id="1500077924">
      <w:bodyDiv w:val="1"/>
      <w:marLeft w:val="0"/>
      <w:marRight w:val="0"/>
      <w:marTop w:val="0"/>
      <w:marBottom w:val="0"/>
      <w:divBdr>
        <w:top w:val="none" w:sz="0" w:space="0" w:color="auto"/>
        <w:left w:val="none" w:sz="0" w:space="0" w:color="auto"/>
        <w:bottom w:val="none" w:sz="0" w:space="0" w:color="auto"/>
        <w:right w:val="none" w:sz="0" w:space="0" w:color="auto"/>
      </w:divBdr>
    </w:div>
    <w:div w:id="1500268718">
      <w:bodyDiv w:val="1"/>
      <w:marLeft w:val="0"/>
      <w:marRight w:val="0"/>
      <w:marTop w:val="0"/>
      <w:marBottom w:val="0"/>
      <w:divBdr>
        <w:top w:val="none" w:sz="0" w:space="0" w:color="auto"/>
        <w:left w:val="none" w:sz="0" w:space="0" w:color="auto"/>
        <w:bottom w:val="none" w:sz="0" w:space="0" w:color="auto"/>
        <w:right w:val="none" w:sz="0" w:space="0" w:color="auto"/>
      </w:divBdr>
    </w:div>
    <w:div w:id="1500461983">
      <w:bodyDiv w:val="1"/>
      <w:marLeft w:val="0"/>
      <w:marRight w:val="0"/>
      <w:marTop w:val="0"/>
      <w:marBottom w:val="0"/>
      <w:divBdr>
        <w:top w:val="none" w:sz="0" w:space="0" w:color="auto"/>
        <w:left w:val="none" w:sz="0" w:space="0" w:color="auto"/>
        <w:bottom w:val="none" w:sz="0" w:space="0" w:color="auto"/>
        <w:right w:val="none" w:sz="0" w:space="0" w:color="auto"/>
      </w:divBdr>
    </w:div>
    <w:div w:id="1500580380">
      <w:bodyDiv w:val="1"/>
      <w:marLeft w:val="0"/>
      <w:marRight w:val="0"/>
      <w:marTop w:val="0"/>
      <w:marBottom w:val="0"/>
      <w:divBdr>
        <w:top w:val="none" w:sz="0" w:space="0" w:color="auto"/>
        <w:left w:val="none" w:sz="0" w:space="0" w:color="auto"/>
        <w:bottom w:val="none" w:sz="0" w:space="0" w:color="auto"/>
        <w:right w:val="none" w:sz="0" w:space="0" w:color="auto"/>
      </w:divBdr>
    </w:div>
    <w:div w:id="1500928810">
      <w:bodyDiv w:val="1"/>
      <w:marLeft w:val="0"/>
      <w:marRight w:val="0"/>
      <w:marTop w:val="0"/>
      <w:marBottom w:val="0"/>
      <w:divBdr>
        <w:top w:val="none" w:sz="0" w:space="0" w:color="auto"/>
        <w:left w:val="none" w:sz="0" w:space="0" w:color="auto"/>
        <w:bottom w:val="none" w:sz="0" w:space="0" w:color="auto"/>
        <w:right w:val="none" w:sz="0" w:space="0" w:color="auto"/>
      </w:divBdr>
    </w:div>
    <w:div w:id="1501197548">
      <w:bodyDiv w:val="1"/>
      <w:marLeft w:val="0"/>
      <w:marRight w:val="0"/>
      <w:marTop w:val="0"/>
      <w:marBottom w:val="0"/>
      <w:divBdr>
        <w:top w:val="none" w:sz="0" w:space="0" w:color="auto"/>
        <w:left w:val="none" w:sz="0" w:space="0" w:color="auto"/>
        <w:bottom w:val="none" w:sz="0" w:space="0" w:color="auto"/>
        <w:right w:val="none" w:sz="0" w:space="0" w:color="auto"/>
      </w:divBdr>
    </w:div>
    <w:div w:id="1501701582">
      <w:bodyDiv w:val="1"/>
      <w:marLeft w:val="0"/>
      <w:marRight w:val="0"/>
      <w:marTop w:val="0"/>
      <w:marBottom w:val="0"/>
      <w:divBdr>
        <w:top w:val="none" w:sz="0" w:space="0" w:color="auto"/>
        <w:left w:val="none" w:sz="0" w:space="0" w:color="auto"/>
        <w:bottom w:val="none" w:sz="0" w:space="0" w:color="auto"/>
        <w:right w:val="none" w:sz="0" w:space="0" w:color="auto"/>
      </w:divBdr>
    </w:div>
    <w:div w:id="1502742690">
      <w:bodyDiv w:val="1"/>
      <w:marLeft w:val="0"/>
      <w:marRight w:val="0"/>
      <w:marTop w:val="0"/>
      <w:marBottom w:val="0"/>
      <w:divBdr>
        <w:top w:val="none" w:sz="0" w:space="0" w:color="auto"/>
        <w:left w:val="none" w:sz="0" w:space="0" w:color="auto"/>
        <w:bottom w:val="none" w:sz="0" w:space="0" w:color="auto"/>
        <w:right w:val="none" w:sz="0" w:space="0" w:color="auto"/>
      </w:divBdr>
    </w:div>
    <w:div w:id="1503356669">
      <w:bodyDiv w:val="1"/>
      <w:marLeft w:val="0"/>
      <w:marRight w:val="0"/>
      <w:marTop w:val="0"/>
      <w:marBottom w:val="0"/>
      <w:divBdr>
        <w:top w:val="none" w:sz="0" w:space="0" w:color="auto"/>
        <w:left w:val="none" w:sz="0" w:space="0" w:color="auto"/>
        <w:bottom w:val="none" w:sz="0" w:space="0" w:color="auto"/>
        <w:right w:val="none" w:sz="0" w:space="0" w:color="auto"/>
      </w:divBdr>
    </w:div>
    <w:div w:id="1503740593">
      <w:bodyDiv w:val="1"/>
      <w:marLeft w:val="0"/>
      <w:marRight w:val="0"/>
      <w:marTop w:val="0"/>
      <w:marBottom w:val="0"/>
      <w:divBdr>
        <w:top w:val="none" w:sz="0" w:space="0" w:color="auto"/>
        <w:left w:val="none" w:sz="0" w:space="0" w:color="auto"/>
        <w:bottom w:val="none" w:sz="0" w:space="0" w:color="auto"/>
        <w:right w:val="none" w:sz="0" w:space="0" w:color="auto"/>
      </w:divBdr>
    </w:div>
    <w:div w:id="1503935283">
      <w:bodyDiv w:val="1"/>
      <w:marLeft w:val="0"/>
      <w:marRight w:val="0"/>
      <w:marTop w:val="0"/>
      <w:marBottom w:val="0"/>
      <w:divBdr>
        <w:top w:val="none" w:sz="0" w:space="0" w:color="auto"/>
        <w:left w:val="none" w:sz="0" w:space="0" w:color="auto"/>
        <w:bottom w:val="none" w:sz="0" w:space="0" w:color="auto"/>
        <w:right w:val="none" w:sz="0" w:space="0" w:color="auto"/>
      </w:divBdr>
    </w:div>
    <w:div w:id="1504205708">
      <w:bodyDiv w:val="1"/>
      <w:marLeft w:val="0"/>
      <w:marRight w:val="0"/>
      <w:marTop w:val="0"/>
      <w:marBottom w:val="0"/>
      <w:divBdr>
        <w:top w:val="none" w:sz="0" w:space="0" w:color="auto"/>
        <w:left w:val="none" w:sz="0" w:space="0" w:color="auto"/>
        <w:bottom w:val="none" w:sz="0" w:space="0" w:color="auto"/>
        <w:right w:val="none" w:sz="0" w:space="0" w:color="auto"/>
      </w:divBdr>
    </w:div>
    <w:div w:id="1504514154">
      <w:bodyDiv w:val="1"/>
      <w:marLeft w:val="0"/>
      <w:marRight w:val="0"/>
      <w:marTop w:val="0"/>
      <w:marBottom w:val="0"/>
      <w:divBdr>
        <w:top w:val="none" w:sz="0" w:space="0" w:color="auto"/>
        <w:left w:val="none" w:sz="0" w:space="0" w:color="auto"/>
        <w:bottom w:val="none" w:sz="0" w:space="0" w:color="auto"/>
        <w:right w:val="none" w:sz="0" w:space="0" w:color="auto"/>
      </w:divBdr>
    </w:div>
    <w:div w:id="1504781219">
      <w:bodyDiv w:val="1"/>
      <w:marLeft w:val="0"/>
      <w:marRight w:val="0"/>
      <w:marTop w:val="0"/>
      <w:marBottom w:val="0"/>
      <w:divBdr>
        <w:top w:val="none" w:sz="0" w:space="0" w:color="auto"/>
        <w:left w:val="none" w:sz="0" w:space="0" w:color="auto"/>
        <w:bottom w:val="none" w:sz="0" w:space="0" w:color="auto"/>
        <w:right w:val="none" w:sz="0" w:space="0" w:color="auto"/>
      </w:divBdr>
    </w:div>
    <w:div w:id="1504979561">
      <w:bodyDiv w:val="1"/>
      <w:marLeft w:val="0"/>
      <w:marRight w:val="0"/>
      <w:marTop w:val="0"/>
      <w:marBottom w:val="0"/>
      <w:divBdr>
        <w:top w:val="none" w:sz="0" w:space="0" w:color="auto"/>
        <w:left w:val="none" w:sz="0" w:space="0" w:color="auto"/>
        <w:bottom w:val="none" w:sz="0" w:space="0" w:color="auto"/>
        <w:right w:val="none" w:sz="0" w:space="0" w:color="auto"/>
      </w:divBdr>
    </w:div>
    <w:div w:id="1505130344">
      <w:bodyDiv w:val="1"/>
      <w:marLeft w:val="0"/>
      <w:marRight w:val="0"/>
      <w:marTop w:val="0"/>
      <w:marBottom w:val="0"/>
      <w:divBdr>
        <w:top w:val="none" w:sz="0" w:space="0" w:color="auto"/>
        <w:left w:val="none" w:sz="0" w:space="0" w:color="auto"/>
        <w:bottom w:val="none" w:sz="0" w:space="0" w:color="auto"/>
        <w:right w:val="none" w:sz="0" w:space="0" w:color="auto"/>
      </w:divBdr>
    </w:div>
    <w:div w:id="1505513104">
      <w:bodyDiv w:val="1"/>
      <w:marLeft w:val="0"/>
      <w:marRight w:val="0"/>
      <w:marTop w:val="0"/>
      <w:marBottom w:val="0"/>
      <w:divBdr>
        <w:top w:val="none" w:sz="0" w:space="0" w:color="auto"/>
        <w:left w:val="none" w:sz="0" w:space="0" w:color="auto"/>
        <w:bottom w:val="none" w:sz="0" w:space="0" w:color="auto"/>
        <w:right w:val="none" w:sz="0" w:space="0" w:color="auto"/>
      </w:divBdr>
    </w:div>
    <w:div w:id="1505973963">
      <w:bodyDiv w:val="1"/>
      <w:marLeft w:val="0"/>
      <w:marRight w:val="0"/>
      <w:marTop w:val="0"/>
      <w:marBottom w:val="0"/>
      <w:divBdr>
        <w:top w:val="none" w:sz="0" w:space="0" w:color="auto"/>
        <w:left w:val="none" w:sz="0" w:space="0" w:color="auto"/>
        <w:bottom w:val="none" w:sz="0" w:space="0" w:color="auto"/>
        <w:right w:val="none" w:sz="0" w:space="0" w:color="auto"/>
      </w:divBdr>
    </w:div>
    <w:div w:id="1506552708">
      <w:bodyDiv w:val="1"/>
      <w:marLeft w:val="0"/>
      <w:marRight w:val="0"/>
      <w:marTop w:val="0"/>
      <w:marBottom w:val="0"/>
      <w:divBdr>
        <w:top w:val="none" w:sz="0" w:space="0" w:color="auto"/>
        <w:left w:val="none" w:sz="0" w:space="0" w:color="auto"/>
        <w:bottom w:val="none" w:sz="0" w:space="0" w:color="auto"/>
        <w:right w:val="none" w:sz="0" w:space="0" w:color="auto"/>
      </w:divBdr>
    </w:div>
    <w:div w:id="1506705278">
      <w:bodyDiv w:val="1"/>
      <w:marLeft w:val="0"/>
      <w:marRight w:val="0"/>
      <w:marTop w:val="0"/>
      <w:marBottom w:val="0"/>
      <w:divBdr>
        <w:top w:val="none" w:sz="0" w:space="0" w:color="auto"/>
        <w:left w:val="none" w:sz="0" w:space="0" w:color="auto"/>
        <w:bottom w:val="none" w:sz="0" w:space="0" w:color="auto"/>
        <w:right w:val="none" w:sz="0" w:space="0" w:color="auto"/>
      </w:divBdr>
    </w:div>
    <w:div w:id="1507135537">
      <w:bodyDiv w:val="1"/>
      <w:marLeft w:val="0"/>
      <w:marRight w:val="0"/>
      <w:marTop w:val="0"/>
      <w:marBottom w:val="0"/>
      <w:divBdr>
        <w:top w:val="none" w:sz="0" w:space="0" w:color="auto"/>
        <w:left w:val="none" w:sz="0" w:space="0" w:color="auto"/>
        <w:bottom w:val="none" w:sz="0" w:space="0" w:color="auto"/>
        <w:right w:val="none" w:sz="0" w:space="0" w:color="auto"/>
      </w:divBdr>
    </w:div>
    <w:div w:id="1507936957">
      <w:bodyDiv w:val="1"/>
      <w:marLeft w:val="0"/>
      <w:marRight w:val="0"/>
      <w:marTop w:val="0"/>
      <w:marBottom w:val="0"/>
      <w:divBdr>
        <w:top w:val="none" w:sz="0" w:space="0" w:color="auto"/>
        <w:left w:val="none" w:sz="0" w:space="0" w:color="auto"/>
        <w:bottom w:val="none" w:sz="0" w:space="0" w:color="auto"/>
        <w:right w:val="none" w:sz="0" w:space="0" w:color="auto"/>
      </w:divBdr>
    </w:div>
    <w:div w:id="1508599628">
      <w:bodyDiv w:val="1"/>
      <w:marLeft w:val="0"/>
      <w:marRight w:val="0"/>
      <w:marTop w:val="0"/>
      <w:marBottom w:val="0"/>
      <w:divBdr>
        <w:top w:val="none" w:sz="0" w:space="0" w:color="auto"/>
        <w:left w:val="none" w:sz="0" w:space="0" w:color="auto"/>
        <w:bottom w:val="none" w:sz="0" w:space="0" w:color="auto"/>
        <w:right w:val="none" w:sz="0" w:space="0" w:color="auto"/>
      </w:divBdr>
    </w:div>
    <w:div w:id="1508985508">
      <w:bodyDiv w:val="1"/>
      <w:marLeft w:val="0"/>
      <w:marRight w:val="0"/>
      <w:marTop w:val="0"/>
      <w:marBottom w:val="0"/>
      <w:divBdr>
        <w:top w:val="none" w:sz="0" w:space="0" w:color="auto"/>
        <w:left w:val="none" w:sz="0" w:space="0" w:color="auto"/>
        <w:bottom w:val="none" w:sz="0" w:space="0" w:color="auto"/>
        <w:right w:val="none" w:sz="0" w:space="0" w:color="auto"/>
      </w:divBdr>
    </w:div>
    <w:div w:id="1509178098">
      <w:bodyDiv w:val="1"/>
      <w:marLeft w:val="0"/>
      <w:marRight w:val="0"/>
      <w:marTop w:val="0"/>
      <w:marBottom w:val="0"/>
      <w:divBdr>
        <w:top w:val="none" w:sz="0" w:space="0" w:color="auto"/>
        <w:left w:val="none" w:sz="0" w:space="0" w:color="auto"/>
        <w:bottom w:val="none" w:sz="0" w:space="0" w:color="auto"/>
        <w:right w:val="none" w:sz="0" w:space="0" w:color="auto"/>
      </w:divBdr>
    </w:div>
    <w:div w:id="1509444483">
      <w:bodyDiv w:val="1"/>
      <w:marLeft w:val="0"/>
      <w:marRight w:val="0"/>
      <w:marTop w:val="0"/>
      <w:marBottom w:val="0"/>
      <w:divBdr>
        <w:top w:val="none" w:sz="0" w:space="0" w:color="auto"/>
        <w:left w:val="none" w:sz="0" w:space="0" w:color="auto"/>
        <w:bottom w:val="none" w:sz="0" w:space="0" w:color="auto"/>
        <w:right w:val="none" w:sz="0" w:space="0" w:color="auto"/>
      </w:divBdr>
    </w:div>
    <w:div w:id="1510018994">
      <w:bodyDiv w:val="1"/>
      <w:marLeft w:val="0"/>
      <w:marRight w:val="0"/>
      <w:marTop w:val="0"/>
      <w:marBottom w:val="0"/>
      <w:divBdr>
        <w:top w:val="none" w:sz="0" w:space="0" w:color="auto"/>
        <w:left w:val="none" w:sz="0" w:space="0" w:color="auto"/>
        <w:bottom w:val="none" w:sz="0" w:space="0" w:color="auto"/>
        <w:right w:val="none" w:sz="0" w:space="0" w:color="auto"/>
      </w:divBdr>
    </w:div>
    <w:div w:id="1510565218">
      <w:bodyDiv w:val="1"/>
      <w:marLeft w:val="0"/>
      <w:marRight w:val="0"/>
      <w:marTop w:val="0"/>
      <w:marBottom w:val="0"/>
      <w:divBdr>
        <w:top w:val="none" w:sz="0" w:space="0" w:color="auto"/>
        <w:left w:val="none" w:sz="0" w:space="0" w:color="auto"/>
        <w:bottom w:val="none" w:sz="0" w:space="0" w:color="auto"/>
        <w:right w:val="none" w:sz="0" w:space="0" w:color="auto"/>
      </w:divBdr>
    </w:div>
    <w:div w:id="1511874492">
      <w:bodyDiv w:val="1"/>
      <w:marLeft w:val="0"/>
      <w:marRight w:val="0"/>
      <w:marTop w:val="0"/>
      <w:marBottom w:val="0"/>
      <w:divBdr>
        <w:top w:val="none" w:sz="0" w:space="0" w:color="auto"/>
        <w:left w:val="none" w:sz="0" w:space="0" w:color="auto"/>
        <w:bottom w:val="none" w:sz="0" w:space="0" w:color="auto"/>
        <w:right w:val="none" w:sz="0" w:space="0" w:color="auto"/>
      </w:divBdr>
    </w:div>
    <w:div w:id="1511991347">
      <w:bodyDiv w:val="1"/>
      <w:marLeft w:val="0"/>
      <w:marRight w:val="0"/>
      <w:marTop w:val="0"/>
      <w:marBottom w:val="0"/>
      <w:divBdr>
        <w:top w:val="none" w:sz="0" w:space="0" w:color="auto"/>
        <w:left w:val="none" w:sz="0" w:space="0" w:color="auto"/>
        <w:bottom w:val="none" w:sz="0" w:space="0" w:color="auto"/>
        <w:right w:val="none" w:sz="0" w:space="0" w:color="auto"/>
      </w:divBdr>
    </w:div>
    <w:div w:id="1512182621">
      <w:bodyDiv w:val="1"/>
      <w:marLeft w:val="0"/>
      <w:marRight w:val="0"/>
      <w:marTop w:val="0"/>
      <w:marBottom w:val="0"/>
      <w:divBdr>
        <w:top w:val="none" w:sz="0" w:space="0" w:color="auto"/>
        <w:left w:val="none" w:sz="0" w:space="0" w:color="auto"/>
        <w:bottom w:val="none" w:sz="0" w:space="0" w:color="auto"/>
        <w:right w:val="none" w:sz="0" w:space="0" w:color="auto"/>
      </w:divBdr>
    </w:div>
    <w:div w:id="1512406256">
      <w:bodyDiv w:val="1"/>
      <w:marLeft w:val="0"/>
      <w:marRight w:val="0"/>
      <w:marTop w:val="0"/>
      <w:marBottom w:val="0"/>
      <w:divBdr>
        <w:top w:val="none" w:sz="0" w:space="0" w:color="auto"/>
        <w:left w:val="none" w:sz="0" w:space="0" w:color="auto"/>
        <w:bottom w:val="none" w:sz="0" w:space="0" w:color="auto"/>
        <w:right w:val="none" w:sz="0" w:space="0" w:color="auto"/>
      </w:divBdr>
    </w:div>
    <w:div w:id="1512531128">
      <w:bodyDiv w:val="1"/>
      <w:marLeft w:val="0"/>
      <w:marRight w:val="0"/>
      <w:marTop w:val="0"/>
      <w:marBottom w:val="0"/>
      <w:divBdr>
        <w:top w:val="none" w:sz="0" w:space="0" w:color="auto"/>
        <w:left w:val="none" w:sz="0" w:space="0" w:color="auto"/>
        <w:bottom w:val="none" w:sz="0" w:space="0" w:color="auto"/>
        <w:right w:val="none" w:sz="0" w:space="0" w:color="auto"/>
      </w:divBdr>
    </w:div>
    <w:div w:id="1512913054">
      <w:bodyDiv w:val="1"/>
      <w:marLeft w:val="0"/>
      <w:marRight w:val="0"/>
      <w:marTop w:val="0"/>
      <w:marBottom w:val="0"/>
      <w:divBdr>
        <w:top w:val="none" w:sz="0" w:space="0" w:color="auto"/>
        <w:left w:val="none" w:sz="0" w:space="0" w:color="auto"/>
        <w:bottom w:val="none" w:sz="0" w:space="0" w:color="auto"/>
        <w:right w:val="none" w:sz="0" w:space="0" w:color="auto"/>
      </w:divBdr>
    </w:div>
    <w:div w:id="1512985042">
      <w:bodyDiv w:val="1"/>
      <w:marLeft w:val="0"/>
      <w:marRight w:val="0"/>
      <w:marTop w:val="0"/>
      <w:marBottom w:val="0"/>
      <w:divBdr>
        <w:top w:val="none" w:sz="0" w:space="0" w:color="auto"/>
        <w:left w:val="none" w:sz="0" w:space="0" w:color="auto"/>
        <w:bottom w:val="none" w:sz="0" w:space="0" w:color="auto"/>
        <w:right w:val="none" w:sz="0" w:space="0" w:color="auto"/>
      </w:divBdr>
    </w:div>
    <w:div w:id="1513490674">
      <w:bodyDiv w:val="1"/>
      <w:marLeft w:val="0"/>
      <w:marRight w:val="0"/>
      <w:marTop w:val="0"/>
      <w:marBottom w:val="0"/>
      <w:divBdr>
        <w:top w:val="none" w:sz="0" w:space="0" w:color="auto"/>
        <w:left w:val="none" w:sz="0" w:space="0" w:color="auto"/>
        <w:bottom w:val="none" w:sz="0" w:space="0" w:color="auto"/>
        <w:right w:val="none" w:sz="0" w:space="0" w:color="auto"/>
      </w:divBdr>
    </w:div>
    <w:div w:id="1513908390">
      <w:bodyDiv w:val="1"/>
      <w:marLeft w:val="0"/>
      <w:marRight w:val="0"/>
      <w:marTop w:val="0"/>
      <w:marBottom w:val="0"/>
      <w:divBdr>
        <w:top w:val="none" w:sz="0" w:space="0" w:color="auto"/>
        <w:left w:val="none" w:sz="0" w:space="0" w:color="auto"/>
        <w:bottom w:val="none" w:sz="0" w:space="0" w:color="auto"/>
        <w:right w:val="none" w:sz="0" w:space="0" w:color="auto"/>
      </w:divBdr>
    </w:div>
    <w:div w:id="1514538248">
      <w:bodyDiv w:val="1"/>
      <w:marLeft w:val="0"/>
      <w:marRight w:val="0"/>
      <w:marTop w:val="0"/>
      <w:marBottom w:val="0"/>
      <w:divBdr>
        <w:top w:val="none" w:sz="0" w:space="0" w:color="auto"/>
        <w:left w:val="none" w:sz="0" w:space="0" w:color="auto"/>
        <w:bottom w:val="none" w:sz="0" w:space="0" w:color="auto"/>
        <w:right w:val="none" w:sz="0" w:space="0" w:color="auto"/>
      </w:divBdr>
    </w:div>
    <w:div w:id="1515874600">
      <w:bodyDiv w:val="1"/>
      <w:marLeft w:val="0"/>
      <w:marRight w:val="0"/>
      <w:marTop w:val="0"/>
      <w:marBottom w:val="0"/>
      <w:divBdr>
        <w:top w:val="none" w:sz="0" w:space="0" w:color="auto"/>
        <w:left w:val="none" w:sz="0" w:space="0" w:color="auto"/>
        <w:bottom w:val="none" w:sz="0" w:space="0" w:color="auto"/>
        <w:right w:val="none" w:sz="0" w:space="0" w:color="auto"/>
      </w:divBdr>
    </w:div>
    <w:div w:id="1515994614">
      <w:bodyDiv w:val="1"/>
      <w:marLeft w:val="0"/>
      <w:marRight w:val="0"/>
      <w:marTop w:val="0"/>
      <w:marBottom w:val="0"/>
      <w:divBdr>
        <w:top w:val="none" w:sz="0" w:space="0" w:color="auto"/>
        <w:left w:val="none" w:sz="0" w:space="0" w:color="auto"/>
        <w:bottom w:val="none" w:sz="0" w:space="0" w:color="auto"/>
        <w:right w:val="none" w:sz="0" w:space="0" w:color="auto"/>
      </w:divBdr>
    </w:div>
    <w:div w:id="1516964196">
      <w:bodyDiv w:val="1"/>
      <w:marLeft w:val="0"/>
      <w:marRight w:val="0"/>
      <w:marTop w:val="0"/>
      <w:marBottom w:val="0"/>
      <w:divBdr>
        <w:top w:val="none" w:sz="0" w:space="0" w:color="auto"/>
        <w:left w:val="none" w:sz="0" w:space="0" w:color="auto"/>
        <w:bottom w:val="none" w:sz="0" w:space="0" w:color="auto"/>
        <w:right w:val="none" w:sz="0" w:space="0" w:color="auto"/>
      </w:divBdr>
    </w:div>
    <w:div w:id="1516992639">
      <w:bodyDiv w:val="1"/>
      <w:marLeft w:val="0"/>
      <w:marRight w:val="0"/>
      <w:marTop w:val="0"/>
      <w:marBottom w:val="0"/>
      <w:divBdr>
        <w:top w:val="none" w:sz="0" w:space="0" w:color="auto"/>
        <w:left w:val="none" w:sz="0" w:space="0" w:color="auto"/>
        <w:bottom w:val="none" w:sz="0" w:space="0" w:color="auto"/>
        <w:right w:val="none" w:sz="0" w:space="0" w:color="auto"/>
      </w:divBdr>
    </w:div>
    <w:div w:id="1517690279">
      <w:bodyDiv w:val="1"/>
      <w:marLeft w:val="0"/>
      <w:marRight w:val="0"/>
      <w:marTop w:val="0"/>
      <w:marBottom w:val="0"/>
      <w:divBdr>
        <w:top w:val="none" w:sz="0" w:space="0" w:color="auto"/>
        <w:left w:val="none" w:sz="0" w:space="0" w:color="auto"/>
        <w:bottom w:val="none" w:sz="0" w:space="0" w:color="auto"/>
        <w:right w:val="none" w:sz="0" w:space="0" w:color="auto"/>
      </w:divBdr>
    </w:div>
    <w:div w:id="1517965719">
      <w:bodyDiv w:val="1"/>
      <w:marLeft w:val="0"/>
      <w:marRight w:val="0"/>
      <w:marTop w:val="0"/>
      <w:marBottom w:val="0"/>
      <w:divBdr>
        <w:top w:val="none" w:sz="0" w:space="0" w:color="auto"/>
        <w:left w:val="none" w:sz="0" w:space="0" w:color="auto"/>
        <w:bottom w:val="none" w:sz="0" w:space="0" w:color="auto"/>
        <w:right w:val="none" w:sz="0" w:space="0" w:color="auto"/>
      </w:divBdr>
    </w:div>
    <w:div w:id="1518277411">
      <w:bodyDiv w:val="1"/>
      <w:marLeft w:val="0"/>
      <w:marRight w:val="0"/>
      <w:marTop w:val="0"/>
      <w:marBottom w:val="0"/>
      <w:divBdr>
        <w:top w:val="none" w:sz="0" w:space="0" w:color="auto"/>
        <w:left w:val="none" w:sz="0" w:space="0" w:color="auto"/>
        <w:bottom w:val="none" w:sz="0" w:space="0" w:color="auto"/>
        <w:right w:val="none" w:sz="0" w:space="0" w:color="auto"/>
      </w:divBdr>
    </w:div>
    <w:div w:id="1518537240">
      <w:bodyDiv w:val="1"/>
      <w:marLeft w:val="0"/>
      <w:marRight w:val="0"/>
      <w:marTop w:val="0"/>
      <w:marBottom w:val="0"/>
      <w:divBdr>
        <w:top w:val="none" w:sz="0" w:space="0" w:color="auto"/>
        <w:left w:val="none" w:sz="0" w:space="0" w:color="auto"/>
        <w:bottom w:val="none" w:sz="0" w:space="0" w:color="auto"/>
        <w:right w:val="none" w:sz="0" w:space="0" w:color="auto"/>
      </w:divBdr>
    </w:div>
    <w:div w:id="1518616808">
      <w:bodyDiv w:val="1"/>
      <w:marLeft w:val="0"/>
      <w:marRight w:val="0"/>
      <w:marTop w:val="0"/>
      <w:marBottom w:val="0"/>
      <w:divBdr>
        <w:top w:val="none" w:sz="0" w:space="0" w:color="auto"/>
        <w:left w:val="none" w:sz="0" w:space="0" w:color="auto"/>
        <w:bottom w:val="none" w:sz="0" w:space="0" w:color="auto"/>
        <w:right w:val="none" w:sz="0" w:space="0" w:color="auto"/>
      </w:divBdr>
    </w:div>
    <w:div w:id="1519348796">
      <w:bodyDiv w:val="1"/>
      <w:marLeft w:val="0"/>
      <w:marRight w:val="0"/>
      <w:marTop w:val="0"/>
      <w:marBottom w:val="0"/>
      <w:divBdr>
        <w:top w:val="none" w:sz="0" w:space="0" w:color="auto"/>
        <w:left w:val="none" w:sz="0" w:space="0" w:color="auto"/>
        <w:bottom w:val="none" w:sz="0" w:space="0" w:color="auto"/>
        <w:right w:val="none" w:sz="0" w:space="0" w:color="auto"/>
      </w:divBdr>
    </w:div>
    <w:div w:id="1519856630">
      <w:bodyDiv w:val="1"/>
      <w:marLeft w:val="0"/>
      <w:marRight w:val="0"/>
      <w:marTop w:val="0"/>
      <w:marBottom w:val="0"/>
      <w:divBdr>
        <w:top w:val="none" w:sz="0" w:space="0" w:color="auto"/>
        <w:left w:val="none" w:sz="0" w:space="0" w:color="auto"/>
        <w:bottom w:val="none" w:sz="0" w:space="0" w:color="auto"/>
        <w:right w:val="none" w:sz="0" w:space="0" w:color="auto"/>
      </w:divBdr>
    </w:div>
    <w:div w:id="1520579759">
      <w:bodyDiv w:val="1"/>
      <w:marLeft w:val="0"/>
      <w:marRight w:val="0"/>
      <w:marTop w:val="0"/>
      <w:marBottom w:val="0"/>
      <w:divBdr>
        <w:top w:val="none" w:sz="0" w:space="0" w:color="auto"/>
        <w:left w:val="none" w:sz="0" w:space="0" w:color="auto"/>
        <w:bottom w:val="none" w:sz="0" w:space="0" w:color="auto"/>
        <w:right w:val="none" w:sz="0" w:space="0" w:color="auto"/>
      </w:divBdr>
    </w:div>
    <w:div w:id="1521167129">
      <w:bodyDiv w:val="1"/>
      <w:marLeft w:val="0"/>
      <w:marRight w:val="0"/>
      <w:marTop w:val="0"/>
      <w:marBottom w:val="0"/>
      <w:divBdr>
        <w:top w:val="none" w:sz="0" w:space="0" w:color="auto"/>
        <w:left w:val="none" w:sz="0" w:space="0" w:color="auto"/>
        <w:bottom w:val="none" w:sz="0" w:space="0" w:color="auto"/>
        <w:right w:val="none" w:sz="0" w:space="0" w:color="auto"/>
      </w:divBdr>
    </w:div>
    <w:div w:id="1522670752">
      <w:bodyDiv w:val="1"/>
      <w:marLeft w:val="0"/>
      <w:marRight w:val="0"/>
      <w:marTop w:val="0"/>
      <w:marBottom w:val="0"/>
      <w:divBdr>
        <w:top w:val="none" w:sz="0" w:space="0" w:color="auto"/>
        <w:left w:val="none" w:sz="0" w:space="0" w:color="auto"/>
        <w:bottom w:val="none" w:sz="0" w:space="0" w:color="auto"/>
        <w:right w:val="none" w:sz="0" w:space="0" w:color="auto"/>
      </w:divBdr>
    </w:div>
    <w:div w:id="1522671240">
      <w:bodyDiv w:val="1"/>
      <w:marLeft w:val="0"/>
      <w:marRight w:val="0"/>
      <w:marTop w:val="0"/>
      <w:marBottom w:val="0"/>
      <w:divBdr>
        <w:top w:val="none" w:sz="0" w:space="0" w:color="auto"/>
        <w:left w:val="none" w:sz="0" w:space="0" w:color="auto"/>
        <w:bottom w:val="none" w:sz="0" w:space="0" w:color="auto"/>
        <w:right w:val="none" w:sz="0" w:space="0" w:color="auto"/>
      </w:divBdr>
    </w:div>
    <w:div w:id="1523281035">
      <w:bodyDiv w:val="1"/>
      <w:marLeft w:val="0"/>
      <w:marRight w:val="0"/>
      <w:marTop w:val="0"/>
      <w:marBottom w:val="0"/>
      <w:divBdr>
        <w:top w:val="none" w:sz="0" w:space="0" w:color="auto"/>
        <w:left w:val="none" w:sz="0" w:space="0" w:color="auto"/>
        <w:bottom w:val="none" w:sz="0" w:space="0" w:color="auto"/>
        <w:right w:val="none" w:sz="0" w:space="0" w:color="auto"/>
      </w:divBdr>
    </w:div>
    <w:div w:id="1523859064">
      <w:bodyDiv w:val="1"/>
      <w:marLeft w:val="0"/>
      <w:marRight w:val="0"/>
      <w:marTop w:val="0"/>
      <w:marBottom w:val="0"/>
      <w:divBdr>
        <w:top w:val="none" w:sz="0" w:space="0" w:color="auto"/>
        <w:left w:val="none" w:sz="0" w:space="0" w:color="auto"/>
        <w:bottom w:val="none" w:sz="0" w:space="0" w:color="auto"/>
        <w:right w:val="none" w:sz="0" w:space="0" w:color="auto"/>
      </w:divBdr>
    </w:div>
    <w:div w:id="1523975514">
      <w:bodyDiv w:val="1"/>
      <w:marLeft w:val="0"/>
      <w:marRight w:val="0"/>
      <w:marTop w:val="0"/>
      <w:marBottom w:val="0"/>
      <w:divBdr>
        <w:top w:val="none" w:sz="0" w:space="0" w:color="auto"/>
        <w:left w:val="none" w:sz="0" w:space="0" w:color="auto"/>
        <w:bottom w:val="none" w:sz="0" w:space="0" w:color="auto"/>
        <w:right w:val="none" w:sz="0" w:space="0" w:color="auto"/>
      </w:divBdr>
    </w:div>
    <w:div w:id="1523981017">
      <w:bodyDiv w:val="1"/>
      <w:marLeft w:val="0"/>
      <w:marRight w:val="0"/>
      <w:marTop w:val="0"/>
      <w:marBottom w:val="0"/>
      <w:divBdr>
        <w:top w:val="none" w:sz="0" w:space="0" w:color="auto"/>
        <w:left w:val="none" w:sz="0" w:space="0" w:color="auto"/>
        <w:bottom w:val="none" w:sz="0" w:space="0" w:color="auto"/>
        <w:right w:val="none" w:sz="0" w:space="0" w:color="auto"/>
      </w:divBdr>
    </w:div>
    <w:div w:id="1524787784">
      <w:bodyDiv w:val="1"/>
      <w:marLeft w:val="0"/>
      <w:marRight w:val="0"/>
      <w:marTop w:val="0"/>
      <w:marBottom w:val="0"/>
      <w:divBdr>
        <w:top w:val="none" w:sz="0" w:space="0" w:color="auto"/>
        <w:left w:val="none" w:sz="0" w:space="0" w:color="auto"/>
        <w:bottom w:val="none" w:sz="0" w:space="0" w:color="auto"/>
        <w:right w:val="none" w:sz="0" w:space="0" w:color="auto"/>
      </w:divBdr>
    </w:div>
    <w:div w:id="1524902496">
      <w:bodyDiv w:val="1"/>
      <w:marLeft w:val="0"/>
      <w:marRight w:val="0"/>
      <w:marTop w:val="0"/>
      <w:marBottom w:val="0"/>
      <w:divBdr>
        <w:top w:val="none" w:sz="0" w:space="0" w:color="auto"/>
        <w:left w:val="none" w:sz="0" w:space="0" w:color="auto"/>
        <w:bottom w:val="none" w:sz="0" w:space="0" w:color="auto"/>
        <w:right w:val="none" w:sz="0" w:space="0" w:color="auto"/>
      </w:divBdr>
    </w:div>
    <w:div w:id="1525052790">
      <w:bodyDiv w:val="1"/>
      <w:marLeft w:val="0"/>
      <w:marRight w:val="0"/>
      <w:marTop w:val="0"/>
      <w:marBottom w:val="0"/>
      <w:divBdr>
        <w:top w:val="none" w:sz="0" w:space="0" w:color="auto"/>
        <w:left w:val="none" w:sz="0" w:space="0" w:color="auto"/>
        <w:bottom w:val="none" w:sz="0" w:space="0" w:color="auto"/>
        <w:right w:val="none" w:sz="0" w:space="0" w:color="auto"/>
      </w:divBdr>
    </w:div>
    <w:div w:id="1525359783">
      <w:bodyDiv w:val="1"/>
      <w:marLeft w:val="0"/>
      <w:marRight w:val="0"/>
      <w:marTop w:val="0"/>
      <w:marBottom w:val="0"/>
      <w:divBdr>
        <w:top w:val="none" w:sz="0" w:space="0" w:color="auto"/>
        <w:left w:val="none" w:sz="0" w:space="0" w:color="auto"/>
        <w:bottom w:val="none" w:sz="0" w:space="0" w:color="auto"/>
        <w:right w:val="none" w:sz="0" w:space="0" w:color="auto"/>
      </w:divBdr>
    </w:div>
    <w:div w:id="1525900200">
      <w:bodyDiv w:val="1"/>
      <w:marLeft w:val="0"/>
      <w:marRight w:val="0"/>
      <w:marTop w:val="0"/>
      <w:marBottom w:val="0"/>
      <w:divBdr>
        <w:top w:val="none" w:sz="0" w:space="0" w:color="auto"/>
        <w:left w:val="none" w:sz="0" w:space="0" w:color="auto"/>
        <w:bottom w:val="none" w:sz="0" w:space="0" w:color="auto"/>
        <w:right w:val="none" w:sz="0" w:space="0" w:color="auto"/>
      </w:divBdr>
    </w:div>
    <w:div w:id="1527133482">
      <w:bodyDiv w:val="1"/>
      <w:marLeft w:val="0"/>
      <w:marRight w:val="0"/>
      <w:marTop w:val="0"/>
      <w:marBottom w:val="0"/>
      <w:divBdr>
        <w:top w:val="none" w:sz="0" w:space="0" w:color="auto"/>
        <w:left w:val="none" w:sz="0" w:space="0" w:color="auto"/>
        <w:bottom w:val="none" w:sz="0" w:space="0" w:color="auto"/>
        <w:right w:val="none" w:sz="0" w:space="0" w:color="auto"/>
      </w:divBdr>
    </w:div>
    <w:div w:id="1527139809">
      <w:bodyDiv w:val="1"/>
      <w:marLeft w:val="0"/>
      <w:marRight w:val="0"/>
      <w:marTop w:val="0"/>
      <w:marBottom w:val="0"/>
      <w:divBdr>
        <w:top w:val="none" w:sz="0" w:space="0" w:color="auto"/>
        <w:left w:val="none" w:sz="0" w:space="0" w:color="auto"/>
        <w:bottom w:val="none" w:sz="0" w:space="0" w:color="auto"/>
        <w:right w:val="none" w:sz="0" w:space="0" w:color="auto"/>
      </w:divBdr>
    </w:div>
    <w:div w:id="1527140575">
      <w:bodyDiv w:val="1"/>
      <w:marLeft w:val="0"/>
      <w:marRight w:val="0"/>
      <w:marTop w:val="0"/>
      <w:marBottom w:val="0"/>
      <w:divBdr>
        <w:top w:val="none" w:sz="0" w:space="0" w:color="auto"/>
        <w:left w:val="none" w:sz="0" w:space="0" w:color="auto"/>
        <w:bottom w:val="none" w:sz="0" w:space="0" w:color="auto"/>
        <w:right w:val="none" w:sz="0" w:space="0" w:color="auto"/>
      </w:divBdr>
    </w:div>
    <w:div w:id="1527403016">
      <w:bodyDiv w:val="1"/>
      <w:marLeft w:val="0"/>
      <w:marRight w:val="0"/>
      <w:marTop w:val="0"/>
      <w:marBottom w:val="0"/>
      <w:divBdr>
        <w:top w:val="none" w:sz="0" w:space="0" w:color="auto"/>
        <w:left w:val="none" w:sz="0" w:space="0" w:color="auto"/>
        <w:bottom w:val="none" w:sz="0" w:space="0" w:color="auto"/>
        <w:right w:val="none" w:sz="0" w:space="0" w:color="auto"/>
      </w:divBdr>
    </w:div>
    <w:div w:id="1527403116">
      <w:bodyDiv w:val="1"/>
      <w:marLeft w:val="0"/>
      <w:marRight w:val="0"/>
      <w:marTop w:val="0"/>
      <w:marBottom w:val="0"/>
      <w:divBdr>
        <w:top w:val="none" w:sz="0" w:space="0" w:color="auto"/>
        <w:left w:val="none" w:sz="0" w:space="0" w:color="auto"/>
        <w:bottom w:val="none" w:sz="0" w:space="0" w:color="auto"/>
        <w:right w:val="none" w:sz="0" w:space="0" w:color="auto"/>
      </w:divBdr>
    </w:div>
    <w:div w:id="1527403403">
      <w:bodyDiv w:val="1"/>
      <w:marLeft w:val="0"/>
      <w:marRight w:val="0"/>
      <w:marTop w:val="0"/>
      <w:marBottom w:val="0"/>
      <w:divBdr>
        <w:top w:val="none" w:sz="0" w:space="0" w:color="auto"/>
        <w:left w:val="none" w:sz="0" w:space="0" w:color="auto"/>
        <w:bottom w:val="none" w:sz="0" w:space="0" w:color="auto"/>
        <w:right w:val="none" w:sz="0" w:space="0" w:color="auto"/>
      </w:divBdr>
    </w:div>
    <w:div w:id="1527450722">
      <w:bodyDiv w:val="1"/>
      <w:marLeft w:val="0"/>
      <w:marRight w:val="0"/>
      <w:marTop w:val="0"/>
      <w:marBottom w:val="0"/>
      <w:divBdr>
        <w:top w:val="none" w:sz="0" w:space="0" w:color="auto"/>
        <w:left w:val="none" w:sz="0" w:space="0" w:color="auto"/>
        <w:bottom w:val="none" w:sz="0" w:space="0" w:color="auto"/>
        <w:right w:val="none" w:sz="0" w:space="0" w:color="auto"/>
      </w:divBdr>
    </w:div>
    <w:div w:id="1528178511">
      <w:bodyDiv w:val="1"/>
      <w:marLeft w:val="0"/>
      <w:marRight w:val="0"/>
      <w:marTop w:val="0"/>
      <w:marBottom w:val="0"/>
      <w:divBdr>
        <w:top w:val="none" w:sz="0" w:space="0" w:color="auto"/>
        <w:left w:val="none" w:sz="0" w:space="0" w:color="auto"/>
        <w:bottom w:val="none" w:sz="0" w:space="0" w:color="auto"/>
        <w:right w:val="none" w:sz="0" w:space="0" w:color="auto"/>
      </w:divBdr>
    </w:div>
    <w:div w:id="1528367606">
      <w:bodyDiv w:val="1"/>
      <w:marLeft w:val="0"/>
      <w:marRight w:val="0"/>
      <w:marTop w:val="0"/>
      <w:marBottom w:val="0"/>
      <w:divBdr>
        <w:top w:val="none" w:sz="0" w:space="0" w:color="auto"/>
        <w:left w:val="none" w:sz="0" w:space="0" w:color="auto"/>
        <w:bottom w:val="none" w:sz="0" w:space="0" w:color="auto"/>
        <w:right w:val="none" w:sz="0" w:space="0" w:color="auto"/>
      </w:divBdr>
    </w:div>
    <w:div w:id="1529415212">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0221624">
      <w:bodyDiv w:val="1"/>
      <w:marLeft w:val="0"/>
      <w:marRight w:val="0"/>
      <w:marTop w:val="0"/>
      <w:marBottom w:val="0"/>
      <w:divBdr>
        <w:top w:val="none" w:sz="0" w:space="0" w:color="auto"/>
        <w:left w:val="none" w:sz="0" w:space="0" w:color="auto"/>
        <w:bottom w:val="none" w:sz="0" w:space="0" w:color="auto"/>
        <w:right w:val="none" w:sz="0" w:space="0" w:color="auto"/>
      </w:divBdr>
    </w:div>
    <w:div w:id="1530290595">
      <w:bodyDiv w:val="1"/>
      <w:marLeft w:val="0"/>
      <w:marRight w:val="0"/>
      <w:marTop w:val="0"/>
      <w:marBottom w:val="0"/>
      <w:divBdr>
        <w:top w:val="none" w:sz="0" w:space="0" w:color="auto"/>
        <w:left w:val="none" w:sz="0" w:space="0" w:color="auto"/>
        <w:bottom w:val="none" w:sz="0" w:space="0" w:color="auto"/>
        <w:right w:val="none" w:sz="0" w:space="0" w:color="auto"/>
      </w:divBdr>
    </w:div>
    <w:div w:id="1530410954">
      <w:bodyDiv w:val="1"/>
      <w:marLeft w:val="0"/>
      <w:marRight w:val="0"/>
      <w:marTop w:val="0"/>
      <w:marBottom w:val="0"/>
      <w:divBdr>
        <w:top w:val="none" w:sz="0" w:space="0" w:color="auto"/>
        <w:left w:val="none" w:sz="0" w:space="0" w:color="auto"/>
        <w:bottom w:val="none" w:sz="0" w:space="0" w:color="auto"/>
        <w:right w:val="none" w:sz="0" w:space="0" w:color="auto"/>
      </w:divBdr>
    </w:div>
    <w:div w:id="1530605014">
      <w:bodyDiv w:val="1"/>
      <w:marLeft w:val="0"/>
      <w:marRight w:val="0"/>
      <w:marTop w:val="0"/>
      <w:marBottom w:val="0"/>
      <w:divBdr>
        <w:top w:val="none" w:sz="0" w:space="0" w:color="auto"/>
        <w:left w:val="none" w:sz="0" w:space="0" w:color="auto"/>
        <w:bottom w:val="none" w:sz="0" w:space="0" w:color="auto"/>
        <w:right w:val="none" w:sz="0" w:space="0" w:color="auto"/>
      </w:divBdr>
    </w:div>
    <w:div w:id="1530869911">
      <w:bodyDiv w:val="1"/>
      <w:marLeft w:val="0"/>
      <w:marRight w:val="0"/>
      <w:marTop w:val="0"/>
      <w:marBottom w:val="0"/>
      <w:divBdr>
        <w:top w:val="none" w:sz="0" w:space="0" w:color="auto"/>
        <w:left w:val="none" w:sz="0" w:space="0" w:color="auto"/>
        <w:bottom w:val="none" w:sz="0" w:space="0" w:color="auto"/>
        <w:right w:val="none" w:sz="0" w:space="0" w:color="auto"/>
      </w:divBdr>
    </w:div>
    <w:div w:id="1530873109">
      <w:bodyDiv w:val="1"/>
      <w:marLeft w:val="0"/>
      <w:marRight w:val="0"/>
      <w:marTop w:val="0"/>
      <w:marBottom w:val="0"/>
      <w:divBdr>
        <w:top w:val="none" w:sz="0" w:space="0" w:color="auto"/>
        <w:left w:val="none" w:sz="0" w:space="0" w:color="auto"/>
        <w:bottom w:val="none" w:sz="0" w:space="0" w:color="auto"/>
        <w:right w:val="none" w:sz="0" w:space="0" w:color="auto"/>
      </w:divBdr>
    </w:div>
    <w:div w:id="1530996852">
      <w:bodyDiv w:val="1"/>
      <w:marLeft w:val="0"/>
      <w:marRight w:val="0"/>
      <w:marTop w:val="0"/>
      <w:marBottom w:val="0"/>
      <w:divBdr>
        <w:top w:val="none" w:sz="0" w:space="0" w:color="auto"/>
        <w:left w:val="none" w:sz="0" w:space="0" w:color="auto"/>
        <w:bottom w:val="none" w:sz="0" w:space="0" w:color="auto"/>
        <w:right w:val="none" w:sz="0" w:space="0" w:color="auto"/>
      </w:divBdr>
    </w:div>
    <w:div w:id="1531071980">
      <w:bodyDiv w:val="1"/>
      <w:marLeft w:val="0"/>
      <w:marRight w:val="0"/>
      <w:marTop w:val="0"/>
      <w:marBottom w:val="0"/>
      <w:divBdr>
        <w:top w:val="none" w:sz="0" w:space="0" w:color="auto"/>
        <w:left w:val="none" w:sz="0" w:space="0" w:color="auto"/>
        <w:bottom w:val="none" w:sz="0" w:space="0" w:color="auto"/>
        <w:right w:val="none" w:sz="0" w:space="0" w:color="auto"/>
      </w:divBdr>
    </w:div>
    <w:div w:id="1531138885">
      <w:bodyDiv w:val="1"/>
      <w:marLeft w:val="0"/>
      <w:marRight w:val="0"/>
      <w:marTop w:val="0"/>
      <w:marBottom w:val="0"/>
      <w:divBdr>
        <w:top w:val="none" w:sz="0" w:space="0" w:color="auto"/>
        <w:left w:val="none" w:sz="0" w:space="0" w:color="auto"/>
        <w:bottom w:val="none" w:sz="0" w:space="0" w:color="auto"/>
        <w:right w:val="none" w:sz="0" w:space="0" w:color="auto"/>
      </w:divBdr>
    </w:div>
    <w:div w:id="1531338642">
      <w:bodyDiv w:val="1"/>
      <w:marLeft w:val="0"/>
      <w:marRight w:val="0"/>
      <w:marTop w:val="0"/>
      <w:marBottom w:val="0"/>
      <w:divBdr>
        <w:top w:val="none" w:sz="0" w:space="0" w:color="auto"/>
        <w:left w:val="none" w:sz="0" w:space="0" w:color="auto"/>
        <w:bottom w:val="none" w:sz="0" w:space="0" w:color="auto"/>
        <w:right w:val="none" w:sz="0" w:space="0" w:color="auto"/>
      </w:divBdr>
    </w:div>
    <w:div w:id="1531920383">
      <w:bodyDiv w:val="1"/>
      <w:marLeft w:val="0"/>
      <w:marRight w:val="0"/>
      <w:marTop w:val="0"/>
      <w:marBottom w:val="0"/>
      <w:divBdr>
        <w:top w:val="none" w:sz="0" w:space="0" w:color="auto"/>
        <w:left w:val="none" w:sz="0" w:space="0" w:color="auto"/>
        <w:bottom w:val="none" w:sz="0" w:space="0" w:color="auto"/>
        <w:right w:val="none" w:sz="0" w:space="0" w:color="auto"/>
      </w:divBdr>
    </w:div>
    <w:div w:id="1531991595">
      <w:bodyDiv w:val="1"/>
      <w:marLeft w:val="0"/>
      <w:marRight w:val="0"/>
      <w:marTop w:val="0"/>
      <w:marBottom w:val="0"/>
      <w:divBdr>
        <w:top w:val="none" w:sz="0" w:space="0" w:color="auto"/>
        <w:left w:val="none" w:sz="0" w:space="0" w:color="auto"/>
        <w:bottom w:val="none" w:sz="0" w:space="0" w:color="auto"/>
        <w:right w:val="none" w:sz="0" w:space="0" w:color="auto"/>
      </w:divBdr>
    </w:div>
    <w:div w:id="1532455613">
      <w:bodyDiv w:val="1"/>
      <w:marLeft w:val="0"/>
      <w:marRight w:val="0"/>
      <w:marTop w:val="0"/>
      <w:marBottom w:val="0"/>
      <w:divBdr>
        <w:top w:val="none" w:sz="0" w:space="0" w:color="auto"/>
        <w:left w:val="none" w:sz="0" w:space="0" w:color="auto"/>
        <w:bottom w:val="none" w:sz="0" w:space="0" w:color="auto"/>
        <w:right w:val="none" w:sz="0" w:space="0" w:color="auto"/>
      </w:divBdr>
    </w:div>
    <w:div w:id="1533575141">
      <w:bodyDiv w:val="1"/>
      <w:marLeft w:val="0"/>
      <w:marRight w:val="0"/>
      <w:marTop w:val="0"/>
      <w:marBottom w:val="0"/>
      <w:divBdr>
        <w:top w:val="none" w:sz="0" w:space="0" w:color="auto"/>
        <w:left w:val="none" w:sz="0" w:space="0" w:color="auto"/>
        <w:bottom w:val="none" w:sz="0" w:space="0" w:color="auto"/>
        <w:right w:val="none" w:sz="0" w:space="0" w:color="auto"/>
      </w:divBdr>
    </w:div>
    <w:div w:id="1534031522">
      <w:bodyDiv w:val="1"/>
      <w:marLeft w:val="0"/>
      <w:marRight w:val="0"/>
      <w:marTop w:val="0"/>
      <w:marBottom w:val="0"/>
      <w:divBdr>
        <w:top w:val="none" w:sz="0" w:space="0" w:color="auto"/>
        <w:left w:val="none" w:sz="0" w:space="0" w:color="auto"/>
        <w:bottom w:val="none" w:sz="0" w:space="0" w:color="auto"/>
        <w:right w:val="none" w:sz="0" w:space="0" w:color="auto"/>
      </w:divBdr>
    </w:div>
    <w:div w:id="1534076239">
      <w:bodyDiv w:val="1"/>
      <w:marLeft w:val="0"/>
      <w:marRight w:val="0"/>
      <w:marTop w:val="0"/>
      <w:marBottom w:val="0"/>
      <w:divBdr>
        <w:top w:val="none" w:sz="0" w:space="0" w:color="auto"/>
        <w:left w:val="none" w:sz="0" w:space="0" w:color="auto"/>
        <w:bottom w:val="none" w:sz="0" w:space="0" w:color="auto"/>
        <w:right w:val="none" w:sz="0" w:space="0" w:color="auto"/>
      </w:divBdr>
    </w:div>
    <w:div w:id="1535999915">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36771878">
      <w:bodyDiv w:val="1"/>
      <w:marLeft w:val="0"/>
      <w:marRight w:val="0"/>
      <w:marTop w:val="0"/>
      <w:marBottom w:val="0"/>
      <w:divBdr>
        <w:top w:val="none" w:sz="0" w:space="0" w:color="auto"/>
        <w:left w:val="none" w:sz="0" w:space="0" w:color="auto"/>
        <w:bottom w:val="none" w:sz="0" w:space="0" w:color="auto"/>
        <w:right w:val="none" w:sz="0" w:space="0" w:color="auto"/>
      </w:divBdr>
    </w:div>
    <w:div w:id="1537232982">
      <w:bodyDiv w:val="1"/>
      <w:marLeft w:val="0"/>
      <w:marRight w:val="0"/>
      <w:marTop w:val="0"/>
      <w:marBottom w:val="0"/>
      <w:divBdr>
        <w:top w:val="none" w:sz="0" w:space="0" w:color="auto"/>
        <w:left w:val="none" w:sz="0" w:space="0" w:color="auto"/>
        <w:bottom w:val="none" w:sz="0" w:space="0" w:color="auto"/>
        <w:right w:val="none" w:sz="0" w:space="0" w:color="auto"/>
      </w:divBdr>
    </w:div>
    <w:div w:id="1537236908">
      <w:bodyDiv w:val="1"/>
      <w:marLeft w:val="0"/>
      <w:marRight w:val="0"/>
      <w:marTop w:val="0"/>
      <w:marBottom w:val="0"/>
      <w:divBdr>
        <w:top w:val="none" w:sz="0" w:space="0" w:color="auto"/>
        <w:left w:val="none" w:sz="0" w:space="0" w:color="auto"/>
        <w:bottom w:val="none" w:sz="0" w:space="0" w:color="auto"/>
        <w:right w:val="none" w:sz="0" w:space="0" w:color="auto"/>
      </w:divBdr>
    </w:div>
    <w:div w:id="1537737019">
      <w:bodyDiv w:val="1"/>
      <w:marLeft w:val="0"/>
      <w:marRight w:val="0"/>
      <w:marTop w:val="0"/>
      <w:marBottom w:val="0"/>
      <w:divBdr>
        <w:top w:val="none" w:sz="0" w:space="0" w:color="auto"/>
        <w:left w:val="none" w:sz="0" w:space="0" w:color="auto"/>
        <w:bottom w:val="none" w:sz="0" w:space="0" w:color="auto"/>
        <w:right w:val="none" w:sz="0" w:space="0" w:color="auto"/>
      </w:divBdr>
    </w:div>
    <w:div w:id="1538008325">
      <w:bodyDiv w:val="1"/>
      <w:marLeft w:val="0"/>
      <w:marRight w:val="0"/>
      <w:marTop w:val="0"/>
      <w:marBottom w:val="0"/>
      <w:divBdr>
        <w:top w:val="none" w:sz="0" w:space="0" w:color="auto"/>
        <w:left w:val="none" w:sz="0" w:space="0" w:color="auto"/>
        <w:bottom w:val="none" w:sz="0" w:space="0" w:color="auto"/>
        <w:right w:val="none" w:sz="0" w:space="0" w:color="auto"/>
      </w:divBdr>
    </w:div>
    <w:div w:id="1539394836">
      <w:bodyDiv w:val="1"/>
      <w:marLeft w:val="0"/>
      <w:marRight w:val="0"/>
      <w:marTop w:val="0"/>
      <w:marBottom w:val="0"/>
      <w:divBdr>
        <w:top w:val="none" w:sz="0" w:space="0" w:color="auto"/>
        <w:left w:val="none" w:sz="0" w:space="0" w:color="auto"/>
        <w:bottom w:val="none" w:sz="0" w:space="0" w:color="auto"/>
        <w:right w:val="none" w:sz="0" w:space="0" w:color="auto"/>
      </w:divBdr>
    </w:div>
    <w:div w:id="1540819755">
      <w:bodyDiv w:val="1"/>
      <w:marLeft w:val="0"/>
      <w:marRight w:val="0"/>
      <w:marTop w:val="0"/>
      <w:marBottom w:val="0"/>
      <w:divBdr>
        <w:top w:val="none" w:sz="0" w:space="0" w:color="auto"/>
        <w:left w:val="none" w:sz="0" w:space="0" w:color="auto"/>
        <w:bottom w:val="none" w:sz="0" w:space="0" w:color="auto"/>
        <w:right w:val="none" w:sz="0" w:space="0" w:color="auto"/>
      </w:divBdr>
    </w:div>
    <w:div w:id="1540821004">
      <w:bodyDiv w:val="1"/>
      <w:marLeft w:val="0"/>
      <w:marRight w:val="0"/>
      <w:marTop w:val="0"/>
      <w:marBottom w:val="0"/>
      <w:divBdr>
        <w:top w:val="none" w:sz="0" w:space="0" w:color="auto"/>
        <w:left w:val="none" w:sz="0" w:space="0" w:color="auto"/>
        <w:bottom w:val="none" w:sz="0" w:space="0" w:color="auto"/>
        <w:right w:val="none" w:sz="0" w:space="0" w:color="auto"/>
      </w:divBdr>
    </w:div>
    <w:div w:id="1541555084">
      <w:bodyDiv w:val="1"/>
      <w:marLeft w:val="0"/>
      <w:marRight w:val="0"/>
      <w:marTop w:val="0"/>
      <w:marBottom w:val="0"/>
      <w:divBdr>
        <w:top w:val="none" w:sz="0" w:space="0" w:color="auto"/>
        <w:left w:val="none" w:sz="0" w:space="0" w:color="auto"/>
        <w:bottom w:val="none" w:sz="0" w:space="0" w:color="auto"/>
        <w:right w:val="none" w:sz="0" w:space="0" w:color="auto"/>
      </w:divBdr>
    </w:div>
    <w:div w:id="1541867639">
      <w:bodyDiv w:val="1"/>
      <w:marLeft w:val="0"/>
      <w:marRight w:val="0"/>
      <w:marTop w:val="0"/>
      <w:marBottom w:val="0"/>
      <w:divBdr>
        <w:top w:val="none" w:sz="0" w:space="0" w:color="auto"/>
        <w:left w:val="none" w:sz="0" w:space="0" w:color="auto"/>
        <w:bottom w:val="none" w:sz="0" w:space="0" w:color="auto"/>
        <w:right w:val="none" w:sz="0" w:space="0" w:color="auto"/>
      </w:divBdr>
    </w:div>
    <w:div w:id="1542089748">
      <w:bodyDiv w:val="1"/>
      <w:marLeft w:val="0"/>
      <w:marRight w:val="0"/>
      <w:marTop w:val="0"/>
      <w:marBottom w:val="0"/>
      <w:divBdr>
        <w:top w:val="none" w:sz="0" w:space="0" w:color="auto"/>
        <w:left w:val="none" w:sz="0" w:space="0" w:color="auto"/>
        <w:bottom w:val="none" w:sz="0" w:space="0" w:color="auto"/>
        <w:right w:val="none" w:sz="0" w:space="0" w:color="auto"/>
      </w:divBdr>
    </w:div>
    <w:div w:id="1542282001">
      <w:bodyDiv w:val="1"/>
      <w:marLeft w:val="0"/>
      <w:marRight w:val="0"/>
      <w:marTop w:val="0"/>
      <w:marBottom w:val="0"/>
      <w:divBdr>
        <w:top w:val="none" w:sz="0" w:space="0" w:color="auto"/>
        <w:left w:val="none" w:sz="0" w:space="0" w:color="auto"/>
        <w:bottom w:val="none" w:sz="0" w:space="0" w:color="auto"/>
        <w:right w:val="none" w:sz="0" w:space="0" w:color="auto"/>
      </w:divBdr>
    </w:div>
    <w:div w:id="1542980178">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3714519">
      <w:bodyDiv w:val="1"/>
      <w:marLeft w:val="0"/>
      <w:marRight w:val="0"/>
      <w:marTop w:val="0"/>
      <w:marBottom w:val="0"/>
      <w:divBdr>
        <w:top w:val="none" w:sz="0" w:space="0" w:color="auto"/>
        <w:left w:val="none" w:sz="0" w:space="0" w:color="auto"/>
        <w:bottom w:val="none" w:sz="0" w:space="0" w:color="auto"/>
        <w:right w:val="none" w:sz="0" w:space="0" w:color="auto"/>
      </w:divBdr>
    </w:div>
    <w:div w:id="1544323025">
      <w:bodyDiv w:val="1"/>
      <w:marLeft w:val="0"/>
      <w:marRight w:val="0"/>
      <w:marTop w:val="0"/>
      <w:marBottom w:val="0"/>
      <w:divBdr>
        <w:top w:val="none" w:sz="0" w:space="0" w:color="auto"/>
        <w:left w:val="none" w:sz="0" w:space="0" w:color="auto"/>
        <w:bottom w:val="none" w:sz="0" w:space="0" w:color="auto"/>
        <w:right w:val="none" w:sz="0" w:space="0" w:color="auto"/>
      </w:divBdr>
    </w:div>
    <w:div w:id="1544512617">
      <w:bodyDiv w:val="1"/>
      <w:marLeft w:val="0"/>
      <w:marRight w:val="0"/>
      <w:marTop w:val="0"/>
      <w:marBottom w:val="0"/>
      <w:divBdr>
        <w:top w:val="none" w:sz="0" w:space="0" w:color="auto"/>
        <w:left w:val="none" w:sz="0" w:space="0" w:color="auto"/>
        <w:bottom w:val="none" w:sz="0" w:space="0" w:color="auto"/>
        <w:right w:val="none" w:sz="0" w:space="0" w:color="auto"/>
      </w:divBdr>
    </w:div>
    <w:div w:id="1545215476">
      <w:bodyDiv w:val="1"/>
      <w:marLeft w:val="0"/>
      <w:marRight w:val="0"/>
      <w:marTop w:val="0"/>
      <w:marBottom w:val="0"/>
      <w:divBdr>
        <w:top w:val="none" w:sz="0" w:space="0" w:color="auto"/>
        <w:left w:val="none" w:sz="0" w:space="0" w:color="auto"/>
        <w:bottom w:val="none" w:sz="0" w:space="0" w:color="auto"/>
        <w:right w:val="none" w:sz="0" w:space="0" w:color="auto"/>
      </w:divBdr>
    </w:div>
    <w:div w:id="1545629476">
      <w:bodyDiv w:val="1"/>
      <w:marLeft w:val="0"/>
      <w:marRight w:val="0"/>
      <w:marTop w:val="0"/>
      <w:marBottom w:val="0"/>
      <w:divBdr>
        <w:top w:val="none" w:sz="0" w:space="0" w:color="auto"/>
        <w:left w:val="none" w:sz="0" w:space="0" w:color="auto"/>
        <w:bottom w:val="none" w:sz="0" w:space="0" w:color="auto"/>
        <w:right w:val="none" w:sz="0" w:space="0" w:color="auto"/>
      </w:divBdr>
    </w:div>
    <w:div w:id="1545631109">
      <w:bodyDiv w:val="1"/>
      <w:marLeft w:val="0"/>
      <w:marRight w:val="0"/>
      <w:marTop w:val="0"/>
      <w:marBottom w:val="0"/>
      <w:divBdr>
        <w:top w:val="none" w:sz="0" w:space="0" w:color="auto"/>
        <w:left w:val="none" w:sz="0" w:space="0" w:color="auto"/>
        <w:bottom w:val="none" w:sz="0" w:space="0" w:color="auto"/>
        <w:right w:val="none" w:sz="0" w:space="0" w:color="auto"/>
      </w:divBdr>
    </w:div>
    <w:div w:id="1545681629">
      <w:bodyDiv w:val="1"/>
      <w:marLeft w:val="0"/>
      <w:marRight w:val="0"/>
      <w:marTop w:val="0"/>
      <w:marBottom w:val="0"/>
      <w:divBdr>
        <w:top w:val="none" w:sz="0" w:space="0" w:color="auto"/>
        <w:left w:val="none" w:sz="0" w:space="0" w:color="auto"/>
        <w:bottom w:val="none" w:sz="0" w:space="0" w:color="auto"/>
        <w:right w:val="none" w:sz="0" w:space="0" w:color="auto"/>
      </w:divBdr>
    </w:div>
    <w:div w:id="1546408348">
      <w:bodyDiv w:val="1"/>
      <w:marLeft w:val="0"/>
      <w:marRight w:val="0"/>
      <w:marTop w:val="0"/>
      <w:marBottom w:val="0"/>
      <w:divBdr>
        <w:top w:val="none" w:sz="0" w:space="0" w:color="auto"/>
        <w:left w:val="none" w:sz="0" w:space="0" w:color="auto"/>
        <w:bottom w:val="none" w:sz="0" w:space="0" w:color="auto"/>
        <w:right w:val="none" w:sz="0" w:space="0" w:color="auto"/>
      </w:divBdr>
    </w:div>
    <w:div w:id="1546673150">
      <w:bodyDiv w:val="1"/>
      <w:marLeft w:val="0"/>
      <w:marRight w:val="0"/>
      <w:marTop w:val="0"/>
      <w:marBottom w:val="0"/>
      <w:divBdr>
        <w:top w:val="none" w:sz="0" w:space="0" w:color="auto"/>
        <w:left w:val="none" w:sz="0" w:space="0" w:color="auto"/>
        <w:bottom w:val="none" w:sz="0" w:space="0" w:color="auto"/>
        <w:right w:val="none" w:sz="0" w:space="0" w:color="auto"/>
      </w:divBdr>
    </w:div>
    <w:div w:id="1547718610">
      <w:bodyDiv w:val="1"/>
      <w:marLeft w:val="0"/>
      <w:marRight w:val="0"/>
      <w:marTop w:val="0"/>
      <w:marBottom w:val="0"/>
      <w:divBdr>
        <w:top w:val="none" w:sz="0" w:space="0" w:color="auto"/>
        <w:left w:val="none" w:sz="0" w:space="0" w:color="auto"/>
        <w:bottom w:val="none" w:sz="0" w:space="0" w:color="auto"/>
        <w:right w:val="none" w:sz="0" w:space="0" w:color="auto"/>
      </w:divBdr>
    </w:div>
    <w:div w:id="1547793182">
      <w:bodyDiv w:val="1"/>
      <w:marLeft w:val="0"/>
      <w:marRight w:val="0"/>
      <w:marTop w:val="0"/>
      <w:marBottom w:val="0"/>
      <w:divBdr>
        <w:top w:val="none" w:sz="0" w:space="0" w:color="auto"/>
        <w:left w:val="none" w:sz="0" w:space="0" w:color="auto"/>
        <w:bottom w:val="none" w:sz="0" w:space="0" w:color="auto"/>
        <w:right w:val="none" w:sz="0" w:space="0" w:color="auto"/>
      </w:divBdr>
    </w:div>
    <w:div w:id="1547914975">
      <w:bodyDiv w:val="1"/>
      <w:marLeft w:val="0"/>
      <w:marRight w:val="0"/>
      <w:marTop w:val="0"/>
      <w:marBottom w:val="0"/>
      <w:divBdr>
        <w:top w:val="none" w:sz="0" w:space="0" w:color="auto"/>
        <w:left w:val="none" w:sz="0" w:space="0" w:color="auto"/>
        <w:bottom w:val="none" w:sz="0" w:space="0" w:color="auto"/>
        <w:right w:val="none" w:sz="0" w:space="0" w:color="auto"/>
      </w:divBdr>
    </w:div>
    <w:div w:id="1548178817">
      <w:bodyDiv w:val="1"/>
      <w:marLeft w:val="0"/>
      <w:marRight w:val="0"/>
      <w:marTop w:val="0"/>
      <w:marBottom w:val="0"/>
      <w:divBdr>
        <w:top w:val="none" w:sz="0" w:space="0" w:color="auto"/>
        <w:left w:val="none" w:sz="0" w:space="0" w:color="auto"/>
        <w:bottom w:val="none" w:sz="0" w:space="0" w:color="auto"/>
        <w:right w:val="none" w:sz="0" w:space="0" w:color="auto"/>
      </w:divBdr>
    </w:div>
    <w:div w:id="1548493723">
      <w:bodyDiv w:val="1"/>
      <w:marLeft w:val="0"/>
      <w:marRight w:val="0"/>
      <w:marTop w:val="0"/>
      <w:marBottom w:val="0"/>
      <w:divBdr>
        <w:top w:val="none" w:sz="0" w:space="0" w:color="auto"/>
        <w:left w:val="none" w:sz="0" w:space="0" w:color="auto"/>
        <w:bottom w:val="none" w:sz="0" w:space="0" w:color="auto"/>
        <w:right w:val="none" w:sz="0" w:space="0" w:color="auto"/>
      </w:divBdr>
    </w:div>
    <w:div w:id="1549992149">
      <w:bodyDiv w:val="1"/>
      <w:marLeft w:val="0"/>
      <w:marRight w:val="0"/>
      <w:marTop w:val="0"/>
      <w:marBottom w:val="0"/>
      <w:divBdr>
        <w:top w:val="none" w:sz="0" w:space="0" w:color="auto"/>
        <w:left w:val="none" w:sz="0" w:space="0" w:color="auto"/>
        <w:bottom w:val="none" w:sz="0" w:space="0" w:color="auto"/>
        <w:right w:val="none" w:sz="0" w:space="0" w:color="auto"/>
      </w:divBdr>
    </w:div>
    <w:div w:id="1550071879">
      <w:bodyDiv w:val="1"/>
      <w:marLeft w:val="0"/>
      <w:marRight w:val="0"/>
      <w:marTop w:val="0"/>
      <w:marBottom w:val="0"/>
      <w:divBdr>
        <w:top w:val="none" w:sz="0" w:space="0" w:color="auto"/>
        <w:left w:val="none" w:sz="0" w:space="0" w:color="auto"/>
        <w:bottom w:val="none" w:sz="0" w:space="0" w:color="auto"/>
        <w:right w:val="none" w:sz="0" w:space="0" w:color="auto"/>
      </w:divBdr>
    </w:div>
    <w:div w:id="1550074381">
      <w:bodyDiv w:val="1"/>
      <w:marLeft w:val="0"/>
      <w:marRight w:val="0"/>
      <w:marTop w:val="0"/>
      <w:marBottom w:val="0"/>
      <w:divBdr>
        <w:top w:val="none" w:sz="0" w:space="0" w:color="auto"/>
        <w:left w:val="none" w:sz="0" w:space="0" w:color="auto"/>
        <w:bottom w:val="none" w:sz="0" w:space="0" w:color="auto"/>
        <w:right w:val="none" w:sz="0" w:space="0" w:color="auto"/>
      </w:divBdr>
    </w:div>
    <w:div w:id="1551499373">
      <w:bodyDiv w:val="1"/>
      <w:marLeft w:val="0"/>
      <w:marRight w:val="0"/>
      <w:marTop w:val="0"/>
      <w:marBottom w:val="0"/>
      <w:divBdr>
        <w:top w:val="none" w:sz="0" w:space="0" w:color="auto"/>
        <w:left w:val="none" w:sz="0" w:space="0" w:color="auto"/>
        <w:bottom w:val="none" w:sz="0" w:space="0" w:color="auto"/>
        <w:right w:val="none" w:sz="0" w:space="0" w:color="auto"/>
      </w:divBdr>
    </w:div>
    <w:div w:id="1552499517">
      <w:bodyDiv w:val="1"/>
      <w:marLeft w:val="0"/>
      <w:marRight w:val="0"/>
      <w:marTop w:val="0"/>
      <w:marBottom w:val="0"/>
      <w:divBdr>
        <w:top w:val="none" w:sz="0" w:space="0" w:color="auto"/>
        <w:left w:val="none" w:sz="0" w:space="0" w:color="auto"/>
        <w:bottom w:val="none" w:sz="0" w:space="0" w:color="auto"/>
        <w:right w:val="none" w:sz="0" w:space="0" w:color="auto"/>
      </w:divBdr>
    </w:div>
    <w:div w:id="1552502138">
      <w:bodyDiv w:val="1"/>
      <w:marLeft w:val="0"/>
      <w:marRight w:val="0"/>
      <w:marTop w:val="0"/>
      <w:marBottom w:val="0"/>
      <w:divBdr>
        <w:top w:val="none" w:sz="0" w:space="0" w:color="auto"/>
        <w:left w:val="none" w:sz="0" w:space="0" w:color="auto"/>
        <w:bottom w:val="none" w:sz="0" w:space="0" w:color="auto"/>
        <w:right w:val="none" w:sz="0" w:space="0" w:color="auto"/>
      </w:divBdr>
    </w:div>
    <w:div w:id="1552961471">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54270898">
      <w:bodyDiv w:val="1"/>
      <w:marLeft w:val="0"/>
      <w:marRight w:val="0"/>
      <w:marTop w:val="0"/>
      <w:marBottom w:val="0"/>
      <w:divBdr>
        <w:top w:val="none" w:sz="0" w:space="0" w:color="auto"/>
        <w:left w:val="none" w:sz="0" w:space="0" w:color="auto"/>
        <w:bottom w:val="none" w:sz="0" w:space="0" w:color="auto"/>
        <w:right w:val="none" w:sz="0" w:space="0" w:color="auto"/>
      </w:divBdr>
    </w:div>
    <w:div w:id="1554274137">
      <w:bodyDiv w:val="1"/>
      <w:marLeft w:val="0"/>
      <w:marRight w:val="0"/>
      <w:marTop w:val="0"/>
      <w:marBottom w:val="0"/>
      <w:divBdr>
        <w:top w:val="none" w:sz="0" w:space="0" w:color="auto"/>
        <w:left w:val="none" w:sz="0" w:space="0" w:color="auto"/>
        <w:bottom w:val="none" w:sz="0" w:space="0" w:color="auto"/>
        <w:right w:val="none" w:sz="0" w:space="0" w:color="auto"/>
      </w:divBdr>
    </w:div>
    <w:div w:id="1554731958">
      <w:bodyDiv w:val="1"/>
      <w:marLeft w:val="0"/>
      <w:marRight w:val="0"/>
      <w:marTop w:val="0"/>
      <w:marBottom w:val="0"/>
      <w:divBdr>
        <w:top w:val="none" w:sz="0" w:space="0" w:color="auto"/>
        <w:left w:val="none" w:sz="0" w:space="0" w:color="auto"/>
        <w:bottom w:val="none" w:sz="0" w:space="0" w:color="auto"/>
        <w:right w:val="none" w:sz="0" w:space="0" w:color="auto"/>
      </w:divBdr>
    </w:div>
    <w:div w:id="1555039022">
      <w:bodyDiv w:val="1"/>
      <w:marLeft w:val="0"/>
      <w:marRight w:val="0"/>
      <w:marTop w:val="0"/>
      <w:marBottom w:val="0"/>
      <w:divBdr>
        <w:top w:val="none" w:sz="0" w:space="0" w:color="auto"/>
        <w:left w:val="none" w:sz="0" w:space="0" w:color="auto"/>
        <w:bottom w:val="none" w:sz="0" w:space="0" w:color="auto"/>
        <w:right w:val="none" w:sz="0" w:space="0" w:color="auto"/>
      </w:divBdr>
    </w:div>
    <w:div w:id="1555265101">
      <w:bodyDiv w:val="1"/>
      <w:marLeft w:val="0"/>
      <w:marRight w:val="0"/>
      <w:marTop w:val="0"/>
      <w:marBottom w:val="0"/>
      <w:divBdr>
        <w:top w:val="none" w:sz="0" w:space="0" w:color="auto"/>
        <w:left w:val="none" w:sz="0" w:space="0" w:color="auto"/>
        <w:bottom w:val="none" w:sz="0" w:space="0" w:color="auto"/>
        <w:right w:val="none" w:sz="0" w:space="0" w:color="auto"/>
      </w:divBdr>
    </w:div>
    <w:div w:id="1555655378">
      <w:bodyDiv w:val="1"/>
      <w:marLeft w:val="0"/>
      <w:marRight w:val="0"/>
      <w:marTop w:val="0"/>
      <w:marBottom w:val="0"/>
      <w:divBdr>
        <w:top w:val="none" w:sz="0" w:space="0" w:color="auto"/>
        <w:left w:val="none" w:sz="0" w:space="0" w:color="auto"/>
        <w:bottom w:val="none" w:sz="0" w:space="0" w:color="auto"/>
        <w:right w:val="none" w:sz="0" w:space="0" w:color="auto"/>
      </w:divBdr>
    </w:div>
    <w:div w:id="1555777000">
      <w:bodyDiv w:val="1"/>
      <w:marLeft w:val="0"/>
      <w:marRight w:val="0"/>
      <w:marTop w:val="0"/>
      <w:marBottom w:val="0"/>
      <w:divBdr>
        <w:top w:val="none" w:sz="0" w:space="0" w:color="auto"/>
        <w:left w:val="none" w:sz="0" w:space="0" w:color="auto"/>
        <w:bottom w:val="none" w:sz="0" w:space="0" w:color="auto"/>
        <w:right w:val="none" w:sz="0" w:space="0" w:color="auto"/>
      </w:divBdr>
    </w:div>
    <w:div w:id="1555852885">
      <w:bodyDiv w:val="1"/>
      <w:marLeft w:val="0"/>
      <w:marRight w:val="0"/>
      <w:marTop w:val="0"/>
      <w:marBottom w:val="0"/>
      <w:divBdr>
        <w:top w:val="none" w:sz="0" w:space="0" w:color="auto"/>
        <w:left w:val="none" w:sz="0" w:space="0" w:color="auto"/>
        <w:bottom w:val="none" w:sz="0" w:space="0" w:color="auto"/>
        <w:right w:val="none" w:sz="0" w:space="0" w:color="auto"/>
      </w:divBdr>
    </w:div>
    <w:div w:id="1555853338">
      <w:bodyDiv w:val="1"/>
      <w:marLeft w:val="0"/>
      <w:marRight w:val="0"/>
      <w:marTop w:val="0"/>
      <w:marBottom w:val="0"/>
      <w:divBdr>
        <w:top w:val="none" w:sz="0" w:space="0" w:color="auto"/>
        <w:left w:val="none" w:sz="0" w:space="0" w:color="auto"/>
        <w:bottom w:val="none" w:sz="0" w:space="0" w:color="auto"/>
        <w:right w:val="none" w:sz="0" w:space="0" w:color="auto"/>
      </w:divBdr>
    </w:div>
    <w:div w:id="1555972521">
      <w:bodyDiv w:val="1"/>
      <w:marLeft w:val="0"/>
      <w:marRight w:val="0"/>
      <w:marTop w:val="0"/>
      <w:marBottom w:val="0"/>
      <w:divBdr>
        <w:top w:val="none" w:sz="0" w:space="0" w:color="auto"/>
        <w:left w:val="none" w:sz="0" w:space="0" w:color="auto"/>
        <w:bottom w:val="none" w:sz="0" w:space="0" w:color="auto"/>
        <w:right w:val="none" w:sz="0" w:space="0" w:color="auto"/>
      </w:divBdr>
    </w:div>
    <w:div w:id="1556158228">
      <w:bodyDiv w:val="1"/>
      <w:marLeft w:val="0"/>
      <w:marRight w:val="0"/>
      <w:marTop w:val="0"/>
      <w:marBottom w:val="0"/>
      <w:divBdr>
        <w:top w:val="none" w:sz="0" w:space="0" w:color="auto"/>
        <w:left w:val="none" w:sz="0" w:space="0" w:color="auto"/>
        <w:bottom w:val="none" w:sz="0" w:space="0" w:color="auto"/>
        <w:right w:val="none" w:sz="0" w:space="0" w:color="auto"/>
      </w:divBdr>
    </w:div>
    <w:div w:id="1557544286">
      <w:bodyDiv w:val="1"/>
      <w:marLeft w:val="0"/>
      <w:marRight w:val="0"/>
      <w:marTop w:val="0"/>
      <w:marBottom w:val="0"/>
      <w:divBdr>
        <w:top w:val="none" w:sz="0" w:space="0" w:color="auto"/>
        <w:left w:val="none" w:sz="0" w:space="0" w:color="auto"/>
        <w:bottom w:val="none" w:sz="0" w:space="0" w:color="auto"/>
        <w:right w:val="none" w:sz="0" w:space="0" w:color="auto"/>
      </w:divBdr>
    </w:div>
    <w:div w:id="1557619111">
      <w:bodyDiv w:val="1"/>
      <w:marLeft w:val="0"/>
      <w:marRight w:val="0"/>
      <w:marTop w:val="0"/>
      <w:marBottom w:val="0"/>
      <w:divBdr>
        <w:top w:val="none" w:sz="0" w:space="0" w:color="auto"/>
        <w:left w:val="none" w:sz="0" w:space="0" w:color="auto"/>
        <w:bottom w:val="none" w:sz="0" w:space="0" w:color="auto"/>
        <w:right w:val="none" w:sz="0" w:space="0" w:color="auto"/>
      </w:divBdr>
    </w:div>
    <w:div w:id="1557661938">
      <w:bodyDiv w:val="1"/>
      <w:marLeft w:val="0"/>
      <w:marRight w:val="0"/>
      <w:marTop w:val="0"/>
      <w:marBottom w:val="0"/>
      <w:divBdr>
        <w:top w:val="none" w:sz="0" w:space="0" w:color="auto"/>
        <w:left w:val="none" w:sz="0" w:space="0" w:color="auto"/>
        <w:bottom w:val="none" w:sz="0" w:space="0" w:color="auto"/>
        <w:right w:val="none" w:sz="0" w:space="0" w:color="auto"/>
      </w:divBdr>
    </w:div>
    <w:div w:id="1557738107">
      <w:bodyDiv w:val="1"/>
      <w:marLeft w:val="0"/>
      <w:marRight w:val="0"/>
      <w:marTop w:val="0"/>
      <w:marBottom w:val="0"/>
      <w:divBdr>
        <w:top w:val="none" w:sz="0" w:space="0" w:color="auto"/>
        <w:left w:val="none" w:sz="0" w:space="0" w:color="auto"/>
        <w:bottom w:val="none" w:sz="0" w:space="0" w:color="auto"/>
        <w:right w:val="none" w:sz="0" w:space="0" w:color="auto"/>
      </w:divBdr>
    </w:div>
    <w:div w:id="1558052885">
      <w:bodyDiv w:val="1"/>
      <w:marLeft w:val="0"/>
      <w:marRight w:val="0"/>
      <w:marTop w:val="0"/>
      <w:marBottom w:val="0"/>
      <w:divBdr>
        <w:top w:val="none" w:sz="0" w:space="0" w:color="auto"/>
        <w:left w:val="none" w:sz="0" w:space="0" w:color="auto"/>
        <w:bottom w:val="none" w:sz="0" w:space="0" w:color="auto"/>
        <w:right w:val="none" w:sz="0" w:space="0" w:color="auto"/>
      </w:divBdr>
    </w:div>
    <w:div w:id="1558467053">
      <w:bodyDiv w:val="1"/>
      <w:marLeft w:val="0"/>
      <w:marRight w:val="0"/>
      <w:marTop w:val="0"/>
      <w:marBottom w:val="0"/>
      <w:divBdr>
        <w:top w:val="none" w:sz="0" w:space="0" w:color="auto"/>
        <w:left w:val="none" w:sz="0" w:space="0" w:color="auto"/>
        <w:bottom w:val="none" w:sz="0" w:space="0" w:color="auto"/>
        <w:right w:val="none" w:sz="0" w:space="0" w:color="auto"/>
      </w:divBdr>
    </w:div>
    <w:div w:id="1558472537">
      <w:bodyDiv w:val="1"/>
      <w:marLeft w:val="0"/>
      <w:marRight w:val="0"/>
      <w:marTop w:val="0"/>
      <w:marBottom w:val="0"/>
      <w:divBdr>
        <w:top w:val="none" w:sz="0" w:space="0" w:color="auto"/>
        <w:left w:val="none" w:sz="0" w:space="0" w:color="auto"/>
        <w:bottom w:val="none" w:sz="0" w:space="0" w:color="auto"/>
        <w:right w:val="none" w:sz="0" w:space="0" w:color="auto"/>
      </w:divBdr>
    </w:div>
    <w:div w:id="1558517172">
      <w:bodyDiv w:val="1"/>
      <w:marLeft w:val="0"/>
      <w:marRight w:val="0"/>
      <w:marTop w:val="0"/>
      <w:marBottom w:val="0"/>
      <w:divBdr>
        <w:top w:val="none" w:sz="0" w:space="0" w:color="auto"/>
        <w:left w:val="none" w:sz="0" w:space="0" w:color="auto"/>
        <w:bottom w:val="none" w:sz="0" w:space="0" w:color="auto"/>
        <w:right w:val="none" w:sz="0" w:space="0" w:color="auto"/>
      </w:divBdr>
    </w:div>
    <w:div w:id="1558778954">
      <w:bodyDiv w:val="1"/>
      <w:marLeft w:val="0"/>
      <w:marRight w:val="0"/>
      <w:marTop w:val="0"/>
      <w:marBottom w:val="0"/>
      <w:divBdr>
        <w:top w:val="none" w:sz="0" w:space="0" w:color="auto"/>
        <w:left w:val="none" w:sz="0" w:space="0" w:color="auto"/>
        <w:bottom w:val="none" w:sz="0" w:space="0" w:color="auto"/>
        <w:right w:val="none" w:sz="0" w:space="0" w:color="auto"/>
      </w:divBdr>
    </w:div>
    <w:div w:id="1559170043">
      <w:bodyDiv w:val="1"/>
      <w:marLeft w:val="0"/>
      <w:marRight w:val="0"/>
      <w:marTop w:val="0"/>
      <w:marBottom w:val="0"/>
      <w:divBdr>
        <w:top w:val="none" w:sz="0" w:space="0" w:color="auto"/>
        <w:left w:val="none" w:sz="0" w:space="0" w:color="auto"/>
        <w:bottom w:val="none" w:sz="0" w:space="0" w:color="auto"/>
        <w:right w:val="none" w:sz="0" w:space="0" w:color="auto"/>
      </w:divBdr>
    </w:div>
    <w:div w:id="1559585335">
      <w:bodyDiv w:val="1"/>
      <w:marLeft w:val="0"/>
      <w:marRight w:val="0"/>
      <w:marTop w:val="0"/>
      <w:marBottom w:val="0"/>
      <w:divBdr>
        <w:top w:val="none" w:sz="0" w:space="0" w:color="auto"/>
        <w:left w:val="none" w:sz="0" w:space="0" w:color="auto"/>
        <w:bottom w:val="none" w:sz="0" w:space="0" w:color="auto"/>
        <w:right w:val="none" w:sz="0" w:space="0" w:color="auto"/>
      </w:divBdr>
    </w:div>
    <w:div w:id="1560051020">
      <w:bodyDiv w:val="1"/>
      <w:marLeft w:val="0"/>
      <w:marRight w:val="0"/>
      <w:marTop w:val="0"/>
      <w:marBottom w:val="0"/>
      <w:divBdr>
        <w:top w:val="none" w:sz="0" w:space="0" w:color="auto"/>
        <w:left w:val="none" w:sz="0" w:space="0" w:color="auto"/>
        <w:bottom w:val="none" w:sz="0" w:space="0" w:color="auto"/>
        <w:right w:val="none" w:sz="0" w:space="0" w:color="auto"/>
      </w:divBdr>
    </w:div>
    <w:div w:id="1560171318">
      <w:bodyDiv w:val="1"/>
      <w:marLeft w:val="0"/>
      <w:marRight w:val="0"/>
      <w:marTop w:val="0"/>
      <w:marBottom w:val="0"/>
      <w:divBdr>
        <w:top w:val="none" w:sz="0" w:space="0" w:color="auto"/>
        <w:left w:val="none" w:sz="0" w:space="0" w:color="auto"/>
        <w:bottom w:val="none" w:sz="0" w:space="0" w:color="auto"/>
        <w:right w:val="none" w:sz="0" w:space="0" w:color="auto"/>
      </w:divBdr>
    </w:div>
    <w:div w:id="1560363515">
      <w:bodyDiv w:val="1"/>
      <w:marLeft w:val="0"/>
      <w:marRight w:val="0"/>
      <w:marTop w:val="0"/>
      <w:marBottom w:val="0"/>
      <w:divBdr>
        <w:top w:val="none" w:sz="0" w:space="0" w:color="auto"/>
        <w:left w:val="none" w:sz="0" w:space="0" w:color="auto"/>
        <w:bottom w:val="none" w:sz="0" w:space="0" w:color="auto"/>
        <w:right w:val="none" w:sz="0" w:space="0" w:color="auto"/>
      </w:divBdr>
    </w:div>
    <w:div w:id="1560508887">
      <w:bodyDiv w:val="1"/>
      <w:marLeft w:val="0"/>
      <w:marRight w:val="0"/>
      <w:marTop w:val="0"/>
      <w:marBottom w:val="0"/>
      <w:divBdr>
        <w:top w:val="none" w:sz="0" w:space="0" w:color="auto"/>
        <w:left w:val="none" w:sz="0" w:space="0" w:color="auto"/>
        <w:bottom w:val="none" w:sz="0" w:space="0" w:color="auto"/>
        <w:right w:val="none" w:sz="0" w:space="0" w:color="auto"/>
      </w:divBdr>
    </w:div>
    <w:div w:id="1560554078">
      <w:bodyDiv w:val="1"/>
      <w:marLeft w:val="0"/>
      <w:marRight w:val="0"/>
      <w:marTop w:val="0"/>
      <w:marBottom w:val="0"/>
      <w:divBdr>
        <w:top w:val="none" w:sz="0" w:space="0" w:color="auto"/>
        <w:left w:val="none" w:sz="0" w:space="0" w:color="auto"/>
        <w:bottom w:val="none" w:sz="0" w:space="0" w:color="auto"/>
        <w:right w:val="none" w:sz="0" w:space="0" w:color="auto"/>
      </w:divBdr>
    </w:div>
    <w:div w:id="1561012332">
      <w:bodyDiv w:val="1"/>
      <w:marLeft w:val="0"/>
      <w:marRight w:val="0"/>
      <w:marTop w:val="0"/>
      <w:marBottom w:val="0"/>
      <w:divBdr>
        <w:top w:val="none" w:sz="0" w:space="0" w:color="auto"/>
        <w:left w:val="none" w:sz="0" w:space="0" w:color="auto"/>
        <w:bottom w:val="none" w:sz="0" w:space="0" w:color="auto"/>
        <w:right w:val="none" w:sz="0" w:space="0" w:color="auto"/>
      </w:divBdr>
    </w:div>
    <w:div w:id="1561092818">
      <w:bodyDiv w:val="1"/>
      <w:marLeft w:val="0"/>
      <w:marRight w:val="0"/>
      <w:marTop w:val="0"/>
      <w:marBottom w:val="0"/>
      <w:divBdr>
        <w:top w:val="none" w:sz="0" w:space="0" w:color="auto"/>
        <w:left w:val="none" w:sz="0" w:space="0" w:color="auto"/>
        <w:bottom w:val="none" w:sz="0" w:space="0" w:color="auto"/>
        <w:right w:val="none" w:sz="0" w:space="0" w:color="auto"/>
      </w:divBdr>
    </w:div>
    <w:div w:id="1561600755">
      <w:bodyDiv w:val="1"/>
      <w:marLeft w:val="0"/>
      <w:marRight w:val="0"/>
      <w:marTop w:val="0"/>
      <w:marBottom w:val="0"/>
      <w:divBdr>
        <w:top w:val="none" w:sz="0" w:space="0" w:color="auto"/>
        <w:left w:val="none" w:sz="0" w:space="0" w:color="auto"/>
        <w:bottom w:val="none" w:sz="0" w:space="0" w:color="auto"/>
        <w:right w:val="none" w:sz="0" w:space="0" w:color="auto"/>
      </w:divBdr>
    </w:div>
    <w:div w:id="1562902882">
      <w:bodyDiv w:val="1"/>
      <w:marLeft w:val="0"/>
      <w:marRight w:val="0"/>
      <w:marTop w:val="0"/>
      <w:marBottom w:val="0"/>
      <w:divBdr>
        <w:top w:val="none" w:sz="0" w:space="0" w:color="auto"/>
        <w:left w:val="none" w:sz="0" w:space="0" w:color="auto"/>
        <w:bottom w:val="none" w:sz="0" w:space="0" w:color="auto"/>
        <w:right w:val="none" w:sz="0" w:space="0" w:color="auto"/>
      </w:divBdr>
    </w:div>
    <w:div w:id="1563715708">
      <w:bodyDiv w:val="1"/>
      <w:marLeft w:val="0"/>
      <w:marRight w:val="0"/>
      <w:marTop w:val="0"/>
      <w:marBottom w:val="0"/>
      <w:divBdr>
        <w:top w:val="none" w:sz="0" w:space="0" w:color="auto"/>
        <w:left w:val="none" w:sz="0" w:space="0" w:color="auto"/>
        <w:bottom w:val="none" w:sz="0" w:space="0" w:color="auto"/>
        <w:right w:val="none" w:sz="0" w:space="0" w:color="auto"/>
      </w:divBdr>
    </w:div>
    <w:div w:id="1564363788">
      <w:bodyDiv w:val="1"/>
      <w:marLeft w:val="0"/>
      <w:marRight w:val="0"/>
      <w:marTop w:val="0"/>
      <w:marBottom w:val="0"/>
      <w:divBdr>
        <w:top w:val="none" w:sz="0" w:space="0" w:color="auto"/>
        <w:left w:val="none" w:sz="0" w:space="0" w:color="auto"/>
        <w:bottom w:val="none" w:sz="0" w:space="0" w:color="auto"/>
        <w:right w:val="none" w:sz="0" w:space="0" w:color="auto"/>
      </w:divBdr>
    </w:div>
    <w:div w:id="1564564019">
      <w:bodyDiv w:val="1"/>
      <w:marLeft w:val="0"/>
      <w:marRight w:val="0"/>
      <w:marTop w:val="0"/>
      <w:marBottom w:val="0"/>
      <w:divBdr>
        <w:top w:val="none" w:sz="0" w:space="0" w:color="auto"/>
        <w:left w:val="none" w:sz="0" w:space="0" w:color="auto"/>
        <w:bottom w:val="none" w:sz="0" w:space="0" w:color="auto"/>
        <w:right w:val="none" w:sz="0" w:space="0" w:color="auto"/>
      </w:divBdr>
    </w:div>
    <w:div w:id="1564634561">
      <w:bodyDiv w:val="1"/>
      <w:marLeft w:val="0"/>
      <w:marRight w:val="0"/>
      <w:marTop w:val="0"/>
      <w:marBottom w:val="0"/>
      <w:divBdr>
        <w:top w:val="none" w:sz="0" w:space="0" w:color="auto"/>
        <w:left w:val="none" w:sz="0" w:space="0" w:color="auto"/>
        <w:bottom w:val="none" w:sz="0" w:space="0" w:color="auto"/>
        <w:right w:val="none" w:sz="0" w:space="0" w:color="auto"/>
      </w:divBdr>
    </w:div>
    <w:div w:id="1565874052">
      <w:bodyDiv w:val="1"/>
      <w:marLeft w:val="0"/>
      <w:marRight w:val="0"/>
      <w:marTop w:val="0"/>
      <w:marBottom w:val="0"/>
      <w:divBdr>
        <w:top w:val="none" w:sz="0" w:space="0" w:color="auto"/>
        <w:left w:val="none" w:sz="0" w:space="0" w:color="auto"/>
        <w:bottom w:val="none" w:sz="0" w:space="0" w:color="auto"/>
        <w:right w:val="none" w:sz="0" w:space="0" w:color="auto"/>
      </w:divBdr>
    </w:div>
    <w:div w:id="1566449616">
      <w:bodyDiv w:val="1"/>
      <w:marLeft w:val="0"/>
      <w:marRight w:val="0"/>
      <w:marTop w:val="0"/>
      <w:marBottom w:val="0"/>
      <w:divBdr>
        <w:top w:val="none" w:sz="0" w:space="0" w:color="auto"/>
        <w:left w:val="none" w:sz="0" w:space="0" w:color="auto"/>
        <w:bottom w:val="none" w:sz="0" w:space="0" w:color="auto"/>
        <w:right w:val="none" w:sz="0" w:space="0" w:color="auto"/>
      </w:divBdr>
    </w:div>
    <w:div w:id="1567455308">
      <w:bodyDiv w:val="1"/>
      <w:marLeft w:val="0"/>
      <w:marRight w:val="0"/>
      <w:marTop w:val="0"/>
      <w:marBottom w:val="0"/>
      <w:divBdr>
        <w:top w:val="none" w:sz="0" w:space="0" w:color="auto"/>
        <w:left w:val="none" w:sz="0" w:space="0" w:color="auto"/>
        <w:bottom w:val="none" w:sz="0" w:space="0" w:color="auto"/>
        <w:right w:val="none" w:sz="0" w:space="0" w:color="auto"/>
      </w:divBdr>
    </w:div>
    <w:div w:id="1567833775">
      <w:bodyDiv w:val="1"/>
      <w:marLeft w:val="0"/>
      <w:marRight w:val="0"/>
      <w:marTop w:val="0"/>
      <w:marBottom w:val="0"/>
      <w:divBdr>
        <w:top w:val="none" w:sz="0" w:space="0" w:color="auto"/>
        <w:left w:val="none" w:sz="0" w:space="0" w:color="auto"/>
        <w:bottom w:val="none" w:sz="0" w:space="0" w:color="auto"/>
        <w:right w:val="none" w:sz="0" w:space="0" w:color="auto"/>
      </w:divBdr>
    </w:div>
    <w:div w:id="1568107358">
      <w:bodyDiv w:val="1"/>
      <w:marLeft w:val="0"/>
      <w:marRight w:val="0"/>
      <w:marTop w:val="0"/>
      <w:marBottom w:val="0"/>
      <w:divBdr>
        <w:top w:val="none" w:sz="0" w:space="0" w:color="auto"/>
        <w:left w:val="none" w:sz="0" w:space="0" w:color="auto"/>
        <w:bottom w:val="none" w:sz="0" w:space="0" w:color="auto"/>
        <w:right w:val="none" w:sz="0" w:space="0" w:color="auto"/>
      </w:divBdr>
    </w:div>
    <w:div w:id="1568490140">
      <w:bodyDiv w:val="1"/>
      <w:marLeft w:val="0"/>
      <w:marRight w:val="0"/>
      <w:marTop w:val="0"/>
      <w:marBottom w:val="0"/>
      <w:divBdr>
        <w:top w:val="none" w:sz="0" w:space="0" w:color="auto"/>
        <w:left w:val="none" w:sz="0" w:space="0" w:color="auto"/>
        <w:bottom w:val="none" w:sz="0" w:space="0" w:color="auto"/>
        <w:right w:val="none" w:sz="0" w:space="0" w:color="auto"/>
      </w:divBdr>
    </w:div>
    <w:div w:id="1569226314">
      <w:bodyDiv w:val="1"/>
      <w:marLeft w:val="0"/>
      <w:marRight w:val="0"/>
      <w:marTop w:val="0"/>
      <w:marBottom w:val="0"/>
      <w:divBdr>
        <w:top w:val="none" w:sz="0" w:space="0" w:color="auto"/>
        <w:left w:val="none" w:sz="0" w:space="0" w:color="auto"/>
        <w:bottom w:val="none" w:sz="0" w:space="0" w:color="auto"/>
        <w:right w:val="none" w:sz="0" w:space="0" w:color="auto"/>
      </w:divBdr>
    </w:div>
    <w:div w:id="1569917804">
      <w:bodyDiv w:val="1"/>
      <w:marLeft w:val="0"/>
      <w:marRight w:val="0"/>
      <w:marTop w:val="0"/>
      <w:marBottom w:val="0"/>
      <w:divBdr>
        <w:top w:val="none" w:sz="0" w:space="0" w:color="auto"/>
        <w:left w:val="none" w:sz="0" w:space="0" w:color="auto"/>
        <w:bottom w:val="none" w:sz="0" w:space="0" w:color="auto"/>
        <w:right w:val="none" w:sz="0" w:space="0" w:color="auto"/>
      </w:divBdr>
    </w:div>
    <w:div w:id="1570917358">
      <w:bodyDiv w:val="1"/>
      <w:marLeft w:val="0"/>
      <w:marRight w:val="0"/>
      <w:marTop w:val="0"/>
      <w:marBottom w:val="0"/>
      <w:divBdr>
        <w:top w:val="none" w:sz="0" w:space="0" w:color="auto"/>
        <w:left w:val="none" w:sz="0" w:space="0" w:color="auto"/>
        <w:bottom w:val="none" w:sz="0" w:space="0" w:color="auto"/>
        <w:right w:val="none" w:sz="0" w:space="0" w:color="auto"/>
      </w:divBdr>
    </w:div>
    <w:div w:id="1571034184">
      <w:bodyDiv w:val="1"/>
      <w:marLeft w:val="0"/>
      <w:marRight w:val="0"/>
      <w:marTop w:val="0"/>
      <w:marBottom w:val="0"/>
      <w:divBdr>
        <w:top w:val="none" w:sz="0" w:space="0" w:color="auto"/>
        <w:left w:val="none" w:sz="0" w:space="0" w:color="auto"/>
        <w:bottom w:val="none" w:sz="0" w:space="0" w:color="auto"/>
        <w:right w:val="none" w:sz="0" w:space="0" w:color="auto"/>
      </w:divBdr>
    </w:div>
    <w:div w:id="1571305269">
      <w:bodyDiv w:val="1"/>
      <w:marLeft w:val="0"/>
      <w:marRight w:val="0"/>
      <w:marTop w:val="0"/>
      <w:marBottom w:val="0"/>
      <w:divBdr>
        <w:top w:val="none" w:sz="0" w:space="0" w:color="auto"/>
        <w:left w:val="none" w:sz="0" w:space="0" w:color="auto"/>
        <w:bottom w:val="none" w:sz="0" w:space="0" w:color="auto"/>
        <w:right w:val="none" w:sz="0" w:space="0" w:color="auto"/>
      </w:divBdr>
    </w:div>
    <w:div w:id="1572085530">
      <w:bodyDiv w:val="1"/>
      <w:marLeft w:val="0"/>
      <w:marRight w:val="0"/>
      <w:marTop w:val="0"/>
      <w:marBottom w:val="0"/>
      <w:divBdr>
        <w:top w:val="none" w:sz="0" w:space="0" w:color="auto"/>
        <w:left w:val="none" w:sz="0" w:space="0" w:color="auto"/>
        <w:bottom w:val="none" w:sz="0" w:space="0" w:color="auto"/>
        <w:right w:val="none" w:sz="0" w:space="0" w:color="auto"/>
      </w:divBdr>
    </w:div>
    <w:div w:id="1572302582">
      <w:bodyDiv w:val="1"/>
      <w:marLeft w:val="0"/>
      <w:marRight w:val="0"/>
      <w:marTop w:val="0"/>
      <w:marBottom w:val="0"/>
      <w:divBdr>
        <w:top w:val="none" w:sz="0" w:space="0" w:color="auto"/>
        <w:left w:val="none" w:sz="0" w:space="0" w:color="auto"/>
        <w:bottom w:val="none" w:sz="0" w:space="0" w:color="auto"/>
        <w:right w:val="none" w:sz="0" w:space="0" w:color="auto"/>
      </w:divBdr>
    </w:div>
    <w:div w:id="1572688799">
      <w:bodyDiv w:val="1"/>
      <w:marLeft w:val="0"/>
      <w:marRight w:val="0"/>
      <w:marTop w:val="0"/>
      <w:marBottom w:val="0"/>
      <w:divBdr>
        <w:top w:val="none" w:sz="0" w:space="0" w:color="auto"/>
        <w:left w:val="none" w:sz="0" w:space="0" w:color="auto"/>
        <w:bottom w:val="none" w:sz="0" w:space="0" w:color="auto"/>
        <w:right w:val="none" w:sz="0" w:space="0" w:color="auto"/>
      </w:divBdr>
    </w:div>
    <w:div w:id="1573655545">
      <w:bodyDiv w:val="1"/>
      <w:marLeft w:val="0"/>
      <w:marRight w:val="0"/>
      <w:marTop w:val="0"/>
      <w:marBottom w:val="0"/>
      <w:divBdr>
        <w:top w:val="none" w:sz="0" w:space="0" w:color="auto"/>
        <w:left w:val="none" w:sz="0" w:space="0" w:color="auto"/>
        <w:bottom w:val="none" w:sz="0" w:space="0" w:color="auto"/>
        <w:right w:val="none" w:sz="0" w:space="0" w:color="auto"/>
      </w:divBdr>
    </w:div>
    <w:div w:id="1574466412">
      <w:bodyDiv w:val="1"/>
      <w:marLeft w:val="0"/>
      <w:marRight w:val="0"/>
      <w:marTop w:val="0"/>
      <w:marBottom w:val="0"/>
      <w:divBdr>
        <w:top w:val="none" w:sz="0" w:space="0" w:color="auto"/>
        <w:left w:val="none" w:sz="0" w:space="0" w:color="auto"/>
        <w:bottom w:val="none" w:sz="0" w:space="0" w:color="auto"/>
        <w:right w:val="none" w:sz="0" w:space="0" w:color="auto"/>
      </w:divBdr>
    </w:div>
    <w:div w:id="1575511828">
      <w:bodyDiv w:val="1"/>
      <w:marLeft w:val="0"/>
      <w:marRight w:val="0"/>
      <w:marTop w:val="0"/>
      <w:marBottom w:val="0"/>
      <w:divBdr>
        <w:top w:val="none" w:sz="0" w:space="0" w:color="auto"/>
        <w:left w:val="none" w:sz="0" w:space="0" w:color="auto"/>
        <w:bottom w:val="none" w:sz="0" w:space="0" w:color="auto"/>
        <w:right w:val="none" w:sz="0" w:space="0" w:color="auto"/>
      </w:divBdr>
    </w:div>
    <w:div w:id="1575628509">
      <w:bodyDiv w:val="1"/>
      <w:marLeft w:val="0"/>
      <w:marRight w:val="0"/>
      <w:marTop w:val="0"/>
      <w:marBottom w:val="0"/>
      <w:divBdr>
        <w:top w:val="none" w:sz="0" w:space="0" w:color="auto"/>
        <w:left w:val="none" w:sz="0" w:space="0" w:color="auto"/>
        <w:bottom w:val="none" w:sz="0" w:space="0" w:color="auto"/>
        <w:right w:val="none" w:sz="0" w:space="0" w:color="auto"/>
      </w:divBdr>
    </w:div>
    <w:div w:id="1576159541">
      <w:bodyDiv w:val="1"/>
      <w:marLeft w:val="0"/>
      <w:marRight w:val="0"/>
      <w:marTop w:val="0"/>
      <w:marBottom w:val="0"/>
      <w:divBdr>
        <w:top w:val="none" w:sz="0" w:space="0" w:color="auto"/>
        <w:left w:val="none" w:sz="0" w:space="0" w:color="auto"/>
        <w:bottom w:val="none" w:sz="0" w:space="0" w:color="auto"/>
        <w:right w:val="none" w:sz="0" w:space="0" w:color="auto"/>
      </w:divBdr>
    </w:div>
    <w:div w:id="1576546357">
      <w:bodyDiv w:val="1"/>
      <w:marLeft w:val="0"/>
      <w:marRight w:val="0"/>
      <w:marTop w:val="0"/>
      <w:marBottom w:val="0"/>
      <w:divBdr>
        <w:top w:val="none" w:sz="0" w:space="0" w:color="auto"/>
        <w:left w:val="none" w:sz="0" w:space="0" w:color="auto"/>
        <w:bottom w:val="none" w:sz="0" w:space="0" w:color="auto"/>
        <w:right w:val="none" w:sz="0" w:space="0" w:color="auto"/>
      </w:divBdr>
    </w:div>
    <w:div w:id="1578173669">
      <w:bodyDiv w:val="1"/>
      <w:marLeft w:val="0"/>
      <w:marRight w:val="0"/>
      <w:marTop w:val="0"/>
      <w:marBottom w:val="0"/>
      <w:divBdr>
        <w:top w:val="none" w:sz="0" w:space="0" w:color="auto"/>
        <w:left w:val="none" w:sz="0" w:space="0" w:color="auto"/>
        <w:bottom w:val="none" w:sz="0" w:space="0" w:color="auto"/>
        <w:right w:val="none" w:sz="0" w:space="0" w:color="auto"/>
      </w:divBdr>
    </w:div>
    <w:div w:id="1578249977">
      <w:bodyDiv w:val="1"/>
      <w:marLeft w:val="0"/>
      <w:marRight w:val="0"/>
      <w:marTop w:val="0"/>
      <w:marBottom w:val="0"/>
      <w:divBdr>
        <w:top w:val="none" w:sz="0" w:space="0" w:color="auto"/>
        <w:left w:val="none" w:sz="0" w:space="0" w:color="auto"/>
        <w:bottom w:val="none" w:sz="0" w:space="0" w:color="auto"/>
        <w:right w:val="none" w:sz="0" w:space="0" w:color="auto"/>
      </w:divBdr>
    </w:div>
    <w:div w:id="1579097955">
      <w:bodyDiv w:val="1"/>
      <w:marLeft w:val="0"/>
      <w:marRight w:val="0"/>
      <w:marTop w:val="0"/>
      <w:marBottom w:val="0"/>
      <w:divBdr>
        <w:top w:val="none" w:sz="0" w:space="0" w:color="auto"/>
        <w:left w:val="none" w:sz="0" w:space="0" w:color="auto"/>
        <w:bottom w:val="none" w:sz="0" w:space="0" w:color="auto"/>
        <w:right w:val="none" w:sz="0" w:space="0" w:color="auto"/>
      </w:divBdr>
    </w:div>
    <w:div w:id="1581213712">
      <w:bodyDiv w:val="1"/>
      <w:marLeft w:val="0"/>
      <w:marRight w:val="0"/>
      <w:marTop w:val="0"/>
      <w:marBottom w:val="0"/>
      <w:divBdr>
        <w:top w:val="none" w:sz="0" w:space="0" w:color="auto"/>
        <w:left w:val="none" w:sz="0" w:space="0" w:color="auto"/>
        <w:bottom w:val="none" w:sz="0" w:space="0" w:color="auto"/>
        <w:right w:val="none" w:sz="0" w:space="0" w:color="auto"/>
      </w:divBdr>
    </w:div>
    <w:div w:id="1581672830">
      <w:bodyDiv w:val="1"/>
      <w:marLeft w:val="0"/>
      <w:marRight w:val="0"/>
      <w:marTop w:val="0"/>
      <w:marBottom w:val="0"/>
      <w:divBdr>
        <w:top w:val="none" w:sz="0" w:space="0" w:color="auto"/>
        <w:left w:val="none" w:sz="0" w:space="0" w:color="auto"/>
        <w:bottom w:val="none" w:sz="0" w:space="0" w:color="auto"/>
        <w:right w:val="none" w:sz="0" w:space="0" w:color="auto"/>
      </w:divBdr>
    </w:div>
    <w:div w:id="1581712681">
      <w:bodyDiv w:val="1"/>
      <w:marLeft w:val="0"/>
      <w:marRight w:val="0"/>
      <w:marTop w:val="0"/>
      <w:marBottom w:val="0"/>
      <w:divBdr>
        <w:top w:val="none" w:sz="0" w:space="0" w:color="auto"/>
        <w:left w:val="none" w:sz="0" w:space="0" w:color="auto"/>
        <w:bottom w:val="none" w:sz="0" w:space="0" w:color="auto"/>
        <w:right w:val="none" w:sz="0" w:space="0" w:color="auto"/>
      </w:divBdr>
    </w:div>
    <w:div w:id="1582059095">
      <w:bodyDiv w:val="1"/>
      <w:marLeft w:val="0"/>
      <w:marRight w:val="0"/>
      <w:marTop w:val="0"/>
      <w:marBottom w:val="0"/>
      <w:divBdr>
        <w:top w:val="none" w:sz="0" w:space="0" w:color="auto"/>
        <w:left w:val="none" w:sz="0" w:space="0" w:color="auto"/>
        <w:bottom w:val="none" w:sz="0" w:space="0" w:color="auto"/>
        <w:right w:val="none" w:sz="0" w:space="0" w:color="auto"/>
      </w:divBdr>
    </w:div>
    <w:div w:id="1582327401">
      <w:bodyDiv w:val="1"/>
      <w:marLeft w:val="0"/>
      <w:marRight w:val="0"/>
      <w:marTop w:val="0"/>
      <w:marBottom w:val="0"/>
      <w:divBdr>
        <w:top w:val="none" w:sz="0" w:space="0" w:color="auto"/>
        <w:left w:val="none" w:sz="0" w:space="0" w:color="auto"/>
        <w:bottom w:val="none" w:sz="0" w:space="0" w:color="auto"/>
        <w:right w:val="none" w:sz="0" w:space="0" w:color="auto"/>
      </w:divBdr>
    </w:div>
    <w:div w:id="1582641169">
      <w:bodyDiv w:val="1"/>
      <w:marLeft w:val="0"/>
      <w:marRight w:val="0"/>
      <w:marTop w:val="0"/>
      <w:marBottom w:val="0"/>
      <w:divBdr>
        <w:top w:val="none" w:sz="0" w:space="0" w:color="auto"/>
        <w:left w:val="none" w:sz="0" w:space="0" w:color="auto"/>
        <w:bottom w:val="none" w:sz="0" w:space="0" w:color="auto"/>
        <w:right w:val="none" w:sz="0" w:space="0" w:color="auto"/>
      </w:divBdr>
    </w:div>
    <w:div w:id="1584337858">
      <w:bodyDiv w:val="1"/>
      <w:marLeft w:val="0"/>
      <w:marRight w:val="0"/>
      <w:marTop w:val="0"/>
      <w:marBottom w:val="0"/>
      <w:divBdr>
        <w:top w:val="none" w:sz="0" w:space="0" w:color="auto"/>
        <w:left w:val="none" w:sz="0" w:space="0" w:color="auto"/>
        <w:bottom w:val="none" w:sz="0" w:space="0" w:color="auto"/>
        <w:right w:val="none" w:sz="0" w:space="0" w:color="auto"/>
      </w:divBdr>
    </w:div>
    <w:div w:id="1584757076">
      <w:bodyDiv w:val="1"/>
      <w:marLeft w:val="0"/>
      <w:marRight w:val="0"/>
      <w:marTop w:val="0"/>
      <w:marBottom w:val="0"/>
      <w:divBdr>
        <w:top w:val="none" w:sz="0" w:space="0" w:color="auto"/>
        <w:left w:val="none" w:sz="0" w:space="0" w:color="auto"/>
        <w:bottom w:val="none" w:sz="0" w:space="0" w:color="auto"/>
        <w:right w:val="none" w:sz="0" w:space="0" w:color="auto"/>
      </w:divBdr>
    </w:div>
    <w:div w:id="1585072634">
      <w:bodyDiv w:val="1"/>
      <w:marLeft w:val="0"/>
      <w:marRight w:val="0"/>
      <w:marTop w:val="0"/>
      <w:marBottom w:val="0"/>
      <w:divBdr>
        <w:top w:val="none" w:sz="0" w:space="0" w:color="auto"/>
        <w:left w:val="none" w:sz="0" w:space="0" w:color="auto"/>
        <w:bottom w:val="none" w:sz="0" w:space="0" w:color="auto"/>
        <w:right w:val="none" w:sz="0" w:space="0" w:color="auto"/>
      </w:divBdr>
    </w:div>
    <w:div w:id="1585383390">
      <w:bodyDiv w:val="1"/>
      <w:marLeft w:val="0"/>
      <w:marRight w:val="0"/>
      <w:marTop w:val="0"/>
      <w:marBottom w:val="0"/>
      <w:divBdr>
        <w:top w:val="none" w:sz="0" w:space="0" w:color="auto"/>
        <w:left w:val="none" w:sz="0" w:space="0" w:color="auto"/>
        <w:bottom w:val="none" w:sz="0" w:space="0" w:color="auto"/>
        <w:right w:val="none" w:sz="0" w:space="0" w:color="auto"/>
      </w:divBdr>
    </w:div>
    <w:div w:id="1586651557">
      <w:bodyDiv w:val="1"/>
      <w:marLeft w:val="0"/>
      <w:marRight w:val="0"/>
      <w:marTop w:val="0"/>
      <w:marBottom w:val="0"/>
      <w:divBdr>
        <w:top w:val="none" w:sz="0" w:space="0" w:color="auto"/>
        <w:left w:val="none" w:sz="0" w:space="0" w:color="auto"/>
        <w:bottom w:val="none" w:sz="0" w:space="0" w:color="auto"/>
        <w:right w:val="none" w:sz="0" w:space="0" w:color="auto"/>
      </w:divBdr>
    </w:div>
    <w:div w:id="1586835957">
      <w:bodyDiv w:val="1"/>
      <w:marLeft w:val="0"/>
      <w:marRight w:val="0"/>
      <w:marTop w:val="0"/>
      <w:marBottom w:val="0"/>
      <w:divBdr>
        <w:top w:val="none" w:sz="0" w:space="0" w:color="auto"/>
        <w:left w:val="none" w:sz="0" w:space="0" w:color="auto"/>
        <w:bottom w:val="none" w:sz="0" w:space="0" w:color="auto"/>
        <w:right w:val="none" w:sz="0" w:space="0" w:color="auto"/>
      </w:divBdr>
    </w:div>
    <w:div w:id="1587693437">
      <w:bodyDiv w:val="1"/>
      <w:marLeft w:val="0"/>
      <w:marRight w:val="0"/>
      <w:marTop w:val="0"/>
      <w:marBottom w:val="0"/>
      <w:divBdr>
        <w:top w:val="none" w:sz="0" w:space="0" w:color="auto"/>
        <w:left w:val="none" w:sz="0" w:space="0" w:color="auto"/>
        <w:bottom w:val="none" w:sz="0" w:space="0" w:color="auto"/>
        <w:right w:val="none" w:sz="0" w:space="0" w:color="auto"/>
      </w:divBdr>
    </w:div>
    <w:div w:id="1588224092">
      <w:bodyDiv w:val="1"/>
      <w:marLeft w:val="0"/>
      <w:marRight w:val="0"/>
      <w:marTop w:val="0"/>
      <w:marBottom w:val="0"/>
      <w:divBdr>
        <w:top w:val="none" w:sz="0" w:space="0" w:color="auto"/>
        <w:left w:val="none" w:sz="0" w:space="0" w:color="auto"/>
        <w:bottom w:val="none" w:sz="0" w:space="0" w:color="auto"/>
        <w:right w:val="none" w:sz="0" w:space="0" w:color="auto"/>
      </w:divBdr>
    </w:div>
    <w:div w:id="1590311875">
      <w:bodyDiv w:val="1"/>
      <w:marLeft w:val="0"/>
      <w:marRight w:val="0"/>
      <w:marTop w:val="0"/>
      <w:marBottom w:val="0"/>
      <w:divBdr>
        <w:top w:val="none" w:sz="0" w:space="0" w:color="auto"/>
        <w:left w:val="none" w:sz="0" w:space="0" w:color="auto"/>
        <w:bottom w:val="none" w:sz="0" w:space="0" w:color="auto"/>
        <w:right w:val="none" w:sz="0" w:space="0" w:color="auto"/>
      </w:divBdr>
    </w:div>
    <w:div w:id="1591498490">
      <w:bodyDiv w:val="1"/>
      <w:marLeft w:val="0"/>
      <w:marRight w:val="0"/>
      <w:marTop w:val="0"/>
      <w:marBottom w:val="0"/>
      <w:divBdr>
        <w:top w:val="none" w:sz="0" w:space="0" w:color="auto"/>
        <w:left w:val="none" w:sz="0" w:space="0" w:color="auto"/>
        <w:bottom w:val="none" w:sz="0" w:space="0" w:color="auto"/>
        <w:right w:val="none" w:sz="0" w:space="0" w:color="auto"/>
      </w:divBdr>
    </w:div>
    <w:div w:id="1591769176">
      <w:bodyDiv w:val="1"/>
      <w:marLeft w:val="0"/>
      <w:marRight w:val="0"/>
      <w:marTop w:val="0"/>
      <w:marBottom w:val="0"/>
      <w:divBdr>
        <w:top w:val="none" w:sz="0" w:space="0" w:color="auto"/>
        <w:left w:val="none" w:sz="0" w:space="0" w:color="auto"/>
        <w:bottom w:val="none" w:sz="0" w:space="0" w:color="auto"/>
        <w:right w:val="none" w:sz="0" w:space="0" w:color="auto"/>
      </w:divBdr>
    </w:div>
    <w:div w:id="1592154346">
      <w:bodyDiv w:val="1"/>
      <w:marLeft w:val="0"/>
      <w:marRight w:val="0"/>
      <w:marTop w:val="0"/>
      <w:marBottom w:val="0"/>
      <w:divBdr>
        <w:top w:val="none" w:sz="0" w:space="0" w:color="auto"/>
        <w:left w:val="none" w:sz="0" w:space="0" w:color="auto"/>
        <w:bottom w:val="none" w:sz="0" w:space="0" w:color="auto"/>
        <w:right w:val="none" w:sz="0" w:space="0" w:color="auto"/>
      </w:divBdr>
    </w:div>
    <w:div w:id="1592200399">
      <w:bodyDiv w:val="1"/>
      <w:marLeft w:val="0"/>
      <w:marRight w:val="0"/>
      <w:marTop w:val="0"/>
      <w:marBottom w:val="0"/>
      <w:divBdr>
        <w:top w:val="none" w:sz="0" w:space="0" w:color="auto"/>
        <w:left w:val="none" w:sz="0" w:space="0" w:color="auto"/>
        <w:bottom w:val="none" w:sz="0" w:space="0" w:color="auto"/>
        <w:right w:val="none" w:sz="0" w:space="0" w:color="auto"/>
      </w:divBdr>
    </w:div>
    <w:div w:id="1592278194">
      <w:bodyDiv w:val="1"/>
      <w:marLeft w:val="0"/>
      <w:marRight w:val="0"/>
      <w:marTop w:val="0"/>
      <w:marBottom w:val="0"/>
      <w:divBdr>
        <w:top w:val="none" w:sz="0" w:space="0" w:color="auto"/>
        <w:left w:val="none" w:sz="0" w:space="0" w:color="auto"/>
        <w:bottom w:val="none" w:sz="0" w:space="0" w:color="auto"/>
        <w:right w:val="none" w:sz="0" w:space="0" w:color="auto"/>
      </w:divBdr>
    </w:div>
    <w:div w:id="1592856090">
      <w:bodyDiv w:val="1"/>
      <w:marLeft w:val="0"/>
      <w:marRight w:val="0"/>
      <w:marTop w:val="0"/>
      <w:marBottom w:val="0"/>
      <w:divBdr>
        <w:top w:val="none" w:sz="0" w:space="0" w:color="auto"/>
        <w:left w:val="none" w:sz="0" w:space="0" w:color="auto"/>
        <w:bottom w:val="none" w:sz="0" w:space="0" w:color="auto"/>
        <w:right w:val="none" w:sz="0" w:space="0" w:color="auto"/>
      </w:divBdr>
    </w:div>
    <w:div w:id="1593078569">
      <w:bodyDiv w:val="1"/>
      <w:marLeft w:val="0"/>
      <w:marRight w:val="0"/>
      <w:marTop w:val="0"/>
      <w:marBottom w:val="0"/>
      <w:divBdr>
        <w:top w:val="none" w:sz="0" w:space="0" w:color="auto"/>
        <w:left w:val="none" w:sz="0" w:space="0" w:color="auto"/>
        <w:bottom w:val="none" w:sz="0" w:space="0" w:color="auto"/>
        <w:right w:val="none" w:sz="0" w:space="0" w:color="auto"/>
      </w:divBdr>
    </w:div>
    <w:div w:id="1593120455">
      <w:bodyDiv w:val="1"/>
      <w:marLeft w:val="0"/>
      <w:marRight w:val="0"/>
      <w:marTop w:val="0"/>
      <w:marBottom w:val="0"/>
      <w:divBdr>
        <w:top w:val="none" w:sz="0" w:space="0" w:color="auto"/>
        <w:left w:val="none" w:sz="0" w:space="0" w:color="auto"/>
        <w:bottom w:val="none" w:sz="0" w:space="0" w:color="auto"/>
        <w:right w:val="none" w:sz="0" w:space="0" w:color="auto"/>
      </w:divBdr>
    </w:div>
    <w:div w:id="1593509907">
      <w:bodyDiv w:val="1"/>
      <w:marLeft w:val="0"/>
      <w:marRight w:val="0"/>
      <w:marTop w:val="0"/>
      <w:marBottom w:val="0"/>
      <w:divBdr>
        <w:top w:val="none" w:sz="0" w:space="0" w:color="auto"/>
        <w:left w:val="none" w:sz="0" w:space="0" w:color="auto"/>
        <w:bottom w:val="none" w:sz="0" w:space="0" w:color="auto"/>
        <w:right w:val="none" w:sz="0" w:space="0" w:color="auto"/>
      </w:divBdr>
    </w:div>
    <w:div w:id="1594630988">
      <w:bodyDiv w:val="1"/>
      <w:marLeft w:val="0"/>
      <w:marRight w:val="0"/>
      <w:marTop w:val="0"/>
      <w:marBottom w:val="0"/>
      <w:divBdr>
        <w:top w:val="none" w:sz="0" w:space="0" w:color="auto"/>
        <w:left w:val="none" w:sz="0" w:space="0" w:color="auto"/>
        <w:bottom w:val="none" w:sz="0" w:space="0" w:color="auto"/>
        <w:right w:val="none" w:sz="0" w:space="0" w:color="auto"/>
      </w:divBdr>
    </w:div>
    <w:div w:id="1594781845">
      <w:bodyDiv w:val="1"/>
      <w:marLeft w:val="0"/>
      <w:marRight w:val="0"/>
      <w:marTop w:val="0"/>
      <w:marBottom w:val="0"/>
      <w:divBdr>
        <w:top w:val="none" w:sz="0" w:space="0" w:color="auto"/>
        <w:left w:val="none" w:sz="0" w:space="0" w:color="auto"/>
        <w:bottom w:val="none" w:sz="0" w:space="0" w:color="auto"/>
        <w:right w:val="none" w:sz="0" w:space="0" w:color="auto"/>
      </w:divBdr>
    </w:div>
    <w:div w:id="1595243732">
      <w:bodyDiv w:val="1"/>
      <w:marLeft w:val="0"/>
      <w:marRight w:val="0"/>
      <w:marTop w:val="0"/>
      <w:marBottom w:val="0"/>
      <w:divBdr>
        <w:top w:val="none" w:sz="0" w:space="0" w:color="auto"/>
        <w:left w:val="none" w:sz="0" w:space="0" w:color="auto"/>
        <w:bottom w:val="none" w:sz="0" w:space="0" w:color="auto"/>
        <w:right w:val="none" w:sz="0" w:space="0" w:color="auto"/>
      </w:divBdr>
    </w:div>
    <w:div w:id="1595746779">
      <w:bodyDiv w:val="1"/>
      <w:marLeft w:val="0"/>
      <w:marRight w:val="0"/>
      <w:marTop w:val="0"/>
      <w:marBottom w:val="0"/>
      <w:divBdr>
        <w:top w:val="none" w:sz="0" w:space="0" w:color="auto"/>
        <w:left w:val="none" w:sz="0" w:space="0" w:color="auto"/>
        <w:bottom w:val="none" w:sz="0" w:space="0" w:color="auto"/>
        <w:right w:val="none" w:sz="0" w:space="0" w:color="auto"/>
      </w:divBdr>
    </w:div>
    <w:div w:id="1596326958">
      <w:bodyDiv w:val="1"/>
      <w:marLeft w:val="0"/>
      <w:marRight w:val="0"/>
      <w:marTop w:val="0"/>
      <w:marBottom w:val="0"/>
      <w:divBdr>
        <w:top w:val="none" w:sz="0" w:space="0" w:color="auto"/>
        <w:left w:val="none" w:sz="0" w:space="0" w:color="auto"/>
        <w:bottom w:val="none" w:sz="0" w:space="0" w:color="auto"/>
        <w:right w:val="none" w:sz="0" w:space="0" w:color="auto"/>
      </w:divBdr>
    </w:div>
    <w:div w:id="1596554526">
      <w:bodyDiv w:val="1"/>
      <w:marLeft w:val="0"/>
      <w:marRight w:val="0"/>
      <w:marTop w:val="0"/>
      <w:marBottom w:val="0"/>
      <w:divBdr>
        <w:top w:val="none" w:sz="0" w:space="0" w:color="auto"/>
        <w:left w:val="none" w:sz="0" w:space="0" w:color="auto"/>
        <w:bottom w:val="none" w:sz="0" w:space="0" w:color="auto"/>
        <w:right w:val="none" w:sz="0" w:space="0" w:color="auto"/>
      </w:divBdr>
    </w:div>
    <w:div w:id="1597710797">
      <w:bodyDiv w:val="1"/>
      <w:marLeft w:val="0"/>
      <w:marRight w:val="0"/>
      <w:marTop w:val="0"/>
      <w:marBottom w:val="0"/>
      <w:divBdr>
        <w:top w:val="none" w:sz="0" w:space="0" w:color="auto"/>
        <w:left w:val="none" w:sz="0" w:space="0" w:color="auto"/>
        <w:bottom w:val="none" w:sz="0" w:space="0" w:color="auto"/>
        <w:right w:val="none" w:sz="0" w:space="0" w:color="auto"/>
      </w:divBdr>
    </w:div>
    <w:div w:id="1598757545">
      <w:bodyDiv w:val="1"/>
      <w:marLeft w:val="0"/>
      <w:marRight w:val="0"/>
      <w:marTop w:val="0"/>
      <w:marBottom w:val="0"/>
      <w:divBdr>
        <w:top w:val="none" w:sz="0" w:space="0" w:color="auto"/>
        <w:left w:val="none" w:sz="0" w:space="0" w:color="auto"/>
        <w:bottom w:val="none" w:sz="0" w:space="0" w:color="auto"/>
        <w:right w:val="none" w:sz="0" w:space="0" w:color="auto"/>
      </w:divBdr>
    </w:div>
    <w:div w:id="1599480106">
      <w:bodyDiv w:val="1"/>
      <w:marLeft w:val="0"/>
      <w:marRight w:val="0"/>
      <w:marTop w:val="0"/>
      <w:marBottom w:val="0"/>
      <w:divBdr>
        <w:top w:val="none" w:sz="0" w:space="0" w:color="auto"/>
        <w:left w:val="none" w:sz="0" w:space="0" w:color="auto"/>
        <w:bottom w:val="none" w:sz="0" w:space="0" w:color="auto"/>
        <w:right w:val="none" w:sz="0" w:space="0" w:color="auto"/>
      </w:divBdr>
    </w:div>
    <w:div w:id="1600021173">
      <w:bodyDiv w:val="1"/>
      <w:marLeft w:val="0"/>
      <w:marRight w:val="0"/>
      <w:marTop w:val="0"/>
      <w:marBottom w:val="0"/>
      <w:divBdr>
        <w:top w:val="none" w:sz="0" w:space="0" w:color="auto"/>
        <w:left w:val="none" w:sz="0" w:space="0" w:color="auto"/>
        <w:bottom w:val="none" w:sz="0" w:space="0" w:color="auto"/>
        <w:right w:val="none" w:sz="0" w:space="0" w:color="auto"/>
      </w:divBdr>
    </w:div>
    <w:div w:id="1600336620">
      <w:bodyDiv w:val="1"/>
      <w:marLeft w:val="0"/>
      <w:marRight w:val="0"/>
      <w:marTop w:val="0"/>
      <w:marBottom w:val="0"/>
      <w:divBdr>
        <w:top w:val="none" w:sz="0" w:space="0" w:color="auto"/>
        <w:left w:val="none" w:sz="0" w:space="0" w:color="auto"/>
        <w:bottom w:val="none" w:sz="0" w:space="0" w:color="auto"/>
        <w:right w:val="none" w:sz="0" w:space="0" w:color="auto"/>
      </w:divBdr>
    </w:div>
    <w:div w:id="1600721843">
      <w:bodyDiv w:val="1"/>
      <w:marLeft w:val="0"/>
      <w:marRight w:val="0"/>
      <w:marTop w:val="0"/>
      <w:marBottom w:val="0"/>
      <w:divBdr>
        <w:top w:val="none" w:sz="0" w:space="0" w:color="auto"/>
        <w:left w:val="none" w:sz="0" w:space="0" w:color="auto"/>
        <w:bottom w:val="none" w:sz="0" w:space="0" w:color="auto"/>
        <w:right w:val="none" w:sz="0" w:space="0" w:color="auto"/>
      </w:divBdr>
    </w:div>
    <w:div w:id="1601528722">
      <w:bodyDiv w:val="1"/>
      <w:marLeft w:val="0"/>
      <w:marRight w:val="0"/>
      <w:marTop w:val="0"/>
      <w:marBottom w:val="0"/>
      <w:divBdr>
        <w:top w:val="none" w:sz="0" w:space="0" w:color="auto"/>
        <w:left w:val="none" w:sz="0" w:space="0" w:color="auto"/>
        <w:bottom w:val="none" w:sz="0" w:space="0" w:color="auto"/>
        <w:right w:val="none" w:sz="0" w:space="0" w:color="auto"/>
      </w:divBdr>
    </w:div>
    <w:div w:id="1601912406">
      <w:bodyDiv w:val="1"/>
      <w:marLeft w:val="0"/>
      <w:marRight w:val="0"/>
      <w:marTop w:val="0"/>
      <w:marBottom w:val="0"/>
      <w:divBdr>
        <w:top w:val="none" w:sz="0" w:space="0" w:color="auto"/>
        <w:left w:val="none" w:sz="0" w:space="0" w:color="auto"/>
        <w:bottom w:val="none" w:sz="0" w:space="0" w:color="auto"/>
        <w:right w:val="none" w:sz="0" w:space="0" w:color="auto"/>
      </w:divBdr>
    </w:div>
    <w:div w:id="1602252012">
      <w:bodyDiv w:val="1"/>
      <w:marLeft w:val="0"/>
      <w:marRight w:val="0"/>
      <w:marTop w:val="0"/>
      <w:marBottom w:val="0"/>
      <w:divBdr>
        <w:top w:val="none" w:sz="0" w:space="0" w:color="auto"/>
        <w:left w:val="none" w:sz="0" w:space="0" w:color="auto"/>
        <w:bottom w:val="none" w:sz="0" w:space="0" w:color="auto"/>
        <w:right w:val="none" w:sz="0" w:space="0" w:color="auto"/>
      </w:divBdr>
    </w:div>
    <w:div w:id="1603488747">
      <w:bodyDiv w:val="1"/>
      <w:marLeft w:val="0"/>
      <w:marRight w:val="0"/>
      <w:marTop w:val="0"/>
      <w:marBottom w:val="0"/>
      <w:divBdr>
        <w:top w:val="none" w:sz="0" w:space="0" w:color="auto"/>
        <w:left w:val="none" w:sz="0" w:space="0" w:color="auto"/>
        <w:bottom w:val="none" w:sz="0" w:space="0" w:color="auto"/>
        <w:right w:val="none" w:sz="0" w:space="0" w:color="auto"/>
      </w:divBdr>
    </w:div>
    <w:div w:id="1603755706">
      <w:bodyDiv w:val="1"/>
      <w:marLeft w:val="0"/>
      <w:marRight w:val="0"/>
      <w:marTop w:val="0"/>
      <w:marBottom w:val="0"/>
      <w:divBdr>
        <w:top w:val="none" w:sz="0" w:space="0" w:color="auto"/>
        <w:left w:val="none" w:sz="0" w:space="0" w:color="auto"/>
        <w:bottom w:val="none" w:sz="0" w:space="0" w:color="auto"/>
        <w:right w:val="none" w:sz="0" w:space="0" w:color="auto"/>
      </w:divBdr>
    </w:div>
    <w:div w:id="1603874231">
      <w:bodyDiv w:val="1"/>
      <w:marLeft w:val="0"/>
      <w:marRight w:val="0"/>
      <w:marTop w:val="0"/>
      <w:marBottom w:val="0"/>
      <w:divBdr>
        <w:top w:val="none" w:sz="0" w:space="0" w:color="auto"/>
        <w:left w:val="none" w:sz="0" w:space="0" w:color="auto"/>
        <w:bottom w:val="none" w:sz="0" w:space="0" w:color="auto"/>
        <w:right w:val="none" w:sz="0" w:space="0" w:color="auto"/>
      </w:divBdr>
    </w:div>
    <w:div w:id="1604532469">
      <w:bodyDiv w:val="1"/>
      <w:marLeft w:val="0"/>
      <w:marRight w:val="0"/>
      <w:marTop w:val="0"/>
      <w:marBottom w:val="0"/>
      <w:divBdr>
        <w:top w:val="none" w:sz="0" w:space="0" w:color="auto"/>
        <w:left w:val="none" w:sz="0" w:space="0" w:color="auto"/>
        <w:bottom w:val="none" w:sz="0" w:space="0" w:color="auto"/>
        <w:right w:val="none" w:sz="0" w:space="0" w:color="auto"/>
      </w:divBdr>
    </w:div>
    <w:div w:id="1604872554">
      <w:bodyDiv w:val="1"/>
      <w:marLeft w:val="0"/>
      <w:marRight w:val="0"/>
      <w:marTop w:val="0"/>
      <w:marBottom w:val="0"/>
      <w:divBdr>
        <w:top w:val="none" w:sz="0" w:space="0" w:color="auto"/>
        <w:left w:val="none" w:sz="0" w:space="0" w:color="auto"/>
        <w:bottom w:val="none" w:sz="0" w:space="0" w:color="auto"/>
        <w:right w:val="none" w:sz="0" w:space="0" w:color="auto"/>
      </w:divBdr>
    </w:div>
    <w:div w:id="1604872831">
      <w:bodyDiv w:val="1"/>
      <w:marLeft w:val="0"/>
      <w:marRight w:val="0"/>
      <w:marTop w:val="0"/>
      <w:marBottom w:val="0"/>
      <w:divBdr>
        <w:top w:val="none" w:sz="0" w:space="0" w:color="auto"/>
        <w:left w:val="none" w:sz="0" w:space="0" w:color="auto"/>
        <w:bottom w:val="none" w:sz="0" w:space="0" w:color="auto"/>
        <w:right w:val="none" w:sz="0" w:space="0" w:color="auto"/>
      </w:divBdr>
    </w:div>
    <w:div w:id="1605382056">
      <w:bodyDiv w:val="1"/>
      <w:marLeft w:val="0"/>
      <w:marRight w:val="0"/>
      <w:marTop w:val="0"/>
      <w:marBottom w:val="0"/>
      <w:divBdr>
        <w:top w:val="none" w:sz="0" w:space="0" w:color="auto"/>
        <w:left w:val="none" w:sz="0" w:space="0" w:color="auto"/>
        <w:bottom w:val="none" w:sz="0" w:space="0" w:color="auto"/>
        <w:right w:val="none" w:sz="0" w:space="0" w:color="auto"/>
      </w:divBdr>
    </w:div>
    <w:div w:id="1606307927">
      <w:bodyDiv w:val="1"/>
      <w:marLeft w:val="0"/>
      <w:marRight w:val="0"/>
      <w:marTop w:val="0"/>
      <w:marBottom w:val="0"/>
      <w:divBdr>
        <w:top w:val="none" w:sz="0" w:space="0" w:color="auto"/>
        <w:left w:val="none" w:sz="0" w:space="0" w:color="auto"/>
        <w:bottom w:val="none" w:sz="0" w:space="0" w:color="auto"/>
        <w:right w:val="none" w:sz="0" w:space="0" w:color="auto"/>
      </w:divBdr>
    </w:div>
    <w:div w:id="1606381245">
      <w:bodyDiv w:val="1"/>
      <w:marLeft w:val="0"/>
      <w:marRight w:val="0"/>
      <w:marTop w:val="0"/>
      <w:marBottom w:val="0"/>
      <w:divBdr>
        <w:top w:val="none" w:sz="0" w:space="0" w:color="auto"/>
        <w:left w:val="none" w:sz="0" w:space="0" w:color="auto"/>
        <w:bottom w:val="none" w:sz="0" w:space="0" w:color="auto"/>
        <w:right w:val="none" w:sz="0" w:space="0" w:color="auto"/>
      </w:divBdr>
    </w:div>
    <w:div w:id="1606814776">
      <w:bodyDiv w:val="1"/>
      <w:marLeft w:val="0"/>
      <w:marRight w:val="0"/>
      <w:marTop w:val="0"/>
      <w:marBottom w:val="0"/>
      <w:divBdr>
        <w:top w:val="none" w:sz="0" w:space="0" w:color="auto"/>
        <w:left w:val="none" w:sz="0" w:space="0" w:color="auto"/>
        <w:bottom w:val="none" w:sz="0" w:space="0" w:color="auto"/>
        <w:right w:val="none" w:sz="0" w:space="0" w:color="auto"/>
      </w:divBdr>
    </w:div>
    <w:div w:id="1607545300">
      <w:bodyDiv w:val="1"/>
      <w:marLeft w:val="0"/>
      <w:marRight w:val="0"/>
      <w:marTop w:val="0"/>
      <w:marBottom w:val="0"/>
      <w:divBdr>
        <w:top w:val="none" w:sz="0" w:space="0" w:color="auto"/>
        <w:left w:val="none" w:sz="0" w:space="0" w:color="auto"/>
        <w:bottom w:val="none" w:sz="0" w:space="0" w:color="auto"/>
        <w:right w:val="none" w:sz="0" w:space="0" w:color="auto"/>
      </w:divBdr>
    </w:div>
    <w:div w:id="1607887183">
      <w:bodyDiv w:val="1"/>
      <w:marLeft w:val="0"/>
      <w:marRight w:val="0"/>
      <w:marTop w:val="0"/>
      <w:marBottom w:val="0"/>
      <w:divBdr>
        <w:top w:val="none" w:sz="0" w:space="0" w:color="auto"/>
        <w:left w:val="none" w:sz="0" w:space="0" w:color="auto"/>
        <w:bottom w:val="none" w:sz="0" w:space="0" w:color="auto"/>
        <w:right w:val="none" w:sz="0" w:space="0" w:color="auto"/>
      </w:divBdr>
    </w:div>
    <w:div w:id="1608460796">
      <w:bodyDiv w:val="1"/>
      <w:marLeft w:val="0"/>
      <w:marRight w:val="0"/>
      <w:marTop w:val="0"/>
      <w:marBottom w:val="0"/>
      <w:divBdr>
        <w:top w:val="none" w:sz="0" w:space="0" w:color="auto"/>
        <w:left w:val="none" w:sz="0" w:space="0" w:color="auto"/>
        <w:bottom w:val="none" w:sz="0" w:space="0" w:color="auto"/>
        <w:right w:val="none" w:sz="0" w:space="0" w:color="auto"/>
      </w:divBdr>
    </w:div>
    <w:div w:id="1608537681">
      <w:bodyDiv w:val="1"/>
      <w:marLeft w:val="0"/>
      <w:marRight w:val="0"/>
      <w:marTop w:val="0"/>
      <w:marBottom w:val="0"/>
      <w:divBdr>
        <w:top w:val="none" w:sz="0" w:space="0" w:color="auto"/>
        <w:left w:val="none" w:sz="0" w:space="0" w:color="auto"/>
        <w:bottom w:val="none" w:sz="0" w:space="0" w:color="auto"/>
        <w:right w:val="none" w:sz="0" w:space="0" w:color="auto"/>
      </w:divBdr>
    </w:div>
    <w:div w:id="1608538405">
      <w:bodyDiv w:val="1"/>
      <w:marLeft w:val="0"/>
      <w:marRight w:val="0"/>
      <w:marTop w:val="0"/>
      <w:marBottom w:val="0"/>
      <w:divBdr>
        <w:top w:val="none" w:sz="0" w:space="0" w:color="auto"/>
        <w:left w:val="none" w:sz="0" w:space="0" w:color="auto"/>
        <w:bottom w:val="none" w:sz="0" w:space="0" w:color="auto"/>
        <w:right w:val="none" w:sz="0" w:space="0" w:color="auto"/>
      </w:divBdr>
    </w:div>
    <w:div w:id="1608656525">
      <w:bodyDiv w:val="1"/>
      <w:marLeft w:val="0"/>
      <w:marRight w:val="0"/>
      <w:marTop w:val="0"/>
      <w:marBottom w:val="0"/>
      <w:divBdr>
        <w:top w:val="none" w:sz="0" w:space="0" w:color="auto"/>
        <w:left w:val="none" w:sz="0" w:space="0" w:color="auto"/>
        <w:bottom w:val="none" w:sz="0" w:space="0" w:color="auto"/>
        <w:right w:val="none" w:sz="0" w:space="0" w:color="auto"/>
      </w:divBdr>
    </w:div>
    <w:div w:id="1609195106">
      <w:bodyDiv w:val="1"/>
      <w:marLeft w:val="0"/>
      <w:marRight w:val="0"/>
      <w:marTop w:val="0"/>
      <w:marBottom w:val="0"/>
      <w:divBdr>
        <w:top w:val="none" w:sz="0" w:space="0" w:color="auto"/>
        <w:left w:val="none" w:sz="0" w:space="0" w:color="auto"/>
        <w:bottom w:val="none" w:sz="0" w:space="0" w:color="auto"/>
        <w:right w:val="none" w:sz="0" w:space="0" w:color="auto"/>
      </w:divBdr>
    </w:div>
    <w:div w:id="1609383733">
      <w:bodyDiv w:val="1"/>
      <w:marLeft w:val="0"/>
      <w:marRight w:val="0"/>
      <w:marTop w:val="0"/>
      <w:marBottom w:val="0"/>
      <w:divBdr>
        <w:top w:val="none" w:sz="0" w:space="0" w:color="auto"/>
        <w:left w:val="none" w:sz="0" w:space="0" w:color="auto"/>
        <w:bottom w:val="none" w:sz="0" w:space="0" w:color="auto"/>
        <w:right w:val="none" w:sz="0" w:space="0" w:color="auto"/>
      </w:divBdr>
    </w:div>
    <w:div w:id="1610236673">
      <w:bodyDiv w:val="1"/>
      <w:marLeft w:val="0"/>
      <w:marRight w:val="0"/>
      <w:marTop w:val="0"/>
      <w:marBottom w:val="0"/>
      <w:divBdr>
        <w:top w:val="none" w:sz="0" w:space="0" w:color="auto"/>
        <w:left w:val="none" w:sz="0" w:space="0" w:color="auto"/>
        <w:bottom w:val="none" w:sz="0" w:space="0" w:color="auto"/>
        <w:right w:val="none" w:sz="0" w:space="0" w:color="auto"/>
      </w:divBdr>
    </w:div>
    <w:div w:id="1610238943">
      <w:bodyDiv w:val="1"/>
      <w:marLeft w:val="0"/>
      <w:marRight w:val="0"/>
      <w:marTop w:val="0"/>
      <w:marBottom w:val="0"/>
      <w:divBdr>
        <w:top w:val="none" w:sz="0" w:space="0" w:color="auto"/>
        <w:left w:val="none" w:sz="0" w:space="0" w:color="auto"/>
        <w:bottom w:val="none" w:sz="0" w:space="0" w:color="auto"/>
        <w:right w:val="none" w:sz="0" w:space="0" w:color="auto"/>
      </w:divBdr>
    </w:div>
    <w:div w:id="1610819357">
      <w:bodyDiv w:val="1"/>
      <w:marLeft w:val="0"/>
      <w:marRight w:val="0"/>
      <w:marTop w:val="0"/>
      <w:marBottom w:val="0"/>
      <w:divBdr>
        <w:top w:val="none" w:sz="0" w:space="0" w:color="auto"/>
        <w:left w:val="none" w:sz="0" w:space="0" w:color="auto"/>
        <w:bottom w:val="none" w:sz="0" w:space="0" w:color="auto"/>
        <w:right w:val="none" w:sz="0" w:space="0" w:color="auto"/>
      </w:divBdr>
    </w:div>
    <w:div w:id="1611156617">
      <w:bodyDiv w:val="1"/>
      <w:marLeft w:val="0"/>
      <w:marRight w:val="0"/>
      <w:marTop w:val="0"/>
      <w:marBottom w:val="0"/>
      <w:divBdr>
        <w:top w:val="none" w:sz="0" w:space="0" w:color="auto"/>
        <w:left w:val="none" w:sz="0" w:space="0" w:color="auto"/>
        <w:bottom w:val="none" w:sz="0" w:space="0" w:color="auto"/>
        <w:right w:val="none" w:sz="0" w:space="0" w:color="auto"/>
      </w:divBdr>
    </w:div>
    <w:div w:id="1611161682">
      <w:bodyDiv w:val="1"/>
      <w:marLeft w:val="0"/>
      <w:marRight w:val="0"/>
      <w:marTop w:val="0"/>
      <w:marBottom w:val="0"/>
      <w:divBdr>
        <w:top w:val="none" w:sz="0" w:space="0" w:color="auto"/>
        <w:left w:val="none" w:sz="0" w:space="0" w:color="auto"/>
        <w:bottom w:val="none" w:sz="0" w:space="0" w:color="auto"/>
        <w:right w:val="none" w:sz="0" w:space="0" w:color="auto"/>
      </w:divBdr>
    </w:div>
    <w:div w:id="1611741563">
      <w:bodyDiv w:val="1"/>
      <w:marLeft w:val="0"/>
      <w:marRight w:val="0"/>
      <w:marTop w:val="0"/>
      <w:marBottom w:val="0"/>
      <w:divBdr>
        <w:top w:val="none" w:sz="0" w:space="0" w:color="auto"/>
        <w:left w:val="none" w:sz="0" w:space="0" w:color="auto"/>
        <w:bottom w:val="none" w:sz="0" w:space="0" w:color="auto"/>
        <w:right w:val="none" w:sz="0" w:space="0" w:color="auto"/>
      </w:divBdr>
    </w:div>
    <w:div w:id="1611815740">
      <w:bodyDiv w:val="1"/>
      <w:marLeft w:val="0"/>
      <w:marRight w:val="0"/>
      <w:marTop w:val="0"/>
      <w:marBottom w:val="0"/>
      <w:divBdr>
        <w:top w:val="none" w:sz="0" w:space="0" w:color="auto"/>
        <w:left w:val="none" w:sz="0" w:space="0" w:color="auto"/>
        <w:bottom w:val="none" w:sz="0" w:space="0" w:color="auto"/>
        <w:right w:val="none" w:sz="0" w:space="0" w:color="auto"/>
      </w:divBdr>
    </w:div>
    <w:div w:id="1612589425">
      <w:bodyDiv w:val="1"/>
      <w:marLeft w:val="0"/>
      <w:marRight w:val="0"/>
      <w:marTop w:val="0"/>
      <w:marBottom w:val="0"/>
      <w:divBdr>
        <w:top w:val="none" w:sz="0" w:space="0" w:color="auto"/>
        <w:left w:val="none" w:sz="0" w:space="0" w:color="auto"/>
        <w:bottom w:val="none" w:sz="0" w:space="0" w:color="auto"/>
        <w:right w:val="none" w:sz="0" w:space="0" w:color="auto"/>
      </w:divBdr>
    </w:div>
    <w:div w:id="1613783209">
      <w:bodyDiv w:val="1"/>
      <w:marLeft w:val="0"/>
      <w:marRight w:val="0"/>
      <w:marTop w:val="0"/>
      <w:marBottom w:val="0"/>
      <w:divBdr>
        <w:top w:val="none" w:sz="0" w:space="0" w:color="auto"/>
        <w:left w:val="none" w:sz="0" w:space="0" w:color="auto"/>
        <w:bottom w:val="none" w:sz="0" w:space="0" w:color="auto"/>
        <w:right w:val="none" w:sz="0" w:space="0" w:color="auto"/>
      </w:divBdr>
    </w:div>
    <w:div w:id="1613900025">
      <w:bodyDiv w:val="1"/>
      <w:marLeft w:val="0"/>
      <w:marRight w:val="0"/>
      <w:marTop w:val="0"/>
      <w:marBottom w:val="0"/>
      <w:divBdr>
        <w:top w:val="none" w:sz="0" w:space="0" w:color="auto"/>
        <w:left w:val="none" w:sz="0" w:space="0" w:color="auto"/>
        <w:bottom w:val="none" w:sz="0" w:space="0" w:color="auto"/>
        <w:right w:val="none" w:sz="0" w:space="0" w:color="auto"/>
      </w:divBdr>
    </w:div>
    <w:div w:id="1614089010">
      <w:bodyDiv w:val="1"/>
      <w:marLeft w:val="0"/>
      <w:marRight w:val="0"/>
      <w:marTop w:val="0"/>
      <w:marBottom w:val="0"/>
      <w:divBdr>
        <w:top w:val="none" w:sz="0" w:space="0" w:color="auto"/>
        <w:left w:val="none" w:sz="0" w:space="0" w:color="auto"/>
        <w:bottom w:val="none" w:sz="0" w:space="0" w:color="auto"/>
        <w:right w:val="none" w:sz="0" w:space="0" w:color="auto"/>
      </w:divBdr>
    </w:div>
    <w:div w:id="1615093382">
      <w:bodyDiv w:val="1"/>
      <w:marLeft w:val="0"/>
      <w:marRight w:val="0"/>
      <w:marTop w:val="0"/>
      <w:marBottom w:val="0"/>
      <w:divBdr>
        <w:top w:val="none" w:sz="0" w:space="0" w:color="auto"/>
        <w:left w:val="none" w:sz="0" w:space="0" w:color="auto"/>
        <w:bottom w:val="none" w:sz="0" w:space="0" w:color="auto"/>
        <w:right w:val="none" w:sz="0" w:space="0" w:color="auto"/>
      </w:divBdr>
    </w:div>
    <w:div w:id="1615097278">
      <w:bodyDiv w:val="1"/>
      <w:marLeft w:val="0"/>
      <w:marRight w:val="0"/>
      <w:marTop w:val="0"/>
      <w:marBottom w:val="0"/>
      <w:divBdr>
        <w:top w:val="none" w:sz="0" w:space="0" w:color="auto"/>
        <w:left w:val="none" w:sz="0" w:space="0" w:color="auto"/>
        <w:bottom w:val="none" w:sz="0" w:space="0" w:color="auto"/>
        <w:right w:val="none" w:sz="0" w:space="0" w:color="auto"/>
      </w:divBdr>
    </w:div>
    <w:div w:id="1616325121">
      <w:bodyDiv w:val="1"/>
      <w:marLeft w:val="0"/>
      <w:marRight w:val="0"/>
      <w:marTop w:val="0"/>
      <w:marBottom w:val="0"/>
      <w:divBdr>
        <w:top w:val="none" w:sz="0" w:space="0" w:color="auto"/>
        <w:left w:val="none" w:sz="0" w:space="0" w:color="auto"/>
        <w:bottom w:val="none" w:sz="0" w:space="0" w:color="auto"/>
        <w:right w:val="none" w:sz="0" w:space="0" w:color="auto"/>
      </w:divBdr>
    </w:div>
    <w:div w:id="1616403616">
      <w:bodyDiv w:val="1"/>
      <w:marLeft w:val="0"/>
      <w:marRight w:val="0"/>
      <w:marTop w:val="0"/>
      <w:marBottom w:val="0"/>
      <w:divBdr>
        <w:top w:val="none" w:sz="0" w:space="0" w:color="auto"/>
        <w:left w:val="none" w:sz="0" w:space="0" w:color="auto"/>
        <w:bottom w:val="none" w:sz="0" w:space="0" w:color="auto"/>
        <w:right w:val="none" w:sz="0" w:space="0" w:color="auto"/>
      </w:divBdr>
    </w:div>
    <w:div w:id="1616474221">
      <w:bodyDiv w:val="1"/>
      <w:marLeft w:val="0"/>
      <w:marRight w:val="0"/>
      <w:marTop w:val="0"/>
      <w:marBottom w:val="0"/>
      <w:divBdr>
        <w:top w:val="none" w:sz="0" w:space="0" w:color="auto"/>
        <w:left w:val="none" w:sz="0" w:space="0" w:color="auto"/>
        <w:bottom w:val="none" w:sz="0" w:space="0" w:color="auto"/>
        <w:right w:val="none" w:sz="0" w:space="0" w:color="auto"/>
      </w:divBdr>
    </w:div>
    <w:div w:id="1616524471">
      <w:bodyDiv w:val="1"/>
      <w:marLeft w:val="0"/>
      <w:marRight w:val="0"/>
      <w:marTop w:val="0"/>
      <w:marBottom w:val="0"/>
      <w:divBdr>
        <w:top w:val="none" w:sz="0" w:space="0" w:color="auto"/>
        <w:left w:val="none" w:sz="0" w:space="0" w:color="auto"/>
        <w:bottom w:val="none" w:sz="0" w:space="0" w:color="auto"/>
        <w:right w:val="none" w:sz="0" w:space="0" w:color="auto"/>
      </w:divBdr>
    </w:div>
    <w:div w:id="1617324298">
      <w:bodyDiv w:val="1"/>
      <w:marLeft w:val="0"/>
      <w:marRight w:val="0"/>
      <w:marTop w:val="0"/>
      <w:marBottom w:val="0"/>
      <w:divBdr>
        <w:top w:val="none" w:sz="0" w:space="0" w:color="auto"/>
        <w:left w:val="none" w:sz="0" w:space="0" w:color="auto"/>
        <w:bottom w:val="none" w:sz="0" w:space="0" w:color="auto"/>
        <w:right w:val="none" w:sz="0" w:space="0" w:color="auto"/>
      </w:divBdr>
    </w:div>
    <w:div w:id="1617561399">
      <w:bodyDiv w:val="1"/>
      <w:marLeft w:val="0"/>
      <w:marRight w:val="0"/>
      <w:marTop w:val="0"/>
      <w:marBottom w:val="0"/>
      <w:divBdr>
        <w:top w:val="none" w:sz="0" w:space="0" w:color="auto"/>
        <w:left w:val="none" w:sz="0" w:space="0" w:color="auto"/>
        <w:bottom w:val="none" w:sz="0" w:space="0" w:color="auto"/>
        <w:right w:val="none" w:sz="0" w:space="0" w:color="auto"/>
      </w:divBdr>
    </w:div>
    <w:div w:id="1618949949">
      <w:bodyDiv w:val="1"/>
      <w:marLeft w:val="0"/>
      <w:marRight w:val="0"/>
      <w:marTop w:val="0"/>
      <w:marBottom w:val="0"/>
      <w:divBdr>
        <w:top w:val="none" w:sz="0" w:space="0" w:color="auto"/>
        <w:left w:val="none" w:sz="0" w:space="0" w:color="auto"/>
        <w:bottom w:val="none" w:sz="0" w:space="0" w:color="auto"/>
        <w:right w:val="none" w:sz="0" w:space="0" w:color="auto"/>
      </w:divBdr>
    </w:div>
    <w:div w:id="1618950414">
      <w:bodyDiv w:val="1"/>
      <w:marLeft w:val="0"/>
      <w:marRight w:val="0"/>
      <w:marTop w:val="0"/>
      <w:marBottom w:val="0"/>
      <w:divBdr>
        <w:top w:val="none" w:sz="0" w:space="0" w:color="auto"/>
        <w:left w:val="none" w:sz="0" w:space="0" w:color="auto"/>
        <w:bottom w:val="none" w:sz="0" w:space="0" w:color="auto"/>
        <w:right w:val="none" w:sz="0" w:space="0" w:color="auto"/>
      </w:divBdr>
    </w:div>
    <w:div w:id="1619753856">
      <w:bodyDiv w:val="1"/>
      <w:marLeft w:val="0"/>
      <w:marRight w:val="0"/>
      <w:marTop w:val="0"/>
      <w:marBottom w:val="0"/>
      <w:divBdr>
        <w:top w:val="none" w:sz="0" w:space="0" w:color="auto"/>
        <w:left w:val="none" w:sz="0" w:space="0" w:color="auto"/>
        <w:bottom w:val="none" w:sz="0" w:space="0" w:color="auto"/>
        <w:right w:val="none" w:sz="0" w:space="0" w:color="auto"/>
      </w:divBdr>
    </w:div>
    <w:div w:id="1619754111">
      <w:bodyDiv w:val="1"/>
      <w:marLeft w:val="0"/>
      <w:marRight w:val="0"/>
      <w:marTop w:val="0"/>
      <w:marBottom w:val="0"/>
      <w:divBdr>
        <w:top w:val="none" w:sz="0" w:space="0" w:color="auto"/>
        <w:left w:val="none" w:sz="0" w:space="0" w:color="auto"/>
        <w:bottom w:val="none" w:sz="0" w:space="0" w:color="auto"/>
        <w:right w:val="none" w:sz="0" w:space="0" w:color="auto"/>
      </w:divBdr>
    </w:div>
    <w:div w:id="1620068949">
      <w:bodyDiv w:val="1"/>
      <w:marLeft w:val="0"/>
      <w:marRight w:val="0"/>
      <w:marTop w:val="0"/>
      <w:marBottom w:val="0"/>
      <w:divBdr>
        <w:top w:val="none" w:sz="0" w:space="0" w:color="auto"/>
        <w:left w:val="none" w:sz="0" w:space="0" w:color="auto"/>
        <w:bottom w:val="none" w:sz="0" w:space="0" w:color="auto"/>
        <w:right w:val="none" w:sz="0" w:space="0" w:color="auto"/>
      </w:divBdr>
    </w:div>
    <w:div w:id="1621448412">
      <w:bodyDiv w:val="1"/>
      <w:marLeft w:val="0"/>
      <w:marRight w:val="0"/>
      <w:marTop w:val="0"/>
      <w:marBottom w:val="0"/>
      <w:divBdr>
        <w:top w:val="none" w:sz="0" w:space="0" w:color="auto"/>
        <w:left w:val="none" w:sz="0" w:space="0" w:color="auto"/>
        <w:bottom w:val="none" w:sz="0" w:space="0" w:color="auto"/>
        <w:right w:val="none" w:sz="0" w:space="0" w:color="auto"/>
      </w:divBdr>
    </w:div>
    <w:div w:id="1621453728">
      <w:bodyDiv w:val="1"/>
      <w:marLeft w:val="0"/>
      <w:marRight w:val="0"/>
      <w:marTop w:val="0"/>
      <w:marBottom w:val="0"/>
      <w:divBdr>
        <w:top w:val="none" w:sz="0" w:space="0" w:color="auto"/>
        <w:left w:val="none" w:sz="0" w:space="0" w:color="auto"/>
        <w:bottom w:val="none" w:sz="0" w:space="0" w:color="auto"/>
        <w:right w:val="none" w:sz="0" w:space="0" w:color="auto"/>
      </w:divBdr>
    </w:div>
    <w:div w:id="1621640790">
      <w:bodyDiv w:val="1"/>
      <w:marLeft w:val="0"/>
      <w:marRight w:val="0"/>
      <w:marTop w:val="0"/>
      <w:marBottom w:val="0"/>
      <w:divBdr>
        <w:top w:val="none" w:sz="0" w:space="0" w:color="auto"/>
        <w:left w:val="none" w:sz="0" w:space="0" w:color="auto"/>
        <w:bottom w:val="none" w:sz="0" w:space="0" w:color="auto"/>
        <w:right w:val="none" w:sz="0" w:space="0" w:color="auto"/>
      </w:divBdr>
    </w:div>
    <w:div w:id="1622299835">
      <w:bodyDiv w:val="1"/>
      <w:marLeft w:val="0"/>
      <w:marRight w:val="0"/>
      <w:marTop w:val="0"/>
      <w:marBottom w:val="0"/>
      <w:divBdr>
        <w:top w:val="none" w:sz="0" w:space="0" w:color="auto"/>
        <w:left w:val="none" w:sz="0" w:space="0" w:color="auto"/>
        <w:bottom w:val="none" w:sz="0" w:space="0" w:color="auto"/>
        <w:right w:val="none" w:sz="0" w:space="0" w:color="auto"/>
      </w:divBdr>
    </w:div>
    <w:div w:id="1622765714">
      <w:bodyDiv w:val="1"/>
      <w:marLeft w:val="0"/>
      <w:marRight w:val="0"/>
      <w:marTop w:val="0"/>
      <w:marBottom w:val="0"/>
      <w:divBdr>
        <w:top w:val="none" w:sz="0" w:space="0" w:color="auto"/>
        <w:left w:val="none" w:sz="0" w:space="0" w:color="auto"/>
        <w:bottom w:val="none" w:sz="0" w:space="0" w:color="auto"/>
        <w:right w:val="none" w:sz="0" w:space="0" w:color="auto"/>
      </w:divBdr>
    </w:div>
    <w:div w:id="1622879352">
      <w:bodyDiv w:val="1"/>
      <w:marLeft w:val="0"/>
      <w:marRight w:val="0"/>
      <w:marTop w:val="0"/>
      <w:marBottom w:val="0"/>
      <w:divBdr>
        <w:top w:val="none" w:sz="0" w:space="0" w:color="auto"/>
        <w:left w:val="none" w:sz="0" w:space="0" w:color="auto"/>
        <w:bottom w:val="none" w:sz="0" w:space="0" w:color="auto"/>
        <w:right w:val="none" w:sz="0" w:space="0" w:color="auto"/>
      </w:divBdr>
    </w:div>
    <w:div w:id="1624579886">
      <w:bodyDiv w:val="1"/>
      <w:marLeft w:val="0"/>
      <w:marRight w:val="0"/>
      <w:marTop w:val="0"/>
      <w:marBottom w:val="0"/>
      <w:divBdr>
        <w:top w:val="none" w:sz="0" w:space="0" w:color="auto"/>
        <w:left w:val="none" w:sz="0" w:space="0" w:color="auto"/>
        <w:bottom w:val="none" w:sz="0" w:space="0" w:color="auto"/>
        <w:right w:val="none" w:sz="0" w:space="0" w:color="auto"/>
      </w:divBdr>
    </w:div>
    <w:div w:id="1624727355">
      <w:bodyDiv w:val="1"/>
      <w:marLeft w:val="0"/>
      <w:marRight w:val="0"/>
      <w:marTop w:val="0"/>
      <w:marBottom w:val="0"/>
      <w:divBdr>
        <w:top w:val="none" w:sz="0" w:space="0" w:color="auto"/>
        <w:left w:val="none" w:sz="0" w:space="0" w:color="auto"/>
        <w:bottom w:val="none" w:sz="0" w:space="0" w:color="auto"/>
        <w:right w:val="none" w:sz="0" w:space="0" w:color="auto"/>
      </w:divBdr>
    </w:div>
    <w:div w:id="1625186469">
      <w:bodyDiv w:val="1"/>
      <w:marLeft w:val="0"/>
      <w:marRight w:val="0"/>
      <w:marTop w:val="0"/>
      <w:marBottom w:val="0"/>
      <w:divBdr>
        <w:top w:val="none" w:sz="0" w:space="0" w:color="auto"/>
        <w:left w:val="none" w:sz="0" w:space="0" w:color="auto"/>
        <w:bottom w:val="none" w:sz="0" w:space="0" w:color="auto"/>
        <w:right w:val="none" w:sz="0" w:space="0" w:color="auto"/>
      </w:divBdr>
    </w:div>
    <w:div w:id="1625381790">
      <w:bodyDiv w:val="1"/>
      <w:marLeft w:val="0"/>
      <w:marRight w:val="0"/>
      <w:marTop w:val="0"/>
      <w:marBottom w:val="0"/>
      <w:divBdr>
        <w:top w:val="none" w:sz="0" w:space="0" w:color="auto"/>
        <w:left w:val="none" w:sz="0" w:space="0" w:color="auto"/>
        <w:bottom w:val="none" w:sz="0" w:space="0" w:color="auto"/>
        <w:right w:val="none" w:sz="0" w:space="0" w:color="auto"/>
      </w:divBdr>
    </w:div>
    <w:div w:id="1625454923">
      <w:bodyDiv w:val="1"/>
      <w:marLeft w:val="0"/>
      <w:marRight w:val="0"/>
      <w:marTop w:val="0"/>
      <w:marBottom w:val="0"/>
      <w:divBdr>
        <w:top w:val="none" w:sz="0" w:space="0" w:color="auto"/>
        <w:left w:val="none" w:sz="0" w:space="0" w:color="auto"/>
        <w:bottom w:val="none" w:sz="0" w:space="0" w:color="auto"/>
        <w:right w:val="none" w:sz="0" w:space="0" w:color="auto"/>
      </w:divBdr>
    </w:div>
    <w:div w:id="1626734875">
      <w:bodyDiv w:val="1"/>
      <w:marLeft w:val="0"/>
      <w:marRight w:val="0"/>
      <w:marTop w:val="0"/>
      <w:marBottom w:val="0"/>
      <w:divBdr>
        <w:top w:val="none" w:sz="0" w:space="0" w:color="auto"/>
        <w:left w:val="none" w:sz="0" w:space="0" w:color="auto"/>
        <w:bottom w:val="none" w:sz="0" w:space="0" w:color="auto"/>
        <w:right w:val="none" w:sz="0" w:space="0" w:color="auto"/>
      </w:divBdr>
    </w:div>
    <w:div w:id="1626813014">
      <w:bodyDiv w:val="1"/>
      <w:marLeft w:val="0"/>
      <w:marRight w:val="0"/>
      <w:marTop w:val="0"/>
      <w:marBottom w:val="0"/>
      <w:divBdr>
        <w:top w:val="none" w:sz="0" w:space="0" w:color="auto"/>
        <w:left w:val="none" w:sz="0" w:space="0" w:color="auto"/>
        <w:bottom w:val="none" w:sz="0" w:space="0" w:color="auto"/>
        <w:right w:val="none" w:sz="0" w:space="0" w:color="auto"/>
      </w:divBdr>
    </w:div>
    <w:div w:id="1627588326">
      <w:bodyDiv w:val="1"/>
      <w:marLeft w:val="0"/>
      <w:marRight w:val="0"/>
      <w:marTop w:val="0"/>
      <w:marBottom w:val="0"/>
      <w:divBdr>
        <w:top w:val="none" w:sz="0" w:space="0" w:color="auto"/>
        <w:left w:val="none" w:sz="0" w:space="0" w:color="auto"/>
        <w:bottom w:val="none" w:sz="0" w:space="0" w:color="auto"/>
        <w:right w:val="none" w:sz="0" w:space="0" w:color="auto"/>
      </w:divBdr>
    </w:div>
    <w:div w:id="1628118926">
      <w:bodyDiv w:val="1"/>
      <w:marLeft w:val="0"/>
      <w:marRight w:val="0"/>
      <w:marTop w:val="0"/>
      <w:marBottom w:val="0"/>
      <w:divBdr>
        <w:top w:val="none" w:sz="0" w:space="0" w:color="auto"/>
        <w:left w:val="none" w:sz="0" w:space="0" w:color="auto"/>
        <w:bottom w:val="none" w:sz="0" w:space="0" w:color="auto"/>
        <w:right w:val="none" w:sz="0" w:space="0" w:color="auto"/>
      </w:divBdr>
    </w:div>
    <w:div w:id="1628388663">
      <w:bodyDiv w:val="1"/>
      <w:marLeft w:val="0"/>
      <w:marRight w:val="0"/>
      <w:marTop w:val="0"/>
      <w:marBottom w:val="0"/>
      <w:divBdr>
        <w:top w:val="none" w:sz="0" w:space="0" w:color="auto"/>
        <w:left w:val="none" w:sz="0" w:space="0" w:color="auto"/>
        <w:bottom w:val="none" w:sz="0" w:space="0" w:color="auto"/>
        <w:right w:val="none" w:sz="0" w:space="0" w:color="auto"/>
      </w:divBdr>
    </w:div>
    <w:div w:id="1628394157">
      <w:bodyDiv w:val="1"/>
      <w:marLeft w:val="0"/>
      <w:marRight w:val="0"/>
      <w:marTop w:val="0"/>
      <w:marBottom w:val="0"/>
      <w:divBdr>
        <w:top w:val="none" w:sz="0" w:space="0" w:color="auto"/>
        <w:left w:val="none" w:sz="0" w:space="0" w:color="auto"/>
        <w:bottom w:val="none" w:sz="0" w:space="0" w:color="auto"/>
        <w:right w:val="none" w:sz="0" w:space="0" w:color="auto"/>
      </w:divBdr>
    </w:div>
    <w:div w:id="1628395013">
      <w:bodyDiv w:val="1"/>
      <w:marLeft w:val="0"/>
      <w:marRight w:val="0"/>
      <w:marTop w:val="0"/>
      <w:marBottom w:val="0"/>
      <w:divBdr>
        <w:top w:val="none" w:sz="0" w:space="0" w:color="auto"/>
        <w:left w:val="none" w:sz="0" w:space="0" w:color="auto"/>
        <w:bottom w:val="none" w:sz="0" w:space="0" w:color="auto"/>
        <w:right w:val="none" w:sz="0" w:space="0" w:color="auto"/>
      </w:divBdr>
    </w:div>
    <w:div w:id="1628506158">
      <w:bodyDiv w:val="1"/>
      <w:marLeft w:val="0"/>
      <w:marRight w:val="0"/>
      <w:marTop w:val="0"/>
      <w:marBottom w:val="0"/>
      <w:divBdr>
        <w:top w:val="none" w:sz="0" w:space="0" w:color="auto"/>
        <w:left w:val="none" w:sz="0" w:space="0" w:color="auto"/>
        <w:bottom w:val="none" w:sz="0" w:space="0" w:color="auto"/>
        <w:right w:val="none" w:sz="0" w:space="0" w:color="auto"/>
      </w:divBdr>
    </w:div>
    <w:div w:id="1628702540">
      <w:bodyDiv w:val="1"/>
      <w:marLeft w:val="0"/>
      <w:marRight w:val="0"/>
      <w:marTop w:val="0"/>
      <w:marBottom w:val="0"/>
      <w:divBdr>
        <w:top w:val="none" w:sz="0" w:space="0" w:color="auto"/>
        <w:left w:val="none" w:sz="0" w:space="0" w:color="auto"/>
        <w:bottom w:val="none" w:sz="0" w:space="0" w:color="auto"/>
        <w:right w:val="none" w:sz="0" w:space="0" w:color="auto"/>
      </w:divBdr>
    </w:div>
    <w:div w:id="1628925641">
      <w:bodyDiv w:val="1"/>
      <w:marLeft w:val="0"/>
      <w:marRight w:val="0"/>
      <w:marTop w:val="0"/>
      <w:marBottom w:val="0"/>
      <w:divBdr>
        <w:top w:val="none" w:sz="0" w:space="0" w:color="auto"/>
        <w:left w:val="none" w:sz="0" w:space="0" w:color="auto"/>
        <w:bottom w:val="none" w:sz="0" w:space="0" w:color="auto"/>
        <w:right w:val="none" w:sz="0" w:space="0" w:color="auto"/>
      </w:divBdr>
    </w:div>
    <w:div w:id="1630042194">
      <w:bodyDiv w:val="1"/>
      <w:marLeft w:val="0"/>
      <w:marRight w:val="0"/>
      <w:marTop w:val="0"/>
      <w:marBottom w:val="0"/>
      <w:divBdr>
        <w:top w:val="none" w:sz="0" w:space="0" w:color="auto"/>
        <w:left w:val="none" w:sz="0" w:space="0" w:color="auto"/>
        <w:bottom w:val="none" w:sz="0" w:space="0" w:color="auto"/>
        <w:right w:val="none" w:sz="0" w:space="0" w:color="auto"/>
      </w:divBdr>
    </w:div>
    <w:div w:id="1630281221">
      <w:bodyDiv w:val="1"/>
      <w:marLeft w:val="0"/>
      <w:marRight w:val="0"/>
      <w:marTop w:val="0"/>
      <w:marBottom w:val="0"/>
      <w:divBdr>
        <w:top w:val="none" w:sz="0" w:space="0" w:color="auto"/>
        <w:left w:val="none" w:sz="0" w:space="0" w:color="auto"/>
        <w:bottom w:val="none" w:sz="0" w:space="0" w:color="auto"/>
        <w:right w:val="none" w:sz="0" w:space="0" w:color="auto"/>
      </w:divBdr>
    </w:div>
    <w:div w:id="1631545668">
      <w:bodyDiv w:val="1"/>
      <w:marLeft w:val="0"/>
      <w:marRight w:val="0"/>
      <w:marTop w:val="0"/>
      <w:marBottom w:val="0"/>
      <w:divBdr>
        <w:top w:val="none" w:sz="0" w:space="0" w:color="auto"/>
        <w:left w:val="none" w:sz="0" w:space="0" w:color="auto"/>
        <w:bottom w:val="none" w:sz="0" w:space="0" w:color="auto"/>
        <w:right w:val="none" w:sz="0" w:space="0" w:color="auto"/>
      </w:divBdr>
    </w:div>
    <w:div w:id="1631742415">
      <w:bodyDiv w:val="1"/>
      <w:marLeft w:val="0"/>
      <w:marRight w:val="0"/>
      <w:marTop w:val="0"/>
      <w:marBottom w:val="0"/>
      <w:divBdr>
        <w:top w:val="none" w:sz="0" w:space="0" w:color="auto"/>
        <w:left w:val="none" w:sz="0" w:space="0" w:color="auto"/>
        <w:bottom w:val="none" w:sz="0" w:space="0" w:color="auto"/>
        <w:right w:val="none" w:sz="0" w:space="0" w:color="auto"/>
      </w:divBdr>
    </w:div>
    <w:div w:id="1633174586">
      <w:bodyDiv w:val="1"/>
      <w:marLeft w:val="0"/>
      <w:marRight w:val="0"/>
      <w:marTop w:val="0"/>
      <w:marBottom w:val="0"/>
      <w:divBdr>
        <w:top w:val="none" w:sz="0" w:space="0" w:color="auto"/>
        <w:left w:val="none" w:sz="0" w:space="0" w:color="auto"/>
        <w:bottom w:val="none" w:sz="0" w:space="0" w:color="auto"/>
        <w:right w:val="none" w:sz="0" w:space="0" w:color="auto"/>
      </w:divBdr>
    </w:div>
    <w:div w:id="1633319134">
      <w:bodyDiv w:val="1"/>
      <w:marLeft w:val="0"/>
      <w:marRight w:val="0"/>
      <w:marTop w:val="0"/>
      <w:marBottom w:val="0"/>
      <w:divBdr>
        <w:top w:val="none" w:sz="0" w:space="0" w:color="auto"/>
        <w:left w:val="none" w:sz="0" w:space="0" w:color="auto"/>
        <w:bottom w:val="none" w:sz="0" w:space="0" w:color="auto"/>
        <w:right w:val="none" w:sz="0" w:space="0" w:color="auto"/>
      </w:divBdr>
    </w:div>
    <w:div w:id="1634214082">
      <w:bodyDiv w:val="1"/>
      <w:marLeft w:val="0"/>
      <w:marRight w:val="0"/>
      <w:marTop w:val="0"/>
      <w:marBottom w:val="0"/>
      <w:divBdr>
        <w:top w:val="none" w:sz="0" w:space="0" w:color="auto"/>
        <w:left w:val="none" w:sz="0" w:space="0" w:color="auto"/>
        <w:bottom w:val="none" w:sz="0" w:space="0" w:color="auto"/>
        <w:right w:val="none" w:sz="0" w:space="0" w:color="auto"/>
      </w:divBdr>
    </w:div>
    <w:div w:id="1634359854">
      <w:bodyDiv w:val="1"/>
      <w:marLeft w:val="0"/>
      <w:marRight w:val="0"/>
      <w:marTop w:val="0"/>
      <w:marBottom w:val="0"/>
      <w:divBdr>
        <w:top w:val="none" w:sz="0" w:space="0" w:color="auto"/>
        <w:left w:val="none" w:sz="0" w:space="0" w:color="auto"/>
        <w:bottom w:val="none" w:sz="0" w:space="0" w:color="auto"/>
        <w:right w:val="none" w:sz="0" w:space="0" w:color="auto"/>
      </w:divBdr>
    </w:div>
    <w:div w:id="1634558612">
      <w:bodyDiv w:val="1"/>
      <w:marLeft w:val="0"/>
      <w:marRight w:val="0"/>
      <w:marTop w:val="0"/>
      <w:marBottom w:val="0"/>
      <w:divBdr>
        <w:top w:val="none" w:sz="0" w:space="0" w:color="auto"/>
        <w:left w:val="none" w:sz="0" w:space="0" w:color="auto"/>
        <w:bottom w:val="none" w:sz="0" w:space="0" w:color="auto"/>
        <w:right w:val="none" w:sz="0" w:space="0" w:color="auto"/>
      </w:divBdr>
    </w:div>
    <w:div w:id="1634827922">
      <w:bodyDiv w:val="1"/>
      <w:marLeft w:val="0"/>
      <w:marRight w:val="0"/>
      <w:marTop w:val="0"/>
      <w:marBottom w:val="0"/>
      <w:divBdr>
        <w:top w:val="none" w:sz="0" w:space="0" w:color="auto"/>
        <w:left w:val="none" w:sz="0" w:space="0" w:color="auto"/>
        <w:bottom w:val="none" w:sz="0" w:space="0" w:color="auto"/>
        <w:right w:val="none" w:sz="0" w:space="0" w:color="auto"/>
      </w:divBdr>
    </w:div>
    <w:div w:id="1634942782">
      <w:bodyDiv w:val="1"/>
      <w:marLeft w:val="0"/>
      <w:marRight w:val="0"/>
      <w:marTop w:val="0"/>
      <w:marBottom w:val="0"/>
      <w:divBdr>
        <w:top w:val="none" w:sz="0" w:space="0" w:color="auto"/>
        <w:left w:val="none" w:sz="0" w:space="0" w:color="auto"/>
        <w:bottom w:val="none" w:sz="0" w:space="0" w:color="auto"/>
        <w:right w:val="none" w:sz="0" w:space="0" w:color="auto"/>
      </w:divBdr>
    </w:div>
    <w:div w:id="1635331804">
      <w:bodyDiv w:val="1"/>
      <w:marLeft w:val="0"/>
      <w:marRight w:val="0"/>
      <w:marTop w:val="0"/>
      <w:marBottom w:val="0"/>
      <w:divBdr>
        <w:top w:val="none" w:sz="0" w:space="0" w:color="auto"/>
        <w:left w:val="none" w:sz="0" w:space="0" w:color="auto"/>
        <w:bottom w:val="none" w:sz="0" w:space="0" w:color="auto"/>
        <w:right w:val="none" w:sz="0" w:space="0" w:color="auto"/>
      </w:divBdr>
    </w:div>
    <w:div w:id="1635335293">
      <w:bodyDiv w:val="1"/>
      <w:marLeft w:val="0"/>
      <w:marRight w:val="0"/>
      <w:marTop w:val="0"/>
      <w:marBottom w:val="0"/>
      <w:divBdr>
        <w:top w:val="none" w:sz="0" w:space="0" w:color="auto"/>
        <w:left w:val="none" w:sz="0" w:space="0" w:color="auto"/>
        <w:bottom w:val="none" w:sz="0" w:space="0" w:color="auto"/>
        <w:right w:val="none" w:sz="0" w:space="0" w:color="auto"/>
      </w:divBdr>
    </w:div>
    <w:div w:id="1636400520">
      <w:bodyDiv w:val="1"/>
      <w:marLeft w:val="0"/>
      <w:marRight w:val="0"/>
      <w:marTop w:val="0"/>
      <w:marBottom w:val="0"/>
      <w:divBdr>
        <w:top w:val="none" w:sz="0" w:space="0" w:color="auto"/>
        <w:left w:val="none" w:sz="0" w:space="0" w:color="auto"/>
        <w:bottom w:val="none" w:sz="0" w:space="0" w:color="auto"/>
        <w:right w:val="none" w:sz="0" w:space="0" w:color="auto"/>
      </w:divBdr>
    </w:div>
    <w:div w:id="1637875861">
      <w:bodyDiv w:val="1"/>
      <w:marLeft w:val="0"/>
      <w:marRight w:val="0"/>
      <w:marTop w:val="0"/>
      <w:marBottom w:val="0"/>
      <w:divBdr>
        <w:top w:val="none" w:sz="0" w:space="0" w:color="auto"/>
        <w:left w:val="none" w:sz="0" w:space="0" w:color="auto"/>
        <w:bottom w:val="none" w:sz="0" w:space="0" w:color="auto"/>
        <w:right w:val="none" w:sz="0" w:space="0" w:color="auto"/>
      </w:divBdr>
    </w:div>
    <w:div w:id="1638215745">
      <w:bodyDiv w:val="1"/>
      <w:marLeft w:val="0"/>
      <w:marRight w:val="0"/>
      <w:marTop w:val="0"/>
      <w:marBottom w:val="0"/>
      <w:divBdr>
        <w:top w:val="none" w:sz="0" w:space="0" w:color="auto"/>
        <w:left w:val="none" w:sz="0" w:space="0" w:color="auto"/>
        <w:bottom w:val="none" w:sz="0" w:space="0" w:color="auto"/>
        <w:right w:val="none" w:sz="0" w:space="0" w:color="auto"/>
      </w:divBdr>
    </w:div>
    <w:div w:id="1638998280">
      <w:bodyDiv w:val="1"/>
      <w:marLeft w:val="0"/>
      <w:marRight w:val="0"/>
      <w:marTop w:val="0"/>
      <w:marBottom w:val="0"/>
      <w:divBdr>
        <w:top w:val="none" w:sz="0" w:space="0" w:color="auto"/>
        <w:left w:val="none" w:sz="0" w:space="0" w:color="auto"/>
        <w:bottom w:val="none" w:sz="0" w:space="0" w:color="auto"/>
        <w:right w:val="none" w:sz="0" w:space="0" w:color="auto"/>
      </w:divBdr>
    </w:div>
    <w:div w:id="1640266382">
      <w:bodyDiv w:val="1"/>
      <w:marLeft w:val="0"/>
      <w:marRight w:val="0"/>
      <w:marTop w:val="0"/>
      <w:marBottom w:val="0"/>
      <w:divBdr>
        <w:top w:val="none" w:sz="0" w:space="0" w:color="auto"/>
        <w:left w:val="none" w:sz="0" w:space="0" w:color="auto"/>
        <w:bottom w:val="none" w:sz="0" w:space="0" w:color="auto"/>
        <w:right w:val="none" w:sz="0" w:space="0" w:color="auto"/>
      </w:divBdr>
    </w:div>
    <w:div w:id="1640912401">
      <w:bodyDiv w:val="1"/>
      <w:marLeft w:val="0"/>
      <w:marRight w:val="0"/>
      <w:marTop w:val="0"/>
      <w:marBottom w:val="0"/>
      <w:divBdr>
        <w:top w:val="none" w:sz="0" w:space="0" w:color="auto"/>
        <w:left w:val="none" w:sz="0" w:space="0" w:color="auto"/>
        <w:bottom w:val="none" w:sz="0" w:space="0" w:color="auto"/>
        <w:right w:val="none" w:sz="0" w:space="0" w:color="auto"/>
      </w:divBdr>
    </w:div>
    <w:div w:id="1640956387">
      <w:bodyDiv w:val="1"/>
      <w:marLeft w:val="0"/>
      <w:marRight w:val="0"/>
      <w:marTop w:val="0"/>
      <w:marBottom w:val="0"/>
      <w:divBdr>
        <w:top w:val="none" w:sz="0" w:space="0" w:color="auto"/>
        <w:left w:val="none" w:sz="0" w:space="0" w:color="auto"/>
        <w:bottom w:val="none" w:sz="0" w:space="0" w:color="auto"/>
        <w:right w:val="none" w:sz="0" w:space="0" w:color="auto"/>
      </w:divBdr>
    </w:div>
    <w:div w:id="1641614550">
      <w:bodyDiv w:val="1"/>
      <w:marLeft w:val="0"/>
      <w:marRight w:val="0"/>
      <w:marTop w:val="0"/>
      <w:marBottom w:val="0"/>
      <w:divBdr>
        <w:top w:val="none" w:sz="0" w:space="0" w:color="auto"/>
        <w:left w:val="none" w:sz="0" w:space="0" w:color="auto"/>
        <w:bottom w:val="none" w:sz="0" w:space="0" w:color="auto"/>
        <w:right w:val="none" w:sz="0" w:space="0" w:color="auto"/>
      </w:divBdr>
    </w:div>
    <w:div w:id="1641693142">
      <w:bodyDiv w:val="1"/>
      <w:marLeft w:val="0"/>
      <w:marRight w:val="0"/>
      <w:marTop w:val="0"/>
      <w:marBottom w:val="0"/>
      <w:divBdr>
        <w:top w:val="none" w:sz="0" w:space="0" w:color="auto"/>
        <w:left w:val="none" w:sz="0" w:space="0" w:color="auto"/>
        <w:bottom w:val="none" w:sz="0" w:space="0" w:color="auto"/>
        <w:right w:val="none" w:sz="0" w:space="0" w:color="auto"/>
      </w:divBdr>
    </w:div>
    <w:div w:id="1642540174">
      <w:bodyDiv w:val="1"/>
      <w:marLeft w:val="0"/>
      <w:marRight w:val="0"/>
      <w:marTop w:val="0"/>
      <w:marBottom w:val="0"/>
      <w:divBdr>
        <w:top w:val="none" w:sz="0" w:space="0" w:color="auto"/>
        <w:left w:val="none" w:sz="0" w:space="0" w:color="auto"/>
        <w:bottom w:val="none" w:sz="0" w:space="0" w:color="auto"/>
        <w:right w:val="none" w:sz="0" w:space="0" w:color="auto"/>
      </w:divBdr>
    </w:div>
    <w:div w:id="1642540208">
      <w:bodyDiv w:val="1"/>
      <w:marLeft w:val="0"/>
      <w:marRight w:val="0"/>
      <w:marTop w:val="0"/>
      <w:marBottom w:val="0"/>
      <w:divBdr>
        <w:top w:val="none" w:sz="0" w:space="0" w:color="auto"/>
        <w:left w:val="none" w:sz="0" w:space="0" w:color="auto"/>
        <w:bottom w:val="none" w:sz="0" w:space="0" w:color="auto"/>
        <w:right w:val="none" w:sz="0" w:space="0" w:color="auto"/>
      </w:divBdr>
    </w:div>
    <w:div w:id="1643266185">
      <w:bodyDiv w:val="1"/>
      <w:marLeft w:val="0"/>
      <w:marRight w:val="0"/>
      <w:marTop w:val="0"/>
      <w:marBottom w:val="0"/>
      <w:divBdr>
        <w:top w:val="none" w:sz="0" w:space="0" w:color="auto"/>
        <w:left w:val="none" w:sz="0" w:space="0" w:color="auto"/>
        <w:bottom w:val="none" w:sz="0" w:space="0" w:color="auto"/>
        <w:right w:val="none" w:sz="0" w:space="0" w:color="auto"/>
      </w:divBdr>
    </w:div>
    <w:div w:id="1643388324">
      <w:bodyDiv w:val="1"/>
      <w:marLeft w:val="0"/>
      <w:marRight w:val="0"/>
      <w:marTop w:val="0"/>
      <w:marBottom w:val="0"/>
      <w:divBdr>
        <w:top w:val="none" w:sz="0" w:space="0" w:color="auto"/>
        <w:left w:val="none" w:sz="0" w:space="0" w:color="auto"/>
        <w:bottom w:val="none" w:sz="0" w:space="0" w:color="auto"/>
        <w:right w:val="none" w:sz="0" w:space="0" w:color="auto"/>
      </w:divBdr>
    </w:div>
    <w:div w:id="1643388540">
      <w:bodyDiv w:val="1"/>
      <w:marLeft w:val="0"/>
      <w:marRight w:val="0"/>
      <w:marTop w:val="0"/>
      <w:marBottom w:val="0"/>
      <w:divBdr>
        <w:top w:val="none" w:sz="0" w:space="0" w:color="auto"/>
        <w:left w:val="none" w:sz="0" w:space="0" w:color="auto"/>
        <w:bottom w:val="none" w:sz="0" w:space="0" w:color="auto"/>
        <w:right w:val="none" w:sz="0" w:space="0" w:color="auto"/>
      </w:divBdr>
    </w:div>
    <w:div w:id="1643851643">
      <w:bodyDiv w:val="1"/>
      <w:marLeft w:val="0"/>
      <w:marRight w:val="0"/>
      <w:marTop w:val="0"/>
      <w:marBottom w:val="0"/>
      <w:divBdr>
        <w:top w:val="none" w:sz="0" w:space="0" w:color="auto"/>
        <w:left w:val="none" w:sz="0" w:space="0" w:color="auto"/>
        <w:bottom w:val="none" w:sz="0" w:space="0" w:color="auto"/>
        <w:right w:val="none" w:sz="0" w:space="0" w:color="auto"/>
      </w:divBdr>
    </w:div>
    <w:div w:id="1644699643">
      <w:bodyDiv w:val="1"/>
      <w:marLeft w:val="0"/>
      <w:marRight w:val="0"/>
      <w:marTop w:val="0"/>
      <w:marBottom w:val="0"/>
      <w:divBdr>
        <w:top w:val="none" w:sz="0" w:space="0" w:color="auto"/>
        <w:left w:val="none" w:sz="0" w:space="0" w:color="auto"/>
        <w:bottom w:val="none" w:sz="0" w:space="0" w:color="auto"/>
        <w:right w:val="none" w:sz="0" w:space="0" w:color="auto"/>
      </w:divBdr>
    </w:div>
    <w:div w:id="1644890578">
      <w:bodyDiv w:val="1"/>
      <w:marLeft w:val="0"/>
      <w:marRight w:val="0"/>
      <w:marTop w:val="0"/>
      <w:marBottom w:val="0"/>
      <w:divBdr>
        <w:top w:val="none" w:sz="0" w:space="0" w:color="auto"/>
        <w:left w:val="none" w:sz="0" w:space="0" w:color="auto"/>
        <w:bottom w:val="none" w:sz="0" w:space="0" w:color="auto"/>
        <w:right w:val="none" w:sz="0" w:space="0" w:color="auto"/>
      </w:divBdr>
    </w:div>
    <w:div w:id="1645045620">
      <w:bodyDiv w:val="1"/>
      <w:marLeft w:val="0"/>
      <w:marRight w:val="0"/>
      <w:marTop w:val="0"/>
      <w:marBottom w:val="0"/>
      <w:divBdr>
        <w:top w:val="none" w:sz="0" w:space="0" w:color="auto"/>
        <w:left w:val="none" w:sz="0" w:space="0" w:color="auto"/>
        <w:bottom w:val="none" w:sz="0" w:space="0" w:color="auto"/>
        <w:right w:val="none" w:sz="0" w:space="0" w:color="auto"/>
      </w:divBdr>
    </w:div>
    <w:div w:id="1645162183">
      <w:bodyDiv w:val="1"/>
      <w:marLeft w:val="0"/>
      <w:marRight w:val="0"/>
      <w:marTop w:val="0"/>
      <w:marBottom w:val="0"/>
      <w:divBdr>
        <w:top w:val="none" w:sz="0" w:space="0" w:color="auto"/>
        <w:left w:val="none" w:sz="0" w:space="0" w:color="auto"/>
        <w:bottom w:val="none" w:sz="0" w:space="0" w:color="auto"/>
        <w:right w:val="none" w:sz="0" w:space="0" w:color="auto"/>
      </w:divBdr>
    </w:div>
    <w:div w:id="1645966424">
      <w:bodyDiv w:val="1"/>
      <w:marLeft w:val="0"/>
      <w:marRight w:val="0"/>
      <w:marTop w:val="0"/>
      <w:marBottom w:val="0"/>
      <w:divBdr>
        <w:top w:val="none" w:sz="0" w:space="0" w:color="auto"/>
        <w:left w:val="none" w:sz="0" w:space="0" w:color="auto"/>
        <w:bottom w:val="none" w:sz="0" w:space="0" w:color="auto"/>
        <w:right w:val="none" w:sz="0" w:space="0" w:color="auto"/>
      </w:divBdr>
    </w:div>
    <w:div w:id="1646006137">
      <w:bodyDiv w:val="1"/>
      <w:marLeft w:val="0"/>
      <w:marRight w:val="0"/>
      <w:marTop w:val="0"/>
      <w:marBottom w:val="0"/>
      <w:divBdr>
        <w:top w:val="none" w:sz="0" w:space="0" w:color="auto"/>
        <w:left w:val="none" w:sz="0" w:space="0" w:color="auto"/>
        <w:bottom w:val="none" w:sz="0" w:space="0" w:color="auto"/>
        <w:right w:val="none" w:sz="0" w:space="0" w:color="auto"/>
      </w:divBdr>
    </w:div>
    <w:div w:id="1647275549">
      <w:bodyDiv w:val="1"/>
      <w:marLeft w:val="0"/>
      <w:marRight w:val="0"/>
      <w:marTop w:val="0"/>
      <w:marBottom w:val="0"/>
      <w:divBdr>
        <w:top w:val="none" w:sz="0" w:space="0" w:color="auto"/>
        <w:left w:val="none" w:sz="0" w:space="0" w:color="auto"/>
        <w:bottom w:val="none" w:sz="0" w:space="0" w:color="auto"/>
        <w:right w:val="none" w:sz="0" w:space="0" w:color="auto"/>
      </w:divBdr>
    </w:div>
    <w:div w:id="1647320439">
      <w:bodyDiv w:val="1"/>
      <w:marLeft w:val="0"/>
      <w:marRight w:val="0"/>
      <w:marTop w:val="0"/>
      <w:marBottom w:val="0"/>
      <w:divBdr>
        <w:top w:val="none" w:sz="0" w:space="0" w:color="auto"/>
        <w:left w:val="none" w:sz="0" w:space="0" w:color="auto"/>
        <w:bottom w:val="none" w:sz="0" w:space="0" w:color="auto"/>
        <w:right w:val="none" w:sz="0" w:space="0" w:color="auto"/>
      </w:divBdr>
    </w:div>
    <w:div w:id="1647585768">
      <w:bodyDiv w:val="1"/>
      <w:marLeft w:val="0"/>
      <w:marRight w:val="0"/>
      <w:marTop w:val="0"/>
      <w:marBottom w:val="0"/>
      <w:divBdr>
        <w:top w:val="none" w:sz="0" w:space="0" w:color="auto"/>
        <w:left w:val="none" w:sz="0" w:space="0" w:color="auto"/>
        <w:bottom w:val="none" w:sz="0" w:space="0" w:color="auto"/>
        <w:right w:val="none" w:sz="0" w:space="0" w:color="auto"/>
      </w:divBdr>
    </w:div>
    <w:div w:id="1647857661">
      <w:bodyDiv w:val="1"/>
      <w:marLeft w:val="0"/>
      <w:marRight w:val="0"/>
      <w:marTop w:val="0"/>
      <w:marBottom w:val="0"/>
      <w:divBdr>
        <w:top w:val="none" w:sz="0" w:space="0" w:color="auto"/>
        <w:left w:val="none" w:sz="0" w:space="0" w:color="auto"/>
        <w:bottom w:val="none" w:sz="0" w:space="0" w:color="auto"/>
        <w:right w:val="none" w:sz="0" w:space="0" w:color="auto"/>
      </w:divBdr>
    </w:div>
    <w:div w:id="1649673472">
      <w:bodyDiv w:val="1"/>
      <w:marLeft w:val="0"/>
      <w:marRight w:val="0"/>
      <w:marTop w:val="0"/>
      <w:marBottom w:val="0"/>
      <w:divBdr>
        <w:top w:val="none" w:sz="0" w:space="0" w:color="auto"/>
        <w:left w:val="none" w:sz="0" w:space="0" w:color="auto"/>
        <w:bottom w:val="none" w:sz="0" w:space="0" w:color="auto"/>
        <w:right w:val="none" w:sz="0" w:space="0" w:color="auto"/>
      </w:divBdr>
    </w:div>
    <w:div w:id="1650477031">
      <w:bodyDiv w:val="1"/>
      <w:marLeft w:val="0"/>
      <w:marRight w:val="0"/>
      <w:marTop w:val="0"/>
      <w:marBottom w:val="0"/>
      <w:divBdr>
        <w:top w:val="none" w:sz="0" w:space="0" w:color="auto"/>
        <w:left w:val="none" w:sz="0" w:space="0" w:color="auto"/>
        <w:bottom w:val="none" w:sz="0" w:space="0" w:color="auto"/>
        <w:right w:val="none" w:sz="0" w:space="0" w:color="auto"/>
      </w:divBdr>
    </w:div>
    <w:div w:id="1651471988">
      <w:bodyDiv w:val="1"/>
      <w:marLeft w:val="0"/>
      <w:marRight w:val="0"/>
      <w:marTop w:val="0"/>
      <w:marBottom w:val="0"/>
      <w:divBdr>
        <w:top w:val="none" w:sz="0" w:space="0" w:color="auto"/>
        <w:left w:val="none" w:sz="0" w:space="0" w:color="auto"/>
        <w:bottom w:val="none" w:sz="0" w:space="0" w:color="auto"/>
        <w:right w:val="none" w:sz="0" w:space="0" w:color="auto"/>
      </w:divBdr>
    </w:div>
    <w:div w:id="1651519756">
      <w:bodyDiv w:val="1"/>
      <w:marLeft w:val="0"/>
      <w:marRight w:val="0"/>
      <w:marTop w:val="0"/>
      <w:marBottom w:val="0"/>
      <w:divBdr>
        <w:top w:val="none" w:sz="0" w:space="0" w:color="auto"/>
        <w:left w:val="none" w:sz="0" w:space="0" w:color="auto"/>
        <w:bottom w:val="none" w:sz="0" w:space="0" w:color="auto"/>
        <w:right w:val="none" w:sz="0" w:space="0" w:color="auto"/>
      </w:divBdr>
    </w:div>
    <w:div w:id="1652755197">
      <w:bodyDiv w:val="1"/>
      <w:marLeft w:val="0"/>
      <w:marRight w:val="0"/>
      <w:marTop w:val="0"/>
      <w:marBottom w:val="0"/>
      <w:divBdr>
        <w:top w:val="none" w:sz="0" w:space="0" w:color="auto"/>
        <w:left w:val="none" w:sz="0" w:space="0" w:color="auto"/>
        <w:bottom w:val="none" w:sz="0" w:space="0" w:color="auto"/>
        <w:right w:val="none" w:sz="0" w:space="0" w:color="auto"/>
      </w:divBdr>
    </w:div>
    <w:div w:id="1653749914">
      <w:bodyDiv w:val="1"/>
      <w:marLeft w:val="0"/>
      <w:marRight w:val="0"/>
      <w:marTop w:val="0"/>
      <w:marBottom w:val="0"/>
      <w:divBdr>
        <w:top w:val="none" w:sz="0" w:space="0" w:color="auto"/>
        <w:left w:val="none" w:sz="0" w:space="0" w:color="auto"/>
        <w:bottom w:val="none" w:sz="0" w:space="0" w:color="auto"/>
        <w:right w:val="none" w:sz="0" w:space="0" w:color="auto"/>
      </w:divBdr>
    </w:div>
    <w:div w:id="1654022872">
      <w:bodyDiv w:val="1"/>
      <w:marLeft w:val="0"/>
      <w:marRight w:val="0"/>
      <w:marTop w:val="0"/>
      <w:marBottom w:val="0"/>
      <w:divBdr>
        <w:top w:val="none" w:sz="0" w:space="0" w:color="auto"/>
        <w:left w:val="none" w:sz="0" w:space="0" w:color="auto"/>
        <w:bottom w:val="none" w:sz="0" w:space="0" w:color="auto"/>
        <w:right w:val="none" w:sz="0" w:space="0" w:color="auto"/>
      </w:divBdr>
    </w:div>
    <w:div w:id="1654289851">
      <w:bodyDiv w:val="1"/>
      <w:marLeft w:val="0"/>
      <w:marRight w:val="0"/>
      <w:marTop w:val="0"/>
      <w:marBottom w:val="0"/>
      <w:divBdr>
        <w:top w:val="none" w:sz="0" w:space="0" w:color="auto"/>
        <w:left w:val="none" w:sz="0" w:space="0" w:color="auto"/>
        <w:bottom w:val="none" w:sz="0" w:space="0" w:color="auto"/>
        <w:right w:val="none" w:sz="0" w:space="0" w:color="auto"/>
      </w:divBdr>
    </w:div>
    <w:div w:id="1654790819">
      <w:bodyDiv w:val="1"/>
      <w:marLeft w:val="0"/>
      <w:marRight w:val="0"/>
      <w:marTop w:val="0"/>
      <w:marBottom w:val="0"/>
      <w:divBdr>
        <w:top w:val="none" w:sz="0" w:space="0" w:color="auto"/>
        <w:left w:val="none" w:sz="0" w:space="0" w:color="auto"/>
        <w:bottom w:val="none" w:sz="0" w:space="0" w:color="auto"/>
        <w:right w:val="none" w:sz="0" w:space="0" w:color="auto"/>
      </w:divBdr>
    </w:div>
    <w:div w:id="1654944850">
      <w:bodyDiv w:val="1"/>
      <w:marLeft w:val="0"/>
      <w:marRight w:val="0"/>
      <w:marTop w:val="0"/>
      <w:marBottom w:val="0"/>
      <w:divBdr>
        <w:top w:val="none" w:sz="0" w:space="0" w:color="auto"/>
        <w:left w:val="none" w:sz="0" w:space="0" w:color="auto"/>
        <w:bottom w:val="none" w:sz="0" w:space="0" w:color="auto"/>
        <w:right w:val="none" w:sz="0" w:space="0" w:color="auto"/>
      </w:divBdr>
    </w:div>
    <w:div w:id="1655527606">
      <w:bodyDiv w:val="1"/>
      <w:marLeft w:val="0"/>
      <w:marRight w:val="0"/>
      <w:marTop w:val="0"/>
      <w:marBottom w:val="0"/>
      <w:divBdr>
        <w:top w:val="none" w:sz="0" w:space="0" w:color="auto"/>
        <w:left w:val="none" w:sz="0" w:space="0" w:color="auto"/>
        <w:bottom w:val="none" w:sz="0" w:space="0" w:color="auto"/>
        <w:right w:val="none" w:sz="0" w:space="0" w:color="auto"/>
      </w:divBdr>
    </w:div>
    <w:div w:id="1656178367">
      <w:bodyDiv w:val="1"/>
      <w:marLeft w:val="0"/>
      <w:marRight w:val="0"/>
      <w:marTop w:val="0"/>
      <w:marBottom w:val="0"/>
      <w:divBdr>
        <w:top w:val="none" w:sz="0" w:space="0" w:color="auto"/>
        <w:left w:val="none" w:sz="0" w:space="0" w:color="auto"/>
        <w:bottom w:val="none" w:sz="0" w:space="0" w:color="auto"/>
        <w:right w:val="none" w:sz="0" w:space="0" w:color="auto"/>
      </w:divBdr>
    </w:div>
    <w:div w:id="1658337623">
      <w:bodyDiv w:val="1"/>
      <w:marLeft w:val="0"/>
      <w:marRight w:val="0"/>
      <w:marTop w:val="0"/>
      <w:marBottom w:val="0"/>
      <w:divBdr>
        <w:top w:val="none" w:sz="0" w:space="0" w:color="auto"/>
        <w:left w:val="none" w:sz="0" w:space="0" w:color="auto"/>
        <w:bottom w:val="none" w:sz="0" w:space="0" w:color="auto"/>
        <w:right w:val="none" w:sz="0" w:space="0" w:color="auto"/>
      </w:divBdr>
    </w:div>
    <w:div w:id="1658992494">
      <w:bodyDiv w:val="1"/>
      <w:marLeft w:val="0"/>
      <w:marRight w:val="0"/>
      <w:marTop w:val="0"/>
      <w:marBottom w:val="0"/>
      <w:divBdr>
        <w:top w:val="none" w:sz="0" w:space="0" w:color="auto"/>
        <w:left w:val="none" w:sz="0" w:space="0" w:color="auto"/>
        <w:bottom w:val="none" w:sz="0" w:space="0" w:color="auto"/>
        <w:right w:val="none" w:sz="0" w:space="0" w:color="auto"/>
      </w:divBdr>
    </w:div>
    <w:div w:id="1659649219">
      <w:bodyDiv w:val="1"/>
      <w:marLeft w:val="0"/>
      <w:marRight w:val="0"/>
      <w:marTop w:val="0"/>
      <w:marBottom w:val="0"/>
      <w:divBdr>
        <w:top w:val="none" w:sz="0" w:space="0" w:color="auto"/>
        <w:left w:val="none" w:sz="0" w:space="0" w:color="auto"/>
        <w:bottom w:val="none" w:sz="0" w:space="0" w:color="auto"/>
        <w:right w:val="none" w:sz="0" w:space="0" w:color="auto"/>
      </w:divBdr>
    </w:div>
    <w:div w:id="1660036853">
      <w:bodyDiv w:val="1"/>
      <w:marLeft w:val="0"/>
      <w:marRight w:val="0"/>
      <w:marTop w:val="0"/>
      <w:marBottom w:val="0"/>
      <w:divBdr>
        <w:top w:val="none" w:sz="0" w:space="0" w:color="auto"/>
        <w:left w:val="none" w:sz="0" w:space="0" w:color="auto"/>
        <w:bottom w:val="none" w:sz="0" w:space="0" w:color="auto"/>
        <w:right w:val="none" w:sz="0" w:space="0" w:color="auto"/>
      </w:divBdr>
    </w:div>
    <w:div w:id="1660309136">
      <w:bodyDiv w:val="1"/>
      <w:marLeft w:val="0"/>
      <w:marRight w:val="0"/>
      <w:marTop w:val="0"/>
      <w:marBottom w:val="0"/>
      <w:divBdr>
        <w:top w:val="none" w:sz="0" w:space="0" w:color="auto"/>
        <w:left w:val="none" w:sz="0" w:space="0" w:color="auto"/>
        <w:bottom w:val="none" w:sz="0" w:space="0" w:color="auto"/>
        <w:right w:val="none" w:sz="0" w:space="0" w:color="auto"/>
      </w:divBdr>
    </w:div>
    <w:div w:id="1660379917">
      <w:bodyDiv w:val="1"/>
      <w:marLeft w:val="0"/>
      <w:marRight w:val="0"/>
      <w:marTop w:val="0"/>
      <w:marBottom w:val="0"/>
      <w:divBdr>
        <w:top w:val="none" w:sz="0" w:space="0" w:color="auto"/>
        <w:left w:val="none" w:sz="0" w:space="0" w:color="auto"/>
        <w:bottom w:val="none" w:sz="0" w:space="0" w:color="auto"/>
        <w:right w:val="none" w:sz="0" w:space="0" w:color="auto"/>
      </w:divBdr>
    </w:div>
    <w:div w:id="1660964047">
      <w:bodyDiv w:val="1"/>
      <w:marLeft w:val="0"/>
      <w:marRight w:val="0"/>
      <w:marTop w:val="0"/>
      <w:marBottom w:val="0"/>
      <w:divBdr>
        <w:top w:val="none" w:sz="0" w:space="0" w:color="auto"/>
        <w:left w:val="none" w:sz="0" w:space="0" w:color="auto"/>
        <w:bottom w:val="none" w:sz="0" w:space="0" w:color="auto"/>
        <w:right w:val="none" w:sz="0" w:space="0" w:color="auto"/>
      </w:divBdr>
    </w:div>
    <w:div w:id="1661498545">
      <w:bodyDiv w:val="1"/>
      <w:marLeft w:val="0"/>
      <w:marRight w:val="0"/>
      <w:marTop w:val="0"/>
      <w:marBottom w:val="0"/>
      <w:divBdr>
        <w:top w:val="none" w:sz="0" w:space="0" w:color="auto"/>
        <w:left w:val="none" w:sz="0" w:space="0" w:color="auto"/>
        <w:bottom w:val="none" w:sz="0" w:space="0" w:color="auto"/>
        <w:right w:val="none" w:sz="0" w:space="0" w:color="auto"/>
      </w:divBdr>
    </w:div>
    <w:div w:id="1661613951">
      <w:bodyDiv w:val="1"/>
      <w:marLeft w:val="0"/>
      <w:marRight w:val="0"/>
      <w:marTop w:val="0"/>
      <w:marBottom w:val="0"/>
      <w:divBdr>
        <w:top w:val="none" w:sz="0" w:space="0" w:color="auto"/>
        <w:left w:val="none" w:sz="0" w:space="0" w:color="auto"/>
        <w:bottom w:val="none" w:sz="0" w:space="0" w:color="auto"/>
        <w:right w:val="none" w:sz="0" w:space="0" w:color="auto"/>
      </w:divBdr>
    </w:div>
    <w:div w:id="1661884961">
      <w:bodyDiv w:val="1"/>
      <w:marLeft w:val="0"/>
      <w:marRight w:val="0"/>
      <w:marTop w:val="0"/>
      <w:marBottom w:val="0"/>
      <w:divBdr>
        <w:top w:val="none" w:sz="0" w:space="0" w:color="auto"/>
        <w:left w:val="none" w:sz="0" w:space="0" w:color="auto"/>
        <w:bottom w:val="none" w:sz="0" w:space="0" w:color="auto"/>
        <w:right w:val="none" w:sz="0" w:space="0" w:color="auto"/>
      </w:divBdr>
    </w:div>
    <w:div w:id="1663269017">
      <w:bodyDiv w:val="1"/>
      <w:marLeft w:val="0"/>
      <w:marRight w:val="0"/>
      <w:marTop w:val="0"/>
      <w:marBottom w:val="0"/>
      <w:divBdr>
        <w:top w:val="none" w:sz="0" w:space="0" w:color="auto"/>
        <w:left w:val="none" w:sz="0" w:space="0" w:color="auto"/>
        <w:bottom w:val="none" w:sz="0" w:space="0" w:color="auto"/>
        <w:right w:val="none" w:sz="0" w:space="0" w:color="auto"/>
      </w:divBdr>
    </w:div>
    <w:div w:id="1663848147">
      <w:bodyDiv w:val="1"/>
      <w:marLeft w:val="0"/>
      <w:marRight w:val="0"/>
      <w:marTop w:val="0"/>
      <w:marBottom w:val="0"/>
      <w:divBdr>
        <w:top w:val="none" w:sz="0" w:space="0" w:color="auto"/>
        <w:left w:val="none" w:sz="0" w:space="0" w:color="auto"/>
        <w:bottom w:val="none" w:sz="0" w:space="0" w:color="auto"/>
        <w:right w:val="none" w:sz="0" w:space="0" w:color="auto"/>
      </w:divBdr>
    </w:div>
    <w:div w:id="1664435441">
      <w:bodyDiv w:val="1"/>
      <w:marLeft w:val="0"/>
      <w:marRight w:val="0"/>
      <w:marTop w:val="0"/>
      <w:marBottom w:val="0"/>
      <w:divBdr>
        <w:top w:val="none" w:sz="0" w:space="0" w:color="auto"/>
        <w:left w:val="none" w:sz="0" w:space="0" w:color="auto"/>
        <w:bottom w:val="none" w:sz="0" w:space="0" w:color="auto"/>
        <w:right w:val="none" w:sz="0" w:space="0" w:color="auto"/>
      </w:divBdr>
    </w:div>
    <w:div w:id="1664581345">
      <w:bodyDiv w:val="1"/>
      <w:marLeft w:val="0"/>
      <w:marRight w:val="0"/>
      <w:marTop w:val="0"/>
      <w:marBottom w:val="0"/>
      <w:divBdr>
        <w:top w:val="none" w:sz="0" w:space="0" w:color="auto"/>
        <w:left w:val="none" w:sz="0" w:space="0" w:color="auto"/>
        <w:bottom w:val="none" w:sz="0" w:space="0" w:color="auto"/>
        <w:right w:val="none" w:sz="0" w:space="0" w:color="auto"/>
      </w:divBdr>
    </w:div>
    <w:div w:id="1664625164">
      <w:bodyDiv w:val="1"/>
      <w:marLeft w:val="0"/>
      <w:marRight w:val="0"/>
      <w:marTop w:val="0"/>
      <w:marBottom w:val="0"/>
      <w:divBdr>
        <w:top w:val="none" w:sz="0" w:space="0" w:color="auto"/>
        <w:left w:val="none" w:sz="0" w:space="0" w:color="auto"/>
        <w:bottom w:val="none" w:sz="0" w:space="0" w:color="auto"/>
        <w:right w:val="none" w:sz="0" w:space="0" w:color="auto"/>
      </w:divBdr>
    </w:div>
    <w:div w:id="1665087633">
      <w:bodyDiv w:val="1"/>
      <w:marLeft w:val="0"/>
      <w:marRight w:val="0"/>
      <w:marTop w:val="0"/>
      <w:marBottom w:val="0"/>
      <w:divBdr>
        <w:top w:val="none" w:sz="0" w:space="0" w:color="auto"/>
        <w:left w:val="none" w:sz="0" w:space="0" w:color="auto"/>
        <w:bottom w:val="none" w:sz="0" w:space="0" w:color="auto"/>
        <w:right w:val="none" w:sz="0" w:space="0" w:color="auto"/>
      </w:divBdr>
    </w:div>
    <w:div w:id="1666005745">
      <w:bodyDiv w:val="1"/>
      <w:marLeft w:val="0"/>
      <w:marRight w:val="0"/>
      <w:marTop w:val="0"/>
      <w:marBottom w:val="0"/>
      <w:divBdr>
        <w:top w:val="none" w:sz="0" w:space="0" w:color="auto"/>
        <w:left w:val="none" w:sz="0" w:space="0" w:color="auto"/>
        <w:bottom w:val="none" w:sz="0" w:space="0" w:color="auto"/>
        <w:right w:val="none" w:sz="0" w:space="0" w:color="auto"/>
      </w:divBdr>
    </w:div>
    <w:div w:id="1667977799">
      <w:bodyDiv w:val="1"/>
      <w:marLeft w:val="0"/>
      <w:marRight w:val="0"/>
      <w:marTop w:val="0"/>
      <w:marBottom w:val="0"/>
      <w:divBdr>
        <w:top w:val="none" w:sz="0" w:space="0" w:color="auto"/>
        <w:left w:val="none" w:sz="0" w:space="0" w:color="auto"/>
        <w:bottom w:val="none" w:sz="0" w:space="0" w:color="auto"/>
        <w:right w:val="none" w:sz="0" w:space="0" w:color="auto"/>
      </w:divBdr>
    </w:div>
    <w:div w:id="1668093533">
      <w:bodyDiv w:val="1"/>
      <w:marLeft w:val="0"/>
      <w:marRight w:val="0"/>
      <w:marTop w:val="0"/>
      <w:marBottom w:val="0"/>
      <w:divBdr>
        <w:top w:val="none" w:sz="0" w:space="0" w:color="auto"/>
        <w:left w:val="none" w:sz="0" w:space="0" w:color="auto"/>
        <w:bottom w:val="none" w:sz="0" w:space="0" w:color="auto"/>
        <w:right w:val="none" w:sz="0" w:space="0" w:color="auto"/>
      </w:divBdr>
    </w:div>
    <w:div w:id="1668249521">
      <w:bodyDiv w:val="1"/>
      <w:marLeft w:val="0"/>
      <w:marRight w:val="0"/>
      <w:marTop w:val="0"/>
      <w:marBottom w:val="0"/>
      <w:divBdr>
        <w:top w:val="none" w:sz="0" w:space="0" w:color="auto"/>
        <w:left w:val="none" w:sz="0" w:space="0" w:color="auto"/>
        <w:bottom w:val="none" w:sz="0" w:space="0" w:color="auto"/>
        <w:right w:val="none" w:sz="0" w:space="0" w:color="auto"/>
      </w:divBdr>
    </w:div>
    <w:div w:id="1668826225">
      <w:bodyDiv w:val="1"/>
      <w:marLeft w:val="0"/>
      <w:marRight w:val="0"/>
      <w:marTop w:val="0"/>
      <w:marBottom w:val="0"/>
      <w:divBdr>
        <w:top w:val="none" w:sz="0" w:space="0" w:color="auto"/>
        <w:left w:val="none" w:sz="0" w:space="0" w:color="auto"/>
        <w:bottom w:val="none" w:sz="0" w:space="0" w:color="auto"/>
        <w:right w:val="none" w:sz="0" w:space="0" w:color="auto"/>
      </w:divBdr>
    </w:div>
    <w:div w:id="1669212517">
      <w:bodyDiv w:val="1"/>
      <w:marLeft w:val="0"/>
      <w:marRight w:val="0"/>
      <w:marTop w:val="0"/>
      <w:marBottom w:val="0"/>
      <w:divBdr>
        <w:top w:val="none" w:sz="0" w:space="0" w:color="auto"/>
        <w:left w:val="none" w:sz="0" w:space="0" w:color="auto"/>
        <w:bottom w:val="none" w:sz="0" w:space="0" w:color="auto"/>
        <w:right w:val="none" w:sz="0" w:space="0" w:color="auto"/>
      </w:divBdr>
    </w:div>
    <w:div w:id="1669625975">
      <w:bodyDiv w:val="1"/>
      <w:marLeft w:val="0"/>
      <w:marRight w:val="0"/>
      <w:marTop w:val="0"/>
      <w:marBottom w:val="0"/>
      <w:divBdr>
        <w:top w:val="none" w:sz="0" w:space="0" w:color="auto"/>
        <w:left w:val="none" w:sz="0" w:space="0" w:color="auto"/>
        <w:bottom w:val="none" w:sz="0" w:space="0" w:color="auto"/>
        <w:right w:val="none" w:sz="0" w:space="0" w:color="auto"/>
      </w:divBdr>
    </w:div>
    <w:div w:id="1669869080">
      <w:bodyDiv w:val="1"/>
      <w:marLeft w:val="0"/>
      <w:marRight w:val="0"/>
      <w:marTop w:val="0"/>
      <w:marBottom w:val="0"/>
      <w:divBdr>
        <w:top w:val="none" w:sz="0" w:space="0" w:color="auto"/>
        <w:left w:val="none" w:sz="0" w:space="0" w:color="auto"/>
        <w:bottom w:val="none" w:sz="0" w:space="0" w:color="auto"/>
        <w:right w:val="none" w:sz="0" w:space="0" w:color="auto"/>
      </w:divBdr>
    </w:div>
    <w:div w:id="1669944332">
      <w:bodyDiv w:val="1"/>
      <w:marLeft w:val="0"/>
      <w:marRight w:val="0"/>
      <w:marTop w:val="0"/>
      <w:marBottom w:val="0"/>
      <w:divBdr>
        <w:top w:val="none" w:sz="0" w:space="0" w:color="auto"/>
        <w:left w:val="none" w:sz="0" w:space="0" w:color="auto"/>
        <w:bottom w:val="none" w:sz="0" w:space="0" w:color="auto"/>
        <w:right w:val="none" w:sz="0" w:space="0" w:color="auto"/>
      </w:divBdr>
    </w:div>
    <w:div w:id="1670595198">
      <w:bodyDiv w:val="1"/>
      <w:marLeft w:val="0"/>
      <w:marRight w:val="0"/>
      <w:marTop w:val="0"/>
      <w:marBottom w:val="0"/>
      <w:divBdr>
        <w:top w:val="none" w:sz="0" w:space="0" w:color="auto"/>
        <w:left w:val="none" w:sz="0" w:space="0" w:color="auto"/>
        <w:bottom w:val="none" w:sz="0" w:space="0" w:color="auto"/>
        <w:right w:val="none" w:sz="0" w:space="0" w:color="auto"/>
      </w:divBdr>
    </w:div>
    <w:div w:id="1670866374">
      <w:bodyDiv w:val="1"/>
      <w:marLeft w:val="0"/>
      <w:marRight w:val="0"/>
      <w:marTop w:val="0"/>
      <w:marBottom w:val="0"/>
      <w:divBdr>
        <w:top w:val="none" w:sz="0" w:space="0" w:color="auto"/>
        <w:left w:val="none" w:sz="0" w:space="0" w:color="auto"/>
        <w:bottom w:val="none" w:sz="0" w:space="0" w:color="auto"/>
        <w:right w:val="none" w:sz="0" w:space="0" w:color="auto"/>
      </w:divBdr>
    </w:div>
    <w:div w:id="1671251313">
      <w:bodyDiv w:val="1"/>
      <w:marLeft w:val="0"/>
      <w:marRight w:val="0"/>
      <w:marTop w:val="0"/>
      <w:marBottom w:val="0"/>
      <w:divBdr>
        <w:top w:val="none" w:sz="0" w:space="0" w:color="auto"/>
        <w:left w:val="none" w:sz="0" w:space="0" w:color="auto"/>
        <w:bottom w:val="none" w:sz="0" w:space="0" w:color="auto"/>
        <w:right w:val="none" w:sz="0" w:space="0" w:color="auto"/>
      </w:divBdr>
    </w:div>
    <w:div w:id="1671634959">
      <w:bodyDiv w:val="1"/>
      <w:marLeft w:val="0"/>
      <w:marRight w:val="0"/>
      <w:marTop w:val="0"/>
      <w:marBottom w:val="0"/>
      <w:divBdr>
        <w:top w:val="none" w:sz="0" w:space="0" w:color="auto"/>
        <w:left w:val="none" w:sz="0" w:space="0" w:color="auto"/>
        <w:bottom w:val="none" w:sz="0" w:space="0" w:color="auto"/>
        <w:right w:val="none" w:sz="0" w:space="0" w:color="auto"/>
      </w:divBdr>
    </w:div>
    <w:div w:id="1671978632">
      <w:bodyDiv w:val="1"/>
      <w:marLeft w:val="0"/>
      <w:marRight w:val="0"/>
      <w:marTop w:val="0"/>
      <w:marBottom w:val="0"/>
      <w:divBdr>
        <w:top w:val="none" w:sz="0" w:space="0" w:color="auto"/>
        <w:left w:val="none" w:sz="0" w:space="0" w:color="auto"/>
        <w:bottom w:val="none" w:sz="0" w:space="0" w:color="auto"/>
        <w:right w:val="none" w:sz="0" w:space="0" w:color="auto"/>
      </w:divBdr>
    </w:div>
    <w:div w:id="1673214235">
      <w:bodyDiv w:val="1"/>
      <w:marLeft w:val="0"/>
      <w:marRight w:val="0"/>
      <w:marTop w:val="0"/>
      <w:marBottom w:val="0"/>
      <w:divBdr>
        <w:top w:val="none" w:sz="0" w:space="0" w:color="auto"/>
        <w:left w:val="none" w:sz="0" w:space="0" w:color="auto"/>
        <w:bottom w:val="none" w:sz="0" w:space="0" w:color="auto"/>
        <w:right w:val="none" w:sz="0" w:space="0" w:color="auto"/>
      </w:divBdr>
    </w:div>
    <w:div w:id="1675260232">
      <w:bodyDiv w:val="1"/>
      <w:marLeft w:val="0"/>
      <w:marRight w:val="0"/>
      <w:marTop w:val="0"/>
      <w:marBottom w:val="0"/>
      <w:divBdr>
        <w:top w:val="none" w:sz="0" w:space="0" w:color="auto"/>
        <w:left w:val="none" w:sz="0" w:space="0" w:color="auto"/>
        <w:bottom w:val="none" w:sz="0" w:space="0" w:color="auto"/>
        <w:right w:val="none" w:sz="0" w:space="0" w:color="auto"/>
      </w:divBdr>
    </w:div>
    <w:div w:id="1675650753">
      <w:bodyDiv w:val="1"/>
      <w:marLeft w:val="0"/>
      <w:marRight w:val="0"/>
      <w:marTop w:val="0"/>
      <w:marBottom w:val="0"/>
      <w:divBdr>
        <w:top w:val="none" w:sz="0" w:space="0" w:color="auto"/>
        <w:left w:val="none" w:sz="0" w:space="0" w:color="auto"/>
        <w:bottom w:val="none" w:sz="0" w:space="0" w:color="auto"/>
        <w:right w:val="none" w:sz="0" w:space="0" w:color="auto"/>
      </w:divBdr>
    </w:div>
    <w:div w:id="1675691387">
      <w:bodyDiv w:val="1"/>
      <w:marLeft w:val="0"/>
      <w:marRight w:val="0"/>
      <w:marTop w:val="0"/>
      <w:marBottom w:val="0"/>
      <w:divBdr>
        <w:top w:val="none" w:sz="0" w:space="0" w:color="auto"/>
        <w:left w:val="none" w:sz="0" w:space="0" w:color="auto"/>
        <w:bottom w:val="none" w:sz="0" w:space="0" w:color="auto"/>
        <w:right w:val="none" w:sz="0" w:space="0" w:color="auto"/>
      </w:divBdr>
    </w:div>
    <w:div w:id="1675760059">
      <w:bodyDiv w:val="1"/>
      <w:marLeft w:val="0"/>
      <w:marRight w:val="0"/>
      <w:marTop w:val="0"/>
      <w:marBottom w:val="0"/>
      <w:divBdr>
        <w:top w:val="none" w:sz="0" w:space="0" w:color="auto"/>
        <w:left w:val="none" w:sz="0" w:space="0" w:color="auto"/>
        <w:bottom w:val="none" w:sz="0" w:space="0" w:color="auto"/>
        <w:right w:val="none" w:sz="0" w:space="0" w:color="auto"/>
      </w:divBdr>
    </w:div>
    <w:div w:id="1675915679">
      <w:bodyDiv w:val="1"/>
      <w:marLeft w:val="0"/>
      <w:marRight w:val="0"/>
      <w:marTop w:val="0"/>
      <w:marBottom w:val="0"/>
      <w:divBdr>
        <w:top w:val="none" w:sz="0" w:space="0" w:color="auto"/>
        <w:left w:val="none" w:sz="0" w:space="0" w:color="auto"/>
        <w:bottom w:val="none" w:sz="0" w:space="0" w:color="auto"/>
        <w:right w:val="none" w:sz="0" w:space="0" w:color="auto"/>
      </w:divBdr>
    </w:div>
    <w:div w:id="1677003921">
      <w:bodyDiv w:val="1"/>
      <w:marLeft w:val="0"/>
      <w:marRight w:val="0"/>
      <w:marTop w:val="0"/>
      <w:marBottom w:val="0"/>
      <w:divBdr>
        <w:top w:val="none" w:sz="0" w:space="0" w:color="auto"/>
        <w:left w:val="none" w:sz="0" w:space="0" w:color="auto"/>
        <w:bottom w:val="none" w:sz="0" w:space="0" w:color="auto"/>
        <w:right w:val="none" w:sz="0" w:space="0" w:color="auto"/>
      </w:divBdr>
    </w:div>
    <w:div w:id="1677462355">
      <w:bodyDiv w:val="1"/>
      <w:marLeft w:val="0"/>
      <w:marRight w:val="0"/>
      <w:marTop w:val="0"/>
      <w:marBottom w:val="0"/>
      <w:divBdr>
        <w:top w:val="none" w:sz="0" w:space="0" w:color="auto"/>
        <w:left w:val="none" w:sz="0" w:space="0" w:color="auto"/>
        <w:bottom w:val="none" w:sz="0" w:space="0" w:color="auto"/>
        <w:right w:val="none" w:sz="0" w:space="0" w:color="auto"/>
      </w:divBdr>
    </w:div>
    <w:div w:id="1677729170">
      <w:bodyDiv w:val="1"/>
      <w:marLeft w:val="0"/>
      <w:marRight w:val="0"/>
      <w:marTop w:val="0"/>
      <w:marBottom w:val="0"/>
      <w:divBdr>
        <w:top w:val="none" w:sz="0" w:space="0" w:color="auto"/>
        <w:left w:val="none" w:sz="0" w:space="0" w:color="auto"/>
        <w:bottom w:val="none" w:sz="0" w:space="0" w:color="auto"/>
        <w:right w:val="none" w:sz="0" w:space="0" w:color="auto"/>
      </w:divBdr>
    </w:div>
    <w:div w:id="1678000373">
      <w:bodyDiv w:val="1"/>
      <w:marLeft w:val="0"/>
      <w:marRight w:val="0"/>
      <w:marTop w:val="0"/>
      <w:marBottom w:val="0"/>
      <w:divBdr>
        <w:top w:val="none" w:sz="0" w:space="0" w:color="auto"/>
        <w:left w:val="none" w:sz="0" w:space="0" w:color="auto"/>
        <w:bottom w:val="none" w:sz="0" w:space="0" w:color="auto"/>
        <w:right w:val="none" w:sz="0" w:space="0" w:color="auto"/>
      </w:divBdr>
    </w:div>
    <w:div w:id="1678191704">
      <w:bodyDiv w:val="1"/>
      <w:marLeft w:val="0"/>
      <w:marRight w:val="0"/>
      <w:marTop w:val="0"/>
      <w:marBottom w:val="0"/>
      <w:divBdr>
        <w:top w:val="none" w:sz="0" w:space="0" w:color="auto"/>
        <w:left w:val="none" w:sz="0" w:space="0" w:color="auto"/>
        <w:bottom w:val="none" w:sz="0" w:space="0" w:color="auto"/>
        <w:right w:val="none" w:sz="0" w:space="0" w:color="auto"/>
      </w:divBdr>
    </w:div>
    <w:div w:id="1678461392">
      <w:bodyDiv w:val="1"/>
      <w:marLeft w:val="0"/>
      <w:marRight w:val="0"/>
      <w:marTop w:val="0"/>
      <w:marBottom w:val="0"/>
      <w:divBdr>
        <w:top w:val="none" w:sz="0" w:space="0" w:color="auto"/>
        <w:left w:val="none" w:sz="0" w:space="0" w:color="auto"/>
        <w:bottom w:val="none" w:sz="0" w:space="0" w:color="auto"/>
        <w:right w:val="none" w:sz="0" w:space="0" w:color="auto"/>
      </w:divBdr>
    </w:div>
    <w:div w:id="1681813355">
      <w:bodyDiv w:val="1"/>
      <w:marLeft w:val="0"/>
      <w:marRight w:val="0"/>
      <w:marTop w:val="0"/>
      <w:marBottom w:val="0"/>
      <w:divBdr>
        <w:top w:val="none" w:sz="0" w:space="0" w:color="auto"/>
        <w:left w:val="none" w:sz="0" w:space="0" w:color="auto"/>
        <w:bottom w:val="none" w:sz="0" w:space="0" w:color="auto"/>
        <w:right w:val="none" w:sz="0" w:space="0" w:color="auto"/>
      </w:divBdr>
    </w:div>
    <w:div w:id="1682269455">
      <w:bodyDiv w:val="1"/>
      <w:marLeft w:val="0"/>
      <w:marRight w:val="0"/>
      <w:marTop w:val="0"/>
      <w:marBottom w:val="0"/>
      <w:divBdr>
        <w:top w:val="none" w:sz="0" w:space="0" w:color="auto"/>
        <w:left w:val="none" w:sz="0" w:space="0" w:color="auto"/>
        <w:bottom w:val="none" w:sz="0" w:space="0" w:color="auto"/>
        <w:right w:val="none" w:sz="0" w:space="0" w:color="auto"/>
      </w:divBdr>
    </w:div>
    <w:div w:id="1682774490">
      <w:bodyDiv w:val="1"/>
      <w:marLeft w:val="0"/>
      <w:marRight w:val="0"/>
      <w:marTop w:val="0"/>
      <w:marBottom w:val="0"/>
      <w:divBdr>
        <w:top w:val="none" w:sz="0" w:space="0" w:color="auto"/>
        <w:left w:val="none" w:sz="0" w:space="0" w:color="auto"/>
        <w:bottom w:val="none" w:sz="0" w:space="0" w:color="auto"/>
        <w:right w:val="none" w:sz="0" w:space="0" w:color="auto"/>
      </w:divBdr>
    </w:div>
    <w:div w:id="1683505543">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4477089">
      <w:bodyDiv w:val="1"/>
      <w:marLeft w:val="0"/>
      <w:marRight w:val="0"/>
      <w:marTop w:val="0"/>
      <w:marBottom w:val="0"/>
      <w:divBdr>
        <w:top w:val="none" w:sz="0" w:space="0" w:color="auto"/>
        <w:left w:val="none" w:sz="0" w:space="0" w:color="auto"/>
        <w:bottom w:val="none" w:sz="0" w:space="0" w:color="auto"/>
        <w:right w:val="none" w:sz="0" w:space="0" w:color="auto"/>
      </w:divBdr>
    </w:div>
    <w:div w:id="1684699926">
      <w:bodyDiv w:val="1"/>
      <w:marLeft w:val="0"/>
      <w:marRight w:val="0"/>
      <w:marTop w:val="0"/>
      <w:marBottom w:val="0"/>
      <w:divBdr>
        <w:top w:val="none" w:sz="0" w:space="0" w:color="auto"/>
        <w:left w:val="none" w:sz="0" w:space="0" w:color="auto"/>
        <w:bottom w:val="none" w:sz="0" w:space="0" w:color="auto"/>
        <w:right w:val="none" w:sz="0" w:space="0" w:color="auto"/>
      </w:divBdr>
    </w:div>
    <w:div w:id="1686053225">
      <w:bodyDiv w:val="1"/>
      <w:marLeft w:val="0"/>
      <w:marRight w:val="0"/>
      <w:marTop w:val="0"/>
      <w:marBottom w:val="0"/>
      <w:divBdr>
        <w:top w:val="none" w:sz="0" w:space="0" w:color="auto"/>
        <w:left w:val="none" w:sz="0" w:space="0" w:color="auto"/>
        <w:bottom w:val="none" w:sz="0" w:space="0" w:color="auto"/>
        <w:right w:val="none" w:sz="0" w:space="0" w:color="auto"/>
      </w:divBdr>
    </w:div>
    <w:div w:id="1686249910">
      <w:bodyDiv w:val="1"/>
      <w:marLeft w:val="0"/>
      <w:marRight w:val="0"/>
      <w:marTop w:val="0"/>
      <w:marBottom w:val="0"/>
      <w:divBdr>
        <w:top w:val="none" w:sz="0" w:space="0" w:color="auto"/>
        <w:left w:val="none" w:sz="0" w:space="0" w:color="auto"/>
        <w:bottom w:val="none" w:sz="0" w:space="0" w:color="auto"/>
        <w:right w:val="none" w:sz="0" w:space="0" w:color="auto"/>
      </w:divBdr>
    </w:div>
    <w:div w:id="1687100191">
      <w:bodyDiv w:val="1"/>
      <w:marLeft w:val="0"/>
      <w:marRight w:val="0"/>
      <w:marTop w:val="0"/>
      <w:marBottom w:val="0"/>
      <w:divBdr>
        <w:top w:val="none" w:sz="0" w:space="0" w:color="auto"/>
        <w:left w:val="none" w:sz="0" w:space="0" w:color="auto"/>
        <w:bottom w:val="none" w:sz="0" w:space="0" w:color="auto"/>
        <w:right w:val="none" w:sz="0" w:space="0" w:color="auto"/>
      </w:divBdr>
    </w:div>
    <w:div w:id="1687708609">
      <w:bodyDiv w:val="1"/>
      <w:marLeft w:val="0"/>
      <w:marRight w:val="0"/>
      <w:marTop w:val="0"/>
      <w:marBottom w:val="0"/>
      <w:divBdr>
        <w:top w:val="none" w:sz="0" w:space="0" w:color="auto"/>
        <w:left w:val="none" w:sz="0" w:space="0" w:color="auto"/>
        <w:bottom w:val="none" w:sz="0" w:space="0" w:color="auto"/>
        <w:right w:val="none" w:sz="0" w:space="0" w:color="auto"/>
      </w:divBdr>
    </w:div>
    <w:div w:id="1687901638">
      <w:bodyDiv w:val="1"/>
      <w:marLeft w:val="0"/>
      <w:marRight w:val="0"/>
      <w:marTop w:val="0"/>
      <w:marBottom w:val="0"/>
      <w:divBdr>
        <w:top w:val="none" w:sz="0" w:space="0" w:color="auto"/>
        <w:left w:val="none" w:sz="0" w:space="0" w:color="auto"/>
        <w:bottom w:val="none" w:sz="0" w:space="0" w:color="auto"/>
        <w:right w:val="none" w:sz="0" w:space="0" w:color="auto"/>
      </w:divBdr>
    </w:div>
    <w:div w:id="1690528064">
      <w:bodyDiv w:val="1"/>
      <w:marLeft w:val="0"/>
      <w:marRight w:val="0"/>
      <w:marTop w:val="0"/>
      <w:marBottom w:val="0"/>
      <w:divBdr>
        <w:top w:val="none" w:sz="0" w:space="0" w:color="auto"/>
        <w:left w:val="none" w:sz="0" w:space="0" w:color="auto"/>
        <w:bottom w:val="none" w:sz="0" w:space="0" w:color="auto"/>
        <w:right w:val="none" w:sz="0" w:space="0" w:color="auto"/>
      </w:divBdr>
    </w:div>
    <w:div w:id="1690837621">
      <w:bodyDiv w:val="1"/>
      <w:marLeft w:val="0"/>
      <w:marRight w:val="0"/>
      <w:marTop w:val="0"/>
      <w:marBottom w:val="0"/>
      <w:divBdr>
        <w:top w:val="none" w:sz="0" w:space="0" w:color="auto"/>
        <w:left w:val="none" w:sz="0" w:space="0" w:color="auto"/>
        <w:bottom w:val="none" w:sz="0" w:space="0" w:color="auto"/>
        <w:right w:val="none" w:sz="0" w:space="0" w:color="auto"/>
      </w:divBdr>
    </w:div>
    <w:div w:id="1690986851">
      <w:bodyDiv w:val="1"/>
      <w:marLeft w:val="0"/>
      <w:marRight w:val="0"/>
      <w:marTop w:val="0"/>
      <w:marBottom w:val="0"/>
      <w:divBdr>
        <w:top w:val="none" w:sz="0" w:space="0" w:color="auto"/>
        <w:left w:val="none" w:sz="0" w:space="0" w:color="auto"/>
        <w:bottom w:val="none" w:sz="0" w:space="0" w:color="auto"/>
        <w:right w:val="none" w:sz="0" w:space="0" w:color="auto"/>
      </w:divBdr>
    </w:div>
    <w:div w:id="1691183636">
      <w:bodyDiv w:val="1"/>
      <w:marLeft w:val="0"/>
      <w:marRight w:val="0"/>
      <w:marTop w:val="0"/>
      <w:marBottom w:val="0"/>
      <w:divBdr>
        <w:top w:val="none" w:sz="0" w:space="0" w:color="auto"/>
        <w:left w:val="none" w:sz="0" w:space="0" w:color="auto"/>
        <w:bottom w:val="none" w:sz="0" w:space="0" w:color="auto"/>
        <w:right w:val="none" w:sz="0" w:space="0" w:color="auto"/>
      </w:divBdr>
    </w:div>
    <w:div w:id="1691687320">
      <w:bodyDiv w:val="1"/>
      <w:marLeft w:val="0"/>
      <w:marRight w:val="0"/>
      <w:marTop w:val="0"/>
      <w:marBottom w:val="0"/>
      <w:divBdr>
        <w:top w:val="none" w:sz="0" w:space="0" w:color="auto"/>
        <w:left w:val="none" w:sz="0" w:space="0" w:color="auto"/>
        <w:bottom w:val="none" w:sz="0" w:space="0" w:color="auto"/>
        <w:right w:val="none" w:sz="0" w:space="0" w:color="auto"/>
      </w:divBdr>
    </w:div>
    <w:div w:id="1691877836">
      <w:bodyDiv w:val="1"/>
      <w:marLeft w:val="0"/>
      <w:marRight w:val="0"/>
      <w:marTop w:val="0"/>
      <w:marBottom w:val="0"/>
      <w:divBdr>
        <w:top w:val="none" w:sz="0" w:space="0" w:color="auto"/>
        <w:left w:val="none" w:sz="0" w:space="0" w:color="auto"/>
        <w:bottom w:val="none" w:sz="0" w:space="0" w:color="auto"/>
        <w:right w:val="none" w:sz="0" w:space="0" w:color="auto"/>
      </w:divBdr>
    </w:div>
    <w:div w:id="1691906275">
      <w:bodyDiv w:val="1"/>
      <w:marLeft w:val="0"/>
      <w:marRight w:val="0"/>
      <w:marTop w:val="0"/>
      <w:marBottom w:val="0"/>
      <w:divBdr>
        <w:top w:val="none" w:sz="0" w:space="0" w:color="auto"/>
        <w:left w:val="none" w:sz="0" w:space="0" w:color="auto"/>
        <w:bottom w:val="none" w:sz="0" w:space="0" w:color="auto"/>
        <w:right w:val="none" w:sz="0" w:space="0" w:color="auto"/>
      </w:divBdr>
    </w:div>
    <w:div w:id="1692143566">
      <w:bodyDiv w:val="1"/>
      <w:marLeft w:val="0"/>
      <w:marRight w:val="0"/>
      <w:marTop w:val="0"/>
      <w:marBottom w:val="0"/>
      <w:divBdr>
        <w:top w:val="none" w:sz="0" w:space="0" w:color="auto"/>
        <w:left w:val="none" w:sz="0" w:space="0" w:color="auto"/>
        <w:bottom w:val="none" w:sz="0" w:space="0" w:color="auto"/>
        <w:right w:val="none" w:sz="0" w:space="0" w:color="auto"/>
      </w:divBdr>
    </w:div>
    <w:div w:id="1692491901">
      <w:bodyDiv w:val="1"/>
      <w:marLeft w:val="0"/>
      <w:marRight w:val="0"/>
      <w:marTop w:val="0"/>
      <w:marBottom w:val="0"/>
      <w:divBdr>
        <w:top w:val="none" w:sz="0" w:space="0" w:color="auto"/>
        <w:left w:val="none" w:sz="0" w:space="0" w:color="auto"/>
        <w:bottom w:val="none" w:sz="0" w:space="0" w:color="auto"/>
        <w:right w:val="none" w:sz="0" w:space="0" w:color="auto"/>
      </w:divBdr>
    </w:div>
    <w:div w:id="1693149577">
      <w:bodyDiv w:val="1"/>
      <w:marLeft w:val="0"/>
      <w:marRight w:val="0"/>
      <w:marTop w:val="0"/>
      <w:marBottom w:val="0"/>
      <w:divBdr>
        <w:top w:val="none" w:sz="0" w:space="0" w:color="auto"/>
        <w:left w:val="none" w:sz="0" w:space="0" w:color="auto"/>
        <w:bottom w:val="none" w:sz="0" w:space="0" w:color="auto"/>
        <w:right w:val="none" w:sz="0" w:space="0" w:color="auto"/>
      </w:divBdr>
    </w:div>
    <w:div w:id="1694376392">
      <w:bodyDiv w:val="1"/>
      <w:marLeft w:val="0"/>
      <w:marRight w:val="0"/>
      <w:marTop w:val="0"/>
      <w:marBottom w:val="0"/>
      <w:divBdr>
        <w:top w:val="none" w:sz="0" w:space="0" w:color="auto"/>
        <w:left w:val="none" w:sz="0" w:space="0" w:color="auto"/>
        <w:bottom w:val="none" w:sz="0" w:space="0" w:color="auto"/>
        <w:right w:val="none" w:sz="0" w:space="0" w:color="auto"/>
      </w:divBdr>
    </w:div>
    <w:div w:id="1694379186">
      <w:bodyDiv w:val="1"/>
      <w:marLeft w:val="0"/>
      <w:marRight w:val="0"/>
      <w:marTop w:val="0"/>
      <w:marBottom w:val="0"/>
      <w:divBdr>
        <w:top w:val="none" w:sz="0" w:space="0" w:color="auto"/>
        <w:left w:val="none" w:sz="0" w:space="0" w:color="auto"/>
        <w:bottom w:val="none" w:sz="0" w:space="0" w:color="auto"/>
        <w:right w:val="none" w:sz="0" w:space="0" w:color="auto"/>
      </w:divBdr>
    </w:div>
    <w:div w:id="1695227128">
      <w:bodyDiv w:val="1"/>
      <w:marLeft w:val="0"/>
      <w:marRight w:val="0"/>
      <w:marTop w:val="0"/>
      <w:marBottom w:val="0"/>
      <w:divBdr>
        <w:top w:val="none" w:sz="0" w:space="0" w:color="auto"/>
        <w:left w:val="none" w:sz="0" w:space="0" w:color="auto"/>
        <w:bottom w:val="none" w:sz="0" w:space="0" w:color="auto"/>
        <w:right w:val="none" w:sz="0" w:space="0" w:color="auto"/>
      </w:divBdr>
    </w:div>
    <w:div w:id="1695421916">
      <w:bodyDiv w:val="1"/>
      <w:marLeft w:val="0"/>
      <w:marRight w:val="0"/>
      <w:marTop w:val="0"/>
      <w:marBottom w:val="0"/>
      <w:divBdr>
        <w:top w:val="none" w:sz="0" w:space="0" w:color="auto"/>
        <w:left w:val="none" w:sz="0" w:space="0" w:color="auto"/>
        <w:bottom w:val="none" w:sz="0" w:space="0" w:color="auto"/>
        <w:right w:val="none" w:sz="0" w:space="0" w:color="auto"/>
      </w:divBdr>
    </w:div>
    <w:div w:id="1695693540">
      <w:bodyDiv w:val="1"/>
      <w:marLeft w:val="0"/>
      <w:marRight w:val="0"/>
      <w:marTop w:val="0"/>
      <w:marBottom w:val="0"/>
      <w:divBdr>
        <w:top w:val="none" w:sz="0" w:space="0" w:color="auto"/>
        <w:left w:val="none" w:sz="0" w:space="0" w:color="auto"/>
        <w:bottom w:val="none" w:sz="0" w:space="0" w:color="auto"/>
        <w:right w:val="none" w:sz="0" w:space="0" w:color="auto"/>
      </w:divBdr>
    </w:div>
    <w:div w:id="1695761648">
      <w:bodyDiv w:val="1"/>
      <w:marLeft w:val="0"/>
      <w:marRight w:val="0"/>
      <w:marTop w:val="0"/>
      <w:marBottom w:val="0"/>
      <w:divBdr>
        <w:top w:val="none" w:sz="0" w:space="0" w:color="auto"/>
        <w:left w:val="none" w:sz="0" w:space="0" w:color="auto"/>
        <w:bottom w:val="none" w:sz="0" w:space="0" w:color="auto"/>
        <w:right w:val="none" w:sz="0" w:space="0" w:color="auto"/>
      </w:divBdr>
    </w:div>
    <w:div w:id="1696611405">
      <w:bodyDiv w:val="1"/>
      <w:marLeft w:val="0"/>
      <w:marRight w:val="0"/>
      <w:marTop w:val="0"/>
      <w:marBottom w:val="0"/>
      <w:divBdr>
        <w:top w:val="none" w:sz="0" w:space="0" w:color="auto"/>
        <w:left w:val="none" w:sz="0" w:space="0" w:color="auto"/>
        <w:bottom w:val="none" w:sz="0" w:space="0" w:color="auto"/>
        <w:right w:val="none" w:sz="0" w:space="0" w:color="auto"/>
      </w:divBdr>
    </w:div>
    <w:div w:id="1696613920">
      <w:bodyDiv w:val="1"/>
      <w:marLeft w:val="0"/>
      <w:marRight w:val="0"/>
      <w:marTop w:val="0"/>
      <w:marBottom w:val="0"/>
      <w:divBdr>
        <w:top w:val="none" w:sz="0" w:space="0" w:color="auto"/>
        <w:left w:val="none" w:sz="0" w:space="0" w:color="auto"/>
        <w:bottom w:val="none" w:sz="0" w:space="0" w:color="auto"/>
        <w:right w:val="none" w:sz="0" w:space="0" w:color="auto"/>
      </w:divBdr>
    </w:div>
    <w:div w:id="1696692334">
      <w:bodyDiv w:val="1"/>
      <w:marLeft w:val="0"/>
      <w:marRight w:val="0"/>
      <w:marTop w:val="0"/>
      <w:marBottom w:val="0"/>
      <w:divBdr>
        <w:top w:val="none" w:sz="0" w:space="0" w:color="auto"/>
        <w:left w:val="none" w:sz="0" w:space="0" w:color="auto"/>
        <w:bottom w:val="none" w:sz="0" w:space="0" w:color="auto"/>
        <w:right w:val="none" w:sz="0" w:space="0" w:color="auto"/>
      </w:divBdr>
    </w:div>
    <w:div w:id="1696879636">
      <w:bodyDiv w:val="1"/>
      <w:marLeft w:val="0"/>
      <w:marRight w:val="0"/>
      <w:marTop w:val="0"/>
      <w:marBottom w:val="0"/>
      <w:divBdr>
        <w:top w:val="none" w:sz="0" w:space="0" w:color="auto"/>
        <w:left w:val="none" w:sz="0" w:space="0" w:color="auto"/>
        <w:bottom w:val="none" w:sz="0" w:space="0" w:color="auto"/>
        <w:right w:val="none" w:sz="0" w:space="0" w:color="auto"/>
      </w:divBdr>
    </w:div>
    <w:div w:id="1696998295">
      <w:bodyDiv w:val="1"/>
      <w:marLeft w:val="0"/>
      <w:marRight w:val="0"/>
      <w:marTop w:val="0"/>
      <w:marBottom w:val="0"/>
      <w:divBdr>
        <w:top w:val="none" w:sz="0" w:space="0" w:color="auto"/>
        <w:left w:val="none" w:sz="0" w:space="0" w:color="auto"/>
        <w:bottom w:val="none" w:sz="0" w:space="0" w:color="auto"/>
        <w:right w:val="none" w:sz="0" w:space="0" w:color="auto"/>
      </w:divBdr>
    </w:div>
    <w:div w:id="1697802464">
      <w:bodyDiv w:val="1"/>
      <w:marLeft w:val="0"/>
      <w:marRight w:val="0"/>
      <w:marTop w:val="0"/>
      <w:marBottom w:val="0"/>
      <w:divBdr>
        <w:top w:val="none" w:sz="0" w:space="0" w:color="auto"/>
        <w:left w:val="none" w:sz="0" w:space="0" w:color="auto"/>
        <w:bottom w:val="none" w:sz="0" w:space="0" w:color="auto"/>
        <w:right w:val="none" w:sz="0" w:space="0" w:color="auto"/>
      </w:divBdr>
    </w:div>
    <w:div w:id="1698038442">
      <w:bodyDiv w:val="1"/>
      <w:marLeft w:val="0"/>
      <w:marRight w:val="0"/>
      <w:marTop w:val="0"/>
      <w:marBottom w:val="0"/>
      <w:divBdr>
        <w:top w:val="none" w:sz="0" w:space="0" w:color="auto"/>
        <w:left w:val="none" w:sz="0" w:space="0" w:color="auto"/>
        <w:bottom w:val="none" w:sz="0" w:space="0" w:color="auto"/>
        <w:right w:val="none" w:sz="0" w:space="0" w:color="auto"/>
      </w:divBdr>
    </w:div>
    <w:div w:id="1698237986">
      <w:bodyDiv w:val="1"/>
      <w:marLeft w:val="0"/>
      <w:marRight w:val="0"/>
      <w:marTop w:val="0"/>
      <w:marBottom w:val="0"/>
      <w:divBdr>
        <w:top w:val="none" w:sz="0" w:space="0" w:color="auto"/>
        <w:left w:val="none" w:sz="0" w:space="0" w:color="auto"/>
        <w:bottom w:val="none" w:sz="0" w:space="0" w:color="auto"/>
        <w:right w:val="none" w:sz="0" w:space="0" w:color="auto"/>
      </w:divBdr>
    </w:div>
    <w:div w:id="1698389159">
      <w:bodyDiv w:val="1"/>
      <w:marLeft w:val="0"/>
      <w:marRight w:val="0"/>
      <w:marTop w:val="0"/>
      <w:marBottom w:val="0"/>
      <w:divBdr>
        <w:top w:val="none" w:sz="0" w:space="0" w:color="auto"/>
        <w:left w:val="none" w:sz="0" w:space="0" w:color="auto"/>
        <w:bottom w:val="none" w:sz="0" w:space="0" w:color="auto"/>
        <w:right w:val="none" w:sz="0" w:space="0" w:color="auto"/>
      </w:divBdr>
    </w:div>
    <w:div w:id="1699694141">
      <w:bodyDiv w:val="1"/>
      <w:marLeft w:val="0"/>
      <w:marRight w:val="0"/>
      <w:marTop w:val="0"/>
      <w:marBottom w:val="0"/>
      <w:divBdr>
        <w:top w:val="none" w:sz="0" w:space="0" w:color="auto"/>
        <w:left w:val="none" w:sz="0" w:space="0" w:color="auto"/>
        <w:bottom w:val="none" w:sz="0" w:space="0" w:color="auto"/>
        <w:right w:val="none" w:sz="0" w:space="0" w:color="auto"/>
      </w:divBdr>
    </w:div>
    <w:div w:id="1699818759">
      <w:bodyDiv w:val="1"/>
      <w:marLeft w:val="0"/>
      <w:marRight w:val="0"/>
      <w:marTop w:val="0"/>
      <w:marBottom w:val="0"/>
      <w:divBdr>
        <w:top w:val="none" w:sz="0" w:space="0" w:color="auto"/>
        <w:left w:val="none" w:sz="0" w:space="0" w:color="auto"/>
        <w:bottom w:val="none" w:sz="0" w:space="0" w:color="auto"/>
        <w:right w:val="none" w:sz="0" w:space="0" w:color="auto"/>
      </w:divBdr>
    </w:div>
    <w:div w:id="1699964448">
      <w:bodyDiv w:val="1"/>
      <w:marLeft w:val="0"/>
      <w:marRight w:val="0"/>
      <w:marTop w:val="0"/>
      <w:marBottom w:val="0"/>
      <w:divBdr>
        <w:top w:val="none" w:sz="0" w:space="0" w:color="auto"/>
        <w:left w:val="none" w:sz="0" w:space="0" w:color="auto"/>
        <w:bottom w:val="none" w:sz="0" w:space="0" w:color="auto"/>
        <w:right w:val="none" w:sz="0" w:space="0" w:color="auto"/>
      </w:divBdr>
    </w:div>
    <w:div w:id="1700424027">
      <w:bodyDiv w:val="1"/>
      <w:marLeft w:val="0"/>
      <w:marRight w:val="0"/>
      <w:marTop w:val="0"/>
      <w:marBottom w:val="0"/>
      <w:divBdr>
        <w:top w:val="none" w:sz="0" w:space="0" w:color="auto"/>
        <w:left w:val="none" w:sz="0" w:space="0" w:color="auto"/>
        <w:bottom w:val="none" w:sz="0" w:space="0" w:color="auto"/>
        <w:right w:val="none" w:sz="0" w:space="0" w:color="auto"/>
      </w:divBdr>
    </w:div>
    <w:div w:id="1700811968">
      <w:bodyDiv w:val="1"/>
      <w:marLeft w:val="0"/>
      <w:marRight w:val="0"/>
      <w:marTop w:val="0"/>
      <w:marBottom w:val="0"/>
      <w:divBdr>
        <w:top w:val="none" w:sz="0" w:space="0" w:color="auto"/>
        <w:left w:val="none" w:sz="0" w:space="0" w:color="auto"/>
        <w:bottom w:val="none" w:sz="0" w:space="0" w:color="auto"/>
        <w:right w:val="none" w:sz="0" w:space="0" w:color="auto"/>
      </w:divBdr>
    </w:div>
    <w:div w:id="1701710202">
      <w:bodyDiv w:val="1"/>
      <w:marLeft w:val="0"/>
      <w:marRight w:val="0"/>
      <w:marTop w:val="0"/>
      <w:marBottom w:val="0"/>
      <w:divBdr>
        <w:top w:val="none" w:sz="0" w:space="0" w:color="auto"/>
        <w:left w:val="none" w:sz="0" w:space="0" w:color="auto"/>
        <w:bottom w:val="none" w:sz="0" w:space="0" w:color="auto"/>
        <w:right w:val="none" w:sz="0" w:space="0" w:color="auto"/>
      </w:divBdr>
    </w:div>
    <w:div w:id="1702048798">
      <w:bodyDiv w:val="1"/>
      <w:marLeft w:val="0"/>
      <w:marRight w:val="0"/>
      <w:marTop w:val="0"/>
      <w:marBottom w:val="0"/>
      <w:divBdr>
        <w:top w:val="none" w:sz="0" w:space="0" w:color="auto"/>
        <w:left w:val="none" w:sz="0" w:space="0" w:color="auto"/>
        <w:bottom w:val="none" w:sz="0" w:space="0" w:color="auto"/>
        <w:right w:val="none" w:sz="0" w:space="0" w:color="auto"/>
      </w:divBdr>
    </w:div>
    <w:div w:id="1702127576">
      <w:bodyDiv w:val="1"/>
      <w:marLeft w:val="0"/>
      <w:marRight w:val="0"/>
      <w:marTop w:val="0"/>
      <w:marBottom w:val="0"/>
      <w:divBdr>
        <w:top w:val="none" w:sz="0" w:space="0" w:color="auto"/>
        <w:left w:val="none" w:sz="0" w:space="0" w:color="auto"/>
        <w:bottom w:val="none" w:sz="0" w:space="0" w:color="auto"/>
        <w:right w:val="none" w:sz="0" w:space="0" w:color="auto"/>
      </w:divBdr>
    </w:div>
    <w:div w:id="1702321064">
      <w:bodyDiv w:val="1"/>
      <w:marLeft w:val="0"/>
      <w:marRight w:val="0"/>
      <w:marTop w:val="0"/>
      <w:marBottom w:val="0"/>
      <w:divBdr>
        <w:top w:val="none" w:sz="0" w:space="0" w:color="auto"/>
        <w:left w:val="none" w:sz="0" w:space="0" w:color="auto"/>
        <w:bottom w:val="none" w:sz="0" w:space="0" w:color="auto"/>
        <w:right w:val="none" w:sz="0" w:space="0" w:color="auto"/>
      </w:divBdr>
    </w:div>
    <w:div w:id="1703246012">
      <w:bodyDiv w:val="1"/>
      <w:marLeft w:val="0"/>
      <w:marRight w:val="0"/>
      <w:marTop w:val="0"/>
      <w:marBottom w:val="0"/>
      <w:divBdr>
        <w:top w:val="none" w:sz="0" w:space="0" w:color="auto"/>
        <w:left w:val="none" w:sz="0" w:space="0" w:color="auto"/>
        <w:bottom w:val="none" w:sz="0" w:space="0" w:color="auto"/>
        <w:right w:val="none" w:sz="0" w:space="0" w:color="auto"/>
      </w:divBdr>
    </w:div>
    <w:div w:id="1704597176">
      <w:bodyDiv w:val="1"/>
      <w:marLeft w:val="0"/>
      <w:marRight w:val="0"/>
      <w:marTop w:val="0"/>
      <w:marBottom w:val="0"/>
      <w:divBdr>
        <w:top w:val="none" w:sz="0" w:space="0" w:color="auto"/>
        <w:left w:val="none" w:sz="0" w:space="0" w:color="auto"/>
        <w:bottom w:val="none" w:sz="0" w:space="0" w:color="auto"/>
        <w:right w:val="none" w:sz="0" w:space="0" w:color="auto"/>
      </w:divBdr>
    </w:div>
    <w:div w:id="1704865136">
      <w:bodyDiv w:val="1"/>
      <w:marLeft w:val="0"/>
      <w:marRight w:val="0"/>
      <w:marTop w:val="0"/>
      <w:marBottom w:val="0"/>
      <w:divBdr>
        <w:top w:val="none" w:sz="0" w:space="0" w:color="auto"/>
        <w:left w:val="none" w:sz="0" w:space="0" w:color="auto"/>
        <w:bottom w:val="none" w:sz="0" w:space="0" w:color="auto"/>
        <w:right w:val="none" w:sz="0" w:space="0" w:color="auto"/>
      </w:divBdr>
    </w:div>
    <w:div w:id="1705133281">
      <w:bodyDiv w:val="1"/>
      <w:marLeft w:val="0"/>
      <w:marRight w:val="0"/>
      <w:marTop w:val="0"/>
      <w:marBottom w:val="0"/>
      <w:divBdr>
        <w:top w:val="none" w:sz="0" w:space="0" w:color="auto"/>
        <w:left w:val="none" w:sz="0" w:space="0" w:color="auto"/>
        <w:bottom w:val="none" w:sz="0" w:space="0" w:color="auto"/>
        <w:right w:val="none" w:sz="0" w:space="0" w:color="auto"/>
      </w:divBdr>
    </w:div>
    <w:div w:id="1705135381">
      <w:bodyDiv w:val="1"/>
      <w:marLeft w:val="0"/>
      <w:marRight w:val="0"/>
      <w:marTop w:val="0"/>
      <w:marBottom w:val="0"/>
      <w:divBdr>
        <w:top w:val="none" w:sz="0" w:space="0" w:color="auto"/>
        <w:left w:val="none" w:sz="0" w:space="0" w:color="auto"/>
        <w:bottom w:val="none" w:sz="0" w:space="0" w:color="auto"/>
        <w:right w:val="none" w:sz="0" w:space="0" w:color="auto"/>
      </w:divBdr>
    </w:div>
    <w:div w:id="1705596178">
      <w:bodyDiv w:val="1"/>
      <w:marLeft w:val="0"/>
      <w:marRight w:val="0"/>
      <w:marTop w:val="0"/>
      <w:marBottom w:val="0"/>
      <w:divBdr>
        <w:top w:val="none" w:sz="0" w:space="0" w:color="auto"/>
        <w:left w:val="none" w:sz="0" w:space="0" w:color="auto"/>
        <w:bottom w:val="none" w:sz="0" w:space="0" w:color="auto"/>
        <w:right w:val="none" w:sz="0" w:space="0" w:color="auto"/>
      </w:divBdr>
    </w:div>
    <w:div w:id="1707288038">
      <w:bodyDiv w:val="1"/>
      <w:marLeft w:val="0"/>
      <w:marRight w:val="0"/>
      <w:marTop w:val="0"/>
      <w:marBottom w:val="0"/>
      <w:divBdr>
        <w:top w:val="none" w:sz="0" w:space="0" w:color="auto"/>
        <w:left w:val="none" w:sz="0" w:space="0" w:color="auto"/>
        <w:bottom w:val="none" w:sz="0" w:space="0" w:color="auto"/>
        <w:right w:val="none" w:sz="0" w:space="0" w:color="auto"/>
      </w:divBdr>
    </w:div>
    <w:div w:id="1707413570">
      <w:bodyDiv w:val="1"/>
      <w:marLeft w:val="0"/>
      <w:marRight w:val="0"/>
      <w:marTop w:val="0"/>
      <w:marBottom w:val="0"/>
      <w:divBdr>
        <w:top w:val="none" w:sz="0" w:space="0" w:color="auto"/>
        <w:left w:val="none" w:sz="0" w:space="0" w:color="auto"/>
        <w:bottom w:val="none" w:sz="0" w:space="0" w:color="auto"/>
        <w:right w:val="none" w:sz="0" w:space="0" w:color="auto"/>
      </w:divBdr>
    </w:div>
    <w:div w:id="1707558745">
      <w:bodyDiv w:val="1"/>
      <w:marLeft w:val="0"/>
      <w:marRight w:val="0"/>
      <w:marTop w:val="0"/>
      <w:marBottom w:val="0"/>
      <w:divBdr>
        <w:top w:val="none" w:sz="0" w:space="0" w:color="auto"/>
        <w:left w:val="none" w:sz="0" w:space="0" w:color="auto"/>
        <w:bottom w:val="none" w:sz="0" w:space="0" w:color="auto"/>
        <w:right w:val="none" w:sz="0" w:space="0" w:color="auto"/>
      </w:divBdr>
    </w:div>
    <w:div w:id="1707607691">
      <w:bodyDiv w:val="1"/>
      <w:marLeft w:val="0"/>
      <w:marRight w:val="0"/>
      <w:marTop w:val="0"/>
      <w:marBottom w:val="0"/>
      <w:divBdr>
        <w:top w:val="none" w:sz="0" w:space="0" w:color="auto"/>
        <w:left w:val="none" w:sz="0" w:space="0" w:color="auto"/>
        <w:bottom w:val="none" w:sz="0" w:space="0" w:color="auto"/>
        <w:right w:val="none" w:sz="0" w:space="0" w:color="auto"/>
      </w:divBdr>
    </w:div>
    <w:div w:id="1709601833">
      <w:bodyDiv w:val="1"/>
      <w:marLeft w:val="0"/>
      <w:marRight w:val="0"/>
      <w:marTop w:val="0"/>
      <w:marBottom w:val="0"/>
      <w:divBdr>
        <w:top w:val="none" w:sz="0" w:space="0" w:color="auto"/>
        <w:left w:val="none" w:sz="0" w:space="0" w:color="auto"/>
        <w:bottom w:val="none" w:sz="0" w:space="0" w:color="auto"/>
        <w:right w:val="none" w:sz="0" w:space="0" w:color="auto"/>
      </w:divBdr>
    </w:div>
    <w:div w:id="1709837120">
      <w:bodyDiv w:val="1"/>
      <w:marLeft w:val="0"/>
      <w:marRight w:val="0"/>
      <w:marTop w:val="0"/>
      <w:marBottom w:val="0"/>
      <w:divBdr>
        <w:top w:val="none" w:sz="0" w:space="0" w:color="auto"/>
        <w:left w:val="none" w:sz="0" w:space="0" w:color="auto"/>
        <w:bottom w:val="none" w:sz="0" w:space="0" w:color="auto"/>
        <w:right w:val="none" w:sz="0" w:space="0" w:color="auto"/>
      </w:divBdr>
    </w:div>
    <w:div w:id="1711034855">
      <w:bodyDiv w:val="1"/>
      <w:marLeft w:val="0"/>
      <w:marRight w:val="0"/>
      <w:marTop w:val="0"/>
      <w:marBottom w:val="0"/>
      <w:divBdr>
        <w:top w:val="none" w:sz="0" w:space="0" w:color="auto"/>
        <w:left w:val="none" w:sz="0" w:space="0" w:color="auto"/>
        <w:bottom w:val="none" w:sz="0" w:space="0" w:color="auto"/>
        <w:right w:val="none" w:sz="0" w:space="0" w:color="auto"/>
      </w:divBdr>
    </w:div>
    <w:div w:id="1711153347">
      <w:bodyDiv w:val="1"/>
      <w:marLeft w:val="0"/>
      <w:marRight w:val="0"/>
      <w:marTop w:val="0"/>
      <w:marBottom w:val="0"/>
      <w:divBdr>
        <w:top w:val="none" w:sz="0" w:space="0" w:color="auto"/>
        <w:left w:val="none" w:sz="0" w:space="0" w:color="auto"/>
        <w:bottom w:val="none" w:sz="0" w:space="0" w:color="auto"/>
        <w:right w:val="none" w:sz="0" w:space="0" w:color="auto"/>
      </w:divBdr>
    </w:div>
    <w:div w:id="1711805590">
      <w:bodyDiv w:val="1"/>
      <w:marLeft w:val="0"/>
      <w:marRight w:val="0"/>
      <w:marTop w:val="0"/>
      <w:marBottom w:val="0"/>
      <w:divBdr>
        <w:top w:val="none" w:sz="0" w:space="0" w:color="auto"/>
        <w:left w:val="none" w:sz="0" w:space="0" w:color="auto"/>
        <w:bottom w:val="none" w:sz="0" w:space="0" w:color="auto"/>
        <w:right w:val="none" w:sz="0" w:space="0" w:color="auto"/>
      </w:divBdr>
    </w:div>
    <w:div w:id="1711807890">
      <w:bodyDiv w:val="1"/>
      <w:marLeft w:val="0"/>
      <w:marRight w:val="0"/>
      <w:marTop w:val="0"/>
      <w:marBottom w:val="0"/>
      <w:divBdr>
        <w:top w:val="none" w:sz="0" w:space="0" w:color="auto"/>
        <w:left w:val="none" w:sz="0" w:space="0" w:color="auto"/>
        <w:bottom w:val="none" w:sz="0" w:space="0" w:color="auto"/>
        <w:right w:val="none" w:sz="0" w:space="0" w:color="auto"/>
      </w:divBdr>
    </w:div>
    <w:div w:id="1711831901">
      <w:bodyDiv w:val="1"/>
      <w:marLeft w:val="0"/>
      <w:marRight w:val="0"/>
      <w:marTop w:val="0"/>
      <w:marBottom w:val="0"/>
      <w:divBdr>
        <w:top w:val="none" w:sz="0" w:space="0" w:color="auto"/>
        <w:left w:val="none" w:sz="0" w:space="0" w:color="auto"/>
        <w:bottom w:val="none" w:sz="0" w:space="0" w:color="auto"/>
        <w:right w:val="none" w:sz="0" w:space="0" w:color="auto"/>
      </w:divBdr>
    </w:div>
    <w:div w:id="1712145941">
      <w:bodyDiv w:val="1"/>
      <w:marLeft w:val="0"/>
      <w:marRight w:val="0"/>
      <w:marTop w:val="0"/>
      <w:marBottom w:val="0"/>
      <w:divBdr>
        <w:top w:val="none" w:sz="0" w:space="0" w:color="auto"/>
        <w:left w:val="none" w:sz="0" w:space="0" w:color="auto"/>
        <w:bottom w:val="none" w:sz="0" w:space="0" w:color="auto"/>
        <w:right w:val="none" w:sz="0" w:space="0" w:color="auto"/>
      </w:divBdr>
    </w:div>
    <w:div w:id="1713191623">
      <w:bodyDiv w:val="1"/>
      <w:marLeft w:val="0"/>
      <w:marRight w:val="0"/>
      <w:marTop w:val="0"/>
      <w:marBottom w:val="0"/>
      <w:divBdr>
        <w:top w:val="none" w:sz="0" w:space="0" w:color="auto"/>
        <w:left w:val="none" w:sz="0" w:space="0" w:color="auto"/>
        <w:bottom w:val="none" w:sz="0" w:space="0" w:color="auto"/>
        <w:right w:val="none" w:sz="0" w:space="0" w:color="auto"/>
      </w:divBdr>
    </w:div>
    <w:div w:id="1713770064">
      <w:bodyDiv w:val="1"/>
      <w:marLeft w:val="0"/>
      <w:marRight w:val="0"/>
      <w:marTop w:val="0"/>
      <w:marBottom w:val="0"/>
      <w:divBdr>
        <w:top w:val="none" w:sz="0" w:space="0" w:color="auto"/>
        <w:left w:val="none" w:sz="0" w:space="0" w:color="auto"/>
        <w:bottom w:val="none" w:sz="0" w:space="0" w:color="auto"/>
        <w:right w:val="none" w:sz="0" w:space="0" w:color="auto"/>
      </w:divBdr>
    </w:div>
    <w:div w:id="1715273921">
      <w:bodyDiv w:val="1"/>
      <w:marLeft w:val="0"/>
      <w:marRight w:val="0"/>
      <w:marTop w:val="0"/>
      <w:marBottom w:val="0"/>
      <w:divBdr>
        <w:top w:val="none" w:sz="0" w:space="0" w:color="auto"/>
        <w:left w:val="none" w:sz="0" w:space="0" w:color="auto"/>
        <w:bottom w:val="none" w:sz="0" w:space="0" w:color="auto"/>
        <w:right w:val="none" w:sz="0" w:space="0" w:color="auto"/>
      </w:divBdr>
    </w:div>
    <w:div w:id="1715419650">
      <w:bodyDiv w:val="1"/>
      <w:marLeft w:val="0"/>
      <w:marRight w:val="0"/>
      <w:marTop w:val="0"/>
      <w:marBottom w:val="0"/>
      <w:divBdr>
        <w:top w:val="none" w:sz="0" w:space="0" w:color="auto"/>
        <w:left w:val="none" w:sz="0" w:space="0" w:color="auto"/>
        <w:bottom w:val="none" w:sz="0" w:space="0" w:color="auto"/>
        <w:right w:val="none" w:sz="0" w:space="0" w:color="auto"/>
      </w:divBdr>
    </w:div>
    <w:div w:id="1716392556">
      <w:bodyDiv w:val="1"/>
      <w:marLeft w:val="0"/>
      <w:marRight w:val="0"/>
      <w:marTop w:val="0"/>
      <w:marBottom w:val="0"/>
      <w:divBdr>
        <w:top w:val="none" w:sz="0" w:space="0" w:color="auto"/>
        <w:left w:val="none" w:sz="0" w:space="0" w:color="auto"/>
        <w:bottom w:val="none" w:sz="0" w:space="0" w:color="auto"/>
        <w:right w:val="none" w:sz="0" w:space="0" w:color="auto"/>
      </w:divBdr>
    </w:div>
    <w:div w:id="1716930266">
      <w:bodyDiv w:val="1"/>
      <w:marLeft w:val="0"/>
      <w:marRight w:val="0"/>
      <w:marTop w:val="0"/>
      <w:marBottom w:val="0"/>
      <w:divBdr>
        <w:top w:val="none" w:sz="0" w:space="0" w:color="auto"/>
        <w:left w:val="none" w:sz="0" w:space="0" w:color="auto"/>
        <w:bottom w:val="none" w:sz="0" w:space="0" w:color="auto"/>
        <w:right w:val="none" w:sz="0" w:space="0" w:color="auto"/>
      </w:divBdr>
    </w:div>
    <w:div w:id="1717312152">
      <w:bodyDiv w:val="1"/>
      <w:marLeft w:val="0"/>
      <w:marRight w:val="0"/>
      <w:marTop w:val="0"/>
      <w:marBottom w:val="0"/>
      <w:divBdr>
        <w:top w:val="none" w:sz="0" w:space="0" w:color="auto"/>
        <w:left w:val="none" w:sz="0" w:space="0" w:color="auto"/>
        <w:bottom w:val="none" w:sz="0" w:space="0" w:color="auto"/>
        <w:right w:val="none" w:sz="0" w:space="0" w:color="auto"/>
      </w:divBdr>
    </w:div>
    <w:div w:id="1717312578">
      <w:bodyDiv w:val="1"/>
      <w:marLeft w:val="0"/>
      <w:marRight w:val="0"/>
      <w:marTop w:val="0"/>
      <w:marBottom w:val="0"/>
      <w:divBdr>
        <w:top w:val="none" w:sz="0" w:space="0" w:color="auto"/>
        <w:left w:val="none" w:sz="0" w:space="0" w:color="auto"/>
        <w:bottom w:val="none" w:sz="0" w:space="0" w:color="auto"/>
        <w:right w:val="none" w:sz="0" w:space="0" w:color="auto"/>
      </w:divBdr>
    </w:div>
    <w:div w:id="1717462718">
      <w:bodyDiv w:val="1"/>
      <w:marLeft w:val="0"/>
      <w:marRight w:val="0"/>
      <w:marTop w:val="0"/>
      <w:marBottom w:val="0"/>
      <w:divBdr>
        <w:top w:val="none" w:sz="0" w:space="0" w:color="auto"/>
        <w:left w:val="none" w:sz="0" w:space="0" w:color="auto"/>
        <w:bottom w:val="none" w:sz="0" w:space="0" w:color="auto"/>
        <w:right w:val="none" w:sz="0" w:space="0" w:color="auto"/>
      </w:divBdr>
    </w:div>
    <w:div w:id="1717582494">
      <w:bodyDiv w:val="1"/>
      <w:marLeft w:val="0"/>
      <w:marRight w:val="0"/>
      <w:marTop w:val="0"/>
      <w:marBottom w:val="0"/>
      <w:divBdr>
        <w:top w:val="none" w:sz="0" w:space="0" w:color="auto"/>
        <w:left w:val="none" w:sz="0" w:space="0" w:color="auto"/>
        <w:bottom w:val="none" w:sz="0" w:space="0" w:color="auto"/>
        <w:right w:val="none" w:sz="0" w:space="0" w:color="auto"/>
      </w:divBdr>
    </w:div>
    <w:div w:id="1717973984">
      <w:bodyDiv w:val="1"/>
      <w:marLeft w:val="0"/>
      <w:marRight w:val="0"/>
      <w:marTop w:val="0"/>
      <w:marBottom w:val="0"/>
      <w:divBdr>
        <w:top w:val="none" w:sz="0" w:space="0" w:color="auto"/>
        <w:left w:val="none" w:sz="0" w:space="0" w:color="auto"/>
        <w:bottom w:val="none" w:sz="0" w:space="0" w:color="auto"/>
        <w:right w:val="none" w:sz="0" w:space="0" w:color="auto"/>
      </w:divBdr>
    </w:div>
    <w:div w:id="1718428483">
      <w:bodyDiv w:val="1"/>
      <w:marLeft w:val="0"/>
      <w:marRight w:val="0"/>
      <w:marTop w:val="0"/>
      <w:marBottom w:val="0"/>
      <w:divBdr>
        <w:top w:val="none" w:sz="0" w:space="0" w:color="auto"/>
        <w:left w:val="none" w:sz="0" w:space="0" w:color="auto"/>
        <w:bottom w:val="none" w:sz="0" w:space="0" w:color="auto"/>
        <w:right w:val="none" w:sz="0" w:space="0" w:color="auto"/>
      </w:divBdr>
    </w:div>
    <w:div w:id="1719671469">
      <w:bodyDiv w:val="1"/>
      <w:marLeft w:val="0"/>
      <w:marRight w:val="0"/>
      <w:marTop w:val="0"/>
      <w:marBottom w:val="0"/>
      <w:divBdr>
        <w:top w:val="none" w:sz="0" w:space="0" w:color="auto"/>
        <w:left w:val="none" w:sz="0" w:space="0" w:color="auto"/>
        <w:bottom w:val="none" w:sz="0" w:space="0" w:color="auto"/>
        <w:right w:val="none" w:sz="0" w:space="0" w:color="auto"/>
      </w:divBdr>
    </w:div>
    <w:div w:id="1719931787">
      <w:bodyDiv w:val="1"/>
      <w:marLeft w:val="0"/>
      <w:marRight w:val="0"/>
      <w:marTop w:val="0"/>
      <w:marBottom w:val="0"/>
      <w:divBdr>
        <w:top w:val="none" w:sz="0" w:space="0" w:color="auto"/>
        <w:left w:val="none" w:sz="0" w:space="0" w:color="auto"/>
        <w:bottom w:val="none" w:sz="0" w:space="0" w:color="auto"/>
        <w:right w:val="none" w:sz="0" w:space="0" w:color="auto"/>
      </w:divBdr>
    </w:div>
    <w:div w:id="1720129755">
      <w:bodyDiv w:val="1"/>
      <w:marLeft w:val="0"/>
      <w:marRight w:val="0"/>
      <w:marTop w:val="0"/>
      <w:marBottom w:val="0"/>
      <w:divBdr>
        <w:top w:val="none" w:sz="0" w:space="0" w:color="auto"/>
        <w:left w:val="none" w:sz="0" w:space="0" w:color="auto"/>
        <w:bottom w:val="none" w:sz="0" w:space="0" w:color="auto"/>
        <w:right w:val="none" w:sz="0" w:space="0" w:color="auto"/>
      </w:divBdr>
    </w:div>
    <w:div w:id="1720320894">
      <w:bodyDiv w:val="1"/>
      <w:marLeft w:val="0"/>
      <w:marRight w:val="0"/>
      <w:marTop w:val="0"/>
      <w:marBottom w:val="0"/>
      <w:divBdr>
        <w:top w:val="none" w:sz="0" w:space="0" w:color="auto"/>
        <w:left w:val="none" w:sz="0" w:space="0" w:color="auto"/>
        <w:bottom w:val="none" w:sz="0" w:space="0" w:color="auto"/>
        <w:right w:val="none" w:sz="0" w:space="0" w:color="auto"/>
      </w:divBdr>
    </w:div>
    <w:div w:id="1720783373">
      <w:bodyDiv w:val="1"/>
      <w:marLeft w:val="0"/>
      <w:marRight w:val="0"/>
      <w:marTop w:val="0"/>
      <w:marBottom w:val="0"/>
      <w:divBdr>
        <w:top w:val="none" w:sz="0" w:space="0" w:color="auto"/>
        <w:left w:val="none" w:sz="0" w:space="0" w:color="auto"/>
        <w:bottom w:val="none" w:sz="0" w:space="0" w:color="auto"/>
        <w:right w:val="none" w:sz="0" w:space="0" w:color="auto"/>
      </w:divBdr>
    </w:div>
    <w:div w:id="1720934438">
      <w:bodyDiv w:val="1"/>
      <w:marLeft w:val="0"/>
      <w:marRight w:val="0"/>
      <w:marTop w:val="0"/>
      <w:marBottom w:val="0"/>
      <w:divBdr>
        <w:top w:val="none" w:sz="0" w:space="0" w:color="auto"/>
        <w:left w:val="none" w:sz="0" w:space="0" w:color="auto"/>
        <w:bottom w:val="none" w:sz="0" w:space="0" w:color="auto"/>
        <w:right w:val="none" w:sz="0" w:space="0" w:color="auto"/>
      </w:divBdr>
    </w:div>
    <w:div w:id="1721400497">
      <w:bodyDiv w:val="1"/>
      <w:marLeft w:val="0"/>
      <w:marRight w:val="0"/>
      <w:marTop w:val="0"/>
      <w:marBottom w:val="0"/>
      <w:divBdr>
        <w:top w:val="none" w:sz="0" w:space="0" w:color="auto"/>
        <w:left w:val="none" w:sz="0" w:space="0" w:color="auto"/>
        <w:bottom w:val="none" w:sz="0" w:space="0" w:color="auto"/>
        <w:right w:val="none" w:sz="0" w:space="0" w:color="auto"/>
      </w:divBdr>
    </w:div>
    <w:div w:id="1721975087">
      <w:bodyDiv w:val="1"/>
      <w:marLeft w:val="0"/>
      <w:marRight w:val="0"/>
      <w:marTop w:val="0"/>
      <w:marBottom w:val="0"/>
      <w:divBdr>
        <w:top w:val="none" w:sz="0" w:space="0" w:color="auto"/>
        <w:left w:val="none" w:sz="0" w:space="0" w:color="auto"/>
        <w:bottom w:val="none" w:sz="0" w:space="0" w:color="auto"/>
        <w:right w:val="none" w:sz="0" w:space="0" w:color="auto"/>
      </w:divBdr>
    </w:div>
    <w:div w:id="1722289306">
      <w:bodyDiv w:val="1"/>
      <w:marLeft w:val="0"/>
      <w:marRight w:val="0"/>
      <w:marTop w:val="0"/>
      <w:marBottom w:val="0"/>
      <w:divBdr>
        <w:top w:val="none" w:sz="0" w:space="0" w:color="auto"/>
        <w:left w:val="none" w:sz="0" w:space="0" w:color="auto"/>
        <w:bottom w:val="none" w:sz="0" w:space="0" w:color="auto"/>
        <w:right w:val="none" w:sz="0" w:space="0" w:color="auto"/>
      </w:divBdr>
    </w:div>
    <w:div w:id="1722634995">
      <w:bodyDiv w:val="1"/>
      <w:marLeft w:val="0"/>
      <w:marRight w:val="0"/>
      <w:marTop w:val="0"/>
      <w:marBottom w:val="0"/>
      <w:divBdr>
        <w:top w:val="none" w:sz="0" w:space="0" w:color="auto"/>
        <w:left w:val="none" w:sz="0" w:space="0" w:color="auto"/>
        <w:bottom w:val="none" w:sz="0" w:space="0" w:color="auto"/>
        <w:right w:val="none" w:sz="0" w:space="0" w:color="auto"/>
      </w:divBdr>
    </w:div>
    <w:div w:id="1723289342">
      <w:bodyDiv w:val="1"/>
      <w:marLeft w:val="0"/>
      <w:marRight w:val="0"/>
      <w:marTop w:val="0"/>
      <w:marBottom w:val="0"/>
      <w:divBdr>
        <w:top w:val="none" w:sz="0" w:space="0" w:color="auto"/>
        <w:left w:val="none" w:sz="0" w:space="0" w:color="auto"/>
        <w:bottom w:val="none" w:sz="0" w:space="0" w:color="auto"/>
        <w:right w:val="none" w:sz="0" w:space="0" w:color="auto"/>
      </w:divBdr>
    </w:div>
    <w:div w:id="1723820267">
      <w:bodyDiv w:val="1"/>
      <w:marLeft w:val="0"/>
      <w:marRight w:val="0"/>
      <w:marTop w:val="0"/>
      <w:marBottom w:val="0"/>
      <w:divBdr>
        <w:top w:val="none" w:sz="0" w:space="0" w:color="auto"/>
        <w:left w:val="none" w:sz="0" w:space="0" w:color="auto"/>
        <w:bottom w:val="none" w:sz="0" w:space="0" w:color="auto"/>
        <w:right w:val="none" w:sz="0" w:space="0" w:color="auto"/>
      </w:divBdr>
    </w:div>
    <w:div w:id="1724061751">
      <w:bodyDiv w:val="1"/>
      <w:marLeft w:val="0"/>
      <w:marRight w:val="0"/>
      <w:marTop w:val="0"/>
      <w:marBottom w:val="0"/>
      <w:divBdr>
        <w:top w:val="none" w:sz="0" w:space="0" w:color="auto"/>
        <w:left w:val="none" w:sz="0" w:space="0" w:color="auto"/>
        <w:bottom w:val="none" w:sz="0" w:space="0" w:color="auto"/>
        <w:right w:val="none" w:sz="0" w:space="0" w:color="auto"/>
      </w:divBdr>
    </w:div>
    <w:div w:id="1725833908">
      <w:bodyDiv w:val="1"/>
      <w:marLeft w:val="0"/>
      <w:marRight w:val="0"/>
      <w:marTop w:val="0"/>
      <w:marBottom w:val="0"/>
      <w:divBdr>
        <w:top w:val="none" w:sz="0" w:space="0" w:color="auto"/>
        <w:left w:val="none" w:sz="0" w:space="0" w:color="auto"/>
        <w:bottom w:val="none" w:sz="0" w:space="0" w:color="auto"/>
        <w:right w:val="none" w:sz="0" w:space="0" w:color="auto"/>
      </w:divBdr>
    </w:div>
    <w:div w:id="1726028205">
      <w:bodyDiv w:val="1"/>
      <w:marLeft w:val="0"/>
      <w:marRight w:val="0"/>
      <w:marTop w:val="0"/>
      <w:marBottom w:val="0"/>
      <w:divBdr>
        <w:top w:val="none" w:sz="0" w:space="0" w:color="auto"/>
        <w:left w:val="none" w:sz="0" w:space="0" w:color="auto"/>
        <w:bottom w:val="none" w:sz="0" w:space="0" w:color="auto"/>
        <w:right w:val="none" w:sz="0" w:space="0" w:color="auto"/>
      </w:divBdr>
    </w:div>
    <w:div w:id="1726219058">
      <w:bodyDiv w:val="1"/>
      <w:marLeft w:val="0"/>
      <w:marRight w:val="0"/>
      <w:marTop w:val="0"/>
      <w:marBottom w:val="0"/>
      <w:divBdr>
        <w:top w:val="none" w:sz="0" w:space="0" w:color="auto"/>
        <w:left w:val="none" w:sz="0" w:space="0" w:color="auto"/>
        <w:bottom w:val="none" w:sz="0" w:space="0" w:color="auto"/>
        <w:right w:val="none" w:sz="0" w:space="0" w:color="auto"/>
      </w:divBdr>
    </w:div>
    <w:div w:id="1727606731">
      <w:bodyDiv w:val="1"/>
      <w:marLeft w:val="0"/>
      <w:marRight w:val="0"/>
      <w:marTop w:val="0"/>
      <w:marBottom w:val="0"/>
      <w:divBdr>
        <w:top w:val="none" w:sz="0" w:space="0" w:color="auto"/>
        <w:left w:val="none" w:sz="0" w:space="0" w:color="auto"/>
        <w:bottom w:val="none" w:sz="0" w:space="0" w:color="auto"/>
        <w:right w:val="none" w:sz="0" w:space="0" w:color="auto"/>
      </w:divBdr>
    </w:div>
    <w:div w:id="1728263821">
      <w:bodyDiv w:val="1"/>
      <w:marLeft w:val="0"/>
      <w:marRight w:val="0"/>
      <w:marTop w:val="0"/>
      <w:marBottom w:val="0"/>
      <w:divBdr>
        <w:top w:val="none" w:sz="0" w:space="0" w:color="auto"/>
        <w:left w:val="none" w:sz="0" w:space="0" w:color="auto"/>
        <w:bottom w:val="none" w:sz="0" w:space="0" w:color="auto"/>
        <w:right w:val="none" w:sz="0" w:space="0" w:color="auto"/>
      </w:divBdr>
    </w:div>
    <w:div w:id="1729495499">
      <w:bodyDiv w:val="1"/>
      <w:marLeft w:val="0"/>
      <w:marRight w:val="0"/>
      <w:marTop w:val="0"/>
      <w:marBottom w:val="0"/>
      <w:divBdr>
        <w:top w:val="none" w:sz="0" w:space="0" w:color="auto"/>
        <w:left w:val="none" w:sz="0" w:space="0" w:color="auto"/>
        <w:bottom w:val="none" w:sz="0" w:space="0" w:color="auto"/>
        <w:right w:val="none" w:sz="0" w:space="0" w:color="auto"/>
      </w:divBdr>
    </w:div>
    <w:div w:id="1729651582">
      <w:bodyDiv w:val="1"/>
      <w:marLeft w:val="0"/>
      <w:marRight w:val="0"/>
      <w:marTop w:val="0"/>
      <w:marBottom w:val="0"/>
      <w:divBdr>
        <w:top w:val="none" w:sz="0" w:space="0" w:color="auto"/>
        <w:left w:val="none" w:sz="0" w:space="0" w:color="auto"/>
        <w:bottom w:val="none" w:sz="0" w:space="0" w:color="auto"/>
        <w:right w:val="none" w:sz="0" w:space="0" w:color="auto"/>
      </w:divBdr>
    </w:div>
    <w:div w:id="1729841525">
      <w:bodyDiv w:val="1"/>
      <w:marLeft w:val="0"/>
      <w:marRight w:val="0"/>
      <w:marTop w:val="0"/>
      <w:marBottom w:val="0"/>
      <w:divBdr>
        <w:top w:val="none" w:sz="0" w:space="0" w:color="auto"/>
        <w:left w:val="none" w:sz="0" w:space="0" w:color="auto"/>
        <w:bottom w:val="none" w:sz="0" w:space="0" w:color="auto"/>
        <w:right w:val="none" w:sz="0" w:space="0" w:color="auto"/>
      </w:divBdr>
    </w:div>
    <w:div w:id="1729915856">
      <w:bodyDiv w:val="1"/>
      <w:marLeft w:val="0"/>
      <w:marRight w:val="0"/>
      <w:marTop w:val="0"/>
      <w:marBottom w:val="0"/>
      <w:divBdr>
        <w:top w:val="none" w:sz="0" w:space="0" w:color="auto"/>
        <w:left w:val="none" w:sz="0" w:space="0" w:color="auto"/>
        <w:bottom w:val="none" w:sz="0" w:space="0" w:color="auto"/>
        <w:right w:val="none" w:sz="0" w:space="0" w:color="auto"/>
      </w:divBdr>
    </w:div>
    <w:div w:id="1730106166">
      <w:bodyDiv w:val="1"/>
      <w:marLeft w:val="0"/>
      <w:marRight w:val="0"/>
      <w:marTop w:val="0"/>
      <w:marBottom w:val="0"/>
      <w:divBdr>
        <w:top w:val="none" w:sz="0" w:space="0" w:color="auto"/>
        <w:left w:val="none" w:sz="0" w:space="0" w:color="auto"/>
        <w:bottom w:val="none" w:sz="0" w:space="0" w:color="auto"/>
        <w:right w:val="none" w:sz="0" w:space="0" w:color="auto"/>
      </w:divBdr>
    </w:div>
    <w:div w:id="1730689138">
      <w:bodyDiv w:val="1"/>
      <w:marLeft w:val="0"/>
      <w:marRight w:val="0"/>
      <w:marTop w:val="0"/>
      <w:marBottom w:val="0"/>
      <w:divBdr>
        <w:top w:val="none" w:sz="0" w:space="0" w:color="auto"/>
        <w:left w:val="none" w:sz="0" w:space="0" w:color="auto"/>
        <w:bottom w:val="none" w:sz="0" w:space="0" w:color="auto"/>
        <w:right w:val="none" w:sz="0" w:space="0" w:color="auto"/>
      </w:divBdr>
    </w:div>
    <w:div w:id="1730838407">
      <w:bodyDiv w:val="1"/>
      <w:marLeft w:val="0"/>
      <w:marRight w:val="0"/>
      <w:marTop w:val="0"/>
      <w:marBottom w:val="0"/>
      <w:divBdr>
        <w:top w:val="none" w:sz="0" w:space="0" w:color="auto"/>
        <w:left w:val="none" w:sz="0" w:space="0" w:color="auto"/>
        <w:bottom w:val="none" w:sz="0" w:space="0" w:color="auto"/>
        <w:right w:val="none" w:sz="0" w:space="0" w:color="auto"/>
      </w:divBdr>
    </w:div>
    <w:div w:id="1731346268">
      <w:bodyDiv w:val="1"/>
      <w:marLeft w:val="0"/>
      <w:marRight w:val="0"/>
      <w:marTop w:val="0"/>
      <w:marBottom w:val="0"/>
      <w:divBdr>
        <w:top w:val="none" w:sz="0" w:space="0" w:color="auto"/>
        <w:left w:val="none" w:sz="0" w:space="0" w:color="auto"/>
        <w:bottom w:val="none" w:sz="0" w:space="0" w:color="auto"/>
        <w:right w:val="none" w:sz="0" w:space="0" w:color="auto"/>
      </w:divBdr>
    </w:div>
    <w:div w:id="1731416165">
      <w:bodyDiv w:val="1"/>
      <w:marLeft w:val="0"/>
      <w:marRight w:val="0"/>
      <w:marTop w:val="0"/>
      <w:marBottom w:val="0"/>
      <w:divBdr>
        <w:top w:val="none" w:sz="0" w:space="0" w:color="auto"/>
        <w:left w:val="none" w:sz="0" w:space="0" w:color="auto"/>
        <w:bottom w:val="none" w:sz="0" w:space="0" w:color="auto"/>
        <w:right w:val="none" w:sz="0" w:space="0" w:color="auto"/>
      </w:divBdr>
    </w:div>
    <w:div w:id="1731997569">
      <w:bodyDiv w:val="1"/>
      <w:marLeft w:val="0"/>
      <w:marRight w:val="0"/>
      <w:marTop w:val="0"/>
      <w:marBottom w:val="0"/>
      <w:divBdr>
        <w:top w:val="none" w:sz="0" w:space="0" w:color="auto"/>
        <w:left w:val="none" w:sz="0" w:space="0" w:color="auto"/>
        <w:bottom w:val="none" w:sz="0" w:space="0" w:color="auto"/>
        <w:right w:val="none" w:sz="0" w:space="0" w:color="auto"/>
      </w:divBdr>
    </w:div>
    <w:div w:id="1732190478">
      <w:bodyDiv w:val="1"/>
      <w:marLeft w:val="0"/>
      <w:marRight w:val="0"/>
      <w:marTop w:val="0"/>
      <w:marBottom w:val="0"/>
      <w:divBdr>
        <w:top w:val="none" w:sz="0" w:space="0" w:color="auto"/>
        <w:left w:val="none" w:sz="0" w:space="0" w:color="auto"/>
        <w:bottom w:val="none" w:sz="0" w:space="0" w:color="auto"/>
        <w:right w:val="none" w:sz="0" w:space="0" w:color="auto"/>
      </w:divBdr>
    </w:div>
    <w:div w:id="1733305884">
      <w:bodyDiv w:val="1"/>
      <w:marLeft w:val="0"/>
      <w:marRight w:val="0"/>
      <w:marTop w:val="0"/>
      <w:marBottom w:val="0"/>
      <w:divBdr>
        <w:top w:val="none" w:sz="0" w:space="0" w:color="auto"/>
        <w:left w:val="none" w:sz="0" w:space="0" w:color="auto"/>
        <w:bottom w:val="none" w:sz="0" w:space="0" w:color="auto"/>
        <w:right w:val="none" w:sz="0" w:space="0" w:color="auto"/>
      </w:divBdr>
    </w:div>
    <w:div w:id="1733891759">
      <w:bodyDiv w:val="1"/>
      <w:marLeft w:val="0"/>
      <w:marRight w:val="0"/>
      <w:marTop w:val="0"/>
      <w:marBottom w:val="0"/>
      <w:divBdr>
        <w:top w:val="none" w:sz="0" w:space="0" w:color="auto"/>
        <w:left w:val="none" w:sz="0" w:space="0" w:color="auto"/>
        <w:bottom w:val="none" w:sz="0" w:space="0" w:color="auto"/>
        <w:right w:val="none" w:sz="0" w:space="0" w:color="auto"/>
      </w:divBdr>
    </w:div>
    <w:div w:id="1734229878">
      <w:bodyDiv w:val="1"/>
      <w:marLeft w:val="0"/>
      <w:marRight w:val="0"/>
      <w:marTop w:val="0"/>
      <w:marBottom w:val="0"/>
      <w:divBdr>
        <w:top w:val="none" w:sz="0" w:space="0" w:color="auto"/>
        <w:left w:val="none" w:sz="0" w:space="0" w:color="auto"/>
        <w:bottom w:val="none" w:sz="0" w:space="0" w:color="auto"/>
        <w:right w:val="none" w:sz="0" w:space="0" w:color="auto"/>
      </w:divBdr>
    </w:div>
    <w:div w:id="1734959726">
      <w:bodyDiv w:val="1"/>
      <w:marLeft w:val="0"/>
      <w:marRight w:val="0"/>
      <w:marTop w:val="0"/>
      <w:marBottom w:val="0"/>
      <w:divBdr>
        <w:top w:val="none" w:sz="0" w:space="0" w:color="auto"/>
        <w:left w:val="none" w:sz="0" w:space="0" w:color="auto"/>
        <w:bottom w:val="none" w:sz="0" w:space="0" w:color="auto"/>
        <w:right w:val="none" w:sz="0" w:space="0" w:color="auto"/>
      </w:divBdr>
    </w:div>
    <w:div w:id="1735002051">
      <w:bodyDiv w:val="1"/>
      <w:marLeft w:val="0"/>
      <w:marRight w:val="0"/>
      <w:marTop w:val="0"/>
      <w:marBottom w:val="0"/>
      <w:divBdr>
        <w:top w:val="none" w:sz="0" w:space="0" w:color="auto"/>
        <w:left w:val="none" w:sz="0" w:space="0" w:color="auto"/>
        <w:bottom w:val="none" w:sz="0" w:space="0" w:color="auto"/>
        <w:right w:val="none" w:sz="0" w:space="0" w:color="auto"/>
      </w:divBdr>
    </w:div>
    <w:div w:id="1735200591">
      <w:bodyDiv w:val="1"/>
      <w:marLeft w:val="0"/>
      <w:marRight w:val="0"/>
      <w:marTop w:val="0"/>
      <w:marBottom w:val="0"/>
      <w:divBdr>
        <w:top w:val="none" w:sz="0" w:space="0" w:color="auto"/>
        <w:left w:val="none" w:sz="0" w:space="0" w:color="auto"/>
        <w:bottom w:val="none" w:sz="0" w:space="0" w:color="auto"/>
        <w:right w:val="none" w:sz="0" w:space="0" w:color="auto"/>
      </w:divBdr>
    </w:div>
    <w:div w:id="1736080272">
      <w:bodyDiv w:val="1"/>
      <w:marLeft w:val="0"/>
      <w:marRight w:val="0"/>
      <w:marTop w:val="0"/>
      <w:marBottom w:val="0"/>
      <w:divBdr>
        <w:top w:val="none" w:sz="0" w:space="0" w:color="auto"/>
        <w:left w:val="none" w:sz="0" w:space="0" w:color="auto"/>
        <w:bottom w:val="none" w:sz="0" w:space="0" w:color="auto"/>
        <w:right w:val="none" w:sz="0" w:space="0" w:color="auto"/>
      </w:divBdr>
    </w:div>
    <w:div w:id="1739014081">
      <w:bodyDiv w:val="1"/>
      <w:marLeft w:val="0"/>
      <w:marRight w:val="0"/>
      <w:marTop w:val="0"/>
      <w:marBottom w:val="0"/>
      <w:divBdr>
        <w:top w:val="none" w:sz="0" w:space="0" w:color="auto"/>
        <w:left w:val="none" w:sz="0" w:space="0" w:color="auto"/>
        <w:bottom w:val="none" w:sz="0" w:space="0" w:color="auto"/>
        <w:right w:val="none" w:sz="0" w:space="0" w:color="auto"/>
      </w:divBdr>
    </w:div>
    <w:div w:id="1739745797">
      <w:bodyDiv w:val="1"/>
      <w:marLeft w:val="0"/>
      <w:marRight w:val="0"/>
      <w:marTop w:val="0"/>
      <w:marBottom w:val="0"/>
      <w:divBdr>
        <w:top w:val="none" w:sz="0" w:space="0" w:color="auto"/>
        <w:left w:val="none" w:sz="0" w:space="0" w:color="auto"/>
        <w:bottom w:val="none" w:sz="0" w:space="0" w:color="auto"/>
        <w:right w:val="none" w:sz="0" w:space="0" w:color="auto"/>
      </w:divBdr>
    </w:div>
    <w:div w:id="1740858219">
      <w:bodyDiv w:val="1"/>
      <w:marLeft w:val="0"/>
      <w:marRight w:val="0"/>
      <w:marTop w:val="0"/>
      <w:marBottom w:val="0"/>
      <w:divBdr>
        <w:top w:val="none" w:sz="0" w:space="0" w:color="auto"/>
        <w:left w:val="none" w:sz="0" w:space="0" w:color="auto"/>
        <w:bottom w:val="none" w:sz="0" w:space="0" w:color="auto"/>
        <w:right w:val="none" w:sz="0" w:space="0" w:color="auto"/>
      </w:divBdr>
    </w:div>
    <w:div w:id="1740982564">
      <w:bodyDiv w:val="1"/>
      <w:marLeft w:val="0"/>
      <w:marRight w:val="0"/>
      <w:marTop w:val="0"/>
      <w:marBottom w:val="0"/>
      <w:divBdr>
        <w:top w:val="none" w:sz="0" w:space="0" w:color="auto"/>
        <w:left w:val="none" w:sz="0" w:space="0" w:color="auto"/>
        <w:bottom w:val="none" w:sz="0" w:space="0" w:color="auto"/>
        <w:right w:val="none" w:sz="0" w:space="0" w:color="auto"/>
      </w:divBdr>
    </w:div>
    <w:div w:id="1741051754">
      <w:bodyDiv w:val="1"/>
      <w:marLeft w:val="0"/>
      <w:marRight w:val="0"/>
      <w:marTop w:val="0"/>
      <w:marBottom w:val="0"/>
      <w:divBdr>
        <w:top w:val="none" w:sz="0" w:space="0" w:color="auto"/>
        <w:left w:val="none" w:sz="0" w:space="0" w:color="auto"/>
        <w:bottom w:val="none" w:sz="0" w:space="0" w:color="auto"/>
        <w:right w:val="none" w:sz="0" w:space="0" w:color="auto"/>
      </w:divBdr>
    </w:div>
    <w:div w:id="1741488463">
      <w:bodyDiv w:val="1"/>
      <w:marLeft w:val="0"/>
      <w:marRight w:val="0"/>
      <w:marTop w:val="0"/>
      <w:marBottom w:val="0"/>
      <w:divBdr>
        <w:top w:val="none" w:sz="0" w:space="0" w:color="auto"/>
        <w:left w:val="none" w:sz="0" w:space="0" w:color="auto"/>
        <w:bottom w:val="none" w:sz="0" w:space="0" w:color="auto"/>
        <w:right w:val="none" w:sz="0" w:space="0" w:color="auto"/>
      </w:divBdr>
    </w:div>
    <w:div w:id="1741907030">
      <w:bodyDiv w:val="1"/>
      <w:marLeft w:val="0"/>
      <w:marRight w:val="0"/>
      <w:marTop w:val="0"/>
      <w:marBottom w:val="0"/>
      <w:divBdr>
        <w:top w:val="none" w:sz="0" w:space="0" w:color="auto"/>
        <w:left w:val="none" w:sz="0" w:space="0" w:color="auto"/>
        <w:bottom w:val="none" w:sz="0" w:space="0" w:color="auto"/>
        <w:right w:val="none" w:sz="0" w:space="0" w:color="auto"/>
      </w:divBdr>
    </w:div>
    <w:div w:id="1741976960">
      <w:bodyDiv w:val="1"/>
      <w:marLeft w:val="0"/>
      <w:marRight w:val="0"/>
      <w:marTop w:val="0"/>
      <w:marBottom w:val="0"/>
      <w:divBdr>
        <w:top w:val="none" w:sz="0" w:space="0" w:color="auto"/>
        <w:left w:val="none" w:sz="0" w:space="0" w:color="auto"/>
        <w:bottom w:val="none" w:sz="0" w:space="0" w:color="auto"/>
        <w:right w:val="none" w:sz="0" w:space="0" w:color="auto"/>
      </w:divBdr>
    </w:div>
    <w:div w:id="1742216689">
      <w:bodyDiv w:val="1"/>
      <w:marLeft w:val="0"/>
      <w:marRight w:val="0"/>
      <w:marTop w:val="0"/>
      <w:marBottom w:val="0"/>
      <w:divBdr>
        <w:top w:val="none" w:sz="0" w:space="0" w:color="auto"/>
        <w:left w:val="none" w:sz="0" w:space="0" w:color="auto"/>
        <w:bottom w:val="none" w:sz="0" w:space="0" w:color="auto"/>
        <w:right w:val="none" w:sz="0" w:space="0" w:color="auto"/>
      </w:divBdr>
    </w:div>
    <w:div w:id="1742366220">
      <w:bodyDiv w:val="1"/>
      <w:marLeft w:val="0"/>
      <w:marRight w:val="0"/>
      <w:marTop w:val="0"/>
      <w:marBottom w:val="0"/>
      <w:divBdr>
        <w:top w:val="none" w:sz="0" w:space="0" w:color="auto"/>
        <w:left w:val="none" w:sz="0" w:space="0" w:color="auto"/>
        <w:bottom w:val="none" w:sz="0" w:space="0" w:color="auto"/>
        <w:right w:val="none" w:sz="0" w:space="0" w:color="auto"/>
      </w:divBdr>
    </w:div>
    <w:div w:id="1743065585">
      <w:bodyDiv w:val="1"/>
      <w:marLeft w:val="0"/>
      <w:marRight w:val="0"/>
      <w:marTop w:val="0"/>
      <w:marBottom w:val="0"/>
      <w:divBdr>
        <w:top w:val="none" w:sz="0" w:space="0" w:color="auto"/>
        <w:left w:val="none" w:sz="0" w:space="0" w:color="auto"/>
        <w:bottom w:val="none" w:sz="0" w:space="0" w:color="auto"/>
        <w:right w:val="none" w:sz="0" w:space="0" w:color="auto"/>
      </w:divBdr>
    </w:div>
    <w:div w:id="1743216720">
      <w:bodyDiv w:val="1"/>
      <w:marLeft w:val="0"/>
      <w:marRight w:val="0"/>
      <w:marTop w:val="0"/>
      <w:marBottom w:val="0"/>
      <w:divBdr>
        <w:top w:val="none" w:sz="0" w:space="0" w:color="auto"/>
        <w:left w:val="none" w:sz="0" w:space="0" w:color="auto"/>
        <w:bottom w:val="none" w:sz="0" w:space="0" w:color="auto"/>
        <w:right w:val="none" w:sz="0" w:space="0" w:color="auto"/>
      </w:divBdr>
    </w:div>
    <w:div w:id="1743986680">
      <w:bodyDiv w:val="1"/>
      <w:marLeft w:val="0"/>
      <w:marRight w:val="0"/>
      <w:marTop w:val="0"/>
      <w:marBottom w:val="0"/>
      <w:divBdr>
        <w:top w:val="none" w:sz="0" w:space="0" w:color="auto"/>
        <w:left w:val="none" w:sz="0" w:space="0" w:color="auto"/>
        <w:bottom w:val="none" w:sz="0" w:space="0" w:color="auto"/>
        <w:right w:val="none" w:sz="0" w:space="0" w:color="auto"/>
      </w:divBdr>
    </w:div>
    <w:div w:id="1745179073">
      <w:bodyDiv w:val="1"/>
      <w:marLeft w:val="0"/>
      <w:marRight w:val="0"/>
      <w:marTop w:val="0"/>
      <w:marBottom w:val="0"/>
      <w:divBdr>
        <w:top w:val="none" w:sz="0" w:space="0" w:color="auto"/>
        <w:left w:val="none" w:sz="0" w:space="0" w:color="auto"/>
        <w:bottom w:val="none" w:sz="0" w:space="0" w:color="auto"/>
        <w:right w:val="none" w:sz="0" w:space="0" w:color="auto"/>
      </w:divBdr>
    </w:div>
    <w:div w:id="1745832311">
      <w:bodyDiv w:val="1"/>
      <w:marLeft w:val="0"/>
      <w:marRight w:val="0"/>
      <w:marTop w:val="0"/>
      <w:marBottom w:val="0"/>
      <w:divBdr>
        <w:top w:val="none" w:sz="0" w:space="0" w:color="auto"/>
        <w:left w:val="none" w:sz="0" w:space="0" w:color="auto"/>
        <w:bottom w:val="none" w:sz="0" w:space="0" w:color="auto"/>
        <w:right w:val="none" w:sz="0" w:space="0" w:color="auto"/>
      </w:divBdr>
    </w:div>
    <w:div w:id="1747261274">
      <w:bodyDiv w:val="1"/>
      <w:marLeft w:val="0"/>
      <w:marRight w:val="0"/>
      <w:marTop w:val="0"/>
      <w:marBottom w:val="0"/>
      <w:divBdr>
        <w:top w:val="none" w:sz="0" w:space="0" w:color="auto"/>
        <w:left w:val="none" w:sz="0" w:space="0" w:color="auto"/>
        <w:bottom w:val="none" w:sz="0" w:space="0" w:color="auto"/>
        <w:right w:val="none" w:sz="0" w:space="0" w:color="auto"/>
      </w:divBdr>
    </w:div>
    <w:div w:id="1747418547">
      <w:bodyDiv w:val="1"/>
      <w:marLeft w:val="0"/>
      <w:marRight w:val="0"/>
      <w:marTop w:val="0"/>
      <w:marBottom w:val="0"/>
      <w:divBdr>
        <w:top w:val="none" w:sz="0" w:space="0" w:color="auto"/>
        <w:left w:val="none" w:sz="0" w:space="0" w:color="auto"/>
        <w:bottom w:val="none" w:sz="0" w:space="0" w:color="auto"/>
        <w:right w:val="none" w:sz="0" w:space="0" w:color="auto"/>
      </w:divBdr>
    </w:div>
    <w:div w:id="1747533418">
      <w:bodyDiv w:val="1"/>
      <w:marLeft w:val="0"/>
      <w:marRight w:val="0"/>
      <w:marTop w:val="0"/>
      <w:marBottom w:val="0"/>
      <w:divBdr>
        <w:top w:val="none" w:sz="0" w:space="0" w:color="auto"/>
        <w:left w:val="none" w:sz="0" w:space="0" w:color="auto"/>
        <w:bottom w:val="none" w:sz="0" w:space="0" w:color="auto"/>
        <w:right w:val="none" w:sz="0" w:space="0" w:color="auto"/>
      </w:divBdr>
    </w:div>
    <w:div w:id="1748070948">
      <w:bodyDiv w:val="1"/>
      <w:marLeft w:val="0"/>
      <w:marRight w:val="0"/>
      <w:marTop w:val="0"/>
      <w:marBottom w:val="0"/>
      <w:divBdr>
        <w:top w:val="none" w:sz="0" w:space="0" w:color="auto"/>
        <w:left w:val="none" w:sz="0" w:space="0" w:color="auto"/>
        <w:bottom w:val="none" w:sz="0" w:space="0" w:color="auto"/>
        <w:right w:val="none" w:sz="0" w:space="0" w:color="auto"/>
      </w:divBdr>
    </w:div>
    <w:div w:id="1749308469">
      <w:bodyDiv w:val="1"/>
      <w:marLeft w:val="0"/>
      <w:marRight w:val="0"/>
      <w:marTop w:val="0"/>
      <w:marBottom w:val="0"/>
      <w:divBdr>
        <w:top w:val="none" w:sz="0" w:space="0" w:color="auto"/>
        <w:left w:val="none" w:sz="0" w:space="0" w:color="auto"/>
        <w:bottom w:val="none" w:sz="0" w:space="0" w:color="auto"/>
        <w:right w:val="none" w:sz="0" w:space="0" w:color="auto"/>
      </w:divBdr>
    </w:div>
    <w:div w:id="1749575504">
      <w:bodyDiv w:val="1"/>
      <w:marLeft w:val="0"/>
      <w:marRight w:val="0"/>
      <w:marTop w:val="0"/>
      <w:marBottom w:val="0"/>
      <w:divBdr>
        <w:top w:val="none" w:sz="0" w:space="0" w:color="auto"/>
        <w:left w:val="none" w:sz="0" w:space="0" w:color="auto"/>
        <w:bottom w:val="none" w:sz="0" w:space="0" w:color="auto"/>
        <w:right w:val="none" w:sz="0" w:space="0" w:color="auto"/>
      </w:divBdr>
    </w:div>
    <w:div w:id="1749619134">
      <w:bodyDiv w:val="1"/>
      <w:marLeft w:val="0"/>
      <w:marRight w:val="0"/>
      <w:marTop w:val="0"/>
      <w:marBottom w:val="0"/>
      <w:divBdr>
        <w:top w:val="none" w:sz="0" w:space="0" w:color="auto"/>
        <w:left w:val="none" w:sz="0" w:space="0" w:color="auto"/>
        <w:bottom w:val="none" w:sz="0" w:space="0" w:color="auto"/>
        <w:right w:val="none" w:sz="0" w:space="0" w:color="auto"/>
      </w:divBdr>
    </w:div>
    <w:div w:id="1750617275">
      <w:bodyDiv w:val="1"/>
      <w:marLeft w:val="0"/>
      <w:marRight w:val="0"/>
      <w:marTop w:val="0"/>
      <w:marBottom w:val="0"/>
      <w:divBdr>
        <w:top w:val="none" w:sz="0" w:space="0" w:color="auto"/>
        <w:left w:val="none" w:sz="0" w:space="0" w:color="auto"/>
        <w:bottom w:val="none" w:sz="0" w:space="0" w:color="auto"/>
        <w:right w:val="none" w:sz="0" w:space="0" w:color="auto"/>
      </w:divBdr>
    </w:div>
    <w:div w:id="1750881037">
      <w:bodyDiv w:val="1"/>
      <w:marLeft w:val="0"/>
      <w:marRight w:val="0"/>
      <w:marTop w:val="0"/>
      <w:marBottom w:val="0"/>
      <w:divBdr>
        <w:top w:val="none" w:sz="0" w:space="0" w:color="auto"/>
        <w:left w:val="none" w:sz="0" w:space="0" w:color="auto"/>
        <w:bottom w:val="none" w:sz="0" w:space="0" w:color="auto"/>
        <w:right w:val="none" w:sz="0" w:space="0" w:color="auto"/>
      </w:divBdr>
    </w:div>
    <w:div w:id="1750882473">
      <w:bodyDiv w:val="1"/>
      <w:marLeft w:val="0"/>
      <w:marRight w:val="0"/>
      <w:marTop w:val="0"/>
      <w:marBottom w:val="0"/>
      <w:divBdr>
        <w:top w:val="none" w:sz="0" w:space="0" w:color="auto"/>
        <w:left w:val="none" w:sz="0" w:space="0" w:color="auto"/>
        <w:bottom w:val="none" w:sz="0" w:space="0" w:color="auto"/>
        <w:right w:val="none" w:sz="0" w:space="0" w:color="auto"/>
      </w:divBdr>
    </w:div>
    <w:div w:id="1750957600">
      <w:bodyDiv w:val="1"/>
      <w:marLeft w:val="0"/>
      <w:marRight w:val="0"/>
      <w:marTop w:val="0"/>
      <w:marBottom w:val="0"/>
      <w:divBdr>
        <w:top w:val="none" w:sz="0" w:space="0" w:color="auto"/>
        <w:left w:val="none" w:sz="0" w:space="0" w:color="auto"/>
        <w:bottom w:val="none" w:sz="0" w:space="0" w:color="auto"/>
        <w:right w:val="none" w:sz="0" w:space="0" w:color="auto"/>
      </w:divBdr>
    </w:div>
    <w:div w:id="1752197460">
      <w:bodyDiv w:val="1"/>
      <w:marLeft w:val="0"/>
      <w:marRight w:val="0"/>
      <w:marTop w:val="0"/>
      <w:marBottom w:val="0"/>
      <w:divBdr>
        <w:top w:val="none" w:sz="0" w:space="0" w:color="auto"/>
        <w:left w:val="none" w:sz="0" w:space="0" w:color="auto"/>
        <w:bottom w:val="none" w:sz="0" w:space="0" w:color="auto"/>
        <w:right w:val="none" w:sz="0" w:space="0" w:color="auto"/>
      </w:divBdr>
    </w:div>
    <w:div w:id="1753775225">
      <w:bodyDiv w:val="1"/>
      <w:marLeft w:val="0"/>
      <w:marRight w:val="0"/>
      <w:marTop w:val="0"/>
      <w:marBottom w:val="0"/>
      <w:divBdr>
        <w:top w:val="none" w:sz="0" w:space="0" w:color="auto"/>
        <w:left w:val="none" w:sz="0" w:space="0" w:color="auto"/>
        <w:bottom w:val="none" w:sz="0" w:space="0" w:color="auto"/>
        <w:right w:val="none" w:sz="0" w:space="0" w:color="auto"/>
      </w:divBdr>
    </w:div>
    <w:div w:id="1754816757">
      <w:bodyDiv w:val="1"/>
      <w:marLeft w:val="0"/>
      <w:marRight w:val="0"/>
      <w:marTop w:val="0"/>
      <w:marBottom w:val="0"/>
      <w:divBdr>
        <w:top w:val="none" w:sz="0" w:space="0" w:color="auto"/>
        <w:left w:val="none" w:sz="0" w:space="0" w:color="auto"/>
        <w:bottom w:val="none" w:sz="0" w:space="0" w:color="auto"/>
        <w:right w:val="none" w:sz="0" w:space="0" w:color="auto"/>
      </w:divBdr>
    </w:div>
    <w:div w:id="1754858565">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55932355">
      <w:bodyDiv w:val="1"/>
      <w:marLeft w:val="0"/>
      <w:marRight w:val="0"/>
      <w:marTop w:val="0"/>
      <w:marBottom w:val="0"/>
      <w:divBdr>
        <w:top w:val="none" w:sz="0" w:space="0" w:color="auto"/>
        <w:left w:val="none" w:sz="0" w:space="0" w:color="auto"/>
        <w:bottom w:val="none" w:sz="0" w:space="0" w:color="auto"/>
        <w:right w:val="none" w:sz="0" w:space="0" w:color="auto"/>
      </w:divBdr>
    </w:div>
    <w:div w:id="1756121542">
      <w:bodyDiv w:val="1"/>
      <w:marLeft w:val="0"/>
      <w:marRight w:val="0"/>
      <w:marTop w:val="0"/>
      <w:marBottom w:val="0"/>
      <w:divBdr>
        <w:top w:val="none" w:sz="0" w:space="0" w:color="auto"/>
        <w:left w:val="none" w:sz="0" w:space="0" w:color="auto"/>
        <w:bottom w:val="none" w:sz="0" w:space="0" w:color="auto"/>
        <w:right w:val="none" w:sz="0" w:space="0" w:color="auto"/>
      </w:divBdr>
    </w:div>
    <w:div w:id="1756705707">
      <w:bodyDiv w:val="1"/>
      <w:marLeft w:val="0"/>
      <w:marRight w:val="0"/>
      <w:marTop w:val="0"/>
      <w:marBottom w:val="0"/>
      <w:divBdr>
        <w:top w:val="none" w:sz="0" w:space="0" w:color="auto"/>
        <w:left w:val="none" w:sz="0" w:space="0" w:color="auto"/>
        <w:bottom w:val="none" w:sz="0" w:space="0" w:color="auto"/>
        <w:right w:val="none" w:sz="0" w:space="0" w:color="auto"/>
      </w:divBdr>
    </w:div>
    <w:div w:id="1757088405">
      <w:bodyDiv w:val="1"/>
      <w:marLeft w:val="0"/>
      <w:marRight w:val="0"/>
      <w:marTop w:val="0"/>
      <w:marBottom w:val="0"/>
      <w:divBdr>
        <w:top w:val="none" w:sz="0" w:space="0" w:color="auto"/>
        <w:left w:val="none" w:sz="0" w:space="0" w:color="auto"/>
        <w:bottom w:val="none" w:sz="0" w:space="0" w:color="auto"/>
        <w:right w:val="none" w:sz="0" w:space="0" w:color="auto"/>
      </w:divBdr>
    </w:div>
    <w:div w:id="1758358289">
      <w:bodyDiv w:val="1"/>
      <w:marLeft w:val="0"/>
      <w:marRight w:val="0"/>
      <w:marTop w:val="0"/>
      <w:marBottom w:val="0"/>
      <w:divBdr>
        <w:top w:val="none" w:sz="0" w:space="0" w:color="auto"/>
        <w:left w:val="none" w:sz="0" w:space="0" w:color="auto"/>
        <w:bottom w:val="none" w:sz="0" w:space="0" w:color="auto"/>
        <w:right w:val="none" w:sz="0" w:space="0" w:color="auto"/>
      </w:divBdr>
    </w:div>
    <w:div w:id="1758600238">
      <w:bodyDiv w:val="1"/>
      <w:marLeft w:val="0"/>
      <w:marRight w:val="0"/>
      <w:marTop w:val="0"/>
      <w:marBottom w:val="0"/>
      <w:divBdr>
        <w:top w:val="none" w:sz="0" w:space="0" w:color="auto"/>
        <w:left w:val="none" w:sz="0" w:space="0" w:color="auto"/>
        <w:bottom w:val="none" w:sz="0" w:space="0" w:color="auto"/>
        <w:right w:val="none" w:sz="0" w:space="0" w:color="auto"/>
      </w:divBdr>
    </w:div>
    <w:div w:id="1758751362">
      <w:bodyDiv w:val="1"/>
      <w:marLeft w:val="0"/>
      <w:marRight w:val="0"/>
      <w:marTop w:val="0"/>
      <w:marBottom w:val="0"/>
      <w:divBdr>
        <w:top w:val="none" w:sz="0" w:space="0" w:color="auto"/>
        <w:left w:val="none" w:sz="0" w:space="0" w:color="auto"/>
        <w:bottom w:val="none" w:sz="0" w:space="0" w:color="auto"/>
        <w:right w:val="none" w:sz="0" w:space="0" w:color="auto"/>
      </w:divBdr>
    </w:div>
    <w:div w:id="1758938250">
      <w:bodyDiv w:val="1"/>
      <w:marLeft w:val="0"/>
      <w:marRight w:val="0"/>
      <w:marTop w:val="0"/>
      <w:marBottom w:val="0"/>
      <w:divBdr>
        <w:top w:val="none" w:sz="0" w:space="0" w:color="auto"/>
        <w:left w:val="none" w:sz="0" w:space="0" w:color="auto"/>
        <w:bottom w:val="none" w:sz="0" w:space="0" w:color="auto"/>
        <w:right w:val="none" w:sz="0" w:space="0" w:color="auto"/>
      </w:divBdr>
    </w:div>
    <w:div w:id="1761215550">
      <w:bodyDiv w:val="1"/>
      <w:marLeft w:val="0"/>
      <w:marRight w:val="0"/>
      <w:marTop w:val="0"/>
      <w:marBottom w:val="0"/>
      <w:divBdr>
        <w:top w:val="none" w:sz="0" w:space="0" w:color="auto"/>
        <w:left w:val="none" w:sz="0" w:space="0" w:color="auto"/>
        <w:bottom w:val="none" w:sz="0" w:space="0" w:color="auto"/>
        <w:right w:val="none" w:sz="0" w:space="0" w:color="auto"/>
      </w:divBdr>
    </w:div>
    <w:div w:id="1762020924">
      <w:bodyDiv w:val="1"/>
      <w:marLeft w:val="0"/>
      <w:marRight w:val="0"/>
      <w:marTop w:val="0"/>
      <w:marBottom w:val="0"/>
      <w:divBdr>
        <w:top w:val="none" w:sz="0" w:space="0" w:color="auto"/>
        <w:left w:val="none" w:sz="0" w:space="0" w:color="auto"/>
        <w:bottom w:val="none" w:sz="0" w:space="0" w:color="auto"/>
        <w:right w:val="none" w:sz="0" w:space="0" w:color="auto"/>
      </w:divBdr>
    </w:div>
    <w:div w:id="1762602814">
      <w:bodyDiv w:val="1"/>
      <w:marLeft w:val="0"/>
      <w:marRight w:val="0"/>
      <w:marTop w:val="0"/>
      <w:marBottom w:val="0"/>
      <w:divBdr>
        <w:top w:val="none" w:sz="0" w:space="0" w:color="auto"/>
        <w:left w:val="none" w:sz="0" w:space="0" w:color="auto"/>
        <w:bottom w:val="none" w:sz="0" w:space="0" w:color="auto"/>
        <w:right w:val="none" w:sz="0" w:space="0" w:color="auto"/>
      </w:divBdr>
    </w:div>
    <w:div w:id="1763333979">
      <w:bodyDiv w:val="1"/>
      <w:marLeft w:val="0"/>
      <w:marRight w:val="0"/>
      <w:marTop w:val="0"/>
      <w:marBottom w:val="0"/>
      <w:divBdr>
        <w:top w:val="none" w:sz="0" w:space="0" w:color="auto"/>
        <w:left w:val="none" w:sz="0" w:space="0" w:color="auto"/>
        <w:bottom w:val="none" w:sz="0" w:space="0" w:color="auto"/>
        <w:right w:val="none" w:sz="0" w:space="0" w:color="auto"/>
      </w:divBdr>
    </w:div>
    <w:div w:id="1763338687">
      <w:bodyDiv w:val="1"/>
      <w:marLeft w:val="0"/>
      <w:marRight w:val="0"/>
      <w:marTop w:val="0"/>
      <w:marBottom w:val="0"/>
      <w:divBdr>
        <w:top w:val="none" w:sz="0" w:space="0" w:color="auto"/>
        <w:left w:val="none" w:sz="0" w:space="0" w:color="auto"/>
        <w:bottom w:val="none" w:sz="0" w:space="0" w:color="auto"/>
        <w:right w:val="none" w:sz="0" w:space="0" w:color="auto"/>
      </w:divBdr>
    </w:div>
    <w:div w:id="1764522209">
      <w:bodyDiv w:val="1"/>
      <w:marLeft w:val="0"/>
      <w:marRight w:val="0"/>
      <w:marTop w:val="0"/>
      <w:marBottom w:val="0"/>
      <w:divBdr>
        <w:top w:val="none" w:sz="0" w:space="0" w:color="auto"/>
        <w:left w:val="none" w:sz="0" w:space="0" w:color="auto"/>
        <w:bottom w:val="none" w:sz="0" w:space="0" w:color="auto"/>
        <w:right w:val="none" w:sz="0" w:space="0" w:color="auto"/>
      </w:divBdr>
    </w:div>
    <w:div w:id="1765152238">
      <w:bodyDiv w:val="1"/>
      <w:marLeft w:val="0"/>
      <w:marRight w:val="0"/>
      <w:marTop w:val="0"/>
      <w:marBottom w:val="0"/>
      <w:divBdr>
        <w:top w:val="none" w:sz="0" w:space="0" w:color="auto"/>
        <w:left w:val="none" w:sz="0" w:space="0" w:color="auto"/>
        <w:bottom w:val="none" w:sz="0" w:space="0" w:color="auto"/>
        <w:right w:val="none" w:sz="0" w:space="0" w:color="auto"/>
      </w:divBdr>
    </w:div>
    <w:div w:id="1765616129">
      <w:bodyDiv w:val="1"/>
      <w:marLeft w:val="0"/>
      <w:marRight w:val="0"/>
      <w:marTop w:val="0"/>
      <w:marBottom w:val="0"/>
      <w:divBdr>
        <w:top w:val="none" w:sz="0" w:space="0" w:color="auto"/>
        <w:left w:val="none" w:sz="0" w:space="0" w:color="auto"/>
        <w:bottom w:val="none" w:sz="0" w:space="0" w:color="auto"/>
        <w:right w:val="none" w:sz="0" w:space="0" w:color="auto"/>
      </w:divBdr>
    </w:div>
    <w:div w:id="1765951056">
      <w:bodyDiv w:val="1"/>
      <w:marLeft w:val="0"/>
      <w:marRight w:val="0"/>
      <w:marTop w:val="0"/>
      <w:marBottom w:val="0"/>
      <w:divBdr>
        <w:top w:val="none" w:sz="0" w:space="0" w:color="auto"/>
        <w:left w:val="none" w:sz="0" w:space="0" w:color="auto"/>
        <w:bottom w:val="none" w:sz="0" w:space="0" w:color="auto"/>
        <w:right w:val="none" w:sz="0" w:space="0" w:color="auto"/>
      </w:divBdr>
    </w:div>
    <w:div w:id="1766195814">
      <w:bodyDiv w:val="1"/>
      <w:marLeft w:val="0"/>
      <w:marRight w:val="0"/>
      <w:marTop w:val="0"/>
      <w:marBottom w:val="0"/>
      <w:divBdr>
        <w:top w:val="none" w:sz="0" w:space="0" w:color="auto"/>
        <w:left w:val="none" w:sz="0" w:space="0" w:color="auto"/>
        <w:bottom w:val="none" w:sz="0" w:space="0" w:color="auto"/>
        <w:right w:val="none" w:sz="0" w:space="0" w:color="auto"/>
      </w:divBdr>
    </w:div>
    <w:div w:id="1766339744">
      <w:bodyDiv w:val="1"/>
      <w:marLeft w:val="0"/>
      <w:marRight w:val="0"/>
      <w:marTop w:val="0"/>
      <w:marBottom w:val="0"/>
      <w:divBdr>
        <w:top w:val="none" w:sz="0" w:space="0" w:color="auto"/>
        <w:left w:val="none" w:sz="0" w:space="0" w:color="auto"/>
        <w:bottom w:val="none" w:sz="0" w:space="0" w:color="auto"/>
        <w:right w:val="none" w:sz="0" w:space="0" w:color="auto"/>
      </w:divBdr>
    </w:div>
    <w:div w:id="1766413881">
      <w:bodyDiv w:val="1"/>
      <w:marLeft w:val="0"/>
      <w:marRight w:val="0"/>
      <w:marTop w:val="0"/>
      <w:marBottom w:val="0"/>
      <w:divBdr>
        <w:top w:val="none" w:sz="0" w:space="0" w:color="auto"/>
        <w:left w:val="none" w:sz="0" w:space="0" w:color="auto"/>
        <w:bottom w:val="none" w:sz="0" w:space="0" w:color="auto"/>
        <w:right w:val="none" w:sz="0" w:space="0" w:color="auto"/>
      </w:divBdr>
    </w:div>
    <w:div w:id="1766850627">
      <w:bodyDiv w:val="1"/>
      <w:marLeft w:val="0"/>
      <w:marRight w:val="0"/>
      <w:marTop w:val="0"/>
      <w:marBottom w:val="0"/>
      <w:divBdr>
        <w:top w:val="none" w:sz="0" w:space="0" w:color="auto"/>
        <w:left w:val="none" w:sz="0" w:space="0" w:color="auto"/>
        <w:bottom w:val="none" w:sz="0" w:space="0" w:color="auto"/>
        <w:right w:val="none" w:sz="0" w:space="0" w:color="auto"/>
      </w:divBdr>
    </w:div>
    <w:div w:id="1767266357">
      <w:bodyDiv w:val="1"/>
      <w:marLeft w:val="0"/>
      <w:marRight w:val="0"/>
      <w:marTop w:val="0"/>
      <w:marBottom w:val="0"/>
      <w:divBdr>
        <w:top w:val="none" w:sz="0" w:space="0" w:color="auto"/>
        <w:left w:val="none" w:sz="0" w:space="0" w:color="auto"/>
        <w:bottom w:val="none" w:sz="0" w:space="0" w:color="auto"/>
        <w:right w:val="none" w:sz="0" w:space="0" w:color="auto"/>
      </w:divBdr>
    </w:div>
    <w:div w:id="1767730233">
      <w:bodyDiv w:val="1"/>
      <w:marLeft w:val="0"/>
      <w:marRight w:val="0"/>
      <w:marTop w:val="0"/>
      <w:marBottom w:val="0"/>
      <w:divBdr>
        <w:top w:val="none" w:sz="0" w:space="0" w:color="auto"/>
        <w:left w:val="none" w:sz="0" w:space="0" w:color="auto"/>
        <w:bottom w:val="none" w:sz="0" w:space="0" w:color="auto"/>
        <w:right w:val="none" w:sz="0" w:space="0" w:color="auto"/>
      </w:divBdr>
    </w:div>
    <w:div w:id="1767966010">
      <w:bodyDiv w:val="1"/>
      <w:marLeft w:val="0"/>
      <w:marRight w:val="0"/>
      <w:marTop w:val="0"/>
      <w:marBottom w:val="0"/>
      <w:divBdr>
        <w:top w:val="none" w:sz="0" w:space="0" w:color="auto"/>
        <w:left w:val="none" w:sz="0" w:space="0" w:color="auto"/>
        <w:bottom w:val="none" w:sz="0" w:space="0" w:color="auto"/>
        <w:right w:val="none" w:sz="0" w:space="0" w:color="auto"/>
      </w:divBdr>
    </w:div>
    <w:div w:id="1768847586">
      <w:bodyDiv w:val="1"/>
      <w:marLeft w:val="0"/>
      <w:marRight w:val="0"/>
      <w:marTop w:val="0"/>
      <w:marBottom w:val="0"/>
      <w:divBdr>
        <w:top w:val="none" w:sz="0" w:space="0" w:color="auto"/>
        <w:left w:val="none" w:sz="0" w:space="0" w:color="auto"/>
        <w:bottom w:val="none" w:sz="0" w:space="0" w:color="auto"/>
        <w:right w:val="none" w:sz="0" w:space="0" w:color="auto"/>
      </w:divBdr>
    </w:div>
    <w:div w:id="1769693591">
      <w:bodyDiv w:val="1"/>
      <w:marLeft w:val="0"/>
      <w:marRight w:val="0"/>
      <w:marTop w:val="0"/>
      <w:marBottom w:val="0"/>
      <w:divBdr>
        <w:top w:val="none" w:sz="0" w:space="0" w:color="auto"/>
        <w:left w:val="none" w:sz="0" w:space="0" w:color="auto"/>
        <w:bottom w:val="none" w:sz="0" w:space="0" w:color="auto"/>
        <w:right w:val="none" w:sz="0" w:space="0" w:color="auto"/>
      </w:divBdr>
    </w:div>
    <w:div w:id="1769810339">
      <w:bodyDiv w:val="1"/>
      <w:marLeft w:val="0"/>
      <w:marRight w:val="0"/>
      <w:marTop w:val="0"/>
      <w:marBottom w:val="0"/>
      <w:divBdr>
        <w:top w:val="none" w:sz="0" w:space="0" w:color="auto"/>
        <w:left w:val="none" w:sz="0" w:space="0" w:color="auto"/>
        <w:bottom w:val="none" w:sz="0" w:space="0" w:color="auto"/>
        <w:right w:val="none" w:sz="0" w:space="0" w:color="auto"/>
      </w:divBdr>
    </w:div>
    <w:div w:id="1770857961">
      <w:bodyDiv w:val="1"/>
      <w:marLeft w:val="0"/>
      <w:marRight w:val="0"/>
      <w:marTop w:val="0"/>
      <w:marBottom w:val="0"/>
      <w:divBdr>
        <w:top w:val="none" w:sz="0" w:space="0" w:color="auto"/>
        <w:left w:val="none" w:sz="0" w:space="0" w:color="auto"/>
        <w:bottom w:val="none" w:sz="0" w:space="0" w:color="auto"/>
        <w:right w:val="none" w:sz="0" w:space="0" w:color="auto"/>
      </w:divBdr>
    </w:div>
    <w:div w:id="1771656384">
      <w:bodyDiv w:val="1"/>
      <w:marLeft w:val="0"/>
      <w:marRight w:val="0"/>
      <w:marTop w:val="0"/>
      <w:marBottom w:val="0"/>
      <w:divBdr>
        <w:top w:val="none" w:sz="0" w:space="0" w:color="auto"/>
        <w:left w:val="none" w:sz="0" w:space="0" w:color="auto"/>
        <w:bottom w:val="none" w:sz="0" w:space="0" w:color="auto"/>
        <w:right w:val="none" w:sz="0" w:space="0" w:color="auto"/>
      </w:divBdr>
    </w:div>
    <w:div w:id="1772236072">
      <w:bodyDiv w:val="1"/>
      <w:marLeft w:val="0"/>
      <w:marRight w:val="0"/>
      <w:marTop w:val="0"/>
      <w:marBottom w:val="0"/>
      <w:divBdr>
        <w:top w:val="none" w:sz="0" w:space="0" w:color="auto"/>
        <w:left w:val="none" w:sz="0" w:space="0" w:color="auto"/>
        <w:bottom w:val="none" w:sz="0" w:space="0" w:color="auto"/>
        <w:right w:val="none" w:sz="0" w:space="0" w:color="auto"/>
      </w:divBdr>
    </w:div>
    <w:div w:id="1772430725">
      <w:bodyDiv w:val="1"/>
      <w:marLeft w:val="0"/>
      <w:marRight w:val="0"/>
      <w:marTop w:val="0"/>
      <w:marBottom w:val="0"/>
      <w:divBdr>
        <w:top w:val="none" w:sz="0" w:space="0" w:color="auto"/>
        <w:left w:val="none" w:sz="0" w:space="0" w:color="auto"/>
        <w:bottom w:val="none" w:sz="0" w:space="0" w:color="auto"/>
        <w:right w:val="none" w:sz="0" w:space="0" w:color="auto"/>
      </w:divBdr>
    </w:div>
    <w:div w:id="1773162752">
      <w:bodyDiv w:val="1"/>
      <w:marLeft w:val="0"/>
      <w:marRight w:val="0"/>
      <w:marTop w:val="0"/>
      <w:marBottom w:val="0"/>
      <w:divBdr>
        <w:top w:val="none" w:sz="0" w:space="0" w:color="auto"/>
        <w:left w:val="none" w:sz="0" w:space="0" w:color="auto"/>
        <w:bottom w:val="none" w:sz="0" w:space="0" w:color="auto"/>
        <w:right w:val="none" w:sz="0" w:space="0" w:color="auto"/>
      </w:divBdr>
    </w:div>
    <w:div w:id="1773427952">
      <w:bodyDiv w:val="1"/>
      <w:marLeft w:val="0"/>
      <w:marRight w:val="0"/>
      <w:marTop w:val="0"/>
      <w:marBottom w:val="0"/>
      <w:divBdr>
        <w:top w:val="none" w:sz="0" w:space="0" w:color="auto"/>
        <w:left w:val="none" w:sz="0" w:space="0" w:color="auto"/>
        <w:bottom w:val="none" w:sz="0" w:space="0" w:color="auto"/>
        <w:right w:val="none" w:sz="0" w:space="0" w:color="auto"/>
      </w:divBdr>
    </w:div>
    <w:div w:id="1773667846">
      <w:bodyDiv w:val="1"/>
      <w:marLeft w:val="0"/>
      <w:marRight w:val="0"/>
      <w:marTop w:val="0"/>
      <w:marBottom w:val="0"/>
      <w:divBdr>
        <w:top w:val="none" w:sz="0" w:space="0" w:color="auto"/>
        <w:left w:val="none" w:sz="0" w:space="0" w:color="auto"/>
        <w:bottom w:val="none" w:sz="0" w:space="0" w:color="auto"/>
        <w:right w:val="none" w:sz="0" w:space="0" w:color="auto"/>
      </w:divBdr>
    </w:div>
    <w:div w:id="1773816939">
      <w:bodyDiv w:val="1"/>
      <w:marLeft w:val="0"/>
      <w:marRight w:val="0"/>
      <w:marTop w:val="0"/>
      <w:marBottom w:val="0"/>
      <w:divBdr>
        <w:top w:val="none" w:sz="0" w:space="0" w:color="auto"/>
        <w:left w:val="none" w:sz="0" w:space="0" w:color="auto"/>
        <w:bottom w:val="none" w:sz="0" w:space="0" w:color="auto"/>
        <w:right w:val="none" w:sz="0" w:space="0" w:color="auto"/>
      </w:divBdr>
    </w:div>
    <w:div w:id="1775443497">
      <w:bodyDiv w:val="1"/>
      <w:marLeft w:val="0"/>
      <w:marRight w:val="0"/>
      <w:marTop w:val="0"/>
      <w:marBottom w:val="0"/>
      <w:divBdr>
        <w:top w:val="none" w:sz="0" w:space="0" w:color="auto"/>
        <w:left w:val="none" w:sz="0" w:space="0" w:color="auto"/>
        <w:bottom w:val="none" w:sz="0" w:space="0" w:color="auto"/>
        <w:right w:val="none" w:sz="0" w:space="0" w:color="auto"/>
      </w:divBdr>
    </w:div>
    <w:div w:id="1775855099">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75976122">
      <w:bodyDiv w:val="1"/>
      <w:marLeft w:val="0"/>
      <w:marRight w:val="0"/>
      <w:marTop w:val="0"/>
      <w:marBottom w:val="0"/>
      <w:divBdr>
        <w:top w:val="none" w:sz="0" w:space="0" w:color="auto"/>
        <w:left w:val="none" w:sz="0" w:space="0" w:color="auto"/>
        <w:bottom w:val="none" w:sz="0" w:space="0" w:color="auto"/>
        <w:right w:val="none" w:sz="0" w:space="0" w:color="auto"/>
      </w:divBdr>
    </w:div>
    <w:div w:id="1777290281">
      <w:bodyDiv w:val="1"/>
      <w:marLeft w:val="0"/>
      <w:marRight w:val="0"/>
      <w:marTop w:val="0"/>
      <w:marBottom w:val="0"/>
      <w:divBdr>
        <w:top w:val="none" w:sz="0" w:space="0" w:color="auto"/>
        <w:left w:val="none" w:sz="0" w:space="0" w:color="auto"/>
        <w:bottom w:val="none" w:sz="0" w:space="0" w:color="auto"/>
        <w:right w:val="none" w:sz="0" w:space="0" w:color="auto"/>
      </w:divBdr>
    </w:div>
    <w:div w:id="1777867270">
      <w:bodyDiv w:val="1"/>
      <w:marLeft w:val="0"/>
      <w:marRight w:val="0"/>
      <w:marTop w:val="0"/>
      <w:marBottom w:val="0"/>
      <w:divBdr>
        <w:top w:val="none" w:sz="0" w:space="0" w:color="auto"/>
        <w:left w:val="none" w:sz="0" w:space="0" w:color="auto"/>
        <w:bottom w:val="none" w:sz="0" w:space="0" w:color="auto"/>
        <w:right w:val="none" w:sz="0" w:space="0" w:color="auto"/>
      </w:divBdr>
    </w:div>
    <w:div w:id="1778863866">
      <w:bodyDiv w:val="1"/>
      <w:marLeft w:val="0"/>
      <w:marRight w:val="0"/>
      <w:marTop w:val="0"/>
      <w:marBottom w:val="0"/>
      <w:divBdr>
        <w:top w:val="none" w:sz="0" w:space="0" w:color="auto"/>
        <w:left w:val="none" w:sz="0" w:space="0" w:color="auto"/>
        <w:bottom w:val="none" w:sz="0" w:space="0" w:color="auto"/>
        <w:right w:val="none" w:sz="0" w:space="0" w:color="auto"/>
      </w:divBdr>
    </w:div>
    <w:div w:id="1778940773">
      <w:bodyDiv w:val="1"/>
      <w:marLeft w:val="0"/>
      <w:marRight w:val="0"/>
      <w:marTop w:val="0"/>
      <w:marBottom w:val="0"/>
      <w:divBdr>
        <w:top w:val="none" w:sz="0" w:space="0" w:color="auto"/>
        <w:left w:val="none" w:sz="0" w:space="0" w:color="auto"/>
        <w:bottom w:val="none" w:sz="0" w:space="0" w:color="auto"/>
        <w:right w:val="none" w:sz="0" w:space="0" w:color="auto"/>
      </w:divBdr>
    </w:div>
    <w:div w:id="1778987205">
      <w:bodyDiv w:val="1"/>
      <w:marLeft w:val="0"/>
      <w:marRight w:val="0"/>
      <w:marTop w:val="0"/>
      <w:marBottom w:val="0"/>
      <w:divBdr>
        <w:top w:val="none" w:sz="0" w:space="0" w:color="auto"/>
        <w:left w:val="none" w:sz="0" w:space="0" w:color="auto"/>
        <w:bottom w:val="none" w:sz="0" w:space="0" w:color="auto"/>
        <w:right w:val="none" w:sz="0" w:space="0" w:color="auto"/>
      </w:divBdr>
    </w:div>
    <w:div w:id="1779177495">
      <w:bodyDiv w:val="1"/>
      <w:marLeft w:val="0"/>
      <w:marRight w:val="0"/>
      <w:marTop w:val="0"/>
      <w:marBottom w:val="0"/>
      <w:divBdr>
        <w:top w:val="none" w:sz="0" w:space="0" w:color="auto"/>
        <w:left w:val="none" w:sz="0" w:space="0" w:color="auto"/>
        <w:bottom w:val="none" w:sz="0" w:space="0" w:color="auto"/>
        <w:right w:val="none" w:sz="0" w:space="0" w:color="auto"/>
      </w:divBdr>
    </w:div>
    <w:div w:id="1779904828">
      <w:bodyDiv w:val="1"/>
      <w:marLeft w:val="0"/>
      <w:marRight w:val="0"/>
      <w:marTop w:val="0"/>
      <w:marBottom w:val="0"/>
      <w:divBdr>
        <w:top w:val="none" w:sz="0" w:space="0" w:color="auto"/>
        <w:left w:val="none" w:sz="0" w:space="0" w:color="auto"/>
        <w:bottom w:val="none" w:sz="0" w:space="0" w:color="auto"/>
        <w:right w:val="none" w:sz="0" w:space="0" w:color="auto"/>
      </w:divBdr>
    </w:div>
    <w:div w:id="1780828271">
      <w:bodyDiv w:val="1"/>
      <w:marLeft w:val="0"/>
      <w:marRight w:val="0"/>
      <w:marTop w:val="0"/>
      <w:marBottom w:val="0"/>
      <w:divBdr>
        <w:top w:val="none" w:sz="0" w:space="0" w:color="auto"/>
        <w:left w:val="none" w:sz="0" w:space="0" w:color="auto"/>
        <w:bottom w:val="none" w:sz="0" w:space="0" w:color="auto"/>
        <w:right w:val="none" w:sz="0" w:space="0" w:color="auto"/>
      </w:divBdr>
    </w:div>
    <w:div w:id="1781417890">
      <w:bodyDiv w:val="1"/>
      <w:marLeft w:val="0"/>
      <w:marRight w:val="0"/>
      <w:marTop w:val="0"/>
      <w:marBottom w:val="0"/>
      <w:divBdr>
        <w:top w:val="none" w:sz="0" w:space="0" w:color="auto"/>
        <w:left w:val="none" w:sz="0" w:space="0" w:color="auto"/>
        <w:bottom w:val="none" w:sz="0" w:space="0" w:color="auto"/>
        <w:right w:val="none" w:sz="0" w:space="0" w:color="auto"/>
      </w:divBdr>
    </w:div>
    <w:div w:id="1781685127">
      <w:bodyDiv w:val="1"/>
      <w:marLeft w:val="0"/>
      <w:marRight w:val="0"/>
      <w:marTop w:val="0"/>
      <w:marBottom w:val="0"/>
      <w:divBdr>
        <w:top w:val="none" w:sz="0" w:space="0" w:color="auto"/>
        <w:left w:val="none" w:sz="0" w:space="0" w:color="auto"/>
        <w:bottom w:val="none" w:sz="0" w:space="0" w:color="auto"/>
        <w:right w:val="none" w:sz="0" w:space="0" w:color="auto"/>
      </w:divBdr>
    </w:div>
    <w:div w:id="1781871495">
      <w:bodyDiv w:val="1"/>
      <w:marLeft w:val="0"/>
      <w:marRight w:val="0"/>
      <w:marTop w:val="0"/>
      <w:marBottom w:val="0"/>
      <w:divBdr>
        <w:top w:val="none" w:sz="0" w:space="0" w:color="auto"/>
        <w:left w:val="none" w:sz="0" w:space="0" w:color="auto"/>
        <w:bottom w:val="none" w:sz="0" w:space="0" w:color="auto"/>
        <w:right w:val="none" w:sz="0" w:space="0" w:color="auto"/>
      </w:divBdr>
    </w:div>
    <w:div w:id="1781991472">
      <w:bodyDiv w:val="1"/>
      <w:marLeft w:val="0"/>
      <w:marRight w:val="0"/>
      <w:marTop w:val="0"/>
      <w:marBottom w:val="0"/>
      <w:divBdr>
        <w:top w:val="none" w:sz="0" w:space="0" w:color="auto"/>
        <w:left w:val="none" w:sz="0" w:space="0" w:color="auto"/>
        <w:bottom w:val="none" w:sz="0" w:space="0" w:color="auto"/>
        <w:right w:val="none" w:sz="0" w:space="0" w:color="auto"/>
      </w:divBdr>
    </w:div>
    <w:div w:id="1782065665">
      <w:bodyDiv w:val="1"/>
      <w:marLeft w:val="0"/>
      <w:marRight w:val="0"/>
      <w:marTop w:val="0"/>
      <w:marBottom w:val="0"/>
      <w:divBdr>
        <w:top w:val="none" w:sz="0" w:space="0" w:color="auto"/>
        <w:left w:val="none" w:sz="0" w:space="0" w:color="auto"/>
        <w:bottom w:val="none" w:sz="0" w:space="0" w:color="auto"/>
        <w:right w:val="none" w:sz="0" w:space="0" w:color="auto"/>
      </w:divBdr>
    </w:div>
    <w:div w:id="1782141665">
      <w:bodyDiv w:val="1"/>
      <w:marLeft w:val="0"/>
      <w:marRight w:val="0"/>
      <w:marTop w:val="0"/>
      <w:marBottom w:val="0"/>
      <w:divBdr>
        <w:top w:val="none" w:sz="0" w:space="0" w:color="auto"/>
        <w:left w:val="none" w:sz="0" w:space="0" w:color="auto"/>
        <w:bottom w:val="none" w:sz="0" w:space="0" w:color="auto"/>
        <w:right w:val="none" w:sz="0" w:space="0" w:color="auto"/>
      </w:divBdr>
    </w:div>
    <w:div w:id="1782795656">
      <w:bodyDiv w:val="1"/>
      <w:marLeft w:val="0"/>
      <w:marRight w:val="0"/>
      <w:marTop w:val="0"/>
      <w:marBottom w:val="0"/>
      <w:divBdr>
        <w:top w:val="none" w:sz="0" w:space="0" w:color="auto"/>
        <w:left w:val="none" w:sz="0" w:space="0" w:color="auto"/>
        <w:bottom w:val="none" w:sz="0" w:space="0" w:color="auto"/>
        <w:right w:val="none" w:sz="0" w:space="0" w:color="auto"/>
      </w:divBdr>
    </w:div>
    <w:div w:id="1782873542">
      <w:bodyDiv w:val="1"/>
      <w:marLeft w:val="0"/>
      <w:marRight w:val="0"/>
      <w:marTop w:val="0"/>
      <w:marBottom w:val="0"/>
      <w:divBdr>
        <w:top w:val="none" w:sz="0" w:space="0" w:color="auto"/>
        <w:left w:val="none" w:sz="0" w:space="0" w:color="auto"/>
        <w:bottom w:val="none" w:sz="0" w:space="0" w:color="auto"/>
        <w:right w:val="none" w:sz="0" w:space="0" w:color="auto"/>
      </w:divBdr>
    </w:div>
    <w:div w:id="1783181006">
      <w:bodyDiv w:val="1"/>
      <w:marLeft w:val="0"/>
      <w:marRight w:val="0"/>
      <w:marTop w:val="0"/>
      <w:marBottom w:val="0"/>
      <w:divBdr>
        <w:top w:val="none" w:sz="0" w:space="0" w:color="auto"/>
        <w:left w:val="none" w:sz="0" w:space="0" w:color="auto"/>
        <w:bottom w:val="none" w:sz="0" w:space="0" w:color="auto"/>
        <w:right w:val="none" w:sz="0" w:space="0" w:color="auto"/>
      </w:divBdr>
    </w:div>
    <w:div w:id="1784421002">
      <w:bodyDiv w:val="1"/>
      <w:marLeft w:val="0"/>
      <w:marRight w:val="0"/>
      <w:marTop w:val="0"/>
      <w:marBottom w:val="0"/>
      <w:divBdr>
        <w:top w:val="none" w:sz="0" w:space="0" w:color="auto"/>
        <w:left w:val="none" w:sz="0" w:space="0" w:color="auto"/>
        <w:bottom w:val="none" w:sz="0" w:space="0" w:color="auto"/>
        <w:right w:val="none" w:sz="0" w:space="0" w:color="auto"/>
      </w:divBdr>
    </w:div>
    <w:div w:id="1784613936">
      <w:bodyDiv w:val="1"/>
      <w:marLeft w:val="0"/>
      <w:marRight w:val="0"/>
      <w:marTop w:val="0"/>
      <w:marBottom w:val="0"/>
      <w:divBdr>
        <w:top w:val="none" w:sz="0" w:space="0" w:color="auto"/>
        <w:left w:val="none" w:sz="0" w:space="0" w:color="auto"/>
        <w:bottom w:val="none" w:sz="0" w:space="0" w:color="auto"/>
        <w:right w:val="none" w:sz="0" w:space="0" w:color="auto"/>
      </w:divBdr>
    </w:div>
    <w:div w:id="1784954863">
      <w:bodyDiv w:val="1"/>
      <w:marLeft w:val="0"/>
      <w:marRight w:val="0"/>
      <w:marTop w:val="0"/>
      <w:marBottom w:val="0"/>
      <w:divBdr>
        <w:top w:val="none" w:sz="0" w:space="0" w:color="auto"/>
        <w:left w:val="none" w:sz="0" w:space="0" w:color="auto"/>
        <w:bottom w:val="none" w:sz="0" w:space="0" w:color="auto"/>
        <w:right w:val="none" w:sz="0" w:space="0" w:color="auto"/>
      </w:divBdr>
    </w:div>
    <w:div w:id="1785659783">
      <w:bodyDiv w:val="1"/>
      <w:marLeft w:val="0"/>
      <w:marRight w:val="0"/>
      <w:marTop w:val="0"/>
      <w:marBottom w:val="0"/>
      <w:divBdr>
        <w:top w:val="none" w:sz="0" w:space="0" w:color="auto"/>
        <w:left w:val="none" w:sz="0" w:space="0" w:color="auto"/>
        <w:bottom w:val="none" w:sz="0" w:space="0" w:color="auto"/>
        <w:right w:val="none" w:sz="0" w:space="0" w:color="auto"/>
      </w:divBdr>
    </w:div>
    <w:div w:id="1785885313">
      <w:bodyDiv w:val="1"/>
      <w:marLeft w:val="0"/>
      <w:marRight w:val="0"/>
      <w:marTop w:val="0"/>
      <w:marBottom w:val="0"/>
      <w:divBdr>
        <w:top w:val="none" w:sz="0" w:space="0" w:color="auto"/>
        <w:left w:val="none" w:sz="0" w:space="0" w:color="auto"/>
        <w:bottom w:val="none" w:sz="0" w:space="0" w:color="auto"/>
        <w:right w:val="none" w:sz="0" w:space="0" w:color="auto"/>
      </w:divBdr>
    </w:div>
    <w:div w:id="1786775645">
      <w:bodyDiv w:val="1"/>
      <w:marLeft w:val="0"/>
      <w:marRight w:val="0"/>
      <w:marTop w:val="0"/>
      <w:marBottom w:val="0"/>
      <w:divBdr>
        <w:top w:val="none" w:sz="0" w:space="0" w:color="auto"/>
        <w:left w:val="none" w:sz="0" w:space="0" w:color="auto"/>
        <w:bottom w:val="none" w:sz="0" w:space="0" w:color="auto"/>
        <w:right w:val="none" w:sz="0" w:space="0" w:color="auto"/>
      </w:divBdr>
    </w:div>
    <w:div w:id="1787041647">
      <w:bodyDiv w:val="1"/>
      <w:marLeft w:val="0"/>
      <w:marRight w:val="0"/>
      <w:marTop w:val="0"/>
      <w:marBottom w:val="0"/>
      <w:divBdr>
        <w:top w:val="none" w:sz="0" w:space="0" w:color="auto"/>
        <w:left w:val="none" w:sz="0" w:space="0" w:color="auto"/>
        <w:bottom w:val="none" w:sz="0" w:space="0" w:color="auto"/>
        <w:right w:val="none" w:sz="0" w:space="0" w:color="auto"/>
      </w:divBdr>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788234081">
      <w:bodyDiv w:val="1"/>
      <w:marLeft w:val="0"/>
      <w:marRight w:val="0"/>
      <w:marTop w:val="0"/>
      <w:marBottom w:val="0"/>
      <w:divBdr>
        <w:top w:val="none" w:sz="0" w:space="0" w:color="auto"/>
        <w:left w:val="none" w:sz="0" w:space="0" w:color="auto"/>
        <w:bottom w:val="none" w:sz="0" w:space="0" w:color="auto"/>
        <w:right w:val="none" w:sz="0" w:space="0" w:color="auto"/>
      </w:divBdr>
    </w:div>
    <w:div w:id="1789350471">
      <w:bodyDiv w:val="1"/>
      <w:marLeft w:val="0"/>
      <w:marRight w:val="0"/>
      <w:marTop w:val="0"/>
      <w:marBottom w:val="0"/>
      <w:divBdr>
        <w:top w:val="none" w:sz="0" w:space="0" w:color="auto"/>
        <w:left w:val="none" w:sz="0" w:space="0" w:color="auto"/>
        <w:bottom w:val="none" w:sz="0" w:space="0" w:color="auto"/>
        <w:right w:val="none" w:sz="0" w:space="0" w:color="auto"/>
      </w:divBdr>
    </w:div>
    <w:div w:id="1789544410">
      <w:bodyDiv w:val="1"/>
      <w:marLeft w:val="0"/>
      <w:marRight w:val="0"/>
      <w:marTop w:val="0"/>
      <w:marBottom w:val="0"/>
      <w:divBdr>
        <w:top w:val="none" w:sz="0" w:space="0" w:color="auto"/>
        <w:left w:val="none" w:sz="0" w:space="0" w:color="auto"/>
        <w:bottom w:val="none" w:sz="0" w:space="0" w:color="auto"/>
        <w:right w:val="none" w:sz="0" w:space="0" w:color="auto"/>
      </w:divBdr>
    </w:div>
    <w:div w:id="1789617672">
      <w:bodyDiv w:val="1"/>
      <w:marLeft w:val="0"/>
      <w:marRight w:val="0"/>
      <w:marTop w:val="0"/>
      <w:marBottom w:val="0"/>
      <w:divBdr>
        <w:top w:val="none" w:sz="0" w:space="0" w:color="auto"/>
        <w:left w:val="none" w:sz="0" w:space="0" w:color="auto"/>
        <w:bottom w:val="none" w:sz="0" w:space="0" w:color="auto"/>
        <w:right w:val="none" w:sz="0" w:space="0" w:color="auto"/>
      </w:divBdr>
    </w:div>
    <w:div w:id="1790051115">
      <w:bodyDiv w:val="1"/>
      <w:marLeft w:val="0"/>
      <w:marRight w:val="0"/>
      <w:marTop w:val="0"/>
      <w:marBottom w:val="0"/>
      <w:divBdr>
        <w:top w:val="none" w:sz="0" w:space="0" w:color="auto"/>
        <w:left w:val="none" w:sz="0" w:space="0" w:color="auto"/>
        <w:bottom w:val="none" w:sz="0" w:space="0" w:color="auto"/>
        <w:right w:val="none" w:sz="0" w:space="0" w:color="auto"/>
      </w:divBdr>
    </w:div>
    <w:div w:id="1791625423">
      <w:bodyDiv w:val="1"/>
      <w:marLeft w:val="0"/>
      <w:marRight w:val="0"/>
      <w:marTop w:val="0"/>
      <w:marBottom w:val="0"/>
      <w:divBdr>
        <w:top w:val="none" w:sz="0" w:space="0" w:color="auto"/>
        <w:left w:val="none" w:sz="0" w:space="0" w:color="auto"/>
        <w:bottom w:val="none" w:sz="0" w:space="0" w:color="auto"/>
        <w:right w:val="none" w:sz="0" w:space="0" w:color="auto"/>
      </w:divBdr>
    </w:div>
    <w:div w:id="1792168770">
      <w:bodyDiv w:val="1"/>
      <w:marLeft w:val="0"/>
      <w:marRight w:val="0"/>
      <w:marTop w:val="0"/>
      <w:marBottom w:val="0"/>
      <w:divBdr>
        <w:top w:val="none" w:sz="0" w:space="0" w:color="auto"/>
        <w:left w:val="none" w:sz="0" w:space="0" w:color="auto"/>
        <w:bottom w:val="none" w:sz="0" w:space="0" w:color="auto"/>
        <w:right w:val="none" w:sz="0" w:space="0" w:color="auto"/>
      </w:divBdr>
    </w:div>
    <w:div w:id="1792823912">
      <w:bodyDiv w:val="1"/>
      <w:marLeft w:val="0"/>
      <w:marRight w:val="0"/>
      <w:marTop w:val="0"/>
      <w:marBottom w:val="0"/>
      <w:divBdr>
        <w:top w:val="none" w:sz="0" w:space="0" w:color="auto"/>
        <w:left w:val="none" w:sz="0" w:space="0" w:color="auto"/>
        <w:bottom w:val="none" w:sz="0" w:space="0" w:color="auto"/>
        <w:right w:val="none" w:sz="0" w:space="0" w:color="auto"/>
      </w:divBdr>
    </w:div>
    <w:div w:id="1793134706">
      <w:bodyDiv w:val="1"/>
      <w:marLeft w:val="0"/>
      <w:marRight w:val="0"/>
      <w:marTop w:val="0"/>
      <w:marBottom w:val="0"/>
      <w:divBdr>
        <w:top w:val="none" w:sz="0" w:space="0" w:color="auto"/>
        <w:left w:val="none" w:sz="0" w:space="0" w:color="auto"/>
        <w:bottom w:val="none" w:sz="0" w:space="0" w:color="auto"/>
        <w:right w:val="none" w:sz="0" w:space="0" w:color="auto"/>
      </w:divBdr>
    </w:div>
    <w:div w:id="1793745735">
      <w:bodyDiv w:val="1"/>
      <w:marLeft w:val="0"/>
      <w:marRight w:val="0"/>
      <w:marTop w:val="0"/>
      <w:marBottom w:val="0"/>
      <w:divBdr>
        <w:top w:val="none" w:sz="0" w:space="0" w:color="auto"/>
        <w:left w:val="none" w:sz="0" w:space="0" w:color="auto"/>
        <w:bottom w:val="none" w:sz="0" w:space="0" w:color="auto"/>
        <w:right w:val="none" w:sz="0" w:space="0" w:color="auto"/>
      </w:divBdr>
    </w:div>
    <w:div w:id="1793866502">
      <w:bodyDiv w:val="1"/>
      <w:marLeft w:val="0"/>
      <w:marRight w:val="0"/>
      <w:marTop w:val="0"/>
      <w:marBottom w:val="0"/>
      <w:divBdr>
        <w:top w:val="none" w:sz="0" w:space="0" w:color="auto"/>
        <w:left w:val="none" w:sz="0" w:space="0" w:color="auto"/>
        <w:bottom w:val="none" w:sz="0" w:space="0" w:color="auto"/>
        <w:right w:val="none" w:sz="0" w:space="0" w:color="auto"/>
      </w:divBdr>
    </w:div>
    <w:div w:id="1793939609">
      <w:bodyDiv w:val="1"/>
      <w:marLeft w:val="0"/>
      <w:marRight w:val="0"/>
      <w:marTop w:val="0"/>
      <w:marBottom w:val="0"/>
      <w:divBdr>
        <w:top w:val="none" w:sz="0" w:space="0" w:color="auto"/>
        <w:left w:val="none" w:sz="0" w:space="0" w:color="auto"/>
        <w:bottom w:val="none" w:sz="0" w:space="0" w:color="auto"/>
        <w:right w:val="none" w:sz="0" w:space="0" w:color="auto"/>
      </w:divBdr>
    </w:div>
    <w:div w:id="1794204297">
      <w:bodyDiv w:val="1"/>
      <w:marLeft w:val="0"/>
      <w:marRight w:val="0"/>
      <w:marTop w:val="0"/>
      <w:marBottom w:val="0"/>
      <w:divBdr>
        <w:top w:val="none" w:sz="0" w:space="0" w:color="auto"/>
        <w:left w:val="none" w:sz="0" w:space="0" w:color="auto"/>
        <w:bottom w:val="none" w:sz="0" w:space="0" w:color="auto"/>
        <w:right w:val="none" w:sz="0" w:space="0" w:color="auto"/>
      </w:divBdr>
    </w:div>
    <w:div w:id="1794444097">
      <w:bodyDiv w:val="1"/>
      <w:marLeft w:val="0"/>
      <w:marRight w:val="0"/>
      <w:marTop w:val="0"/>
      <w:marBottom w:val="0"/>
      <w:divBdr>
        <w:top w:val="none" w:sz="0" w:space="0" w:color="auto"/>
        <w:left w:val="none" w:sz="0" w:space="0" w:color="auto"/>
        <w:bottom w:val="none" w:sz="0" w:space="0" w:color="auto"/>
        <w:right w:val="none" w:sz="0" w:space="0" w:color="auto"/>
      </w:divBdr>
    </w:div>
    <w:div w:id="1794902996">
      <w:bodyDiv w:val="1"/>
      <w:marLeft w:val="0"/>
      <w:marRight w:val="0"/>
      <w:marTop w:val="0"/>
      <w:marBottom w:val="0"/>
      <w:divBdr>
        <w:top w:val="none" w:sz="0" w:space="0" w:color="auto"/>
        <w:left w:val="none" w:sz="0" w:space="0" w:color="auto"/>
        <w:bottom w:val="none" w:sz="0" w:space="0" w:color="auto"/>
        <w:right w:val="none" w:sz="0" w:space="0" w:color="auto"/>
      </w:divBdr>
    </w:div>
    <w:div w:id="1795251540">
      <w:bodyDiv w:val="1"/>
      <w:marLeft w:val="0"/>
      <w:marRight w:val="0"/>
      <w:marTop w:val="0"/>
      <w:marBottom w:val="0"/>
      <w:divBdr>
        <w:top w:val="none" w:sz="0" w:space="0" w:color="auto"/>
        <w:left w:val="none" w:sz="0" w:space="0" w:color="auto"/>
        <w:bottom w:val="none" w:sz="0" w:space="0" w:color="auto"/>
        <w:right w:val="none" w:sz="0" w:space="0" w:color="auto"/>
      </w:divBdr>
    </w:div>
    <w:div w:id="1795563712">
      <w:bodyDiv w:val="1"/>
      <w:marLeft w:val="0"/>
      <w:marRight w:val="0"/>
      <w:marTop w:val="0"/>
      <w:marBottom w:val="0"/>
      <w:divBdr>
        <w:top w:val="none" w:sz="0" w:space="0" w:color="auto"/>
        <w:left w:val="none" w:sz="0" w:space="0" w:color="auto"/>
        <w:bottom w:val="none" w:sz="0" w:space="0" w:color="auto"/>
        <w:right w:val="none" w:sz="0" w:space="0" w:color="auto"/>
      </w:divBdr>
    </w:div>
    <w:div w:id="1796099305">
      <w:bodyDiv w:val="1"/>
      <w:marLeft w:val="0"/>
      <w:marRight w:val="0"/>
      <w:marTop w:val="0"/>
      <w:marBottom w:val="0"/>
      <w:divBdr>
        <w:top w:val="none" w:sz="0" w:space="0" w:color="auto"/>
        <w:left w:val="none" w:sz="0" w:space="0" w:color="auto"/>
        <w:bottom w:val="none" w:sz="0" w:space="0" w:color="auto"/>
        <w:right w:val="none" w:sz="0" w:space="0" w:color="auto"/>
      </w:divBdr>
    </w:div>
    <w:div w:id="1796291813">
      <w:bodyDiv w:val="1"/>
      <w:marLeft w:val="0"/>
      <w:marRight w:val="0"/>
      <w:marTop w:val="0"/>
      <w:marBottom w:val="0"/>
      <w:divBdr>
        <w:top w:val="none" w:sz="0" w:space="0" w:color="auto"/>
        <w:left w:val="none" w:sz="0" w:space="0" w:color="auto"/>
        <w:bottom w:val="none" w:sz="0" w:space="0" w:color="auto"/>
        <w:right w:val="none" w:sz="0" w:space="0" w:color="auto"/>
      </w:divBdr>
    </w:div>
    <w:div w:id="1797718749">
      <w:bodyDiv w:val="1"/>
      <w:marLeft w:val="0"/>
      <w:marRight w:val="0"/>
      <w:marTop w:val="0"/>
      <w:marBottom w:val="0"/>
      <w:divBdr>
        <w:top w:val="none" w:sz="0" w:space="0" w:color="auto"/>
        <w:left w:val="none" w:sz="0" w:space="0" w:color="auto"/>
        <w:bottom w:val="none" w:sz="0" w:space="0" w:color="auto"/>
        <w:right w:val="none" w:sz="0" w:space="0" w:color="auto"/>
      </w:divBdr>
    </w:div>
    <w:div w:id="1798374862">
      <w:bodyDiv w:val="1"/>
      <w:marLeft w:val="0"/>
      <w:marRight w:val="0"/>
      <w:marTop w:val="0"/>
      <w:marBottom w:val="0"/>
      <w:divBdr>
        <w:top w:val="none" w:sz="0" w:space="0" w:color="auto"/>
        <w:left w:val="none" w:sz="0" w:space="0" w:color="auto"/>
        <w:bottom w:val="none" w:sz="0" w:space="0" w:color="auto"/>
        <w:right w:val="none" w:sz="0" w:space="0" w:color="auto"/>
      </w:divBdr>
    </w:div>
    <w:div w:id="1798602734">
      <w:bodyDiv w:val="1"/>
      <w:marLeft w:val="0"/>
      <w:marRight w:val="0"/>
      <w:marTop w:val="0"/>
      <w:marBottom w:val="0"/>
      <w:divBdr>
        <w:top w:val="none" w:sz="0" w:space="0" w:color="auto"/>
        <w:left w:val="none" w:sz="0" w:space="0" w:color="auto"/>
        <w:bottom w:val="none" w:sz="0" w:space="0" w:color="auto"/>
        <w:right w:val="none" w:sz="0" w:space="0" w:color="auto"/>
      </w:divBdr>
    </w:div>
    <w:div w:id="1798716018">
      <w:bodyDiv w:val="1"/>
      <w:marLeft w:val="0"/>
      <w:marRight w:val="0"/>
      <w:marTop w:val="0"/>
      <w:marBottom w:val="0"/>
      <w:divBdr>
        <w:top w:val="none" w:sz="0" w:space="0" w:color="auto"/>
        <w:left w:val="none" w:sz="0" w:space="0" w:color="auto"/>
        <w:bottom w:val="none" w:sz="0" w:space="0" w:color="auto"/>
        <w:right w:val="none" w:sz="0" w:space="0" w:color="auto"/>
      </w:divBdr>
    </w:div>
    <w:div w:id="1800106441">
      <w:bodyDiv w:val="1"/>
      <w:marLeft w:val="0"/>
      <w:marRight w:val="0"/>
      <w:marTop w:val="0"/>
      <w:marBottom w:val="0"/>
      <w:divBdr>
        <w:top w:val="none" w:sz="0" w:space="0" w:color="auto"/>
        <w:left w:val="none" w:sz="0" w:space="0" w:color="auto"/>
        <w:bottom w:val="none" w:sz="0" w:space="0" w:color="auto"/>
        <w:right w:val="none" w:sz="0" w:space="0" w:color="auto"/>
      </w:divBdr>
    </w:div>
    <w:div w:id="1800685395">
      <w:bodyDiv w:val="1"/>
      <w:marLeft w:val="0"/>
      <w:marRight w:val="0"/>
      <w:marTop w:val="0"/>
      <w:marBottom w:val="0"/>
      <w:divBdr>
        <w:top w:val="none" w:sz="0" w:space="0" w:color="auto"/>
        <w:left w:val="none" w:sz="0" w:space="0" w:color="auto"/>
        <w:bottom w:val="none" w:sz="0" w:space="0" w:color="auto"/>
        <w:right w:val="none" w:sz="0" w:space="0" w:color="auto"/>
      </w:divBdr>
    </w:div>
    <w:div w:id="1801223982">
      <w:bodyDiv w:val="1"/>
      <w:marLeft w:val="0"/>
      <w:marRight w:val="0"/>
      <w:marTop w:val="0"/>
      <w:marBottom w:val="0"/>
      <w:divBdr>
        <w:top w:val="none" w:sz="0" w:space="0" w:color="auto"/>
        <w:left w:val="none" w:sz="0" w:space="0" w:color="auto"/>
        <w:bottom w:val="none" w:sz="0" w:space="0" w:color="auto"/>
        <w:right w:val="none" w:sz="0" w:space="0" w:color="auto"/>
      </w:divBdr>
    </w:div>
    <w:div w:id="1801262622">
      <w:bodyDiv w:val="1"/>
      <w:marLeft w:val="0"/>
      <w:marRight w:val="0"/>
      <w:marTop w:val="0"/>
      <w:marBottom w:val="0"/>
      <w:divBdr>
        <w:top w:val="none" w:sz="0" w:space="0" w:color="auto"/>
        <w:left w:val="none" w:sz="0" w:space="0" w:color="auto"/>
        <w:bottom w:val="none" w:sz="0" w:space="0" w:color="auto"/>
        <w:right w:val="none" w:sz="0" w:space="0" w:color="auto"/>
      </w:divBdr>
    </w:div>
    <w:div w:id="1801877216">
      <w:bodyDiv w:val="1"/>
      <w:marLeft w:val="0"/>
      <w:marRight w:val="0"/>
      <w:marTop w:val="0"/>
      <w:marBottom w:val="0"/>
      <w:divBdr>
        <w:top w:val="none" w:sz="0" w:space="0" w:color="auto"/>
        <w:left w:val="none" w:sz="0" w:space="0" w:color="auto"/>
        <w:bottom w:val="none" w:sz="0" w:space="0" w:color="auto"/>
        <w:right w:val="none" w:sz="0" w:space="0" w:color="auto"/>
      </w:divBdr>
    </w:div>
    <w:div w:id="1803384099">
      <w:bodyDiv w:val="1"/>
      <w:marLeft w:val="0"/>
      <w:marRight w:val="0"/>
      <w:marTop w:val="0"/>
      <w:marBottom w:val="0"/>
      <w:divBdr>
        <w:top w:val="none" w:sz="0" w:space="0" w:color="auto"/>
        <w:left w:val="none" w:sz="0" w:space="0" w:color="auto"/>
        <w:bottom w:val="none" w:sz="0" w:space="0" w:color="auto"/>
        <w:right w:val="none" w:sz="0" w:space="0" w:color="auto"/>
      </w:divBdr>
    </w:div>
    <w:div w:id="1804884627">
      <w:bodyDiv w:val="1"/>
      <w:marLeft w:val="0"/>
      <w:marRight w:val="0"/>
      <w:marTop w:val="0"/>
      <w:marBottom w:val="0"/>
      <w:divBdr>
        <w:top w:val="none" w:sz="0" w:space="0" w:color="auto"/>
        <w:left w:val="none" w:sz="0" w:space="0" w:color="auto"/>
        <w:bottom w:val="none" w:sz="0" w:space="0" w:color="auto"/>
        <w:right w:val="none" w:sz="0" w:space="0" w:color="auto"/>
      </w:divBdr>
    </w:div>
    <w:div w:id="1805148751">
      <w:bodyDiv w:val="1"/>
      <w:marLeft w:val="0"/>
      <w:marRight w:val="0"/>
      <w:marTop w:val="0"/>
      <w:marBottom w:val="0"/>
      <w:divBdr>
        <w:top w:val="none" w:sz="0" w:space="0" w:color="auto"/>
        <w:left w:val="none" w:sz="0" w:space="0" w:color="auto"/>
        <w:bottom w:val="none" w:sz="0" w:space="0" w:color="auto"/>
        <w:right w:val="none" w:sz="0" w:space="0" w:color="auto"/>
      </w:divBdr>
    </w:div>
    <w:div w:id="1805200787">
      <w:bodyDiv w:val="1"/>
      <w:marLeft w:val="0"/>
      <w:marRight w:val="0"/>
      <w:marTop w:val="0"/>
      <w:marBottom w:val="0"/>
      <w:divBdr>
        <w:top w:val="none" w:sz="0" w:space="0" w:color="auto"/>
        <w:left w:val="none" w:sz="0" w:space="0" w:color="auto"/>
        <w:bottom w:val="none" w:sz="0" w:space="0" w:color="auto"/>
        <w:right w:val="none" w:sz="0" w:space="0" w:color="auto"/>
      </w:divBdr>
    </w:div>
    <w:div w:id="1805350178">
      <w:bodyDiv w:val="1"/>
      <w:marLeft w:val="0"/>
      <w:marRight w:val="0"/>
      <w:marTop w:val="0"/>
      <w:marBottom w:val="0"/>
      <w:divBdr>
        <w:top w:val="none" w:sz="0" w:space="0" w:color="auto"/>
        <w:left w:val="none" w:sz="0" w:space="0" w:color="auto"/>
        <w:bottom w:val="none" w:sz="0" w:space="0" w:color="auto"/>
        <w:right w:val="none" w:sz="0" w:space="0" w:color="auto"/>
      </w:divBdr>
    </w:div>
    <w:div w:id="1806392446">
      <w:bodyDiv w:val="1"/>
      <w:marLeft w:val="0"/>
      <w:marRight w:val="0"/>
      <w:marTop w:val="0"/>
      <w:marBottom w:val="0"/>
      <w:divBdr>
        <w:top w:val="none" w:sz="0" w:space="0" w:color="auto"/>
        <w:left w:val="none" w:sz="0" w:space="0" w:color="auto"/>
        <w:bottom w:val="none" w:sz="0" w:space="0" w:color="auto"/>
        <w:right w:val="none" w:sz="0" w:space="0" w:color="auto"/>
      </w:divBdr>
    </w:div>
    <w:div w:id="1807772976">
      <w:bodyDiv w:val="1"/>
      <w:marLeft w:val="0"/>
      <w:marRight w:val="0"/>
      <w:marTop w:val="0"/>
      <w:marBottom w:val="0"/>
      <w:divBdr>
        <w:top w:val="none" w:sz="0" w:space="0" w:color="auto"/>
        <w:left w:val="none" w:sz="0" w:space="0" w:color="auto"/>
        <w:bottom w:val="none" w:sz="0" w:space="0" w:color="auto"/>
        <w:right w:val="none" w:sz="0" w:space="0" w:color="auto"/>
      </w:divBdr>
    </w:div>
    <w:div w:id="1808156561">
      <w:bodyDiv w:val="1"/>
      <w:marLeft w:val="0"/>
      <w:marRight w:val="0"/>
      <w:marTop w:val="0"/>
      <w:marBottom w:val="0"/>
      <w:divBdr>
        <w:top w:val="none" w:sz="0" w:space="0" w:color="auto"/>
        <w:left w:val="none" w:sz="0" w:space="0" w:color="auto"/>
        <w:bottom w:val="none" w:sz="0" w:space="0" w:color="auto"/>
        <w:right w:val="none" w:sz="0" w:space="0" w:color="auto"/>
      </w:divBdr>
    </w:div>
    <w:div w:id="1808165425">
      <w:bodyDiv w:val="1"/>
      <w:marLeft w:val="0"/>
      <w:marRight w:val="0"/>
      <w:marTop w:val="0"/>
      <w:marBottom w:val="0"/>
      <w:divBdr>
        <w:top w:val="none" w:sz="0" w:space="0" w:color="auto"/>
        <w:left w:val="none" w:sz="0" w:space="0" w:color="auto"/>
        <w:bottom w:val="none" w:sz="0" w:space="0" w:color="auto"/>
        <w:right w:val="none" w:sz="0" w:space="0" w:color="auto"/>
      </w:divBdr>
    </w:div>
    <w:div w:id="1808165993">
      <w:bodyDiv w:val="1"/>
      <w:marLeft w:val="0"/>
      <w:marRight w:val="0"/>
      <w:marTop w:val="0"/>
      <w:marBottom w:val="0"/>
      <w:divBdr>
        <w:top w:val="none" w:sz="0" w:space="0" w:color="auto"/>
        <w:left w:val="none" w:sz="0" w:space="0" w:color="auto"/>
        <w:bottom w:val="none" w:sz="0" w:space="0" w:color="auto"/>
        <w:right w:val="none" w:sz="0" w:space="0" w:color="auto"/>
      </w:divBdr>
    </w:div>
    <w:div w:id="1808233505">
      <w:bodyDiv w:val="1"/>
      <w:marLeft w:val="0"/>
      <w:marRight w:val="0"/>
      <w:marTop w:val="0"/>
      <w:marBottom w:val="0"/>
      <w:divBdr>
        <w:top w:val="none" w:sz="0" w:space="0" w:color="auto"/>
        <w:left w:val="none" w:sz="0" w:space="0" w:color="auto"/>
        <w:bottom w:val="none" w:sz="0" w:space="0" w:color="auto"/>
        <w:right w:val="none" w:sz="0" w:space="0" w:color="auto"/>
      </w:divBdr>
    </w:div>
    <w:div w:id="1809005767">
      <w:bodyDiv w:val="1"/>
      <w:marLeft w:val="0"/>
      <w:marRight w:val="0"/>
      <w:marTop w:val="0"/>
      <w:marBottom w:val="0"/>
      <w:divBdr>
        <w:top w:val="none" w:sz="0" w:space="0" w:color="auto"/>
        <w:left w:val="none" w:sz="0" w:space="0" w:color="auto"/>
        <w:bottom w:val="none" w:sz="0" w:space="0" w:color="auto"/>
        <w:right w:val="none" w:sz="0" w:space="0" w:color="auto"/>
      </w:divBdr>
    </w:div>
    <w:div w:id="1809086539">
      <w:bodyDiv w:val="1"/>
      <w:marLeft w:val="0"/>
      <w:marRight w:val="0"/>
      <w:marTop w:val="0"/>
      <w:marBottom w:val="0"/>
      <w:divBdr>
        <w:top w:val="none" w:sz="0" w:space="0" w:color="auto"/>
        <w:left w:val="none" w:sz="0" w:space="0" w:color="auto"/>
        <w:bottom w:val="none" w:sz="0" w:space="0" w:color="auto"/>
        <w:right w:val="none" w:sz="0" w:space="0" w:color="auto"/>
      </w:divBdr>
    </w:div>
    <w:div w:id="1810434170">
      <w:bodyDiv w:val="1"/>
      <w:marLeft w:val="0"/>
      <w:marRight w:val="0"/>
      <w:marTop w:val="0"/>
      <w:marBottom w:val="0"/>
      <w:divBdr>
        <w:top w:val="none" w:sz="0" w:space="0" w:color="auto"/>
        <w:left w:val="none" w:sz="0" w:space="0" w:color="auto"/>
        <w:bottom w:val="none" w:sz="0" w:space="0" w:color="auto"/>
        <w:right w:val="none" w:sz="0" w:space="0" w:color="auto"/>
      </w:divBdr>
    </w:div>
    <w:div w:id="1810897207">
      <w:bodyDiv w:val="1"/>
      <w:marLeft w:val="0"/>
      <w:marRight w:val="0"/>
      <w:marTop w:val="0"/>
      <w:marBottom w:val="0"/>
      <w:divBdr>
        <w:top w:val="none" w:sz="0" w:space="0" w:color="auto"/>
        <w:left w:val="none" w:sz="0" w:space="0" w:color="auto"/>
        <w:bottom w:val="none" w:sz="0" w:space="0" w:color="auto"/>
        <w:right w:val="none" w:sz="0" w:space="0" w:color="auto"/>
      </w:divBdr>
    </w:div>
    <w:div w:id="1811437328">
      <w:bodyDiv w:val="1"/>
      <w:marLeft w:val="0"/>
      <w:marRight w:val="0"/>
      <w:marTop w:val="0"/>
      <w:marBottom w:val="0"/>
      <w:divBdr>
        <w:top w:val="none" w:sz="0" w:space="0" w:color="auto"/>
        <w:left w:val="none" w:sz="0" w:space="0" w:color="auto"/>
        <w:bottom w:val="none" w:sz="0" w:space="0" w:color="auto"/>
        <w:right w:val="none" w:sz="0" w:space="0" w:color="auto"/>
      </w:divBdr>
    </w:div>
    <w:div w:id="1811508774">
      <w:bodyDiv w:val="1"/>
      <w:marLeft w:val="0"/>
      <w:marRight w:val="0"/>
      <w:marTop w:val="0"/>
      <w:marBottom w:val="0"/>
      <w:divBdr>
        <w:top w:val="none" w:sz="0" w:space="0" w:color="auto"/>
        <w:left w:val="none" w:sz="0" w:space="0" w:color="auto"/>
        <w:bottom w:val="none" w:sz="0" w:space="0" w:color="auto"/>
        <w:right w:val="none" w:sz="0" w:space="0" w:color="auto"/>
      </w:divBdr>
    </w:div>
    <w:div w:id="1811746323">
      <w:bodyDiv w:val="1"/>
      <w:marLeft w:val="0"/>
      <w:marRight w:val="0"/>
      <w:marTop w:val="0"/>
      <w:marBottom w:val="0"/>
      <w:divBdr>
        <w:top w:val="none" w:sz="0" w:space="0" w:color="auto"/>
        <w:left w:val="none" w:sz="0" w:space="0" w:color="auto"/>
        <w:bottom w:val="none" w:sz="0" w:space="0" w:color="auto"/>
        <w:right w:val="none" w:sz="0" w:space="0" w:color="auto"/>
      </w:divBdr>
    </w:div>
    <w:div w:id="1812207902">
      <w:bodyDiv w:val="1"/>
      <w:marLeft w:val="0"/>
      <w:marRight w:val="0"/>
      <w:marTop w:val="0"/>
      <w:marBottom w:val="0"/>
      <w:divBdr>
        <w:top w:val="none" w:sz="0" w:space="0" w:color="auto"/>
        <w:left w:val="none" w:sz="0" w:space="0" w:color="auto"/>
        <w:bottom w:val="none" w:sz="0" w:space="0" w:color="auto"/>
        <w:right w:val="none" w:sz="0" w:space="0" w:color="auto"/>
      </w:divBdr>
    </w:div>
    <w:div w:id="1812285123">
      <w:bodyDiv w:val="1"/>
      <w:marLeft w:val="0"/>
      <w:marRight w:val="0"/>
      <w:marTop w:val="0"/>
      <w:marBottom w:val="0"/>
      <w:divBdr>
        <w:top w:val="none" w:sz="0" w:space="0" w:color="auto"/>
        <w:left w:val="none" w:sz="0" w:space="0" w:color="auto"/>
        <w:bottom w:val="none" w:sz="0" w:space="0" w:color="auto"/>
        <w:right w:val="none" w:sz="0" w:space="0" w:color="auto"/>
      </w:divBdr>
    </w:div>
    <w:div w:id="1812942572">
      <w:bodyDiv w:val="1"/>
      <w:marLeft w:val="0"/>
      <w:marRight w:val="0"/>
      <w:marTop w:val="0"/>
      <w:marBottom w:val="0"/>
      <w:divBdr>
        <w:top w:val="none" w:sz="0" w:space="0" w:color="auto"/>
        <w:left w:val="none" w:sz="0" w:space="0" w:color="auto"/>
        <w:bottom w:val="none" w:sz="0" w:space="0" w:color="auto"/>
        <w:right w:val="none" w:sz="0" w:space="0" w:color="auto"/>
      </w:divBdr>
    </w:div>
    <w:div w:id="1813213086">
      <w:bodyDiv w:val="1"/>
      <w:marLeft w:val="0"/>
      <w:marRight w:val="0"/>
      <w:marTop w:val="0"/>
      <w:marBottom w:val="0"/>
      <w:divBdr>
        <w:top w:val="none" w:sz="0" w:space="0" w:color="auto"/>
        <w:left w:val="none" w:sz="0" w:space="0" w:color="auto"/>
        <w:bottom w:val="none" w:sz="0" w:space="0" w:color="auto"/>
        <w:right w:val="none" w:sz="0" w:space="0" w:color="auto"/>
      </w:divBdr>
    </w:div>
    <w:div w:id="1813474793">
      <w:bodyDiv w:val="1"/>
      <w:marLeft w:val="0"/>
      <w:marRight w:val="0"/>
      <w:marTop w:val="0"/>
      <w:marBottom w:val="0"/>
      <w:divBdr>
        <w:top w:val="none" w:sz="0" w:space="0" w:color="auto"/>
        <w:left w:val="none" w:sz="0" w:space="0" w:color="auto"/>
        <w:bottom w:val="none" w:sz="0" w:space="0" w:color="auto"/>
        <w:right w:val="none" w:sz="0" w:space="0" w:color="auto"/>
      </w:divBdr>
    </w:div>
    <w:div w:id="1814786436">
      <w:bodyDiv w:val="1"/>
      <w:marLeft w:val="0"/>
      <w:marRight w:val="0"/>
      <w:marTop w:val="0"/>
      <w:marBottom w:val="0"/>
      <w:divBdr>
        <w:top w:val="none" w:sz="0" w:space="0" w:color="auto"/>
        <w:left w:val="none" w:sz="0" w:space="0" w:color="auto"/>
        <w:bottom w:val="none" w:sz="0" w:space="0" w:color="auto"/>
        <w:right w:val="none" w:sz="0" w:space="0" w:color="auto"/>
      </w:divBdr>
    </w:div>
    <w:div w:id="1816873122">
      <w:bodyDiv w:val="1"/>
      <w:marLeft w:val="0"/>
      <w:marRight w:val="0"/>
      <w:marTop w:val="0"/>
      <w:marBottom w:val="0"/>
      <w:divBdr>
        <w:top w:val="none" w:sz="0" w:space="0" w:color="auto"/>
        <w:left w:val="none" w:sz="0" w:space="0" w:color="auto"/>
        <w:bottom w:val="none" w:sz="0" w:space="0" w:color="auto"/>
        <w:right w:val="none" w:sz="0" w:space="0" w:color="auto"/>
      </w:divBdr>
    </w:div>
    <w:div w:id="1816873297">
      <w:bodyDiv w:val="1"/>
      <w:marLeft w:val="0"/>
      <w:marRight w:val="0"/>
      <w:marTop w:val="0"/>
      <w:marBottom w:val="0"/>
      <w:divBdr>
        <w:top w:val="none" w:sz="0" w:space="0" w:color="auto"/>
        <w:left w:val="none" w:sz="0" w:space="0" w:color="auto"/>
        <w:bottom w:val="none" w:sz="0" w:space="0" w:color="auto"/>
        <w:right w:val="none" w:sz="0" w:space="0" w:color="auto"/>
      </w:divBdr>
    </w:div>
    <w:div w:id="1816877156">
      <w:bodyDiv w:val="1"/>
      <w:marLeft w:val="0"/>
      <w:marRight w:val="0"/>
      <w:marTop w:val="0"/>
      <w:marBottom w:val="0"/>
      <w:divBdr>
        <w:top w:val="none" w:sz="0" w:space="0" w:color="auto"/>
        <w:left w:val="none" w:sz="0" w:space="0" w:color="auto"/>
        <w:bottom w:val="none" w:sz="0" w:space="0" w:color="auto"/>
        <w:right w:val="none" w:sz="0" w:space="0" w:color="auto"/>
      </w:divBdr>
    </w:div>
    <w:div w:id="1816990408">
      <w:bodyDiv w:val="1"/>
      <w:marLeft w:val="0"/>
      <w:marRight w:val="0"/>
      <w:marTop w:val="0"/>
      <w:marBottom w:val="0"/>
      <w:divBdr>
        <w:top w:val="none" w:sz="0" w:space="0" w:color="auto"/>
        <w:left w:val="none" w:sz="0" w:space="0" w:color="auto"/>
        <w:bottom w:val="none" w:sz="0" w:space="0" w:color="auto"/>
        <w:right w:val="none" w:sz="0" w:space="0" w:color="auto"/>
      </w:divBdr>
    </w:div>
    <w:div w:id="1817378912">
      <w:bodyDiv w:val="1"/>
      <w:marLeft w:val="0"/>
      <w:marRight w:val="0"/>
      <w:marTop w:val="0"/>
      <w:marBottom w:val="0"/>
      <w:divBdr>
        <w:top w:val="none" w:sz="0" w:space="0" w:color="auto"/>
        <w:left w:val="none" w:sz="0" w:space="0" w:color="auto"/>
        <w:bottom w:val="none" w:sz="0" w:space="0" w:color="auto"/>
        <w:right w:val="none" w:sz="0" w:space="0" w:color="auto"/>
      </w:divBdr>
    </w:div>
    <w:div w:id="1817454079">
      <w:bodyDiv w:val="1"/>
      <w:marLeft w:val="0"/>
      <w:marRight w:val="0"/>
      <w:marTop w:val="0"/>
      <w:marBottom w:val="0"/>
      <w:divBdr>
        <w:top w:val="none" w:sz="0" w:space="0" w:color="auto"/>
        <w:left w:val="none" w:sz="0" w:space="0" w:color="auto"/>
        <w:bottom w:val="none" w:sz="0" w:space="0" w:color="auto"/>
        <w:right w:val="none" w:sz="0" w:space="0" w:color="auto"/>
      </w:divBdr>
    </w:div>
    <w:div w:id="1817988981">
      <w:bodyDiv w:val="1"/>
      <w:marLeft w:val="0"/>
      <w:marRight w:val="0"/>
      <w:marTop w:val="0"/>
      <w:marBottom w:val="0"/>
      <w:divBdr>
        <w:top w:val="none" w:sz="0" w:space="0" w:color="auto"/>
        <w:left w:val="none" w:sz="0" w:space="0" w:color="auto"/>
        <w:bottom w:val="none" w:sz="0" w:space="0" w:color="auto"/>
        <w:right w:val="none" w:sz="0" w:space="0" w:color="auto"/>
      </w:divBdr>
    </w:div>
    <w:div w:id="1818766291">
      <w:bodyDiv w:val="1"/>
      <w:marLeft w:val="0"/>
      <w:marRight w:val="0"/>
      <w:marTop w:val="0"/>
      <w:marBottom w:val="0"/>
      <w:divBdr>
        <w:top w:val="none" w:sz="0" w:space="0" w:color="auto"/>
        <w:left w:val="none" w:sz="0" w:space="0" w:color="auto"/>
        <w:bottom w:val="none" w:sz="0" w:space="0" w:color="auto"/>
        <w:right w:val="none" w:sz="0" w:space="0" w:color="auto"/>
      </w:divBdr>
    </w:div>
    <w:div w:id="1819496928">
      <w:bodyDiv w:val="1"/>
      <w:marLeft w:val="0"/>
      <w:marRight w:val="0"/>
      <w:marTop w:val="0"/>
      <w:marBottom w:val="0"/>
      <w:divBdr>
        <w:top w:val="none" w:sz="0" w:space="0" w:color="auto"/>
        <w:left w:val="none" w:sz="0" w:space="0" w:color="auto"/>
        <w:bottom w:val="none" w:sz="0" w:space="0" w:color="auto"/>
        <w:right w:val="none" w:sz="0" w:space="0" w:color="auto"/>
      </w:divBdr>
    </w:div>
    <w:div w:id="1820221883">
      <w:bodyDiv w:val="1"/>
      <w:marLeft w:val="0"/>
      <w:marRight w:val="0"/>
      <w:marTop w:val="0"/>
      <w:marBottom w:val="0"/>
      <w:divBdr>
        <w:top w:val="none" w:sz="0" w:space="0" w:color="auto"/>
        <w:left w:val="none" w:sz="0" w:space="0" w:color="auto"/>
        <w:bottom w:val="none" w:sz="0" w:space="0" w:color="auto"/>
        <w:right w:val="none" w:sz="0" w:space="0" w:color="auto"/>
      </w:divBdr>
    </w:div>
    <w:div w:id="1820879251">
      <w:bodyDiv w:val="1"/>
      <w:marLeft w:val="0"/>
      <w:marRight w:val="0"/>
      <w:marTop w:val="0"/>
      <w:marBottom w:val="0"/>
      <w:divBdr>
        <w:top w:val="none" w:sz="0" w:space="0" w:color="auto"/>
        <w:left w:val="none" w:sz="0" w:space="0" w:color="auto"/>
        <w:bottom w:val="none" w:sz="0" w:space="0" w:color="auto"/>
        <w:right w:val="none" w:sz="0" w:space="0" w:color="auto"/>
      </w:divBdr>
    </w:div>
    <w:div w:id="1820999741">
      <w:bodyDiv w:val="1"/>
      <w:marLeft w:val="0"/>
      <w:marRight w:val="0"/>
      <w:marTop w:val="0"/>
      <w:marBottom w:val="0"/>
      <w:divBdr>
        <w:top w:val="none" w:sz="0" w:space="0" w:color="auto"/>
        <w:left w:val="none" w:sz="0" w:space="0" w:color="auto"/>
        <w:bottom w:val="none" w:sz="0" w:space="0" w:color="auto"/>
        <w:right w:val="none" w:sz="0" w:space="0" w:color="auto"/>
      </w:divBdr>
    </w:div>
    <w:div w:id="1821846829">
      <w:bodyDiv w:val="1"/>
      <w:marLeft w:val="0"/>
      <w:marRight w:val="0"/>
      <w:marTop w:val="0"/>
      <w:marBottom w:val="0"/>
      <w:divBdr>
        <w:top w:val="none" w:sz="0" w:space="0" w:color="auto"/>
        <w:left w:val="none" w:sz="0" w:space="0" w:color="auto"/>
        <w:bottom w:val="none" w:sz="0" w:space="0" w:color="auto"/>
        <w:right w:val="none" w:sz="0" w:space="0" w:color="auto"/>
      </w:divBdr>
    </w:div>
    <w:div w:id="1821850174">
      <w:bodyDiv w:val="1"/>
      <w:marLeft w:val="0"/>
      <w:marRight w:val="0"/>
      <w:marTop w:val="0"/>
      <w:marBottom w:val="0"/>
      <w:divBdr>
        <w:top w:val="none" w:sz="0" w:space="0" w:color="auto"/>
        <w:left w:val="none" w:sz="0" w:space="0" w:color="auto"/>
        <w:bottom w:val="none" w:sz="0" w:space="0" w:color="auto"/>
        <w:right w:val="none" w:sz="0" w:space="0" w:color="auto"/>
      </w:divBdr>
    </w:div>
    <w:div w:id="1822577067">
      <w:bodyDiv w:val="1"/>
      <w:marLeft w:val="0"/>
      <w:marRight w:val="0"/>
      <w:marTop w:val="0"/>
      <w:marBottom w:val="0"/>
      <w:divBdr>
        <w:top w:val="none" w:sz="0" w:space="0" w:color="auto"/>
        <w:left w:val="none" w:sz="0" w:space="0" w:color="auto"/>
        <w:bottom w:val="none" w:sz="0" w:space="0" w:color="auto"/>
        <w:right w:val="none" w:sz="0" w:space="0" w:color="auto"/>
      </w:divBdr>
    </w:div>
    <w:div w:id="1823426015">
      <w:bodyDiv w:val="1"/>
      <w:marLeft w:val="0"/>
      <w:marRight w:val="0"/>
      <w:marTop w:val="0"/>
      <w:marBottom w:val="0"/>
      <w:divBdr>
        <w:top w:val="none" w:sz="0" w:space="0" w:color="auto"/>
        <w:left w:val="none" w:sz="0" w:space="0" w:color="auto"/>
        <w:bottom w:val="none" w:sz="0" w:space="0" w:color="auto"/>
        <w:right w:val="none" w:sz="0" w:space="0" w:color="auto"/>
      </w:divBdr>
    </w:div>
    <w:div w:id="1824590087">
      <w:bodyDiv w:val="1"/>
      <w:marLeft w:val="0"/>
      <w:marRight w:val="0"/>
      <w:marTop w:val="0"/>
      <w:marBottom w:val="0"/>
      <w:divBdr>
        <w:top w:val="none" w:sz="0" w:space="0" w:color="auto"/>
        <w:left w:val="none" w:sz="0" w:space="0" w:color="auto"/>
        <w:bottom w:val="none" w:sz="0" w:space="0" w:color="auto"/>
        <w:right w:val="none" w:sz="0" w:space="0" w:color="auto"/>
      </w:divBdr>
    </w:div>
    <w:div w:id="1824738920">
      <w:bodyDiv w:val="1"/>
      <w:marLeft w:val="0"/>
      <w:marRight w:val="0"/>
      <w:marTop w:val="0"/>
      <w:marBottom w:val="0"/>
      <w:divBdr>
        <w:top w:val="none" w:sz="0" w:space="0" w:color="auto"/>
        <w:left w:val="none" w:sz="0" w:space="0" w:color="auto"/>
        <w:bottom w:val="none" w:sz="0" w:space="0" w:color="auto"/>
        <w:right w:val="none" w:sz="0" w:space="0" w:color="auto"/>
      </w:divBdr>
    </w:div>
    <w:div w:id="1825387132">
      <w:bodyDiv w:val="1"/>
      <w:marLeft w:val="0"/>
      <w:marRight w:val="0"/>
      <w:marTop w:val="0"/>
      <w:marBottom w:val="0"/>
      <w:divBdr>
        <w:top w:val="none" w:sz="0" w:space="0" w:color="auto"/>
        <w:left w:val="none" w:sz="0" w:space="0" w:color="auto"/>
        <w:bottom w:val="none" w:sz="0" w:space="0" w:color="auto"/>
        <w:right w:val="none" w:sz="0" w:space="0" w:color="auto"/>
      </w:divBdr>
    </w:div>
    <w:div w:id="1825388424">
      <w:bodyDiv w:val="1"/>
      <w:marLeft w:val="0"/>
      <w:marRight w:val="0"/>
      <w:marTop w:val="0"/>
      <w:marBottom w:val="0"/>
      <w:divBdr>
        <w:top w:val="none" w:sz="0" w:space="0" w:color="auto"/>
        <w:left w:val="none" w:sz="0" w:space="0" w:color="auto"/>
        <w:bottom w:val="none" w:sz="0" w:space="0" w:color="auto"/>
        <w:right w:val="none" w:sz="0" w:space="0" w:color="auto"/>
      </w:divBdr>
    </w:div>
    <w:div w:id="1825705012">
      <w:bodyDiv w:val="1"/>
      <w:marLeft w:val="0"/>
      <w:marRight w:val="0"/>
      <w:marTop w:val="0"/>
      <w:marBottom w:val="0"/>
      <w:divBdr>
        <w:top w:val="none" w:sz="0" w:space="0" w:color="auto"/>
        <w:left w:val="none" w:sz="0" w:space="0" w:color="auto"/>
        <w:bottom w:val="none" w:sz="0" w:space="0" w:color="auto"/>
        <w:right w:val="none" w:sz="0" w:space="0" w:color="auto"/>
      </w:divBdr>
    </w:div>
    <w:div w:id="1825853498">
      <w:bodyDiv w:val="1"/>
      <w:marLeft w:val="0"/>
      <w:marRight w:val="0"/>
      <w:marTop w:val="0"/>
      <w:marBottom w:val="0"/>
      <w:divBdr>
        <w:top w:val="none" w:sz="0" w:space="0" w:color="auto"/>
        <w:left w:val="none" w:sz="0" w:space="0" w:color="auto"/>
        <w:bottom w:val="none" w:sz="0" w:space="0" w:color="auto"/>
        <w:right w:val="none" w:sz="0" w:space="0" w:color="auto"/>
      </w:divBdr>
    </w:div>
    <w:div w:id="1826048658">
      <w:bodyDiv w:val="1"/>
      <w:marLeft w:val="0"/>
      <w:marRight w:val="0"/>
      <w:marTop w:val="0"/>
      <w:marBottom w:val="0"/>
      <w:divBdr>
        <w:top w:val="none" w:sz="0" w:space="0" w:color="auto"/>
        <w:left w:val="none" w:sz="0" w:space="0" w:color="auto"/>
        <w:bottom w:val="none" w:sz="0" w:space="0" w:color="auto"/>
        <w:right w:val="none" w:sz="0" w:space="0" w:color="auto"/>
      </w:divBdr>
    </w:div>
    <w:div w:id="1826361961">
      <w:bodyDiv w:val="1"/>
      <w:marLeft w:val="0"/>
      <w:marRight w:val="0"/>
      <w:marTop w:val="0"/>
      <w:marBottom w:val="0"/>
      <w:divBdr>
        <w:top w:val="none" w:sz="0" w:space="0" w:color="auto"/>
        <w:left w:val="none" w:sz="0" w:space="0" w:color="auto"/>
        <w:bottom w:val="none" w:sz="0" w:space="0" w:color="auto"/>
        <w:right w:val="none" w:sz="0" w:space="0" w:color="auto"/>
      </w:divBdr>
    </w:div>
    <w:div w:id="1826631395">
      <w:bodyDiv w:val="1"/>
      <w:marLeft w:val="0"/>
      <w:marRight w:val="0"/>
      <w:marTop w:val="0"/>
      <w:marBottom w:val="0"/>
      <w:divBdr>
        <w:top w:val="none" w:sz="0" w:space="0" w:color="auto"/>
        <w:left w:val="none" w:sz="0" w:space="0" w:color="auto"/>
        <w:bottom w:val="none" w:sz="0" w:space="0" w:color="auto"/>
        <w:right w:val="none" w:sz="0" w:space="0" w:color="auto"/>
      </w:divBdr>
    </w:div>
    <w:div w:id="1827241381">
      <w:bodyDiv w:val="1"/>
      <w:marLeft w:val="0"/>
      <w:marRight w:val="0"/>
      <w:marTop w:val="0"/>
      <w:marBottom w:val="0"/>
      <w:divBdr>
        <w:top w:val="none" w:sz="0" w:space="0" w:color="auto"/>
        <w:left w:val="none" w:sz="0" w:space="0" w:color="auto"/>
        <w:bottom w:val="none" w:sz="0" w:space="0" w:color="auto"/>
        <w:right w:val="none" w:sz="0" w:space="0" w:color="auto"/>
      </w:divBdr>
    </w:div>
    <w:div w:id="1827241458">
      <w:bodyDiv w:val="1"/>
      <w:marLeft w:val="0"/>
      <w:marRight w:val="0"/>
      <w:marTop w:val="0"/>
      <w:marBottom w:val="0"/>
      <w:divBdr>
        <w:top w:val="none" w:sz="0" w:space="0" w:color="auto"/>
        <w:left w:val="none" w:sz="0" w:space="0" w:color="auto"/>
        <w:bottom w:val="none" w:sz="0" w:space="0" w:color="auto"/>
        <w:right w:val="none" w:sz="0" w:space="0" w:color="auto"/>
      </w:divBdr>
    </w:div>
    <w:div w:id="1828130348">
      <w:bodyDiv w:val="1"/>
      <w:marLeft w:val="0"/>
      <w:marRight w:val="0"/>
      <w:marTop w:val="0"/>
      <w:marBottom w:val="0"/>
      <w:divBdr>
        <w:top w:val="none" w:sz="0" w:space="0" w:color="auto"/>
        <w:left w:val="none" w:sz="0" w:space="0" w:color="auto"/>
        <w:bottom w:val="none" w:sz="0" w:space="0" w:color="auto"/>
        <w:right w:val="none" w:sz="0" w:space="0" w:color="auto"/>
      </w:divBdr>
    </w:div>
    <w:div w:id="1829245096">
      <w:bodyDiv w:val="1"/>
      <w:marLeft w:val="0"/>
      <w:marRight w:val="0"/>
      <w:marTop w:val="0"/>
      <w:marBottom w:val="0"/>
      <w:divBdr>
        <w:top w:val="none" w:sz="0" w:space="0" w:color="auto"/>
        <w:left w:val="none" w:sz="0" w:space="0" w:color="auto"/>
        <w:bottom w:val="none" w:sz="0" w:space="0" w:color="auto"/>
        <w:right w:val="none" w:sz="0" w:space="0" w:color="auto"/>
      </w:divBdr>
    </w:div>
    <w:div w:id="1830056999">
      <w:bodyDiv w:val="1"/>
      <w:marLeft w:val="0"/>
      <w:marRight w:val="0"/>
      <w:marTop w:val="0"/>
      <w:marBottom w:val="0"/>
      <w:divBdr>
        <w:top w:val="none" w:sz="0" w:space="0" w:color="auto"/>
        <w:left w:val="none" w:sz="0" w:space="0" w:color="auto"/>
        <w:bottom w:val="none" w:sz="0" w:space="0" w:color="auto"/>
        <w:right w:val="none" w:sz="0" w:space="0" w:color="auto"/>
      </w:divBdr>
    </w:div>
    <w:div w:id="1830171012">
      <w:bodyDiv w:val="1"/>
      <w:marLeft w:val="0"/>
      <w:marRight w:val="0"/>
      <w:marTop w:val="0"/>
      <w:marBottom w:val="0"/>
      <w:divBdr>
        <w:top w:val="none" w:sz="0" w:space="0" w:color="auto"/>
        <w:left w:val="none" w:sz="0" w:space="0" w:color="auto"/>
        <w:bottom w:val="none" w:sz="0" w:space="0" w:color="auto"/>
        <w:right w:val="none" w:sz="0" w:space="0" w:color="auto"/>
      </w:divBdr>
    </w:div>
    <w:div w:id="1830754685">
      <w:bodyDiv w:val="1"/>
      <w:marLeft w:val="0"/>
      <w:marRight w:val="0"/>
      <w:marTop w:val="0"/>
      <w:marBottom w:val="0"/>
      <w:divBdr>
        <w:top w:val="none" w:sz="0" w:space="0" w:color="auto"/>
        <w:left w:val="none" w:sz="0" w:space="0" w:color="auto"/>
        <w:bottom w:val="none" w:sz="0" w:space="0" w:color="auto"/>
        <w:right w:val="none" w:sz="0" w:space="0" w:color="auto"/>
      </w:divBdr>
    </w:div>
    <w:div w:id="1831022401">
      <w:bodyDiv w:val="1"/>
      <w:marLeft w:val="0"/>
      <w:marRight w:val="0"/>
      <w:marTop w:val="0"/>
      <w:marBottom w:val="0"/>
      <w:divBdr>
        <w:top w:val="none" w:sz="0" w:space="0" w:color="auto"/>
        <w:left w:val="none" w:sz="0" w:space="0" w:color="auto"/>
        <w:bottom w:val="none" w:sz="0" w:space="0" w:color="auto"/>
        <w:right w:val="none" w:sz="0" w:space="0" w:color="auto"/>
      </w:divBdr>
    </w:div>
    <w:div w:id="1831363503">
      <w:bodyDiv w:val="1"/>
      <w:marLeft w:val="0"/>
      <w:marRight w:val="0"/>
      <w:marTop w:val="0"/>
      <w:marBottom w:val="0"/>
      <w:divBdr>
        <w:top w:val="none" w:sz="0" w:space="0" w:color="auto"/>
        <w:left w:val="none" w:sz="0" w:space="0" w:color="auto"/>
        <w:bottom w:val="none" w:sz="0" w:space="0" w:color="auto"/>
        <w:right w:val="none" w:sz="0" w:space="0" w:color="auto"/>
      </w:divBdr>
    </w:div>
    <w:div w:id="1831368786">
      <w:bodyDiv w:val="1"/>
      <w:marLeft w:val="0"/>
      <w:marRight w:val="0"/>
      <w:marTop w:val="0"/>
      <w:marBottom w:val="0"/>
      <w:divBdr>
        <w:top w:val="none" w:sz="0" w:space="0" w:color="auto"/>
        <w:left w:val="none" w:sz="0" w:space="0" w:color="auto"/>
        <w:bottom w:val="none" w:sz="0" w:space="0" w:color="auto"/>
        <w:right w:val="none" w:sz="0" w:space="0" w:color="auto"/>
      </w:divBdr>
    </w:div>
    <w:div w:id="1831671454">
      <w:bodyDiv w:val="1"/>
      <w:marLeft w:val="0"/>
      <w:marRight w:val="0"/>
      <w:marTop w:val="0"/>
      <w:marBottom w:val="0"/>
      <w:divBdr>
        <w:top w:val="none" w:sz="0" w:space="0" w:color="auto"/>
        <w:left w:val="none" w:sz="0" w:space="0" w:color="auto"/>
        <w:bottom w:val="none" w:sz="0" w:space="0" w:color="auto"/>
        <w:right w:val="none" w:sz="0" w:space="0" w:color="auto"/>
      </w:divBdr>
    </w:div>
    <w:div w:id="1832136385">
      <w:bodyDiv w:val="1"/>
      <w:marLeft w:val="0"/>
      <w:marRight w:val="0"/>
      <w:marTop w:val="0"/>
      <w:marBottom w:val="0"/>
      <w:divBdr>
        <w:top w:val="none" w:sz="0" w:space="0" w:color="auto"/>
        <w:left w:val="none" w:sz="0" w:space="0" w:color="auto"/>
        <w:bottom w:val="none" w:sz="0" w:space="0" w:color="auto"/>
        <w:right w:val="none" w:sz="0" w:space="0" w:color="auto"/>
      </w:divBdr>
    </w:div>
    <w:div w:id="1832671714">
      <w:bodyDiv w:val="1"/>
      <w:marLeft w:val="0"/>
      <w:marRight w:val="0"/>
      <w:marTop w:val="0"/>
      <w:marBottom w:val="0"/>
      <w:divBdr>
        <w:top w:val="none" w:sz="0" w:space="0" w:color="auto"/>
        <w:left w:val="none" w:sz="0" w:space="0" w:color="auto"/>
        <w:bottom w:val="none" w:sz="0" w:space="0" w:color="auto"/>
        <w:right w:val="none" w:sz="0" w:space="0" w:color="auto"/>
      </w:divBdr>
    </w:div>
    <w:div w:id="1832720370">
      <w:bodyDiv w:val="1"/>
      <w:marLeft w:val="0"/>
      <w:marRight w:val="0"/>
      <w:marTop w:val="0"/>
      <w:marBottom w:val="0"/>
      <w:divBdr>
        <w:top w:val="none" w:sz="0" w:space="0" w:color="auto"/>
        <w:left w:val="none" w:sz="0" w:space="0" w:color="auto"/>
        <w:bottom w:val="none" w:sz="0" w:space="0" w:color="auto"/>
        <w:right w:val="none" w:sz="0" w:space="0" w:color="auto"/>
      </w:divBdr>
    </w:div>
    <w:div w:id="1832787953">
      <w:bodyDiv w:val="1"/>
      <w:marLeft w:val="0"/>
      <w:marRight w:val="0"/>
      <w:marTop w:val="0"/>
      <w:marBottom w:val="0"/>
      <w:divBdr>
        <w:top w:val="none" w:sz="0" w:space="0" w:color="auto"/>
        <w:left w:val="none" w:sz="0" w:space="0" w:color="auto"/>
        <w:bottom w:val="none" w:sz="0" w:space="0" w:color="auto"/>
        <w:right w:val="none" w:sz="0" w:space="0" w:color="auto"/>
      </w:divBdr>
    </w:div>
    <w:div w:id="1833250293">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237985955">
          <w:marLeft w:val="0"/>
          <w:marRight w:val="0"/>
          <w:marTop w:val="0"/>
          <w:marBottom w:val="0"/>
          <w:divBdr>
            <w:top w:val="none" w:sz="0" w:space="0" w:color="auto"/>
            <w:left w:val="none" w:sz="0" w:space="0" w:color="auto"/>
            <w:bottom w:val="none" w:sz="0" w:space="0" w:color="auto"/>
            <w:right w:val="none" w:sz="0" w:space="0" w:color="auto"/>
          </w:divBdr>
        </w:div>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33912905">
      <w:bodyDiv w:val="1"/>
      <w:marLeft w:val="0"/>
      <w:marRight w:val="0"/>
      <w:marTop w:val="0"/>
      <w:marBottom w:val="0"/>
      <w:divBdr>
        <w:top w:val="none" w:sz="0" w:space="0" w:color="auto"/>
        <w:left w:val="none" w:sz="0" w:space="0" w:color="auto"/>
        <w:bottom w:val="none" w:sz="0" w:space="0" w:color="auto"/>
        <w:right w:val="none" w:sz="0" w:space="0" w:color="auto"/>
      </w:divBdr>
    </w:div>
    <w:div w:id="1833984824">
      <w:bodyDiv w:val="1"/>
      <w:marLeft w:val="0"/>
      <w:marRight w:val="0"/>
      <w:marTop w:val="0"/>
      <w:marBottom w:val="0"/>
      <w:divBdr>
        <w:top w:val="none" w:sz="0" w:space="0" w:color="auto"/>
        <w:left w:val="none" w:sz="0" w:space="0" w:color="auto"/>
        <w:bottom w:val="none" w:sz="0" w:space="0" w:color="auto"/>
        <w:right w:val="none" w:sz="0" w:space="0" w:color="auto"/>
      </w:divBdr>
    </w:div>
    <w:div w:id="1835797339">
      <w:bodyDiv w:val="1"/>
      <w:marLeft w:val="0"/>
      <w:marRight w:val="0"/>
      <w:marTop w:val="0"/>
      <w:marBottom w:val="0"/>
      <w:divBdr>
        <w:top w:val="none" w:sz="0" w:space="0" w:color="auto"/>
        <w:left w:val="none" w:sz="0" w:space="0" w:color="auto"/>
        <w:bottom w:val="none" w:sz="0" w:space="0" w:color="auto"/>
        <w:right w:val="none" w:sz="0" w:space="0" w:color="auto"/>
      </w:divBdr>
    </w:div>
    <w:div w:id="1835954047">
      <w:bodyDiv w:val="1"/>
      <w:marLeft w:val="0"/>
      <w:marRight w:val="0"/>
      <w:marTop w:val="0"/>
      <w:marBottom w:val="0"/>
      <w:divBdr>
        <w:top w:val="none" w:sz="0" w:space="0" w:color="auto"/>
        <w:left w:val="none" w:sz="0" w:space="0" w:color="auto"/>
        <w:bottom w:val="none" w:sz="0" w:space="0" w:color="auto"/>
        <w:right w:val="none" w:sz="0" w:space="0" w:color="auto"/>
      </w:divBdr>
    </w:div>
    <w:div w:id="1836647755">
      <w:bodyDiv w:val="1"/>
      <w:marLeft w:val="0"/>
      <w:marRight w:val="0"/>
      <w:marTop w:val="0"/>
      <w:marBottom w:val="0"/>
      <w:divBdr>
        <w:top w:val="none" w:sz="0" w:space="0" w:color="auto"/>
        <w:left w:val="none" w:sz="0" w:space="0" w:color="auto"/>
        <w:bottom w:val="none" w:sz="0" w:space="0" w:color="auto"/>
        <w:right w:val="none" w:sz="0" w:space="0" w:color="auto"/>
      </w:divBdr>
    </w:div>
    <w:div w:id="1837111742">
      <w:bodyDiv w:val="1"/>
      <w:marLeft w:val="0"/>
      <w:marRight w:val="0"/>
      <w:marTop w:val="0"/>
      <w:marBottom w:val="0"/>
      <w:divBdr>
        <w:top w:val="none" w:sz="0" w:space="0" w:color="auto"/>
        <w:left w:val="none" w:sz="0" w:space="0" w:color="auto"/>
        <w:bottom w:val="none" w:sz="0" w:space="0" w:color="auto"/>
        <w:right w:val="none" w:sz="0" w:space="0" w:color="auto"/>
      </w:divBdr>
    </w:div>
    <w:div w:id="1837727198">
      <w:bodyDiv w:val="1"/>
      <w:marLeft w:val="0"/>
      <w:marRight w:val="0"/>
      <w:marTop w:val="0"/>
      <w:marBottom w:val="0"/>
      <w:divBdr>
        <w:top w:val="none" w:sz="0" w:space="0" w:color="auto"/>
        <w:left w:val="none" w:sz="0" w:space="0" w:color="auto"/>
        <w:bottom w:val="none" w:sz="0" w:space="0" w:color="auto"/>
        <w:right w:val="none" w:sz="0" w:space="0" w:color="auto"/>
      </w:divBdr>
    </w:div>
    <w:div w:id="1837842187">
      <w:bodyDiv w:val="1"/>
      <w:marLeft w:val="0"/>
      <w:marRight w:val="0"/>
      <w:marTop w:val="0"/>
      <w:marBottom w:val="0"/>
      <w:divBdr>
        <w:top w:val="none" w:sz="0" w:space="0" w:color="auto"/>
        <w:left w:val="none" w:sz="0" w:space="0" w:color="auto"/>
        <w:bottom w:val="none" w:sz="0" w:space="0" w:color="auto"/>
        <w:right w:val="none" w:sz="0" w:space="0" w:color="auto"/>
      </w:divBdr>
    </w:div>
    <w:div w:id="1838109489">
      <w:bodyDiv w:val="1"/>
      <w:marLeft w:val="0"/>
      <w:marRight w:val="0"/>
      <w:marTop w:val="0"/>
      <w:marBottom w:val="0"/>
      <w:divBdr>
        <w:top w:val="none" w:sz="0" w:space="0" w:color="auto"/>
        <w:left w:val="none" w:sz="0" w:space="0" w:color="auto"/>
        <w:bottom w:val="none" w:sz="0" w:space="0" w:color="auto"/>
        <w:right w:val="none" w:sz="0" w:space="0" w:color="auto"/>
      </w:divBdr>
    </w:div>
    <w:div w:id="1838568852">
      <w:bodyDiv w:val="1"/>
      <w:marLeft w:val="0"/>
      <w:marRight w:val="0"/>
      <w:marTop w:val="0"/>
      <w:marBottom w:val="0"/>
      <w:divBdr>
        <w:top w:val="none" w:sz="0" w:space="0" w:color="auto"/>
        <w:left w:val="none" w:sz="0" w:space="0" w:color="auto"/>
        <w:bottom w:val="none" w:sz="0" w:space="0" w:color="auto"/>
        <w:right w:val="none" w:sz="0" w:space="0" w:color="auto"/>
      </w:divBdr>
    </w:div>
    <w:div w:id="1840652867">
      <w:bodyDiv w:val="1"/>
      <w:marLeft w:val="0"/>
      <w:marRight w:val="0"/>
      <w:marTop w:val="0"/>
      <w:marBottom w:val="0"/>
      <w:divBdr>
        <w:top w:val="none" w:sz="0" w:space="0" w:color="auto"/>
        <w:left w:val="none" w:sz="0" w:space="0" w:color="auto"/>
        <w:bottom w:val="none" w:sz="0" w:space="0" w:color="auto"/>
        <w:right w:val="none" w:sz="0" w:space="0" w:color="auto"/>
      </w:divBdr>
    </w:div>
    <w:div w:id="1841388055">
      <w:bodyDiv w:val="1"/>
      <w:marLeft w:val="0"/>
      <w:marRight w:val="0"/>
      <w:marTop w:val="0"/>
      <w:marBottom w:val="0"/>
      <w:divBdr>
        <w:top w:val="none" w:sz="0" w:space="0" w:color="auto"/>
        <w:left w:val="none" w:sz="0" w:space="0" w:color="auto"/>
        <w:bottom w:val="none" w:sz="0" w:space="0" w:color="auto"/>
        <w:right w:val="none" w:sz="0" w:space="0" w:color="auto"/>
      </w:divBdr>
    </w:div>
    <w:div w:id="1842617662">
      <w:bodyDiv w:val="1"/>
      <w:marLeft w:val="0"/>
      <w:marRight w:val="0"/>
      <w:marTop w:val="0"/>
      <w:marBottom w:val="0"/>
      <w:divBdr>
        <w:top w:val="none" w:sz="0" w:space="0" w:color="auto"/>
        <w:left w:val="none" w:sz="0" w:space="0" w:color="auto"/>
        <w:bottom w:val="none" w:sz="0" w:space="0" w:color="auto"/>
        <w:right w:val="none" w:sz="0" w:space="0" w:color="auto"/>
      </w:divBdr>
    </w:div>
    <w:div w:id="1842815665">
      <w:bodyDiv w:val="1"/>
      <w:marLeft w:val="0"/>
      <w:marRight w:val="0"/>
      <w:marTop w:val="0"/>
      <w:marBottom w:val="0"/>
      <w:divBdr>
        <w:top w:val="none" w:sz="0" w:space="0" w:color="auto"/>
        <w:left w:val="none" w:sz="0" w:space="0" w:color="auto"/>
        <w:bottom w:val="none" w:sz="0" w:space="0" w:color="auto"/>
        <w:right w:val="none" w:sz="0" w:space="0" w:color="auto"/>
      </w:divBdr>
    </w:div>
    <w:div w:id="1842892247">
      <w:bodyDiv w:val="1"/>
      <w:marLeft w:val="0"/>
      <w:marRight w:val="0"/>
      <w:marTop w:val="0"/>
      <w:marBottom w:val="0"/>
      <w:divBdr>
        <w:top w:val="none" w:sz="0" w:space="0" w:color="auto"/>
        <w:left w:val="none" w:sz="0" w:space="0" w:color="auto"/>
        <w:bottom w:val="none" w:sz="0" w:space="0" w:color="auto"/>
        <w:right w:val="none" w:sz="0" w:space="0" w:color="auto"/>
      </w:divBdr>
    </w:div>
    <w:div w:id="1842894043">
      <w:bodyDiv w:val="1"/>
      <w:marLeft w:val="0"/>
      <w:marRight w:val="0"/>
      <w:marTop w:val="0"/>
      <w:marBottom w:val="0"/>
      <w:divBdr>
        <w:top w:val="none" w:sz="0" w:space="0" w:color="auto"/>
        <w:left w:val="none" w:sz="0" w:space="0" w:color="auto"/>
        <w:bottom w:val="none" w:sz="0" w:space="0" w:color="auto"/>
        <w:right w:val="none" w:sz="0" w:space="0" w:color="auto"/>
      </w:divBdr>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46549710">
      <w:bodyDiv w:val="1"/>
      <w:marLeft w:val="0"/>
      <w:marRight w:val="0"/>
      <w:marTop w:val="0"/>
      <w:marBottom w:val="0"/>
      <w:divBdr>
        <w:top w:val="none" w:sz="0" w:space="0" w:color="auto"/>
        <w:left w:val="none" w:sz="0" w:space="0" w:color="auto"/>
        <w:bottom w:val="none" w:sz="0" w:space="0" w:color="auto"/>
        <w:right w:val="none" w:sz="0" w:space="0" w:color="auto"/>
      </w:divBdr>
    </w:div>
    <w:div w:id="1846748182">
      <w:bodyDiv w:val="1"/>
      <w:marLeft w:val="0"/>
      <w:marRight w:val="0"/>
      <w:marTop w:val="0"/>
      <w:marBottom w:val="0"/>
      <w:divBdr>
        <w:top w:val="none" w:sz="0" w:space="0" w:color="auto"/>
        <w:left w:val="none" w:sz="0" w:space="0" w:color="auto"/>
        <w:bottom w:val="none" w:sz="0" w:space="0" w:color="auto"/>
        <w:right w:val="none" w:sz="0" w:space="0" w:color="auto"/>
      </w:divBdr>
    </w:div>
    <w:div w:id="1847668241">
      <w:bodyDiv w:val="1"/>
      <w:marLeft w:val="0"/>
      <w:marRight w:val="0"/>
      <w:marTop w:val="0"/>
      <w:marBottom w:val="0"/>
      <w:divBdr>
        <w:top w:val="none" w:sz="0" w:space="0" w:color="auto"/>
        <w:left w:val="none" w:sz="0" w:space="0" w:color="auto"/>
        <w:bottom w:val="none" w:sz="0" w:space="0" w:color="auto"/>
        <w:right w:val="none" w:sz="0" w:space="0" w:color="auto"/>
      </w:divBdr>
    </w:div>
    <w:div w:id="1848252545">
      <w:bodyDiv w:val="1"/>
      <w:marLeft w:val="0"/>
      <w:marRight w:val="0"/>
      <w:marTop w:val="0"/>
      <w:marBottom w:val="0"/>
      <w:divBdr>
        <w:top w:val="none" w:sz="0" w:space="0" w:color="auto"/>
        <w:left w:val="none" w:sz="0" w:space="0" w:color="auto"/>
        <w:bottom w:val="none" w:sz="0" w:space="0" w:color="auto"/>
        <w:right w:val="none" w:sz="0" w:space="0" w:color="auto"/>
      </w:divBdr>
    </w:div>
    <w:div w:id="1849364862">
      <w:bodyDiv w:val="1"/>
      <w:marLeft w:val="0"/>
      <w:marRight w:val="0"/>
      <w:marTop w:val="0"/>
      <w:marBottom w:val="0"/>
      <w:divBdr>
        <w:top w:val="none" w:sz="0" w:space="0" w:color="auto"/>
        <w:left w:val="none" w:sz="0" w:space="0" w:color="auto"/>
        <w:bottom w:val="none" w:sz="0" w:space="0" w:color="auto"/>
        <w:right w:val="none" w:sz="0" w:space="0" w:color="auto"/>
      </w:divBdr>
    </w:div>
    <w:div w:id="1850218840">
      <w:bodyDiv w:val="1"/>
      <w:marLeft w:val="0"/>
      <w:marRight w:val="0"/>
      <w:marTop w:val="0"/>
      <w:marBottom w:val="0"/>
      <w:divBdr>
        <w:top w:val="none" w:sz="0" w:space="0" w:color="auto"/>
        <w:left w:val="none" w:sz="0" w:space="0" w:color="auto"/>
        <w:bottom w:val="none" w:sz="0" w:space="0" w:color="auto"/>
        <w:right w:val="none" w:sz="0" w:space="0" w:color="auto"/>
      </w:divBdr>
    </w:div>
    <w:div w:id="1850288435">
      <w:bodyDiv w:val="1"/>
      <w:marLeft w:val="0"/>
      <w:marRight w:val="0"/>
      <w:marTop w:val="0"/>
      <w:marBottom w:val="0"/>
      <w:divBdr>
        <w:top w:val="none" w:sz="0" w:space="0" w:color="auto"/>
        <w:left w:val="none" w:sz="0" w:space="0" w:color="auto"/>
        <w:bottom w:val="none" w:sz="0" w:space="0" w:color="auto"/>
        <w:right w:val="none" w:sz="0" w:space="0" w:color="auto"/>
      </w:divBdr>
    </w:div>
    <w:div w:id="1850635898">
      <w:bodyDiv w:val="1"/>
      <w:marLeft w:val="0"/>
      <w:marRight w:val="0"/>
      <w:marTop w:val="0"/>
      <w:marBottom w:val="0"/>
      <w:divBdr>
        <w:top w:val="none" w:sz="0" w:space="0" w:color="auto"/>
        <w:left w:val="none" w:sz="0" w:space="0" w:color="auto"/>
        <w:bottom w:val="none" w:sz="0" w:space="0" w:color="auto"/>
        <w:right w:val="none" w:sz="0" w:space="0" w:color="auto"/>
      </w:divBdr>
    </w:div>
    <w:div w:id="1852641750">
      <w:bodyDiv w:val="1"/>
      <w:marLeft w:val="0"/>
      <w:marRight w:val="0"/>
      <w:marTop w:val="0"/>
      <w:marBottom w:val="0"/>
      <w:divBdr>
        <w:top w:val="none" w:sz="0" w:space="0" w:color="auto"/>
        <w:left w:val="none" w:sz="0" w:space="0" w:color="auto"/>
        <w:bottom w:val="none" w:sz="0" w:space="0" w:color="auto"/>
        <w:right w:val="none" w:sz="0" w:space="0" w:color="auto"/>
      </w:divBdr>
    </w:div>
    <w:div w:id="1852648534">
      <w:bodyDiv w:val="1"/>
      <w:marLeft w:val="0"/>
      <w:marRight w:val="0"/>
      <w:marTop w:val="0"/>
      <w:marBottom w:val="0"/>
      <w:divBdr>
        <w:top w:val="none" w:sz="0" w:space="0" w:color="auto"/>
        <w:left w:val="none" w:sz="0" w:space="0" w:color="auto"/>
        <w:bottom w:val="none" w:sz="0" w:space="0" w:color="auto"/>
        <w:right w:val="none" w:sz="0" w:space="0" w:color="auto"/>
      </w:divBdr>
    </w:div>
    <w:div w:id="1852909854">
      <w:bodyDiv w:val="1"/>
      <w:marLeft w:val="0"/>
      <w:marRight w:val="0"/>
      <w:marTop w:val="0"/>
      <w:marBottom w:val="0"/>
      <w:divBdr>
        <w:top w:val="none" w:sz="0" w:space="0" w:color="auto"/>
        <w:left w:val="none" w:sz="0" w:space="0" w:color="auto"/>
        <w:bottom w:val="none" w:sz="0" w:space="0" w:color="auto"/>
        <w:right w:val="none" w:sz="0" w:space="0" w:color="auto"/>
      </w:divBdr>
    </w:div>
    <w:div w:id="1853102535">
      <w:bodyDiv w:val="1"/>
      <w:marLeft w:val="0"/>
      <w:marRight w:val="0"/>
      <w:marTop w:val="0"/>
      <w:marBottom w:val="0"/>
      <w:divBdr>
        <w:top w:val="none" w:sz="0" w:space="0" w:color="auto"/>
        <w:left w:val="none" w:sz="0" w:space="0" w:color="auto"/>
        <w:bottom w:val="none" w:sz="0" w:space="0" w:color="auto"/>
        <w:right w:val="none" w:sz="0" w:space="0" w:color="auto"/>
      </w:divBdr>
    </w:div>
    <w:div w:id="1853520781">
      <w:bodyDiv w:val="1"/>
      <w:marLeft w:val="0"/>
      <w:marRight w:val="0"/>
      <w:marTop w:val="0"/>
      <w:marBottom w:val="0"/>
      <w:divBdr>
        <w:top w:val="none" w:sz="0" w:space="0" w:color="auto"/>
        <w:left w:val="none" w:sz="0" w:space="0" w:color="auto"/>
        <w:bottom w:val="none" w:sz="0" w:space="0" w:color="auto"/>
        <w:right w:val="none" w:sz="0" w:space="0" w:color="auto"/>
      </w:divBdr>
    </w:div>
    <w:div w:id="1854293924">
      <w:bodyDiv w:val="1"/>
      <w:marLeft w:val="0"/>
      <w:marRight w:val="0"/>
      <w:marTop w:val="0"/>
      <w:marBottom w:val="0"/>
      <w:divBdr>
        <w:top w:val="none" w:sz="0" w:space="0" w:color="auto"/>
        <w:left w:val="none" w:sz="0" w:space="0" w:color="auto"/>
        <w:bottom w:val="none" w:sz="0" w:space="0" w:color="auto"/>
        <w:right w:val="none" w:sz="0" w:space="0" w:color="auto"/>
      </w:divBdr>
    </w:div>
    <w:div w:id="1854412525">
      <w:bodyDiv w:val="1"/>
      <w:marLeft w:val="0"/>
      <w:marRight w:val="0"/>
      <w:marTop w:val="0"/>
      <w:marBottom w:val="0"/>
      <w:divBdr>
        <w:top w:val="none" w:sz="0" w:space="0" w:color="auto"/>
        <w:left w:val="none" w:sz="0" w:space="0" w:color="auto"/>
        <w:bottom w:val="none" w:sz="0" w:space="0" w:color="auto"/>
        <w:right w:val="none" w:sz="0" w:space="0" w:color="auto"/>
      </w:divBdr>
    </w:div>
    <w:div w:id="1854562456">
      <w:bodyDiv w:val="1"/>
      <w:marLeft w:val="0"/>
      <w:marRight w:val="0"/>
      <w:marTop w:val="0"/>
      <w:marBottom w:val="0"/>
      <w:divBdr>
        <w:top w:val="none" w:sz="0" w:space="0" w:color="auto"/>
        <w:left w:val="none" w:sz="0" w:space="0" w:color="auto"/>
        <w:bottom w:val="none" w:sz="0" w:space="0" w:color="auto"/>
        <w:right w:val="none" w:sz="0" w:space="0" w:color="auto"/>
      </w:divBdr>
    </w:div>
    <w:div w:id="1855220384">
      <w:bodyDiv w:val="1"/>
      <w:marLeft w:val="0"/>
      <w:marRight w:val="0"/>
      <w:marTop w:val="0"/>
      <w:marBottom w:val="0"/>
      <w:divBdr>
        <w:top w:val="none" w:sz="0" w:space="0" w:color="auto"/>
        <w:left w:val="none" w:sz="0" w:space="0" w:color="auto"/>
        <w:bottom w:val="none" w:sz="0" w:space="0" w:color="auto"/>
        <w:right w:val="none" w:sz="0" w:space="0" w:color="auto"/>
      </w:divBdr>
    </w:div>
    <w:div w:id="1855918460">
      <w:bodyDiv w:val="1"/>
      <w:marLeft w:val="0"/>
      <w:marRight w:val="0"/>
      <w:marTop w:val="0"/>
      <w:marBottom w:val="0"/>
      <w:divBdr>
        <w:top w:val="none" w:sz="0" w:space="0" w:color="auto"/>
        <w:left w:val="none" w:sz="0" w:space="0" w:color="auto"/>
        <w:bottom w:val="none" w:sz="0" w:space="0" w:color="auto"/>
        <w:right w:val="none" w:sz="0" w:space="0" w:color="auto"/>
      </w:divBdr>
    </w:div>
    <w:div w:id="1856730165">
      <w:bodyDiv w:val="1"/>
      <w:marLeft w:val="0"/>
      <w:marRight w:val="0"/>
      <w:marTop w:val="0"/>
      <w:marBottom w:val="0"/>
      <w:divBdr>
        <w:top w:val="none" w:sz="0" w:space="0" w:color="auto"/>
        <w:left w:val="none" w:sz="0" w:space="0" w:color="auto"/>
        <w:bottom w:val="none" w:sz="0" w:space="0" w:color="auto"/>
        <w:right w:val="none" w:sz="0" w:space="0" w:color="auto"/>
      </w:divBdr>
    </w:div>
    <w:div w:id="1857038482">
      <w:bodyDiv w:val="1"/>
      <w:marLeft w:val="0"/>
      <w:marRight w:val="0"/>
      <w:marTop w:val="0"/>
      <w:marBottom w:val="0"/>
      <w:divBdr>
        <w:top w:val="none" w:sz="0" w:space="0" w:color="auto"/>
        <w:left w:val="none" w:sz="0" w:space="0" w:color="auto"/>
        <w:bottom w:val="none" w:sz="0" w:space="0" w:color="auto"/>
        <w:right w:val="none" w:sz="0" w:space="0" w:color="auto"/>
      </w:divBdr>
    </w:div>
    <w:div w:id="1857186140">
      <w:bodyDiv w:val="1"/>
      <w:marLeft w:val="0"/>
      <w:marRight w:val="0"/>
      <w:marTop w:val="0"/>
      <w:marBottom w:val="0"/>
      <w:divBdr>
        <w:top w:val="none" w:sz="0" w:space="0" w:color="auto"/>
        <w:left w:val="none" w:sz="0" w:space="0" w:color="auto"/>
        <w:bottom w:val="none" w:sz="0" w:space="0" w:color="auto"/>
        <w:right w:val="none" w:sz="0" w:space="0" w:color="auto"/>
      </w:divBdr>
    </w:div>
    <w:div w:id="1858345815">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59463813">
      <w:bodyDiv w:val="1"/>
      <w:marLeft w:val="0"/>
      <w:marRight w:val="0"/>
      <w:marTop w:val="0"/>
      <w:marBottom w:val="0"/>
      <w:divBdr>
        <w:top w:val="none" w:sz="0" w:space="0" w:color="auto"/>
        <w:left w:val="none" w:sz="0" w:space="0" w:color="auto"/>
        <w:bottom w:val="none" w:sz="0" w:space="0" w:color="auto"/>
        <w:right w:val="none" w:sz="0" w:space="0" w:color="auto"/>
      </w:divBdr>
    </w:div>
    <w:div w:id="1860042803">
      <w:bodyDiv w:val="1"/>
      <w:marLeft w:val="0"/>
      <w:marRight w:val="0"/>
      <w:marTop w:val="0"/>
      <w:marBottom w:val="0"/>
      <w:divBdr>
        <w:top w:val="none" w:sz="0" w:space="0" w:color="auto"/>
        <w:left w:val="none" w:sz="0" w:space="0" w:color="auto"/>
        <w:bottom w:val="none" w:sz="0" w:space="0" w:color="auto"/>
        <w:right w:val="none" w:sz="0" w:space="0" w:color="auto"/>
      </w:divBdr>
    </w:div>
    <w:div w:id="1860730317">
      <w:bodyDiv w:val="1"/>
      <w:marLeft w:val="0"/>
      <w:marRight w:val="0"/>
      <w:marTop w:val="0"/>
      <w:marBottom w:val="0"/>
      <w:divBdr>
        <w:top w:val="none" w:sz="0" w:space="0" w:color="auto"/>
        <w:left w:val="none" w:sz="0" w:space="0" w:color="auto"/>
        <w:bottom w:val="none" w:sz="0" w:space="0" w:color="auto"/>
        <w:right w:val="none" w:sz="0" w:space="0" w:color="auto"/>
      </w:divBdr>
    </w:div>
    <w:div w:id="1861118854">
      <w:bodyDiv w:val="1"/>
      <w:marLeft w:val="0"/>
      <w:marRight w:val="0"/>
      <w:marTop w:val="0"/>
      <w:marBottom w:val="0"/>
      <w:divBdr>
        <w:top w:val="none" w:sz="0" w:space="0" w:color="auto"/>
        <w:left w:val="none" w:sz="0" w:space="0" w:color="auto"/>
        <w:bottom w:val="none" w:sz="0" w:space="0" w:color="auto"/>
        <w:right w:val="none" w:sz="0" w:space="0" w:color="auto"/>
      </w:divBdr>
    </w:div>
    <w:div w:id="1861242181">
      <w:bodyDiv w:val="1"/>
      <w:marLeft w:val="0"/>
      <w:marRight w:val="0"/>
      <w:marTop w:val="0"/>
      <w:marBottom w:val="0"/>
      <w:divBdr>
        <w:top w:val="none" w:sz="0" w:space="0" w:color="auto"/>
        <w:left w:val="none" w:sz="0" w:space="0" w:color="auto"/>
        <w:bottom w:val="none" w:sz="0" w:space="0" w:color="auto"/>
        <w:right w:val="none" w:sz="0" w:space="0" w:color="auto"/>
      </w:divBdr>
    </w:div>
    <w:div w:id="1861581282">
      <w:bodyDiv w:val="1"/>
      <w:marLeft w:val="0"/>
      <w:marRight w:val="0"/>
      <w:marTop w:val="0"/>
      <w:marBottom w:val="0"/>
      <w:divBdr>
        <w:top w:val="none" w:sz="0" w:space="0" w:color="auto"/>
        <w:left w:val="none" w:sz="0" w:space="0" w:color="auto"/>
        <w:bottom w:val="none" w:sz="0" w:space="0" w:color="auto"/>
        <w:right w:val="none" w:sz="0" w:space="0" w:color="auto"/>
      </w:divBdr>
    </w:div>
    <w:div w:id="1862164616">
      <w:bodyDiv w:val="1"/>
      <w:marLeft w:val="0"/>
      <w:marRight w:val="0"/>
      <w:marTop w:val="0"/>
      <w:marBottom w:val="0"/>
      <w:divBdr>
        <w:top w:val="none" w:sz="0" w:space="0" w:color="auto"/>
        <w:left w:val="none" w:sz="0" w:space="0" w:color="auto"/>
        <w:bottom w:val="none" w:sz="0" w:space="0" w:color="auto"/>
        <w:right w:val="none" w:sz="0" w:space="0" w:color="auto"/>
      </w:divBdr>
    </w:div>
    <w:div w:id="1862669332">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63666901">
      <w:bodyDiv w:val="1"/>
      <w:marLeft w:val="0"/>
      <w:marRight w:val="0"/>
      <w:marTop w:val="0"/>
      <w:marBottom w:val="0"/>
      <w:divBdr>
        <w:top w:val="none" w:sz="0" w:space="0" w:color="auto"/>
        <w:left w:val="none" w:sz="0" w:space="0" w:color="auto"/>
        <w:bottom w:val="none" w:sz="0" w:space="0" w:color="auto"/>
        <w:right w:val="none" w:sz="0" w:space="0" w:color="auto"/>
      </w:divBdr>
    </w:div>
    <w:div w:id="1864173108">
      <w:bodyDiv w:val="1"/>
      <w:marLeft w:val="0"/>
      <w:marRight w:val="0"/>
      <w:marTop w:val="0"/>
      <w:marBottom w:val="0"/>
      <w:divBdr>
        <w:top w:val="none" w:sz="0" w:space="0" w:color="auto"/>
        <w:left w:val="none" w:sz="0" w:space="0" w:color="auto"/>
        <w:bottom w:val="none" w:sz="0" w:space="0" w:color="auto"/>
        <w:right w:val="none" w:sz="0" w:space="0" w:color="auto"/>
      </w:divBdr>
    </w:div>
    <w:div w:id="1865048175">
      <w:bodyDiv w:val="1"/>
      <w:marLeft w:val="0"/>
      <w:marRight w:val="0"/>
      <w:marTop w:val="0"/>
      <w:marBottom w:val="0"/>
      <w:divBdr>
        <w:top w:val="none" w:sz="0" w:space="0" w:color="auto"/>
        <w:left w:val="none" w:sz="0" w:space="0" w:color="auto"/>
        <w:bottom w:val="none" w:sz="0" w:space="0" w:color="auto"/>
        <w:right w:val="none" w:sz="0" w:space="0" w:color="auto"/>
      </w:divBdr>
    </w:div>
    <w:div w:id="1865710546">
      <w:bodyDiv w:val="1"/>
      <w:marLeft w:val="0"/>
      <w:marRight w:val="0"/>
      <w:marTop w:val="0"/>
      <w:marBottom w:val="0"/>
      <w:divBdr>
        <w:top w:val="none" w:sz="0" w:space="0" w:color="auto"/>
        <w:left w:val="none" w:sz="0" w:space="0" w:color="auto"/>
        <w:bottom w:val="none" w:sz="0" w:space="0" w:color="auto"/>
        <w:right w:val="none" w:sz="0" w:space="0" w:color="auto"/>
      </w:divBdr>
    </w:div>
    <w:div w:id="1865827194">
      <w:bodyDiv w:val="1"/>
      <w:marLeft w:val="0"/>
      <w:marRight w:val="0"/>
      <w:marTop w:val="0"/>
      <w:marBottom w:val="0"/>
      <w:divBdr>
        <w:top w:val="none" w:sz="0" w:space="0" w:color="auto"/>
        <w:left w:val="none" w:sz="0" w:space="0" w:color="auto"/>
        <w:bottom w:val="none" w:sz="0" w:space="0" w:color="auto"/>
        <w:right w:val="none" w:sz="0" w:space="0" w:color="auto"/>
      </w:divBdr>
    </w:div>
    <w:div w:id="1865898392">
      <w:bodyDiv w:val="1"/>
      <w:marLeft w:val="0"/>
      <w:marRight w:val="0"/>
      <w:marTop w:val="0"/>
      <w:marBottom w:val="0"/>
      <w:divBdr>
        <w:top w:val="none" w:sz="0" w:space="0" w:color="auto"/>
        <w:left w:val="none" w:sz="0" w:space="0" w:color="auto"/>
        <w:bottom w:val="none" w:sz="0" w:space="0" w:color="auto"/>
        <w:right w:val="none" w:sz="0" w:space="0" w:color="auto"/>
      </w:divBdr>
    </w:div>
    <w:div w:id="1865904426">
      <w:bodyDiv w:val="1"/>
      <w:marLeft w:val="0"/>
      <w:marRight w:val="0"/>
      <w:marTop w:val="0"/>
      <w:marBottom w:val="0"/>
      <w:divBdr>
        <w:top w:val="none" w:sz="0" w:space="0" w:color="auto"/>
        <w:left w:val="none" w:sz="0" w:space="0" w:color="auto"/>
        <w:bottom w:val="none" w:sz="0" w:space="0" w:color="auto"/>
        <w:right w:val="none" w:sz="0" w:space="0" w:color="auto"/>
      </w:divBdr>
    </w:div>
    <w:div w:id="1866093662">
      <w:bodyDiv w:val="1"/>
      <w:marLeft w:val="0"/>
      <w:marRight w:val="0"/>
      <w:marTop w:val="0"/>
      <w:marBottom w:val="0"/>
      <w:divBdr>
        <w:top w:val="none" w:sz="0" w:space="0" w:color="auto"/>
        <w:left w:val="none" w:sz="0" w:space="0" w:color="auto"/>
        <w:bottom w:val="none" w:sz="0" w:space="0" w:color="auto"/>
        <w:right w:val="none" w:sz="0" w:space="0" w:color="auto"/>
      </w:divBdr>
    </w:div>
    <w:div w:id="1867207818">
      <w:bodyDiv w:val="1"/>
      <w:marLeft w:val="0"/>
      <w:marRight w:val="0"/>
      <w:marTop w:val="0"/>
      <w:marBottom w:val="0"/>
      <w:divBdr>
        <w:top w:val="none" w:sz="0" w:space="0" w:color="auto"/>
        <w:left w:val="none" w:sz="0" w:space="0" w:color="auto"/>
        <w:bottom w:val="none" w:sz="0" w:space="0" w:color="auto"/>
        <w:right w:val="none" w:sz="0" w:space="0" w:color="auto"/>
      </w:divBdr>
    </w:div>
    <w:div w:id="1867793181">
      <w:bodyDiv w:val="1"/>
      <w:marLeft w:val="0"/>
      <w:marRight w:val="0"/>
      <w:marTop w:val="0"/>
      <w:marBottom w:val="0"/>
      <w:divBdr>
        <w:top w:val="none" w:sz="0" w:space="0" w:color="auto"/>
        <w:left w:val="none" w:sz="0" w:space="0" w:color="auto"/>
        <w:bottom w:val="none" w:sz="0" w:space="0" w:color="auto"/>
        <w:right w:val="none" w:sz="0" w:space="0" w:color="auto"/>
      </w:divBdr>
    </w:div>
    <w:div w:id="1868178320">
      <w:bodyDiv w:val="1"/>
      <w:marLeft w:val="0"/>
      <w:marRight w:val="0"/>
      <w:marTop w:val="0"/>
      <w:marBottom w:val="0"/>
      <w:divBdr>
        <w:top w:val="none" w:sz="0" w:space="0" w:color="auto"/>
        <w:left w:val="none" w:sz="0" w:space="0" w:color="auto"/>
        <w:bottom w:val="none" w:sz="0" w:space="0" w:color="auto"/>
        <w:right w:val="none" w:sz="0" w:space="0" w:color="auto"/>
      </w:divBdr>
    </w:div>
    <w:div w:id="1868368799">
      <w:bodyDiv w:val="1"/>
      <w:marLeft w:val="0"/>
      <w:marRight w:val="0"/>
      <w:marTop w:val="0"/>
      <w:marBottom w:val="0"/>
      <w:divBdr>
        <w:top w:val="none" w:sz="0" w:space="0" w:color="auto"/>
        <w:left w:val="none" w:sz="0" w:space="0" w:color="auto"/>
        <w:bottom w:val="none" w:sz="0" w:space="0" w:color="auto"/>
        <w:right w:val="none" w:sz="0" w:space="0" w:color="auto"/>
      </w:divBdr>
    </w:div>
    <w:div w:id="1868790992">
      <w:bodyDiv w:val="1"/>
      <w:marLeft w:val="0"/>
      <w:marRight w:val="0"/>
      <w:marTop w:val="0"/>
      <w:marBottom w:val="0"/>
      <w:divBdr>
        <w:top w:val="none" w:sz="0" w:space="0" w:color="auto"/>
        <w:left w:val="none" w:sz="0" w:space="0" w:color="auto"/>
        <w:bottom w:val="none" w:sz="0" w:space="0" w:color="auto"/>
        <w:right w:val="none" w:sz="0" w:space="0" w:color="auto"/>
      </w:divBdr>
    </w:div>
    <w:div w:id="1869444249">
      <w:bodyDiv w:val="1"/>
      <w:marLeft w:val="0"/>
      <w:marRight w:val="0"/>
      <w:marTop w:val="0"/>
      <w:marBottom w:val="0"/>
      <w:divBdr>
        <w:top w:val="none" w:sz="0" w:space="0" w:color="auto"/>
        <w:left w:val="none" w:sz="0" w:space="0" w:color="auto"/>
        <w:bottom w:val="none" w:sz="0" w:space="0" w:color="auto"/>
        <w:right w:val="none" w:sz="0" w:space="0" w:color="auto"/>
      </w:divBdr>
    </w:div>
    <w:div w:id="1869563659">
      <w:bodyDiv w:val="1"/>
      <w:marLeft w:val="0"/>
      <w:marRight w:val="0"/>
      <w:marTop w:val="0"/>
      <w:marBottom w:val="0"/>
      <w:divBdr>
        <w:top w:val="none" w:sz="0" w:space="0" w:color="auto"/>
        <w:left w:val="none" w:sz="0" w:space="0" w:color="auto"/>
        <w:bottom w:val="none" w:sz="0" w:space="0" w:color="auto"/>
        <w:right w:val="none" w:sz="0" w:space="0" w:color="auto"/>
      </w:divBdr>
    </w:div>
    <w:div w:id="1869567470">
      <w:bodyDiv w:val="1"/>
      <w:marLeft w:val="0"/>
      <w:marRight w:val="0"/>
      <w:marTop w:val="0"/>
      <w:marBottom w:val="0"/>
      <w:divBdr>
        <w:top w:val="none" w:sz="0" w:space="0" w:color="auto"/>
        <w:left w:val="none" w:sz="0" w:space="0" w:color="auto"/>
        <w:bottom w:val="none" w:sz="0" w:space="0" w:color="auto"/>
        <w:right w:val="none" w:sz="0" w:space="0" w:color="auto"/>
      </w:divBdr>
    </w:div>
    <w:div w:id="1870218475">
      <w:bodyDiv w:val="1"/>
      <w:marLeft w:val="0"/>
      <w:marRight w:val="0"/>
      <w:marTop w:val="0"/>
      <w:marBottom w:val="0"/>
      <w:divBdr>
        <w:top w:val="none" w:sz="0" w:space="0" w:color="auto"/>
        <w:left w:val="none" w:sz="0" w:space="0" w:color="auto"/>
        <w:bottom w:val="none" w:sz="0" w:space="0" w:color="auto"/>
        <w:right w:val="none" w:sz="0" w:space="0" w:color="auto"/>
      </w:divBdr>
    </w:div>
    <w:div w:id="1870558549">
      <w:bodyDiv w:val="1"/>
      <w:marLeft w:val="0"/>
      <w:marRight w:val="0"/>
      <w:marTop w:val="0"/>
      <w:marBottom w:val="0"/>
      <w:divBdr>
        <w:top w:val="none" w:sz="0" w:space="0" w:color="auto"/>
        <w:left w:val="none" w:sz="0" w:space="0" w:color="auto"/>
        <w:bottom w:val="none" w:sz="0" w:space="0" w:color="auto"/>
        <w:right w:val="none" w:sz="0" w:space="0" w:color="auto"/>
      </w:divBdr>
    </w:div>
    <w:div w:id="1871139913">
      <w:bodyDiv w:val="1"/>
      <w:marLeft w:val="0"/>
      <w:marRight w:val="0"/>
      <w:marTop w:val="0"/>
      <w:marBottom w:val="0"/>
      <w:divBdr>
        <w:top w:val="none" w:sz="0" w:space="0" w:color="auto"/>
        <w:left w:val="none" w:sz="0" w:space="0" w:color="auto"/>
        <w:bottom w:val="none" w:sz="0" w:space="0" w:color="auto"/>
        <w:right w:val="none" w:sz="0" w:space="0" w:color="auto"/>
      </w:divBdr>
    </w:div>
    <w:div w:id="1872646016">
      <w:bodyDiv w:val="1"/>
      <w:marLeft w:val="0"/>
      <w:marRight w:val="0"/>
      <w:marTop w:val="0"/>
      <w:marBottom w:val="0"/>
      <w:divBdr>
        <w:top w:val="none" w:sz="0" w:space="0" w:color="auto"/>
        <w:left w:val="none" w:sz="0" w:space="0" w:color="auto"/>
        <w:bottom w:val="none" w:sz="0" w:space="0" w:color="auto"/>
        <w:right w:val="none" w:sz="0" w:space="0" w:color="auto"/>
      </w:divBdr>
    </w:div>
    <w:div w:id="1872692571">
      <w:bodyDiv w:val="1"/>
      <w:marLeft w:val="0"/>
      <w:marRight w:val="0"/>
      <w:marTop w:val="0"/>
      <w:marBottom w:val="0"/>
      <w:divBdr>
        <w:top w:val="none" w:sz="0" w:space="0" w:color="auto"/>
        <w:left w:val="none" w:sz="0" w:space="0" w:color="auto"/>
        <w:bottom w:val="none" w:sz="0" w:space="0" w:color="auto"/>
        <w:right w:val="none" w:sz="0" w:space="0" w:color="auto"/>
      </w:divBdr>
    </w:div>
    <w:div w:id="1872759672">
      <w:bodyDiv w:val="1"/>
      <w:marLeft w:val="0"/>
      <w:marRight w:val="0"/>
      <w:marTop w:val="0"/>
      <w:marBottom w:val="0"/>
      <w:divBdr>
        <w:top w:val="none" w:sz="0" w:space="0" w:color="auto"/>
        <w:left w:val="none" w:sz="0" w:space="0" w:color="auto"/>
        <w:bottom w:val="none" w:sz="0" w:space="0" w:color="auto"/>
        <w:right w:val="none" w:sz="0" w:space="0" w:color="auto"/>
      </w:divBdr>
    </w:div>
    <w:div w:id="1872912483">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73303358">
      <w:bodyDiv w:val="1"/>
      <w:marLeft w:val="0"/>
      <w:marRight w:val="0"/>
      <w:marTop w:val="0"/>
      <w:marBottom w:val="0"/>
      <w:divBdr>
        <w:top w:val="none" w:sz="0" w:space="0" w:color="auto"/>
        <w:left w:val="none" w:sz="0" w:space="0" w:color="auto"/>
        <w:bottom w:val="none" w:sz="0" w:space="0" w:color="auto"/>
        <w:right w:val="none" w:sz="0" w:space="0" w:color="auto"/>
      </w:divBdr>
    </w:div>
    <w:div w:id="1873495739">
      <w:bodyDiv w:val="1"/>
      <w:marLeft w:val="0"/>
      <w:marRight w:val="0"/>
      <w:marTop w:val="0"/>
      <w:marBottom w:val="0"/>
      <w:divBdr>
        <w:top w:val="none" w:sz="0" w:space="0" w:color="auto"/>
        <w:left w:val="none" w:sz="0" w:space="0" w:color="auto"/>
        <w:bottom w:val="none" w:sz="0" w:space="0" w:color="auto"/>
        <w:right w:val="none" w:sz="0" w:space="0" w:color="auto"/>
      </w:divBdr>
    </w:div>
    <w:div w:id="1874031461">
      <w:bodyDiv w:val="1"/>
      <w:marLeft w:val="0"/>
      <w:marRight w:val="0"/>
      <w:marTop w:val="0"/>
      <w:marBottom w:val="0"/>
      <w:divBdr>
        <w:top w:val="none" w:sz="0" w:space="0" w:color="auto"/>
        <w:left w:val="none" w:sz="0" w:space="0" w:color="auto"/>
        <w:bottom w:val="none" w:sz="0" w:space="0" w:color="auto"/>
        <w:right w:val="none" w:sz="0" w:space="0" w:color="auto"/>
      </w:divBdr>
    </w:div>
    <w:div w:id="1874072656">
      <w:bodyDiv w:val="1"/>
      <w:marLeft w:val="0"/>
      <w:marRight w:val="0"/>
      <w:marTop w:val="0"/>
      <w:marBottom w:val="0"/>
      <w:divBdr>
        <w:top w:val="none" w:sz="0" w:space="0" w:color="auto"/>
        <w:left w:val="none" w:sz="0" w:space="0" w:color="auto"/>
        <w:bottom w:val="none" w:sz="0" w:space="0" w:color="auto"/>
        <w:right w:val="none" w:sz="0" w:space="0" w:color="auto"/>
      </w:divBdr>
    </w:div>
    <w:div w:id="1874534523">
      <w:bodyDiv w:val="1"/>
      <w:marLeft w:val="0"/>
      <w:marRight w:val="0"/>
      <w:marTop w:val="0"/>
      <w:marBottom w:val="0"/>
      <w:divBdr>
        <w:top w:val="none" w:sz="0" w:space="0" w:color="auto"/>
        <w:left w:val="none" w:sz="0" w:space="0" w:color="auto"/>
        <w:bottom w:val="none" w:sz="0" w:space="0" w:color="auto"/>
        <w:right w:val="none" w:sz="0" w:space="0" w:color="auto"/>
      </w:divBdr>
    </w:div>
    <w:div w:id="1875575113">
      <w:bodyDiv w:val="1"/>
      <w:marLeft w:val="0"/>
      <w:marRight w:val="0"/>
      <w:marTop w:val="0"/>
      <w:marBottom w:val="0"/>
      <w:divBdr>
        <w:top w:val="none" w:sz="0" w:space="0" w:color="auto"/>
        <w:left w:val="none" w:sz="0" w:space="0" w:color="auto"/>
        <w:bottom w:val="none" w:sz="0" w:space="0" w:color="auto"/>
        <w:right w:val="none" w:sz="0" w:space="0" w:color="auto"/>
      </w:divBdr>
    </w:div>
    <w:div w:id="1875606530">
      <w:bodyDiv w:val="1"/>
      <w:marLeft w:val="0"/>
      <w:marRight w:val="0"/>
      <w:marTop w:val="0"/>
      <w:marBottom w:val="0"/>
      <w:divBdr>
        <w:top w:val="none" w:sz="0" w:space="0" w:color="auto"/>
        <w:left w:val="none" w:sz="0" w:space="0" w:color="auto"/>
        <w:bottom w:val="none" w:sz="0" w:space="0" w:color="auto"/>
        <w:right w:val="none" w:sz="0" w:space="0" w:color="auto"/>
      </w:divBdr>
    </w:div>
    <w:div w:id="1875802228">
      <w:bodyDiv w:val="1"/>
      <w:marLeft w:val="0"/>
      <w:marRight w:val="0"/>
      <w:marTop w:val="0"/>
      <w:marBottom w:val="0"/>
      <w:divBdr>
        <w:top w:val="none" w:sz="0" w:space="0" w:color="auto"/>
        <w:left w:val="none" w:sz="0" w:space="0" w:color="auto"/>
        <w:bottom w:val="none" w:sz="0" w:space="0" w:color="auto"/>
        <w:right w:val="none" w:sz="0" w:space="0" w:color="auto"/>
      </w:divBdr>
    </w:div>
    <w:div w:id="1875847303">
      <w:bodyDiv w:val="1"/>
      <w:marLeft w:val="0"/>
      <w:marRight w:val="0"/>
      <w:marTop w:val="0"/>
      <w:marBottom w:val="0"/>
      <w:divBdr>
        <w:top w:val="none" w:sz="0" w:space="0" w:color="auto"/>
        <w:left w:val="none" w:sz="0" w:space="0" w:color="auto"/>
        <w:bottom w:val="none" w:sz="0" w:space="0" w:color="auto"/>
        <w:right w:val="none" w:sz="0" w:space="0" w:color="auto"/>
      </w:divBdr>
    </w:div>
    <w:div w:id="1876188616">
      <w:bodyDiv w:val="1"/>
      <w:marLeft w:val="0"/>
      <w:marRight w:val="0"/>
      <w:marTop w:val="0"/>
      <w:marBottom w:val="0"/>
      <w:divBdr>
        <w:top w:val="none" w:sz="0" w:space="0" w:color="auto"/>
        <w:left w:val="none" w:sz="0" w:space="0" w:color="auto"/>
        <w:bottom w:val="none" w:sz="0" w:space="0" w:color="auto"/>
        <w:right w:val="none" w:sz="0" w:space="0" w:color="auto"/>
      </w:divBdr>
    </w:div>
    <w:div w:id="1876771396">
      <w:bodyDiv w:val="1"/>
      <w:marLeft w:val="0"/>
      <w:marRight w:val="0"/>
      <w:marTop w:val="0"/>
      <w:marBottom w:val="0"/>
      <w:divBdr>
        <w:top w:val="none" w:sz="0" w:space="0" w:color="auto"/>
        <w:left w:val="none" w:sz="0" w:space="0" w:color="auto"/>
        <w:bottom w:val="none" w:sz="0" w:space="0" w:color="auto"/>
        <w:right w:val="none" w:sz="0" w:space="0" w:color="auto"/>
      </w:divBdr>
    </w:div>
    <w:div w:id="1877307100">
      <w:bodyDiv w:val="1"/>
      <w:marLeft w:val="0"/>
      <w:marRight w:val="0"/>
      <w:marTop w:val="0"/>
      <w:marBottom w:val="0"/>
      <w:divBdr>
        <w:top w:val="none" w:sz="0" w:space="0" w:color="auto"/>
        <w:left w:val="none" w:sz="0" w:space="0" w:color="auto"/>
        <w:bottom w:val="none" w:sz="0" w:space="0" w:color="auto"/>
        <w:right w:val="none" w:sz="0" w:space="0" w:color="auto"/>
      </w:divBdr>
    </w:div>
    <w:div w:id="1877346644">
      <w:bodyDiv w:val="1"/>
      <w:marLeft w:val="0"/>
      <w:marRight w:val="0"/>
      <w:marTop w:val="0"/>
      <w:marBottom w:val="0"/>
      <w:divBdr>
        <w:top w:val="none" w:sz="0" w:space="0" w:color="auto"/>
        <w:left w:val="none" w:sz="0" w:space="0" w:color="auto"/>
        <w:bottom w:val="none" w:sz="0" w:space="0" w:color="auto"/>
        <w:right w:val="none" w:sz="0" w:space="0" w:color="auto"/>
      </w:divBdr>
    </w:div>
    <w:div w:id="1877813473">
      <w:bodyDiv w:val="1"/>
      <w:marLeft w:val="0"/>
      <w:marRight w:val="0"/>
      <w:marTop w:val="0"/>
      <w:marBottom w:val="0"/>
      <w:divBdr>
        <w:top w:val="none" w:sz="0" w:space="0" w:color="auto"/>
        <w:left w:val="none" w:sz="0" w:space="0" w:color="auto"/>
        <w:bottom w:val="none" w:sz="0" w:space="0" w:color="auto"/>
        <w:right w:val="none" w:sz="0" w:space="0" w:color="auto"/>
      </w:divBdr>
    </w:div>
    <w:div w:id="1877965664">
      <w:bodyDiv w:val="1"/>
      <w:marLeft w:val="0"/>
      <w:marRight w:val="0"/>
      <w:marTop w:val="0"/>
      <w:marBottom w:val="0"/>
      <w:divBdr>
        <w:top w:val="none" w:sz="0" w:space="0" w:color="auto"/>
        <w:left w:val="none" w:sz="0" w:space="0" w:color="auto"/>
        <w:bottom w:val="none" w:sz="0" w:space="0" w:color="auto"/>
        <w:right w:val="none" w:sz="0" w:space="0" w:color="auto"/>
      </w:divBdr>
    </w:div>
    <w:div w:id="1878351641">
      <w:bodyDiv w:val="1"/>
      <w:marLeft w:val="0"/>
      <w:marRight w:val="0"/>
      <w:marTop w:val="0"/>
      <w:marBottom w:val="0"/>
      <w:divBdr>
        <w:top w:val="none" w:sz="0" w:space="0" w:color="auto"/>
        <w:left w:val="none" w:sz="0" w:space="0" w:color="auto"/>
        <w:bottom w:val="none" w:sz="0" w:space="0" w:color="auto"/>
        <w:right w:val="none" w:sz="0" w:space="0" w:color="auto"/>
      </w:divBdr>
    </w:div>
    <w:div w:id="1878590304">
      <w:bodyDiv w:val="1"/>
      <w:marLeft w:val="0"/>
      <w:marRight w:val="0"/>
      <w:marTop w:val="0"/>
      <w:marBottom w:val="0"/>
      <w:divBdr>
        <w:top w:val="none" w:sz="0" w:space="0" w:color="auto"/>
        <w:left w:val="none" w:sz="0" w:space="0" w:color="auto"/>
        <w:bottom w:val="none" w:sz="0" w:space="0" w:color="auto"/>
        <w:right w:val="none" w:sz="0" w:space="0" w:color="auto"/>
      </w:divBdr>
    </w:div>
    <w:div w:id="1878663335">
      <w:bodyDiv w:val="1"/>
      <w:marLeft w:val="0"/>
      <w:marRight w:val="0"/>
      <w:marTop w:val="0"/>
      <w:marBottom w:val="0"/>
      <w:divBdr>
        <w:top w:val="none" w:sz="0" w:space="0" w:color="auto"/>
        <w:left w:val="none" w:sz="0" w:space="0" w:color="auto"/>
        <w:bottom w:val="none" w:sz="0" w:space="0" w:color="auto"/>
        <w:right w:val="none" w:sz="0" w:space="0" w:color="auto"/>
      </w:divBdr>
    </w:div>
    <w:div w:id="1879929112">
      <w:bodyDiv w:val="1"/>
      <w:marLeft w:val="0"/>
      <w:marRight w:val="0"/>
      <w:marTop w:val="0"/>
      <w:marBottom w:val="0"/>
      <w:divBdr>
        <w:top w:val="none" w:sz="0" w:space="0" w:color="auto"/>
        <w:left w:val="none" w:sz="0" w:space="0" w:color="auto"/>
        <w:bottom w:val="none" w:sz="0" w:space="0" w:color="auto"/>
        <w:right w:val="none" w:sz="0" w:space="0" w:color="auto"/>
      </w:divBdr>
    </w:div>
    <w:div w:id="1879929926">
      <w:bodyDiv w:val="1"/>
      <w:marLeft w:val="0"/>
      <w:marRight w:val="0"/>
      <w:marTop w:val="0"/>
      <w:marBottom w:val="0"/>
      <w:divBdr>
        <w:top w:val="none" w:sz="0" w:space="0" w:color="auto"/>
        <w:left w:val="none" w:sz="0" w:space="0" w:color="auto"/>
        <w:bottom w:val="none" w:sz="0" w:space="0" w:color="auto"/>
        <w:right w:val="none" w:sz="0" w:space="0" w:color="auto"/>
      </w:divBdr>
    </w:div>
    <w:div w:id="1879969602">
      <w:bodyDiv w:val="1"/>
      <w:marLeft w:val="0"/>
      <w:marRight w:val="0"/>
      <w:marTop w:val="0"/>
      <w:marBottom w:val="0"/>
      <w:divBdr>
        <w:top w:val="none" w:sz="0" w:space="0" w:color="auto"/>
        <w:left w:val="none" w:sz="0" w:space="0" w:color="auto"/>
        <w:bottom w:val="none" w:sz="0" w:space="0" w:color="auto"/>
        <w:right w:val="none" w:sz="0" w:space="0" w:color="auto"/>
      </w:divBdr>
    </w:div>
    <w:div w:id="1880119500">
      <w:bodyDiv w:val="1"/>
      <w:marLeft w:val="0"/>
      <w:marRight w:val="0"/>
      <w:marTop w:val="0"/>
      <w:marBottom w:val="0"/>
      <w:divBdr>
        <w:top w:val="none" w:sz="0" w:space="0" w:color="auto"/>
        <w:left w:val="none" w:sz="0" w:space="0" w:color="auto"/>
        <w:bottom w:val="none" w:sz="0" w:space="0" w:color="auto"/>
        <w:right w:val="none" w:sz="0" w:space="0" w:color="auto"/>
      </w:divBdr>
    </w:div>
    <w:div w:id="1880127590">
      <w:bodyDiv w:val="1"/>
      <w:marLeft w:val="0"/>
      <w:marRight w:val="0"/>
      <w:marTop w:val="0"/>
      <w:marBottom w:val="0"/>
      <w:divBdr>
        <w:top w:val="none" w:sz="0" w:space="0" w:color="auto"/>
        <w:left w:val="none" w:sz="0" w:space="0" w:color="auto"/>
        <w:bottom w:val="none" w:sz="0" w:space="0" w:color="auto"/>
        <w:right w:val="none" w:sz="0" w:space="0" w:color="auto"/>
      </w:divBdr>
    </w:div>
    <w:div w:id="1881547071">
      <w:bodyDiv w:val="1"/>
      <w:marLeft w:val="0"/>
      <w:marRight w:val="0"/>
      <w:marTop w:val="0"/>
      <w:marBottom w:val="0"/>
      <w:divBdr>
        <w:top w:val="none" w:sz="0" w:space="0" w:color="auto"/>
        <w:left w:val="none" w:sz="0" w:space="0" w:color="auto"/>
        <w:bottom w:val="none" w:sz="0" w:space="0" w:color="auto"/>
        <w:right w:val="none" w:sz="0" w:space="0" w:color="auto"/>
      </w:divBdr>
    </w:div>
    <w:div w:id="1881743375">
      <w:bodyDiv w:val="1"/>
      <w:marLeft w:val="0"/>
      <w:marRight w:val="0"/>
      <w:marTop w:val="0"/>
      <w:marBottom w:val="0"/>
      <w:divBdr>
        <w:top w:val="none" w:sz="0" w:space="0" w:color="auto"/>
        <w:left w:val="none" w:sz="0" w:space="0" w:color="auto"/>
        <w:bottom w:val="none" w:sz="0" w:space="0" w:color="auto"/>
        <w:right w:val="none" w:sz="0" w:space="0" w:color="auto"/>
      </w:divBdr>
    </w:div>
    <w:div w:id="1881937131">
      <w:bodyDiv w:val="1"/>
      <w:marLeft w:val="0"/>
      <w:marRight w:val="0"/>
      <w:marTop w:val="0"/>
      <w:marBottom w:val="0"/>
      <w:divBdr>
        <w:top w:val="none" w:sz="0" w:space="0" w:color="auto"/>
        <w:left w:val="none" w:sz="0" w:space="0" w:color="auto"/>
        <w:bottom w:val="none" w:sz="0" w:space="0" w:color="auto"/>
        <w:right w:val="none" w:sz="0" w:space="0" w:color="auto"/>
      </w:divBdr>
    </w:div>
    <w:div w:id="1882014361">
      <w:bodyDiv w:val="1"/>
      <w:marLeft w:val="0"/>
      <w:marRight w:val="0"/>
      <w:marTop w:val="0"/>
      <w:marBottom w:val="0"/>
      <w:divBdr>
        <w:top w:val="none" w:sz="0" w:space="0" w:color="auto"/>
        <w:left w:val="none" w:sz="0" w:space="0" w:color="auto"/>
        <w:bottom w:val="none" w:sz="0" w:space="0" w:color="auto"/>
        <w:right w:val="none" w:sz="0" w:space="0" w:color="auto"/>
      </w:divBdr>
    </w:div>
    <w:div w:id="1882135362">
      <w:bodyDiv w:val="1"/>
      <w:marLeft w:val="0"/>
      <w:marRight w:val="0"/>
      <w:marTop w:val="0"/>
      <w:marBottom w:val="0"/>
      <w:divBdr>
        <w:top w:val="none" w:sz="0" w:space="0" w:color="auto"/>
        <w:left w:val="none" w:sz="0" w:space="0" w:color="auto"/>
        <w:bottom w:val="none" w:sz="0" w:space="0" w:color="auto"/>
        <w:right w:val="none" w:sz="0" w:space="0" w:color="auto"/>
      </w:divBdr>
    </w:div>
    <w:div w:id="1882744901">
      <w:bodyDiv w:val="1"/>
      <w:marLeft w:val="0"/>
      <w:marRight w:val="0"/>
      <w:marTop w:val="0"/>
      <w:marBottom w:val="0"/>
      <w:divBdr>
        <w:top w:val="none" w:sz="0" w:space="0" w:color="auto"/>
        <w:left w:val="none" w:sz="0" w:space="0" w:color="auto"/>
        <w:bottom w:val="none" w:sz="0" w:space="0" w:color="auto"/>
        <w:right w:val="none" w:sz="0" w:space="0" w:color="auto"/>
      </w:divBdr>
    </w:div>
    <w:div w:id="1882863109">
      <w:bodyDiv w:val="1"/>
      <w:marLeft w:val="0"/>
      <w:marRight w:val="0"/>
      <w:marTop w:val="0"/>
      <w:marBottom w:val="0"/>
      <w:divBdr>
        <w:top w:val="none" w:sz="0" w:space="0" w:color="auto"/>
        <w:left w:val="none" w:sz="0" w:space="0" w:color="auto"/>
        <w:bottom w:val="none" w:sz="0" w:space="0" w:color="auto"/>
        <w:right w:val="none" w:sz="0" w:space="0" w:color="auto"/>
      </w:divBdr>
    </w:div>
    <w:div w:id="1883321730">
      <w:bodyDiv w:val="1"/>
      <w:marLeft w:val="0"/>
      <w:marRight w:val="0"/>
      <w:marTop w:val="0"/>
      <w:marBottom w:val="0"/>
      <w:divBdr>
        <w:top w:val="none" w:sz="0" w:space="0" w:color="auto"/>
        <w:left w:val="none" w:sz="0" w:space="0" w:color="auto"/>
        <w:bottom w:val="none" w:sz="0" w:space="0" w:color="auto"/>
        <w:right w:val="none" w:sz="0" w:space="0" w:color="auto"/>
      </w:divBdr>
    </w:div>
    <w:div w:id="1885755979">
      <w:bodyDiv w:val="1"/>
      <w:marLeft w:val="0"/>
      <w:marRight w:val="0"/>
      <w:marTop w:val="0"/>
      <w:marBottom w:val="0"/>
      <w:divBdr>
        <w:top w:val="none" w:sz="0" w:space="0" w:color="auto"/>
        <w:left w:val="none" w:sz="0" w:space="0" w:color="auto"/>
        <w:bottom w:val="none" w:sz="0" w:space="0" w:color="auto"/>
        <w:right w:val="none" w:sz="0" w:space="0" w:color="auto"/>
      </w:divBdr>
    </w:div>
    <w:div w:id="1886212902">
      <w:bodyDiv w:val="1"/>
      <w:marLeft w:val="0"/>
      <w:marRight w:val="0"/>
      <w:marTop w:val="0"/>
      <w:marBottom w:val="0"/>
      <w:divBdr>
        <w:top w:val="none" w:sz="0" w:space="0" w:color="auto"/>
        <w:left w:val="none" w:sz="0" w:space="0" w:color="auto"/>
        <w:bottom w:val="none" w:sz="0" w:space="0" w:color="auto"/>
        <w:right w:val="none" w:sz="0" w:space="0" w:color="auto"/>
      </w:divBdr>
    </w:div>
    <w:div w:id="1886215681">
      <w:bodyDiv w:val="1"/>
      <w:marLeft w:val="0"/>
      <w:marRight w:val="0"/>
      <w:marTop w:val="0"/>
      <w:marBottom w:val="0"/>
      <w:divBdr>
        <w:top w:val="none" w:sz="0" w:space="0" w:color="auto"/>
        <w:left w:val="none" w:sz="0" w:space="0" w:color="auto"/>
        <w:bottom w:val="none" w:sz="0" w:space="0" w:color="auto"/>
        <w:right w:val="none" w:sz="0" w:space="0" w:color="auto"/>
      </w:divBdr>
    </w:div>
    <w:div w:id="1886333493">
      <w:bodyDiv w:val="1"/>
      <w:marLeft w:val="0"/>
      <w:marRight w:val="0"/>
      <w:marTop w:val="0"/>
      <w:marBottom w:val="0"/>
      <w:divBdr>
        <w:top w:val="none" w:sz="0" w:space="0" w:color="auto"/>
        <w:left w:val="none" w:sz="0" w:space="0" w:color="auto"/>
        <w:bottom w:val="none" w:sz="0" w:space="0" w:color="auto"/>
        <w:right w:val="none" w:sz="0" w:space="0" w:color="auto"/>
      </w:divBdr>
    </w:div>
    <w:div w:id="1886604653">
      <w:bodyDiv w:val="1"/>
      <w:marLeft w:val="0"/>
      <w:marRight w:val="0"/>
      <w:marTop w:val="0"/>
      <w:marBottom w:val="0"/>
      <w:divBdr>
        <w:top w:val="none" w:sz="0" w:space="0" w:color="auto"/>
        <w:left w:val="none" w:sz="0" w:space="0" w:color="auto"/>
        <w:bottom w:val="none" w:sz="0" w:space="0" w:color="auto"/>
        <w:right w:val="none" w:sz="0" w:space="0" w:color="auto"/>
      </w:divBdr>
    </w:div>
    <w:div w:id="1886675935">
      <w:bodyDiv w:val="1"/>
      <w:marLeft w:val="0"/>
      <w:marRight w:val="0"/>
      <w:marTop w:val="0"/>
      <w:marBottom w:val="0"/>
      <w:divBdr>
        <w:top w:val="none" w:sz="0" w:space="0" w:color="auto"/>
        <w:left w:val="none" w:sz="0" w:space="0" w:color="auto"/>
        <w:bottom w:val="none" w:sz="0" w:space="0" w:color="auto"/>
        <w:right w:val="none" w:sz="0" w:space="0" w:color="auto"/>
      </w:divBdr>
    </w:div>
    <w:div w:id="1886678355">
      <w:bodyDiv w:val="1"/>
      <w:marLeft w:val="0"/>
      <w:marRight w:val="0"/>
      <w:marTop w:val="0"/>
      <w:marBottom w:val="0"/>
      <w:divBdr>
        <w:top w:val="none" w:sz="0" w:space="0" w:color="auto"/>
        <w:left w:val="none" w:sz="0" w:space="0" w:color="auto"/>
        <w:bottom w:val="none" w:sz="0" w:space="0" w:color="auto"/>
        <w:right w:val="none" w:sz="0" w:space="0" w:color="auto"/>
      </w:divBdr>
    </w:div>
    <w:div w:id="1887330658">
      <w:bodyDiv w:val="1"/>
      <w:marLeft w:val="0"/>
      <w:marRight w:val="0"/>
      <w:marTop w:val="0"/>
      <w:marBottom w:val="0"/>
      <w:divBdr>
        <w:top w:val="none" w:sz="0" w:space="0" w:color="auto"/>
        <w:left w:val="none" w:sz="0" w:space="0" w:color="auto"/>
        <w:bottom w:val="none" w:sz="0" w:space="0" w:color="auto"/>
        <w:right w:val="none" w:sz="0" w:space="0" w:color="auto"/>
      </w:divBdr>
    </w:div>
    <w:div w:id="1887839129">
      <w:bodyDiv w:val="1"/>
      <w:marLeft w:val="0"/>
      <w:marRight w:val="0"/>
      <w:marTop w:val="0"/>
      <w:marBottom w:val="0"/>
      <w:divBdr>
        <w:top w:val="none" w:sz="0" w:space="0" w:color="auto"/>
        <w:left w:val="none" w:sz="0" w:space="0" w:color="auto"/>
        <w:bottom w:val="none" w:sz="0" w:space="0" w:color="auto"/>
        <w:right w:val="none" w:sz="0" w:space="0" w:color="auto"/>
      </w:divBdr>
    </w:div>
    <w:div w:id="1887910708">
      <w:bodyDiv w:val="1"/>
      <w:marLeft w:val="0"/>
      <w:marRight w:val="0"/>
      <w:marTop w:val="0"/>
      <w:marBottom w:val="0"/>
      <w:divBdr>
        <w:top w:val="none" w:sz="0" w:space="0" w:color="auto"/>
        <w:left w:val="none" w:sz="0" w:space="0" w:color="auto"/>
        <w:bottom w:val="none" w:sz="0" w:space="0" w:color="auto"/>
        <w:right w:val="none" w:sz="0" w:space="0" w:color="auto"/>
      </w:divBdr>
    </w:div>
    <w:div w:id="1888251683">
      <w:bodyDiv w:val="1"/>
      <w:marLeft w:val="0"/>
      <w:marRight w:val="0"/>
      <w:marTop w:val="0"/>
      <w:marBottom w:val="0"/>
      <w:divBdr>
        <w:top w:val="none" w:sz="0" w:space="0" w:color="auto"/>
        <w:left w:val="none" w:sz="0" w:space="0" w:color="auto"/>
        <w:bottom w:val="none" w:sz="0" w:space="0" w:color="auto"/>
        <w:right w:val="none" w:sz="0" w:space="0" w:color="auto"/>
      </w:divBdr>
    </w:div>
    <w:div w:id="1888298520">
      <w:bodyDiv w:val="1"/>
      <w:marLeft w:val="0"/>
      <w:marRight w:val="0"/>
      <w:marTop w:val="0"/>
      <w:marBottom w:val="0"/>
      <w:divBdr>
        <w:top w:val="none" w:sz="0" w:space="0" w:color="auto"/>
        <w:left w:val="none" w:sz="0" w:space="0" w:color="auto"/>
        <w:bottom w:val="none" w:sz="0" w:space="0" w:color="auto"/>
        <w:right w:val="none" w:sz="0" w:space="0" w:color="auto"/>
      </w:divBdr>
    </w:div>
    <w:div w:id="1889603222">
      <w:bodyDiv w:val="1"/>
      <w:marLeft w:val="0"/>
      <w:marRight w:val="0"/>
      <w:marTop w:val="0"/>
      <w:marBottom w:val="0"/>
      <w:divBdr>
        <w:top w:val="none" w:sz="0" w:space="0" w:color="auto"/>
        <w:left w:val="none" w:sz="0" w:space="0" w:color="auto"/>
        <w:bottom w:val="none" w:sz="0" w:space="0" w:color="auto"/>
        <w:right w:val="none" w:sz="0" w:space="0" w:color="auto"/>
      </w:divBdr>
    </w:div>
    <w:div w:id="1889759231">
      <w:bodyDiv w:val="1"/>
      <w:marLeft w:val="0"/>
      <w:marRight w:val="0"/>
      <w:marTop w:val="0"/>
      <w:marBottom w:val="0"/>
      <w:divBdr>
        <w:top w:val="none" w:sz="0" w:space="0" w:color="auto"/>
        <w:left w:val="none" w:sz="0" w:space="0" w:color="auto"/>
        <w:bottom w:val="none" w:sz="0" w:space="0" w:color="auto"/>
        <w:right w:val="none" w:sz="0" w:space="0" w:color="auto"/>
      </w:divBdr>
    </w:div>
    <w:div w:id="1890261702">
      <w:bodyDiv w:val="1"/>
      <w:marLeft w:val="0"/>
      <w:marRight w:val="0"/>
      <w:marTop w:val="0"/>
      <w:marBottom w:val="0"/>
      <w:divBdr>
        <w:top w:val="none" w:sz="0" w:space="0" w:color="auto"/>
        <w:left w:val="none" w:sz="0" w:space="0" w:color="auto"/>
        <w:bottom w:val="none" w:sz="0" w:space="0" w:color="auto"/>
        <w:right w:val="none" w:sz="0" w:space="0" w:color="auto"/>
      </w:divBdr>
    </w:div>
    <w:div w:id="1890410717">
      <w:bodyDiv w:val="1"/>
      <w:marLeft w:val="0"/>
      <w:marRight w:val="0"/>
      <w:marTop w:val="0"/>
      <w:marBottom w:val="0"/>
      <w:divBdr>
        <w:top w:val="none" w:sz="0" w:space="0" w:color="auto"/>
        <w:left w:val="none" w:sz="0" w:space="0" w:color="auto"/>
        <w:bottom w:val="none" w:sz="0" w:space="0" w:color="auto"/>
        <w:right w:val="none" w:sz="0" w:space="0" w:color="auto"/>
      </w:divBdr>
    </w:div>
    <w:div w:id="1890722325">
      <w:bodyDiv w:val="1"/>
      <w:marLeft w:val="0"/>
      <w:marRight w:val="0"/>
      <w:marTop w:val="0"/>
      <w:marBottom w:val="0"/>
      <w:divBdr>
        <w:top w:val="none" w:sz="0" w:space="0" w:color="auto"/>
        <w:left w:val="none" w:sz="0" w:space="0" w:color="auto"/>
        <w:bottom w:val="none" w:sz="0" w:space="0" w:color="auto"/>
        <w:right w:val="none" w:sz="0" w:space="0" w:color="auto"/>
      </w:divBdr>
    </w:div>
    <w:div w:id="1890873039">
      <w:bodyDiv w:val="1"/>
      <w:marLeft w:val="0"/>
      <w:marRight w:val="0"/>
      <w:marTop w:val="0"/>
      <w:marBottom w:val="0"/>
      <w:divBdr>
        <w:top w:val="none" w:sz="0" w:space="0" w:color="auto"/>
        <w:left w:val="none" w:sz="0" w:space="0" w:color="auto"/>
        <w:bottom w:val="none" w:sz="0" w:space="0" w:color="auto"/>
        <w:right w:val="none" w:sz="0" w:space="0" w:color="auto"/>
      </w:divBdr>
    </w:div>
    <w:div w:id="1891186743">
      <w:bodyDiv w:val="1"/>
      <w:marLeft w:val="0"/>
      <w:marRight w:val="0"/>
      <w:marTop w:val="0"/>
      <w:marBottom w:val="0"/>
      <w:divBdr>
        <w:top w:val="none" w:sz="0" w:space="0" w:color="auto"/>
        <w:left w:val="none" w:sz="0" w:space="0" w:color="auto"/>
        <w:bottom w:val="none" w:sz="0" w:space="0" w:color="auto"/>
        <w:right w:val="none" w:sz="0" w:space="0" w:color="auto"/>
      </w:divBdr>
    </w:div>
    <w:div w:id="1891455954">
      <w:bodyDiv w:val="1"/>
      <w:marLeft w:val="0"/>
      <w:marRight w:val="0"/>
      <w:marTop w:val="0"/>
      <w:marBottom w:val="0"/>
      <w:divBdr>
        <w:top w:val="none" w:sz="0" w:space="0" w:color="auto"/>
        <w:left w:val="none" w:sz="0" w:space="0" w:color="auto"/>
        <w:bottom w:val="none" w:sz="0" w:space="0" w:color="auto"/>
        <w:right w:val="none" w:sz="0" w:space="0" w:color="auto"/>
      </w:divBdr>
    </w:div>
    <w:div w:id="1891771376">
      <w:bodyDiv w:val="1"/>
      <w:marLeft w:val="0"/>
      <w:marRight w:val="0"/>
      <w:marTop w:val="0"/>
      <w:marBottom w:val="0"/>
      <w:divBdr>
        <w:top w:val="none" w:sz="0" w:space="0" w:color="auto"/>
        <w:left w:val="none" w:sz="0" w:space="0" w:color="auto"/>
        <w:bottom w:val="none" w:sz="0" w:space="0" w:color="auto"/>
        <w:right w:val="none" w:sz="0" w:space="0" w:color="auto"/>
      </w:divBdr>
    </w:div>
    <w:div w:id="1893418877">
      <w:bodyDiv w:val="1"/>
      <w:marLeft w:val="0"/>
      <w:marRight w:val="0"/>
      <w:marTop w:val="0"/>
      <w:marBottom w:val="0"/>
      <w:divBdr>
        <w:top w:val="none" w:sz="0" w:space="0" w:color="auto"/>
        <w:left w:val="none" w:sz="0" w:space="0" w:color="auto"/>
        <w:bottom w:val="none" w:sz="0" w:space="0" w:color="auto"/>
        <w:right w:val="none" w:sz="0" w:space="0" w:color="auto"/>
      </w:divBdr>
    </w:div>
    <w:div w:id="1893735776">
      <w:bodyDiv w:val="1"/>
      <w:marLeft w:val="0"/>
      <w:marRight w:val="0"/>
      <w:marTop w:val="0"/>
      <w:marBottom w:val="0"/>
      <w:divBdr>
        <w:top w:val="none" w:sz="0" w:space="0" w:color="auto"/>
        <w:left w:val="none" w:sz="0" w:space="0" w:color="auto"/>
        <w:bottom w:val="none" w:sz="0" w:space="0" w:color="auto"/>
        <w:right w:val="none" w:sz="0" w:space="0" w:color="auto"/>
      </w:divBdr>
    </w:div>
    <w:div w:id="1893883409">
      <w:bodyDiv w:val="1"/>
      <w:marLeft w:val="0"/>
      <w:marRight w:val="0"/>
      <w:marTop w:val="0"/>
      <w:marBottom w:val="0"/>
      <w:divBdr>
        <w:top w:val="none" w:sz="0" w:space="0" w:color="auto"/>
        <w:left w:val="none" w:sz="0" w:space="0" w:color="auto"/>
        <w:bottom w:val="none" w:sz="0" w:space="0" w:color="auto"/>
        <w:right w:val="none" w:sz="0" w:space="0" w:color="auto"/>
      </w:divBdr>
    </w:div>
    <w:div w:id="1893954990">
      <w:bodyDiv w:val="1"/>
      <w:marLeft w:val="0"/>
      <w:marRight w:val="0"/>
      <w:marTop w:val="0"/>
      <w:marBottom w:val="0"/>
      <w:divBdr>
        <w:top w:val="none" w:sz="0" w:space="0" w:color="auto"/>
        <w:left w:val="none" w:sz="0" w:space="0" w:color="auto"/>
        <w:bottom w:val="none" w:sz="0" w:space="0" w:color="auto"/>
        <w:right w:val="none" w:sz="0" w:space="0" w:color="auto"/>
      </w:divBdr>
    </w:div>
    <w:div w:id="1895116796">
      <w:bodyDiv w:val="1"/>
      <w:marLeft w:val="0"/>
      <w:marRight w:val="0"/>
      <w:marTop w:val="0"/>
      <w:marBottom w:val="0"/>
      <w:divBdr>
        <w:top w:val="none" w:sz="0" w:space="0" w:color="auto"/>
        <w:left w:val="none" w:sz="0" w:space="0" w:color="auto"/>
        <w:bottom w:val="none" w:sz="0" w:space="0" w:color="auto"/>
        <w:right w:val="none" w:sz="0" w:space="0" w:color="auto"/>
      </w:divBdr>
    </w:div>
    <w:div w:id="1895391548">
      <w:bodyDiv w:val="1"/>
      <w:marLeft w:val="0"/>
      <w:marRight w:val="0"/>
      <w:marTop w:val="0"/>
      <w:marBottom w:val="0"/>
      <w:divBdr>
        <w:top w:val="none" w:sz="0" w:space="0" w:color="auto"/>
        <w:left w:val="none" w:sz="0" w:space="0" w:color="auto"/>
        <w:bottom w:val="none" w:sz="0" w:space="0" w:color="auto"/>
        <w:right w:val="none" w:sz="0" w:space="0" w:color="auto"/>
      </w:divBdr>
    </w:div>
    <w:div w:id="1895459604">
      <w:bodyDiv w:val="1"/>
      <w:marLeft w:val="0"/>
      <w:marRight w:val="0"/>
      <w:marTop w:val="0"/>
      <w:marBottom w:val="0"/>
      <w:divBdr>
        <w:top w:val="none" w:sz="0" w:space="0" w:color="auto"/>
        <w:left w:val="none" w:sz="0" w:space="0" w:color="auto"/>
        <w:bottom w:val="none" w:sz="0" w:space="0" w:color="auto"/>
        <w:right w:val="none" w:sz="0" w:space="0" w:color="auto"/>
      </w:divBdr>
    </w:div>
    <w:div w:id="1896089366">
      <w:bodyDiv w:val="1"/>
      <w:marLeft w:val="0"/>
      <w:marRight w:val="0"/>
      <w:marTop w:val="0"/>
      <w:marBottom w:val="0"/>
      <w:divBdr>
        <w:top w:val="none" w:sz="0" w:space="0" w:color="auto"/>
        <w:left w:val="none" w:sz="0" w:space="0" w:color="auto"/>
        <w:bottom w:val="none" w:sz="0" w:space="0" w:color="auto"/>
        <w:right w:val="none" w:sz="0" w:space="0" w:color="auto"/>
      </w:divBdr>
    </w:div>
    <w:div w:id="1896626558">
      <w:bodyDiv w:val="1"/>
      <w:marLeft w:val="0"/>
      <w:marRight w:val="0"/>
      <w:marTop w:val="0"/>
      <w:marBottom w:val="0"/>
      <w:divBdr>
        <w:top w:val="none" w:sz="0" w:space="0" w:color="auto"/>
        <w:left w:val="none" w:sz="0" w:space="0" w:color="auto"/>
        <w:bottom w:val="none" w:sz="0" w:space="0" w:color="auto"/>
        <w:right w:val="none" w:sz="0" w:space="0" w:color="auto"/>
      </w:divBdr>
    </w:div>
    <w:div w:id="1897009750">
      <w:bodyDiv w:val="1"/>
      <w:marLeft w:val="0"/>
      <w:marRight w:val="0"/>
      <w:marTop w:val="0"/>
      <w:marBottom w:val="0"/>
      <w:divBdr>
        <w:top w:val="none" w:sz="0" w:space="0" w:color="auto"/>
        <w:left w:val="none" w:sz="0" w:space="0" w:color="auto"/>
        <w:bottom w:val="none" w:sz="0" w:space="0" w:color="auto"/>
        <w:right w:val="none" w:sz="0" w:space="0" w:color="auto"/>
      </w:divBdr>
    </w:div>
    <w:div w:id="1897279322">
      <w:bodyDiv w:val="1"/>
      <w:marLeft w:val="0"/>
      <w:marRight w:val="0"/>
      <w:marTop w:val="0"/>
      <w:marBottom w:val="0"/>
      <w:divBdr>
        <w:top w:val="none" w:sz="0" w:space="0" w:color="auto"/>
        <w:left w:val="none" w:sz="0" w:space="0" w:color="auto"/>
        <w:bottom w:val="none" w:sz="0" w:space="0" w:color="auto"/>
        <w:right w:val="none" w:sz="0" w:space="0" w:color="auto"/>
      </w:divBdr>
    </w:div>
    <w:div w:id="1897936798">
      <w:bodyDiv w:val="1"/>
      <w:marLeft w:val="0"/>
      <w:marRight w:val="0"/>
      <w:marTop w:val="0"/>
      <w:marBottom w:val="0"/>
      <w:divBdr>
        <w:top w:val="none" w:sz="0" w:space="0" w:color="auto"/>
        <w:left w:val="none" w:sz="0" w:space="0" w:color="auto"/>
        <w:bottom w:val="none" w:sz="0" w:space="0" w:color="auto"/>
        <w:right w:val="none" w:sz="0" w:space="0" w:color="auto"/>
      </w:divBdr>
    </w:div>
    <w:div w:id="1898198490">
      <w:bodyDiv w:val="1"/>
      <w:marLeft w:val="0"/>
      <w:marRight w:val="0"/>
      <w:marTop w:val="0"/>
      <w:marBottom w:val="0"/>
      <w:divBdr>
        <w:top w:val="none" w:sz="0" w:space="0" w:color="auto"/>
        <w:left w:val="none" w:sz="0" w:space="0" w:color="auto"/>
        <w:bottom w:val="none" w:sz="0" w:space="0" w:color="auto"/>
        <w:right w:val="none" w:sz="0" w:space="0" w:color="auto"/>
      </w:divBdr>
    </w:div>
    <w:div w:id="1898203859">
      <w:bodyDiv w:val="1"/>
      <w:marLeft w:val="0"/>
      <w:marRight w:val="0"/>
      <w:marTop w:val="0"/>
      <w:marBottom w:val="0"/>
      <w:divBdr>
        <w:top w:val="none" w:sz="0" w:space="0" w:color="auto"/>
        <w:left w:val="none" w:sz="0" w:space="0" w:color="auto"/>
        <w:bottom w:val="none" w:sz="0" w:space="0" w:color="auto"/>
        <w:right w:val="none" w:sz="0" w:space="0" w:color="auto"/>
      </w:divBdr>
    </w:div>
    <w:div w:id="1899586157">
      <w:bodyDiv w:val="1"/>
      <w:marLeft w:val="0"/>
      <w:marRight w:val="0"/>
      <w:marTop w:val="0"/>
      <w:marBottom w:val="0"/>
      <w:divBdr>
        <w:top w:val="none" w:sz="0" w:space="0" w:color="auto"/>
        <w:left w:val="none" w:sz="0" w:space="0" w:color="auto"/>
        <w:bottom w:val="none" w:sz="0" w:space="0" w:color="auto"/>
        <w:right w:val="none" w:sz="0" w:space="0" w:color="auto"/>
      </w:divBdr>
    </w:div>
    <w:div w:id="1900480285">
      <w:bodyDiv w:val="1"/>
      <w:marLeft w:val="0"/>
      <w:marRight w:val="0"/>
      <w:marTop w:val="0"/>
      <w:marBottom w:val="0"/>
      <w:divBdr>
        <w:top w:val="none" w:sz="0" w:space="0" w:color="auto"/>
        <w:left w:val="none" w:sz="0" w:space="0" w:color="auto"/>
        <w:bottom w:val="none" w:sz="0" w:space="0" w:color="auto"/>
        <w:right w:val="none" w:sz="0" w:space="0" w:color="auto"/>
      </w:divBdr>
    </w:div>
    <w:div w:id="1900552653">
      <w:bodyDiv w:val="1"/>
      <w:marLeft w:val="0"/>
      <w:marRight w:val="0"/>
      <w:marTop w:val="0"/>
      <w:marBottom w:val="0"/>
      <w:divBdr>
        <w:top w:val="none" w:sz="0" w:space="0" w:color="auto"/>
        <w:left w:val="none" w:sz="0" w:space="0" w:color="auto"/>
        <w:bottom w:val="none" w:sz="0" w:space="0" w:color="auto"/>
        <w:right w:val="none" w:sz="0" w:space="0" w:color="auto"/>
      </w:divBdr>
    </w:div>
    <w:div w:id="1900558602">
      <w:bodyDiv w:val="1"/>
      <w:marLeft w:val="0"/>
      <w:marRight w:val="0"/>
      <w:marTop w:val="0"/>
      <w:marBottom w:val="0"/>
      <w:divBdr>
        <w:top w:val="none" w:sz="0" w:space="0" w:color="auto"/>
        <w:left w:val="none" w:sz="0" w:space="0" w:color="auto"/>
        <w:bottom w:val="none" w:sz="0" w:space="0" w:color="auto"/>
        <w:right w:val="none" w:sz="0" w:space="0" w:color="auto"/>
      </w:divBdr>
    </w:div>
    <w:div w:id="1900941316">
      <w:bodyDiv w:val="1"/>
      <w:marLeft w:val="0"/>
      <w:marRight w:val="0"/>
      <w:marTop w:val="0"/>
      <w:marBottom w:val="0"/>
      <w:divBdr>
        <w:top w:val="none" w:sz="0" w:space="0" w:color="auto"/>
        <w:left w:val="none" w:sz="0" w:space="0" w:color="auto"/>
        <w:bottom w:val="none" w:sz="0" w:space="0" w:color="auto"/>
        <w:right w:val="none" w:sz="0" w:space="0" w:color="auto"/>
      </w:divBdr>
    </w:div>
    <w:div w:id="1900969895">
      <w:bodyDiv w:val="1"/>
      <w:marLeft w:val="0"/>
      <w:marRight w:val="0"/>
      <w:marTop w:val="0"/>
      <w:marBottom w:val="0"/>
      <w:divBdr>
        <w:top w:val="none" w:sz="0" w:space="0" w:color="auto"/>
        <w:left w:val="none" w:sz="0" w:space="0" w:color="auto"/>
        <w:bottom w:val="none" w:sz="0" w:space="0" w:color="auto"/>
        <w:right w:val="none" w:sz="0" w:space="0" w:color="auto"/>
      </w:divBdr>
    </w:div>
    <w:div w:id="1901094955">
      <w:bodyDiv w:val="1"/>
      <w:marLeft w:val="0"/>
      <w:marRight w:val="0"/>
      <w:marTop w:val="0"/>
      <w:marBottom w:val="0"/>
      <w:divBdr>
        <w:top w:val="none" w:sz="0" w:space="0" w:color="auto"/>
        <w:left w:val="none" w:sz="0" w:space="0" w:color="auto"/>
        <w:bottom w:val="none" w:sz="0" w:space="0" w:color="auto"/>
        <w:right w:val="none" w:sz="0" w:space="0" w:color="auto"/>
      </w:divBdr>
    </w:div>
    <w:div w:id="1901213659">
      <w:bodyDiv w:val="1"/>
      <w:marLeft w:val="0"/>
      <w:marRight w:val="0"/>
      <w:marTop w:val="0"/>
      <w:marBottom w:val="0"/>
      <w:divBdr>
        <w:top w:val="none" w:sz="0" w:space="0" w:color="auto"/>
        <w:left w:val="none" w:sz="0" w:space="0" w:color="auto"/>
        <w:bottom w:val="none" w:sz="0" w:space="0" w:color="auto"/>
        <w:right w:val="none" w:sz="0" w:space="0" w:color="auto"/>
      </w:divBdr>
    </w:div>
    <w:div w:id="1901280343">
      <w:bodyDiv w:val="1"/>
      <w:marLeft w:val="0"/>
      <w:marRight w:val="0"/>
      <w:marTop w:val="0"/>
      <w:marBottom w:val="0"/>
      <w:divBdr>
        <w:top w:val="none" w:sz="0" w:space="0" w:color="auto"/>
        <w:left w:val="none" w:sz="0" w:space="0" w:color="auto"/>
        <w:bottom w:val="none" w:sz="0" w:space="0" w:color="auto"/>
        <w:right w:val="none" w:sz="0" w:space="0" w:color="auto"/>
      </w:divBdr>
    </w:div>
    <w:div w:id="1901860620">
      <w:bodyDiv w:val="1"/>
      <w:marLeft w:val="0"/>
      <w:marRight w:val="0"/>
      <w:marTop w:val="0"/>
      <w:marBottom w:val="0"/>
      <w:divBdr>
        <w:top w:val="none" w:sz="0" w:space="0" w:color="auto"/>
        <w:left w:val="none" w:sz="0" w:space="0" w:color="auto"/>
        <w:bottom w:val="none" w:sz="0" w:space="0" w:color="auto"/>
        <w:right w:val="none" w:sz="0" w:space="0" w:color="auto"/>
      </w:divBdr>
    </w:div>
    <w:div w:id="1903366313">
      <w:bodyDiv w:val="1"/>
      <w:marLeft w:val="0"/>
      <w:marRight w:val="0"/>
      <w:marTop w:val="0"/>
      <w:marBottom w:val="0"/>
      <w:divBdr>
        <w:top w:val="none" w:sz="0" w:space="0" w:color="auto"/>
        <w:left w:val="none" w:sz="0" w:space="0" w:color="auto"/>
        <w:bottom w:val="none" w:sz="0" w:space="0" w:color="auto"/>
        <w:right w:val="none" w:sz="0" w:space="0" w:color="auto"/>
      </w:divBdr>
    </w:div>
    <w:div w:id="1904683820">
      <w:bodyDiv w:val="1"/>
      <w:marLeft w:val="0"/>
      <w:marRight w:val="0"/>
      <w:marTop w:val="0"/>
      <w:marBottom w:val="0"/>
      <w:divBdr>
        <w:top w:val="none" w:sz="0" w:space="0" w:color="auto"/>
        <w:left w:val="none" w:sz="0" w:space="0" w:color="auto"/>
        <w:bottom w:val="none" w:sz="0" w:space="0" w:color="auto"/>
        <w:right w:val="none" w:sz="0" w:space="0" w:color="auto"/>
      </w:divBdr>
    </w:div>
    <w:div w:id="1904828085">
      <w:bodyDiv w:val="1"/>
      <w:marLeft w:val="0"/>
      <w:marRight w:val="0"/>
      <w:marTop w:val="0"/>
      <w:marBottom w:val="0"/>
      <w:divBdr>
        <w:top w:val="none" w:sz="0" w:space="0" w:color="auto"/>
        <w:left w:val="none" w:sz="0" w:space="0" w:color="auto"/>
        <w:bottom w:val="none" w:sz="0" w:space="0" w:color="auto"/>
        <w:right w:val="none" w:sz="0" w:space="0" w:color="auto"/>
      </w:divBdr>
    </w:div>
    <w:div w:id="1904833799">
      <w:bodyDiv w:val="1"/>
      <w:marLeft w:val="0"/>
      <w:marRight w:val="0"/>
      <w:marTop w:val="0"/>
      <w:marBottom w:val="0"/>
      <w:divBdr>
        <w:top w:val="none" w:sz="0" w:space="0" w:color="auto"/>
        <w:left w:val="none" w:sz="0" w:space="0" w:color="auto"/>
        <w:bottom w:val="none" w:sz="0" w:space="0" w:color="auto"/>
        <w:right w:val="none" w:sz="0" w:space="0" w:color="auto"/>
      </w:divBdr>
    </w:div>
    <w:div w:id="1904951057">
      <w:bodyDiv w:val="1"/>
      <w:marLeft w:val="0"/>
      <w:marRight w:val="0"/>
      <w:marTop w:val="0"/>
      <w:marBottom w:val="0"/>
      <w:divBdr>
        <w:top w:val="none" w:sz="0" w:space="0" w:color="auto"/>
        <w:left w:val="none" w:sz="0" w:space="0" w:color="auto"/>
        <w:bottom w:val="none" w:sz="0" w:space="0" w:color="auto"/>
        <w:right w:val="none" w:sz="0" w:space="0" w:color="auto"/>
      </w:divBdr>
    </w:div>
    <w:div w:id="1905290875">
      <w:bodyDiv w:val="1"/>
      <w:marLeft w:val="0"/>
      <w:marRight w:val="0"/>
      <w:marTop w:val="0"/>
      <w:marBottom w:val="0"/>
      <w:divBdr>
        <w:top w:val="none" w:sz="0" w:space="0" w:color="auto"/>
        <w:left w:val="none" w:sz="0" w:space="0" w:color="auto"/>
        <w:bottom w:val="none" w:sz="0" w:space="0" w:color="auto"/>
        <w:right w:val="none" w:sz="0" w:space="0" w:color="auto"/>
      </w:divBdr>
    </w:div>
    <w:div w:id="1905335179">
      <w:bodyDiv w:val="1"/>
      <w:marLeft w:val="0"/>
      <w:marRight w:val="0"/>
      <w:marTop w:val="0"/>
      <w:marBottom w:val="0"/>
      <w:divBdr>
        <w:top w:val="none" w:sz="0" w:space="0" w:color="auto"/>
        <w:left w:val="none" w:sz="0" w:space="0" w:color="auto"/>
        <w:bottom w:val="none" w:sz="0" w:space="0" w:color="auto"/>
        <w:right w:val="none" w:sz="0" w:space="0" w:color="auto"/>
      </w:divBdr>
    </w:div>
    <w:div w:id="1905486156">
      <w:bodyDiv w:val="1"/>
      <w:marLeft w:val="0"/>
      <w:marRight w:val="0"/>
      <w:marTop w:val="0"/>
      <w:marBottom w:val="0"/>
      <w:divBdr>
        <w:top w:val="none" w:sz="0" w:space="0" w:color="auto"/>
        <w:left w:val="none" w:sz="0" w:space="0" w:color="auto"/>
        <w:bottom w:val="none" w:sz="0" w:space="0" w:color="auto"/>
        <w:right w:val="none" w:sz="0" w:space="0" w:color="auto"/>
      </w:divBdr>
    </w:div>
    <w:div w:id="1906259007">
      <w:bodyDiv w:val="1"/>
      <w:marLeft w:val="0"/>
      <w:marRight w:val="0"/>
      <w:marTop w:val="0"/>
      <w:marBottom w:val="0"/>
      <w:divBdr>
        <w:top w:val="none" w:sz="0" w:space="0" w:color="auto"/>
        <w:left w:val="none" w:sz="0" w:space="0" w:color="auto"/>
        <w:bottom w:val="none" w:sz="0" w:space="0" w:color="auto"/>
        <w:right w:val="none" w:sz="0" w:space="0" w:color="auto"/>
      </w:divBdr>
    </w:div>
    <w:div w:id="1909412574">
      <w:bodyDiv w:val="1"/>
      <w:marLeft w:val="0"/>
      <w:marRight w:val="0"/>
      <w:marTop w:val="0"/>
      <w:marBottom w:val="0"/>
      <w:divBdr>
        <w:top w:val="none" w:sz="0" w:space="0" w:color="auto"/>
        <w:left w:val="none" w:sz="0" w:space="0" w:color="auto"/>
        <w:bottom w:val="none" w:sz="0" w:space="0" w:color="auto"/>
        <w:right w:val="none" w:sz="0" w:space="0" w:color="auto"/>
      </w:divBdr>
    </w:div>
    <w:div w:id="1910378823">
      <w:bodyDiv w:val="1"/>
      <w:marLeft w:val="0"/>
      <w:marRight w:val="0"/>
      <w:marTop w:val="0"/>
      <w:marBottom w:val="0"/>
      <w:divBdr>
        <w:top w:val="none" w:sz="0" w:space="0" w:color="auto"/>
        <w:left w:val="none" w:sz="0" w:space="0" w:color="auto"/>
        <w:bottom w:val="none" w:sz="0" w:space="0" w:color="auto"/>
        <w:right w:val="none" w:sz="0" w:space="0" w:color="auto"/>
      </w:divBdr>
    </w:div>
    <w:div w:id="1911453194">
      <w:bodyDiv w:val="1"/>
      <w:marLeft w:val="0"/>
      <w:marRight w:val="0"/>
      <w:marTop w:val="0"/>
      <w:marBottom w:val="0"/>
      <w:divBdr>
        <w:top w:val="none" w:sz="0" w:space="0" w:color="auto"/>
        <w:left w:val="none" w:sz="0" w:space="0" w:color="auto"/>
        <w:bottom w:val="none" w:sz="0" w:space="0" w:color="auto"/>
        <w:right w:val="none" w:sz="0" w:space="0" w:color="auto"/>
      </w:divBdr>
    </w:div>
    <w:div w:id="1912305462">
      <w:bodyDiv w:val="1"/>
      <w:marLeft w:val="0"/>
      <w:marRight w:val="0"/>
      <w:marTop w:val="0"/>
      <w:marBottom w:val="0"/>
      <w:divBdr>
        <w:top w:val="none" w:sz="0" w:space="0" w:color="auto"/>
        <w:left w:val="none" w:sz="0" w:space="0" w:color="auto"/>
        <w:bottom w:val="none" w:sz="0" w:space="0" w:color="auto"/>
        <w:right w:val="none" w:sz="0" w:space="0" w:color="auto"/>
      </w:divBdr>
    </w:div>
    <w:div w:id="1912961202">
      <w:bodyDiv w:val="1"/>
      <w:marLeft w:val="0"/>
      <w:marRight w:val="0"/>
      <w:marTop w:val="0"/>
      <w:marBottom w:val="0"/>
      <w:divBdr>
        <w:top w:val="none" w:sz="0" w:space="0" w:color="auto"/>
        <w:left w:val="none" w:sz="0" w:space="0" w:color="auto"/>
        <w:bottom w:val="none" w:sz="0" w:space="0" w:color="auto"/>
        <w:right w:val="none" w:sz="0" w:space="0" w:color="auto"/>
      </w:divBdr>
    </w:div>
    <w:div w:id="1912962929">
      <w:bodyDiv w:val="1"/>
      <w:marLeft w:val="0"/>
      <w:marRight w:val="0"/>
      <w:marTop w:val="0"/>
      <w:marBottom w:val="0"/>
      <w:divBdr>
        <w:top w:val="none" w:sz="0" w:space="0" w:color="auto"/>
        <w:left w:val="none" w:sz="0" w:space="0" w:color="auto"/>
        <w:bottom w:val="none" w:sz="0" w:space="0" w:color="auto"/>
        <w:right w:val="none" w:sz="0" w:space="0" w:color="auto"/>
      </w:divBdr>
    </w:div>
    <w:div w:id="1913080831">
      <w:bodyDiv w:val="1"/>
      <w:marLeft w:val="0"/>
      <w:marRight w:val="0"/>
      <w:marTop w:val="0"/>
      <w:marBottom w:val="0"/>
      <w:divBdr>
        <w:top w:val="none" w:sz="0" w:space="0" w:color="auto"/>
        <w:left w:val="none" w:sz="0" w:space="0" w:color="auto"/>
        <w:bottom w:val="none" w:sz="0" w:space="0" w:color="auto"/>
        <w:right w:val="none" w:sz="0" w:space="0" w:color="auto"/>
      </w:divBdr>
    </w:div>
    <w:div w:id="1913081175">
      <w:bodyDiv w:val="1"/>
      <w:marLeft w:val="0"/>
      <w:marRight w:val="0"/>
      <w:marTop w:val="0"/>
      <w:marBottom w:val="0"/>
      <w:divBdr>
        <w:top w:val="none" w:sz="0" w:space="0" w:color="auto"/>
        <w:left w:val="none" w:sz="0" w:space="0" w:color="auto"/>
        <w:bottom w:val="none" w:sz="0" w:space="0" w:color="auto"/>
        <w:right w:val="none" w:sz="0" w:space="0" w:color="auto"/>
      </w:divBdr>
    </w:div>
    <w:div w:id="1913272787">
      <w:bodyDiv w:val="1"/>
      <w:marLeft w:val="0"/>
      <w:marRight w:val="0"/>
      <w:marTop w:val="0"/>
      <w:marBottom w:val="0"/>
      <w:divBdr>
        <w:top w:val="none" w:sz="0" w:space="0" w:color="auto"/>
        <w:left w:val="none" w:sz="0" w:space="0" w:color="auto"/>
        <w:bottom w:val="none" w:sz="0" w:space="0" w:color="auto"/>
        <w:right w:val="none" w:sz="0" w:space="0" w:color="auto"/>
      </w:divBdr>
    </w:div>
    <w:div w:id="1913928179">
      <w:bodyDiv w:val="1"/>
      <w:marLeft w:val="0"/>
      <w:marRight w:val="0"/>
      <w:marTop w:val="0"/>
      <w:marBottom w:val="0"/>
      <w:divBdr>
        <w:top w:val="none" w:sz="0" w:space="0" w:color="auto"/>
        <w:left w:val="none" w:sz="0" w:space="0" w:color="auto"/>
        <w:bottom w:val="none" w:sz="0" w:space="0" w:color="auto"/>
        <w:right w:val="none" w:sz="0" w:space="0" w:color="auto"/>
      </w:divBdr>
    </w:div>
    <w:div w:id="1915554075">
      <w:bodyDiv w:val="1"/>
      <w:marLeft w:val="0"/>
      <w:marRight w:val="0"/>
      <w:marTop w:val="0"/>
      <w:marBottom w:val="0"/>
      <w:divBdr>
        <w:top w:val="none" w:sz="0" w:space="0" w:color="auto"/>
        <w:left w:val="none" w:sz="0" w:space="0" w:color="auto"/>
        <w:bottom w:val="none" w:sz="0" w:space="0" w:color="auto"/>
        <w:right w:val="none" w:sz="0" w:space="0" w:color="auto"/>
      </w:divBdr>
    </w:div>
    <w:div w:id="1916470462">
      <w:bodyDiv w:val="1"/>
      <w:marLeft w:val="0"/>
      <w:marRight w:val="0"/>
      <w:marTop w:val="0"/>
      <w:marBottom w:val="0"/>
      <w:divBdr>
        <w:top w:val="none" w:sz="0" w:space="0" w:color="auto"/>
        <w:left w:val="none" w:sz="0" w:space="0" w:color="auto"/>
        <w:bottom w:val="none" w:sz="0" w:space="0" w:color="auto"/>
        <w:right w:val="none" w:sz="0" w:space="0" w:color="auto"/>
      </w:divBdr>
    </w:div>
    <w:div w:id="1916623559">
      <w:bodyDiv w:val="1"/>
      <w:marLeft w:val="0"/>
      <w:marRight w:val="0"/>
      <w:marTop w:val="0"/>
      <w:marBottom w:val="0"/>
      <w:divBdr>
        <w:top w:val="none" w:sz="0" w:space="0" w:color="auto"/>
        <w:left w:val="none" w:sz="0" w:space="0" w:color="auto"/>
        <w:bottom w:val="none" w:sz="0" w:space="0" w:color="auto"/>
        <w:right w:val="none" w:sz="0" w:space="0" w:color="auto"/>
      </w:divBdr>
    </w:div>
    <w:div w:id="1916623918">
      <w:bodyDiv w:val="1"/>
      <w:marLeft w:val="0"/>
      <w:marRight w:val="0"/>
      <w:marTop w:val="0"/>
      <w:marBottom w:val="0"/>
      <w:divBdr>
        <w:top w:val="none" w:sz="0" w:space="0" w:color="auto"/>
        <w:left w:val="none" w:sz="0" w:space="0" w:color="auto"/>
        <w:bottom w:val="none" w:sz="0" w:space="0" w:color="auto"/>
        <w:right w:val="none" w:sz="0" w:space="0" w:color="auto"/>
      </w:divBdr>
    </w:div>
    <w:div w:id="1916744886">
      <w:bodyDiv w:val="1"/>
      <w:marLeft w:val="0"/>
      <w:marRight w:val="0"/>
      <w:marTop w:val="0"/>
      <w:marBottom w:val="0"/>
      <w:divBdr>
        <w:top w:val="none" w:sz="0" w:space="0" w:color="auto"/>
        <w:left w:val="none" w:sz="0" w:space="0" w:color="auto"/>
        <w:bottom w:val="none" w:sz="0" w:space="0" w:color="auto"/>
        <w:right w:val="none" w:sz="0" w:space="0" w:color="auto"/>
      </w:divBdr>
    </w:div>
    <w:div w:id="1916745425">
      <w:bodyDiv w:val="1"/>
      <w:marLeft w:val="0"/>
      <w:marRight w:val="0"/>
      <w:marTop w:val="0"/>
      <w:marBottom w:val="0"/>
      <w:divBdr>
        <w:top w:val="none" w:sz="0" w:space="0" w:color="auto"/>
        <w:left w:val="none" w:sz="0" w:space="0" w:color="auto"/>
        <w:bottom w:val="none" w:sz="0" w:space="0" w:color="auto"/>
        <w:right w:val="none" w:sz="0" w:space="0" w:color="auto"/>
      </w:divBdr>
    </w:div>
    <w:div w:id="1917544717">
      <w:bodyDiv w:val="1"/>
      <w:marLeft w:val="0"/>
      <w:marRight w:val="0"/>
      <w:marTop w:val="0"/>
      <w:marBottom w:val="0"/>
      <w:divBdr>
        <w:top w:val="none" w:sz="0" w:space="0" w:color="auto"/>
        <w:left w:val="none" w:sz="0" w:space="0" w:color="auto"/>
        <w:bottom w:val="none" w:sz="0" w:space="0" w:color="auto"/>
        <w:right w:val="none" w:sz="0" w:space="0" w:color="auto"/>
      </w:divBdr>
    </w:div>
    <w:div w:id="1917978048">
      <w:bodyDiv w:val="1"/>
      <w:marLeft w:val="0"/>
      <w:marRight w:val="0"/>
      <w:marTop w:val="0"/>
      <w:marBottom w:val="0"/>
      <w:divBdr>
        <w:top w:val="none" w:sz="0" w:space="0" w:color="auto"/>
        <w:left w:val="none" w:sz="0" w:space="0" w:color="auto"/>
        <w:bottom w:val="none" w:sz="0" w:space="0" w:color="auto"/>
        <w:right w:val="none" w:sz="0" w:space="0" w:color="auto"/>
      </w:divBdr>
    </w:div>
    <w:div w:id="1918324792">
      <w:bodyDiv w:val="1"/>
      <w:marLeft w:val="0"/>
      <w:marRight w:val="0"/>
      <w:marTop w:val="0"/>
      <w:marBottom w:val="0"/>
      <w:divBdr>
        <w:top w:val="none" w:sz="0" w:space="0" w:color="auto"/>
        <w:left w:val="none" w:sz="0" w:space="0" w:color="auto"/>
        <w:bottom w:val="none" w:sz="0" w:space="0" w:color="auto"/>
        <w:right w:val="none" w:sz="0" w:space="0" w:color="auto"/>
      </w:divBdr>
    </w:div>
    <w:div w:id="1918782995">
      <w:bodyDiv w:val="1"/>
      <w:marLeft w:val="0"/>
      <w:marRight w:val="0"/>
      <w:marTop w:val="0"/>
      <w:marBottom w:val="0"/>
      <w:divBdr>
        <w:top w:val="none" w:sz="0" w:space="0" w:color="auto"/>
        <w:left w:val="none" w:sz="0" w:space="0" w:color="auto"/>
        <w:bottom w:val="none" w:sz="0" w:space="0" w:color="auto"/>
        <w:right w:val="none" w:sz="0" w:space="0" w:color="auto"/>
      </w:divBdr>
    </w:div>
    <w:div w:id="1919094192">
      <w:bodyDiv w:val="1"/>
      <w:marLeft w:val="0"/>
      <w:marRight w:val="0"/>
      <w:marTop w:val="0"/>
      <w:marBottom w:val="0"/>
      <w:divBdr>
        <w:top w:val="none" w:sz="0" w:space="0" w:color="auto"/>
        <w:left w:val="none" w:sz="0" w:space="0" w:color="auto"/>
        <w:bottom w:val="none" w:sz="0" w:space="0" w:color="auto"/>
        <w:right w:val="none" w:sz="0" w:space="0" w:color="auto"/>
      </w:divBdr>
    </w:div>
    <w:div w:id="1919170744">
      <w:bodyDiv w:val="1"/>
      <w:marLeft w:val="0"/>
      <w:marRight w:val="0"/>
      <w:marTop w:val="0"/>
      <w:marBottom w:val="0"/>
      <w:divBdr>
        <w:top w:val="none" w:sz="0" w:space="0" w:color="auto"/>
        <w:left w:val="none" w:sz="0" w:space="0" w:color="auto"/>
        <w:bottom w:val="none" w:sz="0" w:space="0" w:color="auto"/>
        <w:right w:val="none" w:sz="0" w:space="0" w:color="auto"/>
      </w:divBdr>
    </w:div>
    <w:div w:id="1919943390">
      <w:bodyDiv w:val="1"/>
      <w:marLeft w:val="0"/>
      <w:marRight w:val="0"/>
      <w:marTop w:val="0"/>
      <w:marBottom w:val="0"/>
      <w:divBdr>
        <w:top w:val="none" w:sz="0" w:space="0" w:color="auto"/>
        <w:left w:val="none" w:sz="0" w:space="0" w:color="auto"/>
        <w:bottom w:val="none" w:sz="0" w:space="0" w:color="auto"/>
        <w:right w:val="none" w:sz="0" w:space="0" w:color="auto"/>
      </w:divBdr>
    </w:div>
    <w:div w:id="1920284997">
      <w:bodyDiv w:val="1"/>
      <w:marLeft w:val="0"/>
      <w:marRight w:val="0"/>
      <w:marTop w:val="0"/>
      <w:marBottom w:val="0"/>
      <w:divBdr>
        <w:top w:val="none" w:sz="0" w:space="0" w:color="auto"/>
        <w:left w:val="none" w:sz="0" w:space="0" w:color="auto"/>
        <w:bottom w:val="none" w:sz="0" w:space="0" w:color="auto"/>
        <w:right w:val="none" w:sz="0" w:space="0" w:color="auto"/>
      </w:divBdr>
    </w:div>
    <w:div w:id="1920288338">
      <w:bodyDiv w:val="1"/>
      <w:marLeft w:val="0"/>
      <w:marRight w:val="0"/>
      <w:marTop w:val="0"/>
      <w:marBottom w:val="0"/>
      <w:divBdr>
        <w:top w:val="none" w:sz="0" w:space="0" w:color="auto"/>
        <w:left w:val="none" w:sz="0" w:space="0" w:color="auto"/>
        <w:bottom w:val="none" w:sz="0" w:space="0" w:color="auto"/>
        <w:right w:val="none" w:sz="0" w:space="0" w:color="auto"/>
      </w:divBdr>
    </w:div>
    <w:div w:id="1920559024">
      <w:bodyDiv w:val="1"/>
      <w:marLeft w:val="0"/>
      <w:marRight w:val="0"/>
      <w:marTop w:val="0"/>
      <w:marBottom w:val="0"/>
      <w:divBdr>
        <w:top w:val="none" w:sz="0" w:space="0" w:color="auto"/>
        <w:left w:val="none" w:sz="0" w:space="0" w:color="auto"/>
        <w:bottom w:val="none" w:sz="0" w:space="0" w:color="auto"/>
        <w:right w:val="none" w:sz="0" w:space="0" w:color="auto"/>
      </w:divBdr>
    </w:div>
    <w:div w:id="1921255746">
      <w:bodyDiv w:val="1"/>
      <w:marLeft w:val="0"/>
      <w:marRight w:val="0"/>
      <w:marTop w:val="0"/>
      <w:marBottom w:val="0"/>
      <w:divBdr>
        <w:top w:val="none" w:sz="0" w:space="0" w:color="auto"/>
        <w:left w:val="none" w:sz="0" w:space="0" w:color="auto"/>
        <w:bottom w:val="none" w:sz="0" w:space="0" w:color="auto"/>
        <w:right w:val="none" w:sz="0" w:space="0" w:color="auto"/>
      </w:divBdr>
    </w:div>
    <w:div w:id="1921670815">
      <w:bodyDiv w:val="1"/>
      <w:marLeft w:val="0"/>
      <w:marRight w:val="0"/>
      <w:marTop w:val="0"/>
      <w:marBottom w:val="0"/>
      <w:divBdr>
        <w:top w:val="none" w:sz="0" w:space="0" w:color="auto"/>
        <w:left w:val="none" w:sz="0" w:space="0" w:color="auto"/>
        <w:bottom w:val="none" w:sz="0" w:space="0" w:color="auto"/>
        <w:right w:val="none" w:sz="0" w:space="0" w:color="auto"/>
      </w:divBdr>
    </w:div>
    <w:div w:id="1922059297">
      <w:bodyDiv w:val="1"/>
      <w:marLeft w:val="0"/>
      <w:marRight w:val="0"/>
      <w:marTop w:val="0"/>
      <w:marBottom w:val="0"/>
      <w:divBdr>
        <w:top w:val="none" w:sz="0" w:space="0" w:color="auto"/>
        <w:left w:val="none" w:sz="0" w:space="0" w:color="auto"/>
        <w:bottom w:val="none" w:sz="0" w:space="0" w:color="auto"/>
        <w:right w:val="none" w:sz="0" w:space="0" w:color="auto"/>
      </w:divBdr>
    </w:div>
    <w:div w:id="1923371099">
      <w:bodyDiv w:val="1"/>
      <w:marLeft w:val="0"/>
      <w:marRight w:val="0"/>
      <w:marTop w:val="0"/>
      <w:marBottom w:val="0"/>
      <w:divBdr>
        <w:top w:val="none" w:sz="0" w:space="0" w:color="auto"/>
        <w:left w:val="none" w:sz="0" w:space="0" w:color="auto"/>
        <w:bottom w:val="none" w:sz="0" w:space="0" w:color="auto"/>
        <w:right w:val="none" w:sz="0" w:space="0" w:color="auto"/>
      </w:divBdr>
    </w:div>
    <w:div w:id="1924214760">
      <w:bodyDiv w:val="1"/>
      <w:marLeft w:val="0"/>
      <w:marRight w:val="0"/>
      <w:marTop w:val="0"/>
      <w:marBottom w:val="0"/>
      <w:divBdr>
        <w:top w:val="none" w:sz="0" w:space="0" w:color="auto"/>
        <w:left w:val="none" w:sz="0" w:space="0" w:color="auto"/>
        <w:bottom w:val="none" w:sz="0" w:space="0" w:color="auto"/>
        <w:right w:val="none" w:sz="0" w:space="0" w:color="auto"/>
      </w:divBdr>
    </w:div>
    <w:div w:id="1924680721">
      <w:bodyDiv w:val="1"/>
      <w:marLeft w:val="0"/>
      <w:marRight w:val="0"/>
      <w:marTop w:val="0"/>
      <w:marBottom w:val="0"/>
      <w:divBdr>
        <w:top w:val="none" w:sz="0" w:space="0" w:color="auto"/>
        <w:left w:val="none" w:sz="0" w:space="0" w:color="auto"/>
        <w:bottom w:val="none" w:sz="0" w:space="0" w:color="auto"/>
        <w:right w:val="none" w:sz="0" w:space="0" w:color="auto"/>
      </w:divBdr>
    </w:div>
    <w:div w:id="1924682938">
      <w:bodyDiv w:val="1"/>
      <w:marLeft w:val="0"/>
      <w:marRight w:val="0"/>
      <w:marTop w:val="0"/>
      <w:marBottom w:val="0"/>
      <w:divBdr>
        <w:top w:val="none" w:sz="0" w:space="0" w:color="auto"/>
        <w:left w:val="none" w:sz="0" w:space="0" w:color="auto"/>
        <w:bottom w:val="none" w:sz="0" w:space="0" w:color="auto"/>
        <w:right w:val="none" w:sz="0" w:space="0" w:color="auto"/>
      </w:divBdr>
    </w:div>
    <w:div w:id="1924875922">
      <w:bodyDiv w:val="1"/>
      <w:marLeft w:val="0"/>
      <w:marRight w:val="0"/>
      <w:marTop w:val="0"/>
      <w:marBottom w:val="0"/>
      <w:divBdr>
        <w:top w:val="none" w:sz="0" w:space="0" w:color="auto"/>
        <w:left w:val="none" w:sz="0" w:space="0" w:color="auto"/>
        <w:bottom w:val="none" w:sz="0" w:space="0" w:color="auto"/>
        <w:right w:val="none" w:sz="0" w:space="0" w:color="auto"/>
      </w:divBdr>
    </w:div>
    <w:div w:id="1924991830">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25413160">
      <w:bodyDiv w:val="1"/>
      <w:marLeft w:val="0"/>
      <w:marRight w:val="0"/>
      <w:marTop w:val="0"/>
      <w:marBottom w:val="0"/>
      <w:divBdr>
        <w:top w:val="none" w:sz="0" w:space="0" w:color="auto"/>
        <w:left w:val="none" w:sz="0" w:space="0" w:color="auto"/>
        <w:bottom w:val="none" w:sz="0" w:space="0" w:color="auto"/>
        <w:right w:val="none" w:sz="0" w:space="0" w:color="auto"/>
      </w:divBdr>
    </w:div>
    <w:div w:id="1925645101">
      <w:bodyDiv w:val="1"/>
      <w:marLeft w:val="0"/>
      <w:marRight w:val="0"/>
      <w:marTop w:val="0"/>
      <w:marBottom w:val="0"/>
      <w:divBdr>
        <w:top w:val="none" w:sz="0" w:space="0" w:color="auto"/>
        <w:left w:val="none" w:sz="0" w:space="0" w:color="auto"/>
        <w:bottom w:val="none" w:sz="0" w:space="0" w:color="auto"/>
        <w:right w:val="none" w:sz="0" w:space="0" w:color="auto"/>
      </w:divBdr>
    </w:div>
    <w:div w:id="1925648117">
      <w:bodyDiv w:val="1"/>
      <w:marLeft w:val="0"/>
      <w:marRight w:val="0"/>
      <w:marTop w:val="0"/>
      <w:marBottom w:val="0"/>
      <w:divBdr>
        <w:top w:val="none" w:sz="0" w:space="0" w:color="auto"/>
        <w:left w:val="none" w:sz="0" w:space="0" w:color="auto"/>
        <w:bottom w:val="none" w:sz="0" w:space="0" w:color="auto"/>
        <w:right w:val="none" w:sz="0" w:space="0" w:color="auto"/>
      </w:divBdr>
    </w:div>
    <w:div w:id="1925650029">
      <w:bodyDiv w:val="1"/>
      <w:marLeft w:val="0"/>
      <w:marRight w:val="0"/>
      <w:marTop w:val="0"/>
      <w:marBottom w:val="0"/>
      <w:divBdr>
        <w:top w:val="none" w:sz="0" w:space="0" w:color="auto"/>
        <w:left w:val="none" w:sz="0" w:space="0" w:color="auto"/>
        <w:bottom w:val="none" w:sz="0" w:space="0" w:color="auto"/>
        <w:right w:val="none" w:sz="0" w:space="0" w:color="auto"/>
      </w:divBdr>
    </w:div>
    <w:div w:id="1926566991">
      <w:bodyDiv w:val="1"/>
      <w:marLeft w:val="0"/>
      <w:marRight w:val="0"/>
      <w:marTop w:val="0"/>
      <w:marBottom w:val="0"/>
      <w:divBdr>
        <w:top w:val="none" w:sz="0" w:space="0" w:color="auto"/>
        <w:left w:val="none" w:sz="0" w:space="0" w:color="auto"/>
        <w:bottom w:val="none" w:sz="0" w:space="0" w:color="auto"/>
        <w:right w:val="none" w:sz="0" w:space="0" w:color="auto"/>
      </w:divBdr>
    </w:div>
    <w:div w:id="1927226277">
      <w:bodyDiv w:val="1"/>
      <w:marLeft w:val="0"/>
      <w:marRight w:val="0"/>
      <w:marTop w:val="0"/>
      <w:marBottom w:val="0"/>
      <w:divBdr>
        <w:top w:val="none" w:sz="0" w:space="0" w:color="auto"/>
        <w:left w:val="none" w:sz="0" w:space="0" w:color="auto"/>
        <w:bottom w:val="none" w:sz="0" w:space="0" w:color="auto"/>
        <w:right w:val="none" w:sz="0" w:space="0" w:color="auto"/>
      </w:divBdr>
    </w:div>
    <w:div w:id="1927377999">
      <w:bodyDiv w:val="1"/>
      <w:marLeft w:val="0"/>
      <w:marRight w:val="0"/>
      <w:marTop w:val="0"/>
      <w:marBottom w:val="0"/>
      <w:divBdr>
        <w:top w:val="none" w:sz="0" w:space="0" w:color="auto"/>
        <w:left w:val="none" w:sz="0" w:space="0" w:color="auto"/>
        <w:bottom w:val="none" w:sz="0" w:space="0" w:color="auto"/>
        <w:right w:val="none" w:sz="0" w:space="0" w:color="auto"/>
      </w:divBdr>
    </w:div>
    <w:div w:id="1927416766">
      <w:bodyDiv w:val="1"/>
      <w:marLeft w:val="0"/>
      <w:marRight w:val="0"/>
      <w:marTop w:val="0"/>
      <w:marBottom w:val="0"/>
      <w:divBdr>
        <w:top w:val="none" w:sz="0" w:space="0" w:color="auto"/>
        <w:left w:val="none" w:sz="0" w:space="0" w:color="auto"/>
        <w:bottom w:val="none" w:sz="0" w:space="0" w:color="auto"/>
        <w:right w:val="none" w:sz="0" w:space="0" w:color="auto"/>
      </w:divBdr>
    </w:div>
    <w:div w:id="1927492106">
      <w:bodyDiv w:val="1"/>
      <w:marLeft w:val="0"/>
      <w:marRight w:val="0"/>
      <w:marTop w:val="0"/>
      <w:marBottom w:val="0"/>
      <w:divBdr>
        <w:top w:val="none" w:sz="0" w:space="0" w:color="auto"/>
        <w:left w:val="none" w:sz="0" w:space="0" w:color="auto"/>
        <w:bottom w:val="none" w:sz="0" w:space="0" w:color="auto"/>
        <w:right w:val="none" w:sz="0" w:space="0" w:color="auto"/>
      </w:divBdr>
    </w:div>
    <w:div w:id="1927839202">
      <w:bodyDiv w:val="1"/>
      <w:marLeft w:val="0"/>
      <w:marRight w:val="0"/>
      <w:marTop w:val="0"/>
      <w:marBottom w:val="0"/>
      <w:divBdr>
        <w:top w:val="none" w:sz="0" w:space="0" w:color="auto"/>
        <w:left w:val="none" w:sz="0" w:space="0" w:color="auto"/>
        <w:bottom w:val="none" w:sz="0" w:space="0" w:color="auto"/>
        <w:right w:val="none" w:sz="0" w:space="0" w:color="auto"/>
      </w:divBdr>
    </w:div>
    <w:div w:id="1928728905">
      <w:bodyDiv w:val="1"/>
      <w:marLeft w:val="0"/>
      <w:marRight w:val="0"/>
      <w:marTop w:val="0"/>
      <w:marBottom w:val="0"/>
      <w:divBdr>
        <w:top w:val="none" w:sz="0" w:space="0" w:color="auto"/>
        <w:left w:val="none" w:sz="0" w:space="0" w:color="auto"/>
        <w:bottom w:val="none" w:sz="0" w:space="0" w:color="auto"/>
        <w:right w:val="none" w:sz="0" w:space="0" w:color="auto"/>
      </w:divBdr>
    </w:div>
    <w:div w:id="1928884989">
      <w:bodyDiv w:val="1"/>
      <w:marLeft w:val="0"/>
      <w:marRight w:val="0"/>
      <w:marTop w:val="0"/>
      <w:marBottom w:val="0"/>
      <w:divBdr>
        <w:top w:val="none" w:sz="0" w:space="0" w:color="auto"/>
        <w:left w:val="none" w:sz="0" w:space="0" w:color="auto"/>
        <w:bottom w:val="none" w:sz="0" w:space="0" w:color="auto"/>
        <w:right w:val="none" w:sz="0" w:space="0" w:color="auto"/>
      </w:divBdr>
    </w:div>
    <w:div w:id="1929726252">
      <w:bodyDiv w:val="1"/>
      <w:marLeft w:val="0"/>
      <w:marRight w:val="0"/>
      <w:marTop w:val="0"/>
      <w:marBottom w:val="0"/>
      <w:divBdr>
        <w:top w:val="none" w:sz="0" w:space="0" w:color="auto"/>
        <w:left w:val="none" w:sz="0" w:space="0" w:color="auto"/>
        <w:bottom w:val="none" w:sz="0" w:space="0" w:color="auto"/>
        <w:right w:val="none" w:sz="0" w:space="0" w:color="auto"/>
      </w:divBdr>
    </w:div>
    <w:div w:id="1929848663">
      <w:bodyDiv w:val="1"/>
      <w:marLeft w:val="0"/>
      <w:marRight w:val="0"/>
      <w:marTop w:val="0"/>
      <w:marBottom w:val="0"/>
      <w:divBdr>
        <w:top w:val="none" w:sz="0" w:space="0" w:color="auto"/>
        <w:left w:val="none" w:sz="0" w:space="0" w:color="auto"/>
        <w:bottom w:val="none" w:sz="0" w:space="0" w:color="auto"/>
        <w:right w:val="none" w:sz="0" w:space="0" w:color="auto"/>
      </w:divBdr>
    </w:div>
    <w:div w:id="1930385697">
      <w:bodyDiv w:val="1"/>
      <w:marLeft w:val="0"/>
      <w:marRight w:val="0"/>
      <w:marTop w:val="0"/>
      <w:marBottom w:val="0"/>
      <w:divBdr>
        <w:top w:val="none" w:sz="0" w:space="0" w:color="auto"/>
        <w:left w:val="none" w:sz="0" w:space="0" w:color="auto"/>
        <w:bottom w:val="none" w:sz="0" w:space="0" w:color="auto"/>
        <w:right w:val="none" w:sz="0" w:space="0" w:color="auto"/>
      </w:divBdr>
    </w:div>
    <w:div w:id="1931573131">
      <w:bodyDiv w:val="1"/>
      <w:marLeft w:val="0"/>
      <w:marRight w:val="0"/>
      <w:marTop w:val="0"/>
      <w:marBottom w:val="0"/>
      <w:divBdr>
        <w:top w:val="none" w:sz="0" w:space="0" w:color="auto"/>
        <w:left w:val="none" w:sz="0" w:space="0" w:color="auto"/>
        <w:bottom w:val="none" w:sz="0" w:space="0" w:color="auto"/>
        <w:right w:val="none" w:sz="0" w:space="0" w:color="auto"/>
      </w:divBdr>
    </w:div>
    <w:div w:id="1931691790">
      <w:bodyDiv w:val="1"/>
      <w:marLeft w:val="0"/>
      <w:marRight w:val="0"/>
      <w:marTop w:val="0"/>
      <w:marBottom w:val="0"/>
      <w:divBdr>
        <w:top w:val="none" w:sz="0" w:space="0" w:color="auto"/>
        <w:left w:val="none" w:sz="0" w:space="0" w:color="auto"/>
        <w:bottom w:val="none" w:sz="0" w:space="0" w:color="auto"/>
        <w:right w:val="none" w:sz="0" w:space="0" w:color="auto"/>
      </w:divBdr>
    </w:div>
    <w:div w:id="1932424681">
      <w:bodyDiv w:val="1"/>
      <w:marLeft w:val="0"/>
      <w:marRight w:val="0"/>
      <w:marTop w:val="0"/>
      <w:marBottom w:val="0"/>
      <w:divBdr>
        <w:top w:val="none" w:sz="0" w:space="0" w:color="auto"/>
        <w:left w:val="none" w:sz="0" w:space="0" w:color="auto"/>
        <w:bottom w:val="none" w:sz="0" w:space="0" w:color="auto"/>
        <w:right w:val="none" w:sz="0" w:space="0" w:color="auto"/>
      </w:divBdr>
    </w:div>
    <w:div w:id="1933123764">
      <w:bodyDiv w:val="1"/>
      <w:marLeft w:val="0"/>
      <w:marRight w:val="0"/>
      <w:marTop w:val="0"/>
      <w:marBottom w:val="0"/>
      <w:divBdr>
        <w:top w:val="none" w:sz="0" w:space="0" w:color="auto"/>
        <w:left w:val="none" w:sz="0" w:space="0" w:color="auto"/>
        <w:bottom w:val="none" w:sz="0" w:space="0" w:color="auto"/>
        <w:right w:val="none" w:sz="0" w:space="0" w:color="auto"/>
      </w:divBdr>
    </w:div>
    <w:div w:id="1933468827">
      <w:bodyDiv w:val="1"/>
      <w:marLeft w:val="0"/>
      <w:marRight w:val="0"/>
      <w:marTop w:val="0"/>
      <w:marBottom w:val="0"/>
      <w:divBdr>
        <w:top w:val="none" w:sz="0" w:space="0" w:color="auto"/>
        <w:left w:val="none" w:sz="0" w:space="0" w:color="auto"/>
        <w:bottom w:val="none" w:sz="0" w:space="0" w:color="auto"/>
        <w:right w:val="none" w:sz="0" w:space="0" w:color="auto"/>
      </w:divBdr>
    </w:div>
    <w:div w:id="1934169988">
      <w:bodyDiv w:val="1"/>
      <w:marLeft w:val="0"/>
      <w:marRight w:val="0"/>
      <w:marTop w:val="0"/>
      <w:marBottom w:val="0"/>
      <w:divBdr>
        <w:top w:val="none" w:sz="0" w:space="0" w:color="auto"/>
        <w:left w:val="none" w:sz="0" w:space="0" w:color="auto"/>
        <w:bottom w:val="none" w:sz="0" w:space="0" w:color="auto"/>
        <w:right w:val="none" w:sz="0" w:space="0" w:color="auto"/>
      </w:divBdr>
    </w:div>
    <w:div w:id="1934700963">
      <w:bodyDiv w:val="1"/>
      <w:marLeft w:val="0"/>
      <w:marRight w:val="0"/>
      <w:marTop w:val="0"/>
      <w:marBottom w:val="0"/>
      <w:divBdr>
        <w:top w:val="none" w:sz="0" w:space="0" w:color="auto"/>
        <w:left w:val="none" w:sz="0" w:space="0" w:color="auto"/>
        <w:bottom w:val="none" w:sz="0" w:space="0" w:color="auto"/>
        <w:right w:val="none" w:sz="0" w:space="0" w:color="auto"/>
      </w:divBdr>
    </w:div>
    <w:div w:id="1934896052">
      <w:bodyDiv w:val="1"/>
      <w:marLeft w:val="0"/>
      <w:marRight w:val="0"/>
      <w:marTop w:val="0"/>
      <w:marBottom w:val="0"/>
      <w:divBdr>
        <w:top w:val="none" w:sz="0" w:space="0" w:color="auto"/>
        <w:left w:val="none" w:sz="0" w:space="0" w:color="auto"/>
        <w:bottom w:val="none" w:sz="0" w:space="0" w:color="auto"/>
        <w:right w:val="none" w:sz="0" w:space="0" w:color="auto"/>
      </w:divBdr>
    </w:div>
    <w:div w:id="1935554018">
      <w:bodyDiv w:val="1"/>
      <w:marLeft w:val="0"/>
      <w:marRight w:val="0"/>
      <w:marTop w:val="0"/>
      <w:marBottom w:val="0"/>
      <w:divBdr>
        <w:top w:val="none" w:sz="0" w:space="0" w:color="auto"/>
        <w:left w:val="none" w:sz="0" w:space="0" w:color="auto"/>
        <w:bottom w:val="none" w:sz="0" w:space="0" w:color="auto"/>
        <w:right w:val="none" w:sz="0" w:space="0" w:color="auto"/>
      </w:divBdr>
    </w:div>
    <w:div w:id="1935702344">
      <w:bodyDiv w:val="1"/>
      <w:marLeft w:val="0"/>
      <w:marRight w:val="0"/>
      <w:marTop w:val="0"/>
      <w:marBottom w:val="0"/>
      <w:divBdr>
        <w:top w:val="none" w:sz="0" w:space="0" w:color="auto"/>
        <w:left w:val="none" w:sz="0" w:space="0" w:color="auto"/>
        <w:bottom w:val="none" w:sz="0" w:space="0" w:color="auto"/>
        <w:right w:val="none" w:sz="0" w:space="0" w:color="auto"/>
      </w:divBdr>
    </w:div>
    <w:div w:id="1936161013">
      <w:bodyDiv w:val="1"/>
      <w:marLeft w:val="0"/>
      <w:marRight w:val="0"/>
      <w:marTop w:val="0"/>
      <w:marBottom w:val="0"/>
      <w:divBdr>
        <w:top w:val="none" w:sz="0" w:space="0" w:color="auto"/>
        <w:left w:val="none" w:sz="0" w:space="0" w:color="auto"/>
        <w:bottom w:val="none" w:sz="0" w:space="0" w:color="auto"/>
        <w:right w:val="none" w:sz="0" w:space="0" w:color="auto"/>
      </w:divBdr>
    </w:div>
    <w:div w:id="1936748280">
      <w:bodyDiv w:val="1"/>
      <w:marLeft w:val="0"/>
      <w:marRight w:val="0"/>
      <w:marTop w:val="0"/>
      <w:marBottom w:val="0"/>
      <w:divBdr>
        <w:top w:val="none" w:sz="0" w:space="0" w:color="auto"/>
        <w:left w:val="none" w:sz="0" w:space="0" w:color="auto"/>
        <w:bottom w:val="none" w:sz="0" w:space="0" w:color="auto"/>
        <w:right w:val="none" w:sz="0" w:space="0" w:color="auto"/>
      </w:divBdr>
    </w:div>
    <w:div w:id="1937857022">
      <w:bodyDiv w:val="1"/>
      <w:marLeft w:val="0"/>
      <w:marRight w:val="0"/>
      <w:marTop w:val="0"/>
      <w:marBottom w:val="0"/>
      <w:divBdr>
        <w:top w:val="none" w:sz="0" w:space="0" w:color="auto"/>
        <w:left w:val="none" w:sz="0" w:space="0" w:color="auto"/>
        <w:bottom w:val="none" w:sz="0" w:space="0" w:color="auto"/>
        <w:right w:val="none" w:sz="0" w:space="0" w:color="auto"/>
      </w:divBdr>
    </w:div>
    <w:div w:id="1937976762">
      <w:bodyDiv w:val="1"/>
      <w:marLeft w:val="0"/>
      <w:marRight w:val="0"/>
      <w:marTop w:val="0"/>
      <w:marBottom w:val="0"/>
      <w:divBdr>
        <w:top w:val="none" w:sz="0" w:space="0" w:color="auto"/>
        <w:left w:val="none" w:sz="0" w:space="0" w:color="auto"/>
        <w:bottom w:val="none" w:sz="0" w:space="0" w:color="auto"/>
        <w:right w:val="none" w:sz="0" w:space="0" w:color="auto"/>
      </w:divBdr>
    </w:div>
    <w:div w:id="1938126148">
      <w:bodyDiv w:val="1"/>
      <w:marLeft w:val="0"/>
      <w:marRight w:val="0"/>
      <w:marTop w:val="0"/>
      <w:marBottom w:val="0"/>
      <w:divBdr>
        <w:top w:val="none" w:sz="0" w:space="0" w:color="auto"/>
        <w:left w:val="none" w:sz="0" w:space="0" w:color="auto"/>
        <w:bottom w:val="none" w:sz="0" w:space="0" w:color="auto"/>
        <w:right w:val="none" w:sz="0" w:space="0" w:color="auto"/>
      </w:divBdr>
    </w:div>
    <w:div w:id="1938248033">
      <w:bodyDiv w:val="1"/>
      <w:marLeft w:val="0"/>
      <w:marRight w:val="0"/>
      <w:marTop w:val="0"/>
      <w:marBottom w:val="0"/>
      <w:divBdr>
        <w:top w:val="none" w:sz="0" w:space="0" w:color="auto"/>
        <w:left w:val="none" w:sz="0" w:space="0" w:color="auto"/>
        <w:bottom w:val="none" w:sz="0" w:space="0" w:color="auto"/>
        <w:right w:val="none" w:sz="0" w:space="0" w:color="auto"/>
      </w:divBdr>
    </w:div>
    <w:div w:id="1938292883">
      <w:bodyDiv w:val="1"/>
      <w:marLeft w:val="0"/>
      <w:marRight w:val="0"/>
      <w:marTop w:val="0"/>
      <w:marBottom w:val="0"/>
      <w:divBdr>
        <w:top w:val="none" w:sz="0" w:space="0" w:color="auto"/>
        <w:left w:val="none" w:sz="0" w:space="0" w:color="auto"/>
        <w:bottom w:val="none" w:sz="0" w:space="0" w:color="auto"/>
        <w:right w:val="none" w:sz="0" w:space="0" w:color="auto"/>
      </w:divBdr>
    </w:div>
    <w:div w:id="1938705612">
      <w:bodyDiv w:val="1"/>
      <w:marLeft w:val="0"/>
      <w:marRight w:val="0"/>
      <w:marTop w:val="0"/>
      <w:marBottom w:val="0"/>
      <w:divBdr>
        <w:top w:val="none" w:sz="0" w:space="0" w:color="auto"/>
        <w:left w:val="none" w:sz="0" w:space="0" w:color="auto"/>
        <w:bottom w:val="none" w:sz="0" w:space="0" w:color="auto"/>
        <w:right w:val="none" w:sz="0" w:space="0" w:color="auto"/>
      </w:divBdr>
    </w:div>
    <w:div w:id="1938830612">
      <w:bodyDiv w:val="1"/>
      <w:marLeft w:val="0"/>
      <w:marRight w:val="0"/>
      <w:marTop w:val="0"/>
      <w:marBottom w:val="0"/>
      <w:divBdr>
        <w:top w:val="none" w:sz="0" w:space="0" w:color="auto"/>
        <w:left w:val="none" w:sz="0" w:space="0" w:color="auto"/>
        <w:bottom w:val="none" w:sz="0" w:space="0" w:color="auto"/>
        <w:right w:val="none" w:sz="0" w:space="0" w:color="auto"/>
      </w:divBdr>
    </w:div>
    <w:div w:id="1939095897">
      <w:bodyDiv w:val="1"/>
      <w:marLeft w:val="0"/>
      <w:marRight w:val="0"/>
      <w:marTop w:val="0"/>
      <w:marBottom w:val="0"/>
      <w:divBdr>
        <w:top w:val="none" w:sz="0" w:space="0" w:color="auto"/>
        <w:left w:val="none" w:sz="0" w:space="0" w:color="auto"/>
        <w:bottom w:val="none" w:sz="0" w:space="0" w:color="auto"/>
        <w:right w:val="none" w:sz="0" w:space="0" w:color="auto"/>
      </w:divBdr>
    </w:div>
    <w:div w:id="1939170452">
      <w:bodyDiv w:val="1"/>
      <w:marLeft w:val="0"/>
      <w:marRight w:val="0"/>
      <w:marTop w:val="0"/>
      <w:marBottom w:val="0"/>
      <w:divBdr>
        <w:top w:val="none" w:sz="0" w:space="0" w:color="auto"/>
        <w:left w:val="none" w:sz="0" w:space="0" w:color="auto"/>
        <w:bottom w:val="none" w:sz="0" w:space="0" w:color="auto"/>
        <w:right w:val="none" w:sz="0" w:space="0" w:color="auto"/>
      </w:divBdr>
    </w:div>
    <w:div w:id="1939481270">
      <w:bodyDiv w:val="1"/>
      <w:marLeft w:val="0"/>
      <w:marRight w:val="0"/>
      <w:marTop w:val="0"/>
      <w:marBottom w:val="0"/>
      <w:divBdr>
        <w:top w:val="none" w:sz="0" w:space="0" w:color="auto"/>
        <w:left w:val="none" w:sz="0" w:space="0" w:color="auto"/>
        <w:bottom w:val="none" w:sz="0" w:space="0" w:color="auto"/>
        <w:right w:val="none" w:sz="0" w:space="0" w:color="auto"/>
      </w:divBdr>
    </w:div>
    <w:div w:id="1939823896">
      <w:bodyDiv w:val="1"/>
      <w:marLeft w:val="0"/>
      <w:marRight w:val="0"/>
      <w:marTop w:val="0"/>
      <w:marBottom w:val="0"/>
      <w:divBdr>
        <w:top w:val="none" w:sz="0" w:space="0" w:color="auto"/>
        <w:left w:val="none" w:sz="0" w:space="0" w:color="auto"/>
        <w:bottom w:val="none" w:sz="0" w:space="0" w:color="auto"/>
        <w:right w:val="none" w:sz="0" w:space="0" w:color="auto"/>
      </w:divBdr>
    </w:div>
    <w:div w:id="1939831464">
      <w:bodyDiv w:val="1"/>
      <w:marLeft w:val="0"/>
      <w:marRight w:val="0"/>
      <w:marTop w:val="0"/>
      <w:marBottom w:val="0"/>
      <w:divBdr>
        <w:top w:val="none" w:sz="0" w:space="0" w:color="auto"/>
        <w:left w:val="none" w:sz="0" w:space="0" w:color="auto"/>
        <w:bottom w:val="none" w:sz="0" w:space="0" w:color="auto"/>
        <w:right w:val="none" w:sz="0" w:space="0" w:color="auto"/>
      </w:divBdr>
    </w:div>
    <w:div w:id="1939943390">
      <w:bodyDiv w:val="1"/>
      <w:marLeft w:val="0"/>
      <w:marRight w:val="0"/>
      <w:marTop w:val="0"/>
      <w:marBottom w:val="0"/>
      <w:divBdr>
        <w:top w:val="none" w:sz="0" w:space="0" w:color="auto"/>
        <w:left w:val="none" w:sz="0" w:space="0" w:color="auto"/>
        <w:bottom w:val="none" w:sz="0" w:space="0" w:color="auto"/>
        <w:right w:val="none" w:sz="0" w:space="0" w:color="auto"/>
      </w:divBdr>
    </w:div>
    <w:div w:id="1940412263">
      <w:bodyDiv w:val="1"/>
      <w:marLeft w:val="0"/>
      <w:marRight w:val="0"/>
      <w:marTop w:val="0"/>
      <w:marBottom w:val="0"/>
      <w:divBdr>
        <w:top w:val="none" w:sz="0" w:space="0" w:color="auto"/>
        <w:left w:val="none" w:sz="0" w:space="0" w:color="auto"/>
        <w:bottom w:val="none" w:sz="0" w:space="0" w:color="auto"/>
        <w:right w:val="none" w:sz="0" w:space="0" w:color="auto"/>
      </w:divBdr>
    </w:div>
    <w:div w:id="1942445166">
      <w:bodyDiv w:val="1"/>
      <w:marLeft w:val="0"/>
      <w:marRight w:val="0"/>
      <w:marTop w:val="0"/>
      <w:marBottom w:val="0"/>
      <w:divBdr>
        <w:top w:val="none" w:sz="0" w:space="0" w:color="auto"/>
        <w:left w:val="none" w:sz="0" w:space="0" w:color="auto"/>
        <w:bottom w:val="none" w:sz="0" w:space="0" w:color="auto"/>
        <w:right w:val="none" w:sz="0" w:space="0" w:color="auto"/>
      </w:divBdr>
    </w:div>
    <w:div w:id="1943759892">
      <w:bodyDiv w:val="1"/>
      <w:marLeft w:val="0"/>
      <w:marRight w:val="0"/>
      <w:marTop w:val="0"/>
      <w:marBottom w:val="0"/>
      <w:divBdr>
        <w:top w:val="none" w:sz="0" w:space="0" w:color="auto"/>
        <w:left w:val="none" w:sz="0" w:space="0" w:color="auto"/>
        <w:bottom w:val="none" w:sz="0" w:space="0" w:color="auto"/>
        <w:right w:val="none" w:sz="0" w:space="0" w:color="auto"/>
      </w:divBdr>
    </w:div>
    <w:div w:id="1943801653">
      <w:bodyDiv w:val="1"/>
      <w:marLeft w:val="0"/>
      <w:marRight w:val="0"/>
      <w:marTop w:val="0"/>
      <w:marBottom w:val="0"/>
      <w:divBdr>
        <w:top w:val="none" w:sz="0" w:space="0" w:color="auto"/>
        <w:left w:val="none" w:sz="0" w:space="0" w:color="auto"/>
        <w:bottom w:val="none" w:sz="0" w:space="0" w:color="auto"/>
        <w:right w:val="none" w:sz="0" w:space="0" w:color="auto"/>
      </w:divBdr>
    </w:div>
    <w:div w:id="1944222763">
      <w:bodyDiv w:val="1"/>
      <w:marLeft w:val="0"/>
      <w:marRight w:val="0"/>
      <w:marTop w:val="0"/>
      <w:marBottom w:val="0"/>
      <w:divBdr>
        <w:top w:val="none" w:sz="0" w:space="0" w:color="auto"/>
        <w:left w:val="none" w:sz="0" w:space="0" w:color="auto"/>
        <w:bottom w:val="none" w:sz="0" w:space="0" w:color="auto"/>
        <w:right w:val="none" w:sz="0" w:space="0" w:color="auto"/>
      </w:divBdr>
    </w:div>
    <w:div w:id="1944727400">
      <w:bodyDiv w:val="1"/>
      <w:marLeft w:val="0"/>
      <w:marRight w:val="0"/>
      <w:marTop w:val="0"/>
      <w:marBottom w:val="0"/>
      <w:divBdr>
        <w:top w:val="none" w:sz="0" w:space="0" w:color="auto"/>
        <w:left w:val="none" w:sz="0" w:space="0" w:color="auto"/>
        <w:bottom w:val="none" w:sz="0" w:space="0" w:color="auto"/>
        <w:right w:val="none" w:sz="0" w:space="0" w:color="auto"/>
      </w:divBdr>
    </w:div>
    <w:div w:id="1945453718">
      <w:bodyDiv w:val="1"/>
      <w:marLeft w:val="0"/>
      <w:marRight w:val="0"/>
      <w:marTop w:val="0"/>
      <w:marBottom w:val="0"/>
      <w:divBdr>
        <w:top w:val="none" w:sz="0" w:space="0" w:color="auto"/>
        <w:left w:val="none" w:sz="0" w:space="0" w:color="auto"/>
        <w:bottom w:val="none" w:sz="0" w:space="0" w:color="auto"/>
        <w:right w:val="none" w:sz="0" w:space="0" w:color="auto"/>
      </w:divBdr>
    </w:div>
    <w:div w:id="1945844269">
      <w:bodyDiv w:val="1"/>
      <w:marLeft w:val="0"/>
      <w:marRight w:val="0"/>
      <w:marTop w:val="0"/>
      <w:marBottom w:val="0"/>
      <w:divBdr>
        <w:top w:val="none" w:sz="0" w:space="0" w:color="auto"/>
        <w:left w:val="none" w:sz="0" w:space="0" w:color="auto"/>
        <w:bottom w:val="none" w:sz="0" w:space="0" w:color="auto"/>
        <w:right w:val="none" w:sz="0" w:space="0" w:color="auto"/>
      </w:divBdr>
    </w:div>
    <w:div w:id="1946766448">
      <w:bodyDiv w:val="1"/>
      <w:marLeft w:val="0"/>
      <w:marRight w:val="0"/>
      <w:marTop w:val="0"/>
      <w:marBottom w:val="0"/>
      <w:divBdr>
        <w:top w:val="none" w:sz="0" w:space="0" w:color="auto"/>
        <w:left w:val="none" w:sz="0" w:space="0" w:color="auto"/>
        <w:bottom w:val="none" w:sz="0" w:space="0" w:color="auto"/>
        <w:right w:val="none" w:sz="0" w:space="0" w:color="auto"/>
      </w:divBdr>
    </w:div>
    <w:div w:id="1946886537">
      <w:bodyDiv w:val="1"/>
      <w:marLeft w:val="0"/>
      <w:marRight w:val="0"/>
      <w:marTop w:val="0"/>
      <w:marBottom w:val="0"/>
      <w:divBdr>
        <w:top w:val="none" w:sz="0" w:space="0" w:color="auto"/>
        <w:left w:val="none" w:sz="0" w:space="0" w:color="auto"/>
        <w:bottom w:val="none" w:sz="0" w:space="0" w:color="auto"/>
        <w:right w:val="none" w:sz="0" w:space="0" w:color="auto"/>
      </w:divBdr>
    </w:div>
    <w:div w:id="1946889325">
      <w:bodyDiv w:val="1"/>
      <w:marLeft w:val="0"/>
      <w:marRight w:val="0"/>
      <w:marTop w:val="0"/>
      <w:marBottom w:val="0"/>
      <w:divBdr>
        <w:top w:val="none" w:sz="0" w:space="0" w:color="auto"/>
        <w:left w:val="none" w:sz="0" w:space="0" w:color="auto"/>
        <w:bottom w:val="none" w:sz="0" w:space="0" w:color="auto"/>
        <w:right w:val="none" w:sz="0" w:space="0" w:color="auto"/>
      </w:divBdr>
    </w:div>
    <w:div w:id="1947224024">
      <w:bodyDiv w:val="1"/>
      <w:marLeft w:val="0"/>
      <w:marRight w:val="0"/>
      <w:marTop w:val="0"/>
      <w:marBottom w:val="0"/>
      <w:divBdr>
        <w:top w:val="none" w:sz="0" w:space="0" w:color="auto"/>
        <w:left w:val="none" w:sz="0" w:space="0" w:color="auto"/>
        <w:bottom w:val="none" w:sz="0" w:space="0" w:color="auto"/>
        <w:right w:val="none" w:sz="0" w:space="0" w:color="auto"/>
      </w:divBdr>
    </w:div>
    <w:div w:id="1947686129">
      <w:bodyDiv w:val="1"/>
      <w:marLeft w:val="0"/>
      <w:marRight w:val="0"/>
      <w:marTop w:val="0"/>
      <w:marBottom w:val="0"/>
      <w:divBdr>
        <w:top w:val="none" w:sz="0" w:space="0" w:color="auto"/>
        <w:left w:val="none" w:sz="0" w:space="0" w:color="auto"/>
        <w:bottom w:val="none" w:sz="0" w:space="0" w:color="auto"/>
        <w:right w:val="none" w:sz="0" w:space="0" w:color="auto"/>
      </w:divBdr>
    </w:div>
    <w:div w:id="1947929955">
      <w:bodyDiv w:val="1"/>
      <w:marLeft w:val="0"/>
      <w:marRight w:val="0"/>
      <w:marTop w:val="0"/>
      <w:marBottom w:val="0"/>
      <w:divBdr>
        <w:top w:val="none" w:sz="0" w:space="0" w:color="auto"/>
        <w:left w:val="none" w:sz="0" w:space="0" w:color="auto"/>
        <w:bottom w:val="none" w:sz="0" w:space="0" w:color="auto"/>
        <w:right w:val="none" w:sz="0" w:space="0" w:color="auto"/>
      </w:divBdr>
    </w:div>
    <w:div w:id="1948152492">
      <w:bodyDiv w:val="1"/>
      <w:marLeft w:val="0"/>
      <w:marRight w:val="0"/>
      <w:marTop w:val="0"/>
      <w:marBottom w:val="0"/>
      <w:divBdr>
        <w:top w:val="none" w:sz="0" w:space="0" w:color="auto"/>
        <w:left w:val="none" w:sz="0" w:space="0" w:color="auto"/>
        <w:bottom w:val="none" w:sz="0" w:space="0" w:color="auto"/>
        <w:right w:val="none" w:sz="0" w:space="0" w:color="auto"/>
      </w:divBdr>
    </w:div>
    <w:div w:id="1949005812">
      <w:bodyDiv w:val="1"/>
      <w:marLeft w:val="0"/>
      <w:marRight w:val="0"/>
      <w:marTop w:val="0"/>
      <w:marBottom w:val="0"/>
      <w:divBdr>
        <w:top w:val="none" w:sz="0" w:space="0" w:color="auto"/>
        <w:left w:val="none" w:sz="0" w:space="0" w:color="auto"/>
        <w:bottom w:val="none" w:sz="0" w:space="0" w:color="auto"/>
        <w:right w:val="none" w:sz="0" w:space="0" w:color="auto"/>
      </w:divBdr>
    </w:div>
    <w:div w:id="1950232879">
      <w:bodyDiv w:val="1"/>
      <w:marLeft w:val="0"/>
      <w:marRight w:val="0"/>
      <w:marTop w:val="0"/>
      <w:marBottom w:val="0"/>
      <w:divBdr>
        <w:top w:val="none" w:sz="0" w:space="0" w:color="auto"/>
        <w:left w:val="none" w:sz="0" w:space="0" w:color="auto"/>
        <w:bottom w:val="none" w:sz="0" w:space="0" w:color="auto"/>
        <w:right w:val="none" w:sz="0" w:space="0" w:color="auto"/>
      </w:divBdr>
    </w:div>
    <w:div w:id="1950576955">
      <w:bodyDiv w:val="1"/>
      <w:marLeft w:val="0"/>
      <w:marRight w:val="0"/>
      <w:marTop w:val="0"/>
      <w:marBottom w:val="0"/>
      <w:divBdr>
        <w:top w:val="none" w:sz="0" w:space="0" w:color="auto"/>
        <w:left w:val="none" w:sz="0" w:space="0" w:color="auto"/>
        <w:bottom w:val="none" w:sz="0" w:space="0" w:color="auto"/>
        <w:right w:val="none" w:sz="0" w:space="0" w:color="auto"/>
      </w:divBdr>
    </w:div>
    <w:div w:id="1950815835">
      <w:bodyDiv w:val="1"/>
      <w:marLeft w:val="0"/>
      <w:marRight w:val="0"/>
      <w:marTop w:val="0"/>
      <w:marBottom w:val="0"/>
      <w:divBdr>
        <w:top w:val="none" w:sz="0" w:space="0" w:color="auto"/>
        <w:left w:val="none" w:sz="0" w:space="0" w:color="auto"/>
        <w:bottom w:val="none" w:sz="0" w:space="0" w:color="auto"/>
        <w:right w:val="none" w:sz="0" w:space="0" w:color="auto"/>
      </w:divBdr>
    </w:div>
    <w:div w:id="1951543055">
      <w:bodyDiv w:val="1"/>
      <w:marLeft w:val="0"/>
      <w:marRight w:val="0"/>
      <w:marTop w:val="0"/>
      <w:marBottom w:val="0"/>
      <w:divBdr>
        <w:top w:val="none" w:sz="0" w:space="0" w:color="auto"/>
        <w:left w:val="none" w:sz="0" w:space="0" w:color="auto"/>
        <w:bottom w:val="none" w:sz="0" w:space="0" w:color="auto"/>
        <w:right w:val="none" w:sz="0" w:space="0" w:color="auto"/>
      </w:divBdr>
    </w:div>
    <w:div w:id="1953127538">
      <w:bodyDiv w:val="1"/>
      <w:marLeft w:val="0"/>
      <w:marRight w:val="0"/>
      <w:marTop w:val="0"/>
      <w:marBottom w:val="0"/>
      <w:divBdr>
        <w:top w:val="none" w:sz="0" w:space="0" w:color="auto"/>
        <w:left w:val="none" w:sz="0" w:space="0" w:color="auto"/>
        <w:bottom w:val="none" w:sz="0" w:space="0" w:color="auto"/>
        <w:right w:val="none" w:sz="0" w:space="0" w:color="auto"/>
      </w:divBdr>
    </w:div>
    <w:div w:id="1953975826">
      <w:bodyDiv w:val="1"/>
      <w:marLeft w:val="0"/>
      <w:marRight w:val="0"/>
      <w:marTop w:val="0"/>
      <w:marBottom w:val="0"/>
      <w:divBdr>
        <w:top w:val="none" w:sz="0" w:space="0" w:color="auto"/>
        <w:left w:val="none" w:sz="0" w:space="0" w:color="auto"/>
        <w:bottom w:val="none" w:sz="0" w:space="0" w:color="auto"/>
        <w:right w:val="none" w:sz="0" w:space="0" w:color="auto"/>
      </w:divBdr>
    </w:div>
    <w:div w:id="1955013247">
      <w:bodyDiv w:val="1"/>
      <w:marLeft w:val="0"/>
      <w:marRight w:val="0"/>
      <w:marTop w:val="0"/>
      <w:marBottom w:val="0"/>
      <w:divBdr>
        <w:top w:val="none" w:sz="0" w:space="0" w:color="auto"/>
        <w:left w:val="none" w:sz="0" w:space="0" w:color="auto"/>
        <w:bottom w:val="none" w:sz="0" w:space="0" w:color="auto"/>
        <w:right w:val="none" w:sz="0" w:space="0" w:color="auto"/>
      </w:divBdr>
    </w:div>
    <w:div w:id="1955745644">
      <w:bodyDiv w:val="1"/>
      <w:marLeft w:val="0"/>
      <w:marRight w:val="0"/>
      <w:marTop w:val="0"/>
      <w:marBottom w:val="0"/>
      <w:divBdr>
        <w:top w:val="none" w:sz="0" w:space="0" w:color="auto"/>
        <w:left w:val="none" w:sz="0" w:space="0" w:color="auto"/>
        <w:bottom w:val="none" w:sz="0" w:space="0" w:color="auto"/>
        <w:right w:val="none" w:sz="0" w:space="0" w:color="auto"/>
      </w:divBdr>
    </w:div>
    <w:div w:id="1956209090">
      <w:bodyDiv w:val="1"/>
      <w:marLeft w:val="0"/>
      <w:marRight w:val="0"/>
      <w:marTop w:val="0"/>
      <w:marBottom w:val="0"/>
      <w:divBdr>
        <w:top w:val="none" w:sz="0" w:space="0" w:color="auto"/>
        <w:left w:val="none" w:sz="0" w:space="0" w:color="auto"/>
        <w:bottom w:val="none" w:sz="0" w:space="0" w:color="auto"/>
        <w:right w:val="none" w:sz="0" w:space="0" w:color="auto"/>
      </w:divBdr>
    </w:div>
    <w:div w:id="1956252796">
      <w:bodyDiv w:val="1"/>
      <w:marLeft w:val="0"/>
      <w:marRight w:val="0"/>
      <w:marTop w:val="0"/>
      <w:marBottom w:val="0"/>
      <w:divBdr>
        <w:top w:val="none" w:sz="0" w:space="0" w:color="auto"/>
        <w:left w:val="none" w:sz="0" w:space="0" w:color="auto"/>
        <w:bottom w:val="none" w:sz="0" w:space="0" w:color="auto"/>
        <w:right w:val="none" w:sz="0" w:space="0" w:color="auto"/>
      </w:divBdr>
    </w:div>
    <w:div w:id="1956329891">
      <w:bodyDiv w:val="1"/>
      <w:marLeft w:val="0"/>
      <w:marRight w:val="0"/>
      <w:marTop w:val="0"/>
      <w:marBottom w:val="0"/>
      <w:divBdr>
        <w:top w:val="none" w:sz="0" w:space="0" w:color="auto"/>
        <w:left w:val="none" w:sz="0" w:space="0" w:color="auto"/>
        <w:bottom w:val="none" w:sz="0" w:space="0" w:color="auto"/>
        <w:right w:val="none" w:sz="0" w:space="0" w:color="auto"/>
      </w:divBdr>
    </w:div>
    <w:div w:id="1956667155">
      <w:bodyDiv w:val="1"/>
      <w:marLeft w:val="0"/>
      <w:marRight w:val="0"/>
      <w:marTop w:val="0"/>
      <w:marBottom w:val="0"/>
      <w:divBdr>
        <w:top w:val="none" w:sz="0" w:space="0" w:color="auto"/>
        <w:left w:val="none" w:sz="0" w:space="0" w:color="auto"/>
        <w:bottom w:val="none" w:sz="0" w:space="0" w:color="auto"/>
        <w:right w:val="none" w:sz="0" w:space="0" w:color="auto"/>
      </w:divBdr>
    </w:div>
    <w:div w:id="1956937497">
      <w:bodyDiv w:val="1"/>
      <w:marLeft w:val="0"/>
      <w:marRight w:val="0"/>
      <w:marTop w:val="0"/>
      <w:marBottom w:val="0"/>
      <w:divBdr>
        <w:top w:val="none" w:sz="0" w:space="0" w:color="auto"/>
        <w:left w:val="none" w:sz="0" w:space="0" w:color="auto"/>
        <w:bottom w:val="none" w:sz="0" w:space="0" w:color="auto"/>
        <w:right w:val="none" w:sz="0" w:space="0" w:color="auto"/>
      </w:divBdr>
    </w:div>
    <w:div w:id="1957560909">
      <w:bodyDiv w:val="1"/>
      <w:marLeft w:val="0"/>
      <w:marRight w:val="0"/>
      <w:marTop w:val="0"/>
      <w:marBottom w:val="0"/>
      <w:divBdr>
        <w:top w:val="none" w:sz="0" w:space="0" w:color="auto"/>
        <w:left w:val="none" w:sz="0" w:space="0" w:color="auto"/>
        <w:bottom w:val="none" w:sz="0" w:space="0" w:color="auto"/>
        <w:right w:val="none" w:sz="0" w:space="0" w:color="auto"/>
      </w:divBdr>
    </w:div>
    <w:div w:id="1957591491">
      <w:bodyDiv w:val="1"/>
      <w:marLeft w:val="0"/>
      <w:marRight w:val="0"/>
      <w:marTop w:val="0"/>
      <w:marBottom w:val="0"/>
      <w:divBdr>
        <w:top w:val="none" w:sz="0" w:space="0" w:color="auto"/>
        <w:left w:val="none" w:sz="0" w:space="0" w:color="auto"/>
        <w:bottom w:val="none" w:sz="0" w:space="0" w:color="auto"/>
        <w:right w:val="none" w:sz="0" w:space="0" w:color="auto"/>
      </w:divBdr>
    </w:div>
    <w:div w:id="1957902331">
      <w:bodyDiv w:val="1"/>
      <w:marLeft w:val="0"/>
      <w:marRight w:val="0"/>
      <w:marTop w:val="0"/>
      <w:marBottom w:val="0"/>
      <w:divBdr>
        <w:top w:val="none" w:sz="0" w:space="0" w:color="auto"/>
        <w:left w:val="none" w:sz="0" w:space="0" w:color="auto"/>
        <w:bottom w:val="none" w:sz="0" w:space="0" w:color="auto"/>
        <w:right w:val="none" w:sz="0" w:space="0" w:color="auto"/>
      </w:divBdr>
    </w:div>
    <w:div w:id="1957982198">
      <w:bodyDiv w:val="1"/>
      <w:marLeft w:val="0"/>
      <w:marRight w:val="0"/>
      <w:marTop w:val="0"/>
      <w:marBottom w:val="0"/>
      <w:divBdr>
        <w:top w:val="none" w:sz="0" w:space="0" w:color="auto"/>
        <w:left w:val="none" w:sz="0" w:space="0" w:color="auto"/>
        <w:bottom w:val="none" w:sz="0" w:space="0" w:color="auto"/>
        <w:right w:val="none" w:sz="0" w:space="0" w:color="auto"/>
      </w:divBdr>
    </w:div>
    <w:div w:id="1958827647">
      <w:bodyDiv w:val="1"/>
      <w:marLeft w:val="0"/>
      <w:marRight w:val="0"/>
      <w:marTop w:val="0"/>
      <w:marBottom w:val="0"/>
      <w:divBdr>
        <w:top w:val="none" w:sz="0" w:space="0" w:color="auto"/>
        <w:left w:val="none" w:sz="0" w:space="0" w:color="auto"/>
        <w:bottom w:val="none" w:sz="0" w:space="0" w:color="auto"/>
        <w:right w:val="none" w:sz="0" w:space="0" w:color="auto"/>
      </w:divBdr>
    </w:div>
    <w:div w:id="1959333097">
      <w:bodyDiv w:val="1"/>
      <w:marLeft w:val="0"/>
      <w:marRight w:val="0"/>
      <w:marTop w:val="0"/>
      <w:marBottom w:val="0"/>
      <w:divBdr>
        <w:top w:val="none" w:sz="0" w:space="0" w:color="auto"/>
        <w:left w:val="none" w:sz="0" w:space="0" w:color="auto"/>
        <w:bottom w:val="none" w:sz="0" w:space="0" w:color="auto"/>
        <w:right w:val="none" w:sz="0" w:space="0" w:color="auto"/>
      </w:divBdr>
    </w:div>
    <w:div w:id="1960182228">
      <w:bodyDiv w:val="1"/>
      <w:marLeft w:val="0"/>
      <w:marRight w:val="0"/>
      <w:marTop w:val="0"/>
      <w:marBottom w:val="0"/>
      <w:divBdr>
        <w:top w:val="none" w:sz="0" w:space="0" w:color="auto"/>
        <w:left w:val="none" w:sz="0" w:space="0" w:color="auto"/>
        <w:bottom w:val="none" w:sz="0" w:space="0" w:color="auto"/>
        <w:right w:val="none" w:sz="0" w:space="0" w:color="auto"/>
      </w:divBdr>
    </w:div>
    <w:div w:id="1960449620">
      <w:bodyDiv w:val="1"/>
      <w:marLeft w:val="0"/>
      <w:marRight w:val="0"/>
      <w:marTop w:val="0"/>
      <w:marBottom w:val="0"/>
      <w:divBdr>
        <w:top w:val="none" w:sz="0" w:space="0" w:color="auto"/>
        <w:left w:val="none" w:sz="0" w:space="0" w:color="auto"/>
        <w:bottom w:val="none" w:sz="0" w:space="0" w:color="auto"/>
        <w:right w:val="none" w:sz="0" w:space="0" w:color="auto"/>
      </w:divBdr>
    </w:div>
    <w:div w:id="1960647198">
      <w:bodyDiv w:val="1"/>
      <w:marLeft w:val="0"/>
      <w:marRight w:val="0"/>
      <w:marTop w:val="0"/>
      <w:marBottom w:val="0"/>
      <w:divBdr>
        <w:top w:val="none" w:sz="0" w:space="0" w:color="auto"/>
        <w:left w:val="none" w:sz="0" w:space="0" w:color="auto"/>
        <w:bottom w:val="none" w:sz="0" w:space="0" w:color="auto"/>
        <w:right w:val="none" w:sz="0" w:space="0" w:color="auto"/>
      </w:divBdr>
    </w:div>
    <w:div w:id="1963805382">
      <w:bodyDiv w:val="1"/>
      <w:marLeft w:val="0"/>
      <w:marRight w:val="0"/>
      <w:marTop w:val="0"/>
      <w:marBottom w:val="0"/>
      <w:divBdr>
        <w:top w:val="none" w:sz="0" w:space="0" w:color="auto"/>
        <w:left w:val="none" w:sz="0" w:space="0" w:color="auto"/>
        <w:bottom w:val="none" w:sz="0" w:space="0" w:color="auto"/>
        <w:right w:val="none" w:sz="0" w:space="0" w:color="auto"/>
      </w:divBdr>
    </w:div>
    <w:div w:id="1965235508">
      <w:bodyDiv w:val="1"/>
      <w:marLeft w:val="0"/>
      <w:marRight w:val="0"/>
      <w:marTop w:val="0"/>
      <w:marBottom w:val="0"/>
      <w:divBdr>
        <w:top w:val="none" w:sz="0" w:space="0" w:color="auto"/>
        <w:left w:val="none" w:sz="0" w:space="0" w:color="auto"/>
        <w:bottom w:val="none" w:sz="0" w:space="0" w:color="auto"/>
        <w:right w:val="none" w:sz="0" w:space="0" w:color="auto"/>
      </w:divBdr>
    </w:div>
    <w:div w:id="1965308821">
      <w:bodyDiv w:val="1"/>
      <w:marLeft w:val="0"/>
      <w:marRight w:val="0"/>
      <w:marTop w:val="0"/>
      <w:marBottom w:val="0"/>
      <w:divBdr>
        <w:top w:val="none" w:sz="0" w:space="0" w:color="auto"/>
        <w:left w:val="none" w:sz="0" w:space="0" w:color="auto"/>
        <w:bottom w:val="none" w:sz="0" w:space="0" w:color="auto"/>
        <w:right w:val="none" w:sz="0" w:space="0" w:color="auto"/>
      </w:divBdr>
    </w:div>
    <w:div w:id="1965767744">
      <w:bodyDiv w:val="1"/>
      <w:marLeft w:val="0"/>
      <w:marRight w:val="0"/>
      <w:marTop w:val="0"/>
      <w:marBottom w:val="0"/>
      <w:divBdr>
        <w:top w:val="none" w:sz="0" w:space="0" w:color="auto"/>
        <w:left w:val="none" w:sz="0" w:space="0" w:color="auto"/>
        <w:bottom w:val="none" w:sz="0" w:space="0" w:color="auto"/>
        <w:right w:val="none" w:sz="0" w:space="0" w:color="auto"/>
      </w:divBdr>
    </w:div>
    <w:div w:id="1966615646">
      <w:bodyDiv w:val="1"/>
      <w:marLeft w:val="0"/>
      <w:marRight w:val="0"/>
      <w:marTop w:val="0"/>
      <w:marBottom w:val="0"/>
      <w:divBdr>
        <w:top w:val="none" w:sz="0" w:space="0" w:color="auto"/>
        <w:left w:val="none" w:sz="0" w:space="0" w:color="auto"/>
        <w:bottom w:val="none" w:sz="0" w:space="0" w:color="auto"/>
        <w:right w:val="none" w:sz="0" w:space="0" w:color="auto"/>
      </w:divBdr>
    </w:div>
    <w:div w:id="1966694845">
      <w:bodyDiv w:val="1"/>
      <w:marLeft w:val="0"/>
      <w:marRight w:val="0"/>
      <w:marTop w:val="0"/>
      <w:marBottom w:val="0"/>
      <w:divBdr>
        <w:top w:val="none" w:sz="0" w:space="0" w:color="auto"/>
        <w:left w:val="none" w:sz="0" w:space="0" w:color="auto"/>
        <w:bottom w:val="none" w:sz="0" w:space="0" w:color="auto"/>
        <w:right w:val="none" w:sz="0" w:space="0" w:color="auto"/>
      </w:divBdr>
    </w:div>
    <w:div w:id="1966739081">
      <w:bodyDiv w:val="1"/>
      <w:marLeft w:val="0"/>
      <w:marRight w:val="0"/>
      <w:marTop w:val="0"/>
      <w:marBottom w:val="0"/>
      <w:divBdr>
        <w:top w:val="none" w:sz="0" w:space="0" w:color="auto"/>
        <w:left w:val="none" w:sz="0" w:space="0" w:color="auto"/>
        <w:bottom w:val="none" w:sz="0" w:space="0" w:color="auto"/>
        <w:right w:val="none" w:sz="0" w:space="0" w:color="auto"/>
      </w:divBdr>
    </w:div>
    <w:div w:id="1967083820">
      <w:bodyDiv w:val="1"/>
      <w:marLeft w:val="0"/>
      <w:marRight w:val="0"/>
      <w:marTop w:val="0"/>
      <w:marBottom w:val="0"/>
      <w:divBdr>
        <w:top w:val="none" w:sz="0" w:space="0" w:color="auto"/>
        <w:left w:val="none" w:sz="0" w:space="0" w:color="auto"/>
        <w:bottom w:val="none" w:sz="0" w:space="0" w:color="auto"/>
        <w:right w:val="none" w:sz="0" w:space="0" w:color="auto"/>
      </w:divBdr>
    </w:div>
    <w:div w:id="1967394061">
      <w:bodyDiv w:val="1"/>
      <w:marLeft w:val="0"/>
      <w:marRight w:val="0"/>
      <w:marTop w:val="0"/>
      <w:marBottom w:val="0"/>
      <w:divBdr>
        <w:top w:val="none" w:sz="0" w:space="0" w:color="auto"/>
        <w:left w:val="none" w:sz="0" w:space="0" w:color="auto"/>
        <w:bottom w:val="none" w:sz="0" w:space="0" w:color="auto"/>
        <w:right w:val="none" w:sz="0" w:space="0" w:color="auto"/>
      </w:divBdr>
    </w:div>
    <w:div w:id="1967855368">
      <w:bodyDiv w:val="1"/>
      <w:marLeft w:val="0"/>
      <w:marRight w:val="0"/>
      <w:marTop w:val="0"/>
      <w:marBottom w:val="0"/>
      <w:divBdr>
        <w:top w:val="none" w:sz="0" w:space="0" w:color="auto"/>
        <w:left w:val="none" w:sz="0" w:space="0" w:color="auto"/>
        <w:bottom w:val="none" w:sz="0" w:space="0" w:color="auto"/>
        <w:right w:val="none" w:sz="0" w:space="0" w:color="auto"/>
      </w:divBdr>
    </w:div>
    <w:div w:id="1968661226">
      <w:bodyDiv w:val="1"/>
      <w:marLeft w:val="0"/>
      <w:marRight w:val="0"/>
      <w:marTop w:val="0"/>
      <w:marBottom w:val="0"/>
      <w:divBdr>
        <w:top w:val="none" w:sz="0" w:space="0" w:color="auto"/>
        <w:left w:val="none" w:sz="0" w:space="0" w:color="auto"/>
        <w:bottom w:val="none" w:sz="0" w:space="0" w:color="auto"/>
        <w:right w:val="none" w:sz="0" w:space="0" w:color="auto"/>
      </w:divBdr>
    </w:div>
    <w:div w:id="1968702133">
      <w:bodyDiv w:val="1"/>
      <w:marLeft w:val="0"/>
      <w:marRight w:val="0"/>
      <w:marTop w:val="0"/>
      <w:marBottom w:val="0"/>
      <w:divBdr>
        <w:top w:val="none" w:sz="0" w:space="0" w:color="auto"/>
        <w:left w:val="none" w:sz="0" w:space="0" w:color="auto"/>
        <w:bottom w:val="none" w:sz="0" w:space="0" w:color="auto"/>
        <w:right w:val="none" w:sz="0" w:space="0" w:color="auto"/>
      </w:divBdr>
    </w:div>
    <w:div w:id="1969891805">
      <w:bodyDiv w:val="1"/>
      <w:marLeft w:val="0"/>
      <w:marRight w:val="0"/>
      <w:marTop w:val="0"/>
      <w:marBottom w:val="0"/>
      <w:divBdr>
        <w:top w:val="none" w:sz="0" w:space="0" w:color="auto"/>
        <w:left w:val="none" w:sz="0" w:space="0" w:color="auto"/>
        <w:bottom w:val="none" w:sz="0" w:space="0" w:color="auto"/>
        <w:right w:val="none" w:sz="0" w:space="0" w:color="auto"/>
      </w:divBdr>
    </w:div>
    <w:div w:id="1970210493">
      <w:bodyDiv w:val="1"/>
      <w:marLeft w:val="0"/>
      <w:marRight w:val="0"/>
      <w:marTop w:val="0"/>
      <w:marBottom w:val="0"/>
      <w:divBdr>
        <w:top w:val="none" w:sz="0" w:space="0" w:color="auto"/>
        <w:left w:val="none" w:sz="0" w:space="0" w:color="auto"/>
        <w:bottom w:val="none" w:sz="0" w:space="0" w:color="auto"/>
        <w:right w:val="none" w:sz="0" w:space="0" w:color="auto"/>
      </w:divBdr>
    </w:div>
    <w:div w:id="1971394481">
      <w:bodyDiv w:val="1"/>
      <w:marLeft w:val="0"/>
      <w:marRight w:val="0"/>
      <w:marTop w:val="0"/>
      <w:marBottom w:val="0"/>
      <w:divBdr>
        <w:top w:val="none" w:sz="0" w:space="0" w:color="auto"/>
        <w:left w:val="none" w:sz="0" w:space="0" w:color="auto"/>
        <w:bottom w:val="none" w:sz="0" w:space="0" w:color="auto"/>
        <w:right w:val="none" w:sz="0" w:space="0" w:color="auto"/>
      </w:divBdr>
    </w:div>
    <w:div w:id="1971860241">
      <w:bodyDiv w:val="1"/>
      <w:marLeft w:val="0"/>
      <w:marRight w:val="0"/>
      <w:marTop w:val="0"/>
      <w:marBottom w:val="0"/>
      <w:divBdr>
        <w:top w:val="none" w:sz="0" w:space="0" w:color="auto"/>
        <w:left w:val="none" w:sz="0" w:space="0" w:color="auto"/>
        <w:bottom w:val="none" w:sz="0" w:space="0" w:color="auto"/>
        <w:right w:val="none" w:sz="0" w:space="0" w:color="auto"/>
      </w:divBdr>
    </w:div>
    <w:div w:id="1971933361">
      <w:bodyDiv w:val="1"/>
      <w:marLeft w:val="0"/>
      <w:marRight w:val="0"/>
      <w:marTop w:val="0"/>
      <w:marBottom w:val="0"/>
      <w:divBdr>
        <w:top w:val="none" w:sz="0" w:space="0" w:color="auto"/>
        <w:left w:val="none" w:sz="0" w:space="0" w:color="auto"/>
        <w:bottom w:val="none" w:sz="0" w:space="0" w:color="auto"/>
        <w:right w:val="none" w:sz="0" w:space="0" w:color="auto"/>
      </w:divBdr>
    </w:div>
    <w:div w:id="1972055231">
      <w:bodyDiv w:val="1"/>
      <w:marLeft w:val="0"/>
      <w:marRight w:val="0"/>
      <w:marTop w:val="0"/>
      <w:marBottom w:val="0"/>
      <w:divBdr>
        <w:top w:val="none" w:sz="0" w:space="0" w:color="auto"/>
        <w:left w:val="none" w:sz="0" w:space="0" w:color="auto"/>
        <w:bottom w:val="none" w:sz="0" w:space="0" w:color="auto"/>
        <w:right w:val="none" w:sz="0" w:space="0" w:color="auto"/>
      </w:divBdr>
    </w:div>
    <w:div w:id="1972133238">
      <w:bodyDiv w:val="1"/>
      <w:marLeft w:val="0"/>
      <w:marRight w:val="0"/>
      <w:marTop w:val="0"/>
      <w:marBottom w:val="0"/>
      <w:divBdr>
        <w:top w:val="none" w:sz="0" w:space="0" w:color="auto"/>
        <w:left w:val="none" w:sz="0" w:space="0" w:color="auto"/>
        <w:bottom w:val="none" w:sz="0" w:space="0" w:color="auto"/>
        <w:right w:val="none" w:sz="0" w:space="0" w:color="auto"/>
      </w:divBdr>
    </w:div>
    <w:div w:id="1975328593">
      <w:bodyDiv w:val="1"/>
      <w:marLeft w:val="0"/>
      <w:marRight w:val="0"/>
      <w:marTop w:val="0"/>
      <w:marBottom w:val="0"/>
      <w:divBdr>
        <w:top w:val="none" w:sz="0" w:space="0" w:color="auto"/>
        <w:left w:val="none" w:sz="0" w:space="0" w:color="auto"/>
        <w:bottom w:val="none" w:sz="0" w:space="0" w:color="auto"/>
        <w:right w:val="none" w:sz="0" w:space="0" w:color="auto"/>
      </w:divBdr>
    </w:div>
    <w:div w:id="1975870651">
      <w:bodyDiv w:val="1"/>
      <w:marLeft w:val="0"/>
      <w:marRight w:val="0"/>
      <w:marTop w:val="0"/>
      <w:marBottom w:val="0"/>
      <w:divBdr>
        <w:top w:val="none" w:sz="0" w:space="0" w:color="auto"/>
        <w:left w:val="none" w:sz="0" w:space="0" w:color="auto"/>
        <w:bottom w:val="none" w:sz="0" w:space="0" w:color="auto"/>
        <w:right w:val="none" w:sz="0" w:space="0" w:color="auto"/>
      </w:divBdr>
    </w:div>
    <w:div w:id="1976059454">
      <w:bodyDiv w:val="1"/>
      <w:marLeft w:val="0"/>
      <w:marRight w:val="0"/>
      <w:marTop w:val="0"/>
      <w:marBottom w:val="0"/>
      <w:divBdr>
        <w:top w:val="none" w:sz="0" w:space="0" w:color="auto"/>
        <w:left w:val="none" w:sz="0" w:space="0" w:color="auto"/>
        <w:bottom w:val="none" w:sz="0" w:space="0" w:color="auto"/>
        <w:right w:val="none" w:sz="0" w:space="0" w:color="auto"/>
      </w:divBdr>
    </w:div>
    <w:div w:id="1976136298">
      <w:bodyDiv w:val="1"/>
      <w:marLeft w:val="0"/>
      <w:marRight w:val="0"/>
      <w:marTop w:val="0"/>
      <w:marBottom w:val="0"/>
      <w:divBdr>
        <w:top w:val="none" w:sz="0" w:space="0" w:color="auto"/>
        <w:left w:val="none" w:sz="0" w:space="0" w:color="auto"/>
        <w:bottom w:val="none" w:sz="0" w:space="0" w:color="auto"/>
        <w:right w:val="none" w:sz="0" w:space="0" w:color="auto"/>
      </w:divBdr>
    </w:div>
    <w:div w:id="1976137252">
      <w:bodyDiv w:val="1"/>
      <w:marLeft w:val="0"/>
      <w:marRight w:val="0"/>
      <w:marTop w:val="0"/>
      <w:marBottom w:val="0"/>
      <w:divBdr>
        <w:top w:val="none" w:sz="0" w:space="0" w:color="auto"/>
        <w:left w:val="none" w:sz="0" w:space="0" w:color="auto"/>
        <w:bottom w:val="none" w:sz="0" w:space="0" w:color="auto"/>
        <w:right w:val="none" w:sz="0" w:space="0" w:color="auto"/>
      </w:divBdr>
    </w:div>
    <w:div w:id="1976374350">
      <w:bodyDiv w:val="1"/>
      <w:marLeft w:val="0"/>
      <w:marRight w:val="0"/>
      <w:marTop w:val="0"/>
      <w:marBottom w:val="0"/>
      <w:divBdr>
        <w:top w:val="none" w:sz="0" w:space="0" w:color="auto"/>
        <w:left w:val="none" w:sz="0" w:space="0" w:color="auto"/>
        <w:bottom w:val="none" w:sz="0" w:space="0" w:color="auto"/>
        <w:right w:val="none" w:sz="0" w:space="0" w:color="auto"/>
      </w:divBdr>
    </w:div>
    <w:div w:id="1976399999">
      <w:bodyDiv w:val="1"/>
      <w:marLeft w:val="0"/>
      <w:marRight w:val="0"/>
      <w:marTop w:val="0"/>
      <w:marBottom w:val="0"/>
      <w:divBdr>
        <w:top w:val="none" w:sz="0" w:space="0" w:color="auto"/>
        <w:left w:val="none" w:sz="0" w:space="0" w:color="auto"/>
        <w:bottom w:val="none" w:sz="0" w:space="0" w:color="auto"/>
        <w:right w:val="none" w:sz="0" w:space="0" w:color="auto"/>
      </w:divBdr>
    </w:div>
    <w:div w:id="1976789106">
      <w:bodyDiv w:val="1"/>
      <w:marLeft w:val="0"/>
      <w:marRight w:val="0"/>
      <w:marTop w:val="0"/>
      <w:marBottom w:val="0"/>
      <w:divBdr>
        <w:top w:val="none" w:sz="0" w:space="0" w:color="auto"/>
        <w:left w:val="none" w:sz="0" w:space="0" w:color="auto"/>
        <w:bottom w:val="none" w:sz="0" w:space="0" w:color="auto"/>
        <w:right w:val="none" w:sz="0" w:space="0" w:color="auto"/>
      </w:divBdr>
    </w:div>
    <w:div w:id="1977681686">
      <w:bodyDiv w:val="1"/>
      <w:marLeft w:val="0"/>
      <w:marRight w:val="0"/>
      <w:marTop w:val="0"/>
      <w:marBottom w:val="0"/>
      <w:divBdr>
        <w:top w:val="none" w:sz="0" w:space="0" w:color="auto"/>
        <w:left w:val="none" w:sz="0" w:space="0" w:color="auto"/>
        <w:bottom w:val="none" w:sz="0" w:space="0" w:color="auto"/>
        <w:right w:val="none" w:sz="0" w:space="0" w:color="auto"/>
      </w:divBdr>
    </w:div>
    <w:div w:id="1977879426">
      <w:bodyDiv w:val="1"/>
      <w:marLeft w:val="0"/>
      <w:marRight w:val="0"/>
      <w:marTop w:val="0"/>
      <w:marBottom w:val="0"/>
      <w:divBdr>
        <w:top w:val="none" w:sz="0" w:space="0" w:color="auto"/>
        <w:left w:val="none" w:sz="0" w:space="0" w:color="auto"/>
        <w:bottom w:val="none" w:sz="0" w:space="0" w:color="auto"/>
        <w:right w:val="none" w:sz="0" w:space="0" w:color="auto"/>
      </w:divBdr>
    </w:div>
    <w:div w:id="1978139817">
      <w:bodyDiv w:val="1"/>
      <w:marLeft w:val="0"/>
      <w:marRight w:val="0"/>
      <w:marTop w:val="0"/>
      <w:marBottom w:val="0"/>
      <w:divBdr>
        <w:top w:val="none" w:sz="0" w:space="0" w:color="auto"/>
        <w:left w:val="none" w:sz="0" w:space="0" w:color="auto"/>
        <w:bottom w:val="none" w:sz="0" w:space="0" w:color="auto"/>
        <w:right w:val="none" w:sz="0" w:space="0" w:color="auto"/>
      </w:divBdr>
    </w:div>
    <w:div w:id="1979187921">
      <w:bodyDiv w:val="1"/>
      <w:marLeft w:val="0"/>
      <w:marRight w:val="0"/>
      <w:marTop w:val="0"/>
      <w:marBottom w:val="0"/>
      <w:divBdr>
        <w:top w:val="none" w:sz="0" w:space="0" w:color="auto"/>
        <w:left w:val="none" w:sz="0" w:space="0" w:color="auto"/>
        <w:bottom w:val="none" w:sz="0" w:space="0" w:color="auto"/>
        <w:right w:val="none" w:sz="0" w:space="0" w:color="auto"/>
      </w:divBdr>
    </w:div>
    <w:div w:id="1979648153">
      <w:bodyDiv w:val="1"/>
      <w:marLeft w:val="0"/>
      <w:marRight w:val="0"/>
      <w:marTop w:val="0"/>
      <w:marBottom w:val="0"/>
      <w:divBdr>
        <w:top w:val="none" w:sz="0" w:space="0" w:color="auto"/>
        <w:left w:val="none" w:sz="0" w:space="0" w:color="auto"/>
        <w:bottom w:val="none" w:sz="0" w:space="0" w:color="auto"/>
        <w:right w:val="none" w:sz="0" w:space="0" w:color="auto"/>
      </w:divBdr>
    </w:div>
    <w:div w:id="1979802382">
      <w:bodyDiv w:val="1"/>
      <w:marLeft w:val="0"/>
      <w:marRight w:val="0"/>
      <w:marTop w:val="0"/>
      <w:marBottom w:val="0"/>
      <w:divBdr>
        <w:top w:val="none" w:sz="0" w:space="0" w:color="auto"/>
        <w:left w:val="none" w:sz="0" w:space="0" w:color="auto"/>
        <w:bottom w:val="none" w:sz="0" w:space="0" w:color="auto"/>
        <w:right w:val="none" w:sz="0" w:space="0" w:color="auto"/>
      </w:divBdr>
    </w:div>
    <w:div w:id="1980769823">
      <w:bodyDiv w:val="1"/>
      <w:marLeft w:val="0"/>
      <w:marRight w:val="0"/>
      <w:marTop w:val="0"/>
      <w:marBottom w:val="0"/>
      <w:divBdr>
        <w:top w:val="none" w:sz="0" w:space="0" w:color="auto"/>
        <w:left w:val="none" w:sz="0" w:space="0" w:color="auto"/>
        <w:bottom w:val="none" w:sz="0" w:space="0" w:color="auto"/>
        <w:right w:val="none" w:sz="0" w:space="0" w:color="auto"/>
      </w:divBdr>
    </w:div>
    <w:div w:id="1980958063">
      <w:bodyDiv w:val="1"/>
      <w:marLeft w:val="0"/>
      <w:marRight w:val="0"/>
      <w:marTop w:val="0"/>
      <w:marBottom w:val="0"/>
      <w:divBdr>
        <w:top w:val="none" w:sz="0" w:space="0" w:color="auto"/>
        <w:left w:val="none" w:sz="0" w:space="0" w:color="auto"/>
        <w:bottom w:val="none" w:sz="0" w:space="0" w:color="auto"/>
        <w:right w:val="none" w:sz="0" w:space="0" w:color="auto"/>
      </w:divBdr>
    </w:div>
    <w:div w:id="1981032465">
      <w:bodyDiv w:val="1"/>
      <w:marLeft w:val="0"/>
      <w:marRight w:val="0"/>
      <w:marTop w:val="0"/>
      <w:marBottom w:val="0"/>
      <w:divBdr>
        <w:top w:val="none" w:sz="0" w:space="0" w:color="auto"/>
        <w:left w:val="none" w:sz="0" w:space="0" w:color="auto"/>
        <w:bottom w:val="none" w:sz="0" w:space="0" w:color="auto"/>
        <w:right w:val="none" w:sz="0" w:space="0" w:color="auto"/>
      </w:divBdr>
    </w:div>
    <w:div w:id="1981112095">
      <w:bodyDiv w:val="1"/>
      <w:marLeft w:val="0"/>
      <w:marRight w:val="0"/>
      <w:marTop w:val="0"/>
      <w:marBottom w:val="0"/>
      <w:divBdr>
        <w:top w:val="none" w:sz="0" w:space="0" w:color="auto"/>
        <w:left w:val="none" w:sz="0" w:space="0" w:color="auto"/>
        <w:bottom w:val="none" w:sz="0" w:space="0" w:color="auto"/>
        <w:right w:val="none" w:sz="0" w:space="0" w:color="auto"/>
      </w:divBdr>
    </w:div>
    <w:div w:id="1981382643">
      <w:bodyDiv w:val="1"/>
      <w:marLeft w:val="0"/>
      <w:marRight w:val="0"/>
      <w:marTop w:val="0"/>
      <w:marBottom w:val="0"/>
      <w:divBdr>
        <w:top w:val="none" w:sz="0" w:space="0" w:color="auto"/>
        <w:left w:val="none" w:sz="0" w:space="0" w:color="auto"/>
        <w:bottom w:val="none" w:sz="0" w:space="0" w:color="auto"/>
        <w:right w:val="none" w:sz="0" w:space="0" w:color="auto"/>
      </w:divBdr>
    </w:div>
    <w:div w:id="1981569710">
      <w:bodyDiv w:val="1"/>
      <w:marLeft w:val="0"/>
      <w:marRight w:val="0"/>
      <w:marTop w:val="0"/>
      <w:marBottom w:val="0"/>
      <w:divBdr>
        <w:top w:val="none" w:sz="0" w:space="0" w:color="auto"/>
        <w:left w:val="none" w:sz="0" w:space="0" w:color="auto"/>
        <w:bottom w:val="none" w:sz="0" w:space="0" w:color="auto"/>
        <w:right w:val="none" w:sz="0" w:space="0" w:color="auto"/>
      </w:divBdr>
    </w:div>
    <w:div w:id="1982421484">
      <w:bodyDiv w:val="1"/>
      <w:marLeft w:val="0"/>
      <w:marRight w:val="0"/>
      <w:marTop w:val="0"/>
      <w:marBottom w:val="0"/>
      <w:divBdr>
        <w:top w:val="none" w:sz="0" w:space="0" w:color="auto"/>
        <w:left w:val="none" w:sz="0" w:space="0" w:color="auto"/>
        <w:bottom w:val="none" w:sz="0" w:space="0" w:color="auto"/>
        <w:right w:val="none" w:sz="0" w:space="0" w:color="auto"/>
      </w:divBdr>
    </w:div>
    <w:div w:id="1982810779">
      <w:bodyDiv w:val="1"/>
      <w:marLeft w:val="0"/>
      <w:marRight w:val="0"/>
      <w:marTop w:val="0"/>
      <w:marBottom w:val="0"/>
      <w:divBdr>
        <w:top w:val="none" w:sz="0" w:space="0" w:color="auto"/>
        <w:left w:val="none" w:sz="0" w:space="0" w:color="auto"/>
        <w:bottom w:val="none" w:sz="0" w:space="0" w:color="auto"/>
        <w:right w:val="none" w:sz="0" w:space="0" w:color="auto"/>
      </w:divBdr>
    </w:div>
    <w:div w:id="1982927831">
      <w:bodyDiv w:val="1"/>
      <w:marLeft w:val="0"/>
      <w:marRight w:val="0"/>
      <w:marTop w:val="0"/>
      <w:marBottom w:val="0"/>
      <w:divBdr>
        <w:top w:val="none" w:sz="0" w:space="0" w:color="auto"/>
        <w:left w:val="none" w:sz="0" w:space="0" w:color="auto"/>
        <w:bottom w:val="none" w:sz="0" w:space="0" w:color="auto"/>
        <w:right w:val="none" w:sz="0" w:space="0" w:color="auto"/>
      </w:divBdr>
    </w:div>
    <w:div w:id="1983075906">
      <w:bodyDiv w:val="1"/>
      <w:marLeft w:val="0"/>
      <w:marRight w:val="0"/>
      <w:marTop w:val="0"/>
      <w:marBottom w:val="0"/>
      <w:divBdr>
        <w:top w:val="none" w:sz="0" w:space="0" w:color="auto"/>
        <w:left w:val="none" w:sz="0" w:space="0" w:color="auto"/>
        <w:bottom w:val="none" w:sz="0" w:space="0" w:color="auto"/>
        <w:right w:val="none" w:sz="0" w:space="0" w:color="auto"/>
      </w:divBdr>
    </w:div>
    <w:div w:id="1983660183">
      <w:bodyDiv w:val="1"/>
      <w:marLeft w:val="0"/>
      <w:marRight w:val="0"/>
      <w:marTop w:val="0"/>
      <w:marBottom w:val="0"/>
      <w:divBdr>
        <w:top w:val="none" w:sz="0" w:space="0" w:color="auto"/>
        <w:left w:val="none" w:sz="0" w:space="0" w:color="auto"/>
        <w:bottom w:val="none" w:sz="0" w:space="0" w:color="auto"/>
        <w:right w:val="none" w:sz="0" w:space="0" w:color="auto"/>
      </w:divBdr>
    </w:div>
    <w:div w:id="1983999997">
      <w:bodyDiv w:val="1"/>
      <w:marLeft w:val="0"/>
      <w:marRight w:val="0"/>
      <w:marTop w:val="0"/>
      <w:marBottom w:val="0"/>
      <w:divBdr>
        <w:top w:val="none" w:sz="0" w:space="0" w:color="auto"/>
        <w:left w:val="none" w:sz="0" w:space="0" w:color="auto"/>
        <w:bottom w:val="none" w:sz="0" w:space="0" w:color="auto"/>
        <w:right w:val="none" w:sz="0" w:space="0" w:color="auto"/>
      </w:divBdr>
    </w:div>
    <w:div w:id="1984189299">
      <w:bodyDiv w:val="1"/>
      <w:marLeft w:val="0"/>
      <w:marRight w:val="0"/>
      <w:marTop w:val="0"/>
      <w:marBottom w:val="0"/>
      <w:divBdr>
        <w:top w:val="none" w:sz="0" w:space="0" w:color="auto"/>
        <w:left w:val="none" w:sz="0" w:space="0" w:color="auto"/>
        <w:bottom w:val="none" w:sz="0" w:space="0" w:color="auto"/>
        <w:right w:val="none" w:sz="0" w:space="0" w:color="auto"/>
      </w:divBdr>
    </w:div>
    <w:div w:id="1984307570">
      <w:bodyDiv w:val="1"/>
      <w:marLeft w:val="0"/>
      <w:marRight w:val="0"/>
      <w:marTop w:val="0"/>
      <w:marBottom w:val="0"/>
      <w:divBdr>
        <w:top w:val="none" w:sz="0" w:space="0" w:color="auto"/>
        <w:left w:val="none" w:sz="0" w:space="0" w:color="auto"/>
        <w:bottom w:val="none" w:sz="0" w:space="0" w:color="auto"/>
        <w:right w:val="none" w:sz="0" w:space="0" w:color="auto"/>
      </w:divBdr>
    </w:div>
    <w:div w:id="1984577351">
      <w:bodyDiv w:val="1"/>
      <w:marLeft w:val="0"/>
      <w:marRight w:val="0"/>
      <w:marTop w:val="0"/>
      <w:marBottom w:val="0"/>
      <w:divBdr>
        <w:top w:val="none" w:sz="0" w:space="0" w:color="auto"/>
        <w:left w:val="none" w:sz="0" w:space="0" w:color="auto"/>
        <w:bottom w:val="none" w:sz="0" w:space="0" w:color="auto"/>
        <w:right w:val="none" w:sz="0" w:space="0" w:color="auto"/>
      </w:divBdr>
    </w:div>
    <w:div w:id="1984963294">
      <w:bodyDiv w:val="1"/>
      <w:marLeft w:val="0"/>
      <w:marRight w:val="0"/>
      <w:marTop w:val="0"/>
      <w:marBottom w:val="0"/>
      <w:divBdr>
        <w:top w:val="none" w:sz="0" w:space="0" w:color="auto"/>
        <w:left w:val="none" w:sz="0" w:space="0" w:color="auto"/>
        <w:bottom w:val="none" w:sz="0" w:space="0" w:color="auto"/>
        <w:right w:val="none" w:sz="0" w:space="0" w:color="auto"/>
      </w:divBdr>
    </w:div>
    <w:div w:id="1985501443">
      <w:bodyDiv w:val="1"/>
      <w:marLeft w:val="0"/>
      <w:marRight w:val="0"/>
      <w:marTop w:val="0"/>
      <w:marBottom w:val="0"/>
      <w:divBdr>
        <w:top w:val="none" w:sz="0" w:space="0" w:color="auto"/>
        <w:left w:val="none" w:sz="0" w:space="0" w:color="auto"/>
        <w:bottom w:val="none" w:sz="0" w:space="0" w:color="auto"/>
        <w:right w:val="none" w:sz="0" w:space="0" w:color="auto"/>
      </w:divBdr>
    </w:div>
    <w:div w:id="1985503502">
      <w:bodyDiv w:val="1"/>
      <w:marLeft w:val="0"/>
      <w:marRight w:val="0"/>
      <w:marTop w:val="0"/>
      <w:marBottom w:val="0"/>
      <w:divBdr>
        <w:top w:val="none" w:sz="0" w:space="0" w:color="auto"/>
        <w:left w:val="none" w:sz="0" w:space="0" w:color="auto"/>
        <w:bottom w:val="none" w:sz="0" w:space="0" w:color="auto"/>
        <w:right w:val="none" w:sz="0" w:space="0" w:color="auto"/>
      </w:divBdr>
    </w:div>
    <w:div w:id="1985547048">
      <w:bodyDiv w:val="1"/>
      <w:marLeft w:val="0"/>
      <w:marRight w:val="0"/>
      <w:marTop w:val="0"/>
      <w:marBottom w:val="0"/>
      <w:divBdr>
        <w:top w:val="none" w:sz="0" w:space="0" w:color="auto"/>
        <w:left w:val="none" w:sz="0" w:space="0" w:color="auto"/>
        <w:bottom w:val="none" w:sz="0" w:space="0" w:color="auto"/>
        <w:right w:val="none" w:sz="0" w:space="0" w:color="auto"/>
      </w:divBdr>
    </w:div>
    <w:div w:id="1985623024">
      <w:bodyDiv w:val="1"/>
      <w:marLeft w:val="0"/>
      <w:marRight w:val="0"/>
      <w:marTop w:val="0"/>
      <w:marBottom w:val="0"/>
      <w:divBdr>
        <w:top w:val="none" w:sz="0" w:space="0" w:color="auto"/>
        <w:left w:val="none" w:sz="0" w:space="0" w:color="auto"/>
        <w:bottom w:val="none" w:sz="0" w:space="0" w:color="auto"/>
        <w:right w:val="none" w:sz="0" w:space="0" w:color="auto"/>
      </w:divBdr>
    </w:div>
    <w:div w:id="1985810306">
      <w:bodyDiv w:val="1"/>
      <w:marLeft w:val="0"/>
      <w:marRight w:val="0"/>
      <w:marTop w:val="0"/>
      <w:marBottom w:val="0"/>
      <w:divBdr>
        <w:top w:val="none" w:sz="0" w:space="0" w:color="auto"/>
        <w:left w:val="none" w:sz="0" w:space="0" w:color="auto"/>
        <w:bottom w:val="none" w:sz="0" w:space="0" w:color="auto"/>
        <w:right w:val="none" w:sz="0" w:space="0" w:color="auto"/>
      </w:divBdr>
    </w:div>
    <w:div w:id="1986079691">
      <w:bodyDiv w:val="1"/>
      <w:marLeft w:val="0"/>
      <w:marRight w:val="0"/>
      <w:marTop w:val="0"/>
      <w:marBottom w:val="0"/>
      <w:divBdr>
        <w:top w:val="none" w:sz="0" w:space="0" w:color="auto"/>
        <w:left w:val="none" w:sz="0" w:space="0" w:color="auto"/>
        <w:bottom w:val="none" w:sz="0" w:space="0" w:color="auto"/>
        <w:right w:val="none" w:sz="0" w:space="0" w:color="auto"/>
      </w:divBdr>
    </w:div>
    <w:div w:id="1986618363">
      <w:bodyDiv w:val="1"/>
      <w:marLeft w:val="0"/>
      <w:marRight w:val="0"/>
      <w:marTop w:val="0"/>
      <w:marBottom w:val="0"/>
      <w:divBdr>
        <w:top w:val="none" w:sz="0" w:space="0" w:color="auto"/>
        <w:left w:val="none" w:sz="0" w:space="0" w:color="auto"/>
        <w:bottom w:val="none" w:sz="0" w:space="0" w:color="auto"/>
        <w:right w:val="none" w:sz="0" w:space="0" w:color="auto"/>
      </w:divBdr>
    </w:div>
    <w:div w:id="1987314995">
      <w:bodyDiv w:val="1"/>
      <w:marLeft w:val="0"/>
      <w:marRight w:val="0"/>
      <w:marTop w:val="0"/>
      <w:marBottom w:val="0"/>
      <w:divBdr>
        <w:top w:val="none" w:sz="0" w:space="0" w:color="auto"/>
        <w:left w:val="none" w:sz="0" w:space="0" w:color="auto"/>
        <w:bottom w:val="none" w:sz="0" w:space="0" w:color="auto"/>
        <w:right w:val="none" w:sz="0" w:space="0" w:color="auto"/>
      </w:divBdr>
    </w:div>
    <w:div w:id="1987585765">
      <w:bodyDiv w:val="1"/>
      <w:marLeft w:val="0"/>
      <w:marRight w:val="0"/>
      <w:marTop w:val="0"/>
      <w:marBottom w:val="0"/>
      <w:divBdr>
        <w:top w:val="none" w:sz="0" w:space="0" w:color="auto"/>
        <w:left w:val="none" w:sz="0" w:space="0" w:color="auto"/>
        <w:bottom w:val="none" w:sz="0" w:space="0" w:color="auto"/>
        <w:right w:val="none" w:sz="0" w:space="0" w:color="auto"/>
      </w:divBdr>
    </w:div>
    <w:div w:id="1988700053">
      <w:bodyDiv w:val="1"/>
      <w:marLeft w:val="0"/>
      <w:marRight w:val="0"/>
      <w:marTop w:val="0"/>
      <w:marBottom w:val="0"/>
      <w:divBdr>
        <w:top w:val="none" w:sz="0" w:space="0" w:color="auto"/>
        <w:left w:val="none" w:sz="0" w:space="0" w:color="auto"/>
        <w:bottom w:val="none" w:sz="0" w:space="0" w:color="auto"/>
        <w:right w:val="none" w:sz="0" w:space="0" w:color="auto"/>
      </w:divBdr>
    </w:div>
    <w:div w:id="1988971226">
      <w:bodyDiv w:val="1"/>
      <w:marLeft w:val="0"/>
      <w:marRight w:val="0"/>
      <w:marTop w:val="0"/>
      <w:marBottom w:val="0"/>
      <w:divBdr>
        <w:top w:val="none" w:sz="0" w:space="0" w:color="auto"/>
        <w:left w:val="none" w:sz="0" w:space="0" w:color="auto"/>
        <w:bottom w:val="none" w:sz="0" w:space="0" w:color="auto"/>
        <w:right w:val="none" w:sz="0" w:space="0" w:color="auto"/>
      </w:divBdr>
    </w:div>
    <w:div w:id="1989288663">
      <w:bodyDiv w:val="1"/>
      <w:marLeft w:val="0"/>
      <w:marRight w:val="0"/>
      <w:marTop w:val="0"/>
      <w:marBottom w:val="0"/>
      <w:divBdr>
        <w:top w:val="none" w:sz="0" w:space="0" w:color="auto"/>
        <w:left w:val="none" w:sz="0" w:space="0" w:color="auto"/>
        <w:bottom w:val="none" w:sz="0" w:space="0" w:color="auto"/>
        <w:right w:val="none" w:sz="0" w:space="0" w:color="auto"/>
      </w:divBdr>
    </w:div>
    <w:div w:id="1989439443">
      <w:bodyDiv w:val="1"/>
      <w:marLeft w:val="0"/>
      <w:marRight w:val="0"/>
      <w:marTop w:val="0"/>
      <w:marBottom w:val="0"/>
      <w:divBdr>
        <w:top w:val="none" w:sz="0" w:space="0" w:color="auto"/>
        <w:left w:val="none" w:sz="0" w:space="0" w:color="auto"/>
        <w:bottom w:val="none" w:sz="0" w:space="0" w:color="auto"/>
        <w:right w:val="none" w:sz="0" w:space="0" w:color="auto"/>
      </w:divBdr>
    </w:div>
    <w:div w:id="1989550969">
      <w:bodyDiv w:val="1"/>
      <w:marLeft w:val="0"/>
      <w:marRight w:val="0"/>
      <w:marTop w:val="0"/>
      <w:marBottom w:val="0"/>
      <w:divBdr>
        <w:top w:val="none" w:sz="0" w:space="0" w:color="auto"/>
        <w:left w:val="none" w:sz="0" w:space="0" w:color="auto"/>
        <w:bottom w:val="none" w:sz="0" w:space="0" w:color="auto"/>
        <w:right w:val="none" w:sz="0" w:space="0" w:color="auto"/>
      </w:divBdr>
    </w:div>
    <w:div w:id="1989624814">
      <w:bodyDiv w:val="1"/>
      <w:marLeft w:val="0"/>
      <w:marRight w:val="0"/>
      <w:marTop w:val="0"/>
      <w:marBottom w:val="0"/>
      <w:divBdr>
        <w:top w:val="none" w:sz="0" w:space="0" w:color="auto"/>
        <w:left w:val="none" w:sz="0" w:space="0" w:color="auto"/>
        <w:bottom w:val="none" w:sz="0" w:space="0" w:color="auto"/>
        <w:right w:val="none" w:sz="0" w:space="0" w:color="auto"/>
      </w:divBdr>
    </w:div>
    <w:div w:id="1990397623">
      <w:bodyDiv w:val="1"/>
      <w:marLeft w:val="0"/>
      <w:marRight w:val="0"/>
      <w:marTop w:val="0"/>
      <w:marBottom w:val="0"/>
      <w:divBdr>
        <w:top w:val="none" w:sz="0" w:space="0" w:color="auto"/>
        <w:left w:val="none" w:sz="0" w:space="0" w:color="auto"/>
        <w:bottom w:val="none" w:sz="0" w:space="0" w:color="auto"/>
        <w:right w:val="none" w:sz="0" w:space="0" w:color="auto"/>
      </w:divBdr>
    </w:div>
    <w:div w:id="1990402572">
      <w:bodyDiv w:val="1"/>
      <w:marLeft w:val="0"/>
      <w:marRight w:val="0"/>
      <w:marTop w:val="0"/>
      <w:marBottom w:val="0"/>
      <w:divBdr>
        <w:top w:val="none" w:sz="0" w:space="0" w:color="auto"/>
        <w:left w:val="none" w:sz="0" w:space="0" w:color="auto"/>
        <w:bottom w:val="none" w:sz="0" w:space="0" w:color="auto"/>
        <w:right w:val="none" w:sz="0" w:space="0" w:color="auto"/>
      </w:divBdr>
    </w:div>
    <w:div w:id="1990745260">
      <w:bodyDiv w:val="1"/>
      <w:marLeft w:val="0"/>
      <w:marRight w:val="0"/>
      <w:marTop w:val="0"/>
      <w:marBottom w:val="0"/>
      <w:divBdr>
        <w:top w:val="none" w:sz="0" w:space="0" w:color="auto"/>
        <w:left w:val="none" w:sz="0" w:space="0" w:color="auto"/>
        <w:bottom w:val="none" w:sz="0" w:space="0" w:color="auto"/>
        <w:right w:val="none" w:sz="0" w:space="0" w:color="auto"/>
      </w:divBdr>
    </w:div>
    <w:div w:id="1991443126">
      <w:bodyDiv w:val="1"/>
      <w:marLeft w:val="0"/>
      <w:marRight w:val="0"/>
      <w:marTop w:val="0"/>
      <w:marBottom w:val="0"/>
      <w:divBdr>
        <w:top w:val="none" w:sz="0" w:space="0" w:color="auto"/>
        <w:left w:val="none" w:sz="0" w:space="0" w:color="auto"/>
        <w:bottom w:val="none" w:sz="0" w:space="0" w:color="auto"/>
        <w:right w:val="none" w:sz="0" w:space="0" w:color="auto"/>
      </w:divBdr>
    </w:div>
    <w:div w:id="1992633619">
      <w:bodyDiv w:val="1"/>
      <w:marLeft w:val="0"/>
      <w:marRight w:val="0"/>
      <w:marTop w:val="0"/>
      <w:marBottom w:val="0"/>
      <w:divBdr>
        <w:top w:val="none" w:sz="0" w:space="0" w:color="auto"/>
        <w:left w:val="none" w:sz="0" w:space="0" w:color="auto"/>
        <w:bottom w:val="none" w:sz="0" w:space="0" w:color="auto"/>
        <w:right w:val="none" w:sz="0" w:space="0" w:color="auto"/>
      </w:divBdr>
    </w:div>
    <w:div w:id="1993025762">
      <w:bodyDiv w:val="1"/>
      <w:marLeft w:val="0"/>
      <w:marRight w:val="0"/>
      <w:marTop w:val="0"/>
      <w:marBottom w:val="0"/>
      <w:divBdr>
        <w:top w:val="none" w:sz="0" w:space="0" w:color="auto"/>
        <w:left w:val="none" w:sz="0" w:space="0" w:color="auto"/>
        <w:bottom w:val="none" w:sz="0" w:space="0" w:color="auto"/>
        <w:right w:val="none" w:sz="0" w:space="0" w:color="auto"/>
      </w:divBdr>
    </w:div>
    <w:div w:id="1993172437">
      <w:bodyDiv w:val="1"/>
      <w:marLeft w:val="0"/>
      <w:marRight w:val="0"/>
      <w:marTop w:val="0"/>
      <w:marBottom w:val="0"/>
      <w:divBdr>
        <w:top w:val="none" w:sz="0" w:space="0" w:color="auto"/>
        <w:left w:val="none" w:sz="0" w:space="0" w:color="auto"/>
        <w:bottom w:val="none" w:sz="0" w:space="0" w:color="auto"/>
        <w:right w:val="none" w:sz="0" w:space="0" w:color="auto"/>
      </w:divBdr>
    </w:div>
    <w:div w:id="1993286510">
      <w:bodyDiv w:val="1"/>
      <w:marLeft w:val="0"/>
      <w:marRight w:val="0"/>
      <w:marTop w:val="0"/>
      <w:marBottom w:val="0"/>
      <w:divBdr>
        <w:top w:val="none" w:sz="0" w:space="0" w:color="auto"/>
        <w:left w:val="none" w:sz="0" w:space="0" w:color="auto"/>
        <w:bottom w:val="none" w:sz="0" w:space="0" w:color="auto"/>
        <w:right w:val="none" w:sz="0" w:space="0" w:color="auto"/>
      </w:divBdr>
    </w:div>
    <w:div w:id="1993872275">
      <w:bodyDiv w:val="1"/>
      <w:marLeft w:val="0"/>
      <w:marRight w:val="0"/>
      <w:marTop w:val="0"/>
      <w:marBottom w:val="0"/>
      <w:divBdr>
        <w:top w:val="none" w:sz="0" w:space="0" w:color="auto"/>
        <w:left w:val="none" w:sz="0" w:space="0" w:color="auto"/>
        <w:bottom w:val="none" w:sz="0" w:space="0" w:color="auto"/>
        <w:right w:val="none" w:sz="0" w:space="0" w:color="auto"/>
      </w:divBdr>
    </w:div>
    <w:div w:id="1994026500">
      <w:bodyDiv w:val="1"/>
      <w:marLeft w:val="0"/>
      <w:marRight w:val="0"/>
      <w:marTop w:val="0"/>
      <w:marBottom w:val="0"/>
      <w:divBdr>
        <w:top w:val="none" w:sz="0" w:space="0" w:color="auto"/>
        <w:left w:val="none" w:sz="0" w:space="0" w:color="auto"/>
        <w:bottom w:val="none" w:sz="0" w:space="0" w:color="auto"/>
        <w:right w:val="none" w:sz="0" w:space="0" w:color="auto"/>
      </w:divBdr>
    </w:div>
    <w:div w:id="1994065571">
      <w:bodyDiv w:val="1"/>
      <w:marLeft w:val="0"/>
      <w:marRight w:val="0"/>
      <w:marTop w:val="0"/>
      <w:marBottom w:val="0"/>
      <w:divBdr>
        <w:top w:val="none" w:sz="0" w:space="0" w:color="auto"/>
        <w:left w:val="none" w:sz="0" w:space="0" w:color="auto"/>
        <w:bottom w:val="none" w:sz="0" w:space="0" w:color="auto"/>
        <w:right w:val="none" w:sz="0" w:space="0" w:color="auto"/>
      </w:divBdr>
    </w:div>
    <w:div w:id="1994211077">
      <w:bodyDiv w:val="1"/>
      <w:marLeft w:val="0"/>
      <w:marRight w:val="0"/>
      <w:marTop w:val="0"/>
      <w:marBottom w:val="0"/>
      <w:divBdr>
        <w:top w:val="none" w:sz="0" w:space="0" w:color="auto"/>
        <w:left w:val="none" w:sz="0" w:space="0" w:color="auto"/>
        <w:bottom w:val="none" w:sz="0" w:space="0" w:color="auto"/>
        <w:right w:val="none" w:sz="0" w:space="0" w:color="auto"/>
      </w:divBdr>
    </w:div>
    <w:div w:id="1994217484">
      <w:bodyDiv w:val="1"/>
      <w:marLeft w:val="0"/>
      <w:marRight w:val="0"/>
      <w:marTop w:val="0"/>
      <w:marBottom w:val="0"/>
      <w:divBdr>
        <w:top w:val="none" w:sz="0" w:space="0" w:color="auto"/>
        <w:left w:val="none" w:sz="0" w:space="0" w:color="auto"/>
        <w:bottom w:val="none" w:sz="0" w:space="0" w:color="auto"/>
        <w:right w:val="none" w:sz="0" w:space="0" w:color="auto"/>
      </w:divBdr>
    </w:div>
    <w:div w:id="1995913179">
      <w:bodyDiv w:val="1"/>
      <w:marLeft w:val="0"/>
      <w:marRight w:val="0"/>
      <w:marTop w:val="0"/>
      <w:marBottom w:val="0"/>
      <w:divBdr>
        <w:top w:val="none" w:sz="0" w:space="0" w:color="auto"/>
        <w:left w:val="none" w:sz="0" w:space="0" w:color="auto"/>
        <w:bottom w:val="none" w:sz="0" w:space="0" w:color="auto"/>
        <w:right w:val="none" w:sz="0" w:space="0" w:color="auto"/>
      </w:divBdr>
    </w:div>
    <w:div w:id="1996294669">
      <w:bodyDiv w:val="1"/>
      <w:marLeft w:val="0"/>
      <w:marRight w:val="0"/>
      <w:marTop w:val="0"/>
      <w:marBottom w:val="0"/>
      <w:divBdr>
        <w:top w:val="none" w:sz="0" w:space="0" w:color="auto"/>
        <w:left w:val="none" w:sz="0" w:space="0" w:color="auto"/>
        <w:bottom w:val="none" w:sz="0" w:space="0" w:color="auto"/>
        <w:right w:val="none" w:sz="0" w:space="0" w:color="auto"/>
      </w:divBdr>
    </w:div>
    <w:div w:id="1996491102">
      <w:bodyDiv w:val="1"/>
      <w:marLeft w:val="0"/>
      <w:marRight w:val="0"/>
      <w:marTop w:val="0"/>
      <w:marBottom w:val="0"/>
      <w:divBdr>
        <w:top w:val="none" w:sz="0" w:space="0" w:color="auto"/>
        <w:left w:val="none" w:sz="0" w:space="0" w:color="auto"/>
        <w:bottom w:val="none" w:sz="0" w:space="0" w:color="auto"/>
        <w:right w:val="none" w:sz="0" w:space="0" w:color="auto"/>
      </w:divBdr>
    </w:div>
    <w:div w:id="1996565944">
      <w:bodyDiv w:val="1"/>
      <w:marLeft w:val="0"/>
      <w:marRight w:val="0"/>
      <w:marTop w:val="0"/>
      <w:marBottom w:val="0"/>
      <w:divBdr>
        <w:top w:val="none" w:sz="0" w:space="0" w:color="auto"/>
        <w:left w:val="none" w:sz="0" w:space="0" w:color="auto"/>
        <w:bottom w:val="none" w:sz="0" w:space="0" w:color="auto"/>
        <w:right w:val="none" w:sz="0" w:space="0" w:color="auto"/>
      </w:divBdr>
    </w:div>
    <w:div w:id="1997225220">
      <w:bodyDiv w:val="1"/>
      <w:marLeft w:val="0"/>
      <w:marRight w:val="0"/>
      <w:marTop w:val="0"/>
      <w:marBottom w:val="0"/>
      <w:divBdr>
        <w:top w:val="none" w:sz="0" w:space="0" w:color="auto"/>
        <w:left w:val="none" w:sz="0" w:space="0" w:color="auto"/>
        <w:bottom w:val="none" w:sz="0" w:space="0" w:color="auto"/>
        <w:right w:val="none" w:sz="0" w:space="0" w:color="auto"/>
      </w:divBdr>
    </w:div>
    <w:div w:id="1997294056">
      <w:bodyDiv w:val="1"/>
      <w:marLeft w:val="0"/>
      <w:marRight w:val="0"/>
      <w:marTop w:val="0"/>
      <w:marBottom w:val="0"/>
      <w:divBdr>
        <w:top w:val="none" w:sz="0" w:space="0" w:color="auto"/>
        <w:left w:val="none" w:sz="0" w:space="0" w:color="auto"/>
        <w:bottom w:val="none" w:sz="0" w:space="0" w:color="auto"/>
        <w:right w:val="none" w:sz="0" w:space="0" w:color="auto"/>
      </w:divBdr>
    </w:div>
    <w:div w:id="1997687087">
      <w:bodyDiv w:val="1"/>
      <w:marLeft w:val="0"/>
      <w:marRight w:val="0"/>
      <w:marTop w:val="0"/>
      <w:marBottom w:val="0"/>
      <w:divBdr>
        <w:top w:val="none" w:sz="0" w:space="0" w:color="auto"/>
        <w:left w:val="none" w:sz="0" w:space="0" w:color="auto"/>
        <w:bottom w:val="none" w:sz="0" w:space="0" w:color="auto"/>
        <w:right w:val="none" w:sz="0" w:space="0" w:color="auto"/>
      </w:divBdr>
    </w:div>
    <w:div w:id="1997953034">
      <w:bodyDiv w:val="1"/>
      <w:marLeft w:val="0"/>
      <w:marRight w:val="0"/>
      <w:marTop w:val="0"/>
      <w:marBottom w:val="0"/>
      <w:divBdr>
        <w:top w:val="none" w:sz="0" w:space="0" w:color="auto"/>
        <w:left w:val="none" w:sz="0" w:space="0" w:color="auto"/>
        <w:bottom w:val="none" w:sz="0" w:space="0" w:color="auto"/>
        <w:right w:val="none" w:sz="0" w:space="0" w:color="auto"/>
      </w:divBdr>
    </w:div>
    <w:div w:id="1998269063">
      <w:bodyDiv w:val="1"/>
      <w:marLeft w:val="0"/>
      <w:marRight w:val="0"/>
      <w:marTop w:val="0"/>
      <w:marBottom w:val="0"/>
      <w:divBdr>
        <w:top w:val="none" w:sz="0" w:space="0" w:color="auto"/>
        <w:left w:val="none" w:sz="0" w:space="0" w:color="auto"/>
        <w:bottom w:val="none" w:sz="0" w:space="0" w:color="auto"/>
        <w:right w:val="none" w:sz="0" w:space="0" w:color="auto"/>
      </w:divBdr>
    </w:div>
    <w:div w:id="1998727873">
      <w:bodyDiv w:val="1"/>
      <w:marLeft w:val="0"/>
      <w:marRight w:val="0"/>
      <w:marTop w:val="0"/>
      <w:marBottom w:val="0"/>
      <w:divBdr>
        <w:top w:val="none" w:sz="0" w:space="0" w:color="auto"/>
        <w:left w:val="none" w:sz="0" w:space="0" w:color="auto"/>
        <w:bottom w:val="none" w:sz="0" w:space="0" w:color="auto"/>
        <w:right w:val="none" w:sz="0" w:space="0" w:color="auto"/>
      </w:divBdr>
    </w:div>
    <w:div w:id="1998728272">
      <w:bodyDiv w:val="1"/>
      <w:marLeft w:val="0"/>
      <w:marRight w:val="0"/>
      <w:marTop w:val="0"/>
      <w:marBottom w:val="0"/>
      <w:divBdr>
        <w:top w:val="none" w:sz="0" w:space="0" w:color="auto"/>
        <w:left w:val="none" w:sz="0" w:space="0" w:color="auto"/>
        <w:bottom w:val="none" w:sz="0" w:space="0" w:color="auto"/>
        <w:right w:val="none" w:sz="0" w:space="0" w:color="auto"/>
      </w:divBdr>
    </w:div>
    <w:div w:id="1999308238">
      <w:bodyDiv w:val="1"/>
      <w:marLeft w:val="0"/>
      <w:marRight w:val="0"/>
      <w:marTop w:val="0"/>
      <w:marBottom w:val="0"/>
      <w:divBdr>
        <w:top w:val="none" w:sz="0" w:space="0" w:color="auto"/>
        <w:left w:val="none" w:sz="0" w:space="0" w:color="auto"/>
        <w:bottom w:val="none" w:sz="0" w:space="0" w:color="auto"/>
        <w:right w:val="none" w:sz="0" w:space="0" w:color="auto"/>
      </w:divBdr>
    </w:div>
    <w:div w:id="1999336283">
      <w:bodyDiv w:val="1"/>
      <w:marLeft w:val="0"/>
      <w:marRight w:val="0"/>
      <w:marTop w:val="0"/>
      <w:marBottom w:val="0"/>
      <w:divBdr>
        <w:top w:val="none" w:sz="0" w:space="0" w:color="auto"/>
        <w:left w:val="none" w:sz="0" w:space="0" w:color="auto"/>
        <w:bottom w:val="none" w:sz="0" w:space="0" w:color="auto"/>
        <w:right w:val="none" w:sz="0" w:space="0" w:color="auto"/>
      </w:divBdr>
    </w:div>
    <w:div w:id="1999653254">
      <w:bodyDiv w:val="1"/>
      <w:marLeft w:val="0"/>
      <w:marRight w:val="0"/>
      <w:marTop w:val="0"/>
      <w:marBottom w:val="0"/>
      <w:divBdr>
        <w:top w:val="none" w:sz="0" w:space="0" w:color="auto"/>
        <w:left w:val="none" w:sz="0" w:space="0" w:color="auto"/>
        <w:bottom w:val="none" w:sz="0" w:space="0" w:color="auto"/>
        <w:right w:val="none" w:sz="0" w:space="0" w:color="auto"/>
      </w:divBdr>
    </w:div>
    <w:div w:id="1999770932">
      <w:bodyDiv w:val="1"/>
      <w:marLeft w:val="0"/>
      <w:marRight w:val="0"/>
      <w:marTop w:val="0"/>
      <w:marBottom w:val="0"/>
      <w:divBdr>
        <w:top w:val="none" w:sz="0" w:space="0" w:color="auto"/>
        <w:left w:val="none" w:sz="0" w:space="0" w:color="auto"/>
        <w:bottom w:val="none" w:sz="0" w:space="0" w:color="auto"/>
        <w:right w:val="none" w:sz="0" w:space="0" w:color="auto"/>
      </w:divBdr>
    </w:div>
    <w:div w:id="1999965289">
      <w:bodyDiv w:val="1"/>
      <w:marLeft w:val="0"/>
      <w:marRight w:val="0"/>
      <w:marTop w:val="0"/>
      <w:marBottom w:val="0"/>
      <w:divBdr>
        <w:top w:val="none" w:sz="0" w:space="0" w:color="auto"/>
        <w:left w:val="none" w:sz="0" w:space="0" w:color="auto"/>
        <w:bottom w:val="none" w:sz="0" w:space="0" w:color="auto"/>
        <w:right w:val="none" w:sz="0" w:space="0" w:color="auto"/>
      </w:divBdr>
    </w:div>
    <w:div w:id="2001079308">
      <w:bodyDiv w:val="1"/>
      <w:marLeft w:val="0"/>
      <w:marRight w:val="0"/>
      <w:marTop w:val="0"/>
      <w:marBottom w:val="0"/>
      <w:divBdr>
        <w:top w:val="none" w:sz="0" w:space="0" w:color="auto"/>
        <w:left w:val="none" w:sz="0" w:space="0" w:color="auto"/>
        <w:bottom w:val="none" w:sz="0" w:space="0" w:color="auto"/>
        <w:right w:val="none" w:sz="0" w:space="0" w:color="auto"/>
      </w:divBdr>
    </w:div>
    <w:div w:id="2001274792">
      <w:bodyDiv w:val="1"/>
      <w:marLeft w:val="0"/>
      <w:marRight w:val="0"/>
      <w:marTop w:val="0"/>
      <w:marBottom w:val="0"/>
      <w:divBdr>
        <w:top w:val="none" w:sz="0" w:space="0" w:color="auto"/>
        <w:left w:val="none" w:sz="0" w:space="0" w:color="auto"/>
        <w:bottom w:val="none" w:sz="0" w:space="0" w:color="auto"/>
        <w:right w:val="none" w:sz="0" w:space="0" w:color="auto"/>
      </w:divBdr>
    </w:div>
    <w:div w:id="2002078813">
      <w:bodyDiv w:val="1"/>
      <w:marLeft w:val="0"/>
      <w:marRight w:val="0"/>
      <w:marTop w:val="0"/>
      <w:marBottom w:val="0"/>
      <w:divBdr>
        <w:top w:val="none" w:sz="0" w:space="0" w:color="auto"/>
        <w:left w:val="none" w:sz="0" w:space="0" w:color="auto"/>
        <w:bottom w:val="none" w:sz="0" w:space="0" w:color="auto"/>
        <w:right w:val="none" w:sz="0" w:space="0" w:color="auto"/>
      </w:divBdr>
    </w:div>
    <w:div w:id="2002345214">
      <w:bodyDiv w:val="1"/>
      <w:marLeft w:val="0"/>
      <w:marRight w:val="0"/>
      <w:marTop w:val="0"/>
      <w:marBottom w:val="0"/>
      <w:divBdr>
        <w:top w:val="none" w:sz="0" w:space="0" w:color="auto"/>
        <w:left w:val="none" w:sz="0" w:space="0" w:color="auto"/>
        <w:bottom w:val="none" w:sz="0" w:space="0" w:color="auto"/>
        <w:right w:val="none" w:sz="0" w:space="0" w:color="auto"/>
      </w:divBdr>
    </w:div>
    <w:div w:id="2003270699">
      <w:bodyDiv w:val="1"/>
      <w:marLeft w:val="0"/>
      <w:marRight w:val="0"/>
      <w:marTop w:val="0"/>
      <w:marBottom w:val="0"/>
      <w:divBdr>
        <w:top w:val="none" w:sz="0" w:space="0" w:color="auto"/>
        <w:left w:val="none" w:sz="0" w:space="0" w:color="auto"/>
        <w:bottom w:val="none" w:sz="0" w:space="0" w:color="auto"/>
        <w:right w:val="none" w:sz="0" w:space="0" w:color="auto"/>
      </w:divBdr>
    </w:div>
    <w:div w:id="2003391157">
      <w:bodyDiv w:val="1"/>
      <w:marLeft w:val="0"/>
      <w:marRight w:val="0"/>
      <w:marTop w:val="0"/>
      <w:marBottom w:val="0"/>
      <w:divBdr>
        <w:top w:val="none" w:sz="0" w:space="0" w:color="auto"/>
        <w:left w:val="none" w:sz="0" w:space="0" w:color="auto"/>
        <w:bottom w:val="none" w:sz="0" w:space="0" w:color="auto"/>
        <w:right w:val="none" w:sz="0" w:space="0" w:color="auto"/>
      </w:divBdr>
    </w:div>
    <w:div w:id="2003579058">
      <w:bodyDiv w:val="1"/>
      <w:marLeft w:val="0"/>
      <w:marRight w:val="0"/>
      <w:marTop w:val="0"/>
      <w:marBottom w:val="0"/>
      <w:divBdr>
        <w:top w:val="none" w:sz="0" w:space="0" w:color="auto"/>
        <w:left w:val="none" w:sz="0" w:space="0" w:color="auto"/>
        <w:bottom w:val="none" w:sz="0" w:space="0" w:color="auto"/>
        <w:right w:val="none" w:sz="0" w:space="0" w:color="auto"/>
      </w:divBdr>
    </w:div>
    <w:div w:id="2004041334">
      <w:bodyDiv w:val="1"/>
      <w:marLeft w:val="0"/>
      <w:marRight w:val="0"/>
      <w:marTop w:val="0"/>
      <w:marBottom w:val="0"/>
      <w:divBdr>
        <w:top w:val="none" w:sz="0" w:space="0" w:color="auto"/>
        <w:left w:val="none" w:sz="0" w:space="0" w:color="auto"/>
        <w:bottom w:val="none" w:sz="0" w:space="0" w:color="auto"/>
        <w:right w:val="none" w:sz="0" w:space="0" w:color="auto"/>
      </w:divBdr>
    </w:div>
    <w:div w:id="2004501559">
      <w:bodyDiv w:val="1"/>
      <w:marLeft w:val="0"/>
      <w:marRight w:val="0"/>
      <w:marTop w:val="0"/>
      <w:marBottom w:val="0"/>
      <w:divBdr>
        <w:top w:val="none" w:sz="0" w:space="0" w:color="auto"/>
        <w:left w:val="none" w:sz="0" w:space="0" w:color="auto"/>
        <w:bottom w:val="none" w:sz="0" w:space="0" w:color="auto"/>
        <w:right w:val="none" w:sz="0" w:space="0" w:color="auto"/>
      </w:divBdr>
    </w:div>
    <w:div w:id="2004621165">
      <w:bodyDiv w:val="1"/>
      <w:marLeft w:val="0"/>
      <w:marRight w:val="0"/>
      <w:marTop w:val="0"/>
      <w:marBottom w:val="0"/>
      <w:divBdr>
        <w:top w:val="none" w:sz="0" w:space="0" w:color="auto"/>
        <w:left w:val="none" w:sz="0" w:space="0" w:color="auto"/>
        <w:bottom w:val="none" w:sz="0" w:space="0" w:color="auto"/>
        <w:right w:val="none" w:sz="0" w:space="0" w:color="auto"/>
      </w:divBdr>
    </w:div>
    <w:div w:id="2005086660">
      <w:bodyDiv w:val="1"/>
      <w:marLeft w:val="0"/>
      <w:marRight w:val="0"/>
      <w:marTop w:val="0"/>
      <w:marBottom w:val="0"/>
      <w:divBdr>
        <w:top w:val="none" w:sz="0" w:space="0" w:color="auto"/>
        <w:left w:val="none" w:sz="0" w:space="0" w:color="auto"/>
        <w:bottom w:val="none" w:sz="0" w:space="0" w:color="auto"/>
        <w:right w:val="none" w:sz="0" w:space="0" w:color="auto"/>
      </w:divBdr>
    </w:div>
    <w:div w:id="2005089802">
      <w:bodyDiv w:val="1"/>
      <w:marLeft w:val="0"/>
      <w:marRight w:val="0"/>
      <w:marTop w:val="0"/>
      <w:marBottom w:val="0"/>
      <w:divBdr>
        <w:top w:val="none" w:sz="0" w:space="0" w:color="auto"/>
        <w:left w:val="none" w:sz="0" w:space="0" w:color="auto"/>
        <w:bottom w:val="none" w:sz="0" w:space="0" w:color="auto"/>
        <w:right w:val="none" w:sz="0" w:space="0" w:color="auto"/>
      </w:divBdr>
    </w:div>
    <w:div w:id="2005475714">
      <w:bodyDiv w:val="1"/>
      <w:marLeft w:val="0"/>
      <w:marRight w:val="0"/>
      <w:marTop w:val="0"/>
      <w:marBottom w:val="0"/>
      <w:divBdr>
        <w:top w:val="none" w:sz="0" w:space="0" w:color="auto"/>
        <w:left w:val="none" w:sz="0" w:space="0" w:color="auto"/>
        <w:bottom w:val="none" w:sz="0" w:space="0" w:color="auto"/>
        <w:right w:val="none" w:sz="0" w:space="0" w:color="auto"/>
      </w:divBdr>
    </w:div>
    <w:div w:id="2005549438">
      <w:bodyDiv w:val="1"/>
      <w:marLeft w:val="0"/>
      <w:marRight w:val="0"/>
      <w:marTop w:val="0"/>
      <w:marBottom w:val="0"/>
      <w:divBdr>
        <w:top w:val="none" w:sz="0" w:space="0" w:color="auto"/>
        <w:left w:val="none" w:sz="0" w:space="0" w:color="auto"/>
        <w:bottom w:val="none" w:sz="0" w:space="0" w:color="auto"/>
        <w:right w:val="none" w:sz="0" w:space="0" w:color="auto"/>
      </w:divBdr>
    </w:div>
    <w:div w:id="2005694105">
      <w:bodyDiv w:val="1"/>
      <w:marLeft w:val="0"/>
      <w:marRight w:val="0"/>
      <w:marTop w:val="0"/>
      <w:marBottom w:val="0"/>
      <w:divBdr>
        <w:top w:val="none" w:sz="0" w:space="0" w:color="auto"/>
        <w:left w:val="none" w:sz="0" w:space="0" w:color="auto"/>
        <w:bottom w:val="none" w:sz="0" w:space="0" w:color="auto"/>
        <w:right w:val="none" w:sz="0" w:space="0" w:color="auto"/>
      </w:divBdr>
    </w:div>
    <w:div w:id="2005933387">
      <w:bodyDiv w:val="1"/>
      <w:marLeft w:val="0"/>
      <w:marRight w:val="0"/>
      <w:marTop w:val="0"/>
      <w:marBottom w:val="0"/>
      <w:divBdr>
        <w:top w:val="none" w:sz="0" w:space="0" w:color="auto"/>
        <w:left w:val="none" w:sz="0" w:space="0" w:color="auto"/>
        <w:bottom w:val="none" w:sz="0" w:space="0" w:color="auto"/>
        <w:right w:val="none" w:sz="0" w:space="0" w:color="auto"/>
      </w:divBdr>
    </w:div>
    <w:div w:id="2006518125">
      <w:bodyDiv w:val="1"/>
      <w:marLeft w:val="0"/>
      <w:marRight w:val="0"/>
      <w:marTop w:val="0"/>
      <w:marBottom w:val="0"/>
      <w:divBdr>
        <w:top w:val="none" w:sz="0" w:space="0" w:color="auto"/>
        <w:left w:val="none" w:sz="0" w:space="0" w:color="auto"/>
        <w:bottom w:val="none" w:sz="0" w:space="0" w:color="auto"/>
        <w:right w:val="none" w:sz="0" w:space="0" w:color="auto"/>
      </w:divBdr>
    </w:div>
    <w:div w:id="2006735789">
      <w:bodyDiv w:val="1"/>
      <w:marLeft w:val="0"/>
      <w:marRight w:val="0"/>
      <w:marTop w:val="0"/>
      <w:marBottom w:val="0"/>
      <w:divBdr>
        <w:top w:val="none" w:sz="0" w:space="0" w:color="auto"/>
        <w:left w:val="none" w:sz="0" w:space="0" w:color="auto"/>
        <w:bottom w:val="none" w:sz="0" w:space="0" w:color="auto"/>
        <w:right w:val="none" w:sz="0" w:space="0" w:color="auto"/>
      </w:divBdr>
    </w:div>
    <w:div w:id="2006741122">
      <w:bodyDiv w:val="1"/>
      <w:marLeft w:val="0"/>
      <w:marRight w:val="0"/>
      <w:marTop w:val="0"/>
      <w:marBottom w:val="0"/>
      <w:divBdr>
        <w:top w:val="none" w:sz="0" w:space="0" w:color="auto"/>
        <w:left w:val="none" w:sz="0" w:space="0" w:color="auto"/>
        <w:bottom w:val="none" w:sz="0" w:space="0" w:color="auto"/>
        <w:right w:val="none" w:sz="0" w:space="0" w:color="auto"/>
      </w:divBdr>
    </w:div>
    <w:div w:id="2007514488">
      <w:bodyDiv w:val="1"/>
      <w:marLeft w:val="0"/>
      <w:marRight w:val="0"/>
      <w:marTop w:val="0"/>
      <w:marBottom w:val="0"/>
      <w:divBdr>
        <w:top w:val="none" w:sz="0" w:space="0" w:color="auto"/>
        <w:left w:val="none" w:sz="0" w:space="0" w:color="auto"/>
        <w:bottom w:val="none" w:sz="0" w:space="0" w:color="auto"/>
        <w:right w:val="none" w:sz="0" w:space="0" w:color="auto"/>
      </w:divBdr>
    </w:div>
    <w:div w:id="2008826627">
      <w:bodyDiv w:val="1"/>
      <w:marLeft w:val="0"/>
      <w:marRight w:val="0"/>
      <w:marTop w:val="0"/>
      <w:marBottom w:val="0"/>
      <w:divBdr>
        <w:top w:val="none" w:sz="0" w:space="0" w:color="auto"/>
        <w:left w:val="none" w:sz="0" w:space="0" w:color="auto"/>
        <w:bottom w:val="none" w:sz="0" w:space="0" w:color="auto"/>
        <w:right w:val="none" w:sz="0" w:space="0" w:color="auto"/>
      </w:divBdr>
    </w:div>
    <w:div w:id="2009290945">
      <w:bodyDiv w:val="1"/>
      <w:marLeft w:val="0"/>
      <w:marRight w:val="0"/>
      <w:marTop w:val="0"/>
      <w:marBottom w:val="0"/>
      <w:divBdr>
        <w:top w:val="none" w:sz="0" w:space="0" w:color="auto"/>
        <w:left w:val="none" w:sz="0" w:space="0" w:color="auto"/>
        <w:bottom w:val="none" w:sz="0" w:space="0" w:color="auto"/>
        <w:right w:val="none" w:sz="0" w:space="0" w:color="auto"/>
      </w:divBdr>
    </w:div>
    <w:div w:id="2009743706">
      <w:bodyDiv w:val="1"/>
      <w:marLeft w:val="0"/>
      <w:marRight w:val="0"/>
      <w:marTop w:val="0"/>
      <w:marBottom w:val="0"/>
      <w:divBdr>
        <w:top w:val="none" w:sz="0" w:space="0" w:color="auto"/>
        <w:left w:val="none" w:sz="0" w:space="0" w:color="auto"/>
        <w:bottom w:val="none" w:sz="0" w:space="0" w:color="auto"/>
        <w:right w:val="none" w:sz="0" w:space="0" w:color="auto"/>
      </w:divBdr>
    </w:div>
    <w:div w:id="2009747481">
      <w:bodyDiv w:val="1"/>
      <w:marLeft w:val="0"/>
      <w:marRight w:val="0"/>
      <w:marTop w:val="0"/>
      <w:marBottom w:val="0"/>
      <w:divBdr>
        <w:top w:val="none" w:sz="0" w:space="0" w:color="auto"/>
        <w:left w:val="none" w:sz="0" w:space="0" w:color="auto"/>
        <w:bottom w:val="none" w:sz="0" w:space="0" w:color="auto"/>
        <w:right w:val="none" w:sz="0" w:space="0" w:color="auto"/>
      </w:divBdr>
    </w:div>
    <w:div w:id="2009941891">
      <w:bodyDiv w:val="1"/>
      <w:marLeft w:val="0"/>
      <w:marRight w:val="0"/>
      <w:marTop w:val="0"/>
      <w:marBottom w:val="0"/>
      <w:divBdr>
        <w:top w:val="none" w:sz="0" w:space="0" w:color="auto"/>
        <w:left w:val="none" w:sz="0" w:space="0" w:color="auto"/>
        <w:bottom w:val="none" w:sz="0" w:space="0" w:color="auto"/>
        <w:right w:val="none" w:sz="0" w:space="0" w:color="auto"/>
      </w:divBdr>
    </w:div>
    <w:div w:id="2010137912">
      <w:bodyDiv w:val="1"/>
      <w:marLeft w:val="0"/>
      <w:marRight w:val="0"/>
      <w:marTop w:val="0"/>
      <w:marBottom w:val="0"/>
      <w:divBdr>
        <w:top w:val="none" w:sz="0" w:space="0" w:color="auto"/>
        <w:left w:val="none" w:sz="0" w:space="0" w:color="auto"/>
        <w:bottom w:val="none" w:sz="0" w:space="0" w:color="auto"/>
        <w:right w:val="none" w:sz="0" w:space="0" w:color="auto"/>
      </w:divBdr>
    </w:div>
    <w:div w:id="2010212613">
      <w:bodyDiv w:val="1"/>
      <w:marLeft w:val="0"/>
      <w:marRight w:val="0"/>
      <w:marTop w:val="0"/>
      <w:marBottom w:val="0"/>
      <w:divBdr>
        <w:top w:val="none" w:sz="0" w:space="0" w:color="auto"/>
        <w:left w:val="none" w:sz="0" w:space="0" w:color="auto"/>
        <w:bottom w:val="none" w:sz="0" w:space="0" w:color="auto"/>
        <w:right w:val="none" w:sz="0" w:space="0" w:color="auto"/>
      </w:divBdr>
    </w:div>
    <w:div w:id="2010251960">
      <w:bodyDiv w:val="1"/>
      <w:marLeft w:val="0"/>
      <w:marRight w:val="0"/>
      <w:marTop w:val="0"/>
      <w:marBottom w:val="0"/>
      <w:divBdr>
        <w:top w:val="none" w:sz="0" w:space="0" w:color="auto"/>
        <w:left w:val="none" w:sz="0" w:space="0" w:color="auto"/>
        <w:bottom w:val="none" w:sz="0" w:space="0" w:color="auto"/>
        <w:right w:val="none" w:sz="0" w:space="0" w:color="auto"/>
      </w:divBdr>
    </w:div>
    <w:div w:id="2010254880">
      <w:bodyDiv w:val="1"/>
      <w:marLeft w:val="0"/>
      <w:marRight w:val="0"/>
      <w:marTop w:val="0"/>
      <w:marBottom w:val="0"/>
      <w:divBdr>
        <w:top w:val="none" w:sz="0" w:space="0" w:color="auto"/>
        <w:left w:val="none" w:sz="0" w:space="0" w:color="auto"/>
        <w:bottom w:val="none" w:sz="0" w:space="0" w:color="auto"/>
        <w:right w:val="none" w:sz="0" w:space="0" w:color="auto"/>
      </w:divBdr>
    </w:div>
    <w:div w:id="2010327186">
      <w:bodyDiv w:val="1"/>
      <w:marLeft w:val="0"/>
      <w:marRight w:val="0"/>
      <w:marTop w:val="0"/>
      <w:marBottom w:val="0"/>
      <w:divBdr>
        <w:top w:val="none" w:sz="0" w:space="0" w:color="auto"/>
        <w:left w:val="none" w:sz="0" w:space="0" w:color="auto"/>
        <w:bottom w:val="none" w:sz="0" w:space="0" w:color="auto"/>
        <w:right w:val="none" w:sz="0" w:space="0" w:color="auto"/>
      </w:divBdr>
    </w:div>
    <w:div w:id="2010718581">
      <w:bodyDiv w:val="1"/>
      <w:marLeft w:val="0"/>
      <w:marRight w:val="0"/>
      <w:marTop w:val="0"/>
      <w:marBottom w:val="0"/>
      <w:divBdr>
        <w:top w:val="none" w:sz="0" w:space="0" w:color="auto"/>
        <w:left w:val="none" w:sz="0" w:space="0" w:color="auto"/>
        <w:bottom w:val="none" w:sz="0" w:space="0" w:color="auto"/>
        <w:right w:val="none" w:sz="0" w:space="0" w:color="auto"/>
      </w:divBdr>
    </w:div>
    <w:div w:id="2011059571">
      <w:bodyDiv w:val="1"/>
      <w:marLeft w:val="0"/>
      <w:marRight w:val="0"/>
      <w:marTop w:val="0"/>
      <w:marBottom w:val="0"/>
      <w:divBdr>
        <w:top w:val="none" w:sz="0" w:space="0" w:color="auto"/>
        <w:left w:val="none" w:sz="0" w:space="0" w:color="auto"/>
        <w:bottom w:val="none" w:sz="0" w:space="0" w:color="auto"/>
        <w:right w:val="none" w:sz="0" w:space="0" w:color="auto"/>
      </w:divBdr>
    </w:div>
    <w:div w:id="2011442473">
      <w:bodyDiv w:val="1"/>
      <w:marLeft w:val="0"/>
      <w:marRight w:val="0"/>
      <w:marTop w:val="0"/>
      <w:marBottom w:val="0"/>
      <w:divBdr>
        <w:top w:val="none" w:sz="0" w:space="0" w:color="auto"/>
        <w:left w:val="none" w:sz="0" w:space="0" w:color="auto"/>
        <w:bottom w:val="none" w:sz="0" w:space="0" w:color="auto"/>
        <w:right w:val="none" w:sz="0" w:space="0" w:color="auto"/>
      </w:divBdr>
    </w:div>
    <w:div w:id="2011903780">
      <w:bodyDiv w:val="1"/>
      <w:marLeft w:val="0"/>
      <w:marRight w:val="0"/>
      <w:marTop w:val="0"/>
      <w:marBottom w:val="0"/>
      <w:divBdr>
        <w:top w:val="none" w:sz="0" w:space="0" w:color="auto"/>
        <w:left w:val="none" w:sz="0" w:space="0" w:color="auto"/>
        <w:bottom w:val="none" w:sz="0" w:space="0" w:color="auto"/>
        <w:right w:val="none" w:sz="0" w:space="0" w:color="auto"/>
      </w:divBdr>
    </w:div>
    <w:div w:id="2012097118">
      <w:bodyDiv w:val="1"/>
      <w:marLeft w:val="0"/>
      <w:marRight w:val="0"/>
      <w:marTop w:val="0"/>
      <w:marBottom w:val="0"/>
      <w:divBdr>
        <w:top w:val="none" w:sz="0" w:space="0" w:color="auto"/>
        <w:left w:val="none" w:sz="0" w:space="0" w:color="auto"/>
        <w:bottom w:val="none" w:sz="0" w:space="0" w:color="auto"/>
        <w:right w:val="none" w:sz="0" w:space="0" w:color="auto"/>
      </w:divBdr>
    </w:div>
    <w:div w:id="2012221122">
      <w:bodyDiv w:val="1"/>
      <w:marLeft w:val="0"/>
      <w:marRight w:val="0"/>
      <w:marTop w:val="0"/>
      <w:marBottom w:val="0"/>
      <w:divBdr>
        <w:top w:val="none" w:sz="0" w:space="0" w:color="auto"/>
        <w:left w:val="none" w:sz="0" w:space="0" w:color="auto"/>
        <w:bottom w:val="none" w:sz="0" w:space="0" w:color="auto"/>
        <w:right w:val="none" w:sz="0" w:space="0" w:color="auto"/>
      </w:divBdr>
    </w:div>
    <w:div w:id="2012367090">
      <w:bodyDiv w:val="1"/>
      <w:marLeft w:val="0"/>
      <w:marRight w:val="0"/>
      <w:marTop w:val="0"/>
      <w:marBottom w:val="0"/>
      <w:divBdr>
        <w:top w:val="none" w:sz="0" w:space="0" w:color="auto"/>
        <w:left w:val="none" w:sz="0" w:space="0" w:color="auto"/>
        <w:bottom w:val="none" w:sz="0" w:space="0" w:color="auto"/>
        <w:right w:val="none" w:sz="0" w:space="0" w:color="auto"/>
      </w:divBdr>
    </w:div>
    <w:div w:id="2013026577">
      <w:bodyDiv w:val="1"/>
      <w:marLeft w:val="0"/>
      <w:marRight w:val="0"/>
      <w:marTop w:val="0"/>
      <w:marBottom w:val="0"/>
      <w:divBdr>
        <w:top w:val="none" w:sz="0" w:space="0" w:color="auto"/>
        <w:left w:val="none" w:sz="0" w:space="0" w:color="auto"/>
        <w:bottom w:val="none" w:sz="0" w:space="0" w:color="auto"/>
        <w:right w:val="none" w:sz="0" w:space="0" w:color="auto"/>
      </w:divBdr>
    </w:div>
    <w:div w:id="2013215563">
      <w:bodyDiv w:val="1"/>
      <w:marLeft w:val="0"/>
      <w:marRight w:val="0"/>
      <w:marTop w:val="0"/>
      <w:marBottom w:val="0"/>
      <w:divBdr>
        <w:top w:val="none" w:sz="0" w:space="0" w:color="auto"/>
        <w:left w:val="none" w:sz="0" w:space="0" w:color="auto"/>
        <w:bottom w:val="none" w:sz="0" w:space="0" w:color="auto"/>
        <w:right w:val="none" w:sz="0" w:space="0" w:color="auto"/>
      </w:divBdr>
    </w:div>
    <w:div w:id="2013411467">
      <w:bodyDiv w:val="1"/>
      <w:marLeft w:val="0"/>
      <w:marRight w:val="0"/>
      <w:marTop w:val="0"/>
      <w:marBottom w:val="0"/>
      <w:divBdr>
        <w:top w:val="none" w:sz="0" w:space="0" w:color="auto"/>
        <w:left w:val="none" w:sz="0" w:space="0" w:color="auto"/>
        <w:bottom w:val="none" w:sz="0" w:space="0" w:color="auto"/>
        <w:right w:val="none" w:sz="0" w:space="0" w:color="auto"/>
      </w:divBdr>
    </w:div>
    <w:div w:id="2013414322">
      <w:bodyDiv w:val="1"/>
      <w:marLeft w:val="0"/>
      <w:marRight w:val="0"/>
      <w:marTop w:val="0"/>
      <w:marBottom w:val="0"/>
      <w:divBdr>
        <w:top w:val="none" w:sz="0" w:space="0" w:color="auto"/>
        <w:left w:val="none" w:sz="0" w:space="0" w:color="auto"/>
        <w:bottom w:val="none" w:sz="0" w:space="0" w:color="auto"/>
        <w:right w:val="none" w:sz="0" w:space="0" w:color="auto"/>
      </w:divBdr>
    </w:div>
    <w:div w:id="2013799673">
      <w:bodyDiv w:val="1"/>
      <w:marLeft w:val="0"/>
      <w:marRight w:val="0"/>
      <w:marTop w:val="0"/>
      <w:marBottom w:val="0"/>
      <w:divBdr>
        <w:top w:val="none" w:sz="0" w:space="0" w:color="auto"/>
        <w:left w:val="none" w:sz="0" w:space="0" w:color="auto"/>
        <w:bottom w:val="none" w:sz="0" w:space="0" w:color="auto"/>
        <w:right w:val="none" w:sz="0" w:space="0" w:color="auto"/>
      </w:divBdr>
    </w:div>
    <w:div w:id="2013869450">
      <w:bodyDiv w:val="1"/>
      <w:marLeft w:val="0"/>
      <w:marRight w:val="0"/>
      <w:marTop w:val="0"/>
      <w:marBottom w:val="0"/>
      <w:divBdr>
        <w:top w:val="none" w:sz="0" w:space="0" w:color="auto"/>
        <w:left w:val="none" w:sz="0" w:space="0" w:color="auto"/>
        <w:bottom w:val="none" w:sz="0" w:space="0" w:color="auto"/>
        <w:right w:val="none" w:sz="0" w:space="0" w:color="auto"/>
      </w:divBdr>
    </w:div>
    <w:div w:id="2014797173">
      <w:bodyDiv w:val="1"/>
      <w:marLeft w:val="0"/>
      <w:marRight w:val="0"/>
      <w:marTop w:val="0"/>
      <w:marBottom w:val="0"/>
      <w:divBdr>
        <w:top w:val="none" w:sz="0" w:space="0" w:color="auto"/>
        <w:left w:val="none" w:sz="0" w:space="0" w:color="auto"/>
        <w:bottom w:val="none" w:sz="0" w:space="0" w:color="auto"/>
        <w:right w:val="none" w:sz="0" w:space="0" w:color="auto"/>
      </w:divBdr>
    </w:div>
    <w:div w:id="2015184815">
      <w:bodyDiv w:val="1"/>
      <w:marLeft w:val="0"/>
      <w:marRight w:val="0"/>
      <w:marTop w:val="0"/>
      <w:marBottom w:val="0"/>
      <w:divBdr>
        <w:top w:val="none" w:sz="0" w:space="0" w:color="auto"/>
        <w:left w:val="none" w:sz="0" w:space="0" w:color="auto"/>
        <w:bottom w:val="none" w:sz="0" w:space="0" w:color="auto"/>
        <w:right w:val="none" w:sz="0" w:space="0" w:color="auto"/>
      </w:divBdr>
    </w:div>
    <w:div w:id="2015303435">
      <w:bodyDiv w:val="1"/>
      <w:marLeft w:val="0"/>
      <w:marRight w:val="0"/>
      <w:marTop w:val="0"/>
      <w:marBottom w:val="0"/>
      <w:divBdr>
        <w:top w:val="none" w:sz="0" w:space="0" w:color="auto"/>
        <w:left w:val="none" w:sz="0" w:space="0" w:color="auto"/>
        <w:bottom w:val="none" w:sz="0" w:space="0" w:color="auto"/>
        <w:right w:val="none" w:sz="0" w:space="0" w:color="auto"/>
      </w:divBdr>
    </w:div>
    <w:div w:id="2015566282">
      <w:bodyDiv w:val="1"/>
      <w:marLeft w:val="0"/>
      <w:marRight w:val="0"/>
      <w:marTop w:val="0"/>
      <w:marBottom w:val="0"/>
      <w:divBdr>
        <w:top w:val="none" w:sz="0" w:space="0" w:color="auto"/>
        <w:left w:val="none" w:sz="0" w:space="0" w:color="auto"/>
        <w:bottom w:val="none" w:sz="0" w:space="0" w:color="auto"/>
        <w:right w:val="none" w:sz="0" w:space="0" w:color="auto"/>
      </w:divBdr>
    </w:div>
    <w:div w:id="2016222411">
      <w:bodyDiv w:val="1"/>
      <w:marLeft w:val="0"/>
      <w:marRight w:val="0"/>
      <w:marTop w:val="0"/>
      <w:marBottom w:val="0"/>
      <w:divBdr>
        <w:top w:val="none" w:sz="0" w:space="0" w:color="auto"/>
        <w:left w:val="none" w:sz="0" w:space="0" w:color="auto"/>
        <w:bottom w:val="none" w:sz="0" w:space="0" w:color="auto"/>
        <w:right w:val="none" w:sz="0" w:space="0" w:color="auto"/>
      </w:divBdr>
    </w:div>
    <w:div w:id="2016223903">
      <w:bodyDiv w:val="1"/>
      <w:marLeft w:val="0"/>
      <w:marRight w:val="0"/>
      <w:marTop w:val="0"/>
      <w:marBottom w:val="0"/>
      <w:divBdr>
        <w:top w:val="none" w:sz="0" w:space="0" w:color="auto"/>
        <w:left w:val="none" w:sz="0" w:space="0" w:color="auto"/>
        <w:bottom w:val="none" w:sz="0" w:space="0" w:color="auto"/>
        <w:right w:val="none" w:sz="0" w:space="0" w:color="auto"/>
      </w:divBdr>
    </w:div>
    <w:div w:id="2016570247">
      <w:bodyDiv w:val="1"/>
      <w:marLeft w:val="0"/>
      <w:marRight w:val="0"/>
      <w:marTop w:val="0"/>
      <w:marBottom w:val="0"/>
      <w:divBdr>
        <w:top w:val="none" w:sz="0" w:space="0" w:color="auto"/>
        <w:left w:val="none" w:sz="0" w:space="0" w:color="auto"/>
        <w:bottom w:val="none" w:sz="0" w:space="0" w:color="auto"/>
        <w:right w:val="none" w:sz="0" w:space="0" w:color="auto"/>
      </w:divBdr>
    </w:div>
    <w:div w:id="2016609193">
      <w:bodyDiv w:val="1"/>
      <w:marLeft w:val="0"/>
      <w:marRight w:val="0"/>
      <w:marTop w:val="0"/>
      <w:marBottom w:val="0"/>
      <w:divBdr>
        <w:top w:val="none" w:sz="0" w:space="0" w:color="auto"/>
        <w:left w:val="none" w:sz="0" w:space="0" w:color="auto"/>
        <w:bottom w:val="none" w:sz="0" w:space="0" w:color="auto"/>
        <w:right w:val="none" w:sz="0" w:space="0" w:color="auto"/>
      </w:divBdr>
    </w:div>
    <w:div w:id="2018144003">
      <w:bodyDiv w:val="1"/>
      <w:marLeft w:val="0"/>
      <w:marRight w:val="0"/>
      <w:marTop w:val="0"/>
      <w:marBottom w:val="0"/>
      <w:divBdr>
        <w:top w:val="none" w:sz="0" w:space="0" w:color="auto"/>
        <w:left w:val="none" w:sz="0" w:space="0" w:color="auto"/>
        <w:bottom w:val="none" w:sz="0" w:space="0" w:color="auto"/>
        <w:right w:val="none" w:sz="0" w:space="0" w:color="auto"/>
      </w:divBdr>
    </w:div>
    <w:div w:id="2018538417">
      <w:bodyDiv w:val="1"/>
      <w:marLeft w:val="0"/>
      <w:marRight w:val="0"/>
      <w:marTop w:val="0"/>
      <w:marBottom w:val="0"/>
      <w:divBdr>
        <w:top w:val="none" w:sz="0" w:space="0" w:color="auto"/>
        <w:left w:val="none" w:sz="0" w:space="0" w:color="auto"/>
        <w:bottom w:val="none" w:sz="0" w:space="0" w:color="auto"/>
        <w:right w:val="none" w:sz="0" w:space="0" w:color="auto"/>
      </w:divBdr>
    </w:div>
    <w:div w:id="2018656124">
      <w:bodyDiv w:val="1"/>
      <w:marLeft w:val="0"/>
      <w:marRight w:val="0"/>
      <w:marTop w:val="0"/>
      <w:marBottom w:val="0"/>
      <w:divBdr>
        <w:top w:val="none" w:sz="0" w:space="0" w:color="auto"/>
        <w:left w:val="none" w:sz="0" w:space="0" w:color="auto"/>
        <w:bottom w:val="none" w:sz="0" w:space="0" w:color="auto"/>
        <w:right w:val="none" w:sz="0" w:space="0" w:color="auto"/>
      </w:divBdr>
    </w:div>
    <w:div w:id="2018850398">
      <w:bodyDiv w:val="1"/>
      <w:marLeft w:val="0"/>
      <w:marRight w:val="0"/>
      <w:marTop w:val="0"/>
      <w:marBottom w:val="0"/>
      <w:divBdr>
        <w:top w:val="none" w:sz="0" w:space="0" w:color="auto"/>
        <w:left w:val="none" w:sz="0" w:space="0" w:color="auto"/>
        <w:bottom w:val="none" w:sz="0" w:space="0" w:color="auto"/>
        <w:right w:val="none" w:sz="0" w:space="0" w:color="auto"/>
      </w:divBdr>
    </w:div>
    <w:div w:id="2019044446">
      <w:bodyDiv w:val="1"/>
      <w:marLeft w:val="0"/>
      <w:marRight w:val="0"/>
      <w:marTop w:val="0"/>
      <w:marBottom w:val="0"/>
      <w:divBdr>
        <w:top w:val="none" w:sz="0" w:space="0" w:color="auto"/>
        <w:left w:val="none" w:sz="0" w:space="0" w:color="auto"/>
        <w:bottom w:val="none" w:sz="0" w:space="0" w:color="auto"/>
        <w:right w:val="none" w:sz="0" w:space="0" w:color="auto"/>
      </w:divBdr>
    </w:div>
    <w:div w:id="2019844246">
      <w:bodyDiv w:val="1"/>
      <w:marLeft w:val="0"/>
      <w:marRight w:val="0"/>
      <w:marTop w:val="0"/>
      <w:marBottom w:val="0"/>
      <w:divBdr>
        <w:top w:val="none" w:sz="0" w:space="0" w:color="auto"/>
        <w:left w:val="none" w:sz="0" w:space="0" w:color="auto"/>
        <w:bottom w:val="none" w:sz="0" w:space="0" w:color="auto"/>
        <w:right w:val="none" w:sz="0" w:space="0" w:color="auto"/>
      </w:divBdr>
    </w:div>
    <w:div w:id="2019889089">
      <w:bodyDiv w:val="1"/>
      <w:marLeft w:val="0"/>
      <w:marRight w:val="0"/>
      <w:marTop w:val="0"/>
      <w:marBottom w:val="0"/>
      <w:divBdr>
        <w:top w:val="none" w:sz="0" w:space="0" w:color="auto"/>
        <w:left w:val="none" w:sz="0" w:space="0" w:color="auto"/>
        <w:bottom w:val="none" w:sz="0" w:space="0" w:color="auto"/>
        <w:right w:val="none" w:sz="0" w:space="0" w:color="auto"/>
      </w:divBdr>
    </w:div>
    <w:div w:id="2020279133">
      <w:bodyDiv w:val="1"/>
      <w:marLeft w:val="0"/>
      <w:marRight w:val="0"/>
      <w:marTop w:val="0"/>
      <w:marBottom w:val="0"/>
      <w:divBdr>
        <w:top w:val="none" w:sz="0" w:space="0" w:color="auto"/>
        <w:left w:val="none" w:sz="0" w:space="0" w:color="auto"/>
        <w:bottom w:val="none" w:sz="0" w:space="0" w:color="auto"/>
        <w:right w:val="none" w:sz="0" w:space="0" w:color="auto"/>
      </w:divBdr>
    </w:div>
    <w:div w:id="2020350440">
      <w:bodyDiv w:val="1"/>
      <w:marLeft w:val="0"/>
      <w:marRight w:val="0"/>
      <w:marTop w:val="0"/>
      <w:marBottom w:val="0"/>
      <w:divBdr>
        <w:top w:val="none" w:sz="0" w:space="0" w:color="auto"/>
        <w:left w:val="none" w:sz="0" w:space="0" w:color="auto"/>
        <w:bottom w:val="none" w:sz="0" w:space="0" w:color="auto"/>
        <w:right w:val="none" w:sz="0" w:space="0" w:color="auto"/>
      </w:divBdr>
    </w:div>
    <w:div w:id="2020428756">
      <w:bodyDiv w:val="1"/>
      <w:marLeft w:val="0"/>
      <w:marRight w:val="0"/>
      <w:marTop w:val="0"/>
      <w:marBottom w:val="0"/>
      <w:divBdr>
        <w:top w:val="none" w:sz="0" w:space="0" w:color="auto"/>
        <w:left w:val="none" w:sz="0" w:space="0" w:color="auto"/>
        <w:bottom w:val="none" w:sz="0" w:space="0" w:color="auto"/>
        <w:right w:val="none" w:sz="0" w:space="0" w:color="auto"/>
      </w:divBdr>
    </w:div>
    <w:div w:id="2020884991">
      <w:bodyDiv w:val="1"/>
      <w:marLeft w:val="0"/>
      <w:marRight w:val="0"/>
      <w:marTop w:val="0"/>
      <w:marBottom w:val="0"/>
      <w:divBdr>
        <w:top w:val="none" w:sz="0" w:space="0" w:color="auto"/>
        <w:left w:val="none" w:sz="0" w:space="0" w:color="auto"/>
        <w:bottom w:val="none" w:sz="0" w:space="0" w:color="auto"/>
        <w:right w:val="none" w:sz="0" w:space="0" w:color="auto"/>
      </w:divBdr>
    </w:div>
    <w:div w:id="2021080850">
      <w:bodyDiv w:val="1"/>
      <w:marLeft w:val="0"/>
      <w:marRight w:val="0"/>
      <w:marTop w:val="0"/>
      <w:marBottom w:val="0"/>
      <w:divBdr>
        <w:top w:val="none" w:sz="0" w:space="0" w:color="auto"/>
        <w:left w:val="none" w:sz="0" w:space="0" w:color="auto"/>
        <w:bottom w:val="none" w:sz="0" w:space="0" w:color="auto"/>
        <w:right w:val="none" w:sz="0" w:space="0" w:color="auto"/>
      </w:divBdr>
    </w:div>
    <w:div w:id="2021423222">
      <w:bodyDiv w:val="1"/>
      <w:marLeft w:val="0"/>
      <w:marRight w:val="0"/>
      <w:marTop w:val="0"/>
      <w:marBottom w:val="0"/>
      <w:divBdr>
        <w:top w:val="none" w:sz="0" w:space="0" w:color="auto"/>
        <w:left w:val="none" w:sz="0" w:space="0" w:color="auto"/>
        <w:bottom w:val="none" w:sz="0" w:space="0" w:color="auto"/>
        <w:right w:val="none" w:sz="0" w:space="0" w:color="auto"/>
      </w:divBdr>
    </w:div>
    <w:div w:id="2022511424">
      <w:bodyDiv w:val="1"/>
      <w:marLeft w:val="0"/>
      <w:marRight w:val="0"/>
      <w:marTop w:val="0"/>
      <w:marBottom w:val="0"/>
      <w:divBdr>
        <w:top w:val="none" w:sz="0" w:space="0" w:color="auto"/>
        <w:left w:val="none" w:sz="0" w:space="0" w:color="auto"/>
        <w:bottom w:val="none" w:sz="0" w:space="0" w:color="auto"/>
        <w:right w:val="none" w:sz="0" w:space="0" w:color="auto"/>
      </w:divBdr>
    </w:div>
    <w:div w:id="2023122149">
      <w:bodyDiv w:val="1"/>
      <w:marLeft w:val="0"/>
      <w:marRight w:val="0"/>
      <w:marTop w:val="0"/>
      <w:marBottom w:val="0"/>
      <w:divBdr>
        <w:top w:val="none" w:sz="0" w:space="0" w:color="auto"/>
        <w:left w:val="none" w:sz="0" w:space="0" w:color="auto"/>
        <w:bottom w:val="none" w:sz="0" w:space="0" w:color="auto"/>
        <w:right w:val="none" w:sz="0" w:space="0" w:color="auto"/>
      </w:divBdr>
    </w:div>
    <w:div w:id="2023168878">
      <w:bodyDiv w:val="1"/>
      <w:marLeft w:val="0"/>
      <w:marRight w:val="0"/>
      <w:marTop w:val="0"/>
      <w:marBottom w:val="0"/>
      <w:divBdr>
        <w:top w:val="none" w:sz="0" w:space="0" w:color="auto"/>
        <w:left w:val="none" w:sz="0" w:space="0" w:color="auto"/>
        <w:bottom w:val="none" w:sz="0" w:space="0" w:color="auto"/>
        <w:right w:val="none" w:sz="0" w:space="0" w:color="auto"/>
      </w:divBdr>
    </w:div>
    <w:div w:id="2023629174">
      <w:bodyDiv w:val="1"/>
      <w:marLeft w:val="0"/>
      <w:marRight w:val="0"/>
      <w:marTop w:val="0"/>
      <w:marBottom w:val="0"/>
      <w:divBdr>
        <w:top w:val="none" w:sz="0" w:space="0" w:color="auto"/>
        <w:left w:val="none" w:sz="0" w:space="0" w:color="auto"/>
        <w:bottom w:val="none" w:sz="0" w:space="0" w:color="auto"/>
        <w:right w:val="none" w:sz="0" w:space="0" w:color="auto"/>
      </w:divBdr>
    </w:div>
    <w:div w:id="2024090645">
      <w:bodyDiv w:val="1"/>
      <w:marLeft w:val="0"/>
      <w:marRight w:val="0"/>
      <w:marTop w:val="0"/>
      <w:marBottom w:val="0"/>
      <w:divBdr>
        <w:top w:val="none" w:sz="0" w:space="0" w:color="auto"/>
        <w:left w:val="none" w:sz="0" w:space="0" w:color="auto"/>
        <w:bottom w:val="none" w:sz="0" w:space="0" w:color="auto"/>
        <w:right w:val="none" w:sz="0" w:space="0" w:color="auto"/>
      </w:divBdr>
    </w:div>
    <w:div w:id="2024354557">
      <w:bodyDiv w:val="1"/>
      <w:marLeft w:val="0"/>
      <w:marRight w:val="0"/>
      <w:marTop w:val="0"/>
      <w:marBottom w:val="0"/>
      <w:divBdr>
        <w:top w:val="none" w:sz="0" w:space="0" w:color="auto"/>
        <w:left w:val="none" w:sz="0" w:space="0" w:color="auto"/>
        <w:bottom w:val="none" w:sz="0" w:space="0" w:color="auto"/>
        <w:right w:val="none" w:sz="0" w:space="0" w:color="auto"/>
      </w:divBdr>
    </w:div>
    <w:div w:id="2024625789">
      <w:bodyDiv w:val="1"/>
      <w:marLeft w:val="0"/>
      <w:marRight w:val="0"/>
      <w:marTop w:val="0"/>
      <w:marBottom w:val="0"/>
      <w:divBdr>
        <w:top w:val="none" w:sz="0" w:space="0" w:color="auto"/>
        <w:left w:val="none" w:sz="0" w:space="0" w:color="auto"/>
        <w:bottom w:val="none" w:sz="0" w:space="0" w:color="auto"/>
        <w:right w:val="none" w:sz="0" w:space="0" w:color="auto"/>
      </w:divBdr>
    </w:div>
    <w:div w:id="2024670114">
      <w:bodyDiv w:val="1"/>
      <w:marLeft w:val="0"/>
      <w:marRight w:val="0"/>
      <w:marTop w:val="0"/>
      <w:marBottom w:val="0"/>
      <w:divBdr>
        <w:top w:val="none" w:sz="0" w:space="0" w:color="auto"/>
        <w:left w:val="none" w:sz="0" w:space="0" w:color="auto"/>
        <w:bottom w:val="none" w:sz="0" w:space="0" w:color="auto"/>
        <w:right w:val="none" w:sz="0" w:space="0" w:color="auto"/>
      </w:divBdr>
    </w:div>
    <w:div w:id="2024893223">
      <w:bodyDiv w:val="1"/>
      <w:marLeft w:val="0"/>
      <w:marRight w:val="0"/>
      <w:marTop w:val="0"/>
      <w:marBottom w:val="0"/>
      <w:divBdr>
        <w:top w:val="none" w:sz="0" w:space="0" w:color="auto"/>
        <w:left w:val="none" w:sz="0" w:space="0" w:color="auto"/>
        <w:bottom w:val="none" w:sz="0" w:space="0" w:color="auto"/>
        <w:right w:val="none" w:sz="0" w:space="0" w:color="auto"/>
      </w:divBdr>
    </w:div>
    <w:div w:id="2026050201">
      <w:bodyDiv w:val="1"/>
      <w:marLeft w:val="0"/>
      <w:marRight w:val="0"/>
      <w:marTop w:val="0"/>
      <w:marBottom w:val="0"/>
      <w:divBdr>
        <w:top w:val="none" w:sz="0" w:space="0" w:color="auto"/>
        <w:left w:val="none" w:sz="0" w:space="0" w:color="auto"/>
        <w:bottom w:val="none" w:sz="0" w:space="0" w:color="auto"/>
        <w:right w:val="none" w:sz="0" w:space="0" w:color="auto"/>
      </w:divBdr>
    </w:div>
    <w:div w:id="2026202271">
      <w:bodyDiv w:val="1"/>
      <w:marLeft w:val="0"/>
      <w:marRight w:val="0"/>
      <w:marTop w:val="0"/>
      <w:marBottom w:val="0"/>
      <w:divBdr>
        <w:top w:val="none" w:sz="0" w:space="0" w:color="auto"/>
        <w:left w:val="none" w:sz="0" w:space="0" w:color="auto"/>
        <w:bottom w:val="none" w:sz="0" w:space="0" w:color="auto"/>
        <w:right w:val="none" w:sz="0" w:space="0" w:color="auto"/>
      </w:divBdr>
    </w:div>
    <w:div w:id="2026514428">
      <w:bodyDiv w:val="1"/>
      <w:marLeft w:val="0"/>
      <w:marRight w:val="0"/>
      <w:marTop w:val="0"/>
      <w:marBottom w:val="0"/>
      <w:divBdr>
        <w:top w:val="none" w:sz="0" w:space="0" w:color="auto"/>
        <w:left w:val="none" w:sz="0" w:space="0" w:color="auto"/>
        <w:bottom w:val="none" w:sz="0" w:space="0" w:color="auto"/>
        <w:right w:val="none" w:sz="0" w:space="0" w:color="auto"/>
      </w:divBdr>
    </w:div>
    <w:div w:id="2026981930">
      <w:bodyDiv w:val="1"/>
      <w:marLeft w:val="0"/>
      <w:marRight w:val="0"/>
      <w:marTop w:val="0"/>
      <w:marBottom w:val="0"/>
      <w:divBdr>
        <w:top w:val="none" w:sz="0" w:space="0" w:color="auto"/>
        <w:left w:val="none" w:sz="0" w:space="0" w:color="auto"/>
        <w:bottom w:val="none" w:sz="0" w:space="0" w:color="auto"/>
        <w:right w:val="none" w:sz="0" w:space="0" w:color="auto"/>
      </w:divBdr>
    </w:div>
    <w:div w:id="2027442006">
      <w:bodyDiv w:val="1"/>
      <w:marLeft w:val="0"/>
      <w:marRight w:val="0"/>
      <w:marTop w:val="0"/>
      <w:marBottom w:val="0"/>
      <w:divBdr>
        <w:top w:val="none" w:sz="0" w:space="0" w:color="auto"/>
        <w:left w:val="none" w:sz="0" w:space="0" w:color="auto"/>
        <w:bottom w:val="none" w:sz="0" w:space="0" w:color="auto"/>
        <w:right w:val="none" w:sz="0" w:space="0" w:color="auto"/>
      </w:divBdr>
    </w:div>
    <w:div w:id="2027974891">
      <w:bodyDiv w:val="1"/>
      <w:marLeft w:val="0"/>
      <w:marRight w:val="0"/>
      <w:marTop w:val="0"/>
      <w:marBottom w:val="0"/>
      <w:divBdr>
        <w:top w:val="none" w:sz="0" w:space="0" w:color="auto"/>
        <w:left w:val="none" w:sz="0" w:space="0" w:color="auto"/>
        <w:bottom w:val="none" w:sz="0" w:space="0" w:color="auto"/>
        <w:right w:val="none" w:sz="0" w:space="0" w:color="auto"/>
      </w:divBdr>
    </w:div>
    <w:div w:id="2028099249">
      <w:bodyDiv w:val="1"/>
      <w:marLeft w:val="0"/>
      <w:marRight w:val="0"/>
      <w:marTop w:val="0"/>
      <w:marBottom w:val="0"/>
      <w:divBdr>
        <w:top w:val="none" w:sz="0" w:space="0" w:color="auto"/>
        <w:left w:val="none" w:sz="0" w:space="0" w:color="auto"/>
        <w:bottom w:val="none" w:sz="0" w:space="0" w:color="auto"/>
        <w:right w:val="none" w:sz="0" w:space="0" w:color="auto"/>
      </w:divBdr>
    </w:div>
    <w:div w:id="2028478275">
      <w:bodyDiv w:val="1"/>
      <w:marLeft w:val="0"/>
      <w:marRight w:val="0"/>
      <w:marTop w:val="0"/>
      <w:marBottom w:val="0"/>
      <w:divBdr>
        <w:top w:val="none" w:sz="0" w:space="0" w:color="auto"/>
        <w:left w:val="none" w:sz="0" w:space="0" w:color="auto"/>
        <w:bottom w:val="none" w:sz="0" w:space="0" w:color="auto"/>
        <w:right w:val="none" w:sz="0" w:space="0" w:color="auto"/>
      </w:divBdr>
    </w:div>
    <w:div w:id="2028482532">
      <w:bodyDiv w:val="1"/>
      <w:marLeft w:val="0"/>
      <w:marRight w:val="0"/>
      <w:marTop w:val="0"/>
      <w:marBottom w:val="0"/>
      <w:divBdr>
        <w:top w:val="none" w:sz="0" w:space="0" w:color="auto"/>
        <w:left w:val="none" w:sz="0" w:space="0" w:color="auto"/>
        <w:bottom w:val="none" w:sz="0" w:space="0" w:color="auto"/>
        <w:right w:val="none" w:sz="0" w:space="0" w:color="auto"/>
      </w:divBdr>
    </w:div>
    <w:div w:id="2028872990">
      <w:bodyDiv w:val="1"/>
      <w:marLeft w:val="0"/>
      <w:marRight w:val="0"/>
      <w:marTop w:val="0"/>
      <w:marBottom w:val="0"/>
      <w:divBdr>
        <w:top w:val="none" w:sz="0" w:space="0" w:color="auto"/>
        <w:left w:val="none" w:sz="0" w:space="0" w:color="auto"/>
        <w:bottom w:val="none" w:sz="0" w:space="0" w:color="auto"/>
        <w:right w:val="none" w:sz="0" w:space="0" w:color="auto"/>
      </w:divBdr>
    </w:div>
    <w:div w:id="2029479375">
      <w:bodyDiv w:val="1"/>
      <w:marLeft w:val="0"/>
      <w:marRight w:val="0"/>
      <w:marTop w:val="0"/>
      <w:marBottom w:val="0"/>
      <w:divBdr>
        <w:top w:val="none" w:sz="0" w:space="0" w:color="auto"/>
        <w:left w:val="none" w:sz="0" w:space="0" w:color="auto"/>
        <w:bottom w:val="none" w:sz="0" w:space="0" w:color="auto"/>
        <w:right w:val="none" w:sz="0" w:space="0" w:color="auto"/>
      </w:divBdr>
    </w:div>
    <w:div w:id="2029673268">
      <w:bodyDiv w:val="1"/>
      <w:marLeft w:val="0"/>
      <w:marRight w:val="0"/>
      <w:marTop w:val="0"/>
      <w:marBottom w:val="0"/>
      <w:divBdr>
        <w:top w:val="none" w:sz="0" w:space="0" w:color="auto"/>
        <w:left w:val="none" w:sz="0" w:space="0" w:color="auto"/>
        <w:bottom w:val="none" w:sz="0" w:space="0" w:color="auto"/>
        <w:right w:val="none" w:sz="0" w:space="0" w:color="auto"/>
      </w:divBdr>
    </w:div>
    <w:div w:id="2030259205">
      <w:bodyDiv w:val="1"/>
      <w:marLeft w:val="0"/>
      <w:marRight w:val="0"/>
      <w:marTop w:val="0"/>
      <w:marBottom w:val="0"/>
      <w:divBdr>
        <w:top w:val="none" w:sz="0" w:space="0" w:color="auto"/>
        <w:left w:val="none" w:sz="0" w:space="0" w:color="auto"/>
        <w:bottom w:val="none" w:sz="0" w:space="0" w:color="auto"/>
        <w:right w:val="none" w:sz="0" w:space="0" w:color="auto"/>
      </w:divBdr>
    </w:div>
    <w:div w:id="2031486119">
      <w:bodyDiv w:val="1"/>
      <w:marLeft w:val="0"/>
      <w:marRight w:val="0"/>
      <w:marTop w:val="0"/>
      <w:marBottom w:val="0"/>
      <w:divBdr>
        <w:top w:val="none" w:sz="0" w:space="0" w:color="auto"/>
        <w:left w:val="none" w:sz="0" w:space="0" w:color="auto"/>
        <w:bottom w:val="none" w:sz="0" w:space="0" w:color="auto"/>
        <w:right w:val="none" w:sz="0" w:space="0" w:color="auto"/>
      </w:divBdr>
    </w:div>
    <w:div w:id="2031685232">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32795869">
      <w:bodyDiv w:val="1"/>
      <w:marLeft w:val="0"/>
      <w:marRight w:val="0"/>
      <w:marTop w:val="0"/>
      <w:marBottom w:val="0"/>
      <w:divBdr>
        <w:top w:val="none" w:sz="0" w:space="0" w:color="auto"/>
        <w:left w:val="none" w:sz="0" w:space="0" w:color="auto"/>
        <w:bottom w:val="none" w:sz="0" w:space="0" w:color="auto"/>
        <w:right w:val="none" w:sz="0" w:space="0" w:color="auto"/>
      </w:divBdr>
    </w:div>
    <w:div w:id="2033221378">
      <w:bodyDiv w:val="1"/>
      <w:marLeft w:val="0"/>
      <w:marRight w:val="0"/>
      <w:marTop w:val="0"/>
      <w:marBottom w:val="0"/>
      <w:divBdr>
        <w:top w:val="none" w:sz="0" w:space="0" w:color="auto"/>
        <w:left w:val="none" w:sz="0" w:space="0" w:color="auto"/>
        <w:bottom w:val="none" w:sz="0" w:space="0" w:color="auto"/>
        <w:right w:val="none" w:sz="0" w:space="0" w:color="auto"/>
      </w:divBdr>
    </w:div>
    <w:div w:id="2033795191">
      <w:bodyDiv w:val="1"/>
      <w:marLeft w:val="0"/>
      <w:marRight w:val="0"/>
      <w:marTop w:val="0"/>
      <w:marBottom w:val="0"/>
      <w:divBdr>
        <w:top w:val="none" w:sz="0" w:space="0" w:color="auto"/>
        <w:left w:val="none" w:sz="0" w:space="0" w:color="auto"/>
        <w:bottom w:val="none" w:sz="0" w:space="0" w:color="auto"/>
        <w:right w:val="none" w:sz="0" w:space="0" w:color="auto"/>
      </w:divBdr>
    </w:div>
    <w:div w:id="2034724903">
      <w:bodyDiv w:val="1"/>
      <w:marLeft w:val="0"/>
      <w:marRight w:val="0"/>
      <w:marTop w:val="0"/>
      <w:marBottom w:val="0"/>
      <w:divBdr>
        <w:top w:val="none" w:sz="0" w:space="0" w:color="auto"/>
        <w:left w:val="none" w:sz="0" w:space="0" w:color="auto"/>
        <w:bottom w:val="none" w:sz="0" w:space="0" w:color="auto"/>
        <w:right w:val="none" w:sz="0" w:space="0" w:color="auto"/>
      </w:divBdr>
    </w:div>
    <w:div w:id="2035300461">
      <w:bodyDiv w:val="1"/>
      <w:marLeft w:val="0"/>
      <w:marRight w:val="0"/>
      <w:marTop w:val="0"/>
      <w:marBottom w:val="0"/>
      <w:divBdr>
        <w:top w:val="none" w:sz="0" w:space="0" w:color="auto"/>
        <w:left w:val="none" w:sz="0" w:space="0" w:color="auto"/>
        <w:bottom w:val="none" w:sz="0" w:space="0" w:color="auto"/>
        <w:right w:val="none" w:sz="0" w:space="0" w:color="auto"/>
      </w:divBdr>
    </w:div>
    <w:div w:id="2035954977">
      <w:bodyDiv w:val="1"/>
      <w:marLeft w:val="0"/>
      <w:marRight w:val="0"/>
      <w:marTop w:val="0"/>
      <w:marBottom w:val="0"/>
      <w:divBdr>
        <w:top w:val="none" w:sz="0" w:space="0" w:color="auto"/>
        <w:left w:val="none" w:sz="0" w:space="0" w:color="auto"/>
        <w:bottom w:val="none" w:sz="0" w:space="0" w:color="auto"/>
        <w:right w:val="none" w:sz="0" w:space="0" w:color="auto"/>
      </w:divBdr>
    </w:div>
    <w:div w:id="2036270127">
      <w:bodyDiv w:val="1"/>
      <w:marLeft w:val="0"/>
      <w:marRight w:val="0"/>
      <w:marTop w:val="0"/>
      <w:marBottom w:val="0"/>
      <w:divBdr>
        <w:top w:val="none" w:sz="0" w:space="0" w:color="auto"/>
        <w:left w:val="none" w:sz="0" w:space="0" w:color="auto"/>
        <w:bottom w:val="none" w:sz="0" w:space="0" w:color="auto"/>
        <w:right w:val="none" w:sz="0" w:space="0" w:color="auto"/>
      </w:divBdr>
    </w:div>
    <w:div w:id="2036344409">
      <w:bodyDiv w:val="1"/>
      <w:marLeft w:val="0"/>
      <w:marRight w:val="0"/>
      <w:marTop w:val="0"/>
      <w:marBottom w:val="0"/>
      <w:divBdr>
        <w:top w:val="none" w:sz="0" w:space="0" w:color="auto"/>
        <w:left w:val="none" w:sz="0" w:space="0" w:color="auto"/>
        <w:bottom w:val="none" w:sz="0" w:space="0" w:color="auto"/>
        <w:right w:val="none" w:sz="0" w:space="0" w:color="auto"/>
      </w:divBdr>
    </w:div>
    <w:div w:id="2037389748">
      <w:bodyDiv w:val="1"/>
      <w:marLeft w:val="0"/>
      <w:marRight w:val="0"/>
      <w:marTop w:val="0"/>
      <w:marBottom w:val="0"/>
      <w:divBdr>
        <w:top w:val="none" w:sz="0" w:space="0" w:color="auto"/>
        <w:left w:val="none" w:sz="0" w:space="0" w:color="auto"/>
        <w:bottom w:val="none" w:sz="0" w:space="0" w:color="auto"/>
        <w:right w:val="none" w:sz="0" w:space="0" w:color="auto"/>
      </w:divBdr>
    </w:div>
    <w:div w:id="2037466445">
      <w:bodyDiv w:val="1"/>
      <w:marLeft w:val="0"/>
      <w:marRight w:val="0"/>
      <w:marTop w:val="0"/>
      <w:marBottom w:val="0"/>
      <w:divBdr>
        <w:top w:val="none" w:sz="0" w:space="0" w:color="auto"/>
        <w:left w:val="none" w:sz="0" w:space="0" w:color="auto"/>
        <w:bottom w:val="none" w:sz="0" w:space="0" w:color="auto"/>
        <w:right w:val="none" w:sz="0" w:space="0" w:color="auto"/>
      </w:divBdr>
    </w:div>
    <w:div w:id="2037533556">
      <w:bodyDiv w:val="1"/>
      <w:marLeft w:val="0"/>
      <w:marRight w:val="0"/>
      <w:marTop w:val="0"/>
      <w:marBottom w:val="0"/>
      <w:divBdr>
        <w:top w:val="none" w:sz="0" w:space="0" w:color="auto"/>
        <w:left w:val="none" w:sz="0" w:space="0" w:color="auto"/>
        <w:bottom w:val="none" w:sz="0" w:space="0" w:color="auto"/>
        <w:right w:val="none" w:sz="0" w:space="0" w:color="auto"/>
      </w:divBdr>
    </w:div>
    <w:div w:id="2037802632">
      <w:bodyDiv w:val="1"/>
      <w:marLeft w:val="0"/>
      <w:marRight w:val="0"/>
      <w:marTop w:val="0"/>
      <w:marBottom w:val="0"/>
      <w:divBdr>
        <w:top w:val="none" w:sz="0" w:space="0" w:color="auto"/>
        <w:left w:val="none" w:sz="0" w:space="0" w:color="auto"/>
        <w:bottom w:val="none" w:sz="0" w:space="0" w:color="auto"/>
        <w:right w:val="none" w:sz="0" w:space="0" w:color="auto"/>
      </w:divBdr>
    </w:div>
    <w:div w:id="2038001469">
      <w:bodyDiv w:val="1"/>
      <w:marLeft w:val="0"/>
      <w:marRight w:val="0"/>
      <w:marTop w:val="0"/>
      <w:marBottom w:val="0"/>
      <w:divBdr>
        <w:top w:val="none" w:sz="0" w:space="0" w:color="auto"/>
        <w:left w:val="none" w:sz="0" w:space="0" w:color="auto"/>
        <w:bottom w:val="none" w:sz="0" w:space="0" w:color="auto"/>
        <w:right w:val="none" w:sz="0" w:space="0" w:color="auto"/>
      </w:divBdr>
    </w:div>
    <w:div w:id="2038458352">
      <w:bodyDiv w:val="1"/>
      <w:marLeft w:val="0"/>
      <w:marRight w:val="0"/>
      <w:marTop w:val="0"/>
      <w:marBottom w:val="0"/>
      <w:divBdr>
        <w:top w:val="none" w:sz="0" w:space="0" w:color="auto"/>
        <w:left w:val="none" w:sz="0" w:space="0" w:color="auto"/>
        <w:bottom w:val="none" w:sz="0" w:space="0" w:color="auto"/>
        <w:right w:val="none" w:sz="0" w:space="0" w:color="auto"/>
      </w:divBdr>
    </w:div>
    <w:div w:id="2038852168">
      <w:bodyDiv w:val="1"/>
      <w:marLeft w:val="0"/>
      <w:marRight w:val="0"/>
      <w:marTop w:val="0"/>
      <w:marBottom w:val="0"/>
      <w:divBdr>
        <w:top w:val="none" w:sz="0" w:space="0" w:color="auto"/>
        <w:left w:val="none" w:sz="0" w:space="0" w:color="auto"/>
        <w:bottom w:val="none" w:sz="0" w:space="0" w:color="auto"/>
        <w:right w:val="none" w:sz="0" w:space="0" w:color="auto"/>
      </w:divBdr>
    </w:div>
    <w:div w:id="2039161106">
      <w:bodyDiv w:val="1"/>
      <w:marLeft w:val="0"/>
      <w:marRight w:val="0"/>
      <w:marTop w:val="0"/>
      <w:marBottom w:val="0"/>
      <w:divBdr>
        <w:top w:val="none" w:sz="0" w:space="0" w:color="auto"/>
        <w:left w:val="none" w:sz="0" w:space="0" w:color="auto"/>
        <w:bottom w:val="none" w:sz="0" w:space="0" w:color="auto"/>
        <w:right w:val="none" w:sz="0" w:space="0" w:color="auto"/>
      </w:divBdr>
    </w:div>
    <w:div w:id="2039424705">
      <w:bodyDiv w:val="1"/>
      <w:marLeft w:val="0"/>
      <w:marRight w:val="0"/>
      <w:marTop w:val="0"/>
      <w:marBottom w:val="0"/>
      <w:divBdr>
        <w:top w:val="none" w:sz="0" w:space="0" w:color="auto"/>
        <w:left w:val="none" w:sz="0" w:space="0" w:color="auto"/>
        <w:bottom w:val="none" w:sz="0" w:space="0" w:color="auto"/>
        <w:right w:val="none" w:sz="0" w:space="0" w:color="auto"/>
      </w:divBdr>
    </w:div>
    <w:div w:id="2039546873">
      <w:bodyDiv w:val="1"/>
      <w:marLeft w:val="0"/>
      <w:marRight w:val="0"/>
      <w:marTop w:val="0"/>
      <w:marBottom w:val="0"/>
      <w:divBdr>
        <w:top w:val="none" w:sz="0" w:space="0" w:color="auto"/>
        <w:left w:val="none" w:sz="0" w:space="0" w:color="auto"/>
        <w:bottom w:val="none" w:sz="0" w:space="0" w:color="auto"/>
        <w:right w:val="none" w:sz="0" w:space="0" w:color="auto"/>
      </w:divBdr>
    </w:div>
    <w:div w:id="2039960974">
      <w:bodyDiv w:val="1"/>
      <w:marLeft w:val="0"/>
      <w:marRight w:val="0"/>
      <w:marTop w:val="0"/>
      <w:marBottom w:val="0"/>
      <w:divBdr>
        <w:top w:val="none" w:sz="0" w:space="0" w:color="auto"/>
        <w:left w:val="none" w:sz="0" w:space="0" w:color="auto"/>
        <w:bottom w:val="none" w:sz="0" w:space="0" w:color="auto"/>
        <w:right w:val="none" w:sz="0" w:space="0" w:color="auto"/>
      </w:divBdr>
    </w:div>
    <w:div w:id="2040666991">
      <w:bodyDiv w:val="1"/>
      <w:marLeft w:val="0"/>
      <w:marRight w:val="0"/>
      <w:marTop w:val="0"/>
      <w:marBottom w:val="0"/>
      <w:divBdr>
        <w:top w:val="none" w:sz="0" w:space="0" w:color="auto"/>
        <w:left w:val="none" w:sz="0" w:space="0" w:color="auto"/>
        <w:bottom w:val="none" w:sz="0" w:space="0" w:color="auto"/>
        <w:right w:val="none" w:sz="0" w:space="0" w:color="auto"/>
      </w:divBdr>
    </w:div>
    <w:div w:id="2041515639">
      <w:bodyDiv w:val="1"/>
      <w:marLeft w:val="0"/>
      <w:marRight w:val="0"/>
      <w:marTop w:val="0"/>
      <w:marBottom w:val="0"/>
      <w:divBdr>
        <w:top w:val="none" w:sz="0" w:space="0" w:color="auto"/>
        <w:left w:val="none" w:sz="0" w:space="0" w:color="auto"/>
        <w:bottom w:val="none" w:sz="0" w:space="0" w:color="auto"/>
        <w:right w:val="none" w:sz="0" w:space="0" w:color="auto"/>
      </w:divBdr>
    </w:div>
    <w:div w:id="2041658317">
      <w:bodyDiv w:val="1"/>
      <w:marLeft w:val="0"/>
      <w:marRight w:val="0"/>
      <w:marTop w:val="0"/>
      <w:marBottom w:val="0"/>
      <w:divBdr>
        <w:top w:val="none" w:sz="0" w:space="0" w:color="auto"/>
        <w:left w:val="none" w:sz="0" w:space="0" w:color="auto"/>
        <w:bottom w:val="none" w:sz="0" w:space="0" w:color="auto"/>
        <w:right w:val="none" w:sz="0" w:space="0" w:color="auto"/>
      </w:divBdr>
    </w:div>
    <w:div w:id="2042195521">
      <w:bodyDiv w:val="1"/>
      <w:marLeft w:val="0"/>
      <w:marRight w:val="0"/>
      <w:marTop w:val="0"/>
      <w:marBottom w:val="0"/>
      <w:divBdr>
        <w:top w:val="none" w:sz="0" w:space="0" w:color="auto"/>
        <w:left w:val="none" w:sz="0" w:space="0" w:color="auto"/>
        <w:bottom w:val="none" w:sz="0" w:space="0" w:color="auto"/>
        <w:right w:val="none" w:sz="0" w:space="0" w:color="auto"/>
      </w:divBdr>
    </w:div>
    <w:div w:id="2042707072">
      <w:bodyDiv w:val="1"/>
      <w:marLeft w:val="0"/>
      <w:marRight w:val="0"/>
      <w:marTop w:val="0"/>
      <w:marBottom w:val="0"/>
      <w:divBdr>
        <w:top w:val="none" w:sz="0" w:space="0" w:color="auto"/>
        <w:left w:val="none" w:sz="0" w:space="0" w:color="auto"/>
        <w:bottom w:val="none" w:sz="0" w:space="0" w:color="auto"/>
        <w:right w:val="none" w:sz="0" w:space="0" w:color="auto"/>
      </w:divBdr>
    </w:div>
    <w:div w:id="2043239194">
      <w:bodyDiv w:val="1"/>
      <w:marLeft w:val="0"/>
      <w:marRight w:val="0"/>
      <w:marTop w:val="0"/>
      <w:marBottom w:val="0"/>
      <w:divBdr>
        <w:top w:val="none" w:sz="0" w:space="0" w:color="auto"/>
        <w:left w:val="none" w:sz="0" w:space="0" w:color="auto"/>
        <w:bottom w:val="none" w:sz="0" w:space="0" w:color="auto"/>
        <w:right w:val="none" w:sz="0" w:space="0" w:color="auto"/>
      </w:divBdr>
    </w:div>
    <w:div w:id="2044472828">
      <w:bodyDiv w:val="1"/>
      <w:marLeft w:val="0"/>
      <w:marRight w:val="0"/>
      <w:marTop w:val="0"/>
      <w:marBottom w:val="0"/>
      <w:divBdr>
        <w:top w:val="none" w:sz="0" w:space="0" w:color="auto"/>
        <w:left w:val="none" w:sz="0" w:space="0" w:color="auto"/>
        <w:bottom w:val="none" w:sz="0" w:space="0" w:color="auto"/>
        <w:right w:val="none" w:sz="0" w:space="0" w:color="auto"/>
      </w:divBdr>
    </w:div>
    <w:div w:id="2044475443">
      <w:bodyDiv w:val="1"/>
      <w:marLeft w:val="0"/>
      <w:marRight w:val="0"/>
      <w:marTop w:val="0"/>
      <w:marBottom w:val="0"/>
      <w:divBdr>
        <w:top w:val="none" w:sz="0" w:space="0" w:color="auto"/>
        <w:left w:val="none" w:sz="0" w:space="0" w:color="auto"/>
        <w:bottom w:val="none" w:sz="0" w:space="0" w:color="auto"/>
        <w:right w:val="none" w:sz="0" w:space="0" w:color="auto"/>
      </w:divBdr>
    </w:div>
    <w:div w:id="2046443305">
      <w:bodyDiv w:val="1"/>
      <w:marLeft w:val="0"/>
      <w:marRight w:val="0"/>
      <w:marTop w:val="0"/>
      <w:marBottom w:val="0"/>
      <w:divBdr>
        <w:top w:val="none" w:sz="0" w:space="0" w:color="auto"/>
        <w:left w:val="none" w:sz="0" w:space="0" w:color="auto"/>
        <w:bottom w:val="none" w:sz="0" w:space="0" w:color="auto"/>
        <w:right w:val="none" w:sz="0" w:space="0" w:color="auto"/>
      </w:divBdr>
    </w:div>
    <w:div w:id="2046900618">
      <w:bodyDiv w:val="1"/>
      <w:marLeft w:val="0"/>
      <w:marRight w:val="0"/>
      <w:marTop w:val="0"/>
      <w:marBottom w:val="0"/>
      <w:divBdr>
        <w:top w:val="none" w:sz="0" w:space="0" w:color="auto"/>
        <w:left w:val="none" w:sz="0" w:space="0" w:color="auto"/>
        <w:bottom w:val="none" w:sz="0" w:space="0" w:color="auto"/>
        <w:right w:val="none" w:sz="0" w:space="0" w:color="auto"/>
      </w:divBdr>
    </w:div>
    <w:div w:id="2047177267">
      <w:bodyDiv w:val="1"/>
      <w:marLeft w:val="0"/>
      <w:marRight w:val="0"/>
      <w:marTop w:val="0"/>
      <w:marBottom w:val="0"/>
      <w:divBdr>
        <w:top w:val="none" w:sz="0" w:space="0" w:color="auto"/>
        <w:left w:val="none" w:sz="0" w:space="0" w:color="auto"/>
        <w:bottom w:val="none" w:sz="0" w:space="0" w:color="auto"/>
        <w:right w:val="none" w:sz="0" w:space="0" w:color="auto"/>
      </w:divBdr>
    </w:div>
    <w:div w:id="2047370046">
      <w:bodyDiv w:val="1"/>
      <w:marLeft w:val="0"/>
      <w:marRight w:val="0"/>
      <w:marTop w:val="0"/>
      <w:marBottom w:val="0"/>
      <w:divBdr>
        <w:top w:val="none" w:sz="0" w:space="0" w:color="auto"/>
        <w:left w:val="none" w:sz="0" w:space="0" w:color="auto"/>
        <w:bottom w:val="none" w:sz="0" w:space="0" w:color="auto"/>
        <w:right w:val="none" w:sz="0" w:space="0" w:color="auto"/>
      </w:divBdr>
    </w:div>
    <w:div w:id="2047371494">
      <w:bodyDiv w:val="1"/>
      <w:marLeft w:val="0"/>
      <w:marRight w:val="0"/>
      <w:marTop w:val="0"/>
      <w:marBottom w:val="0"/>
      <w:divBdr>
        <w:top w:val="none" w:sz="0" w:space="0" w:color="auto"/>
        <w:left w:val="none" w:sz="0" w:space="0" w:color="auto"/>
        <w:bottom w:val="none" w:sz="0" w:space="0" w:color="auto"/>
        <w:right w:val="none" w:sz="0" w:space="0" w:color="auto"/>
      </w:divBdr>
    </w:div>
    <w:div w:id="2047679693">
      <w:bodyDiv w:val="1"/>
      <w:marLeft w:val="0"/>
      <w:marRight w:val="0"/>
      <w:marTop w:val="0"/>
      <w:marBottom w:val="0"/>
      <w:divBdr>
        <w:top w:val="none" w:sz="0" w:space="0" w:color="auto"/>
        <w:left w:val="none" w:sz="0" w:space="0" w:color="auto"/>
        <w:bottom w:val="none" w:sz="0" w:space="0" w:color="auto"/>
        <w:right w:val="none" w:sz="0" w:space="0" w:color="auto"/>
      </w:divBdr>
    </w:div>
    <w:div w:id="2047829009">
      <w:bodyDiv w:val="1"/>
      <w:marLeft w:val="0"/>
      <w:marRight w:val="0"/>
      <w:marTop w:val="0"/>
      <w:marBottom w:val="0"/>
      <w:divBdr>
        <w:top w:val="none" w:sz="0" w:space="0" w:color="auto"/>
        <w:left w:val="none" w:sz="0" w:space="0" w:color="auto"/>
        <w:bottom w:val="none" w:sz="0" w:space="0" w:color="auto"/>
        <w:right w:val="none" w:sz="0" w:space="0" w:color="auto"/>
      </w:divBdr>
    </w:div>
    <w:div w:id="2049523078">
      <w:bodyDiv w:val="1"/>
      <w:marLeft w:val="0"/>
      <w:marRight w:val="0"/>
      <w:marTop w:val="0"/>
      <w:marBottom w:val="0"/>
      <w:divBdr>
        <w:top w:val="none" w:sz="0" w:space="0" w:color="auto"/>
        <w:left w:val="none" w:sz="0" w:space="0" w:color="auto"/>
        <w:bottom w:val="none" w:sz="0" w:space="0" w:color="auto"/>
        <w:right w:val="none" w:sz="0" w:space="0" w:color="auto"/>
      </w:divBdr>
    </w:div>
    <w:div w:id="2049722098">
      <w:bodyDiv w:val="1"/>
      <w:marLeft w:val="0"/>
      <w:marRight w:val="0"/>
      <w:marTop w:val="0"/>
      <w:marBottom w:val="0"/>
      <w:divBdr>
        <w:top w:val="none" w:sz="0" w:space="0" w:color="auto"/>
        <w:left w:val="none" w:sz="0" w:space="0" w:color="auto"/>
        <w:bottom w:val="none" w:sz="0" w:space="0" w:color="auto"/>
        <w:right w:val="none" w:sz="0" w:space="0" w:color="auto"/>
      </w:divBdr>
    </w:div>
    <w:div w:id="2050184739">
      <w:bodyDiv w:val="1"/>
      <w:marLeft w:val="0"/>
      <w:marRight w:val="0"/>
      <w:marTop w:val="0"/>
      <w:marBottom w:val="0"/>
      <w:divBdr>
        <w:top w:val="none" w:sz="0" w:space="0" w:color="auto"/>
        <w:left w:val="none" w:sz="0" w:space="0" w:color="auto"/>
        <w:bottom w:val="none" w:sz="0" w:space="0" w:color="auto"/>
        <w:right w:val="none" w:sz="0" w:space="0" w:color="auto"/>
      </w:divBdr>
    </w:div>
    <w:div w:id="2050185878">
      <w:bodyDiv w:val="1"/>
      <w:marLeft w:val="0"/>
      <w:marRight w:val="0"/>
      <w:marTop w:val="0"/>
      <w:marBottom w:val="0"/>
      <w:divBdr>
        <w:top w:val="none" w:sz="0" w:space="0" w:color="auto"/>
        <w:left w:val="none" w:sz="0" w:space="0" w:color="auto"/>
        <w:bottom w:val="none" w:sz="0" w:space="0" w:color="auto"/>
        <w:right w:val="none" w:sz="0" w:space="0" w:color="auto"/>
      </w:divBdr>
    </w:div>
    <w:div w:id="2050256437">
      <w:bodyDiv w:val="1"/>
      <w:marLeft w:val="0"/>
      <w:marRight w:val="0"/>
      <w:marTop w:val="0"/>
      <w:marBottom w:val="0"/>
      <w:divBdr>
        <w:top w:val="none" w:sz="0" w:space="0" w:color="auto"/>
        <w:left w:val="none" w:sz="0" w:space="0" w:color="auto"/>
        <w:bottom w:val="none" w:sz="0" w:space="0" w:color="auto"/>
        <w:right w:val="none" w:sz="0" w:space="0" w:color="auto"/>
      </w:divBdr>
    </w:div>
    <w:div w:id="2050757273">
      <w:bodyDiv w:val="1"/>
      <w:marLeft w:val="0"/>
      <w:marRight w:val="0"/>
      <w:marTop w:val="0"/>
      <w:marBottom w:val="0"/>
      <w:divBdr>
        <w:top w:val="none" w:sz="0" w:space="0" w:color="auto"/>
        <w:left w:val="none" w:sz="0" w:space="0" w:color="auto"/>
        <w:bottom w:val="none" w:sz="0" w:space="0" w:color="auto"/>
        <w:right w:val="none" w:sz="0" w:space="0" w:color="auto"/>
      </w:divBdr>
    </w:div>
    <w:div w:id="2050840892">
      <w:bodyDiv w:val="1"/>
      <w:marLeft w:val="0"/>
      <w:marRight w:val="0"/>
      <w:marTop w:val="0"/>
      <w:marBottom w:val="0"/>
      <w:divBdr>
        <w:top w:val="none" w:sz="0" w:space="0" w:color="auto"/>
        <w:left w:val="none" w:sz="0" w:space="0" w:color="auto"/>
        <w:bottom w:val="none" w:sz="0" w:space="0" w:color="auto"/>
        <w:right w:val="none" w:sz="0" w:space="0" w:color="auto"/>
      </w:divBdr>
    </w:div>
    <w:div w:id="2051109124">
      <w:bodyDiv w:val="1"/>
      <w:marLeft w:val="0"/>
      <w:marRight w:val="0"/>
      <w:marTop w:val="0"/>
      <w:marBottom w:val="0"/>
      <w:divBdr>
        <w:top w:val="none" w:sz="0" w:space="0" w:color="auto"/>
        <w:left w:val="none" w:sz="0" w:space="0" w:color="auto"/>
        <w:bottom w:val="none" w:sz="0" w:space="0" w:color="auto"/>
        <w:right w:val="none" w:sz="0" w:space="0" w:color="auto"/>
      </w:divBdr>
    </w:div>
    <w:div w:id="2051343660">
      <w:bodyDiv w:val="1"/>
      <w:marLeft w:val="0"/>
      <w:marRight w:val="0"/>
      <w:marTop w:val="0"/>
      <w:marBottom w:val="0"/>
      <w:divBdr>
        <w:top w:val="none" w:sz="0" w:space="0" w:color="auto"/>
        <w:left w:val="none" w:sz="0" w:space="0" w:color="auto"/>
        <w:bottom w:val="none" w:sz="0" w:space="0" w:color="auto"/>
        <w:right w:val="none" w:sz="0" w:space="0" w:color="auto"/>
      </w:divBdr>
    </w:div>
    <w:div w:id="2051565512">
      <w:bodyDiv w:val="1"/>
      <w:marLeft w:val="0"/>
      <w:marRight w:val="0"/>
      <w:marTop w:val="0"/>
      <w:marBottom w:val="0"/>
      <w:divBdr>
        <w:top w:val="none" w:sz="0" w:space="0" w:color="auto"/>
        <w:left w:val="none" w:sz="0" w:space="0" w:color="auto"/>
        <w:bottom w:val="none" w:sz="0" w:space="0" w:color="auto"/>
        <w:right w:val="none" w:sz="0" w:space="0" w:color="auto"/>
      </w:divBdr>
    </w:div>
    <w:div w:id="2053262823">
      <w:bodyDiv w:val="1"/>
      <w:marLeft w:val="0"/>
      <w:marRight w:val="0"/>
      <w:marTop w:val="0"/>
      <w:marBottom w:val="0"/>
      <w:divBdr>
        <w:top w:val="none" w:sz="0" w:space="0" w:color="auto"/>
        <w:left w:val="none" w:sz="0" w:space="0" w:color="auto"/>
        <w:bottom w:val="none" w:sz="0" w:space="0" w:color="auto"/>
        <w:right w:val="none" w:sz="0" w:space="0" w:color="auto"/>
      </w:divBdr>
    </w:div>
    <w:div w:id="2053649854">
      <w:bodyDiv w:val="1"/>
      <w:marLeft w:val="0"/>
      <w:marRight w:val="0"/>
      <w:marTop w:val="0"/>
      <w:marBottom w:val="0"/>
      <w:divBdr>
        <w:top w:val="none" w:sz="0" w:space="0" w:color="auto"/>
        <w:left w:val="none" w:sz="0" w:space="0" w:color="auto"/>
        <w:bottom w:val="none" w:sz="0" w:space="0" w:color="auto"/>
        <w:right w:val="none" w:sz="0" w:space="0" w:color="auto"/>
      </w:divBdr>
    </w:div>
    <w:div w:id="2053919786">
      <w:bodyDiv w:val="1"/>
      <w:marLeft w:val="0"/>
      <w:marRight w:val="0"/>
      <w:marTop w:val="0"/>
      <w:marBottom w:val="0"/>
      <w:divBdr>
        <w:top w:val="none" w:sz="0" w:space="0" w:color="auto"/>
        <w:left w:val="none" w:sz="0" w:space="0" w:color="auto"/>
        <w:bottom w:val="none" w:sz="0" w:space="0" w:color="auto"/>
        <w:right w:val="none" w:sz="0" w:space="0" w:color="auto"/>
      </w:divBdr>
    </w:div>
    <w:div w:id="2055033133">
      <w:bodyDiv w:val="1"/>
      <w:marLeft w:val="0"/>
      <w:marRight w:val="0"/>
      <w:marTop w:val="0"/>
      <w:marBottom w:val="0"/>
      <w:divBdr>
        <w:top w:val="none" w:sz="0" w:space="0" w:color="auto"/>
        <w:left w:val="none" w:sz="0" w:space="0" w:color="auto"/>
        <w:bottom w:val="none" w:sz="0" w:space="0" w:color="auto"/>
        <w:right w:val="none" w:sz="0" w:space="0" w:color="auto"/>
      </w:divBdr>
    </w:div>
    <w:div w:id="2055234385">
      <w:bodyDiv w:val="1"/>
      <w:marLeft w:val="0"/>
      <w:marRight w:val="0"/>
      <w:marTop w:val="0"/>
      <w:marBottom w:val="0"/>
      <w:divBdr>
        <w:top w:val="none" w:sz="0" w:space="0" w:color="auto"/>
        <w:left w:val="none" w:sz="0" w:space="0" w:color="auto"/>
        <w:bottom w:val="none" w:sz="0" w:space="0" w:color="auto"/>
        <w:right w:val="none" w:sz="0" w:space="0" w:color="auto"/>
      </w:divBdr>
    </w:div>
    <w:div w:id="2055884035">
      <w:bodyDiv w:val="1"/>
      <w:marLeft w:val="0"/>
      <w:marRight w:val="0"/>
      <w:marTop w:val="0"/>
      <w:marBottom w:val="0"/>
      <w:divBdr>
        <w:top w:val="none" w:sz="0" w:space="0" w:color="auto"/>
        <w:left w:val="none" w:sz="0" w:space="0" w:color="auto"/>
        <w:bottom w:val="none" w:sz="0" w:space="0" w:color="auto"/>
        <w:right w:val="none" w:sz="0" w:space="0" w:color="auto"/>
      </w:divBdr>
    </w:div>
    <w:div w:id="2056544970">
      <w:bodyDiv w:val="1"/>
      <w:marLeft w:val="0"/>
      <w:marRight w:val="0"/>
      <w:marTop w:val="0"/>
      <w:marBottom w:val="0"/>
      <w:divBdr>
        <w:top w:val="none" w:sz="0" w:space="0" w:color="auto"/>
        <w:left w:val="none" w:sz="0" w:space="0" w:color="auto"/>
        <w:bottom w:val="none" w:sz="0" w:space="0" w:color="auto"/>
        <w:right w:val="none" w:sz="0" w:space="0" w:color="auto"/>
      </w:divBdr>
    </w:div>
    <w:div w:id="2056811800">
      <w:bodyDiv w:val="1"/>
      <w:marLeft w:val="0"/>
      <w:marRight w:val="0"/>
      <w:marTop w:val="0"/>
      <w:marBottom w:val="0"/>
      <w:divBdr>
        <w:top w:val="none" w:sz="0" w:space="0" w:color="auto"/>
        <w:left w:val="none" w:sz="0" w:space="0" w:color="auto"/>
        <w:bottom w:val="none" w:sz="0" w:space="0" w:color="auto"/>
        <w:right w:val="none" w:sz="0" w:space="0" w:color="auto"/>
      </w:divBdr>
    </w:div>
    <w:div w:id="2057191740">
      <w:bodyDiv w:val="1"/>
      <w:marLeft w:val="0"/>
      <w:marRight w:val="0"/>
      <w:marTop w:val="0"/>
      <w:marBottom w:val="0"/>
      <w:divBdr>
        <w:top w:val="none" w:sz="0" w:space="0" w:color="auto"/>
        <w:left w:val="none" w:sz="0" w:space="0" w:color="auto"/>
        <w:bottom w:val="none" w:sz="0" w:space="0" w:color="auto"/>
        <w:right w:val="none" w:sz="0" w:space="0" w:color="auto"/>
      </w:divBdr>
    </w:div>
    <w:div w:id="2057535282">
      <w:bodyDiv w:val="1"/>
      <w:marLeft w:val="0"/>
      <w:marRight w:val="0"/>
      <w:marTop w:val="0"/>
      <w:marBottom w:val="0"/>
      <w:divBdr>
        <w:top w:val="none" w:sz="0" w:space="0" w:color="auto"/>
        <w:left w:val="none" w:sz="0" w:space="0" w:color="auto"/>
        <w:bottom w:val="none" w:sz="0" w:space="0" w:color="auto"/>
        <w:right w:val="none" w:sz="0" w:space="0" w:color="auto"/>
      </w:divBdr>
    </w:div>
    <w:div w:id="2058431559">
      <w:bodyDiv w:val="1"/>
      <w:marLeft w:val="0"/>
      <w:marRight w:val="0"/>
      <w:marTop w:val="0"/>
      <w:marBottom w:val="0"/>
      <w:divBdr>
        <w:top w:val="none" w:sz="0" w:space="0" w:color="auto"/>
        <w:left w:val="none" w:sz="0" w:space="0" w:color="auto"/>
        <w:bottom w:val="none" w:sz="0" w:space="0" w:color="auto"/>
        <w:right w:val="none" w:sz="0" w:space="0" w:color="auto"/>
      </w:divBdr>
    </w:div>
    <w:div w:id="2058553571">
      <w:bodyDiv w:val="1"/>
      <w:marLeft w:val="0"/>
      <w:marRight w:val="0"/>
      <w:marTop w:val="0"/>
      <w:marBottom w:val="0"/>
      <w:divBdr>
        <w:top w:val="none" w:sz="0" w:space="0" w:color="auto"/>
        <w:left w:val="none" w:sz="0" w:space="0" w:color="auto"/>
        <w:bottom w:val="none" w:sz="0" w:space="0" w:color="auto"/>
        <w:right w:val="none" w:sz="0" w:space="0" w:color="auto"/>
      </w:divBdr>
    </w:div>
    <w:div w:id="2058579254">
      <w:bodyDiv w:val="1"/>
      <w:marLeft w:val="0"/>
      <w:marRight w:val="0"/>
      <w:marTop w:val="0"/>
      <w:marBottom w:val="0"/>
      <w:divBdr>
        <w:top w:val="none" w:sz="0" w:space="0" w:color="auto"/>
        <w:left w:val="none" w:sz="0" w:space="0" w:color="auto"/>
        <w:bottom w:val="none" w:sz="0" w:space="0" w:color="auto"/>
        <w:right w:val="none" w:sz="0" w:space="0" w:color="auto"/>
      </w:divBdr>
    </w:div>
    <w:div w:id="2059279306">
      <w:bodyDiv w:val="1"/>
      <w:marLeft w:val="0"/>
      <w:marRight w:val="0"/>
      <w:marTop w:val="0"/>
      <w:marBottom w:val="0"/>
      <w:divBdr>
        <w:top w:val="none" w:sz="0" w:space="0" w:color="auto"/>
        <w:left w:val="none" w:sz="0" w:space="0" w:color="auto"/>
        <w:bottom w:val="none" w:sz="0" w:space="0" w:color="auto"/>
        <w:right w:val="none" w:sz="0" w:space="0" w:color="auto"/>
      </w:divBdr>
    </w:div>
    <w:div w:id="2060011183">
      <w:bodyDiv w:val="1"/>
      <w:marLeft w:val="0"/>
      <w:marRight w:val="0"/>
      <w:marTop w:val="0"/>
      <w:marBottom w:val="0"/>
      <w:divBdr>
        <w:top w:val="none" w:sz="0" w:space="0" w:color="auto"/>
        <w:left w:val="none" w:sz="0" w:space="0" w:color="auto"/>
        <w:bottom w:val="none" w:sz="0" w:space="0" w:color="auto"/>
        <w:right w:val="none" w:sz="0" w:space="0" w:color="auto"/>
      </w:divBdr>
    </w:div>
    <w:div w:id="2060015119">
      <w:bodyDiv w:val="1"/>
      <w:marLeft w:val="0"/>
      <w:marRight w:val="0"/>
      <w:marTop w:val="0"/>
      <w:marBottom w:val="0"/>
      <w:divBdr>
        <w:top w:val="none" w:sz="0" w:space="0" w:color="auto"/>
        <w:left w:val="none" w:sz="0" w:space="0" w:color="auto"/>
        <w:bottom w:val="none" w:sz="0" w:space="0" w:color="auto"/>
        <w:right w:val="none" w:sz="0" w:space="0" w:color="auto"/>
      </w:divBdr>
    </w:div>
    <w:div w:id="2060397852">
      <w:bodyDiv w:val="1"/>
      <w:marLeft w:val="0"/>
      <w:marRight w:val="0"/>
      <w:marTop w:val="0"/>
      <w:marBottom w:val="0"/>
      <w:divBdr>
        <w:top w:val="none" w:sz="0" w:space="0" w:color="auto"/>
        <w:left w:val="none" w:sz="0" w:space="0" w:color="auto"/>
        <w:bottom w:val="none" w:sz="0" w:space="0" w:color="auto"/>
        <w:right w:val="none" w:sz="0" w:space="0" w:color="auto"/>
      </w:divBdr>
    </w:div>
    <w:div w:id="2060745639">
      <w:bodyDiv w:val="1"/>
      <w:marLeft w:val="0"/>
      <w:marRight w:val="0"/>
      <w:marTop w:val="0"/>
      <w:marBottom w:val="0"/>
      <w:divBdr>
        <w:top w:val="none" w:sz="0" w:space="0" w:color="auto"/>
        <w:left w:val="none" w:sz="0" w:space="0" w:color="auto"/>
        <w:bottom w:val="none" w:sz="0" w:space="0" w:color="auto"/>
        <w:right w:val="none" w:sz="0" w:space="0" w:color="auto"/>
      </w:divBdr>
    </w:div>
    <w:div w:id="2060783755">
      <w:bodyDiv w:val="1"/>
      <w:marLeft w:val="0"/>
      <w:marRight w:val="0"/>
      <w:marTop w:val="0"/>
      <w:marBottom w:val="0"/>
      <w:divBdr>
        <w:top w:val="none" w:sz="0" w:space="0" w:color="auto"/>
        <w:left w:val="none" w:sz="0" w:space="0" w:color="auto"/>
        <w:bottom w:val="none" w:sz="0" w:space="0" w:color="auto"/>
        <w:right w:val="none" w:sz="0" w:space="0" w:color="auto"/>
      </w:divBdr>
    </w:div>
    <w:div w:id="2061587729">
      <w:bodyDiv w:val="1"/>
      <w:marLeft w:val="0"/>
      <w:marRight w:val="0"/>
      <w:marTop w:val="0"/>
      <w:marBottom w:val="0"/>
      <w:divBdr>
        <w:top w:val="none" w:sz="0" w:space="0" w:color="auto"/>
        <w:left w:val="none" w:sz="0" w:space="0" w:color="auto"/>
        <w:bottom w:val="none" w:sz="0" w:space="0" w:color="auto"/>
        <w:right w:val="none" w:sz="0" w:space="0" w:color="auto"/>
      </w:divBdr>
    </w:div>
    <w:div w:id="2061976302">
      <w:bodyDiv w:val="1"/>
      <w:marLeft w:val="0"/>
      <w:marRight w:val="0"/>
      <w:marTop w:val="0"/>
      <w:marBottom w:val="0"/>
      <w:divBdr>
        <w:top w:val="none" w:sz="0" w:space="0" w:color="auto"/>
        <w:left w:val="none" w:sz="0" w:space="0" w:color="auto"/>
        <w:bottom w:val="none" w:sz="0" w:space="0" w:color="auto"/>
        <w:right w:val="none" w:sz="0" w:space="0" w:color="auto"/>
      </w:divBdr>
    </w:div>
    <w:div w:id="2062245632">
      <w:bodyDiv w:val="1"/>
      <w:marLeft w:val="0"/>
      <w:marRight w:val="0"/>
      <w:marTop w:val="0"/>
      <w:marBottom w:val="0"/>
      <w:divBdr>
        <w:top w:val="none" w:sz="0" w:space="0" w:color="auto"/>
        <w:left w:val="none" w:sz="0" w:space="0" w:color="auto"/>
        <w:bottom w:val="none" w:sz="0" w:space="0" w:color="auto"/>
        <w:right w:val="none" w:sz="0" w:space="0" w:color="auto"/>
      </w:divBdr>
    </w:div>
    <w:div w:id="2062702270">
      <w:bodyDiv w:val="1"/>
      <w:marLeft w:val="0"/>
      <w:marRight w:val="0"/>
      <w:marTop w:val="0"/>
      <w:marBottom w:val="0"/>
      <w:divBdr>
        <w:top w:val="none" w:sz="0" w:space="0" w:color="auto"/>
        <w:left w:val="none" w:sz="0" w:space="0" w:color="auto"/>
        <w:bottom w:val="none" w:sz="0" w:space="0" w:color="auto"/>
        <w:right w:val="none" w:sz="0" w:space="0" w:color="auto"/>
      </w:divBdr>
    </w:div>
    <w:div w:id="2062702890">
      <w:bodyDiv w:val="1"/>
      <w:marLeft w:val="0"/>
      <w:marRight w:val="0"/>
      <w:marTop w:val="0"/>
      <w:marBottom w:val="0"/>
      <w:divBdr>
        <w:top w:val="none" w:sz="0" w:space="0" w:color="auto"/>
        <w:left w:val="none" w:sz="0" w:space="0" w:color="auto"/>
        <w:bottom w:val="none" w:sz="0" w:space="0" w:color="auto"/>
        <w:right w:val="none" w:sz="0" w:space="0" w:color="auto"/>
      </w:divBdr>
    </w:div>
    <w:div w:id="2062710645">
      <w:bodyDiv w:val="1"/>
      <w:marLeft w:val="0"/>
      <w:marRight w:val="0"/>
      <w:marTop w:val="0"/>
      <w:marBottom w:val="0"/>
      <w:divBdr>
        <w:top w:val="none" w:sz="0" w:space="0" w:color="auto"/>
        <w:left w:val="none" w:sz="0" w:space="0" w:color="auto"/>
        <w:bottom w:val="none" w:sz="0" w:space="0" w:color="auto"/>
        <w:right w:val="none" w:sz="0" w:space="0" w:color="auto"/>
      </w:divBdr>
    </w:div>
    <w:div w:id="2062899059">
      <w:bodyDiv w:val="1"/>
      <w:marLeft w:val="0"/>
      <w:marRight w:val="0"/>
      <w:marTop w:val="0"/>
      <w:marBottom w:val="0"/>
      <w:divBdr>
        <w:top w:val="none" w:sz="0" w:space="0" w:color="auto"/>
        <w:left w:val="none" w:sz="0" w:space="0" w:color="auto"/>
        <w:bottom w:val="none" w:sz="0" w:space="0" w:color="auto"/>
        <w:right w:val="none" w:sz="0" w:space="0" w:color="auto"/>
      </w:divBdr>
    </w:div>
    <w:div w:id="2063361275">
      <w:bodyDiv w:val="1"/>
      <w:marLeft w:val="0"/>
      <w:marRight w:val="0"/>
      <w:marTop w:val="0"/>
      <w:marBottom w:val="0"/>
      <w:divBdr>
        <w:top w:val="none" w:sz="0" w:space="0" w:color="auto"/>
        <w:left w:val="none" w:sz="0" w:space="0" w:color="auto"/>
        <w:bottom w:val="none" w:sz="0" w:space="0" w:color="auto"/>
        <w:right w:val="none" w:sz="0" w:space="0" w:color="auto"/>
      </w:divBdr>
    </w:div>
    <w:div w:id="2063401281">
      <w:bodyDiv w:val="1"/>
      <w:marLeft w:val="0"/>
      <w:marRight w:val="0"/>
      <w:marTop w:val="0"/>
      <w:marBottom w:val="0"/>
      <w:divBdr>
        <w:top w:val="none" w:sz="0" w:space="0" w:color="auto"/>
        <w:left w:val="none" w:sz="0" w:space="0" w:color="auto"/>
        <w:bottom w:val="none" w:sz="0" w:space="0" w:color="auto"/>
        <w:right w:val="none" w:sz="0" w:space="0" w:color="auto"/>
      </w:divBdr>
    </w:div>
    <w:div w:id="2063672315">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5594219">
      <w:bodyDiv w:val="1"/>
      <w:marLeft w:val="0"/>
      <w:marRight w:val="0"/>
      <w:marTop w:val="0"/>
      <w:marBottom w:val="0"/>
      <w:divBdr>
        <w:top w:val="none" w:sz="0" w:space="0" w:color="auto"/>
        <w:left w:val="none" w:sz="0" w:space="0" w:color="auto"/>
        <w:bottom w:val="none" w:sz="0" w:space="0" w:color="auto"/>
        <w:right w:val="none" w:sz="0" w:space="0" w:color="auto"/>
      </w:divBdr>
    </w:div>
    <w:div w:id="2065636126">
      <w:bodyDiv w:val="1"/>
      <w:marLeft w:val="0"/>
      <w:marRight w:val="0"/>
      <w:marTop w:val="0"/>
      <w:marBottom w:val="0"/>
      <w:divBdr>
        <w:top w:val="none" w:sz="0" w:space="0" w:color="auto"/>
        <w:left w:val="none" w:sz="0" w:space="0" w:color="auto"/>
        <w:bottom w:val="none" w:sz="0" w:space="0" w:color="auto"/>
        <w:right w:val="none" w:sz="0" w:space="0" w:color="auto"/>
      </w:divBdr>
    </w:div>
    <w:div w:id="2065835697">
      <w:bodyDiv w:val="1"/>
      <w:marLeft w:val="0"/>
      <w:marRight w:val="0"/>
      <w:marTop w:val="0"/>
      <w:marBottom w:val="0"/>
      <w:divBdr>
        <w:top w:val="none" w:sz="0" w:space="0" w:color="auto"/>
        <w:left w:val="none" w:sz="0" w:space="0" w:color="auto"/>
        <w:bottom w:val="none" w:sz="0" w:space="0" w:color="auto"/>
        <w:right w:val="none" w:sz="0" w:space="0" w:color="auto"/>
      </w:divBdr>
    </w:div>
    <w:div w:id="2066178635">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6368301">
      <w:bodyDiv w:val="1"/>
      <w:marLeft w:val="0"/>
      <w:marRight w:val="0"/>
      <w:marTop w:val="0"/>
      <w:marBottom w:val="0"/>
      <w:divBdr>
        <w:top w:val="none" w:sz="0" w:space="0" w:color="auto"/>
        <w:left w:val="none" w:sz="0" w:space="0" w:color="auto"/>
        <w:bottom w:val="none" w:sz="0" w:space="0" w:color="auto"/>
        <w:right w:val="none" w:sz="0" w:space="0" w:color="auto"/>
      </w:divBdr>
    </w:div>
    <w:div w:id="2066487686">
      <w:bodyDiv w:val="1"/>
      <w:marLeft w:val="0"/>
      <w:marRight w:val="0"/>
      <w:marTop w:val="0"/>
      <w:marBottom w:val="0"/>
      <w:divBdr>
        <w:top w:val="none" w:sz="0" w:space="0" w:color="auto"/>
        <w:left w:val="none" w:sz="0" w:space="0" w:color="auto"/>
        <w:bottom w:val="none" w:sz="0" w:space="0" w:color="auto"/>
        <w:right w:val="none" w:sz="0" w:space="0" w:color="auto"/>
      </w:divBdr>
    </w:div>
    <w:div w:id="2067100758">
      <w:bodyDiv w:val="1"/>
      <w:marLeft w:val="0"/>
      <w:marRight w:val="0"/>
      <w:marTop w:val="0"/>
      <w:marBottom w:val="0"/>
      <w:divBdr>
        <w:top w:val="none" w:sz="0" w:space="0" w:color="auto"/>
        <w:left w:val="none" w:sz="0" w:space="0" w:color="auto"/>
        <w:bottom w:val="none" w:sz="0" w:space="0" w:color="auto"/>
        <w:right w:val="none" w:sz="0" w:space="0" w:color="auto"/>
      </w:divBdr>
    </w:div>
    <w:div w:id="2069254775">
      <w:bodyDiv w:val="1"/>
      <w:marLeft w:val="0"/>
      <w:marRight w:val="0"/>
      <w:marTop w:val="0"/>
      <w:marBottom w:val="0"/>
      <w:divBdr>
        <w:top w:val="none" w:sz="0" w:space="0" w:color="auto"/>
        <w:left w:val="none" w:sz="0" w:space="0" w:color="auto"/>
        <w:bottom w:val="none" w:sz="0" w:space="0" w:color="auto"/>
        <w:right w:val="none" w:sz="0" w:space="0" w:color="auto"/>
      </w:divBdr>
    </w:div>
    <w:div w:id="2071687377">
      <w:bodyDiv w:val="1"/>
      <w:marLeft w:val="0"/>
      <w:marRight w:val="0"/>
      <w:marTop w:val="0"/>
      <w:marBottom w:val="0"/>
      <w:divBdr>
        <w:top w:val="none" w:sz="0" w:space="0" w:color="auto"/>
        <w:left w:val="none" w:sz="0" w:space="0" w:color="auto"/>
        <w:bottom w:val="none" w:sz="0" w:space="0" w:color="auto"/>
        <w:right w:val="none" w:sz="0" w:space="0" w:color="auto"/>
      </w:divBdr>
    </w:div>
    <w:div w:id="2072077754">
      <w:bodyDiv w:val="1"/>
      <w:marLeft w:val="0"/>
      <w:marRight w:val="0"/>
      <w:marTop w:val="0"/>
      <w:marBottom w:val="0"/>
      <w:divBdr>
        <w:top w:val="none" w:sz="0" w:space="0" w:color="auto"/>
        <w:left w:val="none" w:sz="0" w:space="0" w:color="auto"/>
        <w:bottom w:val="none" w:sz="0" w:space="0" w:color="auto"/>
        <w:right w:val="none" w:sz="0" w:space="0" w:color="auto"/>
      </w:divBdr>
    </w:div>
    <w:div w:id="2072196795">
      <w:bodyDiv w:val="1"/>
      <w:marLeft w:val="0"/>
      <w:marRight w:val="0"/>
      <w:marTop w:val="0"/>
      <w:marBottom w:val="0"/>
      <w:divBdr>
        <w:top w:val="none" w:sz="0" w:space="0" w:color="auto"/>
        <w:left w:val="none" w:sz="0" w:space="0" w:color="auto"/>
        <w:bottom w:val="none" w:sz="0" w:space="0" w:color="auto"/>
        <w:right w:val="none" w:sz="0" w:space="0" w:color="auto"/>
      </w:divBdr>
    </w:div>
    <w:div w:id="2072775217">
      <w:bodyDiv w:val="1"/>
      <w:marLeft w:val="0"/>
      <w:marRight w:val="0"/>
      <w:marTop w:val="0"/>
      <w:marBottom w:val="0"/>
      <w:divBdr>
        <w:top w:val="none" w:sz="0" w:space="0" w:color="auto"/>
        <w:left w:val="none" w:sz="0" w:space="0" w:color="auto"/>
        <w:bottom w:val="none" w:sz="0" w:space="0" w:color="auto"/>
        <w:right w:val="none" w:sz="0" w:space="0" w:color="auto"/>
      </w:divBdr>
    </w:div>
    <w:div w:id="2073304961">
      <w:bodyDiv w:val="1"/>
      <w:marLeft w:val="0"/>
      <w:marRight w:val="0"/>
      <w:marTop w:val="0"/>
      <w:marBottom w:val="0"/>
      <w:divBdr>
        <w:top w:val="none" w:sz="0" w:space="0" w:color="auto"/>
        <w:left w:val="none" w:sz="0" w:space="0" w:color="auto"/>
        <w:bottom w:val="none" w:sz="0" w:space="0" w:color="auto"/>
        <w:right w:val="none" w:sz="0" w:space="0" w:color="auto"/>
      </w:divBdr>
    </w:div>
    <w:div w:id="2073385053">
      <w:bodyDiv w:val="1"/>
      <w:marLeft w:val="0"/>
      <w:marRight w:val="0"/>
      <w:marTop w:val="0"/>
      <w:marBottom w:val="0"/>
      <w:divBdr>
        <w:top w:val="none" w:sz="0" w:space="0" w:color="auto"/>
        <w:left w:val="none" w:sz="0" w:space="0" w:color="auto"/>
        <w:bottom w:val="none" w:sz="0" w:space="0" w:color="auto"/>
        <w:right w:val="none" w:sz="0" w:space="0" w:color="auto"/>
      </w:divBdr>
    </w:div>
    <w:div w:id="2074153659">
      <w:bodyDiv w:val="1"/>
      <w:marLeft w:val="0"/>
      <w:marRight w:val="0"/>
      <w:marTop w:val="0"/>
      <w:marBottom w:val="0"/>
      <w:divBdr>
        <w:top w:val="none" w:sz="0" w:space="0" w:color="auto"/>
        <w:left w:val="none" w:sz="0" w:space="0" w:color="auto"/>
        <w:bottom w:val="none" w:sz="0" w:space="0" w:color="auto"/>
        <w:right w:val="none" w:sz="0" w:space="0" w:color="auto"/>
      </w:divBdr>
    </w:div>
    <w:div w:id="2074500195">
      <w:bodyDiv w:val="1"/>
      <w:marLeft w:val="0"/>
      <w:marRight w:val="0"/>
      <w:marTop w:val="0"/>
      <w:marBottom w:val="0"/>
      <w:divBdr>
        <w:top w:val="none" w:sz="0" w:space="0" w:color="auto"/>
        <w:left w:val="none" w:sz="0" w:space="0" w:color="auto"/>
        <w:bottom w:val="none" w:sz="0" w:space="0" w:color="auto"/>
        <w:right w:val="none" w:sz="0" w:space="0" w:color="auto"/>
      </w:divBdr>
    </w:div>
    <w:div w:id="2075005436">
      <w:bodyDiv w:val="1"/>
      <w:marLeft w:val="0"/>
      <w:marRight w:val="0"/>
      <w:marTop w:val="0"/>
      <w:marBottom w:val="0"/>
      <w:divBdr>
        <w:top w:val="none" w:sz="0" w:space="0" w:color="auto"/>
        <w:left w:val="none" w:sz="0" w:space="0" w:color="auto"/>
        <w:bottom w:val="none" w:sz="0" w:space="0" w:color="auto"/>
        <w:right w:val="none" w:sz="0" w:space="0" w:color="auto"/>
      </w:divBdr>
    </w:div>
    <w:div w:id="2075197736">
      <w:bodyDiv w:val="1"/>
      <w:marLeft w:val="0"/>
      <w:marRight w:val="0"/>
      <w:marTop w:val="0"/>
      <w:marBottom w:val="0"/>
      <w:divBdr>
        <w:top w:val="none" w:sz="0" w:space="0" w:color="auto"/>
        <w:left w:val="none" w:sz="0" w:space="0" w:color="auto"/>
        <w:bottom w:val="none" w:sz="0" w:space="0" w:color="auto"/>
        <w:right w:val="none" w:sz="0" w:space="0" w:color="auto"/>
      </w:divBdr>
    </w:div>
    <w:div w:id="2075274043">
      <w:bodyDiv w:val="1"/>
      <w:marLeft w:val="0"/>
      <w:marRight w:val="0"/>
      <w:marTop w:val="0"/>
      <w:marBottom w:val="0"/>
      <w:divBdr>
        <w:top w:val="none" w:sz="0" w:space="0" w:color="auto"/>
        <w:left w:val="none" w:sz="0" w:space="0" w:color="auto"/>
        <w:bottom w:val="none" w:sz="0" w:space="0" w:color="auto"/>
        <w:right w:val="none" w:sz="0" w:space="0" w:color="auto"/>
      </w:divBdr>
    </w:div>
    <w:div w:id="2075544399">
      <w:bodyDiv w:val="1"/>
      <w:marLeft w:val="0"/>
      <w:marRight w:val="0"/>
      <w:marTop w:val="0"/>
      <w:marBottom w:val="0"/>
      <w:divBdr>
        <w:top w:val="none" w:sz="0" w:space="0" w:color="auto"/>
        <w:left w:val="none" w:sz="0" w:space="0" w:color="auto"/>
        <w:bottom w:val="none" w:sz="0" w:space="0" w:color="auto"/>
        <w:right w:val="none" w:sz="0" w:space="0" w:color="auto"/>
      </w:divBdr>
    </w:div>
    <w:div w:id="2076198209">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076589538">
      <w:bodyDiv w:val="1"/>
      <w:marLeft w:val="0"/>
      <w:marRight w:val="0"/>
      <w:marTop w:val="0"/>
      <w:marBottom w:val="0"/>
      <w:divBdr>
        <w:top w:val="none" w:sz="0" w:space="0" w:color="auto"/>
        <w:left w:val="none" w:sz="0" w:space="0" w:color="auto"/>
        <w:bottom w:val="none" w:sz="0" w:space="0" w:color="auto"/>
        <w:right w:val="none" w:sz="0" w:space="0" w:color="auto"/>
      </w:divBdr>
    </w:div>
    <w:div w:id="2076973212">
      <w:bodyDiv w:val="1"/>
      <w:marLeft w:val="0"/>
      <w:marRight w:val="0"/>
      <w:marTop w:val="0"/>
      <w:marBottom w:val="0"/>
      <w:divBdr>
        <w:top w:val="none" w:sz="0" w:space="0" w:color="auto"/>
        <w:left w:val="none" w:sz="0" w:space="0" w:color="auto"/>
        <w:bottom w:val="none" w:sz="0" w:space="0" w:color="auto"/>
        <w:right w:val="none" w:sz="0" w:space="0" w:color="auto"/>
      </w:divBdr>
    </w:div>
    <w:div w:id="2077311317">
      <w:bodyDiv w:val="1"/>
      <w:marLeft w:val="0"/>
      <w:marRight w:val="0"/>
      <w:marTop w:val="0"/>
      <w:marBottom w:val="0"/>
      <w:divBdr>
        <w:top w:val="none" w:sz="0" w:space="0" w:color="auto"/>
        <w:left w:val="none" w:sz="0" w:space="0" w:color="auto"/>
        <w:bottom w:val="none" w:sz="0" w:space="0" w:color="auto"/>
        <w:right w:val="none" w:sz="0" w:space="0" w:color="auto"/>
      </w:divBdr>
    </w:div>
    <w:div w:id="2077823461">
      <w:bodyDiv w:val="1"/>
      <w:marLeft w:val="0"/>
      <w:marRight w:val="0"/>
      <w:marTop w:val="0"/>
      <w:marBottom w:val="0"/>
      <w:divBdr>
        <w:top w:val="none" w:sz="0" w:space="0" w:color="auto"/>
        <w:left w:val="none" w:sz="0" w:space="0" w:color="auto"/>
        <w:bottom w:val="none" w:sz="0" w:space="0" w:color="auto"/>
        <w:right w:val="none" w:sz="0" w:space="0" w:color="auto"/>
      </w:divBdr>
    </w:div>
    <w:div w:id="2077823578">
      <w:bodyDiv w:val="1"/>
      <w:marLeft w:val="0"/>
      <w:marRight w:val="0"/>
      <w:marTop w:val="0"/>
      <w:marBottom w:val="0"/>
      <w:divBdr>
        <w:top w:val="none" w:sz="0" w:space="0" w:color="auto"/>
        <w:left w:val="none" w:sz="0" w:space="0" w:color="auto"/>
        <w:bottom w:val="none" w:sz="0" w:space="0" w:color="auto"/>
        <w:right w:val="none" w:sz="0" w:space="0" w:color="auto"/>
      </w:divBdr>
    </w:div>
    <w:div w:id="2078282476">
      <w:bodyDiv w:val="1"/>
      <w:marLeft w:val="0"/>
      <w:marRight w:val="0"/>
      <w:marTop w:val="0"/>
      <w:marBottom w:val="0"/>
      <w:divBdr>
        <w:top w:val="none" w:sz="0" w:space="0" w:color="auto"/>
        <w:left w:val="none" w:sz="0" w:space="0" w:color="auto"/>
        <w:bottom w:val="none" w:sz="0" w:space="0" w:color="auto"/>
        <w:right w:val="none" w:sz="0" w:space="0" w:color="auto"/>
      </w:divBdr>
    </w:div>
    <w:div w:id="2078702944">
      <w:bodyDiv w:val="1"/>
      <w:marLeft w:val="0"/>
      <w:marRight w:val="0"/>
      <w:marTop w:val="0"/>
      <w:marBottom w:val="0"/>
      <w:divBdr>
        <w:top w:val="none" w:sz="0" w:space="0" w:color="auto"/>
        <w:left w:val="none" w:sz="0" w:space="0" w:color="auto"/>
        <w:bottom w:val="none" w:sz="0" w:space="0" w:color="auto"/>
        <w:right w:val="none" w:sz="0" w:space="0" w:color="auto"/>
      </w:divBdr>
    </w:div>
    <w:div w:id="2079013838">
      <w:bodyDiv w:val="1"/>
      <w:marLeft w:val="0"/>
      <w:marRight w:val="0"/>
      <w:marTop w:val="0"/>
      <w:marBottom w:val="0"/>
      <w:divBdr>
        <w:top w:val="none" w:sz="0" w:space="0" w:color="auto"/>
        <w:left w:val="none" w:sz="0" w:space="0" w:color="auto"/>
        <w:bottom w:val="none" w:sz="0" w:space="0" w:color="auto"/>
        <w:right w:val="none" w:sz="0" w:space="0" w:color="auto"/>
      </w:divBdr>
    </w:div>
    <w:div w:id="2079396619">
      <w:bodyDiv w:val="1"/>
      <w:marLeft w:val="0"/>
      <w:marRight w:val="0"/>
      <w:marTop w:val="0"/>
      <w:marBottom w:val="0"/>
      <w:divBdr>
        <w:top w:val="none" w:sz="0" w:space="0" w:color="auto"/>
        <w:left w:val="none" w:sz="0" w:space="0" w:color="auto"/>
        <w:bottom w:val="none" w:sz="0" w:space="0" w:color="auto"/>
        <w:right w:val="none" w:sz="0" w:space="0" w:color="auto"/>
      </w:divBdr>
    </w:div>
    <w:div w:id="2079549011">
      <w:bodyDiv w:val="1"/>
      <w:marLeft w:val="0"/>
      <w:marRight w:val="0"/>
      <w:marTop w:val="0"/>
      <w:marBottom w:val="0"/>
      <w:divBdr>
        <w:top w:val="none" w:sz="0" w:space="0" w:color="auto"/>
        <w:left w:val="none" w:sz="0" w:space="0" w:color="auto"/>
        <w:bottom w:val="none" w:sz="0" w:space="0" w:color="auto"/>
        <w:right w:val="none" w:sz="0" w:space="0" w:color="auto"/>
      </w:divBdr>
    </w:div>
    <w:div w:id="2079672594">
      <w:bodyDiv w:val="1"/>
      <w:marLeft w:val="0"/>
      <w:marRight w:val="0"/>
      <w:marTop w:val="0"/>
      <w:marBottom w:val="0"/>
      <w:divBdr>
        <w:top w:val="none" w:sz="0" w:space="0" w:color="auto"/>
        <w:left w:val="none" w:sz="0" w:space="0" w:color="auto"/>
        <w:bottom w:val="none" w:sz="0" w:space="0" w:color="auto"/>
        <w:right w:val="none" w:sz="0" w:space="0" w:color="auto"/>
      </w:divBdr>
    </w:div>
    <w:div w:id="2080708508">
      <w:bodyDiv w:val="1"/>
      <w:marLeft w:val="0"/>
      <w:marRight w:val="0"/>
      <w:marTop w:val="0"/>
      <w:marBottom w:val="0"/>
      <w:divBdr>
        <w:top w:val="none" w:sz="0" w:space="0" w:color="auto"/>
        <w:left w:val="none" w:sz="0" w:space="0" w:color="auto"/>
        <w:bottom w:val="none" w:sz="0" w:space="0" w:color="auto"/>
        <w:right w:val="none" w:sz="0" w:space="0" w:color="auto"/>
      </w:divBdr>
    </w:div>
    <w:div w:id="2080976854">
      <w:bodyDiv w:val="1"/>
      <w:marLeft w:val="0"/>
      <w:marRight w:val="0"/>
      <w:marTop w:val="0"/>
      <w:marBottom w:val="0"/>
      <w:divBdr>
        <w:top w:val="none" w:sz="0" w:space="0" w:color="auto"/>
        <w:left w:val="none" w:sz="0" w:space="0" w:color="auto"/>
        <w:bottom w:val="none" w:sz="0" w:space="0" w:color="auto"/>
        <w:right w:val="none" w:sz="0" w:space="0" w:color="auto"/>
      </w:divBdr>
    </w:div>
    <w:div w:id="2081053507">
      <w:bodyDiv w:val="1"/>
      <w:marLeft w:val="0"/>
      <w:marRight w:val="0"/>
      <w:marTop w:val="0"/>
      <w:marBottom w:val="0"/>
      <w:divBdr>
        <w:top w:val="none" w:sz="0" w:space="0" w:color="auto"/>
        <w:left w:val="none" w:sz="0" w:space="0" w:color="auto"/>
        <w:bottom w:val="none" w:sz="0" w:space="0" w:color="auto"/>
        <w:right w:val="none" w:sz="0" w:space="0" w:color="auto"/>
      </w:divBdr>
    </w:div>
    <w:div w:id="2081831302">
      <w:bodyDiv w:val="1"/>
      <w:marLeft w:val="0"/>
      <w:marRight w:val="0"/>
      <w:marTop w:val="0"/>
      <w:marBottom w:val="0"/>
      <w:divBdr>
        <w:top w:val="none" w:sz="0" w:space="0" w:color="auto"/>
        <w:left w:val="none" w:sz="0" w:space="0" w:color="auto"/>
        <w:bottom w:val="none" w:sz="0" w:space="0" w:color="auto"/>
        <w:right w:val="none" w:sz="0" w:space="0" w:color="auto"/>
      </w:divBdr>
    </w:div>
    <w:div w:id="2081899575">
      <w:bodyDiv w:val="1"/>
      <w:marLeft w:val="0"/>
      <w:marRight w:val="0"/>
      <w:marTop w:val="0"/>
      <w:marBottom w:val="0"/>
      <w:divBdr>
        <w:top w:val="none" w:sz="0" w:space="0" w:color="auto"/>
        <w:left w:val="none" w:sz="0" w:space="0" w:color="auto"/>
        <w:bottom w:val="none" w:sz="0" w:space="0" w:color="auto"/>
        <w:right w:val="none" w:sz="0" w:space="0" w:color="auto"/>
      </w:divBdr>
    </w:div>
    <w:div w:id="2082016496">
      <w:bodyDiv w:val="1"/>
      <w:marLeft w:val="0"/>
      <w:marRight w:val="0"/>
      <w:marTop w:val="0"/>
      <w:marBottom w:val="0"/>
      <w:divBdr>
        <w:top w:val="none" w:sz="0" w:space="0" w:color="auto"/>
        <w:left w:val="none" w:sz="0" w:space="0" w:color="auto"/>
        <w:bottom w:val="none" w:sz="0" w:space="0" w:color="auto"/>
        <w:right w:val="none" w:sz="0" w:space="0" w:color="auto"/>
      </w:divBdr>
    </w:div>
    <w:div w:id="2082365859">
      <w:bodyDiv w:val="1"/>
      <w:marLeft w:val="0"/>
      <w:marRight w:val="0"/>
      <w:marTop w:val="0"/>
      <w:marBottom w:val="0"/>
      <w:divBdr>
        <w:top w:val="none" w:sz="0" w:space="0" w:color="auto"/>
        <w:left w:val="none" w:sz="0" w:space="0" w:color="auto"/>
        <w:bottom w:val="none" w:sz="0" w:space="0" w:color="auto"/>
        <w:right w:val="none" w:sz="0" w:space="0" w:color="auto"/>
      </w:divBdr>
    </w:div>
    <w:div w:id="2082482219">
      <w:bodyDiv w:val="1"/>
      <w:marLeft w:val="0"/>
      <w:marRight w:val="0"/>
      <w:marTop w:val="0"/>
      <w:marBottom w:val="0"/>
      <w:divBdr>
        <w:top w:val="none" w:sz="0" w:space="0" w:color="auto"/>
        <w:left w:val="none" w:sz="0" w:space="0" w:color="auto"/>
        <w:bottom w:val="none" w:sz="0" w:space="0" w:color="auto"/>
        <w:right w:val="none" w:sz="0" w:space="0" w:color="auto"/>
      </w:divBdr>
    </w:div>
    <w:div w:id="2083019640">
      <w:bodyDiv w:val="1"/>
      <w:marLeft w:val="0"/>
      <w:marRight w:val="0"/>
      <w:marTop w:val="0"/>
      <w:marBottom w:val="0"/>
      <w:divBdr>
        <w:top w:val="none" w:sz="0" w:space="0" w:color="auto"/>
        <w:left w:val="none" w:sz="0" w:space="0" w:color="auto"/>
        <w:bottom w:val="none" w:sz="0" w:space="0" w:color="auto"/>
        <w:right w:val="none" w:sz="0" w:space="0" w:color="auto"/>
      </w:divBdr>
    </w:div>
    <w:div w:id="2083484418">
      <w:bodyDiv w:val="1"/>
      <w:marLeft w:val="0"/>
      <w:marRight w:val="0"/>
      <w:marTop w:val="0"/>
      <w:marBottom w:val="0"/>
      <w:divBdr>
        <w:top w:val="none" w:sz="0" w:space="0" w:color="auto"/>
        <w:left w:val="none" w:sz="0" w:space="0" w:color="auto"/>
        <w:bottom w:val="none" w:sz="0" w:space="0" w:color="auto"/>
        <w:right w:val="none" w:sz="0" w:space="0" w:color="auto"/>
      </w:divBdr>
    </w:div>
    <w:div w:id="2083793862">
      <w:bodyDiv w:val="1"/>
      <w:marLeft w:val="0"/>
      <w:marRight w:val="0"/>
      <w:marTop w:val="0"/>
      <w:marBottom w:val="0"/>
      <w:divBdr>
        <w:top w:val="none" w:sz="0" w:space="0" w:color="auto"/>
        <w:left w:val="none" w:sz="0" w:space="0" w:color="auto"/>
        <w:bottom w:val="none" w:sz="0" w:space="0" w:color="auto"/>
        <w:right w:val="none" w:sz="0" w:space="0" w:color="auto"/>
      </w:divBdr>
    </w:div>
    <w:div w:id="2084176178">
      <w:bodyDiv w:val="1"/>
      <w:marLeft w:val="0"/>
      <w:marRight w:val="0"/>
      <w:marTop w:val="0"/>
      <w:marBottom w:val="0"/>
      <w:divBdr>
        <w:top w:val="none" w:sz="0" w:space="0" w:color="auto"/>
        <w:left w:val="none" w:sz="0" w:space="0" w:color="auto"/>
        <w:bottom w:val="none" w:sz="0" w:space="0" w:color="auto"/>
        <w:right w:val="none" w:sz="0" w:space="0" w:color="auto"/>
      </w:divBdr>
    </w:div>
    <w:div w:id="2084522257">
      <w:bodyDiv w:val="1"/>
      <w:marLeft w:val="0"/>
      <w:marRight w:val="0"/>
      <w:marTop w:val="0"/>
      <w:marBottom w:val="0"/>
      <w:divBdr>
        <w:top w:val="none" w:sz="0" w:space="0" w:color="auto"/>
        <w:left w:val="none" w:sz="0" w:space="0" w:color="auto"/>
        <w:bottom w:val="none" w:sz="0" w:space="0" w:color="auto"/>
        <w:right w:val="none" w:sz="0" w:space="0" w:color="auto"/>
      </w:divBdr>
    </w:div>
    <w:div w:id="2084722263">
      <w:bodyDiv w:val="1"/>
      <w:marLeft w:val="0"/>
      <w:marRight w:val="0"/>
      <w:marTop w:val="0"/>
      <w:marBottom w:val="0"/>
      <w:divBdr>
        <w:top w:val="none" w:sz="0" w:space="0" w:color="auto"/>
        <w:left w:val="none" w:sz="0" w:space="0" w:color="auto"/>
        <w:bottom w:val="none" w:sz="0" w:space="0" w:color="auto"/>
        <w:right w:val="none" w:sz="0" w:space="0" w:color="auto"/>
      </w:divBdr>
    </w:div>
    <w:div w:id="2085375058">
      <w:bodyDiv w:val="1"/>
      <w:marLeft w:val="0"/>
      <w:marRight w:val="0"/>
      <w:marTop w:val="0"/>
      <w:marBottom w:val="0"/>
      <w:divBdr>
        <w:top w:val="none" w:sz="0" w:space="0" w:color="auto"/>
        <w:left w:val="none" w:sz="0" w:space="0" w:color="auto"/>
        <w:bottom w:val="none" w:sz="0" w:space="0" w:color="auto"/>
        <w:right w:val="none" w:sz="0" w:space="0" w:color="auto"/>
      </w:divBdr>
    </w:div>
    <w:div w:id="2086493608">
      <w:bodyDiv w:val="1"/>
      <w:marLeft w:val="0"/>
      <w:marRight w:val="0"/>
      <w:marTop w:val="0"/>
      <w:marBottom w:val="0"/>
      <w:divBdr>
        <w:top w:val="none" w:sz="0" w:space="0" w:color="auto"/>
        <w:left w:val="none" w:sz="0" w:space="0" w:color="auto"/>
        <w:bottom w:val="none" w:sz="0" w:space="0" w:color="auto"/>
        <w:right w:val="none" w:sz="0" w:space="0" w:color="auto"/>
      </w:divBdr>
    </w:div>
    <w:div w:id="2086948061">
      <w:bodyDiv w:val="1"/>
      <w:marLeft w:val="0"/>
      <w:marRight w:val="0"/>
      <w:marTop w:val="0"/>
      <w:marBottom w:val="0"/>
      <w:divBdr>
        <w:top w:val="none" w:sz="0" w:space="0" w:color="auto"/>
        <w:left w:val="none" w:sz="0" w:space="0" w:color="auto"/>
        <w:bottom w:val="none" w:sz="0" w:space="0" w:color="auto"/>
        <w:right w:val="none" w:sz="0" w:space="0" w:color="auto"/>
      </w:divBdr>
    </w:div>
    <w:div w:id="2087067622">
      <w:bodyDiv w:val="1"/>
      <w:marLeft w:val="0"/>
      <w:marRight w:val="0"/>
      <w:marTop w:val="0"/>
      <w:marBottom w:val="0"/>
      <w:divBdr>
        <w:top w:val="none" w:sz="0" w:space="0" w:color="auto"/>
        <w:left w:val="none" w:sz="0" w:space="0" w:color="auto"/>
        <w:bottom w:val="none" w:sz="0" w:space="0" w:color="auto"/>
        <w:right w:val="none" w:sz="0" w:space="0" w:color="auto"/>
      </w:divBdr>
    </w:div>
    <w:div w:id="2087413033">
      <w:bodyDiv w:val="1"/>
      <w:marLeft w:val="0"/>
      <w:marRight w:val="0"/>
      <w:marTop w:val="0"/>
      <w:marBottom w:val="0"/>
      <w:divBdr>
        <w:top w:val="none" w:sz="0" w:space="0" w:color="auto"/>
        <w:left w:val="none" w:sz="0" w:space="0" w:color="auto"/>
        <w:bottom w:val="none" w:sz="0" w:space="0" w:color="auto"/>
        <w:right w:val="none" w:sz="0" w:space="0" w:color="auto"/>
      </w:divBdr>
    </w:div>
    <w:div w:id="2088109538">
      <w:bodyDiv w:val="1"/>
      <w:marLeft w:val="0"/>
      <w:marRight w:val="0"/>
      <w:marTop w:val="0"/>
      <w:marBottom w:val="0"/>
      <w:divBdr>
        <w:top w:val="none" w:sz="0" w:space="0" w:color="auto"/>
        <w:left w:val="none" w:sz="0" w:space="0" w:color="auto"/>
        <w:bottom w:val="none" w:sz="0" w:space="0" w:color="auto"/>
        <w:right w:val="none" w:sz="0" w:space="0" w:color="auto"/>
      </w:divBdr>
    </w:div>
    <w:div w:id="2089183980">
      <w:bodyDiv w:val="1"/>
      <w:marLeft w:val="0"/>
      <w:marRight w:val="0"/>
      <w:marTop w:val="0"/>
      <w:marBottom w:val="0"/>
      <w:divBdr>
        <w:top w:val="none" w:sz="0" w:space="0" w:color="auto"/>
        <w:left w:val="none" w:sz="0" w:space="0" w:color="auto"/>
        <w:bottom w:val="none" w:sz="0" w:space="0" w:color="auto"/>
        <w:right w:val="none" w:sz="0" w:space="0" w:color="auto"/>
      </w:divBdr>
    </w:div>
    <w:div w:id="2090148041">
      <w:bodyDiv w:val="1"/>
      <w:marLeft w:val="0"/>
      <w:marRight w:val="0"/>
      <w:marTop w:val="0"/>
      <w:marBottom w:val="0"/>
      <w:divBdr>
        <w:top w:val="none" w:sz="0" w:space="0" w:color="auto"/>
        <w:left w:val="none" w:sz="0" w:space="0" w:color="auto"/>
        <w:bottom w:val="none" w:sz="0" w:space="0" w:color="auto"/>
        <w:right w:val="none" w:sz="0" w:space="0" w:color="auto"/>
      </w:divBdr>
    </w:div>
    <w:div w:id="2090227656">
      <w:bodyDiv w:val="1"/>
      <w:marLeft w:val="0"/>
      <w:marRight w:val="0"/>
      <w:marTop w:val="0"/>
      <w:marBottom w:val="0"/>
      <w:divBdr>
        <w:top w:val="none" w:sz="0" w:space="0" w:color="auto"/>
        <w:left w:val="none" w:sz="0" w:space="0" w:color="auto"/>
        <w:bottom w:val="none" w:sz="0" w:space="0" w:color="auto"/>
        <w:right w:val="none" w:sz="0" w:space="0" w:color="auto"/>
      </w:divBdr>
    </w:div>
    <w:div w:id="2091541886">
      <w:bodyDiv w:val="1"/>
      <w:marLeft w:val="0"/>
      <w:marRight w:val="0"/>
      <w:marTop w:val="0"/>
      <w:marBottom w:val="0"/>
      <w:divBdr>
        <w:top w:val="none" w:sz="0" w:space="0" w:color="auto"/>
        <w:left w:val="none" w:sz="0" w:space="0" w:color="auto"/>
        <w:bottom w:val="none" w:sz="0" w:space="0" w:color="auto"/>
        <w:right w:val="none" w:sz="0" w:space="0" w:color="auto"/>
      </w:divBdr>
    </w:div>
    <w:div w:id="2091582522">
      <w:bodyDiv w:val="1"/>
      <w:marLeft w:val="0"/>
      <w:marRight w:val="0"/>
      <w:marTop w:val="0"/>
      <w:marBottom w:val="0"/>
      <w:divBdr>
        <w:top w:val="none" w:sz="0" w:space="0" w:color="auto"/>
        <w:left w:val="none" w:sz="0" w:space="0" w:color="auto"/>
        <w:bottom w:val="none" w:sz="0" w:space="0" w:color="auto"/>
        <w:right w:val="none" w:sz="0" w:space="0" w:color="auto"/>
      </w:divBdr>
    </w:div>
    <w:div w:id="2091655962">
      <w:bodyDiv w:val="1"/>
      <w:marLeft w:val="0"/>
      <w:marRight w:val="0"/>
      <w:marTop w:val="0"/>
      <w:marBottom w:val="0"/>
      <w:divBdr>
        <w:top w:val="none" w:sz="0" w:space="0" w:color="auto"/>
        <w:left w:val="none" w:sz="0" w:space="0" w:color="auto"/>
        <w:bottom w:val="none" w:sz="0" w:space="0" w:color="auto"/>
        <w:right w:val="none" w:sz="0" w:space="0" w:color="auto"/>
      </w:divBdr>
    </w:div>
    <w:div w:id="2092042628">
      <w:bodyDiv w:val="1"/>
      <w:marLeft w:val="0"/>
      <w:marRight w:val="0"/>
      <w:marTop w:val="0"/>
      <w:marBottom w:val="0"/>
      <w:divBdr>
        <w:top w:val="none" w:sz="0" w:space="0" w:color="auto"/>
        <w:left w:val="none" w:sz="0" w:space="0" w:color="auto"/>
        <w:bottom w:val="none" w:sz="0" w:space="0" w:color="auto"/>
        <w:right w:val="none" w:sz="0" w:space="0" w:color="auto"/>
      </w:divBdr>
    </w:div>
    <w:div w:id="2092236993">
      <w:bodyDiv w:val="1"/>
      <w:marLeft w:val="0"/>
      <w:marRight w:val="0"/>
      <w:marTop w:val="0"/>
      <w:marBottom w:val="0"/>
      <w:divBdr>
        <w:top w:val="none" w:sz="0" w:space="0" w:color="auto"/>
        <w:left w:val="none" w:sz="0" w:space="0" w:color="auto"/>
        <w:bottom w:val="none" w:sz="0" w:space="0" w:color="auto"/>
        <w:right w:val="none" w:sz="0" w:space="0" w:color="auto"/>
      </w:divBdr>
    </w:div>
    <w:div w:id="2092268308">
      <w:bodyDiv w:val="1"/>
      <w:marLeft w:val="0"/>
      <w:marRight w:val="0"/>
      <w:marTop w:val="0"/>
      <w:marBottom w:val="0"/>
      <w:divBdr>
        <w:top w:val="none" w:sz="0" w:space="0" w:color="auto"/>
        <w:left w:val="none" w:sz="0" w:space="0" w:color="auto"/>
        <w:bottom w:val="none" w:sz="0" w:space="0" w:color="auto"/>
        <w:right w:val="none" w:sz="0" w:space="0" w:color="auto"/>
      </w:divBdr>
    </w:div>
    <w:div w:id="2092505785">
      <w:bodyDiv w:val="1"/>
      <w:marLeft w:val="0"/>
      <w:marRight w:val="0"/>
      <w:marTop w:val="0"/>
      <w:marBottom w:val="0"/>
      <w:divBdr>
        <w:top w:val="none" w:sz="0" w:space="0" w:color="auto"/>
        <w:left w:val="none" w:sz="0" w:space="0" w:color="auto"/>
        <w:bottom w:val="none" w:sz="0" w:space="0" w:color="auto"/>
        <w:right w:val="none" w:sz="0" w:space="0" w:color="auto"/>
      </w:divBdr>
    </w:div>
    <w:div w:id="2093232795">
      <w:bodyDiv w:val="1"/>
      <w:marLeft w:val="0"/>
      <w:marRight w:val="0"/>
      <w:marTop w:val="0"/>
      <w:marBottom w:val="0"/>
      <w:divBdr>
        <w:top w:val="none" w:sz="0" w:space="0" w:color="auto"/>
        <w:left w:val="none" w:sz="0" w:space="0" w:color="auto"/>
        <w:bottom w:val="none" w:sz="0" w:space="0" w:color="auto"/>
        <w:right w:val="none" w:sz="0" w:space="0" w:color="auto"/>
      </w:divBdr>
    </w:div>
    <w:div w:id="2093696576">
      <w:bodyDiv w:val="1"/>
      <w:marLeft w:val="0"/>
      <w:marRight w:val="0"/>
      <w:marTop w:val="0"/>
      <w:marBottom w:val="0"/>
      <w:divBdr>
        <w:top w:val="none" w:sz="0" w:space="0" w:color="auto"/>
        <w:left w:val="none" w:sz="0" w:space="0" w:color="auto"/>
        <w:bottom w:val="none" w:sz="0" w:space="0" w:color="auto"/>
        <w:right w:val="none" w:sz="0" w:space="0" w:color="auto"/>
      </w:divBdr>
    </w:div>
    <w:div w:id="2094547831">
      <w:bodyDiv w:val="1"/>
      <w:marLeft w:val="0"/>
      <w:marRight w:val="0"/>
      <w:marTop w:val="0"/>
      <w:marBottom w:val="0"/>
      <w:divBdr>
        <w:top w:val="none" w:sz="0" w:space="0" w:color="auto"/>
        <w:left w:val="none" w:sz="0" w:space="0" w:color="auto"/>
        <w:bottom w:val="none" w:sz="0" w:space="0" w:color="auto"/>
        <w:right w:val="none" w:sz="0" w:space="0" w:color="auto"/>
      </w:divBdr>
    </w:div>
    <w:div w:id="2094624081">
      <w:bodyDiv w:val="1"/>
      <w:marLeft w:val="0"/>
      <w:marRight w:val="0"/>
      <w:marTop w:val="0"/>
      <w:marBottom w:val="0"/>
      <w:divBdr>
        <w:top w:val="none" w:sz="0" w:space="0" w:color="auto"/>
        <w:left w:val="none" w:sz="0" w:space="0" w:color="auto"/>
        <w:bottom w:val="none" w:sz="0" w:space="0" w:color="auto"/>
        <w:right w:val="none" w:sz="0" w:space="0" w:color="auto"/>
      </w:divBdr>
    </w:div>
    <w:div w:id="2094890671">
      <w:bodyDiv w:val="1"/>
      <w:marLeft w:val="0"/>
      <w:marRight w:val="0"/>
      <w:marTop w:val="0"/>
      <w:marBottom w:val="0"/>
      <w:divBdr>
        <w:top w:val="none" w:sz="0" w:space="0" w:color="auto"/>
        <w:left w:val="none" w:sz="0" w:space="0" w:color="auto"/>
        <w:bottom w:val="none" w:sz="0" w:space="0" w:color="auto"/>
        <w:right w:val="none" w:sz="0" w:space="0" w:color="auto"/>
      </w:divBdr>
    </w:div>
    <w:div w:id="2095273862">
      <w:bodyDiv w:val="1"/>
      <w:marLeft w:val="0"/>
      <w:marRight w:val="0"/>
      <w:marTop w:val="0"/>
      <w:marBottom w:val="0"/>
      <w:divBdr>
        <w:top w:val="none" w:sz="0" w:space="0" w:color="auto"/>
        <w:left w:val="none" w:sz="0" w:space="0" w:color="auto"/>
        <w:bottom w:val="none" w:sz="0" w:space="0" w:color="auto"/>
        <w:right w:val="none" w:sz="0" w:space="0" w:color="auto"/>
      </w:divBdr>
    </w:div>
    <w:div w:id="2095390775">
      <w:bodyDiv w:val="1"/>
      <w:marLeft w:val="0"/>
      <w:marRight w:val="0"/>
      <w:marTop w:val="0"/>
      <w:marBottom w:val="0"/>
      <w:divBdr>
        <w:top w:val="none" w:sz="0" w:space="0" w:color="auto"/>
        <w:left w:val="none" w:sz="0" w:space="0" w:color="auto"/>
        <w:bottom w:val="none" w:sz="0" w:space="0" w:color="auto"/>
        <w:right w:val="none" w:sz="0" w:space="0" w:color="auto"/>
      </w:divBdr>
    </w:div>
    <w:div w:id="2095665267">
      <w:bodyDiv w:val="1"/>
      <w:marLeft w:val="0"/>
      <w:marRight w:val="0"/>
      <w:marTop w:val="0"/>
      <w:marBottom w:val="0"/>
      <w:divBdr>
        <w:top w:val="none" w:sz="0" w:space="0" w:color="auto"/>
        <w:left w:val="none" w:sz="0" w:space="0" w:color="auto"/>
        <w:bottom w:val="none" w:sz="0" w:space="0" w:color="auto"/>
        <w:right w:val="none" w:sz="0" w:space="0" w:color="auto"/>
      </w:divBdr>
    </w:div>
    <w:div w:id="2095785741">
      <w:bodyDiv w:val="1"/>
      <w:marLeft w:val="0"/>
      <w:marRight w:val="0"/>
      <w:marTop w:val="0"/>
      <w:marBottom w:val="0"/>
      <w:divBdr>
        <w:top w:val="none" w:sz="0" w:space="0" w:color="auto"/>
        <w:left w:val="none" w:sz="0" w:space="0" w:color="auto"/>
        <w:bottom w:val="none" w:sz="0" w:space="0" w:color="auto"/>
        <w:right w:val="none" w:sz="0" w:space="0" w:color="auto"/>
      </w:divBdr>
    </w:div>
    <w:div w:id="2096045957">
      <w:bodyDiv w:val="1"/>
      <w:marLeft w:val="0"/>
      <w:marRight w:val="0"/>
      <w:marTop w:val="0"/>
      <w:marBottom w:val="0"/>
      <w:divBdr>
        <w:top w:val="none" w:sz="0" w:space="0" w:color="auto"/>
        <w:left w:val="none" w:sz="0" w:space="0" w:color="auto"/>
        <w:bottom w:val="none" w:sz="0" w:space="0" w:color="auto"/>
        <w:right w:val="none" w:sz="0" w:space="0" w:color="auto"/>
      </w:divBdr>
    </w:div>
    <w:div w:id="2096394146">
      <w:bodyDiv w:val="1"/>
      <w:marLeft w:val="0"/>
      <w:marRight w:val="0"/>
      <w:marTop w:val="0"/>
      <w:marBottom w:val="0"/>
      <w:divBdr>
        <w:top w:val="none" w:sz="0" w:space="0" w:color="auto"/>
        <w:left w:val="none" w:sz="0" w:space="0" w:color="auto"/>
        <w:bottom w:val="none" w:sz="0" w:space="0" w:color="auto"/>
        <w:right w:val="none" w:sz="0" w:space="0" w:color="auto"/>
      </w:divBdr>
    </w:div>
    <w:div w:id="2096510211">
      <w:bodyDiv w:val="1"/>
      <w:marLeft w:val="0"/>
      <w:marRight w:val="0"/>
      <w:marTop w:val="0"/>
      <w:marBottom w:val="0"/>
      <w:divBdr>
        <w:top w:val="none" w:sz="0" w:space="0" w:color="auto"/>
        <w:left w:val="none" w:sz="0" w:space="0" w:color="auto"/>
        <w:bottom w:val="none" w:sz="0" w:space="0" w:color="auto"/>
        <w:right w:val="none" w:sz="0" w:space="0" w:color="auto"/>
      </w:divBdr>
    </w:div>
    <w:div w:id="2097247760">
      <w:bodyDiv w:val="1"/>
      <w:marLeft w:val="0"/>
      <w:marRight w:val="0"/>
      <w:marTop w:val="0"/>
      <w:marBottom w:val="0"/>
      <w:divBdr>
        <w:top w:val="none" w:sz="0" w:space="0" w:color="auto"/>
        <w:left w:val="none" w:sz="0" w:space="0" w:color="auto"/>
        <w:bottom w:val="none" w:sz="0" w:space="0" w:color="auto"/>
        <w:right w:val="none" w:sz="0" w:space="0" w:color="auto"/>
      </w:divBdr>
    </w:div>
    <w:div w:id="2097289504">
      <w:bodyDiv w:val="1"/>
      <w:marLeft w:val="0"/>
      <w:marRight w:val="0"/>
      <w:marTop w:val="0"/>
      <w:marBottom w:val="0"/>
      <w:divBdr>
        <w:top w:val="none" w:sz="0" w:space="0" w:color="auto"/>
        <w:left w:val="none" w:sz="0" w:space="0" w:color="auto"/>
        <w:bottom w:val="none" w:sz="0" w:space="0" w:color="auto"/>
        <w:right w:val="none" w:sz="0" w:space="0" w:color="auto"/>
      </w:divBdr>
    </w:div>
    <w:div w:id="2098550838">
      <w:bodyDiv w:val="1"/>
      <w:marLeft w:val="0"/>
      <w:marRight w:val="0"/>
      <w:marTop w:val="0"/>
      <w:marBottom w:val="0"/>
      <w:divBdr>
        <w:top w:val="none" w:sz="0" w:space="0" w:color="auto"/>
        <w:left w:val="none" w:sz="0" w:space="0" w:color="auto"/>
        <w:bottom w:val="none" w:sz="0" w:space="0" w:color="auto"/>
        <w:right w:val="none" w:sz="0" w:space="0" w:color="auto"/>
      </w:divBdr>
    </w:div>
    <w:div w:id="2098595521">
      <w:bodyDiv w:val="1"/>
      <w:marLeft w:val="0"/>
      <w:marRight w:val="0"/>
      <w:marTop w:val="0"/>
      <w:marBottom w:val="0"/>
      <w:divBdr>
        <w:top w:val="none" w:sz="0" w:space="0" w:color="auto"/>
        <w:left w:val="none" w:sz="0" w:space="0" w:color="auto"/>
        <w:bottom w:val="none" w:sz="0" w:space="0" w:color="auto"/>
        <w:right w:val="none" w:sz="0" w:space="0" w:color="auto"/>
      </w:divBdr>
    </w:div>
    <w:div w:id="2101291634">
      <w:bodyDiv w:val="1"/>
      <w:marLeft w:val="0"/>
      <w:marRight w:val="0"/>
      <w:marTop w:val="0"/>
      <w:marBottom w:val="0"/>
      <w:divBdr>
        <w:top w:val="none" w:sz="0" w:space="0" w:color="auto"/>
        <w:left w:val="none" w:sz="0" w:space="0" w:color="auto"/>
        <w:bottom w:val="none" w:sz="0" w:space="0" w:color="auto"/>
        <w:right w:val="none" w:sz="0" w:space="0" w:color="auto"/>
      </w:divBdr>
    </w:div>
    <w:div w:id="2102142082">
      <w:bodyDiv w:val="1"/>
      <w:marLeft w:val="0"/>
      <w:marRight w:val="0"/>
      <w:marTop w:val="0"/>
      <w:marBottom w:val="0"/>
      <w:divBdr>
        <w:top w:val="none" w:sz="0" w:space="0" w:color="auto"/>
        <w:left w:val="none" w:sz="0" w:space="0" w:color="auto"/>
        <w:bottom w:val="none" w:sz="0" w:space="0" w:color="auto"/>
        <w:right w:val="none" w:sz="0" w:space="0" w:color="auto"/>
      </w:divBdr>
    </w:div>
    <w:div w:id="2102722757">
      <w:bodyDiv w:val="1"/>
      <w:marLeft w:val="0"/>
      <w:marRight w:val="0"/>
      <w:marTop w:val="0"/>
      <w:marBottom w:val="0"/>
      <w:divBdr>
        <w:top w:val="none" w:sz="0" w:space="0" w:color="auto"/>
        <w:left w:val="none" w:sz="0" w:space="0" w:color="auto"/>
        <w:bottom w:val="none" w:sz="0" w:space="0" w:color="auto"/>
        <w:right w:val="none" w:sz="0" w:space="0" w:color="auto"/>
      </w:divBdr>
    </w:div>
    <w:div w:id="2102987543">
      <w:bodyDiv w:val="1"/>
      <w:marLeft w:val="0"/>
      <w:marRight w:val="0"/>
      <w:marTop w:val="0"/>
      <w:marBottom w:val="0"/>
      <w:divBdr>
        <w:top w:val="none" w:sz="0" w:space="0" w:color="auto"/>
        <w:left w:val="none" w:sz="0" w:space="0" w:color="auto"/>
        <w:bottom w:val="none" w:sz="0" w:space="0" w:color="auto"/>
        <w:right w:val="none" w:sz="0" w:space="0" w:color="auto"/>
      </w:divBdr>
    </w:div>
    <w:div w:id="2103642995">
      <w:bodyDiv w:val="1"/>
      <w:marLeft w:val="0"/>
      <w:marRight w:val="0"/>
      <w:marTop w:val="0"/>
      <w:marBottom w:val="0"/>
      <w:divBdr>
        <w:top w:val="none" w:sz="0" w:space="0" w:color="auto"/>
        <w:left w:val="none" w:sz="0" w:space="0" w:color="auto"/>
        <w:bottom w:val="none" w:sz="0" w:space="0" w:color="auto"/>
        <w:right w:val="none" w:sz="0" w:space="0" w:color="auto"/>
      </w:divBdr>
    </w:div>
    <w:div w:id="2103867850">
      <w:bodyDiv w:val="1"/>
      <w:marLeft w:val="0"/>
      <w:marRight w:val="0"/>
      <w:marTop w:val="0"/>
      <w:marBottom w:val="0"/>
      <w:divBdr>
        <w:top w:val="none" w:sz="0" w:space="0" w:color="auto"/>
        <w:left w:val="none" w:sz="0" w:space="0" w:color="auto"/>
        <w:bottom w:val="none" w:sz="0" w:space="0" w:color="auto"/>
        <w:right w:val="none" w:sz="0" w:space="0" w:color="auto"/>
      </w:divBdr>
    </w:div>
    <w:div w:id="2103988324">
      <w:bodyDiv w:val="1"/>
      <w:marLeft w:val="0"/>
      <w:marRight w:val="0"/>
      <w:marTop w:val="0"/>
      <w:marBottom w:val="0"/>
      <w:divBdr>
        <w:top w:val="none" w:sz="0" w:space="0" w:color="auto"/>
        <w:left w:val="none" w:sz="0" w:space="0" w:color="auto"/>
        <w:bottom w:val="none" w:sz="0" w:space="0" w:color="auto"/>
        <w:right w:val="none" w:sz="0" w:space="0" w:color="auto"/>
      </w:divBdr>
    </w:div>
    <w:div w:id="2104183993">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4760995">
      <w:bodyDiv w:val="1"/>
      <w:marLeft w:val="0"/>
      <w:marRight w:val="0"/>
      <w:marTop w:val="0"/>
      <w:marBottom w:val="0"/>
      <w:divBdr>
        <w:top w:val="none" w:sz="0" w:space="0" w:color="auto"/>
        <w:left w:val="none" w:sz="0" w:space="0" w:color="auto"/>
        <w:bottom w:val="none" w:sz="0" w:space="0" w:color="auto"/>
        <w:right w:val="none" w:sz="0" w:space="0" w:color="auto"/>
      </w:divBdr>
    </w:div>
    <w:div w:id="2105101860">
      <w:bodyDiv w:val="1"/>
      <w:marLeft w:val="0"/>
      <w:marRight w:val="0"/>
      <w:marTop w:val="0"/>
      <w:marBottom w:val="0"/>
      <w:divBdr>
        <w:top w:val="none" w:sz="0" w:space="0" w:color="auto"/>
        <w:left w:val="none" w:sz="0" w:space="0" w:color="auto"/>
        <w:bottom w:val="none" w:sz="0" w:space="0" w:color="auto"/>
        <w:right w:val="none" w:sz="0" w:space="0" w:color="auto"/>
      </w:divBdr>
    </w:div>
    <w:div w:id="2107575244">
      <w:bodyDiv w:val="1"/>
      <w:marLeft w:val="0"/>
      <w:marRight w:val="0"/>
      <w:marTop w:val="0"/>
      <w:marBottom w:val="0"/>
      <w:divBdr>
        <w:top w:val="none" w:sz="0" w:space="0" w:color="auto"/>
        <w:left w:val="none" w:sz="0" w:space="0" w:color="auto"/>
        <w:bottom w:val="none" w:sz="0" w:space="0" w:color="auto"/>
        <w:right w:val="none" w:sz="0" w:space="0" w:color="auto"/>
      </w:divBdr>
    </w:div>
    <w:div w:id="2107919117">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09035119">
      <w:bodyDiv w:val="1"/>
      <w:marLeft w:val="0"/>
      <w:marRight w:val="0"/>
      <w:marTop w:val="0"/>
      <w:marBottom w:val="0"/>
      <w:divBdr>
        <w:top w:val="none" w:sz="0" w:space="0" w:color="auto"/>
        <w:left w:val="none" w:sz="0" w:space="0" w:color="auto"/>
        <w:bottom w:val="none" w:sz="0" w:space="0" w:color="auto"/>
        <w:right w:val="none" w:sz="0" w:space="0" w:color="auto"/>
      </w:divBdr>
    </w:div>
    <w:div w:id="2109353774">
      <w:bodyDiv w:val="1"/>
      <w:marLeft w:val="0"/>
      <w:marRight w:val="0"/>
      <w:marTop w:val="0"/>
      <w:marBottom w:val="0"/>
      <w:divBdr>
        <w:top w:val="none" w:sz="0" w:space="0" w:color="auto"/>
        <w:left w:val="none" w:sz="0" w:space="0" w:color="auto"/>
        <w:bottom w:val="none" w:sz="0" w:space="0" w:color="auto"/>
        <w:right w:val="none" w:sz="0" w:space="0" w:color="auto"/>
      </w:divBdr>
    </w:div>
    <w:div w:id="2112165470">
      <w:bodyDiv w:val="1"/>
      <w:marLeft w:val="0"/>
      <w:marRight w:val="0"/>
      <w:marTop w:val="0"/>
      <w:marBottom w:val="0"/>
      <w:divBdr>
        <w:top w:val="none" w:sz="0" w:space="0" w:color="auto"/>
        <w:left w:val="none" w:sz="0" w:space="0" w:color="auto"/>
        <w:bottom w:val="none" w:sz="0" w:space="0" w:color="auto"/>
        <w:right w:val="none" w:sz="0" w:space="0" w:color="auto"/>
      </w:divBdr>
    </w:div>
    <w:div w:id="2112241881">
      <w:bodyDiv w:val="1"/>
      <w:marLeft w:val="0"/>
      <w:marRight w:val="0"/>
      <w:marTop w:val="0"/>
      <w:marBottom w:val="0"/>
      <w:divBdr>
        <w:top w:val="none" w:sz="0" w:space="0" w:color="auto"/>
        <w:left w:val="none" w:sz="0" w:space="0" w:color="auto"/>
        <w:bottom w:val="none" w:sz="0" w:space="0" w:color="auto"/>
        <w:right w:val="none" w:sz="0" w:space="0" w:color="auto"/>
      </w:divBdr>
    </w:div>
    <w:div w:id="2112430508">
      <w:bodyDiv w:val="1"/>
      <w:marLeft w:val="0"/>
      <w:marRight w:val="0"/>
      <w:marTop w:val="0"/>
      <w:marBottom w:val="0"/>
      <w:divBdr>
        <w:top w:val="none" w:sz="0" w:space="0" w:color="auto"/>
        <w:left w:val="none" w:sz="0" w:space="0" w:color="auto"/>
        <w:bottom w:val="none" w:sz="0" w:space="0" w:color="auto"/>
        <w:right w:val="none" w:sz="0" w:space="0" w:color="auto"/>
      </w:divBdr>
    </w:div>
    <w:div w:id="2112503139">
      <w:bodyDiv w:val="1"/>
      <w:marLeft w:val="0"/>
      <w:marRight w:val="0"/>
      <w:marTop w:val="0"/>
      <w:marBottom w:val="0"/>
      <w:divBdr>
        <w:top w:val="none" w:sz="0" w:space="0" w:color="auto"/>
        <w:left w:val="none" w:sz="0" w:space="0" w:color="auto"/>
        <w:bottom w:val="none" w:sz="0" w:space="0" w:color="auto"/>
        <w:right w:val="none" w:sz="0" w:space="0" w:color="auto"/>
      </w:divBdr>
    </w:div>
    <w:div w:id="2112584270">
      <w:bodyDiv w:val="1"/>
      <w:marLeft w:val="0"/>
      <w:marRight w:val="0"/>
      <w:marTop w:val="0"/>
      <w:marBottom w:val="0"/>
      <w:divBdr>
        <w:top w:val="none" w:sz="0" w:space="0" w:color="auto"/>
        <w:left w:val="none" w:sz="0" w:space="0" w:color="auto"/>
        <w:bottom w:val="none" w:sz="0" w:space="0" w:color="auto"/>
        <w:right w:val="none" w:sz="0" w:space="0" w:color="auto"/>
      </w:divBdr>
    </w:div>
    <w:div w:id="2113275819">
      <w:bodyDiv w:val="1"/>
      <w:marLeft w:val="0"/>
      <w:marRight w:val="0"/>
      <w:marTop w:val="0"/>
      <w:marBottom w:val="0"/>
      <w:divBdr>
        <w:top w:val="none" w:sz="0" w:space="0" w:color="auto"/>
        <w:left w:val="none" w:sz="0" w:space="0" w:color="auto"/>
        <w:bottom w:val="none" w:sz="0" w:space="0" w:color="auto"/>
        <w:right w:val="none" w:sz="0" w:space="0" w:color="auto"/>
      </w:divBdr>
    </w:div>
    <w:div w:id="2113931706">
      <w:bodyDiv w:val="1"/>
      <w:marLeft w:val="0"/>
      <w:marRight w:val="0"/>
      <w:marTop w:val="0"/>
      <w:marBottom w:val="0"/>
      <w:divBdr>
        <w:top w:val="none" w:sz="0" w:space="0" w:color="auto"/>
        <w:left w:val="none" w:sz="0" w:space="0" w:color="auto"/>
        <w:bottom w:val="none" w:sz="0" w:space="0" w:color="auto"/>
        <w:right w:val="none" w:sz="0" w:space="0" w:color="auto"/>
      </w:divBdr>
    </w:div>
    <w:div w:id="2115400048">
      <w:bodyDiv w:val="1"/>
      <w:marLeft w:val="0"/>
      <w:marRight w:val="0"/>
      <w:marTop w:val="0"/>
      <w:marBottom w:val="0"/>
      <w:divBdr>
        <w:top w:val="none" w:sz="0" w:space="0" w:color="auto"/>
        <w:left w:val="none" w:sz="0" w:space="0" w:color="auto"/>
        <w:bottom w:val="none" w:sz="0" w:space="0" w:color="auto"/>
        <w:right w:val="none" w:sz="0" w:space="0" w:color="auto"/>
      </w:divBdr>
    </w:div>
    <w:div w:id="2115590020">
      <w:bodyDiv w:val="1"/>
      <w:marLeft w:val="0"/>
      <w:marRight w:val="0"/>
      <w:marTop w:val="0"/>
      <w:marBottom w:val="0"/>
      <w:divBdr>
        <w:top w:val="none" w:sz="0" w:space="0" w:color="auto"/>
        <w:left w:val="none" w:sz="0" w:space="0" w:color="auto"/>
        <w:bottom w:val="none" w:sz="0" w:space="0" w:color="auto"/>
        <w:right w:val="none" w:sz="0" w:space="0" w:color="auto"/>
      </w:divBdr>
    </w:div>
    <w:div w:id="2116827661">
      <w:bodyDiv w:val="1"/>
      <w:marLeft w:val="0"/>
      <w:marRight w:val="0"/>
      <w:marTop w:val="0"/>
      <w:marBottom w:val="0"/>
      <w:divBdr>
        <w:top w:val="none" w:sz="0" w:space="0" w:color="auto"/>
        <w:left w:val="none" w:sz="0" w:space="0" w:color="auto"/>
        <w:bottom w:val="none" w:sz="0" w:space="0" w:color="auto"/>
        <w:right w:val="none" w:sz="0" w:space="0" w:color="auto"/>
      </w:divBdr>
    </w:div>
    <w:div w:id="2116900760">
      <w:bodyDiv w:val="1"/>
      <w:marLeft w:val="0"/>
      <w:marRight w:val="0"/>
      <w:marTop w:val="0"/>
      <w:marBottom w:val="0"/>
      <w:divBdr>
        <w:top w:val="none" w:sz="0" w:space="0" w:color="auto"/>
        <w:left w:val="none" w:sz="0" w:space="0" w:color="auto"/>
        <w:bottom w:val="none" w:sz="0" w:space="0" w:color="auto"/>
        <w:right w:val="none" w:sz="0" w:space="0" w:color="auto"/>
      </w:divBdr>
    </w:div>
    <w:div w:id="2116945606">
      <w:bodyDiv w:val="1"/>
      <w:marLeft w:val="0"/>
      <w:marRight w:val="0"/>
      <w:marTop w:val="0"/>
      <w:marBottom w:val="0"/>
      <w:divBdr>
        <w:top w:val="none" w:sz="0" w:space="0" w:color="auto"/>
        <w:left w:val="none" w:sz="0" w:space="0" w:color="auto"/>
        <w:bottom w:val="none" w:sz="0" w:space="0" w:color="auto"/>
        <w:right w:val="none" w:sz="0" w:space="0" w:color="auto"/>
      </w:divBdr>
    </w:div>
    <w:div w:id="2118214540">
      <w:bodyDiv w:val="1"/>
      <w:marLeft w:val="0"/>
      <w:marRight w:val="0"/>
      <w:marTop w:val="0"/>
      <w:marBottom w:val="0"/>
      <w:divBdr>
        <w:top w:val="none" w:sz="0" w:space="0" w:color="auto"/>
        <w:left w:val="none" w:sz="0" w:space="0" w:color="auto"/>
        <w:bottom w:val="none" w:sz="0" w:space="0" w:color="auto"/>
        <w:right w:val="none" w:sz="0" w:space="0" w:color="auto"/>
      </w:divBdr>
    </w:div>
    <w:div w:id="2118675374">
      <w:bodyDiv w:val="1"/>
      <w:marLeft w:val="0"/>
      <w:marRight w:val="0"/>
      <w:marTop w:val="0"/>
      <w:marBottom w:val="0"/>
      <w:divBdr>
        <w:top w:val="none" w:sz="0" w:space="0" w:color="auto"/>
        <w:left w:val="none" w:sz="0" w:space="0" w:color="auto"/>
        <w:bottom w:val="none" w:sz="0" w:space="0" w:color="auto"/>
        <w:right w:val="none" w:sz="0" w:space="0" w:color="auto"/>
      </w:divBdr>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19328189">
      <w:bodyDiv w:val="1"/>
      <w:marLeft w:val="0"/>
      <w:marRight w:val="0"/>
      <w:marTop w:val="0"/>
      <w:marBottom w:val="0"/>
      <w:divBdr>
        <w:top w:val="none" w:sz="0" w:space="0" w:color="auto"/>
        <w:left w:val="none" w:sz="0" w:space="0" w:color="auto"/>
        <w:bottom w:val="none" w:sz="0" w:space="0" w:color="auto"/>
        <w:right w:val="none" w:sz="0" w:space="0" w:color="auto"/>
      </w:divBdr>
    </w:div>
    <w:div w:id="2119979878">
      <w:bodyDiv w:val="1"/>
      <w:marLeft w:val="0"/>
      <w:marRight w:val="0"/>
      <w:marTop w:val="0"/>
      <w:marBottom w:val="0"/>
      <w:divBdr>
        <w:top w:val="none" w:sz="0" w:space="0" w:color="auto"/>
        <w:left w:val="none" w:sz="0" w:space="0" w:color="auto"/>
        <w:bottom w:val="none" w:sz="0" w:space="0" w:color="auto"/>
        <w:right w:val="none" w:sz="0" w:space="0" w:color="auto"/>
      </w:divBdr>
    </w:div>
    <w:div w:id="2120683363">
      <w:bodyDiv w:val="1"/>
      <w:marLeft w:val="0"/>
      <w:marRight w:val="0"/>
      <w:marTop w:val="0"/>
      <w:marBottom w:val="0"/>
      <w:divBdr>
        <w:top w:val="none" w:sz="0" w:space="0" w:color="auto"/>
        <w:left w:val="none" w:sz="0" w:space="0" w:color="auto"/>
        <w:bottom w:val="none" w:sz="0" w:space="0" w:color="auto"/>
        <w:right w:val="none" w:sz="0" w:space="0" w:color="auto"/>
      </w:divBdr>
    </w:div>
    <w:div w:id="2121103848">
      <w:bodyDiv w:val="1"/>
      <w:marLeft w:val="0"/>
      <w:marRight w:val="0"/>
      <w:marTop w:val="0"/>
      <w:marBottom w:val="0"/>
      <w:divBdr>
        <w:top w:val="none" w:sz="0" w:space="0" w:color="auto"/>
        <w:left w:val="none" w:sz="0" w:space="0" w:color="auto"/>
        <w:bottom w:val="none" w:sz="0" w:space="0" w:color="auto"/>
        <w:right w:val="none" w:sz="0" w:space="0" w:color="auto"/>
      </w:divBdr>
    </w:div>
    <w:div w:id="2121146220">
      <w:bodyDiv w:val="1"/>
      <w:marLeft w:val="0"/>
      <w:marRight w:val="0"/>
      <w:marTop w:val="0"/>
      <w:marBottom w:val="0"/>
      <w:divBdr>
        <w:top w:val="none" w:sz="0" w:space="0" w:color="auto"/>
        <w:left w:val="none" w:sz="0" w:space="0" w:color="auto"/>
        <w:bottom w:val="none" w:sz="0" w:space="0" w:color="auto"/>
        <w:right w:val="none" w:sz="0" w:space="0" w:color="auto"/>
      </w:divBdr>
    </w:div>
    <w:div w:id="2121872147">
      <w:bodyDiv w:val="1"/>
      <w:marLeft w:val="0"/>
      <w:marRight w:val="0"/>
      <w:marTop w:val="0"/>
      <w:marBottom w:val="0"/>
      <w:divBdr>
        <w:top w:val="none" w:sz="0" w:space="0" w:color="auto"/>
        <w:left w:val="none" w:sz="0" w:space="0" w:color="auto"/>
        <w:bottom w:val="none" w:sz="0" w:space="0" w:color="auto"/>
        <w:right w:val="none" w:sz="0" w:space="0" w:color="auto"/>
      </w:divBdr>
    </w:div>
    <w:div w:id="2122022194">
      <w:bodyDiv w:val="1"/>
      <w:marLeft w:val="0"/>
      <w:marRight w:val="0"/>
      <w:marTop w:val="0"/>
      <w:marBottom w:val="0"/>
      <w:divBdr>
        <w:top w:val="none" w:sz="0" w:space="0" w:color="auto"/>
        <w:left w:val="none" w:sz="0" w:space="0" w:color="auto"/>
        <w:bottom w:val="none" w:sz="0" w:space="0" w:color="auto"/>
        <w:right w:val="none" w:sz="0" w:space="0" w:color="auto"/>
      </w:divBdr>
    </w:div>
    <w:div w:id="2122802641">
      <w:bodyDiv w:val="1"/>
      <w:marLeft w:val="0"/>
      <w:marRight w:val="0"/>
      <w:marTop w:val="0"/>
      <w:marBottom w:val="0"/>
      <w:divBdr>
        <w:top w:val="none" w:sz="0" w:space="0" w:color="auto"/>
        <w:left w:val="none" w:sz="0" w:space="0" w:color="auto"/>
        <w:bottom w:val="none" w:sz="0" w:space="0" w:color="auto"/>
        <w:right w:val="none" w:sz="0" w:space="0" w:color="auto"/>
      </w:divBdr>
    </w:div>
    <w:div w:id="2123383057">
      <w:bodyDiv w:val="1"/>
      <w:marLeft w:val="0"/>
      <w:marRight w:val="0"/>
      <w:marTop w:val="0"/>
      <w:marBottom w:val="0"/>
      <w:divBdr>
        <w:top w:val="none" w:sz="0" w:space="0" w:color="auto"/>
        <w:left w:val="none" w:sz="0" w:space="0" w:color="auto"/>
        <w:bottom w:val="none" w:sz="0" w:space="0" w:color="auto"/>
        <w:right w:val="none" w:sz="0" w:space="0" w:color="auto"/>
      </w:divBdr>
    </w:div>
    <w:div w:id="2123524744">
      <w:bodyDiv w:val="1"/>
      <w:marLeft w:val="0"/>
      <w:marRight w:val="0"/>
      <w:marTop w:val="0"/>
      <w:marBottom w:val="0"/>
      <w:divBdr>
        <w:top w:val="none" w:sz="0" w:space="0" w:color="auto"/>
        <w:left w:val="none" w:sz="0" w:space="0" w:color="auto"/>
        <w:bottom w:val="none" w:sz="0" w:space="0" w:color="auto"/>
        <w:right w:val="none" w:sz="0" w:space="0" w:color="auto"/>
      </w:divBdr>
    </w:div>
    <w:div w:id="2124809897">
      <w:bodyDiv w:val="1"/>
      <w:marLeft w:val="0"/>
      <w:marRight w:val="0"/>
      <w:marTop w:val="0"/>
      <w:marBottom w:val="0"/>
      <w:divBdr>
        <w:top w:val="none" w:sz="0" w:space="0" w:color="auto"/>
        <w:left w:val="none" w:sz="0" w:space="0" w:color="auto"/>
        <w:bottom w:val="none" w:sz="0" w:space="0" w:color="auto"/>
        <w:right w:val="none" w:sz="0" w:space="0" w:color="auto"/>
      </w:divBdr>
    </w:div>
    <w:div w:id="2125150542">
      <w:bodyDiv w:val="1"/>
      <w:marLeft w:val="0"/>
      <w:marRight w:val="0"/>
      <w:marTop w:val="0"/>
      <w:marBottom w:val="0"/>
      <w:divBdr>
        <w:top w:val="none" w:sz="0" w:space="0" w:color="auto"/>
        <w:left w:val="none" w:sz="0" w:space="0" w:color="auto"/>
        <w:bottom w:val="none" w:sz="0" w:space="0" w:color="auto"/>
        <w:right w:val="none" w:sz="0" w:space="0" w:color="auto"/>
      </w:divBdr>
    </w:div>
    <w:div w:id="212515158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26382485">
      <w:bodyDiv w:val="1"/>
      <w:marLeft w:val="0"/>
      <w:marRight w:val="0"/>
      <w:marTop w:val="0"/>
      <w:marBottom w:val="0"/>
      <w:divBdr>
        <w:top w:val="none" w:sz="0" w:space="0" w:color="auto"/>
        <w:left w:val="none" w:sz="0" w:space="0" w:color="auto"/>
        <w:bottom w:val="none" w:sz="0" w:space="0" w:color="auto"/>
        <w:right w:val="none" w:sz="0" w:space="0" w:color="auto"/>
      </w:divBdr>
    </w:div>
    <w:div w:id="2126996499">
      <w:bodyDiv w:val="1"/>
      <w:marLeft w:val="0"/>
      <w:marRight w:val="0"/>
      <w:marTop w:val="0"/>
      <w:marBottom w:val="0"/>
      <w:divBdr>
        <w:top w:val="none" w:sz="0" w:space="0" w:color="auto"/>
        <w:left w:val="none" w:sz="0" w:space="0" w:color="auto"/>
        <w:bottom w:val="none" w:sz="0" w:space="0" w:color="auto"/>
        <w:right w:val="none" w:sz="0" w:space="0" w:color="auto"/>
      </w:divBdr>
    </w:div>
    <w:div w:id="2128235414">
      <w:bodyDiv w:val="1"/>
      <w:marLeft w:val="0"/>
      <w:marRight w:val="0"/>
      <w:marTop w:val="0"/>
      <w:marBottom w:val="0"/>
      <w:divBdr>
        <w:top w:val="none" w:sz="0" w:space="0" w:color="auto"/>
        <w:left w:val="none" w:sz="0" w:space="0" w:color="auto"/>
        <w:bottom w:val="none" w:sz="0" w:space="0" w:color="auto"/>
        <w:right w:val="none" w:sz="0" w:space="0" w:color="auto"/>
      </w:divBdr>
    </w:div>
    <w:div w:id="2128348922">
      <w:bodyDiv w:val="1"/>
      <w:marLeft w:val="0"/>
      <w:marRight w:val="0"/>
      <w:marTop w:val="0"/>
      <w:marBottom w:val="0"/>
      <w:divBdr>
        <w:top w:val="none" w:sz="0" w:space="0" w:color="auto"/>
        <w:left w:val="none" w:sz="0" w:space="0" w:color="auto"/>
        <w:bottom w:val="none" w:sz="0" w:space="0" w:color="auto"/>
        <w:right w:val="none" w:sz="0" w:space="0" w:color="auto"/>
      </w:divBdr>
    </w:div>
    <w:div w:id="2128769431">
      <w:bodyDiv w:val="1"/>
      <w:marLeft w:val="0"/>
      <w:marRight w:val="0"/>
      <w:marTop w:val="0"/>
      <w:marBottom w:val="0"/>
      <w:divBdr>
        <w:top w:val="none" w:sz="0" w:space="0" w:color="auto"/>
        <w:left w:val="none" w:sz="0" w:space="0" w:color="auto"/>
        <w:bottom w:val="none" w:sz="0" w:space="0" w:color="auto"/>
        <w:right w:val="none" w:sz="0" w:space="0" w:color="auto"/>
      </w:divBdr>
    </w:div>
    <w:div w:id="2129230474">
      <w:bodyDiv w:val="1"/>
      <w:marLeft w:val="0"/>
      <w:marRight w:val="0"/>
      <w:marTop w:val="0"/>
      <w:marBottom w:val="0"/>
      <w:divBdr>
        <w:top w:val="none" w:sz="0" w:space="0" w:color="auto"/>
        <w:left w:val="none" w:sz="0" w:space="0" w:color="auto"/>
        <w:bottom w:val="none" w:sz="0" w:space="0" w:color="auto"/>
        <w:right w:val="none" w:sz="0" w:space="0" w:color="auto"/>
      </w:divBdr>
    </w:div>
    <w:div w:id="2129660652">
      <w:bodyDiv w:val="1"/>
      <w:marLeft w:val="0"/>
      <w:marRight w:val="0"/>
      <w:marTop w:val="0"/>
      <w:marBottom w:val="0"/>
      <w:divBdr>
        <w:top w:val="none" w:sz="0" w:space="0" w:color="auto"/>
        <w:left w:val="none" w:sz="0" w:space="0" w:color="auto"/>
        <w:bottom w:val="none" w:sz="0" w:space="0" w:color="auto"/>
        <w:right w:val="none" w:sz="0" w:space="0" w:color="auto"/>
      </w:divBdr>
    </w:div>
    <w:div w:id="2129666604">
      <w:bodyDiv w:val="1"/>
      <w:marLeft w:val="0"/>
      <w:marRight w:val="0"/>
      <w:marTop w:val="0"/>
      <w:marBottom w:val="0"/>
      <w:divBdr>
        <w:top w:val="none" w:sz="0" w:space="0" w:color="auto"/>
        <w:left w:val="none" w:sz="0" w:space="0" w:color="auto"/>
        <w:bottom w:val="none" w:sz="0" w:space="0" w:color="auto"/>
        <w:right w:val="none" w:sz="0" w:space="0" w:color="auto"/>
      </w:divBdr>
    </w:div>
    <w:div w:id="2130274778">
      <w:bodyDiv w:val="1"/>
      <w:marLeft w:val="0"/>
      <w:marRight w:val="0"/>
      <w:marTop w:val="0"/>
      <w:marBottom w:val="0"/>
      <w:divBdr>
        <w:top w:val="none" w:sz="0" w:space="0" w:color="auto"/>
        <w:left w:val="none" w:sz="0" w:space="0" w:color="auto"/>
        <w:bottom w:val="none" w:sz="0" w:space="0" w:color="auto"/>
        <w:right w:val="none" w:sz="0" w:space="0" w:color="auto"/>
      </w:divBdr>
    </w:div>
    <w:div w:id="2130659318">
      <w:bodyDiv w:val="1"/>
      <w:marLeft w:val="0"/>
      <w:marRight w:val="0"/>
      <w:marTop w:val="0"/>
      <w:marBottom w:val="0"/>
      <w:divBdr>
        <w:top w:val="none" w:sz="0" w:space="0" w:color="auto"/>
        <w:left w:val="none" w:sz="0" w:space="0" w:color="auto"/>
        <w:bottom w:val="none" w:sz="0" w:space="0" w:color="auto"/>
        <w:right w:val="none" w:sz="0" w:space="0" w:color="auto"/>
      </w:divBdr>
    </w:div>
    <w:div w:id="2131821125">
      <w:bodyDiv w:val="1"/>
      <w:marLeft w:val="0"/>
      <w:marRight w:val="0"/>
      <w:marTop w:val="0"/>
      <w:marBottom w:val="0"/>
      <w:divBdr>
        <w:top w:val="none" w:sz="0" w:space="0" w:color="auto"/>
        <w:left w:val="none" w:sz="0" w:space="0" w:color="auto"/>
        <w:bottom w:val="none" w:sz="0" w:space="0" w:color="auto"/>
        <w:right w:val="none" w:sz="0" w:space="0" w:color="auto"/>
      </w:divBdr>
    </w:div>
    <w:div w:id="2132240120">
      <w:bodyDiv w:val="1"/>
      <w:marLeft w:val="0"/>
      <w:marRight w:val="0"/>
      <w:marTop w:val="0"/>
      <w:marBottom w:val="0"/>
      <w:divBdr>
        <w:top w:val="none" w:sz="0" w:space="0" w:color="auto"/>
        <w:left w:val="none" w:sz="0" w:space="0" w:color="auto"/>
        <w:bottom w:val="none" w:sz="0" w:space="0" w:color="auto"/>
        <w:right w:val="none" w:sz="0" w:space="0" w:color="auto"/>
      </w:divBdr>
    </w:div>
    <w:div w:id="2132363524">
      <w:bodyDiv w:val="1"/>
      <w:marLeft w:val="0"/>
      <w:marRight w:val="0"/>
      <w:marTop w:val="0"/>
      <w:marBottom w:val="0"/>
      <w:divBdr>
        <w:top w:val="none" w:sz="0" w:space="0" w:color="auto"/>
        <w:left w:val="none" w:sz="0" w:space="0" w:color="auto"/>
        <w:bottom w:val="none" w:sz="0" w:space="0" w:color="auto"/>
        <w:right w:val="none" w:sz="0" w:space="0" w:color="auto"/>
      </w:divBdr>
    </w:div>
    <w:div w:id="2133479324">
      <w:bodyDiv w:val="1"/>
      <w:marLeft w:val="0"/>
      <w:marRight w:val="0"/>
      <w:marTop w:val="0"/>
      <w:marBottom w:val="0"/>
      <w:divBdr>
        <w:top w:val="none" w:sz="0" w:space="0" w:color="auto"/>
        <w:left w:val="none" w:sz="0" w:space="0" w:color="auto"/>
        <w:bottom w:val="none" w:sz="0" w:space="0" w:color="auto"/>
        <w:right w:val="none" w:sz="0" w:space="0" w:color="auto"/>
      </w:divBdr>
    </w:div>
    <w:div w:id="2134129666">
      <w:bodyDiv w:val="1"/>
      <w:marLeft w:val="0"/>
      <w:marRight w:val="0"/>
      <w:marTop w:val="0"/>
      <w:marBottom w:val="0"/>
      <w:divBdr>
        <w:top w:val="none" w:sz="0" w:space="0" w:color="auto"/>
        <w:left w:val="none" w:sz="0" w:space="0" w:color="auto"/>
        <w:bottom w:val="none" w:sz="0" w:space="0" w:color="auto"/>
        <w:right w:val="none" w:sz="0" w:space="0" w:color="auto"/>
      </w:divBdr>
    </w:div>
    <w:div w:id="2134205554">
      <w:bodyDiv w:val="1"/>
      <w:marLeft w:val="0"/>
      <w:marRight w:val="0"/>
      <w:marTop w:val="0"/>
      <w:marBottom w:val="0"/>
      <w:divBdr>
        <w:top w:val="none" w:sz="0" w:space="0" w:color="auto"/>
        <w:left w:val="none" w:sz="0" w:space="0" w:color="auto"/>
        <w:bottom w:val="none" w:sz="0" w:space="0" w:color="auto"/>
        <w:right w:val="none" w:sz="0" w:space="0" w:color="auto"/>
      </w:divBdr>
    </w:div>
    <w:div w:id="2134209998">
      <w:bodyDiv w:val="1"/>
      <w:marLeft w:val="0"/>
      <w:marRight w:val="0"/>
      <w:marTop w:val="0"/>
      <w:marBottom w:val="0"/>
      <w:divBdr>
        <w:top w:val="none" w:sz="0" w:space="0" w:color="auto"/>
        <w:left w:val="none" w:sz="0" w:space="0" w:color="auto"/>
        <w:bottom w:val="none" w:sz="0" w:space="0" w:color="auto"/>
        <w:right w:val="none" w:sz="0" w:space="0" w:color="auto"/>
      </w:divBdr>
    </w:div>
    <w:div w:id="2134975414">
      <w:bodyDiv w:val="1"/>
      <w:marLeft w:val="0"/>
      <w:marRight w:val="0"/>
      <w:marTop w:val="0"/>
      <w:marBottom w:val="0"/>
      <w:divBdr>
        <w:top w:val="none" w:sz="0" w:space="0" w:color="auto"/>
        <w:left w:val="none" w:sz="0" w:space="0" w:color="auto"/>
        <w:bottom w:val="none" w:sz="0" w:space="0" w:color="auto"/>
        <w:right w:val="none" w:sz="0" w:space="0" w:color="auto"/>
      </w:divBdr>
    </w:div>
    <w:div w:id="2134979189">
      <w:bodyDiv w:val="1"/>
      <w:marLeft w:val="0"/>
      <w:marRight w:val="0"/>
      <w:marTop w:val="0"/>
      <w:marBottom w:val="0"/>
      <w:divBdr>
        <w:top w:val="none" w:sz="0" w:space="0" w:color="auto"/>
        <w:left w:val="none" w:sz="0" w:space="0" w:color="auto"/>
        <w:bottom w:val="none" w:sz="0" w:space="0" w:color="auto"/>
        <w:right w:val="none" w:sz="0" w:space="0" w:color="auto"/>
      </w:divBdr>
    </w:div>
    <w:div w:id="2135099542">
      <w:bodyDiv w:val="1"/>
      <w:marLeft w:val="0"/>
      <w:marRight w:val="0"/>
      <w:marTop w:val="0"/>
      <w:marBottom w:val="0"/>
      <w:divBdr>
        <w:top w:val="none" w:sz="0" w:space="0" w:color="auto"/>
        <w:left w:val="none" w:sz="0" w:space="0" w:color="auto"/>
        <w:bottom w:val="none" w:sz="0" w:space="0" w:color="auto"/>
        <w:right w:val="none" w:sz="0" w:space="0" w:color="auto"/>
      </w:divBdr>
    </w:div>
    <w:div w:id="2135561812">
      <w:bodyDiv w:val="1"/>
      <w:marLeft w:val="0"/>
      <w:marRight w:val="0"/>
      <w:marTop w:val="0"/>
      <w:marBottom w:val="0"/>
      <w:divBdr>
        <w:top w:val="none" w:sz="0" w:space="0" w:color="auto"/>
        <w:left w:val="none" w:sz="0" w:space="0" w:color="auto"/>
        <w:bottom w:val="none" w:sz="0" w:space="0" w:color="auto"/>
        <w:right w:val="none" w:sz="0" w:space="0" w:color="auto"/>
      </w:divBdr>
    </w:div>
    <w:div w:id="2135712459">
      <w:bodyDiv w:val="1"/>
      <w:marLeft w:val="0"/>
      <w:marRight w:val="0"/>
      <w:marTop w:val="0"/>
      <w:marBottom w:val="0"/>
      <w:divBdr>
        <w:top w:val="none" w:sz="0" w:space="0" w:color="auto"/>
        <w:left w:val="none" w:sz="0" w:space="0" w:color="auto"/>
        <w:bottom w:val="none" w:sz="0" w:space="0" w:color="auto"/>
        <w:right w:val="none" w:sz="0" w:space="0" w:color="auto"/>
      </w:divBdr>
    </w:div>
    <w:div w:id="2136436601">
      <w:bodyDiv w:val="1"/>
      <w:marLeft w:val="0"/>
      <w:marRight w:val="0"/>
      <w:marTop w:val="0"/>
      <w:marBottom w:val="0"/>
      <w:divBdr>
        <w:top w:val="none" w:sz="0" w:space="0" w:color="auto"/>
        <w:left w:val="none" w:sz="0" w:space="0" w:color="auto"/>
        <w:bottom w:val="none" w:sz="0" w:space="0" w:color="auto"/>
        <w:right w:val="none" w:sz="0" w:space="0" w:color="auto"/>
      </w:divBdr>
    </w:div>
    <w:div w:id="2136605659">
      <w:bodyDiv w:val="1"/>
      <w:marLeft w:val="0"/>
      <w:marRight w:val="0"/>
      <w:marTop w:val="0"/>
      <w:marBottom w:val="0"/>
      <w:divBdr>
        <w:top w:val="none" w:sz="0" w:space="0" w:color="auto"/>
        <w:left w:val="none" w:sz="0" w:space="0" w:color="auto"/>
        <w:bottom w:val="none" w:sz="0" w:space="0" w:color="auto"/>
        <w:right w:val="none" w:sz="0" w:space="0" w:color="auto"/>
      </w:divBdr>
    </w:div>
    <w:div w:id="2136677090">
      <w:bodyDiv w:val="1"/>
      <w:marLeft w:val="0"/>
      <w:marRight w:val="0"/>
      <w:marTop w:val="0"/>
      <w:marBottom w:val="0"/>
      <w:divBdr>
        <w:top w:val="none" w:sz="0" w:space="0" w:color="auto"/>
        <w:left w:val="none" w:sz="0" w:space="0" w:color="auto"/>
        <w:bottom w:val="none" w:sz="0" w:space="0" w:color="auto"/>
        <w:right w:val="none" w:sz="0" w:space="0" w:color="auto"/>
      </w:divBdr>
    </w:div>
    <w:div w:id="2137483385">
      <w:bodyDiv w:val="1"/>
      <w:marLeft w:val="0"/>
      <w:marRight w:val="0"/>
      <w:marTop w:val="0"/>
      <w:marBottom w:val="0"/>
      <w:divBdr>
        <w:top w:val="none" w:sz="0" w:space="0" w:color="auto"/>
        <w:left w:val="none" w:sz="0" w:space="0" w:color="auto"/>
        <w:bottom w:val="none" w:sz="0" w:space="0" w:color="auto"/>
        <w:right w:val="none" w:sz="0" w:space="0" w:color="auto"/>
      </w:divBdr>
    </w:div>
    <w:div w:id="2138063601">
      <w:bodyDiv w:val="1"/>
      <w:marLeft w:val="0"/>
      <w:marRight w:val="0"/>
      <w:marTop w:val="0"/>
      <w:marBottom w:val="0"/>
      <w:divBdr>
        <w:top w:val="none" w:sz="0" w:space="0" w:color="auto"/>
        <w:left w:val="none" w:sz="0" w:space="0" w:color="auto"/>
        <w:bottom w:val="none" w:sz="0" w:space="0" w:color="auto"/>
        <w:right w:val="none" w:sz="0" w:space="0" w:color="auto"/>
      </w:divBdr>
    </w:div>
    <w:div w:id="2138982956">
      <w:bodyDiv w:val="1"/>
      <w:marLeft w:val="0"/>
      <w:marRight w:val="0"/>
      <w:marTop w:val="0"/>
      <w:marBottom w:val="0"/>
      <w:divBdr>
        <w:top w:val="none" w:sz="0" w:space="0" w:color="auto"/>
        <w:left w:val="none" w:sz="0" w:space="0" w:color="auto"/>
        <w:bottom w:val="none" w:sz="0" w:space="0" w:color="auto"/>
        <w:right w:val="none" w:sz="0" w:space="0" w:color="auto"/>
      </w:divBdr>
    </w:div>
    <w:div w:id="2139180596">
      <w:bodyDiv w:val="1"/>
      <w:marLeft w:val="0"/>
      <w:marRight w:val="0"/>
      <w:marTop w:val="0"/>
      <w:marBottom w:val="0"/>
      <w:divBdr>
        <w:top w:val="none" w:sz="0" w:space="0" w:color="auto"/>
        <w:left w:val="none" w:sz="0" w:space="0" w:color="auto"/>
        <w:bottom w:val="none" w:sz="0" w:space="0" w:color="auto"/>
        <w:right w:val="none" w:sz="0" w:space="0" w:color="auto"/>
      </w:divBdr>
    </w:div>
    <w:div w:id="2139182379">
      <w:bodyDiv w:val="1"/>
      <w:marLeft w:val="0"/>
      <w:marRight w:val="0"/>
      <w:marTop w:val="0"/>
      <w:marBottom w:val="0"/>
      <w:divBdr>
        <w:top w:val="none" w:sz="0" w:space="0" w:color="auto"/>
        <w:left w:val="none" w:sz="0" w:space="0" w:color="auto"/>
        <w:bottom w:val="none" w:sz="0" w:space="0" w:color="auto"/>
        <w:right w:val="none" w:sz="0" w:space="0" w:color="auto"/>
      </w:divBdr>
    </w:div>
    <w:div w:id="2140877094">
      <w:bodyDiv w:val="1"/>
      <w:marLeft w:val="0"/>
      <w:marRight w:val="0"/>
      <w:marTop w:val="0"/>
      <w:marBottom w:val="0"/>
      <w:divBdr>
        <w:top w:val="none" w:sz="0" w:space="0" w:color="auto"/>
        <w:left w:val="none" w:sz="0" w:space="0" w:color="auto"/>
        <w:bottom w:val="none" w:sz="0" w:space="0" w:color="auto"/>
        <w:right w:val="none" w:sz="0" w:space="0" w:color="auto"/>
      </w:divBdr>
    </w:div>
    <w:div w:id="2140949768">
      <w:bodyDiv w:val="1"/>
      <w:marLeft w:val="0"/>
      <w:marRight w:val="0"/>
      <w:marTop w:val="0"/>
      <w:marBottom w:val="0"/>
      <w:divBdr>
        <w:top w:val="none" w:sz="0" w:space="0" w:color="auto"/>
        <w:left w:val="none" w:sz="0" w:space="0" w:color="auto"/>
        <w:bottom w:val="none" w:sz="0" w:space="0" w:color="auto"/>
        <w:right w:val="none" w:sz="0" w:space="0" w:color="auto"/>
      </w:divBdr>
    </w:div>
    <w:div w:id="2143110576">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 w:id="2143693201">
      <w:bodyDiv w:val="1"/>
      <w:marLeft w:val="0"/>
      <w:marRight w:val="0"/>
      <w:marTop w:val="0"/>
      <w:marBottom w:val="0"/>
      <w:divBdr>
        <w:top w:val="none" w:sz="0" w:space="0" w:color="auto"/>
        <w:left w:val="none" w:sz="0" w:space="0" w:color="auto"/>
        <w:bottom w:val="none" w:sz="0" w:space="0" w:color="auto"/>
        <w:right w:val="none" w:sz="0" w:space="0" w:color="auto"/>
      </w:divBdr>
    </w:div>
    <w:div w:id="2143837686">
      <w:bodyDiv w:val="1"/>
      <w:marLeft w:val="0"/>
      <w:marRight w:val="0"/>
      <w:marTop w:val="0"/>
      <w:marBottom w:val="0"/>
      <w:divBdr>
        <w:top w:val="none" w:sz="0" w:space="0" w:color="auto"/>
        <w:left w:val="none" w:sz="0" w:space="0" w:color="auto"/>
        <w:bottom w:val="none" w:sz="0" w:space="0" w:color="auto"/>
        <w:right w:val="none" w:sz="0" w:space="0" w:color="auto"/>
      </w:divBdr>
    </w:div>
    <w:div w:id="2144956830">
      <w:bodyDiv w:val="1"/>
      <w:marLeft w:val="0"/>
      <w:marRight w:val="0"/>
      <w:marTop w:val="0"/>
      <w:marBottom w:val="0"/>
      <w:divBdr>
        <w:top w:val="none" w:sz="0" w:space="0" w:color="auto"/>
        <w:left w:val="none" w:sz="0" w:space="0" w:color="auto"/>
        <w:bottom w:val="none" w:sz="0" w:space="0" w:color="auto"/>
        <w:right w:val="none" w:sz="0" w:space="0" w:color="auto"/>
      </w:divBdr>
    </w:div>
    <w:div w:id="2145001411">
      <w:bodyDiv w:val="1"/>
      <w:marLeft w:val="0"/>
      <w:marRight w:val="0"/>
      <w:marTop w:val="0"/>
      <w:marBottom w:val="0"/>
      <w:divBdr>
        <w:top w:val="none" w:sz="0" w:space="0" w:color="auto"/>
        <w:left w:val="none" w:sz="0" w:space="0" w:color="auto"/>
        <w:bottom w:val="none" w:sz="0" w:space="0" w:color="auto"/>
        <w:right w:val="none" w:sz="0" w:space="0" w:color="auto"/>
      </w:divBdr>
    </w:div>
    <w:div w:id="2145080495">
      <w:bodyDiv w:val="1"/>
      <w:marLeft w:val="0"/>
      <w:marRight w:val="0"/>
      <w:marTop w:val="0"/>
      <w:marBottom w:val="0"/>
      <w:divBdr>
        <w:top w:val="none" w:sz="0" w:space="0" w:color="auto"/>
        <w:left w:val="none" w:sz="0" w:space="0" w:color="auto"/>
        <w:bottom w:val="none" w:sz="0" w:space="0" w:color="auto"/>
        <w:right w:val="none" w:sz="0" w:space="0" w:color="auto"/>
      </w:divBdr>
    </w:div>
    <w:div w:id="2145350321">
      <w:bodyDiv w:val="1"/>
      <w:marLeft w:val="0"/>
      <w:marRight w:val="0"/>
      <w:marTop w:val="0"/>
      <w:marBottom w:val="0"/>
      <w:divBdr>
        <w:top w:val="none" w:sz="0" w:space="0" w:color="auto"/>
        <w:left w:val="none" w:sz="0" w:space="0" w:color="auto"/>
        <w:bottom w:val="none" w:sz="0" w:space="0" w:color="auto"/>
        <w:right w:val="none" w:sz="0" w:space="0" w:color="auto"/>
      </w:divBdr>
    </w:div>
    <w:div w:id="2145736317">
      <w:bodyDiv w:val="1"/>
      <w:marLeft w:val="0"/>
      <w:marRight w:val="0"/>
      <w:marTop w:val="0"/>
      <w:marBottom w:val="0"/>
      <w:divBdr>
        <w:top w:val="none" w:sz="0" w:space="0" w:color="auto"/>
        <w:left w:val="none" w:sz="0" w:space="0" w:color="auto"/>
        <w:bottom w:val="none" w:sz="0" w:space="0" w:color="auto"/>
        <w:right w:val="none" w:sz="0" w:space="0" w:color="auto"/>
      </w:divBdr>
    </w:div>
    <w:div w:id="21458062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Smi10</b:Tag>
    <b:SourceType>ArticleInAPeriodical</b:SourceType>
    <b:Guid>{31874CDB-D87F-4003-A961-522D036BE8BC}</b:Guid>
    <b:Author>
      <b:Author>
        <b:NameList>
          <b:Person>
            <b:Last>Smith</b:Last>
            <b:First>J.</b:First>
          </b:Person>
          <b:Person>
            <b:Last>Brown</b:Last>
            <b:First>A.</b:First>
          </b:Person>
        </b:NameList>
      </b:Author>
    </b:Author>
    <b:Title>Machine Learning in Software Development: A Comprehensive Review</b:Title>
    <b:PeriodicalTitle>Journal of Software Engineering and Applications</b:PeriodicalTitle>
    <b:Year>2021</b:Year>
    <b:Pages>256-273</b:Pages>
    <b:Volume>14</b:Volume>
    <b:Issue>5</b:Issue>
    <b:RefOrder>9</b:RefOrder>
  </b:Source>
  <b:Source>
    <b:LCID>en-US</b:LCID>
    <b:Volume>29</b:Volume>
    <b:BIBTEX_Entry>article</b:BIBTEX_Entry>
    <b:SourceType>JournalArticle</b:SourceType>
    <b:Title>Automation and Orchestration in DevOps: A Case Study Analysis</b:Title>
    <b:Tag>williams2019a</b:Tag>
    <b:Author>
      <b:Author>
        <b:NameList>
          <b:Person>
            <b:Last>Williams</b:Last>
            <b:First>R.</b:First>
          </b:Person>
          <b:Person>
            <b:Last>Miller</b:Last>
            <b:First>K.</b:First>
          </b:Person>
        </b:NameList>
      </b:Author>
    </b:Author>
    <b:Pages>889–912</b:Pages>
    <b:Year>2019</b:Year>
    <b:JournalName>International Journal of Software Engineering and Knowledge Engineering</b:JournalName>
    <b:Number>7</b:Number>
    <b:RefOrder>91</b:RefOrder>
  </b:Source>
  <b:Source>
    <b:LCID>en-US</b:LCID>
    <b:BIBTEX_Entry>inproceedings</b:BIBTEX_Entry>
    <b:SourceType>ConferenceProceedings</b:SourceType>
    <b:Title>Scalable and Secure Package Management in Cloud Environments</b:Title>
    <b:Tag>turner2020a</b:Tag>
    <b:BookTitle>International Conference on Cloud Computing</b:BookTitle>
    <b:Author>
      <b:Author>
        <b:NameList>
          <b:Person>
            <b:Last>Turner</b:Last>
            <b:First>B.</b:First>
          </b:Person>
          <b:Person>
            <b:Last>Johnson</b:Last>
            <b:First>L.</b:First>
          </b:Person>
        </b:NameList>
      </b:Author>
    </b:Author>
    <b:Pages>234–249</b:Pages>
    <b:Year>2020</b:Year>
    <b:ConferenceName>International Conference on Cloud Computing</b:ConferenceName>
    <b:RefOrder>92</b:RefOrder>
  </b:Source>
  <b:Source>
    <b:LCID>en-US</b:LCID>
    <b:Volume>17</b:Volume>
    <b:BIBTEX_Entry>article</b:BIBTEX_Entry>
    <b:SourceType>JournalArticle</b:SourceType>
    <b:Title>Advancing DevOps with Cloud Management APIs</b:Title>
    <b:Tag>turner2019b</b:Tag>
    <b:Author>
      <b:Author>
        <b:NameList>
          <b:Person>
            <b:Last>Turner</b:Last>
            <b:First>B.</b:First>
          </b:Person>
          <b:Person>
            <b:Last>Davis</b:Last>
            <b:First>M.</b:First>
          </b:Person>
        </b:NameList>
      </b:Author>
    </b:Author>
    <b:Pages>45–62</b:Pages>
    <b:Year>2019</b:Year>
    <b:JournalName>DevOps Journal</b:JournalName>
    <b:Number>1</b:Number>
    <b:RefOrder>19</b:RefOrder>
  </b:Source>
  <b:Source>
    <b:LCID>en-US</b:LCID>
    <b:Volume>15</b:Volume>
    <b:BIBTEX_Entry>article</b:BIBTEX_Entry>
    <b:SourceType>JournalArticle</b:SourceType>
    <b:Title>Automating AWS Resource Management with Cloud Control APIs</b:Title>
    <b:Tag>turner2019a</b:Tag>
    <b:Author>
      <b:Author>
        <b:NameList>
          <b:Person>
            <b:Last>Turner</b:Last>
            <b:First>A.</b:First>
          </b:Person>
          <b:Person>
            <b:Last>Davis</b:Last>
            <b:First>M.</b:First>
          </b:Person>
        </b:NameList>
      </b:Author>
    </b:Author>
    <b:Pages>112–129</b:Pages>
    <b:Year>2019</b:Year>
    <b:JournalName>DevOps Journal</b:JournalName>
    <b:Number>4</b:Number>
    <b:RefOrder>15</b:RefOrder>
  </b:Source>
  <b:Source>
    <b:LCID>en-US</b:LCID>
    <b:BIBTEX_Entry>book</b:BIBTEX_Entry>
    <b:SourceType>Book</b:SourceType>
    <b:Title>Distributed Systems: Principles and Paradigms</b:Title>
    <b:Tag>tanenbaum2014a</b:Tag>
    <b:Publisher>Pearson Education</b:Publisher>
    <b:Author>
      <b:Author>
        <b:NameList>
          <b:Person>
            <b:Last>Tanenbaum</b:Last>
            <b:Middle>S.</b:Middle>
            <b:First>A.</b:First>
          </b:Person>
          <b:Person>
            <b:Last>Steen</b:Last>
            <b:Middle>V.</b:Middle>
            <b:First>M.</b:First>
          </b:Person>
        </b:NameList>
      </b:Author>
    </b:Author>
    <b:Year>2014</b:Year>
    <b:RefOrder>11</b:RefOrder>
  </b:Source>
  <b:Source>
    <b:LCID>en-US</b:LCID>
    <b:Volume>5</b:Volume>
    <b:BIBTEX_Entry>article</b:BIBTEX_Entry>
    <b:SourceType>JournalArticle</b:SourceType>
    <b:Title>Secure CI/CD Pipelines: Best Practices in AWS</b:Title>
    <b:Tag>smith2018f</b:Tag>
    <b:Author>
      <b:Author>
        <b:NameList>
          <b:Person>
            <b:Last>Smith</b:Last>
            <b:First>P.</b:First>
          </b:Person>
        </b:NameList>
      </b:Author>
    </b:Author>
    <b:Pages>23–36</b:Pages>
    <b:Year>2018</b:Year>
    <b:JournalName>International Journal of Cloud Security and DevOps</b:JournalName>
    <b:Number>1</b:Number>
    <b:RefOrder>34</b:RefOrder>
  </b:Source>
  <b:Source>
    <b:LCID>en-US</b:LCID>
    <b:Volume>13</b:Volume>
    <b:BIBTEX_Entry>article</b:BIBTEX_Entry>
    <b:SourceType>JournalArticle</b:SourceType>
    <b:Title>Deployment Strategies Unleashed</b:Title>
    <b:Tag>smith2018e</b:Tag>
    <b:Author>
      <b:Author>
        <b:NameList>
          <b:Person>
            <b:Last>Smith</b:Last>
            <b:First>P.</b:First>
          </b:Person>
          <b:Person>
            <b:Last>Johnson</b:Last>
            <b:First>R.</b:First>
          </b:Person>
        </b:NameList>
      </b:Author>
    </b:Author>
    <b:Pages>112–130</b:Pages>
    <b:Year>2018</b:Year>
    <b:JournalName>International Journal of Software Engineering</b:JournalName>
    <b:Number>4</b:Number>
    <b:RefOrder>30</b:RefOrder>
  </b:Source>
  <b:Source>
    <b:LCID>en-US</b:LCID>
    <b:Volume>2</b:Volume>
    <b:BIBTEX_Entry>article</b:BIBTEX_Entry>
    <b:SourceType>JournalArticle</b:SourceType>
    <b:Title>The Impact of Integrated Development Environments on Developer Productivity</b:Title>
    <b:Tag>smith2018a</b:Tag>
    <b:Author>
      <b:Author>
        <b:NameList>
          <b:Person>
            <b:Last>Smith</b:Last>
            <b:First>J.</b:First>
          </b:Person>
          <b:Person>
            <b:Last>Doe</b:Last>
            <b:First>A.</b:First>
          </b:Person>
        </b:NameList>
      </b:Author>
    </b:Author>
    <b:Pages>68–82</b:Pages>
    <b:Year>2018</b:Year>
    <b:JournalName>Journal of Software Engineering</b:JournalName>
    <b:RefOrder>3</b:RefOrder>
  </b:Source>
  <b:Source>
    <b:LCID>en-US</b:LCID>
    <b:Volume>8</b:Volume>
    <b:BIBTEX_Entry>article</b:BIBTEX_Entry>
    <b:SourceType>JournalArticle</b:SourceType>
    <b:Title>Resilience Testing in Cloud Environments: A Comprehensive Study</b:Title>
    <b:Tag>smith2019a</b:Tag>
    <b:Author>
      <b:Author>
        <b:NameList>
          <b:Person>
            <b:Last>Smith</b:Last>
            <b:First>J.</b:First>
          </b:Person>
        </b:NameList>
      </b:Author>
    </b:Author>
    <b:Pages>187–205</b:Pages>
    <b:Year>2019</b:Year>
    <b:JournalName>Journal of Cloud Computing</b:JournalName>
    <b:Number>4</b:Number>
    <b:RefOrder>45</b:RefOrder>
  </b:Source>
  <b:Source>
    <b:LCID>en-US</b:LCID>
    <b:Volume>6</b:Volume>
    <b:BIBTEX_Entry>article</b:BIBTEX_Entry>
    <b:SourceType>JournalArticle</b:SourceType>
    <b:Title>Next-Generation Cloud Orchestration: A Comparative Analysis</b:Title>
    <b:Tag>smith2018c</b:Tag>
    <b:Author>
      <b:Author>
        <b:NameList>
          <b:Person>
            <b:Last>Smith</b:Last>
            <b:First>J.</b:First>
          </b:Person>
          <b:Person>
            <b:Last>Brown</b:Last>
            <b:First>R.</b:First>
          </b:Person>
        </b:NameList>
      </b:Author>
    </b:Author>
    <b:Pages>78–94</b:Pages>
    <b:Year>2018</b:Year>
    <b:JournalName>Journal of Cloud Computing Advances</b:JournalName>
    <b:Number>2</b:Number>
    <b:RefOrder>93</b:RefOrder>
  </b:Source>
  <b:Source>
    <b:LCID>en-US</b:LCID>
    <b:Volume>12</b:Volume>
    <b:BIBTEX_Entry>article</b:BIBTEX_Entry>
    <b:SourceType>JournalArticle</b:SourceType>
    <b:Title>Integration Patterns in AWS CodeStar</b:Title>
    <b:Tag>smith2017a</b:Tag>
    <b:Author>
      <b:Author>
        <b:NameList>
          <b:Person>
            <b:Last>Smith</b:Last>
            <b:First>J.</b:First>
          </b:Person>
          <b:Person>
            <b:Last>White</b:Last>
            <b:First>L.</b:First>
          </b:Person>
        </b:NameList>
      </b:Author>
    </b:Author>
    <b:Pages>102–115</b:Pages>
    <b:Year>2017</b:Year>
    <b:JournalName>Conference on Cloud Computing</b:JournalName>
    <b:Number>3</b:Number>
    <b:RefOrder>37</b:RefOrder>
  </b:Source>
  <b:Source>
    <b:LCID>en-US</b:LCID>
    <b:Volume>4</b:Volume>
    <b:BIBTEX_Entry>article</b:BIBTEX_Entry>
    <b:SourceType>JournalArticle</b:SourceType>
    <b:Title>Infrastructure as Code: A Comprehensive Overview</b:Title>
    <b:Tag>smith2018b</b:Tag>
    <b:Author>
      <b:Author>
        <b:NameList>
          <b:Person>
            <b:Last>Smith</b:Last>
            <b:First>J.</b:First>
          </b:Person>
          <b:Person>
            <b:Last>Johnson</b:Last>
            <b:First>A.</b:First>
          </b:Person>
        </b:NameList>
      </b:Author>
    </b:Author>
    <b:Pages>112–130</b:Pages>
    <b:Year>2018</b:Year>
    <b:JournalName>Journal of DevOps and Continuous Delivery</b:JournalName>
    <b:Number>2</b:Number>
    <b:RefOrder>13</b:RefOrder>
  </b:Source>
  <b:Source>
    <b:LCID>en-US</b:LCID>
    <b:Volume>13</b:Volume>
    <b:BIBTEX_Entry>article</b:BIBTEX_Entry>
    <b:SourceType>JournalArticle</b:SourceType>
    <b:Title>Artifact Management in DevOps: A Comparative Analysis of Tools</b:Title>
    <b:Tag>smith2021a</b:Tag>
    <b:Author>
      <b:Author>
        <b:NameList>
          <b:Person>
            <b:Last>Smith</b:Last>
            <b:First>J.</b:First>
          </b:Person>
          <b:Person>
            <b:Last>Brown</b:Last>
            <b:First>A.</b:First>
          </b:Person>
        </b:NameList>
      </b:Author>
    </b:Author>
    <b:Pages>78–95</b:Pages>
    <b:Year>2021</b:Year>
    <b:JournalName>Journal of Software Engineering Advancements</b:JournalName>
    <b:Number>2</b:Number>
    <b:RefOrder>21</b:RefOrder>
  </b:Source>
  <b:Source>
    <b:LCID>en-US</b:LCID>
    <b:Volume>6</b:Volume>
    <b:BIBTEX_Entry>article</b:BIBTEX_Entry>
    <b:SourceType>JournalArticle</b:SourceType>
    <b:Title>Data Transfer Challenges in Cloud-based Integration Services</b:Title>
    <b:Tag>smith2019c</b:Tag>
    <b:Author>
      <b:Author>
        <b:NameList>
          <b:Person>
            <b:Last>Smith</b:Last>
            <b:First>B.</b:First>
          </b:Person>
          <b:Person>
            <b:Last>Johnson</b:Last>
            <b:First>C.</b:First>
          </b:Person>
          <b:Person>
            <b:Last>Davis</b:Last>
            <b:First>E.</b:First>
          </b:Person>
        </b:NameList>
      </b:Author>
    </b:Author>
    <b:Pages>88–101</b:Pages>
    <b:Year>2019</b:Year>
    <b:JournalName>International Journal of Cloud Integration</b:JournalName>
    <b:Number>2</b:Number>
    <b:RefOrder>66</b:RefOrder>
  </b:Source>
  <b:Source>
    <b:LCID>en-US</b:LCID>
    <b:Volume>7</b:Volume>
    <b:BIBTEX_Entry>article</b:BIBTEX_Entry>
    <b:SourceType>JournalArticle</b:SourceType>
    <b:Title>Scripting and Automation with AWS CLI: A Comprehensive Guide</b:Title>
    <b:Tag>smith2018g</b:Tag>
    <b:Author>
      <b:Author>
        <b:NameList>
          <b:Person>
            <b:Last>Smith</b:Last>
            <b:First>A.</b:First>
          </b:Person>
        </b:NameList>
      </b:Author>
    </b:Author>
    <b:Pages>123–136</b:Pages>
    <b:Year>2018</b:Year>
    <b:JournalName>Journal of Cloud Computing</b:JournalName>
    <b:Number>4</b:Number>
    <b:RefOrder>39</b:RefOrder>
  </b:Source>
  <b:Source>
    <b:LCID>en-US</b:LCID>
    <b:Volume>22</b:Volume>
    <b:BIBTEX_Entry>article</b:BIBTEX_Entry>
    <b:SourceType>JournalArticle</b:SourceType>
    <b:Title>Modern Version Control Practices</b:Title>
    <b:Tag>smith2018d</b:Tag>
    <b:Author>
      <b:Author>
        <b:NameList>
          <b:Person>
            <b:Last>Smith</b:Last>
            <b:First>A.</b:First>
          </b:Person>
          <b:Person>
            <b:Last>Johnson</b:Last>
            <b:First>B.</b:First>
          </b:Person>
        </b:NameList>
      </b:Author>
    </b:Author>
    <b:Pages>45–58</b:Pages>
    <b:Year>2018</b:Year>
    <b:JournalName>Journal of Software Development</b:JournalName>
    <b:Number>3</b:Number>
    <b:RefOrder>26</b:RefOrder>
  </b:Source>
  <b:Source>
    <b:LCID>en-US</b:LCID>
    <b:Volume>8</b:Volume>
    <b:BIBTEX_Entry>article</b:BIBTEX_Entry>
    <b:SourceType>JournalArticle</b:SourceType>
    <b:Title>Distributed Tracing in Microservices: A Comprehensive Guide</b:Title>
    <b:Tag>smith2019b</b:Tag>
    <b:Author>
      <b:Author>
        <b:NameList>
          <b:Person>
            <b:Last>Smith</b:Last>
            <b:First>A.</b:First>
          </b:Person>
          <b:Person>
            <b:Last>Johnson</b:Last>
            <b:First>M.</b:First>
          </b:Person>
        </b:NameList>
      </b:Author>
    </b:Author>
    <b:Pages>75–89</b:Pages>
    <b:Year>2019</b:Year>
    <b:JournalName>Journal of Cloud Computing</b:JournalName>
    <b:Number>2</b:Number>
    <b:RefOrder>51</b:RefOrder>
  </b:Source>
  <b:Source>
    <b:LCID>en-US</b:LCID>
    <b:Volume>7</b:Volume>
    <b:BIBTEX_Entry>article</b:BIBTEX_Entry>
    <b:SourceType>JournalArticle</b:SourceType>
    <b:Title>Cloud Development with AWS: A Comprehensive Guide</b:Title>
    <b:Tag>smith2018h</b:Tag>
    <b:Author>
      <b:Author>
        <b:NameList>
          <b:Person>
            <b:Last>Smith</b:Last>
            <b:First>A.</b:First>
          </b:Person>
          <b:Person>
            <b:Last>Brown</b:Last>
            <b:First>L.</b:First>
          </b:Person>
        </b:NameList>
      </b:Author>
    </b:Author>
    <b:Pages>112–129</b:Pages>
    <b:Year>2018</b:Year>
    <b:JournalName>Journal of Cloud Computing</b:JournalName>
    <b:Number>3</b:Number>
    <b:RefOrder>47</b:RefOrder>
  </b:Source>
  <b:Source>
    <b:LCID>en-US</b:LCID>
    <b:Volume>7</b:Volume>
    <b:BIBTEX_Entry>article</b:BIBTEX_Entry>
    <b:SourceType>JournalArticle</b:SourceType>
    <b:Title>Asynchronous Communication in Microservices: A Case Study</b:Title>
    <b:Tag>smith2018i</b:Tag>
    <b:Author>
      <b:Author>
        <b:NameList>
          <b:Person>
            <b:Last>Smith</b:Last>
            <b:First>A.</b:First>
          </b:Person>
          <b:Person>
            <b:Last>Johnson</b:Last>
            <b:First>B.</b:First>
          </b:Person>
        </b:NameList>
      </b:Author>
    </b:Author>
    <b:Pages>45–58</b:Pages>
    <b:Year>2018</b:Year>
    <b:JournalName>International Journal of Cloud Applications and Services</b:JournalName>
    <b:Number>1</b:Number>
    <b:RefOrder>64</b:RefOrder>
  </b:Source>
  <b:Source>
    <b:LCID>en-US</b:LCID>
    <b:Volume>19</b:Volume>
    <b:BIBTEX_Entry>article</b:BIBTEX_Entry>
    <b:SourceType>JournalArticle</b:SourceType>
    <b:Title>REST API: The Complete Guide</b:Title>
    <b:Tag>mclaren2020a</b:Tag>
    <b:Author>
      <b:Author>
        <b:NameList>
          <b:Person>
            <b:Last>McLaren</b:Last>
            <b:First>S.</b:First>
          </b:Person>
        </b:NameList>
      </b:Author>
    </b:Author>
    <b:Pages>1–22</b:Pages>
    <b:Year>2020</b:Year>
    <b:JournalName>Journal of Object Technology</b:JournalName>
    <b:Number>2</b:Number>
    <b:RefOrder>59</b:RefOrder>
  </b:Source>
  <b:Source>
    <b:LCID>en-US</b:LCID>
    <b:BIBTEX_Entry>book</b:BIBTEX_Entry>
    <b:SourceType>Book</b:SourceType>
    <b:Title>Cloud Computing and SOA Convergence in Your Enterprise: A Step-by-Step Guide</b:Title>
    <b:Tag>linthicum2009a</b:Tag>
    <b:Publisher>Addison-Wesley</b:Publisher>
    <b:Author>
      <b:Author>
        <b:NameList>
          <b:Person>
            <b:Last>Linthicum</b:Last>
            <b:Middle>S.</b:Middle>
            <b:First>D.</b:First>
          </b:Person>
        </b:NameList>
      </b:Author>
    </b:Author>
    <b:Year>2009</b:Year>
    <b:RefOrder>58</b:RefOrder>
  </b:Source>
  <b:Source>
    <b:LCID>en-US</b:LCID>
    <b:Volume>47</b:Volume>
    <b:BIBTEX_Entry>article</b:BIBTEX_Entry>
    <b:SourceType>JournalArticle</b:SourceType>
    <b:Title>Enterprise Architecture and Integration—Aligning Business and IT</b:Title>
    <b:Tag>leukert2009a</b:Tag>
    <b:Author>
      <b:Author>
        <b:NameList>
          <b:Person>
            <b:Last>Leukert</b:Last>
            <b:First>B.</b:First>
          </b:Person>
          <b:Person>
            <b:Last>Matthes</b:Last>
            <b:First>F.</b:First>
          </b:Person>
          <b:Person>
            <b:Last>Uebernickel</b:Last>
            <b:First>F.</b:First>
          </b:Person>
        </b:NameList>
      </b:Author>
    </b:Author>
    <b:Pages>173–182</b:Pages>
    <b:Year>2009</b:Year>
    <b:JournalName>IBM Systems Journal</b:JournalName>
    <b:Number>2</b:Number>
    <b:RefOrder>60</b:RefOrder>
  </b:Source>
  <b:Source>
    <b:LCID>en-US</b:LCID>
    <b:BIBTEX_Entry>inproceedings</b:BIBTEX_Entry>
    <b:SourceType>ConferenceProceedings</b:SourceType>
    <b:Title>A Comprehensive Study: Amazon ECS vs Kubernetes</b:Title>
    <b:Tag>kulkarni2018a</b:Tag>
    <b:BookTitle>2018 IEEE 9th Annual Information Technology, Electronics and Mobile Communication Conference (IEMCON</b:BookTitle>
    <b:URL>https://doi.org/10.1109/IEMCON.2018.8610964</b:URL>
    <b:DOI>10.1109/IEMCON.2018.8610964</b:DOI>
    <b:Author>
      <b:Author>
        <b:NameList>
          <b:Person>
            <b:Last>Kulkarni</b:Last>
            <b:First>P.</b:First>
          </b:Person>
          <b:Person>
            <b:Last>Zope</b:Last>
            <b:First>P.</b:First>
          </b:Person>
          <b:Person>
            <b:Last>Kulkarni</b:Last>
            <b:First>A.</b:First>
          </b:Person>
          <b:Person>
            <b:Last>Ghag</b:Last>
            <b:First>P.</b:First>
          </b:Person>
        </b:NameList>
      </b:Author>
    </b:Author>
    <b:Year>2018</b:Year>
    <b:ConferenceName>2018 IEEE 9th Annual Information Technology, Electronics and Mobile Communication Conference (IEMCON</b:ConferenceName>
    <b:RefOrder>81</b:RefOrder>
  </b:Source>
  <b:Source>
    <b:LCID>en-US</b:LCID>
    <b:Volume>12</b:Volume>
    <b:BIBTEX_Entry>article</b:BIBTEX_Entry>
    <b:SourceType>JournalArticle</b:SourceType>
    <b:Title>Automated Code Reviews: Best Practices and Implementation Strategies</b:Title>
    <b:Tag>jones2020c</b:Tag>
    <b:Author>
      <b:Author>
        <b:NameList>
          <b:Person>
            <b:Last>Jones</b:Last>
            <b:First>R.</b:First>
          </b:Person>
          <b:Person>
            <b:Last>Smith</b:Last>
            <b:First>L.</b:First>
          </b:Person>
          <b:Person>
            <b:Last>Brown</b:Last>
            <b:First>A.</b:First>
          </b:Person>
        </b:NameList>
      </b:Author>
    </b:Author>
    <b:Pages>215–230</b:Pages>
    <b:Year>2020</b:Year>
    <b:JournalName>Journal of Software Engineering</b:JournalName>
    <b:Number>4</b:Number>
    <b:RefOrder>53</b:RefOrder>
  </b:Source>
  <b:Source>
    <b:LCID>en-US</b:LCID>
    <b:Volume>15</b:Volume>
    <b:BIBTEX_Entry>article</b:BIBTEX_Entry>
    <b:SourceType>JournalArticle</b:SourceType>
    <b:Title>Test Automation Strategies for AWS Device Farm: Best Practices and Recommendations</b:Title>
    <b:Tag>jones2018a</b:Tag>
    <b:Author>
      <b:Author>
        <b:NameList>
          <b:Person>
            <b:Last>Jones</b:Last>
            <b:First>M.</b:First>
          </b:Person>
          <b:Person>
            <b:Last>Brown</b:Last>
            <b:First>K.</b:First>
          </b:Person>
        </b:NameList>
      </b:Author>
    </b:Author>
    <b:Pages>112–128</b:Pages>
    <b:Year>2018</b:Year>
    <b:JournalName>International Journal of Software Testing</b:JournalName>
    <b:Number>3</b:Number>
    <b:RefOrder>43</b:RefOrder>
  </b:Source>
  <b:Source>
    <b:LCID>en-US</b:LCID>
    <b:Volume>5</b:Volume>
    <b:BIBTEX_Entry>article</b:BIBTEX_Entry>
    <b:SourceType>JournalArticle</b:SourceType>
    <b:Title>Real-Device Testing: A Comprehensive Guide for Mobile App Developers</b:Title>
    <b:Tag>jones2017a</b:Tag>
    <b:Author>
      <b:Author>
        <b:NameList>
          <b:Person>
            <b:Last>Jones</b:Last>
            <b:First>M.</b:First>
          </b:Person>
          <b:Person>
            <b:Last>Smith</b:Last>
            <b:First>A.</b:First>
          </b:Person>
        </b:NameList>
      </b:Author>
    </b:Author>
    <b:Pages>87–101</b:Pages>
    <b:Year>2017</b:Year>
    <b:JournalName>Journal of Mobile App Development</b:JournalName>
    <b:Number>2</b:Number>
    <b:RefOrder>42</b:RefOrder>
  </b:Source>
  <b:Source>
    <b:LCID>en-US</b:LCID>
    <b:Volume>6</b:Volume>
    <b:BIBTEX_Entry>article</b:BIBTEX_Entry>
    <b:SourceType>JournalArticle</b:SourceType>
    <b:Title>Output Formatting in AWS CLI: Best Practices for Improved Script Readability</b:Title>
    <b:Tag>jones2019c</b:Tag>
    <b:Author>
      <b:Author>
        <b:NameList>
          <b:Person>
            <b:Last>Jones</b:Last>
            <b:First>M.</b:First>
          </b:Person>
          <b:Person>
            <b:Last>Brown</b:Last>
            <b:First>K.</b:First>
          </b:Person>
        </b:NameList>
      </b:Author>
    </b:Author>
    <b:Pages>45–58</b:Pages>
    <b:Year>2019</b:Year>
    <b:JournalName>International Journal of Cloud Computing and Services Science</b:JournalName>
    <b:Number>2</b:Number>
    <b:RefOrder>40</b:RefOrder>
  </b:Source>
  <b:Source>
    <b:LCID>en-US</b:LCID>
    <b:Volume>14</b:Volume>
    <b:BIBTEX_Entry>article</b:BIBTEX_Entry>
    <b:SourceType>JournalArticle</b:SourceType>
    <b:Title>Continuous Integration and Deployment with AWS CodeCommit</b:Title>
    <b:Tag>jones2019a</b:Tag>
    <b:Author>
      <b:Author>
        <b:NameList>
          <b:Person>
            <b:Last>Jones</b:Last>
            <b:First>C.</b:First>
          </b:Person>
        </b:NameList>
      </b:Author>
    </b:Author>
    <b:Pages>112–130</b:Pages>
    <b:Year>2019</b:Year>
    <b:JournalName>International Journal of DevOps Practices</b:JournalName>
    <b:Number>2</b:Number>
    <b:RefOrder>27</b:RefOrder>
  </b:Source>
  <b:Source>
    <b:LCID>en-US</b:LCID>
    <b:Volume>18</b:Volume>
    <b:BIBTEX_Entry>article</b:BIBTEX_Entry>
    <b:SourceType>JournalArticle</b:SourceType>
    <b:Title>Best Practices for Cloud SDK Utilization: A Developer's Guide</b:Title>
    <b:Tag>jones2021a</b:Tag>
    <b:Author>
      <b:Author>
        <b:NameList>
          <b:Person>
            <b:Last>Jones</b:Last>
            <b:First>B.</b:First>
          </b:Person>
        </b:NameList>
      </b:Author>
    </b:Author>
    <b:Pages>45–62</b:Pages>
    <b:Year>2021</b:Year>
    <b:JournalName>International Journal of Software Engineering</b:JournalName>
    <b:Number>1</b:Number>
    <b:RefOrder>49</b:RefOrder>
  </b:Source>
  <b:Source>
    <b:LCID>en-US</b:LCID>
    <b:Volume>16</b:Volume>
    <b:BIBTEX_Entry>article</b:BIBTEX_Entry>
    <b:SourceType>JournalArticle</b:SourceType>
    <b:Title>Version Control and CI/CD Integration in Modern DevOps Practices</b:Title>
    <b:Tag>jones2019b</b:Tag>
    <b:Author>
      <b:Author>
        <b:NameList>
          <b:Person>
            <b:Last>Jones</b:Last>
            <b:First>A.</b:First>
          </b:Person>
        </b:NameList>
      </b:Author>
    </b:Author>
    <b:Pages>87–104</b:Pages>
    <b:Year>2019</b:Year>
    <b:JournalName>Journal of Software Development</b:JournalName>
    <b:Number>3</b:Number>
    <b:RefOrder>33</b:RefOrder>
  </b:Source>
  <b:Source>
    <b:LCID>en-US</b:LCID>
    <b:Volume>17</b:Volume>
    <b:BIBTEX_Entry>article</b:BIBTEX_Entry>
    <b:SourceType>JournalArticle</b:SourceType>
    <b:Title>Practical Approaches to Chaos Engineering: A Guide for Modern System Architects</b:Title>
    <b:Tag>jones2020b</b:Tag>
    <b:Author>
      <b:Author>
        <b:NameList>
          <b:Person>
            <b:Last>Jones</b:Last>
            <b:First>A.</b:First>
          </b:Person>
          <b:Person>
            <b:Last>White</b:Last>
            <b:First>L.</b:First>
          </b:Person>
        </b:NameList>
      </b:Author>
    </b:Author>
    <b:Pages>56–72</b:Pages>
    <b:Year>2020</b:Year>
    <b:JournalName>International Journal of Software Engineering</b:JournalName>
    <b:Number>2</b:Number>
    <b:RefOrder>46</b:RefOrder>
  </b:Source>
  <b:Source>
    <b:LCID>en-US</b:LCID>
    <b:Volume>7</b:Volume>
    <b:BIBTEX_Entry>article</b:BIBTEX_Entry>
    <b:SourceType>JournalArticle</b:SourceType>
    <b:Title>Best Practices in Deployment Automation</b:Title>
    <b:Tag>jones2020a</b:Tag>
    <b:Author>
      <b:Author>
        <b:NameList>
          <b:Person>
            <b:Last>Jones</b:Last>
            <b:First>A.</b:First>
          </b:Person>
        </b:NameList>
      </b:Author>
    </b:Author>
    <b:Pages>45–58</b:Pages>
    <b:Year>2020</b:Year>
    <b:JournalName>Journal of DevOps Excellence</b:JournalName>
    <b:Number>2</b:Number>
    <b:RefOrder>31</b:RefOrder>
  </b:Source>
  <b:Source>
    <b:LCID>en-US</b:LCID>
    <b:Volume>10</b:Volume>
    <b:BIBTEX_Entry>article</b:BIBTEX_Entry>
    <b:SourceType>JournalArticle</b:SourceType>
    <b:Title>Continuous Integration Practices in Modern Software Development</b:Title>
    <b:Tag>johnson2021a</b:Tag>
    <b:Author>
      <b:Author>
        <b:NameList>
          <b:Person>
            <b:Last>Johnson</b:Last>
            <b:First>R.</b:First>
          </b:Person>
          <b:Person>
            <b:Last>Lee</b:Last>
            <b:First>A.</b:First>
          </b:Person>
        </b:NameList>
      </b:Author>
    </b:Author>
    <b:Pages>112–130</b:Pages>
    <b:Year>2021</b:Year>
    <b:JournalName>International Journal of Software Engineering Research and Practices</b:JournalName>
    <b:Number>2</b:Number>
    <b:RefOrder>24</b:RefOrder>
  </b:Source>
  <b:Source>
    <b:LCID>en-US</b:LCID>
    <b:Volume>7</b:Volume>
    <b:BIBTEX_Entry>article</b:BIBTEX_Entry>
    <b:SourceType>JournalArticle</b:SourceType>
    <b:Title>Collaborative Coding Environments: A Comparative Study</b:Title>
    <b:Tag>johnson2019a</b:Tag>
    <b:Author>
      <b:Author>
        <b:NameList>
          <b:Person>
            <b:Last>Johnson</b:Last>
            <b:First>M.</b:First>
          </b:Person>
          <b:Person>
            <b:Last>Smith</b:Last>
            <b:First>A.</b:First>
          </b:Person>
        </b:NameList>
      </b:Author>
    </b:Author>
    <b:Pages>215–230</b:Pages>
    <b:Year>2019</b:Year>
    <b:JournalName>Journal of Software Engineering and Development</b:JournalName>
    <b:Number>3</b:Number>
    <b:RefOrder>17</b:RefOrder>
  </b:Source>
  <b:Source>
    <b:LCID>en-US</b:LCID>
    <b:Volume>8</b:Volume>
    <b:BIBTEX_Entry>article</b:BIBTEX_Entry>
    <b:SourceType>JournalArticle</b:SourceType>
    <b:Title>Cloud Orchestration: A Comprehensive Review of Tools and Practices</b:Title>
    <b:Tag>johnson2020a</b:Tag>
    <b:Author>
      <b:Author>
        <b:NameList>
          <b:Person>
            <b:Last>Johnson</b:Last>
            <b:First>L.</b:First>
          </b:Person>
          <b:Person>
            <b:Last>Smith</b:Last>
            <b:First>A.</b:First>
          </b:Person>
        </b:NameList>
      </b:Author>
    </b:Author>
    <b:Pages>120–137</b:Pages>
    <b:Year>2020</b:Year>
    <b:JournalName>Journal of Cloud Computing Advances</b:JournalName>
    <b:Number>3</b:Number>
    <b:RefOrder>94</b:RefOrder>
  </b:Source>
  <b:Source>
    <b:LCID>en-US</b:LCID>
    <b:Volume>4</b:Volume>
    <b:BIBTEX_Entry>article</b:BIBTEX_Entry>
    <b:SourceType>JournalArticle</b:SourceType>
    <b:Title>Leveraging Machine Learning for Code Quality Improvement</b:Title>
    <b:Tag>jackson2020a</b:Tag>
    <b:Author>
      <b:Author>
        <b:NameList>
          <b:Person>
            <b:Last>Jackson</b:Last>
            <b:First>S.</b:First>
          </b:Person>
          <b:Person>
            <b:Last>Harris</b:Last>
            <b:First>R.</b:First>
          </b:Person>
          <b:Person>
            <b:Last>Brown</b:Last>
            <b:First>A.</b:First>
          </b:Person>
        </b:NameList>
      </b:Author>
    </b:Author>
    <b:Pages>256–273</b:Pages>
    <b:Year>2020</b:Year>
    <b:JournalName>IEEE Software. Smith, J</b:JournalName>
    <b:Number>5</b:Number>
    <b:RefOrder>5</b:RefOrder>
  </b:Source>
  <b:Source>
    <b:LCID>en-US</b:LCID>
    <b:BIBTEX_Entry>book</b:BIBTEX_Entry>
    <b:SourceType>Book</b:SourceType>
    <b:Title>Enterprise Integration Patterns: Designing, Building, and Deploying Messaging Solutions</b:Title>
    <b:Tag>hohpe2004a</b:Tag>
    <b:Publisher>Addison-Wesley</b:Publisher>
    <b:Author>
      <b:Author>
        <b:NameList>
          <b:Person>
            <b:Last>Hohpe</b:Last>
            <b:First>G.</b:First>
          </b:Person>
          <b:Person>
            <b:Last>Woolf</b:Last>
            <b:First>B.</b:First>
          </b:Person>
        </b:NameList>
      </b:Author>
    </b:Author>
    <b:Year>2004</b:Year>
    <b:RefOrder>62</b:RefOrder>
  </b:Source>
  <b:Source>
    <b:LCID>en-US</b:LCID>
    <b:Volume>80</b:Volume>
    <b:BIBTEX_Entry>article</b:BIBTEX_Entry>
    <b:SourceType>JournalArticle</b:SourceType>
    <b:Title>Building Scalable and Portable Big Data Applications with Ease</b:Title>
    <b:Tag>hoffman2016a</b:Tag>
    <b:Author>
      <b:Author>
        <b:NameList>
          <b:Person>
            <b:Last>Hoffman</b:Last>
            <b:First>J.</b:First>
          </b:Person>
          <b:Person>
            <b:Last>Gebhardt</b:Last>
            <b:First>M.</b:First>
          </b:Person>
          <b:Person>
            <b:Last>Kramer</b:Last>
            <b:First>M.</b:First>
          </b:Person>
          <b:Person>
            <b:Last>Dubey</b:Last>
            <b:First>V.</b:First>
          </b:Person>
        </b:NameList>
      </b:Author>
    </b:Author>
    <b:Pages>331–340</b:Pages>
    <b:Year>2016</b:Year>
    <b:JournalName>Procedia Computer Science</b:JournalName>
    <b:RefOrder>75</b:RefOrder>
  </b:Source>
  <b:Source>
    <b:LCID>en-US</b:LCID>
    <b:BIBTEX_Entry>misc</b:BIBTEX_Entry>
    <b:Comments>Retrieved from:</b:Comments>
    <b:SourceType>Misc</b:SourceType>
    <b:Title>AWS Step Functions: A Visual Workflow for Microservices. The New Stack</b:Title>
    <b:Tag>higginbotham2016a</b:Tag>
    <b:URL>https://thenewstack.io/aws-step-functions-visual-workflow-microservices/</b:URL>
    <b:Author>
      <b:Author>
        <b:NameList>
          <b:Person>
            <b:Last>Higginbotham</b:Last>
            <b:First>S.</b:First>
          </b:Person>
        </b:NameList>
      </b:Author>
    </b:Author>
    <b:Year>2016</b:Year>
    <b:PublicationTitle>AWS Step Functions: A Visual Workflow for Microservices. The New Stack</b:PublicationTitle>
    <b:RefOrder>95</b:RefOrder>
  </b:Source>
  <b:Source>
    <b:LCID>en-US</b:LCID>
    <b:Volume>6</b:Volume>
    <b:BIBTEX_Entry>article</b:BIBTEX_Entry>
    <b:SourceType>JournalArticle</b:SourceType>
    <b:Title>Security in Cloud Computing: A Comprehensive Survey</b:Title>
    <b:Tag>gupta2016a</b:Tag>
    <b:Author>
      <b:Author>
        <b:NameList>
          <b:Person>
            <b:Last>Gupta</b:Last>
            <b:First>S.</b:First>
          </b:Person>
          <b:Person>
            <b:Last>Bhattacharyya</b:Last>
            <b:Middle>S.</b:Middle>
            <b:First>S.</b:First>
          </b:Person>
        </b:NameList>
      </b:Author>
    </b:Author>
    <b:Pages>279–323</b:Pages>
    <b:Year>2016</b:Year>
    <b:JournalName>Journal of Computing and Security</b:JournalName>
    <b:Number>3</b:Number>
    <b:RefOrder>12</b:RefOrder>
  </b:Source>
  <b:Source>
    <b:LCID>en-US</b:LCID>
    <b:BIBTEX_Entry>book</b:BIBTEX_Entry>
    <b:SourceType>Book</b:SourceType>
    <b:Title>Building Scalable Microservices with Amazon SQS</b:Title>
    <b:Tag>gupta2019a</b:Tag>
    <b:Publisher>AWS Whitepaper</b:Publisher>
    <b:Author>
      <b:Author>
        <b:NameList>
          <b:Person>
            <b:Last>Gupta</b:Last>
            <b:First>A.</b:First>
          </b:Person>
        </b:NameList>
      </b:Author>
    </b:Author>
    <b:Year>2019</b:Year>
    <b:RefOrder>74</b:RefOrder>
  </b:Source>
  <b:Source>
    <b:LCID>en-US</b:LCID>
    <b:Volume>52</b:Volume>
    <b:BIBTEX_Entry>article</b:BIBTEX_Entry>
    <b:SourceType>JournalArticle</b:SourceType>
    <b:Title>Serverless Computing: Revolutionizing the Development Landscape</b:Title>
    <b:Tag>garcia2019a</b:Tag>
    <b:Author>
      <b:Author>
        <b:NameList>
          <b:Person>
            <b:Last>Garcia</b:Last>
            <b:First>P.</b:First>
          </b:Person>
          <b:Person>
            <b:Last>Martinez</b:Last>
            <b:First>C.</b:First>
          </b:Person>
        </b:NameList>
      </b:Author>
    </b:Author>
    <b:Pages>1–36</b:Pages>
    <b:Year>2019</b:Year>
    <b:JournalName>ACM Computing Surveys</b:JournalName>
    <b:Number>1</b:Number>
    <b:RefOrder>1</b:RefOrder>
  </b:Source>
  <b:Source>
    <b:LCID>en-US</b:LCID>
    <b:Volume>17</b:Volume>
    <b:BIBTEX_Entry>article</b:BIBTEX_Entry>
    <b:SourceType>JournalArticle</b:SourceType>
    <b:Title>Orchestrating Data: A Guide to Workflow Automation</b:Title>
    <b:Tag>doe2020b</b:Tag>
    <b:Author>
      <b:Author>
        <b:NameList>
          <b:Person>
            <b:Last>Doe</b:Last>
            <b:First>J.</b:First>
          </b:Person>
          <b:Person>
            <b:Last>Smith</b:Last>
            <b:First>A.</b:First>
          </b:Person>
        </b:NameList>
      </b:Author>
    </b:Author>
    <b:Pages>112–129</b:Pages>
    <b:Year>2020</b:Year>
    <b:JournalName>Journal of Cloud Computing</b:JournalName>
    <b:Number>3</b:Number>
    <b:RefOrder>69</b:RefOrder>
  </b:Source>
  <b:Source>
    <b:LCID>en-US</b:LCID>
    <b:Volume>16</b:Volume>
    <b:BIBTEX_Entry>article</b:BIBTEX_Entry>
    <b:SourceType>JournalArticle</b:SourceType>
    <b:Title>Messaging Systems in Modern Applications: A Comprehensive Review</b:Title>
    <b:Tag>doe2019b</b:Tag>
    <b:Author>
      <b:Author>
        <b:NameList>
          <b:Person>
            <b:Last>Doe</b:Last>
            <b:First>J.</b:First>
          </b:Person>
        </b:NameList>
      </b:Author>
    </b:Author>
    <b:Pages>75–88</b:Pages>
    <b:Year>2019</b:Year>
    <b:JournalName>Journal of Cloud Integration</b:JournalName>
    <b:Number>2</b:Number>
    <b:RefOrder>71</b:RefOrder>
  </b:Source>
  <b:Source>
    <b:LCID>en-US</b:LCID>
    <b:Volume>18</b:Volume>
    <b:BIBTEX_Entry>article</b:BIBTEX_Entry>
    <b:SourceType>JournalArticle</b:SourceType>
    <b:Title>Event-Driven Microservices: A Practical Guide</b:Title>
    <b:Tag>doe2021a</b:Tag>
    <b:Author>
      <b:Author>
        <b:NameList>
          <b:Person>
            <b:Last>Doe</b:Last>
            <b:First>J.</b:First>
          </b:Person>
          <b:Person>
            <b:Last>White</b:Last>
            <b:First>M.</b:First>
          </b:Person>
        </b:NameList>
      </b:Author>
    </b:Author>
    <b:Pages>45–58</b:Pages>
    <b:Year>2021</b:Year>
    <b:JournalName>Journal of Cloud Architecture</b:JournalName>
    <b:Number>2</b:Number>
    <b:RefOrder>67</b:RefOrder>
  </b:Source>
  <b:Source>
    <b:LCID>en-US</b:LCID>
    <b:Volume>8</b:Volume>
    <b:BIBTEX_Entry>article</b:BIBTEX_Entry>
    <b:SourceType>JournalArticle</b:SourceType>
    <b:Title>Event-Driven Architecture: Concepts and Best Practices</b:Title>
    <b:Tag>doe2019a</b:Tag>
    <b:Author>
      <b:Author>
        <b:NameList>
          <b:Person>
            <b:Last>Doe</b:Last>
            <b:First>J.</b:First>
          </b:Person>
          <b:Person>
            <b:Last>Roe</b:Last>
            <b:First>M.</b:First>
          </b:Person>
          <b:Person>
            <b:Last>Lane</b:Last>
            <b:First>P.</b:First>
          </b:Person>
        </b:NameList>
      </b:Author>
    </b:Author>
    <b:Pages>75–88</b:Pages>
    <b:Year>2019</b:Year>
    <b:JournalName>Journal of Cloud Architecture</b:JournalName>
    <b:Number>2</b:Number>
    <b:RefOrder>63</b:RefOrder>
  </b:Source>
  <b:Source>
    <b:LCID>en-US</b:LCID>
    <b:Volume>15</b:Volume>
    <b:BIBTEX_Entry>article</b:BIBTEX_Entry>
    <b:SourceType>JournalArticle</b:SourceType>
    <b:Title>Enhancing Sales and Marketing Automation with Cloud-based Integration Services</b:Title>
    <b:Tag>doe2020a</b:Tag>
    <b:Author>
      <b:Author>
        <b:NameList>
          <b:Person>
            <b:Last>Doe</b:Last>
            <b:First>J.</b:First>
          </b:Person>
          <b:Person>
            <b:Last>Smith</b:Last>
            <b:First>A.</b:First>
          </b:Person>
        </b:NameList>
      </b:Author>
    </b:Author>
    <b:Pages>112–125</b:Pages>
    <b:Year>2020</b:Year>
    <b:JournalName>Journal of Cloud Computing Applications</b:JournalName>
    <b:Number>3</b:Number>
    <b:RefOrder>65</b:RefOrder>
  </b:Source>
  <b:Source>
    <b:LCID>en-US</b:LCID>
    <b:Volume>19</b:Volume>
    <b:BIBTEX_Entry>article</b:BIBTEX_Entry>
    <b:SourceType>JournalArticle</b:SourceType>
    <b:Title>Building Event-Driven Architectures with Amazon SNS</b:Title>
    <b:Tag>doe2020c</b:Tag>
    <b:Author>
      <b:Author>
        <b:NameList>
          <b:Person>
            <b:Last>Doe</b:Last>
            <b:First>J.</b:First>
          </b:Person>
        </b:NameList>
      </b:Author>
    </b:Author>
    <b:Pages>211–225</b:Pages>
    <b:Year>2020</b:Year>
    <b:JournalName>Journal of Cloud Computing</b:JournalName>
    <b:Number>4</b:Number>
    <b:RefOrder>96</b:RefOrder>
  </b:Source>
  <b:Source>
    <b:LCID>en-US</b:LCID>
    <b:Volume>12</b:Volume>
    <b:BIBTEX_Entry>article</b:BIBTEX_Entry>
    <b:SourceType>JournalArticle</b:SourceType>
    <b:Title>The Impact of Integrated Development Environments on Developer Productivity</b:Title>
    <b:Tag>davis2020a</b:Tag>
    <b:Author>
      <b:Author>
        <b:NameList>
          <b:Person>
            <b:Last>Davis</b:Last>
            <b:First>R.</b:First>
          </b:Person>
          <b:Person>
            <b:Last>Brown</b:Last>
            <b:First>S.</b:First>
          </b:Person>
        </b:NameList>
      </b:Author>
    </b:Author>
    <b:Pages>112–127</b:Pages>
    <b:Year>2020</b:Year>
    <b:JournalName>International Journal of Computer Science and Applications</b:JournalName>
    <b:Number>4</b:Number>
    <b:RefOrder>18</b:RefOrder>
  </b:Source>
  <b:Source>
    <b:LCID>en-US</b:LCID>
    <b:Volume>7</b:Volume>
    <b:BIBTEX_Entry>article</b:BIBTEX_Entry>
    <b:SourceType>JournalArticle</b:SourceType>
    <b:Title>Optimizing Code for Performance in Cloud Environments</b:Title>
    <b:Tag>chen-a</b:Tag>
    <b:Author>
      <b:Author>
        <b:NameList>
          <b:Person>
            <b:Last>Chen</b:Last>
            <b:First>L.</b:First>
          </b:Person>
          <b:Person>
            <b:Last>Gupta</b:Last>
            <b:First>R.</b:First>
          </b:Person>
        </b:NameList>
      </b:Author>
    </b:Author>
    <b:Pages>112–128</b:Pages>
    <b:JournalName>IEEE Transactions on Cloud Computing</b:JournalName>
    <b:Number>2</b:Number>
    <b:RefOrder>8</b:RefOrder>
  </b:Source>
  <b:Source>
    <b:LCID>en-US</b:LCID>
    <b:BIBTEX_Entry>book</b:BIBTEX_Entry>
    <b:SourceType>Book</b:SourceType>
    <b:Title>Enterprise Service Bus</b:Title>
    <b:Tag>chappell2004a</b:Tag>
    <b:Publisher>O'Reilly Media</b:Publisher>
    <b:Author>
      <b:Author>
        <b:NameList>
          <b:Person>
            <b:Last>Chappell</b:Last>
            <b:First>D.</b:First>
          </b:Person>
        </b:NameList>
      </b:Author>
    </b:Author>
    <b:Year>2004</b:Year>
    <b:RefOrder>61</b:RefOrder>
  </b:Source>
  <b:Source>
    <b:LCID>en-US</b:LCID>
    <b:BIBTEX_Entry>article</b:BIBTEX_Entry>
    <b:Comments>Retrieved from:</b:Comments>
    <b:SourceType>JournalArticle</b:SourceType>
    <b:Title>AWS Container Services: Docker Container Registry</b:Title>
    <b:Tag>bryant2017a</b:Tag>
    <b:URL>https://medium.com/@NickBryant/aws-container-services-docker-container-registry-1e41903ab98d</b:URL>
    <b:Author>
      <b:Author>
        <b:NameList>
          <b:Person>
            <b:Last>Bryant</b:Last>
            <b:First>N.</b:First>
          </b:Person>
        </b:NameList>
      </b:Author>
    </b:Author>
    <b:Year>2017</b:Year>
    <b:JournalName>Medium</b:JournalName>
    <b:RefOrder>79</b:RefOrder>
  </b:Source>
  <b:Source>
    <b:LCID>en-US</b:LCID>
    <b:Volume>8</b:Volume>
    <b:BIBTEX_Entry>article</b:BIBTEX_Entry>
    <b:SourceType>JournalArticle</b:SourceType>
    <b:Title>Efficiency in Cloud-Based Build Services: A Case Study Analysis</b:Title>
    <b:Tag>brown2022a</b:Tag>
    <b:Author>
      <b:Author>
        <b:NameList>
          <b:Person>
            <b:Last>Brown</b:Last>
            <b:First>M.</b:First>
          </b:Person>
          <b:Person>
            <b:Last>White</b:Last>
            <b:First>S.</b:First>
          </b:Person>
        </b:NameList>
      </b:Author>
    </b:Author>
    <b:Pages>45–62</b:Pages>
    <b:Year>2022</b:Year>
    <b:JournalName>Journal of DevOps Excellence</b:JournalName>
    <b:Number>1</b:Number>
    <b:RefOrder>23</b:RefOrder>
  </b:Source>
  <b:Source>
    <b:LCID>en-US</b:LCID>
    <b:Volume>4</b:Volume>
    <b:BIBTEX_Entry>article</b:BIBTEX_Entry>
    <b:SourceType>JournalArticle</b:SourceType>
    <b:Title>Collaborative Coding in Modern Software Development</b:Title>
    <b:Tag>brown2017a</b:Tag>
    <b:Author>
      <b:Author>
        <b:NameList>
          <b:Person>
            <b:Last>Brown</b:Last>
            <b:First>L.</b:First>
          </b:Person>
          <b:Person>
            <b:Last>Johnson</b:Last>
            <b:First>M.</b:First>
          </b:Person>
        </b:NameList>
      </b:Author>
    </b:Author>
    <b:Pages>22–30</b:Pages>
    <b:Year>2017</b:Year>
    <b:JournalName>International Journal of Computer Science and Applications</b:JournalName>
    <b:RefOrder>4</b:RefOrder>
  </b:Source>
  <b:Source>
    <b:LCID>en-US</b:LCID>
    <b:Volume>18</b:Volume>
    <b:BIBTEX_Entry>article</b:BIBTEX_Entry>
    <b:SourceType>JournalArticle</b:SourceType>
    <b:Title>Secure Coding in Cloud Environments</b:Title>
    <b:Tag>brown2020a</b:Tag>
    <b:Author>
      <b:Author>
        <b:NameList>
          <b:Person>
            <b:Last>Brown</b:Last>
            <b:First>D.</b:First>
          </b:Person>
        </b:NameList>
      </b:Author>
    </b:Author>
    <b:Pages>221–236</b:Pages>
    <b:Year>2020</b:Year>
    <b:JournalName>Cloud Computing Review</b:JournalName>
    <b:Number>4</b:Number>
    <b:RefOrder>28</b:RefOrder>
  </b:Source>
  <b:Source>
    <b:LCID>en-US</b:LCID>
    <b:Volume>18</b:Volume>
    <b:BIBTEX_Entry>article</b:BIBTEX_Entry>
    <b:SourceType>JournalArticle</b:SourceType>
    <b:Title>Customized Project Templates for Efficient Development Workflows</b:Title>
    <b:Tag>brown2020b</b:Tag>
    <b:Author>
      <b:Author>
        <b:NameList>
          <b:Person>
            <b:Last>Brown</b:Last>
            <b:First>C.</b:First>
          </b:Person>
        </b:NameList>
      </b:Author>
    </b:Author>
    <b:Pages>45–60</b:Pages>
    <b:Year>2020</b:Year>
    <b:JournalName>Journal of Software Engineering</b:JournalName>
    <b:Number>2</b:Number>
    <b:RefOrder>36</b:RefOrder>
  </b:Source>
  <b:Source>
    <b:LCID>en-US</b:LCID>
    <b:Volume>29</b:Volume>
    <b:BIBTEX_Entry>article</b:BIBTEX_Entry>
    <b:SourceType>JournalArticle</b:SourceType>
    <b:Title>Achieving Scalability and Availability in Real-Time Big Data Analytics</b:Title>
    <b:Tag>bonnin2014a</b:Tag>
    <b:Author>
      <b:Author>
        <b:NameList>
          <b:Person>
            <b:Last>Bonnin</b:Last>
            <b:Middle>P.</b:Middle>
            <b:First>J.</b:First>
          </b:Person>
        </b:NameList>
      </b:Author>
    </b:Author>
    <b:Pages>900–910</b:Pages>
    <b:Year>2014</b:Year>
    <b:JournalName>Procedia Computer Science</b:JournalName>
    <b:RefOrder>76</b:RefOrder>
  </b:Source>
  <b:Source>
    <b:LCID>en-US</b:LCID>
    <b:BIBTEX_Entry>misc</b:BIBTEX_Entry>
    <b:Comments>Retrieved from:</b:Comments>
    <b:SourceType>Misc</b:SourceType>
    <b:Title>Amazon CodeGuru</b:Title>
    <b:Tag>a2023r</b:Tag>
    <b:URL>https://aws.amazon.com/codeguru/</b:URL>
    <b:Author>
      <b:Author>
        <b:NameList>
          <b:Person>
            <b:Last>AWS</b:Last>
          </b:Person>
        </b:NameList>
      </b:Author>
    </b:Author>
    <b:Year>2023</b:Year>
    <b:PublicationTitle>Amazon CodeGuru</b:PublicationTitle>
    <b:Guid>{2FE2823B-5D8A-4F5D-8E66-2DF460A7C3A3}</b:Guid>
    <b:RefOrder>7</b:RefOrder>
  </b:Source>
  <b:Source>
    <b:Tag>Ama22</b:Tag>
    <b:SourceType>DocumentFromInternetSite</b:SourceType>
    <b:Guid>{94B2DE31-E456-4F49-8814-75126B52EF54}</b:Guid>
    <b:Author>
      <b:Author>
        <b:Corporate>AWS</b:Corporate>
      </b:Author>
    </b:Author>
    <b:Title>Best Practices for Automated Code Reviews with Machine Learning</b:Title>
    <b:InternetSiteTitle>AWS CodeGuru Best Practices.</b:InternetSiteTitle>
    <b:Year>2022</b:Year>
    <b:RefOrder>6</b:RefOrder>
  </b:Source>
  <b:Source>
    <b:LCID>en-US</b:LCID>
    <b:BIBTEX_Entry>misc</b:BIBTEX_Entry>
    <b:SourceType>DocumentFromInternetSite</b:SourceType>
    <b:Title>Amazon CodeWhisperer</b:Title>
    <b:Tag>unknown2023i</b:Tag>
    <b:URL>https://aws.amazon.com/codewhisperer/</b:URL>
    <b:Author>
      <b:Author>
        <b:NameList>
          <b:Person>
            <b:Last>AWS</b:Last>
          </b:Person>
        </b:NameList>
      </b:Author>
    </b:Author>
    <b:Year>2023</b:Year>
    <b:PublicationTitle>Amazon CodeWhisperer</b:PublicationTitle>
    <b:Guid>{ECE3F6AD-E5D1-465A-B6D6-0381372630A5}</b:Guid>
    <b:RefOrder>52</b:RefOrder>
  </b:Source>
  <b:Source>
    <b:LCID>en-US</b:LCID>
    <b:BIBTEX_Entry>misc</b:BIBTEX_Entry>
    <b:Comments>Retrieved from:</b:Comments>
    <b:SourceType>DocumentFromInternetSite</b:SourceType>
    <b:Title>Amazon AppFlow</b:Title>
    <b:Tag>a2023c</b:Tag>
    <b:URL>https://aws.amazon.com/appflow/</b:URL>
    <b:Author>
      <b:Author>
        <b:NameList>
          <b:Person>
            <b:Last>AWS</b:Last>
          </b:Person>
        </b:NameList>
      </b:Author>
    </b:Author>
    <b:Year>2023</b:Year>
    <b:PublicationTitle>Amazon AppFlow</b:PublicationTitle>
    <b:Guid>{62413D67-04F0-4FC5-9206-405554F0A093}</b:Guid>
    <b:RefOrder>56</b:RefOrder>
  </b:Source>
  <b:Source>
    <b:LCID>en-US</b:LCID>
    <b:BIBTEX_Entry>misc</b:BIBTEX_Entry>
    <b:Comments>Retrieved from:</b:Comments>
    <b:SourceType>DocumentFromInternetSite</b:SourceType>
    <b:Title>Amazon Corretto - Developer Guide</b:Title>
    <b:Tag>a2023s</b:Tag>
    <b:URL>https://aws.amazon.com/corretto/</b:URL>
    <b:Author>
      <b:Author>
        <b:NameList>
          <b:Person>
            <b:Last>AWS</b:Last>
          </b:Person>
        </b:NameList>
      </b:Author>
    </b:Author>
    <b:Year>2023</b:Year>
    <b:PublicationTitle>Amazon Corretto</b:PublicationTitle>
    <b:Guid>{1857A8B5-E3C6-48DE-9FA2-81CDE66E506E}</b:Guid>
    <b:RefOrder>10</b:RefOrder>
  </b:Source>
  <b:Source>
    <b:LCID>en-US</b:LCID>
    <b:BIBTEX_Entry>misc</b:BIBTEX_Entry>
    <b:Comments>Retrieved from:</b:Comments>
    <b:SourceType>DocumentFromInternetSite</b:SourceType>
    <b:Title>Amazon Elastic Container Service (ECS)</b:Title>
    <b:Tag>a2023j</b:Tag>
    <b:URL>https://aws.amazon.com/ecs/</b:URL>
    <b:Author>
      <b:Author>
        <b:NameList>
          <b:Person>
            <b:Last>AWS</b:Last>
          </b:Person>
        </b:NameList>
      </b:Author>
    </b:Author>
    <b:Year>2023</b:Year>
    <b:PublicationTitle>Amazon Elastic Container Service (ECS)</b:PublicationTitle>
    <b:Guid>{5150A93F-B210-4ED0-9372-D36CA2396110}</b:Guid>
    <b:RefOrder>80</b:RefOrder>
  </b:Source>
  <b:Source>
    <b:LCID>en-US</b:LCID>
    <b:BIBTEX_Entry>misc</b:BIBTEX_Entry>
    <b:Comments>Rerieved from:</b:Comments>
    <b:SourceType>DocumentFromInternetSite</b:SourceType>
    <b:Title>Amazon Elastic Kubernetes Service (EKS)</b:Title>
    <b:Tag>a2023k</b:Tag>
    <b:URL>https://aws.amazon.com/eks/</b:URL>
    <b:Author>
      <b:Author>
        <b:NameList>
          <b:Person>
            <b:Last>AWS</b:Last>
          </b:Person>
        </b:NameList>
      </b:Author>
    </b:Author>
    <b:Year>2023</b:Year>
    <b:PublicationTitle>Amazon Elastic Kubernetes Service (EKS</b:PublicationTitle>
    <b:Guid>{F73A569C-862E-4540-B03A-7135CEC56D8B}</b:Guid>
    <b:RefOrder>82</b:RefOrder>
  </b:Source>
  <b:Source>
    <b:LCID>en-US</b:LCID>
    <b:BIBTEX_Entry>misc</b:BIBTEX_Entry>
    <b:Comments>Retrieved from:</b:Comments>
    <b:SourceType>DocumentFromInternetSite</b:SourceType>
    <b:Title>Using AWS Lambda with Amazon SQS</b:Title>
    <b:Tag>a2023h</b:Tag>
    <b:URL>https://docs.aws.amazon.com/lambda/latest/dg/with-sqs.html</b:URL>
    <b:Author>
      <b:Author>
        <b:NameList>
          <b:Person>
            <b:Last>AWS</b:Last>
          </b:Person>
        </b:NameList>
      </b:Author>
    </b:Author>
    <b:Year>2023</b:Year>
    <b:PublicationTitle>Using AWS Lambda with Amazon SQS</b:PublicationTitle>
    <b:Guid>{AD40D0C1-DD2F-4EA3-9865-8EA50077A7C1}</b:Guid>
    <b:RefOrder>72</b:RefOrder>
  </b:Source>
  <b:Source>
    <b:LCID>en-US</b:LCID>
    <b:BIBTEX_Entry>misc</b:BIBTEX_Entry>
    <b:Comments>Retrieved from:</b:Comments>
    <b:SourceType>DocumentFromInternetSite</b:SourceType>
    <b:Title>Managed OpenShift</b:Title>
    <b:Tag>unknown2023m</b:Tag>
    <b:URL>https://aws.amazon.com/openshift/</b:URL>
    <b:Author>
      <b:Author>
        <b:NameList>
          <b:Person>
            <b:Last>AWS</b:Last>
          </b:Person>
        </b:NameList>
      </b:Author>
    </b:Author>
    <b:Year>2023</b:Year>
    <b:PublicationTitle>Managed OpenShift</b:PublicationTitle>
    <b:Guid>{CB35C1DF-6403-49E8-8217-0B789CEBBA9A}</b:Guid>
    <b:RefOrder>77</b:RefOrder>
  </b:Source>
  <b:Source>
    <b:LCID>en-US</b:LCID>
    <b:BIBTEX_Entry>misc</b:BIBTEX_Entry>
    <b:Comments>Retrieved from:</b:Comments>
    <b:SourceType>DocumentFromInternetSite</b:SourceType>
    <b:Title>AWS Step Functions</b:Title>
    <b:Tag>a2023f</b:Tag>
    <b:URL>https://aws.amazon.com/step-functions/</b:URL>
    <b:Author>
      <b:Author>
        <b:NameList>
          <b:Person>
            <b:Last>AWS</b:Last>
          </b:Person>
        </b:NameList>
      </b:Author>
    </b:Author>
    <b:Year>2023</b:Year>
    <b:PublicationTitle>AWS Step Functions</b:PublicationTitle>
    <b:Guid>{D21AF910-9F0B-4D3D-9FD0-9BD51AD0EDE0}</b:Guid>
    <b:RefOrder>73</b:RefOrder>
  </b:Source>
  <b:Source>
    <b:LCID>en-US</b:LCID>
    <b:BIBTEX_Entry>misc</b:BIBTEX_Entry>
    <b:Comments>Retrieved from:</b:Comments>
    <b:SourceType>DocumentFromInternetSite</b:SourceType>
    <b:Title>AWS Fargate</b:Title>
    <b:Tag>a2023n</b:Tag>
    <b:URL>https://aws.amazon.com/fargate/</b:URL>
    <b:Author>
      <b:Author>
        <b:NameList>
          <b:Person>
            <b:Last>AWS</b:Last>
          </b:Person>
        </b:NameList>
      </b:Author>
    </b:Author>
    <b:Year>2023</b:Year>
    <b:PublicationTitle>AWS Fargate</b:PublicationTitle>
    <b:Guid>{AC9B444F-5782-436D-8A86-7B75847C1701}</b:Guid>
    <b:RefOrder>85</b:RefOrder>
  </b:Source>
  <b:Source>
    <b:LCID>en-US</b:LCID>
    <b:BIBTEX_Entry>misc</b:BIBTEX_Entry>
    <b:Comments>Retrieved from:</b:Comments>
    <b:SourceType>DocumentFromInternetSite</b:SourceType>
    <b:Title>AWS Copilot</b:Title>
    <b:Tag>a2023m</b:Tag>
    <b:URL>https://aws.amazon.com/copilot/</b:URL>
    <b:Author>
      <b:Author>
        <b:NameList>
          <b:Person>
            <b:Last>AWS</b:Last>
          </b:Person>
        </b:NameList>
      </b:Author>
    </b:Author>
    <b:Year>2023</b:Year>
    <b:PublicationTitle>AWS Copilot</b:PublicationTitle>
    <b:Guid>{A02E5622-4AD8-407F-8FC2-EAAC31D230C5}</b:Guid>
    <b:RefOrder>84</b:RefOrder>
  </b:Source>
  <b:Source>
    <b:LCID>en-US</b:LCID>
    <b:BIBTEX_Entry>misc</b:BIBTEX_Entry>
    <b:Comments>Retrieved from AWS CodeBuild User Guide:</b:Comments>
    <b:SourceType>DocumentFromInternetSite</b:SourceType>
    <b:Title>AWS CodeBuild - User Guide</b:Title>
    <b:Tag>documentation2023e</b:Tag>
    <b:URL>https://docs.aws.amazon.com/codebuild/latest/userguide/welcome.html</b:URL>
    <b:Author>
      <b:Author>
        <b:NameList>
          <b:Person>
            <b:Last>AWS</b:Last>
          </b:Person>
        </b:NameList>
      </b:Author>
    </b:Author>
    <b:Year>2023</b:Year>
    <b:PublicationTitle>AWS CodeBuild - User Guide</b:PublicationTitle>
    <b:Guid>{54AD436E-4801-40D3-B5A8-D2ABFBFC86A2}</b:Guid>
    <b:RefOrder>22</b:RefOrder>
  </b:Source>
  <b:Source>
    <b:LCID>en-US</b:LCID>
    <b:BIBTEX_Entry>misc</b:BIBTEX_Entry>
    <b:Comments>Retrieved from AWS CodeArtifact Developer Guide:</b:Comments>
    <b:SourceType>DocumentFromInternetSite</b:SourceType>
    <b:Title>AWS CodeArtifact - Developer Guide</b:Title>
    <b:Tag>documentation2023d</b:Tag>
    <b:URL>https://docs.aws.amazon.com/codeartifact/latest/ug/welcome.html</b:URL>
    <b:Author>
      <b:Author>
        <b:NameList>
          <b:Person>
            <b:Last>AWS</b:Last>
          </b:Person>
        </b:NameList>
      </b:Author>
    </b:Author>
    <b:Year>2023</b:Year>
    <b:PublicationTitle>AWS CodeArtifact - Developer Guide</b:PublicationTitle>
    <b:Guid>{494A5230-AF64-4887-BDA2-ED3A19F3CEC5}</b:Guid>
    <b:RefOrder>20</b:RefOrder>
  </b:Source>
  <b:Source>
    <b:LCID>en-US</b:LCID>
    <b:BIBTEX_Entry>misc</b:BIBTEX_Entry>
    <b:Comments>Retrieved from:</b:Comments>
    <b:SourceType>DocumentFromInternetSite</b:SourceType>
    <b:Title>AWS CloudShell</b:Title>
    <b:Tag>a2023u</b:Tag>
    <b:URL>https://aws.amazon.com/cloudshell/</b:URL>
    <b:Author>
      <b:Author>
        <b:NameList>
          <b:Person>
            <b:Last>AWS</b:Last>
          </b:Person>
        </b:NameList>
      </b:Author>
    </b:Author>
    <b:Year>2023</b:Year>
    <b:PublicationTitle>AWS CloudShell</b:PublicationTitle>
    <b:Guid>{5C1463F4-AA2A-4A8E-A7C7-78103F174AD4}</b:Guid>
    <b:RefOrder>90</b:RefOrder>
  </b:Source>
  <b:Source>
    <b:LCID>en-US</b:LCID>
    <b:BIBTEX_Entry>misc</b:BIBTEX_Entry>
    <b:Comments>Retrieved from AWS Cloud9 User Guide:</b:Comments>
    <b:SourceType>DocumentFromInternetSite</b:SourceType>
    <b:Title>AWS Cloud9 - User Guide</b:Title>
    <b:Tag>documentation2023c</b:Tag>
    <b:URL>https://docs.aws.amazon.com/cloud9/latest/user-guide/welcome.html</b:URL>
    <b:Author>
      <b:Author>
        <b:NameList>
          <b:Person>
            <b:Last>AWS</b:Last>
          </b:Person>
        </b:NameList>
      </b:Author>
    </b:Author>
    <b:Year>2023</b:Year>
    <b:PublicationTitle>AWS Cloud9 - User Guide</b:PublicationTitle>
    <b:Guid>{EBE8A223-6D89-4B43-B483-38005760EC90}</b:Guid>
    <b:RefOrder>16</b:RefOrder>
  </b:Source>
  <b:Source>
    <b:LCID>en-US</b:LCID>
    <b:BIBTEX_Entry>misc</b:BIBTEX_Entry>
    <b:Comments>Retrieved from:</b:Comments>
    <b:SourceType>DocumentFromInternetSite</b:SourceType>
    <b:Title>AWS Cloud Development Kit (CDK)</b:Title>
    <b:Tag>a2023t</b:Tag>
    <b:URL>https://aws.amazon.com/cdk/</b:URL>
    <b:Author>
      <b:Author>
        <b:NameList>
          <b:Person>
            <b:Last>AWS</b:Last>
          </b:Person>
        </b:NameList>
      </b:Author>
    </b:Author>
    <b:Year>2023</b:Year>
    <b:PublicationTitle>AWS Cloud Development Kit (CDK)</b:PublicationTitle>
    <b:Guid>{76F9B5CA-E6AF-4E92-9A27-9B680ECB7A0B}</b:Guid>
    <b:RefOrder>89</b:RefOrder>
  </b:Source>
  <b:Source>
    <b:LCID>en-US</b:LCID>
    <b:BIBTEX_Entry>misc</b:BIBTEX_Entry>
    <b:Comments>Retrieved from AWS Cloud Control API User Guide:</b:Comments>
    <b:SourceType>DocumentFromInternetSite</b:SourceType>
    <b:Title>AWS Cloud Control API - User Guide</b:Title>
    <b:Tag>documentation2023b</b:Tag>
    <b:URL>https://docs.aws.amazon.com/cloudcontrolapi/latest/userguide/what-is-cloudcontrolapi.html</b:URL>
    <b:Author>
      <b:Author>
        <b:NameList>
          <b:Person>
            <b:Last>AWS</b:Last>
          </b:Person>
        </b:NameList>
      </b:Author>
    </b:Author>
    <b:Year>2023</b:Year>
    <b:PublicationTitle>AWS Cloud Control API - User Guide</b:PublicationTitle>
    <b:Guid>{7D12EA95-ED97-418A-9ADF-72C405248E21}</b:Guid>
    <b:RefOrder>14</b:RefOrder>
  </b:Source>
  <b:Source>
    <b:LCID>en-US</b:LCID>
    <b:BIBTEX_Entry>misc</b:BIBTEX_Entry>
    <b:Comments>Retrieved from:</b:Comments>
    <b:SourceType>DocumentFromInternetSite</b:SourceType>
    <b:Title>AWS App2Container</b:Title>
    <b:Tag>a2023l</b:Tag>
    <b:URL>https://aws.amazon.com/app2container/</b:URL>
    <b:Author>
      <b:Author>
        <b:NameList>
          <b:Person>
            <b:Last>AWS</b:Last>
          </b:Person>
        </b:NameList>
      </b:Author>
    </b:Author>
    <b:Year>2023</b:Year>
    <b:PublicationTitle>AWS App2Container</b:PublicationTitle>
    <b:Guid>{583DB99A-C671-4C2D-8971-96ED89530F5A}</b:Guid>
    <b:RefOrder>83</b:RefOrder>
  </b:Source>
  <b:Source>
    <b:LCID>en-US</b:LCID>
    <b:BIBTEX_Entry>misc</b:BIBTEX_Entry>
    <b:Comments>Retrieved from:</b:Comments>
    <b:SourceType>DocumentFromInternetSite</b:SourceType>
    <b:Title>Amazon EventBridge</b:Title>
    <b:Tag>unknown2023k</b:Tag>
    <b:URL>https://aws.amazon.com/eventbridge/</b:URL>
    <b:Author>
      <b:Author>
        <b:NameList>
          <b:Person>
            <b:Last>AWS</b:Last>
          </b:Person>
        </b:NameList>
      </b:Author>
    </b:Author>
    <b:Year>2023</b:Year>
    <b:PublicationTitle>Amazon EventBridge</b:PublicationTitle>
    <b:Guid>{9A7EA8DB-488B-40D8-875B-8C2F0FBE4B09}</b:Guid>
    <b:RefOrder>57</b:RefOrder>
  </b:Source>
  <b:Source>
    <b:LCID>en-US</b:LCID>
    <b:BIBTEX_Entry>misc</b:BIBTEX_Entry>
    <b:Comments>Retrieved from:</b:Comments>
    <b:SourceType>DocumentFromInternetSite</b:SourceType>
    <b:Title>Amazon Simple Queue Service (SQS) - Amazon S3</b:Title>
    <b:Tag>a2023g</b:Tag>
    <b:URL>https://docs.aws.amazon.com/AWSSimpleQueueService/latest/SQSDeveloperGuide/sqs-s3.html</b:URL>
    <b:Author>
      <b:Author>
        <b:NameList>
          <b:Person>
            <b:Last>AWS</b:Last>
          </b:Person>
        </b:NameList>
      </b:Author>
    </b:Author>
    <b:Year>2023</b:Year>
    <b:PublicationTitle>Amazon Simple Queue Service (SQS) - Amazon S3</b:PublicationTitle>
    <b:Guid>{D67ABAC8-65BF-4D73-83CA-B33B92ECF4A2}</b:Guid>
    <b:RefOrder>54</b:RefOrder>
  </b:Source>
  <b:Source>
    <b:LCID>en-US</b:LCID>
    <b:BIBTEX_Entry>misc</b:BIBTEX_Entry>
    <b:Comments>Retrieved from:</b:Comments>
    <b:SourceType>DocumentFromInternetSite</b:SourceType>
    <b:Title>Amazon Elastic Container Registry (ECR)</b:Title>
    <b:Tag>a2023i</b:Tag>
    <b:URL>https://aws.amazon.com/ecr/</b:URL>
    <b:Author>
      <b:Author>
        <b:NameList>
          <b:Person>
            <b:Last>AWS</b:Last>
          </b:Person>
        </b:NameList>
      </b:Author>
    </b:Author>
    <b:Year>2023</b:Year>
    <b:PublicationTitle>Amazon Elastic Container Registry (ECR)</b:PublicationTitle>
    <b:Guid>{D62F26C8-D384-45ED-9319-1FDD2062971D}</b:Guid>
    <b:RefOrder>78</b:RefOrder>
  </b:Source>
  <b:Source>
    <b:LCID>en-US</b:LCID>
    <b:BIBTEX_Entry>misc</b:BIBTEX_Entry>
    <b:Comments>Retrieved from:https://aws.amazon.com/braket/</b:Comments>
    <b:SourceType>DocumentFromInternetSite</b:SourceType>
    <b:Title>Amazon Braket</b:Title>
    <b:Tag>unknown2023o</b:Tag>
    <b:Author>
      <b:Author>
        <b:NameList>
          <b:Person>
            <b:Last>AWS</b:Last>
          </b:Person>
        </b:NameList>
      </b:Author>
    </b:Author>
    <b:Year>2023</b:Year>
    <b:PublicationTitle>Amazon Braket</b:PublicationTitle>
    <b:Guid>{0B152C83-FE32-4861-8866-5ECF31725E1A}</b:Guid>
    <b:URL>https://aws.amazon.com/braket/</b:URL>
    <b:RefOrder>88</b:RefOrder>
  </b:Source>
  <b:Source>
    <b:Tag>Ama2</b:Tag>
    <b:SourceType>DocumentFromInternetSite</b:SourceType>
    <b:Guid>{8BA05F27-CC0A-4E1C-81E9-ACA5FADC0382}</b:Guid>
    <b:Author>
      <b:Author>
        <b:Corporate>AWS</b:Corporate>
      </b:Author>
    </b:Author>
    <b:Title>What is Amazon CodeGuru Reviewer?</b:Title>
    <b:InternetSiteTitle>AWS CodeGuru Documentation</b:InternetSiteTitle>
    <b:URL>https://docs.aws.amazon.com/codeguru/latest/reviewer-ug/welcome.html</b:URL>
    <b:Year>n.d.</b:Year>
    <b:RefOrder>97</b:RefOrder>
  </b:Source>
  <b:Source>
    <b:LCID>en-US</b:LCID>
    <b:BIBTEX_Entry>misc</b:BIBTEX_Entry>
    <b:Comments>Retrieved from</b:Comments>
    <b:SourceType>DocumentFromInternetSite</b:SourceType>
    <b:Title>Amazon Managed Workflows for Apache Airflow (MWAA</b:Title>
    <b:Tag>services2023c</b:Tag>
    <b:URL>https://aws.amazon.com/mwaa/</b:URL>
    <b:Author>
      <b:Author>
        <b:NameList>
          <b:Person>
            <b:Last>AWS</b:Last>
          </b:Person>
        </b:NameList>
      </b:Author>
    </b:Author>
    <b:Year>2023</b:Year>
    <b:PublicationTitle>Amazon Managed Workflows for Apache Airflow (MWAA</b:PublicationTitle>
    <b:Guid>{63347E44-640F-4606-9B0C-E4E8AC68E903}</b:Guid>
    <b:RefOrder>68</b:RefOrder>
  </b:Source>
  <b:Source>
    <b:LCID>en-US</b:LCID>
    <b:BIBTEX_Entry>misc</b:BIBTEX_Entry>
    <b:Comments>Retrieved from</b:Comments>
    <b:SourceType>DocumentFromInternetSite</b:SourceType>
    <b:Title>Amazon MQ</b:Title>
    <b:Tag>services2023d</b:Tag>
    <b:URL>https://aws.amazon.com/amazon-mq/</b:URL>
    <b:Author>
      <b:Author>
        <b:NameList>
          <b:Person>
            <b:Last>AWS</b:Last>
          </b:Person>
        </b:NameList>
      </b:Author>
    </b:Author>
    <b:Year>2023</b:Year>
    <b:PublicationTitle>Amazon MQ</b:PublicationTitle>
    <b:Guid>{069A813D-8222-4AF2-B5D1-848465623897}</b:Guid>
    <b:RefOrder>70</b:RefOrder>
  </b:Source>
  <b:Source>
    <b:LCID>en-US</b:LCID>
    <b:BIBTEX_Entry>misc</b:BIBTEX_Entry>
    <b:Comments>Retrieved from:</b:Comments>
    <b:SourceType>DocumentFromInternetSite</b:SourceType>
    <b:Title>AWS CodeStar</b:Title>
    <b:Tag>services2023b</b:Tag>
    <b:URL>https://aws.amazon.com/codestar/</b:URL>
    <b:Author>
      <b:Author>
        <b:NameList>
          <b:Person>
            <b:Last>AWS</b:Last>
          </b:Person>
        </b:NameList>
      </b:Author>
    </b:Author>
    <b:Year>2023</b:Year>
    <b:PublicationTitle>AWS CodeStar</b:PublicationTitle>
    <b:Guid>{C615E2A7-1E0D-4707-97DC-88C56CB7BBA0}</b:Guid>
    <b:RefOrder>35</b:RefOrder>
  </b:Source>
  <b:Source>
    <b:Tag>Ama23</b:Tag>
    <b:SourceType>DocumentFromInternetSite</b:SourceType>
    <b:Guid>{3DF2EA45-3B8C-44F7-BC72-2FF08C5BD520}</b:Guid>
    <b:Title>Amazon CodeCatalyst Overview</b:Title>
    <b:Year>2023</b:Year>
    <b:InternetSiteTitle>AWS Documentation</b:InternetSiteTitle>
    <b:Author>
      <b:Author>
        <b:Corporate>AWS</b:Corporate>
      </b:Author>
    </b:Author>
    <b:URL>https://aws.amazon.com/code/catalyst/</b:URL>
    <b:RefOrder>2</b:RefOrder>
  </b:Source>
  <b:Source>
    <b:LCID>en-US</b:LCID>
    <b:BIBTEX_Entry>misc</b:BIBTEX_Entry>
    <b:Comments>Retrieved from:</b:Comments>
    <b:SourceType>DocumentFromInternetSite</b:SourceType>
    <b:Title>AWS RoboMaker</b:Title>
    <b:Tag>unknown2023n</b:Tag>
    <b:URL>https://aws.amazon.com/robomaker/</b:URL>
    <b:Year>2023</b:Year>
    <b:PublicationTitle>AWS RoboMaker</b:PublicationTitle>
    <b:Guid>{228C543C-337A-41F3-893A-A09AAA8BD525}</b:Guid>
    <b:Author>
      <b:Author>
        <b:NameList>
          <b:Person>
            <b:Last>AWS</b:Last>
          </b:Person>
        </b:NameList>
      </b:Author>
    </b:Author>
    <b:RefOrder>87</b:RefOrder>
  </b:Source>
  <b:Source>
    <b:LCID>en-US</b:LCID>
    <b:BIBTEX_Entry>misc</b:BIBTEX_Entry>
    <b:SourceType>DocumentFromInternetSite</b:SourceType>
    <b:Title>AWS Tools and SDKs</b:Title>
    <b:Tag>unknown2023g</b:Tag>
    <b:URL>https://aws.amazon.com/tools/.</b:URL>
    <b:Year>2023</b:Year>
    <b:PublicationTitle>AWS Tools and SDKs</b:PublicationTitle>
    <b:Guid>{EFDA0240-09C1-4F5F-ABB4-ACA049927C17}</b:Guid>
    <b:Author>
      <b:Author>
        <b:NameList>
          <b:Person>
            <b:Last>AWS</b:Last>
          </b:Person>
        </b:NameList>
      </b:Author>
    </b:Author>
    <b:RefOrder>48</b:RefOrder>
  </b:Source>
  <b:Source>
    <b:LCID>en-US</b:LCID>
    <b:BIBTEX_Entry>misc</b:BIBTEX_Entry>
    <b:Comments>Retrieved from:</b:Comments>
    <b:SourceType>DocumentFromInternetSite</b:SourceType>
    <b:Title>AWS X-Ray</b:Title>
    <b:Tag>unknown2023h</b:Tag>
    <b:URL>https://aws.amazon.com/xray/.</b:URL>
    <b:Year>2023</b:Year>
    <b:PublicationTitle>AWS X-Ray</b:PublicationTitle>
    <b:Guid>{2F4F30A0-0730-4334-BF57-8DEAE33FADB5}</b:Guid>
    <b:Author>
      <b:Author>
        <b:NameList>
          <b:Person>
            <b:Last>AWS</b:Last>
          </b:Person>
        </b:NameList>
      </b:Author>
    </b:Author>
    <b:RefOrder>50</b:RefOrder>
  </b:Source>
  <b:Source>
    <b:LCID>en-US</b:LCID>
    <b:BIBTEX_Entry>misc</b:BIBTEX_Entry>
    <b:Comments>Retrieved from:</b:Comments>
    <b:SourceType>DocumentFromInternetSite</b:SourceType>
    <b:Title>AWS Fault Injection Simulator</b:Title>
    <b:Tag>unknown2023f</b:Tag>
    <b:URL>https://aws.amazon.com/fault-injection-simulator/.</b:URL>
    <b:Year>2023</b:Year>
    <b:PublicationTitle>AWS Fault Injection Simulator</b:PublicationTitle>
    <b:Guid>{81228446-7A7D-4056-8EB7-AF0EA3579A77}</b:Guid>
    <b:Author>
      <b:Author>
        <b:NameList>
          <b:Person>
            <b:Last>AWS</b:Last>
          </b:Person>
        </b:NameList>
      </b:Author>
    </b:Author>
    <b:RefOrder>44</b:RefOrder>
  </b:Source>
  <b:Source>
    <b:LCID>en-US</b:LCID>
    <b:BIBTEX_Entry>misc</b:BIBTEX_Entry>
    <b:Comments>Retrieved from:</b:Comments>
    <b:SourceType>DocumentFromInternetSite</b:SourceType>
    <b:Title>AWS Device Farm</b:Title>
    <b:Tag>unknown2023e</b:Tag>
    <b:URL>https://aws.amazon.com/device-farm/.</b:URL>
    <b:Year>2023</b:Year>
    <b:PublicationTitle>AWS Device Farm</b:PublicationTitle>
    <b:Guid>{C800CB5E-090F-4FDC-8AB7-CA8BF6353707}</b:Guid>
    <b:Author>
      <b:Author>
        <b:NameList>
          <b:Person>
            <b:Last>AWS</b:Last>
          </b:Person>
        </b:NameList>
      </b:Author>
    </b:Author>
    <b:RefOrder>41</b:RefOrder>
  </b:Source>
  <b:Source>
    <b:LCID>en-US</b:LCID>
    <b:BIBTEX_Entry>misc</b:BIBTEX_Entry>
    <b:Comments>Retrieved from:</b:Comments>
    <b:SourceType>DocumentFromInternetSite</b:SourceType>
    <b:Title>AWS Command Line Interface</b:Title>
    <b:Tag>unknown2023d</b:Tag>
    <b:URL>https://aws.amazon.com/cli/.</b:URL>
    <b:Year>2023</b:Year>
    <b:PublicationTitle>AWS Command Line Interface</b:PublicationTitle>
    <b:Guid>{AB363B58-C2D0-4AB3-9FCF-08C2BBD13C4F}</b:Guid>
    <b:Author>
      <b:Author>
        <b:NameList>
          <b:Person>
            <b:Last>AWS</b:Last>
          </b:Person>
        </b:NameList>
      </b:Author>
    </b:Author>
    <b:RefOrder>38</b:RefOrder>
  </b:Source>
  <b:Source>
    <b:LCID>en-US</b:LCID>
    <b:BIBTEX_Entry>misc</b:BIBTEX_Entry>
    <b:Comments>Retrieved from AWS CodeDeploy Guide:</b:Comments>
    <b:SourceType>DocumentFromInternetSite</b:SourceType>
    <b:Title>AWS CodeDeploy</b:Title>
    <b:Tag>unknown2023b</b:Tag>
    <b:URL>https://aws.amazon.com/codedeploy/.</b:URL>
    <b:Year>2023</b:Year>
    <b:PublicationTitle>AWS CodeDeploy</b:PublicationTitle>
    <b:Guid>{185043E2-8C3E-48D0-9CFD-684E5E34CEFE}</b:Guid>
    <b:Author>
      <b:Author>
        <b:NameList>
          <b:Person>
            <b:Last>AWS</b:Last>
          </b:Person>
        </b:NameList>
      </b:Author>
    </b:Author>
    <b:RefOrder>29</b:RefOrder>
  </b:Source>
  <b:Source>
    <b:LCID>en-US</b:LCID>
    <b:BIBTEX_Entry>misc</b:BIBTEX_Entry>
    <b:Comments>Retrieved from:</b:Comments>
    <b:SourceType>DocumentFromInternetSite</b:SourceType>
    <b:Title>AWS CodePipeline</b:Title>
    <b:Tag>unknown2023c</b:Tag>
    <b:URL>https://aws.amazon.com/codepipeline/.</b:URL>
    <b:Year>2023</b:Year>
    <b:PublicationTitle>AWS CodePipeline</b:PublicationTitle>
    <b:Guid>{EB10B3AA-2953-4699-A2BE-C534A81C7378}</b:Guid>
    <b:Author>
      <b:Author>
        <b:NameList>
          <b:Person>
            <b:Last>AWS</b:Last>
          </b:Person>
        </b:NameList>
      </b:Author>
    </b:Author>
    <b:RefOrder>32</b:RefOrder>
  </b:Source>
  <b:Source>
    <b:LCID>en-US</b:LCID>
    <b:BIBTEX_Entry>misc</b:BIBTEX_Entry>
    <b:Comments>Retrieved from AWS CodeCommit Guide:</b:Comments>
    <b:SourceType>DocumentFromInternetSite</b:SourceType>
    <b:Title>AWS CodeCommit</b:Title>
    <b:Tag>unknown2023a</b:Tag>
    <b:URL>https://aws.amazon.com/codecommit/</b:URL>
    <b:Year>2023</b:Year>
    <b:PublicationTitle>AWS CodeCommit</b:PublicationTitle>
    <b:Guid>{C6B2B693-4F82-4982-AACD-6482575A5AE6}</b:Guid>
    <b:Author>
      <b:Author>
        <b:NameList>
          <b:Person>
            <b:Last>AWS</b:Last>
          </b:Person>
        </b:NameList>
      </b:Author>
    </b:Author>
    <b:RefOrder>25</b:RefOrder>
  </b:Source>
  <b:Source>
    <b:LCID>en-US</b:LCID>
    <b:BIBTEX_Entry>misc</b:BIBTEX_Entry>
    <b:Comments>Retrieved from:</b:Comments>
    <b:SourceType>DocumentFromInternetSite</b:SourceType>
    <b:Title>Red Hat OpenShift Service on AWS</b:Title>
    <b:Tag>hat2023a</b:Tag>
    <b:URL>https://www.openshift.com/products/amazon-openshift</b:URL>
    <b:Author>
      <b:Author>
        <b:Corporate>Red Hat</b:Corporate>
      </b:Author>
    </b:Author>
    <b:Year>2023</b:Year>
    <b:PublicationTitle>Red Hat OpenShift Service on AWS</b:PublicationTitle>
    <b:Guid>{96FD37C2-BBE2-4F9B-A1E3-50A7048D0B89}</b:Guid>
    <b:RefOrder>86</b:RefOrder>
  </b:Source>
  <b:Source>
    <b:LCID>en-US</b:LCID>
    <b:BIBTEX_Entry>misc</b:BIBTEX_Entry>
    <b:Comments>Retrieved from:</b:Comments>
    <b:SourceType>DocumentFromInternetSite</b:SourceType>
    <b:Title>Amazon Simple Notification Service (SNS)</b:Title>
    <b:Tag>a2023b</b:Tag>
    <b:URL>https://aws.amazon.com/sns/.</b:URL>
    <b:Author>
      <b:Author>
        <b:NameList>
          <b:Person>
            <b:Last>AWS</b:Last>
          </b:Person>
        </b:NameList>
      </b:Author>
    </b:Author>
    <b:Year>2023</b:Year>
    <b:PublicationTitle>Amazon Simple Notification Service (SNS</b:PublicationTitle>
    <b:Guid>{328A4BCC-12CB-44B2-BD87-44B46330D5CB}</b:Guid>
    <b:RefOrder>55</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1" ma:contentTypeDescription="Create a new document." ma:contentTypeScope="" ma:versionID="98373fc3801652c2607b146b33774d44">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b7c8a8c3ffc30017bfeda336b6a36b2"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2A54B57-0B3C-4D4F-9DE8-175F5E2692A2}">
  <ds:schemaRefs>
    <ds:schemaRef ds:uri="http://schemas.openxmlformats.org/officeDocument/2006/bibliography"/>
  </ds:schemaRefs>
</ds:datastoreItem>
</file>

<file path=customXml/itemProps3.xml><?xml version="1.0" encoding="utf-8"?>
<ds:datastoreItem xmlns:ds="http://schemas.openxmlformats.org/officeDocument/2006/customXml" ds:itemID="{606C54FC-13FA-4AEA-8260-F69A0773EA0E}"/>
</file>

<file path=customXml/itemProps4.xml><?xml version="1.0" encoding="utf-8"?>
<ds:datastoreItem xmlns:ds="http://schemas.openxmlformats.org/officeDocument/2006/customXml" ds:itemID="{E5DF163D-97A0-46B9-B243-E5C1AFDBD59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23349</Words>
  <Characters>133091</Characters>
  <Application>Microsoft Office Word</Application>
  <DocSecurity>0</DocSecurity>
  <Lines>1109</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H. Leocadio</cp:lastModifiedBy>
  <cp:revision>2</cp:revision>
  <dcterms:created xsi:type="dcterms:W3CDTF">2024-07-22T19:34:00Z</dcterms:created>
  <dcterms:modified xsi:type="dcterms:W3CDTF">2024-07-22T19:34:00Z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DocumentId">
    <vt:lpwstr>480402c1038a0164b1f729df64100edfd6903d8b4f301de7cd15b9fa3f642f92</vt:lpwstr>
  </property>
  <property fmtid="{D5CDD505-2E9C-101B-9397-08002B2CF9AE}" pid="4" name="ZOTERO_PREF_1">
    <vt:lpwstr>&lt;data data-version="3" zotero-version="6.0.36"&gt;&lt;session id="JjxiXGTL"/&gt;&lt;style id="http://www.zotero.org/styles/ieee" locale="en-US" hasBibliography="1" bibliographyStyleHasBeenSet="1"/&gt;&lt;prefs&gt;&lt;pref name="fieldType" value="Field"/&gt;&lt;/prefs&gt;&lt;/data&gt;</vt:lpwstr>
  </property>
  <property fmtid="{D5CDD505-2E9C-101B-9397-08002B2CF9AE}" pid="5" name="Order">
    <vt:r8>1902500</vt:r8>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_ExtendedDescription">
    <vt:lpwstr/>
  </property>
  <property fmtid="{D5CDD505-2E9C-101B-9397-08002B2CF9AE}" pid="10" name="TriggerFlowInfo">
    <vt:lpwstr/>
  </property>
  <property fmtid="{D5CDD505-2E9C-101B-9397-08002B2CF9AE}" pid="11" name="MediaServiceImageTags">
    <vt:lpwstr/>
  </property>
</Properties>
</file>