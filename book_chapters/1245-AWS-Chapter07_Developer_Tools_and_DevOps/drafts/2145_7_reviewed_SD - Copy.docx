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FF3" w14:textId="2DE7B942" w:rsidR="00B72611" w:rsidRPr="009E19DF" w:rsidRDefault="00B72611" w:rsidP="00703812">
      <w:pPr>
        <w:pStyle w:val="ChapterTitleNumberBPBHEB"/>
      </w:pPr>
      <w:r w:rsidRPr="00703812">
        <w:rPr>
          <w:rPrChange w:id="0" w:author="Suman Deshwal" w:date="2024-05-07T16:47:00Z">
            <w:rPr>
              <w:color w:val="2F5496" w:themeColor="accent1" w:themeShade="BF"/>
            </w:rPr>
          </w:rPrChange>
        </w:rPr>
        <w:t>CHAPTER</w:t>
      </w:r>
      <w:r w:rsidRPr="009E19DF">
        <w:t xml:space="preserve"> </w:t>
      </w:r>
      <w:commentRangeStart w:id="1"/>
      <w:r w:rsidR="004E011C">
        <w:t>7</w:t>
      </w:r>
      <w:commentRangeEnd w:id="1"/>
      <w:r w:rsidR="00CD05F2">
        <w:rPr>
          <w:rStyle w:val="CommentReference"/>
          <w:rFonts w:eastAsiaTheme="minorHAnsi" w:cstheme="minorBidi"/>
          <w:bCs w:val="0"/>
          <w:smallCaps w:val="0"/>
        </w:rPr>
        <w:commentReference w:id="1"/>
      </w:r>
      <w:r w:rsidRPr="009E19DF">
        <w:t xml:space="preserve"> </w:t>
      </w:r>
    </w:p>
    <w:p w14:paraId="27B72D20" w14:textId="0FE912BB" w:rsidR="00B72611" w:rsidRPr="008310DB" w:rsidRDefault="00A412BE" w:rsidP="00703812">
      <w:pPr>
        <w:pStyle w:val="ChapterTitleBPBHEB"/>
      </w:pPr>
      <w:r w:rsidRPr="00A412BE">
        <w:t xml:space="preserve">Developer </w:t>
      </w:r>
      <w:r w:rsidRPr="00703812">
        <w:rPr>
          <w:rPrChange w:id="2" w:author="Suman Deshwal" w:date="2024-05-07T16:47:00Z">
            <w:rPr>
              <w:color w:val="2F5496" w:themeColor="accent1" w:themeShade="BF"/>
            </w:rPr>
          </w:rPrChange>
        </w:rPr>
        <w:t>Tools</w:t>
      </w:r>
      <w:r w:rsidRPr="00A412BE">
        <w:t xml:space="preserve"> </w:t>
      </w:r>
      <w:ins w:id="3" w:author="Suman Deshwal" w:date="2024-05-07T16:47:00Z">
        <w:r w:rsidR="00703812">
          <w:t>and</w:t>
        </w:r>
      </w:ins>
      <w:del w:id="4" w:author="Suman Deshwal" w:date="2024-05-07T16:47:00Z">
        <w:r w:rsidRPr="00A412BE" w:rsidDel="00703812">
          <w:delText>&amp;</w:delText>
        </w:r>
      </w:del>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pPr>
        <w:pStyle w:val="NormalBPBHEB"/>
        <w:pPrChange w:id="5" w:author="Suman Deshwal" w:date="2024-05-09T10:02:00Z">
          <w:pPr>
            <w:keepNext/>
            <w:keepLines/>
            <w:spacing w:before="40" w:after="0"/>
            <w:outlineLvl w:val="1"/>
          </w:pPr>
        </w:pPrChange>
      </w:pPr>
    </w:p>
    <w:p w14:paraId="2FE2165E" w14:textId="403FC1D8" w:rsidR="003D5B30" w:rsidRDefault="003D5B30">
      <w:pPr>
        <w:pStyle w:val="Heading1BPBHEB"/>
        <w:rPr>
          <w:ins w:id="6" w:author="Suman Deshwal" w:date="2024-05-07T16:47:00Z"/>
        </w:rPr>
        <w:pPrChange w:id="7" w:author="Suman Deshwal" w:date="2024-05-07T16:49:00Z">
          <w:pPr>
            <w:keepNext/>
            <w:keepLines/>
            <w:spacing w:before="400" w:after="0" w:line="276" w:lineRule="auto"/>
            <w:outlineLvl w:val="0"/>
          </w:pPr>
        </w:pPrChange>
      </w:pPr>
      <w:commentRangeStart w:id="8"/>
      <w:r w:rsidRPr="003D5B30">
        <w:t>Introduction</w:t>
      </w:r>
      <w:commentRangeEnd w:id="8"/>
      <w:r w:rsidR="00703812">
        <w:rPr>
          <w:rStyle w:val="CommentReference"/>
          <w:rFonts w:eastAsiaTheme="minorHAnsi" w:cstheme="minorBidi"/>
          <w:b w:val="0"/>
          <w:color w:val="000000" w:themeColor="text1"/>
        </w:rPr>
        <w:commentReference w:id="8"/>
      </w:r>
    </w:p>
    <w:p w14:paraId="03F8E032" w14:textId="73D89764" w:rsidR="00703812" w:rsidRDefault="00703812" w:rsidP="00F24A0A">
      <w:pPr>
        <w:pStyle w:val="NormalBPBHEB"/>
        <w:rPr>
          <w:ins w:id="9" w:author="Suman Deshwal" w:date="2024-05-07T16:52:00Z"/>
        </w:rPr>
      </w:pPr>
      <w:ins w:id="10" w:author="Suman Deshwal" w:date="2024-05-07T16:52:00Z">
        <w:r w:rsidRPr="009F5D45">
          <w:t xml:space="preserve">In the rapidly evolving landscape of cloud computing, the ability to efficiently build, deploy, and manage applications is paramount. This task falls into the capable hands of developers and operations teams, and their arsenal is fortified by an array of powerful tools and services offered by </w:t>
        </w:r>
        <w:r w:rsidRPr="00F12746">
          <w:rPr>
            <w:b/>
            <w:bCs/>
          </w:rPr>
          <w:t>Amazon Web Services (AWS)</w:t>
        </w:r>
        <w:r w:rsidRPr="009F5D45">
          <w:t>.</w:t>
        </w:r>
        <w:r w:rsidRPr="00703812">
          <w:t xml:space="preserve"> </w:t>
        </w:r>
        <w:r w:rsidRPr="00703812">
          <w:rPr>
            <w:rPrChange w:id="11" w:author="Suman Deshwal" w:date="2024-05-07T16:52:00Z">
              <w:rPr>
                <w:i/>
                <w:iCs/>
              </w:rPr>
            </w:rPrChange>
          </w:rPr>
          <w:t>This chapter</w:t>
        </w:r>
        <w:r w:rsidRPr="009F5D45">
          <w:t xml:space="preserve"> takes you on a journey through this arsenal, exploring the tools and practices that drive the development and deployment of applications on the AWS Cloud.</w:t>
        </w:r>
      </w:ins>
    </w:p>
    <w:p w14:paraId="75B8D98F" w14:textId="77777777" w:rsidR="00703812" w:rsidRDefault="00703812" w:rsidP="00703812">
      <w:pPr>
        <w:pStyle w:val="NormalBPBHEB"/>
        <w:rPr>
          <w:ins w:id="12" w:author="Suman Deshwal" w:date="2024-05-07T16:50:00Z"/>
        </w:rPr>
      </w:pPr>
    </w:p>
    <w:p w14:paraId="340131F3" w14:textId="77777777" w:rsidR="00703812" w:rsidRDefault="00703812" w:rsidP="00703812">
      <w:pPr>
        <w:pStyle w:val="Heading1BPBHEB"/>
        <w:rPr>
          <w:ins w:id="13" w:author="Suman Deshwal" w:date="2024-05-07T16:50:00Z"/>
        </w:rPr>
      </w:pPr>
      <w:ins w:id="14" w:author="Suman Deshwal" w:date="2024-05-07T16:50:00Z">
        <w:r>
          <w:t xml:space="preserve">Structure </w:t>
        </w:r>
      </w:ins>
    </w:p>
    <w:p w14:paraId="2CE5FF23" w14:textId="77777777" w:rsidR="00703812" w:rsidRDefault="00703812" w:rsidP="00703812">
      <w:pPr>
        <w:pStyle w:val="NormalBPBHEB"/>
        <w:rPr>
          <w:ins w:id="15" w:author="Suman Deshwal" w:date="2024-05-07T16:50:00Z"/>
        </w:rPr>
      </w:pPr>
      <w:ins w:id="16" w:author="Suman Deshwal" w:date="2024-05-07T16:50:00Z">
        <w:r>
          <w:t xml:space="preserve">In this chapter, we will go through the following </w:t>
        </w:r>
        <w:commentRangeStart w:id="17"/>
        <w:commentRangeStart w:id="18"/>
        <w:r>
          <w:t>topics</w:t>
        </w:r>
        <w:commentRangeEnd w:id="17"/>
        <w:r>
          <w:rPr>
            <w:rStyle w:val="CommentReference"/>
            <w:rFonts w:asciiTheme="minorHAnsi" w:eastAsiaTheme="minorHAnsi" w:hAnsiTheme="minorHAnsi" w:cstheme="minorBidi"/>
          </w:rPr>
          <w:commentReference w:id="17"/>
        </w:r>
      </w:ins>
      <w:commentRangeEnd w:id="18"/>
      <w:ins w:id="19" w:author="Suman Deshwal" w:date="2024-05-15T11:28:00Z">
        <w:r w:rsidR="004120C0">
          <w:rPr>
            <w:rStyle w:val="CommentReference"/>
            <w:rFonts w:eastAsiaTheme="minorHAnsi" w:cstheme="minorBidi"/>
          </w:rPr>
          <w:commentReference w:id="18"/>
        </w:r>
      </w:ins>
      <w:ins w:id="20" w:author="Suman Deshwal" w:date="2024-05-07T16:50:00Z">
        <w:r>
          <w:t xml:space="preserve">: </w:t>
        </w:r>
      </w:ins>
    </w:p>
    <w:p w14:paraId="0E799C9D" w14:textId="77777777" w:rsidR="00703812" w:rsidRDefault="00703812" w:rsidP="00703812">
      <w:pPr>
        <w:pStyle w:val="NormalBPBHEB"/>
        <w:rPr>
          <w:ins w:id="21" w:author="Suman Deshwal" w:date="2024-05-07T16:50:00Z"/>
        </w:rPr>
      </w:pPr>
    </w:p>
    <w:p w14:paraId="6A79DDAB" w14:textId="77777777" w:rsidR="00703812" w:rsidRDefault="00703812" w:rsidP="00703812">
      <w:pPr>
        <w:pStyle w:val="Heading1BPBHEB"/>
        <w:rPr>
          <w:ins w:id="22" w:author="Suman Deshwal" w:date="2024-05-07T16:50:00Z"/>
        </w:rPr>
      </w:pPr>
      <w:commentRangeStart w:id="23"/>
      <w:ins w:id="24" w:author="Suman Deshwal" w:date="2024-05-07T16:50:00Z">
        <w:r>
          <w:t>Objectives</w:t>
        </w:r>
        <w:commentRangeEnd w:id="23"/>
        <w:r>
          <w:rPr>
            <w:rStyle w:val="CommentReference"/>
            <w:rFonts w:asciiTheme="minorHAnsi" w:eastAsiaTheme="minorHAnsi" w:hAnsiTheme="minorHAnsi" w:cstheme="minorBidi"/>
            <w:b w:val="0"/>
          </w:rPr>
          <w:commentReference w:id="23"/>
        </w:r>
        <w:r>
          <w:t xml:space="preserve"> </w:t>
        </w:r>
      </w:ins>
    </w:p>
    <w:p w14:paraId="6039D085" w14:textId="77777777" w:rsidR="00703812" w:rsidRDefault="00703812" w:rsidP="00703812">
      <w:pPr>
        <w:pStyle w:val="NormalBPBHEB"/>
        <w:rPr>
          <w:ins w:id="25" w:author="Suman Deshwal" w:date="2024-05-07T16:50:00Z"/>
        </w:rPr>
      </w:pPr>
    </w:p>
    <w:p w14:paraId="5BC99BAD" w14:textId="77777777" w:rsidR="00703812" w:rsidRPr="003D5B30" w:rsidRDefault="00703812">
      <w:pPr>
        <w:pStyle w:val="NormalBPBHEB"/>
        <w:pPrChange w:id="26" w:author="Suman Deshwal" w:date="2024-05-07T16:52:00Z">
          <w:pPr>
            <w:keepNext/>
            <w:keepLines/>
            <w:spacing w:before="400" w:after="0" w:line="276" w:lineRule="auto"/>
            <w:outlineLvl w:val="0"/>
          </w:pPr>
        </w:pPrChange>
      </w:pPr>
    </w:p>
    <w:p w14:paraId="199A6773" w14:textId="108CCE60" w:rsidR="009F5D45" w:rsidRPr="009F5D45" w:rsidDel="00703812" w:rsidRDefault="009F5D45">
      <w:pPr>
        <w:pStyle w:val="Heading1BPBHEB"/>
        <w:rPr>
          <w:del w:id="27" w:author="Suman Deshwal" w:date="2024-05-07T16:52:00Z"/>
        </w:rPr>
        <w:pPrChange w:id="28" w:author="Suman Deshwal" w:date="2024-05-07T16:52:00Z">
          <w:pPr>
            <w:keepNext/>
            <w:keepLines/>
            <w:spacing w:before="40" w:after="0"/>
            <w:outlineLvl w:val="1"/>
          </w:pPr>
        </w:pPrChange>
      </w:pPr>
      <w:del w:id="29" w:author="Suman Deshwal" w:date="2024-05-07T16:52:00Z">
        <w:r w:rsidRPr="009F5D45" w:rsidDel="00703812">
          <w:delText xml:space="preserve">Developer Tools </w:delText>
        </w:r>
      </w:del>
      <w:del w:id="30" w:author="Suman Deshwal" w:date="2024-05-07T16:51:00Z">
        <w:r w:rsidRPr="009F5D45" w:rsidDel="00703812">
          <w:delText>&amp;</w:delText>
        </w:r>
      </w:del>
      <w:del w:id="31" w:author="Suman Deshwal" w:date="2024-05-07T16:52:00Z">
        <w:r w:rsidRPr="009F5D45" w:rsidDel="00703812">
          <w:delText xml:space="preserve"> DevOps</w:delText>
        </w:r>
      </w:del>
      <w:del w:id="32" w:author="Suman Deshwal" w:date="2024-05-07T16:51:00Z">
        <w:r w:rsidRPr="009F5D45" w:rsidDel="00703812">
          <w:delText xml:space="preserve"> -</w:delText>
        </w:r>
      </w:del>
      <w:del w:id="33" w:author="Suman Deshwal" w:date="2024-05-07T16:52:00Z">
        <w:r w:rsidRPr="009F5D45" w:rsidDel="00703812">
          <w:delText xml:space="preserve"> Empowering Cloud-Powered Innovation</w:delText>
        </w:r>
      </w:del>
    </w:p>
    <w:p w14:paraId="2D8E4E7F" w14:textId="2E970B55" w:rsidR="00703812" w:rsidRPr="009F5D45" w:rsidDel="00703812" w:rsidRDefault="009F5D45">
      <w:pPr>
        <w:pStyle w:val="Heading1BPBHEB"/>
        <w:rPr>
          <w:del w:id="34" w:author="Suman Deshwal" w:date="2024-05-07T16:52:00Z"/>
        </w:rPr>
        <w:pPrChange w:id="35" w:author="Suman Deshwal" w:date="2024-05-07T16:52:00Z">
          <w:pPr>
            <w:pBdr>
              <w:top w:val="nil"/>
              <w:left w:val="nil"/>
              <w:bottom w:val="nil"/>
              <w:right w:val="nil"/>
              <w:between w:val="nil"/>
            </w:pBdr>
            <w:shd w:val="clear" w:color="auto" w:fill="FFFFFF"/>
            <w:spacing w:after="100" w:line="276" w:lineRule="auto"/>
            <w:jc w:val="both"/>
          </w:pPr>
        </w:pPrChange>
      </w:pPr>
      <w:del w:id="36" w:author="Suman Deshwal" w:date="2024-05-07T16:52:00Z">
        <w:r w:rsidRPr="009F5D45" w:rsidDel="00703812">
          <w:delText xml:space="preserve">In the rapidly evolving landscape of cloud computing, the ability to efficiently build, deploy, and manage applications is paramount. This task falls into the capable hands of developers and operations teams, and their arsenal is fortified by an array of powerful tools and services offered by </w:delText>
        </w:r>
        <w:r w:rsidRPr="00703812" w:rsidDel="00703812">
          <w:rPr>
            <w:bCs/>
          </w:rPr>
          <w:delText>Amazon Web Services (AWS)</w:delText>
        </w:r>
        <w:r w:rsidRPr="009F5D45" w:rsidDel="00703812">
          <w:delText xml:space="preserve">. </w:delText>
        </w:r>
        <w:r w:rsidRPr="00703812" w:rsidDel="00703812">
          <w:rPr>
            <w:i/>
            <w:iCs/>
            <w:rPrChange w:id="37" w:author="Suman Deshwal" w:date="2024-05-07T16:51:00Z">
              <w:rPr/>
            </w:rPrChange>
          </w:rPr>
          <w:delText xml:space="preserve">Chapter 7, </w:delText>
        </w:r>
      </w:del>
      <w:del w:id="38" w:author="Suman Deshwal" w:date="2024-05-07T16:51:00Z">
        <w:r w:rsidRPr="00703812" w:rsidDel="00703812">
          <w:rPr>
            <w:i/>
            <w:iCs/>
            <w:rPrChange w:id="39" w:author="Suman Deshwal" w:date="2024-05-07T16:51:00Z">
              <w:rPr/>
            </w:rPrChange>
          </w:rPr>
          <w:delText>"</w:delText>
        </w:r>
      </w:del>
      <w:del w:id="40" w:author="Suman Deshwal" w:date="2024-05-07T16:52:00Z">
        <w:r w:rsidRPr="00703812" w:rsidDel="00703812">
          <w:rPr>
            <w:i/>
            <w:iCs/>
            <w:rPrChange w:id="41" w:author="Suman Deshwal" w:date="2024-05-07T16:51:00Z">
              <w:rPr/>
            </w:rPrChange>
          </w:rPr>
          <w:delText>Developer Tools &amp; DevOps</w:delText>
        </w:r>
        <w:r w:rsidRPr="009F5D45" w:rsidDel="00703812">
          <w:delText>,</w:delText>
        </w:r>
      </w:del>
      <w:del w:id="42" w:author="Suman Deshwal" w:date="2024-05-07T16:51:00Z">
        <w:r w:rsidRPr="009F5D45" w:rsidDel="00703812">
          <w:delText>"</w:delText>
        </w:r>
      </w:del>
      <w:del w:id="43" w:author="Suman Deshwal" w:date="2024-05-07T16:52:00Z">
        <w:r w:rsidRPr="009F5D45" w:rsidDel="00703812">
          <w:delText xml:space="preserve"> takes you on a journey through this arsenal, exploring the tools and practices that drive the development and deployment of applications on the AWS Cloud.</w:delText>
        </w:r>
      </w:del>
    </w:p>
    <w:p w14:paraId="59B8CA22" w14:textId="6B272044" w:rsidR="009F5D45" w:rsidRPr="009F5D45" w:rsidRDefault="009F5D45">
      <w:pPr>
        <w:pStyle w:val="Heading1BPBHEB"/>
        <w:pPrChange w:id="44" w:author="Suman Deshwal" w:date="2024-05-07T16:53:00Z">
          <w:pPr>
            <w:keepNext/>
            <w:keepLines/>
            <w:spacing w:before="40" w:after="0"/>
            <w:outlineLvl w:val="1"/>
          </w:pPr>
        </w:pPrChange>
      </w:pPr>
      <w:r w:rsidRPr="009F5D45">
        <w:t xml:space="preserve">Developer </w:t>
      </w:r>
      <w:r w:rsidR="00703812" w:rsidRPr="009F5D45">
        <w:t>tools</w:t>
      </w:r>
    </w:p>
    <w:p w14:paraId="212F7157" w14:textId="194BDA1B" w:rsidR="009F5D45" w:rsidRDefault="009F5D45" w:rsidP="00F24A0A">
      <w:pPr>
        <w:pStyle w:val="NormalBPBHEB"/>
        <w:rPr>
          <w:ins w:id="45" w:author="Suman Deshwal" w:date="2024-05-07T16:52:00Z"/>
        </w:rPr>
      </w:pPr>
      <w:r w:rsidRPr="009F5D45">
        <w:t xml:space="preserve">The developer tools landscape within AWS is vast and dynamic. In this chapter, we will delve into a multitude of services designed to enhance productivity, streamline development </w:t>
      </w:r>
      <w:r w:rsidRPr="009F5D45">
        <w:lastRenderedPageBreak/>
        <w:t xml:space="preserve">workflows, and ensure code quality. From the AI-driven recommendations of Amazon </w:t>
      </w:r>
      <w:proofErr w:type="spellStart"/>
      <w:r w:rsidRPr="009F5D45">
        <w:t>CodeGuru</w:t>
      </w:r>
      <w:proofErr w:type="spellEnd"/>
      <w:r w:rsidRPr="009F5D45">
        <w:t xml:space="preserve"> to the robust development experience of Amazon </w:t>
      </w:r>
      <w:r w:rsidRPr="00703812">
        <w:rPr>
          <w:b/>
          <w:bCs/>
          <w:rPrChange w:id="46" w:author="Suman Deshwal" w:date="2024-05-07T16:52:00Z">
            <w:rPr/>
          </w:rPrChange>
        </w:rPr>
        <w:t>Cloud Development Kit (CDK)</w:t>
      </w:r>
      <w:r w:rsidRPr="009F5D45">
        <w:t>, these tools cater to a wide spectrum of development needs. You</w:t>
      </w:r>
      <w:ins w:id="47" w:author="Suman Deshwal" w:date="2024-05-07T16:52:00Z">
        <w:r w:rsidR="00703812">
          <w:t xml:space="preserve"> wi</w:t>
        </w:r>
      </w:ins>
      <w:del w:id="48" w:author="Suman Deshwal" w:date="2024-05-07T16:52:00Z">
        <w:r w:rsidRPr="009F5D45" w:rsidDel="00703812">
          <w:delText>'</w:delText>
        </w:r>
      </w:del>
      <w:r w:rsidRPr="009F5D45">
        <w:t xml:space="preserve">ll discover how services like AWS </w:t>
      </w:r>
      <w:proofErr w:type="spellStart"/>
      <w:r w:rsidRPr="009F5D45">
        <w:t>CloudShell</w:t>
      </w:r>
      <w:proofErr w:type="spellEnd"/>
      <w:r w:rsidRPr="009F5D45">
        <w:t xml:space="preserve"> and AWS </w:t>
      </w:r>
      <w:proofErr w:type="spellStart"/>
      <w:r w:rsidRPr="009F5D45">
        <w:t>CodePipeline</w:t>
      </w:r>
      <w:proofErr w:type="spellEnd"/>
      <w:r w:rsidRPr="009F5D45">
        <w:t xml:space="preserve"> provide a seamless and integrated development experience, while AWS </w:t>
      </w:r>
      <w:proofErr w:type="spellStart"/>
      <w:r w:rsidRPr="009F5D45">
        <w:t>CodeCommit</w:t>
      </w:r>
      <w:proofErr w:type="spellEnd"/>
      <w:r w:rsidRPr="009F5D45">
        <w:t xml:space="preserve"> and AWS </w:t>
      </w:r>
      <w:proofErr w:type="spellStart"/>
      <w:r w:rsidRPr="009F5D45">
        <w:t>CodeDeploy</w:t>
      </w:r>
      <w:proofErr w:type="spellEnd"/>
      <w:r w:rsidRPr="009F5D45">
        <w:t xml:space="preserve"> enable version control and application deployment at scale. With hands-on exposure to these services, you</w:t>
      </w:r>
      <w:ins w:id="49" w:author="Suman Deshwal" w:date="2024-05-07T16:52:00Z">
        <w:r w:rsidR="00703812">
          <w:t xml:space="preserve"> wi</w:t>
        </w:r>
      </w:ins>
      <w:del w:id="50" w:author="Suman Deshwal" w:date="2024-05-07T16:52:00Z">
        <w:r w:rsidRPr="009F5D45" w:rsidDel="00703812">
          <w:delText>'</w:delText>
        </w:r>
      </w:del>
      <w:r w:rsidRPr="009F5D45">
        <w:t>ll be well-equipped to harness the full potential of AWS in your development projects.</w:t>
      </w:r>
    </w:p>
    <w:p w14:paraId="1A1E4C33" w14:textId="77777777" w:rsidR="00703812" w:rsidRPr="009F5D45" w:rsidRDefault="00703812">
      <w:pPr>
        <w:pStyle w:val="NormalBPBHEB"/>
        <w:pPrChange w:id="51" w:author="Suman Deshwal" w:date="2024-05-15T11:28:00Z">
          <w:pPr>
            <w:pBdr>
              <w:top w:val="nil"/>
              <w:left w:val="nil"/>
              <w:bottom w:val="nil"/>
              <w:right w:val="nil"/>
              <w:between w:val="nil"/>
            </w:pBdr>
            <w:shd w:val="clear" w:color="auto" w:fill="FFFFFF"/>
            <w:spacing w:after="100" w:line="276" w:lineRule="auto"/>
            <w:jc w:val="both"/>
          </w:pPr>
        </w:pPrChange>
      </w:pPr>
    </w:p>
    <w:p w14:paraId="341BDB2A" w14:textId="0A1478D6" w:rsidR="009F5D45" w:rsidRPr="009F5D45" w:rsidRDefault="009F5D45">
      <w:pPr>
        <w:pStyle w:val="Heading2BPBHEB"/>
        <w:pPrChange w:id="52" w:author="Suman Deshwal" w:date="2024-05-07T16:53:00Z">
          <w:pPr>
            <w:keepNext/>
            <w:keepLines/>
            <w:spacing w:before="40" w:after="0"/>
            <w:outlineLvl w:val="1"/>
          </w:pPr>
        </w:pPrChange>
      </w:pPr>
      <w:r w:rsidRPr="009F5D45">
        <w:t xml:space="preserve">DevOps </w:t>
      </w:r>
      <w:r w:rsidR="00703812" w:rsidRPr="009F5D45">
        <w:t>practices</w:t>
      </w:r>
    </w:p>
    <w:p w14:paraId="2BB3BBD1" w14:textId="7EACE202" w:rsidR="009F5D45" w:rsidRDefault="009F5D45" w:rsidP="00703812">
      <w:pPr>
        <w:pStyle w:val="NormalBPBHEB"/>
        <w:rPr>
          <w:ins w:id="53" w:author="Suman Deshwal" w:date="2024-05-07T16:53:00Z"/>
        </w:rPr>
      </w:pPr>
      <w:r w:rsidRPr="009F5D45">
        <w:t>DevOps, an integral part of modern software development, emphasizes the seamless collaboration between development and operations teams to accelerate software delivery. AWS offers a suite of services that support DevOps practices, and in this chapter, we</w:t>
      </w:r>
      <w:ins w:id="54" w:author="Suman Deshwal" w:date="2024-05-15T11:28:00Z">
        <w:r w:rsidR="004120C0">
          <w:t xml:space="preserve"> wi</w:t>
        </w:r>
      </w:ins>
      <w:del w:id="55" w:author="Suman Deshwal" w:date="2024-05-15T11:28:00Z">
        <w:r w:rsidRPr="009F5D45" w:rsidDel="004120C0">
          <w:delText>'</w:delText>
        </w:r>
      </w:del>
      <w:r w:rsidRPr="009F5D45">
        <w:t>ll explore their capabilities. You</w:t>
      </w:r>
      <w:ins w:id="56" w:author="Suman Deshwal" w:date="2024-05-09T10:34:00Z">
        <w:r w:rsidR="00F24A0A">
          <w:t xml:space="preserve"> wi</w:t>
        </w:r>
      </w:ins>
      <w:del w:id="57" w:author="Suman Deshwal" w:date="2024-05-09T10:34:00Z">
        <w:r w:rsidRPr="009F5D45" w:rsidDel="00F24A0A">
          <w:delText>'</w:delText>
        </w:r>
      </w:del>
      <w:r w:rsidRPr="009F5D45">
        <w:t xml:space="preserve">ll gain insights into how AWS </w:t>
      </w:r>
      <w:proofErr w:type="spellStart"/>
      <w:r w:rsidRPr="009F5D45">
        <w:t>CodePipeline</w:t>
      </w:r>
      <w:proofErr w:type="spellEnd"/>
      <w:r w:rsidRPr="009F5D45">
        <w:t xml:space="preserve"> automates your release processes, how AWS </w:t>
      </w:r>
      <w:proofErr w:type="spellStart"/>
      <w:r w:rsidRPr="009F5D45">
        <w:t>CodeBuild</w:t>
      </w:r>
      <w:proofErr w:type="spellEnd"/>
      <w:r w:rsidRPr="009F5D45">
        <w:t xml:space="preserve"> simplifies the build and test phases, and how AWS </w:t>
      </w:r>
      <w:proofErr w:type="spellStart"/>
      <w:r w:rsidRPr="009F5D45">
        <w:t>CodeDeploy</w:t>
      </w:r>
      <w:proofErr w:type="spellEnd"/>
      <w:r w:rsidRPr="009F5D45">
        <w:t xml:space="preserve"> automates application deployments. With Amazon </w:t>
      </w:r>
      <w:proofErr w:type="spellStart"/>
      <w:r w:rsidRPr="009F5D45">
        <w:t>CodeStar</w:t>
      </w:r>
      <w:proofErr w:type="spellEnd"/>
      <w:r w:rsidRPr="009F5D45">
        <w:t xml:space="preserve">, you can initiate projects with well-architected pipelines, and the AWS </w:t>
      </w:r>
      <w:del w:id="58" w:author="Suman Deshwal" w:date="2024-05-07T16:53:00Z">
        <w:r w:rsidRPr="009F5D45" w:rsidDel="00703812">
          <w:delText>Cloud Development Kit (</w:delText>
        </w:r>
      </w:del>
      <w:r w:rsidRPr="009F5D45">
        <w:t>CDK</w:t>
      </w:r>
      <w:del w:id="59" w:author="Suman Deshwal" w:date="2024-05-07T16:53:00Z">
        <w:r w:rsidRPr="009F5D45" w:rsidDel="00703812">
          <w:delText>)</w:delText>
        </w:r>
      </w:del>
      <w:r w:rsidRPr="009F5D45">
        <w:t xml:space="preserve"> offers a modern, programmatic approach to defining infrastructure as code.</w:t>
      </w:r>
    </w:p>
    <w:p w14:paraId="297EBAC8" w14:textId="77777777" w:rsidR="00703812" w:rsidRPr="009F5D45" w:rsidRDefault="00703812">
      <w:pPr>
        <w:pStyle w:val="NormalBPBHEB"/>
        <w:pPrChange w:id="60" w:author="Suman Deshwal" w:date="2024-05-07T16:53:00Z">
          <w:pPr>
            <w:pBdr>
              <w:top w:val="nil"/>
              <w:left w:val="nil"/>
              <w:bottom w:val="nil"/>
              <w:right w:val="nil"/>
              <w:between w:val="nil"/>
            </w:pBdr>
            <w:shd w:val="clear" w:color="auto" w:fill="FFFFFF"/>
            <w:spacing w:after="100" w:line="276" w:lineRule="auto"/>
            <w:jc w:val="both"/>
          </w:pPr>
        </w:pPrChange>
      </w:pPr>
    </w:p>
    <w:p w14:paraId="2939076F" w14:textId="4B7F2823" w:rsidR="009F5D45" w:rsidRPr="009F5D45" w:rsidRDefault="009F5D45">
      <w:pPr>
        <w:pStyle w:val="Heading1BPBHEB"/>
        <w:pPrChange w:id="61" w:author="Suman Deshwal" w:date="2024-05-07T16:53:00Z">
          <w:pPr>
            <w:keepNext/>
            <w:keepLines/>
            <w:spacing w:before="40" w:after="0"/>
            <w:outlineLvl w:val="1"/>
          </w:pPr>
        </w:pPrChange>
      </w:pPr>
      <w:r w:rsidRPr="009F5D45">
        <w:t xml:space="preserve">Application </w:t>
      </w:r>
      <w:r w:rsidR="00DC7D67" w:rsidRPr="009F5D45">
        <w:t>integration</w:t>
      </w:r>
    </w:p>
    <w:p w14:paraId="0BDF043F" w14:textId="77777777" w:rsidR="009F5D45" w:rsidRDefault="009F5D45" w:rsidP="00DC7D67">
      <w:pPr>
        <w:pStyle w:val="NormalBPBHEB"/>
        <w:rPr>
          <w:ins w:id="62" w:author="Suman Deshwal" w:date="2024-05-07T16:54:00Z"/>
        </w:rPr>
      </w:pPr>
      <w:r w:rsidRPr="009F5D45">
        <w:t xml:space="preserve">In the era of interconnected applications, effective application integration is essential. This chapter also delves into services like Amazon </w:t>
      </w:r>
      <w:proofErr w:type="spellStart"/>
      <w:r w:rsidRPr="009F5D45">
        <w:t>EventBridge</w:t>
      </w:r>
      <w:proofErr w:type="spellEnd"/>
      <w:r w:rsidRPr="009F5D45">
        <w:t xml:space="preserve"> and AWS Step Functions that facilitate seamless communication between diverse components of your applications. You'll understand how Amazon </w:t>
      </w:r>
      <w:proofErr w:type="spellStart"/>
      <w:r w:rsidRPr="009F5D45">
        <w:t>AppFlow</w:t>
      </w:r>
      <w:proofErr w:type="spellEnd"/>
      <w:r w:rsidRPr="009F5D45">
        <w:t xml:space="preserve"> simplifies data transfer across multiple services, while Amazon </w:t>
      </w:r>
      <w:r w:rsidRPr="00DC7D67">
        <w:rPr>
          <w:b/>
          <w:bCs/>
          <w:rPrChange w:id="63" w:author="Suman Deshwal" w:date="2024-05-07T16:54:00Z">
            <w:rPr/>
          </w:rPrChange>
        </w:rPr>
        <w:t>Simple Queue Service (SQS)</w:t>
      </w:r>
      <w:r w:rsidRPr="009F5D45">
        <w:t xml:space="preserve"> and Amazon </w:t>
      </w:r>
      <w:r w:rsidRPr="00DC7D67">
        <w:rPr>
          <w:b/>
          <w:bCs/>
          <w:rPrChange w:id="64" w:author="Suman Deshwal" w:date="2024-05-07T16:54:00Z">
            <w:rPr/>
          </w:rPrChange>
        </w:rPr>
        <w:t>Simple Notification Service (SNS)</w:t>
      </w:r>
      <w:r w:rsidRPr="009F5D45">
        <w:t xml:space="preserve"> handle event-driven and message-based interactions, respectively.</w:t>
      </w:r>
    </w:p>
    <w:p w14:paraId="72C9C1B1" w14:textId="77777777" w:rsidR="00DC7D67" w:rsidRPr="009F5D45" w:rsidRDefault="00DC7D67">
      <w:pPr>
        <w:pStyle w:val="NormalBPBHEB"/>
        <w:pPrChange w:id="65" w:author="Suman Deshwal" w:date="2024-05-07T16:53:00Z">
          <w:pPr>
            <w:pBdr>
              <w:top w:val="nil"/>
              <w:left w:val="nil"/>
              <w:bottom w:val="nil"/>
              <w:right w:val="nil"/>
              <w:between w:val="nil"/>
            </w:pBdr>
            <w:shd w:val="clear" w:color="auto" w:fill="FFFFFF"/>
            <w:spacing w:after="100" w:line="276" w:lineRule="auto"/>
            <w:jc w:val="both"/>
          </w:pPr>
        </w:pPrChange>
      </w:pPr>
    </w:p>
    <w:p w14:paraId="05B28CFA" w14:textId="25E48C07" w:rsidR="009F5D45" w:rsidRPr="009F5D45" w:rsidRDefault="009F5D45">
      <w:pPr>
        <w:pStyle w:val="Heading1BPBHEB"/>
        <w:pPrChange w:id="66" w:author="Suman Deshwal" w:date="2024-05-07T16:54:00Z">
          <w:pPr>
            <w:keepNext/>
            <w:keepLines/>
            <w:spacing w:before="40" w:after="0"/>
            <w:outlineLvl w:val="1"/>
          </w:pPr>
        </w:pPrChange>
      </w:pPr>
      <w:r w:rsidRPr="009F5D45">
        <w:t xml:space="preserve">Containers and </w:t>
      </w:r>
      <w:r w:rsidR="00DC7D67" w:rsidRPr="009F5D45">
        <w:t>robotics</w:t>
      </w:r>
    </w:p>
    <w:p w14:paraId="2DD70D1E" w14:textId="6DB72738" w:rsidR="009F5D45" w:rsidRDefault="009F5D45" w:rsidP="00DC7D67">
      <w:pPr>
        <w:pStyle w:val="NormalBPBHEB"/>
        <w:rPr>
          <w:ins w:id="67" w:author="Suman Deshwal" w:date="2024-05-07T16:55:00Z"/>
        </w:rPr>
      </w:pPr>
      <w:r w:rsidRPr="009F5D45">
        <w:t xml:space="preserve">The DevOps landscape is not confined to traditional software development. In an era of containerization, AWS provides a robust ecosystem for managing containers through services like Amazon </w:t>
      </w:r>
      <w:r w:rsidRPr="00DC7D67">
        <w:rPr>
          <w:b/>
          <w:bCs/>
          <w:rPrChange w:id="68" w:author="Suman Deshwal" w:date="2024-05-07T16:55:00Z">
            <w:rPr/>
          </w:rPrChange>
        </w:rPr>
        <w:t>Elastic Container Service (ECS)</w:t>
      </w:r>
      <w:r w:rsidRPr="009F5D45">
        <w:t xml:space="preserve">, Amazon </w:t>
      </w:r>
      <w:r w:rsidRPr="00DC7D67">
        <w:rPr>
          <w:b/>
          <w:bCs/>
          <w:rPrChange w:id="69" w:author="Suman Deshwal" w:date="2024-05-07T16:55:00Z">
            <w:rPr/>
          </w:rPrChange>
        </w:rPr>
        <w:t>Elastic Kubernetes Service (EKS)</w:t>
      </w:r>
      <w:r w:rsidRPr="009F5D45">
        <w:t xml:space="preserve">, and AWS </w:t>
      </w:r>
      <w:proofErr w:type="spellStart"/>
      <w:r w:rsidRPr="009F5D45">
        <w:t>Fargate</w:t>
      </w:r>
      <w:proofErr w:type="spellEnd"/>
      <w:r w:rsidRPr="009F5D45">
        <w:t>. You</w:t>
      </w:r>
      <w:ins w:id="70" w:author="Suman Deshwal" w:date="2024-05-07T16:55:00Z">
        <w:r w:rsidR="00DC7D67">
          <w:t xml:space="preserve"> wi</w:t>
        </w:r>
      </w:ins>
      <w:del w:id="71" w:author="Suman Deshwal" w:date="2024-05-07T16:55:00Z">
        <w:r w:rsidRPr="009F5D45" w:rsidDel="00DC7D67">
          <w:delText>'</w:delText>
        </w:r>
      </w:del>
      <w:r w:rsidRPr="009F5D45">
        <w:t xml:space="preserve">ll also explore AWS </w:t>
      </w:r>
      <w:proofErr w:type="spellStart"/>
      <w:r w:rsidRPr="009F5D45">
        <w:t>RoboMaker</w:t>
      </w:r>
      <w:proofErr w:type="spellEnd"/>
      <w:r w:rsidRPr="009F5D45">
        <w:t xml:space="preserve"> for robotic application development, demonstrating the versatility of AWS DevOps tools in various domains.</w:t>
      </w:r>
    </w:p>
    <w:p w14:paraId="112AD996" w14:textId="77777777" w:rsidR="00DC7D67" w:rsidRPr="009F5D45" w:rsidRDefault="00DC7D67">
      <w:pPr>
        <w:pStyle w:val="NormalBPBHEB"/>
        <w:pPrChange w:id="72" w:author="Suman Deshwal" w:date="2024-05-07T16:55:00Z">
          <w:pPr>
            <w:pBdr>
              <w:top w:val="nil"/>
              <w:left w:val="nil"/>
              <w:bottom w:val="nil"/>
              <w:right w:val="nil"/>
              <w:between w:val="nil"/>
            </w:pBdr>
            <w:shd w:val="clear" w:color="auto" w:fill="FFFFFF"/>
            <w:spacing w:after="100" w:line="276" w:lineRule="auto"/>
            <w:jc w:val="both"/>
          </w:pPr>
        </w:pPrChange>
      </w:pPr>
    </w:p>
    <w:p w14:paraId="2E1EF784" w14:textId="16C63704" w:rsidR="009F5D45" w:rsidRPr="009F5D45" w:rsidRDefault="009F5D45">
      <w:pPr>
        <w:pStyle w:val="Heading2BPBHEB"/>
        <w:pPrChange w:id="73" w:author="Suman Deshwal" w:date="2024-05-07T16:55:00Z">
          <w:pPr>
            <w:keepNext/>
            <w:keepLines/>
            <w:spacing w:before="40" w:after="0"/>
            <w:outlineLvl w:val="1"/>
          </w:pPr>
        </w:pPrChange>
      </w:pPr>
      <w:r w:rsidRPr="009F5D45">
        <w:lastRenderedPageBreak/>
        <w:t xml:space="preserve">Quantum </w:t>
      </w:r>
      <w:r w:rsidR="00DC7D67" w:rsidRPr="009F5D45">
        <w:t>technologies</w:t>
      </w:r>
    </w:p>
    <w:p w14:paraId="750A3E98" w14:textId="4DDC558A" w:rsidR="009F5D45" w:rsidRPr="009F5D45" w:rsidRDefault="009F5D45">
      <w:pPr>
        <w:pStyle w:val="NormalBPBHEB"/>
        <w:pPrChange w:id="74" w:author="Suman Deshwal" w:date="2024-05-07T16:56:00Z">
          <w:pPr>
            <w:pBdr>
              <w:top w:val="nil"/>
              <w:left w:val="nil"/>
              <w:bottom w:val="nil"/>
              <w:right w:val="nil"/>
              <w:between w:val="nil"/>
            </w:pBdr>
            <w:shd w:val="clear" w:color="auto" w:fill="FFFFFF"/>
            <w:spacing w:after="100" w:line="276" w:lineRule="auto"/>
            <w:jc w:val="both"/>
          </w:pPr>
        </w:pPrChange>
      </w:pPr>
      <w:r w:rsidRPr="009F5D45">
        <w:t xml:space="preserve">Quantum computing represents the next frontier in computing, and AWS </w:t>
      </w:r>
      <w:r w:rsidR="001C54D0">
        <w:t>is taking</w:t>
      </w:r>
      <w:r w:rsidRPr="009F5D45">
        <w:t xml:space="preserve"> a pioneering step with Amazon </w:t>
      </w:r>
      <w:proofErr w:type="spellStart"/>
      <w:r w:rsidRPr="009F5D45">
        <w:t>Braket</w:t>
      </w:r>
      <w:proofErr w:type="spellEnd"/>
      <w:r w:rsidRPr="009F5D45">
        <w: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pPr>
        <w:pStyle w:val="NormalBPBHEB"/>
        <w:pPrChange w:id="75" w:author="Suman Deshwal" w:date="2024-05-07T16:57:00Z">
          <w:pPr>
            <w:pBdr>
              <w:top w:val="nil"/>
              <w:left w:val="nil"/>
              <w:bottom w:val="nil"/>
              <w:right w:val="nil"/>
              <w:between w:val="nil"/>
            </w:pBdr>
            <w:shd w:val="clear" w:color="auto" w:fill="FFFFFF"/>
            <w:spacing w:after="100" w:line="276" w:lineRule="auto"/>
            <w:jc w:val="both"/>
          </w:pPr>
        </w:pPrChange>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7B159565" w14:textId="77777777" w:rsidR="009F5D45" w:rsidRPr="009F5D45" w:rsidRDefault="009F5D45">
      <w:pPr>
        <w:pStyle w:val="NormalBPBHEB"/>
        <w:pPrChange w:id="76" w:author="Suman Deshwal" w:date="2024-05-07T16:57:00Z">
          <w:pPr>
            <w:pBdr>
              <w:top w:val="nil"/>
              <w:left w:val="nil"/>
              <w:bottom w:val="nil"/>
              <w:right w:val="nil"/>
              <w:between w:val="nil"/>
            </w:pBdr>
            <w:shd w:val="clear" w:color="auto" w:fill="FFFFFF"/>
            <w:spacing w:after="100" w:line="276" w:lineRule="auto"/>
            <w:jc w:val="both"/>
          </w:pPr>
        </w:pPrChange>
      </w:pPr>
      <w:r w:rsidRPr="009F5D45">
        <w:t xml:space="preserve">As we move forward in this journey, the next chapter, </w:t>
      </w:r>
      <w:del w:id="77" w:author="Suman Deshwal" w:date="2024-05-07T16:56:00Z">
        <w:r w:rsidRPr="00DC7D67" w:rsidDel="00DC7D67">
          <w:rPr>
            <w:i/>
            <w:iCs/>
            <w:rPrChange w:id="78" w:author="Suman Deshwal" w:date="2024-05-07T16:56:00Z">
              <w:rPr/>
            </w:rPrChange>
          </w:rPr>
          <w:delText>"</w:delText>
        </w:r>
      </w:del>
      <w:r w:rsidRPr="00DC7D67">
        <w:rPr>
          <w:i/>
          <w:iCs/>
          <w:rPrChange w:id="79" w:author="Suman Deshwal" w:date="2024-05-07T16:56:00Z">
            <w:rPr/>
          </w:rPrChange>
        </w:rPr>
        <w:t>Storage</w:t>
      </w:r>
      <w:r w:rsidRPr="009F5D45">
        <w:t>,</w:t>
      </w:r>
      <w:del w:id="80" w:author="Suman Deshwal" w:date="2024-05-07T16:56:00Z">
        <w:r w:rsidRPr="009F5D45" w:rsidDel="00DC7D67">
          <w:delText>"</w:delText>
        </w:r>
      </w:del>
      <w:r w:rsidRPr="009F5D45">
        <w:t xml:space="preserve"> will dive deep into AWS storage services, providing the foundation for data persistence and accessibility in the cloud. From Amazon S3 to Amazon Glacier, the chapter will build on the principles established in this chapter to enhance your cloud computing expertise.</w:t>
      </w:r>
    </w:p>
    <w:p w14:paraId="061141BA" w14:textId="1D5C08F4" w:rsidR="009F5D45" w:rsidRPr="009F5D45" w:rsidDel="00DC7D67" w:rsidRDefault="009F250D" w:rsidP="009F5D45">
      <w:pPr>
        <w:pBdr>
          <w:top w:val="nil"/>
          <w:left w:val="nil"/>
          <w:bottom w:val="nil"/>
          <w:right w:val="nil"/>
          <w:between w:val="nil"/>
        </w:pBdr>
        <w:shd w:val="clear" w:color="auto" w:fill="FFFFFF"/>
        <w:spacing w:after="100" w:line="276" w:lineRule="auto"/>
        <w:jc w:val="both"/>
        <w:rPr>
          <w:del w:id="81" w:author="Suman Deshwal" w:date="2024-05-07T16:56:00Z"/>
        </w:rPr>
      </w:pPr>
      <w:del w:id="82" w:author="Suman Deshwal" w:date="2024-05-07T16:56:00Z">
        <w:r>
          <w:rPr>
            <w:noProof/>
          </w:rPr>
          <w:pict w14:anchorId="59D30469">
            <v:rect id="_x0000_i1025" alt="" style="width:451.3pt;height:.05pt;mso-width-percent:0;mso-height-percent:0;mso-width-percent:0;mso-height-percent:0" o:hralign="center" o:hrstd="t" o:hrnoshade="t" o:hr="t" fillcolor="#d1d5db" stroked="f"/>
          </w:pict>
        </w:r>
      </w:del>
    </w:p>
    <w:p w14:paraId="34E92788" w14:textId="449DBC89" w:rsidR="00A804E0" w:rsidDel="00DC7D67" w:rsidRDefault="009F5D45" w:rsidP="00534D6C">
      <w:pPr>
        <w:pBdr>
          <w:top w:val="nil"/>
          <w:left w:val="nil"/>
          <w:bottom w:val="nil"/>
          <w:right w:val="nil"/>
          <w:between w:val="nil"/>
        </w:pBdr>
        <w:shd w:val="clear" w:color="auto" w:fill="FFFFFF"/>
        <w:spacing w:after="100" w:line="276" w:lineRule="auto"/>
        <w:jc w:val="both"/>
        <w:rPr>
          <w:del w:id="83" w:author="Suman Deshwal" w:date="2024-05-07T16:56:00Z"/>
        </w:rPr>
      </w:pPr>
      <w:del w:id="84" w:author="Suman Deshwal" w:date="2024-05-07T16:56:00Z">
        <w:r w:rsidRPr="009F5D45" w:rsidDel="00DC7D67">
          <w:delText>I hope you find this introduction comprehensive and engaging for your readers. If you have any specific points you'd like to emphasize or if there are additional details you'd like to include, please feel free to let me know, and I'll be happy to make further adjustments.</w:delText>
        </w:r>
      </w:del>
    </w:p>
    <w:p w14:paraId="5F86741B" w14:textId="77777777" w:rsidR="002D42CA" w:rsidRDefault="002D42CA">
      <w:pPr>
        <w:rPr>
          <w:rFonts w:asciiTheme="majorHAnsi" w:eastAsiaTheme="majorEastAsia" w:hAnsiTheme="majorHAnsi" w:cstheme="majorBidi"/>
          <w:color w:val="auto"/>
          <w:spacing w:val="-10"/>
          <w:kern w:val="28"/>
          <w:sz w:val="56"/>
          <w:szCs w:val="56"/>
        </w:rPr>
      </w:pPr>
      <w:bookmarkStart w:id="85" w:name="_Hlk150872616"/>
      <w:r>
        <w:br w:type="page"/>
      </w:r>
    </w:p>
    <w:p w14:paraId="59FBF57E" w14:textId="3B2F02D5" w:rsidR="00C1413F" w:rsidDel="00DC7D67" w:rsidRDefault="00E91276" w:rsidP="00C3274A">
      <w:pPr>
        <w:pStyle w:val="Title"/>
        <w:rPr>
          <w:del w:id="86" w:author="Suman Deshwal" w:date="2024-05-07T16:57:00Z"/>
        </w:rPr>
      </w:pPr>
      <w:del w:id="87" w:author="Suman Deshwal" w:date="2024-05-07T16:57:00Z">
        <w:r w:rsidDel="00DC7D67">
          <w:lastRenderedPageBreak/>
          <w:delText xml:space="preserve">Chapter 7, Part 1: </w:delText>
        </w:r>
        <w:r w:rsidR="00C1413F" w:rsidDel="00DC7D67">
          <w:delText>Developer Tools</w:delText>
        </w:r>
      </w:del>
    </w:p>
    <w:p w14:paraId="72B0983F" w14:textId="77777777" w:rsidR="00263889" w:rsidRPr="00263889" w:rsidRDefault="00263889" w:rsidP="00263889"/>
    <w:p w14:paraId="780981EE" w14:textId="77777777" w:rsidR="00C97AA1" w:rsidRDefault="00263889">
      <w:pPr>
        <w:pStyle w:val="FigureCaptionBPBHEB"/>
        <w:pPrChange w:id="88" w:author="Suman Deshwal" w:date="2024-05-07T16:57:00Z">
          <w:pPr>
            <w:keepNext/>
          </w:pPr>
        </w:pPrChange>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4E398556" w:rsidR="00263889" w:rsidRPr="00263889" w:rsidRDefault="00C97AA1">
      <w:pPr>
        <w:pStyle w:val="FigureCaptionBPBHEB"/>
        <w:pPrChange w:id="89" w:author="Suman Deshwal" w:date="2024-05-07T16:58:00Z">
          <w:pPr>
            <w:pStyle w:val="Caption"/>
          </w:pPr>
        </w:pPrChange>
      </w:pPr>
      <w:r w:rsidRPr="00DC7D67">
        <w:rPr>
          <w:b/>
          <w:rPrChange w:id="90" w:author="Suman Deshwal" w:date="2024-05-07T16:58:00Z">
            <w:rPr>
              <w:bCs/>
            </w:rPr>
          </w:rPrChange>
        </w:rPr>
        <w:t xml:space="preserve">Figure </w:t>
      </w:r>
      <w:ins w:id="91" w:author="Suman Deshwal" w:date="2024-05-07T16:57:00Z">
        <w:r w:rsidR="00DC7D67" w:rsidRPr="00DC7D67">
          <w:rPr>
            <w:b/>
            <w:rPrChange w:id="92" w:author="Suman Deshwal" w:date="2024-05-07T16:58:00Z">
              <w:rPr>
                <w:bCs/>
              </w:rPr>
            </w:rPrChange>
          </w:rPr>
          <w:t>7.</w:t>
        </w:r>
      </w:ins>
      <w:r w:rsidRPr="00DC7D67">
        <w:rPr>
          <w:b/>
          <w:rPrChange w:id="93" w:author="Suman Deshwal" w:date="2024-05-07T16:58:00Z">
            <w:rPr>
              <w:bCs/>
            </w:rPr>
          </w:rPrChange>
        </w:rPr>
        <w:fldChar w:fldCharType="begin"/>
      </w:r>
      <w:r w:rsidRPr="00DC7D67">
        <w:rPr>
          <w:b/>
          <w:rPrChange w:id="94" w:author="Suman Deshwal" w:date="2024-05-07T16:58:00Z">
            <w:rPr>
              <w:bCs/>
            </w:rPr>
          </w:rPrChange>
        </w:rPr>
        <w:instrText xml:space="preserve"> SEQ Figure \* ARABIC </w:instrText>
      </w:r>
      <w:r w:rsidRPr="00DC7D67">
        <w:rPr>
          <w:b/>
          <w:rPrChange w:id="95" w:author="Suman Deshwal" w:date="2024-05-07T16:58:00Z">
            <w:rPr>
              <w:bCs/>
            </w:rPr>
          </w:rPrChange>
        </w:rPr>
        <w:fldChar w:fldCharType="separate"/>
      </w:r>
      <w:r w:rsidR="009304A7" w:rsidRPr="00DC7D67">
        <w:rPr>
          <w:b/>
          <w:noProof/>
          <w:rPrChange w:id="96" w:author="Suman Deshwal" w:date="2024-05-07T16:58:00Z">
            <w:rPr>
              <w:bCs/>
              <w:noProof/>
            </w:rPr>
          </w:rPrChange>
        </w:rPr>
        <w:t>1</w:t>
      </w:r>
      <w:r w:rsidRPr="00DC7D67">
        <w:rPr>
          <w:b/>
          <w:rPrChange w:id="97" w:author="Suman Deshwal" w:date="2024-05-07T16:58:00Z">
            <w:rPr>
              <w:bCs/>
            </w:rPr>
          </w:rPrChange>
        </w:rPr>
        <w:fldChar w:fldCharType="end"/>
      </w:r>
      <w:ins w:id="98" w:author="Suman Deshwal" w:date="2024-05-07T16:57:00Z">
        <w:r w:rsidR="00DC7D67" w:rsidRPr="00DC7D67">
          <w:rPr>
            <w:b/>
            <w:rPrChange w:id="99" w:author="Suman Deshwal" w:date="2024-05-07T16:58:00Z">
              <w:rPr>
                <w:bCs/>
              </w:rPr>
            </w:rPrChange>
          </w:rPr>
          <w:t>:</w:t>
        </w:r>
        <w:r w:rsidR="00DC7D67">
          <w:t xml:space="preserve"> </w:t>
        </w:r>
      </w:ins>
      <w:del w:id="100" w:author="Suman Deshwal" w:date="2024-05-07T16:57:00Z">
        <w:r w:rsidRPr="00047310" w:rsidDel="00DC7D67">
          <w:delText xml:space="preserve">. </w:delText>
        </w:r>
      </w:del>
      <w:r w:rsidR="00DF5456" w:rsidRPr="00DC7D67">
        <w:rPr>
          <w:rPrChange w:id="101" w:author="Suman Deshwal" w:date="2024-05-07T16:57:00Z">
            <w:rPr>
              <w:b/>
            </w:rPr>
          </w:rPrChange>
        </w:rPr>
        <w:t xml:space="preserve">How AWS DevOps </w:t>
      </w:r>
      <w:r w:rsidR="00DC7D67" w:rsidRPr="00DC7D67">
        <w:t>tools can integrate your tech teams</w:t>
      </w:r>
      <w:r w:rsidR="00DC7D67">
        <w:t xml:space="preserve"> </w:t>
      </w:r>
      <w:r w:rsidR="00374314">
        <w:t>(AWS Architecture Blog)</w:t>
      </w:r>
    </w:p>
    <w:bookmarkEnd w:id="85"/>
    <w:p w14:paraId="448A1103" w14:textId="77777777" w:rsidR="00DC7D67" w:rsidRDefault="00DC7D67">
      <w:pPr>
        <w:pStyle w:val="NormalBPBHEB"/>
        <w:rPr>
          <w:ins w:id="102" w:author="Suman Deshwal" w:date="2024-05-07T16:58:00Z"/>
          <w:lang w:val="en-GB"/>
        </w:rPr>
        <w:pPrChange w:id="103" w:author="Suman Deshwal" w:date="2024-05-07T16:58:00Z">
          <w:pPr>
            <w:keepNext/>
            <w:keepLines/>
            <w:spacing w:before="400" w:after="0" w:line="276" w:lineRule="auto"/>
            <w:outlineLvl w:val="0"/>
          </w:pPr>
        </w:pPrChange>
      </w:pPr>
    </w:p>
    <w:p w14:paraId="445DE522" w14:textId="17737CDE"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w:t>
      </w:r>
      <w:proofErr w:type="spellStart"/>
      <w:r w:rsidRPr="00CF15FF">
        <w:rPr>
          <w:rFonts w:eastAsia="Palatino Linotype" w:cs="Palatino Linotype"/>
          <w:b/>
          <w:color w:val="auto"/>
          <w:sz w:val="40"/>
          <w:szCs w:val="40"/>
          <w:lang w:val="en-GB"/>
        </w:rPr>
        <w:t>CodeCatalyst</w:t>
      </w:r>
      <w:proofErr w:type="spellEnd"/>
      <w:r w:rsidRPr="00CF15FF">
        <w:rPr>
          <w:rFonts w:eastAsia="Palatino Linotype" w:cs="Palatino Linotype"/>
          <w:b/>
          <w:color w:val="auto"/>
          <w:sz w:val="40"/>
          <w:szCs w:val="40"/>
          <w:lang w:val="en-GB"/>
        </w:rPr>
        <w:t xml:space="preserve"> </w:t>
      </w:r>
    </w:p>
    <w:p w14:paraId="5E2D54C8" w14:textId="463A5DFD" w:rsidR="007942F0" w:rsidRDefault="007942F0" w:rsidP="004120C0">
      <w:pPr>
        <w:pStyle w:val="NormalBPBHEB"/>
        <w:rPr>
          <w:ins w:id="104" w:author="Suman Deshwal" w:date="2024-05-07T16:58:00Z"/>
        </w:rPr>
      </w:pPr>
      <w:r w:rsidRPr="007942F0">
        <w:t xml:space="preserve">In the dynamic landscape of cloud-based application development, </w:t>
      </w:r>
      <w:del w:id="105" w:author="Suman Deshwal" w:date="2024-05-07T16:58:00Z">
        <w:r w:rsidRPr="007942F0" w:rsidDel="00DC7D67">
          <w:delText>Amazon Web Services (</w:delText>
        </w:r>
      </w:del>
      <w:r w:rsidRPr="007942F0">
        <w:t>AWS</w:t>
      </w:r>
      <w:del w:id="106" w:author="Suman Deshwal" w:date="2024-05-07T16:58:00Z">
        <w:r w:rsidRPr="007942F0" w:rsidDel="00DC7D67">
          <w:delText>)</w:delText>
        </w:r>
      </w:del>
      <w:r w:rsidRPr="007942F0">
        <w:t xml:space="preserve"> consistently endeavors to empower developers with tools and services that enhance productivity, streamline workflows, and elevate the quality of code. Amazon </w:t>
      </w:r>
      <w:proofErr w:type="spellStart"/>
      <w:r w:rsidRPr="007942F0">
        <w:t>CodeCatalyst</w:t>
      </w:r>
      <w:proofErr w:type="spellEnd"/>
      <w:r w:rsidRPr="007942F0">
        <w:t xml:space="preserve"> is one such innovative offering within AWS's Developer Tools ecosystem, designed to simplify the development and deployment process, enabling developers to focus on what they do best: creating and refining software solutions</w:t>
      </w:r>
      <w:bookmarkStart w:id="107" w:name="_Ref150856451"/>
      <w:r w:rsidR="00263A36">
        <w:rPr>
          <w:rStyle w:val="FootnoteReference"/>
        </w:rPr>
        <w:footnoteReference w:id="1"/>
      </w:r>
      <w:bookmarkEnd w:id="107"/>
      <w:r w:rsidRPr="007942F0">
        <w:t>.</w:t>
      </w:r>
    </w:p>
    <w:p w14:paraId="5D6D73F1" w14:textId="77777777" w:rsidR="00DC7D67" w:rsidRPr="007942F0" w:rsidRDefault="00DC7D67">
      <w:pPr>
        <w:pStyle w:val="NormalBPBHEB"/>
        <w:pPrChange w:id="108" w:author="Suman Deshwal" w:date="2024-05-07T16:58:00Z">
          <w:pPr>
            <w:pBdr>
              <w:top w:val="nil"/>
              <w:left w:val="nil"/>
              <w:bottom w:val="nil"/>
              <w:right w:val="nil"/>
              <w:between w:val="nil"/>
            </w:pBdr>
            <w:shd w:val="clear" w:color="auto" w:fill="FFFFFF"/>
            <w:spacing w:after="100" w:line="276" w:lineRule="auto"/>
            <w:jc w:val="both"/>
          </w:pPr>
        </w:pPrChange>
      </w:pPr>
    </w:p>
    <w:p w14:paraId="0C1A670F" w14:textId="40E08BF7" w:rsidR="007942F0" w:rsidRPr="00723C33" w:rsidRDefault="007942F0">
      <w:pPr>
        <w:pStyle w:val="Heading2BPBHEB"/>
        <w:pPrChange w:id="109" w:author="Suman Deshwal" w:date="2024-05-07T16:58:00Z">
          <w:pPr>
            <w:keepNext/>
            <w:keepLines/>
            <w:spacing w:before="40" w:after="0"/>
            <w:outlineLvl w:val="1"/>
          </w:pPr>
        </w:pPrChange>
      </w:pPr>
      <w:r w:rsidRPr="00723C33">
        <w:t xml:space="preserve">Key </w:t>
      </w:r>
      <w:r w:rsidR="00DC7D67" w:rsidRPr="00723C33">
        <w:t>features of</w:t>
      </w:r>
      <w:r w:rsidRPr="00723C33">
        <w:t xml:space="preserve"> Amazon </w:t>
      </w:r>
      <w:proofErr w:type="spellStart"/>
      <w:r w:rsidRPr="00723C33">
        <w:t>CodeCatalyst</w:t>
      </w:r>
      <w:proofErr w:type="spellEnd"/>
    </w:p>
    <w:p w14:paraId="6BF05B3A" w14:textId="2B320736" w:rsidR="007942F0" w:rsidRPr="007942F0" w:rsidRDefault="007942F0">
      <w:pPr>
        <w:pStyle w:val="NormalBPBHEB"/>
        <w:pPrChange w:id="110" w:author="Suman Deshwal" w:date="2024-05-07T16:59:00Z">
          <w:pPr>
            <w:pBdr>
              <w:top w:val="nil"/>
              <w:left w:val="nil"/>
              <w:bottom w:val="nil"/>
              <w:right w:val="nil"/>
              <w:between w:val="nil"/>
            </w:pBdr>
            <w:shd w:val="clear" w:color="auto" w:fill="FFFFFF"/>
            <w:spacing w:after="100" w:line="276" w:lineRule="auto"/>
            <w:jc w:val="both"/>
          </w:pPr>
        </w:pPrChange>
      </w:pPr>
      <w:r w:rsidRPr="007942F0">
        <w:t xml:space="preserve">Amazon </w:t>
      </w:r>
      <w:proofErr w:type="spellStart"/>
      <w:r w:rsidRPr="007942F0">
        <w:t>CodeCatalyst</w:t>
      </w:r>
      <w:proofErr w:type="spellEnd"/>
      <w:r w:rsidRPr="007942F0">
        <w:t xml:space="preserve"> serves as a robust and flexible </w:t>
      </w:r>
      <w:r w:rsidRPr="00DC7D67">
        <w:rPr>
          <w:b/>
          <w:bCs/>
          <w:rPrChange w:id="111" w:author="Suman Deshwal" w:date="2024-05-07T16:58:00Z">
            <w:rPr/>
          </w:rPrChange>
        </w:rPr>
        <w:t xml:space="preserve">Integrated Development Environment (IDE) </w:t>
      </w:r>
      <w:r w:rsidRPr="007942F0">
        <w:t xml:space="preserve">specifically tailored to AWS services and applications. It offers several key features that make it </w:t>
      </w:r>
      <w:r w:rsidR="001C54D0" w:rsidRPr="007942F0">
        <w:t>an asset</w:t>
      </w:r>
      <w:r w:rsidRPr="007942F0">
        <w:t xml:space="preserve"> for developers:</w:t>
      </w:r>
    </w:p>
    <w:p w14:paraId="7EE8A36C" w14:textId="08EF82F0" w:rsidR="007942F0" w:rsidRPr="007942F0" w:rsidRDefault="007942F0">
      <w:pPr>
        <w:pStyle w:val="NormalBPBHEB"/>
        <w:numPr>
          <w:ilvl w:val="0"/>
          <w:numId w:val="127"/>
        </w:numPr>
        <w:pPrChange w:id="112" w:author="Suman Deshwal" w:date="2024-05-07T16:59: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942F0">
        <w:rPr>
          <w:b/>
          <w:bCs/>
        </w:rPr>
        <w:t xml:space="preserve">AWS </w:t>
      </w:r>
      <w:r w:rsidR="00DC7D67" w:rsidRPr="007942F0">
        <w:rPr>
          <w:b/>
          <w:bCs/>
        </w:rPr>
        <w:t>service integration</w:t>
      </w:r>
      <w:r w:rsidRPr="007942F0">
        <w:t xml:space="preserve">: </w:t>
      </w:r>
      <w:proofErr w:type="spellStart"/>
      <w:r w:rsidRPr="007942F0">
        <w:t>CodeCatalyst</w:t>
      </w:r>
      <w:proofErr w:type="spellEnd"/>
      <w:r w:rsidRPr="007942F0">
        <w:t xml:space="preserve"> deeply integrates with AWS services, providing a seamless environment for building, testing, and deploying applications. </w:t>
      </w:r>
      <w:r w:rsidRPr="007942F0">
        <w:lastRenderedPageBreak/>
        <w:t>This integration reduces the complexities associated with managing resources and enables developers to concentrate on coding</w:t>
      </w:r>
      <w:r w:rsidR="00DA0CA2">
        <w:rPr>
          <w:rStyle w:val="FootnoteReference"/>
        </w:rPr>
        <w:footnoteReference w:id="2"/>
      </w:r>
      <w:r w:rsidRPr="007942F0">
        <w:t>.</w:t>
      </w:r>
    </w:p>
    <w:p w14:paraId="3DD2610B" w14:textId="6435F49F" w:rsidR="007942F0" w:rsidRPr="007942F0" w:rsidRDefault="007942F0">
      <w:pPr>
        <w:pStyle w:val="NormalBPBHEB"/>
        <w:numPr>
          <w:ilvl w:val="0"/>
          <w:numId w:val="127"/>
        </w:numPr>
        <w:pPrChange w:id="113" w:author="Suman Deshwal" w:date="2024-05-07T16:59: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942F0">
        <w:rPr>
          <w:b/>
          <w:bCs/>
        </w:rPr>
        <w:t xml:space="preserve">Collaborative </w:t>
      </w:r>
      <w:r w:rsidR="00DC7D67" w:rsidRPr="007942F0">
        <w:rPr>
          <w:b/>
          <w:bCs/>
        </w:rPr>
        <w:t>capabilities</w:t>
      </w:r>
      <w:r w:rsidRPr="007942F0">
        <w:t xml:space="preserve">: </w:t>
      </w:r>
      <w:proofErr w:type="spellStart"/>
      <w:r w:rsidRPr="007942F0">
        <w:t>CodeCatalyst</w:t>
      </w:r>
      <w:proofErr w:type="spellEnd"/>
      <w:r w:rsidRPr="007942F0">
        <w:t xml:space="preserve"> supports collaborative coding, allowing multiple developers to work on the same project simultaneously. It ensures that developers can effortlessly collaborate, review code, and iterate on their applications</w:t>
      </w:r>
      <w:r w:rsidR="00971EE3">
        <w:rPr>
          <w:rStyle w:val="FootnoteReference"/>
        </w:rPr>
        <w:footnoteReference w:id="3"/>
      </w:r>
      <w:r w:rsidR="00971EE3">
        <w:t xml:space="preserve"> </w:t>
      </w:r>
      <w:r w:rsidR="00971EE3">
        <w:rPr>
          <w:rStyle w:val="FootnoteReference"/>
        </w:rPr>
        <w:footnoteReference w:id="4"/>
      </w:r>
      <w:r w:rsidRPr="007942F0">
        <w:t>.</w:t>
      </w:r>
    </w:p>
    <w:p w14:paraId="4AE1B1BF" w14:textId="6C77EAEF" w:rsidR="007942F0" w:rsidRPr="007942F0" w:rsidRDefault="007942F0">
      <w:pPr>
        <w:pStyle w:val="NormalBPBHEB"/>
        <w:numPr>
          <w:ilvl w:val="0"/>
          <w:numId w:val="127"/>
        </w:numPr>
        <w:pPrChange w:id="114" w:author="Suman Deshwal" w:date="2024-05-07T16:59: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942F0">
        <w:rPr>
          <w:b/>
          <w:bCs/>
        </w:rPr>
        <w:t xml:space="preserve">Serverless </w:t>
      </w:r>
      <w:r w:rsidR="00DC7D67" w:rsidRPr="007942F0">
        <w:rPr>
          <w:b/>
          <w:bCs/>
        </w:rPr>
        <w:t>development</w:t>
      </w:r>
      <w:r w:rsidRPr="007942F0">
        <w:t xml:space="preserve">: Leveraging AWS Lambda, Amazon </w:t>
      </w:r>
      <w:proofErr w:type="spellStart"/>
      <w:r w:rsidRPr="007942F0">
        <w:t>CodeCatalyst</w:t>
      </w:r>
      <w:proofErr w:type="spellEnd"/>
      <w:r w:rsidRPr="007942F0">
        <w:t xml:space="preserve">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14FDCB54" w:rsidR="007942F0" w:rsidRPr="007942F0" w:rsidRDefault="007942F0">
      <w:pPr>
        <w:pStyle w:val="NormalBPBHEB"/>
        <w:numPr>
          <w:ilvl w:val="0"/>
          <w:numId w:val="127"/>
        </w:numPr>
        <w:pPrChange w:id="115" w:author="Suman Deshwal" w:date="2024-05-07T16:59: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942F0">
        <w:rPr>
          <w:b/>
          <w:bCs/>
        </w:rPr>
        <w:t xml:space="preserve">Code </w:t>
      </w:r>
      <w:r w:rsidR="00DC7D67" w:rsidRPr="007942F0">
        <w:rPr>
          <w:b/>
          <w:bCs/>
        </w:rPr>
        <w:t>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r w:rsidR="00517B4A">
        <w:rPr>
          <w:rStyle w:val="FootnoteReference"/>
        </w:rPr>
        <w:footnoteReference w:id="5"/>
      </w:r>
      <w:r w:rsidRPr="007942F0">
        <w:t>.</w:t>
      </w:r>
    </w:p>
    <w:p w14:paraId="41C65A3A" w14:textId="7B4C9EE9" w:rsidR="007942F0" w:rsidRPr="007942F0" w:rsidRDefault="007942F0">
      <w:pPr>
        <w:pStyle w:val="NormalBPBHEB"/>
        <w:pPrChange w:id="116" w:author="Suman Deshwal" w:date="2024-05-07T16:59:00Z">
          <w:pPr>
            <w:pBdr>
              <w:top w:val="nil"/>
              <w:left w:val="nil"/>
              <w:bottom w:val="nil"/>
              <w:right w:val="nil"/>
              <w:between w:val="nil"/>
            </w:pBdr>
            <w:shd w:val="clear" w:color="auto" w:fill="FFFFFF"/>
            <w:spacing w:after="100" w:line="276" w:lineRule="auto"/>
            <w:jc w:val="both"/>
          </w:pPr>
        </w:pPrChange>
      </w:pPr>
      <w:r w:rsidRPr="007942F0">
        <w:t xml:space="preserve">In conclusion, Amazon </w:t>
      </w:r>
      <w:proofErr w:type="spellStart"/>
      <w:r w:rsidRPr="007942F0">
        <w:t>CodeCatalyst</w:t>
      </w:r>
      <w:proofErr w:type="spellEnd"/>
      <w:r w:rsidRPr="007942F0">
        <w:t xml:space="preserve"> is a remarkable addition to the AWS Developer Tools portfolio. It empowers developers to create, collaborate, and refine their applications with efficiency, ultimately accelerating the development process. As we journey through the subsequent sections of</w:t>
      </w:r>
      <w:del w:id="117" w:author="Suman Deshwal" w:date="2024-05-07T17:00:00Z">
        <w:r w:rsidRPr="007942F0" w:rsidDel="00DC7D67">
          <w:delText xml:space="preserve"> </w:delText>
        </w:r>
      </w:del>
      <w:ins w:id="118" w:author="Suman Deshwal" w:date="2024-05-07T17:00:00Z">
        <w:r w:rsidR="00DC7D67">
          <w:t xml:space="preserve"> this chapter</w:t>
        </w:r>
      </w:ins>
      <w:del w:id="119" w:author="Suman Deshwal" w:date="2024-05-07T17:00:00Z">
        <w:r w:rsidRPr="007942F0" w:rsidDel="00DC7D67">
          <w:delText>Chapter 7</w:delText>
        </w:r>
      </w:del>
      <w:r w:rsidRPr="007942F0">
        <w:t>, we will further explore AWS</w:t>
      </w:r>
      <w:del w:id="120" w:author="Suman Deshwal" w:date="2024-05-07T17:00:00Z">
        <w:r w:rsidRPr="007942F0" w:rsidDel="00DC7D67">
          <w:delText>'</w:delText>
        </w:r>
      </w:del>
      <w:r w:rsidRPr="007942F0">
        <w:t>s</w:t>
      </w:r>
      <w:ins w:id="121" w:author="Suman Deshwal" w:date="2024-05-07T17:00:00Z">
        <w:r w:rsidR="00DC7D67">
          <w:t>’</w:t>
        </w:r>
      </w:ins>
      <w:r w:rsidRPr="007942F0">
        <w:t xml:space="preserve"> extensive array of Developer Tools and DevOps services, each playing a unique role in the cloud-powered innovation landscape.</w:t>
      </w:r>
    </w:p>
    <w:p w14:paraId="71804932" w14:textId="272A76D6" w:rsidR="007942F0" w:rsidRDefault="007942F0" w:rsidP="007942F0">
      <w:pPr>
        <w:pBdr>
          <w:top w:val="nil"/>
          <w:left w:val="nil"/>
          <w:bottom w:val="nil"/>
          <w:right w:val="nil"/>
          <w:between w:val="nil"/>
        </w:pBdr>
        <w:shd w:val="clear" w:color="auto" w:fill="FFFFFF"/>
        <w:spacing w:after="100" w:line="276" w:lineRule="auto"/>
        <w:jc w:val="both"/>
        <w:rPr>
          <w:ins w:id="122" w:author="Suman Deshwal" w:date="2024-05-07T17:00:00Z"/>
        </w:rPr>
      </w:pPr>
      <w:r w:rsidRPr="007942F0">
        <w:t>In the following sections, we</w:t>
      </w:r>
      <w:ins w:id="123" w:author="Suman Deshwal" w:date="2024-05-07T17:00:00Z">
        <w:r w:rsidR="00DC7D67">
          <w:t xml:space="preserve"> wi</w:t>
        </w:r>
      </w:ins>
      <w:del w:id="124" w:author="Suman Deshwal" w:date="2024-05-07T17:00:00Z">
        <w:r w:rsidRPr="007942F0" w:rsidDel="00DC7D67">
          <w:delText>'</w:delText>
        </w:r>
      </w:del>
      <w:r w:rsidRPr="007942F0">
        <w:t xml:space="preserve">ll delve into Amazon </w:t>
      </w:r>
      <w:proofErr w:type="spellStart"/>
      <w:r w:rsidRPr="007942F0">
        <w:t>CodeGuru</w:t>
      </w:r>
      <w:proofErr w:type="spellEnd"/>
      <w:r w:rsidRPr="007942F0">
        <w:t xml:space="preserve">, Amazon </w:t>
      </w:r>
      <w:proofErr w:type="spellStart"/>
      <w:r w:rsidRPr="007942F0">
        <w:t>Corretto</w:t>
      </w:r>
      <w:proofErr w:type="spellEnd"/>
      <w:r w:rsidRPr="007942F0">
        <w:t>, AWS Cloud Control API, and various other Developer Tools that collectively shape the modern development and operations paradigms.</w:t>
      </w:r>
    </w:p>
    <w:p w14:paraId="0482AD95" w14:textId="77777777" w:rsidR="00DC7D67" w:rsidRDefault="00DC7D67">
      <w:pPr>
        <w:pStyle w:val="NormalBPBHEB"/>
        <w:pPrChange w:id="125" w:author="Suman Deshwal" w:date="2024-05-07T17:00:00Z">
          <w:pPr>
            <w:pBdr>
              <w:top w:val="nil"/>
              <w:left w:val="nil"/>
              <w:bottom w:val="nil"/>
              <w:right w:val="nil"/>
              <w:between w:val="nil"/>
            </w:pBdr>
            <w:shd w:val="clear" w:color="auto" w:fill="FFFFFF"/>
            <w:spacing w:after="100" w:line="276" w:lineRule="auto"/>
            <w:jc w:val="both"/>
          </w:pPr>
        </w:pPrChange>
      </w:pP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 xml:space="preserve">Amazon </w:t>
      </w:r>
      <w:proofErr w:type="spellStart"/>
      <w:r w:rsidRPr="00AA52E0">
        <w:rPr>
          <w:rFonts w:eastAsia="Palatino Linotype" w:cs="Palatino Linotype"/>
          <w:b/>
          <w:color w:val="auto"/>
          <w:sz w:val="40"/>
          <w:szCs w:val="40"/>
        </w:rPr>
        <w:t>CodeGuru</w:t>
      </w:r>
      <w:proofErr w:type="spellEnd"/>
    </w:p>
    <w:p w14:paraId="7504651D" w14:textId="79FFE04B" w:rsidR="00AA52E0" w:rsidRDefault="00AA52E0" w:rsidP="00DC7D67">
      <w:pPr>
        <w:pStyle w:val="NormalBPBHEB"/>
        <w:rPr>
          <w:ins w:id="126" w:author="Suman Deshwal" w:date="2024-05-07T17:01:00Z"/>
        </w:rPr>
      </w:pPr>
      <w:r w:rsidRPr="00AA52E0">
        <w:t xml:space="preserve">In the ever-evolving landscape of cloud computing, efficient and optimized software development is paramount. Amazon </w:t>
      </w:r>
      <w:proofErr w:type="spellStart"/>
      <w:r w:rsidRPr="00AA52E0">
        <w:t>CodeGuru</w:t>
      </w:r>
      <w:proofErr w:type="spellEnd"/>
      <w:r w:rsidRPr="00AA52E0">
        <w:t xml:space="preserve">, a groundbreaking developer tool offered by </w:t>
      </w:r>
      <w:commentRangeStart w:id="127"/>
      <w:del w:id="128" w:author="Suman Deshwal" w:date="2024-05-07T17:00:00Z">
        <w:r w:rsidRPr="00AA52E0" w:rsidDel="00DC7D67">
          <w:delText>Amazon Web Services (</w:delText>
        </w:r>
      </w:del>
      <w:r w:rsidRPr="00AA52E0">
        <w:t>AWS</w:t>
      </w:r>
      <w:del w:id="129" w:author="Suman Deshwal" w:date="2024-05-07T17:00:00Z">
        <w:r w:rsidRPr="00AA52E0" w:rsidDel="00DC7D67">
          <w:delText>)</w:delText>
        </w:r>
      </w:del>
      <w:r w:rsidRPr="00AA52E0">
        <w:t>,</w:t>
      </w:r>
      <w:commentRangeEnd w:id="127"/>
      <w:r w:rsidR="00DC7D67">
        <w:rPr>
          <w:rStyle w:val="CommentReference"/>
          <w:rFonts w:eastAsiaTheme="minorHAnsi" w:cstheme="minorBidi"/>
        </w:rPr>
        <w:commentReference w:id="127"/>
      </w:r>
      <w:r w:rsidRPr="00AA52E0">
        <w:t xml:space="preserve"> addresses this imperative by leveraging machine learning to enhance code quality and application performance. This section provides a detailed exploration of Amazon </w:t>
      </w:r>
      <w:proofErr w:type="spellStart"/>
      <w:r w:rsidRPr="00AA52E0">
        <w:t>CodeGuru</w:t>
      </w:r>
      <w:proofErr w:type="spellEnd"/>
      <w:r w:rsidRPr="00AA52E0">
        <w:t xml:space="preserve">, </w:t>
      </w:r>
      <w:r w:rsidRPr="00AA52E0">
        <w:lastRenderedPageBreak/>
        <w:t>shedding light on its features, functionalities, and the transformative impact it brings to the realm of software development.</w:t>
      </w:r>
    </w:p>
    <w:p w14:paraId="4224FD5D" w14:textId="77777777" w:rsidR="00DC7D67" w:rsidRPr="00AA52E0" w:rsidRDefault="00DC7D67">
      <w:pPr>
        <w:pStyle w:val="NormalBPBHEB"/>
        <w:pPrChange w:id="130" w:author="Suman Deshwal" w:date="2024-05-07T17:01:00Z">
          <w:pPr>
            <w:pBdr>
              <w:top w:val="nil"/>
              <w:left w:val="nil"/>
              <w:bottom w:val="nil"/>
              <w:right w:val="nil"/>
              <w:between w:val="nil"/>
            </w:pBdr>
            <w:shd w:val="clear" w:color="auto" w:fill="FFFFFF"/>
            <w:spacing w:after="100" w:line="276" w:lineRule="auto"/>
            <w:jc w:val="both"/>
          </w:pPr>
        </w:pPrChange>
      </w:pPr>
    </w:p>
    <w:p w14:paraId="44A7F3B5" w14:textId="77777777" w:rsidR="00AA52E0" w:rsidRPr="00AA52E0" w:rsidRDefault="00AA52E0">
      <w:pPr>
        <w:pStyle w:val="Heading2BPBHEB"/>
        <w:pPrChange w:id="131" w:author="Suman Deshwal" w:date="2024-05-07T17:02:00Z">
          <w:pPr>
            <w:keepNext/>
            <w:keepLines/>
            <w:spacing w:before="40" w:after="0"/>
            <w:outlineLvl w:val="1"/>
          </w:pPr>
        </w:pPrChange>
      </w:pPr>
      <w:r w:rsidRPr="00AA52E0">
        <w:t xml:space="preserve">Introduction to Amazon </w:t>
      </w:r>
      <w:proofErr w:type="spellStart"/>
      <w:r w:rsidRPr="00AA52E0">
        <w:t>CodeGuru</w:t>
      </w:r>
      <w:proofErr w:type="spellEnd"/>
    </w:p>
    <w:p w14:paraId="7A3D4F6D" w14:textId="02CC4D9C" w:rsidR="00AA52E0" w:rsidRDefault="00AA52E0" w:rsidP="00DC7D67">
      <w:pPr>
        <w:pStyle w:val="NormalBPBHEB"/>
        <w:rPr>
          <w:ins w:id="132" w:author="Suman Deshwal" w:date="2024-05-07T17:02:00Z"/>
        </w:rPr>
      </w:pPr>
      <w:r w:rsidRPr="00AA52E0">
        <w:t xml:space="preserve">Amazon </w:t>
      </w:r>
      <w:proofErr w:type="spellStart"/>
      <w:r w:rsidRPr="00AA52E0">
        <w:t>CodeGuru</w:t>
      </w:r>
      <w:proofErr w:type="spellEnd"/>
      <w:r w:rsidRPr="00AA52E0">
        <w:t>,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r w:rsidR="00543DC8">
        <w:rPr>
          <w:rStyle w:val="FootnoteReference"/>
        </w:rPr>
        <w:footnoteReference w:id="6"/>
      </w:r>
      <w:r w:rsidRPr="00AA52E0">
        <w:t>.</w:t>
      </w:r>
    </w:p>
    <w:p w14:paraId="5D741DB4" w14:textId="77777777" w:rsidR="00DC7D67" w:rsidRPr="00AA52E0" w:rsidRDefault="00DC7D67">
      <w:pPr>
        <w:pStyle w:val="NormalBPBHEB"/>
        <w:pPrChange w:id="133" w:author="Suman Deshwal" w:date="2024-05-07T17:02:00Z">
          <w:pPr>
            <w:pBdr>
              <w:top w:val="nil"/>
              <w:left w:val="nil"/>
              <w:bottom w:val="nil"/>
              <w:right w:val="nil"/>
              <w:between w:val="nil"/>
            </w:pBdr>
            <w:shd w:val="clear" w:color="auto" w:fill="FFFFFF"/>
            <w:spacing w:after="100" w:line="276" w:lineRule="auto"/>
            <w:jc w:val="both"/>
          </w:pPr>
        </w:pPrChange>
      </w:pPr>
    </w:p>
    <w:p w14:paraId="1D1CFF49" w14:textId="33575AF7" w:rsidR="00AA52E0" w:rsidRPr="00AA52E0" w:rsidRDefault="00AA52E0">
      <w:pPr>
        <w:pStyle w:val="Heading2BPBHEB"/>
        <w:pPrChange w:id="134" w:author="Suman Deshwal" w:date="2024-05-07T17:02:00Z">
          <w:pPr>
            <w:keepNext/>
            <w:keepLines/>
            <w:spacing w:before="40" w:after="0"/>
            <w:outlineLvl w:val="1"/>
          </w:pPr>
        </w:pPrChange>
      </w:pPr>
      <w:r w:rsidRPr="00AA52E0">
        <w:t xml:space="preserve">Automated </w:t>
      </w:r>
      <w:r w:rsidR="00DC7D67" w:rsidRPr="00AA52E0">
        <w:t xml:space="preserve">code reviews with </w:t>
      </w:r>
      <w:proofErr w:type="spellStart"/>
      <w:r w:rsidRPr="00AA52E0">
        <w:t>CodeGuru</w:t>
      </w:r>
      <w:proofErr w:type="spellEnd"/>
      <w:r w:rsidRPr="00AA52E0">
        <w:t xml:space="preserve"> </w:t>
      </w:r>
      <w:r w:rsidR="00DC7D67" w:rsidRPr="00AA52E0">
        <w:t>reviewer</w:t>
      </w:r>
    </w:p>
    <w:p w14:paraId="7C7A6291" w14:textId="207F4396" w:rsidR="00AA52E0" w:rsidRPr="00AA52E0" w:rsidRDefault="00AA52E0">
      <w:pPr>
        <w:pStyle w:val="NormalBPBHEB"/>
        <w:pPrChange w:id="135" w:author="Suman Deshwal" w:date="2024-05-07T17:02:00Z">
          <w:pPr>
            <w:pBdr>
              <w:top w:val="nil"/>
              <w:left w:val="nil"/>
              <w:bottom w:val="nil"/>
              <w:right w:val="nil"/>
              <w:between w:val="nil"/>
            </w:pBdr>
            <w:shd w:val="clear" w:color="auto" w:fill="FFFFFF"/>
            <w:spacing w:after="100" w:line="276" w:lineRule="auto"/>
            <w:jc w:val="both"/>
          </w:pPr>
        </w:pPrChange>
      </w:pPr>
      <w:r w:rsidRPr="00AA52E0">
        <w:t xml:space="preserve">One of the key features of Amazon </w:t>
      </w:r>
      <w:proofErr w:type="spellStart"/>
      <w:r w:rsidRPr="00AA52E0">
        <w:t>CodeGuru</w:t>
      </w:r>
      <w:proofErr w:type="spellEnd"/>
      <w:r w:rsidRPr="00AA52E0">
        <w:t xml:space="preserve"> is the </w:t>
      </w:r>
      <w:proofErr w:type="spellStart"/>
      <w:r w:rsidRPr="00AA52E0">
        <w:t>CodeGuru</w:t>
      </w:r>
      <w:proofErr w:type="spellEnd"/>
      <w:r w:rsidRPr="00AA52E0">
        <w:t xml:space="preserve"> Reviewer. This component performs automated code reviews, offering insightful recommendations for improvements. By analyzing source code, identifying defects, and providing suggestions for enhancements, </w:t>
      </w:r>
      <w:proofErr w:type="spellStart"/>
      <w:r w:rsidRPr="00AA52E0">
        <w:t>CodeGuru</w:t>
      </w:r>
      <w:proofErr w:type="spellEnd"/>
      <w:r w:rsidRPr="00AA52E0">
        <w:t xml:space="preserve"> Reviewer significantly streamlines the code review process. It evaluates the code against a plethora of best practices, enhancing code maintainability, readability, and reliability</w:t>
      </w:r>
      <w:r w:rsidR="003F0A61">
        <w:rPr>
          <w:rStyle w:val="FootnoteReference"/>
        </w:rPr>
        <w:footnoteReference w:id="7"/>
      </w:r>
      <w:r w:rsidRPr="00AA52E0">
        <w:t>.</w:t>
      </w:r>
    </w:p>
    <w:p w14:paraId="7E2446B7" w14:textId="77777777" w:rsidR="00AA52E0" w:rsidRDefault="00AA52E0">
      <w:pPr>
        <w:pStyle w:val="NormalBPBHEB"/>
        <w:rPr>
          <w:ins w:id="136" w:author="Suman Deshwal" w:date="2024-05-07T17:02:00Z"/>
        </w:rPr>
        <w:pPrChange w:id="137" w:author="Suman Deshwal" w:date="2024-05-07T17:02:00Z">
          <w:pPr>
            <w:pBdr>
              <w:top w:val="nil"/>
              <w:left w:val="nil"/>
              <w:bottom w:val="nil"/>
              <w:right w:val="nil"/>
              <w:between w:val="nil"/>
            </w:pBdr>
            <w:shd w:val="clear" w:color="auto" w:fill="FFFFFF"/>
            <w:spacing w:after="100" w:line="276" w:lineRule="auto"/>
            <w:jc w:val="both"/>
          </w:pPr>
        </w:pPrChange>
      </w:pPr>
      <w:r w:rsidRPr="00AA52E0">
        <w:t>According to AWS documentation (</w:t>
      </w:r>
      <w:commentRangeStart w:id="138"/>
      <w:r>
        <w:fldChar w:fldCharType="begin"/>
      </w:r>
      <w:r>
        <w:instrText>HYPERLINK "https://docs.aws.amazon.com/codeguru/latest/reviewer-ug/what-is-codeguru.html" \t "_new"</w:instrText>
      </w:r>
      <w:r>
        <w:fldChar w:fldCharType="separate"/>
      </w:r>
      <w:r w:rsidRPr="00AA52E0">
        <w:rPr>
          <w:rStyle w:val="Hyperlink"/>
        </w:rPr>
        <w:t xml:space="preserve">AWS </w:t>
      </w:r>
      <w:proofErr w:type="spellStart"/>
      <w:r w:rsidRPr="00AA52E0">
        <w:rPr>
          <w:rStyle w:val="Hyperlink"/>
        </w:rPr>
        <w:t>CodeGuru</w:t>
      </w:r>
      <w:proofErr w:type="spellEnd"/>
      <w:r w:rsidRPr="00AA52E0">
        <w:rPr>
          <w:rStyle w:val="Hyperlink"/>
        </w:rPr>
        <w:t xml:space="preserve"> Reviewer Documentation</w:t>
      </w:r>
      <w:r>
        <w:rPr>
          <w:rStyle w:val="Hyperlink"/>
        </w:rPr>
        <w:fldChar w:fldCharType="end"/>
      </w:r>
      <w:commentRangeEnd w:id="138"/>
      <w:r w:rsidR="00DC7D67">
        <w:rPr>
          <w:rStyle w:val="CommentReference"/>
        </w:rPr>
        <w:commentReference w:id="138"/>
      </w:r>
      <w:r w:rsidRPr="00AA52E0">
        <w:t xml:space="preserve">), </w:t>
      </w:r>
      <w:proofErr w:type="spellStart"/>
      <w:r w:rsidRPr="00AA52E0">
        <w:t>CodeGuru</w:t>
      </w:r>
      <w:proofErr w:type="spellEnd"/>
      <w:r w:rsidRPr="00AA52E0">
        <w:t xml:space="preserve">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D54FEB5" w14:textId="77777777" w:rsidR="00DC7D67" w:rsidRPr="00AA52E0" w:rsidRDefault="00DC7D67">
      <w:pPr>
        <w:pStyle w:val="NormalBPBHEB"/>
        <w:pPrChange w:id="139" w:author="Suman Deshwal" w:date="2024-05-07T17:03:00Z">
          <w:pPr>
            <w:pBdr>
              <w:top w:val="nil"/>
              <w:left w:val="nil"/>
              <w:bottom w:val="nil"/>
              <w:right w:val="nil"/>
              <w:between w:val="nil"/>
            </w:pBdr>
            <w:shd w:val="clear" w:color="auto" w:fill="FFFFFF"/>
            <w:spacing w:after="100" w:line="276" w:lineRule="auto"/>
            <w:jc w:val="both"/>
          </w:pPr>
        </w:pPrChange>
      </w:pPr>
    </w:p>
    <w:p w14:paraId="50B9C600" w14:textId="2D0E73D7" w:rsidR="00AA52E0" w:rsidRPr="00AA52E0" w:rsidRDefault="00AA52E0">
      <w:pPr>
        <w:pStyle w:val="Heading2BPBHEB"/>
        <w:pPrChange w:id="140" w:author="Suman Deshwal" w:date="2024-05-07T17:03:00Z">
          <w:pPr>
            <w:keepNext/>
            <w:keepLines/>
            <w:spacing w:before="40" w:after="0"/>
            <w:outlineLvl w:val="1"/>
          </w:pPr>
        </w:pPrChange>
      </w:pPr>
      <w:r w:rsidRPr="00AA52E0">
        <w:t xml:space="preserve">Application </w:t>
      </w:r>
      <w:r w:rsidR="00DC7D67" w:rsidRPr="00AA52E0">
        <w:t xml:space="preserve">profiling </w:t>
      </w:r>
      <w:r w:rsidRPr="00AA52E0">
        <w:t xml:space="preserve">with </w:t>
      </w:r>
      <w:proofErr w:type="spellStart"/>
      <w:r w:rsidRPr="00AA52E0">
        <w:t>CodeGuru</w:t>
      </w:r>
      <w:proofErr w:type="spellEnd"/>
      <w:r w:rsidRPr="00AA52E0">
        <w:t xml:space="preserve"> </w:t>
      </w:r>
      <w:r w:rsidR="00DC7D67" w:rsidRPr="00AA52E0">
        <w:t>profiler</w:t>
      </w:r>
    </w:p>
    <w:p w14:paraId="01EDE105" w14:textId="5168C93D" w:rsidR="00AA52E0" w:rsidRPr="00AA52E0" w:rsidRDefault="00AA52E0">
      <w:pPr>
        <w:pStyle w:val="NormalBPBHEB"/>
        <w:pPrChange w:id="141" w:author="Suman Deshwal" w:date="2024-05-07T17:05:00Z">
          <w:pPr>
            <w:pBdr>
              <w:top w:val="nil"/>
              <w:left w:val="nil"/>
              <w:bottom w:val="nil"/>
              <w:right w:val="nil"/>
              <w:between w:val="nil"/>
            </w:pBdr>
            <w:shd w:val="clear" w:color="auto" w:fill="FFFFFF"/>
            <w:spacing w:after="100" w:line="276" w:lineRule="auto"/>
            <w:jc w:val="both"/>
          </w:pPr>
        </w:pPrChange>
      </w:pPr>
      <w:r w:rsidRPr="00AA52E0">
        <w:t xml:space="preserve">In addition to code reviews, Amazon </w:t>
      </w:r>
      <w:proofErr w:type="spellStart"/>
      <w:r w:rsidRPr="00AA52E0">
        <w:t>CodeGuru</w:t>
      </w:r>
      <w:proofErr w:type="spellEnd"/>
      <w:r w:rsidRPr="00AA52E0">
        <w:t xml:space="preserve"> includes the </w:t>
      </w:r>
      <w:proofErr w:type="spellStart"/>
      <w:r w:rsidRPr="00AA52E0">
        <w:t>CodeGuru</w:t>
      </w:r>
      <w:proofErr w:type="spellEnd"/>
      <w:r w:rsidRPr="00AA52E0">
        <w:t xml:space="preserve"> Profiler, a tool focused on optimizing application performance. </w:t>
      </w:r>
      <w:proofErr w:type="spellStart"/>
      <w:r w:rsidRPr="00AA52E0">
        <w:t>CodeGuru</w:t>
      </w:r>
      <w:proofErr w:type="spellEnd"/>
      <w:r w:rsidRPr="00AA52E0">
        <w:t xml:space="preserve"> Profiler provides in-depth insights into application runtime behavior, identifies bottlenecks, and recommends optimizations. By understanding how applications consume resources, developers can make informed decisions to enhance performance and reduce operational costs</w:t>
      </w:r>
      <w:commentRangeStart w:id="142"/>
      <w:r w:rsidR="001F55AB">
        <w:rPr>
          <w:rStyle w:val="FootnoteReference"/>
        </w:rPr>
        <w:footnoteReference w:id="8"/>
      </w:r>
      <w:commentRangeEnd w:id="142"/>
      <w:r w:rsidR="00CD05F2">
        <w:rPr>
          <w:rStyle w:val="CommentReference"/>
          <w:rFonts w:eastAsiaTheme="minorHAnsi" w:cstheme="minorBidi"/>
        </w:rPr>
        <w:commentReference w:id="142"/>
      </w:r>
      <w:r w:rsidRPr="00AA52E0">
        <w:t>.</w:t>
      </w:r>
    </w:p>
    <w:p w14:paraId="1DDE2954" w14:textId="77777777" w:rsidR="00AA52E0" w:rsidRDefault="00AA52E0" w:rsidP="00DC7D67">
      <w:pPr>
        <w:pStyle w:val="NormalBPBHEB"/>
        <w:rPr>
          <w:ins w:id="143" w:author="Suman Deshwal" w:date="2024-05-07T17:24:00Z"/>
        </w:rPr>
      </w:pPr>
      <w:r w:rsidRPr="00AA52E0">
        <w:lastRenderedPageBreak/>
        <w:t xml:space="preserve">The profiling capabilities of </w:t>
      </w:r>
      <w:proofErr w:type="spellStart"/>
      <w:r w:rsidRPr="00AA52E0">
        <w:t>CodeGuru</w:t>
      </w:r>
      <w:proofErr w:type="spellEnd"/>
      <w:r w:rsidRPr="00AA52E0">
        <w:t xml:space="preserve">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70A7245B" w14:textId="77777777" w:rsidR="00CD05F2" w:rsidRPr="00AA52E0" w:rsidRDefault="00CD05F2">
      <w:pPr>
        <w:pStyle w:val="NormalBPBHEB"/>
        <w:pPrChange w:id="144" w:author="Suman Deshwal" w:date="2024-05-07T17:03:00Z">
          <w:pPr>
            <w:pBdr>
              <w:top w:val="nil"/>
              <w:left w:val="nil"/>
              <w:bottom w:val="nil"/>
              <w:right w:val="nil"/>
              <w:between w:val="nil"/>
            </w:pBdr>
            <w:shd w:val="clear" w:color="auto" w:fill="FFFFFF"/>
            <w:spacing w:after="100" w:line="276" w:lineRule="auto"/>
            <w:jc w:val="both"/>
          </w:pPr>
        </w:pPrChange>
      </w:pPr>
    </w:p>
    <w:p w14:paraId="6EE42AF2" w14:textId="15ACFA93" w:rsidR="00AA52E0" w:rsidRPr="00AA52E0" w:rsidRDefault="00AA52E0">
      <w:pPr>
        <w:pStyle w:val="Heading2BPBHEB"/>
        <w:pPrChange w:id="145" w:author="Suman Deshwal" w:date="2024-05-07T17:24:00Z">
          <w:pPr>
            <w:keepNext/>
            <w:keepLines/>
            <w:spacing w:before="40" w:after="0"/>
            <w:outlineLvl w:val="1"/>
          </w:pPr>
        </w:pPrChange>
      </w:pPr>
      <w:r w:rsidRPr="00AA52E0">
        <w:t xml:space="preserve">Real-time </w:t>
      </w:r>
      <w:r w:rsidR="00CD05F2" w:rsidRPr="00AA52E0">
        <w:t>integration and developer workflow</w:t>
      </w:r>
    </w:p>
    <w:p w14:paraId="425075EF" w14:textId="77777777" w:rsidR="00AA52E0" w:rsidRPr="00AA52E0" w:rsidRDefault="00AA52E0">
      <w:pPr>
        <w:pStyle w:val="NormalBPBHEB"/>
        <w:pPrChange w:id="146" w:author="Suman Deshwal" w:date="2024-05-07T17:24:00Z">
          <w:pPr>
            <w:pBdr>
              <w:top w:val="nil"/>
              <w:left w:val="nil"/>
              <w:bottom w:val="nil"/>
              <w:right w:val="nil"/>
              <w:between w:val="nil"/>
            </w:pBdr>
            <w:shd w:val="clear" w:color="auto" w:fill="FFFFFF"/>
            <w:spacing w:after="100" w:line="276" w:lineRule="auto"/>
            <w:jc w:val="both"/>
          </w:pPr>
        </w:pPrChange>
      </w:pPr>
      <w:r w:rsidRPr="00AA52E0">
        <w:t xml:space="preserve">Amazon </w:t>
      </w:r>
      <w:proofErr w:type="spellStart"/>
      <w:r w:rsidRPr="00AA52E0">
        <w:t>CodeGuru</w:t>
      </w:r>
      <w:proofErr w:type="spellEnd"/>
      <w:r w:rsidRPr="00AA52E0">
        <w:t xml:space="preserve"> seamlessly integrates into existing developer workflows, supporting popular </w:t>
      </w:r>
      <w:r w:rsidRPr="00CD05F2">
        <w:rPr>
          <w:b/>
          <w:bCs/>
          <w:rPrChange w:id="147" w:author="Suman Deshwal" w:date="2024-05-07T17:25:00Z">
            <w:rPr/>
          </w:rPrChange>
        </w:rPr>
        <w:t>integrated development environments (IDEs)</w:t>
      </w:r>
      <w:r w:rsidRPr="00AA52E0">
        <w:t xml:space="preserve"> and source code repositories. This real-time integration ensures that developers receive feedback promptly, enabling them to address issues and implement optimizations early in the development process. Such agility contributes to faster release cycles and improved overall software quality.</w:t>
      </w:r>
    </w:p>
    <w:p w14:paraId="1B256A3B" w14:textId="7CD26181" w:rsidR="00AA52E0" w:rsidRDefault="00AA52E0" w:rsidP="00AA52E0">
      <w:pPr>
        <w:pBdr>
          <w:top w:val="nil"/>
          <w:left w:val="nil"/>
          <w:bottom w:val="nil"/>
          <w:right w:val="nil"/>
          <w:between w:val="nil"/>
        </w:pBdr>
        <w:shd w:val="clear" w:color="auto" w:fill="FFFFFF"/>
        <w:spacing w:after="100" w:line="276" w:lineRule="auto"/>
        <w:jc w:val="both"/>
        <w:rPr>
          <w:ins w:id="148" w:author="Suman Deshwal" w:date="2024-05-07T17:25:00Z"/>
        </w:rPr>
      </w:pPr>
      <w:r w:rsidRPr="00AA52E0">
        <w:t xml:space="preserve">Incorporating machine learning into the software development lifecycle, Amazon </w:t>
      </w:r>
      <w:proofErr w:type="spellStart"/>
      <w:r w:rsidRPr="00AA52E0">
        <w:t>CodeGuru</w:t>
      </w:r>
      <w:proofErr w:type="spellEnd"/>
      <w:r w:rsidRPr="00AA52E0">
        <w:t xml:space="preserve"> stands as a testament to AWS's commitment to empowering developers with cutting-edge tools. As we delve deeper into the myriad of developer tools and DevOps practices in this chapter, the impact of </w:t>
      </w:r>
      <w:proofErr w:type="spellStart"/>
      <w:r w:rsidRPr="00AA52E0">
        <w:t>CodeGuru</w:t>
      </w:r>
      <w:proofErr w:type="spellEnd"/>
      <w:r w:rsidRPr="00AA52E0">
        <w:t xml:space="preserve"> on code quality and application performance becomes even more apparent</w:t>
      </w:r>
      <w:r w:rsidR="00070CAB">
        <w:rPr>
          <w:rStyle w:val="FootnoteReference"/>
        </w:rPr>
        <w:footnoteReference w:id="9"/>
      </w:r>
      <w:r w:rsidRPr="00AA52E0">
        <w:t>.</w:t>
      </w:r>
    </w:p>
    <w:p w14:paraId="3ADCA015" w14:textId="77777777" w:rsidR="00CD05F2" w:rsidRPr="00AA52E0" w:rsidRDefault="00CD05F2">
      <w:pPr>
        <w:pStyle w:val="NormalBPBHEB"/>
        <w:pPrChange w:id="149" w:author="Suman Deshwal" w:date="2024-05-07T17:29:00Z">
          <w:pPr>
            <w:pBdr>
              <w:top w:val="nil"/>
              <w:left w:val="nil"/>
              <w:bottom w:val="nil"/>
              <w:right w:val="nil"/>
              <w:between w:val="nil"/>
            </w:pBdr>
            <w:shd w:val="clear" w:color="auto" w:fill="FFFFFF"/>
            <w:spacing w:after="100" w:line="276" w:lineRule="auto"/>
            <w:jc w:val="both"/>
          </w:pPr>
        </w:pPrChange>
      </w:pPr>
    </w:p>
    <w:p w14:paraId="423C3C1F" w14:textId="1724306B" w:rsidR="00C664F4" w:rsidRPr="00C664F4" w:rsidRDefault="00C664F4">
      <w:pPr>
        <w:pStyle w:val="Heading1BPBHEB"/>
        <w:pPrChange w:id="150" w:author="Suman Deshwal" w:date="2024-05-07T17:25:00Z">
          <w:pPr>
            <w:keepNext/>
            <w:keepLines/>
            <w:spacing w:before="400" w:after="0" w:line="276" w:lineRule="auto"/>
            <w:outlineLvl w:val="0"/>
          </w:pPr>
        </w:pPrChange>
      </w:pPr>
      <w:r w:rsidRPr="00C664F4">
        <w:t xml:space="preserve">Amazon </w:t>
      </w:r>
      <w:proofErr w:type="spellStart"/>
      <w:r w:rsidRPr="00C664F4">
        <w:t>Corretto</w:t>
      </w:r>
      <w:proofErr w:type="spellEnd"/>
    </w:p>
    <w:p w14:paraId="1BDB3B85" w14:textId="5DA1D44D" w:rsidR="00C664F4" w:rsidRDefault="00C664F4">
      <w:pPr>
        <w:pStyle w:val="NormalBPBHEB"/>
        <w:rPr>
          <w:ins w:id="151" w:author="Suman Deshwal" w:date="2024-05-07T17:25:00Z"/>
        </w:rPr>
        <w:pPrChange w:id="152" w:author="Suman Deshwal" w:date="2024-05-09T10:58:00Z">
          <w:pPr>
            <w:pBdr>
              <w:top w:val="nil"/>
              <w:left w:val="nil"/>
              <w:bottom w:val="nil"/>
              <w:right w:val="nil"/>
              <w:between w:val="nil"/>
            </w:pBdr>
            <w:shd w:val="clear" w:color="auto" w:fill="FFFFFF"/>
            <w:spacing w:after="100" w:line="276" w:lineRule="auto"/>
            <w:jc w:val="both"/>
          </w:pPr>
        </w:pPrChange>
      </w:pPr>
      <w:r w:rsidRPr="00C664F4">
        <w:t xml:space="preserve">In the dynamic landscape of cloud-native development, the choice of a reliable and optimized Java runtime environment is critical. Amazon </w:t>
      </w:r>
      <w:proofErr w:type="spellStart"/>
      <w:r w:rsidRPr="00C664F4">
        <w:t>Corretto</w:t>
      </w:r>
      <w:proofErr w:type="spellEnd"/>
      <w:r w:rsidRPr="00C664F4">
        <w:t xml:space="preserve">, an open-source distribution of the </w:t>
      </w:r>
      <w:r w:rsidRPr="00CD05F2">
        <w:rPr>
          <w:b/>
          <w:bCs/>
          <w:rPrChange w:id="153" w:author="Suman Deshwal" w:date="2024-05-07T17:25:00Z">
            <w:rPr/>
          </w:rPrChange>
        </w:rPr>
        <w:t xml:space="preserve">Java Development Kit (JDK) </w:t>
      </w:r>
      <w:r w:rsidRPr="00C664F4">
        <w:t xml:space="preserve">provided by </w:t>
      </w:r>
      <w:del w:id="154" w:author="Suman Deshwal" w:date="2024-05-07T17:25:00Z">
        <w:r w:rsidRPr="00C664F4" w:rsidDel="00CD05F2">
          <w:delText>Amazon Web Services (</w:delText>
        </w:r>
      </w:del>
      <w:r w:rsidRPr="00C664F4">
        <w:t>AWS</w:t>
      </w:r>
      <w:del w:id="155" w:author="Suman Deshwal" w:date="2024-05-07T17:25:00Z">
        <w:r w:rsidRPr="00C664F4" w:rsidDel="00CD05F2">
          <w:delText>)</w:delText>
        </w:r>
      </w:del>
      <w:r w:rsidRPr="00C664F4">
        <w:t xml:space="preserve">, serves as a robust solution for developers. This section provides an in-depth exploration of Amazon </w:t>
      </w:r>
      <w:proofErr w:type="spellStart"/>
      <w:r w:rsidRPr="00C664F4">
        <w:t>Corretto</w:t>
      </w:r>
      <w:proofErr w:type="spellEnd"/>
      <w:r w:rsidRPr="00C664F4">
        <w:t>, delving into its features, advantages, and the pivotal role it plays in modern software development.</w:t>
      </w:r>
    </w:p>
    <w:p w14:paraId="5CD6D50D" w14:textId="77777777" w:rsidR="00CD05F2" w:rsidRPr="00C664F4" w:rsidRDefault="00CD05F2">
      <w:pPr>
        <w:pStyle w:val="NormalBPBHEB"/>
        <w:pPrChange w:id="156" w:author="Suman Deshwal" w:date="2024-05-07T17:25:00Z">
          <w:pPr>
            <w:pBdr>
              <w:top w:val="nil"/>
              <w:left w:val="nil"/>
              <w:bottom w:val="nil"/>
              <w:right w:val="nil"/>
              <w:between w:val="nil"/>
            </w:pBdr>
            <w:shd w:val="clear" w:color="auto" w:fill="FFFFFF"/>
            <w:spacing w:after="100" w:line="276" w:lineRule="auto"/>
            <w:jc w:val="both"/>
          </w:pPr>
        </w:pPrChange>
      </w:pPr>
    </w:p>
    <w:p w14:paraId="44871104" w14:textId="77777777" w:rsidR="00C664F4" w:rsidRPr="00CD05F2" w:rsidRDefault="00C664F4">
      <w:pPr>
        <w:pStyle w:val="Heading2BPBHEB"/>
        <w:rPr>
          <w:rPrChange w:id="157" w:author="Suman Deshwal" w:date="2024-05-07T17:26:00Z">
            <w:rPr>
              <w:rFonts w:eastAsiaTheme="majorEastAsia" w:cstheme="majorBidi"/>
              <w:sz w:val="36"/>
              <w:szCs w:val="26"/>
            </w:rPr>
          </w:rPrChange>
        </w:rPr>
        <w:pPrChange w:id="158" w:author="Suman Deshwal" w:date="2024-05-07T17:26:00Z">
          <w:pPr>
            <w:keepNext/>
            <w:keepLines/>
            <w:spacing w:before="40" w:after="0"/>
            <w:outlineLvl w:val="1"/>
          </w:pPr>
        </w:pPrChange>
      </w:pPr>
      <w:r w:rsidRPr="00CD05F2">
        <w:rPr>
          <w:rPrChange w:id="159" w:author="Suman Deshwal" w:date="2024-05-07T17:26:00Z">
            <w:rPr>
              <w:rFonts w:eastAsiaTheme="majorEastAsia" w:cstheme="majorBidi"/>
              <w:b/>
              <w:szCs w:val="26"/>
            </w:rPr>
          </w:rPrChange>
        </w:rPr>
        <w:t xml:space="preserve">Introduction to Amazon </w:t>
      </w:r>
      <w:proofErr w:type="spellStart"/>
      <w:r w:rsidRPr="00CD05F2">
        <w:rPr>
          <w:rPrChange w:id="160" w:author="Suman Deshwal" w:date="2024-05-07T17:26:00Z">
            <w:rPr>
              <w:rFonts w:eastAsiaTheme="majorEastAsia" w:cstheme="majorBidi"/>
              <w:b/>
              <w:szCs w:val="26"/>
            </w:rPr>
          </w:rPrChange>
        </w:rPr>
        <w:t>Corretto</w:t>
      </w:r>
      <w:proofErr w:type="spellEnd"/>
    </w:p>
    <w:p w14:paraId="0CA4AD09" w14:textId="7F8A30F0" w:rsidR="00C664F4" w:rsidRDefault="00C664F4" w:rsidP="00CD05F2">
      <w:pPr>
        <w:pStyle w:val="NormalBPBHEB"/>
        <w:rPr>
          <w:ins w:id="161" w:author="Suman Deshwal" w:date="2024-05-07T17:26:00Z"/>
        </w:rPr>
      </w:pPr>
      <w:r w:rsidRPr="00C664F4">
        <w:t xml:space="preserve">Amazon </w:t>
      </w:r>
      <w:proofErr w:type="spellStart"/>
      <w:r w:rsidRPr="00C664F4">
        <w:t>Corretto</w:t>
      </w:r>
      <w:proofErr w:type="spellEnd"/>
      <w:r w:rsidRPr="00C664F4">
        <w:t xml:space="preserve"> is AWS's </w:t>
      </w:r>
      <w:r w:rsidR="00CC19DF" w:rsidRPr="00C664F4">
        <w:t>non</w:t>
      </w:r>
      <w:r w:rsidRPr="00C664F4">
        <w:t xml:space="preserve">-cost, multiplatform, production-ready distribution of the </w:t>
      </w:r>
      <w:r w:rsidRPr="00CD05F2">
        <w:rPr>
          <w:b/>
          <w:bCs/>
          <w:rPrChange w:id="162" w:author="Suman Deshwal" w:date="2024-05-07T17:26:00Z">
            <w:rPr/>
          </w:rPrChange>
        </w:rPr>
        <w:t>Open Java Development Kit (OpenJDK)</w:t>
      </w:r>
      <w:r w:rsidRPr="00C664F4">
        <w:t xml:space="preserve">. It is designed to provide a secure, stable, and high-performance environment for Java applications. Amazon </w:t>
      </w:r>
      <w:proofErr w:type="spellStart"/>
      <w:r w:rsidRPr="00C664F4">
        <w:t>Corretto</w:t>
      </w:r>
      <w:proofErr w:type="spellEnd"/>
      <w:r w:rsidRPr="00C664F4">
        <w:t xml:space="preserve"> is made available under </w:t>
      </w:r>
      <w:r w:rsidRPr="00CD05F2">
        <w:rPr>
          <w:b/>
          <w:bCs/>
          <w:rPrChange w:id="163" w:author="Suman Deshwal" w:date="2024-05-07T17:26:00Z">
            <w:rPr/>
          </w:rPrChange>
        </w:rPr>
        <w:t xml:space="preserve">long-term support (LTS) </w:t>
      </w:r>
      <w:r w:rsidRPr="00C664F4">
        <w:t xml:space="preserve">and offers features like performance enhancements, monitoring, and </w:t>
      </w:r>
      <w:r w:rsidRPr="00C664F4">
        <w:lastRenderedPageBreak/>
        <w:t>security updates</w:t>
      </w:r>
      <w:bookmarkStart w:id="164" w:name="_Ref150858608"/>
      <w:r w:rsidR="008E5C36">
        <w:rPr>
          <w:rStyle w:val="FootnoteReference"/>
        </w:rPr>
        <w:footnoteReference w:id="10"/>
      </w:r>
      <w:bookmarkEnd w:id="164"/>
      <w:r w:rsidRPr="00C664F4">
        <w:t>. It is a testament to AWS's commitment to supporting the Java development community and ensuring a seamless Java experience for AWS users</w:t>
      </w:r>
      <w:r w:rsidR="006C11E1">
        <w:rPr>
          <w:rStyle w:val="FootnoteReference"/>
        </w:rPr>
        <w:footnoteReference w:id="11"/>
      </w:r>
      <w:r w:rsidRPr="00C664F4">
        <w:t>.</w:t>
      </w:r>
    </w:p>
    <w:p w14:paraId="02F0065E" w14:textId="77777777" w:rsidR="00CD05F2" w:rsidRPr="00C664F4" w:rsidRDefault="00CD05F2">
      <w:pPr>
        <w:pStyle w:val="NormalBPBHEB"/>
        <w:pPrChange w:id="165" w:author="Suman Deshwal" w:date="2024-05-07T17:26:00Z">
          <w:pPr>
            <w:pBdr>
              <w:top w:val="nil"/>
              <w:left w:val="nil"/>
              <w:bottom w:val="nil"/>
              <w:right w:val="nil"/>
              <w:between w:val="nil"/>
            </w:pBdr>
            <w:shd w:val="clear" w:color="auto" w:fill="FFFFFF"/>
            <w:spacing w:after="100" w:line="276" w:lineRule="auto"/>
            <w:jc w:val="both"/>
          </w:pPr>
        </w:pPrChange>
      </w:pPr>
    </w:p>
    <w:p w14:paraId="248ED8EF" w14:textId="0B7DCCC0" w:rsidR="00C664F4" w:rsidRPr="00C664F4" w:rsidRDefault="00C664F4">
      <w:pPr>
        <w:pStyle w:val="Heading2BPBHEB"/>
        <w:pPrChange w:id="166" w:author="Suman Deshwal" w:date="2024-05-07T17:26:00Z">
          <w:pPr>
            <w:keepNext/>
            <w:keepLines/>
            <w:spacing w:before="40" w:after="0"/>
            <w:outlineLvl w:val="1"/>
          </w:pPr>
        </w:pPrChange>
      </w:pPr>
      <w:r w:rsidRPr="00C664F4">
        <w:t xml:space="preserve">Key </w:t>
      </w:r>
      <w:r w:rsidR="00CD05F2" w:rsidRPr="00C664F4">
        <w:t>features and performance enhancements</w:t>
      </w:r>
    </w:p>
    <w:p w14:paraId="1725182D" w14:textId="42B552B5" w:rsidR="00C664F4" w:rsidRPr="00C664F4" w:rsidRDefault="00C664F4">
      <w:pPr>
        <w:pStyle w:val="NormalBPBHEB"/>
        <w:pPrChange w:id="167" w:author="Suman Deshwal" w:date="2024-05-07T17:26:00Z">
          <w:pPr>
            <w:pBdr>
              <w:top w:val="nil"/>
              <w:left w:val="nil"/>
              <w:bottom w:val="nil"/>
              <w:right w:val="nil"/>
              <w:between w:val="nil"/>
            </w:pBdr>
            <w:shd w:val="clear" w:color="auto" w:fill="FFFFFF"/>
            <w:spacing w:after="100" w:line="276" w:lineRule="auto"/>
            <w:jc w:val="both"/>
          </w:pPr>
        </w:pPrChange>
      </w:pPr>
      <w:r w:rsidRPr="00C664F4">
        <w:t xml:space="preserve">One of the key strengths of Amazon </w:t>
      </w:r>
      <w:proofErr w:type="spellStart"/>
      <w:r w:rsidRPr="00C664F4">
        <w:t>Corretto</w:t>
      </w:r>
      <w:proofErr w:type="spellEnd"/>
      <w:r w:rsidRPr="00C664F4">
        <w:t xml:space="preserve">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xml:space="preserve">. </w:t>
      </w:r>
      <w:proofErr w:type="spellStart"/>
      <w:r w:rsidRPr="00C664F4">
        <w:t>Corretto</w:t>
      </w:r>
      <w:proofErr w:type="spellEnd"/>
      <w:r w:rsidRPr="00C664F4">
        <w:t xml:space="preserve"> incorporates performance enhancements derived from the collaboration within the OpenJDK community, contributing to a faster and more efficient runtime environment</w:t>
      </w:r>
      <w:r w:rsidR="006A31A5">
        <w:rPr>
          <w:rStyle w:val="FootnoteReference"/>
        </w:rPr>
        <w:footnoteReference w:id="12"/>
      </w:r>
      <w:r w:rsidRPr="00C664F4">
        <w:t>.</w:t>
      </w:r>
    </w:p>
    <w:p w14:paraId="051D378A" w14:textId="77777777" w:rsidR="00C664F4" w:rsidRDefault="00C664F4" w:rsidP="00CD05F2">
      <w:pPr>
        <w:pStyle w:val="NormalBPBHEB"/>
        <w:rPr>
          <w:ins w:id="168" w:author="Suman Deshwal" w:date="2024-05-07T17:26:00Z"/>
        </w:rPr>
      </w:pPr>
      <w:r w:rsidRPr="00C664F4">
        <w:t xml:space="preserve">Moreover, Amazon </w:t>
      </w:r>
      <w:proofErr w:type="spellStart"/>
      <w:r w:rsidRPr="00C664F4">
        <w:t>Corretto</w:t>
      </w:r>
      <w:proofErr w:type="spellEnd"/>
      <w:r w:rsidRPr="00C664F4">
        <w:t xml:space="preserve">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1DA06A4B" w14:textId="77777777" w:rsidR="00CD05F2" w:rsidRPr="00C664F4" w:rsidRDefault="00CD05F2">
      <w:pPr>
        <w:pStyle w:val="NormalBPBHEB"/>
        <w:pPrChange w:id="169" w:author="Suman Deshwal" w:date="2024-05-07T17:26:00Z">
          <w:pPr>
            <w:pBdr>
              <w:top w:val="nil"/>
              <w:left w:val="nil"/>
              <w:bottom w:val="nil"/>
              <w:right w:val="nil"/>
              <w:between w:val="nil"/>
            </w:pBdr>
            <w:shd w:val="clear" w:color="auto" w:fill="FFFFFF"/>
            <w:spacing w:after="100" w:line="276" w:lineRule="auto"/>
            <w:jc w:val="both"/>
          </w:pPr>
        </w:pPrChange>
      </w:pPr>
    </w:p>
    <w:p w14:paraId="4CE85DA8" w14:textId="60E88F95" w:rsidR="00C664F4" w:rsidRPr="00C664F4" w:rsidRDefault="00C664F4">
      <w:pPr>
        <w:pStyle w:val="Heading2BPBHEB"/>
        <w:pPrChange w:id="170" w:author="Suman Deshwal" w:date="2024-05-07T17:26:00Z">
          <w:pPr>
            <w:keepNext/>
            <w:keepLines/>
            <w:spacing w:before="40" w:after="0"/>
            <w:outlineLvl w:val="1"/>
          </w:pPr>
        </w:pPrChange>
      </w:pPr>
      <w:r w:rsidRPr="00C664F4">
        <w:t>Long-</w:t>
      </w:r>
      <w:r w:rsidR="00CD05F2" w:rsidRPr="00C664F4">
        <w:t>term support and version consistency</w:t>
      </w:r>
    </w:p>
    <w:p w14:paraId="095DDC89" w14:textId="7C2A248D" w:rsidR="00C664F4" w:rsidRPr="00C664F4" w:rsidRDefault="00C664F4">
      <w:pPr>
        <w:pStyle w:val="NormalBPBHEB"/>
        <w:pPrChange w:id="171" w:author="Suman Deshwal" w:date="2024-05-07T17:27:00Z">
          <w:pPr>
            <w:pBdr>
              <w:top w:val="nil"/>
              <w:left w:val="nil"/>
              <w:bottom w:val="nil"/>
              <w:right w:val="nil"/>
              <w:between w:val="nil"/>
            </w:pBdr>
            <w:shd w:val="clear" w:color="auto" w:fill="FFFFFF"/>
            <w:spacing w:after="100" w:line="276" w:lineRule="auto"/>
            <w:jc w:val="both"/>
          </w:pPr>
        </w:pPrChange>
      </w:pPr>
      <w:r w:rsidRPr="00C664F4">
        <w:t xml:space="preserve">A notable feature of Amazon </w:t>
      </w:r>
      <w:proofErr w:type="spellStart"/>
      <w:r w:rsidRPr="00C664F4">
        <w:t>Corretto</w:t>
      </w:r>
      <w:proofErr w:type="spellEnd"/>
      <w:r w:rsidRPr="00C664F4">
        <w:t xml:space="preserve">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xml:space="preserve">. AWS commits to providing updates and security patches for </w:t>
      </w:r>
      <w:proofErr w:type="spellStart"/>
      <w:r w:rsidRPr="00C664F4">
        <w:t>Corretto</w:t>
      </w:r>
      <w:proofErr w:type="spellEnd"/>
      <w:r w:rsidRPr="00C664F4">
        <w:t xml:space="preserve"> builds for an extended period, offering stability and predictability for developers</w:t>
      </w:r>
      <w:r w:rsidR="0042556D">
        <w:fldChar w:fldCharType="begin"/>
      </w:r>
      <w:r w:rsidR="0042556D">
        <w:instrText xml:space="preserve"> NOTEREF _Ref150858608 \f \h </w:instrText>
      </w:r>
      <w:r w:rsidR="0042556D">
        <w:fldChar w:fldCharType="separate"/>
      </w:r>
      <w:r w:rsidR="0042556D" w:rsidRPr="0042556D">
        <w:rPr>
          <w:rStyle w:val="FootnoteReference"/>
        </w:rPr>
        <w:t>10</w:t>
      </w:r>
      <w:r w:rsidR="0042556D">
        <w:fldChar w:fldCharType="end"/>
      </w:r>
      <w:r w:rsidRPr="00C664F4">
        <w:t>. This long-term support aligns with AWS's focus on enabling organizations to build and maintain Java applications with confidence and reliability.</w:t>
      </w:r>
    </w:p>
    <w:p w14:paraId="70E239D3" w14:textId="77777777" w:rsidR="00C664F4" w:rsidRDefault="00C664F4" w:rsidP="00C664F4">
      <w:pPr>
        <w:pBdr>
          <w:top w:val="nil"/>
          <w:left w:val="nil"/>
          <w:bottom w:val="nil"/>
          <w:right w:val="nil"/>
          <w:between w:val="nil"/>
        </w:pBdr>
        <w:shd w:val="clear" w:color="auto" w:fill="FFFFFF"/>
        <w:spacing w:after="100" w:line="276" w:lineRule="auto"/>
        <w:jc w:val="both"/>
        <w:rPr>
          <w:ins w:id="172" w:author="Suman Deshwal" w:date="2024-05-07T17:27:00Z"/>
        </w:rPr>
      </w:pPr>
      <w:r w:rsidRPr="00C664F4">
        <w:t xml:space="preserve">Additionally, Amazon </w:t>
      </w:r>
      <w:proofErr w:type="spellStart"/>
      <w:r w:rsidRPr="00C664F4">
        <w:t>Corretto</w:t>
      </w:r>
      <w:proofErr w:type="spellEnd"/>
      <w:r w:rsidRPr="00C664F4">
        <w:t xml:space="preserve">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52035BB0" w14:textId="77777777" w:rsidR="00CD05F2" w:rsidRPr="00C664F4" w:rsidRDefault="00CD05F2" w:rsidP="00C664F4">
      <w:pPr>
        <w:pBdr>
          <w:top w:val="nil"/>
          <w:left w:val="nil"/>
          <w:bottom w:val="nil"/>
          <w:right w:val="nil"/>
          <w:between w:val="nil"/>
        </w:pBdr>
        <w:shd w:val="clear" w:color="auto" w:fill="FFFFFF"/>
        <w:spacing w:after="100" w:line="276" w:lineRule="auto"/>
        <w:jc w:val="both"/>
      </w:pPr>
    </w:p>
    <w:p w14:paraId="31D14D7D" w14:textId="77777777" w:rsidR="00C664F4" w:rsidRPr="00C664F4" w:rsidRDefault="00C664F4">
      <w:pPr>
        <w:pStyle w:val="Heading1BPBHEB"/>
        <w:pPrChange w:id="173" w:author="Suman Deshwal" w:date="2024-05-07T17:27:00Z">
          <w:pPr>
            <w:keepNext/>
            <w:keepLines/>
            <w:spacing w:before="40" w:after="0"/>
            <w:outlineLvl w:val="1"/>
          </w:pPr>
        </w:pPrChange>
      </w:pPr>
      <w:r w:rsidRPr="00C664F4">
        <w:lastRenderedPageBreak/>
        <w:t>Integration with AWS Services</w:t>
      </w:r>
    </w:p>
    <w:p w14:paraId="4596755F" w14:textId="35C7AB3F" w:rsidR="00C664F4" w:rsidRPr="00C664F4" w:rsidRDefault="00C664F4">
      <w:pPr>
        <w:pStyle w:val="NormalBPBHEB"/>
        <w:pPrChange w:id="174" w:author="Suman Deshwal" w:date="2024-05-07T17:27:00Z">
          <w:pPr>
            <w:pBdr>
              <w:top w:val="nil"/>
              <w:left w:val="nil"/>
              <w:bottom w:val="nil"/>
              <w:right w:val="nil"/>
              <w:between w:val="nil"/>
            </w:pBdr>
            <w:shd w:val="clear" w:color="auto" w:fill="FFFFFF"/>
            <w:spacing w:after="100" w:line="276" w:lineRule="auto"/>
            <w:jc w:val="both"/>
          </w:pPr>
        </w:pPrChange>
      </w:pPr>
      <w:r w:rsidRPr="00C664F4">
        <w:t xml:space="preserve">As part of the AWS ecosystem, Amazon </w:t>
      </w:r>
      <w:proofErr w:type="spellStart"/>
      <w:r w:rsidRPr="00C664F4">
        <w:t>Corretto</w:t>
      </w:r>
      <w:proofErr w:type="spellEnd"/>
      <w:r w:rsidRPr="00C664F4">
        <w:t xml:space="preserve"> seamlessly integrates with various AWS services, providing a cohesive experience for Java developers building applications on the AWS platform. Whether deploying applications on Amazon EC2 instances or leveraging serverless computing with AWS Lambda, developers can rely on </w:t>
      </w:r>
      <w:proofErr w:type="spellStart"/>
      <w:r w:rsidRPr="00C664F4">
        <w:t>Corretto</w:t>
      </w:r>
      <w:proofErr w:type="spellEnd"/>
      <w:r w:rsidRPr="00C664F4">
        <w:t xml:space="preserve"> to deliver optimal performance and compatibility</w:t>
      </w:r>
      <w:r w:rsidR="00184745">
        <w:fldChar w:fldCharType="begin"/>
      </w:r>
      <w:r w:rsidR="00184745">
        <w:instrText xml:space="preserve"> NOTEREF _Ref150858608 \f \h </w:instrText>
      </w:r>
      <w:r w:rsidR="00184745">
        <w:fldChar w:fldCharType="separate"/>
      </w:r>
      <w:r w:rsidR="00184745" w:rsidRPr="00184745">
        <w:rPr>
          <w:rStyle w:val="FootnoteReference"/>
        </w:rPr>
        <w:t>10</w:t>
      </w:r>
      <w:r w:rsidR="00184745">
        <w:fldChar w:fldCharType="end"/>
      </w:r>
      <w:r w:rsidRPr="00C664F4">
        <w:t>.</w:t>
      </w:r>
    </w:p>
    <w:p w14:paraId="6515E150" w14:textId="77777777" w:rsidR="00C664F4" w:rsidRDefault="00C664F4" w:rsidP="00CD05F2">
      <w:pPr>
        <w:pStyle w:val="NormalBPBHEB"/>
        <w:rPr>
          <w:ins w:id="175" w:author="Suman Deshwal" w:date="2024-05-07T17:27:00Z"/>
        </w:rPr>
      </w:pPr>
      <w:r w:rsidRPr="00C664F4">
        <w:t xml:space="preserve">In conclusion, Amazon </w:t>
      </w:r>
      <w:proofErr w:type="spellStart"/>
      <w:r w:rsidRPr="00C664F4">
        <w:t>Corretto</w:t>
      </w:r>
      <w:proofErr w:type="spellEnd"/>
      <w:r w:rsidRPr="00C664F4">
        <w:t xml:space="preserve"> stands as a reliable and performant choice for Java developers in the AWS ecosystem. As we navigate through the diverse landscape of developer tools and DevOps practices in this chapter, the significance of Amazon </w:t>
      </w:r>
      <w:proofErr w:type="spellStart"/>
      <w:r w:rsidRPr="00C664F4">
        <w:t>Corretto</w:t>
      </w:r>
      <w:proofErr w:type="spellEnd"/>
      <w:r w:rsidRPr="00C664F4">
        <w:t xml:space="preserve"> in ensuring a robust Java runtime environment becomes increasingly evident.</w:t>
      </w:r>
    </w:p>
    <w:p w14:paraId="2AAB8F9F" w14:textId="77777777" w:rsidR="00CD05F2" w:rsidRDefault="00CD05F2">
      <w:pPr>
        <w:pStyle w:val="NormalBPBHEB"/>
        <w:pPrChange w:id="176" w:author="Suman Deshwal" w:date="2024-05-07T17:27:00Z">
          <w:pPr>
            <w:pBdr>
              <w:top w:val="nil"/>
              <w:left w:val="nil"/>
              <w:bottom w:val="nil"/>
              <w:right w:val="nil"/>
              <w:between w:val="nil"/>
            </w:pBdr>
            <w:shd w:val="clear" w:color="auto" w:fill="FFFFFF"/>
            <w:spacing w:after="100" w:line="276" w:lineRule="auto"/>
            <w:jc w:val="both"/>
          </w:pPr>
        </w:pPrChange>
      </w:pPr>
    </w:p>
    <w:p w14:paraId="012FA5FC" w14:textId="0D078E1F" w:rsidR="00106C44" w:rsidRPr="00106C44" w:rsidRDefault="00106C44">
      <w:pPr>
        <w:pStyle w:val="Heading1BPBHEB"/>
        <w:pPrChange w:id="177" w:author="Suman Deshwal" w:date="2024-05-07T17:27:00Z">
          <w:pPr>
            <w:keepNext/>
            <w:keepLines/>
            <w:spacing w:before="400" w:after="0" w:line="276" w:lineRule="auto"/>
            <w:outlineLvl w:val="0"/>
          </w:pPr>
        </w:pPrChange>
      </w:pPr>
      <w:r w:rsidRPr="00106C44">
        <w:t>AWS Cloud Control API</w:t>
      </w:r>
    </w:p>
    <w:p w14:paraId="554C6654" w14:textId="4470D526" w:rsidR="00E0248C" w:rsidRPr="00C31CD4" w:rsidRDefault="00106C44">
      <w:pPr>
        <w:pStyle w:val="NormalBPBHEB"/>
        <w:pPrChange w:id="178" w:author="Suman Deshwal" w:date="2024-05-07T17:28:00Z">
          <w:pPr>
            <w:pBdr>
              <w:top w:val="nil"/>
              <w:left w:val="nil"/>
              <w:bottom w:val="nil"/>
              <w:right w:val="nil"/>
              <w:between w:val="nil"/>
            </w:pBdr>
            <w:shd w:val="clear" w:color="auto" w:fill="FFFFFF"/>
            <w:spacing w:after="100" w:line="276" w:lineRule="auto"/>
            <w:jc w:val="both"/>
          </w:pPr>
        </w:pPrChange>
      </w:pPr>
      <w:r w:rsidRPr="00106C44">
        <w:t xml:space="preserve">In </w:t>
      </w:r>
      <w:del w:id="179" w:author="Suman Deshwal" w:date="2024-05-07T17:28:00Z">
        <w:r w:rsidRPr="00106C44" w:rsidDel="00CD05F2">
          <w:delText xml:space="preserve">the realm of </w:delText>
        </w:r>
      </w:del>
      <w:r w:rsidRPr="00106C44">
        <w:t xml:space="preserve">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43F0B913" w14:textId="77777777" w:rsidR="00E0248C" w:rsidRPr="00106C44" w:rsidRDefault="00E0248C">
      <w:pPr>
        <w:pStyle w:val="NormalBPBHEB"/>
        <w:pPrChange w:id="180" w:author="Suman Deshwal" w:date="2024-05-07T17:28:00Z">
          <w:pPr>
            <w:pBdr>
              <w:top w:val="nil"/>
              <w:left w:val="nil"/>
              <w:bottom w:val="nil"/>
              <w:right w:val="nil"/>
              <w:between w:val="nil"/>
            </w:pBdr>
            <w:shd w:val="clear" w:color="auto" w:fill="FFFFFF"/>
            <w:spacing w:after="100" w:line="276" w:lineRule="auto"/>
            <w:jc w:val="both"/>
          </w:pPr>
        </w:pPrChange>
      </w:pPr>
    </w:p>
    <w:p w14:paraId="2EE7CFA2" w14:textId="77777777" w:rsidR="00106C44" w:rsidRPr="00106C44" w:rsidRDefault="00106C44">
      <w:pPr>
        <w:pStyle w:val="Heading2BPBHEB"/>
        <w:pPrChange w:id="181" w:author="Suman Deshwal" w:date="2024-05-07T17:28:00Z">
          <w:pPr>
            <w:keepNext/>
            <w:keepLines/>
            <w:spacing w:before="40" w:after="0"/>
            <w:outlineLvl w:val="1"/>
          </w:pPr>
        </w:pPrChange>
      </w:pPr>
      <w:r w:rsidRPr="00106C44">
        <w:t>Introduction to AWS Cloud Control API</w:t>
      </w:r>
    </w:p>
    <w:p w14:paraId="0E153C6E" w14:textId="435551DB" w:rsidR="00106C44" w:rsidRDefault="00106C44">
      <w:pPr>
        <w:pStyle w:val="NormalBPBHEB"/>
        <w:pPrChange w:id="182" w:author="Suman Deshwal" w:date="2024-05-07T17:28:00Z">
          <w:pPr>
            <w:pBdr>
              <w:top w:val="nil"/>
              <w:left w:val="nil"/>
              <w:bottom w:val="nil"/>
              <w:right w:val="nil"/>
              <w:between w:val="nil"/>
            </w:pBdr>
            <w:shd w:val="clear" w:color="auto" w:fill="FFFFFF"/>
            <w:spacing w:after="100" w:line="276" w:lineRule="auto"/>
            <w:jc w:val="both"/>
          </w:pPr>
        </w:pPrChange>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77777777" w:rsidR="00AE4A6A" w:rsidRDefault="00AE4A6A">
      <w:pPr>
        <w:pStyle w:val="NormalBPBHEB"/>
        <w:pPrChange w:id="183" w:author="Suman Deshwal" w:date="2024-05-09T17:06:00Z">
          <w:pPr>
            <w:pBdr>
              <w:top w:val="nil"/>
              <w:left w:val="nil"/>
              <w:bottom w:val="nil"/>
              <w:right w:val="nil"/>
              <w:between w:val="nil"/>
            </w:pBdr>
            <w:shd w:val="clear" w:color="auto" w:fill="FFFFFF"/>
            <w:spacing w:after="100" w:line="276" w:lineRule="auto"/>
            <w:jc w:val="both"/>
          </w:pPr>
        </w:pPrChange>
      </w:pPr>
      <w:r w:rsidRPr="00AE4A6A">
        <w:t>The AWS Cloud Control API is a service that allows developers to create, read, update, and delete AWS resources across different AWS services</w:t>
      </w:r>
      <w:r w:rsidRPr="00AE4A6A">
        <w:rPr>
          <w:vertAlign w:val="superscript"/>
        </w:rPr>
        <w:footnoteReference w:id="13"/>
      </w:r>
      <w:r w:rsidRPr="00AE4A6A">
        <w: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t>
      </w:r>
      <w:commentRangeStart w:id="184"/>
      <w:r w:rsidRPr="00AE4A6A">
        <w:t>nuances</w:t>
      </w:r>
      <w:commentRangeEnd w:id="184"/>
      <w:r w:rsidR="00CD05F2">
        <w:rPr>
          <w:rStyle w:val="CommentReference"/>
          <w:rFonts w:eastAsiaTheme="minorHAnsi" w:cstheme="minorBidi"/>
        </w:rPr>
        <w:commentReference w:id="184"/>
      </w:r>
      <w:r w:rsidRPr="00AE4A6A">
        <w:t>.</w:t>
      </w:r>
    </w:p>
    <w:p w14:paraId="56FA9A59" w14:textId="54940A8A" w:rsidR="00EC0DDC" w:rsidRDefault="00D66E3D">
      <w:pPr>
        <w:pStyle w:val="FigureBPBHEB"/>
        <w:pPrChange w:id="185" w:author="Suman Deshwal" w:date="2024-05-07T17:29:00Z">
          <w:pPr>
            <w:keepNext/>
            <w:pBdr>
              <w:top w:val="nil"/>
              <w:left w:val="nil"/>
              <w:bottom w:val="nil"/>
              <w:right w:val="nil"/>
              <w:between w:val="nil"/>
            </w:pBdr>
            <w:shd w:val="clear" w:color="auto" w:fill="FFFFFF"/>
            <w:spacing w:after="100" w:line="276" w:lineRule="auto"/>
            <w:jc w:val="center"/>
          </w:pPr>
        </w:pPrChange>
      </w:pPr>
      <w:r>
        <w:rPr>
          <w:noProof/>
        </w:rPr>
        <w:lastRenderedPageBreak/>
        <w:drawing>
          <wp:inline distT="0" distB="0" distL="0" distR="0" wp14:anchorId="0BE938A1" wp14:editId="1A4AB7EB">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59E0D71B" w:rsidR="004F2B2B" w:rsidRDefault="00EC0DDC" w:rsidP="00CD05F2">
      <w:pPr>
        <w:pStyle w:val="FigureCaptionBPBHEB"/>
        <w:rPr>
          <w:ins w:id="186" w:author="Suman Deshwal" w:date="2024-05-07T17:29:00Z"/>
        </w:rPr>
      </w:pPr>
      <w:r w:rsidRPr="00CD05F2">
        <w:rPr>
          <w:b/>
          <w:bCs w:val="0"/>
          <w:rPrChange w:id="187" w:author="Suman Deshwal" w:date="2024-05-07T17:29:00Z">
            <w:rPr/>
          </w:rPrChange>
        </w:rPr>
        <w:t xml:space="preserve">Figure </w:t>
      </w:r>
      <w:del w:id="188" w:author="Suman Deshwal" w:date="2024-05-07T17:29:00Z">
        <w:r w:rsidRPr="00CD05F2" w:rsidDel="00CD05F2">
          <w:rPr>
            <w:b/>
            <w:bCs w:val="0"/>
            <w:rPrChange w:id="189" w:author="Suman Deshwal" w:date="2024-05-07T17:29:00Z">
              <w:rPr/>
            </w:rPrChange>
          </w:rPr>
          <w:fldChar w:fldCharType="begin"/>
        </w:r>
        <w:r w:rsidRPr="00CD05F2" w:rsidDel="00CD05F2">
          <w:rPr>
            <w:b/>
            <w:bCs w:val="0"/>
            <w:rPrChange w:id="190" w:author="Suman Deshwal" w:date="2024-05-07T17:29:00Z">
              <w:rPr/>
            </w:rPrChange>
          </w:rPr>
          <w:delInstrText xml:space="preserve"> SEQ Figure \* ARABIC </w:delInstrText>
        </w:r>
        <w:r w:rsidRPr="00CD05F2" w:rsidDel="00CD05F2">
          <w:rPr>
            <w:b/>
            <w:bCs w:val="0"/>
            <w:rPrChange w:id="191" w:author="Suman Deshwal" w:date="2024-05-07T17:29:00Z">
              <w:rPr/>
            </w:rPrChange>
          </w:rPr>
          <w:fldChar w:fldCharType="separate"/>
        </w:r>
        <w:r w:rsidR="009304A7" w:rsidRPr="00CD05F2" w:rsidDel="00CD05F2">
          <w:rPr>
            <w:b/>
            <w:bCs w:val="0"/>
            <w:noProof/>
            <w:rPrChange w:id="192" w:author="Suman Deshwal" w:date="2024-05-07T17:29:00Z">
              <w:rPr>
                <w:noProof/>
              </w:rPr>
            </w:rPrChange>
          </w:rPr>
          <w:delText>2</w:delText>
        </w:r>
        <w:r w:rsidRPr="00CD05F2" w:rsidDel="00CD05F2">
          <w:rPr>
            <w:b/>
            <w:bCs w:val="0"/>
            <w:rPrChange w:id="193" w:author="Suman Deshwal" w:date="2024-05-07T17:29:00Z">
              <w:rPr/>
            </w:rPrChange>
          </w:rPr>
          <w:fldChar w:fldCharType="end"/>
        </w:r>
      </w:del>
      <w:ins w:id="194" w:author="Suman Deshwal" w:date="2024-05-07T17:29:00Z">
        <w:r w:rsidR="00CD05F2" w:rsidRPr="00CD05F2">
          <w:rPr>
            <w:b/>
            <w:bCs w:val="0"/>
            <w:rPrChange w:id="195" w:author="Suman Deshwal" w:date="2024-05-07T17:29:00Z">
              <w:rPr/>
            </w:rPrChange>
          </w:rPr>
          <w:t>7.2:</w:t>
        </w:r>
      </w:ins>
      <w:del w:id="196" w:author="Suman Deshwal" w:date="2024-05-07T17:29:00Z">
        <w:r w:rsidRPr="00CD05F2" w:rsidDel="00CD05F2">
          <w:rPr>
            <w:b/>
            <w:bCs w:val="0"/>
            <w:rPrChange w:id="197" w:author="Suman Deshwal" w:date="2024-05-07T17:29:00Z">
              <w:rPr/>
            </w:rPrChange>
          </w:rPr>
          <w:delText>.</w:delText>
        </w:r>
      </w:del>
      <w:r>
        <w:t xml:space="preserve"> </w:t>
      </w:r>
      <w:r w:rsidRPr="005A5294">
        <w:t xml:space="preserve">AWS Cloud Control API, a Uniform API to Access AWS </w:t>
      </w:r>
      <w:ins w:id="198" w:author="Suman Deshwal" w:date="2024-05-09T17:06:00Z">
        <w:r w:rsidR="00C02B8B">
          <w:t>and</w:t>
        </w:r>
      </w:ins>
      <w:del w:id="199" w:author="Suman Deshwal" w:date="2024-05-09T17:06:00Z">
        <w:r w:rsidRPr="005A5294" w:rsidDel="00C02B8B">
          <w:delText>&amp;</w:delText>
        </w:r>
      </w:del>
      <w:r w:rsidRPr="005A5294">
        <w:t xml:space="preserve"> Third-Party Services</w:t>
      </w:r>
      <w:r>
        <w:t xml:space="preserve"> (AWS Blog)</w:t>
      </w:r>
    </w:p>
    <w:p w14:paraId="7174562D" w14:textId="77777777" w:rsidR="00CD05F2" w:rsidRPr="00AE4A6A" w:rsidRDefault="00CD05F2">
      <w:pPr>
        <w:pStyle w:val="NormalBPBHEB"/>
        <w:pPrChange w:id="200" w:author="Suman Deshwal" w:date="2024-05-07T17:29:00Z">
          <w:pPr>
            <w:pStyle w:val="Caption"/>
            <w:jc w:val="center"/>
          </w:pPr>
        </w:pPrChange>
      </w:pPr>
    </w:p>
    <w:p w14:paraId="5FBBF720" w14:textId="691D678A" w:rsidR="00106C44" w:rsidRDefault="00106C44" w:rsidP="00CD05F2">
      <w:pPr>
        <w:pStyle w:val="Heading2BPBHEB"/>
        <w:rPr>
          <w:ins w:id="201" w:author="Suman Deshwal" w:date="2024-05-07T17:31:00Z"/>
        </w:rPr>
      </w:pPr>
      <w:r w:rsidRPr="00106C44">
        <w:t xml:space="preserve">Key </w:t>
      </w:r>
      <w:r w:rsidR="00CD05F2" w:rsidRPr="00106C44">
        <w:t>features and capabilities</w:t>
      </w:r>
    </w:p>
    <w:p w14:paraId="0C450A2D" w14:textId="27D59899" w:rsidR="00CD05F2" w:rsidRPr="00106C44" w:rsidRDefault="00CD05F2">
      <w:pPr>
        <w:pStyle w:val="NormalBPBHEB"/>
        <w:pPrChange w:id="202" w:author="Suman Deshwal" w:date="2024-05-07T17:31:00Z">
          <w:pPr>
            <w:keepNext/>
            <w:keepLines/>
            <w:spacing w:before="40" w:after="0"/>
            <w:outlineLvl w:val="1"/>
          </w:pPr>
        </w:pPrChange>
      </w:pPr>
      <w:ins w:id="203" w:author="Suman Deshwal" w:date="2024-05-07T17:31:00Z">
        <w:r>
          <w:t>The key features and capabilities are as follows:</w:t>
        </w:r>
      </w:ins>
    </w:p>
    <w:p w14:paraId="490480CC" w14:textId="6C6812F8" w:rsidR="00106C44" w:rsidRPr="00106C44" w:rsidRDefault="00106C44">
      <w:pPr>
        <w:pStyle w:val="NormalBPBHEB"/>
        <w:numPr>
          <w:ilvl w:val="0"/>
          <w:numId w:val="128"/>
        </w:numPr>
        <w:pPrChange w:id="204" w:author="Suman Deshwal" w:date="2024-05-07T17:31: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06C44">
        <w:rPr>
          <w:b/>
          <w:bCs/>
        </w:rPr>
        <w:t>Cross-</w:t>
      </w:r>
      <w:r w:rsidR="00CD05F2" w:rsidRPr="00106C44">
        <w:rPr>
          <w:b/>
          <w:bCs/>
        </w:rPr>
        <w:t>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209191EC" w:rsidR="00106C44" w:rsidRPr="00106C44" w:rsidRDefault="00106C44">
      <w:pPr>
        <w:pStyle w:val="NormalBPBHEB"/>
        <w:numPr>
          <w:ilvl w:val="0"/>
          <w:numId w:val="128"/>
        </w:numPr>
        <w:pPrChange w:id="205" w:author="Suman Deshwal" w:date="2024-05-07T17:31: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06C44">
        <w:rPr>
          <w:b/>
          <w:bCs/>
        </w:rPr>
        <w:t>Infrastructure as Code (</w:t>
      </w:r>
      <w:proofErr w:type="spellStart"/>
      <w:r w:rsidRPr="00106C44">
        <w:rPr>
          <w:b/>
          <w:bCs/>
        </w:rPr>
        <w:t>IaC</w:t>
      </w:r>
      <w:proofErr w:type="spellEnd"/>
      <w:r w:rsidRPr="00106C44">
        <w:rPr>
          <w:b/>
          <w:bCs/>
        </w:rPr>
        <w:t xml:space="preserve">) </w:t>
      </w:r>
      <w:r w:rsidR="00CD05F2" w:rsidRPr="00106C44">
        <w:rPr>
          <w:b/>
          <w:bCs/>
        </w:rPr>
        <w:t>integration</w:t>
      </w:r>
      <w:r w:rsidRPr="00106C44">
        <w:t xml:space="preserve">: The API aligns with the </w:t>
      </w:r>
      <w:del w:id="206" w:author="Suman Deshwal" w:date="2024-05-07T17:31:00Z">
        <w:r w:rsidRPr="00106C44" w:rsidDel="00CD05F2">
          <w:delText>Infrastructure as Code (</w:delText>
        </w:r>
      </w:del>
      <w:proofErr w:type="spellStart"/>
      <w:r w:rsidRPr="00106C44">
        <w:t>IaC</w:t>
      </w:r>
      <w:proofErr w:type="spellEnd"/>
      <w:del w:id="207" w:author="Suman Deshwal" w:date="2024-05-07T17:31:00Z">
        <w:r w:rsidRPr="00106C44" w:rsidDel="00CD05F2">
          <w:delText>)</w:delText>
        </w:r>
      </w:del>
      <w:r w:rsidRPr="00106C44">
        <w:t xml:space="preserve"> paradigm, allowing developers to define and manage AWS resources using code. This integration supports the principles of versioning, collaboration, and repeatability in infrastructure management.</w:t>
      </w:r>
    </w:p>
    <w:p w14:paraId="10F61111" w14:textId="6037EADB" w:rsidR="00106C44" w:rsidRDefault="00106C44">
      <w:pPr>
        <w:pStyle w:val="NormalBPBHEB"/>
        <w:numPr>
          <w:ilvl w:val="0"/>
          <w:numId w:val="128"/>
        </w:numPr>
        <w:pPrChange w:id="208" w:author="Suman Deshwal" w:date="2024-05-07T17:31: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06C44">
        <w:rPr>
          <w:b/>
          <w:bCs/>
        </w:rPr>
        <w:t xml:space="preserve">Consistent </w:t>
      </w:r>
      <w:r w:rsidR="00CD05F2" w:rsidRPr="00106C44">
        <w:rPr>
          <w:b/>
          <w:bCs/>
        </w:rPr>
        <w:t>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392146A1" w:rsidR="00AE4A6A" w:rsidRPr="00C31CD4" w:rsidRDefault="00AE4A6A">
      <w:pPr>
        <w:pStyle w:val="NormalBPBHEB"/>
        <w:numPr>
          <w:ilvl w:val="0"/>
          <w:numId w:val="128"/>
        </w:numPr>
        <w:pPrChange w:id="209" w:author="Suman Deshwal" w:date="2024-05-07T17:31: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31CD4">
        <w:rPr>
          <w:b/>
          <w:bCs/>
        </w:rPr>
        <w:t xml:space="preserve">Unified </w:t>
      </w:r>
      <w:r w:rsidR="00CD05F2" w:rsidRPr="00C31CD4">
        <w:rPr>
          <w:b/>
          <w:bCs/>
        </w:rPr>
        <w:t>resource management</w:t>
      </w:r>
      <w:r w:rsidRPr="00C31CD4">
        <w:t>: One of the key features of the Cloud Control API is its ability to handle resource management across multiple AWS services through a single API endpoint</w:t>
      </w:r>
      <w:r>
        <w:rPr>
          <w:rStyle w:val="FootnoteReference"/>
        </w:rPr>
        <w:footnoteReference w:id="14"/>
      </w:r>
      <w:r w:rsidRPr="00C31CD4">
        <w:t>. This streamlines the development process, reducing the need to navigate different service APIs for common operations.</w:t>
      </w:r>
    </w:p>
    <w:p w14:paraId="3D0AC39C" w14:textId="01497DB6" w:rsidR="00AE4A6A" w:rsidRPr="00C31CD4" w:rsidRDefault="00AE4A6A">
      <w:pPr>
        <w:pStyle w:val="NormalBPBHEB"/>
        <w:numPr>
          <w:ilvl w:val="0"/>
          <w:numId w:val="128"/>
        </w:numPr>
        <w:pPrChange w:id="210" w:author="Suman Deshwal" w:date="2024-05-07T17:31: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31CD4">
        <w:rPr>
          <w:b/>
          <w:bCs/>
        </w:rPr>
        <w:t xml:space="preserve">Declarative </w:t>
      </w:r>
      <w:r w:rsidR="00CD05F2" w:rsidRPr="00C31CD4">
        <w:rPr>
          <w:b/>
          <w:bCs/>
        </w:rPr>
        <w:t>language sup</w:t>
      </w:r>
      <w:r w:rsidRPr="00C31CD4">
        <w:rPr>
          <w:b/>
          <w:bCs/>
        </w:rPr>
        <w:t>port</w:t>
      </w:r>
      <w:r w:rsidRPr="00C31CD4">
        <w:t>: The Cloud Control API supports a declarative language for resource specifications, allowing developers to define the desired state of their resources</w:t>
      </w:r>
      <w:r>
        <w:rPr>
          <w:rStyle w:val="FootnoteReference"/>
        </w:rPr>
        <w:footnoteReference w:id="15"/>
      </w:r>
      <w:r w:rsidRPr="00C31CD4">
        <w:t>. This declarative approach enhances the idempotency of operations, making it easier to manage and automate infrastructure changes.</w:t>
      </w:r>
    </w:p>
    <w:p w14:paraId="3C4C932C" w14:textId="59F69457" w:rsidR="00AE4A6A" w:rsidRDefault="00AE4A6A" w:rsidP="00CD05F2">
      <w:pPr>
        <w:pStyle w:val="NormalBPBHEB"/>
        <w:numPr>
          <w:ilvl w:val="0"/>
          <w:numId w:val="128"/>
        </w:numPr>
        <w:rPr>
          <w:ins w:id="211" w:author="Suman Deshwal" w:date="2024-05-07T17:32:00Z"/>
        </w:rPr>
      </w:pPr>
      <w:r w:rsidRPr="005000D7">
        <w:rPr>
          <w:b/>
          <w:bCs/>
        </w:rPr>
        <w:lastRenderedPageBreak/>
        <w:t xml:space="preserve">Consistency </w:t>
      </w:r>
      <w:r w:rsidR="00CD05F2" w:rsidRPr="005000D7">
        <w:rPr>
          <w:b/>
          <w:bCs/>
        </w:rPr>
        <w:t>across services</w:t>
      </w:r>
      <w:r w:rsidRPr="00C31CD4">
        <w:t xml:space="preserve">: Developers can expect a consistent set of </w:t>
      </w:r>
      <w:del w:id="212" w:author="Suman Deshwal" w:date="2024-05-09T17:06:00Z">
        <w:r w:rsidRPr="00C02B8B" w:rsidDel="00C02B8B">
          <w:rPr>
            <w:b/>
            <w:bCs/>
            <w:rPrChange w:id="213" w:author="Suman Deshwal" w:date="2024-05-09T17:07:00Z">
              <w:rPr/>
            </w:rPrChange>
          </w:rPr>
          <w:delText>CRUD (</w:delText>
        </w:r>
      </w:del>
      <w:r w:rsidRPr="00C02B8B">
        <w:rPr>
          <w:b/>
          <w:bCs/>
          <w:rPrChange w:id="214" w:author="Suman Deshwal" w:date="2024-05-09T17:07:00Z">
            <w:rPr/>
          </w:rPrChange>
        </w:rPr>
        <w:t>Create, Read, Update, Delete</w:t>
      </w:r>
      <w:ins w:id="215" w:author="Suman Deshwal" w:date="2024-05-09T17:06:00Z">
        <w:r w:rsidR="00C02B8B" w:rsidRPr="00C02B8B">
          <w:rPr>
            <w:b/>
            <w:bCs/>
            <w:rPrChange w:id="216" w:author="Suman Deshwal" w:date="2024-05-09T17:07:00Z">
              <w:rPr/>
            </w:rPrChange>
          </w:rPr>
          <w:t xml:space="preserve"> </w:t>
        </w:r>
      </w:ins>
      <w:ins w:id="217" w:author="Suman Deshwal" w:date="2024-05-09T17:07:00Z">
        <w:r w:rsidR="00C02B8B" w:rsidRPr="00C02B8B">
          <w:rPr>
            <w:b/>
            <w:bCs/>
            <w:rPrChange w:id="218" w:author="Suman Deshwal" w:date="2024-05-09T17:07:00Z">
              <w:rPr/>
            </w:rPrChange>
          </w:rPr>
          <w:t>(CRUD</w:t>
        </w:r>
      </w:ins>
      <w:r w:rsidRPr="00C02B8B">
        <w:rPr>
          <w:b/>
          <w:bCs/>
          <w:rPrChange w:id="219" w:author="Suman Deshwal" w:date="2024-05-09T17:07:00Z">
            <w:rPr/>
          </w:rPrChange>
        </w:rPr>
        <w:t>)</w:t>
      </w:r>
      <w:r w:rsidRPr="00C31CD4">
        <w:t xml:space="preserve"> operations across supported AWS services</w:t>
      </w:r>
      <w:r>
        <w:rPr>
          <w:rStyle w:val="FootnoteReference"/>
        </w:rPr>
        <w:footnoteReference w:id="16"/>
      </w:r>
      <w:r w:rsidRPr="00C31CD4">
        <w:t>. This consistency simplifies the learning curve for developers working with multiple services and ensures a standardized approach to resource management.</w:t>
      </w:r>
    </w:p>
    <w:p w14:paraId="1E30FAEC" w14:textId="77777777" w:rsidR="00CD05F2" w:rsidRPr="00106C44" w:rsidRDefault="00CD05F2">
      <w:pPr>
        <w:pStyle w:val="NormalBPBHEB"/>
        <w:pPrChange w:id="220" w:author="Suman Deshwal" w:date="2024-05-07T17:32: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4AF97A5D" w14:textId="16288CDE" w:rsidR="00106C44" w:rsidRDefault="00106C44" w:rsidP="00CD05F2">
      <w:pPr>
        <w:pStyle w:val="Heading1BPBHEB"/>
        <w:rPr>
          <w:ins w:id="221" w:author="Suman Deshwal" w:date="2024-05-07T17:32:00Z"/>
        </w:rPr>
      </w:pPr>
      <w:r w:rsidRPr="00106C44">
        <w:t xml:space="preserve">Use </w:t>
      </w:r>
      <w:r w:rsidR="00CD05F2" w:rsidRPr="00106C44">
        <w:t xml:space="preserve">cases and </w:t>
      </w:r>
      <w:proofErr w:type="gramStart"/>
      <w:r w:rsidR="00CD05F2" w:rsidRPr="00106C44">
        <w:t>scenarios</w:t>
      </w:r>
      <w:proofErr w:type="gramEnd"/>
    </w:p>
    <w:p w14:paraId="72FEE88D" w14:textId="32F9EA70" w:rsidR="00CD05F2" w:rsidRPr="00106C44" w:rsidRDefault="00CD05F2">
      <w:pPr>
        <w:pStyle w:val="NormalBPBHEB"/>
        <w:pPrChange w:id="222" w:author="Suman Deshwal" w:date="2024-05-07T17:32:00Z">
          <w:pPr>
            <w:keepNext/>
            <w:keepLines/>
            <w:spacing w:before="40" w:after="0"/>
            <w:outlineLvl w:val="1"/>
          </w:pPr>
        </w:pPrChange>
      </w:pPr>
      <w:ins w:id="223" w:author="Suman Deshwal" w:date="2024-05-07T17:32:00Z">
        <w:r>
          <w:t xml:space="preserve">In this </w:t>
        </w:r>
      </w:ins>
      <w:ins w:id="224" w:author="Suman Deshwal" w:date="2024-05-07T17:33:00Z">
        <w:r>
          <w:t>section, we will go through the use cases and scenarios:</w:t>
        </w:r>
      </w:ins>
    </w:p>
    <w:p w14:paraId="5FD81CAC" w14:textId="45D71126" w:rsidR="00106C44" w:rsidRPr="00106C44" w:rsidRDefault="00106C44">
      <w:pPr>
        <w:pStyle w:val="NormalBPBHEB"/>
        <w:numPr>
          <w:ilvl w:val="0"/>
          <w:numId w:val="129"/>
        </w:numPr>
        <w:pPrChange w:id="225"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06C44">
        <w:rPr>
          <w:b/>
          <w:bCs/>
        </w:rPr>
        <w:t xml:space="preserve">Automated </w:t>
      </w:r>
      <w:r w:rsidR="00CD05F2" w:rsidRPr="00106C44">
        <w:rPr>
          <w:b/>
          <w:bCs/>
        </w:rPr>
        <w:t>resource provisioning</w:t>
      </w:r>
      <w:r w:rsidRPr="00106C44">
        <w:t>: DevOps teams can leverage the AWS Cloud Control API to automate the provisioning of resources, ensuring rapid and consistent deployments across development, testing, and production environments</w:t>
      </w:r>
      <w:r w:rsidR="00EE16DA">
        <w:rPr>
          <w:rStyle w:val="FootnoteReference"/>
        </w:rPr>
        <w:footnoteReference w:id="17"/>
      </w:r>
      <w:r w:rsidRPr="00106C44">
        <w:t>.</w:t>
      </w:r>
    </w:p>
    <w:p w14:paraId="00D0D8FE" w14:textId="0751D0D1" w:rsidR="00106C44" w:rsidRDefault="00106C44">
      <w:pPr>
        <w:pStyle w:val="NormalBPBHEB"/>
        <w:numPr>
          <w:ilvl w:val="0"/>
          <w:numId w:val="129"/>
        </w:numPr>
        <w:pPrChange w:id="226"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06C44">
        <w:rPr>
          <w:b/>
          <w:bCs/>
        </w:rPr>
        <w:t>Multi-</w:t>
      </w:r>
      <w:r w:rsidR="00CD05F2" w:rsidRPr="00106C44">
        <w:rPr>
          <w:b/>
          <w:bCs/>
        </w:rPr>
        <w:t>service workflows</w:t>
      </w:r>
      <w:r w:rsidRPr="00106C44">
        <w:t>: In scenarios where applications span multiple AWS services, the Cloud Control API becomes instrumental in orchestrating and managing the entire stack of resources cohesively</w:t>
      </w:r>
      <w:r w:rsidR="00EE16DA">
        <w:rPr>
          <w:rStyle w:val="FootnoteReference"/>
        </w:rPr>
        <w:footnoteReference w:id="18"/>
      </w:r>
      <w:r w:rsidRPr="00106C44">
        <w:t>.</w:t>
      </w:r>
    </w:p>
    <w:p w14:paraId="0BEFBAEB" w14:textId="2A13C885" w:rsidR="00A208D3" w:rsidRPr="00C31CD4" w:rsidRDefault="00A208D3">
      <w:pPr>
        <w:pStyle w:val="NormalBPBHEB"/>
        <w:numPr>
          <w:ilvl w:val="0"/>
          <w:numId w:val="129"/>
        </w:numPr>
        <w:pPrChange w:id="227"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del w:id="228" w:author="Suman Deshwal" w:date="2024-05-07T17:33:00Z">
        <w:r w:rsidRPr="00C31CD4" w:rsidDel="00CD05F2">
          <w:rPr>
            <w:b/>
            <w:bCs/>
          </w:rPr>
          <w:delText>Infrastructure as Code (</w:delText>
        </w:r>
      </w:del>
      <w:proofErr w:type="spellStart"/>
      <w:r w:rsidRPr="00C31CD4">
        <w:rPr>
          <w:b/>
          <w:bCs/>
        </w:rPr>
        <w:t>IaC</w:t>
      </w:r>
      <w:proofErr w:type="spellEnd"/>
      <w:del w:id="229" w:author="Suman Deshwal" w:date="2024-05-07T17:33:00Z">
        <w:r w:rsidRPr="00C31CD4" w:rsidDel="00CD05F2">
          <w:rPr>
            <w:b/>
            <w:bCs/>
          </w:rPr>
          <w:delText>)</w:delText>
        </w:r>
      </w:del>
      <w:r w:rsidRPr="00C31CD4">
        <w:t xml:space="preserve">: The AWS Cloud Control API is particularly beneficial in </w:t>
      </w:r>
      <w:proofErr w:type="spellStart"/>
      <w:r w:rsidRPr="00C31CD4">
        <w:t>IaC</w:t>
      </w:r>
      <w:proofErr w:type="spellEnd"/>
      <w:r w:rsidRPr="00C31CD4">
        <w:t xml:space="preserve"> scenarios, where infrastructure is defined and managed using code. By providing a unified API, it facilitates the creation and management of AWS resources in a programmatic and version-controlled manner.</w:t>
      </w:r>
    </w:p>
    <w:p w14:paraId="672127F7" w14:textId="1A62882D" w:rsidR="00106C44" w:rsidRDefault="00106C44">
      <w:pPr>
        <w:pStyle w:val="NormalBPBHEB"/>
        <w:numPr>
          <w:ilvl w:val="0"/>
          <w:numId w:val="129"/>
        </w:numPr>
        <w:pPrChange w:id="230"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proofErr w:type="spellStart"/>
      <w:r w:rsidRPr="00106C44">
        <w:rPr>
          <w:b/>
          <w:bCs/>
        </w:rPr>
        <w:t>IaC</w:t>
      </w:r>
      <w:proofErr w:type="spellEnd"/>
      <w:r w:rsidRPr="00106C44">
        <w:rPr>
          <w:b/>
          <w:bCs/>
        </w:rPr>
        <w:t xml:space="preserve"> </w:t>
      </w:r>
      <w:r w:rsidR="00CD05F2" w:rsidRPr="00106C44">
        <w:rPr>
          <w:b/>
          <w:bCs/>
        </w:rPr>
        <w:t>pipelines</w:t>
      </w:r>
      <w:r w:rsidRPr="00106C44">
        <w:t>: Integration with Infrastructure as Code pipelines enables the automation of resource updates and ensures that the infrastructure remains in sync with the codebase throughout its lifecycle</w:t>
      </w:r>
      <w:r w:rsidR="006478B7">
        <w:rPr>
          <w:rStyle w:val="FootnoteReference"/>
        </w:rPr>
        <w:footnoteReference w:id="19"/>
      </w:r>
      <w:r w:rsidRPr="00106C44">
        <w:t>.</w:t>
      </w:r>
    </w:p>
    <w:p w14:paraId="43888688" w14:textId="0C355C30" w:rsidR="005000D7" w:rsidRPr="00C31CD4" w:rsidRDefault="005000D7">
      <w:pPr>
        <w:pStyle w:val="NormalBPBHEB"/>
        <w:numPr>
          <w:ilvl w:val="0"/>
          <w:numId w:val="129"/>
        </w:numPr>
        <w:pPrChange w:id="231"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31CD4">
        <w:rPr>
          <w:b/>
          <w:bCs/>
        </w:rPr>
        <w:t xml:space="preserve">Automation and </w:t>
      </w:r>
      <w:r w:rsidR="00CD05F2" w:rsidRPr="00C31CD4">
        <w:rPr>
          <w:b/>
          <w:bCs/>
        </w:rPr>
        <w:t>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138AE56E" w:rsidR="005000D7" w:rsidRPr="00106C44" w:rsidRDefault="005000D7">
      <w:pPr>
        <w:pStyle w:val="NormalBPBHEB"/>
        <w:numPr>
          <w:ilvl w:val="0"/>
          <w:numId w:val="129"/>
        </w:numPr>
        <w:pPrChange w:id="232"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31CD4">
        <w:rPr>
          <w:b/>
          <w:bCs/>
        </w:rPr>
        <w:t>Multi-</w:t>
      </w:r>
      <w:r w:rsidR="00CD05F2" w:rsidRPr="00C31CD4">
        <w:rPr>
          <w:b/>
          <w:bCs/>
        </w:rPr>
        <w:t>service applic</w:t>
      </w:r>
      <w:r w:rsidRPr="00C31CD4">
        <w:rPr>
          <w:b/>
          <w:bCs/>
        </w:rPr>
        <w:t>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1C898466" w14:textId="77777777" w:rsidR="00494C00" w:rsidRDefault="00106C44" w:rsidP="00CD05F2">
      <w:pPr>
        <w:pStyle w:val="NormalBPBHEB"/>
        <w:rPr>
          <w:ins w:id="233" w:author="Suman Deshwal" w:date="2024-05-07T17:34:00Z"/>
        </w:rPr>
      </w:pPr>
      <w:r w:rsidRPr="00106C44">
        <w:lastRenderedPageBreak/>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5F34097D" w14:textId="77777777" w:rsidR="00CD05F2" w:rsidRPr="00C664F4" w:rsidRDefault="00CD05F2">
      <w:pPr>
        <w:pStyle w:val="NormalBPBHEB"/>
        <w:rPr>
          <w:vanish/>
        </w:rPr>
        <w:pPrChange w:id="234" w:author="Suman Deshwal" w:date="2024-05-07T17:33:00Z">
          <w:pPr>
            <w:pBdr>
              <w:top w:val="nil"/>
              <w:left w:val="nil"/>
              <w:bottom w:val="nil"/>
              <w:right w:val="nil"/>
              <w:between w:val="nil"/>
            </w:pBdr>
            <w:shd w:val="clear" w:color="auto" w:fill="FFFFFF"/>
            <w:spacing w:after="100" w:line="276" w:lineRule="auto"/>
            <w:jc w:val="both"/>
          </w:pPr>
        </w:pPrChange>
      </w:pP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pPr>
        <w:pStyle w:val="Heading1BPBHEB"/>
        <w:pPrChange w:id="235" w:author="Suman Deshwal" w:date="2024-05-07T17:34:00Z">
          <w:pPr>
            <w:keepNext/>
            <w:keepLines/>
            <w:spacing w:before="400" w:after="0" w:line="276" w:lineRule="auto"/>
            <w:outlineLvl w:val="0"/>
          </w:pPr>
        </w:pPrChange>
      </w:pPr>
      <w:r w:rsidRPr="00BE6D12">
        <w:t>AWS Cloud9</w:t>
      </w:r>
    </w:p>
    <w:p w14:paraId="6847AB98" w14:textId="10C2D4CE" w:rsidR="00BE6D12" w:rsidRDefault="00BE6D12" w:rsidP="00CD05F2">
      <w:pPr>
        <w:pStyle w:val="NormalBPBHEB"/>
        <w:rPr>
          <w:ins w:id="236" w:author="Suman Deshwal" w:date="2024-05-07T17:35:00Z"/>
        </w:rPr>
      </w:pPr>
      <w:r w:rsidRPr="00BE6D12">
        <w:t xml:space="preserve">In the dynamic landscape of cloud-based development, AWS Cloud9 emerges as a powerful </w:t>
      </w:r>
      <w:r w:rsidRPr="00CD05F2">
        <w:rPr>
          <w:b/>
          <w:bCs/>
          <w:rPrChange w:id="237" w:author="Suman Deshwal" w:date="2024-05-07T17:35:00Z">
            <w:rPr/>
          </w:rPrChange>
        </w:rPr>
        <w:t>integrated development environment (IDE)</w:t>
      </w:r>
      <w:r w:rsidRPr="00BE6D12">
        <w:t>, fostering collaboration and streamlining the software development lifecycle</w:t>
      </w:r>
      <w:r w:rsidR="003B24E3">
        <w:rPr>
          <w:rStyle w:val="FootnoteReference"/>
        </w:rPr>
        <w:footnoteReference w:id="20"/>
      </w:r>
      <w:r w:rsidRPr="00BE6D12">
        <w:t>. This section provides an in-depth exploration of AWS Cloud9, its features, and its role in modern development practices.</w:t>
      </w:r>
    </w:p>
    <w:p w14:paraId="7619063A" w14:textId="77777777" w:rsidR="00CD05F2" w:rsidRPr="00BE6D12" w:rsidRDefault="00CD05F2">
      <w:pPr>
        <w:pStyle w:val="NormalBPBHEB"/>
        <w:pPrChange w:id="238" w:author="Suman Deshwal" w:date="2024-05-07T17:35:00Z">
          <w:pPr>
            <w:pBdr>
              <w:top w:val="nil"/>
              <w:left w:val="nil"/>
              <w:bottom w:val="nil"/>
              <w:right w:val="nil"/>
              <w:between w:val="nil"/>
            </w:pBdr>
            <w:shd w:val="clear" w:color="auto" w:fill="FFFFFF"/>
            <w:spacing w:after="100" w:line="276" w:lineRule="auto"/>
            <w:jc w:val="both"/>
          </w:pPr>
        </w:pPrChange>
      </w:pPr>
    </w:p>
    <w:p w14:paraId="208EDE55" w14:textId="77777777" w:rsidR="00BE6D12" w:rsidRPr="00BE6D12" w:rsidRDefault="00BE6D12">
      <w:pPr>
        <w:pStyle w:val="Heading2BPBHEB"/>
        <w:pPrChange w:id="239" w:author="Suman Deshwal" w:date="2024-05-07T17:35:00Z">
          <w:pPr>
            <w:keepNext/>
            <w:keepLines/>
            <w:spacing w:before="40" w:after="0"/>
            <w:outlineLvl w:val="1"/>
          </w:pPr>
        </w:pPrChange>
      </w:pPr>
      <w:r w:rsidRPr="00BE6D12">
        <w:t>Introduction to AWS Cloud9</w:t>
      </w:r>
    </w:p>
    <w:p w14:paraId="23F41CE0" w14:textId="6F45A64E" w:rsidR="00BE6D12" w:rsidRDefault="00BE6D12" w:rsidP="00CD05F2">
      <w:pPr>
        <w:pStyle w:val="NormalBPBHEB"/>
        <w:rPr>
          <w:ins w:id="240" w:author="Suman Deshwal" w:date="2024-05-07T17:35:00Z"/>
        </w:rPr>
      </w:pPr>
      <w:r w:rsidRPr="00BE6D12">
        <w:t>AWS Cloud9 is a cloud-based IDE that allows developers to write, run, and debug code directly from their web browser</w:t>
      </w:r>
      <w:r w:rsidR="00B40D40">
        <w:rPr>
          <w:rStyle w:val="FootnoteReference"/>
        </w:rPr>
        <w:footnoteReference w:id="21"/>
      </w:r>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C5243F6" w14:textId="77777777" w:rsidR="00CD05F2" w:rsidRPr="00BE6D12" w:rsidRDefault="00CD05F2">
      <w:pPr>
        <w:pStyle w:val="NormalBPBHEB"/>
        <w:pPrChange w:id="241" w:author="Suman Deshwal" w:date="2024-05-07T17:35:00Z">
          <w:pPr>
            <w:pBdr>
              <w:top w:val="nil"/>
              <w:left w:val="nil"/>
              <w:bottom w:val="nil"/>
              <w:right w:val="nil"/>
              <w:between w:val="nil"/>
            </w:pBdr>
            <w:shd w:val="clear" w:color="auto" w:fill="FFFFFF"/>
            <w:spacing w:after="100" w:line="276" w:lineRule="auto"/>
            <w:jc w:val="both"/>
          </w:pPr>
        </w:pPrChange>
      </w:pPr>
    </w:p>
    <w:p w14:paraId="6704877A" w14:textId="7C425FD5" w:rsidR="00BE6D12" w:rsidRDefault="00BE6D12" w:rsidP="00CD05F2">
      <w:pPr>
        <w:pStyle w:val="Heading2BPBHEB"/>
        <w:rPr>
          <w:ins w:id="242" w:author="Suman Deshwal" w:date="2024-05-07T17:35:00Z"/>
        </w:rPr>
      </w:pPr>
      <w:r w:rsidRPr="00BE6D12">
        <w:t xml:space="preserve">Key </w:t>
      </w:r>
      <w:r w:rsidR="00CD05F2" w:rsidRPr="00BE6D12">
        <w:t>features and capabilities</w:t>
      </w:r>
    </w:p>
    <w:p w14:paraId="23CF8BCE" w14:textId="2194BECA" w:rsidR="00CD05F2" w:rsidRPr="00BE6D12" w:rsidRDefault="00CD05F2">
      <w:pPr>
        <w:pStyle w:val="NormalBPBHEB"/>
        <w:pPrChange w:id="243" w:author="Suman Deshwal" w:date="2024-05-07T17:35:00Z">
          <w:pPr>
            <w:keepNext/>
            <w:keepLines/>
            <w:spacing w:before="40" w:after="0"/>
            <w:outlineLvl w:val="1"/>
          </w:pPr>
        </w:pPrChange>
      </w:pPr>
      <w:ins w:id="244" w:author="Suman Deshwal" w:date="2024-05-07T17:35:00Z">
        <w:r>
          <w:t>In this section, we will go through the key features and capabilities:</w:t>
        </w:r>
      </w:ins>
    </w:p>
    <w:p w14:paraId="33CE45D0" w14:textId="0D838779" w:rsidR="00BE6D12" w:rsidRPr="00BE6D12" w:rsidRDefault="00BE6D12">
      <w:pPr>
        <w:pStyle w:val="NormalBPBHEB"/>
        <w:numPr>
          <w:ilvl w:val="0"/>
          <w:numId w:val="130"/>
        </w:numPr>
        <w:pPrChange w:id="245" w:author="Suman Deshwal" w:date="2024-05-07T17:35:00Z">
          <w:pPr>
            <w:numPr>
              <w:numId w:val="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E6D12">
        <w:rPr>
          <w:b/>
          <w:bCs/>
        </w:rPr>
        <w:t xml:space="preserve">Collaborative </w:t>
      </w:r>
      <w:r w:rsidR="00CD05F2" w:rsidRPr="00BE6D12">
        <w:rPr>
          <w:b/>
          <w:bCs/>
        </w:rPr>
        <w:t>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015CB1C5" w:rsidR="00BE6D12" w:rsidRPr="00BE6D12" w:rsidRDefault="00BE6D12">
      <w:pPr>
        <w:pStyle w:val="NormalBPBHEB"/>
        <w:numPr>
          <w:ilvl w:val="0"/>
          <w:numId w:val="130"/>
        </w:numPr>
        <w:pPrChange w:id="246" w:author="Suman Deshwal" w:date="2024-05-07T17:35:00Z">
          <w:pPr>
            <w:numPr>
              <w:numId w:val="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E6D12">
        <w:rPr>
          <w:b/>
          <w:bCs/>
        </w:rPr>
        <w:t xml:space="preserve">Built-in </w:t>
      </w:r>
      <w:r w:rsidR="00CD05F2" w:rsidRPr="00BE6D12">
        <w:rPr>
          <w:b/>
          <w:bCs/>
        </w:rPr>
        <w:t>terminal and debu</w:t>
      </w:r>
      <w:r w:rsidRPr="00BE6D12">
        <w:rPr>
          <w:b/>
          <w:bCs/>
        </w:rPr>
        <w:t>gger</w:t>
      </w:r>
      <w:r w:rsidRPr="00BE6D12">
        <w:t xml:space="preserve">: The IDE comes with a built-in terminal and debugger, providing developers with a comprehensive set of tools for coding, testing, </w:t>
      </w:r>
      <w:r w:rsidRPr="00BE6D12">
        <w:lastRenderedPageBreak/>
        <w:t>and debugging applications</w:t>
      </w:r>
      <w:r w:rsidR="00F5556E">
        <w:rPr>
          <w:rStyle w:val="FootnoteReference"/>
        </w:rPr>
        <w:footnoteReference w:id="22"/>
      </w:r>
      <w:r w:rsidRPr="00BE6D12">
        <w:t>. This integrated approach reduces context-switching and enhances the efficiency of the development workflow.</w:t>
      </w:r>
    </w:p>
    <w:p w14:paraId="71225D17" w14:textId="0659A787" w:rsidR="00BE6D12" w:rsidRDefault="00BE6D12" w:rsidP="00CD05F2">
      <w:pPr>
        <w:pStyle w:val="NormalBPBHEB"/>
        <w:numPr>
          <w:ilvl w:val="0"/>
          <w:numId w:val="130"/>
        </w:numPr>
        <w:rPr>
          <w:ins w:id="247" w:author="Suman Deshwal" w:date="2024-05-07T17:36:00Z"/>
        </w:rPr>
      </w:pPr>
      <w:r w:rsidRPr="00BE6D12">
        <w:rPr>
          <w:b/>
          <w:bCs/>
        </w:rPr>
        <w:t xml:space="preserve">Wide </w:t>
      </w:r>
      <w:r w:rsidR="00CD05F2" w:rsidRPr="00BE6D12">
        <w:rPr>
          <w:b/>
          <w:bCs/>
        </w:rPr>
        <w:t>language support</w:t>
      </w:r>
      <w:r w:rsidRPr="00BE6D12">
        <w:t>: AWS Cloud9 supports a variety of programming languages, making it versatile for different types of development projects</w:t>
      </w:r>
      <w:r w:rsidR="00F5556E">
        <w:rPr>
          <w:rStyle w:val="FootnoteReference"/>
        </w:rPr>
        <w:footnoteReference w:id="23"/>
      </w:r>
      <w:r w:rsidRPr="00BE6D12">
        <w:t>. Whether working on web applications, serverless functions, or traditional backend services, developers can leverage Cloud9 for a diverse range of use cases.</w:t>
      </w:r>
    </w:p>
    <w:p w14:paraId="44C9BBFD" w14:textId="77777777" w:rsidR="00CD05F2" w:rsidRPr="00BE6D12" w:rsidRDefault="00CD05F2">
      <w:pPr>
        <w:pStyle w:val="NormalBPBHEB"/>
        <w:pPrChange w:id="248" w:author="Suman Deshwal" w:date="2024-05-07T17:36:00Z">
          <w:pPr>
            <w:numPr>
              <w:numId w:val="4"/>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4E5A381C" w14:textId="5B9D64AF" w:rsidR="00BE6D12" w:rsidRDefault="00BE6D12" w:rsidP="00CD05F2">
      <w:pPr>
        <w:pStyle w:val="Heading2BPBHEB"/>
        <w:rPr>
          <w:ins w:id="249" w:author="Suman Deshwal" w:date="2024-05-07T17:36:00Z"/>
        </w:rPr>
      </w:pPr>
      <w:r w:rsidRPr="00BE6D12">
        <w:t xml:space="preserve">Use </w:t>
      </w:r>
      <w:r w:rsidR="00CD05F2" w:rsidRPr="00BE6D12">
        <w:t xml:space="preserve">cases and </w:t>
      </w:r>
      <w:proofErr w:type="gramStart"/>
      <w:r w:rsidR="00CD05F2" w:rsidRPr="00BE6D12">
        <w:t>scenarios</w:t>
      </w:r>
      <w:proofErr w:type="gramEnd"/>
    </w:p>
    <w:p w14:paraId="68A5742A" w14:textId="646BEAD3" w:rsidR="00CD05F2" w:rsidRPr="00BE6D12" w:rsidRDefault="00CD05F2">
      <w:pPr>
        <w:pStyle w:val="NormalBPBHEB"/>
        <w:pPrChange w:id="250" w:author="Suman Deshwal" w:date="2024-05-07T17:36:00Z">
          <w:pPr>
            <w:keepNext/>
            <w:keepLines/>
            <w:spacing w:before="40" w:after="0"/>
            <w:outlineLvl w:val="1"/>
          </w:pPr>
        </w:pPrChange>
      </w:pPr>
      <w:ins w:id="251" w:author="Suman Deshwal" w:date="2024-05-07T17:36:00Z">
        <w:r>
          <w:t>In this section, we will go through the use cases and scenarios:</w:t>
        </w:r>
      </w:ins>
    </w:p>
    <w:p w14:paraId="762774A4" w14:textId="65FC7463" w:rsidR="00BE6D12" w:rsidRPr="00BE6D12" w:rsidRDefault="00BE6D12">
      <w:pPr>
        <w:pStyle w:val="NormalBPBHEB"/>
        <w:numPr>
          <w:ilvl w:val="0"/>
          <w:numId w:val="131"/>
        </w:numPr>
        <w:pPrChange w:id="252" w:author="Suman Deshwal" w:date="2024-05-07T17:36: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E6D12">
        <w:rPr>
          <w:b/>
          <w:bCs/>
        </w:rPr>
        <w:t xml:space="preserve">Remote </w:t>
      </w:r>
      <w:r w:rsidR="00CD05F2" w:rsidRPr="00BE6D12">
        <w:rPr>
          <w:b/>
          <w:bCs/>
        </w:rPr>
        <w:t>development environments</w:t>
      </w:r>
      <w:r w:rsidRPr="00BE6D12">
        <w:t>: AWS Cloud9 is particularly valuable for teams distributed across different locations. It enables developers to access a consistent and fully configured development environment from anywhere with an internet connection</w:t>
      </w:r>
      <w:r w:rsidR="00637D2F">
        <w:rPr>
          <w:rStyle w:val="FootnoteReference"/>
        </w:rPr>
        <w:footnoteReference w:id="24"/>
      </w:r>
      <w:r w:rsidRPr="00BE6D12">
        <w:t>.</w:t>
      </w:r>
    </w:p>
    <w:p w14:paraId="62B2BC0D" w14:textId="43AC13CC" w:rsidR="00BE6D12" w:rsidRPr="00BE6D12" w:rsidRDefault="00BE6D12">
      <w:pPr>
        <w:pStyle w:val="NormalBPBHEB"/>
        <w:numPr>
          <w:ilvl w:val="0"/>
          <w:numId w:val="131"/>
        </w:numPr>
        <w:pPrChange w:id="253" w:author="Suman Deshwal" w:date="2024-05-07T17:36: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E6D12">
        <w:rPr>
          <w:b/>
          <w:bCs/>
        </w:rPr>
        <w:t xml:space="preserve">Education and </w:t>
      </w:r>
      <w:r w:rsidR="00CD05F2" w:rsidRPr="00BE6D12">
        <w:rPr>
          <w:b/>
          <w:bCs/>
        </w:rPr>
        <w:t>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58A9FB36" w:rsidR="00BE6D12" w:rsidRPr="00BE6D12" w:rsidRDefault="00BE6D12">
      <w:pPr>
        <w:pStyle w:val="NormalBPBHEB"/>
        <w:numPr>
          <w:ilvl w:val="0"/>
          <w:numId w:val="131"/>
        </w:numPr>
        <w:pPrChange w:id="254" w:author="Suman Deshwal" w:date="2024-05-07T17:36: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E6D12">
        <w:rPr>
          <w:b/>
          <w:bCs/>
        </w:rPr>
        <w:t xml:space="preserve">Serverless </w:t>
      </w:r>
      <w:r w:rsidR="00CD05F2" w:rsidRPr="00BE6D12">
        <w:rPr>
          <w:b/>
          <w:bCs/>
        </w:rPr>
        <w:t>application development</w:t>
      </w:r>
      <w:r w:rsidRPr="00BE6D12">
        <w:t>: For developers working on serverless applications, AWS Cloud9 provides a streamlined experience. It integrates seamlessly with AWS Lambda, making it easier to build, test, and deploy serverless functions.</w:t>
      </w:r>
    </w:p>
    <w:p w14:paraId="259BFBF3" w14:textId="77777777" w:rsidR="00BE6D12" w:rsidRDefault="00BE6D12" w:rsidP="00CD05F2">
      <w:pPr>
        <w:pStyle w:val="NormalBPBHEB"/>
        <w:rPr>
          <w:ins w:id="255" w:author="Suman Deshwal" w:date="2024-05-07T17:37:00Z"/>
        </w:rPr>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597FDA64" w14:textId="77777777" w:rsidR="00CD05F2" w:rsidRDefault="00CD05F2">
      <w:pPr>
        <w:pStyle w:val="NormalBPBHEB"/>
        <w:pPrChange w:id="256" w:author="Suman Deshwal" w:date="2024-05-07T17:37:00Z">
          <w:pPr>
            <w:pBdr>
              <w:top w:val="nil"/>
              <w:left w:val="nil"/>
              <w:bottom w:val="nil"/>
              <w:right w:val="nil"/>
              <w:between w:val="nil"/>
            </w:pBdr>
            <w:shd w:val="clear" w:color="auto" w:fill="FFFFFF"/>
            <w:spacing w:after="100" w:line="276" w:lineRule="auto"/>
            <w:jc w:val="both"/>
          </w:pPr>
        </w:pPrChange>
      </w:pPr>
    </w:p>
    <w:p w14:paraId="08D9FD12" w14:textId="7ABABA1B" w:rsidR="00DE37AC" w:rsidRPr="00DE37AC" w:rsidRDefault="00DE37AC">
      <w:pPr>
        <w:pStyle w:val="Heading1BPBHEB"/>
        <w:pPrChange w:id="257" w:author="Suman Deshwal" w:date="2024-05-07T17:37:00Z">
          <w:pPr>
            <w:keepNext/>
            <w:keepLines/>
            <w:spacing w:before="400" w:after="0" w:line="276" w:lineRule="auto"/>
            <w:outlineLvl w:val="0"/>
          </w:pPr>
        </w:pPrChange>
      </w:pPr>
      <w:r w:rsidRPr="00DE37AC">
        <w:t>AWS Cloud Control API</w:t>
      </w:r>
    </w:p>
    <w:p w14:paraId="2DCE450D" w14:textId="77777777" w:rsidR="00DE37AC" w:rsidRDefault="00DE37AC" w:rsidP="00F75971">
      <w:pPr>
        <w:pStyle w:val="NormalBPBHEB"/>
        <w:rPr>
          <w:ins w:id="258" w:author="Suman Deshwal" w:date="2024-05-07T17:37:00Z"/>
        </w:rPr>
      </w:pPr>
      <w:r w:rsidRPr="00DE37AC">
        <w:t xml:space="preserve">In the ever-evolving landscape of cloud orchestration and resource management, the AWS Cloud Control API emerges as a cornerstone for developers and DevOps teams, providing a streamlined and programmatic interface for interacting with AWS resources. This section </w:t>
      </w:r>
      <w:r w:rsidRPr="00DE37AC">
        <w:lastRenderedPageBreak/>
        <w:t>delves into the key aspects of the AWS Cloud Control API, exploring its features, use cases, and its pivotal role in advancing modern development practices.</w:t>
      </w:r>
    </w:p>
    <w:p w14:paraId="4D32AABF" w14:textId="77777777" w:rsidR="00F75971" w:rsidRPr="00DE37AC" w:rsidRDefault="00F75971">
      <w:pPr>
        <w:pStyle w:val="NormalBPBHEB"/>
        <w:pPrChange w:id="259" w:author="Suman Deshwal" w:date="2024-05-07T17:37:00Z">
          <w:pPr>
            <w:pBdr>
              <w:top w:val="nil"/>
              <w:left w:val="nil"/>
              <w:bottom w:val="nil"/>
              <w:right w:val="nil"/>
              <w:between w:val="nil"/>
            </w:pBdr>
            <w:shd w:val="clear" w:color="auto" w:fill="FFFFFF"/>
            <w:spacing w:after="100" w:line="276" w:lineRule="auto"/>
            <w:jc w:val="both"/>
          </w:pPr>
        </w:pPrChange>
      </w:pPr>
    </w:p>
    <w:p w14:paraId="5D3BCF53" w14:textId="77777777" w:rsidR="00DE37AC" w:rsidRPr="00DE37AC" w:rsidRDefault="00DE37AC">
      <w:pPr>
        <w:pStyle w:val="Heading2BPBHEB"/>
        <w:pPrChange w:id="260" w:author="Suman Deshwal" w:date="2024-05-07T17:37:00Z">
          <w:pPr>
            <w:keepNext/>
            <w:keepLines/>
            <w:spacing w:before="40" w:after="0"/>
            <w:outlineLvl w:val="1"/>
          </w:pPr>
        </w:pPrChange>
      </w:pPr>
      <w:r w:rsidRPr="00DE37AC">
        <w:t>Introduction to AWS Cloud Control API</w:t>
      </w:r>
    </w:p>
    <w:p w14:paraId="5A8D878E" w14:textId="7772F98F" w:rsidR="00DE37AC" w:rsidRDefault="00DE37AC" w:rsidP="00F75971">
      <w:pPr>
        <w:pStyle w:val="NormalBPBHEB"/>
        <w:rPr>
          <w:ins w:id="261" w:author="Suman Deshwal" w:date="2024-05-07T17:37:00Z"/>
        </w:rPr>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3F14847C" w14:textId="77777777" w:rsidR="00F75971" w:rsidRPr="00DE37AC" w:rsidRDefault="00F75971">
      <w:pPr>
        <w:pStyle w:val="NormalBPBHEB"/>
        <w:pPrChange w:id="262" w:author="Suman Deshwal" w:date="2024-05-07T17:37:00Z">
          <w:pPr>
            <w:pBdr>
              <w:top w:val="nil"/>
              <w:left w:val="nil"/>
              <w:bottom w:val="nil"/>
              <w:right w:val="nil"/>
              <w:between w:val="nil"/>
            </w:pBdr>
            <w:shd w:val="clear" w:color="auto" w:fill="FFFFFF"/>
            <w:spacing w:after="100" w:line="276" w:lineRule="auto"/>
            <w:jc w:val="both"/>
          </w:pPr>
        </w:pPrChange>
      </w:pPr>
    </w:p>
    <w:p w14:paraId="02963BB7" w14:textId="14F7FD10" w:rsidR="00DE37AC" w:rsidRDefault="00DE37AC" w:rsidP="00F75971">
      <w:pPr>
        <w:pStyle w:val="Heading2BPBHEB"/>
        <w:rPr>
          <w:ins w:id="263" w:author="Suman Deshwal" w:date="2024-05-07T17:38:00Z"/>
        </w:rPr>
      </w:pPr>
      <w:r w:rsidRPr="00DE37AC">
        <w:t xml:space="preserve">Key </w:t>
      </w:r>
      <w:r w:rsidR="009D7D42" w:rsidRPr="00DE37AC">
        <w:t>features and capabilities</w:t>
      </w:r>
    </w:p>
    <w:p w14:paraId="7FF0A30B" w14:textId="7AAB5590" w:rsidR="009D7D42" w:rsidRPr="00DE37AC" w:rsidRDefault="009D7D42">
      <w:pPr>
        <w:pStyle w:val="NormalBPBHEB"/>
        <w:pPrChange w:id="264" w:author="Suman Deshwal" w:date="2024-05-07T17:39:00Z">
          <w:pPr>
            <w:keepNext/>
            <w:keepLines/>
            <w:spacing w:before="40" w:after="0"/>
            <w:outlineLvl w:val="1"/>
          </w:pPr>
        </w:pPrChange>
      </w:pPr>
      <w:ins w:id="265" w:author="Suman Deshwal" w:date="2024-05-07T17:39:00Z">
        <w:r>
          <w:t>The following are some key features and capabilities:</w:t>
        </w:r>
      </w:ins>
    </w:p>
    <w:p w14:paraId="587D88E3" w14:textId="0150B527" w:rsidR="00DE37AC" w:rsidRPr="00DE37AC" w:rsidRDefault="00DE37AC">
      <w:pPr>
        <w:numPr>
          <w:ilvl w:val="0"/>
          <w:numId w:val="132"/>
        </w:numPr>
        <w:pBdr>
          <w:top w:val="nil"/>
          <w:left w:val="nil"/>
          <w:bottom w:val="nil"/>
          <w:right w:val="nil"/>
          <w:between w:val="nil"/>
        </w:pBdr>
        <w:shd w:val="clear" w:color="auto" w:fill="FFFFFF"/>
        <w:spacing w:after="100" w:line="276" w:lineRule="auto"/>
        <w:jc w:val="both"/>
        <w:pPrChange w:id="266" w:author="Suman Deshwal" w:date="2024-05-07T17:46:00Z">
          <w:pPr>
            <w:numPr>
              <w:numId w:val="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E37AC">
        <w:rPr>
          <w:b/>
          <w:bCs/>
        </w:rPr>
        <w:t>Cross-</w:t>
      </w:r>
      <w:r w:rsidR="00645157" w:rsidRPr="00DE37AC">
        <w:rPr>
          <w:b/>
          <w:bCs/>
        </w:rPr>
        <w:t>service resource management</w:t>
      </w:r>
      <w:r w:rsidRPr="00DE37AC">
        <w:t>: A distinctive feature of the AWS Cloud Control API is its ability to manage resources seamlessly across different AWS services</w:t>
      </w:r>
      <w:bookmarkStart w:id="267" w:name="_Ref150863476"/>
      <w:r w:rsidR="007D185F">
        <w:rPr>
          <w:rStyle w:val="FootnoteReference"/>
        </w:rPr>
        <w:footnoteReference w:id="25"/>
      </w:r>
      <w:bookmarkEnd w:id="267"/>
      <w:r w:rsidRPr="00DE37AC">
        <w:t>. This capability facilitates integrated and holistic resource orchestration in complex cloud environments.</w:t>
      </w:r>
    </w:p>
    <w:p w14:paraId="62F94927" w14:textId="14513294" w:rsidR="00DE37AC" w:rsidRPr="00DE37AC" w:rsidRDefault="00DE37AC">
      <w:pPr>
        <w:numPr>
          <w:ilvl w:val="0"/>
          <w:numId w:val="132"/>
        </w:numPr>
        <w:pBdr>
          <w:top w:val="nil"/>
          <w:left w:val="nil"/>
          <w:bottom w:val="nil"/>
          <w:right w:val="nil"/>
          <w:between w:val="nil"/>
        </w:pBdr>
        <w:shd w:val="clear" w:color="auto" w:fill="FFFFFF"/>
        <w:spacing w:after="100" w:line="276" w:lineRule="auto"/>
        <w:jc w:val="both"/>
        <w:pPrChange w:id="268" w:author="Suman Deshwal" w:date="2024-05-07T17:46:00Z">
          <w:pPr>
            <w:numPr>
              <w:numId w:val="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E37AC">
        <w:rPr>
          <w:b/>
          <w:bCs/>
        </w:rPr>
        <w:t>Infrastructure as Code (</w:t>
      </w:r>
      <w:proofErr w:type="spellStart"/>
      <w:r w:rsidRPr="00DE37AC">
        <w:rPr>
          <w:b/>
          <w:bCs/>
        </w:rPr>
        <w:t>IaC</w:t>
      </w:r>
      <w:proofErr w:type="spellEnd"/>
      <w:r w:rsidRPr="00DE37AC">
        <w:rPr>
          <w:b/>
          <w:bCs/>
        </w:rPr>
        <w:t xml:space="preserve">) </w:t>
      </w:r>
      <w:r w:rsidR="00645157" w:rsidRPr="00DE37AC">
        <w:rPr>
          <w:b/>
          <w:bCs/>
        </w:rPr>
        <w:t>integration</w:t>
      </w:r>
      <w:r w:rsidRPr="00DE37AC">
        <w:t xml:space="preserve">: Aligned with the </w:t>
      </w:r>
      <w:del w:id="269" w:author="Suman Deshwal" w:date="2024-05-07T17:46:00Z">
        <w:r w:rsidRPr="00DE37AC" w:rsidDel="00645157">
          <w:delText>Infrastructure as Code (</w:delText>
        </w:r>
      </w:del>
      <w:proofErr w:type="spellStart"/>
      <w:r w:rsidRPr="00DE37AC">
        <w:t>IaC</w:t>
      </w:r>
      <w:proofErr w:type="spellEnd"/>
      <w:del w:id="270" w:author="Suman Deshwal" w:date="2024-05-07T17:46:00Z">
        <w:r w:rsidRPr="00DE37AC" w:rsidDel="00645157">
          <w:delText>)</w:delText>
        </w:r>
      </w:del>
      <w:r w:rsidRPr="00DE37AC">
        <w:t xml:space="preserve"> philosophy, the API supports the definition and management of AWS resources using code</w:t>
      </w:r>
      <w:r w:rsidR="0028660D">
        <w:fldChar w:fldCharType="begin"/>
      </w:r>
      <w:r w:rsidR="0028660D">
        <w:instrText xml:space="preserve"> NOTEREF _Ref150863476 \f \h </w:instrText>
      </w:r>
      <w:r w:rsidR="0028660D">
        <w:fldChar w:fldCharType="separate"/>
      </w:r>
      <w:r w:rsidR="0028660D" w:rsidRPr="0028660D">
        <w:rPr>
          <w:rStyle w:val="FootnoteReference"/>
        </w:rPr>
        <w:t>25</w:t>
      </w:r>
      <w:r w:rsidR="0028660D">
        <w:fldChar w:fldCharType="end"/>
      </w:r>
      <w:r w:rsidRPr="00DE37AC">
        <w:t>. This integration promotes versioning, collaboration, and automation in infrastructure provisioning.</w:t>
      </w:r>
    </w:p>
    <w:p w14:paraId="10784219" w14:textId="7391DDF0" w:rsidR="00DE37AC" w:rsidRPr="00DE37AC" w:rsidRDefault="00DE37AC">
      <w:pPr>
        <w:numPr>
          <w:ilvl w:val="0"/>
          <w:numId w:val="132"/>
        </w:numPr>
        <w:pBdr>
          <w:top w:val="nil"/>
          <w:left w:val="nil"/>
          <w:bottom w:val="nil"/>
          <w:right w:val="nil"/>
          <w:between w:val="nil"/>
        </w:pBdr>
        <w:shd w:val="clear" w:color="auto" w:fill="FFFFFF"/>
        <w:spacing w:after="100" w:line="276" w:lineRule="auto"/>
        <w:jc w:val="both"/>
        <w:pPrChange w:id="271" w:author="Suman Deshwal" w:date="2024-05-07T17:46:00Z">
          <w:pPr>
            <w:numPr>
              <w:numId w:val="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E37AC">
        <w:rPr>
          <w:b/>
          <w:bCs/>
        </w:rPr>
        <w:t xml:space="preserve">Consistent </w:t>
      </w:r>
      <w:r w:rsidR="00645157" w:rsidRPr="00DE37AC">
        <w:rPr>
          <w:b/>
          <w:bCs/>
        </w:rPr>
        <w:t>resource schem</w:t>
      </w:r>
      <w:r w:rsidRPr="00DE37AC">
        <w:rPr>
          <w:b/>
          <w:bCs/>
        </w:rPr>
        <w:t>a</w:t>
      </w:r>
      <w:r w:rsidRPr="00DE37AC">
        <w:t>: AWS Cloud Control API enforces a standardized resource schema, ensuring a consistent approach to describing and interacting with diverse AWS resources</w:t>
      </w:r>
      <w:r w:rsidR="0028660D">
        <w:fldChar w:fldCharType="begin"/>
      </w:r>
      <w:r w:rsidR="0028660D">
        <w:instrText xml:space="preserve"> NOTEREF _Ref150863476 \f \h </w:instrText>
      </w:r>
      <w:r w:rsidR="0028660D">
        <w:fldChar w:fldCharType="separate"/>
      </w:r>
      <w:r w:rsidR="0028660D" w:rsidRPr="0028660D">
        <w:rPr>
          <w:rStyle w:val="FootnoteReference"/>
        </w:rPr>
        <w:t>25</w:t>
      </w:r>
      <w:r w:rsidR="0028660D">
        <w:fldChar w:fldCharType="end"/>
      </w:r>
      <w:r w:rsidRPr="00DE37AC">
        <w:t>. This standardization simplifies the development and management of cloud infrastructure.</w:t>
      </w:r>
    </w:p>
    <w:p w14:paraId="16B51FCC" w14:textId="77777777" w:rsidR="00645157" w:rsidRDefault="00645157">
      <w:pPr>
        <w:pStyle w:val="NormalBPBHEB"/>
        <w:rPr>
          <w:ins w:id="272" w:author="Suman Deshwal" w:date="2024-05-07T17:46:00Z"/>
        </w:rPr>
        <w:pPrChange w:id="273" w:author="Suman Deshwal" w:date="2024-05-07T17:47:00Z">
          <w:pPr>
            <w:pStyle w:val="Heading2BPBHEB"/>
          </w:pPr>
        </w:pPrChange>
      </w:pPr>
    </w:p>
    <w:p w14:paraId="708C8641" w14:textId="1BEE0EA9" w:rsidR="00DE37AC" w:rsidRDefault="00DE37AC" w:rsidP="00016709">
      <w:pPr>
        <w:pStyle w:val="Heading2BPBHEB"/>
        <w:rPr>
          <w:ins w:id="274" w:author="Suman Deshwal" w:date="2024-05-07T17:47:00Z"/>
        </w:rPr>
      </w:pPr>
      <w:r w:rsidRPr="00016709">
        <w:rPr>
          <w:rPrChange w:id="275" w:author="Suman Deshwal" w:date="2024-05-07T17:43:00Z">
            <w:rPr>
              <w:rFonts w:eastAsiaTheme="majorEastAsia" w:cstheme="majorBidi"/>
              <w:szCs w:val="26"/>
            </w:rPr>
          </w:rPrChange>
        </w:rPr>
        <w:t xml:space="preserve">Use </w:t>
      </w:r>
      <w:r w:rsidR="00016709" w:rsidRPr="00016709">
        <w:t xml:space="preserve">cases and </w:t>
      </w:r>
      <w:proofErr w:type="gramStart"/>
      <w:r w:rsidR="00016709" w:rsidRPr="00016709">
        <w:t>scenarios</w:t>
      </w:r>
      <w:proofErr w:type="gramEnd"/>
    </w:p>
    <w:p w14:paraId="6EF0A94E" w14:textId="745D4E2D" w:rsidR="00645157" w:rsidRPr="00016709" w:rsidRDefault="00645157">
      <w:pPr>
        <w:pStyle w:val="NormalBPBHEB"/>
        <w:rPr>
          <w:rPrChange w:id="276" w:author="Suman Deshwal" w:date="2024-05-07T17:43:00Z">
            <w:rPr>
              <w:rFonts w:eastAsiaTheme="majorEastAsia" w:cstheme="majorBidi"/>
              <w:sz w:val="36"/>
              <w:szCs w:val="26"/>
            </w:rPr>
          </w:rPrChange>
        </w:rPr>
        <w:pPrChange w:id="277" w:author="Suman Deshwal" w:date="2024-05-07T17:48:00Z">
          <w:pPr>
            <w:keepNext/>
            <w:keepLines/>
            <w:spacing w:before="40" w:after="0"/>
            <w:outlineLvl w:val="1"/>
          </w:pPr>
        </w:pPrChange>
      </w:pPr>
      <w:ins w:id="278" w:author="Suman Deshwal" w:date="2024-05-07T17:47:00Z">
        <w:r>
          <w:t>The following are t</w:t>
        </w:r>
      </w:ins>
      <w:ins w:id="279" w:author="Suman Deshwal" w:date="2024-05-07T17:48:00Z">
        <w:r>
          <w:t>he use cases and scenarios:</w:t>
        </w:r>
      </w:ins>
    </w:p>
    <w:p w14:paraId="5A076F43" w14:textId="59AA84B4" w:rsidR="00DE37AC" w:rsidRPr="00DE37AC" w:rsidRDefault="00DE37AC">
      <w:pPr>
        <w:pStyle w:val="NormalBPBHEB"/>
        <w:numPr>
          <w:ilvl w:val="0"/>
          <w:numId w:val="133"/>
        </w:numPr>
        <w:pPrChange w:id="280" w:author="Suman Deshwal" w:date="2024-05-07T17:48: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E37AC">
        <w:rPr>
          <w:b/>
          <w:bCs/>
        </w:rPr>
        <w:t xml:space="preserve">Automated </w:t>
      </w:r>
      <w:r w:rsidR="005C000B" w:rsidRPr="00DE37AC">
        <w:rPr>
          <w:b/>
          <w:bCs/>
        </w:rPr>
        <w:t>resource provisioning</w:t>
      </w:r>
      <w:r w:rsidRPr="00DE37AC">
        <w:t>: DevOps teams can leverage the AWS Cloud Control API to automate resource provisioning, enabling swift and consistent deployment across different environments</w:t>
      </w:r>
      <w:bookmarkStart w:id="281" w:name="_Ref150863658"/>
      <w:r w:rsidR="00E7443D">
        <w:rPr>
          <w:rStyle w:val="FootnoteReference"/>
        </w:rPr>
        <w:footnoteReference w:id="26"/>
      </w:r>
      <w:bookmarkEnd w:id="281"/>
      <w:r w:rsidRPr="00DE37AC">
        <w:t>.</w:t>
      </w:r>
    </w:p>
    <w:p w14:paraId="6A443CB9" w14:textId="202C2B88" w:rsidR="00DE37AC" w:rsidRPr="00DE37AC" w:rsidRDefault="00DE37AC">
      <w:pPr>
        <w:pStyle w:val="NormalBPBHEB"/>
        <w:numPr>
          <w:ilvl w:val="0"/>
          <w:numId w:val="133"/>
        </w:numPr>
        <w:pPrChange w:id="282" w:author="Suman Deshwal" w:date="2024-05-07T17:48: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E37AC">
        <w:rPr>
          <w:b/>
          <w:bCs/>
        </w:rPr>
        <w:lastRenderedPageBreak/>
        <w:t>Multi-</w:t>
      </w:r>
      <w:r w:rsidR="005C000B" w:rsidRPr="00DE37AC">
        <w:rPr>
          <w:b/>
          <w:bCs/>
        </w:rPr>
        <w:t>service workflows</w:t>
      </w:r>
      <w:r w:rsidRPr="00DE37AC">
        <w:t>: In scenarios where applications span multiple AWS services, the Cloud Control API plays a crucial role in orchestrating and managing a cohesive set of resources</w:t>
      </w:r>
      <w:r w:rsidR="00E1398D">
        <w:rPr>
          <w:rStyle w:val="FootnoteReference"/>
        </w:rPr>
        <w:footnoteReference w:id="27"/>
      </w:r>
      <w:r w:rsidRPr="00DE37AC">
        <w:t>.</w:t>
      </w:r>
    </w:p>
    <w:p w14:paraId="56DA67D0" w14:textId="7F30797C" w:rsidR="00DE37AC" w:rsidRPr="00DE37AC" w:rsidRDefault="00DE37AC">
      <w:pPr>
        <w:pStyle w:val="NormalBPBHEB"/>
        <w:numPr>
          <w:ilvl w:val="0"/>
          <w:numId w:val="133"/>
        </w:numPr>
        <w:pPrChange w:id="283" w:author="Suman Deshwal" w:date="2024-05-07T17:48: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del w:id="284" w:author="Suman Deshwal" w:date="2024-05-07T17:48:00Z">
        <w:r w:rsidRPr="00DE37AC" w:rsidDel="005C000B">
          <w:rPr>
            <w:b/>
            <w:bCs/>
          </w:rPr>
          <w:delText>Continuous Integration/Continuous Deployment (</w:delText>
        </w:r>
      </w:del>
      <w:r w:rsidRPr="00DE37AC">
        <w:rPr>
          <w:b/>
          <w:bCs/>
        </w:rPr>
        <w:t>CI/CD</w:t>
      </w:r>
      <w:del w:id="285" w:author="Suman Deshwal" w:date="2024-05-07T17:48:00Z">
        <w:r w:rsidRPr="00DE37AC" w:rsidDel="005C000B">
          <w:rPr>
            <w:b/>
            <w:bCs/>
          </w:rPr>
          <w:delText>)</w:delText>
        </w:r>
      </w:del>
      <w:r w:rsidRPr="00DE37AC">
        <w:rPr>
          <w:b/>
          <w:bCs/>
        </w:rPr>
        <w:t xml:space="preserve"> </w:t>
      </w:r>
      <w:r w:rsidR="005C000B" w:rsidRPr="00DE37AC">
        <w:rPr>
          <w:b/>
          <w:bCs/>
        </w:rPr>
        <w:t>pipelines</w:t>
      </w:r>
      <w:r w:rsidRPr="00DE37AC">
        <w:t>: Integration with CI/CD pipelines facilitates automated resource updates, ensuring that the infrastructure evolves in tandem with code changes</w:t>
      </w:r>
      <w:r w:rsidR="00AE47AD">
        <w:fldChar w:fldCharType="begin"/>
      </w:r>
      <w:r w:rsidR="00AE47AD">
        <w:instrText xml:space="preserve"> NOTEREF _Ref150863658 \f \h </w:instrText>
      </w:r>
      <w:r w:rsidR="00AE47AD">
        <w:fldChar w:fldCharType="separate"/>
      </w:r>
      <w:r w:rsidR="00AE47AD" w:rsidRPr="00AE47AD">
        <w:rPr>
          <w:rStyle w:val="FootnoteReference"/>
        </w:rPr>
        <w:t>26</w:t>
      </w:r>
      <w:r w:rsidR="00AE47AD">
        <w:fldChar w:fldCharType="end"/>
      </w:r>
      <w:r w:rsidRPr="00DE37AC">
        <w:t>.</w:t>
      </w:r>
    </w:p>
    <w:p w14:paraId="4617E290" w14:textId="77777777" w:rsidR="00DE37AC" w:rsidRDefault="00DE37AC" w:rsidP="005C000B">
      <w:pPr>
        <w:pStyle w:val="NormalBPBHEB"/>
        <w:rPr>
          <w:ins w:id="286" w:author="Suman Deshwal" w:date="2024-05-07T17:49:00Z"/>
        </w:rPr>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00C61008" w14:textId="77777777" w:rsidR="005C000B" w:rsidRPr="00DE37AC" w:rsidRDefault="005C000B">
      <w:pPr>
        <w:pStyle w:val="NormalBPBHEB"/>
        <w:pPrChange w:id="287" w:author="Suman Deshwal" w:date="2024-05-07T17:48:00Z">
          <w:pPr>
            <w:pBdr>
              <w:top w:val="nil"/>
              <w:left w:val="nil"/>
              <w:bottom w:val="nil"/>
              <w:right w:val="nil"/>
              <w:between w:val="nil"/>
            </w:pBdr>
            <w:shd w:val="clear" w:color="auto" w:fill="FFFFFF"/>
            <w:spacing w:after="100" w:line="276" w:lineRule="auto"/>
            <w:jc w:val="both"/>
          </w:pPr>
        </w:pPrChange>
      </w:pPr>
    </w:p>
    <w:p w14:paraId="16E339AB" w14:textId="759B4551" w:rsidR="00332601" w:rsidRPr="00332601" w:rsidRDefault="00332601">
      <w:pPr>
        <w:pStyle w:val="Heading1BPBHEB"/>
        <w:pPrChange w:id="288" w:author="Suman Deshwal" w:date="2024-05-07T17:49:00Z">
          <w:pPr>
            <w:keepNext/>
            <w:keepLines/>
            <w:spacing w:before="400" w:after="0" w:line="276" w:lineRule="auto"/>
            <w:outlineLvl w:val="0"/>
          </w:pPr>
        </w:pPrChange>
      </w:pPr>
      <w:r w:rsidRPr="00332601">
        <w:t xml:space="preserve">AWS </w:t>
      </w:r>
      <w:proofErr w:type="spellStart"/>
      <w:r w:rsidRPr="00332601">
        <w:t>CodeArtifact</w:t>
      </w:r>
      <w:proofErr w:type="spellEnd"/>
    </w:p>
    <w:p w14:paraId="262817A9" w14:textId="21EA563C" w:rsidR="00332601" w:rsidRDefault="00332601" w:rsidP="005C000B">
      <w:pPr>
        <w:pStyle w:val="NormalBPBHEB"/>
        <w:rPr>
          <w:ins w:id="289" w:author="Suman Deshwal" w:date="2024-05-07T17:49:00Z"/>
        </w:rPr>
      </w:pPr>
      <w:r w:rsidRPr="00332601">
        <w:t xml:space="preserve">In </w:t>
      </w:r>
      <w:del w:id="290" w:author="Suman Deshwal" w:date="2024-05-07T17:49:00Z">
        <w:r w:rsidRPr="00332601" w:rsidDel="005C000B">
          <w:delText xml:space="preserve">the realm of </w:delText>
        </w:r>
      </w:del>
      <w:r w:rsidRPr="00332601">
        <w:t xml:space="preserve">modern software development and DevOps practices, effective management and sharing of software artifacts are paramount. AWS </w:t>
      </w:r>
      <w:proofErr w:type="spellStart"/>
      <w:r w:rsidRPr="00332601">
        <w:t>CodeArtifact</w:t>
      </w:r>
      <w:proofErr w:type="spellEnd"/>
      <w:r w:rsidRPr="00332601">
        <w:t xml:space="preserve"> emerges as a robust and scalable artifact management service, providing developers and organizations with a centralized repository for packages and dependencies. This section </w:t>
      </w:r>
      <w:ins w:id="291" w:author="Suman Deshwal" w:date="2024-05-07T17:49:00Z">
        <w:r w:rsidR="005C000B">
          <w:t xml:space="preserve">discusses </w:t>
        </w:r>
      </w:ins>
      <w:del w:id="292" w:author="Suman Deshwal" w:date="2024-05-07T17:49:00Z">
        <w:r w:rsidRPr="00332601" w:rsidDel="005C000B">
          <w:delText xml:space="preserve">delves into </w:delText>
        </w:r>
      </w:del>
      <w:r w:rsidRPr="00332601">
        <w:t xml:space="preserve">the key features, use cases, and significance of AWS </w:t>
      </w:r>
      <w:proofErr w:type="spellStart"/>
      <w:r w:rsidRPr="00332601">
        <w:t>CodeArtifact</w:t>
      </w:r>
      <w:proofErr w:type="spellEnd"/>
      <w:r w:rsidRPr="00332601">
        <w:t>.</w:t>
      </w:r>
    </w:p>
    <w:p w14:paraId="25B93543" w14:textId="77777777" w:rsidR="005C000B" w:rsidRPr="00332601" w:rsidRDefault="005C000B">
      <w:pPr>
        <w:pStyle w:val="NormalBPBHEB"/>
        <w:pPrChange w:id="293" w:author="Suman Deshwal" w:date="2024-05-07T17:49:00Z">
          <w:pPr>
            <w:pBdr>
              <w:top w:val="nil"/>
              <w:left w:val="nil"/>
              <w:bottom w:val="nil"/>
              <w:right w:val="nil"/>
              <w:between w:val="nil"/>
            </w:pBdr>
            <w:shd w:val="clear" w:color="auto" w:fill="FFFFFF"/>
            <w:spacing w:after="100" w:line="276" w:lineRule="auto"/>
            <w:jc w:val="both"/>
          </w:pPr>
        </w:pPrChange>
      </w:pPr>
    </w:p>
    <w:p w14:paraId="6B206D42" w14:textId="77777777" w:rsidR="00332601" w:rsidRPr="00332601" w:rsidRDefault="00332601">
      <w:pPr>
        <w:pStyle w:val="Heading2BPBHEB"/>
        <w:pPrChange w:id="294" w:author="Suman Deshwal" w:date="2024-05-07T17:49:00Z">
          <w:pPr>
            <w:keepNext/>
            <w:keepLines/>
            <w:spacing w:before="40" w:after="0"/>
            <w:outlineLvl w:val="1"/>
          </w:pPr>
        </w:pPrChange>
      </w:pPr>
      <w:r w:rsidRPr="00332601">
        <w:t xml:space="preserve">Introduction to AWS </w:t>
      </w:r>
      <w:proofErr w:type="spellStart"/>
      <w:r w:rsidRPr="00332601">
        <w:t>CodeArtifact</w:t>
      </w:r>
      <w:proofErr w:type="spellEnd"/>
    </w:p>
    <w:p w14:paraId="560C6606" w14:textId="36DA3EAF" w:rsidR="00332601" w:rsidRDefault="00332601" w:rsidP="005C000B">
      <w:pPr>
        <w:pStyle w:val="NormalBPBHEB"/>
        <w:rPr>
          <w:ins w:id="295" w:author="Suman Deshwal" w:date="2024-05-07T17:49:00Z"/>
        </w:rPr>
      </w:pPr>
      <w:r w:rsidRPr="00332601">
        <w:t xml:space="preserve">AWS </w:t>
      </w:r>
      <w:proofErr w:type="spellStart"/>
      <w:r w:rsidRPr="00332601">
        <w:t>CodeArtifact</w:t>
      </w:r>
      <w:proofErr w:type="spellEnd"/>
      <w:r w:rsidRPr="00332601">
        <w:t xml:space="preserve"> is a fully managed artifact repository service that allows organizations to securely store, publish, and share software packages and dependencies</w:t>
      </w:r>
      <w:bookmarkStart w:id="296" w:name="_Ref150864158"/>
      <w:r w:rsidR="00DA0C12">
        <w:rPr>
          <w:rStyle w:val="FootnoteReference"/>
        </w:rPr>
        <w:footnoteReference w:id="28"/>
      </w:r>
      <w:bookmarkEnd w:id="296"/>
      <w:r w:rsidRPr="00332601">
        <w:t xml:space="preserve">. With native integration to popular build and deployment tools, </w:t>
      </w:r>
      <w:proofErr w:type="spellStart"/>
      <w:r w:rsidRPr="00332601">
        <w:t>CodeArtifact</w:t>
      </w:r>
      <w:proofErr w:type="spellEnd"/>
      <w:r w:rsidRPr="00332601">
        <w:t xml:space="preserve"> simplifies the management of dependencies in the software development lifecycle.</w:t>
      </w:r>
    </w:p>
    <w:p w14:paraId="6B206999" w14:textId="77777777" w:rsidR="005C000B" w:rsidRPr="00332601" w:rsidRDefault="005C000B">
      <w:pPr>
        <w:pStyle w:val="NormalBPBHEB"/>
        <w:pPrChange w:id="297" w:author="Suman Deshwal" w:date="2024-05-07T17:49:00Z">
          <w:pPr>
            <w:pBdr>
              <w:top w:val="nil"/>
              <w:left w:val="nil"/>
              <w:bottom w:val="nil"/>
              <w:right w:val="nil"/>
              <w:between w:val="nil"/>
            </w:pBdr>
            <w:shd w:val="clear" w:color="auto" w:fill="FFFFFF"/>
            <w:spacing w:after="100" w:line="276" w:lineRule="auto"/>
            <w:jc w:val="both"/>
          </w:pPr>
        </w:pPrChange>
      </w:pPr>
    </w:p>
    <w:p w14:paraId="34B2E77F" w14:textId="66D6281B" w:rsidR="00332601" w:rsidRDefault="00332601" w:rsidP="005C000B">
      <w:pPr>
        <w:pStyle w:val="Heading2BPBHEB"/>
        <w:rPr>
          <w:ins w:id="298" w:author="Suman Deshwal" w:date="2024-05-07T17:49:00Z"/>
        </w:rPr>
      </w:pPr>
      <w:r w:rsidRPr="00332601">
        <w:t xml:space="preserve">Key </w:t>
      </w:r>
      <w:r w:rsidR="005C000B" w:rsidRPr="00332601">
        <w:t>features and capabilities</w:t>
      </w:r>
    </w:p>
    <w:p w14:paraId="0D5706F0" w14:textId="485C9881" w:rsidR="005C000B" w:rsidRPr="00332601" w:rsidRDefault="005C000B">
      <w:pPr>
        <w:pStyle w:val="NormalBPBHEB"/>
        <w:pPrChange w:id="299" w:author="Suman Deshwal" w:date="2024-05-07T17:49:00Z">
          <w:pPr>
            <w:keepNext/>
            <w:keepLines/>
            <w:spacing w:before="40" w:after="0"/>
            <w:outlineLvl w:val="1"/>
          </w:pPr>
        </w:pPrChange>
      </w:pPr>
      <w:ins w:id="300" w:author="Suman Deshwal" w:date="2024-05-07T17:50:00Z">
        <w:r>
          <w:t>The f</w:t>
        </w:r>
      </w:ins>
      <w:ins w:id="301" w:author="Suman Deshwal" w:date="2024-05-07T17:49:00Z">
        <w:r>
          <w:t>ollowing are the key features and capabilities:</w:t>
        </w:r>
      </w:ins>
    </w:p>
    <w:p w14:paraId="4E67BB84" w14:textId="1F072EB9" w:rsidR="00332601" w:rsidRPr="00332601" w:rsidRDefault="00332601">
      <w:pPr>
        <w:pStyle w:val="NormalBPBHEB"/>
        <w:numPr>
          <w:ilvl w:val="0"/>
          <w:numId w:val="134"/>
        </w:numPr>
        <w:pPrChange w:id="302" w:author="Suman Deshwal" w:date="2024-05-07T17:49:00Z">
          <w:pPr>
            <w:numPr>
              <w:numId w:val="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32601">
        <w:rPr>
          <w:b/>
          <w:bCs/>
        </w:rPr>
        <w:t xml:space="preserve">Universal </w:t>
      </w:r>
      <w:r w:rsidR="005C000B" w:rsidRPr="00332601">
        <w:rPr>
          <w:b/>
          <w:bCs/>
        </w:rPr>
        <w:t>package management</w:t>
      </w:r>
      <w:r w:rsidRPr="00332601">
        <w:t xml:space="preserve">: </w:t>
      </w:r>
      <w:proofErr w:type="spellStart"/>
      <w:r w:rsidRPr="00332601">
        <w:t>CodeArtifact</w:t>
      </w:r>
      <w:proofErr w:type="spellEnd"/>
      <w:r w:rsidRPr="00332601">
        <w:t xml:space="preserve"> supports popular package formats, including Java (Maven), JavaScript (</w:t>
      </w:r>
      <w:proofErr w:type="spellStart"/>
      <w:r w:rsidRPr="00332601">
        <w:t>npm</w:t>
      </w:r>
      <w:proofErr w:type="spellEnd"/>
      <w:r w:rsidRPr="00332601">
        <w:t>), Python (</w:t>
      </w:r>
      <w:proofErr w:type="spellStart"/>
      <w:r w:rsidRPr="00332601">
        <w:t>PyPI</w:t>
      </w:r>
      <w:proofErr w:type="spellEnd"/>
      <w:r w:rsidRPr="00332601">
        <w:t>), and more</w:t>
      </w:r>
      <w:r w:rsidR="0086720E">
        <w:fldChar w:fldCharType="begin"/>
      </w:r>
      <w:r w:rsidR="0086720E">
        <w:instrText xml:space="preserve"> NOTEREF _Ref150864158 \f \h </w:instrText>
      </w:r>
      <w:r w:rsidR="0086720E">
        <w:fldChar w:fldCharType="separate"/>
      </w:r>
      <w:r w:rsidR="0086720E" w:rsidRPr="0086720E">
        <w:rPr>
          <w:rStyle w:val="FootnoteReference"/>
        </w:rPr>
        <w:t>28</w:t>
      </w:r>
      <w:r w:rsidR="0086720E">
        <w:fldChar w:fldCharType="end"/>
      </w:r>
      <w:r w:rsidRPr="00332601">
        <w:t>. This universality makes it a versatile choice for projects using multiple programming languages.</w:t>
      </w:r>
    </w:p>
    <w:p w14:paraId="7C91A29F" w14:textId="4654AEE5" w:rsidR="00332601" w:rsidRPr="00332601" w:rsidRDefault="00332601">
      <w:pPr>
        <w:pStyle w:val="NormalBPBHEB"/>
        <w:numPr>
          <w:ilvl w:val="0"/>
          <w:numId w:val="134"/>
        </w:numPr>
        <w:pPrChange w:id="303" w:author="Suman Deshwal" w:date="2024-05-07T17:49:00Z">
          <w:pPr>
            <w:numPr>
              <w:numId w:val="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32601">
        <w:rPr>
          <w:b/>
          <w:bCs/>
        </w:rPr>
        <w:t>Security and Access Control</w:t>
      </w:r>
      <w:r w:rsidRPr="00332601">
        <w:t xml:space="preserve">: Granular access controls and integration with AWS </w:t>
      </w:r>
      <w:r w:rsidRPr="005C000B">
        <w:rPr>
          <w:b/>
          <w:bCs/>
          <w:rPrChange w:id="304" w:author="Suman Deshwal" w:date="2024-05-07T17:50:00Z">
            <w:rPr/>
          </w:rPrChange>
        </w:rPr>
        <w:t>Identity and Access Management (IAM)</w:t>
      </w:r>
      <w:r w:rsidRPr="00332601">
        <w:t xml:space="preserve"> enable organizations to manage who can </w:t>
      </w:r>
      <w:r w:rsidRPr="00332601">
        <w:lastRenderedPageBreak/>
        <w:t>access and publish packages</w:t>
      </w:r>
      <w:r w:rsidR="00775874">
        <w:fldChar w:fldCharType="begin"/>
      </w:r>
      <w:r w:rsidR="00775874">
        <w:instrText xml:space="preserve"> NOTEREF _Ref150864158 \f \h </w:instrText>
      </w:r>
      <w:r w:rsidR="00775874">
        <w:fldChar w:fldCharType="separate"/>
      </w:r>
      <w:r w:rsidR="00775874" w:rsidRPr="00775874">
        <w:rPr>
          <w:rStyle w:val="FootnoteReference"/>
        </w:rPr>
        <w:t>28</w:t>
      </w:r>
      <w:r w:rsidR="00775874">
        <w:fldChar w:fldCharType="end"/>
      </w:r>
      <w:r w:rsidRPr="00332601">
        <w:t>. This ensures the security and integrity of software artifacts.</w:t>
      </w:r>
    </w:p>
    <w:p w14:paraId="7A18AEA3" w14:textId="453D0B9A" w:rsidR="00332601" w:rsidRDefault="00332601" w:rsidP="005C000B">
      <w:pPr>
        <w:pStyle w:val="NormalBPBHEB"/>
        <w:numPr>
          <w:ilvl w:val="0"/>
          <w:numId w:val="134"/>
        </w:numPr>
        <w:rPr>
          <w:ins w:id="305" w:author="Suman Deshwal" w:date="2024-05-07T17:50:00Z"/>
        </w:rPr>
      </w:pPr>
      <w:r w:rsidRPr="00332601">
        <w:rPr>
          <w:b/>
          <w:bCs/>
        </w:rPr>
        <w:t xml:space="preserve">Scalability and </w:t>
      </w:r>
      <w:r w:rsidR="005C000B" w:rsidRPr="00332601">
        <w:rPr>
          <w:b/>
          <w:bCs/>
        </w:rPr>
        <w:t>high availability</w:t>
      </w:r>
      <w:r w:rsidRPr="00332601">
        <w:t xml:space="preserve">: </w:t>
      </w:r>
      <w:proofErr w:type="spellStart"/>
      <w:r w:rsidRPr="00332601">
        <w:t>CodeArtifact</w:t>
      </w:r>
      <w:proofErr w:type="spellEnd"/>
      <w:r w:rsidRPr="00332601">
        <w:t xml:space="preserve"> is designed for scalability, allowing organizations to handle the growing volume of artifacts. It also provides high availability across multiple AWS Availability Zones</w:t>
      </w:r>
      <w:r w:rsidR="00775874">
        <w:fldChar w:fldCharType="begin"/>
      </w:r>
      <w:r w:rsidR="00775874">
        <w:instrText xml:space="preserve"> NOTEREF _Ref150864158 \f \h </w:instrText>
      </w:r>
      <w:r w:rsidR="00775874">
        <w:fldChar w:fldCharType="separate"/>
      </w:r>
      <w:r w:rsidR="00775874" w:rsidRPr="00775874">
        <w:rPr>
          <w:rStyle w:val="FootnoteReference"/>
        </w:rPr>
        <w:t>28</w:t>
      </w:r>
      <w:r w:rsidR="00775874">
        <w:fldChar w:fldCharType="end"/>
      </w:r>
      <w:r w:rsidRPr="00332601">
        <w:t>, ensuring reliable access to artifacts.</w:t>
      </w:r>
    </w:p>
    <w:p w14:paraId="1CF39617" w14:textId="77777777" w:rsidR="005C000B" w:rsidRPr="00332601" w:rsidRDefault="005C000B">
      <w:pPr>
        <w:pStyle w:val="NormalBPBHEB"/>
        <w:pPrChange w:id="306" w:author="Suman Deshwal" w:date="2024-05-07T17:50:00Z">
          <w:pPr>
            <w:numPr>
              <w:numId w:val="10"/>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1FF08D3E" w14:textId="029F47B3" w:rsidR="00332601" w:rsidRDefault="00332601" w:rsidP="005C000B">
      <w:pPr>
        <w:pStyle w:val="Heading2BPBHEB"/>
        <w:rPr>
          <w:ins w:id="307" w:author="Suman Deshwal" w:date="2024-05-07T17:50:00Z"/>
        </w:rPr>
      </w:pPr>
      <w:r w:rsidRPr="00332601">
        <w:t xml:space="preserve">Use </w:t>
      </w:r>
      <w:r w:rsidR="005C000B" w:rsidRPr="00332601">
        <w:t xml:space="preserve">cases and </w:t>
      </w:r>
      <w:proofErr w:type="gramStart"/>
      <w:r w:rsidR="005C000B" w:rsidRPr="00332601">
        <w:t>scenarios</w:t>
      </w:r>
      <w:proofErr w:type="gramEnd"/>
    </w:p>
    <w:p w14:paraId="0BF3CB57" w14:textId="55368871" w:rsidR="005C000B" w:rsidRPr="00332601" w:rsidRDefault="005C000B">
      <w:pPr>
        <w:pStyle w:val="NormalBPBHEB"/>
        <w:pPrChange w:id="308" w:author="Suman Deshwal" w:date="2024-05-07T17:50:00Z">
          <w:pPr>
            <w:keepNext/>
            <w:keepLines/>
            <w:spacing w:before="40" w:after="0"/>
            <w:outlineLvl w:val="1"/>
          </w:pPr>
        </w:pPrChange>
      </w:pPr>
      <w:ins w:id="309" w:author="Suman Deshwal" w:date="2024-05-07T17:51:00Z">
        <w:r>
          <w:t>The f</w:t>
        </w:r>
      </w:ins>
      <w:ins w:id="310" w:author="Suman Deshwal" w:date="2024-05-07T17:50:00Z">
        <w:r>
          <w:t>ollowing are the use case</w:t>
        </w:r>
      </w:ins>
      <w:ins w:id="311" w:author="Suman Deshwal" w:date="2024-05-07T17:51:00Z">
        <w:r>
          <w:t>s</w:t>
        </w:r>
      </w:ins>
      <w:ins w:id="312" w:author="Suman Deshwal" w:date="2024-05-07T17:50:00Z">
        <w:r>
          <w:t xml:space="preserve"> and scenarios:</w:t>
        </w:r>
      </w:ins>
    </w:p>
    <w:p w14:paraId="6A6737E5" w14:textId="571955E8" w:rsidR="00332601" w:rsidRPr="00332601" w:rsidRDefault="00332601">
      <w:pPr>
        <w:pStyle w:val="NormalBPBHEB"/>
        <w:numPr>
          <w:ilvl w:val="0"/>
          <w:numId w:val="135"/>
        </w:numPr>
        <w:pPrChange w:id="313" w:author="Suman Deshwal" w:date="2024-05-07T17:51:00Z">
          <w:pPr>
            <w:numPr>
              <w:numId w:val="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32601">
        <w:rPr>
          <w:b/>
          <w:bCs/>
        </w:rPr>
        <w:t xml:space="preserve">Dependency </w:t>
      </w:r>
      <w:r w:rsidR="005C000B" w:rsidRPr="00332601">
        <w:rPr>
          <w:b/>
          <w:bCs/>
        </w:rPr>
        <w:t>managem</w:t>
      </w:r>
      <w:r w:rsidRPr="00332601">
        <w:rPr>
          <w:b/>
          <w:bCs/>
        </w:rPr>
        <w:t xml:space="preserve">ent in CI/CD </w:t>
      </w:r>
      <w:r w:rsidR="005C000B" w:rsidRPr="00332601">
        <w:rPr>
          <w:b/>
          <w:bCs/>
        </w:rPr>
        <w:t>pipelines</w:t>
      </w:r>
      <w:r w:rsidRPr="00332601">
        <w:t xml:space="preserve">: </w:t>
      </w:r>
      <w:proofErr w:type="spellStart"/>
      <w:r w:rsidRPr="00332601">
        <w:t>CodeArtifact</w:t>
      </w:r>
      <w:proofErr w:type="spellEnd"/>
      <w:r w:rsidRPr="00332601">
        <w:t xml:space="preserve"> streamlines the process of managing dependencies in </w:t>
      </w:r>
      <w:del w:id="314" w:author="Suman Deshwal" w:date="2024-05-07T17:51:00Z">
        <w:r w:rsidRPr="00332601" w:rsidDel="005C000B">
          <w:delText>continuous integration and continuous deployment (</w:delText>
        </w:r>
      </w:del>
      <w:r w:rsidRPr="00332601">
        <w:t>CI/CD</w:t>
      </w:r>
      <w:del w:id="315" w:author="Suman Deshwal" w:date="2024-05-07T17:51:00Z">
        <w:r w:rsidRPr="00332601" w:rsidDel="005C000B">
          <w:delText>)</w:delText>
        </w:r>
      </w:del>
      <w:r w:rsidRPr="00332601">
        <w:t xml:space="preserve"> pipelines, ensuring consistent and reliable builds</w:t>
      </w:r>
      <w:r w:rsidR="009433B5">
        <w:rPr>
          <w:rStyle w:val="FootnoteReference"/>
        </w:rPr>
        <w:footnoteReference w:id="29"/>
      </w:r>
      <w:r w:rsidRPr="00332601">
        <w:t>.</w:t>
      </w:r>
    </w:p>
    <w:p w14:paraId="14D84B1F" w14:textId="49237824" w:rsidR="00332601" w:rsidRPr="00332601" w:rsidRDefault="00332601">
      <w:pPr>
        <w:pStyle w:val="NormalBPBHEB"/>
        <w:numPr>
          <w:ilvl w:val="0"/>
          <w:numId w:val="135"/>
        </w:numPr>
        <w:pPrChange w:id="316" w:author="Suman Deshwal" w:date="2024-05-07T17:51:00Z">
          <w:pPr>
            <w:numPr>
              <w:numId w:val="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32601">
        <w:rPr>
          <w:b/>
          <w:bCs/>
        </w:rPr>
        <w:t xml:space="preserve">Centralized </w:t>
      </w:r>
      <w:r w:rsidR="005C000B" w:rsidRPr="00332601">
        <w:rPr>
          <w:b/>
          <w:bCs/>
        </w:rPr>
        <w:t>artifact repository</w:t>
      </w:r>
      <w:r w:rsidRPr="00332601">
        <w:t xml:space="preserve">: Organizations with multiple projects and teams benefit from a centralized repository for managing and sharing software artifacts. </w:t>
      </w:r>
      <w:proofErr w:type="spellStart"/>
      <w:r w:rsidRPr="00332601">
        <w:t>CodeArtifact</w:t>
      </w:r>
      <w:proofErr w:type="spellEnd"/>
      <w:r w:rsidRPr="00332601">
        <w:t xml:space="preserve"> simplifies the organization-wide use of shared packages.</w:t>
      </w:r>
    </w:p>
    <w:p w14:paraId="48C6B290" w14:textId="4AE2EC71" w:rsidR="00332601" w:rsidRPr="00332601" w:rsidRDefault="00332601">
      <w:pPr>
        <w:pStyle w:val="NormalBPBHEB"/>
        <w:numPr>
          <w:ilvl w:val="0"/>
          <w:numId w:val="135"/>
        </w:numPr>
        <w:pPrChange w:id="317" w:author="Suman Deshwal" w:date="2024-05-07T17:51:00Z">
          <w:pPr>
            <w:numPr>
              <w:numId w:val="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32601">
        <w:rPr>
          <w:b/>
          <w:bCs/>
        </w:rPr>
        <w:t xml:space="preserve">Support for Polyglot </w:t>
      </w:r>
      <w:r w:rsidR="005C000B" w:rsidRPr="00332601">
        <w:rPr>
          <w:b/>
          <w:bCs/>
        </w:rPr>
        <w:t>development</w:t>
      </w:r>
      <w:r w:rsidRPr="00332601">
        <w:t xml:space="preserve">: </w:t>
      </w:r>
      <w:del w:id="318" w:author="Suman Deshwal" w:date="2024-05-09T10:29:00Z">
        <w:r w:rsidRPr="00332601" w:rsidDel="00F24A0A">
          <w:delText>With support for various package formats, CodeArtifact facilitates polyglot development environments where</w:delText>
        </w:r>
      </w:del>
      <w:ins w:id="319" w:author="Suman Deshwal" w:date="2024-05-09T10:29:00Z">
        <w:r w:rsidR="00F24A0A">
          <w:t xml:space="preserve">By supporting various package formats, </w:t>
        </w:r>
        <w:proofErr w:type="spellStart"/>
        <w:r w:rsidR="00F24A0A">
          <w:t>CodeArtifact</w:t>
        </w:r>
        <w:proofErr w:type="spellEnd"/>
        <w:r w:rsidR="00F24A0A">
          <w:t xml:space="preserve"> facilitates polyglot development environments in which</w:t>
        </w:r>
      </w:ins>
      <w:r w:rsidRPr="00332601">
        <w:t xml:space="preserve"> different projects may use distinct programming languages and dependencies</w:t>
      </w:r>
      <w:r w:rsidR="009433B5">
        <w:rPr>
          <w:rStyle w:val="FootnoteReference"/>
        </w:rPr>
        <w:footnoteReference w:id="30"/>
      </w:r>
      <w:r w:rsidRPr="00332601">
        <w:t>.</w:t>
      </w:r>
    </w:p>
    <w:p w14:paraId="32BA00DF" w14:textId="0B9F2FF3" w:rsidR="00332601" w:rsidRDefault="00332601" w:rsidP="005C000B">
      <w:pPr>
        <w:pStyle w:val="NormalBPBHEB"/>
        <w:rPr>
          <w:ins w:id="320" w:author="Suman Deshwal" w:date="2024-05-07T17:51:00Z"/>
        </w:rPr>
      </w:pPr>
      <w:r w:rsidRPr="00332601">
        <w:t xml:space="preserve">In conclusion, AWS </w:t>
      </w:r>
      <w:proofErr w:type="spellStart"/>
      <w:r w:rsidRPr="00332601">
        <w:t>CodeArtifact</w:t>
      </w:r>
      <w:proofErr w:type="spellEnd"/>
      <w:r w:rsidRPr="00332601">
        <w:t xml:space="preserve">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0AE903" w14:textId="77777777" w:rsidR="005C000B" w:rsidRPr="00332601" w:rsidRDefault="005C000B">
      <w:pPr>
        <w:pStyle w:val="NormalBPBHEB"/>
        <w:pPrChange w:id="321" w:author="Suman Deshwal" w:date="2024-05-07T17:51:00Z">
          <w:pPr>
            <w:pBdr>
              <w:top w:val="nil"/>
              <w:left w:val="nil"/>
              <w:bottom w:val="nil"/>
              <w:right w:val="nil"/>
              <w:between w:val="nil"/>
            </w:pBdr>
            <w:shd w:val="clear" w:color="auto" w:fill="FFFFFF"/>
            <w:spacing w:after="100" w:line="276" w:lineRule="auto"/>
            <w:jc w:val="both"/>
          </w:pPr>
        </w:pPrChange>
      </w:pPr>
    </w:p>
    <w:p w14:paraId="412CCDF2" w14:textId="57A912DC" w:rsidR="00DD0D0F" w:rsidRPr="00DD0D0F" w:rsidRDefault="00BE71C1">
      <w:pPr>
        <w:pStyle w:val="Heading1BPBHEB"/>
        <w:pPrChange w:id="322" w:author="Suman Deshwal" w:date="2024-05-07T17:51:00Z">
          <w:pPr>
            <w:keepNext/>
            <w:keepLines/>
            <w:spacing w:before="400" w:after="0" w:line="276" w:lineRule="auto"/>
            <w:outlineLvl w:val="0"/>
          </w:pPr>
        </w:pPrChange>
      </w:pPr>
      <w:r>
        <w:t>A</w:t>
      </w:r>
      <w:r w:rsidR="00DD0D0F" w:rsidRPr="00DD0D0F">
        <w:t xml:space="preserve">WS </w:t>
      </w:r>
      <w:proofErr w:type="spellStart"/>
      <w:r w:rsidR="00DD0D0F" w:rsidRPr="00DD0D0F">
        <w:t>CodeBuild</w:t>
      </w:r>
      <w:proofErr w:type="spellEnd"/>
    </w:p>
    <w:p w14:paraId="6EE58E0F" w14:textId="77777777" w:rsidR="00DD0D0F" w:rsidRDefault="00DD0D0F">
      <w:pPr>
        <w:pStyle w:val="NormalBPBHEB"/>
        <w:pPrChange w:id="323" w:author="Suman Deshwal" w:date="2024-05-09T10:30:00Z">
          <w:pPr>
            <w:pBdr>
              <w:top w:val="nil"/>
              <w:left w:val="nil"/>
              <w:bottom w:val="nil"/>
              <w:right w:val="nil"/>
              <w:between w:val="nil"/>
            </w:pBdr>
            <w:shd w:val="clear" w:color="auto" w:fill="FFFFFF"/>
            <w:spacing w:after="100" w:line="276" w:lineRule="auto"/>
            <w:jc w:val="both"/>
          </w:pPr>
        </w:pPrChange>
      </w:pPr>
      <w:r w:rsidRPr="00DD0D0F">
        <w:t xml:space="preserve">In the ever-evolving landscape of DevOps, a robust and efficient build process is the cornerstone of reliable software delivery. AWS </w:t>
      </w:r>
      <w:proofErr w:type="spellStart"/>
      <w:r w:rsidRPr="00DD0D0F">
        <w:t>CodeBuild</w:t>
      </w:r>
      <w:proofErr w:type="spellEnd"/>
      <w:r w:rsidRPr="00DD0D0F">
        <w:t xml:space="preserve">, a fully managed build service, empowers development teams to compile, test, and package their code with ease. This section explores the key features, benefits, and use cases of AWS </w:t>
      </w:r>
      <w:commentRangeStart w:id="324"/>
      <w:proofErr w:type="spellStart"/>
      <w:r w:rsidRPr="00DD0D0F">
        <w:t>CodeBuild</w:t>
      </w:r>
      <w:commentRangeEnd w:id="324"/>
      <w:proofErr w:type="spellEnd"/>
      <w:r w:rsidR="00BE4976">
        <w:rPr>
          <w:rStyle w:val="CommentReference"/>
          <w:rFonts w:eastAsiaTheme="minorHAnsi" w:cstheme="minorBidi"/>
        </w:rPr>
        <w:commentReference w:id="324"/>
      </w:r>
      <w:r w:rsidRPr="00DD0D0F">
        <w:t>.</w:t>
      </w:r>
    </w:p>
    <w:p w14:paraId="13DA720D" w14:textId="77777777" w:rsidR="00B60C68" w:rsidRDefault="00B60C68"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pPr>
        <w:pStyle w:val="FigureBPBHEB"/>
        <w:pPrChange w:id="325" w:author="Suman Deshwal" w:date="2024-05-07T17:51:00Z">
          <w:pPr>
            <w:keepNext/>
            <w:pBdr>
              <w:top w:val="nil"/>
              <w:left w:val="nil"/>
              <w:bottom w:val="nil"/>
              <w:right w:val="nil"/>
              <w:between w:val="nil"/>
            </w:pBdr>
            <w:shd w:val="clear" w:color="auto" w:fill="FFFFFF"/>
            <w:spacing w:after="100" w:line="276" w:lineRule="auto"/>
            <w:jc w:val="both"/>
          </w:pPr>
        </w:pPrChange>
      </w:pPr>
      <w:r w:rsidRPr="00B60C68">
        <w:rPr>
          <w:noProof/>
        </w:rPr>
        <w:lastRenderedPageBreak/>
        <w:drawing>
          <wp:inline distT="0" distB="0" distL="0" distR="0" wp14:anchorId="4F844240" wp14:editId="6A7A59D3">
            <wp:extent cx="5731510" cy="3587750"/>
            <wp:effectExtent l="0" t="0" r="254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56E878E4" w14:textId="0E2229C5" w:rsidR="00B60C68" w:rsidRDefault="00E05F83">
      <w:pPr>
        <w:pStyle w:val="FigureCaptionBPBHEB"/>
        <w:pPrChange w:id="326" w:author="Suman Deshwal" w:date="2024-05-09T10:30:00Z">
          <w:pPr>
            <w:pStyle w:val="Caption"/>
            <w:jc w:val="both"/>
          </w:pPr>
        </w:pPrChange>
      </w:pPr>
      <w:r w:rsidRPr="00BE4976">
        <w:rPr>
          <w:b/>
          <w:rPrChange w:id="327" w:author="Suman Deshwal" w:date="2024-05-07T17:52:00Z">
            <w:rPr>
              <w:bCs/>
            </w:rPr>
          </w:rPrChange>
        </w:rPr>
        <w:t xml:space="preserve">Figure </w:t>
      </w:r>
      <w:del w:id="328" w:author="Suman Deshwal" w:date="2024-05-07T17:52:00Z">
        <w:r w:rsidRPr="00BE4976" w:rsidDel="00BE4976">
          <w:rPr>
            <w:b/>
            <w:rPrChange w:id="329" w:author="Suman Deshwal" w:date="2024-05-07T17:52:00Z">
              <w:rPr>
                <w:bCs/>
              </w:rPr>
            </w:rPrChange>
          </w:rPr>
          <w:fldChar w:fldCharType="begin"/>
        </w:r>
        <w:r w:rsidRPr="00BE4976" w:rsidDel="00BE4976">
          <w:rPr>
            <w:b/>
            <w:rPrChange w:id="330" w:author="Suman Deshwal" w:date="2024-05-07T17:52:00Z">
              <w:rPr>
                <w:bCs/>
              </w:rPr>
            </w:rPrChange>
          </w:rPr>
          <w:delInstrText xml:space="preserve"> SEQ Figure \* ARABIC </w:delInstrText>
        </w:r>
        <w:r w:rsidRPr="00BE4976" w:rsidDel="00BE4976">
          <w:rPr>
            <w:b/>
            <w:rPrChange w:id="331" w:author="Suman Deshwal" w:date="2024-05-07T17:52:00Z">
              <w:rPr>
                <w:bCs/>
              </w:rPr>
            </w:rPrChange>
          </w:rPr>
          <w:fldChar w:fldCharType="separate"/>
        </w:r>
        <w:r w:rsidR="009304A7" w:rsidRPr="00BE4976" w:rsidDel="00BE4976">
          <w:rPr>
            <w:b/>
            <w:noProof/>
            <w:rPrChange w:id="332" w:author="Suman Deshwal" w:date="2024-05-07T17:52:00Z">
              <w:rPr>
                <w:bCs/>
                <w:noProof/>
              </w:rPr>
            </w:rPrChange>
          </w:rPr>
          <w:delText>3</w:delText>
        </w:r>
        <w:r w:rsidRPr="00BE4976" w:rsidDel="00BE4976">
          <w:rPr>
            <w:b/>
            <w:rPrChange w:id="333" w:author="Suman Deshwal" w:date="2024-05-07T17:52:00Z">
              <w:rPr>
                <w:bCs/>
              </w:rPr>
            </w:rPrChange>
          </w:rPr>
          <w:fldChar w:fldCharType="end"/>
        </w:r>
      </w:del>
      <w:ins w:id="334" w:author="Suman Deshwal" w:date="2024-05-07T17:52:00Z">
        <w:r w:rsidR="00BE4976" w:rsidRPr="00BE4976">
          <w:rPr>
            <w:b/>
            <w:rPrChange w:id="335" w:author="Suman Deshwal" w:date="2024-05-07T17:52:00Z">
              <w:rPr>
                <w:bCs/>
              </w:rPr>
            </w:rPrChange>
          </w:rPr>
          <w:t>7.3:</w:t>
        </w:r>
      </w:ins>
      <w:del w:id="336" w:author="Suman Deshwal" w:date="2024-05-07T17:52:00Z">
        <w:r w:rsidRPr="00BE4976" w:rsidDel="00BE4976">
          <w:rPr>
            <w:b/>
            <w:rPrChange w:id="337" w:author="Suman Deshwal" w:date="2024-05-07T17:52:00Z">
              <w:rPr>
                <w:bCs/>
              </w:rPr>
            </w:rPrChange>
          </w:rPr>
          <w:delText>.</w:delText>
        </w:r>
      </w:del>
      <w:r>
        <w:t xml:space="preserve"> </w:t>
      </w:r>
      <w:r w:rsidRPr="00B85830">
        <w:t xml:space="preserve"> </w:t>
      </w:r>
      <w:ins w:id="338" w:author="Suman Deshwal" w:date="2024-05-09T10:30:00Z">
        <w:r w:rsidR="00F24A0A">
          <w:t>S</w:t>
        </w:r>
      </w:ins>
      <w:del w:id="339" w:author="Suman Deshwal" w:date="2024-05-09T10:30:00Z">
        <w:r w:rsidRPr="00B85830" w:rsidDel="00F24A0A">
          <w:delText>s</w:delText>
        </w:r>
      </w:del>
      <w:r w:rsidRPr="00B85830">
        <w:t xml:space="preserve">hows what happens when you run a build with </w:t>
      </w:r>
      <w:proofErr w:type="spellStart"/>
      <w:proofErr w:type="gramStart"/>
      <w:r w:rsidRPr="00B85830">
        <w:t>CodeBuild</w:t>
      </w:r>
      <w:proofErr w:type="spellEnd"/>
      <w:r>
        <w:rPr>
          <w:noProof/>
        </w:rPr>
        <w:t xml:space="preserve"> )AWS</w:t>
      </w:r>
      <w:proofErr w:type="gramEnd"/>
      <w:r>
        <w:rPr>
          <w:noProof/>
        </w:rPr>
        <w:t xml:space="preserve"> Documentation)</w:t>
      </w:r>
    </w:p>
    <w:p w14:paraId="5C193BEF" w14:textId="77777777" w:rsidR="00B60C68" w:rsidRPr="00DD0D0F" w:rsidRDefault="00B60C68" w:rsidP="00DD0D0F">
      <w:pPr>
        <w:pBdr>
          <w:top w:val="nil"/>
          <w:left w:val="nil"/>
          <w:bottom w:val="nil"/>
          <w:right w:val="nil"/>
          <w:between w:val="nil"/>
        </w:pBdr>
        <w:shd w:val="clear" w:color="auto" w:fill="FFFFFF"/>
        <w:spacing w:after="100" w:line="276" w:lineRule="auto"/>
        <w:jc w:val="both"/>
      </w:pPr>
    </w:p>
    <w:p w14:paraId="7787CAC9" w14:textId="77777777" w:rsidR="00DD0D0F" w:rsidRPr="00DD0D0F" w:rsidRDefault="00DD0D0F">
      <w:pPr>
        <w:pStyle w:val="Heading1BPBHEB"/>
        <w:pPrChange w:id="340" w:author="Suman Deshwal" w:date="2024-05-07T17:52:00Z">
          <w:pPr>
            <w:keepNext/>
            <w:keepLines/>
            <w:spacing w:before="40" w:after="0"/>
            <w:outlineLvl w:val="1"/>
          </w:pPr>
        </w:pPrChange>
      </w:pPr>
      <w:r w:rsidRPr="00DD0D0F">
        <w:t xml:space="preserve">Introduction to AWS </w:t>
      </w:r>
      <w:proofErr w:type="spellStart"/>
      <w:r w:rsidRPr="00DD0D0F">
        <w:t>CodeBuild</w:t>
      </w:r>
      <w:proofErr w:type="spellEnd"/>
    </w:p>
    <w:p w14:paraId="2F7B6C3E" w14:textId="3AA38630" w:rsidR="00DD0D0F" w:rsidRDefault="00DD0D0F" w:rsidP="00BE4976">
      <w:pPr>
        <w:pStyle w:val="NormalBPBHEB"/>
        <w:rPr>
          <w:ins w:id="341" w:author="Suman Deshwal" w:date="2024-05-07T17:52:00Z"/>
        </w:rPr>
      </w:pPr>
      <w:r w:rsidRPr="00DD0D0F">
        <w:t xml:space="preserve">AWS </w:t>
      </w:r>
      <w:proofErr w:type="spellStart"/>
      <w:r w:rsidRPr="00DD0D0F">
        <w:t>CodeBuild</w:t>
      </w:r>
      <w:proofErr w:type="spellEnd"/>
      <w:r w:rsidRPr="00DD0D0F">
        <w:t xml:space="preserve"> is a cloud-based build service that compiles source code, runs tests, and produces ready-to-deploy software artifacts</w:t>
      </w:r>
      <w:bookmarkStart w:id="342" w:name="_Ref150865512"/>
      <w:r w:rsidR="008305A3">
        <w:rPr>
          <w:rStyle w:val="FootnoteReference"/>
        </w:rPr>
        <w:footnoteReference w:id="31"/>
      </w:r>
      <w:bookmarkEnd w:id="342"/>
      <w:r w:rsidRPr="00DD0D0F">
        <w:t>. It integrates seamlessly with other AWS services and supports popular programming languages, enabling developers to focus on writing code rather than managing build infrastructure.</w:t>
      </w:r>
    </w:p>
    <w:p w14:paraId="39A589DB" w14:textId="77777777" w:rsidR="00BE4976" w:rsidRPr="00DD0D0F" w:rsidRDefault="00BE4976">
      <w:pPr>
        <w:pStyle w:val="NormalBPBHEB"/>
        <w:pPrChange w:id="343" w:author="Suman Deshwal" w:date="2024-05-07T17:52:00Z">
          <w:pPr>
            <w:pBdr>
              <w:top w:val="nil"/>
              <w:left w:val="nil"/>
              <w:bottom w:val="nil"/>
              <w:right w:val="nil"/>
              <w:between w:val="nil"/>
            </w:pBdr>
            <w:shd w:val="clear" w:color="auto" w:fill="FFFFFF"/>
            <w:spacing w:after="100" w:line="276" w:lineRule="auto"/>
            <w:jc w:val="both"/>
          </w:pPr>
        </w:pPrChange>
      </w:pPr>
    </w:p>
    <w:p w14:paraId="2CF45DAB" w14:textId="106C41E1" w:rsidR="00DD0D0F" w:rsidRDefault="00DD0D0F" w:rsidP="00BE4976">
      <w:pPr>
        <w:pStyle w:val="Heading2BPBHEB"/>
        <w:rPr>
          <w:ins w:id="344" w:author="Suman Deshwal" w:date="2024-05-07T17:52:00Z"/>
        </w:rPr>
      </w:pPr>
      <w:r w:rsidRPr="00DD0D0F">
        <w:t xml:space="preserve">Key </w:t>
      </w:r>
      <w:r w:rsidR="00BE4976" w:rsidRPr="00DD0D0F">
        <w:t>features and capabilities</w:t>
      </w:r>
    </w:p>
    <w:p w14:paraId="6B45AFF0" w14:textId="3A868F09" w:rsidR="00BE4976" w:rsidRPr="00DD0D0F" w:rsidRDefault="00BE4976">
      <w:pPr>
        <w:pStyle w:val="NormalBPBHEB"/>
        <w:pPrChange w:id="345" w:author="Suman Deshwal" w:date="2024-05-07T17:52:00Z">
          <w:pPr>
            <w:keepNext/>
            <w:keepLines/>
            <w:spacing w:before="40" w:after="0"/>
            <w:outlineLvl w:val="1"/>
          </w:pPr>
        </w:pPrChange>
      </w:pPr>
      <w:ins w:id="346" w:author="Suman Deshwal" w:date="2024-05-07T17:52:00Z">
        <w:r>
          <w:t>The following are the key features and capabilities:</w:t>
        </w:r>
      </w:ins>
    </w:p>
    <w:p w14:paraId="35BA261D" w14:textId="61FE4CA1" w:rsidR="00DD0D0F" w:rsidRPr="00DD0D0F" w:rsidRDefault="00DD0D0F">
      <w:pPr>
        <w:pStyle w:val="NormalBPBHEB"/>
        <w:numPr>
          <w:ilvl w:val="0"/>
          <w:numId w:val="136"/>
        </w:numPr>
        <w:pPrChange w:id="347" w:author="Suman Deshwal" w:date="2024-05-07T17:53: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D0D0F">
        <w:rPr>
          <w:b/>
          <w:bCs/>
        </w:rPr>
        <w:t xml:space="preserve">Fully </w:t>
      </w:r>
      <w:r w:rsidR="00BE4976" w:rsidRPr="00DD0D0F">
        <w:rPr>
          <w:b/>
          <w:bCs/>
        </w:rPr>
        <w:t>managed build service</w:t>
      </w:r>
      <w:r w:rsidRPr="00DD0D0F">
        <w:t xml:space="preserve">: </w:t>
      </w:r>
      <w:proofErr w:type="spellStart"/>
      <w:r w:rsidRPr="00DD0D0F">
        <w:t>CodeBuild</w:t>
      </w:r>
      <w:proofErr w:type="spellEnd"/>
      <w:r w:rsidRPr="00DD0D0F">
        <w:t xml:space="preserve"> eliminates the need for developers to set up and maintain build servers. It automatically scales based on build requirements and provides a consistent environment for builds</w:t>
      </w:r>
      <w:r w:rsidR="00166046">
        <w:fldChar w:fldCharType="begin"/>
      </w:r>
      <w:r w:rsidR="00166046">
        <w:instrText xml:space="preserve"> NOTEREF _Ref150865512 \f \h </w:instrText>
      </w:r>
      <w:r w:rsidR="00166046">
        <w:fldChar w:fldCharType="separate"/>
      </w:r>
      <w:r w:rsidR="00166046" w:rsidRPr="00166046">
        <w:rPr>
          <w:rStyle w:val="FootnoteReference"/>
        </w:rPr>
        <w:t>31</w:t>
      </w:r>
      <w:r w:rsidR="00166046">
        <w:fldChar w:fldCharType="end"/>
      </w:r>
      <w:r w:rsidRPr="00DD0D0F">
        <w:t>.</w:t>
      </w:r>
    </w:p>
    <w:p w14:paraId="4154FAD4" w14:textId="70C30FCD" w:rsidR="00DD0D0F" w:rsidRPr="00DD0D0F" w:rsidRDefault="00DD0D0F">
      <w:pPr>
        <w:pStyle w:val="NormalBPBHEB"/>
        <w:numPr>
          <w:ilvl w:val="0"/>
          <w:numId w:val="136"/>
        </w:numPr>
        <w:pPrChange w:id="348" w:author="Suman Deshwal" w:date="2024-05-07T17:53: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D0D0F">
        <w:rPr>
          <w:b/>
          <w:bCs/>
        </w:rPr>
        <w:t xml:space="preserve">Extensive </w:t>
      </w:r>
      <w:r w:rsidR="00BE4976" w:rsidRPr="00DD0D0F">
        <w:rPr>
          <w:b/>
          <w:bCs/>
        </w:rPr>
        <w:t>language support</w:t>
      </w:r>
      <w:r w:rsidRPr="00DD0D0F">
        <w:t xml:space="preserve">: </w:t>
      </w:r>
      <w:proofErr w:type="spellStart"/>
      <w:r w:rsidRPr="00DD0D0F">
        <w:t>CodeBuild</w:t>
      </w:r>
      <w:proofErr w:type="spellEnd"/>
      <w:r w:rsidRPr="00DD0D0F">
        <w:t xml:space="preserve"> supports a wide range of programming languages, build tools, and runtimes, including Java, Python, Node.js, Docker, and more</w:t>
      </w:r>
      <w:r w:rsidR="00F43E20">
        <w:fldChar w:fldCharType="begin"/>
      </w:r>
      <w:r w:rsidR="00F43E20">
        <w:instrText xml:space="preserve"> NOTEREF _Ref150865512 \f \h </w:instrText>
      </w:r>
      <w:r w:rsidR="00F43E20">
        <w:fldChar w:fldCharType="separate"/>
      </w:r>
      <w:r w:rsidR="00F43E20" w:rsidRPr="00F43E20">
        <w:rPr>
          <w:rStyle w:val="FootnoteReference"/>
        </w:rPr>
        <w:t>31</w:t>
      </w:r>
      <w:r w:rsidR="00F43E20">
        <w:fldChar w:fldCharType="end"/>
      </w:r>
      <w:r w:rsidRPr="00DD0D0F">
        <w:t>. This flexibility makes it suitable for diverse development projects.</w:t>
      </w:r>
    </w:p>
    <w:p w14:paraId="74277E1D" w14:textId="6A9ED737" w:rsidR="00DD0D0F" w:rsidRDefault="00DD0D0F" w:rsidP="00BE4976">
      <w:pPr>
        <w:pStyle w:val="NormalBPBHEB"/>
        <w:numPr>
          <w:ilvl w:val="0"/>
          <w:numId w:val="136"/>
        </w:numPr>
        <w:rPr>
          <w:ins w:id="349" w:author="Suman Deshwal" w:date="2024-05-07T17:53:00Z"/>
        </w:rPr>
      </w:pPr>
      <w:r w:rsidRPr="00DD0D0F">
        <w:rPr>
          <w:b/>
          <w:bCs/>
        </w:rPr>
        <w:lastRenderedPageBreak/>
        <w:t xml:space="preserve">Build </w:t>
      </w:r>
      <w:r w:rsidR="00BE4976" w:rsidRPr="00DD0D0F">
        <w:rPr>
          <w:b/>
          <w:bCs/>
        </w:rPr>
        <w:t>environment customization</w:t>
      </w:r>
      <w:r w:rsidRPr="00DD0D0F">
        <w:t>: Developers can customize the build environment by specifying build commands, environment variables, and build specifications. This allows for tailored build processes that align with project requirements</w:t>
      </w:r>
      <w:r w:rsidR="00F43E20">
        <w:fldChar w:fldCharType="begin"/>
      </w:r>
      <w:r w:rsidR="00F43E20">
        <w:instrText xml:space="preserve"> NOTEREF _Ref150865512 \f \h </w:instrText>
      </w:r>
      <w:r w:rsidR="00F43E20">
        <w:fldChar w:fldCharType="separate"/>
      </w:r>
      <w:r w:rsidR="00F43E20" w:rsidRPr="00F43E20">
        <w:rPr>
          <w:rStyle w:val="FootnoteReference"/>
        </w:rPr>
        <w:t>31</w:t>
      </w:r>
      <w:r w:rsidR="00F43E20">
        <w:fldChar w:fldCharType="end"/>
      </w:r>
      <w:r w:rsidRPr="00DD0D0F">
        <w:t>.</w:t>
      </w:r>
    </w:p>
    <w:p w14:paraId="162F9A6B" w14:textId="77777777" w:rsidR="00BE4976" w:rsidRPr="00DD0D0F" w:rsidRDefault="00BE4976">
      <w:pPr>
        <w:pStyle w:val="NormalBPBHEB"/>
        <w:pPrChange w:id="350" w:author="Suman Deshwal" w:date="2024-05-09T10:31: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2A1E1C57" w14:textId="65B7CEE7" w:rsidR="00DD0D0F" w:rsidRDefault="00DD0D0F" w:rsidP="00BE4976">
      <w:pPr>
        <w:pStyle w:val="Heading2BPBHEB"/>
        <w:rPr>
          <w:ins w:id="351" w:author="Suman Deshwal" w:date="2024-05-07T17:53:00Z"/>
        </w:rPr>
      </w:pPr>
      <w:r w:rsidRPr="00DD0D0F">
        <w:t xml:space="preserve">Use </w:t>
      </w:r>
      <w:r w:rsidR="00BE4976" w:rsidRPr="00DD0D0F">
        <w:t xml:space="preserve">cases and </w:t>
      </w:r>
      <w:proofErr w:type="gramStart"/>
      <w:r w:rsidR="00BE4976" w:rsidRPr="00DD0D0F">
        <w:t>scenarios</w:t>
      </w:r>
      <w:proofErr w:type="gramEnd"/>
    </w:p>
    <w:p w14:paraId="4F1DB770" w14:textId="5D94BA10" w:rsidR="00BE4976" w:rsidRPr="00DD0D0F" w:rsidRDefault="00BE4976">
      <w:pPr>
        <w:pStyle w:val="NormalBPBHEB"/>
        <w:pPrChange w:id="352" w:author="Suman Deshwal" w:date="2024-05-07T17:53:00Z">
          <w:pPr>
            <w:keepNext/>
            <w:keepLines/>
            <w:spacing w:before="40" w:after="0"/>
            <w:outlineLvl w:val="1"/>
          </w:pPr>
        </w:pPrChange>
      </w:pPr>
      <w:ins w:id="353" w:author="Suman Deshwal" w:date="2024-05-07T17:53:00Z">
        <w:r>
          <w:t>The following are the use cases and scenarios:</w:t>
        </w:r>
      </w:ins>
    </w:p>
    <w:p w14:paraId="60320E8B" w14:textId="04120B4A" w:rsidR="00DD0D0F" w:rsidRPr="00DD0D0F" w:rsidRDefault="00DD0D0F">
      <w:pPr>
        <w:pStyle w:val="NormalBPBHEB"/>
        <w:numPr>
          <w:ilvl w:val="0"/>
          <w:numId w:val="137"/>
        </w:numPr>
        <w:pPrChange w:id="354" w:author="Suman Deshwal" w:date="2024-05-07T17:53:00Z">
          <w:pPr>
            <w:numPr>
              <w:numId w:val="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D0D0F">
        <w:rPr>
          <w:b/>
          <w:bCs/>
        </w:rPr>
        <w:t>Continuous Integration (CI)</w:t>
      </w:r>
      <w:r w:rsidRPr="00DD0D0F">
        <w:t xml:space="preserve">: </w:t>
      </w:r>
      <w:proofErr w:type="spellStart"/>
      <w:r w:rsidRPr="00DD0D0F">
        <w:t>CodeBuild</w:t>
      </w:r>
      <w:proofErr w:type="spellEnd"/>
      <w:r w:rsidRPr="00DD0D0F">
        <w:t xml:space="preserve"> is a key component of CI pipelines, automating the build and test phases. It integrates seamlessly with AWS </w:t>
      </w:r>
      <w:proofErr w:type="spellStart"/>
      <w:r w:rsidRPr="00DD0D0F">
        <w:t>CodePipeline</w:t>
      </w:r>
      <w:proofErr w:type="spellEnd"/>
      <w:r w:rsidRPr="00DD0D0F">
        <w:t>, enabling a continuous integration workflow.</w:t>
      </w:r>
    </w:p>
    <w:p w14:paraId="7B64DBA2" w14:textId="3CFC7574" w:rsidR="00DD0D0F" w:rsidRPr="00DD0D0F" w:rsidRDefault="00DD0D0F">
      <w:pPr>
        <w:pStyle w:val="NormalBPBHEB"/>
        <w:numPr>
          <w:ilvl w:val="0"/>
          <w:numId w:val="137"/>
        </w:numPr>
        <w:pPrChange w:id="355" w:author="Suman Deshwal" w:date="2024-05-07T17:53:00Z">
          <w:pPr>
            <w:numPr>
              <w:numId w:val="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D0D0F">
        <w:rPr>
          <w:b/>
          <w:bCs/>
        </w:rPr>
        <w:t xml:space="preserve">Scalable </w:t>
      </w:r>
      <w:r w:rsidR="00BE4976" w:rsidRPr="00DD0D0F">
        <w:rPr>
          <w:b/>
          <w:bCs/>
        </w:rPr>
        <w:t>build processes</w:t>
      </w:r>
      <w:r w:rsidRPr="00DD0D0F">
        <w:t xml:space="preserve">: With its ability to scale automatically, </w:t>
      </w:r>
      <w:proofErr w:type="spellStart"/>
      <w:r w:rsidRPr="00DD0D0F">
        <w:t>CodeBuild</w:t>
      </w:r>
      <w:proofErr w:type="spellEnd"/>
      <w:r w:rsidRPr="00DD0D0F">
        <w:t xml:space="preserve"> is well-suited for projects with varying build workloads. Whether handling small code changes or large feature additions, </w:t>
      </w:r>
      <w:proofErr w:type="spellStart"/>
      <w:r w:rsidRPr="00DD0D0F">
        <w:t>CodeBuild</w:t>
      </w:r>
      <w:proofErr w:type="spellEnd"/>
      <w:r w:rsidRPr="00DD0D0F">
        <w:t xml:space="preserve"> adapts to the demands of the development pipeline</w:t>
      </w:r>
      <w:r w:rsidR="00167099">
        <w:rPr>
          <w:rStyle w:val="FootnoteReference"/>
        </w:rPr>
        <w:footnoteReference w:id="32"/>
      </w:r>
      <w:r w:rsidRPr="00DD0D0F">
        <w:t>.</w:t>
      </w:r>
    </w:p>
    <w:p w14:paraId="674AE0B1" w14:textId="6FAE7681" w:rsidR="00DD0D0F" w:rsidRPr="00DD0D0F" w:rsidRDefault="00DD0D0F">
      <w:pPr>
        <w:pStyle w:val="NormalBPBHEB"/>
        <w:numPr>
          <w:ilvl w:val="0"/>
          <w:numId w:val="137"/>
        </w:numPr>
        <w:pPrChange w:id="356" w:author="Suman Deshwal" w:date="2024-05-07T17:53:00Z">
          <w:pPr>
            <w:numPr>
              <w:numId w:val="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D0D0F">
        <w:rPr>
          <w:b/>
          <w:bCs/>
        </w:rPr>
        <w:t xml:space="preserve">Integration with </w:t>
      </w:r>
      <w:r w:rsidR="00BE4976" w:rsidRPr="00DD0D0F">
        <w:rPr>
          <w:b/>
          <w:bCs/>
        </w:rPr>
        <w:t>source control</w:t>
      </w:r>
      <w:r w:rsidRPr="00DD0D0F">
        <w:t xml:space="preserve">: </w:t>
      </w:r>
      <w:proofErr w:type="spellStart"/>
      <w:r w:rsidRPr="00DD0D0F">
        <w:t>CodeBuild</w:t>
      </w:r>
      <w:proofErr w:type="spellEnd"/>
      <w:r w:rsidRPr="00DD0D0F">
        <w:t xml:space="preserve"> easily integrates with version control systems like AWS </w:t>
      </w:r>
      <w:proofErr w:type="spellStart"/>
      <w:r w:rsidRPr="00DD0D0F">
        <w:t>CodeCommit</w:t>
      </w:r>
      <w:proofErr w:type="spellEnd"/>
      <w:r w:rsidRPr="00DD0D0F">
        <w:t>, GitHub, and Bitbucket. This ensures that builds are triggered automatically when changes are pushed to the repository</w:t>
      </w:r>
      <w:r w:rsidR="004F14EA">
        <w:rPr>
          <w:rStyle w:val="FootnoteReference"/>
        </w:rPr>
        <w:footnoteReference w:id="33"/>
      </w:r>
      <w:r w:rsidRPr="00DD0D0F">
        <w:t>.</w:t>
      </w:r>
    </w:p>
    <w:p w14:paraId="7B3C2873" w14:textId="4BE802BE" w:rsidR="00DD0D0F" w:rsidRDefault="00DD0D0F" w:rsidP="00BE4976">
      <w:pPr>
        <w:pStyle w:val="NormalBPBHEB"/>
        <w:rPr>
          <w:ins w:id="357" w:author="Suman Deshwal" w:date="2024-05-07T17:54:00Z"/>
        </w:rPr>
      </w:pPr>
      <w:r w:rsidRPr="00DD0D0F">
        <w:t xml:space="preserve">In summary, AWS </w:t>
      </w:r>
      <w:proofErr w:type="spellStart"/>
      <w:r w:rsidRPr="00DD0D0F">
        <w:t>CodeBuild</w:t>
      </w:r>
      <w:proofErr w:type="spellEnd"/>
      <w:r w:rsidRPr="00DD0D0F">
        <w:t xml:space="preserve">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1EFE6F79" w14:textId="77777777" w:rsidR="00BE4976" w:rsidRPr="00DD0D0F" w:rsidRDefault="00BE4976">
      <w:pPr>
        <w:pStyle w:val="NormalBPBHEB"/>
        <w:pPrChange w:id="358" w:author="Suman Deshwal" w:date="2024-05-07T17:53:00Z">
          <w:pPr>
            <w:pBdr>
              <w:top w:val="nil"/>
              <w:left w:val="nil"/>
              <w:bottom w:val="nil"/>
              <w:right w:val="nil"/>
              <w:between w:val="nil"/>
            </w:pBdr>
            <w:shd w:val="clear" w:color="auto" w:fill="FFFFFF"/>
            <w:spacing w:after="100" w:line="276" w:lineRule="auto"/>
            <w:jc w:val="both"/>
          </w:pPr>
        </w:pPrChange>
      </w:pPr>
    </w:p>
    <w:p w14:paraId="5ACCCF7A" w14:textId="55F40177" w:rsidR="001D4C56" w:rsidRPr="001D4C56" w:rsidRDefault="001D4C56">
      <w:pPr>
        <w:pStyle w:val="Heading1BPBHEB"/>
        <w:pPrChange w:id="359" w:author="Suman Deshwal" w:date="2024-05-07T17:54:00Z">
          <w:pPr>
            <w:keepNext/>
            <w:keepLines/>
            <w:spacing w:before="400" w:after="0" w:line="276" w:lineRule="auto"/>
            <w:outlineLvl w:val="0"/>
          </w:pPr>
        </w:pPrChange>
      </w:pPr>
      <w:r w:rsidRPr="001D4C56">
        <w:t xml:space="preserve">AWS </w:t>
      </w:r>
      <w:proofErr w:type="spellStart"/>
      <w:r w:rsidRPr="001D4C56">
        <w:t>CodeCommit</w:t>
      </w:r>
      <w:proofErr w:type="spellEnd"/>
    </w:p>
    <w:p w14:paraId="7E406CFC" w14:textId="7CE354D5" w:rsidR="001D4C56" w:rsidRDefault="001D4C56" w:rsidP="00BE4976">
      <w:pPr>
        <w:pStyle w:val="NormalBPBHEB"/>
        <w:rPr>
          <w:ins w:id="360" w:author="Suman Deshwal" w:date="2024-05-07T17:54:00Z"/>
        </w:rPr>
      </w:pPr>
      <w:r w:rsidRPr="00BE4976">
        <w:t xml:space="preserve">AWS </w:t>
      </w:r>
      <w:proofErr w:type="spellStart"/>
      <w:r w:rsidRPr="00BE4976">
        <w:t>CodeCommit</w:t>
      </w:r>
      <w:proofErr w:type="spellEnd"/>
      <w:r w:rsidRPr="00BE4976">
        <w:t xml:space="preserve"> is a </w:t>
      </w:r>
      <w:r w:rsidR="007600C1" w:rsidRPr="00BE4976">
        <w:t>fully managed</w:t>
      </w:r>
      <w:r w:rsidRPr="00BE4976">
        <w:t xml:space="preserve"> source control service offered by </w:t>
      </w:r>
      <w:del w:id="361" w:author="Suman Deshwal" w:date="2024-05-07T17:54:00Z">
        <w:r w:rsidRPr="00BE4976" w:rsidDel="00BE4976">
          <w:delText>Amazon Web Services (</w:delText>
        </w:r>
      </w:del>
      <w:r w:rsidRPr="00BE4976">
        <w:t>AWS</w:t>
      </w:r>
      <w:del w:id="362" w:author="Suman Deshwal" w:date="2024-05-07T17:54:00Z">
        <w:r w:rsidRPr="00BE4976" w:rsidDel="00BE4976">
          <w:delText>)</w:delText>
        </w:r>
      </w:del>
      <w:r w:rsidRPr="00BE4976">
        <w:t>, providing a secure and scalable platform for hosting Git repositories.</w:t>
      </w:r>
      <w:r w:rsidRPr="001D4C56">
        <w:t xml:space="preserve"> This section delves into the key features, use cases, and best practices surrounding AWS </w:t>
      </w:r>
      <w:proofErr w:type="spellStart"/>
      <w:r w:rsidRPr="001D4C56">
        <w:t>CodeCommit</w:t>
      </w:r>
      <w:proofErr w:type="spellEnd"/>
      <w:r w:rsidRPr="001D4C56">
        <w:t>.</w:t>
      </w:r>
    </w:p>
    <w:p w14:paraId="1274F20F" w14:textId="77777777" w:rsidR="00245E24" w:rsidRPr="001D4C56" w:rsidRDefault="00245E24">
      <w:pPr>
        <w:pStyle w:val="NormalBPBHEB"/>
        <w:pPrChange w:id="363" w:author="Suman Deshwal" w:date="2024-05-08T10:22:00Z">
          <w:pPr>
            <w:pBdr>
              <w:top w:val="nil"/>
              <w:left w:val="nil"/>
              <w:bottom w:val="nil"/>
              <w:right w:val="nil"/>
              <w:between w:val="nil"/>
            </w:pBdr>
            <w:shd w:val="clear" w:color="auto" w:fill="FFFFFF"/>
            <w:spacing w:after="100" w:line="276" w:lineRule="auto"/>
            <w:jc w:val="both"/>
          </w:pPr>
        </w:pPrChange>
      </w:pPr>
    </w:p>
    <w:p w14:paraId="08A1EE72" w14:textId="6632C12C" w:rsidR="001D4C56" w:rsidRPr="008F5F7F" w:rsidRDefault="001D4C56">
      <w:pPr>
        <w:pStyle w:val="Heading2BPBHEB"/>
        <w:rPr>
          <w:rPrChange w:id="364" w:author="Suman Deshwal" w:date="2024-05-08T10:10:00Z">
            <w:rPr>
              <w:rFonts w:eastAsiaTheme="majorEastAsia" w:cstheme="majorBidi"/>
              <w:sz w:val="36"/>
              <w:szCs w:val="26"/>
            </w:rPr>
          </w:rPrChange>
        </w:rPr>
        <w:pPrChange w:id="365" w:author="Suman Deshwal" w:date="2024-05-08T10:22:00Z">
          <w:pPr>
            <w:keepNext/>
            <w:keepLines/>
            <w:spacing w:before="40" w:after="0"/>
            <w:outlineLvl w:val="1"/>
          </w:pPr>
        </w:pPrChange>
      </w:pPr>
      <w:r w:rsidRPr="008F5F7F">
        <w:rPr>
          <w:rPrChange w:id="366" w:author="Suman Deshwal" w:date="2024-05-08T10:10:00Z">
            <w:rPr>
              <w:rFonts w:eastAsiaTheme="majorEastAsia" w:cstheme="majorBidi"/>
              <w:b/>
              <w:szCs w:val="26"/>
            </w:rPr>
          </w:rPrChange>
        </w:rPr>
        <w:t>Overview</w:t>
      </w:r>
    </w:p>
    <w:p w14:paraId="4745384C" w14:textId="77777777"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 xml:space="preserve">AWS </w:t>
      </w:r>
      <w:proofErr w:type="spellStart"/>
      <w:r w:rsidRPr="001D4C56">
        <w:t>CodeCommit</w:t>
      </w:r>
      <w:proofErr w:type="spellEnd"/>
      <w:r w:rsidRPr="001D4C56">
        <w:t xml:space="preserve"> allows developers to store and version their code in the cloud, facilitating collaboration and ensuring a secure and accessible repository. Key aspects include:</w:t>
      </w:r>
    </w:p>
    <w:p w14:paraId="458D8DE1" w14:textId="2F088DA4"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 xml:space="preserve">Security and </w:t>
      </w:r>
      <w:r w:rsidR="008F5F7F" w:rsidRPr="001D4C56">
        <w:rPr>
          <w:b/>
          <w:bCs/>
        </w:rPr>
        <w:t>compliance</w:t>
      </w:r>
      <w:r w:rsidRPr="001D4C56">
        <w:rPr>
          <w:b/>
          <w:bCs/>
        </w:rPr>
        <w:t>:</w:t>
      </w:r>
    </w:p>
    <w:p w14:paraId="6288DB82" w14:textId="25FC2473"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proofErr w:type="spellStart"/>
      <w:r w:rsidRPr="001D4C56">
        <w:lastRenderedPageBreak/>
        <w:t>CodeCommit</w:t>
      </w:r>
      <w:proofErr w:type="spellEnd"/>
      <w:r w:rsidRPr="001D4C56">
        <w:t xml:space="preserve"> ensures data encryption in transit and at rest, adhering to industry-standard security practices</w:t>
      </w:r>
      <w:bookmarkStart w:id="367" w:name="_Ref150866619"/>
      <w:r w:rsidR="007600C1">
        <w:rPr>
          <w:rStyle w:val="FootnoteReference"/>
        </w:rPr>
        <w:footnoteReference w:id="34"/>
      </w:r>
      <w:bookmarkEnd w:id="367"/>
      <w:r w:rsidRPr="001D4C56">
        <w:t>.</w:t>
      </w:r>
    </w:p>
    <w:p w14:paraId="375A0436" w14:textId="77777777"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6E4F77AF"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r w:rsidR="00084FF7">
        <w:fldChar w:fldCharType="begin"/>
      </w:r>
      <w:r w:rsidR="00084FF7">
        <w:instrText xml:space="preserve"> NOTEREF _Ref150866619 \f \h </w:instrText>
      </w:r>
      <w:r w:rsidR="00084FF7">
        <w:fldChar w:fldCharType="separate"/>
      </w:r>
      <w:r w:rsidR="00084FF7" w:rsidRPr="00084FF7">
        <w:rPr>
          <w:rStyle w:val="FootnoteReference"/>
        </w:rPr>
        <w:t>34</w:t>
      </w:r>
      <w:r w:rsidR="00084FF7">
        <w:fldChar w:fldCharType="end"/>
      </w:r>
      <w:r w:rsidRPr="001D4C56">
        <w:t>.</w:t>
      </w:r>
    </w:p>
    <w:p w14:paraId="72779E50" w14:textId="10A3082E"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 xml:space="preserve">Integration with </w:t>
      </w:r>
      <w:r w:rsidR="00E52F5D" w:rsidRPr="001D4C56">
        <w:rPr>
          <w:b/>
          <w:bCs/>
        </w:rPr>
        <w:t xml:space="preserve">other </w:t>
      </w:r>
      <w:r w:rsidRPr="001D4C56">
        <w:rPr>
          <w:b/>
          <w:bCs/>
        </w:rPr>
        <w:t>AWS Services:</w:t>
      </w:r>
    </w:p>
    <w:p w14:paraId="72015EEB" w14:textId="3D236838"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integrates with AWS </w:t>
      </w:r>
      <w:del w:id="368" w:author="Suman Deshwal" w:date="2024-05-09T14:32:00Z">
        <w:r w:rsidRPr="001D4C56" w:rsidDel="00D63F56">
          <w:delText>Identity and Access Management (</w:delText>
        </w:r>
      </w:del>
      <w:r w:rsidRPr="001D4C56">
        <w:t>IAM</w:t>
      </w:r>
      <w:del w:id="369" w:author="Suman Deshwal" w:date="2024-05-09T14:32:00Z">
        <w:r w:rsidRPr="001D4C56" w:rsidDel="00D63F56">
          <w:delText>)</w:delText>
        </w:r>
      </w:del>
      <w:r w:rsidRPr="001D4C56">
        <w:t xml:space="preserve">, AWS </w:t>
      </w:r>
      <w:proofErr w:type="spellStart"/>
      <w:r w:rsidRPr="001D4C56">
        <w:t>CodePipeline</w:t>
      </w:r>
      <w:proofErr w:type="spellEnd"/>
      <w:r w:rsidRPr="001D4C56">
        <w:t>, and other developer tools, enhancing the overall development workflow</w:t>
      </w:r>
      <w:r w:rsidR="00181E3B">
        <w:fldChar w:fldCharType="begin"/>
      </w:r>
      <w:r w:rsidR="00181E3B">
        <w:instrText xml:space="preserve"> NOTEREF _Ref150866619 \f \h </w:instrText>
      </w:r>
      <w:r w:rsidR="00181E3B">
        <w:fldChar w:fldCharType="separate"/>
      </w:r>
      <w:r w:rsidR="00181E3B" w:rsidRPr="00181E3B">
        <w:rPr>
          <w:rStyle w:val="FootnoteReference"/>
        </w:rPr>
        <w:t>34</w:t>
      </w:r>
      <w:r w:rsidR="00181E3B">
        <w:fldChar w:fldCharType="end"/>
      </w:r>
      <w:r w:rsidRPr="001D4C56">
        <w:t>.</w:t>
      </w:r>
    </w:p>
    <w:p w14:paraId="248E3AF8" w14:textId="77777777" w:rsidR="005012B1" w:rsidRDefault="005012B1">
      <w:pPr>
        <w:pStyle w:val="NormalBPBHEB"/>
        <w:rPr>
          <w:ins w:id="370" w:author="Suman Deshwal" w:date="2024-05-09T10:03:00Z"/>
        </w:rPr>
        <w:pPrChange w:id="371" w:author="Suman Deshwal" w:date="2024-05-09T10:03:00Z">
          <w:pPr>
            <w:pStyle w:val="Heading2BPBHEB"/>
          </w:pPr>
        </w:pPrChange>
      </w:pPr>
    </w:p>
    <w:p w14:paraId="39A340F4" w14:textId="4FA5BE9C" w:rsidR="001D4C56" w:rsidRDefault="001D4C56" w:rsidP="00B902FE">
      <w:pPr>
        <w:pStyle w:val="Heading2BPBHEB"/>
        <w:rPr>
          <w:ins w:id="372" w:author="Suman Deshwal" w:date="2024-05-08T10:23:00Z"/>
        </w:rPr>
      </w:pPr>
      <w:r w:rsidRPr="001D4C56">
        <w:t xml:space="preserve">Use </w:t>
      </w:r>
      <w:proofErr w:type="gramStart"/>
      <w:r w:rsidR="00B902FE" w:rsidRPr="001D4C56">
        <w:t>cases</w:t>
      </w:r>
      <w:proofErr w:type="gramEnd"/>
    </w:p>
    <w:p w14:paraId="10FD8D78" w14:textId="3AB61A44" w:rsidR="00E52F5D" w:rsidRPr="001D4C56" w:rsidRDefault="00E52F5D">
      <w:pPr>
        <w:pStyle w:val="NormalBPBHEB"/>
        <w:pPrChange w:id="373" w:author="Suman Deshwal" w:date="2024-05-08T10:23:00Z">
          <w:pPr>
            <w:keepNext/>
            <w:keepLines/>
            <w:spacing w:before="40" w:after="0"/>
            <w:outlineLvl w:val="1"/>
          </w:pPr>
        </w:pPrChange>
      </w:pPr>
      <w:ins w:id="374" w:author="Suman Deshwal" w:date="2024-05-08T10:23:00Z">
        <w:r>
          <w:t xml:space="preserve">In this section, we will go through the use cases: </w:t>
        </w:r>
      </w:ins>
    </w:p>
    <w:p w14:paraId="46FF938D" w14:textId="1394B710"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 xml:space="preserve">Collaborative </w:t>
      </w:r>
      <w:r w:rsidR="00E52F5D" w:rsidRPr="001D4C56">
        <w:rPr>
          <w:b/>
          <w:bCs/>
        </w:rPr>
        <w:t>software development</w:t>
      </w:r>
      <w:r w:rsidRPr="001D4C56">
        <w:rPr>
          <w:b/>
          <w:bCs/>
        </w:rPr>
        <w:t>:</w:t>
      </w:r>
    </w:p>
    <w:p w14:paraId="55CC69EE" w14:textId="33A68BA2"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facilitates team collaboration by providing a central repository for code changes, enabling version control and efficient collaboration</w:t>
      </w:r>
      <w:bookmarkStart w:id="375" w:name="_Ref150866867"/>
      <w:r w:rsidR="00C803A1">
        <w:rPr>
          <w:rStyle w:val="FootnoteReference"/>
        </w:rPr>
        <w:footnoteReference w:id="35"/>
      </w:r>
      <w:bookmarkEnd w:id="375"/>
      <w:r w:rsidR="00C803A1">
        <w:t>.</w:t>
      </w:r>
    </w:p>
    <w:p w14:paraId="1E08A3E8" w14:textId="76F395FA"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 xml:space="preserve">Continuous </w:t>
      </w:r>
      <w:r w:rsidR="00E52F5D" w:rsidRPr="001D4C56">
        <w:rPr>
          <w:b/>
          <w:bCs/>
        </w:rPr>
        <w:t xml:space="preserve">integration and deployment </w:t>
      </w:r>
      <w:r w:rsidRPr="001D4C56">
        <w:rPr>
          <w:b/>
          <w:bCs/>
        </w:rPr>
        <w:t>(CI/CD):</w:t>
      </w:r>
    </w:p>
    <w:p w14:paraId="4C84C9F5" w14:textId="0D3529CB"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r w:rsidRPr="001D4C56">
        <w:t xml:space="preserve">Integration with AWS </w:t>
      </w:r>
      <w:proofErr w:type="spellStart"/>
      <w:r w:rsidRPr="001D4C56">
        <w:t>CodePipeline</w:t>
      </w:r>
      <w:proofErr w:type="spellEnd"/>
      <w:r w:rsidRPr="001D4C56">
        <w:t xml:space="preserve"> allows for the seamless implementation of CI/CD pipelines, automating code builds, testing, and deployments</w:t>
      </w:r>
      <w:bookmarkStart w:id="376" w:name="_Ref150866893"/>
      <w:r w:rsidR="007A5C3E">
        <w:rPr>
          <w:rStyle w:val="FootnoteReference"/>
        </w:rPr>
        <w:footnoteReference w:id="36"/>
      </w:r>
      <w:bookmarkEnd w:id="376"/>
      <w:r w:rsidRPr="001D4C56">
        <w:t>.</w:t>
      </w:r>
    </w:p>
    <w:p w14:paraId="1D448B35" w14:textId="68990819"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 xml:space="preserve">Secure </w:t>
      </w:r>
      <w:r w:rsidR="00E52F5D" w:rsidRPr="001D4C56">
        <w:rPr>
          <w:b/>
          <w:bCs/>
        </w:rPr>
        <w:t>code storage</w:t>
      </w:r>
      <w:r w:rsidRPr="001D4C56">
        <w:rPr>
          <w:b/>
          <w:bCs/>
        </w:rPr>
        <w:t>:</w:t>
      </w:r>
    </w:p>
    <w:p w14:paraId="699D2381" w14:textId="1FFE3D29"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serves as a secure and compliant storage solution for source code, meeting the requirements of industries with stringent security and compliance standards</w:t>
      </w:r>
      <w:bookmarkStart w:id="377" w:name="_Ref150866828"/>
      <w:r w:rsidR="00AD59E4">
        <w:rPr>
          <w:rStyle w:val="FootnoteReference"/>
        </w:rPr>
        <w:footnoteReference w:id="37"/>
      </w:r>
      <w:bookmarkEnd w:id="377"/>
      <w:r w:rsidRPr="001D4C56">
        <w:t>.</w:t>
      </w:r>
    </w:p>
    <w:p w14:paraId="61AAF3C1" w14:textId="77777777" w:rsidR="00E52F5D" w:rsidRDefault="00E52F5D">
      <w:pPr>
        <w:pStyle w:val="NormalBPBHEB"/>
        <w:rPr>
          <w:ins w:id="378" w:author="Suman Deshwal" w:date="2024-05-08T10:24:00Z"/>
        </w:rPr>
        <w:pPrChange w:id="379" w:author="Suman Deshwal" w:date="2024-05-08T10:24:00Z">
          <w:pPr>
            <w:keepNext/>
            <w:keepLines/>
            <w:spacing w:before="40" w:after="0"/>
            <w:outlineLvl w:val="1"/>
          </w:pPr>
        </w:pPrChange>
      </w:pPr>
    </w:p>
    <w:p w14:paraId="4C67EEFE" w14:textId="23AE3C27" w:rsidR="001D4C56" w:rsidRDefault="001D4C56">
      <w:pPr>
        <w:pStyle w:val="Heading2BPBHEB"/>
        <w:rPr>
          <w:ins w:id="380" w:author="Suman Deshwal" w:date="2024-05-09T10:25:00Z"/>
        </w:rPr>
      </w:pPr>
      <w:r w:rsidRPr="001D4C56">
        <w:t xml:space="preserve">Best </w:t>
      </w:r>
      <w:r w:rsidR="00E52F5D" w:rsidRPr="001D4C56">
        <w:t xml:space="preserve">practices for </w:t>
      </w:r>
      <w:r w:rsidRPr="001D4C56">
        <w:t xml:space="preserve">AWS </w:t>
      </w:r>
      <w:proofErr w:type="spellStart"/>
      <w:r w:rsidRPr="001D4C56">
        <w:t>CodeCommit</w:t>
      </w:r>
      <w:proofErr w:type="spellEnd"/>
      <w:r w:rsidRPr="001D4C56">
        <w:t xml:space="preserve"> </w:t>
      </w:r>
      <w:r w:rsidR="001667D7" w:rsidRPr="001D4C56">
        <w:t>implementation</w:t>
      </w:r>
    </w:p>
    <w:p w14:paraId="6F3B18DB" w14:textId="029D87EC" w:rsidR="001667D7" w:rsidRPr="001D4C56" w:rsidRDefault="001667D7">
      <w:pPr>
        <w:pStyle w:val="NormalBPBHEB"/>
        <w:pPrChange w:id="381" w:author="Suman Deshwal" w:date="2024-05-09T10:25:00Z">
          <w:pPr>
            <w:keepNext/>
            <w:keepLines/>
            <w:spacing w:before="40" w:after="0"/>
            <w:outlineLvl w:val="1"/>
          </w:pPr>
        </w:pPrChange>
      </w:pPr>
      <w:ins w:id="382" w:author="Suman Deshwal" w:date="2024-05-09T10:25:00Z">
        <w:r>
          <w:t xml:space="preserve">The following are the </w:t>
        </w:r>
        <w:r w:rsidRPr="001667D7">
          <w:t xml:space="preserve">best practices for AWS </w:t>
        </w:r>
        <w:proofErr w:type="spellStart"/>
        <w:r w:rsidRPr="001667D7">
          <w:t>CodeCommit</w:t>
        </w:r>
        <w:proofErr w:type="spellEnd"/>
        <w:r w:rsidRPr="001667D7">
          <w:t xml:space="preserve"> implementation</w:t>
        </w:r>
        <w:r>
          <w:t>:</w:t>
        </w:r>
      </w:ins>
    </w:p>
    <w:p w14:paraId="4A486C07" w14:textId="05C3F126" w:rsidR="001D4C56" w:rsidRPr="001D4C56" w:rsidRDefault="001D4C56">
      <w:pPr>
        <w:pStyle w:val="NormalBPBHEB"/>
        <w:numPr>
          <w:ilvl w:val="0"/>
          <w:numId w:val="147"/>
        </w:numPr>
        <w:pPrChange w:id="383" w:author="Suman Deshwal" w:date="2024-05-09T10:26:00Z">
          <w:pPr>
            <w:numPr>
              <w:numId w:val="16"/>
            </w:numPr>
            <w:pBdr>
              <w:top w:val="nil"/>
              <w:left w:val="nil"/>
              <w:bottom w:val="nil"/>
              <w:right w:val="nil"/>
              <w:between w:val="nil"/>
            </w:pBdr>
            <w:shd w:val="clear" w:color="auto" w:fill="FFFFFF"/>
            <w:spacing w:after="100" w:line="276" w:lineRule="auto"/>
            <w:ind w:left="720" w:hanging="360"/>
            <w:jc w:val="both"/>
          </w:pPr>
        </w:pPrChange>
      </w:pPr>
      <w:r w:rsidRPr="001D4C56">
        <w:t xml:space="preserve">Branching </w:t>
      </w:r>
      <w:r w:rsidR="00BC61EA" w:rsidRPr="001D4C56">
        <w:t>strategies</w:t>
      </w:r>
      <w:r w:rsidRPr="001D4C56">
        <w:t>:</w:t>
      </w:r>
    </w:p>
    <w:p w14:paraId="576515A5" w14:textId="60B1FF66" w:rsidR="001D4C56" w:rsidRPr="001D4C56" w:rsidRDefault="001D4C56">
      <w:pPr>
        <w:pStyle w:val="NormalBPBHEB"/>
        <w:numPr>
          <w:ilvl w:val="0"/>
          <w:numId w:val="148"/>
        </w:numPr>
        <w:pPrChange w:id="384" w:author="Suman Deshwal" w:date="2024-05-09T10:26:00Z">
          <w:pPr>
            <w:numPr>
              <w:ilvl w:val="1"/>
              <w:numId w:val="16"/>
            </w:numPr>
            <w:pBdr>
              <w:top w:val="nil"/>
              <w:left w:val="nil"/>
              <w:bottom w:val="nil"/>
              <w:right w:val="nil"/>
              <w:between w:val="nil"/>
            </w:pBdr>
            <w:shd w:val="clear" w:color="auto" w:fill="FFFFFF"/>
            <w:spacing w:after="100" w:line="276" w:lineRule="auto"/>
            <w:ind w:left="1440" w:hanging="360"/>
            <w:jc w:val="both"/>
          </w:pPr>
        </w:pPrChange>
      </w:pPr>
      <w:r w:rsidRPr="001D4C56">
        <w:t>Adopt effective branching strategies to manage feature development, bug fixes, and releases efficiently</w:t>
      </w:r>
      <w:r w:rsidR="002C64FB">
        <w:fldChar w:fldCharType="begin"/>
      </w:r>
      <w:r w:rsidR="002C64FB">
        <w:instrText xml:space="preserve"> NOTEREF _Ref150866828 \f \h </w:instrText>
      </w:r>
      <w:r w:rsidR="002C64FB">
        <w:fldChar w:fldCharType="separate"/>
      </w:r>
      <w:r w:rsidR="002C64FB" w:rsidRPr="002C64FB">
        <w:rPr>
          <w:rStyle w:val="FootnoteReference"/>
        </w:rPr>
        <w:t>37</w:t>
      </w:r>
      <w:r w:rsidR="002C64FB">
        <w:fldChar w:fldCharType="end"/>
      </w:r>
      <w:r w:rsidRPr="001D4C56">
        <w:t>.</w:t>
      </w:r>
    </w:p>
    <w:p w14:paraId="5BFC3142" w14:textId="7325A588" w:rsidR="001D4C56" w:rsidRPr="001D4C56" w:rsidRDefault="001D4C56">
      <w:pPr>
        <w:pStyle w:val="NormalBPBHEB"/>
        <w:numPr>
          <w:ilvl w:val="0"/>
          <w:numId w:val="147"/>
        </w:numPr>
        <w:pPrChange w:id="385" w:author="Suman Deshwal" w:date="2024-05-09T10:26:00Z">
          <w:pPr>
            <w:numPr>
              <w:numId w:val="16"/>
            </w:numPr>
            <w:pBdr>
              <w:top w:val="nil"/>
              <w:left w:val="nil"/>
              <w:bottom w:val="nil"/>
              <w:right w:val="nil"/>
              <w:between w:val="nil"/>
            </w:pBdr>
            <w:shd w:val="clear" w:color="auto" w:fill="FFFFFF"/>
            <w:spacing w:after="100" w:line="276" w:lineRule="auto"/>
            <w:ind w:left="720" w:hanging="360"/>
            <w:jc w:val="both"/>
          </w:pPr>
        </w:pPrChange>
      </w:pPr>
      <w:r w:rsidRPr="001D4C56">
        <w:t xml:space="preserve">Code </w:t>
      </w:r>
      <w:r w:rsidR="003C552A" w:rsidRPr="001D4C56">
        <w:t>reviews</w:t>
      </w:r>
      <w:r w:rsidRPr="001D4C56">
        <w:t>:</w:t>
      </w:r>
    </w:p>
    <w:p w14:paraId="74FA9467" w14:textId="6B6FD1D2" w:rsidR="001D4C56" w:rsidRPr="001D4C56" w:rsidRDefault="001D4C56">
      <w:pPr>
        <w:pStyle w:val="NormalBPBHEB"/>
        <w:numPr>
          <w:ilvl w:val="0"/>
          <w:numId w:val="148"/>
        </w:numPr>
        <w:pPrChange w:id="386" w:author="Suman Deshwal" w:date="2024-05-09T10:28:00Z">
          <w:pPr>
            <w:numPr>
              <w:ilvl w:val="1"/>
              <w:numId w:val="16"/>
            </w:numPr>
            <w:pBdr>
              <w:top w:val="nil"/>
              <w:left w:val="nil"/>
              <w:bottom w:val="nil"/>
              <w:right w:val="nil"/>
              <w:between w:val="nil"/>
            </w:pBdr>
            <w:shd w:val="clear" w:color="auto" w:fill="FFFFFF"/>
            <w:spacing w:after="100" w:line="276" w:lineRule="auto"/>
            <w:ind w:left="1440" w:hanging="360"/>
            <w:jc w:val="both"/>
          </w:pPr>
        </w:pPrChange>
      </w:pPr>
      <w:r w:rsidRPr="001D4C56">
        <w:lastRenderedPageBreak/>
        <w:t xml:space="preserve">Leverage </w:t>
      </w:r>
      <w:proofErr w:type="spellStart"/>
      <w:r w:rsidRPr="001D4C56">
        <w:t>CodeCommit's</w:t>
      </w:r>
      <w:proofErr w:type="spellEnd"/>
      <w:r w:rsidRPr="001D4C56">
        <w:t xml:space="preserve"> built-in code review tools to maintain code quality and ensure adherence to coding standards</w:t>
      </w:r>
      <w:r w:rsidR="00395756">
        <w:fldChar w:fldCharType="begin"/>
      </w:r>
      <w:r w:rsidR="00395756">
        <w:instrText xml:space="preserve"> NOTEREF _Ref150866867 \f \h </w:instrText>
      </w:r>
      <w:r w:rsidR="00395756">
        <w:fldChar w:fldCharType="separate"/>
      </w:r>
      <w:r w:rsidR="00395756" w:rsidRPr="00395756">
        <w:rPr>
          <w:rStyle w:val="FootnoteReference"/>
        </w:rPr>
        <w:t>35</w:t>
      </w:r>
      <w:r w:rsidR="00395756">
        <w:fldChar w:fldCharType="end"/>
      </w:r>
      <w:r w:rsidRPr="001D4C56">
        <w:t>.</w:t>
      </w:r>
    </w:p>
    <w:p w14:paraId="4C1C350B" w14:textId="7C925DFB" w:rsidR="001D4C56" w:rsidRPr="001D4C56" w:rsidRDefault="001D4C56">
      <w:pPr>
        <w:pStyle w:val="NormalBPBHEB"/>
        <w:numPr>
          <w:ilvl w:val="0"/>
          <w:numId w:val="147"/>
        </w:numPr>
        <w:pPrChange w:id="387" w:author="Suman Deshwal" w:date="2024-05-09T10:28:00Z">
          <w:pPr>
            <w:numPr>
              <w:numId w:val="16"/>
            </w:numPr>
            <w:pBdr>
              <w:top w:val="nil"/>
              <w:left w:val="nil"/>
              <w:bottom w:val="nil"/>
              <w:right w:val="nil"/>
              <w:between w:val="nil"/>
            </w:pBdr>
            <w:shd w:val="clear" w:color="auto" w:fill="FFFFFF"/>
            <w:spacing w:after="100" w:line="276" w:lineRule="auto"/>
            <w:ind w:left="720" w:hanging="360"/>
            <w:jc w:val="both"/>
          </w:pPr>
        </w:pPrChange>
      </w:pPr>
      <w:r w:rsidRPr="001D4C56">
        <w:t xml:space="preserve">Repository </w:t>
      </w:r>
      <w:r w:rsidR="003C552A" w:rsidRPr="001D4C56">
        <w:t>structure</w:t>
      </w:r>
      <w:r w:rsidRPr="001D4C56">
        <w:t>:</w:t>
      </w:r>
    </w:p>
    <w:p w14:paraId="712BCA20" w14:textId="19D3CBAD" w:rsidR="001D4C56" w:rsidRPr="001D4C56" w:rsidRDefault="001D4C56">
      <w:pPr>
        <w:pStyle w:val="NormalBPBHEB"/>
        <w:numPr>
          <w:ilvl w:val="1"/>
          <w:numId w:val="148"/>
        </w:numPr>
        <w:pPrChange w:id="388" w:author="Suman Deshwal" w:date="2024-05-09T10:28:00Z">
          <w:pPr>
            <w:numPr>
              <w:ilvl w:val="1"/>
              <w:numId w:val="16"/>
            </w:numPr>
            <w:pBdr>
              <w:top w:val="nil"/>
              <w:left w:val="nil"/>
              <w:bottom w:val="nil"/>
              <w:right w:val="nil"/>
              <w:between w:val="nil"/>
            </w:pBdr>
            <w:shd w:val="clear" w:color="auto" w:fill="FFFFFF"/>
            <w:spacing w:after="100" w:line="276" w:lineRule="auto"/>
            <w:ind w:left="1440" w:hanging="360"/>
            <w:jc w:val="both"/>
          </w:pPr>
        </w:pPrChange>
      </w:pPr>
      <w:r w:rsidRPr="001D4C56">
        <w:t>Organize repositories logically, considering factors like team structure, project dependencies, and deployment pipelines</w:t>
      </w:r>
      <w:r w:rsidR="00E015AF">
        <w:fldChar w:fldCharType="begin"/>
      </w:r>
      <w:r w:rsidR="00E015AF">
        <w:instrText xml:space="preserve"> NOTEREF _Ref150866893 \f \h </w:instrText>
      </w:r>
      <w:r w:rsidR="00E015AF">
        <w:fldChar w:fldCharType="separate"/>
      </w:r>
      <w:r w:rsidR="00E015AF" w:rsidRPr="00E015AF">
        <w:rPr>
          <w:rStyle w:val="FootnoteReference"/>
        </w:rPr>
        <w:t>36</w:t>
      </w:r>
      <w:r w:rsidR="00E015AF">
        <w:fldChar w:fldCharType="end"/>
      </w:r>
      <w:r w:rsidRPr="001D4C56">
        <w:t>.</w:t>
      </w:r>
    </w:p>
    <w:p w14:paraId="4A75725A" w14:textId="77777777" w:rsidR="005012B1" w:rsidRDefault="005012B1" w:rsidP="001D4C56">
      <w:pPr>
        <w:keepNext/>
        <w:keepLines/>
        <w:spacing w:before="40" w:after="0"/>
        <w:outlineLvl w:val="1"/>
        <w:rPr>
          <w:ins w:id="389" w:author="Suman Deshwal" w:date="2024-05-09T10:03:00Z"/>
          <w:rFonts w:eastAsiaTheme="majorEastAsia" w:cstheme="majorBidi"/>
          <w:sz w:val="36"/>
          <w:szCs w:val="26"/>
        </w:rPr>
      </w:pPr>
    </w:p>
    <w:p w14:paraId="37F61361" w14:textId="547FEB5F" w:rsidR="001D4C56" w:rsidRPr="001D4C56" w:rsidRDefault="001D4C56">
      <w:pPr>
        <w:pStyle w:val="Heading2BPBHEB"/>
        <w:pPrChange w:id="390" w:author="Suman Deshwal" w:date="2024-05-09T10:03:00Z">
          <w:pPr>
            <w:keepNext/>
            <w:keepLines/>
            <w:spacing w:before="40" w:after="0"/>
            <w:outlineLvl w:val="1"/>
          </w:pPr>
        </w:pPrChange>
      </w:pPr>
      <w:commentRangeStart w:id="391"/>
      <w:r w:rsidRPr="001D4C56">
        <w:t>Conclusion</w:t>
      </w:r>
      <w:commentRangeEnd w:id="391"/>
      <w:r w:rsidR="005012B1">
        <w:rPr>
          <w:rStyle w:val="CommentReference"/>
          <w:rFonts w:eastAsiaTheme="minorHAnsi" w:cstheme="minorBidi"/>
          <w:b w:val="0"/>
        </w:rPr>
        <w:commentReference w:id="391"/>
      </w:r>
    </w:p>
    <w:p w14:paraId="76523D7D" w14:textId="77777777" w:rsidR="001D4C56" w:rsidRDefault="001D4C56" w:rsidP="005012B1">
      <w:pPr>
        <w:pStyle w:val="NormalBPBHEB"/>
        <w:rPr>
          <w:ins w:id="392" w:author="Suman Deshwal" w:date="2024-05-09T10:28:00Z"/>
        </w:rPr>
      </w:pPr>
      <w:r w:rsidRPr="001D4C56">
        <w:t xml:space="preserve">AWS </w:t>
      </w:r>
      <w:proofErr w:type="spellStart"/>
      <w:r w:rsidRPr="001D4C56">
        <w:t>CodeCommit</w:t>
      </w:r>
      <w:proofErr w:type="spellEnd"/>
      <w:r w:rsidRPr="001D4C56">
        <w:t xml:space="preserve"> is a foundational tool for modern software development, providing a secure, scalable, and collaborative environment for version-controlled code. By integrating seamlessly with other AWS services, it plays a crucial role in enabling efficient CI/CD workflows and supporting diverse development scenarios.</w:t>
      </w:r>
    </w:p>
    <w:p w14:paraId="68E8B31F" w14:textId="77777777" w:rsidR="00F24A0A" w:rsidRPr="001D4C56" w:rsidRDefault="00F24A0A">
      <w:pPr>
        <w:pStyle w:val="NormalBPBHEB"/>
        <w:pPrChange w:id="393" w:author="Suman Deshwal" w:date="2024-05-09T10:03:00Z">
          <w:pPr>
            <w:pBdr>
              <w:top w:val="nil"/>
              <w:left w:val="nil"/>
              <w:bottom w:val="nil"/>
              <w:right w:val="nil"/>
              <w:between w:val="nil"/>
            </w:pBdr>
            <w:shd w:val="clear" w:color="auto" w:fill="FFFFFF"/>
            <w:spacing w:after="100" w:line="276" w:lineRule="auto"/>
            <w:jc w:val="both"/>
          </w:pPr>
        </w:pPrChange>
      </w:pP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w:t>
      </w:r>
      <w:proofErr w:type="spellStart"/>
      <w:r w:rsidRPr="0096252F">
        <w:rPr>
          <w:rFonts w:eastAsia="Palatino Linotype" w:cs="Palatino Linotype"/>
          <w:b/>
          <w:color w:val="auto"/>
          <w:sz w:val="40"/>
          <w:szCs w:val="40"/>
        </w:rPr>
        <w:t>CodeDeploy</w:t>
      </w:r>
      <w:proofErr w:type="spellEnd"/>
    </w:p>
    <w:p w14:paraId="676DC974" w14:textId="768A2F96" w:rsidR="0096252F" w:rsidRPr="0096252F" w:rsidRDefault="0096252F">
      <w:pPr>
        <w:pStyle w:val="NormalBPBHEB"/>
        <w:pPrChange w:id="394" w:author="Suman Deshwal" w:date="2024-05-09T10:28:00Z">
          <w:pPr>
            <w:pBdr>
              <w:top w:val="nil"/>
              <w:left w:val="nil"/>
              <w:bottom w:val="nil"/>
              <w:right w:val="nil"/>
              <w:between w:val="nil"/>
            </w:pBdr>
            <w:shd w:val="clear" w:color="auto" w:fill="FFFFFF"/>
            <w:spacing w:after="100" w:line="276" w:lineRule="auto"/>
            <w:jc w:val="both"/>
          </w:pPr>
        </w:pPrChange>
      </w:pPr>
      <w:r w:rsidRPr="0096252F">
        <w:t xml:space="preserve">AWS </w:t>
      </w:r>
      <w:proofErr w:type="spellStart"/>
      <w:r w:rsidRPr="0096252F">
        <w:t>CodeDeploy</w:t>
      </w:r>
      <w:proofErr w:type="spellEnd"/>
      <w:r w:rsidRPr="0096252F">
        <w:t xml:space="preserve"> is a powerful deployment service offered by </w:t>
      </w:r>
      <w:del w:id="395" w:author="Suman Deshwal" w:date="2024-05-09T10:33:00Z">
        <w:r w:rsidRPr="00F24A0A" w:rsidDel="00F24A0A">
          <w:delText>Amazon Web Services (</w:delText>
        </w:r>
      </w:del>
      <w:r w:rsidRPr="00F24A0A">
        <w:t>AWS</w:t>
      </w:r>
      <w:del w:id="396" w:author="Suman Deshwal" w:date="2024-05-09T10:33:00Z">
        <w:r w:rsidRPr="00F24A0A" w:rsidDel="00F24A0A">
          <w:rPr>
            <w:b/>
            <w:bCs/>
            <w:rPrChange w:id="397" w:author="Suman Deshwal" w:date="2024-05-09T10:32:00Z">
              <w:rPr/>
            </w:rPrChange>
          </w:rPr>
          <w:delText>)</w:delText>
        </w:r>
      </w:del>
      <w:r w:rsidRPr="0096252F">
        <w:t xml:space="preserve">, designed to simplify and automate the process of deploying applications across diverse compute services. This section provides a comprehensive exploration of AWS </w:t>
      </w:r>
      <w:proofErr w:type="spellStart"/>
      <w:r w:rsidRPr="0096252F">
        <w:t>CodeDeploy</w:t>
      </w:r>
      <w:proofErr w:type="spellEnd"/>
      <w:r w:rsidRPr="0096252F">
        <w:t>, delving into its key features, use cases, and best practices for efficient deployment strategies.</w:t>
      </w:r>
    </w:p>
    <w:p w14:paraId="42F89E0F" w14:textId="77777777" w:rsidR="005012B1" w:rsidRDefault="005012B1" w:rsidP="00F74B58">
      <w:pPr>
        <w:keepNext/>
        <w:keepLines/>
        <w:spacing w:before="40" w:after="0"/>
        <w:outlineLvl w:val="1"/>
        <w:rPr>
          <w:ins w:id="398" w:author="Suman Deshwal" w:date="2024-05-09T10:04:00Z"/>
          <w:rFonts w:eastAsiaTheme="majorEastAsia" w:cstheme="majorBidi"/>
          <w:sz w:val="36"/>
          <w:szCs w:val="26"/>
        </w:rPr>
      </w:pPr>
    </w:p>
    <w:p w14:paraId="79D65F2C" w14:textId="787EB379" w:rsidR="0096252F" w:rsidRDefault="0096252F" w:rsidP="005012B1">
      <w:pPr>
        <w:pStyle w:val="Heading2BPBHEB"/>
        <w:rPr>
          <w:ins w:id="399" w:author="Suman Deshwal" w:date="2024-05-09T10:04:00Z"/>
        </w:rPr>
      </w:pPr>
      <w:r w:rsidRPr="005012B1">
        <w:rPr>
          <w:rPrChange w:id="400" w:author="Suman Deshwal" w:date="2024-05-09T10:04:00Z">
            <w:rPr>
              <w:rFonts w:eastAsiaTheme="majorEastAsia" w:cstheme="majorBidi"/>
              <w:szCs w:val="26"/>
            </w:rPr>
          </w:rPrChange>
        </w:rPr>
        <w:t xml:space="preserve">Key </w:t>
      </w:r>
      <w:r w:rsidR="005012B1" w:rsidRPr="005012B1">
        <w:t xml:space="preserve">features </w:t>
      </w:r>
      <w:r w:rsidRPr="005012B1">
        <w:rPr>
          <w:rPrChange w:id="401" w:author="Suman Deshwal" w:date="2024-05-09T10:04:00Z">
            <w:rPr>
              <w:rFonts w:eastAsiaTheme="majorEastAsia" w:cstheme="majorBidi"/>
              <w:szCs w:val="26"/>
            </w:rPr>
          </w:rPrChange>
        </w:rPr>
        <w:t xml:space="preserve">of AWS </w:t>
      </w:r>
      <w:proofErr w:type="spellStart"/>
      <w:r w:rsidRPr="005012B1">
        <w:rPr>
          <w:rPrChange w:id="402" w:author="Suman Deshwal" w:date="2024-05-09T10:04:00Z">
            <w:rPr>
              <w:rFonts w:eastAsiaTheme="majorEastAsia" w:cstheme="majorBidi"/>
              <w:szCs w:val="26"/>
            </w:rPr>
          </w:rPrChange>
        </w:rPr>
        <w:t>CodeDeploy</w:t>
      </w:r>
      <w:proofErr w:type="spellEnd"/>
    </w:p>
    <w:p w14:paraId="443B7C3B" w14:textId="00786814" w:rsidR="005012B1" w:rsidRPr="005012B1" w:rsidRDefault="005012B1">
      <w:pPr>
        <w:pStyle w:val="NormalBPBHEB"/>
        <w:rPr>
          <w:rPrChange w:id="403" w:author="Suman Deshwal" w:date="2024-05-09T10:04:00Z">
            <w:rPr>
              <w:rFonts w:eastAsiaTheme="majorEastAsia" w:cstheme="majorBidi"/>
              <w:sz w:val="36"/>
              <w:szCs w:val="26"/>
            </w:rPr>
          </w:rPrChange>
        </w:rPr>
        <w:pPrChange w:id="404" w:author="Suman Deshwal" w:date="2024-05-09T10:04:00Z">
          <w:pPr>
            <w:keepNext/>
            <w:keepLines/>
            <w:spacing w:before="40" w:after="0"/>
            <w:outlineLvl w:val="1"/>
          </w:pPr>
        </w:pPrChange>
      </w:pPr>
      <w:ins w:id="405" w:author="Suman Deshwal" w:date="2024-05-09T10:04:00Z">
        <w:r>
          <w:t xml:space="preserve">The following are the key features of AWS </w:t>
        </w:r>
        <w:proofErr w:type="spellStart"/>
        <w:r>
          <w:t>CodeDeploy</w:t>
        </w:r>
        <w:proofErr w:type="spellEnd"/>
        <w:r>
          <w:t>:</w:t>
        </w:r>
      </w:ins>
    </w:p>
    <w:p w14:paraId="300E1ABD" w14:textId="13B28D2C" w:rsidR="0096252F" w:rsidRPr="0096252F" w:rsidRDefault="0096252F">
      <w:pPr>
        <w:pStyle w:val="NormalBPBHEB"/>
        <w:numPr>
          <w:ilvl w:val="0"/>
          <w:numId w:val="138"/>
        </w:numPr>
        <w:pPrChange w:id="406" w:author="Suman Deshwal" w:date="2024-05-09T10:05: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Flexible </w:t>
      </w:r>
      <w:r w:rsidR="005012B1" w:rsidRPr="0096252F">
        <w:rPr>
          <w:b/>
          <w:bCs/>
        </w:rPr>
        <w:t>deployment strategies</w:t>
      </w:r>
      <w:r w:rsidRPr="0096252F">
        <w:rPr>
          <w:b/>
          <w:bCs/>
        </w:rPr>
        <w:t>:</w:t>
      </w:r>
      <w:r w:rsidRPr="0096252F">
        <w:t xml:space="preserve"> AWS </w:t>
      </w:r>
      <w:proofErr w:type="spellStart"/>
      <w:r w:rsidRPr="0096252F">
        <w:t>CodeDeploy</w:t>
      </w:r>
      <w:proofErr w:type="spellEnd"/>
      <w:r w:rsidRPr="0096252F">
        <w:t xml:space="preserve"> supports various deployment strategies, including in-place deployments, blue/green deployments, and canary deployments. This flexibility allows developers to choose the method that best suits their application's requirements</w:t>
      </w:r>
      <w:bookmarkStart w:id="407" w:name="_Ref150866969"/>
      <w:r w:rsidR="00E015AF">
        <w:rPr>
          <w:rStyle w:val="FootnoteReference"/>
        </w:rPr>
        <w:footnoteReference w:id="38"/>
      </w:r>
      <w:bookmarkEnd w:id="407"/>
      <w:r w:rsidRPr="0096252F">
        <w:t>.</w:t>
      </w:r>
    </w:p>
    <w:p w14:paraId="282492F6" w14:textId="2FAECD98" w:rsidR="0096252F" w:rsidRPr="0096252F" w:rsidRDefault="0096252F">
      <w:pPr>
        <w:pStyle w:val="NormalBPBHEB"/>
        <w:numPr>
          <w:ilvl w:val="0"/>
          <w:numId w:val="138"/>
        </w:numPr>
        <w:pPrChange w:id="408" w:author="Suman Deshwal" w:date="2024-05-09T10:05: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Multi-</w:t>
      </w:r>
      <w:r w:rsidR="005012B1" w:rsidRPr="0096252F">
        <w:rPr>
          <w:b/>
          <w:bCs/>
        </w:rPr>
        <w:t>platform support</w:t>
      </w:r>
      <w:r w:rsidRPr="0096252F">
        <w:rPr>
          <w:b/>
          <w:bCs/>
        </w:rPr>
        <w:t>:</w:t>
      </w:r>
      <w:r w:rsidRPr="0096252F">
        <w:t xml:space="preserve"> </w:t>
      </w:r>
      <w:proofErr w:type="spellStart"/>
      <w:r w:rsidRPr="0096252F">
        <w:t>CodeDeploy</w:t>
      </w:r>
      <w:proofErr w:type="spellEnd"/>
      <w:r w:rsidRPr="0096252F">
        <w:t xml:space="preserve"> is platform-agnostic, extending its support to a variety of applications built on different programming languages and frameworks. This inclusivity makes it a versatile choice for heterogeneous environments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1E26BA17" w14:textId="2FE92878" w:rsidR="0096252F" w:rsidRPr="0096252F" w:rsidRDefault="0096252F">
      <w:pPr>
        <w:pStyle w:val="NormalBPBHEB"/>
        <w:numPr>
          <w:ilvl w:val="0"/>
          <w:numId w:val="138"/>
        </w:numPr>
        <w:pPrChange w:id="409" w:author="Suman Deshwal" w:date="2024-05-09T10:05: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Integration with DevOps </w:t>
      </w:r>
      <w:r w:rsidR="005012B1" w:rsidRPr="0096252F">
        <w:rPr>
          <w:b/>
          <w:bCs/>
        </w:rPr>
        <w:t>tools</w:t>
      </w:r>
      <w:r w:rsidRPr="0096252F">
        <w:rPr>
          <w:b/>
          <w:bCs/>
        </w:rPr>
        <w:t>:</w:t>
      </w:r>
      <w:r w:rsidRPr="0096252F">
        <w:t xml:space="preserve"> Seamlessly integrates with other AWS Developer Tools and popular third-party DevOps tools, streamlining the deployment pipeline and supporting </w:t>
      </w:r>
      <w:r w:rsidRPr="005012B1">
        <w:rPr>
          <w:b/>
          <w:bCs/>
          <w:rPrChange w:id="410" w:author="Suman Deshwal" w:date="2024-05-09T10:11:00Z">
            <w:rPr/>
          </w:rPrChange>
        </w:rPr>
        <w:t>continuous integration and continuous delivery (CI/CD)</w:t>
      </w:r>
      <w:r w:rsidRPr="0096252F">
        <w:t xml:space="preserve"> practices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4EBDCC36" w14:textId="2B063B9C" w:rsidR="0096252F" w:rsidRDefault="0096252F">
      <w:pPr>
        <w:pStyle w:val="NormalBPBHEB"/>
        <w:numPr>
          <w:ilvl w:val="0"/>
          <w:numId w:val="138"/>
        </w:numPr>
        <w:pPrChange w:id="411" w:author="Suman Deshwal" w:date="2024-05-09T10:05: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lastRenderedPageBreak/>
        <w:t xml:space="preserve">Rollback </w:t>
      </w:r>
      <w:r w:rsidR="005012B1" w:rsidRPr="0096252F">
        <w:rPr>
          <w:b/>
          <w:bCs/>
        </w:rPr>
        <w:t>capabilities</w:t>
      </w:r>
      <w:r w:rsidRPr="0096252F">
        <w:rPr>
          <w:b/>
          <w:bCs/>
        </w:rPr>
        <w:t>:</w:t>
      </w:r>
      <w:r w:rsidRPr="0096252F">
        <w:t xml:space="preserve"> </w:t>
      </w:r>
      <w:proofErr w:type="spellStart"/>
      <w:r w:rsidRPr="0096252F">
        <w:t>CodeDeploy</w:t>
      </w:r>
      <w:proofErr w:type="spellEnd"/>
      <w:r w:rsidRPr="0096252F">
        <w:t xml:space="preserve"> incorporates automatic rollback features, ensuring that if issues arise during deployment, the system can revert to the previous version, minimizing downtime and impact on </w:t>
      </w:r>
      <w:commentRangeStart w:id="412"/>
      <w:r w:rsidRPr="0096252F">
        <w:t>users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commentRangeEnd w:id="412"/>
      <w:r w:rsidR="005012B1">
        <w:rPr>
          <w:rStyle w:val="CommentReference"/>
          <w:rFonts w:eastAsiaTheme="minorHAnsi" w:cstheme="minorBidi"/>
        </w:rPr>
        <w:commentReference w:id="412"/>
      </w:r>
    </w:p>
    <w:p w14:paraId="3CBE474C" w14:textId="77777777" w:rsidR="00496204" w:rsidRDefault="00496204">
      <w:pPr>
        <w:pStyle w:val="NormalBPBHEB"/>
        <w:pPrChange w:id="413" w:author="Suman Deshwal" w:date="2024-05-09T10:05:00Z">
          <w:pPr>
            <w:pBdr>
              <w:top w:val="nil"/>
              <w:left w:val="nil"/>
              <w:bottom w:val="nil"/>
              <w:right w:val="nil"/>
              <w:between w:val="nil"/>
            </w:pBdr>
            <w:shd w:val="clear" w:color="auto" w:fill="FFFFFF"/>
            <w:spacing w:after="100" w:line="276" w:lineRule="auto"/>
            <w:jc w:val="both"/>
          </w:pPr>
        </w:pPrChange>
      </w:pPr>
    </w:p>
    <w:p w14:paraId="53F2FC13" w14:textId="77777777" w:rsidR="00496204" w:rsidRDefault="00496204">
      <w:pPr>
        <w:pStyle w:val="FigureBPBHEB"/>
        <w:pPrChange w:id="414" w:author="Suman Deshwal" w:date="2024-05-09T10:05:00Z">
          <w:pPr>
            <w:keepNext/>
            <w:pBdr>
              <w:top w:val="nil"/>
              <w:left w:val="nil"/>
              <w:bottom w:val="nil"/>
              <w:right w:val="nil"/>
              <w:between w:val="nil"/>
            </w:pBdr>
            <w:shd w:val="clear" w:color="auto" w:fill="FFFFFF"/>
            <w:spacing w:after="100" w:line="276" w:lineRule="auto"/>
            <w:jc w:val="both"/>
          </w:pPr>
        </w:pPrChange>
      </w:pPr>
      <w:r w:rsidRPr="00496204">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p>
    <w:p w14:paraId="5028FD09" w14:textId="75F327A4" w:rsidR="00496204" w:rsidRDefault="00496204">
      <w:pPr>
        <w:pStyle w:val="FigureCaptionBPBHEB"/>
        <w:pPrChange w:id="415" w:author="Suman Deshwal" w:date="2024-05-09T10:05:00Z">
          <w:pPr>
            <w:pStyle w:val="Caption"/>
            <w:jc w:val="both"/>
          </w:pPr>
        </w:pPrChange>
      </w:pPr>
      <w:r w:rsidRPr="005012B1">
        <w:rPr>
          <w:b/>
          <w:bCs w:val="0"/>
          <w:rPrChange w:id="416" w:author="Suman Deshwal" w:date="2024-05-09T10:06:00Z">
            <w:rPr/>
          </w:rPrChange>
        </w:rPr>
        <w:t xml:space="preserve">Figure </w:t>
      </w:r>
      <w:ins w:id="417" w:author="Suman Deshwal" w:date="2024-05-09T10:06:00Z">
        <w:r w:rsidR="005012B1" w:rsidRPr="005012B1">
          <w:rPr>
            <w:b/>
            <w:bCs w:val="0"/>
            <w:rPrChange w:id="418" w:author="Suman Deshwal" w:date="2024-05-09T10:06:00Z">
              <w:rPr/>
            </w:rPrChange>
          </w:rPr>
          <w:t>7.</w:t>
        </w:r>
      </w:ins>
      <w:r w:rsidRPr="005012B1">
        <w:rPr>
          <w:b/>
          <w:bCs w:val="0"/>
          <w:rPrChange w:id="419" w:author="Suman Deshwal" w:date="2024-05-09T10:06:00Z">
            <w:rPr/>
          </w:rPrChange>
        </w:rPr>
        <w:fldChar w:fldCharType="begin"/>
      </w:r>
      <w:r w:rsidRPr="005012B1">
        <w:rPr>
          <w:b/>
          <w:bCs w:val="0"/>
          <w:rPrChange w:id="420" w:author="Suman Deshwal" w:date="2024-05-09T10:06:00Z">
            <w:rPr/>
          </w:rPrChange>
        </w:rPr>
        <w:instrText xml:space="preserve"> SEQ Figure \* ARABIC </w:instrText>
      </w:r>
      <w:r w:rsidRPr="005012B1">
        <w:rPr>
          <w:b/>
          <w:bCs w:val="0"/>
          <w:rPrChange w:id="421" w:author="Suman Deshwal" w:date="2024-05-09T10:06:00Z">
            <w:rPr/>
          </w:rPrChange>
        </w:rPr>
        <w:fldChar w:fldCharType="separate"/>
      </w:r>
      <w:r w:rsidR="009304A7" w:rsidRPr="005012B1">
        <w:rPr>
          <w:b/>
          <w:bCs w:val="0"/>
          <w:noProof/>
          <w:rPrChange w:id="422" w:author="Suman Deshwal" w:date="2024-05-09T10:06:00Z">
            <w:rPr>
              <w:noProof/>
            </w:rPr>
          </w:rPrChange>
        </w:rPr>
        <w:t>4</w:t>
      </w:r>
      <w:r w:rsidRPr="005012B1">
        <w:rPr>
          <w:b/>
          <w:bCs w:val="0"/>
          <w:rPrChange w:id="423" w:author="Suman Deshwal" w:date="2024-05-09T10:06:00Z">
            <w:rPr/>
          </w:rPrChange>
        </w:rPr>
        <w:fldChar w:fldCharType="end"/>
      </w:r>
      <w:ins w:id="424" w:author="Suman Deshwal" w:date="2024-05-09T10:06:00Z">
        <w:r w:rsidR="005012B1" w:rsidRPr="005012B1">
          <w:rPr>
            <w:b/>
            <w:bCs w:val="0"/>
            <w:rPrChange w:id="425" w:author="Suman Deshwal" w:date="2024-05-09T10:06:00Z">
              <w:rPr/>
            </w:rPrChange>
          </w:rPr>
          <w:t>:</w:t>
        </w:r>
      </w:ins>
      <w:del w:id="426" w:author="Suman Deshwal" w:date="2024-05-09T10:06:00Z">
        <w:r w:rsidRPr="005012B1" w:rsidDel="005012B1">
          <w:rPr>
            <w:b/>
            <w:bCs w:val="0"/>
            <w:rPrChange w:id="427" w:author="Suman Deshwal" w:date="2024-05-09T10:06:00Z">
              <w:rPr/>
            </w:rPrChange>
          </w:rPr>
          <w:delText>.</w:delText>
        </w:r>
      </w:del>
      <w:r>
        <w:t xml:space="preserve"> </w:t>
      </w:r>
      <w:r w:rsidRPr="000C63FF">
        <w:t xml:space="preserve">AWS </w:t>
      </w:r>
      <w:proofErr w:type="spellStart"/>
      <w:r w:rsidRPr="000C63FF">
        <w:t>CodeDeploy</w:t>
      </w:r>
      <w:proofErr w:type="spellEnd"/>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30BF75F8" w14:textId="77777777" w:rsidR="00496204" w:rsidRPr="0096252F" w:rsidRDefault="00496204">
      <w:pPr>
        <w:pStyle w:val="NormalBPBHEB"/>
        <w:pPrChange w:id="428" w:author="Suman Deshwal" w:date="2024-05-09T10:06:00Z">
          <w:pPr>
            <w:pBdr>
              <w:top w:val="nil"/>
              <w:left w:val="nil"/>
              <w:bottom w:val="nil"/>
              <w:right w:val="nil"/>
              <w:between w:val="nil"/>
            </w:pBdr>
            <w:shd w:val="clear" w:color="auto" w:fill="FFFFFF"/>
            <w:spacing w:after="100" w:line="276" w:lineRule="auto"/>
            <w:jc w:val="both"/>
          </w:pPr>
        </w:pPrChange>
      </w:pPr>
    </w:p>
    <w:p w14:paraId="625014DF" w14:textId="0B39560B" w:rsidR="0096252F" w:rsidRDefault="0096252F" w:rsidP="005012B1">
      <w:pPr>
        <w:pStyle w:val="Heading2BPBHEB"/>
        <w:rPr>
          <w:ins w:id="429" w:author="Suman Deshwal" w:date="2024-05-09T10:06:00Z"/>
        </w:rPr>
      </w:pPr>
      <w:r w:rsidRPr="0096252F">
        <w:t xml:space="preserve">Use </w:t>
      </w:r>
      <w:r w:rsidR="005012B1" w:rsidRPr="0096252F">
        <w:t>case</w:t>
      </w:r>
      <w:r w:rsidRPr="0096252F">
        <w:t xml:space="preserve">s of AWS </w:t>
      </w:r>
      <w:proofErr w:type="spellStart"/>
      <w:r w:rsidRPr="0096252F">
        <w:t>CodeDeploy</w:t>
      </w:r>
      <w:proofErr w:type="spellEnd"/>
    </w:p>
    <w:p w14:paraId="7824D634" w14:textId="24627860" w:rsidR="005012B1" w:rsidRPr="0096252F" w:rsidRDefault="005012B1">
      <w:pPr>
        <w:pStyle w:val="NormalBPBHEB"/>
        <w:pPrChange w:id="430" w:author="Suman Deshwal" w:date="2024-05-09T10:06:00Z">
          <w:pPr>
            <w:keepNext/>
            <w:keepLines/>
            <w:spacing w:before="40" w:after="0"/>
            <w:outlineLvl w:val="1"/>
          </w:pPr>
        </w:pPrChange>
      </w:pPr>
      <w:ins w:id="431" w:author="Suman Deshwal" w:date="2024-05-09T10:06:00Z">
        <w:r>
          <w:t xml:space="preserve">The following are the use cases of AWS </w:t>
        </w:r>
        <w:proofErr w:type="spellStart"/>
        <w:r>
          <w:t>CodeDeploy</w:t>
        </w:r>
        <w:proofErr w:type="spellEnd"/>
        <w:r>
          <w:t>:</w:t>
        </w:r>
      </w:ins>
    </w:p>
    <w:p w14:paraId="353DA660" w14:textId="6B1FE027" w:rsidR="0096252F" w:rsidRPr="0096252F" w:rsidRDefault="0096252F">
      <w:pPr>
        <w:pStyle w:val="NormalBPBHEB"/>
        <w:numPr>
          <w:ilvl w:val="0"/>
          <w:numId w:val="139"/>
        </w:numPr>
        <w:pPrChange w:id="432" w:author="Suman Deshwal" w:date="2024-05-09T10:06:00Z">
          <w:pPr>
            <w:numPr>
              <w:numId w:val="1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Web </w:t>
      </w:r>
      <w:r w:rsidR="005012B1" w:rsidRPr="0096252F">
        <w:rPr>
          <w:b/>
          <w:bCs/>
        </w:rPr>
        <w:t>application deployments</w:t>
      </w:r>
      <w:r w:rsidRPr="0096252F">
        <w:rPr>
          <w:b/>
          <w:bCs/>
        </w:rPr>
        <w:t>:</w:t>
      </w:r>
      <w:r w:rsidRPr="0096252F">
        <w:t xml:space="preserve"> </w:t>
      </w:r>
      <w:proofErr w:type="spellStart"/>
      <w:r w:rsidRPr="0096252F">
        <w:t>CodeDeploy</w:t>
      </w:r>
      <w:proofErr w:type="spellEnd"/>
      <w:r w:rsidRPr="0096252F">
        <w:t xml:space="preserve"> is well-suited for deploying web applications, allowing developers to roll out updates efficiently while maintaining high availability</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192471EA" w14:textId="45D56DDC" w:rsidR="0096252F" w:rsidRPr="0096252F" w:rsidRDefault="0096252F">
      <w:pPr>
        <w:pStyle w:val="NormalBPBHEB"/>
        <w:numPr>
          <w:ilvl w:val="0"/>
          <w:numId w:val="139"/>
        </w:numPr>
        <w:pPrChange w:id="433" w:author="Suman Deshwal" w:date="2024-05-09T10:06:00Z">
          <w:pPr>
            <w:numPr>
              <w:numId w:val="1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Microservices </w:t>
      </w:r>
      <w:r w:rsidR="005012B1" w:rsidRPr="0096252F">
        <w:rPr>
          <w:b/>
          <w:bCs/>
        </w:rPr>
        <w:t>deployments</w:t>
      </w:r>
      <w:r w:rsidRPr="0096252F">
        <w:rPr>
          <w:b/>
          <w:bCs/>
        </w:rPr>
        <w:t>:</w:t>
      </w:r>
      <w:r w:rsidRPr="0096252F">
        <w:t xml:space="preserve"> In a microservices architecture, </w:t>
      </w:r>
      <w:proofErr w:type="spellStart"/>
      <w:r w:rsidRPr="0096252F">
        <w:t>CodeDeploy</w:t>
      </w:r>
      <w:proofErr w:type="spellEnd"/>
      <w:r w:rsidRPr="0096252F">
        <w:t xml:space="preserve"> facilitates the deployment of individual microservices independently, supporting the principles of agility and scalability</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2632EAF6" w14:textId="3D1EB177" w:rsidR="0096252F" w:rsidRPr="0096252F" w:rsidRDefault="0096252F">
      <w:pPr>
        <w:pStyle w:val="NormalBPBHEB"/>
        <w:numPr>
          <w:ilvl w:val="0"/>
          <w:numId w:val="139"/>
        </w:numPr>
        <w:pPrChange w:id="434" w:author="Suman Deshwal" w:date="2024-05-09T10:06:00Z">
          <w:pPr>
            <w:numPr>
              <w:numId w:val="1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Hybrid </w:t>
      </w:r>
      <w:r w:rsidR="005012B1" w:rsidRPr="0096252F">
        <w:rPr>
          <w:b/>
          <w:bCs/>
        </w:rPr>
        <w:t>cloud environments</w:t>
      </w:r>
      <w:r w:rsidRPr="0096252F">
        <w:rPr>
          <w:b/>
          <w:bCs/>
        </w:rPr>
        <w:t>:</w:t>
      </w:r>
      <w:r w:rsidRPr="0096252F">
        <w:t xml:space="preserve"> Organizations with hybrid cloud setups can leverage </w:t>
      </w:r>
      <w:proofErr w:type="spellStart"/>
      <w:r w:rsidRPr="0096252F">
        <w:t>CodeDeploy</w:t>
      </w:r>
      <w:proofErr w:type="spellEnd"/>
      <w:r w:rsidRPr="0096252F">
        <w:t xml:space="preserve"> to manage deployments seamlessly across on-premises and cloud-based infrastructure</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0E3D164F" w14:textId="77777777" w:rsidR="005012B1" w:rsidRDefault="005012B1" w:rsidP="00F74B58">
      <w:pPr>
        <w:keepNext/>
        <w:keepLines/>
        <w:spacing w:before="40" w:after="0"/>
        <w:outlineLvl w:val="1"/>
        <w:rPr>
          <w:ins w:id="435" w:author="Suman Deshwal" w:date="2024-05-09T10:06:00Z"/>
          <w:rFonts w:eastAsiaTheme="majorEastAsia" w:cstheme="majorBidi"/>
          <w:sz w:val="36"/>
          <w:szCs w:val="26"/>
        </w:rPr>
      </w:pPr>
    </w:p>
    <w:p w14:paraId="0A6CA7C0" w14:textId="072E7A0B" w:rsidR="0096252F" w:rsidRDefault="0096252F" w:rsidP="005012B1">
      <w:pPr>
        <w:pStyle w:val="Heading2BPBHEB"/>
        <w:rPr>
          <w:ins w:id="436" w:author="Suman Deshwal" w:date="2024-05-09T10:07:00Z"/>
        </w:rPr>
      </w:pPr>
      <w:r w:rsidRPr="0096252F">
        <w:t xml:space="preserve">Best </w:t>
      </w:r>
      <w:r w:rsidR="005012B1" w:rsidRPr="0096252F">
        <w:t xml:space="preserve">practices </w:t>
      </w:r>
      <w:r w:rsidRPr="0096252F">
        <w:t xml:space="preserve">for AWS </w:t>
      </w:r>
      <w:proofErr w:type="spellStart"/>
      <w:r w:rsidRPr="0096252F">
        <w:t>CodeDeploy</w:t>
      </w:r>
      <w:proofErr w:type="spellEnd"/>
      <w:r w:rsidRPr="0096252F">
        <w:t xml:space="preserve"> </w:t>
      </w:r>
      <w:r w:rsidR="005012B1" w:rsidRPr="0096252F">
        <w:t>implementation</w:t>
      </w:r>
    </w:p>
    <w:p w14:paraId="4538A8AA" w14:textId="5E71CB6D" w:rsidR="005012B1" w:rsidRPr="0096252F" w:rsidRDefault="005012B1">
      <w:pPr>
        <w:pStyle w:val="NormalBPBHEB"/>
        <w:pPrChange w:id="437" w:author="Suman Deshwal" w:date="2024-05-09T10:07:00Z">
          <w:pPr>
            <w:keepNext/>
            <w:keepLines/>
            <w:spacing w:before="40" w:after="0"/>
            <w:outlineLvl w:val="1"/>
          </w:pPr>
        </w:pPrChange>
      </w:pPr>
      <w:ins w:id="438" w:author="Suman Deshwal" w:date="2024-05-09T10:07:00Z">
        <w:r>
          <w:t xml:space="preserve">The following are the </w:t>
        </w:r>
        <w:r w:rsidRPr="005012B1">
          <w:t xml:space="preserve">best practices for AWS </w:t>
        </w:r>
        <w:proofErr w:type="spellStart"/>
        <w:r w:rsidRPr="005012B1">
          <w:t>CodeDeploy</w:t>
        </w:r>
        <w:proofErr w:type="spellEnd"/>
        <w:r w:rsidRPr="005012B1">
          <w:t xml:space="preserve"> implementation</w:t>
        </w:r>
        <w:r>
          <w:t>:</w:t>
        </w:r>
      </w:ins>
    </w:p>
    <w:p w14:paraId="056C3610" w14:textId="7524581C" w:rsidR="0096252F" w:rsidRPr="0096252F" w:rsidRDefault="0096252F">
      <w:pPr>
        <w:pStyle w:val="NormalBPBHEB"/>
        <w:numPr>
          <w:ilvl w:val="0"/>
          <w:numId w:val="140"/>
        </w:numPr>
        <w:pPrChange w:id="439" w:author="Suman Deshwal" w:date="2024-05-09T10:07: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lastRenderedPageBreak/>
        <w:t xml:space="preserve">Define </w:t>
      </w:r>
      <w:r w:rsidR="005012B1" w:rsidRPr="0096252F">
        <w:rPr>
          <w:b/>
          <w:bCs/>
        </w:rPr>
        <w:t>clear deployment goals</w:t>
      </w:r>
      <w:r w:rsidRPr="0096252F">
        <w:rPr>
          <w:b/>
          <w:bCs/>
        </w:rPr>
        <w:t>:</w:t>
      </w:r>
      <w:r w:rsidRPr="0096252F">
        <w:t xml:space="preserve"> Clearly articulate the goals of each deployment to choose the most appropriate deployment strategy for your application</w:t>
      </w:r>
      <w:r w:rsidR="00E015AF">
        <w:rPr>
          <w:rStyle w:val="FootnoteReference"/>
        </w:rPr>
        <w:footnoteReference w:id="39"/>
      </w:r>
      <w:r w:rsidRPr="0096252F">
        <w:t>.</w:t>
      </w:r>
    </w:p>
    <w:p w14:paraId="2362B7F7" w14:textId="074C7445" w:rsidR="0096252F" w:rsidRPr="0096252F" w:rsidRDefault="0096252F">
      <w:pPr>
        <w:pStyle w:val="NormalBPBHEB"/>
        <w:numPr>
          <w:ilvl w:val="0"/>
          <w:numId w:val="140"/>
        </w:numPr>
        <w:pPrChange w:id="440" w:author="Suman Deshwal" w:date="2024-05-09T10:07: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Thorough </w:t>
      </w:r>
      <w:r w:rsidR="005012B1" w:rsidRPr="0096252F">
        <w:rPr>
          <w:b/>
          <w:bCs/>
        </w:rPr>
        <w:t>testing procedures</w:t>
      </w:r>
      <w:r w:rsidRPr="0096252F">
        <w:rPr>
          <w:b/>
          <w:bCs/>
        </w:rPr>
        <w:t>:</w:t>
      </w:r>
      <w:r w:rsidRPr="0096252F">
        <w:t xml:space="preserve"> Implement robust testing procedures, including staging environments and automated testing, to catch potential issues before deployment</w:t>
      </w:r>
      <w:r w:rsidR="00805D0D">
        <w:rPr>
          <w:rStyle w:val="FootnoteReference"/>
        </w:rPr>
        <w:footnoteReference w:id="40"/>
      </w:r>
      <w:r w:rsidRPr="0096252F">
        <w:t>.</w:t>
      </w:r>
    </w:p>
    <w:p w14:paraId="1D384265" w14:textId="2DD70E63" w:rsidR="0096252F" w:rsidRPr="0096252F" w:rsidRDefault="0096252F">
      <w:pPr>
        <w:pStyle w:val="NormalBPBHEB"/>
        <w:numPr>
          <w:ilvl w:val="0"/>
          <w:numId w:val="140"/>
        </w:numPr>
        <w:pPrChange w:id="441" w:author="Suman Deshwal" w:date="2024-05-09T10:07: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Monitor and </w:t>
      </w:r>
      <w:r w:rsidR="005012B1" w:rsidRPr="0096252F">
        <w:rPr>
          <w:b/>
          <w:bCs/>
        </w:rPr>
        <w:t>optimize</w:t>
      </w:r>
      <w:r w:rsidRPr="0096252F">
        <w:rPr>
          <w:b/>
          <w:bCs/>
        </w:rPr>
        <w:t>:</w:t>
      </w:r>
      <w:r w:rsidRPr="0096252F">
        <w:t xml:space="preserve"> Continuously monitor deployments using AWS CloudWatch and optimize deployment strategies based on performance metrics</w:t>
      </w:r>
      <w:r w:rsidR="00BE38CA">
        <w:fldChar w:fldCharType="begin"/>
      </w:r>
      <w:r w:rsidR="00BE38CA">
        <w:instrText xml:space="preserve"> NOTEREF _Ref150866969 \f \h </w:instrText>
      </w:r>
      <w:r w:rsidR="00BE38CA">
        <w:fldChar w:fldCharType="separate"/>
      </w:r>
      <w:r w:rsidR="00BE38CA" w:rsidRPr="00BE38CA">
        <w:rPr>
          <w:rStyle w:val="FootnoteReference"/>
        </w:rPr>
        <w:t>38</w:t>
      </w:r>
      <w:r w:rsidR="00BE38CA">
        <w:fldChar w:fldCharType="end"/>
      </w:r>
      <w:r w:rsidRPr="0096252F">
        <w:t>.</w:t>
      </w:r>
    </w:p>
    <w:p w14:paraId="48277C02" w14:textId="77777777" w:rsidR="005012B1" w:rsidRDefault="005012B1" w:rsidP="00F74B58">
      <w:pPr>
        <w:keepNext/>
        <w:keepLines/>
        <w:spacing w:before="40" w:after="0"/>
        <w:outlineLvl w:val="1"/>
        <w:rPr>
          <w:ins w:id="442" w:author="Suman Deshwal" w:date="2024-05-09T10:07:00Z"/>
          <w:rFonts w:eastAsiaTheme="majorEastAsia" w:cstheme="majorBidi"/>
          <w:sz w:val="36"/>
          <w:szCs w:val="26"/>
        </w:rPr>
      </w:pPr>
    </w:p>
    <w:p w14:paraId="1257D0FF" w14:textId="5969BA93" w:rsidR="0096252F" w:rsidRPr="0096252F" w:rsidRDefault="0096252F">
      <w:pPr>
        <w:pStyle w:val="Heading2BPBHEB"/>
        <w:pPrChange w:id="443" w:author="Suman Deshwal" w:date="2024-05-09T10:07:00Z">
          <w:pPr>
            <w:keepNext/>
            <w:keepLines/>
            <w:spacing w:before="40" w:after="0"/>
            <w:outlineLvl w:val="1"/>
          </w:pPr>
        </w:pPrChange>
      </w:pPr>
      <w:commentRangeStart w:id="444"/>
      <w:r w:rsidRPr="0096252F">
        <w:t>Conclusion</w:t>
      </w:r>
      <w:commentRangeEnd w:id="444"/>
      <w:r w:rsidR="005012B1">
        <w:rPr>
          <w:rStyle w:val="CommentReference"/>
          <w:rFonts w:eastAsiaTheme="minorHAnsi" w:cstheme="minorBidi"/>
          <w:b w:val="0"/>
        </w:rPr>
        <w:commentReference w:id="444"/>
      </w:r>
    </w:p>
    <w:p w14:paraId="4DF971DF" w14:textId="2D160147" w:rsidR="0096252F" w:rsidRDefault="0096252F" w:rsidP="005012B1">
      <w:pPr>
        <w:pStyle w:val="NormalBPBHEB"/>
        <w:rPr>
          <w:ins w:id="445" w:author="Suman Deshwal" w:date="2024-05-09T10:07:00Z"/>
        </w:rPr>
      </w:pPr>
      <w:r w:rsidRPr="0096252F">
        <w:t xml:space="preserve">AWS </w:t>
      </w:r>
      <w:proofErr w:type="spellStart"/>
      <w:r w:rsidRPr="0096252F">
        <w:t>CodeDeploy</w:t>
      </w:r>
      <w:proofErr w:type="spellEnd"/>
      <w:r w:rsidRPr="0096252F">
        <w:t xml:space="preserve"> emerges as a vital tool in the arsenal of AWS Developer Tools, empowering developers to orchestrate seamless and reliable application deployments. Its flexibility, </w:t>
      </w:r>
      <w:r w:rsidR="00BE38CA" w:rsidRPr="0096252F">
        <w:t>integration</w:t>
      </w:r>
      <w:r w:rsidRPr="0096252F">
        <w:t>, and rollback capabilities contribute to building resilient and efficient deployment pipelines.</w:t>
      </w:r>
    </w:p>
    <w:p w14:paraId="1F47CD2B" w14:textId="77777777" w:rsidR="005012B1" w:rsidRPr="0096252F" w:rsidRDefault="005012B1">
      <w:pPr>
        <w:pStyle w:val="NormalBPBHEB"/>
        <w:pPrChange w:id="446" w:author="Suman Deshwal" w:date="2024-05-09T10:07:00Z">
          <w:pPr>
            <w:pBdr>
              <w:top w:val="nil"/>
              <w:left w:val="nil"/>
              <w:bottom w:val="nil"/>
              <w:right w:val="nil"/>
              <w:between w:val="nil"/>
            </w:pBdr>
            <w:shd w:val="clear" w:color="auto" w:fill="FFFFFF"/>
            <w:spacing w:after="100" w:line="276" w:lineRule="auto"/>
            <w:jc w:val="both"/>
          </w:pPr>
        </w:pPrChange>
      </w:pP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 xml:space="preserve">AWS </w:t>
      </w:r>
      <w:proofErr w:type="spellStart"/>
      <w:r w:rsidRPr="002F0A2A">
        <w:rPr>
          <w:rFonts w:eastAsia="Palatino Linotype" w:cs="Palatino Linotype"/>
          <w:b/>
          <w:color w:val="auto"/>
          <w:sz w:val="40"/>
          <w:szCs w:val="40"/>
        </w:rPr>
        <w:t>CodePipeline</w:t>
      </w:r>
      <w:proofErr w:type="spellEnd"/>
    </w:p>
    <w:p w14:paraId="6992B862" w14:textId="36E8DFA9" w:rsidR="002F0A2A" w:rsidRDefault="002F0A2A" w:rsidP="005012B1">
      <w:pPr>
        <w:pStyle w:val="NormalBPBHEB"/>
        <w:rPr>
          <w:ins w:id="447" w:author="Suman Deshwal" w:date="2024-05-09T10:12:00Z"/>
        </w:rPr>
      </w:pPr>
      <w:r w:rsidRPr="002F0A2A">
        <w:t xml:space="preserve">AWS </w:t>
      </w:r>
      <w:proofErr w:type="spellStart"/>
      <w:r w:rsidRPr="002F0A2A">
        <w:t>CodePipeline</w:t>
      </w:r>
      <w:proofErr w:type="spellEnd"/>
      <w:r w:rsidRPr="002F0A2A">
        <w:t xml:space="preserve"> is a fully managed </w:t>
      </w:r>
      <w:del w:id="448" w:author="Suman Deshwal" w:date="2024-05-09T10:11:00Z">
        <w:r w:rsidRPr="002F0A2A" w:rsidDel="005012B1">
          <w:delText>continuous integration and continuous delivery (</w:delText>
        </w:r>
      </w:del>
      <w:r w:rsidRPr="002F0A2A">
        <w:t>CI/CD</w:t>
      </w:r>
      <w:del w:id="449" w:author="Suman Deshwal" w:date="2024-05-09T10:11:00Z">
        <w:r w:rsidRPr="002F0A2A" w:rsidDel="005012B1">
          <w:delText>)</w:delText>
        </w:r>
      </w:del>
      <w:r w:rsidRPr="002F0A2A">
        <w:t xml:space="preserve"> service that automates the end-to-end software release process. This section provides an in-depth exploration of AWS </w:t>
      </w:r>
      <w:proofErr w:type="spellStart"/>
      <w:r w:rsidRPr="002F0A2A">
        <w:t>CodePipeline</w:t>
      </w:r>
      <w:proofErr w:type="spellEnd"/>
      <w:r w:rsidRPr="002F0A2A">
        <w:t>, covering its features, integrations, and best practices for achieving efficient and reliable software delivery.</w:t>
      </w:r>
    </w:p>
    <w:p w14:paraId="57794B82" w14:textId="77777777" w:rsidR="005012B1" w:rsidRPr="002F0A2A" w:rsidRDefault="005012B1">
      <w:pPr>
        <w:pStyle w:val="NormalBPBHEB"/>
        <w:pPrChange w:id="450" w:author="Suman Deshwal" w:date="2024-05-09T10:11:00Z">
          <w:pPr>
            <w:pBdr>
              <w:top w:val="nil"/>
              <w:left w:val="nil"/>
              <w:bottom w:val="nil"/>
              <w:right w:val="nil"/>
              <w:between w:val="nil"/>
            </w:pBdr>
            <w:shd w:val="clear" w:color="auto" w:fill="FFFFFF"/>
            <w:spacing w:after="100" w:line="276" w:lineRule="auto"/>
            <w:jc w:val="both"/>
          </w:pPr>
        </w:pPrChange>
      </w:pPr>
    </w:p>
    <w:p w14:paraId="3CB87D3D" w14:textId="6BFC46A2" w:rsidR="002F0A2A" w:rsidRDefault="002F0A2A" w:rsidP="005012B1">
      <w:pPr>
        <w:pStyle w:val="Heading2BPBHEB"/>
        <w:rPr>
          <w:ins w:id="451" w:author="Suman Deshwal" w:date="2024-05-09T10:12:00Z"/>
        </w:rPr>
      </w:pPr>
      <w:r w:rsidRPr="002F0A2A">
        <w:t xml:space="preserve">Key </w:t>
      </w:r>
      <w:r w:rsidR="005012B1" w:rsidRPr="002F0A2A">
        <w:t xml:space="preserve">features </w:t>
      </w:r>
      <w:r w:rsidRPr="002F0A2A">
        <w:t xml:space="preserve">of AWS </w:t>
      </w:r>
      <w:proofErr w:type="spellStart"/>
      <w:r w:rsidRPr="002F0A2A">
        <w:t>CodePipeline</w:t>
      </w:r>
      <w:proofErr w:type="spellEnd"/>
    </w:p>
    <w:p w14:paraId="55B963DC" w14:textId="48EBC0A1" w:rsidR="005012B1" w:rsidRPr="002F0A2A" w:rsidRDefault="005012B1">
      <w:pPr>
        <w:pStyle w:val="NormalBPBHEB"/>
        <w:pPrChange w:id="452" w:author="Suman Deshwal" w:date="2024-05-09T10:12:00Z">
          <w:pPr>
            <w:keepNext/>
            <w:keepLines/>
            <w:spacing w:before="40" w:after="0"/>
            <w:outlineLvl w:val="1"/>
          </w:pPr>
        </w:pPrChange>
      </w:pPr>
      <w:ins w:id="453" w:author="Suman Deshwal" w:date="2024-05-09T10:12:00Z">
        <w:r>
          <w:t xml:space="preserve">Following are the </w:t>
        </w:r>
        <w:r w:rsidRPr="005012B1">
          <w:t xml:space="preserve">key features of AWS </w:t>
        </w:r>
        <w:proofErr w:type="spellStart"/>
        <w:r w:rsidRPr="005012B1">
          <w:t>CodePipeline</w:t>
        </w:r>
        <w:proofErr w:type="spellEnd"/>
        <w:r>
          <w:t>:</w:t>
        </w:r>
      </w:ins>
    </w:p>
    <w:p w14:paraId="0CA96DBF" w14:textId="15335857" w:rsidR="002F0A2A" w:rsidRPr="002F0A2A" w:rsidRDefault="002F0A2A">
      <w:pPr>
        <w:pStyle w:val="NormalBPBHEB"/>
        <w:numPr>
          <w:ilvl w:val="0"/>
          <w:numId w:val="141"/>
        </w:numPr>
        <w:pPrChange w:id="454" w:author="Suman Deshwal" w:date="2024-05-09T10:12:00Z">
          <w:pPr>
            <w:numPr>
              <w:numId w:val="2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Automated </w:t>
      </w:r>
      <w:r w:rsidR="005012B1" w:rsidRPr="002F0A2A">
        <w:rPr>
          <w:b/>
          <w:bCs/>
        </w:rPr>
        <w:t>workflows</w:t>
      </w:r>
      <w:r w:rsidRPr="002F0A2A">
        <w:rPr>
          <w:b/>
          <w:bCs/>
        </w:rPr>
        <w:t>:</w:t>
      </w:r>
      <w:r w:rsidRPr="002F0A2A">
        <w:t xml:space="preserve"> </w:t>
      </w:r>
      <w:proofErr w:type="spellStart"/>
      <w:r w:rsidRPr="002F0A2A">
        <w:t>CodePipeline</w:t>
      </w:r>
      <w:proofErr w:type="spellEnd"/>
      <w:r w:rsidRPr="002F0A2A">
        <w:t xml:space="preserve"> allows users to define and automate their release pipelines, orchestrating the flow of code from source repositories through build, test, and deployment phases</w:t>
      </w:r>
      <w:bookmarkStart w:id="455" w:name="_Ref150867602"/>
      <w:r w:rsidR="001C7FEA">
        <w:rPr>
          <w:rStyle w:val="FootnoteReference"/>
        </w:rPr>
        <w:footnoteReference w:id="41"/>
      </w:r>
      <w:bookmarkEnd w:id="455"/>
      <w:r w:rsidRPr="002F0A2A">
        <w:t>.</w:t>
      </w:r>
    </w:p>
    <w:p w14:paraId="5AE3F108" w14:textId="455C6248" w:rsidR="002F0A2A" w:rsidRPr="002F0A2A" w:rsidRDefault="002F0A2A">
      <w:pPr>
        <w:pStyle w:val="NormalBPBHEB"/>
        <w:numPr>
          <w:ilvl w:val="0"/>
          <w:numId w:val="141"/>
        </w:numPr>
        <w:pPrChange w:id="456" w:author="Suman Deshwal" w:date="2024-05-09T10:12:00Z">
          <w:pPr>
            <w:numPr>
              <w:numId w:val="2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Integration with DevOps </w:t>
      </w:r>
      <w:r w:rsidR="005012B1" w:rsidRPr="002F0A2A">
        <w:rPr>
          <w:b/>
          <w:bCs/>
        </w:rPr>
        <w:t>tools</w:t>
      </w:r>
      <w:r w:rsidRPr="002F0A2A">
        <w:rPr>
          <w:b/>
          <w:bCs/>
        </w:rPr>
        <w:t>:</w:t>
      </w:r>
      <w:r w:rsidRPr="002F0A2A">
        <w:t xml:space="preserve"> Seamlessly integrates with a variety of AWS services, third-party tools, and custom plugins, enabling users to construct flexible and extensible workflows</w:t>
      </w:r>
      <w:r w:rsidR="00CF645D">
        <w:fldChar w:fldCharType="begin"/>
      </w:r>
      <w:r w:rsidR="00CF645D">
        <w:instrText xml:space="preserve"> NOTEREF _Ref150867602 \f \h </w:instrText>
      </w:r>
      <w:r w:rsidR="00CF645D">
        <w:fldChar w:fldCharType="separate"/>
      </w:r>
      <w:r w:rsidR="00CF645D" w:rsidRPr="00CF645D">
        <w:rPr>
          <w:rStyle w:val="FootnoteReference"/>
        </w:rPr>
        <w:t>41</w:t>
      </w:r>
      <w:r w:rsidR="00CF645D">
        <w:fldChar w:fldCharType="end"/>
      </w:r>
      <w:r w:rsidRPr="002F0A2A">
        <w:t>.</w:t>
      </w:r>
    </w:p>
    <w:p w14:paraId="75A2A608" w14:textId="596790C3" w:rsidR="002F0A2A" w:rsidRPr="002F0A2A" w:rsidRDefault="002F0A2A">
      <w:pPr>
        <w:pStyle w:val="NormalBPBHEB"/>
        <w:numPr>
          <w:ilvl w:val="0"/>
          <w:numId w:val="141"/>
        </w:numPr>
        <w:pPrChange w:id="457" w:author="Suman Deshwal" w:date="2024-05-09T10:12:00Z">
          <w:pPr>
            <w:numPr>
              <w:numId w:val="2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lastRenderedPageBreak/>
        <w:t xml:space="preserve">Parallel and </w:t>
      </w:r>
      <w:r w:rsidR="005012B1" w:rsidRPr="002F0A2A">
        <w:rPr>
          <w:b/>
          <w:bCs/>
        </w:rPr>
        <w:t>sequential e</w:t>
      </w:r>
      <w:r w:rsidRPr="002F0A2A">
        <w:rPr>
          <w:b/>
          <w:bCs/>
        </w:rPr>
        <w:t>xecution:</w:t>
      </w:r>
      <w:r w:rsidRPr="002F0A2A">
        <w:t xml:space="preserve"> </w:t>
      </w:r>
      <w:proofErr w:type="spellStart"/>
      <w:r w:rsidRPr="002F0A2A">
        <w:t>CodePipeline</w:t>
      </w:r>
      <w:proofErr w:type="spellEnd"/>
      <w:r w:rsidRPr="002F0A2A">
        <w:t xml:space="preserve"> supports both parallel and sequential execution of pipeline stages, accommodating diverse application architectures and deployment scenarios</w:t>
      </w:r>
      <w:r w:rsidR="00D96C6B">
        <w:fldChar w:fldCharType="begin"/>
      </w:r>
      <w:r w:rsidR="00D96C6B">
        <w:instrText xml:space="preserve"> NOTEREF _Ref150867602 \f \h </w:instrText>
      </w:r>
      <w:r w:rsidR="00D96C6B">
        <w:fldChar w:fldCharType="separate"/>
      </w:r>
      <w:r w:rsidR="00D96C6B" w:rsidRPr="00D96C6B">
        <w:rPr>
          <w:rStyle w:val="FootnoteReference"/>
        </w:rPr>
        <w:t>41</w:t>
      </w:r>
      <w:r w:rsidR="00D96C6B">
        <w:fldChar w:fldCharType="end"/>
      </w:r>
      <w:r w:rsidRPr="002F0A2A">
        <w:t>.</w:t>
      </w:r>
    </w:p>
    <w:p w14:paraId="7BC870D9" w14:textId="01656309" w:rsidR="002F0A2A" w:rsidRDefault="002F0A2A" w:rsidP="005012B1">
      <w:pPr>
        <w:pStyle w:val="NormalBPBHEB"/>
        <w:numPr>
          <w:ilvl w:val="0"/>
          <w:numId w:val="141"/>
        </w:numPr>
        <w:rPr>
          <w:ins w:id="458" w:author="Suman Deshwal" w:date="2024-05-09T10:12:00Z"/>
        </w:rPr>
      </w:pPr>
      <w:r w:rsidRPr="002F0A2A">
        <w:rPr>
          <w:b/>
          <w:bCs/>
        </w:rPr>
        <w:t xml:space="preserve">Artifact </w:t>
      </w:r>
      <w:r w:rsidR="005012B1" w:rsidRPr="002F0A2A">
        <w:rPr>
          <w:b/>
          <w:bCs/>
        </w:rPr>
        <w:t>management</w:t>
      </w:r>
      <w:r w:rsidRPr="002F0A2A">
        <w:rPr>
          <w:b/>
          <w:bCs/>
        </w:rPr>
        <w:t>:</w:t>
      </w:r>
      <w:r w:rsidRPr="002F0A2A">
        <w:t xml:space="preserve"> Manages and stores build artifacts, ensuring versioned and consistent artifact availability throughout the software delivery process.</w:t>
      </w:r>
    </w:p>
    <w:p w14:paraId="1C921B39" w14:textId="77777777" w:rsidR="005012B1" w:rsidRPr="002F0A2A" w:rsidRDefault="005012B1">
      <w:pPr>
        <w:pStyle w:val="NormalBPBHEB"/>
        <w:pPrChange w:id="459" w:author="Suman Deshwal" w:date="2024-05-09T10:12:00Z">
          <w:pPr>
            <w:numPr>
              <w:numId w:val="20"/>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539E1D0E" w14:textId="1D600052" w:rsidR="002F0A2A" w:rsidRDefault="002F0A2A">
      <w:pPr>
        <w:pStyle w:val="Heading2BPBHEB"/>
        <w:rPr>
          <w:ins w:id="460" w:author="Suman Deshwal" w:date="2024-05-09T10:12:00Z"/>
        </w:rPr>
        <w:pPrChange w:id="461" w:author="Suman Deshwal" w:date="2024-05-09T10:13:00Z">
          <w:pPr>
            <w:keepNext/>
            <w:keepLines/>
            <w:spacing w:before="40" w:after="0"/>
            <w:outlineLvl w:val="1"/>
          </w:pPr>
        </w:pPrChange>
      </w:pPr>
      <w:r w:rsidRPr="002F0A2A">
        <w:t xml:space="preserve">Use </w:t>
      </w:r>
      <w:r w:rsidR="005012B1" w:rsidRPr="002F0A2A">
        <w:t xml:space="preserve">cases </w:t>
      </w:r>
      <w:r w:rsidRPr="002F0A2A">
        <w:t xml:space="preserve">of AWS </w:t>
      </w:r>
      <w:proofErr w:type="spellStart"/>
      <w:r w:rsidRPr="002F0A2A">
        <w:t>CodePipeline</w:t>
      </w:r>
      <w:proofErr w:type="spellEnd"/>
    </w:p>
    <w:p w14:paraId="6C62891E" w14:textId="48A336DA" w:rsidR="005012B1" w:rsidRPr="002F0A2A" w:rsidRDefault="005012B1">
      <w:pPr>
        <w:pStyle w:val="NormalBPBHEB"/>
        <w:pPrChange w:id="462" w:author="Suman Deshwal" w:date="2024-05-09T10:12:00Z">
          <w:pPr>
            <w:keepNext/>
            <w:keepLines/>
            <w:spacing w:before="40" w:after="0"/>
            <w:outlineLvl w:val="1"/>
          </w:pPr>
        </w:pPrChange>
      </w:pPr>
      <w:ins w:id="463" w:author="Suman Deshwal" w:date="2024-05-09T10:13:00Z">
        <w:r>
          <w:t>The f</w:t>
        </w:r>
      </w:ins>
      <w:ins w:id="464" w:author="Suman Deshwal" w:date="2024-05-09T10:12:00Z">
        <w:r>
          <w:t>ollo</w:t>
        </w:r>
      </w:ins>
      <w:ins w:id="465" w:author="Suman Deshwal" w:date="2024-05-09T10:13:00Z">
        <w:r>
          <w:t xml:space="preserve">wing are the use cases of AWS </w:t>
        </w:r>
        <w:proofErr w:type="spellStart"/>
        <w:r>
          <w:t>CodePipeline</w:t>
        </w:r>
        <w:proofErr w:type="spellEnd"/>
        <w:r>
          <w:t>:</w:t>
        </w:r>
      </w:ins>
    </w:p>
    <w:p w14:paraId="73CD9566" w14:textId="6FCDAD15" w:rsidR="002F0A2A" w:rsidRPr="002F0A2A" w:rsidRDefault="002F0A2A">
      <w:pPr>
        <w:numPr>
          <w:ilvl w:val="0"/>
          <w:numId w:val="142"/>
        </w:numPr>
        <w:pBdr>
          <w:top w:val="nil"/>
          <w:left w:val="nil"/>
          <w:bottom w:val="nil"/>
          <w:right w:val="nil"/>
          <w:between w:val="nil"/>
        </w:pBdr>
        <w:shd w:val="clear" w:color="auto" w:fill="FFFFFF"/>
        <w:spacing w:after="100" w:line="276" w:lineRule="auto"/>
        <w:jc w:val="both"/>
        <w:pPrChange w:id="466" w:author="Suman Deshwal" w:date="2024-05-09T10:13:00Z">
          <w:pPr>
            <w:numPr>
              <w:numId w:val="2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Multi-</w:t>
      </w:r>
      <w:r w:rsidR="005012B1" w:rsidRPr="002F0A2A">
        <w:rPr>
          <w:b/>
          <w:bCs/>
        </w:rPr>
        <w:t>environment deployments</w:t>
      </w:r>
      <w:r w:rsidRPr="002F0A2A">
        <w:rPr>
          <w:b/>
          <w:bCs/>
        </w:rPr>
        <w:t>:</w:t>
      </w:r>
      <w:r w:rsidRPr="002F0A2A">
        <w:t xml:space="preserve"> </w:t>
      </w:r>
      <w:proofErr w:type="spellStart"/>
      <w:r w:rsidRPr="002F0A2A">
        <w:t>CodePipeline</w:t>
      </w:r>
      <w:proofErr w:type="spellEnd"/>
      <w:r w:rsidRPr="002F0A2A">
        <w:t xml:space="preserve"> facilitates the creation of pipelines that support deploying applications to multiple environments, such as development, testing, and production.</w:t>
      </w:r>
    </w:p>
    <w:p w14:paraId="30E958CD" w14:textId="7CDAD34C" w:rsidR="002F0A2A" w:rsidRPr="002F0A2A" w:rsidRDefault="002F0A2A">
      <w:pPr>
        <w:numPr>
          <w:ilvl w:val="0"/>
          <w:numId w:val="142"/>
        </w:numPr>
        <w:pBdr>
          <w:top w:val="nil"/>
          <w:left w:val="nil"/>
          <w:bottom w:val="nil"/>
          <w:right w:val="nil"/>
          <w:between w:val="nil"/>
        </w:pBdr>
        <w:shd w:val="clear" w:color="auto" w:fill="FFFFFF"/>
        <w:spacing w:after="100" w:line="276" w:lineRule="auto"/>
        <w:jc w:val="both"/>
        <w:pPrChange w:id="467" w:author="Suman Deshwal" w:date="2024-05-09T10:13:00Z">
          <w:pPr>
            <w:numPr>
              <w:numId w:val="2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Microservices </w:t>
      </w:r>
      <w:r w:rsidR="005012B1" w:rsidRPr="002F0A2A">
        <w:rPr>
          <w:b/>
          <w:bCs/>
        </w:rPr>
        <w:t>archite</w:t>
      </w:r>
      <w:r w:rsidRPr="002F0A2A">
        <w:rPr>
          <w:b/>
          <w:bCs/>
        </w:rPr>
        <w:t>ctures:</w:t>
      </w:r>
      <w:r w:rsidRPr="002F0A2A">
        <w:t xml:space="preserve"> Ideal for orchestrating CI/CD workflows in microservices-based applications, allowing independent testing and deployment of individual services</w:t>
      </w:r>
      <w:r w:rsidR="00D96C6B">
        <w:fldChar w:fldCharType="begin"/>
      </w:r>
      <w:r w:rsidR="00D96C6B">
        <w:instrText xml:space="preserve"> NOTEREF _Ref150867602 \f \h </w:instrText>
      </w:r>
      <w:r w:rsidR="00D96C6B">
        <w:fldChar w:fldCharType="separate"/>
      </w:r>
      <w:r w:rsidR="00D96C6B" w:rsidRPr="00D96C6B">
        <w:rPr>
          <w:rStyle w:val="FootnoteReference"/>
        </w:rPr>
        <w:t>41</w:t>
      </w:r>
      <w:r w:rsidR="00D96C6B">
        <w:fldChar w:fldCharType="end"/>
      </w:r>
      <w:r w:rsidRPr="002F0A2A">
        <w:t>.</w:t>
      </w:r>
    </w:p>
    <w:p w14:paraId="030075EF" w14:textId="6FCE52AE" w:rsidR="002F0A2A" w:rsidRPr="002F0A2A" w:rsidRDefault="002F0A2A">
      <w:pPr>
        <w:numPr>
          <w:ilvl w:val="0"/>
          <w:numId w:val="142"/>
        </w:numPr>
        <w:pBdr>
          <w:top w:val="nil"/>
          <w:left w:val="nil"/>
          <w:bottom w:val="nil"/>
          <w:right w:val="nil"/>
          <w:between w:val="nil"/>
        </w:pBdr>
        <w:shd w:val="clear" w:color="auto" w:fill="FFFFFF"/>
        <w:spacing w:after="100" w:line="276" w:lineRule="auto"/>
        <w:jc w:val="both"/>
        <w:pPrChange w:id="468" w:author="Suman Deshwal" w:date="2024-05-09T10:13:00Z">
          <w:pPr>
            <w:numPr>
              <w:numId w:val="2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Serverless </w:t>
      </w:r>
      <w:r w:rsidR="005012B1" w:rsidRPr="002F0A2A">
        <w:rPr>
          <w:b/>
          <w:bCs/>
        </w:rPr>
        <w:t>application d</w:t>
      </w:r>
      <w:r w:rsidRPr="002F0A2A">
        <w:rPr>
          <w:b/>
          <w:bCs/>
        </w:rPr>
        <w:t>eployments:</w:t>
      </w:r>
      <w:r w:rsidRPr="002F0A2A">
        <w:t xml:space="preserve"> Well-suited for automating the deployment of serverless applications, managing the build and deployment of AWS Lambda functions and related resources.</w:t>
      </w:r>
    </w:p>
    <w:p w14:paraId="47290C0D" w14:textId="77777777" w:rsidR="005012B1" w:rsidRDefault="005012B1">
      <w:pPr>
        <w:pStyle w:val="NormalBPBHEB"/>
        <w:rPr>
          <w:ins w:id="469" w:author="Suman Deshwal" w:date="2024-05-09T10:13:00Z"/>
        </w:rPr>
        <w:pPrChange w:id="470" w:author="Suman Deshwal" w:date="2024-05-09T10:14:00Z">
          <w:pPr>
            <w:keepNext/>
            <w:keepLines/>
            <w:spacing w:before="40" w:after="0"/>
            <w:outlineLvl w:val="1"/>
          </w:pPr>
        </w:pPrChange>
      </w:pPr>
    </w:p>
    <w:p w14:paraId="43B913E9" w14:textId="7338DCDA" w:rsidR="002F0A2A" w:rsidRDefault="002F0A2A" w:rsidP="005012B1">
      <w:pPr>
        <w:pStyle w:val="Heading2BPBHEB"/>
        <w:rPr>
          <w:ins w:id="471" w:author="Suman Deshwal" w:date="2024-05-09T10:14:00Z"/>
        </w:rPr>
      </w:pPr>
      <w:r w:rsidRPr="002F0A2A">
        <w:t xml:space="preserve">Best </w:t>
      </w:r>
      <w:r w:rsidR="005012B1" w:rsidRPr="002F0A2A">
        <w:t xml:space="preserve">practices </w:t>
      </w:r>
      <w:r w:rsidRPr="002F0A2A">
        <w:t xml:space="preserve">for AWS </w:t>
      </w:r>
      <w:proofErr w:type="spellStart"/>
      <w:r w:rsidRPr="002F0A2A">
        <w:t>CodePipeline</w:t>
      </w:r>
      <w:proofErr w:type="spellEnd"/>
      <w:r w:rsidRPr="002F0A2A">
        <w:t xml:space="preserve"> </w:t>
      </w:r>
      <w:r w:rsidR="005012B1" w:rsidRPr="002F0A2A">
        <w:t>implementation</w:t>
      </w:r>
    </w:p>
    <w:p w14:paraId="272551DD" w14:textId="1328B50A" w:rsidR="005012B1" w:rsidRPr="002F0A2A" w:rsidRDefault="005012B1">
      <w:pPr>
        <w:pStyle w:val="NormalBPBHEB"/>
        <w:pPrChange w:id="472" w:author="Suman Deshwal" w:date="2024-05-09T10:14:00Z">
          <w:pPr>
            <w:keepNext/>
            <w:keepLines/>
            <w:spacing w:before="40" w:after="0"/>
            <w:outlineLvl w:val="1"/>
          </w:pPr>
        </w:pPrChange>
      </w:pPr>
      <w:ins w:id="473" w:author="Suman Deshwal" w:date="2024-05-09T10:14:00Z">
        <w:r>
          <w:t xml:space="preserve">The following are the best practices for AWS </w:t>
        </w:r>
        <w:proofErr w:type="spellStart"/>
        <w:r>
          <w:t>CodePipeline</w:t>
        </w:r>
        <w:proofErr w:type="spellEnd"/>
        <w:r>
          <w:t xml:space="preserve"> implementation:</w:t>
        </w:r>
      </w:ins>
    </w:p>
    <w:p w14:paraId="2E3DB36E" w14:textId="33978DD7" w:rsidR="002F0A2A" w:rsidRPr="002F0A2A" w:rsidRDefault="002F0A2A">
      <w:pPr>
        <w:pStyle w:val="NormalBPBHEB"/>
        <w:numPr>
          <w:ilvl w:val="0"/>
          <w:numId w:val="143"/>
        </w:numPr>
        <w:pPrChange w:id="474" w:author="Suman Deshwal" w:date="2024-05-09T10:14:00Z">
          <w:pPr>
            <w:numPr>
              <w:numId w:val="2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Version </w:t>
      </w:r>
      <w:r w:rsidR="005012B1" w:rsidRPr="002F0A2A">
        <w:rPr>
          <w:b/>
          <w:bCs/>
        </w:rPr>
        <w:t>control inte</w:t>
      </w:r>
      <w:r w:rsidRPr="002F0A2A">
        <w:rPr>
          <w:b/>
          <w:bCs/>
        </w:rPr>
        <w:t>gration:</w:t>
      </w:r>
      <w:r w:rsidRPr="002F0A2A">
        <w:t xml:space="preserve"> Integrate </w:t>
      </w:r>
      <w:proofErr w:type="spellStart"/>
      <w:r w:rsidRPr="002F0A2A">
        <w:t>CodePipeline</w:t>
      </w:r>
      <w:proofErr w:type="spellEnd"/>
      <w:r w:rsidRPr="002F0A2A">
        <w:t xml:space="preserve"> with version control systems like AWS </w:t>
      </w:r>
      <w:proofErr w:type="spellStart"/>
      <w:r w:rsidRPr="002F0A2A">
        <w:t>CodeCommit</w:t>
      </w:r>
      <w:proofErr w:type="spellEnd"/>
      <w:r w:rsidRPr="002F0A2A">
        <w:t xml:space="preserve"> or GitHub for seamless source code management</w:t>
      </w:r>
      <w:r w:rsidR="00D96C6B">
        <w:rPr>
          <w:rStyle w:val="FootnoteReference"/>
        </w:rPr>
        <w:footnoteReference w:id="42"/>
      </w:r>
      <w:r w:rsidRPr="002F0A2A">
        <w:t>.</w:t>
      </w:r>
    </w:p>
    <w:p w14:paraId="10194F04" w14:textId="37260FD8" w:rsidR="002F0A2A" w:rsidRPr="002F0A2A" w:rsidRDefault="002F0A2A">
      <w:pPr>
        <w:pStyle w:val="NormalBPBHEB"/>
        <w:numPr>
          <w:ilvl w:val="0"/>
          <w:numId w:val="143"/>
        </w:numPr>
        <w:pPrChange w:id="475" w:author="Suman Deshwal" w:date="2024-05-09T10:14:00Z">
          <w:pPr>
            <w:numPr>
              <w:numId w:val="2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Automated </w:t>
      </w:r>
      <w:r w:rsidR="005012B1" w:rsidRPr="002F0A2A">
        <w:rPr>
          <w:b/>
          <w:bCs/>
        </w:rPr>
        <w:t>testing strategies</w:t>
      </w:r>
      <w:r w:rsidRPr="002F0A2A">
        <w:rPr>
          <w:b/>
          <w:bCs/>
        </w:rPr>
        <w:t>:</w:t>
      </w:r>
      <w:r w:rsidRPr="002F0A2A">
        <w:t xml:space="preserve"> Implement automated testing at each stage of the pipeline to identify and address issues early in the development process</w:t>
      </w:r>
      <w:r w:rsidR="00B673C4">
        <w:rPr>
          <w:rStyle w:val="FootnoteReference"/>
        </w:rPr>
        <w:footnoteReference w:id="43"/>
      </w:r>
      <w:r w:rsidRPr="002F0A2A">
        <w:t>.</w:t>
      </w:r>
    </w:p>
    <w:p w14:paraId="35F90DF1" w14:textId="31DD4174" w:rsidR="002F0A2A" w:rsidRPr="002F0A2A" w:rsidRDefault="002F0A2A">
      <w:pPr>
        <w:pStyle w:val="NormalBPBHEB"/>
        <w:numPr>
          <w:ilvl w:val="0"/>
          <w:numId w:val="143"/>
        </w:numPr>
        <w:pPrChange w:id="476" w:author="Suman Deshwal" w:date="2024-05-09T10:14:00Z">
          <w:pPr>
            <w:numPr>
              <w:numId w:val="2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Security </w:t>
      </w:r>
      <w:r w:rsidR="005012B1" w:rsidRPr="002F0A2A">
        <w:rPr>
          <w:b/>
          <w:bCs/>
        </w:rPr>
        <w:t>best practices</w:t>
      </w:r>
      <w:r w:rsidRPr="002F0A2A">
        <w:rPr>
          <w:b/>
          <w:bCs/>
        </w:rPr>
        <w:t>:</w:t>
      </w:r>
      <w:r w:rsidRPr="002F0A2A">
        <w:t xml:space="preserve"> Follow AWS best practices for security, including least privilege principles and encryption of sensitive data within the pipeline.</w:t>
      </w:r>
    </w:p>
    <w:p w14:paraId="45CA77F3" w14:textId="77777777" w:rsidR="005012B1" w:rsidRDefault="005012B1" w:rsidP="00F74B58">
      <w:pPr>
        <w:keepNext/>
        <w:keepLines/>
        <w:spacing w:before="40" w:after="0"/>
        <w:outlineLvl w:val="1"/>
        <w:rPr>
          <w:ins w:id="477" w:author="Suman Deshwal" w:date="2024-05-09T10:14:00Z"/>
          <w:rFonts w:eastAsiaTheme="majorEastAsia" w:cstheme="majorBidi"/>
          <w:sz w:val="36"/>
          <w:szCs w:val="26"/>
        </w:rPr>
      </w:pPr>
    </w:p>
    <w:p w14:paraId="2E98A6F3" w14:textId="2D558B37" w:rsidR="002F0A2A" w:rsidRPr="002F0A2A" w:rsidRDefault="002F0A2A">
      <w:pPr>
        <w:pStyle w:val="Heading2BPBHEB"/>
        <w:pPrChange w:id="478" w:author="Suman Deshwal" w:date="2024-05-09T10:15:00Z">
          <w:pPr>
            <w:keepNext/>
            <w:keepLines/>
            <w:spacing w:before="40" w:after="0"/>
            <w:outlineLvl w:val="1"/>
          </w:pPr>
        </w:pPrChange>
      </w:pPr>
      <w:commentRangeStart w:id="479"/>
      <w:r w:rsidRPr="002F0A2A">
        <w:t>Conclusion</w:t>
      </w:r>
      <w:commentRangeEnd w:id="479"/>
      <w:r w:rsidR="005012B1">
        <w:rPr>
          <w:rStyle w:val="CommentReference"/>
          <w:rFonts w:eastAsiaTheme="minorHAnsi" w:cstheme="minorBidi"/>
          <w:b w:val="0"/>
        </w:rPr>
        <w:commentReference w:id="479"/>
      </w:r>
    </w:p>
    <w:p w14:paraId="31498E4C" w14:textId="77777777" w:rsidR="002F0A2A" w:rsidRDefault="002F0A2A" w:rsidP="005012B1">
      <w:pPr>
        <w:pStyle w:val="NormalBPBHEB"/>
        <w:rPr>
          <w:ins w:id="480" w:author="Suman Deshwal" w:date="2024-05-09T10:15:00Z"/>
        </w:rPr>
      </w:pPr>
      <w:r w:rsidRPr="002F0A2A">
        <w:t xml:space="preserve">AWS </w:t>
      </w:r>
      <w:proofErr w:type="spellStart"/>
      <w:r w:rsidRPr="002F0A2A">
        <w:t>CodePipeline</w:t>
      </w:r>
      <w:proofErr w:type="spellEnd"/>
      <w:r w:rsidRPr="002F0A2A">
        <w:t xml:space="preserve"> emerges as a cornerstone in the CI/CD landscape, providing a robust and scalable solution for automating software release processes. Its versatility and integrations </w:t>
      </w:r>
      <w:r w:rsidRPr="002F0A2A">
        <w:lastRenderedPageBreak/>
        <w:t>make it a key component in the toolkit of DevOps practitioners aiming for streamlined and efficient software delivery.</w:t>
      </w:r>
    </w:p>
    <w:p w14:paraId="15057E10" w14:textId="77777777" w:rsidR="005012B1" w:rsidRPr="002F0A2A" w:rsidRDefault="005012B1">
      <w:pPr>
        <w:pStyle w:val="NormalBPBHEB"/>
        <w:pPrChange w:id="481" w:author="Suman Deshwal" w:date="2024-05-09T10:15:00Z">
          <w:pPr>
            <w:pBdr>
              <w:top w:val="nil"/>
              <w:left w:val="nil"/>
              <w:bottom w:val="nil"/>
              <w:right w:val="nil"/>
              <w:between w:val="nil"/>
            </w:pBdr>
            <w:shd w:val="clear" w:color="auto" w:fill="FFFFFF"/>
            <w:spacing w:after="100" w:line="276" w:lineRule="auto"/>
            <w:jc w:val="both"/>
          </w:pPr>
        </w:pPrChange>
      </w:pPr>
    </w:p>
    <w:p w14:paraId="15380EFF" w14:textId="508BA5CF" w:rsidR="00906929" w:rsidRPr="00906929" w:rsidRDefault="00906929">
      <w:pPr>
        <w:pStyle w:val="Heading1BPBHEB"/>
        <w:pPrChange w:id="482" w:author="Suman Deshwal" w:date="2024-05-09T10:15:00Z">
          <w:pPr>
            <w:keepNext/>
            <w:keepLines/>
            <w:spacing w:before="400" w:after="0" w:line="276" w:lineRule="auto"/>
            <w:outlineLvl w:val="0"/>
          </w:pPr>
        </w:pPrChange>
      </w:pPr>
      <w:r w:rsidRPr="00906929">
        <w:t xml:space="preserve">Developer </w:t>
      </w:r>
      <w:commentRangeStart w:id="483"/>
      <w:r w:rsidR="005012B1" w:rsidRPr="00906929">
        <w:t>tools</w:t>
      </w:r>
      <w:ins w:id="484" w:author="Suman Deshwal" w:date="2024-05-09T10:15:00Z">
        <w:r w:rsidR="005012B1">
          <w:t>:</w:t>
        </w:r>
      </w:ins>
      <w:del w:id="485" w:author="Suman Deshwal" w:date="2024-05-09T10:15:00Z">
        <w:r w:rsidR="005012B1" w:rsidRPr="00906929" w:rsidDel="005012B1">
          <w:delText xml:space="preserve"> </w:delText>
        </w:r>
        <w:r w:rsidRPr="00906929" w:rsidDel="005012B1">
          <w:delText>-</w:delText>
        </w:r>
      </w:del>
      <w:r w:rsidRPr="00906929">
        <w:t xml:space="preserve"> AWS </w:t>
      </w:r>
      <w:proofErr w:type="spellStart"/>
      <w:r w:rsidRPr="00906929">
        <w:t>CodeStar</w:t>
      </w:r>
      <w:commentRangeEnd w:id="483"/>
      <w:proofErr w:type="spellEnd"/>
      <w:r w:rsidR="004120C0">
        <w:rPr>
          <w:rStyle w:val="CommentReference"/>
          <w:rFonts w:eastAsiaTheme="minorHAnsi" w:cstheme="minorBidi"/>
          <w:b w:val="0"/>
          <w:color w:val="000000" w:themeColor="text1"/>
        </w:rPr>
        <w:commentReference w:id="483"/>
      </w:r>
    </w:p>
    <w:p w14:paraId="22A40908" w14:textId="75087472" w:rsidR="00906929" w:rsidRDefault="00906929">
      <w:pPr>
        <w:pStyle w:val="NormalBPBHEB"/>
        <w:rPr>
          <w:ins w:id="486" w:author="Suman Deshwal" w:date="2024-05-09T10:15:00Z"/>
        </w:rPr>
        <w:pPrChange w:id="487" w:author="Suman Deshwal" w:date="2024-05-09T10:17:00Z">
          <w:pPr>
            <w:pBdr>
              <w:top w:val="nil"/>
              <w:left w:val="nil"/>
              <w:bottom w:val="nil"/>
              <w:right w:val="nil"/>
              <w:between w:val="nil"/>
            </w:pBdr>
            <w:shd w:val="clear" w:color="auto" w:fill="FFFFFF"/>
            <w:spacing w:after="100" w:line="276" w:lineRule="auto"/>
            <w:jc w:val="both"/>
          </w:pPr>
        </w:pPrChange>
      </w:pPr>
      <w:r w:rsidRPr="00906929">
        <w:t xml:space="preserve">AWS </w:t>
      </w:r>
      <w:proofErr w:type="spellStart"/>
      <w:r w:rsidRPr="00906929">
        <w:t>CodeStar</w:t>
      </w:r>
      <w:proofErr w:type="spellEnd"/>
      <w:r w:rsidRPr="00906929">
        <w:t xml:space="preserve"> is an </w:t>
      </w:r>
      <w:r w:rsidRPr="005012B1">
        <w:rPr>
          <w:b/>
          <w:bCs/>
          <w:rPrChange w:id="488" w:author="Suman Deshwal" w:date="2024-05-09T10:15:00Z">
            <w:rPr/>
          </w:rPrChange>
        </w:rPr>
        <w:t>integrated development environment (IDE)</w:t>
      </w:r>
      <w:r w:rsidRPr="00906929">
        <w:t xml:space="preserve"> and </w:t>
      </w:r>
      <w:del w:id="489" w:author="Suman Deshwal" w:date="2024-05-09T10:16:00Z">
        <w:r w:rsidRPr="00906929" w:rsidDel="005012B1">
          <w:delText>continuous integration/continuous delivery (</w:delText>
        </w:r>
      </w:del>
      <w:r w:rsidRPr="00906929">
        <w:t>CI/CD</w:t>
      </w:r>
      <w:del w:id="490" w:author="Suman Deshwal" w:date="2024-05-09T10:16:00Z">
        <w:r w:rsidRPr="00906929" w:rsidDel="005012B1">
          <w:delText>)</w:delText>
        </w:r>
      </w:del>
      <w:r w:rsidRPr="00906929">
        <w:t xml:space="preserve"> service designed to simplify the development and deployment of applications on AWS. This section delves into the features, benefits, and best practices associated with AWS </w:t>
      </w:r>
      <w:proofErr w:type="spellStart"/>
      <w:r w:rsidRPr="00906929">
        <w:t>CodeStar</w:t>
      </w:r>
      <w:proofErr w:type="spellEnd"/>
      <w:r w:rsidRPr="00906929">
        <w:t>.</w:t>
      </w:r>
    </w:p>
    <w:p w14:paraId="4EA71BB7" w14:textId="77777777" w:rsidR="005012B1" w:rsidRPr="00906929" w:rsidRDefault="005012B1">
      <w:pPr>
        <w:pStyle w:val="NormalBPBHEB"/>
        <w:pPrChange w:id="491" w:author="Suman Deshwal" w:date="2024-05-09T10:15:00Z">
          <w:pPr>
            <w:pBdr>
              <w:top w:val="nil"/>
              <w:left w:val="nil"/>
              <w:bottom w:val="nil"/>
              <w:right w:val="nil"/>
              <w:between w:val="nil"/>
            </w:pBdr>
            <w:shd w:val="clear" w:color="auto" w:fill="FFFFFF"/>
            <w:spacing w:after="100" w:line="276" w:lineRule="auto"/>
            <w:jc w:val="both"/>
          </w:pPr>
        </w:pPrChange>
      </w:pPr>
    </w:p>
    <w:p w14:paraId="09FB3AD2" w14:textId="0BCD0A98" w:rsidR="00906929" w:rsidRDefault="00906929" w:rsidP="001667D7">
      <w:pPr>
        <w:pStyle w:val="Heading2BPBHEB"/>
        <w:rPr>
          <w:ins w:id="492" w:author="Suman Deshwal" w:date="2024-05-09T10:16:00Z"/>
        </w:rPr>
      </w:pPr>
      <w:r w:rsidRPr="00906929">
        <w:t xml:space="preserve">Key </w:t>
      </w:r>
      <w:r w:rsidR="001667D7" w:rsidRPr="00906929">
        <w:t xml:space="preserve">features </w:t>
      </w:r>
      <w:r w:rsidRPr="00906929">
        <w:t xml:space="preserve">of AWS </w:t>
      </w:r>
      <w:proofErr w:type="spellStart"/>
      <w:r w:rsidRPr="00906929">
        <w:t>CodeStar</w:t>
      </w:r>
      <w:proofErr w:type="spellEnd"/>
    </w:p>
    <w:p w14:paraId="5F41D67D" w14:textId="1C5C1019" w:rsidR="001667D7" w:rsidRPr="00906929" w:rsidRDefault="001667D7">
      <w:pPr>
        <w:pStyle w:val="NormalBPBHEB"/>
        <w:pPrChange w:id="493" w:author="Suman Deshwal" w:date="2024-05-09T10:16:00Z">
          <w:pPr>
            <w:keepNext/>
            <w:keepLines/>
            <w:spacing w:before="40" w:after="0"/>
            <w:outlineLvl w:val="1"/>
          </w:pPr>
        </w:pPrChange>
      </w:pPr>
      <w:ins w:id="494" w:author="Suman Deshwal" w:date="2024-05-09T10:17:00Z">
        <w:r>
          <w:t xml:space="preserve">The following are the key features of AWS </w:t>
        </w:r>
        <w:proofErr w:type="spellStart"/>
        <w:r>
          <w:t>CodeStar</w:t>
        </w:r>
        <w:proofErr w:type="spellEnd"/>
        <w:r>
          <w:t>:</w:t>
        </w:r>
      </w:ins>
    </w:p>
    <w:p w14:paraId="060C45A3" w14:textId="70C0B65D" w:rsidR="00906929" w:rsidRPr="00906929" w:rsidRDefault="00906929">
      <w:pPr>
        <w:pStyle w:val="NormalBPBHEB"/>
        <w:numPr>
          <w:ilvl w:val="0"/>
          <w:numId w:val="144"/>
        </w:numPr>
        <w:pPrChange w:id="495" w:author="Suman Deshwal" w:date="2024-05-09T10:17:00Z">
          <w:pPr>
            <w:numPr>
              <w:numId w:val="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Unified </w:t>
      </w:r>
      <w:r w:rsidR="001667D7" w:rsidRPr="00906929">
        <w:rPr>
          <w:b/>
          <w:bCs/>
        </w:rPr>
        <w:t>development platform</w:t>
      </w:r>
      <w:r w:rsidRPr="00906929">
        <w:rPr>
          <w:b/>
          <w:bCs/>
        </w:rPr>
        <w:t>:</w:t>
      </w:r>
      <w:r w:rsidRPr="00906929">
        <w:t xml:space="preserve"> </w:t>
      </w:r>
      <w:proofErr w:type="spellStart"/>
      <w:r w:rsidRPr="00906929">
        <w:t>CodeStar</w:t>
      </w:r>
      <w:proofErr w:type="spellEnd"/>
      <w:r w:rsidRPr="00906929">
        <w:t xml:space="preserve"> provides a unified platform for developing, building, and deploying applications, streamlining the software development life cycle</w:t>
      </w:r>
      <w:bookmarkStart w:id="496" w:name="_Ref150868022"/>
      <w:r>
        <w:rPr>
          <w:rStyle w:val="FootnoteReference"/>
        </w:rPr>
        <w:footnoteReference w:id="44"/>
      </w:r>
      <w:bookmarkEnd w:id="496"/>
      <w:r w:rsidRPr="00906929">
        <w:t>.</w:t>
      </w:r>
    </w:p>
    <w:p w14:paraId="1FD82C4C" w14:textId="12D9F768" w:rsidR="00906929" w:rsidRPr="00906929" w:rsidRDefault="00906929">
      <w:pPr>
        <w:pStyle w:val="NormalBPBHEB"/>
        <w:numPr>
          <w:ilvl w:val="0"/>
          <w:numId w:val="144"/>
        </w:numPr>
        <w:pPrChange w:id="497" w:author="Suman Deshwal" w:date="2024-05-09T10:17:00Z">
          <w:pPr>
            <w:numPr>
              <w:numId w:val="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Project </w:t>
      </w:r>
      <w:r w:rsidR="001667D7" w:rsidRPr="00906929">
        <w:rPr>
          <w:b/>
          <w:bCs/>
        </w:rPr>
        <w:t>templates</w:t>
      </w:r>
      <w:r w:rsidRPr="00906929">
        <w:rPr>
          <w:b/>
          <w:bCs/>
        </w:rPr>
        <w:t>:</w:t>
      </w:r>
      <w:r w:rsidRPr="00906929">
        <w:t xml:space="preserve"> Offers pre-configured project templates for various programming languages and AWS services, enabling quick project setup and reducing configuration overhead</w:t>
      </w:r>
      <w:r>
        <w:fldChar w:fldCharType="begin"/>
      </w:r>
      <w:r>
        <w:instrText xml:space="preserve"> NOTEREF _Ref150868022 \f \h </w:instrText>
      </w:r>
      <w:r>
        <w:fldChar w:fldCharType="separate"/>
      </w:r>
      <w:r w:rsidRPr="00906929">
        <w:rPr>
          <w:rStyle w:val="FootnoteReference"/>
        </w:rPr>
        <w:t>44</w:t>
      </w:r>
      <w:r>
        <w:fldChar w:fldCharType="end"/>
      </w:r>
      <w:r w:rsidRPr="00906929">
        <w:t>.</w:t>
      </w:r>
    </w:p>
    <w:p w14:paraId="43282E49" w14:textId="7ED28315" w:rsidR="00906929" w:rsidRPr="00906929" w:rsidRDefault="00906929">
      <w:pPr>
        <w:pStyle w:val="NormalBPBHEB"/>
        <w:numPr>
          <w:ilvl w:val="0"/>
          <w:numId w:val="144"/>
        </w:numPr>
        <w:pPrChange w:id="498" w:author="Suman Deshwal" w:date="2024-05-09T10:17:00Z">
          <w:pPr>
            <w:numPr>
              <w:numId w:val="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Built-in CI/CD </w:t>
      </w:r>
      <w:r w:rsidR="001667D7" w:rsidRPr="00906929">
        <w:rPr>
          <w:b/>
          <w:bCs/>
        </w:rPr>
        <w:t>pipeline</w:t>
      </w:r>
      <w:r w:rsidRPr="00906929">
        <w:rPr>
          <w:b/>
          <w:bCs/>
        </w:rPr>
        <w:t>:</w:t>
      </w:r>
      <w:r w:rsidRPr="00906929">
        <w:t xml:space="preserve"> Automatically sets up a CI/CD pipeline for each project, facilitating automated code builds, tests, and deployments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778475B7" w14:textId="10C91E6D" w:rsidR="00906929" w:rsidRPr="00906929" w:rsidRDefault="00906929">
      <w:pPr>
        <w:pStyle w:val="NormalBPBHEB"/>
        <w:numPr>
          <w:ilvl w:val="0"/>
          <w:numId w:val="144"/>
        </w:numPr>
        <w:pPrChange w:id="499" w:author="Suman Deshwal" w:date="2024-05-09T10:17:00Z">
          <w:pPr>
            <w:numPr>
              <w:numId w:val="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Team </w:t>
      </w:r>
      <w:r w:rsidR="001667D7" w:rsidRPr="00906929">
        <w:rPr>
          <w:b/>
          <w:bCs/>
        </w:rPr>
        <w:t>collaboration</w:t>
      </w:r>
      <w:r w:rsidRPr="00906929">
        <w:rPr>
          <w:b/>
          <w:bCs/>
        </w:rPr>
        <w:t>:</w:t>
      </w:r>
      <w:r w:rsidRPr="00906929">
        <w:t xml:space="preserve"> Supports collaboration by integrating with AWS </w:t>
      </w:r>
      <w:del w:id="500" w:author="Suman Deshwal" w:date="2024-05-09T14:32:00Z">
        <w:r w:rsidRPr="00D63F56" w:rsidDel="00D63F56">
          <w:delText>Identity and Access Management (</w:delText>
        </w:r>
      </w:del>
      <w:r w:rsidRPr="00D63F56">
        <w:t>IAM</w:t>
      </w:r>
      <w:del w:id="501" w:author="Suman Deshwal" w:date="2024-05-09T14:32:00Z">
        <w:r w:rsidRPr="001667D7" w:rsidDel="00D63F56">
          <w:rPr>
            <w:b/>
            <w:bCs/>
            <w:rPrChange w:id="502" w:author="Suman Deshwal" w:date="2024-05-09T10:18:00Z">
              <w:rPr/>
            </w:rPrChange>
          </w:rPr>
          <w:delText>)</w:delText>
        </w:r>
      </w:del>
      <w:r w:rsidRPr="001667D7">
        <w:rPr>
          <w:b/>
          <w:bCs/>
          <w:rPrChange w:id="503" w:author="Suman Deshwal" w:date="2024-05-09T10:18:00Z">
            <w:rPr/>
          </w:rPrChange>
        </w:rPr>
        <w:t xml:space="preserve"> </w:t>
      </w:r>
      <w:r w:rsidRPr="00906929">
        <w:t>for secure user access control and management</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50DAAA04" w14:textId="77777777" w:rsidR="001667D7" w:rsidRDefault="001667D7" w:rsidP="00906929">
      <w:pPr>
        <w:keepNext/>
        <w:keepLines/>
        <w:spacing w:before="40" w:after="0"/>
        <w:outlineLvl w:val="1"/>
        <w:rPr>
          <w:ins w:id="504" w:author="Suman Deshwal" w:date="2024-05-09T10:18:00Z"/>
          <w:rFonts w:eastAsiaTheme="majorEastAsia" w:cstheme="majorBidi"/>
          <w:sz w:val="36"/>
          <w:szCs w:val="26"/>
        </w:rPr>
      </w:pPr>
    </w:p>
    <w:p w14:paraId="2FA4ED76" w14:textId="475CE16A" w:rsidR="00906929" w:rsidRDefault="00906929" w:rsidP="001667D7">
      <w:pPr>
        <w:pStyle w:val="Heading2BPBHEB"/>
        <w:rPr>
          <w:ins w:id="505" w:author="Suman Deshwal" w:date="2024-05-09T10:18:00Z"/>
        </w:rPr>
      </w:pPr>
      <w:r w:rsidRPr="00906929">
        <w:t xml:space="preserve">Use </w:t>
      </w:r>
      <w:r w:rsidR="001667D7" w:rsidRPr="00906929">
        <w:t xml:space="preserve">cases </w:t>
      </w:r>
      <w:r w:rsidRPr="00906929">
        <w:t xml:space="preserve">of AWS </w:t>
      </w:r>
      <w:proofErr w:type="spellStart"/>
      <w:r w:rsidRPr="00906929">
        <w:t>CodeStar</w:t>
      </w:r>
      <w:proofErr w:type="spellEnd"/>
    </w:p>
    <w:p w14:paraId="705E40CF" w14:textId="01AD30D5" w:rsidR="001667D7" w:rsidRPr="00906929" w:rsidRDefault="001667D7">
      <w:pPr>
        <w:pStyle w:val="NormalBPBHEB"/>
        <w:pPrChange w:id="506" w:author="Suman Deshwal" w:date="2024-05-09T10:18:00Z">
          <w:pPr>
            <w:keepNext/>
            <w:keepLines/>
            <w:spacing w:before="40" w:after="0"/>
            <w:outlineLvl w:val="1"/>
          </w:pPr>
        </w:pPrChange>
      </w:pPr>
      <w:ins w:id="507" w:author="Suman Deshwal" w:date="2024-05-09T10:18:00Z">
        <w:r>
          <w:t xml:space="preserve">The following are the </w:t>
        </w:r>
        <w:r w:rsidRPr="001667D7">
          <w:t xml:space="preserve">use cases of AWS </w:t>
        </w:r>
        <w:proofErr w:type="spellStart"/>
        <w:r w:rsidRPr="001667D7">
          <w:t>CodeStar</w:t>
        </w:r>
        <w:proofErr w:type="spellEnd"/>
        <w:r>
          <w:t>:</w:t>
        </w:r>
      </w:ins>
    </w:p>
    <w:p w14:paraId="653684A2" w14:textId="680B0033" w:rsidR="00906929" w:rsidRPr="00906929" w:rsidRDefault="00906929">
      <w:pPr>
        <w:pStyle w:val="NormalBPBHEB"/>
        <w:numPr>
          <w:ilvl w:val="0"/>
          <w:numId w:val="145"/>
        </w:numPr>
        <w:pPrChange w:id="508" w:author="Suman Deshwal" w:date="2024-05-09T10:18:00Z">
          <w:pPr>
            <w:numPr>
              <w:numId w:val="2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Rapid </w:t>
      </w:r>
      <w:r w:rsidR="001667D7" w:rsidRPr="00906929">
        <w:rPr>
          <w:b/>
          <w:bCs/>
        </w:rPr>
        <w:t>prototyping</w:t>
      </w:r>
      <w:r w:rsidRPr="00906929">
        <w:rPr>
          <w:b/>
          <w:bCs/>
        </w:rPr>
        <w:t>:</w:t>
      </w:r>
      <w:r w:rsidRPr="00906929">
        <w:t xml:space="preserve"> </w:t>
      </w:r>
      <w:proofErr w:type="spellStart"/>
      <w:r w:rsidRPr="00906929">
        <w:t>CodeStar</w:t>
      </w:r>
      <w:proofErr w:type="spellEnd"/>
      <w:r w:rsidRPr="00906929">
        <w:t xml:space="preserve"> is beneficial for rapidly prototyping applications, allowing developers to focus on coding while it handles the underlying infrastructure</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778B209A" w14:textId="58B72796" w:rsidR="00906929" w:rsidRPr="00906929" w:rsidRDefault="00906929">
      <w:pPr>
        <w:pStyle w:val="NormalBPBHEB"/>
        <w:numPr>
          <w:ilvl w:val="0"/>
          <w:numId w:val="145"/>
        </w:numPr>
        <w:pPrChange w:id="509" w:author="Suman Deshwal" w:date="2024-05-09T10:18:00Z">
          <w:pPr>
            <w:numPr>
              <w:numId w:val="2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Multi-</w:t>
      </w:r>
      <w:r w:rsidR="001667D7" w:rsidRPr="00906929">
        <w:rPr>
          <w:b/>
          <w:bCs/>
        </w:rPr>
        <w:t>language support</w:t>
      </w:r>
      <w:r w:rsidRPr="00906929">
        <w:rPr>
          <w:b/>
          <w:bCs/>
        </w:rPr>
        <w:t>:</w:t>
      </w:r>
      <w:r w:rsidRPr="00906929">
        <w:t xml:space="preserve"> Ideal for projects involving multiple programming languages, providing a flexible environment for diverse development needs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2F6EA769" w14:textId="3C8D218E" w:rsidR="00906929" w:rsidRPr="00906929" w:rsidRDefault="00906929">
      <w:pPr>
        <w:pStyle w:val="NormalBPBHEB"/>
        <w:numPr>
          <w:ilvl w:val="0"/>
          <w:numId w:val="145"/>
        </w:numPr>
        <w:pPrChange w:id="510" w:author="Suman Deshwal" w:date="2024-05-09T10:18:00Z">
          <w:pPr>
            <w:numPr>
              <w:numId w:val="2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Serverless </w:t>
      </w:r>
      <w:r w:rsidR="001667D7" w:rsidRPr="00906929">
        <w:rPr>
          <w:b/>
          <w:bCs/>
        </w:rPr>
        <w:t>application development</w:t>
      </w:r>
      <w:r w:rsidRPr="00906929">
        <w:rPr>
          <w:b/>
          <w:bCs/>
        </w:rPr>
        <w:t>:</w:t>
      </w:r>
      <w:r w:rsidRPr="00906929">
        <w:t xml:space="preserve"> Suited for serverless application development, simplifying the process of </w:t>
      </w:r>
      <w:proofErr w:type="gramStart"/>
      <w:r w:rsidRPr="00906929">
        <w:t>building</w:t>
      </w:r>
      <w:proofErr w:type="gramEnd"/>
      <w:r w:rsidRPr="00906929">
        <w:t xml:space="preserve"> and deploying AWS Lambda functions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6B29E20D" w14:textId="77777777" w:rsidR="001667D7" w:rsidRDefault="001667D7" w:rsidP="00906929">
      <w:pPr>
        <w:keepNext/>
        <w:keepLines/>
        <w:spacing w:before="40" w:after="0"/>
        <w:outlineLvl w:val="1"/>
        <w:rPr>
          <w:ins w:id="511" w:author="Suman Deshwal" w:date="2024-05-09T10:18:00Z"/>
          <w:rFonts w:eastAsiaTheme="majorEastAsia" w:cstheme="majorBidi"/>
          <w:sz w:val="36"/>
          <w:szCs w:val="26"/>
        </w:rPr>
      </w:pPr>
    </w:p>
    <w:p w14:paraId="43193D89" w14:textId="02514B3A" w:rsidR="00906929" w:rsidRDefault="00906929" w:rsidP="001667D7">
      <w:pPr>
        <w:pStyle w:val="Heading2BPBHEB"/>
        <w:rPr>
          <w:ins w:id="512" w:author="Suman Deshwal" w:date="2024-05-09T10:19:00Z"/>
        </w:rPr>
      </w:pPr>
      <w:r w:rsidRPr="00906929">
        <w:t xml:space="preserve">Best </w:t>
      </w:r>
      <w:r w:rsidR="001667D7" w:rsidRPr="00906929">
        <w:t xml:space="preserve">practices </w:t>
      </w:r>
      <w:r w:rsidRPr="00906929">
        <w:t xml:space="preserve">for AWS </w:t>
      </w:r>
      <w:proofErr w:type="spellStart"/>
      <w:r w:rsidRPr="00906929">
        <w:t>CodeStar</w:t>
      </w:r>
      <w:proofErr w:type="spellEnd"/>
      <w:r w:rsidRPr="00906929">
        <w:t xml:space="preserve"> </w:t>
      </w:r>
      <w:r w:rsidR="001667D7" w:rsidRPr="00906929">
        <w:t>implementation</w:t>
      </w:r>
    </w:p>
    <w:p w14:paraId="0B758BED" w14:textId="7FD2B08F" w:rsidR="001667D7" w:rsidRPr="00906929" w:rsidRDefault="001667D7">
      <w:pPr>
        <w:pStyle w:val="NormalBPBHEB"/>
        <w:pPrChange w:id="513" w:author="Suman Deshwal" w:date="2024-05-09T10:19:00Z">
          <w:pPr>
            <w:keepNext/>
            <w:keepLines/>
            <w:spacing w:before="40" w:after="0"/>
            <w:outlineLvl w:val="1"/>
          </w:pPr>
        </w:pPrChange>
      </w:pPr>
      <w:ins w:id="514" w:author="Suman Deshwal" w:date="2024-05-09T10:19:00Z">
        <w:r>
          <w:t xml:space="preserve">The following are the </w:t>
        </w:r>
        <w:r w:rsidRPr="001667D7">
          <w:t xml:space="preserve">best practices for AWS </w:t>
        </w:r>
        <w:proofErr w:type="spellStart"/>
        <w:r w:rsidRPr="001667D7">
          <w:t>CodeStar</w:t>
        </w:r>
        <w:proofErr w:type="spellEnd"/>
        <w:r w:rsidRPr="001667D7">
          <w:t xml:space="preserve"> implementation</w:t>
        </w:r>
        <w:r>
          <w:t>:</w:t>
        </w:r>
      </w:ins>
    </w:p>
    <w:p w14:paraId="3A5A9B2B" w14:textId="0120AB55" w:rsidR="00906929" w:rsidRPr="00906929" w:rsidRDefault="00906929">
      <w:pPr>
        <w:pStyle w:val="NormalBPBHEB"/>
        <w:numPr>
          <w:ilvl w:val="0"/>
          <w:numId w:val="146"/>
        </w:numPr>
        <w:pPrChange w:id="515" w:author="Suman Deshwal" w:date="2024-05-09T10:19:00Z">
          <w:pPr>
            <w:numPr>
              <w:numId w:val="2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Customization of </w:t>
      </w:r>
      <w:r w:rsidR="001667D7" w:rsidRPr="00906929">
        <w:rPr>
          <w:b/>
          <w:bCs/>
        </w:rPr>
        <w:t>templates</w:t>
      </w:r>
      <w:r w:rsidRPr="00906929">
        <w:rPr>
          <w:b/>
          <w:bCs/>
        </w:rPr>
        <w:t>:</w:t>
      </w:r>
      <w:r w:rsidRPr="00906929">
        <w:t xml:space="preserve"> Customize project templates to align with specific project requirements and coding standards</w:t>
      </w:r>
      <w:r w:rsidR="00230108">
        <w:rPr>
          <w:rStyle w:val="FootnoteReference"/>
        </w:rPr>
        <w:footnoteReference w:id="45"/>
      </w:r>
      <w:r w:rsidRPr="00906929">
        <w:t>.</w:t>
      </w:r>
    </w:p>
    <w:p w14:paraId="40FF97C3" w14:textId="44D5E6BA" w:rsidR="00906929" w:rsidRPr="00906929" w:rsidRDefault="00906929">
      <w:pPr>
        <w:pStyle w:val="NormalBPBHEB"/>
        <w:numPr>
          <w:ilvl w:val="0"/>
          <w:numId w:val="146"/>
        </w:numPr>
        <w:pPrChange w:id="516" w:author="Suman Deshwal" w:date="2024-05-09T10:19:00Z">
          <w:pPr>
            <w:numPr>
              <w:numId w:val="2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Integration with AWS </w:t>
      </w:r>
      <w:r w:rsidR="001667D7" w:rsidRPr="00906929">
        <w:rPr>
          <w:b/>
          <w:bCs/>
        </w:rPr>
        <w:t>services</w:t>
      </w:r>
      <w:r w:rsidRPr="00906929">
        <w:rPr>
          <w:b/>
          <w:bCs/>
        </w:rPr>
        <w:t>:</w:t>
      </w:r>
      <w:r w:rsidRPr="00906929">
        <w:t xml:space="preserve"> Leverage integrations with other AWS services, such as AWS </w:t>
      </w:r>
      <w:proofErr w:type="spellStart"/>
      <w:r w:rsidRPr="00906929">
        <w:t>CodeCommit</w:t>
      </w:r>
      <w:proofErr w:type="spellEnd"/>
      <w:r w:rsidRPr="00906929">
        <w:t xml:space="preserve"> and AWS </w:t>
      </w:r>
      <w:proofErr w:type="spellStart"/>
      <w:r w:rsidRPr="00906929">
        <w:t>CodeBuild</w:t>
      </w:r>
      <w:proofErr w:type="spellEnd"/>
      <w:r w:rsidRPr="00906929">
        <w:t>, to enhance the CI/CD pipeline</w:t>
      </w:r>
      <w:r w:rsidR="00230108">
        <w:rPr>
          <w:rStyle w:val="FootnoteReference"/>
        </w:rPr>
        <w:footnoteReference w:id="46"/>
      </w:r>
      <w:r w:rsidRPr="00906929">
        <w:t>.</w:t>
      </w:r>
    </w:p>
    <w:p w14:paraId="286DF732" w14:textId="5373D379" w:rsidR="00906929" w:rsidRPr="00906929" w:rsidRDefault="00906929">
      <w:pPr>
        <w:pStyle w:val="NormalBPBHEB"/>
        <w:numPr>
          <w:ilvl w:val="0"/>
          <w:numId w:val="146"/>
        </w:numPr>
        <w:pPrChange w:id="517" w:author="Suman Deshwal" w:date="2024-05-09T10:19:00Z">
          <w:pPr>
            <w:numPr>
              <w:numId w:val="2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Regular </w:t>
      </w:r>
      <w:r w:rsidR="001667D7" w:rsidRPr="00906929">
        <w:rPr>
          <w:b/>
          <w:bCs/>
        </w:rPr>
        <w:t>monitoring and optimization</w:t>
      </w:r>
      <w:r w:rsidRPr="00906929">
        <w:rPr>
          <w:b/>
          <w:bCs/>
        </w:rPr>
        <w:t>:</w:t>
      </w:r>
      <w:r w:rsidRPr="00906929">
        <w:t xml:space="preserve"> Monitor project activity and resource usage regularly, optimizing configurations based on project needs and changing requirements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205FAEF7" w14:textId="77777777" w:rsidR="001667D7" w:rsidRDefault="001667D7" w:rsidP="00906929">
      <w:pPr>
        <w:keepNext/>
        <w:keepLines/>
        <w:spacing w:before="40" w:after="0"/>
        <w:outlineLvl w:val="1"/>
        <w:rPr>
          <w:ins w:id="518" w:author="Suman Deshwal" w:date="2024-05-09T10:19:00Z"/>
          <w:rFonts w:eastAsiaTheme="majorEastAsia" w:cstheme="majorBidi"/>
          <w:sz w:val="36"/>
          <w:szCs w:val="26"/>
        </w:rPr>
      </w:pPr>
    </w:p>
    <w:p w14:paraId="1DB10D76" w14:textId="48953D5B" w:rsidR="00906929" w:rsidRPr="00906929" w:rsidRDefault="00906929">
      <w:pPr>
        <w:pStyle w:val="Heading2BPBHEB"/>
        <w:pPrChange w:id="519" w:author="Suman Deshwal" w:date="2024-05-09T11:03:00Z">
          <w:pPr>
            <w:keepNext/>
            <w:keepLines/>
            <w:spacing w:before="40" w:after="0"/>
            <w:outlineLvl w:val="1"/>
          </w:pPr>
        </w:pPrChange>
      </w:pPr>
      <w:r w:rsidRPr="00906929">
        <w:t>Conclusion</w:t>
      </w:r>
    </w:p>
    <w:p w14:paraId="2C5E289B" w14:textId="77777777" w:rsidR="00906929" w:rsidRDefault="00906929" w:rsidP="00BD34EE">
      <w:pPr>
        <w:pStyle w:val="NormalBPBHEB"/>
        <w:rPr>
          <w:ins w:id="520" w:author="Suman Deshwal" w:date="2024-05-09T11:03:00Z"/>
        </w:rPr>
      </w:pPr>
      <w:r w:rsidRPr="00906929">
        <w:t xml:space="preserve">AWS </w:t>
      </w:r>
      <w:proofErr w:type="spellStart"/>
      <w:r w:rsidRPr="00906929">
        <w:t>CodeStar</w:t>
      </w:r>
      <w:proofErr w:type="spellEnd"/>
      <w:r w:rsidRPr="00906929">
        <w:t xml:space="preserve"> serves as a valuable tool for developers seeking a simplified and efficient development experience on the AWS cloud. By combining an intuitive IDE with automated CI/CD pipelines, </w:t>
      </w:r>
      <w:proofErr w:type="spellStart"/>
      <w:r w:rsidRPr="00906929">
        <w:t>CodeStar</w:t>
      </w:r>
      <w:proofErr w:type="spellEnd"/>
      <w:r w:rsidRPr="00906929">
        <w:t xml:space="preserve"> contributes to accelerating application delivery and fostering collaboration within development teams.</w:t>
      </w:r>
    </w:p>
    <w:p w14:paraId="0A3714B2" w14:textId="77777777" w:rsidR="00BD34EE" w:rsidRPr="00906929" w:rsidRDefault="00BD34EE">
      <w:pPr>
        <w:pStyle w:val="NormalBPBHEB"/>
        <w:pPrChange w:id="521" w:author="Suman Deshwal" w:date="2024-05-09T11:03:00Z">
          <w:pPr>
            <w:pBdr>
              <w:top w:val="nil"/>
              <w:left w:val="nil"/>
              <w:bottom w:val="nil"/>
              <w:right w:val="nil"/>
              <w:between w:val="nil"/>
            </w:pBdr>
            <w:shd w:val="clear" w:color="auto" w:fill="FFFFFF"/>
            <w:spacing w:after="100" w:line="276" w:lineRule="auto"/>
            <w:jc w:val="both"/>
          </w:pPr>
        </w:pPrChange>
      </w:pPr>
    </w:p>
    <w:p w14:paraId="575F3A7F" w14:textId="3FBBF34A" w:rsidR="00CB4782" w:rsidRPr="00CB4782" w:rsidRDefault="00CB4782">
      <w:pPr>
        <w:pStyle w:val="Heading1BPBHEB"/>
        <w:pPrChange w:id="522" w:author="Suman Deshwal" w:date="2024-05-09T11:03:00Z">
          <w:pPr>
            <w:keepNext/>
            <w:keepLines/>
            <w:spacing w:before="400" w:after="0" w:line="276" w:lineRule="auto"/>
            <w:outlineLvl w:val="0"/>
          </w:pPr>
        </w:pPrChange>
      </w:pPr>
      <w:r w:rsidRPr="00CB4782">
        <w:t>AWS Command Line Interface</w:t>
      </w:r>
      <w:del w:id="523" w:author="Suman Deshwal" w:date="2024-05-09T11:03:00Z">
        <w:r w:rsidRPr="00CB4782" w:rsidDel="00BD34EE">
          <w:delText xml:space="preserve"> (CLI)</w:delText>
        </w:r>
      </w:del>
    </w:p>
    <w:p w14:paraId="7B53EDD4" w14:textId="77777777" w:rsidR="00CB4782" w:rsidRDefault="00CB4782" w:rsidP="00BD34EE">
      <w:pPr>
        <w:pStyle w:val="NormalBPBHEB"/>
        <w:rPr>
          <w:ins w:id="524" w:author="Suman Deshwal" w:date="2024-05-09T11:04:00Z"/>
        </w:rPr>
      </w:pPr>
      <w:r w:rsidRPr="00CB4782">
        <w:t xml:space="preserve">The AWS </w:t>
      </w:r>
      <w:r w:rsidRPr="00BD34EE">
        <w:rPr>
          <w:b/>
          <w:bCs/>
          <w:rPrChange w:id="525" w:author="Suman Deshwal" w:date="2024-05-09T11:04:00Z">
            <w:rPr/>
          </w:rPrChange>
        </w:rPr>
        <w:t>Command Line Interface (CLI)</w:t>
      </w:r>
      <w:r w:rsidRPr="00CB4782">
        <w:t xml:space="preserve"> is a powerful tool that enables users to interact with various AWS services directly from the command line. This section explores the functionalities, benefits, and best practices associated with the AWS CLI.</w:t>
      </w:r>
    </w:p>
    <w:p w14:paraId="70028ACC" w14:textId="77777777" w:rsidR="00BD34EE" w:rsidRPr="00CB4782" w:rsidRDefault="00BD34EE">
      <w:pPr>
        <w:pStyle w:val="NormalBPBHEB"/>
        <w:pPrChange w:id="526" w:author="Suman Deshwal" w:date="2024-05-09T11:04:00Z">
          <w:pPr>
            <w:pBdr>
              <w:top w:val="nil"/>
              <w:left w:val="nil"/>
              <w:bottom w:val="nil"/>
              <w:right w:val="nil"/>
              <w:between w:val="nil"/>
            </w:pBdr>
            <w:shd w:val="clear" w:color="auto" w:fill="FFFFFF"/>
            <w:spacing w:after="100" w:line="276" w:lineRule="auto"/>
            <w:jc w:val="both"/>
          </w:pPr>
        </w:pPrChange>
      </w:pPr>
    </w:p>
    <w:p w14:paraId="5DD7DA18" w14:textId="41FAA789" w:rsidR="00CB4782" w:rsidRDefault="00CB4782" w:rsidP="00BD34EE">
      <w:pPr>
        <w:pStyle w:val="Heading2BPBHEB"/>
        <w:rPr>
          <w:ins w:id="527" w:author="Suman Deshwal" w:date="2024-05-09T11:04:00Z"/>
        </w:rPr>
      </w:pPr>
      <w:r w:rsidRPr="00CB4782">
        <w:t xml:space="preserve">Key </w:t>
      </w:r>
      <w:r w:rsidR="00BD34EE" w:rsidRPr="00CB4782">
        <w:t xml:space="preserve">features </w:t>
      </w:r>
      <w:r w:rsidRPr="00CB4782">
        <w:t>of AWS CLI</w:t>
      </w:r>
    </w:p>
    <w:p w14:paraId="5BC310DF" w14:textId="38122C4B" w:rsidR="00BD34EE" w:rsidRPr="00CB4782" w:rsidRDefault="00BD34EE">
      <w:pPr>
        <w:pStyle w:val="NormalBPBHEB"/>
        <w:pPrChange w:id="528" w:author="Suman Deshwal" w:date="2024-05-09T11:04:00Z">
          <w:pPr>
            <w:keepNext/>
            <w:keepLines/>
            <w:spacing w:before="40" w:after="0"/>
            <w:outlineLvl w:val="1"/>
          </w:pPr>
        </w:pPrChange>
      </w:pPr>
      <w:ins w:id="529" w:author="Suman Deshwal" w:date="2024-05-09T11:04:00Z">
        <w:r>
          <w:t>The following are the key features of AWS CLI</w:t>
        </w:r>
      </w:ins>
      <w:ins w:id="530" w:author="Suman Deshwal" w:date="2024-05-09T11:08:00Z">
        <w:r>
          <w:t>:</w:t>
        </w:r>
      </w:ins>
    </w:p>
    <w:p w14:paraId="3CD6C321" w14:textId="5E402A39" w:rsidR="00CB4782" w:rsidRPr="00CB4782" w:rsidRDefault="00CB4782">
      <w:pPr>
        <w:pStyle w:val="NormalBPBHEB"/>
        <w:numPr>
          <w:ilvl w:val="0"/>
          <w:numId w:val="149"/>
        </w:numPr>
        <w:pPrChange w:id="531" w:author="Suman Deshwal" w:date="2024-05-09T11:13:00Z">
          <w:pPr>
            <w:numPr>
              <w:numId w:val="2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Cross-</w:t>
      </w:r>
      <w:r w:rsidR="00932090" w:rsidRPr="00CB4782">
        <w:rPr>
          <w:b/>
          <w:bCs/>
        </w:rPr>
        <w:t>service commands</w:t>
      </w:r>
      <w:r w:rsidRPr="00CB4782">
        <w:rPr>
          <w:b/>
          <w:bCs/>
        </w:rPr>
        <w:t>:</w:t>
      </w:r>
      <w:r w:rsidRPr="00CB4782">
        <w:t xml:space="preserve"> The AWS CLI provides a unified interface with commands that span multiple AWS services, offering a consistent user experience</w:t>
      </w:r>
      <w:bookmarkStart w:id="532" w:name="_Ref150868386"/>
      <w:r w:rsidR="00962E4E">
        <w:rPr>
          <w:rStyle w:val="FootnoteReference"/>
        </w:rPr>
        <w:footnoteReference w:id="47"/>
      </w:r>
      <w:bookmarkEnd w:id="532"/>
      <w:r w:rsidRPr="00CB4782">
        <w:t>.</w:t>
      </w:r>
    </w:p>
    <w:p w14:paraId="16089EDC" w14:textId="4FCC9254" w:rsidR="00CB4782" w:rsidRPr="00CB4782" w:rsidRDefault="00CB4782">
      <w:pPr>
        <w:pStyle w:val="NormalBPBHEB"/>
        <w:numPr>
          <w:ilvl w:val="0"/>
          <w:numId w:val="149"/>
        </w:numPr>
        <w:pPrChange w:id="533" w:author="Suman Deshwal" w:date="2024-05-09T11:13:00Z">
          <w:pPr>
            <w:numPr>
              <w:numId w:val="2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lastRenderedPageBreak/>
        <w:t xml:space="preserve">Scripting and </w:t>
      </w:r>
      <w:r w:rsidR="00932090" w:rsidRPr="00CB4782">
        <w:rPr>
          <w:b/>
          <w:bCs/>
        </w:rPr>
        <w:t>automation</w:t>
      </w:r>
      <w:r w:rsidRPr="00CB4782">
        <w:rPr>
          <w:b/>
          <w:bCs/>
        </w:rPr>
        <w:t>:</w:t>
      </w:r>
      <w:r w:rsidRPr="00CB4782">
        <w:t xml:space="preserve"> Facilitates scripting and automation by allowing users to create scripts that execute AWS CLI commands, enhancing workflow efficiency</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63C3178A" w14:textId="36D6816D" w:rsidR="00CB4782" w:rsidRPr="00CB4782" w:rsidRDefault="00CB4782">
      <w:pPr>
        <w:pStyle w:val="NormalBPBHEB"/>
        <w:numPr>
          <w:ilvl w:val="0"/>
          <w:numId w:val="149"/>
        </w:numPr>
        <w:pPrChange w:id="534" w:author="Suman Deshwal" w:date="2024-05-09T11:13:00Z">
          <w:pPr>
            <w:numPr>
              <w:numId w:val="2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 xml:space="preserve">Customization and </w:t>
      </w:r>
      <w:r w:rsidR="00932090" w:rsidRPr="00CB4782">
        <w:rPr>
          <w:b/>
          <w:bCs/>
        </w:rPr>
        <w:t>configuration</w:t>
      </w:r>
      <w:r w:rsidRPr="00CB4782">
        <w:rPr>
          <w:b/>
          <w:bCs/>
        </w:rPr>
        <w:t>:</w:t>
      </w:r>
      <w:r w:rsidRPr="00CB4782">
        <w:t xml:space="preserve"> Users can configure the AWS CLI to tailor their interactions, including setting default regions, output formats, and security credentials</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0B4C9ED1" w14:textId="77777777" w:rsidR="00932090" w:rsidRDefault="00932090">
      <w:pPr>
        <w:pStyle w:val="NormalBPBHEB"/>
        <w:rPr>
          <w:ins w:id="535" w:author="Suman Deshwal" w:date="2024-05-09T11:12:00Z"/>
        </w:rPr>
        <w:pPrChange w:id="536" w:author="Suman Deshwal" w:date="2024-05-09T11:13:00Z">
          <w:pPr>
            <w:keepNext/>
            <w:keepLines/>
            <w:spacing w:before="40" w:after="0"/>
            <w:outlineLvl w:val="1"/>
          </w:pPr>
        </w:pPrChange>
      </w:pPr>
    </w:p>
    <w:p w14:paraId="4E6AFD1F" w14:textId="7572090D" w:rsidR="00CB4782" w:rsidRDefault="00CB4782" w:rsidP="00932090">
      <w:pPr>
        <w:pStyle w:val="Heading2BPBHEB"/>
        <w:rPr>
          <w:ins w:id="537" w:author="Suman Deshwal" w:date="2024-05-09T11:13:00Z"/>
        </w:rPr>
      </w:pPr>
      <w:r w:rsidRPr="00CB4782">
        <w:t xml:space="preserve">Use </w:t>
      </w:r>
      <w:r w:rsidR="00932090" w:rsidRPr="00CB4782">
        <w:t xml:space="preserve">cases </w:t>
      </w:r>
      <w:r w:rsidRPr="00CB4782">
        <w:t>of AWS CLI</w:t>
      </w:r>
    </w:p>
    <w:p w14:paraId="4A7CDBE3" w14:textId="2A65A066" w:rsidR="00932090" w:rsidRPr="00CB4782" w:rsidRDefault="00932090">
      <w:pPr>
        <w:pStyle w:val="NormalBPBHEB"/>
        <w:pPrChange w:id="538" w:author="Suman Deshwal" w:date="2024-05-09T11:13:00Z">
          <w:pPr>
            <w:keepNext/>
            <w:keepLines/>
            <w:spacing w:before="40" w:after="0"/>
            <w:outlineLvl w:val="1"/>
          </w:pPr>
        </w:pPrChange>
      </w:pPr>
      <w:ins w:id="539" w:author="Suman Deshwal" w:date="2024-05-09T11:13:00Z">
        <w:r>
          <w:t xml:space="preserve">The following are the </w:t>
        </w:r>
        <w:r w:rsidRPr="00932090">
          <w:t>use cases of AWS CLI</w:t>
        </w:r>
      </w:ins>
    </w:p>
    <w:p w14:paraId="797D6EFE" w14:textId="6AAE23C7" w:rsidR="00CB4782" w:rsidRPr="00CB4782" w:rsidRDefault="00CB4782">
      <w:pPr>
        <w:pStyle w:val="NormalBPBHEB"/>
        <w:numPr>
          <w:ilvl w:val="0"/>
          <w:numId w:val="150"/>
        </w:numPr>
        <w:pPrChange w:id="540" w:author="Suman Deshwal" w:date="2024-05-09T11:14:00Z">
          <w:pPr>
            <w:numPr>
              <w:numId w:val="2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 xml:space="preserve">Batch </w:t>
      </w:r>
      <w:r w:rsidR="00932090" w:rsidRPr="00CB4782">
        <w:rPr>
          <w:b/>
          <w:bCs/>
        </w:rPr>
        <w:t>operations</w:t>
      </w:r>
      <w:r w:rsidRPr="00CB4782">
        <w:rPr>
          <w:b/>
          <w:bCs/>
        </w:rPr>
        <w:t>:</w:t>
      </w:r>
      <w:r w:rsidRPr="00CB4782">
        <w:t xml:space="preserve"> Ideal for executing batch operations, AWS CLI allows users to automate repetitive tasks and manage resources at scale</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5C17F338" w14:textId="2ABC172D" w:rsidR="00CB4782" w:rsidRPr="00CB4782" w:rsidRDefault="00CB4782">
      <w:pPr>
        <w:pStyle w:val="NormalBPBHEB"/>
        <w:numPr>
          <w:ilvl w:val="0"/>
          <w:numId w:val="150"/>
        </w:numPr>
        <w:pPrChange w:id="541" w:author="Suman Deshwal" w:date="2024-05-09T11:14:00Z">
          <w:pPr>
            <w:numPr>
              <w:numId w:val="2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 xml:space="preserve">Integration with </w:t>
      </w:r>
      <w:r w:rsidR="00932090" w:rsidRPr="00CB4782">
        <w:rPr>
          <w:b/>
          <w:bCs/>
        </w:rPr>
        <w:t>scripts</w:t>
      </w:r>
      <w:r w:rsidRPr="00CB4782">
        <w:rPr>
          <w:b/>
          <w:bCs/>
        </w:rPr>
        <w:t>:</w:t>
      </w:r>
      <w:r w:rsidRPr="00CB4782">
        <w:t xml:space="preserve"> Suited for integration into scripts and third-party tools, enabling seamless incorporation of AWS actions into existing workflows</w:t>
      </w:r>
      <w:r w:rsidR="00851CBF">
        <w:rPr>
          <w:rStyle w:val="FootnoteReference"/>
        </w:rPr>
        <w:footnoteReference w:id="48"/>
      </w:r>
      <w:r w:rsidRPr="00CB4782">
        <w:t>.</w:t>
      </w:r>
    </w:p>
    <w:p w14:paraId="1DDA8962" w14:textId="6EEC4DE5" w:rsidR="00CB4782" w:rsidRPr="00CB4782" w:rsidRDefault="00CB4782">
      <w:pPr>
        <w:pStyle w:val="NormalBPBHEB"/>
        <w:numPr>
          <w:ilvl w:val="0"/>
          <w:numId w:val="150"/>
        </w:numPr>
        <w:pPrChange w:id="542" w:author="Suman Deshwal" w:date="2024-05-09T11:14:00Z">
          <w:pPr>
            <w:numPr>
              <w:numId w:val="2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 xml:space="preserve">Quick </w:t>
      </w:r>
      <w:r w:rsidR="00932090" w:rsidRPr="00CB4782">
        <w:rPr>
          <w:b/>
          <w:bCs/>
        </w:rPr>
        <w:t>resource manag</w:t>
      </w:r>
      <w:r w:rsidRPr="00CB4782">
        <w:rPr>
          <w:b/>
          <w:bCs/>
        </w:rPr>
        <w:t>ement:</w:t>
      </w:r>
      <w:r w:rsidRPr="00CB4782">
        <w:t xml:space="preserve"> Users can quickly create, configure, and manage AWS resources without accessing the AWS Management Console, offering a streamlined experience</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0C0C800A" w14:textId="77777777" w:rsidR="00932090" w:rsidRDefault="00932090">
      <w:pPr>
        <w:pStyle w:val="NormalBPBHEB"/>
        <w:rPr>
          <w:ins w:id="543" w:author="Suman Deshwal" w:date="2024-05-09T11:14:00Z"/>
        </w:rPr>
        <w:pPrChange w:id="544" w:author="Suman Deshwal" w:date="2024-05-09T11:14:00Z">
          <w:pPr>
            <w:keepNext/>
            <w:keepLines/>
            <w:spacing w:before="40" w:after="0"/>
            <w:outlineLvl w:val="1"/>
          </w:pPr>
        </w:pPrChange>
      </w:pPr>
    </w:p>
    <w:p w14:paraId="63D52680" w14:textId="110AA41C" w:rsidR="00CB4782" w:rsidRDefault="00CB4782" w:rsidP="00932090">
      <w:pPr>
        <w:pStyle w:val="Heading2BPBHEB"/>
        <w:rPr>
          <w:ins w:id="545" w:author="Suman Deshwal" w:date="2024-05-09T11:14:00Z"/>
        </w:rPr>
      </w:pPr>
      <w:r w:rsidRPr="00CB4782">
        <w:t xml:space="preserve">Best </w:t>
      </w:r>
      <w:r w:rsidR="00932090" w:rsidRPr="00CB4782">
        <w:t xml:space="preserve">practices </w:t>
      </w:r>
      <w:r w:rsidRPr="00CB4782">
        <w:t>for AWS CLI Usage</w:t>
      </w:r>
    </w:p>
    <w:p w14:paraId="38A224D3" w14:textId="7293D072" w:rsidR="00932090" w:rsidRPr="00CB4782" w:rsidRDefault="00932090">
      <w:pPr>
        <w:pStyle w:val="NormalBPBHEB"/>
        <w:pPrChange w:id="546" w:author="Suman Deshwal" w:date="2024-05-09T11:14:00Z">
          <w:pPr>
            <w:keepNext/>
            <w:keepLines/>
            <w:spacing w:before="40" w:after="0"/>
            <w:outlineLvl w:val="1"/>
          </w:pPr>
        </w:pPrChange>
      </w:pPr>
      <w:ins w:id="547" w:author="Suman Deshwal" w:date="2024-05-09T11:14:00Z">
        <w:r>
          <w:t>The following are the best practices for AWS CLI Usage:</w:t>
        </w:r>
      </w:ins>
    </w:p>
    <w:p w14:paraId="0332FBA8" w14:textId="7F45EF57" w:rsidR="00CB4782" w:rsidRPr="00CB4782" w:rsidRDefault="00CB4782">
      <w:pPr>
        <w:pStyle w:val="NormalBPBHEB"/>
        <w:numPr>
          <w:ilvl w:val="0"/>
          <w:numId w:val="151"/>
        </w:numPr>
        <w:pPrChange w:id="548" w:author="Suman Deshwal" w:date="2024-05-09T11:14:00Z">
          <w:pPr>
            <w:numPr>
              <w:numId w:val="2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 xml:space="preserve">Security </w:t>
      </w:r>
      <w:r w:rsidR="00932090" w:rsidRPr="00CB4782">
        <w:rPr>
          <w:b/>
          <w:bCs/>
        </w:rPr>
        <w:t>best practices</w:t>
      </w:r>
      <w:r w:rsidRPr="00CB4782">
        <w:rPr>
          <w:b/>
          <w:bCs/>
        </w:rPr>
        <w:t>:</w:t>
      </w:r>
      <w:r w:rsidRPr="00CB4782">
        <w:t xml:space="preserve"> Adhere to security best practices by securely managing and storing AWS CLI credentials, utilizing IAM roles, and implementing MFA</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55ED18DF" w14:textId="30727DC2" w:rsidR="00CB4782" w:rsidRPr="00CB4782" w:rsidRDefault="00CB4782">
      <w:pPr>
        <w:pStyle w:val="NormalBPBHEB"/>
        <w:numPr>
          <w:ilvl w:val="0"/>
          <w:numId w:val="151"/>
        </w:numPr>
        <w:pPrChange w:id="549" w:author="Suman Deshwal" w:date="2024-05-09T11:14:00Z">
          <w:pPr>
            <w:numPr>
              <w:numId w:val="2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Version Compatibility:</w:t>
      </w:r>
      <w:r w:rsidRPr="00CB4782">
        <w:t xml:space="preserve"> Ensure compatibility by using the latest version of the AWS CLI, staying informed about updates, and checking for any breaking changes in scripts</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03E00FBD" w14:textId="583E0B64" w:rsidR="00CB4782" w:rsidRPr="00CB4782" w:rsidRDefault="00CB4782">
      <w:pPr>
        <w:pStyle w:val="NormalBPBHEB"/>
        <w:numPr>
          <w:ilvl w:val="0"/>
          <w:numId w:val="151"/>
        </w:numPr>
        <w:pPrChange w:id="550" w:author="Suman Deshwal" w:date="2024-05-09T11:14:00Z">
          <w:pPr>
            <w:numPr>
              <w:numId w:val="2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Output Formatting:</w:t>
      </w:r>
      <w:r w:rsidRPr="00CB4782">
        <w:t xml:space="preserve"> Optimize output formatting for scripts by selecting appropriate output options, such as JSON or table format, to enhance readability and parsing</w:t>
      </w:r>
      <w:r w:rsidR="002A5B0F">
        <w:rPr>
          <w:rStyle w:val="FootnoteReference"/>
        </w:rPr>
        <w:footnoteReference w:id="49"/>
      </w:r>
      <w:r w:rsidRPr="00CB4782">
        <w:t>.</w:t>
      </w:r>
    </w:p>
    <w:p w14:paraId="33C3E36D" w14:textId="77777777" w:rsidR="00597265" w:rsidRDefault="00597265" w:rsidP="00962E4E">
      <w:pPr>
        <w:keepNext/>
        <w:keepLines/>
        <w:spacing w:before="40" w:after="0"/>
        <w:outlineLvl w:val="1"/>
        <w:rPr>
          <w:ins w:id="551" w:author="Suman Deshwal" w:date="2024-05-09T11:16:00Z"/>
          <w:rFonts w:eastAsiaTheme="majorEastAsia" w:cstheme="majorBidi"/>
          <w:sz w:val="36"/>
          <w:szCs w:val="26"/>
        </w:rPr>
      </w:pPr>
    </w:p>
    <w:p w14:paraId="45C87F48" w14:textId="661E4EDA" w:rsidR="00CB4782" w:rsidRPr="00CB4782" w:rsidRDefault="00CB4782">
      <w:pPr>
        <w:pStyle w:val="Heading2BPBHEB"/>
        <w:pPrChange w:id="552" w:author="Suman Deshwal" w:date="2024-05-09T11:16:00Z">
          <w:pPr>
            <w:keepNext/>
            <w:keepLines/>
            <w:spacing w:before="40" w:after="0"/>
            <w:outlineLvl w:val="1"/>
          </w:pPr>
        </w:pPrChange>
      </w:pPr>
      <w:commentRangeStart w:id="553"/>
      <w:r w:rsidRPr="00CB4782">
        <w:t>Conclusion</w:t>
      </w:r>
      <w:commentRangeEnd w:id="553"/>
      <w:r w:rsidR="00597265">
        <w:rPr>
          <w:rStyle w:val="CommentReference"/>
          <w:rFonts w:eastAsiaTheme="minorHAnsi" w:cstheme="minorBidi"/>
          <w:b w:val="0"/>
        </w:rPr>
        <w:commentReference w:id="553"/>
      </w:r>
    </w:p>
    <w:p w14:paraId="37C7BAC8" w14:textId="77777777" w:rsidR="00CB4782" w:rsidRDefault="00CB4782" w:rsidP="00597265">
      <w:pPr>
        <w:pStyle w:val="NormalBPBHEB"/>
        <w:rPr>
          <w:ins w:id="554" w:author="Suman Deshwal" w:date="2024-05-09T11:16:00Z"/>
        </w:rPr>
      </w:pPr>
      <w:r w:rsidRPr="00CB4782">
        <w:t xml:space="preserve">The AWS CLI empowers users with a flexible and efficient means of interacting with AWS services, offering a command-line alternative to the AWS Management Console. By </w:t>
      </w:r>
      <w:r w:rsidRPr="00CB4782">
        <w:lastRenderedPageBreak/>
        <w:t>leveraging its scripting capabilities and cross-service commands, users can enhance their AWS management experience and integrate AWS actions seamlessly into their workflows.</w:t>
      </w:r>
    </w:p>
    <w:p w14:paraId="46F1D317" w14:textId="77777777" w:rsidR="00597265" w:rsidRPr="00CB4782" w:rsidRDefault="00597265">
      <w:pPr>
        <w:pStyle w:val="NormalBPBHEB"/>
        <w:pPrChange w:id="555" w:author="Suman Deshwal" w:date="2024-05-15T11:32:00Z">
          <w:pPr>
            <w:pBdr>
              <w:top w:val="nil"/>
              <w:left w:val="nil"/>
              <w:bottom w:val="nil"/>
              <w:right w:val="nil"/>
              <w:between w:val="nil"/>
            </w:pBdr>
            <w:shd w:val="clear" w:color="auto" w:fill="FFFFFF"/>
            <w:spacing w:after="100" w:line="276" w:lineRule="auto"/>
            <w:jc w:val="both"/>
          </w:pPr>
        </w:pPrChange>
      </w:pPr>
    </w:p>
    <w:p w14:paraId="0D3211A4" w14:textId="1D74F2FE" w:rsidR="00737068" w:rsidRPr="00737068" w:rsidRDefault="00737068">
      <w:pPr>
        <w:pStyle w:val="Heading1BPBHEB"/>
        <w:pPrChange w:id="556" w:author="Suman Deshwal" w:date="2024-05-09T11:16:00Z">
          <w:pPr>
            <w:keepNext/>
            <w:keepLines/>
            <w:spacing w:before="400" w:after="0" w:line="276" w:lineRule="auto"/>
            <w:outlineLvl w:val="0"/>
          </w:pPr>
        </w:pPrChange>
      </w:pPr>
      <w:r w:rsidRPr="00737068">
        <w:t>AWS Device Farm</w:t>
      </w:r>
    </w:p>
    <w:p w14:paraId="54DB7600" w14:textId="77777777" w:rsidR="00737068" w:rsidRDefault="00737068" w:rsidP="00597265">
      <w:pPr>
        <w:pStyle w:val="NormalBPBHEB"/>
        <w:rPr>
          <w:ins w:id="557" w:author="Suman Deshwal" w:date="2024-05-09T11:17:00Z"/>
        </w:rPr>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524F788F" w14:textId="77777777" w:rsidR="00597265" w:rsidRPr="00737068" w:rsidRDefault="00597265">
      <w:pPr>
        <w:pStyle w:val="NormalBPBHEB"/>
        <w:pPrChange w:id="558" w:author="Suman Deshwal" w:date="2024-05-09T11:17:00Z">
          <w:pPr>
            <w:pBdr>
              <w:top w:val="nil"/>
              <w:left w:val="nil"/>
              <w:bottom w:val="nil"/>
              <w:right w:val="nil"/>
              <w:between w:val="nil"/>
            </w:pBdr>
            <w:shd w:val="clear" w:color="auto" w:fill="FFFFFF"/>
            <w:spacing w:after="100" w:line="276" w:lineRule="auto"/>
            <w:jc w:val="both"/>
          </w:pPr>
        </w:pPrChange>
      </w:pPr>
    </w:p>
    <w:p w14:paraId="024ACB66" w14:textId="0C951E94" w:rsidR="00737068" w:rsidRDefault="00737068" w:rsidP="00597265">
      <w:pPr>
        <w:pStyle w:val="Heading2BPBHEB"/>
        <w:rPr>
          <w:ins w:id="559" w:author="Suman Deshwal" w:date="2024-05-09T11:17:00Z"/>
        </w:rPr>
      </w:pPr>
      <w:r w:rsidRPr="00737068">
        <w:t>Key Features of AWS Device Farm</w:t>
      </w:r>
    </w:p>
    <w:p w14:paraId="6BF53210" w14:textId="7900888F" w:rsidR="00597265" w:rsidRPr="00737068" w:rsidRDefault="00597265">
      <w:pPr>
        <w:pStyle w:val="NormalBPBHEB"/>
        <w:pPrChange w:id="560" w:author="Suman Deshwal" w:date="2024-05-09T11:17:00Z">
          <w:pPr>
            <w:keepNext/>
            <w:keepLines/>
            <w:spacing w:before="40" w:after="0"/>
            <w:outlineLvl w:val="1"/>
          </w:pPr>
        </w:pPrChange>
      </w:pPr>
      <w:ins w:id="561" w:author="Suman Deshwal" w:date="2024-05-09T11:17:00Z">
        <w:r>
          <w:t xml:space="preserve">The following are the </w:t>
        </w:r>
        <w:r w:rsidRPr="00737068">
          <w:t>key features of AWS Device Farm</w:t>
        </w:r>
        <w:r>
          <w:t>:</w:t>
        </w:r>
      </w:ins>
    </w:p>
    <w:p w14:paraId="0A69C307" w14:textId="73BFB8F6" w:rsidR="00737068" w:rsidRPr="00737068" w:rsidRDefault="00737068">
      <w:pPr>
        <w:pStyle w:val="NormalBPBHEB"/>
        <w:numPr>
          <w:ilvl w:val="0"/>
          <w:numId w:val="152"/>
        </w:numPr>
        <w:pPrChange w:id="562" w:author="Suman Deshwal" w:date="2024-05-09T11:17:00Z">
          <w:pPr>
            <w:numPr>
              <w:numId w:val="2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Device </w:t>
      </w:r>
      <w:r w:rsidR="00597265" w:rsidRPr="00737068">
        <w:rPr>
          <w:b/>
          <w:bCs/>
        </w:rPr>
        <w:t>compatibility testing</w:t>
      </w:r>
      <w:r w:rsidRPr="00737068">
        <w:rPr>
          <w:b/>
          <w:bCs/>
        </w:rPr>
        <w:t>:</w:t>
      </w:r>
      <w:r w:rsidRPr="00737068">
        <w:t xml:space="preserve"> AWS Device Farm allows developers to test their mobile apps on a diverse set of real devices to ensure compatibility across various platforms</w:t>
      </w:r>
      <w:bookmarkStart w:id="563" w:name="_Ref150868775"/>
      <w:r>
        <w:rPr>
          <w:rStyle w:val="FootnoteReference"/>
        </w:rPr>
        <w:footnoteReference w:id="50"/>
      </w:r>
      <w:bookmarkEnd w:id="563"/>
      <w:r w:rsidRPr="00737068">
        <w:t>.</w:t>
      </w:r>
    </w:p>
    <w:p w14:paraId="166B9527" w14:textId="7715070B" w:rsidR="00737068" w:rsidRPr="00737068" w:rsidRDefault="00737068">
      <w:pPr>
        <w:pStyle w:val="NormalBPBHEB"/>
        <w:numPr>
          <w:ilvl w:val="0"/>
          <w:numId w:val="152"/>
        </w:numPr>
        <w:pPrChange w:id="564" w:author="Suman Deshwal" w:date="2024-05-09T11:17:00Z">
          <w:pPr>
            <w:numPr>
              <w:numId w:val="2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Parallel </w:t>
      </w:r>
      <w:r w:rsidR="00597265" w:rsidRPr="00737068">
        <w:rPr>
          <w:b/>
          <w:bCs/>
        </w:rPr>
        <w:t>testing</w:t>
      </w:r>
      <w:r w:rsidRPr="00737068">
        <w:rPr>
          <w:b/>
          <w:bCs/>
        </w:rPr>
        <w:t>:</w:t>
      </w:r>
      <w:r w:rsidRPr="00737068">
        <w:t xml:space="preserve"> Enhances testing efficiency by enabling parallel execution of tests on multiple devices, reducing testing time and accelerating the development lifecycle</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3845A6B7" w14:textId="52D3C84B" w:rsidR="00737068" w:rsidRPr="00737068" w:rsidRDefault="00737068">
      <w:pPr>
        <w:pStyle w:val="NormalBPBHEB"/>
        <w:numPr>
          <w:ilvl w:val="0"/>
          <w:numId w:val="152"/>
        </w:numPr>
        <w:pPrChange w:id="565" w:author="Suman Deshwal" w:date="2024-05-09T11:17:00Z">
          <w:pPr>
            <w:numPr>
              <w:numId w:val="2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Built-in </w:t>
      </w:r>
      <w:r w:rsidR="00597265" w:rsidRPr="00737068">
        <w:rPr>
          <w:b/>
          <w:bCs/>
        </w:rPr>
        <w:t>test scripts</w:t>
      </w:r>
      <w:r w:rsidRPr="00737068">
        <w:rPr>
          <w:b/>
          <w:bCs/>
        </w:rPr>
        <w:t>:</w:t>
      </w:r>
      <w:r w:rsidRPr="00737068">
        <w:t xml:space="preserve"> Provides built-in test scripts for popular test automation frameworks, simplifying the process of creating and running tests</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164CC312" w14:textId="77777777" w:rsidR="00597265" w:rsidRDefault="00597265">
      <w:pPr>
        <w:pStyle w:val="NormalBPBHEB"/>
        <w:rPr>
          <w:ins w:id="566" w:author="Suman Deshwal" w:date="2024-05-09T11:17:00Z"/>
        </w:rPr>
        <w:pPrChange w:id="567" w:author="Suman Deshwal" w:date="2024-05-09T11:17:00Z">
          <w:pPr>
            <w:keepNext/>
            <w:keepLines/>
            <w:spacing w:before="40" w:after="0"/>
            <w:outlineLvl w:val="1"/>
          </w:pPr>
        </w:pPrChange>
      </w:pPr>
    </w:p>
    <w:p w14:paraId="631995DB" w14:textId="22D6D644" w:rsidR="00737068" w:rsidRDefault="00737068" w:rsidP="00597265">
      <w:pPr>
        <w:pStyle w:val="Heading2BPBHEB"/>
        <w:rPr>
          <w:ins w:id="568" w:author="Suman Deshwal" w:date="2024-05-09T11:18:00Z"/>
        </w:rPr>
      </w:pPr>
      <w:r w:rsidRPr="00737068">
        <w:t xml:space="preserve">Use </w:t>
      </w:r>
      <w:r w:rsidR="00597265" w:rsidRPr="00737068">
        <w:t xml:space="preserve">cases </w:t>
      </w:r>
      <w:r w:rsidRPr="00737068">
        <w:t>of AWS Device Farm</w:t>
      </w:r>
    </w:p>
    <w:p w14:paraId="0D020737" w14:textId="44B2AB38" w:rsidR="00597265" w:rsidRPr="00737068" w:rsidRDefault="00597265">
      <w:pPr>
        <w:pStyle w:val="NormalBPBHEB"/>
        <w:pPrChange w:id="569" w:author="Suman Deshwal" w:date="2024-05-09T11:18:00Z">
          <w:pPr>
            <w:keepNext/>
            <w:keepLines/>
            <w:spacing w:before="40" w:after="0"/>
            <w:outlineLvl w:val="1"/>
          </w:pPr>
        </w:pPrChange>
      </w:pPr>
      <w:ins w:id="570" w:author="Suman Deshwal" w:date="2024-05-09T11:18:00Z">
        <w:r>
          <w:t>The following are the use cases of AWS Device Farm:</w:t>
        </w:r>
      </w:ins>
    </w:p>
    <w:p w14:paraId="6796CCC5" w14:textId="1F807BA8" w:rsidR="00737068" w:rsidRPr="00737068" w:rsidRDefault="00737068">
      <w:pPr>
        <w:pStyle w:val="NormalBPBHEB"/>
        <w:numPr>
          <w:ilvl w:val="0"/>
          <w:numId w:val="153"/>
        </w:numPr>
        <w:pPrChange w:id="571" w:author="Suman Deshwal" w:date="2024-05-09T11:18:00Z">
          <w:pPr>
            <w:numPr>
              <w:numId w:val="3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Automated </w:t>
      </w:r>
      <w:r w:rsidR="00597265" w:rsidRPr="00737068">
        <w:rPr>
          <w:b/>
          <w:bCs/>
        </w:rPr>
        <w:t>testing</w:t>
      </w:r>
      <w:r w:rsidRPr="00737068">
        <w:rPr>
          <w:b/>
          <w:bCs/>
        </w:rPr>
        <w:t>:</w:t>
      </w:r>
      <w:r w:rsidRPr="00737068">
        <w:t xml:space="preserve"> Well-suited for automated testing scenarios, AWS Device Farm supports popular test automation frameworks such as Appium, </w:t>
      </w:r>
      <w:proofErr w:type="spellStart"/>
      <w:r w:rsidRPr="00737068">
        <w:t>XCTest</w:t>
      </w:r>
      <w:proofErr w:type="spellEnd"/>
      <w:r w:rsidRPr="00737068">
        <w:t>, and Espresso</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1F3A9615" w14:textId="05C3DF63" w:rsidR="00737068" w:rsidRPr="00737068" w:rsidRDefault="00737068">
      <w:pPr>
        <w:pStyle w:val="NormalBPBHEB"/>
        <w:numPr>
          <w:ilvl w:val="0"/>
          <w:numId w:val="153"/>
        </w:numPr>
        <w:pPrChange w:id="572" w:author="Suman Deshwal" w:date="2024-05-09T11:18:00Z">
          <w:pPr>
            <w:numPr>
              <w:numId w:val="3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Real-</w:t>
      </w:r>
      <w:r w:rsidR="00597265" w:rsidRPr="00737068">
        <w:rPr>
          <w:b/>
          <w:bCs/>
        </w:rPr>
        <w:t>device testing</w:t>
      </w:r>
      <w:r w:rsidRPr="00737068">
        <w:rPr>
          <w:b/>
          <w:bCs/>
        </w:rPr>
        <w:t>:</w:t>
      </w:r>
      <w:r w:rsidRPr="00737068">
        <w:t xml:space="preserve"> Allows developers to perform testing on real devices rather than relying solely on emulators, ensuring accurate simulation of user interactions</w:t>
      </w:r>
      <w:bookmarkStart w:id="573" w:name="_Ref150868953"/>
      <w:r w:rsidR="008369FB">
        <w:rPr>
          <w:rStyle w:val="FootnoteReference"/>
        </w:rPr>
        <w:footnoteReference w:id="51"/>
      </w:r>
      <w:bookmarkEnd w:id="573"/>
      <w:r w:rsidRPr="00737068">
        <w:t>.</w:t>
      </w:r>
    </w:p>
    <w:p w14:paraId="259C686A" w14:textId="29209444" w:rsidR="00737068" w:rsidRPr="00737068" w:rsidRDefault="00737068">
      <w:pPr>
        <w:pStyle w:val="NormalBPBHEB"/>
        <w:numPr>
          <w:ilvl w:val="0"/>
          <w:numId w:val="153"/>
        </w:numPr>
        <w:pPrChange w:id="574" w:author="Suman Deshwal" w:date="2024-05-09T11:18:00Z">
          <w:pPr>
            <w:numPr>
              <w:numId w:val="3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Performance </w:t>
      </w:r>
      <w:r w:rsidR="00597265" w:rsidRPr="00737068">
        <w:rPr>
          <w:b/>
          <w:bCs/>
        </w:rPr>
        <w:t>testing</w:t>
      </w:r>
      <w:r w:rsidRPr="00737068">
        <w:rPr>
          <w:b/>
          <w:bCs/>
        </w:rPr>
        <w:t>:</w:t>
      </w:r>
      <w:r w:rsidRPr="00737068">
        <w:t xml:space="preserve"> Ideal for performance testing, developers can assess app behavior under various conditions, such as different network strengths and device specifications</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59291D0C" w14:textId="77777777" w:rsidR="00597265" w:rsidRDefault="00597265" w:rsidP="00597265">
      <w:pPr>
        <w:pStyle w:val="Heading2BPBHEB"/>
        <w:rPr>
          <w:ins w:id="575" w:author="Suman Deshwal" w:date="2024-05-09T11:18:00Z"/>
        </w:rPr>
      </w:pPr>
    </w:p>
    <w:p w14:paraId="7C5E7A9A" w14:textId="03C289B2" w:rsidR="00737068" w:rsidRDefault="00737068" w:rsidP="00597265">
      <w:pPr>
        <w:pStyle w:val="Heading2BPBHEB"/>
        <w:rPr>
          <w:ins w:id="576" w:author="Suman Deshwal" w:date="2024-05-09T11:18:00Z"/>
        </w:rPr>
      </w:pPr>
      <w:r w:rsidRPr="00737068">
        <w:t xml:space="preserve">Best </w:t>
      </w:r>
      <w:r w:rsidR="00597265" w:rsidRPr="00737068">
        <w:t xml:space="preserve">practices </w:t>
      </w:r>
      <w:r w:rsidRPr="00737068">
        <w:t>for AWS Device Farm Usage</w:t>
      </w:r>
    </w:p>
    <w:p w14:paraId="0DD16570" w14:textId="3843D777" w:rsidR="00597265" w:rsidRPr="00737068" w:rsidRDefault="00597265">
      <w:pPr>
        <w:pStyle w:val="NormalBPBHEB"/>
        <w:pPrChange w:id="577" w:author="Suman Deshwal" w:date="2024-05-09T11:18:00Z">
          <w:pPr>
            <w:keepNext/>
            <w:keepLines/>
            <w:spacing w:before="40" w:after="0"/>
            <w:outlineLvl w:val="1"/>
          </w:pPr>
        </w:pPrChange>
      </w:pPr>
      <w:ins w:id="578" w:author="Suman Deshwal" w:date="2024-05-09T11:18:00Z">
        <w:r>
          <w:t>The following are the best practices for</w:t>
        </w:r>
      </w:ins>
      <w:ins w:id="579" w:author="Suman Deshwal" w:date="2024-05-09T11:19:00Z">
        <w:r>
          <w:t xml:space="preserve"> AWS Device Farm Usage:</w:t>
        </w:r>
      </w:ins>
    </w:p>
    <w:p w14:paraId="4F926CD1" w14:textId="6FE52C89" w:rsidR="00737068" w:rsidRPr="00737068" w:rsidRDefault="00737068">
      <w:pPr>
        <w:pStyle w:val="NormalBPBHEB"/>
        <w:numPr>
          <w:ilvl w:val="0"/>
          <w:numId w:val="154"/>
        </w:numPr>
        <w:pPrChange w:id="580" w:author="Suman Deshwal" w:date="2024-05-09T11:19:00Z">
          <w:pPr>
            <w:numPr>
              <w:numId w:val="3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Test on </w:t>
      </w:r>
      <w:r w:rsidR="00597265" w:rsidRPr="00737068">
        <w:rPr>
          <w:b/>
          <w:bCs/>
        </w:rPr>
        <w:t>real dev</w:t>
      </w:r>
      <w:r w:rsidRPr="00737068">
        <w:rPr>
          <w:b/>
          <w:bCs/>
        </w:rPr>
        <w:t>ices:</w:t>
      </w:r>
      <w:r w:rsidRPr="00737068">
        <w:t xml:space="preserve"> Prioritize testing on real devices to uncover issues that may not be apparent in emulator-based testing</w:t>
      </w:r>
      <w:r w:rsidR="0058576D">
        <w:fldChar w:fldCharType="begin"/>
      </w:r>
      <w:r w:rsidR="0058576D">
        <w:instrText xml:space="preserve"> NOTEREF _Ref150868953 \f \h </w:instrText>
      </w:r>
      <w:r w:rsidR="0058576D">
        <w:fldChar w:fldCharType="separate"/>
      </w:r>
      <w:r w:rsidR="0058576D" w:rsidRPr="0058576D">
        <w:rPr>
          <w:rStyle w:val="FootnoteReference"/>
        </w:rPr>
        <w:t>51</w:t>
      </w:r>
      <w:r w:rsidR="0058576D">
        <w:fldChar w:fldCharType="end"/>
      </w:r>
      <w:r w:rsidRPr="00737068">
        <w:t>.</w:t>
      </w:r>
    </w:p>
    <w:p w14:paraId="3F6565F8" w14:textId="00857B63" w:rsidR="00737068" w:rsidRPr="00737068" w:rsidRDefault="00737068">
      <w:pPr>
        <w:pStyle w:val="NormalBPBHEB"/>
        <w:numPr>
          <w:ilvl w:val="0"/>
          <w:numId w:val="154"/>
        </w:numPr>
        <w:pPrChange w:id="581" w:author="Suman Deshwal" w:date="2024-05-09T11:19:00Z">
          <w:pPr>
            <w:numPr>
              <w:numId w:val="3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Parallel </w:t>
      </w:r>
      <w:r w:rsidR="00597265" w:rsidRPr="00737068">
        <w:rPr>
          <w:b/>
          <w:bCs/>
        </w:rPr>
        <w:t>execution planning</w:t>
      </w:r>
      <w:r w:rsidRPr="00737068">
        <w:rPr>
          <w:b/>
          <w:bCs/>
        </w:rPr>
        <w:t>:</w:t>
      </w:r>
      <w:r w:rsidRPr="00737068">
        <w:t xml:space="preserve"> Efficiently plan parallel test executions to maximize testing throughput and minimize overall testing time</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008369FB">
        <w:t>.</w:t>
      </w:r>
    </w:p>
    <w:p w14:paraId="30059EFB" w14:textId="5A7FA9AE" w:rsidR="00737068" w:rsidRPr="00737068" w:rsidRDefault="00737068">
      <w:pPr>
        <w:pStyle w:val="NormalBPBHEB"/>
        <w:numPr>
          <w:ilvl w:val="0"/>
          <w:numId w:val="154"/>
        </w:numPr>
        <w:pPrChange w:id="582" w:author="Suman Deshwal" w:date="2024-05-09T11:19:00Z">
          <w:pPr>
            <w:numPr>
              <w:numId w:val="3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Regular </w:t>
      </w:r>
      <w:r w:rsidR="00597265" w:rsidRPr="00737068">
        <w:rPr>
          <w:b/>
          <w:bCs/>
        </w:rPr>
        <w:t>test updates</w:t>
      </w:r>
      <w:r w:rsidRPr="00737068">
        <w:rPr>
          <w:b/>
          <w:bCs/>
        </w:rPr>
        <w:t>:</w:t>
      </w:r>
      <w:r w:rsidRPr="00737068">
        <w:t xml:space="preserve"> Keep test scripts updated to align with the latest features and capabilities of AWS Device Farm, ensuring optimal testing performance</w:t>
      </w:r>
      <w:r w:rsidR="00357438">
        <w:rPr>
          <w:rStyle w:val="FootnoteReference"/>
        </w:rPr>
        <w:footnoteReference w:id="52"/>
      </w:r>
      <w:r w:rsidRPr="00737068">
        <w:t>.</w:t>
      </w:r>
    </w:p>
    <w:p w14:paraId="00F5E91C" w14:textId="77777777" w:rsidR="00597265" w:rsidRDefault="00597265" w:rsidP="00737068">
      <w:pPr>
        <w:keepNext/>
        <w:keepLines/>
        <w:spacing w:before="40" w:after="0"/>
        <w:outlineLvl w:val="1"/>
        <w:rPr>
          <w:ins w:id="583" w:author="Suman Deshwal" w:date="2024-05-09T11:19:00Z"/>
          <w:rFonts w:eastAsiaTheme="majorEastAsia" w:cstheme="majorBidi"/>
          <w:sz w:val="36"/>
          <w:szCs w:val="26"/>
        </w:rPr>
      </w:pPr>
    </w:p>
    <w:p w14:paraId="62B0CC63" w14:textId="5B1CF528" w:rsidR="00737068" w:rsidRPr="00737068" w:rsidRDefault="00737068">
      <w:pPr>
        <w:pStyle w:val="Heading2BPBHEB"/>
        <w:pPrChange w:id="584" w:author="Suman Deshwal" w:date="2024-05-09T11:19:00Z">
          <w:pPr>
            <w:keepNext/>
            <w:keepLines/>
            <w:spacing w:before="40" w:after="0"/>
            <w:outlineLvl w:val="1"/>
          </w:pPr>
        </w:pPrChange>
      </w:pPr>
      <w:r w:rsidRPr="00737068">
        <w:t>Conclusion</w:t>
      </w:r>
    </w:p>
    <w:p w14:paraId="339DDD90" w14:textId="77777777" w:rsidR="00737068" w:rsidRDefault="00737068" w:rsidP="00597265">
      <w:pPr>
        <w:pStyle w:val="NormalBPBHEB"/>
        <w:rPr>
          <w:ins w:id="585" w:author="Suman Deshwal" w:date="2024-05-09T11:19:00Z"/>
        </w:rPr>
      </w:pPr>
      <w:r w:rsidRPr="00737068">
        <w:t>AWS Device Farm simplifies and accelerates the mobile app testing process by offering a comprehensive testing environment with real devices. By leveraging its features for parallel testing and compatibility testing on actual devices, developers can enhance the reliability and performance of their mobile applications.</w:t>
      </w:r>
    </w:p>
    <w:p w14:paraId="276C5EE8" w14:textId="77777777" w:rsidR="00597265" w:rsidRPr="00737068" w:rsidRDefault="00597265">
      <w:pPr>
        <w:pStyle w:val="NormalBPBHEB"/>
        <w:pPrChange w:id="586" w:author="Suman Deshwal" w:date="2024-05-09T11:19:00Z">
          <w:pPr>
            <w:pBdr>
              <w:top w:val="nil"/>
              <w:left w:val="nil"/>
              <w:bottom w:val="nil"/>
              <w:right w:val="nil"/>
              <w:between w:val="nil"/>
            </w:pBdr>
            <w:shd w:val="clear" w:color="auto" w:fill="FFFFFF"/>
            <w:spacing w:after="100" w:line="276" w:lineRule="auto"/>
            <w:jc w:val="both"/>
          </w:pPr>
        </w:pPrChange>
      </w:pPr>
    </w:p>
    <w:p w14:paraId="6E62E214" w14:textId="090C3A7B" w:rsidR="00A66E30" w:rsidRPr="00A66E30" w:rsidRDefault="00A66E30">
      <w:pPr>
        <w:pStyle w:val="Heading1BPBHEB"/>
        <w:pPrChange w:id="587" w:author="Suman Deshwal" w:date="2024-05-09T11:19:00Z">
          <w:pPr>
            <w:keepNext/>
            <w:keepLines/>
            <w:spacing w:before="400" w:after="0" w:line="276" w:lineRule="auto"/>
            <w:outlineLvl w:val="0"/>
          </w:pPr>
        </w:pPrChange>
      </w:pPr>
      <w:r w:rsidRPr="00A66E30">
        <w:t>AWS Fault Injection Simulator</w:t>
      </w:r>
    </w:p>
    <w:p w14:paraId="62880DED" w14:textId="77777777" w:rsidR="00A66E30" w:rsidRDefault="00A66E30" w:rsidP="00597265">
      <w:pPr>
        <w:pStyle w:val="NormalBPBHEB"/>
        <w:rPr>
          <w:ins w:id="588" w:author="Suman Deshwal" w:date="2024-05-09T11:19:00Z"/>
        </w:rPr>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2F339A01" w14:textId="77777777" w:rsidR="00597265" w:rsidRPr="00A66E30" w:rsidRDefault="00597265">
      <w:pPr>
        <w:pStyle w:val="NormalBPBHEB"/>
        <w:pPrChange w:id="589" w:author="Suman Deshwal" w:date="2024-05-09T11:19:00Z">
          <w:pPr>
            <w:pBdr>
              <w:top w:val="nil"/>
              <w:left w:val="nil"/>
              <w:bottom w:val="nil"/>
              <w:right w:val="nil"/>
              <w:between w:val="nil"/>
            </w:pBdr>
            <w:shd w:val="clear" w:color="auto" w:fill="FFFFFF"/>
            <w:spacing w:after="100" w:line="276" w:lineRule="auto"/>
            <w:jc w:val="both"/>
          </w:pPr>
        </w:pPrChange>
      </w:pPr>
    </w:p>
    <w:p w14:paraId="188B3642" w14:textId="3376FE4E" w:rsidR="00A66E30" w:rsidRDefault="00A66E30" w:rsidP="00597265">
      <w:pPr>
        <w:pStyle w:val="Heading2BPBHEB"/>
        <w:rPr>
          <w:ins w:id="590" w:author="Suman Deshwal" w:date="2024-05-09T11:19:00Z"/>
        </w:rPr>
      </w:pPr>
      <w:r w:rsidRPr="00A66E30">
        <w:t xml:space="preserve">Key </w:t>
      </w:r>
      <w:r w:rsidR="00597265" w:rsidRPr="00A66E30">
        <w:t xml:space="preserve">features </w:t>
      </w:r>
      <w:r w:rsidRPr="00A66E30">
        <w:t>of AWS Fault Injection Simulator</w:t>
      </w:r>
    </w:p>
    <w:p w14:paraId="6C108777" w14:textId="6B3B46E8" w:rsidR="00597265" w:rsidRPr="00A66E30" w:rsidRDefault="00597265">
      <w:pPr>
        <w:pStyle w:val="NormalBPBHEB"/>
        <w:pPrChange w:id="591" w:author="Suman Deshwal" w:date="2024-05-15T11:32:00Z">
          <w:pPr>
            <w:keepNext/>
            <w:keepLines/>
            <w:spacing w:before="40" w:after="0"/>
            <w:outlineLvl w:val="1"/>
          </w:pPr>
        </w:pPrChange>
      </w:pPr>
      <w:ins w:id="592" w:author="Suman Deshwal" w:date="2024-05-09T11:19:00Z">
        <w:r>
          <w:t xml:space="preserve">The following are the </w:t>
        </w:r>
        <w:r w:rsidRPr="00597265">
          <w:t>key features of AWS Fault Injection Simulator</w:t>
        </w:r>
      </w:ins>
      <w:ins w:id="593" w:author="Suman Deshwal" w:date="2024-05-09T11:20:00Z">
        <w:r>
          <w:t>:</w:t>
        </w:r>
      </w:ins>
    </w:p>
    <w:p w14:paraId="2FAD50CD" w14:textId="7CA0713C" w:rsidR="00A66E30" w:rsidRPr="00A66E30" w:rsidRDefault="00A66E30">
      <w:pPr>
        <w:pStyle w:val="NormalBPBHEB"/>
        <w:numPr>
          <w:ilvl w:val="0"/>
          <w:numId w:val="155"/>
        </w:numPr>
        <w:pPrChange w:id="594" w:author="Suman Deshwal" w:date="2024-05-09T11:20:00Z">
          <w:pPr>
            <w:numPr>
              <w:numId w:val="3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Fault </w:t>
      </w:r>
      <w:r w:rsidR="00597265" w:rsidRPr="00A66E30">
        <w:rPr>
          <w:b/>
          <w:bCs/>
        </w:rPr>
        <w:t>injection scenarios</w:t>
      </w:r>
      <w:r w:rsidRPr="00A66E30">
        <w:rPr>
          <w:b/>
          <w:bCs/>
        </w:rPr>
        <w:t>:</w:t>
      </w:r>
      <w:r w:rsidRPr="00A66E30">
        <w:t xml:space="preserve"> AWS Fault Injection Simulator enables users to create and run fault injection scenarios, simulating various failure conditions such as latency, errors, and timeouts</w:t>
      </w:r>
      <w:bookmarkStart w:id="595" w:name="_Ref150869615"/>
      <w:r w:rsidR="008C71AF">
        <w:rPr>
          <w:rStyle w:val="FootnoteReference"/>
        </w:rPr>
        <w:footnoteReference w:id="53"/>
      </w:r>
      <w:bookmarkEnd w:id="595"/>
      <w:r w:rsidRPr="00A66E30">
        <w:t>.</w:t>
      </w:r>
    </w:p>
    <w:p w14:paraId="2701A59C" w14:textId="031585A5" w:rsidR="00A66E30" w:rsidRPr="00A66E30" w:rsidRDefault="00A66E30">
      <w:pPr>
        <w:pStyle w:val="NormalBPBHEB"/>
        <w:numPr>
          <w:ilvl w:val="0"/>
          <w:numId w:val="155"/>
        </w:numPr>
        <w:pPrChange w:id="596" w:author="Suman Deshwal" w:date="2024-05-09T11:20:00Z">
          <w:pPr>
            <w:numPr>
              <w:numId w:val="3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lastRenderedPageBreak/>
        <w:t xml:space="preserve">Observability </w:t>
      </w:r>
      <w:r w:rsidR="00597265" w:rsidRPr="00A66E30">
        <w:rPr>
          <w:b/>
          <w:bCs/>
        </w:rPr>
        <w:t>integration</w:t>
      </w:r>
      <w:r w:rsidRPr="00A66E30">
        <w:rPr>
          <w:b/>
          <w:bCs/>
        </w:rPr>
        <w:t>:</w:t>
      </w:r>
      <w:r w:rsidRPr="00A66E30">
        <w:t xml:space="preserve"> Integrates seamlessly with AWS observability tools, allowing users to monitor and analyze the impact of injected faults on system performance</w:t>
      </w:r>
      <w:r w:rsidR="008266DA">
        <w:fldChar w:fldCharType="begin"/>
      </w:r>
      <w:r w:rsidR="008266DA">
        <w:instrText xml:space="preserve"> NOTEREF _Ref150869615 \f \h </w:instrText>
      </w:r>
      <w:r w:rsidR="008266DA">
        <w:fldChar w:fldCharType="separate"/>
      </w:r>
      <w:r w:rsidR="008266DA" w:rsidRPr="008266DA">
        <w:rPr>
          <w:rStyle w:val="FootnoteReference"/>
        </w:rPr>
        <w:t>53</w:t>
      </w:r>
      <w:r w:rsidR="008266DA">
        <w:fldChar w:fldCharType="end"/>
      </w:r>
      <w:r w:rsidRPr="00A66E30">
        <w:t>.</w:t>
      </w:r>
    </w:p>
    <w:p w14:paraId="5719A771" w14:textId="1054EEDC" w:rsidR="008D3E3B" w:rsidRPr="00FD6EF0" w:rsidRDefault="00A66E30">
      <w:pPr>
        <w:pStyle w:val="NormalBPBHEB"/>
        <w:numPr>
          <w:ilvl w:val="0"/>
          <w:numId w:val="155"/>
        </w:numPr>
        <w:rPr>
          <w:b/>
          <w:bCs/>
        </w:rPr>
        <w:pPrChange w:id="597" w:author="Suman Deshwal" w:date="2024-05-09T11:20:00Z">
          <w:pPr>
            <w:numPr>
              <w:numId w:val="3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Automation </w:t>
      </w:r>
      <w:r w:rsidR="00597265" w:rsidRPr="00A66E30">
        <w:rPr>
          <w:b/>
          <w:bCs/>
        </w:rPr>
        <w:t>capabilities</w:t>
      </w:r>
      <w:r w:rsidRPr="00A66E30">
        <w:rPr>
          <w:b/>
          <w:bCs/>
        </w:rPr>
        <w:t xml:space="preserve">: </w:t>
      </w:r>
      <w:r w:rsidRPr="00A66E30">
        <w:t>Provides automation features for scheduling fault injection experiments, making it easy to conduct regular resilience testing</w:t>
      </w:r>
      <w:r w:rsidR="00FD6EF0">
        <w:fldChar w:fldCharType="begin"/>
      </w:r>
      <w:r w:rsidR="00FD6EF0">
        <w:instrText xml:space="preserve"> NOTEREF _Ref150869615 \f \h </w:instrText>
      </w:r>
      <w:r w:rsidR="00FD6EF0">
        <w:fldChar w:fldCharType="separate"/>
      </w:r>
      <w:r w:rsidR="00FD6EF0" w:rsidRPr="008266DA">
        <w:rPr>
          <w:rStyle w:val="FootnoteReference"/>
        </w:rPr>
        <w:t>53</w:t>
      </w:r>
      <w:r w:rsidR="00FD6EF0">
        <w:fldChar w:fldCharType="end"/>
      </w:r>
      <w:r w:rsidR="00FD6EF0" w:rsidRPr="00A66E30">
        <w:t>.</w:t>
      </w:r>
    </w:p>
    <w:p w14:paraId="0EB49888" w14:textId="77777777" w:rsidR="00597265" w:rsidRDefault="00597265" w:rsidP="00F22FAD">
      <w:pPr>
        <w:keepNext/>
        <w:keepLines/>
        <w:spacing w:before="40" w:after="0"/>
        <w:outlineLvl w:val="1"/>
        <w:rPr>
          <w:ins w:id="598" w:author="Suman Deshwal" w:date="2024-05-09T11:20:00Z"/>
          <w:rFonts w:eastAsiaTheme="majorEastAsia" w:cstheme="majorBidi"/>
          <w:sz w:val="36"/>
          <w:szCs w:val="26"/>
        </w:rPr>
      </w:pPr>
    </w:p>
    <w:p w14:paraId="48BC40E0" w14:textId="00D2AA22" w:rsidR="00A66E30" w:rsidRDefault="00A66E30" w:rsidP="00597265">
      <w:pPr>
        <w:pStyle w:val="Heading2BPBHEB"/>
        <w:rPr>
          <w:ins w:id="599" w:author="Suman Deshwal" w:date="2024-05-09T11:20:00Z"/>
        </w:rPr>
      </w:pPr>
      <w:r w:rsidRPr="00A66E30">
        <w:t xml:space="preserve">Benefits of </w:t>
      </w:r>
      <w:r w:rsidR="00597265" w:rsidRPr="00A66E30">
        <w:t xml:space="preserve">using </w:t>
      </w:r>
      <w:r w:rsidRPr="00A66E30">
        <w:t>AWS Fault Injection Simulator</w:t>
      </w:r>
    </w:p>
    <w:p w14:paraId="18A07AB6" w14:textId="538E9599" w:rsidR="00597265" w:rsidRPr="00A66E30" w:rsidRDefault="00597265">
      <w:pPr>
        <w:pStyle w:val="NormalBPBHEB"/>
        <w:pPrChange w:id="600" w:author="Suman Deshwal" w:date="2024-05-09T11:20:00Z">
          <w:pPr>
            <w:keepNext/>
            <w:keepLines/>
            <w:spacing w:before="40" w:after="0"/>
            <w:outlineLvl w:val="1"/>
          </w:pPr>
        </w:pPrChange>
      </w:pPr>
      <w:ins w:id="601" w:author="Suman Deshwal" w:date="2024-05-09T11:20:00Z">
        <w:r>
          <w:t xml:space="preserve">The following are the </w:t>
        </w:r>
        <w:r w:rsidRPr="00A66E30">
          <w:t>benefits of using AWS Fault Injection Simulator</w:t>
        </w:r>
        <w:r>
          <w:t>:</w:t>
        </w:r>
      </w:ins>
    </w:p>
    <w:p w14:paraId="7911B015" w14:textId="25B89283" w:rsidR="00A66E30" w:rsidRPr="00A66E30" w:rsidRDefault="00A66E30">
      <w:pPr>
        <w:pStyle w:val="NormalBPBHEB"/>
        <w:numPr>
          <w:ilvl w:val="0"/>
          <w:numId w:val="156"/>
        </w:numPr>
        <w:pPrChange w:id="602" w:author="Suman Deshwal" w:date="2024-05-09T11:21:00Z">
          <w:pPr>
            <w:numPr>
              <w:numId w:val="3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Resilience </w:t>
      </w:r>
      <w:r w:rsidR="00597265" w:rsidRPr="00A66E30">
        <w:rPr>
          <w:b/>
          <w:bCs/>
        </w:rPr>
        <w:t>validation</w:t>
      </w:r>
      <w:r w:rsidRPr="00A66E30">
        <w:rPr>
          <w:b/>
          <w:bCs/>
        </w:rPr>
        <w:t>:</w:t>
      </w:r>
      <w:r w:rsidRPr="00A66E30">
        <w:t xml:space="preserve"> Allows developers to proactively validate the resilience of their applications, identifying and addressing potential weaknesses before they impact users</w:t>
      </w:r>
      <w:bookmarkStart w:id="603" w:name="_Ref150869851"/>
      <w:r w:rsidR="00F22FAD">
        <w:rPr>
          <w:rStyle w:val="FootnoteReference"/>
        </w:rPr>
        <w:footnoteReference w:id="54"/>
      </w:r>
      <w:bookmarkEnd w:id="603"/>
      <w:r w:rsidRPr="00A66E30">
        <w:t>.</w:t>
      </w:r>
    </w:p>
    <w:p w14:paraId="369D063F" w14:textId="54C0ECA0" w:rsidR="00A66E30" w:rsidRPr="00A66E30" w:rsidRDefault="00A66E30">
      <w:pPr>
        <w:pStyle w:val="NormalBPBHEB"/>
        <w:numPr>
          <w:ilvl w:val="0"/>
          <w:numId w:val="156"/>
        </w:numPr>
        <w:pPrChange w:id="604" w:author="Suman Deshwal" w:date="2024-05-09T11:21:00Z">
          <w:pPr>
            <w:numPr>
              <w:numId w:val="3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Cost-</w:t>
      </w:r>
      <w:r w:rsidR="00597265" w:rsidRPr="00A66E30">
        <w:rPr>
          <w:b/>
          <w:bCs/>
        </w:rPr>
        <w:t>effective testing</w:t>
      </w:r>
      <w:r w:rsidRPr="00A66E30">
        <w:rPr>
          <w:b/>
          <w:bCs/>
        </w:rPr>
        <w:t>:</w:t>
      </w:r>
      <w:r w:rsidRPr="00A66E30">
        <w:t xml:space="preserve"> Provides a cost-effective way to perform resilience testing without the need for complex infrastructure setup, helping organizations save on testing resources</w:t>
      </w:r>
      <w:r w:rsidR="005850F8">
        <w:fldChar w:fldCharType="begin"/>
      </w:r>
      <w:r w:rsidR="005850F8">
        <w:instrText xml:space="preserve"> NOTEREF _Ref150869615 \f \h </w:instrText>
      </w:r>
      <w:r w:rsidR="005850F8">
        <w:fldChar w:fldCharType="separate"/>
      </w:r>
      <w:r w:rsidR="005850F8" w:rsidRPr="005850F8">
        <w:rPr>
          <w:rStyle w:val="FootnoteReference"/>
        </w:rPr>
        <w:t>53</w:t>
      </w:r>
      <w:r w:rsidR="005850F8">
        <w:fldChar w:fldCharType="end"/>
      </w:r>
      <w:del w:id="605" w:author="Suman Deshwal" w:date="2024-05-15T11:32:00Z">
        <w:r w:rsidRPr="00A66E30" w:rsidDel="004120C0">
          <w:delText xml:space="preserve"> </w:delText>
        </w:r>
      </w:del>
      <w:r w:rsidRPr="00A66E30">
        <w:t>.</w:t>
      </w:r>
    </w:p>
    <w:p w14:paraId="41057907" w14:textId="0D1A0DBA" w:rsidR="00A66E30" w:rsidRPr="00A66E30" w:rsidRDefault="00A66E30">
      <w:pPr>
        <w:pStyle w:val="NormalBPBHEB"/>
        <w:numPr>
          <w:ilvl w:val="0"/>
          <w:numId w:val="156"/>
        </w:numPr>
        <w:pPrChange w:id="606" w:author="Suman Deshwal" w:date="2024-05-09T11:21:00Z">
          <w:pPr>
            <w:numPr>
              <w:numId w:val="3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Realistic </w:t>
      </w:r>
      <w:r w:rsidR="00597265" w:rsidRPr="00A66E30">
        <w:rPr>
          <w:b/>
          <w:bCs/>
        </w:rPr>
        <w:t>failure simulations</w:t>
      </w:r>
      <w:r w:rsidRPr="00A66E30">
        <w:rPr>
          <w:b/>
          <w:bCs/>
        </w:rPr>
        <w:t>:</w:t>
      </w:r>
      <w:r w:rsidRPr="00A66E30">
        <w:t xml:space="preserve"> Enables the creation of realistic failure scenarios, enhancing the accuracy of resilience testing and ensuring preparedness for unexpected events</w:t>
      </w:r>
      <w:r w:rsidR="00F22FAD">
        <w:fldChar w:fldCharType="begin"/>
      </w:r>
      <w:r w:rsidR="00F22FAD">
        <w:instrText xml:space="preserve"> NOTEREF _Ref150869851 \f \h </w:instrText>
      </w:r>
      <w:r w:rsidR="00F22FAD">
        <w:fldChar w:fldCharType="separate"/>
      </w:r>
      <w:r w:rsidR="00F22FAD" w:rsidRPr="00F22FAD">
        <w:rPr>
          <w:rStyle w:val="FootnoteReference"/>
        </w:rPr>
        <w:t>54</w:t>
      </w:r>
      <w:r w:rsidR="00F22FAD">
        <w:fldChar w:fldCharType="end"/>
      </w:r>
      <w:r w:rsidRPr="00A66E30">
        <w:t>.</w:t>
      </w:r>
    </w:p>
    <w:p w14:paraId="53C056A5" w14:textId="77777777" w:rsidR="009F2610" w:rsidRDefault="009F2610">
      <w:pPr>
        <w:pStyle w:val="NormalBPBHEB"/>
        <w:rPr>
          <w:ins w:id="607" w:author="Suman Deshwal" w:date="2024-05-09T11:21:00Z"/>
        </w:rPr>
        <w:pPrChange w:id="608" w:author="Suman Deshwal" w:date="2024-05-09T11:21:00Z">
          <w:pPr>
            <w:keepNext/>
            <w:keepLines/>
            <w:spacing w:before="40" w:after="0"/>
            <w:outlineLvl w:val="1"/>
          </w:pPr>
        </w:pPrChange>
      </w:pPr>
    </w:p>
    <w:p w14:paraId="0A00C8BA" w14:textId="040E8F4E" w:rsidR="00A66E30" w:rsidRDefault="00A66E30" w:rsidP="009F2610">
      <w:pPr>
        <w:pStyle w:val="Heading2BPBHEB"/>
        <w:rPr>
          <w:ins w:id="609" w:author="Suman Deshwal" w:date="2024-05-09T11:21:00Z"/>
        </w:rPr>
      </w:pPr>
      <w:r w:rsidRPr="00A66E30">
        <w:t xml:space="preserve">Practical </w:t>
      </w:r>
      <w:r w:rsidR="009F2610" w:rsidRPr="00A66E30">
        <w:t>applications</w:t>
      </w:r>
    </w:p>
    <w:p w14:paraId="40AE3D4F" w14:textId="6E5DC0C4" w:rsidR="009F2610" w:rsidRPr="00A66E30" w:rsidRDefault="009F2610">
      <w:pPr>
        <w:pStyle w:val="NormalBPBHEB"/>
        <w:pPrChange w:id="610" w:author="Suman Deshwal" w:date="2024-05-09T11:21:00Z">
          <w:pPr>
            <w:keepNext/>
            <w:keepLines/>
            <w:spacing w:before="40" w:after="0"/>
            <w:outlineLvl w:val="1"/>
          </w:pPr>
        </w:pPrChange>
      </w:pPr>
      <w:ins w:id="611" w:author="Suman Deshwal" w:date="2024-05-09T11:21:00Z">
        <w:r>
          <w:t>The following are some practical applications:</w:t>
        </w:r>
      </w:ins>
    </w:p>
    <w:p w14:paraId="5B215079" w14:textId="264BAAD0" w:rsidR="00A66E30" w:rsidRPr="00A66E30" w:rsidRDefault="00A66E30">
      <w:pPr>
        <w:pStyle w:val="NormalBPBHEB"/>
        <w:numPr>
          <w:ilvl w:val="0"/>
          <w:numId w:val="157"/>
        </w:numPr>
        <w:pPrChange w:id="612" w:author="Suman Deshwal" w:date="2024-05-09T11:22:00Z">
          <w:pPr>
            <w:numPr>
              <w:numId w:val="3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Chaos </w:t>
      </w:r>
      <w:r w:rsidR="009F2610" w:rsidRPr="00A66E30">
        <w:rPr>
          <w:b/>
          <w:bCs/>
        </w:rPr>
        <w:t>engineering</w:t>
      </w:r>
      <w:r w:rsidRPr="00A66E30">
        <w:rPr>
          <w:b/>
          <w:bCs/>
        </w:rPr>
        <w:t>:</w:t>
      </w:r>
      <w:r w:rsidRPr="00A66E30">
        <w:t xml:space="preserve"> Supports the principles of chaos engineering by allowing controlled injection of faults, helping organizations understand how their systems behave under adverse conditions</w:t>
      </w:r>
      <w:r w:rsidR="005850F8">
        <w:fldChar w:fldCharType="begin"/>
      </w:r>
      <w:r w:rsidR="005850F8">
        <w:instrText xml:space="preserve"> NOTEREF _Ref150869615 \f \h </w:instrText>
      </w:r>
      <w:r w:rsidR="005850F8">
        <w:fldChar w:fldCharType="separate"/>
      </w:r>
      <w:r w:rsidR="005850F8" w:rsidRPr="005850F8">
        <w:rPr>
          <w:rStyle w:val="FootnoteReference"/>
        </w:rPr>
        <w:t>53</w:t>
      </w:r>
      <w:r w:rsidR="005850F8">
        <w:fldChar w:fldCharType="end"/>
      </w:r>
      <w:r w:rsidRPr="00A66E30">
        <w:t>.</w:t>
      </w:r>
    </w:p>
    <w:p w14:paraId="2819280C" w14:textId="3F835C5F" w:rsidR="00A66E30" w:rsidRPr="00A66E30" w:rsidRDefault="00A66E30">
      <w:pPr>
        <w:pStyle w:val="NormalBPBHEB"/>
        <w:numPr>
          <w:ilvl w:val="0"/>
          <w:numId w:val="157"/>
        </w:numPr>
        <w:pPrChange w:id="613" w:author="Suman Deshwal" w:date="2024-05-09T11:22:00Z">
          <w:pPr>
            <w:numPr>
              <w:numId w:val="3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Continuous </w:t>
      </w:r>
      <w:r w:rsidR="009F2610" w:rsidRPr="00A66E30">
        <w:rPr>
          <w:b/>
          <w:bCs/>
        </w:rPr>
        <w:t>resilience t</w:t>
      </w:r>
      <w:r w:rsidRPr="00A66E30">
        <w:rPr>
          <w:b/>
          <w:bCs/>
        </w:rPr>
        <w:t>esting:</w:t>
      </w:r>
      <w:r w:rsidRPr="00A66E30">
        <w:t xml:space="preserve"> Facilitates the incorporation of continuous resilience testing into the development and deployment pipelines, ensuring ongoing evaluation of application robustness</w:t>
      </w:r>
      <w:r w:rsidR="009530CA">
        <w:fldChar w:fldCharType="begin"/>
      </w:r>
      <w:r w:rsidR="009530CA">
        <w:instrText xml:space="preserve"> NOTEREF _Ref150869851 \f \h </w:instrText>
      </w:r>
      <w:r w:rsidR="009530CA">
        <w:fldChar w:fldCharType="separate"/>
      </w:r>
      <w:r w:rsidR="009530CA" w:rsidRPr="009530CA">
        <w:rPr>
          <w:rStyle w:val="FootnoteReference"/>
        </w:rPr>
        <w:t>54</w:t>
      </w:r>
      <w:r w:rsidR="009530CA">
        <w:fldChar w:fldCharType="end"/>
      </w:r>
      <w:r w:rsidRPr="00A66E30">
        <w:t>.</w:t>
      </w:r>
    </w:p>
    <w:p w14:paraId="502CC0C2" w14:textId="77777777" w:rsidR="009F2610" w:rsidRDefault="009F2610" w:rsidP="008C71AF">
      <w:pPr>
        <w:keepNext/>
        <w:keepLines/>
        <w:spacing w:before="40" w:after="0"/>
        <w:outlineLvl w:val="1"/>
        <w:rPr>
          <w:ins w:id="614" w:author="Suman Deshwal" w:date="2024-05-09T11:22:00Z"/>
          <w:rFonts w:eastAsiaTheme="majorEastAsia" w:cstheme="majorBidi"/>
          <w:sz w:val="36"/>
          <w:szCs w:val="26"/>
        </w:rPr>
      </w:pPr>
    </w:p>
    <w:p w14:paraId="68221206" w14:textId="6155BBCB" w:rsidR="00A66E30" w:rsidRDefault="00A66E30" w:rsidP="009F2610">
      <w:pPr>
        <w:pStyle w:val="Heading2BPBHEB"/>
        <w:rPr>
          <w:ins w:id="615" w:author="Suman Deshwal" w:date="2024-05-09T11:23:00Z"/>
        </w:rPr>
      </w:pPr>
      <w:r w:rsidRPr="00A66E30">
        <w:t xml:space="preserve">Best </w:t>
      </w:r>
      <w:r w:rsidR="009F2610" w:rsidRPr="00A66E30">
        <w:t xml:space="preserve">practices </w:t>
      </w:r>
      <w:r w:rsidRPr="00A66E30">
        <w:t>for AWS Fault Injection Simulator</w:t>
      </w:r>
    </w:p>
    <w:p w14:paraId="14C075B0" w14:textId="3DD0D15A" w:rsidR="009F2610" w:rsidRPr="00A66E30" w:rsidRDefault="009F2610">
      <w:pPr>
        <w:pStyle w:val="NormalBPBHEB"/>
        <w:pPrChange w:id="616" w:author="Suman Deshwal" w:date="2024-05-09T11:23:00Z">
          <w:pPr>
            <w:keepNext/>
            <w:keepLines/>
            <w:spacing w:before="40" w:after="0"/>
            <w:outlineLvl w:val="1"/>
          </w:pPr>
        </w:pPrChange>
      </w:pPr>
      <w:ins w:id="617" w:author="Suman Deshwal" w:date="2024-05-09T11:23:00Z">
        <w:r>
          <w:t xml:space="preserve">The following are the </w:t>
        </w:r>
        <w:r w:rsidRPr="009F2610">
          <w:t>best practices for AWS Fault Injection Simulator</w:t>
        </w:r>
        <w:r>
          <w:t>:</w:t>
        </w:r>
      </w:ins>
    </w:p>
    <w:p w14:paraId="7E1A5CD2" w14:textId="20AA5B5B" w:rsidR="00A66E30" w:rsidRPr="00A66E30" w:rsidRDefault="00A66E30">
      <w:pPr>
        <w:pStyle w:val="NormalBPBHEB"/>
        <w:numPr>
          <w:ilvl w:val="0"/>
          <w:numId w:val="158"/>
        </w:numPr>
        <w:pPrChange w:id="618" w:author="Suman Deshwal" w:date="2024-05-09T11:23:00Z">
          <w:pPr>
            <w:numPr>
              <w:numId w:val="3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lastRenderedPageBreak/>
        <w:t xml:space="preserve">Start with </w:t>
      </w:r>
      <w:r w:rsidR="009F2610" w:rsidRPr="00A66E30">
        <w:rPr>
          <w:b/>
          <w:bCs/>
        </w:rPr>
        <w:t>low-impact scenarios</w:t>
      </w:r>
      <w:r w:rsidRPr="00A66E30">
        <w:rPr>
          <w:b/>
          <w:bCs/>
        </w:rPr>
        <w:t>:</w:t>
      </w:r>
      <w:r w:rsidRPr="00A66E30">
        <w:t xml:space="preserve"> Begin by injecting faults with low impact to understand the initial response of the system before progressing to more severe scenarios</w:t>
      </w:r>
      <w:r w:rsidR="009530CA">
        <w:rPr>
          <w:rStyle w:val="FootnoteReference"/>
        </w:rPr>
        <w:footnoteReference w:id="55"/>
      </w:r>
      <w:r w:rsidRPr="00A66E30">
        <w:t>.</w:t>
      </w:r>
    </w:p>
    <w:p w14:paraId="5467F307" w14:textId="0966A2DA" w:rsidR="00A66E30" w:rsidRPr="00A66E30" w:rsidRDefault="00A66E30">
      <w:pPr>
        <w:pStyle w:val="NormalBPBHEB"/>
        <w:numPr>
          <w:ilvl w:val="0"/>
          <w:numId w:val="158"/>
        </w:numPr>
        <w:pPrChange w:id="619" w:author="Suman Deshwal" w:date="2024-05-09T11:23:00Z">
          <w:pPr>
            <w:numPr>
              <w:numId w:val="3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Regularly </w:t>
      </w:r>
      <w:r w:rsidR="009F2610" w:rsidRPr="00A66E30">
        <w:rPr>
          <w:b/>
          <w:bCs/>
        </w:rPr>
        <w:t>review results</w:t>
      </w:r>
      <w:r w:rsidRPr="00A66E30">
        <w:rPr>
          <w:b/>
          <w:bCs/>
        </w:rPr>
        <w:t>:</w:t>
      </w:r>
      <w:r w:rsidRPr="00A66E30">
        <w:t xml:space="preserve"> Regularly review and analyze the results of fault injection experiments to identify patterns and potential areas for improvement</w:t>
      </w:r>
      <w:r w:rsidR="008D3E3B">
        <w:fldChar w:fldCharType="begin"/>
      </w:r>
      <w:r w:rsidR="008D3E3B">
        <w:instrText xml:space="preserve"> NOTEREF _Ref150869615 \f \h </w:instrText>
      </w:r>
      <w:r w:rsidR="008D3E3B">
        <w:fldChar w:fldCharType="separate"/>
      </w:r>
      <w:r w:rsidR="008D3E3B" w:rsidRPr="008D3E3B">
        <w:rPr>
          <w:rStyle w:val="FootnoteReference"/>
        </w:rPr>
        <w:t>53</w:t>
      </w:r>
      <w:r w:rsidR="008D3E3B">
        <w:fldChar w:fldCharType="end"/>
      </w:r>
      <w:r w:rsidRPr="00A66E30">
        <w:t>.</w:t>
      </w:r>
    </w:p>
    <w:p w14:paraId="3B676521" w14:textId="77777777" w:rsidR="009F2610" w:rsidRDefault="009F2610" w:rsidP="008C71AF">
      <w:pPr>
        <w:keepNext/>
        <w:keepLines/>
        <w:spacing w:before="40" w:after="0"/>
        <w:outlineLvl w:val="1"/>
        <w:rPr>
          <w:ins w:id="620" w:author="Suman Deshwal" w:date="2024-05-09T11:23:00Z"/>
          <w:rFonts w:eastAsiaTheme="majorEastAsia" w:cstheme="majorBidi"/>
          <w:sz w:val="36"/>
          <w:szCs w:val="26"/>
        </w:rPr>
      </w:pPr>
    </w:p>
    <w:p w14:paraId="32E32E6F" w14:textId="14F94F64" w:rsidR="00A66E30" w:rsidRPr="00A66E30" w:rsidRDefault="00A66E30">
      <w:pPr>
        <w:pStyle w:val="Heading2BPBHEB"/>
        <w:pPrChange w:id="621" w:author="Suman Deshwal" w:date="2024-05-09T11:23:00Z">
          <w:pPr>
            <w:keepNext/>
            <w:keepLines/>
            <w:spacing w:before="40" w:after="0"/>
            <w:outlineLvl w:val="1"/>
          </w:pPr>
        </w:pPrChange>
      </w:pPr>
      <w:r w:rsidRPr="00A66E30">
        <w:t>Conclusion</w:t>
      </w:r>
    </w:p>
    <w:p w14:paraId="50791876" w14:textId="77777777" w:rsidR="00A66E30" w:rsidRDefault="00A66E30" w:rsidP="009F2610">
      <w:pPr>
        <w:pStyle w:val="NormalBPBHEB"/>
        <w:rPr>
          <w:ins w:id="622" w:author="Suman Deshwal" w:date="2024-05-09T11:23:00Z"/>
        </w:rPr>
      </w:pPr>
      <w:r w:rsidRPr="00A66E30">
        <w:t>AWS Fault Injection Simulator empowers organizations to enhance the resilience of their applications by proactively identifying and addressing vulnerabilities. By incorporating fault injection scenarios into their testing strategies, developers can build more robust and reliable systems.</w:t>
      </w:r>
    </w:p>
    <w:p w14:paraId="2ADE7F3F" w14:textId="77777777" w:rsidR="009F2610" w:rsidRPr="00A66E30" w:rsidRDefault="009F2610">
      <w:pPr>
        <w:pStyle w:val="NormalBPBHEB"/>
        <w:pPrChange w:id="623" w:author="Suman Deshwal" w:date="2024-05-09T11:23:00Z">
          <w:pPr>
            <w:pBdr>
              <w:top w:val="nil"/>
              <w:left w:val="nil"/>
              <w:bottom w:val="nil"/>
              <w:right w:val="nil"/>
              <w:between w:val="nil"/>
            </w:pBdr>
            <w:shd w:val="clear" w:color="auto" w:fill="FFFFFF"/>
            <w:spacing w:after="100" w:line="276" w:lineRule="auto"/>
            <w:jc w:val="both"/>
          </w:pPr>
        </w:pPrChange>
      </w:pPr>
    </w:p>
    <w:p w14:paraId="26EC6DA6" w14:textId="0307B6F4"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w:t>
      </w:r>
      <w:commentRangeStart w:id="624"/>
      <w:r w:rsidRPr="00A66E30">
        <w:rPr>
          <w:rFonts w:eastAsia="Palatino Linotype" w:cs="Palatino Linotype"/>
          <w:b/>
          <w:color w:val="auto"/>
          <w:sz w:val="40"/>
          <w:szCs w:val="40"/>
        </w:rPr>
        <w:t xml:space="preserve">ools </w:t>
      </w:r>
      <w:commentRangeEnd w:id="624"/>
      <w:r w:rsidR="009F2610">
        <w:rPr>
          <w:rStyle w:val="CommentReference"/>
        </w:rPr>
        <w:commentReference w:id="624"/>
      </w:r>
      <w:r w:rsidRPr="00A66E30">
        <w:rPr>
          <w:rFonts w:eastAsia="Palatino Linotype" w:cs="Palatino Linotype"/>
          <w:b/>
          <w:color w:val="auto"/>
          <w:sz w:val="40"/>
          <w:szCs w:val="40"/>
        </w:rPr>
        <w:t>and S</w:t>
      </w:r>
      <w:ins w:id="625" w:author="Suman Deshwal" w:date="2024-05-09T11:24:00Z">
        <w:r w:rsidR="009F2610">
          <w:rPr>
            <w:rFonts w:eastAsia="Palatino Linotype" w:cs="Palatino Linotype"/>
            <w:b/>
            <w:color w:val="auto"/>
            <w:sz w:val="40"/>
            <w:szCs w:val="40"/>
          </w:rPr>
          <w:t>oftware Development Kits</w:t>
        </w:r>
      </w:ins>
      <w:del w:id="626" w:author="Suman Deshwal" w:date="2024-05-09T11:24:00Z">
        <w:r w:rsidRPr="00A66E30" w:rsidDel="009F2610">
          <w:rPr>
            <w:rFonts w:eastAsia="Palatino Linotype" w:cs="Palatino Linotype"/>
            <w:b/>
            <w:color w:val="auto"/>
            <w:sz w:val="40"/>
            <w:szCs w:val="40"/>
          </w:rPr>
          <w:delText>DKs</w:delText>
        </w:r>
      </w:del>
    </w:p>
    <w:p w14:paraId="57373698" w14:textId="77777777" w:rsidR="00A66E30" w:rsidRDefault="00A66E30" w:rsidP="009F2610">
      <w:pPr>
        <w:pStyle w:val="NormalBPBHEB"/>
        <w:rPr>
          <w:ins w:id="627" w:author="Suman Deshwal" w:date="2024-05-09T11:24:00Z"/>
        </w:rPr>
      </w:pPr>
      <w:r w:rsidRPr="00A66E30">
        <w:t xml:space="preserve">AWS provides a comprehensive set of tools and </w:t>
      </w:r>
      <w:r w:rsidRPr="009F2610">
        <w:rPr>
          <w:b/>
          <w:bCs/>
          <w:rPrChange w:id="628" w:author="Suman Deshwal" w:date="2024-05-09T11:24:00Z">
            <w:rPr/>
          </w:rPrChange>
        </w:rPr>
        <w:t>Software Development Kits (SDKs)</w:t>
      </w:r>
      <w:r w:rsidRPr="00A66E30">
        <w: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55F8E35" w14:textId="77777777" w:rsidR="009F2610" w:rsidRPr="00A66E30" w:rsidRDefault="009F2610">
      <w:pPr>
        <w:pStyle w:val="NormalBPBHEB"/>
        <w:pPrChange w:id="629" w:author="Suman Deshwal" w:date="2024-05-09T11:24:00Z">
          <w:pPr>
            <w:pBdr>
              <w:top w:val="nil"/>
              <w:left w:val="nil"/>
              <w:bottom w:val="nil"/>
              <w:right w:val="nil"/>
              <w:between w:val="nil"/>
            </w:pBdr>
            <w:shd w:val="clear" w:color="auto" w:fill="FFFFFF"/>
            <w:spacing w:after="100" w:line="276" w:lineRule="auto"/>
            <w:jc w:val="both"/>
          </w:pPr>
        </w:pPrChange>
      </w:pPr>
    </w:p>
    <w:p w14:paraId="7C365562" w14:textId="59910BCB" w:rsidR="00A66E30" w:rsidRDefault="00A66E30" w:rsidP="009F2610">
      <w:pPr>
        <w:pStyle w:val="Heading2BPBHEB"/>
        <w:rPr>
          <w:ins w:id="630" w:author="Suman Deshwal" w:date="2024-05-09T11:25:00Z"/>
        </w:rPr>
      </w:pPr>
      <w:r w:rsidRPr="00A66E30">
        <w:t xml:space="preserve">Key </w:t>
      </w:r>
      <w:r w:rsidR="009F2610" w:rsidRPr="00A66E30">
        <w:t xml:space="preserve">features </w:t>
      </w:r>
      <w:r w:rsidRPr="00A66E30">
        <w:t>of AWS Tools and SDKs</w:t>
      </w:r>
    </w:p>
    <w:p w14:paraId="5435FF83" w14:textId="0B5A552B" w:rsidR="009F2610" w:rsidRPr="00A66E30" w:rsidRDefault="009F2610">
      <w:pPr>
        <w:pStyle w:val="NormalBPBHEB"/>
        <w:pPrChange w:id="631" w:author="Suman Deshwal" w:date="2024-05-09T11:25:00Z">
          <w:pPr>
            <w:keepNext/>
            <w:keepLines/>
            <w:spacing w:before="40" w:after="0"/>
            <w:outlineLvl w:val="1"/>
          </w:pPr>
        </w:pPrChange>
      </w:pPr>
      <w:ins w:id="632" w:author="Suman Deshwal" w:date="2024-05-09T11:25:00Z">
        <w:r>
          <w:t>The following are the key features of AWS Tools and SDKs:</w:t>
        </w:r>
      </w:ins>
    </w:p>
    <w:p w14:paraId="4B768D95" w14:textId="0DC5A7DE" w:rsidR="00A66E30" w:rsidRPr="00A66E30" w:rsidRDefault="00A66E30">
      <w:pPr>
        <w:pStyle w:val="NormalBPBHEB"/>
        <w:numPr>
          <w:ilvl w:val="0"/>
          <w:numId w:val="159"/>
        </w:numPr>
        <w:pPrChange w:id="633" w:author="Suman Deshwal" w:date="2024-05-09T11:25:00Z">
          <w:pPr>
            <w:numPr>
              <w:numId w:val="3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Multi-</w:t>
      </w:r>
      <w:r w:rsidR="009F2610" w:rsidRPr="00A66E30">
        <w:rPr>
          <w:b/>
          <w:bCs/>
        </w:rPr>
        <w:t>language support</w:t>
      </w:r>
      <w:r w:rsidRPr="00A66E30">
        <w:rPr>
          <w:b/>
          <w:bCs/>
        </w:rPr>
        <w:t>:</w:t>
      </w:r>
      <w:r w:rsidRPr="00A66E30">
        <w:t xml:space="preserve"> AWS Tools and SDKs offer support for multiple programming languages, allowing developers to choose the language they are most comfortable with</w:t>
      </w:r>
      <w:bookmarkStart w:id="634" w:name="_Ref150870021"/>
      <w:r w:rsidR="00D86EB9">
        <w:rPr>
          <w:rStyle w:val="FootnoteReference"/>
        </w:rPr>
        <w:footnoteReference w:id="56"/>
      </w:r>
      <w:bookmarkEnd w:id="634"/>
      <w:r w:rsidRPr="00A66E30">
        <w:t>.</w:t>
      </w:r>
    </w:p>
    <w:p w14:paraId="1E226612" w14:textId="44BFC258" w:rsidR="00A66E30" w:rsidRPr="00A66E30" w:rsidRDefault="00A66E30">
      <w:pPr>
        <w:pStyle w:val="NormalBPBHEB"/>
        <w:numPr>
          <w:ilvl w:val="0"/>
          <w:numId w:val="159"/>
        </w:numPr>
        <w:pPrChange w:id="635" w:author="Suman Deshwal" w:date="2024-05-09T11:25:00Z">
          <w:pPr>
            <w:numPr>
              <w:numId w:val="3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Comprehensive </w:t>
      </w:r>
      <w:r w:rsidR="009F2610" w:rsidRPr="00A66E30">
        <w:rPr>
          <w:b/>
          <w:bCs/>
        </w:rPr>
        <w:t>service coverage</w:t>
      </w:r>
      <w:r w:rsidRPr="00A66E30">
        <w:rPr>
          <w:b/>
          <w:bCs/>
        </w:rPr>
        <w:t>:</w:t>
      </w:r>
      <w:r w:rsidRPr="00A66E30">
        <w:t xml:space="preserve"> Encompass a wide range of AWS services, providing developers with libraries and utilities for interacting with various cloud resources</w:t>
      </w:r>
      <w:r w:rsidR="00FD3F5A">
        <w:fldChar w:fldCharType="begin"/>
      </w:r>
      <w:r w:rsidR="00FD3F5A">
        <w:instrText xml:space="preserve"> NOTEREF _Ref150870021 \f \h </w:instrText>
      </w:r>
      <w:r w:rsidR="00FD3F5A">
        <w:fldChar w:fldCharType="separate"/>
      </w:r>
      <w:r w:rsidR="00FD3F5A" w:rsidRPr="00FD3F5A">
        <w:rPr>
          <w:rStyle w:val="FootnoteReference"/>
        </w:rPr>
        <w:t>56</w:t>
      </w:r>
      <w:r w:rsidR="00FD3F5A">
        <w:fldChar w:fldCharType="end"/>
      </w:r>
      <w:r w:rsidRPr="00A66E30">
        <w:t>.</w:t>
      </w:r>
    </w:p>
    <w:p w14:paraId="28B28B52" w14:textId="5FC15E86" w:rsidR="00A66E30" w:rsidRPr="00A66E30" w:rsidRDefault="00A66E30">
      <w:pPr>
        <w:pStyle w:val="NormalBPBHEB"/>
        <w:numPr>
          <w:ilvl w:val="0"/>
          <w:numId w:val="159"/>
        </w:numPr>
        <w:pPrChange w:id="636" w:author="Suman Deshwal" w:date="2024-05-09T11:25:00Z">
          <w:pPr>
            <w:numPr>
              <w:numId w:val="3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Integration with </w:t>
      </w:r>
      <w:r w:rsidR="009F2610" w:rsidRPr="00A66E30">
        <w:rPr>
          <w:b/>
          <w:bCs/>
        </w:rPr>
        <w:t xml:space="preserve">popular </w:t>
      </w:r>
      <w:r w:rsidRPr="00A66E30">
        <w:rPr>
          <w:b/>
          <w:bCs/>
        </w:rPr>
        <w:t>IDEs:</w:t>
      </w:r>
      <w:r w:rsidRPr="00A66E30">
        <w:t xml:space="preserve"> Integrates seamlessly with popular </w:t>
      </w:r>
      <w:del w:id="637" w:author="Suman Deshwal" w:date="2024-05-07T17:25:00Z">
        <w:r w:rsidRPr="00A66E30" w:rsidDel="00CD05F2">
          <w:delText>Integrated Development Environments (</w:delText>
        </w:r>
      </w:del>
      <w:r w:rsidRPr="00A66E30">
        <w:t>IDEs</w:t>
      </w:r>
      <w:del w:id="638" w:author="Suman Deshwal" w:date="2024-05-07T17:25:00Z">
        <w:r w:rsidRPr="00A66E30" w:rsidDel="00CD05F2">
          <w:delText>)</w:delText>
        </w:r>
      </w:del>
      <w:r w:rsidRPr="00A66E30">
        <w:t xml:space="preserve"> such as Visual Studio Code, Eclipse, and IntelliJ IDEA, enhancing the development experience.</w:t>
      </w:r>
    </w:p>
    <w:p w14:paraId="4CA3DC4B" w14:textId="77777777" w:rsidR="009F2610" w:rsidRDefault="009F2610" w:rsidP="008C71AF">
      <w:pPr>
        <w:keepNext/>
        <w:keepLines/>
        <w:spacing w:before="40" w:after="0"/>
        <w:outlineLvl w:val="1"/>
        <w:rPr>
          <w:ins w:id="639" w:author="Suman Deshwal" w:date="2024-05-09T11:25:00Z"/>
          <w:rFonts w:eastAsiaTheme="majorEastAsia" w:cstheme="majorBidi"/>
          <w:sz w:val="36"/>
          <w:szCs w:val="26"/>
        </w:rPr>
      </w:pPr>
    </w:p>
    <w:p w14:paraId="649786E7" w14:textId="5EB37509" w:rsidR="00A66E30" w:rsidRDefault="00A66E30" w:rsidP="009F2610">
      <w:pPr>
        <w:pStyle w:val="Heading2BPBHEB"/>
        <w:rPr>
          <w:ins w:id="640" w:author="Suman Deshwal" w:date="2024-05-09T11:25:00Z"/>
        </w:rPr>
      </w:pPr>
      <w:r w:rsidRPr="00A66E30">
        <w:t xml:space="preserve">Benefits of </w:t>
      </w:r>
      <w:r w:rsidR="009F2610" w:rsidRPr="00A66E30">
        <w:t xml:space="preserve">using </w:t>
      </w:r>
      <w:r w:rsidRPr="00A66E30">
        <w:t>AWS Tools and SDKs</w:t>
      </w:r>
    </w:p>
    <w:p w14:paraId="71BC1F3F" w14:textId="5E3BF771" w:rsidR="009F2610" w:rsidRPr="00A66E30" w:rsidRDefault="009F2610">
      <w:pPr>
        <w:pStyle w:val="NormalBPBHEB"/>
        <w:pPrChange w:id="641" w:author="Suman Deshwal" w:date="2024-05-09T11:25:00Z">
          <w:pPr>
            <w:keepNext/>
            <w:keepLines/>
            <w:spacing w:before="40" w:after="0"/>
            <w:outlineLvl w:val="1"/>
          </w:pPr>
        </w:pPrChange>
      </w:pPr>
      <w:ins w:id="642" w:author="Suman Deshwal" w:date="2024-05-09T11:25:00Z">
        <w:r>
          <w:t xml:space="preserve">The following are the </w:t>
        </w:r>
      </w:ins>
      <w:ins w:id="643" w:author="Suman Deshwal" w:date="2024-05-09T11:26:00Z">
        <w:r w:rsidRPr="009F2610">
          <w:t>benefits of using AWS Tools and SDKs</w:t>
        </w:r>
      </w:ins>
    </w:p>
    <w:p w14:paraId="241F3C03" w14:textId="3DCF85F6" w:rsidR="00A66E30" w:rsidRPr="00A66E30" w:rsidRDefault="00A66E30">
      <w:pPr>
        <w:pStyle w:val="NormalBPBHEB"/>
        <w:numPr>
          <w:ilvl w:val="0"/>
          <w:numId w:val="160"/>
        </w:numPr>
        <w:pPrChange w:id="644" w:author="Suman Deshwal" w:date="2024-05-09T11:33:00Z">
          <w:pPr>
            <w:numPr>
              <w:numId w:val="3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Efficiency and </w:t>
      </w:r>
      <w:r w:rsidR="006F260A" w:rsidRPr="00A66E30">
        <w:rPr>
          <w:b/>
          <w:bCs/>
        </w:rPr>
        <w:t>productivity</w:t>
      </w:r>
      <w:r w:rsidRPr="00A66E30">
        <w:rPr>
          <w:b/>
          <w:bCs/>
        </w:rPr>
        <w:t>:</w:t>
      </w:r>
      <w:r w:rsidRPr="00A66E30">
        <w:t xml:space="preserve"> Streamlines the development process by providing pre-built functions and abstractions, reducing the time and effort required to interact with AWS services</w:t>
      </w:r>
      <w:bookmarkStart w:id="645" w:name="_Ref150870189"/>
      <w:r w:rsidR="00BC15A2">
        <w:rPr>
          <w:rStyle w:val="FootnoteReference"/>
        </w:rPr>
        <w:footnoteReference w:id="57"/>
      </w:r>
      <w:bookmarkEnd w:id="645"/>
      <w:r w:rsidRPr="00A66E30">
        <w:t>.</w:t>
      </w:r>
    </w:p>
    <w:p w14:paraId="5D4E0EBD" w14:textId="5B50C99C" w:rsidR="00A66E30" w:rsidRPr="00A66E30" w:rsidRDefault="00A66E30">
      <w:pPr>
        <w:pStyle w:val="NormalBPBHEB"/>
        <w:numPr>
          <w:ilvl w:val="0"/>
          <w:numId w:val="160"/>
        </w:numPr>
        <w:pPrChange w:id="646" w:author="Suman Deshwal" w:date="2024-05-09T11:33:00Z">
          <w:pPr>
            <w:numPr>
              <w:numId w:val="3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Consistent </w:t>
      </w:r>
      <w:r w:rsidR="006F260A" w:rsidRPr="00A66E30">
        <w:rPr>
          <w:b/>
          <w:bCs/>
        </w:rPr>
        <w:t>development e</w:t>
      </w:r>
      <w:r w:rsidRPr="00A66E30">
        <w:rPr>
          <w:b/>
          <w:bCs/>
        </w:rPr>
        <w:t>xperience:</w:t>
      </w:r>
      <w:r w:rsidRPr="00A66E30">
        <w:t xml:space="preserve"> Ensures a consistent experience across different programming languages, making it easier for development teams working with diverse technology stacks</w:t>
      </w:r>
      <w:r w:rsidR="00FD3F5A">
        <w:fldChar w:fldCharType="begin"/>
      </w:r>
      <w:r w:rsidR="00FD3F5A">
        <w:instrText xml:space="preserve"> NOTEREF _Ref150870021 \f \h </w:instrText>
      </w:r>
      <w:r w:rsidR="00FD3F5A">
        <w:fldChar w:fldCharType="separate"/>
      </w:r>
      <w:r w:rsidR="00FD3F5A" w:rsidRPr="00FD3F5A">
        <w:rPr>
          <w:rStyle w:val="FootnoteReference"/>
        </w:rPr>
        <w:t>56</w:t>
      </w:r>
      <w:r w:rsidR="00FD3F5A">
        <w:fldChar w:fldCharType="end"/>
      </w:r>
      <w:r w:rsidRPr="00A66E30">
        <w:t>.</w:t>
      </w:r>
    </w:p>
    <w:p w14:paraId="169845B9" w14:textId="1FF46154" w:rsidR="00A66E30" w:rsidRDefault="00A66E30">
      <w:pPr>
        <w:pStyle w:val="NormalBPBHEB"/>
        <w:numPr>
          <w:ilvl w:val="0"/>
          <w:numId w:val="160"/>
        </w:numPr>
        <w:pPrChange w:id="647" w:author="Suman Deshwal" w:date="2024-05-09T11:33:00Z">
          <w:pPr>
            <w:numPr>
              <w:numId w:val="3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Version </w:t>
      </w:r>
      <w:r w:rsidR="006F260A" w:rsidRPr="00A66E30">
        <w:rPr>
          <w:b/>
          <w:bCs/>
        </w:rPr>
        <w:t>compatibility</w:t>
      </w:r>
      <w:r w:rsidRPr="00A66E30">
        <w:rPr>
          <w:b/>
          <w:bCs/>
        </w:rPr>
        <w:t>:</w:t>
      </w:r>
      <w:r w:rsidRPr="00A66E30">
        <w:t xml:space="preserve"> Maintains version compatibility with AWS services, allowing developers to leverage the latest features and </w:t>
      </w:r>
      <w:commentRangeStart w:id="648"/>
      <w:r w:rsidRPr="00A66E30">
        <w:t>improvements</w:t>
      </w:r>
      <w:r w:rsidR="00DF082F">
        <w:fldChar w:fldCharType="begin"/>
      </w:r>
      <w:r w:rsidR="00DF082F">
        <w:instrText xml:space="preserve"> NOTEREF _Ref150870189 \f \h </w:instrText>
      </w:r>
      <w:r w:rsidR="00DF082F">
        <w:fldChar w:fldCharType="separate"/>
      </w:r>
      <w:r w:rsidR="00DF082F" w:rsidRPr="00DF082F">
        <w:rPr>
          <w:rStyle w:val="FootnoteReference"/>
        </w:rPr>
        <w:t>57</w:t>
      </w:r>
      <w:r w:rsidR="00DF082F">
        <w:fldChar w:fldCharType="end"/>
      </w:r>
      <w:commentRangeEnd w:id="648"/>
      <w:r w:rsidR="006F260A">
        <w:rPr>
          <w:rStyle w:val="CommentReference"/>
          <w:rFonts w:eastAsiaTheme="minorHAnsi" w:cstheme="minorBidi"/>
        </w:rPr>
        <w:commentReference w:id="648"/>
      </w:r>
      <w:r w:rsidRPr="00A66E30">
        <w:t>.</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pPr>
        <w:pStyle w:val="FigureBPBHEB"/>
        <w:pPrChange w:id="649" w:author="Suman Deshwal" w:date="2024-05-09T11:35: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2A7EA4D5" w:rsidR="009C1454" w:rsidRDefault="00DF64A0">
      <w:pPr>
        <w:pStyle w:val="FigureCaptionBPBHEB"/>
        <w:pPrChange w:id="650" w:author="Suman Deshwal" w:date="2024-05-09T11:35:00Z">
          <w:pPr>
            <w:pStyle w:val="Caption"/>
            <w:jc w:val="both"/>
          </w:pPr>
        </w:pPrChange>
      </w:pPr>
      <w:r w:rsidRPr="006F260A">
        <w:rPr>
          <w:b/>
          <w:bCs w:val="0"/>
          <w:rPrChange w:id="651" w:author="Suman Deshwal" w:date="2024-05-09T11:35:00Z">
            <w:rPr/>
          </w:rPrChange>
        </w:rPr>
        <w:t xml:space="preserve">Figure </w:t>
      </w:r>
      <w:ins w:id="652" w:author="Suman Deshwal" w:date="2024-05-09T11:35:00Z">
        <w:r w:rsidR="006F260A" w:rsidRPr="006F260A">
          <w:rPr>
            <w:b/>
            <w:bCs w:val="0"/>
            <w:rPrChange w:id="653" w:author="Suman Deshwal" w:date="2024-05-09T11:35:00Z">
              <w:rPr/>
            </w:rPrChange>
          </w:rPr>
          <w:t>7.</w:t>
        </w:r>
      </w:ins>
      <w:r w:rsidRPr="006F260A">
        <w:rPr>
          <w:b/>
          <w:bCs w:val="0"/>
          <w:rPrChange w:id="654" w:author="Suman Deshwal" w:date="2024-05-09T11:35:00Z">
            <w:rPr/>
          </w:rPrChange>
        </w:rPr>
        <w:fldChar w:fldCharType="begin"/>
      </w:r>
      <w:r w:rsidRPr="006F260A">
        <w:rPr>
          <w:b/>
          <w:bCs w:val="0"/>
          <w:rPrChange w:id="655" w:author="Suman Deshwal" w:date="2024-05-09T11:35:00Z">
            <w:rPr/>
          </w:rPrChange>
        </w:rPr>
        <w:instrText xml:space="preserve"> SEQ Figure \* ARABIC </w:instrText>
      </w:r>
      <w:r w:rsidRPr="006F260A">
        <w:rPr>
          <w:b/>
          <w:bCs w:val="0"/>
          <w:rPrChange w:id="656" w:author="Suman Deshwal" w:date="2024-05-09T11:35:00Z">
            <w:rPr/>
          </w:rPrChange>
        </w:rPr>
        <w:fldChar w:fldCharType="separate"/>
      </w:r>
      <w:r w:rsidR="009304A7" w:rsidRPr="006F260A">
        <w:rPr>
          <w:b/>
          <w:bCs w:val="0"/>
          <w:noProof/>
          <w:rPrChange w:id="657" w:author="Suman Deshwal" w:date="2024-05-09T11:35:00Z">
            <w:rPr>
              <w:noProof/>
            </w:rPr>
          </w:rPrChange>
        </w:rPr>
        <w:t>5</w:t>
      </w:r>
      <w:r w:rsidRPr="006F260A">
        <w:rPr>
          <w:b/>
          <w:bCs w:val="0"/>
          <w:rPrChange w:id="658" w:author="Suman Deshwal" w:date="2024-05-09T11:35:00Z">
            <w:rPr/>
          </w:rPrChange>
        </w:rPr>
        <w:fldChar w:fldCharType="end"/>
      </w:r>
      <w:ins w:id="659" w:author="Suman Deshwal" w:date="2024-05-09T11:35:00Z">
        <w:r w:rsidR="006F260A" w:rsidRPr="006F260A">
          <w:rPr>
            <w:b/>
            <w:bCs w:val="0"/>
            <w:rPrChange w:id="660" w:author="Suman Deshwal" w:date="2024-05-09T11:35:00Z">
              <w:rPr/>
            </w:rPrChange>
          </w:rPr>
          <w:t>:</w:t>
        </w:r>
      </w:ins>
      <w:del w:id="661" w:author="Suman Deshwal" w:date="2024-05-09T11:35:00Z">
        <w:r w:rsidRPr="006F260A" w:rsidDel="006F260A">
          <w:rPr>
            <w:b/>
            <w:bCs w:val="0"/>
            <w:rPrChange w:id="662" w:author="Suman Deshwal" w:date="2024-05-09T11:35:00Z">
              <w:rPr/>
            </w:rPrChange>
          </w:rPr>
          <w:delText>.</w:delText>
        </w:r>
      </w:del>
      <w:r w:rsidRPr="006F260A">
        <w:rPr>
          <w:b/>
          <w:bCs w:val="0"/>
          <w:rPrChange w:id="663" w:author="Suman Deshwal" w:date="2024-05-09T11:35:00Z">
            <w:rPr/>
          </w:rPrChange>
        </w:rPr>
        <w:t xml:space="preserve"> </w:t>
      </w:r>
      <w:r w:rsidRPr="002B41A5">
        <w:t>SDKs provide pre-built modules, components, packages, and tools for developers to build, test, and deploy software applications</w:t>
      </w:r>
      <w:r>
        <w:t xml:space="preserve"> (A</w:t>
      </w:r>
      <w:r w:rsidR="002349B9">
        <w:t xml:space="preserve">mazon </w:t>
      </w:r>
      <w:r>
        <w:t>W</w:t>
      </w:r>
      <w:r w:rsidR="002349B9">
        <w:t xml:space="preserve">eb </w:t>
      </w:r>
      <w:commentRangeStart w:id="664"/>
      <w:r>
        <w:t>S</w:t>
      </w:r>
      <w:r w:rsidR="002349B9">
        <w:t>ervices</w:t>
      </w:r>
      <w:commentRangeEnd w:id="664"/>
      <w:r w:rsidR="006F260A">
        <w:rPr>
          <w:rStyle w:val="CommentReference"/>
          <w:rFonts w:eastAsiaTheme="minorHAnsi" w:cstheme="minorBidi"/>
          <w:bCs w:val="0"/>
          <w:i w:val="0"/>
          <w:iCs w:val="0"/>
        </w:rPr>
        <w:commentReference w:id="664"/>
      </w:r>
      <w:r>
        <w:t>)</w:t>
      </w:r>
      <w:r w:rsidRPr="002B41A5">
        <w:t>.</w:t>
      </w:r>
    </w:p>
    <w:p w14:paraId="2024453F" w14:textId="77777777" w:rsidR="009C1454" w:rsidRPr="00A66E30" w:rsidRDefault="009C1454" w:rsidP="009C1454">
      <w:pPr>
        <w:pBdr>
          <w:top w:val="nil"/>
          <w:left w:val="nil"/>
          <w:bottom w:val="nil"/>
          <w:right w:val="nil"/>
          <w:between w:val="nil"/>
        </w:pBdr>
        <w:shd w:val="clear" w:color="auto" w:fill="FFFFFF"/>
        <w:spacing w:after="100" w:line="276" w:lineRule="auto"/>
        <w:jc w:val="both"/>
      </w:pPr>
    </w:p>
    <w:p w14:paraId="6AB7949C" w14:textId="0654B463" w:rsidR="00A66E30" w:rsidRDefault="00A66E30" w:rsidP="006F260A">
      <w:pPr>
        <w:pStyle w:val="Heading2BPBHEB"/>
        <w:rPr>
          <w:ins w:id="665" w:author="Suman Deshwal" w:date="2024-05-09T11:43:00Z"/>
        </w:rPr>
      </w:pPr>
      <w:r w:rsidRPr="00A66E30">
        <w:t xml:space="preserve">Practical </w:t>
      </w:r>
      <w:r w:rsidR="006F260A" w:rsidRPr="00A66E30">
        <w:t>applications</w:t>
      </w:r>
    </w:p>
    <w:p w14:paraId="56C5E623" w14:textId="1A9660D0" w:rsidR="006F260A" w:rsidRPr="00A66E30" w:rsidRDefault="006F260A">
      <w:pPr>
        <w:pStyle w:val="NormalBPBHEB"/>
        <w:pPrChange w:id="666" w:author="Suman Deshwal" w:date="2024-05-09T11:43:00Z">
          <w:pPr>
            <w:keepNext/>
            <w:keepLines/>
            <w:spacing w:before="40" w:after="0"/>
            <w:outlineLvl w:val="1"/>
          </w:pPr>
        </w:pPrChange>
      </w:pPr>
      <w:ins w:id="667" w:author="Suman Deshwal" w:date="2024-05-09T11:43:00Z">
        <w:r>
          <w:t xml:space="preserve">In this </w:t>
        </w:r>
      </w:ins>
      <w:ins w:id="668" w:author="Suman Deshwal" w:date="2024-05-09T11:48:00Z">
        <w:r w:rsidR="003A2F8A">
          <w:t>section, we will go through the practical applications:</w:t>
        </w:r>
      </w:ins>
    </w:p>
    <w:p w14:paraId="1FCD0CAD" w14:textId="117F1787" w:rsidR="00A66E30" w:rsidRPr="00A66E30" w:rsidRDefault="00A66E30">
      <w:pPr>
        <w:pStyle w:val="NormalBPBHEB"/>
        <w:numPr>
          <w:ilvl w:val="0"/>
          <w:numId w:val="161"/>
        </w:numPr>
        <w:pPrChange w:id="669" w:author="Suman Deshwal" w:date="2024-05-09T11:48:00Z">
          <w:pPr>
            <w:numPr>
              <w:numId w:val="3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Application </w:t>
      </w:r>
      <w:r w:rsidR="003A2F8A" w:rsidRPr="00A66E30">
        <w:rPr>
          <w:b/>
          <w:bCs/>
        </w:rPr>
        <w:t>development</w:t>
      </w:r>
      <w:r w:rsidRPr="00A66E30">
        <w:rPr>
          <w:b/>
          <w:bCs/>
        </w:rPr>
        <w:t>:</w:t>
      </w:r>
      <w:r w:rsidRPr="00A66E30">
        <w:t xml:space="preserve"> Facilitates the development of cloud-native applications by providing tools and SDKs that abstract the complexities of AWS service interaction</w:t>
      </w:r>
      <w:r w:rsidR="00BC15A2">
        <w:fldChar w:fldCharType="begin"/>
      </w:r>
      <w:r w:rsidR="00BC15A2">
        <w:instrText xml:space="preserve"> NOTEREF _Ref150870021 \f \h </w:instrText>
      </w:r>
      <w:r w:rsidR="00BC15A2">
        <w:fldChar w:fldCharType="separate"/>
      </w:r>
      <w:r w:rsidR="00BC15A2" w:rsidRPr="00BC15A2">
        <w:rPr>
          <w:rStyle w:val="FootnoteReference"/>
        </w:rPr>
        <w:t>56</w:t>
      </w:r>
      <w:r w:rsidR="00BC15A2">
        <w:fldChar w:fldCharType="end"/>
      </w:r>
      <w:r w:rsidRPr="00A66E30">
        <w:t>.</w:t>
      </w:r>
    </w:p>
    <w:p w14:paraId="186C00D2" w14:textId="5C092907" w:rsidR="00A66E30" w:rsidRPr="00A66E30" w:rsidRDefault="00A66E30">
      <w:pPr>
        <w:pStyle w:val="NormalBPBHEB"/>
        <w:numPr>
          <w:ilvl w:val="0"/>
          <w:numId w:val="161"/>
        </w:numPr>
        <w:pPrChange w:id="670" w:author="Suman Deshwal" w:date="2024-05-09T11:48:00Z">
          <w:pPr>
            <w:numPr>
              <w:numId w:val="3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Automation and </w:t>
      </w:r>
      <w:r w:rsidR="003A2F8A" w:rsidRPr="00A66E30">
        <w:rPr>
          <w:b/>
          <w:bCs/>
        </w:rPr>
        <w:t>scripting</w:t>
      </w:r>
      <w:r w:rsidRPr="00A66E30">
        <w:rPr>
          <w:b/>
          <w:bCs/>
        </w:rPr>
        <w:t>:</w:t>
      </w:r>
      <w:r w:rsidRPr="00A66E30">
        <w:t xml:space="preserve"> Enables automation and scripting of common tasks, allowing DevOps teams to create efficient and repeatable workflows</w:t>
      </w:r>
      <w:r w:rsidR="00215A1A">
        <w:fldChar w:fldCharType="begin"/>
      </w:r>
      <w:r w:rsidR="00215A1A">
        <w:instrText xml:space="preserve"> NOTEREF _Ref150870189 \f \h </w:instrText>
      </w:r>
      <w:r w:rsidR="00215A1A">
        <w:fldChar w:fldCharType="separate"/>
      </w:r>
      <w:r w:rsidR="00215A1A" w:rsidRPr="00215A1A">
        <w:rPr>
          <w:rStyle w:val="FootnoteReference"/>
        </w:rPr>
        <w:t>57</w:t>
      </w:r>
      <w:r w:rsidR="00215A1A">
        <w:fldChar w:fldCharType="end"/>
      </w:r>
      <w:r w:rsidRPr="00A66E30">
        <w:t>.</w:t>
      </w:r>
    </w:p>
    <w:p w14:paraId="02684612" w14:textId="3CC76885" w:rsidR="00A66E30" w:rsidRDefault="00A66E30" w:rsidP="003A2F8A">
      <w:pPr>
        <w:pStyle w:val="Heading2BPBHEB"/>
        <w:rPr>
          <w:ins w:id="671" w:author="Suman Deshwal" w:date="2024-05-09T11:48:00Z"/>
        </w:rPr>
      </w:pPr>
      <w:r w:rsidRPr="00A66E30">
        <w:lastRenderedPageBreak/>
        <w:t xml:space="preserve">Best </w:t>
      </w:r>
      <w:r w:rsidR="003A2F8A" w:rsidRPr="00A66E30">
        <w:t xml:space="preserve">practices for using </w:t>
      </w:r>
      <w:r w:rsidRPr="00A66E30">
        <w:t>AWS Tools and SDKs</w:t>
      </w:r>
    </w:p>
    <w:p w14:paraId="0976E87F" w14:textId="3A2756D3" w:rsidR="003A2F8A" w:rsidRPr="00A66E30" w:rsidRDefault="003A2F8A">
      <w:pPr>
        <w:pStyle w:val="NormalBPBHEB"/>
        <w:pPrChange w:id="672" w:author="Suman Deshwal" w:date="2024-05-09T11:48:00Z">
          <w:pPr>
            <w:keepNext/>
            <w:keepLines/>
            <w:spacing w:before="40" w:after="0"/>
            <w:outlineLvl w:val="1"/>
          </w:pPr>
        </w:pPrChange>
      </w:pPr>
      <w:ins w:id="673" w:author="Suman Deshwal" w:date="2024-05-09T11:48:00Z">
        <w:r>
          <w:t>The following are the best practices for using AWS Tool</w:t>
        </w:r>
      </w:ins>
      <w:ins w:id="674" w:author="Suman Deshwal" w:date="2024-05-09T11:49:00Z">
        <w:r>
          <w:t xml:space="preserve">s </w:t>
        </w:r>
      </w:ins>
      <w:ins w:id="675" w:author="Suman Deshwal" w:date="2024-05-15T11:33:00Z">
        <w:r w:rsidR="004120C0">
          <w:t>and</w:t>
        </w:r>
      </w:ins>
      <w:ins w:id="676" w:author="Suman Deshwal" w:date="2024-05-09T11:49:00Z">
        <w:r>
          <w:t xml:space="preserve"> SDKs:</w:t>
        </w:r>
      </w:ins>
    </w:p>
    <w:p w14:paraId="7554C27B" w14:textId="68667306" w:rsidR="00A66E30" w:rsidRPr="00A66E30" w:rsidRDefault="00A66E30">
      <w:pPr>
        <w:pStyle w:val="NormalBPBHEB"/>
        <w:numPr>
          <w:ilvl w:val="0"/>
          <w:numId w:val="162"/>
        </w:numPr>
        <w:pPrChange w:id="677" w:author="Suman Deshwal" w:date="2024-05-09T11:49:00Z">
          <w:pPr>
            <w:numPr>
              <w:numId w:val="3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r w:rsidR="00215A1A">
        <w:rPr>
          <w:rStyle w:val="FootnoteReference"/>
        </w:rPr>
        <w:footnoteReference w:id="58"/>
      </w:r>
      <w:r w:rsidRPr="00A66E30">
        <w:t>.</w:t>
      </w:r>
    </w:p>
    <w:p w14:paraId="4FB5CD64" w14:textId="0C57E123" w:rsidR="00A66E30" w:rsidRPr="00A66E30" w:rsidRDefault="00A66E30">
      <w:pPr>
        <w:pStyle w:val="NormalBPBHEB"/>
        <w:numPr>
          <w:ilvl w:val="0"/>
          <w:numId w:val="162"/>
        </w:numPr>
        <w:pPrChange w:id="678" w:author="Suman Deshwal" w:date="2024-05-09T11:49:00Z">
          <w:pPr>
            <w:numPr>
              <w:numId w:val="3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Utilize </w:t>
      </w:r>
      <w:r w:rsidR="003A2F8A" w:rsidRPr="00A66E30">
        <w:rPr>
          <w:b/>
          <w:bCs/>
        </w:rPr>
        <w:t>code samples and documentation</w:t>
      </w:r>
      <w:r w:rsidRPr="00A66E30">
        <w:rPr>
          <w:b/>
          <w:bCs/>
        </w:rPr>
        <w:t>:</w:t>
      </w:r>
      <w:r w:rsidRPr="00A66E30">
        <w:t xml:space="preserve"> Leverage code samples and comprehensive documentation provided by AWS to expedite development and troubleshoot issues effectively</w:t>
      </w:r>
      <w:r w:rsidR="00BC15A2">
        <w:fldChar w:fldCharType="begin"/>
      </w:r>
      <w:r w:rsidR="00BC15A2">
        <w:instrText xml:space="preserve"> NOTEREF _Ref150870021 \f \h </w:instrText>
      </w:r>
      <w:r w:rsidR="00BC15A2">
        <w:fldChar w:fldCharType="separate"/>
      </w:r>
      <w:r w:rsidR="00BC15A2" w:rsidRPr="00BC15A2">
        <w:rPr>
          <w:rStyle w:val="FootnoteReference"/>
        </w:rPr>
        <w:t>56</w:t>
      </w:r>
      <w:r w:rsidR="00BC15A2">
        <w:fldChar w:fldCharType="end"/>
      </w:r>
      <w:r w:rsidRPr="00A66E30">
        <w:t>.</w:t>
      </w:r>
    </w:p>
    <w:p w14:paraId="7F1B4680" w14:textId="77777777" w:rsidR="003A2F8A" w:rsidRDefault="003A2F8A">
      <w:pPr>
        <w:pStyle w:val="NormalBPBHEB"/>
        <w:rPr>
          <w:ins w:id="679" w:author="Suman Deshwal" w:date="2024-05-09T11:49:00Z"/>
        </w:rPr>
        <w:pPrChange w:id="680" w:author="Suman Deshwal" w:date="2024-05-09T11:49:00Z">
          <w:pPr>
            <w:keepNext/>
            <w:keepLines/>
            <w:spacing w:before="40" w:after="0"/>
            <w:outlineLvl w:val="1"/>
          </w:pPr>
        </w:pPrChange>
      </w:pPr>
    </w:p>
    <w:p w14:paraId="0C9544AE" w14:textId="15BFEE07" w:rsidR="00A66E30" w:rsidRPr="00A66E30" w:rsidRDefault="00A66E30">
      <w:pPr>
        <w:pStyle w:val="Heading2BPBHEB"/>
        <w:pPrChange w:id="681" w:author="Suman Deshwal" w:date="2024-05-09T11:49:00Z">
          <w:pPr>
            <w:keepNext/>
            <w:keepLines/>
            <w:spacing w:before="40" w:after="0"/>
            <w:outlineLvl w:val="1"/>
          </w:pPr>
        </w:pPrChange>
      </w:pPr>
      <w:r w:rsidRPr="00A66E30">
        <w:t>Conclusion</w:t>
      </w:r>
    </w:p>
    <w:p w14:paraId="55788866" w14:textId="77777777" w:rsidR="00A66E30" w:rsidRDefault="00A66E30" w:rsidP="003A2F8A">
      <w:pPr>
        <w:pStyle w:val="NormalBPBHEB"/>
        <w:rPr>
          <w:ins w:id="682" w:author="Suman Deshwal" w:date="2024-05-09T11:49:00Z"/>
        </w:rPr>
      </w:pPr>
      <w:r w:rsidRPr="00A66E30">
        <w:t>AWS Tools and SDKs play a pivotal role in simplifying the development and deployment of applications on the AWS Cloud. By offering a consistent and efficient development experience, these tools contribute to the success of projects across various domains.</w:t>
      </w:r>
    </w:p>
    <w:p w14:paraId="1F4DE636" w14:textId="77777777" w:rsidR="003A2F8A" w:rsidRPr="00A66E30" w:rsidRDefault="003A2F8A">
      <w:pPr>
        <w:pStyle w:val="NormalBPBHEB"/>
        <w:pPrChange w:id="683" w:author="Suman Deshwal" w:date="2024-05-09T11:49:00Z">
          <w:pPr>
            <w:pBdr>
              <w:top w:val="nil"/>
              <w:left w:val="nil"/>
              <w:bottom w:val="nil"/>
              <w:right w:val="nil"/>
              <w:between w:val="nil"/>
            </w:pBdr>
            <w:shd w:val="clear" w:color="auto" w:fill="FFFFFF"/>
            <w:spacing w:after="100" w:line="276" w:lineRule="auto"/>
            <w:jc w:val="both"/>
          </w:pPr>
        </w:pPrChange>
      </w:pPr>
    </w:p>
    <w:p w14:paraId="37ECB21E" w14:textId="478640AE" w:rsidR="00A66E30" w:rsidRPr="00A66E30" w:rsidRDefault="00A66E30">
      <w:pPr>
        <w:pStyle w:val="Heading1BPBHEB"/>
        <w:pPrChange w:id="684" w:author="Suman Deshwal" w:date="2024-05-09T11:49:00Z">
          <w:pPr>
            <w:keepNext/>
            <w:keepLines/>
            <w:spacing w:before="400" w:after="0" w:line="276" w:lineRule="auto"/>
            <w:outlineLvl w:val="0"/>
          </w:pPr>
        </w:pPrChange>
      </w:pPr>
      <w:r w:rsidRPr="00A66E30">
        <w:t>AWS X-Ray</w:t>
      </w:r>
    </w:p>
    <w:p w14:paraId="0E79E79E" w14:textId="77777777" w:rsidR="00A66E30" w:rsidRDefault="00A66E30" w:rsidP="003A2F8A">
      <w:pPr>
        <w:pStyle w:val="NormalBPBHEB"/>
        <w:rPr>
          <w:ins w:id="685" w:author="Suman Deshwal" w:date="2024-05-09T11:49:00Z"/>
        </w:rPr>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046EC1CC" w14:textId="77777777" w:rsidR="003A2F8A" w:rsidRPr="00A66E30" w:rsidRDefault="003A2F8A">
      <w:pPr>
        <w:pStyle w:val="NormalBPBHEB"/>
        <w:pPrChange w:id="686" w:author="Suman Deshwal" w:date="2024-05-09T11:49:00Z">
          <w:pPr>
            <w:pBdr>
              <w:top w:val="nil"/>
              <w:left w:val="nil"/>
              <w:bottom w:val="nil"/>
              <w:right w:val="nil"/>
              <w:between w:val="nil"/>
            </w:pBdr>
            <w:shd w:val="clear" w:color="auto" w:fill="FFFFFF"/>
            <w:spacing w:after="100" w:line="276" w:lineRule="auto"/>
            <w:jc w:val="both"/>
          </w:pPr>
        </w:pPrChange>
      </w:pPr>
    </w:p>
    <w:p w14:paraId="75B74D25" w14:textId="2ACF3BA2" w:rsidR="00A66E30" w:rsidRDefault="00A66E30" w:rsidP="003A2F8A">
      <w:pPr>
        <w:pStyle w:val="Heading2BPBHEB"/>
        <w:rPr>
          <w:ins w:id="687" w:author="Suman Deshwal" w:date="2024-05-09T11:49:00Z"/>
        </w:rPr>
      </w:pPr>
      <w:r w:rsidRPr="00A66E30">
        <w:t xml:space="preserve">Key </w:t>
      </w:r>
      <w:r w:rsidR="003A2F8A" w:rsidRPr="00A66E30">
        <w:t xml:space="preserve">features </w:t>
      </w:r>
      <w:r w:rsidRPr="00A66E30">
        <w:t>of AWS X-Ray</w:t>
      </w:r>
    </w:p>
    <w:p w14:paraId="1B96C471" w14:textId="06942A80" w:rsidR="003A2F8A" w:rsidRPr="00A66E30" w:rsidRDefault="003A2F8A">
      <w:pPr>
        <w:pStyle w:val="NormalBPBHEB"/>
        <w:pPrChange w:id="688" w:author="Suman Deshwal" w:date="2024-05-09T11:49:00Z">
          <w:pPr>
            <w:keepNext/>
            <w:keepLines/>
            <w:spacing w:before="40" w:after="0"/>
            <w:outlineLvl w:val="1"/>
          </w:pPr>
        </w:pPrChange>
      </w:pPr>
      <w:ins w:id="689" w:author="Suman Deshwal" w:date="2024-05-09T11:49:00Z">
        <w:r>
          <w:t>The following are the key features of AWS X-Ray:</w:t>
        </w:r>
      </w:ins>
    </w:p>
    <w:p w14:paraId="14177FDA" w14:textId="56338FA0" w:rsidR="00A66E30" w:rsidRPr="00A66E30" w:rsidRDefault="00A66E30">
      <w:pPr>
        <w:pStyle w:val="NormalBPBHEB"/>
        <w:numPr>
          <w:ilvl w:val="0"/>
          <w:numId w:val="163"/>
        </w:numPr>
        <w:pPrChange w:id="690" w:author="Suman Deshwal" w:date="2024-05-09T11:50:00Z">
          <w:pPr>
            <w:numPr>
              <w:numId w:val="4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Distributed </w:t>
      </w:r>
      <w:r w:rsidR="003A2F8A" w:rsidRPr="00A66E30">
        <w:rPr>
          <w:b/>
          <w:bCs/>
        </w:rPr>
        <w:t>tracing</w:t>
      </w:r>
      <w:r w:rsidRPr="00A66E30">
        <w:rPr>
          <w:b/>
          <w:bCs/>
        </w:rPr>
        <w:t>:</w:t>
      </w:r>
      <w:r w:rsidRPr="00A66E30">
        <w:t xml:space="preserve"> AWS X-Ray enables distributed tracing, allowing developers to track requests as they traverse various components of a microservices architecture</w:t>
      </w:r>
      <w:bookmarkStart w:id="691" w:name="_Ref150870435"/>
      <w:r w:rsidR="00497417">
        <w:rPr>
          <w:rStyle w:val="FootnoteReference"/>
        </w:rPr>
        <w:footnoteReference w:id="59"/>
      </w:r>
      <w:bookmarkEnd w:id="691"/>
      <w:r w:rsidRPr="00A66E30">
        <w:t>.</w:t>
      </w:r>
    </w:p>
    <w:p w14:paraId="649087F7" w14:textId="08C48678" w:rsidR="00A66E30" w:rsidRPr="00A66E30" w:rsidRDefault="00A66E30">
      <w:pPr>
        <w:pStyle w:val="NormalBPBHEB"/>
        <w:numPr>
          <w:ilvl w:val="0"/>
          <w:numId w:val="163"/>
        </w:numPr>
        <w:pPrChange w:id="692" w:author="Suman Deshwal" w:date="2024-05-09T11:50:00Z">
          <w:pPr>
            <w:numPr>
              <w:numId w:val="4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Performance </w:t>
      </w:r>
      <w:r w:rsidR="003A2F8A" w:rsidRPr="00A66E30">
        <w:rPr>
          <w:b/>
          <w:bCs/>
        </w:rPr>
        <w:t>monitoring</w:t>
      </w:r>
      <w:r w:rsidRPr="00A66E30">
        <w:rPr>
          <w:b/>
          <w:bCs/>
        </w:rPr>
        <w:t>:</w:t>
      </w:r>
      <w:r w:rsidRPr="00A66E30">
        <w:t xml:space="preserve"> Provides real-time insights into application performance, allowing developers to identify bottlenecks and optimize critical paths</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17BCEA4C" w14:textId="4366D615" w:rsidR="00A66E30" w:rsidRPr="00A66E30" w:rsidRDefault="00A66E30">
      <w:pPr>
        <w:pStyle w:val="NormalBPBHEB"/>
        <w:numPr>
          <w:ilvl w:val="0"/>
          <w:numId w:val="163"/>
        </w:numPr>
        <w:pPrChange w:id="693" w:author="Suman Deshwal" w:date="2024-05-09T11:50:00Z">
          <w:pPr>
            <w:numPr>
              <w:numId w:val="4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Error </w:t>
      </w:r>
      <w:r w:rsidR="003A2F8A" w:rsidRPr="00A66E30">
        <w:rPr>
          <w:b/>
          <w:bCs/>
        </w:rPr>
        <w:t>detection</w:t>
      </w:r>
      <w:r w:rsidRPr="00A66E30">
        <w:rPr>
          <w:b/>
          <w:bCs/>
        </w:rPr>
        <w:t>:</w:t>
      </w:r>
      <w:r w:rsidRPr="00A66E30">
        <w:t xml:space="preserve"> Automatically detects errors and exceptions in distributed applications, aiding in rapid diagnosis and issue resolution</w:t>
      </w:r>
      <w:bookmarkStart w:id="694" w:name="_Ref150870572"/>
      <w:r w:rsidR="00374A1E">
        <w:rPr>
          <w:rStyle w:val="FootnoteReference"/>
        </w:rPr>
        <w:footnoteReference w:id="60"/>
      </w:r>
      <w:bookmarkEnd w:id="694"/>
      <w:r w:rsidRPr="00A66E30">
        <w:t>.</w:t>
      </w:r>
    </w:p>
    <w:p w14:paraId="457517BD" w14:textId="182BCDD5" w:rsidR="00A66E30" w:rsidRDefault="00A66E30" w:rsidP="003A2F8A">
      <w:pPr>
        <w:pStyle w:val="Heading2BPBHEB"/>
        <w:rPr>
          <w:ins w:id="696" w:author="Suman Deshwal" w:date="2024-05-09T11:50:00Z"/>
        </w:rPr>
      </w:pPr>
      <w:r w:rsidRPr="00A66E30">
        <w:lastRenderedPageBreak/>
        <w:t xml:space="preserve">Benefits of </w:t>
      </w:r>
      <w:r w:rsidR="003A2F8A" w:rsidRPr="00A66E30">
        <w:t xml:space="preserve">using </w:t>
      </w:r>
      <w:r w:rsidRPr="00A66E30">
        <w:t>AWS X-Ray</w:t>
      </w:r>
    </w:p>
    <w:p w14:paraId="21055BF4" w14:textId="5CC00CF9" w:rsidR="003A2F8A" w:rsidRPr="00A66E30" w:rsidRDefault="003A2F8A">
      <w:pPr>
        <w:pStyle w:val="NormalBPBHEB"/>
        <w:pPrChange w:id="697" w:author="Suman Deshwal" w:date="2024-05-09T11:50:00Z">
          <w:pPr>
            <w:keepNext/>
            <w:keepLines/>
            <w:spacing w:before="40" w:after="0"/>
            <w:outlineLvl w:val="1"/>
          </w:pPr>
        </w:pPrChange>
      </w:pPr>
      <w:ins w:id="698" w:author="Suman Deshwal" w:date="2024-05-09T11:50:00Z">
        <w:r>
          <w:t>The following are the benefits of using AWS X-Ray:</w:t>
        </w:r>
      </w:ins>
    </w:p>
    <w:p w14:paraId="381C74FE" w14:textId="30FCFBC1" w:rsidR="00A66E30" w:rsidRPr="00A66E30" w:rsidRDefault="00A66E30">
      <w:pPr>
        <w:pStyle w:val="NormalBPBHEB"/>
        <w:numPr>
          <w:ilvl w:val="0"/>
          <w:numId w:val="164"/>
        </w:numPr>
        <w:pPrChange w:id="699" w:author="Suman Deshwal" w:date="2024-05-09T11:50:00Z">
          <w:pPr>
            <w:numPr>
              <w:numId w:val="4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Improved </w:t>
      </w:r>
      <w:r w:rsidR="003A2F8A" w:rsidRPr="00A66E30">
        <w:rPr>
          <w:b/>
          <w:bCs/>
        </w:rPr>
        <w:t>debugging</w:t>
      </w:r>
      <w:r w:rsidRPr="00A66E30">
        <w:rPr>
          <w:b/>
          <w:bCs/>
        </w:rPr>
        <w:t>:</w:t>
      </w:r>
      <w:r w:rsidRPr="00A66E30">
        <w:t xml:space="preserve"> Facilitates efficient debugging by providing a visual representation of the entire request flow across microservices</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36C10B1E" w14:textId="13F07B1F" w:rsidR="00A66E30" w:rsidRPr="00A66E30" w:rsidRDefault="00A66E30">
      <w:pPr>
        <w:pStyle w:val="NormalBPBHEB"/>
        <w:numPr>
          <w:ilvl w:val="0"/>
          <w:numId w:val="164"/>
        </w:numPr>
        <w:pPrChange w:id="700" w:author="Suman Deshwal" w:date="2024-05-09T11:50:00Z">
          <w:pPr>
            <w:numPr>
              <w:numId w:val="4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Enhanced </w:t>
      </w:r>
      <w:r w:rsidR="003A2F8A" w:rsidRPr="00A66E30">
        <w:rPr>
          <w:b/>
          <w:bCs/>
        </w:rPr>
        <w:t>performance optimiz</w:t>
      </w:r>
      <w:r w:rsidRPr="00A66E30">
        <w:rPr>
          <w:b/>
          <w:bCs/>
        </w:rPr>
        <w:t>ation:</w:t>
      </w:r>
      <w:r w:rsidRPr="00A66E30">
        <w:t xml:space="preserve"> Enables developers to identify performance issues and optimize application components for improved efficiency</w:t>
      </w:r>
      <w:r w:rsidR="00BD162C">
        <w:fldChar w:fldCharType="begin"/>
      </w:r>
      <w:r w:rsidR="00BD162C">
        <w:instrText xml:space="preserve"> NOTEREF _Ref150870572 \f \h </w:instrText>
      </w:r>
      <w:r w:rsidR="00BD162C">
        <w:fldChar w:fldCharType="separate"/>
      </w:r>
      <w:r w:rsidR="00BD162C" w:rsidRPr="00BD162C">
        <w:rPr>
          <w:rStyle w:val="FootnoteReference"/>
        </w:rPr>
        <w:t>60</w:t>
      </w:r>
      <w:r w:rsidR="00BD162C">
        <w:fldChar w:fldCharType="end"/>
      </w:r>
      <w:r w:rsidRPr="00A66E30">
        <w:t>.</w:t>
      </w:r>
    </w:p>
    <w:p w14:paraId="26D44562" w14:textId="54237C60" w:rsidR="00A66E30" w:rsidRPr="00A66E30" w:rsidRDefault="00A66E30">
      <w:pPr>
        <w:pStyle w:val="NormalBPBHEB"/>
        <w:numPr>
          <w:ilvl w:val="0"/>
          <w:numId w:val="164"/>
        </w:numPr>
        <w:pPrChange w:id="701" w:author="Suman Deshwal" w:date="2024-05-09T11:50:00Z">
          <w:pPr>
            <w:numPr>
              <w:numId w:val="4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Reduced </w:t>
      </w:r>
      <w:r w:rsidR="003A2F8A" w:rsidRPr="00A66E30">
        <w:rPr>
          <w:b/>
          <w:bCs/>
        </w:rPr>
        <w:t>downtime</w:t>
      </w:r>
      <w:r w:rsidRPr="00A66E30">
        <w:rPr>
          <w:b/>
          <w:bCs/>
        </w:rPr>
        <w:t>:</w:t>
      </w:r>
      <w:r w:rsidRPr="00A66E30">
        <w:t xml:space="preserve"> Minimizes downtime by quickly identifying and resolving errors, leading to enhanced application reliability</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6621105D" w14:textId="77777777" w:rsidR="003A2F8A" w:rsidRDefault="003A2F8A">
      <w:pPr>
        <w:pStyle w:val="NormalBPBHEB"/>
        <w:rPr>
          <w:ins w:id="702" w:author="Suman Deshwal" w:date="2024-05-09T11:50:00Z"/>
        </w:rPr>
        <w:pPrChange w:id="703" w:author="Suman Deshwal" w:date="2024-05-09T11:50:00Z">
          <w:pPr>
            <w:keepNext/>
            <w:keepLines/>
            <w:spacing w:before="40" w:after="0"/>
            <w:outlineLvl w:val="1"/>
          </w:pPr>
        </w:pPrChange>
      </w:pPr>
    </w:p>
    <w:p w14:paraId="38767F05" w14:textId="45128570" w:rsidR="00A66E30" w:rsidRDefault="00A66E30" w:rsidP="003A2F8A">
      <w:pPr>
        <w:pStyle w:val="Heading2BPBHEB"/>
        <w:rPr>
          <w:ins w:id="704" w:author="Suman Deshwal" w:date="2024-05-09T11:51:00Z"/>
        </w:rPr>
      </w:pPr>
      <w:r w:rsidRPr="00A66E30">
        <w:t xml:space="preserve">Practical </w:t>
      </w:r>
      <w:r w:rsidR="003A2F8A" w:rsidRPr="00A66E30">
        <w:t>applications</w:t>
      </w:r>
    </w:p>
    <w:p w14:paraId="7D257532" w14:textId="6CD893EE" w:rsidR="003A2F8A" w:rsidRPr="00A66E30" w:rsidRDefault="003A2F8A">
      <w:pPr>
        <w:pStyle w:val="NormalBPBHEB"/>
        <w:pPrChange w:id="705" w:author="Suman Deshwal" w:date="2024-05-09T11:51:00Z">
          <w:pPr>
            <w:keepNext/>
            <w:keepLines/>
            <w:spacing w:before="40" w:after="0"/>
            <w:outlineLvl w:val="1"/>
          </w:pPr>
        </w:pPrChange>
      </w:pPr>
      <w:ins w:id="706" w:author="Suman Deshwal" w:date="2024-05-09T11:51:00Z">
        <w:r>
          <w:t>The following are the practical applications:</w:t>
        </w:r>
      </w:ins>
    </w:p>
    <w:p w14:paraId="34F3A20F" w14:textId="2E53D756" w:rsidR="00A66E30" w:rsidRPr="00A66E30" w:rsidRDefault="00A66E30">
      <w:pPr>
        <w:pStyle w:val="NormalBPBHEB"/>
        <w:numPr>
          <w:ilvl w:val="0"/>
          <w:numId w:val="165"/>
        </w:numPr>
        <w:pPrChange w:id="707" w:author="Suman Deshwal" w:date="2024-05-09T11:51:00Z">
          <w:pPr>
            <w:numPr>
              <w:numId w:val="4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Microservices </w:t>
      </w:r>
      <w:r w:rsidR="003A2F8A" w:rsidRPr="00A66E30">
        <w:rPr>
          <w:b/>
          <w:bCs/>
        </w:rPr>
        <w:t>architecture</w:t>
      </w:r>
      <w:r w:rsidRPr="00A66E30">
        <w:rPr>
          <w:b/>
          <w:bCs/>
        </w:rPr>
        <w:t>:</w:t>
      </w:r>
      <w:r w:rsidRPr="00A66E30">
        <w:t xml:space="preserve"> Particularly valuable in microservices architectures, AWS X-Ray helps developers understand the interactions between different services</w:t>
      </w:r>
      <w:r w:rsidR="00BD162C">
        <w:fldChar w:fldCharType="begin"/>
      </w:r>
      <w:r w:rsidR="00BD162C">
        <w:instrText xml:space="preserve"> NOTEREF _Ref150870572 \f \h </w:instrText>
      </w:r>
      <w:r w:rsidR="00BD162C">
        <w:fldChar w:fldCharType="separate"/>
      </w:r>
      <w:r w:rsidR="00BD162C" w:rsidRPr="00BD162C">
        <w:rPr>
          <w:rStyle w:val="FootnoteReference"/>
        </w:rPr>
        <w:t>60</w:t>
      </w:r>
      <w:r w:rsidR="00BD162C">
        <w:fldChar w:fldCharType="end"/>
      </w:r>
      <w:r w:rsidRPr="00A66E30">
        <w:t>.</w:t>
      </w:r>
    </w:p>
    <w:p w14:paraId="019CD89E" w14:textId="3C025273" w:rsidR="00A66E30" w:rsidRDefault="00A66E30" w:rsidP="003A2F8A">
      <w:pPr>
        <w:pStyle w:val="NormalBPBHEB"/>
        <w:numPr>
          <w:ilvl w:val="0"/>
          <w:numId w:val="165"/>
        </w:numPr>
        <w:rPr>
          <w:ins w:id="708" w:author="Suman Deshwal" w:date="2024-05-09T11:51:00Z"/>
        </w:rPr>
      </w:pPr>
      <w:r w:rsidRPr="00A66E30">
        <w:rPr>
          <w:b/>
          <w:bCs/>
        </w:rPr>
        <w:t xml:space="preserve">Troubleshooting </w:t>
      </w:r>
      <w:r w:rsidR="003A2F8A" w:rsidRPr="00A66E30">
        <w:rPr>
          <w:b/>
          <w:bCs/>
        </w:rPr>
        <w:t>production issues</w:t>
      </w:r>
      <w:r w:rsidRPr="00A66E30">
        <w:rPr>
          <w:b/>
          <w:bCs/>
        </w:rPr>
        <w:t>:</w:t>
      </w:r>
      <w:r w:rsidRPr="00A66E30">
        <w:t xml:space="preserve"> Streamlines the process of troubleshooting and diagnosing production issues by providing detailed insights into application behavior</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51C2FB98" w14:textId="77777777" w:rsidR="003A2F8A" w:rsidRPr="00A66E30" w:rsidRDefault="003A2F8A">
      <w:pPr>
        <w:pStyle w:val="NormalBPBHEB"/>
        <w:pPrChange w:id="709" w:author="Suman Deshwal" w:date="2024-05-09T11:51:00Z">
          <w:pPr>
            <w:numPr>
              <w:numId w:val="42"/>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792EDD97" w14:textId="7279A4C5" w:rsidR="00A66E30" w:rsidRDefault="00A66E30" w:rsidP="003A2F8A">
      <w:pPr>
        <w:pStyle w:val="Heading2BPBHEB"/>
        <w:rPr>
          <w:ins w:id="710" w:author="Suman Deshwal" w:date="2024-05-09T11:51:00Z"/>
        </w:rPr>
      </w:pPr>
      <w:r w:rsidRPr="00A66E30">
        <w:t xml:space="preserve">Best </w:t>
      </w:r>
      <w:r w:rsidR="003A2F8A" w:rsidRPr="00A66E30">
        <w:t xml:space="preserve">practices for using </w:t>
      </w:r>
      <w:r w:rsidRPr="00A66E30">
        <w:t>AWS X-Ray</w:t>
      </w:r>
    </w:p>
    <w:p w14:paraId="7997DB37" w14:textId="144503DB" w:rsidR="003A2F8A" w:rsidRPr="00A66E30" w:rsidRDefault="003A2F8A">
      <w:pPr>
        <w:pStyle w:val="NormalBPBHEB"/>
        <w:pPrChange w:id="711" w:author="Suman Deshwal" w:date="2024-05-09T11:51:00Z">
          <w:pPr>
            <w:keepNext/>
            <w:keepLines/>
            <w:spacing w:before="40" w:after="0"/>
            <w:outlineLvl w:val="1"/>
          </w:pPr>
        </w:pPrChange>
      </w:pPr>
      <w:ins w:id="712" w:author="Suman Deshwal" w:date="2024-05-09T11:51:00Z">
        <w:r>
          <w:t xml:space="preserve">In this section, we will go through the </w:t>
        </w:r>
      </w:ins>
      <w:ins w:id="713" w:author="Suman Deshwal" w:date="2024-05-09T11:52:00Z">
        <w:r>
          <w:t xml:space="preserve">best practices for using AWS X-Ray: </w:t>
        </w:r>
      </w:ins>
    </w:p>
    <w:p w14:paraId="15F7F2E7" w14:textId="372B6C21" w:rsidR="00A66E30" w:rsidRPr="00A66E30" w:rsidRDefault="00A66E30">
      <w:pPr>
        <w:pStyle w:val="NormalBPBHEB"/>
        <w:numPr>
          <w:ilvl w:val="0"/>
          <w:numId w:val="166"/>
        </w:numPr>
        <w:pPrChange w:id="714" w:author="Suman Deshwal" w:date="2024-05-09T11:52:00Z">
          <w:pPr>
            <w:numPr>
              <w:numId w:val="4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Instrumentation of </w:t>
      </w:r>
      <w:r w:rsidR="003A2F8A" w:rsidRPr="00A66E30">
        <w:rPr>
          <w:b/>
          <w:bCs/>
        </w:rPr>
        <w:t>code</w:t>
      </w:r>
      <w:r w:rsidRPr="00A66E30">
        <w:rPr>
          <w:b/>
          <w:bCs/>
        </w:rPr>
        <w:t>:</w:t>
      </w:r>
      <w:r w:rsidRPr="00A66E30">
        <w:t xml:space="preserve"> Implement thorough instrumentation of code to capture trace data effectively and gain comprehensive insights</w:t>
      </w:r>
      <w:r w:rsidR="00CE17BF">
        <w:fldChar w:fldCharType="begin"/>
      </w:r>
      <w:r w:rsidR="00CE17BF">
        <w:instrText xml:space="preserve"> NOTEREF _Ref150870572 \f \h </w:instrText>
      </w:r>
      <w:r w:rsidR="00CE17BF">
        <w:fldChar w:fldCharType="separate"/>
      </w:r>
      <w:r w:rsidR="00CE17BF" w:rsidRPr="00CE17BF">
        <w:rPr>
          <w:rStyle w:val="FootnoteReference"/>
        </w:rPr>
        <w:t>60</w:t>
      </w:r>
      <w:r w:rsidR="00CE17BF">
        <w:fldChar w:fldCharType="end"/>
      </w:r>
      <w:r w:rsidRPr="00A66E30">
        <w:t>.</w:t>
      </w:r>
    </w:p>
    <w:p w14:paraId="642E4F79" w14:textId="75A7DC0A" w:rsidR="00A66E30" w:rsidRPr="00A66E30" w:rsidRDefault="00A66E30">
      <w:pPr>
        <w:pStyle w:val="NormalBPBHEB"/>
        <w:numPr>
          <w:ilvl w:val="0"/>
          <w:numId w:val="166"/>
        </w:numPr>
        <w:pPrChange w:id="715" w:author="Suman Deshwal" w:date="2024-05-09T11:52:00Z">
          <w:pPr>
            <w:numPr>
              <w:numId w:val="4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Integration with AWS Services:</w:t>
      </w:r>
      <w:r w:rsidRPr="00A66E30">
        <w:t xml:space="preserve"> Leverage integration with other AWS services, such as AWS Lambda and Amazon EC2, to capture traces from various components</w:t>
      </w:r>
      <w:r w:rsidR="00374A1E">
        <w:fldChar w:fldCharType="begin"/>
      </w:r>
      <w:r w:rsidR="00374A1E">
        <w:instrText xml:space="preserve"> NOTEREF _Ref150870435 \f \h </w:instrText>
      </w:r>
      <w:r w:rsidR="00374A1E">
        <w:fldChar w:fldCharType="separate"/>
      </w:r>
      <w:r w:rsidR="00374A1E" w:rsidRPr="00374A1E">
        <w:rPr>
          <w:rStyle w:val="FootnoteReference"/>
        </w:rPr>
        <w:t>59</w:t>
      </w:r>
      <w:r w:rsidR="00374A1E">
        <w:fldChar w:fldCharType="end"/>
      </w:r>
      <w:r w:rsidRPr="00A66E30">
        <w:t>.</w:t>
      </w:r>
    </w:p>
    <w:p w14:paraId="4F273D3D" w14:textId="77777777" w:rsidR="003A2F8A" w:rsidRDefault="003A2F8A" w:rsidP="008C71AF">
      <w:pPr>
        <w:keepNext/>
        <w:keepLines/>
        <w:spacing w:before="40" w:after="0"/>
        <w:outlineLvl w:val="1"/>
        <w:rPr>
          <w:ins w:id="716" w:author="Suman Deshwal" w:date="2024-05-09T11:52:00Z"/>
          <w:rFonts w:eastAsiaTheme="majorEastAsia" w:cstheme="majorBidi"/>
          <w:sz w:val="36"/>
          <w:szCs w:val="26"/>
        </w:rPr>
      </w:pPr>
    </w:p>
    <w:p w14:paraId="5FABC0B4" w14:textId="448576B1" w:rsidR="00A66E30" w:rsidRPr="00A66E30" w:rsidRDefault="00A66E30">
      <w:pPr>
        <w:pStyle w:val="Heading2BPBHEB"/>
        <w:pPrChange w:id="717" w:author="Suman Deshwal" w:date="2024-05-09T11:52:00Z">
          <w:pPr>
            <w:keepNext/>
            <w:keepLines/>
            <w:spacing w:before="40" w:after="0"/>
            <w:outlineLvl w:val="1"/>
          </w:pPr>
        </w:pPrChange>
      </w:pPr>
      <w:r w:rsidRPr="00A66E30">
        <w:t>Conclusion</w:t>
      </w:r>
    </w:p>
    <w:p w14:paraId="5B0C9ADF" w14:textId="77777777" w:rsidR="00A66E30" w:rsidRDefault="00A66E30" w:rsidP="003A2F8A">
      <w:pPr>
        <w:pStyle w:val="NormalBPBHEB"/>
        <w:rPr>
          <w:ins w:id="718" w:author="Suman Deshwal" w:date="2024-05-09T11:52:00Z"/>
        </w:rPr>
      </w:pPr>
      <w:r w:rsidRPr="00A66E30">
        <w:t>AWS X-Ray is a valuable tool for developers building and maintaining distributed applications on the AWS Cloud. By providing detailed insights into application behavior, it contributes to efficient debugging, improved performance, and enhanced reliability.</w:t>
      </w:r>
    </w:p>
    <w:p w14:paraId="3E1C004F" w14:textId="77777777" w:rsidR="003A2F8A" w:rsidRPr="00A66E30" w:rsidRDefault="003A2F8A">
      <w:pPr>
        <w:pStyle w:val="NormalBPBHEB"/>
        <w:pPrChange w:id="719" w:author="Suman Deshwal" w:date="2024-05-09T11:52:00Z">
          <w:pPr>
            <w:pBdr>
              <w:top w:val="nil"/>
              <w:left w:val="nil"/>
              <w:bottom w:val="nil"/>
              <w:right w:val="nil"/>
              <w:between w:val="nil"/>
            </w:pBdr>
            <w:shd w:val="clear" w:color="auto" w:fill="FFFFFF"/>
            <w:spacing w:after="100" w:line="276" w:lineRule="auto"/>
            <w:jc w:val="both"/>
          </w:pPr>
        </w:pPrChange>
      </w:pPr>
    </w:p>
    <w:p w14:paraId="2C265C67" w14:textId="2EB9023D" w:rsidR="00A66E30" w:rsidRPr="00A66E30" w:rsidRDefault="00A66E30">
      <w:pPr>
        <w:pStyle w:val="Heading1BPBHEB"/>
        <w:pPrChange w:id="720" w:author="Suman Deshwal" w:date="2024-05-09T11:52:00Z">
          <w:pPr>
            <w:keepNext/>
            <w:keepLines/>
            <w:spacing w:before="400" w:after="0" w:line="276" w:lineRule="auto"/>
            <w:outlineLvl w:val="0"/>
          </w:pPr>
        </w:pPrChange>
      </w:pPr>
      <w:r w:rsidRPr="00A66E30">
        <w:lastRenderedPageBreak/>
        <w:t xml:space="preserve">Amazon </w:t>
      </w:r>
      <w:proofErr w:type="spellStart"/>
      <w:r w:rsidRPr="00A66E30">
        <w:t>CodeWhisperer</w:t>
      </w:r>
      <w:proofErr w:type="spellEnd"/>
    </w:p>
    <w:p w14:paraId="56B3B3E8" w14:textId="77777777" w:rsidR="00A66E30" w:rsidRDefault="00A66E30">
      <w:pPr>
        <w:pStyle w:val="NormalBPBHEB"/>
        <w:pPrChange w:id="721" w:author="Suman Deshwal" w:date="2024-05-09T11:52:00Z">
          <w:pPr>
            <w:pBdr>
              <w:top w:val="nil"/>
              <w:left w:val="nil"/>
              <w:bottom w:val="nil"/>
              <w:right w:val="nil"/>
              <w:between w:val="nil"/>
            </w:pBdr>
            <w:shd w:val="clear" w:color="auto" w:fill="FFFFFF"/>
            <w:spacing w:after="100" w:line="276" w:lineRule="auto"/>
            <w:jc w:val="both"/>
          </w:pPr>
        </w:pPrChange>
      </w:pPr>
      <w:r w:rsidRPr="00A66E30">
        <w:t xml:space="preserve">Amazon </w:t>
      </w:r>
      <w:proofErr w:type="spellStart"/>
      <w:r w:rsidRPr="00A66E30">
        <w:t>CodeWhisperer</w:t>
      </w:r>
      <w:proofErr w:type="spellEnd"/>
      <w:r w:rsidRPr="00A66E30">
        <w:t xml:space="preserve"> is an innovative tool within the AWS Developer Tools suite, designed to enhance collaborative coding and streamline the code review process. This section provides a detailed exploration of Amazon </w:t>
      </w:r>
      <w:proofErr w:type="spellStart"/>
      <w:r w:rsidRPr="00A66E30">
        <w:t>CodeWhisperer</w:t>
      </w:r>
      <w:proofErr w:type="spellEnd"/>
      <w:r w:rsidRPr="00A66E30">
        <w:t xml:space="preserve">, outlining its features, benefits, and practical applications in the software development </w:t>
      </w:r>
      <w:commentRangeStart w:id="722"/>
      <w:r w:rsidRPr="00A66E30">
        <w:t>lifecycle</w:t>
      </w:r>
      <w:commentRangeEnd w:id="722"/>
      <w:r w:rsidR="003A2F8A">
        <w:rPr>
          <w:rStyle w:val="CommentReference"/>
          <w:rFonts w:eastAsiaTheme="minorHAnsi" w:cstheme="minorBidi"/>
        </w:rPr>
        <w:commentReference w:id="722"/>
      </w:r>
      <w:r w:rsidRPr="00A66E30">
        <w:t>.</w:t>
      </w:r>
    </w:p>
    <w:p w14:paraId="731D46CA" w14:textId="3E4D62E9" w:rsidR="004E7B43" w:rsidRDefault="004E7B43">
      <w:pPr>
        <w:pStyle w:val="FigureBPBHEB"/>
        <w:pPrChange w:id="723" w:author="Suman Deshwal" w:date="2024-05-09T11:52:00Z">
          <w:pPr>
            <w:pBdr>
              <w:top w:val="nil"/>
              <w:left w:val="nil"/>
              <w:bottom w:val="nil"/>
              <w:right w:val="nil"/>
              <w:between w:val="nil"/>
            </w:pBdr>
            <w:shd w:val="clear" w:color="auto" w:fill="FFFFFF"/>
            <w:spacing w:after="100" w:line="276" w:lineRule="auto"/>
            <w:jc w:val="center"/>
          </w:pPr>
        </w:pPrChange>
      </w:pPr>
      <w:r>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p>
    <w:p w14:paraId="0BFB9BCC" w14:textId="5E8E14E0" w:rsidR="004E7B43" w:rsidRDefault="004E7B43">
      <w:pPr>
        <w:pStyle w:val="FigureCaptionBPBHEB"/>
        <w:rPr>
          <w:rFonts w:eastAsiaTheme="majorEastAsia" w:cstheme="majorBidi"/>
          <w:sz w:val="36"/>
          <w:szCs w:val="26"/>
        </w:rPr>
        <w:pPrChange w:id="724" w:author="Suman Deshwal" w:date="2024-05-09T11:52:00Z">
          <w:pPr>
            <w:pStyle w:val="Caption"/>
            <w:jc w:val="center"/>
          </w:pPr>
        </w:pPrChange>
      </w:pPr>
      <w:r w:rsidRPr="003A2F8A">
        <w:rPr>
          <w:b/>
          <w:bCs w:val="0"/>
          <w:rPrChange w:id="725" w:author="Suman Deshwal" w:date="2024-05-09T11:53:00Z">
            <w:rPr/>
          </w:rPrChange>
        </w:rPr>
        <w:t xml:space="preserve">Figure </w:t>
      </w:r>
      <w:ins w:id="726" w:author="Suman Deshwal" w:date="2024-05-09T11:52:00Z">
        <w:r w:rsidR="003A2F8A" w:rsidRPr="003A2F8A">
          <w:rPr>
            <w:b/>
            <w:bCs w:val="0"/>
            <w:rPrChange w:id="727" w:author="Suman Deshwal" w:date="2024-05-09T11:53:00Z">
              <w:rPr/>
            </w:rPrChange>
          </w:rPr>
          <w:t>7.</w:t>
        </w:r>
      </w:ins>
      <w:r w:rsidRPr="003A2F8A">
        <w:rPr>
          <w:b/>
          <w:bCs w:val="0"/>
          <w:rPrChange w:id="728" w:author="Suman Deshwal" w:date="2024-05-09T11:53:00Z">
            <w:rPr/>
          </w:rPrChange>
        </w:rPr>
        <w:fldChar w:fldCharType="begin"/>
      </w:r>
      <w:r w:rsidRPr="003A2F8A">
        <w:rPr>
          <w:b/>
          <w:bCs w:val="0"/>
          <w:rPrChange w:id="729" w:author="Suman Deshwal" w:date="2024-05-09T11:53:00Z">
            <w:rPr/>
          </w:rPrChange>
        </w:rPr>
        <w:instrText xml:space="preserve"> SEQ Figure \* ARABIC </w:instrText>
      </w:r>
      <w:r w:rsidRPr="003A2F8A">
        <w:rPr>
          <w:b/>
          <w:bCs w:val="0"/>
          <w:rPrChange w:id="730" w:author="Suman Deshwal" w:date="2024-05-09T11:53:00Z">
            <w:rPr/>
          </w:rPrChange>
        </w:rPr>
        <w:fldChar w:fldCharType="separate"/>
      </w:r>
      <w:r w:rsidR="009304A7" w:rsidRPr="003A2F8A">
        <w:rPr>
          <w:b/>
          <w:bCs w:val="0"/>
          <w:noProof/>
          <w:rPrChange w:id="731" w:author="Suman Deshwal" w:date="2024-05-09T11:53:00Z">
            <w:rPr>
              <w:noProof/>
            </w:rPr>
          </w:rPrChange>
        </w:rPr>
        <w:t>6</w:t>
      </w:r>
      <w:r w:rsidRPr="003A2F8A">
        <w:rPr>
          <w:b/>
          <w:bCs w:val="0"/>
          <w:rPrChange w:id="732" w:author="Suman Deshwal" w:date="2024-05-09T11:53:00Z">
            <w:rPr/>
          </w:rPrChange>
        </w:rPr>
        <w:fldChar w:fldCharType="end"/>
      </w:r>
      <w:del w:id="733" w:author="Suman Deshwal" w:date="2024-05-09T11:52:00Z">
        <w:r w:rsidRPr="003A2F8A" w:rsidDel="003A2F8A">
          <w:rPr>
            <w:b/>
            <w:bCs w:val="0"/>
            <w:rPrChange w:id="734" w:author="Suman Deshwal" w:date="2024-05-09T11:53:00Z">
              <w:rPr/>
            </w:rPrChange>
          </w:rPr>
          <w:delText>.</w:delText>
        </w:r>
      </w:del>
      <w:r>
        <w:t xml:space="preserve"> </w:t>
      </w:r>
      <w:r w:rsidRPr="007C2977">
        <w:t xml:space="preserve">Amazon </w:t>
      </w:r>
      <w:proofErr w:type="spellStart"/>
      <w:r w:rsidRPr="007C2977">
        <w:t>CodeWhisperer</w:t>
      </w:r>
      <w:proofErr w:type="spellEnd"/>
      <w:r w:rsidRPr="007C2977">
        <w:t>, the ML-powered coding companion</w:t>
      </w:r>
      <w:r>
        <w:rPr>
          <w:noProof/>
        </w:rPr>
        <w:t xml:space="preserve"> (AWS Blog)</w:t>
      </w:r>
      <w:del w:id="735" w:author="Suman Deshwal" w:date="2024-05-15T11:34:00Z">
        <w:r w:rsidDel="00407ACA">
          <w:rPr>
            <w:noProof/>
          </w:rPr>
          <w:delText>.</w:delText>
        </w:r>
      </w:del>
    </w:p>
    <w:p w14:paraId="1232125A" w14:textId="77777777" w:rsidR="003A2F8A" w:rsidRDefault="003A2F8A" w:rsidP="008C71AF">
      <w:pPr>
        <w:keepNext/>
        <w:keepLines/>
        <w:spacing w:before="40" w:after="0"/>
        <w:outlineLvl w:val="1"/>
        <w:rPr>
          <w:ins w:id="736" w:author="Suman Deshwal" w:date="2024-05-09T11:53:00Z"/>
          <w:rFonts w:eastAsiaTheme="majorEastAsia" w:cstheme="majorBidi"/>
          <w:sz w:val="36"/>
          <w:szCs w:val="26"/>
        </w:rPr>
      </w:pPr>
    </w:p>
    <w:p w14:paraId="4709B8FA" w14:textId="1EB3E43E" w:rsidR="00A66E30" w:rsidRDefault="00A66E30" w:rsidP="003A2F8A">
      <w:pPr>
        <w:pStyle w:val="Heading1BPBHEB"/>
        <w:rPr>
          <w:ins w:id="737" w:author="Suman Deshwal" w:date="2024-05-09T11:53:00Z"/>
        </w:rPr>
      </w:pPr>
      <w:r w:rsidRPr="00A66E30">
        <w:t xml:space="preserve">Key </w:t>
      </w:r>
      <w:r w:rsidR="003A2F8A" w:rsidRPr="00A66E30">
        <w:t xml:space="preserve">features </w:t>
      </w:r>
      <w:r w:rsidRPr="00A66E30">
        <w:t xml:space="preserve">of Amazon </w:t>
      </w:r>
      <w:proofErr w:type="spellStart"/>
      <w:r w:rsidRPr="00A66E30">
        <w:t>CodeWhisperer</w:t>
      </w:r>
      <w:proofErr w:type="spellEnd"/>
    </w:p>
    <w:p w14:paraId="77067193" w14:textId="7AACD35A" w:rsidR="003A2F8A" w:rsidRPr="00A66E30" w:rsidRDefault="003A2F8A">
      <w:pPr>
        <w:pStyle w:val="NormalBPBHEB"/>
        <w:pPrChange w:id="738" w:author="Suman Deshwal" w:date="2024-05-09T11:53:00Z">
          <w:pPr>
            <w:keepNext/>
            <w:keepLines/>
            <w:spacing w:before="40" w:after="0"/>
            <w:outlineLvl w:val="1"/>
          </w:pPr>
        </w:pPrChange>
      </w:pPr>
      <w:ins w:id="739" w:author="Suman Deshwal" w:date="2024-05-09T11:53:00Z">
        <w:r>
          <w:t xml:space="preserve">The following are the key features of Amazon </w:t>
        </w:r>
        <w:proofErr w:type="spellStart"/>
        <w:r>
          <w:t>CodeWhisperer</w:t>
        </w:r>
        <w:proofErr w:type="spellEnd"/>
        <w:r>
          <w:t>:</w:t>
        </w:r>
      </w:ins>
    </w:p>
    <w:p w14:paraId="5B0A25A9" w14:textId="35C57F61" w:rsidR="00A66E30" w:rsidRPr="00A66E30" w:rsidRDefault="00A66E30">
      <w:pPr>
        <w:pStyle w:val="NormalBPBHEB"/>
        <w:numPr>
          <w:ilvl w:val="0"/>
          <w:numId w:val="167"/>
        </w:numPr>
        <w:pPrChange w:id="740" w:author="Suman Deshwal" w:date="2024-05-09T11:53:00Z">
          <w:pPr>
            <w:numPr>
              <w:numId w:val="4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Real-time </w:t>
      </w:r>
      <w:r w:rsidR="003A2F8A" w:rsidRPr="00A66E30">
        <w:rPr>
          <w:b/>
          <w:bCs/>
        </w:rPr>
        <w:t>collaboration</w:t>
      </w:r>
      <w:r w:rsidRPr="00A66E30">
        <w:rPr>
          <w:b/>
          <w:bCs/>
        </w:rPr>
        <w:t>:</w:t>
      </w:r>
      <w:r w:rsidRPr="00A66E30">
        <w:t xml:space="preserve"> </w:t>
      </w:r>
      <w:proofErr w:type="spellStart"/>
      <w:r w:rsidRPr="00A66E30">
        <w:t>CodeWhisperer</w:t>
      </w:r>
      <w:proofErr w:type="spellEnd"/>
      <w:r w:rsidRPr="00A66E30">
        <w:t xml:space="preserve"> facilitates real-time collaboration among developers, allowing them to review and edit code simultaneously</w:t>
      </w:r>
      <w:bookmarkStart w:id="741" w:name="_Ref150870833"/>
      <w:r w:rsidR="00577A39">
        <w:rPr>
          <w:rStyle w:val="FootnoteReference"/>
        </w:rPr>
        <w:footnoteReference w:id="61"/>
      </w:r>
      <w:bookmarkEnd w:id="741"/>
      <w:r w:rsidRPr="00A66E30">
        <w:t>.</w:t>
      </w:r>
    </w:p>
    <w:p w14:paraId="2F53B23E" w14:textId="0018E554" w:rsidR="00A66E30" w:rsidRPr="00A66E30" w:rsidRDefault="00A66E30">
      <w:pPr>
        <w:pStyle w:val="NormalBPBHEB"/>
        <w:numPr>
          <w:ilvl w:val="0"/>
          <w:numId w:val="167"/>
        </w:numPr>
        <w:pPrChange w:id="742" w:author="Suman Deshwal" w:date="2024-05-09T11:53:00Z">
          <w:pPr>
            <w:numPr>
              <w:numId w:val="4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lastRenderedPageBreak/>
        <w:t xml:space="preserve">Automated </w:t>
      </w:r>
      <w:r w:rsidR="003A2F8A" w:rsidRPr="00A66E30">
        <w:rPr>
          <w:b/>
          <w:bCs/>
        </w:rPr>
        <w:t>code reviews</w:t>
      </w:r>
      <w:r w:rsidRPr="00A66E30">
        <w:rPr>
          <w:b/>
          <w:bCs/>
        </w:rPr>
        <w:t>:</w:t>
      </w:r>
      <w:r w:rsidRPr="00A66E30">
        <w:t xml:space="preserve"> Implements automated code reviews, leveraging predefined rules and best practices to ensure code quality and adherence to coding standards</w:t>
      </w:r>
      <w:bookmarkStart w:id="743" w:name="_Ref150870847"/>
      <w:r w:rsidR="00995582">
        <w:rPr>
          <w:rStyle w:val="FootnoteReference"/>
        </w:rPr>
        <w:footnoteReference w:id="62"/>
      </w:r>
      <w:bookmarkEnd w:id="743"/>
      <w:r w:rsidRPr="00A66E30">
        <w:t>.</w:t>
      </w:r>
    </w:p>
    <w:p w14:paraId="38E9B2F1" w14:textId="542B64B6" w:rsidR="00A66E30" w:rsidRPr="00A66E30" w:rsidRDefault="00A66E30">
      <w:pPr>
        <w:pStyle w:val="NormalBPBHEB"/>
        <w:numPr>
          <w:ilvl w:val="0"/>
          <w:numId w:val="167"/>
        </w:numPr>
        <w:pPrChange w:id="744" w:author="Suman Deshwal" w:date="2024-05-09T11:53:00Z">
          <w:pPr>
            <w:numPr>
              <w:numId w:val="4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In-line </w:t>
      </w:r>
      <w:r w:rsidR="003A2F8A" w:rsidRPr="00A66E30">
        <w:rPr>
          <w:b/>
          <w:bCs/>
        </w:rPr>
        <w:t>comments and suggestions</w:t>
      </w:r>
      <w:r w:rsidRPr="00A66E30">
        <w:rPr>
          <w:b/>
          <w:bCs/>
        </w:rPr>
        <w:t>:</w:t>
      </w:r>
      <w:r w:rsidRPr="00A66E30">
        <w:t xml:space="preserve"> Enables developers to provide in-line comments and suggestions directly within the code, fostering effective communication during the review process</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3C947190" w14:textId="77777777" w:rsidR="003A2F8A" w:rsidRDefault="003A2F8A">
      <w:pPr>
        <w:pStyle w:val="NormalBPBHEB"/>
        <w:rPr>
          <w:ins w:id="745" w:author="Suman Deshwal" w:date="2024-05-09T11:54:00Z"/>
        </w:rPr>
        <w:pPrChange w:id="746" w:author="Suman Deshwal" w:date="2024-05-09T11:54:00Z">
          <w:pPr>
            <w:keepNext/>
            <w:keepLines/>
            <w:spacing w:before="40" w:after="0"/>
            <w:outlineLvl w:val="1"/>
          </w:pPr>
        </w:pPrChange>
      </w:pPr>
    </w:p>
    <w:p w14:paraId="788286CA" w14:textId="476EBF86" w:rsidR="00A66E30" w:rsidRDefault="00A66E30">
      <w:pPr>
        <w:pStyle w:val="Heading2BPBHEB"/>
        <w:rPr>
          <w:ins w:id="747" w:author="Suman Deshwal" w:date="2024-05-09T11:54:00Z"/>
        </w:rPr>
        <w:pPrChange w:id="748" w:author="Suman Deshwal" w:date="2024-05-09T11:54:00Z">
          <w:pPr>
            <w:keepNext/>
            <w:keepLines/>
            <w:spacing w:before="40" w:after="0"/>
            <w:outlineLvl w:val="1"/>
          </w:pPr>
        </w:pPrChange>
      </w:pPr>
      <w:r w:rsidRPr="00A66E30">
        <w:t xml:space="preserve">Benefits of </w:t>
      </w:r>
      <w:r w:rsidR="003A2F8A" w:rsidRPr="00A66E30">
        <w:t xml:space="preserve">using </w:t>
      </w:r>
      <w:r w:rsidRPr="00A66E30">
        <w:t xml:space="preserve">Amazon </w:t>
      </w:r>
      <w:proofErr w:type="spellStart"/>
      <w:r w:rsidRPr="00A66E30">
        <w:t>CodeWhisperer</w:t>
      </w:r>
      <w:proofErr w:type="spellEnd"/>
    </w:p>
    <w:p w14:paraId="5B2175FD" w14:textId="1D0271DE" w:rsidR="003A2F8A" w:rsidRPr="00A66E30" w:rsidRDefault="003A2F8A">
      <w:pPr>
        <w:pStyle w:val="NormalBPBHEB"/>
        <w:pPrChange w:id="749" w:author="Suman Deshwal" w:date="2024-05-09T11:54:00Z">
          <w:pPr>
            <w:keepNext/>
            <w:keepLines/>
            <w:spacing w:before="40" w:after="0"/>
            <w:outlineLvl w:val="1"/>
          </w:pPr>
        </w:pPrChange>
      </w:pPr>
      <w:ins w:id="750" w:author="Suman Deshwal" w:date="2024-05-09T11:54:00Z">
        <w:r>
          <w:t xml:space="preserve">The following are the </w:t>
        </w:r>
        <w:r w:rsidRPr="003A2F8A">
          <w:t xml:space="preserve">benefits of using Amazon </w:t>
        </w:r>
        <w:proofErr w:type="spellStart"/>
        <w:r w:rsidRPr="003A2F8A">
          <w:t>CodeWhisperer</w:t>
        </w:r>
        <w:proofErr w:type="spellEnd"/>
        <w:r>
          <w:t>:</w:t>
        </w:r>
      </w:ins>
    </w:p>
    <w:p w14:paraId="4279D8E9" w14:textId="3FFE0CD0" w:rsidR="00A66E30" w:rsidRPr="00A66E30" w:rsidRDefault="00A66E30">
      <w:pPr>
        <w:pStyle w:val="NormalBPBHEB"/>
        <w:numPr>
          <w:ilvl w:val="0"/>
          <w:numId w:val="168"/>
        </w:numPr>
        <w:pPrChange w:id="751" w:author="Suman Deshwal" w:date="2024-05-09T11:54:00Z">
          <w:pPr>
            <w:numPr>
              <w:numId w:val="4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Accelerated </w:t>
      </w:r>
      <w:r w:rsidR="003A2F8A" w:rsidRPr="00A66E30">
        <w:rPr>
          <w:b/>
          <w:bCs/>
        </w:rPr>
        <w:t>code review process</w:t>
      </w:r>
      <w:r w:rsidRPr="00A66E30">
        <w:rPr>
          <w:b/>
          <w:bCs/>
        </w:rPr>
        <w:t>:</w:t>
      </w:r>
      <w:r w:rsidRPr="00A66E30">
        <w:t xml:space="preserve"> Streamlines and accelerates the code review process by automating routine checks and providing a collaborative environment for developers</w:t>
      </w:r>
      <w:r w:rsidR="00995582">
        <w:fldChar w:fldCharType="begin"/>
      </w:r>
      <w:r w:rsidR="00995582">
        <w:instrText xml:space="preserve"> NOTEREF _Ref150870847 \f \h </w:instrText>
      </w:r>
      <w:r w:rsidR="00995582">
        <w:fldChar w:fldCharType="separate"/>
      </w:r>
      <w:r w:rsidR="00995582" w:rsidRPr="00995582">
        <w:rPr>
          <w:rStyle w:val="FootnoteReference"/>
        </w:rPr>
        <w:t>62</w:t>
      </w:r>
      <w:r w:rsidR="00995582">
        <w:fldChar w:fldCharType="end"/>
      </w:r>
      <w:r w:rsidRPr="00A66E30">
        <w:t>.</w:t>
      </w:r>
    </w:p>
    <w:p w14:paraId="57834147" w14:textId="7D70E5FF" w:rsidR="00A66E30" w:rsidRPr="00A66E30" w:rsidRDefault="00A66E30">
      <w:pPr>
        <w:pStyle w:val="NormalBPBHEB"/>
        <w:numPr>
          <w:ilvl w:val="0"/>
          <w:numId w:val="168"/>
        </w:numPr>
        <w:pPrChange w:id="752" w:author="Suman Deshwal" w:date="2024-05-09T11:54:00Z">
          <w:pPr>
            <w:numPr>
              <w:numId w:val="4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Code </w:t>
      </w:r>
      <w:r w:rsidR="003A2F8A" w:rsidRPr="00A66E30">
        <w:rPr>
          <w:b/>
          <w:bCs/>
        </w:rPr>
        <w:t>quality improvement</w:t>
      </w:r>
      <w:r w:rsidRPr="00A66E30">
        <w:rPr>
          <w:b/>
          <w:bCs/>
        </w:rPr>
        <w:t>:</w:t>
      </w:r>
      <w:r w:rsidRPr="00A66E30">
        <w:t xml:space="preserve"> Contributes to improved code quality by flagging potential issues and ensuring adherence to coding best practices</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616C2A71" w14:textId="014AD0C1" w:rsidR="00A66E30" w:rsidRPr="00A66E30" w:rsidRDefault="00A66E30">
      <w:pPr>
        <w:pStyle w:val="NormalBPBHEB"/>
        <w:numPr>
          <w:ilvl w:val="0"/>
          <w:numId w:val="168"/>
        </w:numPr>
        <w:pPrChange w:id="753" w:author="Suman Deshwal" w:date="2024-05-09T11:54:00Z">
          <w:pPr>
            <w:numPr>
              <w:numId w:val="4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Knowledge </w:t>
      </w:r>
      <w:r w:rsidR="003A2F8A" w:rsidRPr="00A66E30">
        <w:rPr>
          <w:b/>
          <w:bCs/>
        </w:rPr>
        <w:t>transfer</w:t>
      </w:r>
      <w:r w:rsidRPr="00A66E30">
        <w:rPr>
          <w:b/>
          <w:bCs/>
        </w:rPr>
        <w:t>:</w:t>
      </w:r>
      <w:r w:rsidRPr="00A66E30">
        <w:t xml:space="preserve"> Facilitates knowledge transfer among team members by promoting collaboration and shared understanding of the codebase</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183E5268" w14:textId="77777777" w:rsidR="003A2F8A" w:rsidRDefault="003A2F8A" w:rsidP="008C71AF">
      <w:pPr>
        <w:keepNext/>
        <w:keepLines/>
        <w:spacing w:before="40" w:after="0"/>
        <w:outlineLvl w:val="1"/>
        <w:rPr>
          <w:ins w:id="754" w:author="Suman Deshwal" w:date="2024-05-09T11:54:00Z"/>
          <w:rFonts w:eastAsiaTheme="majorEastAsia" w:cstheme="majorBidi"/>
          <w:sz w:val="36"/>
          <w:szCs w:val="26"/>
        </w:rPr>
      </w:pPr>
    </w:p>
    <w:p w14:paraId="0DA50F3D" w14:textId="0F915DE3" w:rsidR="00A66E30" w:rsidRDefault="00A66E30" w:rsidP="003A2F8A">
      <w:pPr>
        <w:pStyle w:val="Heading2BPBHEB"/>
        <w:rPr>
          <w:ins w:id="755" w:author="Suman Deshwal" w:date="2024-05-09T11:55:00Z"/>
        </w:rPr>
      </w:pPr>
      <w:r w:rsidRPr="00A66E30">
        <w:t xml:space="preserve">Practical </w:t>
      </w:r>
      <w:r w:rsidR="003A2F8A" w:rsidRPr="00A66E30">
        <w:t>applications</w:t>
      </w:r>
    </w:p>
    <w:p w14:paraId="693573FC" w14:textId="0EDE2836" w:rsidR="003A2F8A" w:rsidRPr="00A66E30" w:rsidRDefault="003A2F8A">
      <w:pPr>
        <w:pStyle w:val="NormalBPBHEB"/>
        <w:pPrChange w:id="756" w:author="Suman Deshwal" w:date="2024-05-09T11:55:00Z">
          <w:pPr>
            <w:keepNext/>
            <w:keepLines/>
            <w:spacing w:before="40" w:after="0"/>
            <w:outlineLvl w:val="1"/>
          </w:pPr>
        </w:pPrChange>
      </w:pPr>
      <w:ins w:id="757" w:author="Suman Deshwal" w:date="2024-05-09T11:55:00Z">
        <w:r>
          <w:t>In this section, we will go through the practical applications:</w:t>
        </w:r>
      </w:ins>
    </w:p>
    <w:p w14:paraId="10465701" w14:textId="5473DB4E" w:rsidR="00A66E30" w:rsidRPr="00A66E30" w:rsidRDefault="00A66E30">
      <w:pPr>
        <w:pStyle w:val="NormalBPBHEB"/>
        <w:numPr>
          <w:ilvl w:val="0"/>
          <w:numId w:val="169"/>
        </w:numPr>
        <w:pPrChange w:id="758" w:author="Suman Deshwal" w:date="2024-05-09T11:55:00Z">
          <w:pPr>
            <w:numPr>
              <w:numId w:val="4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Large-scale </w:t>
      </w:r>
      <w:r w:rsidR="003A2F8A" w:rsidRPr="00A66E30">
        <w:rPr>
          <w:b/>
          <w:bCs/>
        </w:rPr>
        <w:t>development projects</w:t>
      </w:r>
      <w:r w:rsidRPr="00A66E30">
        <w:rPr>
          <w:b/>
          <w:bCs/>
        </w:rPr>
        <w:t>:</w:t>
      </w:r>
      <w:r w:rsidRPr="00A66E30">
        <w:t xml:space="preserve"> Particularly beneficial in large-scale development projects with distributed teams, where efficient code collaboration is crucial</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75846B8C" w14:textId="2720B691" w:rsidR="00A66E30" w:rsidRPr="00A66E30" w:rsidRDefault="00F874A3">
      <w:pPr>
        <w:pStyle w:val="NormalBPBHEB"/>
        <w:numPr>
          <w:ilvl w:val="0"/>
          <w:numId w:val="169"/>
        </w:numPr>
        <w:pPrChange w:id="759" w:author="Suman Deshwal" w:date="2024-05-09T11:55:00Z">
          <w:pPr>
            <w:numPr>
              <w:numId w:val="4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Open-</w:t>
      </w:r>
      <w:r w:rsidR="003A2F8A" w:rsidRPr="00A66E30">
        <w:rPr>
          <w:b/>
          <w:bCs/>
        </w:rPr>
        <w:t>source contributions</w:t>
      </w:r>
      <w:r w:rsidR="00A66E30" w:rsidRPr="00A66E30">
        <w:rPr>
          <w:b/>
          <w:bCs/>
        </w:rPr>
        <w:t>:</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r w:rsidR="00995582">
        <w:fldChar w:fldCharType="begin"/>
      </w:r>
      <w:r w:rsidR="00995582">
        <w:instrText xml:space="preserve"> NOTEREF _Ref150870847 \f \h </w:instrText>
      </w:r>
      <w:r w:rsidR="00995582">
        <w:fldChar w:fldCharType="separate"/>
      </w:r>
      <w:r w:rsidR="00995582" w:rsidRPr="00995582">
        <w:rPr>
          <w:rStyle w:val="FootnoteReference"/>
        </w:rPr>
        <w:t>62</w:t>
      </w:r>
      <w:r w:rsidR="00995582">
        <w:fldChar w:fldCharType="end"/>
      </w:r>
      <w:r w:rsidR="00A66E30" w:rsidRPr="00A66E30">
        <w:t>.</w:t>
      </w:r>
    </w:p>
    <w:p w14:paraId="0C4009A9" w14:textId="77777777" w:rsidR="003A2F8A" w:rsidRDefault="003A2F8A">
      <w:pPr>
        <w:pStyle w:val="NormalBPBHEB"/>
        <w:rPr>
          <w:ins w:id="760" w:author="Suman Deshwal" w:date="2024-05-09T11:55:00Z"/>
        </w:rPr>
        <w:pPrChange w:id="761" w:author="Suman Deshwal" w:date="2024-05-09T11:55:00Z">
          <w:pPr>
            <w:keepNext/>
            <w:keepLines/>
            <w:spacing w:before="40" w:after="0"/>
            <w:outlineLvl w:val="1"/>
          </w:pPr>
        </w:pPrChange>
      </w:pPr>
    </w:p>
    <w:p w14:paraId="741EBDD0" w14:textId="568CCF46" w:rsidR="00A66E30" w:rsidRDefault="00A66E30" w:rsidP="003A2F8A">
      <w:pPr>
        <w:pStyle w:val="Heading2BPBHEB"/>
        <w:rPr>
          <w:ins w:id="762" w:author="Suman Deshwal" w:date="2024-05-09T11:56:00Z"/>
        </w:rPr>
      </w:pPr>
      <w:r w:rsidRPr="00A66E30">
        <w:t xml:space="preserve">Best </w:t>
      </w:r>
      <w:r w:rsidR="003A2F8A" w:rsidRPr="00A66E30">
        <w:t xml:space="preserve">practices for using </w:t>
      </w:r>
      <w:r w:rsidRPr="00A66E30">
        <w:t xml:space="preserve">Amazon </w:t>
      </w:r>
      <w:proofErr w:type="spellStart"/>
      <w:r w:rsidRPr="00A66E30">
        <w:t>CodeWhisperer</w:t>
      </w:r>
      <w:proofErr w:type="spellEnd"/>
    </w:p>
    <w:p w14:paraId="4F1BEEA5" w14:textId="1B97F76B" w:rsidR="007253B4" w:rsidRPr="00A66E30" w:rsidRDefault="009F125F">
      <w:pPr>
        <w:pStyle w:val="NormalBPBHEB"/>
        <w:pPrChange w:id="763" w:author="Suman Deshwal" w:date="2024-05-09T11:56:00Z">
          <w:pPr>
            <w:keepNext/>
            <w:keepLines/>
            <w:spacing w:before="40" w:after="0"/>
            <w:outlineLvl w:val="1"/>
          </w:pPr>
        </w:pPrChange>
      </w:pPr>
      <w:ins w:id="764" w:author="Suman Deshwal" w:date="2024-05-09T11:57:00Z">
        <w:r>
          <w:t>In this section</w:t>
        </w:r>
      </w:ins>
      <w:ins w:id="765" w:author="Suman Deshwal" w:date="2024-05-09T11:58:00Z">
        <w:r>
          <w:t xml:space="preserve">, we will go through the best </w:t>
        </w:r>
        <w:r w:rsidRPr="009F125F">
          <w:t xml:space="preserve">practices for using Amazon </w:t>
        </w:r>
        <w:proofErr w:type="spellStart"/>
        <w:r w:rsidRPr="009F125F">
          <w:t>CodeWhisperer</w:t>
        </w:r>
        <w:proofErr w:type="spellEnd"/>
        <w:r>
          <w:t>:</w:t>
        </w:r>
      </w:ins>
    </w:p>
    <w:p w14:paraId="5A64BA64" w14:textId="20D1DF5B" w:rsidR="00A66E30" w:rsidRPr="00A66E30" w:rsidRDefault="00A66E30">
      <w:pPr>
        <w:pStyle w:val="NormalBPBHEB"/>
        <w:numPr>
          <w:ilvl w:val="0"/>
          <w:numId w:val="170"/>
        </w:numPr>
        <w:pPrChange w:id="766" w:author="Suman Deshwal" w:date="2024-05-09T11:58:00Z">
          <w:pPr>
            <w:numPr>
              <w:numId w:val="4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Define </w:t>
      </w:r>
      <w:r w:rsidR="009F125F" w:rsidRPr="00A66E30">
        <w:rPr>
          <w:b/>
          <w:bCs/>
        </w:rPr>
        <w:t>clear review guidelines</w:t>
      </w:r>
      <w:r w:rsidRPr="00A66E30">
        <w:rPr>
          <w:b/>
          <w:bCs/>
        </w:rPr>
        <w:t>:</w:t>
      </w:r>
      <w:r w:rsidRPr="00A66E30">
        <w:t xml:space="preserve"> Establish clear guidelines for code reviews to ensure that the team focuses on critical aspects of code quality and functionality</w:t>
      </w:r>
      <w:r w:rsidR="000C4008">
        <w:fldChar w:fldCharType="begin"/>
      </w:r>
      <w:r w:rsidR="000C4008">
        <w:instrText xml:space="preserve"> NOTEREF _Ref150870833 \f \h </w:instrText>
      </w:r>
      <w:r w:rsidR="000C4008">
        <w:fldChar w:fldCharType="separate"/>
      </w:r>
      <w:r w:rsidR="000C4008" w:rsidRPr="000C4008">
        <w:rPr>
          <w:rStyle w:val="FootnoteReference"/>
        </w:rPr>
        <w:t>61</w:t>
      </w:r>
      <w:r w:rsidR="000C4008">
        <w:fldChar w:fldCharType="end"/>
      </w:r>
    </w:p>
    <w:p w14:paraId="654F6278" w14:textId="30251945" w:rsidR="00A66E30" w:rsidRPr="00A66E30" w:rsidRDefault="00A66E30">
      <w:pPr>
        <w:pStyle w:val="NormalBPBHEB"/>
        <w:numPr>
          <w:ilvl w:val="0"/>
          <w:numId w:val="170"/>
        </w:numPr>
        <w:pPrChange w:id="767" w:author="Suman Deshwal" w:date="2024-05-09T11:58:00Z">
          <w:pPr>
            <w:numPr>
              <w:numId w:val="4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Regularly </w:t>
      </w:r>
      <w:r w:rsidR="009F125F" w:rsidRPr="00A66E30">
        <w:rPr>
          <w:b/>
          <w:bCs/>
        </w:rPr>
        <w:t>update review rules</w:t>
      </w:r>
      <w:r w:rsidRPr="00A66E30">
        <w:rPr>
          <w:b/>
          <w:bCs/>
        </w:rPr>
        <w:t>:</w:t>
      </w:r>
      <w:r w:rsidRPr="00A66E30">
        <w:t xml:space="preserve"> Regularly update and customize automated review rules to align with evolving coding standards and project requirements</w:t>
      </w:r>
      <w:r w:rsidR="000C4008">
        <w:fldChar w:fldCharType="begin"/>
      </w:r>
      <w:r w:rsidR="000C4008">
        <w:instrText xml:space="preserve"> NOTEREF _Ref150870847 \f \h </w:instrText>
      </w:r>
      <w:r w:rsidR="000C4008">
        <w:fldChar w:fldCharType="separate"/>
      </w:r>
      <w:r w:rsidR="000C4008" w:rsidRPr="000C4008">
        <w:rPr>
          <w:rStyle w:val="FootnoteReference"/>
        </w:rPr>
        <w:t>62</w:t>
      </w:r>
      <w:r w:rsidR="000C4008">
        <w:fldChar w:fldCharType="end"/>
      </w:r>
      <w:r w:rsidRPr="00A66E30">
        <w:t>.</w:t>
      </w:r>
    </w:p>
    <w:p w14:paraId="3181951F" w14:textId="1CE23FDF" w:rsidR="00A66E30" w:rsidRPr="00A66E30" w:rsidRDefault="00A66E30">
      <w:pPr>
        <w:pStyle w:val="Heading2BPBHEB"/>
        <w:pPrChange w:id="768" w:author="Suman Deshwal" w:date="2024-05-09T11:58:00Z">
          <w:pPr>
            <w:keepNext/>
            <w:keepLines/>
            <w:spacing w:before="40" w:after="0"/>
            <w:outlineLvl w:val="1"/>
          </w:pPr>
        </w:pPrChange>
      </w:pPr>
      <w:r w:rsidRPr="00A66E30">
        <w:lastRenderedPageBreak/>
        <w:t>Conclusion</w:t>
      </w:r>
    </w:p>
    <w:p w14:paraId="76249538" w14:textId="1D99B241" w:rsidR="00AA7468" w:rsidRPr="00A66E30" w:rsidRDefault="00A66E30">
      <w:pPr>
        <w:pStyle w:val="NormalBPBHEB"/>
        <w:pPrChange w:id="769" w:author="Suman Deshwal" w:date="2024-05-09T11:58:00Z">
          <w:pPr>
            <w:pBdr>
              <w:top w:val="nil"/>
              <w:left w:val="nil"/>
              <w:bottom w:val="nil"/>
              <w:right w:val="nil"/>
              <w:between w:val="nil"/>
            </w:pBdr>
            <w:shd w:val="clear" w:color="auto" w:fill="FFFFFF"/>
            <w:spacing w:after="100" w:line="276" w:lineRule="auto"/>
            <w:jc w:val="both"/>
          </w:pPr>
        </w:pPrChange>
      </w:pPr>
      <w:r w:rsidRPr="00A66E30">
        <w:t xml:space="preserve">Amazon </w:t>
      </w:r>
      <w:proofErr w:type="spellStart"/>
      <w:r w:rsidRPr="00A66E30">
        <w:t>CodeWhisperer</w:t>
      </w:r>
      <w:proofErr w:type="spellEnd"/>
      <w:r w:rsidRPr="00A66E30">
        <w:t xml:space="preserve"> emerges as a valuable tool for development teams, fostering collaboration, improving code quality, and expediting the code review process. Its integration into the software development lifecycle contributes to enhanced productivity and streamlined development workflows.</w:t>
      </w:r>
    </w:p>
    <w:p w14:paraId="4D5B98C6" w14:textId="77777777" w:rsidR="0068706B" w:rsidRDefault="0068706B">
      <w:pPr>
        <w:rPr>
          <w:rFonts w:asciiTheme="majorHAnsi" w:eastAsiaTheme="majorEastAsia" w:hAnsiTheme="majorHAnsi" w:cstheme="majorBidi"/>
          <w:color w:val="auto"/>
          <w:spacing w:val="-10"/>
          <w:kern w:val="28"/>
          <w:sz w:val="56"/>
          <w:szCs w:val="56"/>
        </w:rPr>
      </w:pPr>
      <w:r>
        <w:br w:type="page"/>
      </w:r>
    </w:p>
    <w:p w14:paraId="09143EEC" w14:textId="2C582A4D" w:rsidR="00906929" w:rsidRDefault="00E91276" w:rsidP="00DA3801">
      <w:pPr>
        <w:pStyle w:val="Title"/>
      </w:pPr>
      <w:bookmarkStart w:id="770" w:name="_Hlk151458501"/>
      <w:commentRangeStart w:id="771"/>
      <w:r>
        <w:lastRenderedPageBreak/>
        <w:t xml:space="preserve">Chapter 7, Part </w:t>
      </w:r>
      <w:r w:rsidR="00E57023">
        <w:t>2</w:t>
      </w:r>
      <w:r>
        <w:t xml:space="preserve">: </w:t>
      </w:r>
      <w:r w:rsidR="00181E96">
        <w:t>Application Integration</w:t>
      </w:r>
      <w:r w:rsidR="00F24034">
        <w:t xml:space="preserve"> </w:t>
      </w:r>
      <w:commentRangeEnd w:id="771"/>
      <w:r w:rsidR="009F125F">
        <w:rPr>
          <w:rStyle w:val="CommentReference"/>
          <w:rFonts w:ascii="Palatino Linotype" w:eastAsiaTheme="minorHAnsi" w:hAnsi="Palatino Linotype" w:cstheme="minorBidi"/>
          <w:color w:val="000000" w:themeColor="text1"/>
          <w:spacing w:val="0"/>
          <w:kern w:val="0"/>
        </w:rPr>
        <w:commentReference w:id="771"/>
      </w:r>
      <w:r w:rsidR="00906929" w:rsidRPr="00906929">
        <w:rPr>
          <w:vanish/>
        </w:rPr>
        <w:t>Top of Form</w:t>
      </w:r>
    </w:p>
    <w:p w14:paraId="15E3B51B" w14:textId="77777777" w:rsidR="00D81278" w:rsidRDefault="00D81278" w:rsidP="00D81278"/>
    <w:p w14:paraId="2E803BCB" w14:textId="77777777" w:rsidR="00D466CB" w:rsidRDefault="00D81278">
      <w:pPr>
        <w:pStyle w:val="FigureBPBHEB"/>
        <w:pPrChange w:id="772" w:author="Suman Deshwal" w:date="2024-05-09T11:59:00Z">
          <w:pPr>
            <w:keepNext/>
          </w:pPr>
        </w:pPrChange>
      </w:pPr>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1E7195E3" w:rsidR="00D81278" w:rsidRPr="00D81278" w:rsidRDefault="00D466CB">
      <w:pPr>
        <w:pStyle w:val="FigureCaptionBPBHEB"/>
        <w:pPrChange w:id="773" w:author="Suman Deshwal" w:date="2024-05-09T11:59:00Z">
          <w:pPr>
            <w:pStyle w:val="Caption"/>
          </w:pPr>
        </w:pPrChange>
      </w:pPr>
      <w:commentRangeStart w:id="774"/>
      <w:r w:rsidRPr="009F125F">
        <w:rPr>
          <w:b/>
          <w:bCs w:val="0"/>
          <w:rPrChange w:id="775" w:author="Suman Deshwal" w:date="2024-05-09T11:59:00Z">
            <w:rPr/>
          </w:rPrChange>
        </w:rPr>
        <w:t>Figure</w:t>
      </w:r>
      <w:commentRangeEnd w:id="774"/>
      <w:r w:rsidR="009F125F">
        <w:rPr>
          <w:rStyle w:val="CommentReference"/>
          <w:rFonts w:eastAsiaTheme="minorHAnsi" w:cstheme="minorBidi"/>
          <w:bCs w:val="0"/>
          <w:i w:val="0"/>
          <w:iCs w:val="0"/>
        </w:rPr>
        <w:commentReference w:id="774"/>
      </w:r>
      <w:r w:rsidRPr="009F125F">
        <w:rPr>
          <w:b/>
          <w:bCs w:val="0"/>
          <w:rPrChange w:id="776" w:author="Suman Deshwal" w:date="2024-05-09T11:59:00Z">
            <w:rPr/>
          </w:rPrChange>
        </w:rPr>
        <w:t xml:space="preserve"> </w:t>
      </w:r>
      <w:r w:rsidRPr="009F125F">
        <w:rPr>
          <w:b/>
          <w:bCs w:val="0"/>
          <w:rPrChange w:id="777" w:author="Suman Deshwal" w:date="2024-05-09T11:59:00Z">
            <w:rPr/>
          </w:rPrChange>
        </w:rPr>
        <w:fldChar w:fldCharType="begin"/>
      </w:r>
      <w:r w:rsidRPr="009F125F">
        <w:rPr>
          <w:b/>
          <w:bCs w:val="0"/>
          <w:rPrChange w:id="778" w:author="Suman Deshwal" w:date="2024-05-09T11:59:00Z">
            <w:rPr/>
          </w:rPrChange>
        </w:rPr>
        <w:instrText xml:space="preserve"> SEQ Figure \* ARABIC </w:instrText>
      </w:r>
      <w:r w:rsidRPr="009F125F">
        <w:rPr>
          <w:b/>
          <w:bCs w:val="0"/>
          <w:rPrChange w:id="779" w:author="Suman Deshwal" w:date="2024-05-09T11:59:00Z">
            <w:rPr/>
          </w:rPrChange>
        </w:rPr>
        <w:fldChar w:fldCharType="separate"/>
      </w:r>
      <w:r w:rsidR="009304A7" w:rsidRPr="009F125F">
        <w:rPr>
          <w:b/>
          <w:bCs w:val="0"/>
          <w:noProof/>
          <w:rPrChange w:id="780" w:author="Suman Deshwal" w:date="2024-05-09T11:59:00Z">
            <w:rPr>
              <w:noProof/>
            </w:rPr>
          </w:rPrChange>
        </w:rPr>
        <w:t>7</w:t>
      </w:r>
      <w:r w:rsidRPr="009F125F">
        <w:rPr>
          <w:b/>
          <w:bCs w:val="0"/>
          <w:rPrChange w:id="781" w:author="Suman Deshwal" w:date="2024-05-09T11:59:00Z">
            <w:rPr/>
          </w:rPrChange>
        </w:rPr>
        <w:fldChar w:fldCharType="end"/>
      </w:r>
      <w:r w:rsidRPr="009F125F">
        <w:rPr>
          <w:b/>
          <w:bCs w:val="0"/>
          <w:rPrChange w:id="782" w:author="Suman Deshwal" w:date="2024-05-09T11:59:00Z">
            <w:rPr/>
          </w:rPrChange>
        </w:rPr>
        <w:t>.</w:t>
      </w:r>
      <w:ins w:id="783" w:author="Suman Deshwal" w:date="2024-05-09T11:59:00Z">
        <w:r w:rsidR="009F125F" w:rsidRPr="009F125F">
          <w:rPr>
            <w:b/>
            <w:bCs w:val="0"/>
            <w:rPrChange w:id="784" w:author="Suman Deshwal" w:date="2024-05-09T11:59:00Z">
              <w:rPr/>
            </w:rPrChange>
          </w:rPr>
          <w:t>7:</w:t>
        </w:r>
      </w:ins>
      <w:r>
        <w:t xml:space="preserve">  </w:t>
      </w:r>
      <w:r w:rsidRPr="006551FA">
        <w:t>AWS Application Integration Services</w:t>
      </w:r>
      <w:r w:rsidR="00DF5456">
        <w:t xml:space="preserve"> (AWS Training Blog)</w:t>
      </w:r>
    </w:p>
    <w:bookmarkEnd w:id="770"/>
    <w:p w14:paraId="153F6B04" w14:textId="77777777" w:rsidR="009F125F" w:rsidRDefault="009F125F" w:rsidP="00355E7B">
      <w:pPr>
        <w:keepNext/>
        <w:keepLines/>
        <w:spacing w:before="40" w:after="0"/>
        <w:outlineLvl w:val="1"/>
        <w:rPr>
          <w:ins w:id="785" w:author="Suman Deshwal" w:date="2024-05-09T11:59:00Z"/>
          <w:rFonts w:eastAsiaTheme="majorEastAsia" w:cstheme="majorBidi"/>
          <w:sz w:val="36"/>
          <w:szCs w:val="26"/>
        </w:rPr>
      </w:pPr>
    </w:p>
    <w:p w14:paraId="72429669" w14:textId="0760523C" w:rsidR="00355E7B" w:rsidRPr="000760BB" w:rsidRDefault="00355E7B">
      <w:pPr>
        <w:pStyle w:val="Heading1BPBHEB"/>
        <w:pPrChange w:id="786" w:author="Suman Deshwal" w:date="2024-05-09T12:05:00Z">
          <w:pPr>
            <w:keepNext/>
            <w:keepLines/>
            <w:spacing w:before="40" w:after="0"/>
            <w:outlineLvl w:val="1"/>
          </w:pPr>
        </w:pPrChange>
      </w:pPr>
      <w:commentRangeStart w:id="787"/>
      <w:r w:rsidRPr="000760BB">
        <w:t>Overview</w:t>
      </w:r>
      <w:commentRangeEnd w:id="787"/>
      <w:r w:rsidR="009F125F">
        <w:rPr>
          <w:rStyle w:val="CommentReference"/>
          <w:rFonts w:eastAsiaTheme="minorHAnsi" w:cstheme="minorBidi"/>
          <w:b w:val="0"/>
        </w:rPr>
        <w:commentReference w:id="787"/>
      </w:r>
    </w:p>
    <w:p w14:paraId="4DAF0379" w14:textId="77777777" w:rsidR="00AA66A6" w:rsidRPr="000760BB" w:rsidRDefault="00AA66A6">
      <w:pPr>
        <w:pStyle w:val="NormalBPBHEB"/>
        <w:pPrChange w:id="788" w:author="Suman Deshwal" w:date="2024-05-09T12:01:00Z">
          <w:pPr>
            <w:pBdr>
              <w:top w:val="nil"/>
              <w:left w:val="nil"/>
              <w:bottom w:val="nil"/>
              <w:right w:val="nil"/>
              <w:between w:val="nil"/>
            </w:pBdr>
            <w:shd w:val="clear" w:color="auto" w:fill="FFFFFF"/>
            <w:spacing w:after="100" w:line="276" w:lineRule="auto"/>
            <w:jc w:val="both"/>
          </w:pPr>
        </w:pPrChange>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7F911BD9" w14:textId="01924DEC" w:rsidR="00355E7B" w:rsidRDefault="00355E7B">
      <w:pPr>
        <w:pStyle w:val="NormalBPBHEB"/>
        <w:pPrChange w:id="789" w:author="Suman Deshwal" w:date="2024-05-09T12:01:00Z">
          <w:pPr>
            <w:pBdr>
              <w:top w:val="nil"/>
              <w:left w:val="nil"/>
              <w:bottom w:val="nil"/>
              <w:right w:val="nil"/>
              <w:between w:val="nil"/>
            </w:pBdr>
            <w:shd w:val="clear" w:color="auto" w:fill="FFFFFF"/>
            <w:spacing w:after="100" w:line="276" w:lineRule="auto"/>
            <w:jc w:val="both"/>
          </w:pPr>
        </w:pPrChange>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7ACAA962" w14:textId="2F78D3A3" w:rsidR="005F4F4B" w:rsidRDefault="005F4F4B" w:rsidP="009F125F">
      <w:pPr>
        <w:pStyle w:val="NormalBPBHEB"/>
        <w:rPr>
          <w:ins w:id="790" w:author="Suman Deshwal" w:date="2024-05-09T12:02:00Z"/>
        </w:rPr>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3E5BFEBA" w14:textId="77777777" w:rsidR="009F125F" w:rsidRPr="000760BB" w:rsidRDefault="009F125F">
      <w:pPr>
        <w:pStyle w:val="NormalBPBHEB"/>
        <w:pPrChange w:id="791" w:author="Suman Deshwal" w:date="2024-05-09T12:02:00Z">
          <w:pPr>
            <w:pBdr>
              <w:top w:val="nil"/>
              <w:left w:val="nil"/>
              <w:bottom w:val="nil"/>
              <w:right w:val="nil"/>
              <w:between w:val="nil"/>
            </w:pBdr>
            <w:shd w:val="clear" w:color="auto" w:fill="FFFFFF"/>
            <w:spacing w:after="100" w:line="276" w:lineRule="auto"/>
            <w:jc w:val="both"/>
          </w:pPr>
        </w:pPrChange>
      </w:pPr>
    </w:p>
    <w:p w14:paraId="7CE64EA3" w14:textId="4A7C364A" w:rsidR="00355E7B" w:rsidRDefault="00355E7B" w:rsidP="009F125F">
      <w:pPr>
        <w:pStyle w:val="Heading2BPBHEB"/>
        <w:rPr>
          <w:ins w:id="792" w:author="Suman Deshwal" w:date="2024-05-09T12:02:00Z"/>
        </w:rPr>
      </w:pPr>
      <w:r w:rsidRPr="000760BB">
        <w:lastRenderedPageBreak/>
        <w:t xml:space="preserve">Significance of </w:t>
      </w:r>
      <w:r w:rsidR="009F125F" w:rsidRPr="000760BB">
        <w:t>application integration</w:t>
      </w:r>
    </w:p>
    <w:p w14:paraId="690F737E" w14:textId="17702E0E" w:rsidR="009F125F" w:rsidRPr="000760BB" w:rsidRDefault="009F125F">
      <w:pPr>
        <w:pStyle w:val="NormalBPBHEB"/>
        <w:pPrChange w:id="793" w:author="Suman Deshwal" w:date="2024-05-09T12:02:00Z">
          <w:pPr>
            <w:keepNext/>
            <w:keepLines/>
            <w:spacing w:before="40" w:after="0"/>
            <w:outlineLvl w:val="1"/>
          </w:pPr>
        </w:pPrChange>
      </w:pPr>
      <w:ins w:id="794" w:author="Suman Deshwal" w:date="2024-05-09T12:02:00Z">
        <w:r>
          <w:t>In this section, the</w:t>
        </w:r>
        <w:r w:rsidRPr="009F125F">
          <w:t xml:space="preserve"> significance of application integration</w:t>
        </w:r>
        <w:r>
          <w:t xml:space="preserve"> will be discussed:</w:t>
        </w:r>
      </w:ins>
    </w:p>
    <w:p w14:paraId="2A63B854" w14:textId="781D30AD" w:rsidR="00355E7B" w:rsidRPr="000760BB" w:rsidRDefault="00355E7B">
      <w:pPr>
        <w:pStyle w:val="NormalBPBHEB"/>
        <w:numPr>
          <w:ilvl w:val="0"/>
          <w:numId w:val="171"/>
        </w:numPr>
        <w:pPrChange w:id="795" w:author="Suman Deshwal" w:date="2024-05-09T12:02:00Z">
          <w:pPr>
            <w:numPr>
              <w:numId w:val="8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9F125F" w:rsidRPr="000760BB">
        <w:rPr>
          <w:b/>
          <w:bCs/>
        </w:rPr>
        <w:t>consistency</w:t>
      </w:r>
      <w:r w:rsidRPr="000760BB">
        <w:rPr>
          <w:b/>
          <w:bCs/>
        </w:rPr>
        <w:t>:</w:t>
      </w:r>
      <w:r w:rsidRPr="000760BB">
        <w:t xml:space="preserve"> Application integration ensures that data is consistent across various systems, preventing discrepancies and errors</w:t>
      </w:r>
      <w:bookmarkStart w:id="796" w:name="_Ref151397553"/>
      <w:r w:rsidR="004D52CB">
        <w:rPr>
          <w:rStyle w:val="FootnoteReference"/>
        </w:rPr>
        <w:footnoteReference w:id="63"/>
      </w:r>
      <w:bookmarkEnd w:id="796"/>
      <w:r w:rsidRPr="000760BB">
        <w:t>.</w:t>
      </w:r>
    </w:p>
    <w:p w14:paraId="4EA344C2" w14:textId="417D1E66" w:rsidR="00355E7B" w:rsidRPr="000760BB" w:rsidRDefault="00355E7B">
      <w:pPr>
        <w:pStyle w:val="NormalBPBHEB"/>
        <w:numPr>
          <w:ilvl w:val="0"/>
          <w:numId w:val="171"/>
        </w:numPr>
        <w:pPrChange w:id="797" w:author="Suman Deshwal" w:date="2024-05-09T12:02:00Z">
          <w:pPr>
            <w:numPr>
              <w:numId w:val="8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Improved </w:t>
      </w:r>
      <w:r w:rsidR="009F125F" w:rsidRPr="000760BB">
        <w:rPr>
          <w:b/>
          <w:bCs/>
        </w:rPr>
        <w:t>efficiency</w:t>
      </w:r>
      <w:r w:rsidRPr="000760BB">
        <w:rPr>
          <w:b/>
          <w:bCs/>
        </w:rPr>
        <w:t>:</w:t>
      </w:r>
      <w:r w:rsidRPr="000760BB">
        <w:t xml:space="preserve"> Seamless communication between applications reduces manual efforts, minimizes data silos, and enhances overall operational efficiency</w:t>
      </w:r>
      <w:r w:rsidR="00170D10">
        <w:fldChar w:fldCharType="begin"/>
      </w:r>
      <w:r w:rsidR="00170D10">
        <w:instrText xml:space="preserve"> NOTEREF _Ref151397553 \f \h </w:instrText>
      </w:r>
      <w:r w:rsidR="00170D10">
        <w:fldChar w:fldCharType="separate"/>
      </w:r>
      <w:r w:rsidR="00170D10" w:rsidRPr="00170D10">
        <w:rPr>
          <w:rStyle w:val="FootnoteReference"/>
        </w:rPr>
        <w:t>63</w:t>
      </w:r>
      <w:r w:rsidR="00170D10">
        <w:fldChar w:fldCharType="end"/>
      </w:r>
      <w:r w:rsidRPr="000760BB">
        <w:t>.</w:t>
      </w:r>
    </w:p>
    <w:p w14:paraId="6891A2F0" w14:textId="4FD893B7" w:rsidR="00355E7B" w:rsidRPr="000760BB" w:rsidRDefault="00355E7B">
      <w:pPr>
        <w:pStyle w:val="NormalBPBHEB"/>
        <w:numPr>
          <w:ilvl w:val="0"/>
          <w:numId w:val="171"/>
        </w:numPr>
        <w:pPrChange w:id="798" w:author="Suman Deshwal" w:date="2024-05-09T12:02:00Z">
          <w:pPr>
            <w:numPr>
              <w:numId w:val="8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Enhanced </w:t>
      </w:r>
      <w:r w:rsidR="009F125F" w:rsidRPr="000760BB">
        <w:rPr>
          <w:b/>
          <w:bCs/>
        </w:rPr>
        <w:t>decision-making</w:t>
      </w:r>
      <w:r w:rsidRPr="000760BB">
        <w:rPr>
          <w:b/>
          <w:bCs/>
        </w:rPr>
        <w:t>:</w:t>
      </w:r>
      <w:r w:rsidRPr="000760BB">
        <w:t xml:space="preserve"> Integrated systems provide a holistic view of data, empowering organizations to make informed and timely decisions</w:t>
      </w:r>
      <w:r w:rsidR="0031210A">
        <w:rPr>
          <w:rStyle w:val="FootnoteReference"/>
        </w:rPr>
        <w:footnoteReference w:id="64"/>
      </w:r>
      <w:r w:rsidRPr="000760BB">
        <w:t>.</w:t>
      </w:r>
    </w:p>
    <w:p w14:paraId="59F85611" w14:textId="77777777" w:rsidR="009F125F" w:rsidRDefault="009F125F">
      <w:pPr>
        <w:pStyle w:val="NormalBPBHEB"/>
        <w:rPr>
          <w:ins w:id="799" w:author="Suman Deshwal" w:date="2024-05-09T12:02:00Z"/>
        </w:rPr>
        <w:pPrChange w:id="800" w:author="Suman Deshwal" w:date="2024-05-09T12:02:00Z">
          <w:pPr>
            <w:keepNext/>
            <w:keepLines/>
            <w:spacing w:before="40" w:after="0"/>
            <w:outlineLvl w:val="1"/>
          </w:pPr>
        </w:pPrChange>
      </w:pPr>
    </w:p>
    <w:p w14:paraId="3624B092" w14:textId="5704C1B5" w:rsidR="00355E7B" w:rsidRDefault="00355E7B" w:rsidP="009F125F">
      <w:pPr>
        <w:pStyle w:val="Heading2BPBHEB"/>
        <w:rPr>
          <w:ins w:id="801" w:author="Suman Deshwal" w:date="2024-05-09T12:03:00Z"/>
        </w:rPr>
      </w:pPr>
      <w:r w:rsidRPr="000760BB">
        <w:t xml:space="preserve">Strategies for </w:t>
      </w:r>
      <w:r w:rsidR="009F125F" w:rsidRPr="000760BB">
        <w:t>application integration</w:t>
      </w:r>
    </w:p>
    <w:p w14:paraId="639E2CFE" w14:textId="650EB87F" w:rsidR="009F125F" w:rsidRPr="000760BB" w:rsidRDefault="009F125F">
      <w:pPr>
        <w:pStyle w:val="NormalBPBHEB"/>
        <w:pPrChange w:id="802" w:author="Suman Deshwal" w:date="2024-05-09T12:03:00Z">
          <w:pPr>
            <w:keepNext/>
            <w:keepLines/>
            <w:spacing w:before="40" w:after="0"/>
            <w:outlineLvl w:val="1"/>
          </w:pPr>
        </w:pPrChange>
      </w:pPr>
      <w:ins w:id="803" w:author="Suman Deshwal" w:date="2024-05-09T12:03:00Z">
        <w:r>
          <w:t xml:space="preserve">The following are the </w:t>
        </w:r>
        <w:r w:rsidRPr="009F125F">
          <w:t>strategies for application integration</w:t>
        </w:r>
        <w:r>
          <w:t>:</w:t>
        </w:r>
      </w:ins>
    </w:p>
    <w:p w14:paraId="3896B3A5" w14:textId="11357D8E" w:rsidR="00355E7B" w:rsidRPr="000760BB" w:rsidRDefault="00355E7B">
      <w:pPr>
        <w:pStyle w:val="NormalBPBHEB"/>
        <w:numPr>
          <w:ilvl w:val="0"/>
          <w:numId w:val="172"/>
        </w:numPr>
        <w:pPrChange w:id="804" w:author="Suman Deshwal" w:date="2024-05-09T12:03:00Z">
          <w:pPr>
            <w:numPr>
              <w:numId w:val="8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Enterprise Service Bus (ESB):</w:t>
      </w:r>
      <w:r w:rsidRPr="000760BB">
        <w:t xml:space="preserve"> ESB serves as a middleware solution, facilitating communication between applications through a centralized hub</w:t>
      </w:r>
      <w:r w:rsidR="00BC1A54">
        <w:rPr>
          <w:rStyle w:val="FootnoteReference"/>
        </w:rPr>
        <w:footnoteReference w:id="65"/>
      </w:r>
      <w:r w:rsidRPr="000760BB">
        <w:t>.</w:t>
      </w:r>
    </w:p>
    <w:p w14:paraId="08769C48" w14:textId="7458F9BB" w:rsidR="00355E7B" w:rsidRPr="000760BB" w:rsidRDefault="00355E7B">
      <w:pPr>
        <w:pStyle w:val="NormalBPBHEB"/>
        <w:numPr>
          <w:ilvl w:val="0"/>
          <w:numId w:val="172"/>
        </w:numPr>
        <w:pPrChange w:id="805" w:author="Suman Deshwal" w:date="2024-05-09T12:03:00Z">
          <w:pPr>
            <w:numPr>
              <w:numId w:val="8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API-based </w:t>
      </w:r>
      <w:r w:rsidR="009F125F" w:rsidRPr="000760BB">
        <w:rPr>
          <w:b/>
          <w:bCs/>
        </w:rPr>
        <w:t>integration</w:t>
      </w:r>
      <w:r w:rsidRPr="000760BB">
        <w:rPr>
          <w:b/>
          <w:bCs/>
        </w:rPr>
        <w:t>:</w:t>
      </w:r>
      <w:r w:rsidRPr="000760BB">
        <w:t xml:space="preserve"> Utilizing </w:t>
      </w:r>
      <w:del w:id="806" w:author="Suman Deshwal" w:date="2024-05-09T12:03:00Z">
        <w:r w:rsidRPr="009F125F" w:rsidDel="009F125F">
          <w:rPr>
            <w:b/>
            <w:bCs/>
            <w:rPrChange w:id="807" w:author="Suman Deshwal" w:date="2024-05-09T12:04:00Z">
              <w:rPr/>
            </w:rPrChange>
          </w:rPr>
          <w:delText>APIs (</w:delText>
        </w:r>
      </w:del>
      <w:r w:rsidRPr="009F125F">
        <w:rPr>
          <w:b/>
          <w:bCs/>
          <w:rPrChange w:id="808" w:author="Suman Deshwal" w:date="2024-05-09T12:04:00Z">
            <w:rPr/>
          </w:rPrChange>
        </w:rPr>
        <w:t>Application Programming Interfaces</w:t>
      </w:r>
      <w:ins w:id="809" w:author="Suman Deshwal" w:date="2024-05-09T12:03:00Z">
        <w:r w:rsidR="009F125F" w:rsidRPr="009F125F">
          <w:rPr>
            <w:b/>
            <w:bCs/>
            <w:rPrChange w:id="810" w:author="Suman Deshwal" w:date="2024-05-09T12:04:00Z">
              <w:rPr/>
            </w:rPrChange>
          </w:rPr>
          <w:t xml:space="preserve"> (APIs</w:t>
        </w:r>
      </w:ins>
      <w:r w:rsidRPr="009F125F">
        <w:rPr>
          <w:b/>
          <w:bCs/>
          <w:rPrChange w:id="811" w:author="Suman Deshwal" w:date="2024-05-09T12:04:00Z">
            <w:rPr/>
          </w:rPrChange>
        </w:rPr>
        <w:t>)</w:t>
      </w:r>
      <w:r w:rsidRPr="000760BB">
        <w:t xml:space="preserve"> for seamless connectivity between applications, enabling data exchange and functionality sharing</w:t>
      </w:r>
      <w:r w:rsidR="00E3773D">
        <w:rPr>
          <w:rStyle w:val="FootnoteReference"/>
        </w:rPr>
        <w:footnoteReference w:id="66"/>
      </w:r>
      <w:r w:rsidRPr="000760BB">
        <w:t>.</w:t>
      </w:r>
    </w:p>
    <w:p w14:paraId="495639BE" w14:textId="47753DE9" w:rsidR="00355E7B" w:rsidRPr="000760BB" w:rsidRDefault="00355E7B">
      <w:pPr>
        <w:pStyle w:val="NormalBPBHEB"/>
        <w:numPr>
          <w:ilvl w:val="0"/>
          <w:numId w:val="172"/>
        </w:numPr>
        <w:pPrChange w:id="812" w:author="Suman Deshwal" w:date="2024-05-09T12:03:00Z">
          <w:pPr>
            <w:numPr>
              <w:numId w:val="8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Event-</w:t>
      </w:r>
      <w:r w:rsidR="009F125F" w:rsidRPr="000760BB">
        <w:rPr>
          <w:b/>
          <w:bCs/>
        </w:rPr>
        <w:t>driven architecture</w:t>
      </w:r>
      <w:r w:rsidRPr="000760BB">
        <w:rPr>
          <w:b/>
          <w:bCs/>
        </w:rPr>
        <w:t>:</w:t>
      </w:r>
      <w:r w:rsidRPr="000760BB">
        <w:t xml:space="preserve"> Implementing an event-driven approach where applications communicate through events, enabling real-time responses to changes</w:t>
      </w:r>
      <w:r w:rsidR="00E3773D">
        <w:rPr>
          <w:rStyle w:val="FootnoteReference"/>
        </w:rPr>
        <w:footnoteReference w:id="67"/>
      </w:r>
      <w:r w:rsidRPr="000760BB">
        <w:t>.</w:t>
      </w:r>
    </w:p>
    <w:p w14:paraId="72154B70" w14:textId="77777777" w:rsidR="009F125F" w:rsidRDefault="009F125F">
      <w:pPr>
        <w:pStyle w:val="NormalBPBHEB"/>
        <w:rPr>
          <w:ins w:id="813" w:author="Suman Deshwal" w:date="2024-05-09T12:04:00Z"/>
        </w:rPr>
        <w:pPrChange w:id="814" w:author="Suman Deshwal" w:date="2024-05-09T12:04:00Z">
          <w:pPr>
            <w:keepNext/>
            <w:keepLines/>
            <w:spacing w:before="40" w:after="0"/>
            <w:outlineLvl w:val="1"/>
          </w:pPr>
        </w:pPrChange>
      </w:pPr>
    </w:p>
    <w:p w14:paraId="7BFB2A91" w14:textId="14F92291" w:rsidR="00AB156D" w:rsidRDefault="00AB156D" w:rsidP="009F125F">
      <w:pPr>
        <w:pStyle w:val="Heading2BPBHEB"/>
        <w:rPr>
          <w:ins w:id="815" w:author="Suman Deshwal" w:date="2024-05-09T12:04:00Z"/>
        </w:rPr>
      </w:pPr>
      <w:r w:rsidRPr="00DA3801">
        <w:t xml:space="preserve">AWS </w:t>
      </w:r>
      <w:r w:rsidR="009F125F" w:rsidRPr="00DA3801">
        <w:t>application integration services</w:t>
      </w:r>
    </w:p>
    <w:p w14:paraId="0ED0C046" w14:textId="2AD11106" w:rsidR="009F125F" w:rsidRPr="00DA3801" w:rsidRDefault="009F125F">
      <w:pPr>
        <w:pStyle w:val="NormalBPBHEB"/>
        <w:pPrChange w:id="816" w:author="Suman Deshwal" w:date="2024-05-09T12:05:00Z">
          <w:pPr>
            <w:keepNext/>
            <w:keepLines/>
            <w:spacing w:before="40" w:after="0"/>
            <w:outlineLvl w:val="1"/>
          </w:pPr>
        </w:pPrChange>
      </w:pPr>
      <w:ins w:id="817" w:author="Suman Deshwal" w:date="2024-05-09T12:04:00Z">
        <w:r>
          <w:t>In this section, we will go through the AWS application integration services:</w:t>
        </w:r>
      </w:ins>
    </w:p>
    <w:p w14:paraId="43C2E931" w14:textId="77777777" w:rsidR="00E6681F" w:rsidRDefault="00AB156D">
      <w:pPr>
        <w:pStyle w:val="NormalBPBHEB"/>
        <w:numPr>
          <w:ilvl w:val="0"/>
          <w:numId w:val="173"/>
        </w:numPr>
        <w:pPrChange w:id="818" w:author="Suman Deshwal" w:date="2024-05-09T12:05: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819" w:name="_Ref150873099"/>
      <w:r>
        <w:rPr>
          <w:rStyle w:val="FootnoteReference"/>
        </w:rPr>
        <w:footnoteReference w:id="68"/>
      </w:r>
      <w:bookmarkEnd w:id="819"/>
      <w:r w:rsidRPr="00DA3801">
        <w:t>.</w:t>
      </w:r>
    </w:p>
    <w:p w14:paraId="77DD3D96" w14:textId="0CF590DB" w:rsidR="00E6681F" w:rsidRDefault="00AB156D">
      <w:pPr>
        <w:pStyle w:val="NormalBPBHEB"/>
        <w:numPr>
          <w:ilvl w:val="0"/>
          <w:numId w:val="173"/>
        </w:numPr>
        <w:pPrChange w:id="820" w:author="Suman Deshwal" w:date="2024-05-09T12:05: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E6681F">
        <w:rPr>
          <w:b/>
          <w:bCs/>
        </w:rPr>
        <w:lastRenderedPageBreak/>
        <w:t>Amazon Simple Notification Service (SNS):</w:t>
      </w:r>
      <w:r w:rsidRPr="00DA3801">
        <w:t xml:space="preserve"> SNS is a flexible, fully managed messaging service facilitating communication between distributed microservices and components</w:t>
      </w:r>
      <w:r>
        <w:rPr>
          <w:rStyle w:val="FootnoteReference"/>
        </w:rPr>
        <w:footnoteReference w:id="69"/>
      </w:r>
      <w:r w:rsidRPr="00DA3801">
        <w:t>.</w:t>
      </w:r>
    </w:p>
    <w:p w14:paraId="5E38C58F" w14:textId="314D6EC2" w:rsidR="00355E7B" w:rsidRPr="000760BB" w:rsidRDefault="00355E7B">
      <w:pPr>
        <w:pStyle w:val="NormalBPBHEB"/>
        <w:numPr>
          <w:ilvl w:val="0"/>
          <w:numId w:val="173"/>
        </w:numPr>
        <w:pPrChange w:id="821" w:author="Suman Deshwal" w:date="2024-05-09T12:05: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Amazon </w:t>
      </w:r>
      <w:proofErr w:type="spellStart"/>
      <w:r w:rsidRPr="000760BB">
        <w:rPr>
          <w:b/>
          <w:bCs/>
        </w:rPr>
        <w:t>AppFlow</w:t>
      </w:r>
      <w:proofErr w:type="spellEnd"/>
      <w:r w:rsidRPr="000760BB">
        <w:rPr>
          <w:b/>
          <w:bCs/>
        </w:rPr>
        <w:t>:</w:t>
      </w:r>
      <w:r w:rsidRPr="000760BB">
        <w:t xml:space="preserve"> Amazon </w:t>
      </w:r>
      <w:proofErr w:type="spellStart"/>
      <w:r w:rsidRPr="000760BB">
        <w:t>AppFlow</w:t>
      </w:r>
      <w:proofErr w:type="spellEnd"/>
      <w:r w:rsidRPr="000760BB">
        <w:t xml:space="preserve"> allows secure and seamless integration between AWS services and SaaS applications, automating data flows</w:t>
      </w:r>
      <w:r w:rsidR="00E628CC">
        <w:rPr>
          <w:rStyle w:val="FootnoteReference"/>
        </w:rPr>
        <w:footnoteReference w:id="70"/>
      </w:r>
      <w:r w:rsidRPr="000760BB">
        <w:t>.</w:t>
      </w:r>
    </w:p>
    <w:p w14:paraId="42FFF75C" w14:textId="697D54D1" w:rsidR="00355E7B" w:rsidRPr="000760BB" w:rsidRDefault="00355E7B">
      <w:pPr>
        <w:pStyle w:val="NormalBPBHEB"/>
        <w:numPr>
          <w:ilvl w:val="0"/>
          <w:numId w:val="173"/>
        </w:numPr>
        <w:pPrChange w:id="822" w:author="Suman Deshwal" w:date="2024-05-09T12:05: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Amazon </w:t>
      </w:r>
      <w:proofErr w:type="spellStart"/>
      <w:r w:rsidRPr="000760BB">
        <w:rPr>
          <w:b/>
          <w:bCs/>
        </w:rPr>
        <w:t>EventBridge</w:t>
      </w:r>
      <w:proofErr w:type="spellEnd"/>
      <w:r w:rsidRPr="000760BB">
        <w:rPr>
          <w:b/>
          <w:bCs/>
        </w:rPr>
        <w:t>:</w:t>
      </w:r>
      <w:r w:rsidRPr="000760BB">
        <w:t xml:space="preserve"> Amazon </w:t>
      </w:r>
      <w:proofErr w:type="spellStart"/>
      <w:r w:rsidRPr="000760BB">
        <w:t>EventBridge</w:t>
      </w:r>
      <w:proofErr w:type="spellEnd"/>
      <w:r w:rsidRPr="000760BB">
        <w:t xml:space="preserve"> simplifies event-driven integration by connecting application data with various AWS services</w:t>
      </w:r>
      <w:r w:rsidR="00CC6A79">
        <w:rPr>
          <w:rStyle w:val="FootnoteReference"/>
        </w:rPr>
        <w:footnoteReference w:id="71"/>
      </w:r>
      <w:r w:rsidRPr="000760BB">
        <w:t>.</w:t>
      </w:r>
    </w:p>
    <w:p w14:paraId="0A3BB27A" w14:textId="77777777" w:rsidR="009F125F" w:rsidRDefault="009F125F" w:rsidP="00355E7B">
      <w:pPr>
        <w:keepNext/>
        <w:keepLines/>
        <w:spacing w:before="40" w:after="0"/>
        <w:outlineLvl w:val="1"/>
        <w:rPr>
          <w:ins w:id="823" w:author="Suman Deshwal" w:date="2024-05-09T12:05:00Z"/>
          <w:rFonts w:eastAsiaTheme="majorEastAsia" w:cstheme="majorBidi"/>
          <w:sz w:val="36"/>
          <w:szCs w:val="26"/>
        </w:rPr>
      </w:pPr>
    </w:p>
    <w:p w14:paraId="70C15A49" w14:textId="35190D7E" w:rsidR="00355E7B" w:rsidRDefault="00355E7B" w:rsidP="009F125F">
      <w:pPr>
        <w:pStyle w:val="Heading2BPBHEB"/>
        <w:rPr>
          <w:ins w:id="824" w:author="Suman Deshwal" w:date="2024-05-09T12:05:00Z"/>
        </w:rPr>
      </w:pPr>
      <w:r w:rsidRPr="000760BB">
        <w:t xml:space="preserve">Best </w:t>
      </w:r>
      <w:r w:rsidR="009F125F" w:rsidRPr="000760BB">
        <w:t>practices for effective application integration</w:t>
      </w:r>
    </w:p>
    <w:p w14:paraId="22FC85AC" w14:textId="06126901" w:rsidR="009F125F" w:rsidRPr="000760BB" w:rsidRDefault="009F125F">
      <w:pPr>
        <w:pStyle w:val="NormalBPBHEB"/>
        <w:pPrChange w:id="825" w:author="Suman Deshwal" w:date="2024-05-09T12:06:00Z">
          <w:pPr>
            <w:keepNext/>
            <w:keepLines/>
            <w:spacing w:before="40" w:after="0"/>
            <w:outlineLvl w:val="1"/>
          </w:pPr>
        </w:pPrChange>
      </w:pPr>
      <w:ins w:id="826" w:author="Suman Deshwal" w:date="2024-05-09T12:05:00Z">
        <w:r>
          <w:t>The following</w:t>
        </w:r>
      </w:ins>
      <w:ins w:id="827" w:author="Suman Deshwal" w:date="2024-05-09T12:06:00Z">
        <w:r>
          <w:t xml:space="preserve"> are the best practices for effective application integration:</w:t>
        </w:r>
      </w:ins>
    </w:p>
    <w:p w14:paraId="1CC2C039" w14:textId="3914FFAD" w:rsidR="005553A4" w:rsidRDefault="00355E7B">
      <w:pPr>
        <w:pStyle w:val="NormalBPBHEB"/>
        <w:numPr>
          <w:ilvl w:val="0"/>
          <w:numId w:val="174"/>
        </w:numPr>
        <w:pPrChange w:id="828" w:author="Suman Deshwal" w:date="2024-05-09T12:05:00Z">
          <w:pPr>
            <w:numPr>
              <w:numId w:val="4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Standardize </w:t>
      </w:r>
      <w:r w:rsidR="009F125F" w:rsidRPr="000760BB">
        <w:rPr>
          <w:b/>
          <w:bCs/>
        </w:rPr>
        <w:t>data formats</w:t>
      </w:r>
      <w:r w:rsidRPr="000760BB">
        <w:rPr>
          <w:b/>
          <w:bCs/>
        </w:rPr>
        <w:t>:</w:t>
      </w:r>
      <w:r w:rsidRPr="000760BB">
        <w:t xml:space="preserve"> Adopt standardized data formats to ensure compatibility and smooth data exchange between applications (Linthicum, 2009).</w:t>
      </w:r>
    </w:p>
    <w:p w14:paraId="683FFB8D" w14:textId="67E73EAE" w:rsidR="005553A4" w:rsidRDefault="00355E7B">
      <w:pPr>
        <w:pStyle w:val="NormalBPBHEB"/>
        <w:numPr>
          <w:ilvl w:val="0"/>
          <w:numId w:val="174"/>
        </w:numPr>
        <w:pPrChange w:id="829" w:author="Suman Deshwal" w:date="2024-05-09T12:05:00Z">
          <w:pPr>
            <w:numPr>
              <w:numId w:val="4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Security </w:t>
      </w:r>
      <w:r w:rsidR="009F125F" w:rsidRPr="000760BB">
        <w:rPr>
          <w:b/>
          <w:bCs/>
        </w:rPr>
        <w:t>measures</w:t>
      </w:r>
      <w:r w:rsidRPr="000760BB">
        <w:rPr>
          <w:b/>
          <w:bCs/>
        </w:rPr>
        <w:t>:</w:t>
      </w:r>
      <w:r w:rsidRPr="000760BB">
        <w:t xml:space="preserve"> Implement robust security measures, including encryption and authentication, to protect data during integration processes (</w:t>
      </w:r>
      <w:proofErr w:type="spellStart"/>
      <w:r w:rsidRPr="000760BB">
        <w:t>Leukert</w:t>
      </w:r>
      <w:proofErr w:type="spellEnd"/>
      <w:r w:rsidRPr="000760BB">
        <w:t xml:space="preserve"> et al., 2009).</w:t>
      </w:r>
    </w:p>
    <w:p w14:paraId="07246FE8" w14:textId="21E091EF" w:rsidR="00DE5FD4" w:rsidRPr="00DA3801" w:rsidRDefault="00DE5FD4">
      <w:pPr>
        <w:pStyle w:val="NormalBPBHEB"/>
        <w:numPr>
          <w:ilvl w:val="0"/>
          <w:numId w:val="174"/>
        </w:numPr>
        <w:pPrChange w:id="830" w:author="Suman Deshwal" w:date="2024-05-09T12:05:00Z">
          <w:pPr>
            <w:numPr>
              <w:numId w:val="4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5553A4">
        <w:rPr>
          <w:b/>
          <w:bCs/>
        </w:rPr>
        <w:t>Event-</w:t>
      </w:r>
      <w:r w:rsidR="009F125F" w:rsidRPr="005553A4">
        <w:rPr>
          <w:b/>
          <w:bCs/>
        </w:rPr>
        <w:t>driven design</w:t>
      </w:r>
      <w:r w:rsidRPr="005553A4">
        <w:rPr>
          <w:b/>
          <w:bCs/>
        </w:rPr>
        <w:t>:</w:t>
      </w:r>
      <w:r w:rsidRPr="00DA3801">
        <w:t xml:space="preserve"> Embrace event-driven design principles, where components communicate through events, enhancing flexibility and scalability</w:t>
      </w:r>
      <w:r>
        <w:fldChar w:fldCharType="begin"/>
      </w:r>
      <w:r>
        <w:instrText xml:space="preserve"> NOTEREF _Ref150873061 \f \h </w:instrText>
      </w:r>
      <w:r>
        <w:fldChar w:fldCharType="separate"/>
      </w:r>
      <w:r w:rsidRPr="00F874A3">
        <w:rPr>
          <w:rStyle w:val="FootnoteReference"/>
        </w:rPr>
        <w:t>66</w:t>
      </w:r>
      <w:r>
        <w:fldChar w:fldCharType="end"/>
      </w:r>
      <w:r w:rsidRPr="00DA3801">
        <w:t>.</w:t>
      </w:r>
    </w:p>
    <w:p w14:paraId="1BE5D1F4" w14:textId="4E141F7C" w:rsidR="00DE5FD4" w:rsidRPr="00DA3801" w:rsidRDefault="00DE5FD4">
      <w:pPr>
        <w:pStyle w:val="NormalBPBHEB"/>
        <w:numPr>
          <w:ilvl w:val="0"/>
          <w:numId w:val="174"/>
        </w:numPr>
        <w:pPrChange w:id="831" w:author="Suman Deshwal" w:date="2024-05-09T12:05:00Z">
          <w:pPr>
            <w:numPr>
              <w:numId w:val="4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A3801">
        <w:rPr>
          <w:b/>
          <w:bCs/>
        </w:rPr>
        <w:t xml:space="preserve">Decoupling </w:t>
      </w:r>
      <w:r w:rsidR="009F125F" w:rsidRPr="00DA3801">
        <w:rPr>
          <w:b/>
          <w:bCs/>
        </w:rPr>
        <w:t>components</w:t>
      </w:r>
      <w:r w:rsidRPr="00DA3801">
        <w:rPr>
          <w:b/>
          <w:bCs/>
        </w:rPr>
        <w:t>:</w:t>
      </w:r>
      <w:r w:rsidRPr="00DA3801">
        <w:t xml:space="preserve"> Leverage SQS for decoupling components, reducing </w:t>
      </w:r>
      <w:proofErr w:type="gramStart"/>
      <w:r w:rsidRPr="00DA3801">
        <w:t>interdependencies</w:t>
      </w:r>
      <w:proofErr w:type="gramEnd"/>
      <w:r w:rsidRPr="00DA3801">
        <w:t xml:space="preserve"> and allowing for independent scaling and development</w:t>
      </w:r>
      <w:r>
        <w:fldChar w:fldCharType="begin"/>
      </w:r>
      <w:r>
        <w:instrText xml:space="preserve"> NOTEREF _Ref150873084 \f \h </w:instrText>
      </w:r>
      <w:r>
        <w:fldChar w:fldCharType="separate"/>
      </w:r>
      <w:r w:rsidRPr="00F874A3">
        <w:rPr>
          <w:rStyle w:val="FootnoteReference"/>
        </w:rPr>
        <w:t>67</w:t>
      </w:r>
      <w:r>
        <w:fldChar w:fldCharType="end"/>
      </w:r>
      <w:r w:rsidRPr="00DA3801">
        <w:t>.</w:t>
      </w:r>
    </w:p>
    <w:p w14:paraId="7DFEAF03" w14:textId="77777777" w:rsidR="009F125F" w:rsidRDefault="009F125F">
      <w:pPr>
        <w:pStyle w:val="NormalBPBHEB"/>
        <w:rPr>
          <w:ins w:id="832" w:author="Suman Deshwal" w:date="2024-05-09T12:06:00Z"/>
        </w:rPr>
        <w:pPrChange w:id="833" w:author="Suman Deshwal" w:date="2024-05-09T12:06:00Z">
          <w:pPr>
            <w:keepNext/>
            <w:keepLines/>
            <w:spacing w:before="40" w:after="0"/>
            <w:outlineLvl w:val="1"/>
          </w:pPr>
        </w:pPrChange>
      </w:pPr>
    </w:p>
    <w:p w14:paraId="21BF636D" w14:textId="06C7D3C7" w:rsidR="005553A4" w:rsidRDefault="005553A4" w:rsidP="009F125F">
      <w:pPr>
        <w:pStyle w:val="Heading2BPBHEB"/>
        <w:rPr>
          <w:ins w:id="834" w:author="Suman Deshwal" w:date="2024-05-09T12:06:00Z"/>
        </w:rPr>
      </w:pPr>
      <w:r w:rsidRPr="00DA3801">
        <w:t xml:space="preserve">Use </w:t>
      </w:r>
      <w:proofErr w:type="gramStart"/>
      <w:r w:rsidR="009F125F" w:rsidRPr="00DA3801">
        <w:t>cases</w:t>
      </w:r>
      <w:proofErr w:type="gramEnd"/>
    </w:p>
    <w:p w14:paraId="17B6CB12" w14:textId="709A9993" w:rsidR="009F125F" w:rsidRPr="00DA3801" w:rsidRDefault="009F125F">
      <w:pPr>
        <w:pStyle w:val="NormalBPBHEB"/>
        <w:pPrChange w:id="835" w:author="Suman Deshwal" w:date="2024-05-09T12:06:00Z">
          <w:pPr>
            <w:keepNext/>
            <w:keepLines/>
            <w:spacing w:before="40" w:after="0"/>
            <w:outlineLvl w:val="1"/>
          </w:pPr>
        </w:pPrChange>
      </w:pPr>
      <w:ins w:id="836" w:author="Suman Deshwal" w:date="2024-05-09T12:06:00Z">
        <w:r>
          <w:t>The following are the use cases:</w:t>
        </w:r>
      </w:ins>
    </w:p>
    <w:p w14:paraId="70E27214" w14:textId="77777777" w:rsidR="009F125F" w:rsidRDefault="005553A4" w:rsidP="009F125F">
      <w:pPr>
        <w:pStyle w:val="NormalBPBHEB"/>
        <w:numPr>
          <w:ilvl w:val="0"/>
          <w:numId w:val="175"/>
        </w:numPr>
        <w:rPr>
          <w:ins w:id="837" w:author="Suman Deshwal" w:date="2024-05-09T12:07:00Z"/>
        </w:rPr>
      </w:pPr>
      <w:r w:rsidRPr="00DA3801">
        <w:rPr>
          <w:b/>
          <w:bCs/>
        </w:rPr>
        <w:t xml:space="preserve">Microservices </w:t>
      </w:r>
      <w:r w:rsidR="009F125F" w:rsidRPr="00DA3801">
        <w:rPr>
          <w:b/>
          <w:bCs/>
        </w:rPr>
        <w:t>architecture</w:t>
      </w:r>
      <w:r w:rsidRPr="00DA3801">
        <w:rPr>
          <w:b/>
          <w:bCs/>
        </w:rPr>
        <w:t>:</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838" w:name="_Ref150873061"/>
      <w:commentRangeStart w:id="839"/>
      <w:r>
        <w:rPr>
          <w:rStyle w:val="FootnoteReference"/>
        </w:rPr>
        <w:footnoteReference w:id="72"/>
      </w:r>
      <w:bookmarkEnd w:id="838"/>
      <w:commentRangeEnd w:id="839"/>
      <w:r w:rsidR="009F125F">
        <w:rPr>
          <w:rStyle w:val="CommentReference"/>
          <w:rFonts w:eastAsiaTheme="minorHAnsi" w:cstheme="minorBidi"/>
        </w:rPr>
        <w:commentReference w:id="839"/>
      </w:r>
      <w:r w:rsidRPr="00DA3801">
        <w:t>.</w:t>
      </w:r>
    </w:p>
    <w:p w14:paraId="2C427474" w14:textId="1B1ADECF" w:rsidR="00F95F26" w:rsidRDefault="00F95F26">
      <w:pPr>
        <w:pStyle w:val="FigureBPBHEB"/>
        <w:pPrChange w:id="840" w:author="Suman Deshwal" w:date="2024-05-09T12:07:00Z">
          <w:pPr>
            <w:keepNext/>
            <w:numPr>
              <w:numId w:val="48"/>
            </w:numPr>
            <w:pBdr>
              <w:top w:val="nil"/>
              <w:left w:val="nil"/>
              <w:bottom w:val="nil"/>
              <w:right w:val="nil"/>
              <w:between w:val="nil"/>
            </w:pBdr>
            <w:shd w:val="clear" w:color="auto" w:fill="FFFFFF"/>
            <w:tabs>
              <w:tab w:val="num" w:pos="720"/>
            </w:tabs>
            <w:spacing w:after="100" w:line="276" w:lineRule="auto"/>
            <w:ind w:left="720" w:hanging="360"/>
          </w:pPr>
        </w:pPrChange>
      </w:pPr>
      <w:r>
        <w:br/>
      </w:r>
      <w:r w:rsidR="00F8277D">
        <w:br/>
      </w:r>
      <w:r w:rsidR="000E07E1">
        <w:lastRenderedPageBreak/>
        <w:t xml:space="preserve"> </w:t>
      </w:r>
      <w:r w:rsidR="000E07E1">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4656216B" w14:textId="08668415" w:rsidR="005553A4" w:rsidRDefault="00F95F26" w:rsidP="009F125F">
      <w:pPr>
        <w:pStyle w:val="FigureCaptionBPBHEB"/>
        <w:rPr>
          <w:ins w:id="841" w:author="Suman Deshwal" w:date="2024-05-09T12:07:00Z"/>
        </w:rPr>
      </w:pPr>
      <w:r w:rsidRPr="009F125F">
        <w:rPr>
          <w:b/>
          <w:bCs w:val="0"/>
          <w:rPrChange w:id="842" w:author="Suman Deshwal" w:date="2024-05-09T12:07:00Z">
            <w:rPr/>
          </w:rPrChange>
        </w:rPr>
        <w:t xml:space="preserve">Figure </w:t>
      </w:r>
      <w:ins w:id="843" w:author="Suman Deshwal" w:date="2024-05-09T12:07:00Z">
        <w:r w:rsidR="009F125F" w:rsidRPr="009F125F">
          <w:rPr>
            <w:b/>
            <w:bCs w:val="0"/>
            <w:rPrChange w:id="844" w:author="Suman Deshwal" w:date="2024-05-09T12:07:00Z">
              <w:rPr/>
            </w:rPrChange>
          </w:rPr>
          <w:t>7.</w:t>
        </w:r>
      </w:ins>
      <w:r w:rsidRPr="009F125F">
        <w:rPr>
          <w:b/>
          <w:bCs w:val="0"/>
          <w:rPrChange w:id="845" w:author="Suman Deshwal" w:date="2024-05-09T12:07:00Z">
            <w:rPr/>
          </w:rPrChange>
        </w:rPr>
        <w:fldChar w:fldCharType="begin"/>
      </w:r>
      <w:r w:rsidRPr="009F125F">
        <w:rPr>
          <w:b/>
          <w:bCs w:val="0"/>
          <w:rPrChange w:id="846" w:author="Suman Deshwal" w:date="2024-05-09T12:07:00Z">
            <w:rPr/>
          </w:rPrChange>
        </w:rPr>
        <w:instrText xml:space="preserve"> SEQ Figure \* ARABIC </w:instrText>
      </w:r>
      <w:r w:rsidRPr="009F125F">
        <w:rPr>
          <w:b/>
          <w:bCs w:val="0"/>
          <w:rPrChange w:id="847" w:author="Suman Deshwal" w:date="2024-05-09T12:07:00Z">
            <w:rPr/>
          </w:rPrChange>
        </w:rPr>
        <w:fldChar w:fldCharType="separate"/>
      </w:r>
      <w:r w:rsidR="009304A7" w:rsidRPr="009F125F">
        <w:rPr>
          <w:b/>
          <w:bCs w:val="0"/>
          <w:noProof/>
          <w:rPrChange w:id="848" w:author="Suman Deshwal" w:date="2024-05-09T12:07:00Z">
            <w:rPr>
              <w:noProof/>
            </w:rPr>
          </w:rPrChange>
        </w:rPr>
        <w:t>8</w:t>
      </w:r>
      <w:r w:rsidRPr="009F125F">
        <w:rPr>
          <w:b/>
          <w:bCs w:val="0"/>
          <w:rPrChange w:id="849" w:author="Suman Deshwal" w:date="2024-05-09T12:07:00Z">
            <w:rPr/>
          </w:rPrChange>
        </w:rPr>
        <w:fldChar w:fldCharType="end"/>
      </w:r>
      <w:ins w:id="850" w:author="Suman Deshwal" w:date="2024-05-09T12:07:00Z">
        <w:r w:rsidR="009F125F" w:rsidRPr="009F125F">
          <w:rPr>
            <w:b/>
            <w:bCs w:val="0"/>
            <w:rPrChange w:id="851" w:author="Suman Deshwal" w:date="2024-05-09T12:07:00Z">
              <w:rPr/>
            </w:rPrChange>
          </w:rPr>
          <w:t>:</w:t>
        </w:r>
      </w:ins>
      <w:del w:id="852" w:author="Suman Deshwal" w:date="2024-05-09T12:07:00Z">
        <w:r w:rsidDel="009F125F">
          <w:delText>.</w:delText>
        </w:r>
      </w:del>
      <w:r>
        <w:t xml:space="preserve"> </w:t>
      </w:r>
      <w:r w:rsidRPr="00C93985">
        <w:t>Typical microservices application on AWS</w:t>
      </w:r>
      <w:r w:rsidR="001351C7">
        <w:t xml:space="preserve"> (AWS Documentation)</w:t>
      </w:r>
      <w:del w:id="853" w:author="Suman Deshwal" w:date="2024-05-09T12:08:00Z">
        <w:r w:rsidR="001351C7" w:rsidDel="009F125F">
          <w:delText>.</w:delText>
        </w:r>
      </w:del>
    </w:p>
    <w:p w14:paraId="08D8924A" w14:textId="77777777" w:rsidR="009F125F" w:rsidRPr="00DA3801" w:rsidRDefault="009F125F">
      <w:pPr>
        <w:pStyle w:val="NormalBPBHEB"/>
        <w:pPrChange w:id="854" w:author="Suman Deshwal" w:date="2024-05-09T12:08:00Z">
          <w:pPr>
            <w:pStyle w:val="Caption"/>
          </w:pPr>
        </w:pPrChange>
      </w:pPr>
    </w:p>
    <w:p w14:paraId="714CD106" w14:textId="0AD6674C" w:rsidR="005553A4" w:rsidRDefault="005553A4" w:rsidP="009F125F">
      <w:pPr>
        <w:pStyle w:val="NormalBPBHEB"/>
        <w:numPr>
          <w:ilvl w:val="0"/>
          <w:numId w:val="175"/>
        </w:numPr>
        <w:rPr>
          <w:ins w:id="855" w:author="Suman Deshwal" w:date="2024-05-09T12:08:00Z"/>
        </w:rPr>
      </w:pPr>
      <w:r w:rsidRPr="00DA3801">
        <w:rPr>
          <w:b/>
          <w:bCs/>
        </w:rPr>
        <w:t xml:space="preserve">Asynchronous </w:t>
      </w:r>
      <w:r w:rsidR="009F125F" w:rsidRPr="00DA3801">
        <w:rPr>
          <w:b/>
          <w:bCs/>
        </w:rPr>
        <w:t>communication</w:t>
      </w:r>
      <w:r w:rsidRPr="00DA3801">
        <w:rPr>
          <w:b/>
          <w:bCs/>
        </w:rPr>
        <w:t>:</w:t>
      </w:r>
      <w:r w:rsidRPr="00DA3801">
        <w:t xml:space="preserve"> SQS is particularly effective for enabling asynchronous communication between different parts of an application, ensuring smooth </w:t>
      </w:r>
      <w:proofErr w:type="gramStart"/>
      <w:r w:rsidRPr="00DA3801">
        <w:t>operation</w:t>
      </w:r>
      <w:proofErr w:type="gramEnd"/>
      <w:r w:rsidRPr="00DA3801">
        <w:t xml:space="preserve"> and reducing dependencies</w:t>
      </w:r>
      <w:bookmarkStart w:id="856" w:name="_Ref150873084"/>
      <w:r>
        <w:rPr>
          <w:rStyle w:val="FootnoteReference"/>
        </w:rPr>
        <w:footnoteReference w:id="73"/>
      </w:r>
      <w:bookmarkEnd w:id="856"/>
      <w:r w:rsidRPr="00DA3801">
        <w:t>.</w:t>
      </w:r>
    </w:p>
    <w:p w14:paraId="7A6546A6" w14:textId="77777777" w:rsidR="009F125F" w:rsidRDefault="009F125F">
      <w:pPr>
        <w:pStyle w:val="NormalBPBHEB"/>
        <w:pPrChange w:id="857" w:author="Suman Deshwal" w:date="2024-05-09T12:08:00Z">
          <w:pPr>
            <w:numPr>
              <w:numId w:val="48"/>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1A2F653B" w14:textId="5E9B1603" w:rsidR="005553A4" w:rsidRDefault="005553A4" w:rsidP="009F125F">
      <w:pPr>
        <w:pStyle w:val="Heading2BPBHEB"/>
        <w:rPr>
          <w:ins w:id="858" w:author="Suman Deshwal" w:date="2024-05-09T12:08:00Z"/>
        </w:rPr>
      </w:pPr>
      <w:r w:rsidRPr="00DA3801">
        <w:t xml:space="preserve">Challenges and </w:t>
      </w:r>
      <w:r w:rsidR="009F125F" w:rsidRPr="00DA3801">
        <w:t>considerations</w:t>
      </w:r>
    </w:p>
    <w:p w14:paraId="5B425795" w14:textId="151E33BA" w:rsidR="009F125F" w:rsidRPr="00DA3801" w:rsidRDefault="009F125F">
      <w:pPr>
        <w:pStyle w:val="NormalBPBHEB"/>
        <w:pPrChange w:id="859" w:author="Suman Deshwal" w:date="2024-05-09T12:08:00Z">
          <w:pPr>
            <w:keepNext/>
            <w:keepLines/>
            <w:spacing w:before="40" w:after="0"/>
            <w:outlineLvl w:val="1"/>
          </w:pPr>
        </w:pPrChange>
      </w:pPr>
      <w:ins w:id="860" w:author="Suman Deshwal" w:date="2024-05-09T12:08:00Z">
        <w:r>
          <w:t>The following are the challenges and considerations:</w:t>
        </w:r>
      </w:ins>
    </w:p>
    <w:p w14:paraId="274B4FB1" w14:textId="3BB9B667" w:rsidR="005553A4" w:rsidRPr="00DA3801" w:rsidRDefault="005553A4">
      <w:pPr>
        <w:pStyle w:val="NormalBPBHEB"/>
        <w:numPr>
          <w:ilvl w:val="0"/>
          <w:numId w:val="176"/>
        </w:numPr>
        <w:pPrChange w:id="861" w:author="Suman Deshwal" w:date="2024-05-09T12:08:00Z">
          <w:pPr>
            <w:numPr>
              <w:numId w:val="5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A3801">
        <w:rPr>
          <w:b/>
          <w:bCs/>
        </w:rPr>
        <w:t xml:space="preserve">Message </w:t>
      </w:r>
      <w:r w:rsidR="009F125F" w:rsidRPr="00DA3801">
        <w:rPr>
          <w:b/>
          <w:bCs/>
        </w:rPr>
        <w:t>ordering</w:t>
      </w:r>
      <w:r w:rsidRPr="00DA3801">
        <w:rPr>
          <w:b/>
          <w:bCs/>
        </w:rPr>
        <w:t>:</w:t>
      </w:r>
      <w:r w:rsidRPr="00DA3801">
        <w:t xml:space="preserve"> When using SQS, consider the implications of message ordering and implement strategies to manage and handle ordered and unordered messages effectively</w:t>
      </w:r>
      <w:r>
        <w:fldChar w:fldCharType="begin"/>
      </w:r>
      <w:r>
        <w:instrText xml:space="preserve"> NOTEREF _Ref150873099 \f \h </w:instrText>
      </w:r>
      <w:r>
        <w:fldChar w:fldCharType="separate"/>
      </w:r>
      <w:r w:rsidRPr="00F874A3">
        <w:rPr>
          <w:rStyle w:val="FootnoteReference"/>
        </w:rPr>
        <w:t>63</w:t>
      </w:r>
      <w:r>
        <w:fldChar w:fldCharType="end"/>
      </w:r>
      <w:r w:rsidRPr="00DA3801">
        <w:t>.</w:t>
      </w:r>
    </w:p>
    <w:p w14:paraId="0F3D092D" w14:textId="03C6F18D" w:rsidR="005553A4" w:rsidRPr="00DA3801" w:rsidRDefault="005553A4">
      <w:pPr>
        <w:pStyle w:val="NormalBPBHEB"/>
        <w:numPr>
          <w:ilvl w:val="0"/>
          <w:numId w:val="176"/>
        </w:numPr>
        <w:pPrChange w:id="862" w:author="Suman Deshwal" w:date="2024-05-09T12:08:00Z">
          <w:pPr>
            <w:numPr>
              <w:numId w:val="5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A3801">
        <w:rPr>
          <w:b/>
          <w:bCs/>
        </w:rPr>
        <w:t xml:space="preserve">Error </w:t>
      </w:r>
      <w:r w:rsidR="009F125F" w:rsidRPr="00DA3801">
        <w:rPr>
          <w:b/>
          <w:bCs/>
        </w:rPr>
        <w:t>handling</w:t>
      </w:r>
      <w:r w:rsidRPr="00DA3801">
        <w:rPr>
          <w:b/>
          <w:bCs/>
        </w:rPr>
        <w:t>:</w:t>
      </w:r>
      <w:r w:rsidRPr="00DA3801">
        <w:t xml:space="preserve"> Implement robust error handling mechanisms, especially in asynchronous communication scenarios, to ensure the reliability of application integration</w:t>
      </w:r>
      <w:r>
        <w:fldChar w:fldCharType="begin"/>
      </w:r>
      <w:r>
        <w:instrText xml:space="preserve"> NOTEREF _Ref150873112 \f \h </w:instrText>
      </w:r>
      <w:r>
        <w:fldChar w:fldCharType="separate"/>
      </w:r>
      <w:r w:rsidRPr="00F874A3">
        <w:rPr>
          <w:rStyle w:val="FootnoteReference"/>
        </w:rPr>
        <w:t>65</w:t>
      </w:r>
      <w:r>
        <w:fldChar w:fldCharType="end"/>
      </w:r>
      <w:r w:rsidRPr="00DA3801">
        <w:t>.</w:t>
      </w:r>
    </w:p>
    <w:p w14:paraId="4207B008" w14:textId="75D35DBC" w:rsidR="00355E7B" w:rsidRPr="000760BB" w:rsidRDefault="00355E7B">
      <w:pPr>
        <w:pStyle w:val="Heading2BPBHEB"/>
        <w:pPrChange w:id="863" w:author="Suman Deshwal" w:date="2024-05-09T12:08:00Z">
          <w:pPr>
            <w:keepNext/>
            <w:keepLines/>
            <w:spacing w:before="40" w:after="0"/>
            <w:outlineLvl w:val="1"/>
          </w:pPr>
        </w:pPrChange>
      </w:pPr>
      <w:r w:rsidRPr="000760BB">
        <w:lastRenderedPageBreak/>
        <w:t>Conclusion</w:t>
      </w:r>
    </w:p>
    <w:p w14:paraId="6324E4A0" w14:textId="76C4105A" w:rsidR="00257528" w:rsidRDefault="00257528">
      <w:pPr>
        <w:pStyle w:val="NormalBPBHEB"/>
        <w:pPrChange w:id="864" w:author="Suman Deshwal" w:date="2024-05-09T12:08:00Z">
          <w:pPr>
            <w:pBdr>
              <w:top w:val="nil"/>
              <w:left w:val="nil"/>
              <w:bottom w:val="nil"/>
              <w:right w:val="nil"/>
              <w:between w:val="nil"/>
            </w:pBdr>
            <w:shd w:val="clear" w:color="auto" w:fill="FFFFFF"/>
            <w:spacing w:after="100" w:line="276" w:lineRule="auto"/>
            <w:jc w:val="both"/>
          </w:pPr>
        </w:pPrChange>
      </w:pPr>
      <w:r w:rsidRPr="00DA3801">
        <w:t>AWS Application Integration services provide a comprehensive suite of tools for building modern, interconnected applications. By following best practices and understanding the considerations, organizations can leverage these services to create resilient and scalable architectures.</w:t>
      </w:r>
      <w:r w:rsidR="00654F94">
        <w:t xml:space="preserve"> </w:t>
      </w:r>
      <w:r w:rsidRPr="000760BB">
        <w:t>Application integration is a foundational element in creating a connected and efficient IT landscape. By adopting effective strategies and leveraging AWS services, organizations can achieve seamless interoperability and maximize the value of their cloud investments.</w:t>
      </w:r>
    </w:p>
    <w:p w14:paraId="2285F5C9" w14:textId="00C6FC94" w:rsidR="000760BB" w:rsidRPr="000760BB" w:rsidRDefault="000760BB">
      <w:pPr>
        <w:pStyle w:val="Heading1BPBHEB"/>
        <w:pPrChange w:id="865" w:author="Suman Deshwal" w:date="2024-05-09T12:09:00Z">
          <w:pPr>
            <w:keepNext/>
            <w:keepLines/>
            <w:spacing w:before="400" w:after="0" w:line="276" w:lineRule="auto"/>
            <w:outlineLvl w:val="0"/>
          </w:pPr>
        </w:pPrChange>
      </w:pPr>
      <w:r w:rsidRPr="000760BB">
        <w:t xml:space="preserve">Amazon </w:t>
      </w:r>
      <w:proofErr w:type="spellStart"/>
      <w:r w:rsidRPr="000760BB">
        <w:t>AppFlow</w:t>
      </w:r>
      <w:proofErr w:type="spellEnd"/>
    </w:p>
    <w:p w14:paraId="0832EBDA" w14:textId="77777777" w:rsidR="000760BB" w:rsidRDefault="000760BB" w:rsidP="009F125F">
      <w:pPr>
        <w:pStyle w:val="NormalBPBHEB"/>
        <w:rPr>
          <w:ins w:id="866" w:author="Suman Deshwal" w:date="2024-05-09T12:09:00Z"/>
        </w:rPr>
      </w:pPr>
      <w:r w:rsidRPr="000760BB">
        <w:t xml:space="preserve">Amazon </w:t>
      </w:r>
      <w:proofErr w:type="spellStart"/>
      <w:r w:rsidRPr="000760BB">
        <w:t>AppFlow</w:t>
      </w:r>
      <w:proofErr w:type="spellEnd"/>
      <w:r w:rsidRPr="000760BB">
        <w:t xml:space="preserve"> is a fully managed integration service provided by AWS, designed to securely transfer data between AWS services and SaaS (Software as a Service) applications. This section explores the capabilities of Amazon </w:t>
      </w:r>
      <w:proofErr w:type="spellStart"/>
      <w:r w:rsidRPr="000760BB">
        <w:t>AppFlow</w:t>
      </w:r>
      <w:proofErr w:type="spellEnd"/>
      <w:r w:rsidRPr="000760BB">
        <w:t>, its use cases, and considerations for implementing seamless data transfers.</w:t>
      </w:r>
    </w:p>
    <w:p w14:paraId="197C1884" w14:textId="77777777" w:rsidR="009F125F" w:rsidRPr="000760BB" w:rsidRDefault="009F125F">
      <w:pPr>
        <w:pStyle w:val="NormalBPBHEB"/>
        <w:pPrChange w:id="867" w:author="Suman Deshwal" w:date="2024-05-09T12:09:00Z">
          <w:pPr>
            <w:pBdr>
              <w:top w:val="nil"/>
              <w:left w:val="nil"/>
              <w:bottom w:val="nil"/>
              <w:right w:val="nil"/>
              <w:between w:val="nil"/>
            </w:pBdr>
            <w:shd w:val="clear" w:color="auto" w:fill="FFFFFF"/>
            <w:spacing w:after="100" w:line="276" w:lineRule="auto"/>
            <w:jc w:val="both"/>
          </w:pPr>
        </w:pPrChange>
      </w:pPr>
    </w:p>
    <w:p w14:paraId="248ECDC8" w14:textId="79D96823" w:rsidR="000760BB" w:rsidRDefault="000760BB" w:rsidP="009F125F">
      <w:pPr>
        <w:pStyle w:val="Heading2BPBHEB"/>
        <w:rPr>
          <w:ins w:id="868" w:author="Suman Deshwal" w:date="2024-05-09T12:09:00Z"/>
        </w:rPr>
      </w:pPr>
      <w:r w:rsidRPr="000760BB">
        <w:t xml:space="preserve">Key </w:t>
      </w:r>
      <w:r w:rsidR="009F125F" w:rsidRPr="000760BB">
        <w:t xml:space="preserve">features </w:t>
      </w:r>
      <w:r w:rsidRPr="000760BB">
        <w:t xml:space="preserve">of Amazon </w:t>
      </w:r>
      <w:proofErr w:type="spellStart"/>
      <w:r w:rsidRPr="000760BB">
        <w:t>AppFlow</w:t>
      </w:r>
      <w:proofErr w:type="spellEnd"/>
    </w:p>
    <w:p w14:paraId="3229B980" w14:textId="3F430341" w:rsidR="009F125F" w:rsidRPr="000760BB" w:rsidRDefault="009F125F">
      <w:pPr>
        <w:pStyle w:val="NormalBPBHEB"/>
        <w:pPrChange w:id="869" w:author="Suman Deshwal" w:date="2024-05-09T12:09:00Z">
          <w:pPr>
            <w:keepNext/>
            <w:keepLines/>
            <w:spacing w:before="40" w:after="0"/>
            <w:outlineLvl w:val="1"/>
          </w:pPr>
        </w:pPrChange>
      </w:pPr>
      <w:ins w:id="870" w:author="Suman Deshwal" w:date="2024-05-09T12:09:00Z">
        <w:r>
          <w:t xml:space="preserve">The following are the key features of Amazon </w:t>
        </w:r>
        <w:proofErr w:type="spellStart"/>
        <w:r>
          <w:t>AppFlow</w:t>
        </w:r>
        <w:proofErr w:type="spellEnd"/>
        <w:r>
          <w:t xml:space="preserve">: </w:t>
        </w:r>
      </w:ins>
    </w:p>
    <w:p w14:paraId="1579455B" w14:textId="18950F32" w:rsidR="000760BB" w:rsidRPr="000760BB" w:rsidRDefault="000760BB">
      <w:pPr>
        <w:pStyle w:val="NormalBPBHEB"/>
        <w:numPr>
          <w:ilvl w:val="0"/>
          <w:numId w:val="177"/>
        </w:numPr>
        <w:pPrChange w:id="871" w:author="Suman Deshwal" w:date="2024-05-09T12:15:00Z">
          <w:pPr>
            <w:numPr>
              <w:numId w:val="5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Bi-</w:t>
      </w:r>
      <w:r w:rsidR="00884272" w:rsidRPr="000760BB">
        <w:rPr>
          <w:b/>
          <w:bCs/>
        </w:rPr>
        <w:t>directional data flow</w:t>
      </w:r>
      <w:r w:rsidRPr="000760BB">
        <w:rPr>
          <w:b/>
          <w:bCs/>
        </w:rPr>
        <w:t>:</w:t>
      </w:r>
      <w:r w:rsidRPr="000760BB">
        <w:t xml:space="preserve"> Amazon </w:t>
      </w:r>
      <w:proofErr w:type="spellStart"/>
      <w:r w:rsidRPr="000760BB">
        <w:t>AppFlow</w:t>
      </w:r>
      <w:proofErr w:type="spellEnd"/>
      <w:r w:rsidRPr="000760BB">
        <w:t xml:space="preserve"> supports bidirectional data transfer, allowing organizations to move data both to and from AWS services and various SaaS applications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68666369" w14:textId="0761C4C4" w:rsidR="000760BB" w:rsidRPr="000760BB" w:rsidRDefault="000760BB">
      <w:pPr>
        <w:pStyle w:val="NormalBPBHEB"/>
        <w:numPr>
          <w:ilvl w:val="0"/>
          <w:numId w:val="177"/>
        </w:numPr>
        <w:pPrChange w:id="872" w:author="Suman Deshwal" w:date="2024-05-09T12:15:00Z">
          <w:pPr>
            <w:numPr>
              <w:numId w:val="5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Pre-</w:t>
      </w:r>
      <w:r w:rsidR="00884272" w:rsidRPr="000760BB">
        <w:rPr>
          <w:b/>
          <w:bCs/>
        </w:rPr>
        <w:t>built connectors</w:t>
      </w:r>
      <w:r w:rsidRPr="000760BB">
        <w:rPr>
          <w:b/>
          <w:bCs/>
        </w:rPr>
        <w:t>:</w:t>
      </w:r>
      <w:r w:rsidRPr="000760BB">
        <w:t xml:space="preserve"> The service comes with pre-built connectors for popular SaaS applications like Salesforce, ServiceNow, and others, simplifying the integration process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3B00AB8E" w14:textId="1B501452" w:rsidR="000760BB" w:rsidRPr="000760BB" w:rsidRDefault="000760BB">
      <w:pPr>
        <w:pStyle w:val="NormalBPBHEB"/>
        <w:numPr>
          <w:ilvl w:val="0"/>
          <w:numId w:val="177"/>
        </w:numPr>
        <w:pPrChange w:id="873" w:author="Suman Deshwal" w:date="2024-05-09T12:15:00Z">
          <w:pPr>
            <w:numPr>
              <w:numId w:val="5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884272" w:rsidRPr="000760BB">
        <w:rPr>
          <w:b/>
          <w:bCs/>
        </w:rPr>
        <w:t>mapping and transformation</w:t>
      </w:r>
      <w:r w:rsidRPr="000760BB">
        <w:rPr>
          <w:b/>
          <w:bCs/>
        </w:rPr>
        <w:t>:</w:t>
      </w:r>
      <w:r w:rsidRPr="000760BB">
        <w:t xml:space="preserve"> Amazon </w:t>
      </w:r>
      <w:proofErr w:type="spellStart"/>
      <w:r w:rsidRPr="000760BB">
        <w:t>AppFlow</w:t>
      </w:r>
      <w:proofErr w:type="spellEnd"/>
      <w:r w:rsidRPr="000760BB">
        <w:t xml:space="preserve"> enables data mapping and transformation, ensuring that data formats are compatible between source and destination systems</w:t>
      </w:r>
      <w:bookmarkStart w:id="874" w:name="_Ref151398679"/>
      <w:r w:rsidR="00AA66A6">
        <w:rPr>
          <w:rStyle w:val="FootnoteReference"/>
        </w:rPr>
        <w:footnoteReference w:id="74"/>
      </w:r>
      <w:bookmarkEnd w:id="874"/>
      <w:r w:rsidRPr="000760BB">
        <w:t>.</w:t>
      </w:r>
    </w:p>
    <w:p w14:paraId="05687660" w14:textId="77777777" w:rsidR="00884272" w:rsidRDefault="00884272">
      <w:pPr>
        <w:pStyle w:val="NormalBPBHEB"/>
        <w:rPr>
          <w:ins w:id="875" w:author="Suman Deshwal" w:date="2024-05-09T12:15:00Z"/>
        </w:rPr>
        <w:pPrChange w:id="876" w:author="Suman Deshwal" w:date="2024-05-09T12:15:00Z">
          <w:pPr>
            <w:keepNext/>
            <w:keepLines/>
            <w:spacing w:before="40" w:after="0"/>
            <w:outlineLvl w:val="1"/>
          </w:pPr>
        </w:pPrChange>
      </w:pPr>
    </w:p>
    <w:p w14:paraId="23C23C75" w14:textId="30B9FB85" w:rsidR="000760BB" w:rsidRDefault="000760BB" w:rsidP="007562A6">
      <w:pPr>
        <w:pStyle w:val="Heading2BPBHEB"/>
        <w:rPr>
          <w:ins w:id="877" w:author="Suman Deshwal" w:date="2024-05-09T12:15:00Z"/>
        </w:rPr>
      </w:pPr>
      <w:r w:rsidRPr="000760BB">
        <w:t xml:space="preserve">Use </w:t>
      </w:r>
      <w:proofErr w:type="gramStart"/>
      <w:r w:rsidR="007562A6" w:rsidRPr="000760BB">
        <w:t>cases</w:t>
      </w:r>
      <w:proofErr w:type="gramEnd"/>
    </w:p>
    <w:p w14:paraId="5D6690ED" w14:textId="564D6214" w:rsidR="007562A6" w:rsidRPr="000760BB" w:rsidRDefault="007562A6">
      <w:pPr>
        <w:pStyle w:val="NormalBPBHEB"/>
        <w:pPrChange w:id="878" w:author="Suman Deshwal" w:date="2024-05-09T12:15:00Z">
          <w:pPr>
            <w:keepNext/>
            <w:keepLines/>
            <w:spacing w:before="40" w:after="0"/>
            <w:outlineLvl w:val="1"/>
          </w:pPr>
        </w:pPrChange>
      </w:pPr>
      <w:ins w:id="879" w:author="Suman Deshwal" w:date="2024-05-09T12:16:00Z">
        <w:r>
          <w:t xml:space="preserve">In the following section, we will go through the use cases: </w:t>
        </w:r>
      </w:ins>
    </w:p>
    <w:p w14:paraId="6D960E1F" w14:textId="4FF19A41" w:rsidR="000760BB" w:rsidRPr="000760BB" w:rsidRDefault="000760BB">
      <w:pPr>
        <w:pStyle w:val="NormalBPBHEB"/>
        <w:numPr>
          <w:ilvl w:val="0"/>
          <w:numId w:val="178"/>
        </w:numPr>
        <w:pPrChange w:id="880" w:author="Suman Deshwal" w:date="2024-05-09T12:16:00Z">
          <w:pPr>
            <w:numPr>
              <w:numId w:val="5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Sales and </w:t>
      </w:r>
      <w:r w:rsidR="007562A6" w:rsidRPr="000760BB">
        <w:rPr>
          <w:b/>
          <w:bCs/>
        </w:rPr>
        <w:t>marketing automation</w:t>
      </w:r>
      <w:r w:rsidRPr="000760BB">
        <w:rPr>
          <w:b/>
          <w:bCs/>
        </w:rPr>
        <w:t>:</w:t>
      </w:r>
      <w:r w:rsidRPr="000760BB">
        <w:t xml:space="preserve"> Organizations can use Amazon </w:t>
      </w:r>
      <w:proofErr w:type="spellStart"/>
      <w:r w:rsidRPr="000760BB">
        <w:t>AppFlow</w:t>
      </w:r>
      <w:proofErr w:type="spellEnd"/>
      <w:r w:rsidRPr="000760BB">
        <w:t xml:space="preserve"> to automate the flow of data between CRM systems like Salesforce and marketing platforms, streamlining sales and marketing processes</w:t>
      </w:r>
      <w:r w:rsidR="00AA66A6">
        <w:rPr>
          <w:rStyle w:val="FootnoteReference"/>
        </w:rPr>
        <w:footnoteReference w:id="75"/>
      </w:r>
      <w:r w:rsidRPr="000760BB">
        <w:t>.</w:t>
      </w:r>
    </w:p>
    <w:p w14:paraId="30A8AF41" w14:textId="2310C57F" w:rsidR="000760BB" w:rsidRPr="000760BB" w:rsidRDefault="000760BB">
      <w:pPr>
        <w:pStyle w:val="NormalBPBHEB"/>
        <w:numPr>
          <w:ilvl w:val="0"/>
          <w:numId w:val="178"/>
        </w:numPr>
        <w:pPrChange w:id="881" w:author="Suman Deshwal" w:date="2024-05-09T12:16:00Z">
          <w:pPr>
            <w:numPr>
              <w:numId w:val="5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7562A6" w:rsidRPr="000760BB">
        <w:rPr>
          <w:b/>
          <w:bCs/>
        </w:rPr>
        <w:t>warehousing</w:t>
      </w:r>
      <w:r w:rsidRPr="000760BB">
        <w:rPr>
          <w:b/>
          <w:bCs/>
        </w:rPr>
        <w:t>:</w:t>
      </w:r>
      <w:r w:rsidRPr="000760BB">
        <w:t xml:space="preserve"> Amazon </w:t>
      </w:r>
      <w:proofErr w:type="spellStart"/>
      <w:r w:rsidRPr="000760BB">
        <w:t>AppFlow</w:t>
      </w:r>
      <w:proofErr w:type="spellEnd"/>
      <w:r w:rsidRPr="000760BB">
        <w:t xml:space="preserve"> can facilitate the transfer of data from SaaS applications to data warehouses on AWS, supporting analytics and reporting requirements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57AF37DE" w14:textId="77777777" w:rsidR="000E4263" w:rsidRDefault="000E4263" w:rsidP="008E169A">
      <w:pPr>
        <w:keepNext/>
        <w:keepLines/>
        <w:spacing w:before="40" w:after="0"/>
        <w:outlineLvl w:val="1"/>
        <w:rPr>
          <w:ins w:id="882" w:author="Suman Deshwal" w:date="2024-05-09T12:38:00Z"/>
          <w:rFonts w:eastAsiaTheme="majorEastAsia" w:cstheme="majorBidi"/>
          <w:sz w:val="36"/>
          <w:szCs w:val="26"/>
        </w:rPr>
      </w:pPr>
    </w:p>
    <w:p w14:paraId="52580AFB" w14:textId="7E4E6690" w:rsidR="000760BB" w:rsidRDefault="000760BB" w:rsidP="000E4263">
      <w:pPr>
        <w:pStyle w:val="Heading2BPBHEB"/>
        <w:rPr>
          <w:ins w:id="883" w:author="Suman Deshwal" w:date="2024-05-09T12:40:00Z"/>
        </w:rPr>
      </w:pPr>
      <w:r w:rsidRPr="000760BB">
        <w:t xml:space="preserve">Considerations for </w:t>
      </w:r>
      <w:r w:rsidR="000E4263" w:rsidRPr="000760BB">
        <w:t>implementation</w:t>
      </w:r>
    </w:p>
    <w:p w14:paraId="338B3B48" w14:textId="57F76D0C" w:rsidR="000E4263" w:rsidRPr="000760BB" w:rsidRDefault="000E4263">
      <w:pPr>
        <w:pStyle w:val="NormalBPBHEB"/>
        <w:pPrChange w:id="884" w:author="Suman Deshwal" w:date="2024-05-09T12:40:00Z">
          <w:pPr>
            <w:keepNext/>
            <w:keepLines/>
            <w:spacing w:before="40" w:after="0"/>
            <w:outlineLvl w:val="1"/>
          </w:pPr>
        </w:pPrChange>
      </w:pPr>
      <w:ins w:id="885" w:author="Suman Deshwal" w:date="2024-05-09T12:40:00Z">
        <w:r>
          <w:t>The following are the considerations for implementation:</w:t>
        </w:r>
      </w:ins>
    </w:p>
    <w:p w14:paraId="16AA2C22" w14:textId="1289027A" w:rsidR="000760BB" w:rsidRPr="000760BB" w:rsidRDefault="000760BB">
      <w:pPr>
        <w:pStyle w:val="NormalBPBHEB"/>
        <w:numPr>
          <w:ilvl w:val="0"/>
          <w:numId w:val="179"/>
        </w:numPr>
        <w:pPrChange w:id="886" w:author="Suman Deshwal" w:date="2024-05-09T12:40:00Z">
          <w:pPr>
            <w:numPr>
              <w:numId w:val="5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Security and </w:t>
      </w:r>
      <w:r w:rsidR="000E4263" w:rsidRPr="000760BB">
        <w:rPr>
          <w:b/>
          <w:bCs/>
        </w:rPr>
        <w:t>compliance</w:t>
      </w:r>
      <w:r w:rsidRPr="000760BB">
        <w:rPr>
          <w:b/>
          <w:bCs/>
        </w:rPr>
        <w:t>:</w:t>
      </w:r>
      <w:r w:rsidRPr="000760BB">
        <w:t xml:space="preserve"> Ensure that data transferred through Amazon </w:t>
      </w:r>
      <w:proofErr w:type="spellStart"/>
      <w:r w:rsidRPr="000760BB">
        <w:t>AppFlow</w:t>
      </w:r>
      <w:proofErr w:type="spellEnd"/>
      <w:r w:rsidRPr="000760BB">
        <w:t xml:space="preserve"> complies with security and compliance standards, especially when dealing with sensitive information</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196BCBE0" w14:textId="073535A0" w:rsidR="000760BB" w:rsidRPr="000760BB" w:rsidRDefault="000760BB">
      <w:pPr>
        <w:pStyle w:val="NormalBPBHEB"/>
        <w:numPr>
          <w:ilvl w:val="0"/>
          <w:numId w:val="179"/>
        </w:numPr>
        <w:pPrChange w:id="887" w:author="Suman Deshwal" w:date="2024-05-09T12:40:00Z">
          <w:pPr>
            <w:numPr>
              <w:numId w:val="5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0E4263" w:rsidRPr="000760BB">
        <w:rPr>
          <w:b/>
          <w:bCs/>
        </w:rPr>
        <w:t>mapping accuracy</w:t>
      </w:r>
      <w:r w:rsidRPr="000760BB">
        <w:rPr>
          <w:b/>
          <w:bCs/>
        </w:rPr>
        <w:t>:</w:t>
      </w:r>
      <w:r w:rsidRPr="000760BB">
        <w:t xml:space="preserve"> Validate and test data mapping configurations to guarantee accuracy and consistency in data transfer between different systems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0F317185" w14:textId="77777777" w:rsidR="000E4263" w:rsidRDefault="000E4263" w:rsidP="008E169A">
      <w:pPr>
        <w:keepNext/>
        <w:keepLines/>
        <w:spacing w:before="40" w:after="0"/>
        <w:outlineLvl w:val="1"/>
        <w:rPr>
          <w:ins w:id="888" w:author="Suman Deshwal" w:date="2024-05-09T12:40:00Z"/>
          <w:rFonts w:eastAsiaTheme="majorEastAsia" w:cstheme="majorBidi"/>
          <w:sz w:val="36"/>
          <w:szCs w:val="26"/>
        </w:rPr>
      </w:pPr>
    </w:p>
    <w:p w14:paraId="57791AB4" w14:textId="7DF3DB4F" w:rsidR="000760BB" w:rsidRDefault="000760BB" w:rsidP="000E4263">
      <w:pPr>
        <w:pStyle w:val="Heading2BPBHEB"/>
        <w:rPr>
          <w:ins w:id="889" w:author="Suman Deshwal" w:date="2024-05-09T12:41:00Z"/>
        </w:rPr>
      </w:pPr>
      <w:r w:rsidRPr="000760BB">
        <w:t>Challenges</w:t>
      </w:r>
    </w:p>
    <w:p w14:paraId="6B5D3249" w14:textId="3DF4D139" w:rsidR="000E4263" w:rsidRPr="000760BB" w:rsidRDefault="000E4263">
      <w:pPr>
        <w:pStyle w:val="NormalBPBHEB"/>
        <w:pPrChange w:id="890" w:author="Suman Deshwal" w:date="2024-05-09T12:41:00Z">
          <w:pPr>
            <w:keepNext/>
            <w:keepLines/>
            <w:spacing w:before="40" w:after="0"/>
            <w:outlineLvl w:val="1"/>
          </w:pPr>
        </w:pPrChange>
      </w:pPr>
      <w:ins w:id="891" w:author="Suman Deshwal" w:date="2024-05-09T12:41:00Z">
        <w:r>
          <w:t xml:space="preserve">The following are the </w:t>
        </w:r>
        <w:commentRangeStart w:id="892"/>
        <w:r>
          <w:t>challenges</w:t>
        </w:r>
        <w:commentRangeEnd w:id="892"/>
        <w:r>
          <w:rPr>
            <w:rStyle w:val="CommentReference"/>
            <w:rFonts w:eastAsiaTheme="minorHAnsi" w:cstheme="minorBidi"/>
          </w:rPr>
          <w:commentReference w:id="892"/>
        </w:r>
        <w:r>
          <w:t xml:space="preserve">: </w:t>
        </w:r>
      </w:ins>
    </w:p>
    <w:p w14:paraId="5C024C6C" w14:textId="685033BF" w:rsidR="000760BB" w:rsidRPr="000760BB" w:rsidRDefault="000760BB">
      <w:pPr>
        <w:pStyle w:val="NormalBPBHEB"/>
        <w:numPr>
          <w:ilvl w:val="0"/>
          <w:numId w:val="180"/>
        </w:numPr>
        <w:pPrChange w:id="893" w:author="Suman Deshwal" w:date="2024-05-09T12:42:00Z">
          <w:pPr>
            <w:numPr>
              <w:numId w:val="5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0E4263" w:rsidRPr="000760BB">
        <w:rPr>
          <w:b/>
          <w:bCs/>
        </w:rPr>
        <w:t>transfer speed</w:t>
      </w:r>
      <w:r w:rsidRPr="000760BB">
        <w:rPr>
          <w:b/>
          <w:bCs/>
        </w:rPr>
        <w:t>:</w:t>
      </w:r>
      <w:r w:rsidRPr="000760BB">
        <w:t xml:space="preserve"> Depending on the volume of data and the capabilities of the SaaS application, organizations may need to consider the speed of data transfer and plan accordingly</w:t>
      </w:r>
      <w:r w:rsidR="00AA66A6">
        <w:rPr>
          <w:rStyle w:val="FootnoteReference"/>
        </w:rPr>
        <w:footnoteReference w:id="76"/>
      </w:r>
      <w:r w:rsidRPr="000760BB">
        <w:t>.</w:t>
      </w:r>
    </w:p>
    <w:p w14:paraId="7FB06B53" w14:textId="77777777" w:rsidR="000E4263" w:rsidRDefault="000E4263" w:rsidP="008E169A">
      <w:pPr>
        <w:keepNext/>
        <w:keepLines/>
        <w:spacing w:before="40" w:after="0"/>
        <w:outlineLvl w:val="1"/>
        <w:rPr>
          <w:ins w:id="894" w:author="Suman Deshwal" w:date="2024-05-09T12:42:00Z"/>
          <w:rFonts w:eastAsiaTheme="majorEastAsia" w:cstheme="majorBidi"/>
          <w:sz w:val="36"/>
          <w:szCs w:val="26"/>
        </w:rPr>
      </w:pPr>
    </w:p>
    <w:p w14:paraId="5F3AADB0" w14:textId="626960B8" w:rsidR="000760BB" w:rsidRPr="000760BB" w:rsidRDefault="000760BB">
      <w:pPr>
        <w:pStyle w:val="Heading2BPBHEB"/>
        <w:pPrChange w:id="895" w:author="Suman Deshwal" w:date="2024-05-09T12:42:00Z">
          <w:pPr>
            <w:keepNext/>
            <w:keepLines/>
            <w:spacing w:before="40" w:after="0"/>
            <w:outlineLvl w:val="1"/>
          </w:pPr>
        </w:pPrChange>
      </w:pPr>
      <w:r w:rsidRPr="000760BB">
        <w:t>Conclusion</w:t>
      </w:r>
    </w:p>
    <w:p w14:paraId="69262CB3" w14:textId="77777777" w:rsidR="000760BB" w:rsidRPr="000760BB" w:rsidRDefault="000760BB">
      <w:pPr>
        <w:pStyle w:val="NormalBPBHEB"/>
        <w:pPrChange w:id="896" w:author="Suman Deshwal" w:date="2024-05-09T12:42:00Z">
          <w:pPr>
            <w:pBdr>
              <w:top w:val="nil"/>
              <w:left w:val="nil"/>
              <w:bottom w:val="nil"/>
              <w:right w:val="nil"/>
              <w:between w:val="nil"/>
            </w:pBdr>
            <w:shd w:val="clear" w:color="auto" w:fill="FFFFFF"/>
            <w:spacing w:after="100" w:line="276" w:lineRule="auto"/>
            <w:jc w:val="both"/>
          </w:pPr>
        </w:pPrChange>
      </w:pPr>
      <w:r w:rsidRPr="000760BB">
        <w:t xml:space="preserve">Amazon </w:t>
      </w:r>
      <w:proofErr w:type="spellStart"/>
      <w:r w:rsidRPr="000760BB">
        <w:t>AppFlow</w:t>
      </w:r>
      <w:proofErr w:type="spellEnd"/>
      <w:r w:rsidRPr="000760BB">
        <w:t xml:space="preserve"> provides a valuable solution for organizations seeking a seamless and efficient way to integrate data between AWS services and popular SaaS applications. By understanding its features and considerations, businesses can leverage this service to enhance their data workflows.</w:t>
      </w:r>
    </w:p>
    <w:p w14:paraId="4B84289D" w14:textId="2FB942A9" w:rsidR="000760BB" w:rsidRPr="000760BB" w:rsidRDefault="000760BB">
      <w:pPr>
        <w:pStyle w:val="Heading1BPBHEB"/>
        <w:pPrChange w:id="897" w:author="Suman Deshwal" w:date="2024-05-09T12:42:00Z">
          <w:pPr>
            <w:keepNext/>
            <w:keepLines/>
            <w:spacing w:before="400" w:after="0" w:line="276" w:lineRule="auto"/>
            <w:outlineLvl w:val="0"/>
          </w:pPr>
        </w:pPrChange>
      </w:pPr>
      <w:r w:rsidRPr="000760BB">
        <w:lastRenderedPageBreak/>
        <w:t xml:space="preserve">Amazon </w:t>
      </w:r>
      <w:proofErr w:type="spellStart"/>
      <w:r w:rsidRPr="000760BB">
        <w:t>EventBridge</w:t>
      </w:r>
      <w:proofErr w:type="spellEnd"/>
    </w:p>
    <w:p w14:paraId="2816F6AA" w14:textId="599C343F" w:rsidR="000760BB" w:rsidRDefault="000760BB" w:rsidP="000E4263">
      <w:pPr>
        <w:pStyle w:val="NormalBPBHEB"/>
        <w:rPr>
          <w:ins w:id="898" w:author="Suman Deshwal" w:date="2024-05-09T12:43:00Z"/>
        </w:rPr>
      </w:pPr>
      <w:r w:rsidRPr="000760BB">
        <w:t xml:space="preserve">Amazon </w:t>
      </w:r>
      <w:proofErr w:type="spellStart"/>
      <w:r w:rsidRPr="000760BB">
        <w:t>EventBridge</w:t>
      </w:r>
      <w:proofErr w:type="spellEnd"/>
      <w:r w:rsidRPr="000760BB">
        <w:t xml:space="preserve">, a serverless event bus service provided by AWS, enables easy and scalable event-driven applications. This section </w:t>
      </w:r>
      <w:ins w:id="899" w:author="Suman Deshwal" w:date="2024-05-09T12:42:00Z">
        <w:r w:rsidR="000E4263">
          <w:t>d</w:t>
        </w:r>
      </w:ins>
      <w:ins w:id="900" w:author="Suman Deshwal" w:date="2024-05-09T12:43:00Z">
        <w:r w:rsidR="000E4263">
          <w:t xml:space="preserve">iscusses </w:t>
        </w:r>
      </w:ins>
      <w:del w:id="901" w:author="Suman Deshwal" w:date="2024-05-09T12:42:00Z">
        <w:r w:rsidRPr="000760BB" w:rsidDel="000E4263">
          <w:delText xml:space="preserve">delves into </w:delText>
        </w:r>
      </w:del>
      <w:r w:rsidRPr="000760BB">
        <w:t xml:space="preserve">the features, use cases, and best practices for leveraging Amazon </w:t>
      </w:r>
      <w:proofErr w:type="spellStart"/>
      <w:r w:rsidRPr="000760BB">
        <w:t>EventBridge</w:t>
      </w:r>
      <w:proofErr w:type="spellEnd"/>
      <w:r w:rsidRPr="000760BB">
        <w:t xml:space="preserve"> in your cloud architecture.</w:t>
      </w:r>
    </w:p>
    <w:p w14:paraId="17ED0973" w14:textId="77777777" w:rsidR="000E4263" w:rsidRPr="000760BB" w:rsidRDefault="000E4263">
      <w:pPr>
        <w:pStyle w:val="NormalBPBHEB"/>
        <w:pPrChange w:id="902" w:author="Suman Deshwal" w:date="2024-05-09T12:42:00Z">
          <w:pPr>
            <w:pBdr>
              <w:top w:val="nil"/>
              <w:left w:val="nil"/>
              <w:bottom w:val="nil"/>
              <w:right w:val="nil"/>
              <w:between w:val="nil"/>
            </w:pBdr>
            <w:shd w:val="clear" w:color="auto" w:fill="FFFFFF"/>
            <w:spacing w:after="100" w:line="276" w:lineRule="auto"/>
            <w:jc w:val="both"/>
          </w:pPr>
        </w:pPrChange>
      </w:pPr>
    </w:p>
    <w:p w14:paraId="14019341" w14:textId="705A1274" w:rsidR="000760BB" w:rsidRDefault="000760BB" w:rsidP="000E4263">
      <w:pPr>
        <w:pStyle w:val="Heading2BPBHEB"/>
        <w:rPr>
          <w:ins w:id="903" w:author="Suman Deshwal" w:date="2024-05-09T12:43:00Z"/>
        </w:rPr>
      </w:pPr>
      <w:r w:rsidRPr="000760BB">
        <w:t xml:space="preserve">Key </w:t>
      </w:r>
      <w:r w:rsidR="000E4263" w:rsidRPr="000760BB">
        <w:t xml:space="preserve">features </w:t>
      </w:r>
      <w:r w:rsidRPr="000760BB">
        <w:t xml:space="preserve">of Amazon </w:t>
      </w:r>
      <w:proofErr w:type="spellStart"/>
      <w:r w:rsidRPr="000760BB">
        <w:t>EventBridge</w:t>
      </w:r>
      <w:proofErr w:type="spellEnd"/>
    </w:p>
    <w:p w14:paraId="6B02F383" w14:textId="4B77C709" w:rsidR="000E4263" w:rsidRPr="000760BB" w:rsidRDefault="000E4263">
      <w:pPr>
        <w:pStyle w:val="NormalBPBHEB"/>
        <w:pPrChange w:id="904" w:author="Suman Deshwal" w:date="2024-05-09T12:43:00Z">
          <w:pPr>
            <w:keepNext/>
            <w:keepLines/>
            <w:spacing w:before="40" w:after="0"/>
            <w:outlineLvl w:val="1"/>
          </w:pPr>
        </w:pPrChange>
      </w:pPr>
      <w:ins w:id="905" w:author="Suman Deshwal" w:date="2024-05-09T12:43:00Z">
        <w:r>
          <w:t xml:space="preserve">The following are the </w:t>
        </w:r>
        <w:r w:rsidRPr="000E4263">
          <w:t xml:space="preserve">key features of Amazon </w:t>
        </w:r>
        <w:proofErr w:type="spellStart"/>
        <w:r w:rsidRPr="000E4263">
          <w:t>EventBridge</w:t>
        </w:r>
        <w:proofErr w:type="spellEnd"/>
        <w:r>
          <w:t>:</w:t>
        </w:r>
      </w:ins>
    </w:p>
    <w:p w14:paraId="1B7AE0A2" w14:textId="180142D2" w:rsidR="000760BB" w:rsidRPr="000760BB" w:rsidRDefault="000760BB">
      <w:pPr>
        <w:pStyle w:val="NormalBPBHEB"/>
        <w:numPr>
          <w:ilvl w:val="0"/>
          <w:numId w:val="181"/>
        </w:numPr>
        <w:pPrChange w:id="906" w:author="Suman Deshwal" w:date="2024-05-09T12:44:00Z">
          <w:pPr>
            <w:numPr>
              <w:numId w:val="5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Event </w:t>
      </w:r>
      <w:r w:rsidR="000E4263" w:rsidRPr="000760BB">
        <w:rPr>
          <w:b/>
          <w:bCs/>
        </w:rPr>
        <w:t>routing</w:t>
      </w:r>
      <w:r w:rsidRPr="000760BB">
        <w:rPr>
          <w:b/>
          <w:bCs/>
        </w:rPr>
        <w:t>:</w:t>
      </w:r>
      <w:r w:rsidRPr="000760BB">
        <w:t xml:space="preserve"> Amazon </w:t>
      </w:r>
      <w:proofErr w:type="spellStart"/>
      <w:r w:rsidRPr="000760BB">
        <w:t>EventBridge</w:t>
      </w:r>
      <w:proofErr w:type="spellEnd"/>
      <w:r w:rsidRPr="000760BB">
        <w:t xml:space="preserve"> allows the definition of event rules to route events from a source to one or more targets, facilitating decoupled communication between services</w:t>
      </w:r>
      <w:bookmarkStart w:id="907" w:name="_Ref151399142"/>
      <w:r w:rsidR="00DB6FEF">
        <w:rPr>
          <w:rStyle w:val="FootnoteReference"/>
        </w:rPr>
        <w:footnoteReference w:id="77"/>
      </w:r>
      <w:bookmarkEnd w:id="907"/>
      <w:r w:rsidRPr="000760BB">
        <w:t>.</w:t>
      </w:r>
    </w:p>
    <w:p w14:paraId="54086D49" w14:textId="26182DDC" w:rsidR="000760BB" w:rsidRPr="000760BB" w:rsidRDefault="000760BB">
      <w:pPr>
        <w:pStyle w:val="NormalBPBHEB"/>
        <w:numPr>
          <w:ilvl w:val="0"/>
          <w:numId w:val="181"/>
        </w:numPr>
        <w:pPrChange w:id="908" w:author="Suman Deshwal" w:date="2024-05-09T12:44:00Z">
          <w:pPr>
            <w:numPr>
              <w:numId w:val="5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Schema </w:t>
      </w:r>
      <w:r w:rsidR="000E4263" w:rsidRPr="000760BB">
        <w:rPr>
          <w:b/>
          <w:bCs/>
        </w:rPr>
        <w:t>registry</w:t>
      </w:r>
      <w:r w:rsidRPr="000760BB">
        <w:rPr>
          <w:b/>
          <w:bCs/>
        </w:rPr>
        <w:t>:</w:t>
      </w:r>
      <w:r w:rsidRPr="000760BB">
        <w:t xml:space="preserve"> The service provides a schema registry for events, promoting consistency and compatibility in event structures across applications</w:t>
      </w:r>
      <w:r w:rsidR="00310A36">
        <w:fldChar w:fldCharType="begin"/>
      </w:r>
      <w:r w:rsidR="00310A36">
        <w:instrText xml:space="preserve"> NOTEREF _Ref151399142 \f \h </w:instrText>
      </w:r>
      <w:r w:rsidR="00310A36">
        <w:fldChar w:fldCharType="separate"/>
      </w:r>
      <w:r w:rsidR="00310A36" w:rsidRPr="00310A36">
        <w:rPr>
          <w:rStyle w:val="FootnoteReference"/>
        </w:rPr>
        <w:t>77</w:t>
      </w:r>
      <w:r w:rsidR="00310A36">
        <w:fldChar w:fldCharType="end"/>
      </w:r>
      <w:r w:rsidRPr="000760BB">
        <w:t>.</w:t>
      </w:r>
    </w:p>
    <w:p w14:paraId="62555977" w14:textId="02B14321" w:rsidR="000760BB" w:rsidRPr="000760BB" w:rsidRDefault="000760BB">
      <w:pPr>
        <w:pStyle w:val="NormalBPBHEB"/>
        <w:numPr>
          <w:ilvl w:val="0"/>
          <w:numId w:val="181"/>
        </w:numPr>
        <w:pPrChange w:id="909" w:author="Suman Deshwal" w:date="2024-05-09T12:44:00Z">
          <w:pPr>
            <w:numPr>
              <w:numId w:val="5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Managed </w:t>
      </w:r>
      <w:r w:rsidR="000E4263" w:rsidRPr="000760BB">
        <w:rPr>
          <w:b/>
          <w:bCs/>
        </w:rPr>
        <w:t>integrations</w:t>
      </w:r>
      <w:r w:rsidRPr="000760BB">
        <w:rPr>
          <w:b/>
          <w:bCs/>
        </w:rPr>
        <w:t>:</w:t>
      </w:r>
      <w:r w:rsidRPr="000760BB">
        <w:t xml:space="preserve"> Amazon </w:t>
      </w:r>
      <w:proofErr w:type="spellStart"/>
      <w:r w:rsidRPr="000760BB">
        <w:t>EventBridge</w:t>
      </w:r>
      <w:proofErr w:type="spellEnd"/>
      <w:r w:rsidRPr="000760BB">
        <w:t xml:space="preserve"> offers pre-built integrations with various AWS services, reducing the effort required for event-driven architectures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20AE7040" w14:textId="77777777" w:rsidR="000E4263" w:rsidRDefault="000E4263">
      <w:pPr>
        <w:pStyle w:val="NormalBPBHEB"/>
        <w:rPr>
          <w:ins w:id="910" w:author="Suman Deshwal" w:date="2024-05-09T12:44:00Z"/>
        </w:rPr>
        <w:pPrChange w:id="911" w:author="Suman Deshwal" w:date="2024-05-09T12:44:00Z">
          <w:pPr>
            <w:keepNext/>
            <w:keepLines/>
            <w:spacing w:before="40" w:after="0"/>
            <w:outlineLvl w:val="1"/>
          </w:pPr>
        </w:pPrChange>
      </w:pPr>
    </w:p>
    <w:p w14:paraId="7F562329" w14:textId="04A966EC" w:rsidR="000760BB" w:rsidRDefault="000760BB" w:rsidP="000E4263">
      <w:pPr>
        <w:pStyle w:val="Heading2BPBHEB"/>
        <w:rPr>
          <w:ins w:id="912" w:author="Suman Deshwal" w:date="2024-05-09T12:44:00Z"/>
        </w:rPr>
      </w:pPr>
      <w:r w:rsidRPr="000760BB">
        <w:t xml:space="preserve">Use </w:t>
      </w:r>
      <w:proofErr w:type="gramStart"/>
      <w:r w:rsidR="000E4263" w:rsidRPr="000760BB">
        <w:t>cases</w:t>
      </w:r>
      <w:proofErr w:type="gramEnd"/>
    </w:p>
    <w:p w14:paraId="51296012" w14:textId="33DB6A43" w:rsidR="000E4263" w:rsidRPr="000760BB" w:rsidRDefault="000E4263">
      <w:pPr>
        <w:pStyle w:val="NormalBPBHEB"/>
        <w:pPrChange w:id="913" w:author="Suman Deshwal" w:date="2024-05-09T12:44:00Z">
          <w:pPr>
            <w:keepNext/>
            <w:keepLines/>
            <w:spacing w:before="40" w:after="0"/>
            <w:outlineLvl w:val="1"/>
          </w:pPr>
        </w:pPrChange>
      </w:pPr>
      <w:ins w:id="914" w:author="Suman Deshwal" w:date="2024-05-09T12:44:00Z">
        <w:r>
          <w:t xml:space="preserve">The following are the use cases of Amazon </w:t>
        </w:r>
        <w:proofErr w:type="spellStart"/>
        <w:r>
          <w:t>EventBridge</w:t>
        </w:r>
        <w:proofErr w:type="spellEnd"/>
        <w:r>
          <w:t>:</w:t>
        </w:r>
      </w:ins>
    </w:p>
    <w:p w14:paraId="268FE28B" w14:textId="55EA6FA8" w:rsidR="000760BB" w:rsidRPr="000760BB" w:rsidRDefault="000760BB">
      <w:pPr>
        <w:pStyle w:val="NormalBPBHEB"/>
        <w:numPr>
          <w:ilvl w:val="0"/>
          <w:numId w:val="182"/>
        </w:numPr>
        <w:pPrChange w:id="915" w:author="Suman Deshwal" w:date="2024-05-09T12:44:00Z">
          <w:pPr>
            <w:numPr>
              <w:numId w:val="5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0E4263" w:rsidRPr="000760BB">
        <w:rPr>
          <w:b/>
          <w:bCs/>
        </w:rPr>
        <w:t>communication</w:t>
      </w:r>
      <w:r w:rsidRPr="000760BB">
        <w:rPr>
          <w:b/>
          <w:bCs/>
        </w:rPr>
        <w:t>:</w:t>
      </w:r>
      <w:r w:rsidRPr="000760BB">
        <w:t xml:space="preserve"> Amazon </w:t>
      </w:r>
      <w:proofErr w:type="spellStart"/>
      <w:r w:rsidRPr="000760BB">
        <w:t>EventBridge</w:t>
      </w:r>
      <w:proofErr w:type="spellEnd"/>
      <w:r w:rsidRPr="000760BB">
        <w:t xml:space="preserve"> supports communication between microservices by enabling them to produce and consume events, fostering a loosely coupled architecture</w:t>
      </w:r>
      <w:bookmarkStart w:id="916" w:name="_Ref151399311"/>
      <w:r w:rsidR="00E6031A">
        <w:rPr>
          <w:rStyle w:val="FootnoteReference"/>
        </w:rPr>
        <w:footnoteReference w:id="78"/>
      </w:r>
      <w:bookmarkEnd w:id="916"/>
      <w:r w:rsidRPr="000760BB">
        <w:t>.</w:t>
      </w:r>
    </w:p>
    <w:p w14:paraId="78F2B1B4" w14:textId="7E617D27" w:rsidR="000760BB" w:rsidRDefault="000760BB" w:rsidP="000E4263">
      <w:pPr>
        <w:pStyle w:val="NormalBPBHEB"/>
        <w:numPr>
          <w:ilvl w:val="0"/>
          <w:numId w:val="182"/>
        </w:numPr>
        <w:rPr>
          <w:ins w:id="917" w:author="Suman Deshwal" w:date="2024-05-09T12:44:00Z"/>
        </w:rPr>
      </w:pPr>
      <w:r w:rsidRPr="000760BB">
        <w:rPr>
          <w:b/>
          <w:bCs/>
        </w:rPr>
        <w:t xml:space="preserve">Real-time </w:t>
      </w:r>
      <w:r w:rsidR="000E4263" w:rsidRPr="000760BB">
        <w:rPr>
          <w:b/>
          <w:bCs/>
        </w:rPr>
        <w:t>data processing</w:t>
      </w:r>
      <w:r w:rsidRPr="000760BB">
        <w:rPr>
          <w:b/>
          <w:bCs/>
        </w:rPr>
        <w:t>:</w:t>
      </w:r>
      <w:r w:rsidRPr="000760BB">
        <w:t xml:space="preserve"> Organizations can leverage Amazon </w:t>
      </w:r>
      <w:proofErr w:type="spellStart"/>
      <w:r w:rsidRPr="000760BB">
        <w:t>EventBridge</w:t>
      </w:r>
      <w:proofErr w:type="spellEnd"/>
      <w:r w:rsidRPr="000760BB">
        <w:t xml:space="preserve"> for real-time data processing by reacting to events generated by different services or applications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0332E079" w14:textId="77777777" w:rsidR="000E4263" w:rsidRPr="000760BB" w:rsidRDefault="000E4263">
      <w:pPr>
        <w:pStyle w:val="NormalBPBHEB"/>
        <w:pPrChange w:id="918" w:author="Suman Deshwal" w:date="2024-05-09T12:44:00Z">
          <w:pPr>
            <w:numPr>
              <w:numId w:val="56"/>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54305E42" w14:textId="1C1354E0" w:rsidR="000E4263" w:rsidRDefault="000760BB" w:rsidP="000E4263">
      <w:pPr>
        <w:pStyle w:val="Heading2BPBHEB"/>
        <w:rPr>
          <w:ins w:id="919" w:author="Suman Deshwal" w:date="2024-05-09T12:45:00Z"/>
        </w:rPr>
      </w:pPr>
      <w:r w:rsidRPr="000760BB">
        <w:t xml:space="preserve">Best </w:t>
      </w:r>
      <w:r w:rsidR="000E4263" w:rsidRPr="000760BB">
        <w:t>practices</w:t>
      </w:r>
    </w:p>
    <w:p w14:paraId="1987AC82" w14:textId="623E541D" w:rsidR="000E4263" w:rsidRPr="000760BB" w:rsidRDefault="000E4263">
      <w:pPr>
        <w:pStyle w:val="NormalBPBHEB"/>
        <w:pPrChange w:id="920" w:author="Suman Deshwal" w:date="2024-05-09T12:45:00Z">
          <w:pPr>
            <w:keepNext/>
            <w:keepLines/>
            <w:spacing w:before="40" w:after="0"/>
            <w:outlineLvl w:val="1"/>
          </w:pPr>
        </w:pPrChange>
      </w:pPr>
      <w:ins w:id="921" w:author="Suman Deshwal" w:date="2024-05-09T12:45:00Z">
        <w:r>
          <w:t xml:space="preserve">The following are the best practices of Amazon </w:t>
        </w:r>
        <w:proofErr w:type="spellStart"/>
        <w:r>
          <w:t>EventBridge</w:t>
        </w:r>
        <w:proofErr w:type="spellEnd"/>
        <w:r>
          <w:t>:</w:t>
        </w:r>
      </w:ins>
    </w:p>
    <w:p w14:paraId="19746B6B" w14:textId="6548E88A" w:rsidR="000760BB" w:rsidRPr="000760BB" w:rsidRDefault="000760BB">
      <w:pPr>
        <w:pStyle w:val="NormalBPBHEB"/>
        <w:numPr>
          <w:ilvl w:val="0"/>
          <w:numId w:val="183"/>
        </w:numPr>
        <w:pPrChange w:id="922" w:author="Suman Deshwal" w:date="2024-05-09T12:45:00Z">
          <w:pPr>
            <w:numPr>
              <w:numId w:val="5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Event </w:t>
      </w:r>
      <w:r w:rsidR="000E4263" w:rsidRPr="000760BB">
        <w:rPr>
          <w:b/>
          <w:bCs/>
        </w:rPr>
        <w:t>schema design</w:t>
      </w:r>
      <w:r w:rsidRPr="000760BB">
        <w:rPr>
          <w:b/>
          <w:bCs/>
        </w:rPr>
        <w:t>:</w:t>
      </w:r>
      <w:r w:rsidRPr="000760BB">
        <w:t xml:space="preserve"> Follow best practices for designing event schemas to ensure clarity, extensibility, and maintainability</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2249B80C" w14:textId="1A0F804A" w:rsidR="000760BB" w:rsidRPr="000760BB" w:rsidRDefault="000760BB">
      <w:pPr>
        <w:pStyle w:val="NormalBPBHEB"/>
        <w:numPr>
          <w:ilvl w:val="0"/>
          <w:numId w:val="183"/>
        </w:numPr>
        <w:pPrChange w:id="923" w:author="Suman Deshwal" w:date="2024-05-09T12:45:00Z">
          <w:pPr>
            <w:numPr>
              <w:numId w:val="5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Rule </w:t>
      </w:r>
      <w:r w:rsidR="000E4263" w:rsidRPr="000760BB">
        <w:rPr>
          <w:b/>
          <w:bCs/>
        </w:rPr>
        <w:t>filtering strategies</w:t>
      </w:r>
      <w:r w:rsidRPr="000760BB">
        <w:rPr>
          <w:b/>
          <w:bCs/>
        </w:rPr>
        <w:t>:</w:t>
      </w:r>
      <w:r w:rsidRPr="000760BB">
        <w:t xml:space="preserve"> Implement effective rule filtering strategies to control the flow of events and optimize event-driven workflows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711369B8" w14:textId="77777777" w:rsidR="000E4263" w:rsidRDefault="000E4263" w:rsidP="008E169A">
      <w:pPr>
        <w:keepNext/>
        <w:keepLines/>
        <w:spacing w:before="40" w:after="0"/>
        <w:outlineLvl w:val="1"/>
        <w:rPr>
          <w:ins w:id="924" w:author="Suman Deshwal" w:date="2024-05-09T12:45:00Z"/>
          <w:rFonts w:eastAsiaTheme="majorEastAsia" w:cstheme="majorBidi"/>
          <w:sz w:val="36"/>
          <w:szCs w:val="26"/>
        </w:rPr>
      </w:pPr>
    </w:p>
    <w:p w14:paraId="0126657A" w14:textId="51E59F0C" w:rsidR="000760BB" w:rsidRDefault="000760BB" w:rsidP="000E4263">
      <w:pPr>
        <w:pStyle w:val="Heading2BPBHEB"/>
        <w:rPr>
          <w:ins w:id="925" w:author="Suman Deshwal" w:date="2024-05-09T12:46:00Z"/>
        </w:rPr>
      </w:pPr>
      <w:r w:rsidRPr="000760BB">
        <w:t>Challenges</w:t>
      </w:r>
    </w:p>
    <w:p w14:paraId="0F160561" w14:textId="0BB08E1C" w:rsidR="000E4263" w:rsidRPr="000760BB" w:rsidRDefault="000E4263">
      <w:pPr>
        <w:pStyle w:val="NormalBPBHEB"/>
        <w:pPrChange w:id="926" w:author="Suman Deshwal" w:date="2024-05-09T12:46:00Z">
          <w:pPr>
            <w:keepNext/>
            <w:keepLines/>
            <w:spacing w:before="40" w:after="0"/>
            <w:outlineLvl w:val="1"/>
          </w:pPr>
        </w:pPrChange>
      </w:pPr>
      <w:ins w:id="927" w:author="Suman Deshwal" w:date="2024-05-09T12:46:00Z">
        <w:r>
          <w:t xml:space="preserve">The following are the challenges </w:t>
        </w:r>
        <w:commentRangeStart w:id="928"/>
        <w:r>
          <w:t>of</w:t>
        </w:r>
        <w:commentRangeEnd w:id="928"/>
        <w:r>
          <w:rPr>
            <w:rStyle w:val="CommentReference"/>
            <w:rFonts w:eastAsiaTheme="minorHAnsi" w:cstheme="minorBidi"/>
          </w:rPr>
          <w:commentReference w:id="928"/>
        </w:r>
        <w:r>
          <w:t xml:space="preserve">: </w:t>
        </w:r>
      </w:ins>
    </w:p>
    <w:p w14:paraId="390FA6E1" w14:textId="42709EE3" w:rsidR="000760BB" w:rsidRPr="000760BB" w:rsidRDefault="000760BB" w:rsidP="00AA66A6">
      <w:pPr>
        <w:numPr>
          <w:ilvl w:val="0"/>
          <w:numId w:val="58"/>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r w:rsidR="00E6031A">
        <w:fldChar w:fldCharType="begin"/>
      </w:r>
      <w:r w:rsidR="00E6031A">
        <w:instrText xml:space="preserve"> NOTEREF _Ref151399311 \f \h </w:instrText>
      </w:r>
      <w:r w:rsidR="00E6031A">
        <w:fldChar w:fldCharType="separate"/>
      </w:r>
      <w:r w:rsidR="00E6031A" w:rsidRPr="00E6031A">
        <w:rPr>
          <w:rStyle w:val="FootnoteReference"/>
        </w:rPr>
        <w:t>78</w:t>
      </w:r>
      <w:r w:rsidR="00E6031A">
        <w:fldChar w:fldCharType="end"/>
      </w:r>
      <w:r w:rsidRPr="000760BB">
        <w:t>.</w:t>
      </w:r>
    </w:p>
    <w:p w14:paraId="6C0463FE" w14:textId="77777777" w:rsidR="000E4263" w:rsidRDefault="000E4263" w:rsidP="008E169A">
      <w:pPr>
        <w:keepNext/>
        <w:keepLines/>
        <w:spacing w:before="40" w:after="0"/>
        <w:outlineLvl w:val="1"/>
        <w:rPr>
          <w:ins w:id="929" w:author="Suman Deshwal" w:date="2024-05-09T12:46:00Z"/>
          <w:rFonts w:eastAsiaTheme="majorEastAsia" w:cstheme="majorBidi"/>
          <w:sz w:val="36"/>
          <w:szCs w:val="26"/>
        </w:rPr>
      </w:pPr>
    </w:p>
    <w:p w14:paraId="2881CA00" w14:textId="633E670E" w:rsidR="000760BB" w:rsidRPr="000760BB" w:rsidRDefault="000760BB">
      <w:pPr>
        <w:pStyle w:val="Heading1BPBHEB"/>
        <w:pPrChange w:id="930" w:author="Suman Deshwal" w:date="2024-05-09T12:46:00Z">
          <w:pPr>
            <w:keepNext/>
            <w:keepLines/>
            <w:spacing w:before="40" w:after="0"/>
            <w:outlineLvl w:val="1"/>
          </w:pPr>
        </w:pPrChange>
      </w:pPr>
      <w:r w:rsidRPr="000760BB">
        <w:t>Conclusion</w:t>
      </w:r>
    </w:p>
    <w:p w14:paraId="162F3326" w14:textId="77777777" w:rsidR="000760BB" w:rsidRDefault="000760BB" w:rsidP="000E4263">
      <w:pPr>
        <w:pStyle w:val="NormalBPBHEB"/>
        <w:rPr>
          <w:ins w:id="931" w:author="Suman Deshwal" w:date="2024-05-09T12:46:00Z"/>
        </w:rPr>
      </w:pPr>
      <w:r w:rsidRPr="000760BB">
        <w:t xml:space="preserve">Amazon </w:t>
      </w:r>
      <w:proofErr w:type="spellStart"/>
      <w:r w:rsidRPr="000760BB">
        <w:t>EventBridge</w:t>
      </w:r>
      <w:proofErr w:type="spellEnd"/>
      <w:r w:rsidRPr="000760BB">
        <w:t xml:space="preserve"> simplifies the implementation of event-driven architectures by providing a flexible and scalable event bus. By understanding its features, use cases, and best practices, organizations can seamlessly integrate and orchestrate services in a cloud environment.</w:t>
      </w:r>
    </w:p>
    <w:p w14:paraId="5781A9A3" w14:textId="77777777" w:rsidR="000E4263" w:rsidRPr="000760BB" w:rsidRDefault="000E4263">
      <w:pPr>
        <w:pStyle w:val="NormalBPBHEB"/>
        <w:pPrChange w:id="932" w:author="Suman Deshwal" w:date="2024-05-09T12:46:00Z">
          <w:pPr>
            <w:pBdr>
              <w:top w:val="nil"/>
              <w:left w:val="nil"/>
              <w:bottom w:val="nil"/>
              <w:right w:val="nil"/>
              <w:between w:val="nil"/>
            </w:pBdr>
            <w:shd w:val="clear" w:color="auto" w:fill="FFFFFF"/>
            <w:spacing w:after="100" w:line="276" w:lineRule="auto"/>
            <w:jc w:val="both"/>
          </w:pPr>
        </w:pPrChange>
      </w:pPr>
    </w:p>
    <w:p w14:paraId="5965888C" w14:textId="47F3D969" w:rsidR="000760BB" w:rsidRPr="000760BB" w:rsidRDefault="000760BB">
      <w:pPr>
        <w:pStyle w:val="Heading1BPBHEB"/>
        <w:pPrChange w:id="933" w:author="Suman Deshwal" w:date="2024-05-09T12:46:00Z">
          <w:pPr>
            <w:keepNext/>
            <w:keepLines/>
            <w:spacing w:before="400" w:after="0" w:line="276" w:lineRule="auto"/>
            <w:outlineLvl w:val="0"/>
          </w:pPr>
        </w:pPrChange>
      </w:pPr>
      <w:r w:rsidRPr="000760BB">
        <w:t xml:space="preserve">Amazon Managed Workflows for Apache Airflow </w:t>
      </w:r>
      <w:del w:id="934" w:author="Suman Deshwal" w:date="2024-05-09T12:46:00Z">
        <w:r w:rsidRPr="000760BB" w:rsidDel="000E4263">
          <w:delText>(MWAA)</w:delText>
        </w:r>
      </w:del>
    </w:p>
    <w:p w14:paraId="273448C4" w14:textId="77777777" w:rsidR="000760BB" w:rsidRDefault="000760BB">
      <w:pPr>
        <w:pStyle w:val="NormalBPBHEB"/>
        <w:pPrChange w:id="935" w:author="Suman Deshwal" w:date="2024-05-09T12:47:00Z">
          <w:pPr>
            <w:pBdr>
              <w:top w:val="nil"/>
              <w:left w:val="nil"/>
              <w:bottom w:val="nil"/>
              <w:right w:val="nil"/>
              <w:between w:val="nil"/>
            </w:pBdr>
            <w:shd w:val="clear" w:color="auto" w:fill="FFFFFF"/>
            <w:spacing w:after="100" w:line="276" w:lineRule="auto"/>
            <w:jc w:val="both"/>
          </w:pPr>
        </w:pPrChange>
      </w:pPr>
      <w:r w:rsidRPr="000E4263">
        <w:rPr>
          <w:b/>
          <w:bCs/>
          <w:rPrChange w:id="936" w:author="Suman Deshwal" w:date="2024-05-09T12:47:00Z">
            <w:rPr/>
          </w:rPrChange>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937"/>
      <w:r w:rsidRPr="000760BB">
        <w:t>applications</w:t>
      </w:r>
      <w:commentRangeEnd w:id="937"/>
      <w:r w:rsidR="000E4263">
        <w:rPr>
          <w:rStyle w:val="CommentReference"/>
          <w:rFonts w:eastAsiaTheme="minorHAnsi" w:cstheme="minorBidi"/>
        </w:rPr>
        <w:commentReference w:id="937"/>
      </w:r>
      <w:r w:rsidRPr="000760BB">
        <w:t>.</w:t>
      </w:r>
    </w:p>
    <w:p w14:paraId="461F3204" w14:textId="77777777" w:rsidR="00C96C73" w:rsidRDefault="001B0CC2">
      <w:pPr>
        <w:pStyle w:val="FigureBPBHEB"/>
        <w:pPrChange w:id="938" w:author="Suman Deshwal" w:date="2024-05-09T12:47:00Z">
          <w:pPr>
            <w:keepNext/>
            <w:pBdr>
              <w:top w:val="nil"/>
              <w:left w:val="nil"/>
              <w:bottom w:val="nil"/>
              <w:right w:val="nil"/>
              <w:between w:val="nil"/>
            </w:pBdr>
            <w:shd w:val="clear" w:color="auto" w:fill="FFFFFF"/>
            <w:spacing w:after="100" w:line="276" w:lineRule="auto"/>
            <w:jc w:val="both"/>
          </w:pPr>
        </w:pPrChange>
      </w:pPr>
      <w:r>
        <w:rPr>
          <w:noProof/>
        </w:rPr>
        <w:lastRenderedPageBreak/>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2710035C" w:rsidR="001B0CC2" w:rsidRDefault="00C96C73" w:rsidP="000E4263">
      <w:pPr>
        <w:pStyle w:val="FigureCaptionBPBHEB"/>
        <w:rPr>
          <w:ins w:id="939" w:author="Suman Deshwal" w:date="2024-05-09T12:47:00Z"/>
        </w:rPr>
      </w:pPr>
      <w:r w:rsidRPr="000E4263">
        <w:rPr>
          <w:b/>
          <w:bCs w:val="0"/>
          <w:rPrChange w:id="940" w:author="Suman Deshwal" w:date="2024-05-09T12:47:00Z">
            <w:rPr/>
          </w:rPrChange>
        </w:rPr>
        <w:t xml:space="preserve">Figure </w:t>
      </w:r>
      <w:ins w:id="941" w:author="Suman Deshwal" w:date="2024-05-09T12:47:00Z">
        <w:r w:rsidR="000E4263" w:rsidRPr="000E4263">
          <w:rPr>
            <w:b/>
            <w:bCs w:val="0"/>
            <w:rPrChange w:id="942" w:author="Suman Deshwal" w:date="2024-05-09T12:47:00Z">
              <w:rPr/>
            </w:rPrChange>
          </w:rPr>
          <w:t>7.</w:t>
        </w:r>
      </w:ins>
      <w:r w:rsidRPr="000E4263">
        <w:rPr>
          <w:b/>
          <w:bCs w:val="0"/>
          <w:rPrChange w:id="943" w:author="Suman Deshwal" w:date="2024-05-09T12:47:00Z">
            <w:rPr/>
          </w:rPrChange>
        </w:rPr>
        <w:fldChar w:fldCharType="begin"/>
      </w:r>
      <w:r w:rsidRPr="000E4263">
        <w:rPr>
          <w:b/>
          <w:bCs w:val="0"/>
          <w:rPrChange w:id="944" w:author="Suman Deshwal" w:date="2024-05-09T12:47:00Z">
            <w:rPr/>
          </w:rPrChange>
        </w:rPr>
        <w:instrText xml:space="preserve"> SEQ Figure \* ARABIC </w:instrText>
      </w:r>
      <w:r w:rsidRPr="000E4263">
        <w:rPr>
          <w:b/>
          <w:bCs w:val="0"/>
          <w:rPrChange w:id="945" w:author="Suman Deshwal" w:date="2024-05-09T12:47:00Z">
            <w:rPr/>
          </w:rPrChange>
        </w:rPr>
        <w:fldChar w:fldCharType="separate"/>
      </w:r>
      <w:r w:rsidR="009304A7" w:rsidRPr="000E4263">
        <w:rPr>
          <w:b/>
          <w:bCs w:val="0"/>
          <w:noProof/>
          <w:rPrChange w:id="946" w:author="Suman Deshwal" w:date="2024-05-09T12:47:00Z">
            <w:rPr>
              <w:noProof/>
            </w:rPr>
          </w:rPrChange>
        </w:rPr>
        <w:t>9</w:t>
      </w:r>
      <w:r w:rsidRPr="000E4263">
        <w:rPr>
          <w:b/>
          <w:bCs w:val="0"/>
          <w:rPrChange w:id="947" w:author="Suman Deshwal" w:date="2024-05-09T12:47:00Z">
            <w:rPr/>
          </w:rPrChange>
        </w:rPr>
        <w:fldChar w:fldCharType="end"/>
      </w:r>
      <w:ins w:id="948" w:author="Suman Deshwal" w:date="2024-05-09T12:47:00Z">
        <w:r w:rsidR="000E4263" w:rsidRPr="000E4263">
          <w:rPr>
            <w:b/>
            <w:bCs w:val="0"/>
            <w:rPrChange w:id="949" w:author="Suman Deshwal" w:date="2024-05-09T12:47:00Z">
              <w:rPr/>
            </w:rPrChange>
          </w:rPr>
          <w:t>:</w:t>
        </w:r>
      </w:ins>
      <w:del w:id="950" w:author="Suman Deshwal" w:date="2024-05-09T12:47:00Z">
        <w:r w:rsidRPr="000E4263" w:rsidDel="000E4263">
          <w:rPr>
            <w:b/>
            <w:bCs w:val="0"/>
            <w:rPrChange w:id="951" w:author="Suman Deshwal" w:date="2024-05-09T12:47:00Z">
              <w:rPr/>
            </w:rPrChange>
          </w:rPr>
          <w:delText>.</w:delText>
        </w:r>
      </w:del>
      <w:r w:rsidRPr="000E4263">
        <w:rPr>
          <w:b/>
          <w:bCs w:val="0"/>
          <w:rPrChange w:id="952" w:author="Suman Deshwal" w:date="2024-05-09T12:47:00Z">
            <w:rPr/>
          </w:rPrChange>
        </w:rPr>
        <w:t xml:space="preserve"> </w:t>
      </w:r>
      <w:r w:rsidRPr="00D029FB">
        <w:t>Amazon Managed Workflows for Apache Airflow</w:t>
      </w:r>
      <w:r>
        <w:t xml:space="preserve"> Architecture (AWS Documentation)</w:t>
      </w:r>
      <w:del w:id="953" w:author="Suman Deshwal" w:date="2024-05-09T12:47:00Z">
        <w:r w:rsidDel="000E4263">
          <w:delText>.</w:delText>
        </w:r>
      </w:del>
    </w:p>
    <w:p w14:paraId="519FD011" w14:textId="77777777" w:rsidR="000E4263" w:rsidRPr="000760BB" w:rsidRDefault="000E4263">
      <w:pPr>
        <w:pStyle w:val="FigureCaptionBPBHEB"/>
        <w:pPrChange w:id="954" w:author="Suman Deshwal" w:date="2024-05-09T12:47:00Z">
          <w:pPr>
            <w:pStyle w:val="Caption"/>
            <w:jc w:val="both"/>
          </w:pPr>
        </w:pPrChange>
      </w:pPr>
    </w:p>
    <w:p w14:paraId="1BD83BE1" w14:textId="656AFDDA" w:rsidR="000760BB" w:rsidRDefault="000760BB" w:rsidP="000E4263">
      <w:pPr>
        <w:pStyle w:val="Heading2BPBHEB"/>
        <w:rPr>
          <w:ins w:id="955" w:author="Suman Deshwal" w:date="2024-05-09T12:47:00Z"/>
        </w:rPr>
      </w:pPr>
      <w:r w:rsidRPr="000760BB">
        <w:t xml:space="preserve">Key </w:t>
      </w:r>
      <w:r w:rsidR="000E4263" w:rsidRPr="000760BB">
        <w:t xml:space="preserve">features </w:t>
      </w:r>
      <w:r w:rsidRPr="000760BB">
        <w:t>of Amazon MWAA</w:t>
      </w:r>
    </w:p>
    <w:p w14:paraId="2E8543A6" w14:textId="4F6C4ECD" w:rsidR="000E4263" w:rsidRPr="000760BB" w:rsidRDefault="000E4263">
      <w:pPr>
        <w:pStyle w:val="NormalBPBHEB"/>
        <w:pPrChange w:id="956" w:author="Suman Deshwal" w:date="2024-05-09T12:47:00Z">
          <w:pPr>
            <w:keepNext/>
            <w:keepLines/>
            <w:spacing w:before="40" w:after="0"/>
            <w:outlineLvl w:val="1"/>
          </w:pPr>
        </w:pPrChange>
      </w:pPr>
      <w:ins w:id="957" w:author="Suman Deshwal" w:date="2024-05-09T12:47:00Z">
        <w:r>
          <w:t xml:space="preserve">The following are the key features of Amazon MWAA: </w:t>
        </w:r>
      </w:ins>
    </w:p>
    <w:p w14:paraId="517DF4D0" w14:textId="00237836" w:rsidR="000760BB" w:rsidRPr="000760BB" w:rsidRDefault="000760BB">
      <w:pPr>
        <w:pStyle w:val="NormalBPBHEB"/>
        <w:numPr>
          <w:ilvl w:val="0"/>
          <w:numId w:val="184"/>
        </w:numPr>
        <w:pPrChange w:id="958" w:author="Suman Deshwal" w:date="2024-05-09T12:48:00Z">
          <w:pPr>
            <w:numPr>
              <w:numId w:val="5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Managed </w:t>
      </w:r>
      <w:proofErr w:type="spellStart"/>
      <w:r w:rsidR="0080773E" w:rsidRPr="000760BB">
        <w:rPr>
          <w:b/>
          <w:bCs/>
        </w:rPr>
        <w:t>apache</w:t>
      </w:r>
      <w:proofErr w:type="spellEnd"/>
      <w:r w:rsidR="0080773E" w:rsidRPr="000760BB">
        <w:rPr>
          <w:b/>
          <w:bCs/>
        </w:rPr>
        <w:t xml:space="preserve"> airflow environment</w:t>
      </w:r>
      <w:r w:rsidRPr="000760BB">
        <w:rPr>
          <w:b/>
          <w:bCs/>
        </w:rPr>
        <w:t>:</w:t>
      </w:r>
      <w:r w:rsidRPr="000760BB">
        <w:t xml:space="preserve"> Amazon MWAA provides a fully managed Apache Airflow environment, eliminating the operational overhead of infrastructure management</w:t>
      </w:r>
      <w:bookmarkStart w:id="959" w:name="_Ref151399781"/>
      <w:r w:rsidR="00F66CB1">
        <w:rPr>
          <w:rStyle w:val="FootnoteReference"/>
        </w:rPr>
        <w:footnoteReference w:id="79"/>
      </w:r>
      <w:bookmarkEnd w:id="959"/>
      <w:r w:rsidRPr="000760BB">
        <w:t>.</w:t>
      </w:r>
    </w:p>
    <w:p w14:paraId="6825B3BD" w14:textId="5B6AEDCC" w:rsidR="000760BB" w:rsidRPr="000760BB" w:rsidRDefault="000760BB">
      <w:pPr>
        <w:pStyle w:val="NormalBPBHEB"/>
        <w:numPr>
          <w:ilvl w:val="0"/>
          <w:numId w:val="184"/>
        </w:numPr>
        <w:pPrChange w:id="960" w:author="Suman Deshwal" w:date="2024-05-09T12:48:00Z">
          <w:pPr>
            <w:numPr>
              <w:numId w:val="5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Scalability and </w:t>
      </w:r>
      <w:r w:rsidR="0080773E" w:rsidRPr="000760BB">
        <w:rPr>
          <w:b/>
          <w:bCs/>
        </w:rPr>
        <w:t>reliability</w:t>
      </w:r>
      <w:r w:rsidRPr="000760BB">
        <w:rPr>
          <w:b/>
          <w:bCs/>
        </w:rPr>
        <w:t>:</w:t>
      </w:r>
      <w:r w:rsidRPr="000760BB">
        <w:t xml:space="preserve"> The service automatically scales resources based on workflow requirements, ensuring reliability and performance during varying workloads</w:t>
      </w:r>
      <w:r w:rsidR="000A22F8">
        <w:fldChar w:fldCharType="begin"/>
      </w:r>
      <w:r w:rsidR="000A22F8">
        <w:instrText xml:space="preserve"> NOTEREF _Ref151399781 \f \h </w:instrText>
      </w:r>
      <w:r w:rsidR="000A22F8">
        <w:fldChar w:fldCharType="separate"/>
      </w:r>
      <w:r w:rsidR="000A22F8" w:rsidRPr="000A22F8">
        <w:rPr>
          <w:rStyle w:val="FootnoteReference"/>
        </w:rPr>
        <w:t>79</w:t>
      </w:r>
      <w:r w:rsidR="000A22F8">
        <w:fldChar w:fldCharType="end"/>
      </w:r>
      <w:r w:rsidRPr="000760BB">
        <w:t>.</w:t>
      </w:r>
    </w:p>
    <w:p w14:paraId="096D543F" w14:textId="3A65CBB7" w:rsidR="000760BB" w:rsidRPr="000760BB" w:rsidRDefault="000760BB">
      <w:pPr>
        <w:pStyle w:val="NormalBPBHEB"/>
        <w:numPr>
          <w:ilvl w:val="0"/>
          <w:numId w:val="184"/>
        </w:numPr>
        <w:pPrChange w:id="961" w:author="Suman Deshwal" w:date="2024-05-09T12:48:00Z">
          <w:pPr>
            <w:numPr>
              <w:numId w:val="5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Integration with AWS Services:</w:t>
      </w:r>
      <w:r w:rsidRPr="000760BB">
        <w:t xml:space="preserve"> Amazon MWAA seamlessly integrates with various AWS services, allowing workflows to interact with and utilize other cloud resources</w:t>
      </w:r>
      <w:r w:rsidR="00CC05BD">
        <w:fldChar w:fldCharType="begin"/>
      </w:r>
      <w:r w:rsidR="00CC05BD">
        <w:instrText xml:space="preserve"> NOTEREF _Ref151399781 \f \h </w:instrText>
      </w:r>
      <w:r w:rsidR="00CC05BD">
        <w:fldChar w:fldCharType="separate"/>
      </w:r>
      <w:r w:rsidR="00CC05BD" w:rsidRPr="00CC05BD">
        <w:rPr>
          <w:rStyle w:val="FootnoteReference"/>
        </w:rPr>
        <w:t>79</w:t>
      </w:r>
      <w:r w:rsidR="00CC05BD">
        <w:fldChar w:fldCharType="end"/>
      </w:r>
      <w:r w:rsidRPr="000760BB">
        <w:t>.</w:t>
      </w:r>
    </w:p>
    <w:p w14:paraId="5A61D728" w14:textId="77777777" w:rsidR="0080773E" w:rsidRDefault="0080773E" w:rsidP="008E169A">
      <w:pPr>
        <w:keepNext/>
        <w:keepLines/>
        <w:spacing w:before="40" w:after="0"/>
        <w:outlineLvl w:val="1"/>
        <w:rPr>
          <w:ins w:id="962" w:author="Suman Deshwal" w:date="2024-05-09T12:48:00Z"/>
          <w:rFonts w:eastAsiaTheme="majorEastAsia" w:cstheme="majorBidi"/>
          <w:sz w:val="36"/>
          <w:szCs w:val="26"/>
        </w:rPr>
      </w:pPr>
    </w:p>
    <w:p w14:paraId="4245AEA8" w14:textId="46FBBB5F" w:rsidR="000760BB" w:rsidRDefault="000760BB" w:rsidP="0080773E">
      <w:pPr>
        <w:pStyle w:val="Heading2BPBHEB"/>
        <w:rPr>
          <w:ins w:id="963" w:author="Suman Deshwal" w:date="2024-05-09T12:48:00Z"/>
        </w:rPr>
      </w:pPr>
      <w:r w:rsidRPr="000760BB">
        <w:t xml:space="preserve">Use </w:t>
      </w:r>
      <w:proofErr w:type="gramStart"/>
      <w:r w:rsidR="0080773E" w:rsidRPr="000760BB">
        <w:t>cases</w:t>
      </w:r>
      <w:proofErr w:type="gramEnd"/>
    </w:p>
    <w:p w14:paraId="23FC7BE3" w14:textId="66418700" w:rsidR="0080773E" w:rsidRPr="000760BB" w:rsidRDefault="0080773E">
      <w:pPr>
        <w:pStyle w:val="NormalBPBHEB"/>
        <w:pPrChange w:id="964" w:author="Suman Deshwal" w:date="2024-05-09T12:48:00Z">
          <w:pPr>
            <w:keepNext/>
            <w:keepLines/>
            <w:spacing w:before="40" w:after="0"/>
            <w:outlineLvl w:val="1"/>
          </w:pPr>
        </w:pPrChange>
      </w:pPr>
      <w:ins w:id="965" w:author="Suman Deshwal" w:date="2024-05-09T12:48:00Z">
        <w:r>
          <w:t>The following are the use cases:</w:t>
        </w:r>
      </w:ins>
    </w:p>
    <w:p w14:paraId="064A3E99" w14:textId="481711F7" w:rsidR="000760BB" w:rsidRPr="000760BB" w:rsidRDefault="000760BB">
      <w:pPr>
        <w:pStyle w:val="NormalBPBHEB"/>
        <w:numPr>
          <w:ilvl w:val="0"/>
          <w:numId w:val="185"/>
        </w:numPr>
        <w:pPrChange w:id="966" w:author="Suman Deshwal" w:date="2024-05-09T12:49:00Z">
          <w:pPr>
            <w:numPr>
              <w:numId w:val="6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80773E" w:rsidRPr="000760BB">
        <w:rPr>
          <w:b/>
          <w:bCs/>
        </w:rPr>
        <w:t>processing p</w:t>
      </w:r>
      <w:r w:rsidRPr="000760BB">
        <w:rPr>
          <w:b/>
          <w:bCs/>
        </w:rPr>
        <w:t>ipelines:</w:t>
      </w:r>
      <w:r w:rsidRPr="000760BB">
        <w:t xml:space="preserve"> Organizations can use Amazon MWAA to create and manage data processing pipelines, orchestrating tasks across diverse data sources and destinations</w:t>
      </w:r>
      <w:r w:rsidR="002D1AAE">
        <w:fldChar w:fldCharType="begin"/>
      </w:r>
      <w:r w:rsidR="002D1AAE">
        <w:instrText xml:space="preserve"> NOTEREF _Ref151399875 \f \h </w:instrText>
      </w:r>
      <w:r w:rsidR="002D1AAE">
        <w:fldChar w:fldCharType="separate"/>
      </w:r>
      <w:r w:rsidR="002D1AAE" w:rsidRPr="002D1AAE">
        <w:rPr>
          <w:rStyle w:val="FootnoteReference"/>
        </w:rPr>
        <w:t>80</w:t>
      </w:r>
      <w:r w:rsidR="002D1AAE">
        <w:fldChar w:fldCharType="end"/>
      </w:r>
      <w:r w:rsidRPr="000760BB">
        <w:t>.</w:t>
      </w:r>
    </w:p>
    <w:p w14:paraId="695025B5" w14:textId="04697709" w:rsidR="000760BB" w:rsidRPr="000760BB" w:rsidRDefault="000760BB">
      <w:pPr>
        <w:pStyle w:val="NormalBPBHEB"/>
        <w:numPr>
          <w:ilvl w:val="0"/>
          <w:numId w:val="185"/>
        </w:numPr>
        <w:pPrChange w:id="967" w:author="Suman Deshwal" w:date="2024-05-09T12:49:00Z">
          <w:pPr>
            <w:numPr>
              <w:numId w:val="60"/>
            </w:numPr>
            <w:pBdr>
              <w:top w:val="nil"/>
              <w:left w:val="nil"/>
              <w:bottom w:val="nil"/>
              <w:right w:val="nil"/>
              <w:between w:val="nil"/>
            </w:pBdr>
            <w:shd w:val="clear" w:color="auto" w:fill="FFFFFF"/>
            <w:tabs>
              <w:tab w:val="num" w:pos="720"/>
            </w:tabs>
            <w:spacing w:after="100" w:line="276" w:lineRule="auto"/>
            <w:ind w:left="720" w:hanging="360"/>
            <w:jc w:val="both"/>
          </w:pPr>
        </w:pPrChange>
      </w:pPr>
      <w:del w:id="968" w:author="Suman Deshwal" w:date="2024-05-09T12:49:00Z">
        <w:r w:rsidRPr="000760BB" w:rsidDel="0080773E">
          <w:rPr>
            <w:b/>
            <w:bCs/>
          </w:rPr>
          <w:lastRenderedPageBreak/>
          <w:delText>ETL (</w:delText>
        </w:r>
      </w:del>
      <w:r w:rsidRPr="000760BB">
        <w:rPr>
          <w:b/>
          <w:bCs/>
        </w:rPr>
        <w:t>Extract, Transform, Load</w:t>
      </w:r>
      <w:ins w:id="969" w:author="Suman Deshwal" w:date="2024-05-09T12:49:00Z">
        <w:r w:rsidR="0080773E">
          <w:rPr>
            <w:b/>
            <w:bCs/>
          </w:rPr>
          <w:t xml:space="preserve"> (ETL</w:t>
        </w:r>
      </w:ins>
      <w:r w:rsidRPr="000760BB">
        <w:rPr>
          <w:b/>
          <w:bCs/>
        </w:rPr>
        <w:t>) Workflows:</w:t>
      </w:r>
      <w:r w:rsidRPr="000760BB">
        <w:t xml:space="preserve"> The service is well-suited for orchestrating ETL workflows, enabling the efficient processing and transformation of data for analytics and reporting</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79B5E023" w14:textId="77777777" w:rsidR="0080773E" w:rsidRDefault="0080773E" w:rsidP="008E169A">
      <w:pPr>
        <w:keepNext/>
        <w:keepLines/>
        <w:spacing w:before="40" w:after="0"/>
        <w:outlineLvl w:val="1"/>
        <w:rPr>
          <w:ins w:id="970" w:author="Suman Deshwal" w:date="2024-05-09T12:49:00Z"/>
          <w:rFonts w:eastAsiaTheme="majorEastAsia" w:cstheme="majorBidi"/>
          <w:sz w:val="36"/>
          <w:szCs w:val="26"/>
        </w:rPr>
      </w:pPr>
    </w:p>
    <w:p w14:paraId="42C37E73" w14:textId="69743DAB" w:rsidR="000760BB" w:rsidRDefault="000760BB" w:rsidP="0080773E">
      <w:pPr>
        <w:pStyle w:val="Heading2BPBHEB"/>
        <w:rPr>
          <w:ins w:id="971" w:author="Suman Deshwal" w:date="2024-05-09T12:49:00Z"/>
        </w:rPr>
      </w:pPr>
      <w:r w:rsidRPr="000760BB">
        <w:t xml:space="preserve">Best </w:t>
      </w:r>
      <w:r w:rsidR="0080773E" w:rsidRPr="000760BB">
        <w:t>practices</w:t>
      </w:r>
    </w:p>
    <w:p w14:paraId="793AC877" w14:textId="222A5C4A" w:rsidR="0080773E" w:rsidRPr="000760BB" w:rsidRDefault="0080773E">
      <w:pPr>
        <w:pStyle w:val="NormalBPBHEB"/>
        <w:pPrChange w:id="972" w:author="Suman Deshwal" w:date="2024-05-09T12:49:00Z">
          <w:pPr>
            <w:keepNext/>
            <w:keepLines/>
            <w:spacing w:before="40" w:after="0"/>
            <w:outlineLvl w:val="1"/>
          </w:pPr>
        </w:pPrChange>
      </w:pPr>
      <w:ins w:id="973" w:author="Suman Deshwal" w:date="2024-05-09T12:49:00Z">
        <w:r>
          <w:t>The following are the best practices:</w:t>
        </w:r>
      </w:ins>
    </w:p>
    <w:p w14:paraId="60D6D89E" w14:textId="2B3539AB" w:rsidR="000760BB" w:rsidRPr="000760BB" w:rsidRDefault="000760BB">
      <w:pPr>
        <w:pStyle w:val="NormalBPBHEB"/>
        <w:numPr>
          <w:ilvl w:val="0"/>
          <w:numId w:val="186"/>
        </w:numPr>
        <w:pPrChange w:id="974" w:author="Suman Deshwal" w:date="2024-05-09T12:49:00Z">
          <w:pPr>
            <w:numPr>
              <w:numId w:val="6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Environment </w:t>
      </w:r>
      <w:r w:rsidR="0080773E" w:rsidRPr="000760BB">
        <w:rPr>
          <w:b/>
          <w:bCs/>
        </w:rPr>
        <w:t>configuration</w:t>
      </w:r>
      <w:r w:rsidRPr="000760BB">
        <w:rPr>
          <w:b/>
          <w:bCs/>
        </w:rPr>
        <w:t>:</w:t>
      </w:r>
      <w:r w:rsidRPr="000760BB">
        <w:t xml:space="preserve"> Follow best practices for configuring the Apache Airflow environment within Amazon MWAA to optimize performance and security</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2D41133F" w14:textId="326A36FA" w:rsidR="000760BB" w:rsidRPr="000760BB" w:rsidRDefault="000760BB">
      <w:pPr>
        <w:pStyle w:val="NormalBPBHEB"/>
        <w:numPr>
          <w:ilvl w:val="0"/>
          <w:numId w:val="186"/>
        </w:numPr>
        <w:pPrChange w:id="975" w:author="Suman Deshwal" w:date="2024-05-09T12:49:00Z">
          <w:pPr>
            <w:numPr>
              <w:numId w:val="6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Monitoring and </w:t>
      </w:r>
      <w:r w:rsidR="0080773E" w:rsidRPr="000760BB">
        <w:rPr>
          <w:b/>
          <w:bCs/>
        </w:rPr>
        <w:t>logging</w:t>
      </w:r>
      <w:r w:rsidRPr="000760BB">
        <w:rPr>
          <w:b/>
          <w:bCs/>
        </w:rPr>
        <w:t>:</w:t>
      </w:r>
      <w:r w:rsidRPr="000760BB">
        <w:t xml:space="preserve"> Implement robust monitoring and logging practices to track workflow execution, identify issues, and ensure optimal performance</w:t>
      </w:r>
      <w:bookmarkStart w:id="976" w:name="_Ref151399875"/>
      <w:r w:rsidR="002D1AAE">
        <w:rPr>
          <w:rStyle w:val="FootnoteReference"/>
        </w:rPr>
        <w:footnoteReference w:id="80"/>
      </w:r>
      <w:bookmarkEnd w:id="976"/>
      <w:r w:rsidRPr="000760BB">
        <w:t>.</w:t>
      </w:r>
    </w:p>
    <w:p w14:paraId="770930DD" w14:textId="77777777" w:rsidR="0080773E" w:rsidRDefault="0080773E">
      <w:pPr>
        <w:pStyle w:val="NormalBPBHEB"/>
        <w:rPr>
          <w:ins w:id="977" w:author="Suman Deshwal" w:date="2024-05-09T12:49:00Z"/>
        </w:rPr>
        <w:pPrChange w:id="978" w:author="Suman Deshwal" w:date="2024-05-09T12:49:00Z">
          <w:pPr>
            <w:keepNext/>
            <w:keepLines/>
            <w:spacing w:before="40" w:after="0"/>
            <w:outlineLvl w:val="1"/>
          </w:pPr>
        </w:pPrChange>
      </w:pPr>
    </w:p>
    <w:p w14:paraId="348C164E" w14:textId="698D9139" w:rsidR="000760BB" w:rsidRDefault="000760BB" w:rsidP="0080773E">
      <w:pPr>
        <w:pStyle w:val="Heading2BPBHEB"/>
        <w:rPr>
          <w:ins w:id="979" w:author="Suman Deshwal" w:date="2024-05-09T12:50:00Z"/>
        </w:rPr>
      </w:pPr>
      <w:commentRangeStart w:id="980"/>
      <w:r w:rsidRPr="000760BB">
        <w:t>Considerations</w:t>
      </w:r>
      <w:commentRangeEnd w:id="980"/>
      <w:r w:rsidR="0080773E">
        <w:rPr>
          <w:rStyle w:val="CommentReference"/>
          <w:rFonts w:eastAsiaTheme="minorHAnsi" w:cstheme="minorBidi"/>
          <w:b w:val="0"/>
        </w:rPr>
        <w:commentReference w:id="980"/>
      </w:r>
    </w:p>
    <w:p w14:paraId="463D20B2" w14:textId="15490073" w:rsidR="0080773E" w:rsidRPr="000760BB" w:rsidRDefault="0080773E">
      <w:pPr>
        <w:pStyle w:val="NormalBPBHEB"/>
        <w:pPrChange w:id="981" w:author="Suman Deshwal" w:date="2024-05-09T12:50:00Z">
          <w:pPr>
            <w:keepNext/>
            <w:keepLines/>
            <w:spacing w:before="40" w:after="0"/>
            <w:outlineLvl w:val="1"/>
          </w:pPr>
        </w:pPrChange>
      </w:pPr>
      <w:ins w:id="982" w:author="Suman Deshwal" w:date="2024-05-09T12:50:00Z">
        <w:r>
          <w:t>The following are the considerations:</w:t>
        </w:r>
      </w:ins>
    </w:p>
    <w:p w14:paraId="7D406D92" w14:textId="77C0257A" w:rsidR="000760BB" w:rsidRPr="000760BB" w:rsidRDefault="000760BB">
      <w:pPr>
        <w:pStyle w:val="NormalBPBHEB"/>
        <w:numPr>
          <w:ilvl w:val="0"/>
          <w:numId w:val="187"/>
        </w:numPr>
        <w:pPrChange w:id="983" w:author="Suman Deshwal" w:date="2024-05-09T12:50:00Z">
          <w:pPr>
            <w:numPr>
              <w:numId w:val="6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Cost </w:t>
      </w:r>
      <w:r w:rsidR="0080773E" w:rsidRPr="000760BB">
        <w:rPr>
          <w:b/>
          <w:bCs/>
        </w:rPr>
        <w:t>management</w:t>
      </w:r>
      <w:r w:rsidRPr="000760BB">
        <w:rPr>
          <w:b/>
          <w:bCs/>
        </w:rPr>
        <w:t>:</w:t>
      </w:r>
      <w:r w:rsidRPr="000760BB">
        <w:t xml:space="preserve"> Organizations should carefully consider and manage costs associated with Amazon MWAA, particularly as workflows scale or when integrating with data-intensive services</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60C42297" w14:textId="77777777" w:rsidR="0080773E" w:rsidRDefault="0080773E" w:rsidP="008E169A">
      <w:pPr>
        <w:keepNext/>
        <w:keepLines/>
        <w:spacing w:before="40" w:after="0"/>
        <w:outlineLvl w:val="1"/>
        <w:rPr>
          <w:ins w:id="984" w:author="Suman Deshwal" w:date="2024-05-09T12:50:00Z"/>
          <w:rFonts w:eastAsiaTheme="majorEastAsia" w:cstheme="majorBidi"/>
          <w:sz w:val="36"/>
          <w:szCs w:val="26"/>
        </w:rPr>
      </w:pPr>
    </w:p>
    <w:p w14:paraId="2BB885EF" w14:textId="34F2C6DF" w:rsidR="000760BB" w:rsidRPr="000760BB" w:rsidRDefault="000760BB">
      <w:pPr>
        <w:pStyle w:val="Heading2BPBHEB"/>
        <w:pPrChange w:id="985" w:author="Suman Deshwal" w:date="2024-05-09T12:50:00Z">
          <w:pPr>
            <w:keepNext/>
            <w:keepLines/>
            <w:spacing w:before="40" w:after="0"/>
            <w:outlineLvl w:val="1"/>
          </w:pPr>
        </w:pPrChange>
      </w:pPr>
      <w:r w:rsidRPr="000760BB">
        <w:t>Conclusion</w:t>
      </w:r>
    </w:p>
    <w:p w14:paraId="60F6DA18" w14:textId="77777777" w:rsidR="000760BB" w:rsidRPr="000760BB" w:rsidRDefault="000760BB">
      <w:pPr>
        <w:pStyle w:val="NormalBPBHEB"/>
        <w:pPrChange w:id="986" w:author="Suman Deshwal" w:date="2024-05-09T12:50:00Z">
          <w:pPr>
            <w:pBdr>
              <w:top w:val="nil"/>
              <w:left w:val="nil"/>
              <w:bottom w:val="nil"/>
              <w:right w:val="nil"/>
              <w:between w:val="nil"/>
            </w:pBdr>
            <w:shd w:val="clear" w:color="auto" w:fill="FFFFFF"/>
            <w:spacing w:after="100" w:line="276" w:lineRule="auto"/>
            <w:jc w:val="both"/>
          </w:pPr>
        </w:pPrChange>
      </w:pPr>
      <w:r w:rsidRPr="000760BB">
        <w:t>Amazon Managed Workflows for Apache Airflow simplifies the management and execution of workflows, offering scalability, reliability, and seamless integration with AWS services. Understanding its features, use cases, and best practices is crucial for effectively incorporating Amazon MWAA into your cloud applications.</w:t>
      </w:r>
    </w:p>
    <w:p w14:paraId="013C84B7" w14:textId="77777777" w:rsidR="0080773E" w:rsidRDefault="0080773E">
      <w:pPr>
        <w:pStyle w:val="NormalBPBHEB"/>
        <w:rPr>
          <w:ins w:id="987" w:author="Suman Deshwal" w:date="2024-05-09T12:51:00Z"/>
        </w:rPr>
        <w:pPrChange w:id="988" w:author="Suman Deshwal" w:date="2024-05-09T12:51:00Z">
          <w:pPr>
            <w:keepNext/>
            <w:keepLines/>
            <w:spacing w:before="400" w:after="0" w:line="276" w:lineRule="auto"/>
            <w:outlineLvl w:val="0"/>
          </w:pPr>
        </w:pPrChange>
      </w:pPr>
    </w:p>
    <w:p w14:paraId="2CEDE5A3" w14:textId="090E360F" w:rsidR="000760BB" w:rsidRPr="000760BB" w:rsidRDefault="000760BB">
      <w:pPr>
        <w:pStyle w:val="Heading1BPBHEB"/>
        <w:pPrChange w:id="989" w:author="Suman Deshwal" w:date="2024-05-09T12:51:00Z">
          <w:pPr>
            <w:keepNext/>
            <w:keepLines/>
            <w:spacing w:before="400" w:after="0" w:line="276" w:lineRule="auto"/>
            <w:outlineLvl w:val="0"/>
          </w:pPr>
        </w:pPrChange>
      </w:pPr>
      <w:r w:rsidRPr="000760BB">
        <w:t>Amazon MQ</w:t>
      </w:r>
    </w:p>
    <w:p w14:paraId="3D8F6C24" w14:textId="77777777" w:rsidR="000760BB" w:rsidRPr="000760BB" w:rsidRDefault="000760BB">
      <w:pPr>
        <w:pStyle w:val="NormalBPBHEB"/>
        <w:pPrChange w:id="990" w:author="Suman Deshwal" w:date="2024-05-09T12:51:00Z">
          <w:pPr>
            <w:pBdr>
              <w:top w:val="nil"/>
              <w:left w:val="nil"/>
              <w:bottom w:val="nil"/>
              <w:right w:val="nil"/>
              <w:between w:val="nil"/>
            </w:pBdr>
            <w:shd w:val="clear" w:color="auto" w:fill="FFFFFF"/>
            <w:spacing w:after="100" w:line="276" w:lineRule="auto"/>
            <w:jc w:val="both"/>
          </w:pPr>
        </w:pPrChange>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277E7840" w:rsidR="000760BB" w:rsidRDefault="000760BB" w:rsidP="0080773E">
      <w:pPr>
        <w:pStyle w:val="Heading2BPBHEB"/>
        <w:rPr>
          <w:ins w:id="991" w:author="Suman Deshwal" w:date="2024-05-09T12:51:00Z"/>
        </w:rPr>
      </w:pPr>
      <w:r w:rsidRPr="000760BB">
        <w:lastRenderedPageBreak/>
        <w:t xml:space="preserve">Key </w:t>
      </w:r>
      <w:r w:rsidR="0080773E" w:rsidRPr="000760BB">
        <w:t xml:space="preserve">features </w:t>
      </w:r>
      <w:r w:rsidRPr="000760BB">
        <w:t>of Amazon MQ</w:t>
      </w:r>
    </w:p>
    <w:p w14:paraId="1C73299B" w14:textId="7995B3C4" w:rsidR="0080773E" w:rsidRPr="000760BB" w:rsidRDefault="0080773E">
      <w:pPr>
        <w:pStyle w:val="NormalBPBHEB"/>
        <w:pPrChange w:id="992" w:author="Suman Deshwal" w:date="2024-05-09T12:51:00Z">
          <w:pPr>
            <w:keepNext/>
            <w:keepLines/>
            <w:spacing w:before="40" w:after="0"/>
            <w:outlineLvl w:val="1"/>
          </w:pPr>
        </w:pPrChange>
      </w:pPr>
      <w:ins w:id="993" w:author="Suman Deshwal" w:date="2024-05-09T12:51:00Z">
        <w:r>
          <w:t>The following are the k</w:t>
        </w:r>
        <w:r w:rsidRPr="0080773E">
          <w:t>ey features of Amazon MQ</w:t>
        </w:r>
        <w:r>
          <w:t>:</w:t>
        </w:r>
      </w:ins>
    </w:p>
    <w:p w14:paraId="71D2613F" w14:textId="3F25A726" w:rsidR="000760BB" w:rsidRPr="000760BB" w:rsidRDefault="000760BB">
      <w:pPr>
        <w:pStyle w:val="NormalBPBHEB"/>
        <w:numPr>
          <w:ilvl w:val="0"/>
          <w:numId w:val="188"/>
        </w:numPr>
        <w:pPrChange w:id="994" w:author="Suman Deshwal" w:date="2024-05-09T12:51:00Z">
          <w:pPr>
            <w:numPr>
              <w:numId w:val="6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Compatibility with </w:t>
      </w:r>
      <w:r w:rsidR="0080773E" w:rsidRPr="000760BB">
        <w:rPr>
          <w:b/>
          <w:bCs/>
        </w:rPr>
        <w:t>industry standards</w:t>
      </w:r>
      <w:r w:rsidRPr="000760BB">
        <w:rPr>
          <w:b/>
          <w:bCs/>
        </w:rPr>
        <w:t>:</w:t>
      </w:r>
      <w:r w:rsidRPr="000760BB">
        <w:t xml:space="preserve"> Amazon MQ supports multiple messaging protocols, including </w:t>
      </w:r>
      <w:commentRangeStart w:id="995"/>
      <w:r w:rsidRPr="000760BB">
        <w:t>MQTT, AMQP, and STOMP</w:t>
      </w:r>
      <w:commentRangeEnd w:id="995"/>
      <w:r w:rsidR="0080773E">
        <w:rPr>
          <w:rStyle w:val="CommentReference"/>
          <w:rFonts w:eastAsiaTheme="minorHAnsi" w:cstheme="minorBidi"/>
        </w:rPr>
        <w:commentReference w:id="995"/>
      </w:r>
      <w:r w:rsidRPr="000760BB">
        <w:t>, ensuring compatibility with various applications and systems</w:t>
      </w:r>
      <w:bookmarkStart w:id="996" w:name="_Ref151400225"/>
      <w:r w:rsidR="00086395">
        <w:rPr>
          <w:rStyle w:val="FootnoteReference"/>
        </w:rPr>
        <w:footnoteReference w:id="81"/>
      </w:r>
      <w:bookmarkEnd w:id="996"/>
      <w:r w:rsidRPr="000760BB">
        <w:t>.</w:t>
      </w:r>
    </w:p>
    <w:p w14:paraId="2EE9B3A3" w14:textId="1E1D0860" w:rsidR="000760BB" w:rsidRPr="000760BB" w:rsidRDefault="000760BB">
      <w:pPr>
        <w:pStyle w:val="NormalBPBHEB"/>
        <w:numPr>
          <w:ilvl w:val="0"/>
          <w:numId w:val="188"/>
        </w:numPr>
        <w:pPrChange w:id="997" w:author="Suman Deshwal" w:date="2024-05-09T12:51:00Z">
          <w:pPr>
            <w:numPr>
              <w:numId w:val="6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Managed </w:t>
      </w:r>
      <w:r w:rsidR="0080773E" w:rsidRPr="000760BB">
        <w:rPr>
          <w:b/>
          <w:bCs/>
        </w:rPr>
        <w:t>message b</w:t>
      </w:r>
      <w:r w:rsidRPr="000760BB">
        <w:rPr>
          <w:b/>
          <w:bCs/>
        </w:rPr>
        <w:t>roker:</w:t>
      </w:r>
      <w:r w:rsidRPr="000760BB">
        <w:t xml:space="preserve"> The service provides a fully managed message broker infrastructure, reducing the operational overhead typically associated with maintaining messaging systems</w:t>
      </w:r>
      <w:r w:rsidR="00DC6C2A">
        <w:fldChar w:fldCharType="begin"/>
      </w:r>
      <w:r w:rsidR="00DC6C2A">
        <w:instrText xml:space="preserve"> NOTEREF _Ref151400225 \f \h </w:instrText>
      </w:r>
      <w:r w:rsidR="00DC6C2A">
        <w:fldChar w:fldCharType="separate"/>
      </w:r>
      <w:r w:rsidR="00DC6C2A" w:rsidRPr="00DC6C2A">
        <w:rPr>
          <w:rStyle w:val="FootnoteReference"/>
        </w:rPr>
        <w:t>81</w:t>
      </w:r>
      <w:r w:rsidR="00DC6C2A">
        <w:fldChar w:fldCharType="end"/>
      </w:r>
      <w:r w:rsidRPr="000760BB">
        <w:t>.</w:t>
      </w:r>
    </w:p>
    <w:p w14:paraId="040F3A84" w14:textId="77777777" w:rsidR="0080773E" w:rsidRDefault="0080773E">
      <w:pPr>
        <w:pStyle w:val="NormalBPBHEB"/>
        <w:rPr>
          <w:ins w:id="998" w:author="Suman Deshwal" w:date="2024-05-09T12:53:00Z"/>
        </w:rPr>
        <w:pPrChange w:id="999" w:author="Suman Deshwal" w:date="2024-05-09T12:53:00Z">
          <w:pPr>
            <w:keepNext/>
            <w:keepLines/>
            <w:spacing w:before="40" w:after="0"/>
            <w:outlineLvl w:val="1"/>
          </w:pPr>
        </w:pPrChange>
      </w:pPr>
    </w:p>
    <w:p w14:paraId="569D3088" w14:textId="4D7EA09B" w:rsidR="000760BB" w:rsidRDefault="000760BB" w:rsidP="0080773E">
      <w:pPr>
        <w:pStyle w:val="Heading2BPBHEB"/>
        <w:rPr>
          <w:ins w:id="1000" w:author="Suman Deshwal" w:date="2024-05-09T12:54:00Z"/>
        </w:rPr>
      </w:pPr>
      <w:r w:rsidRPr="000760BB">
        <w:t xml:space="preserve">Use </w:t>
      </w:r>
      <w:proofErr w:type="gramStart"/>
      <w:r w:rsidR="0080773E" w:rsidRPr="000760BB">
        <w:t>cases</w:t>
      </w:r>
      <w:proofErr w:type="gramEnd"/>
    </w:p>
    <w:p w14:paraId="6C52FF20" w14:textId="000C79E6" w:rsidR="0080773E" w:rsidRPr="000760BB" w:rsidRDefault="0080773E">
      <w:pPr>
        <w:pStyle w:val="NormalBPBHEB"/>
        <w:pPrChange w:id="1001" w:author="Suman Deshwal" w:date="2024-05-09T12:54:00Z">
          <w:pPr>
            <w:keepNext/>
            <w:keepLines/>
            <w:spacing w:before="40" w:after="0"/>
            <w:outlineLvl w:val="1"/>
          </w:pPr>
        </w:pPrChange>
      </w:pPr>
      <w:ins w:id="1002" w:author="Suman Deshwal" w:date="2024-05-09T12:54:00Z">
        <w:r>
          <w:t>The following are the use cases:</w:t>
        </w:r>
      </w:ins>
    </w:p>
    <w:p w14:paraId="675BB3B6" w14:textId="5E8D5AB3" w:rsidR="000760BB" w:rsidRPr="000760BB" w:rsidRDefault="000760BB">
      <w:pPr>
        <w:pStyle w:val="NormalBPBHEB"/>
        <w:numPr>
          <w:ilvl w:val="0"/>
          <w:numId w:val="189"/>
        </w:numPr>
        <w:pPrChange w:id="1003" w:author="Suman Deshwal" w:date="2024-05-09T12:54:00Z">
          <w:pPr>
            <w:numPr>
              <w:numId w:val="6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Decoupled </w:t>
      </w:r>
      <w:r w:rsidR="0080773E" w:rsidRPr="000760BB">
        <w:rPr>
          <w:b/>
          <w:bCs/>
        </w:rPr>
        <w:t>microservices communication</w:t>
      </w:r>
      <w:r w:rsidRPr="000760BB">
        <w:rPr>
          <w:b/>
          <w:bCs/>
        </w:rPr>
        <w:t>:</w:t>
      </w:r>
      <w:r w:rsidRPr="000760BB">
        <w:t xml:space="preserve"> Amazon MQ facilitates communication between microservices in a decoupled manner, enhancing the scalability and flexibility of microservices architectures</w:t>
      </w:r>
      <w:bookmarkStart w:id="1004" w:name="_Ref151400309"/>
      <w:r w:rsidR="00EA4630">
        <w:rPr>
          <w:rStyle w:val="FootnoteReference"/>
        </w:rPr>
        <w:footnoteReference w:id="82"/>
      </w:r>
      <w:bookmarkEnd w:id="1004"/>
      <w:r w:rsidRPr="000760BB">
        <w:t>.</w:t>
      </w:r>
    </w:p>
    <w:p w14:paraId="440A32F2" w14:textId="7A55FB5E" w:rsidR="000760BB" w:rsidRDefault="000760BB" w:rsidP="0080773E">
      <w:pPr>
        <w:pStyle w:val="NormalBPBHEB"/>
        <w:numPr>
          <w:ilvl w:val="0"/>
          <w:numId w:val="189"/>
        </w:numPr>
        <w:rPr>
          <w:ins w:id="1005" w:author="Suman Deshwal" w:date="2024-05-09T12:54:00Z"/>
        </w:rPr>
      </w:pPr>
      <w:r w:rsidRPr="000760BB">
        <w:rPr>
          <w:b/>
          <w:bCs/>
        </w:rPr>
        <w:t xml:space="preserve">Reliable </w:t>
      </w:r>
      <w:r w:rsidR="0080773E" w:rsidRPr="000760BB">
        <w:rPr>
          <w:b/>
          <w:bCs/>
        </w:rPr>
        <w:t>event-driven architectures</w:t>
      </w:r>
      <w:r w:rsidRPr="000760BB">
        <w:rPr>
          <w:b/>
          <w:bCs/>
        </w:rPr>
        <w:t>:</w:t>
      </w:r>
      <w:r w:rsidRPr="000760BB">
        <w:t xml:space="preserve"> The service is suitable for building reliable event-driven architectures, enabling applications to react to events and messages in a scalable and responsive manner</w:t>
      </w:r>
      <w:r w:rsidR="00086395">
        <w:fldChar w:fldCharType="begin"/>
      </w:r>
      <w:r w:rsidR="00086395">
        <w:instrText xml:space="preserve"> NOTEREF _Ref151400225 \f \h </w:instrText>
      </w:r>
      <w:r w:rsidR="00086395">
        <w:fldChar w:fldCharType="separate"/>
      </w:r>
      <w:r w:rsidR="00086395" w:rsidRPr="00086395">
        <w:rPr>
          <w:rStyle w:val="FootnoteReference"/>
        </w:rPr>
        <w:t>81</w:t>
      </w:r>
      <w:r w:rsidR="00086395">
        <w:fldChar w:fldCharType="end"/>
      </w:r>
      <w:r w:rsidRPr="000760BB">
        <w:t>.</w:t>
      </w:r>
    </w:p>
    <w:p w14:paraId="1149DD14" w14:textId="77777777" w:rsidR="0080773E" w:rsidRPr="000760BB" w:rsidRDefault="0080773E">
      <w:pPr>
        <w:pStyle w:val="NormalBPBHEB"/>
        <w:pPrChange w:id="1006" w:author="Suman Deshwal" w:date="2024-05-09T12:54:00Z">
          <w:pPr>
            <w:numPr>
              <w:numId w:val="64"/>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565141FC" w14:textId="24D0E97E" w:rsidR="000760BB" w:rsidRDefault="000760BB" w:rsidP="0080773E">
      <w:pPr>
        <w:pStyle w:val="Heading2BPBHEB"/>
        <w:rPr>
          <w:ins w:id="1007" w:author="Suman Deshwal" w:date="2024-05-09T12:55:00Z"/>
        </w:rPr>
      </w:pPr>
      <w:r w:rsidRPr="000760BB">
        <w:t xml:space="preserve">Best </w:t>
      </w:r>
      <w:r w:rsidR="0080773E" w:rsidRPr="000760BB">
        <w:t>practices</w:t>
      </w:r>
    </w:p>
    <w:p w14:paraId="25E04BD2" w14:textId="3B874FEB" w:rsidR="0080773E" w:rsidRPr="000760BB" w:rsidRDefault="0080773E">
      <w:pPr>
        <w:pStyle w:val="NormalBPBHEB"/>
        <w:pPrChange w:id="1008" w:author="Suman Deshwal" w:date="2024-05-09T12:55:00Z">
          <w:pPr>
            <w:keepNext/>
            <w:keepLines/>
            <w:spacing w:before="40" w:after="0"/>
            <w:outlineLvl w:val="1"/>
          </w:pPr>
        </w:pPrChange>
      </w:pPr>
      <w:ins w:id="1009" w:author="Suman Deshwal" w:date="2024-05-09T12:55:00Z">
        <w:r>
          <w:t>The following are the best practices:</w:t>
        </w:r>
      </w:ins>
    </w:p>
    <w:p w14:paraId="065D32BF" w14:textId="74CC634B" w:rsidR="000760BB" w:rsidRPr="000760BB" w:rsidRDefault="000760BB">
      <w:pPr>
        <w:pStyle w:val="NormalBPBHEB"/>
        <w:numPr>
          <w:ilvl w:val="0"/>
          <w:numId w:val="190"/>
        </w:numPr>
        <w:pPrChange w:id="1010" w:author="Suman Deshwal" w:date="2024-05-09T12:55:00Z">
          <w:pPr>
            <w:numPr>
              <w:numId w:val="6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Secure </w:t>
      </w:r>
      <w:r w:rsidR="0080773E" w:rsidRPr="000760BB">
        <w:rPr>
          <w:b/>
          <w:bCs/>
        </w:rPr>
        <w:t>configuration</w:t>
      </w:r>
      <w:r w:rsidRPr="000760BB">
        <w:rPr>
          <w:b/>
          <w:bCs/>
        </w:rPr>
        <w:t>:</w:t>
      </w:r>
      <w:r w:rsidRPr="000760BB">
        <w:t xml:space="preserve"> Follow best practices for configuring Amazon MQ securely, including the use of IAM roles, encryption, and access controls to protect sensitive data</w:t>
      </w:r>
      <w:r w:rsidR="00EA4630">
        <w:fldChar w:fldCharType="begin"/>
      </w:r>
      <w:r w:rsidR="00EA4630">
        <w:instrText xml:space="preserve"> NOTEREF _Ref151400225 \f \h </w:instrText>
      </w:r>
      <w:r w:rsidR="00EA4630">
        <w:fldChar w:fldCharType="separate"/>
      </w:r>
      <w:r w:rsidR="00EA4630" w:rsidRPr="00EA4630">
        <w:rPr>
          <w:rStyle w:val="FootnoteReference"/>
        </w:rPr>
        <w:t>81</w:t>
      </w:r>
      <w:r w:rsidR="00EA4630">
        <w:fldChar w:fldCharType="end"/>
      </w:r>
      <w:r w:rsidRPr="000760BB">
        <w:t>.</w:t>
      </w:r>
    </w:p>
    <w:p w14:paraId="407086D4" w14:textId="1EAEFE31" w:rsidR="000760BB" w:rsidRPr="000760BB" w:rsidRDefault="000760BB">
      <w:pPr>
        <w:pStyle w:val="NormalBPBHEB"/>
        <w:numPr>
          <w:ilvl w:val="0"/>
          <w:numId w:val="190"/>
        </w:numPr>
        <w:pPrChange w:id="1011" w:author="Suman Deshwal" w:date="2024-05-09T12:55:00Z">
          <w:pPr>
            <w:numPr>
              <w:numId w:val="6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Scalability </w:t>
      </w:r>
      <w:r w:rsidR="0080773E" w:rsidRPr="000760BB">
        <w:rPr>
          <w:b/>
          <w:bCs/>
        </w:rPr>
        <w:t>planning</w:t>
      </w:r>
      <w:r w:rsidRPr="000760BB">
        <w:rPr>
          <w:b/>
          <w:bCs/>
        </w:rPr>
        <w:t>:</w:t>
      </w:r>
      <w:r w:rsidRPr="000760BB">
        <w:t xml:space="preserve"> Plan for scalability by choosing the appropriate instance type and configuring resources based on the expected message throughput and processing requirements</w:t>
      </w:r>
      <w:r w:rsidR="00EA4630">
        <w:fldChar w:fldCharType="begin"/>
      </w:r>
      <w:r w:rsidR="00EA4630">
        <w:instrText xml:space="preserve"> NOTEREF _Ref151400309 \f \h </w:instrText>
      </w:r>
      <w:r w:rsidR="00EA4630">
        <w:fldChar w:fldCharType="separate"/>
      </w:r>
      <w:r w:rsidR="00EA4630" w:rsidRPr="00EA4630">
        <w:rPr>
          <w:rStyle w:val="FootnoteReference"/>
        </w:rPr>
        <w:t>82</w:t>
      </w:r>
      <w:r w:rsidR="00EA4630">
        <w:fldChar w:fldCharType="end"/>
      </w:r>
      <w:r w:rsidRPr="000760BB">
        <w:t>.</w:t>
      </w:r>
    </w:p>
    <w:p w14:paraId="7887DE1E" w14:textId="77777777" w:rsidR="0080773E" w:rsidRDefault="0080773E" w:rsidP="008E169A">
      <w:pPr>
        <w:keepNext/>
        <w:keepLines/>
        <w:spacing w:before="40" w:after="0"/>
        <w:outlineLvl w:val="1"/>
        <w:rPr>
          <w:ins w:id="1012" w:author="Suman Deshwal" w:date="2024-05-09T12:55:00Z"/>
          <w:rFonts w:eastAsiaTheme="majorEastAsia" w:cstheme="majorBidi"/>
          <w:sz w:val="36"/>
          <w:szCs w:val="26"/>
        </w:rPr>
      </w:pPr>
    </w:p>
    <w:p w14:paraId="37F14AC2" w14:textId="7B7CA9B7" w:rsidR="000760BB" w:rsidRDefault="000760BB" w:rsidP="0080773E">
      <w:pPr>
        <w:pStyle w:val="Heading2BPBHEB"/>
        <w:rPr>
          <w:ins w:id="1013" w:author="Suman Deshwal" w:date="2024-05-09T12:55:00Z"/>
        </w:rPr>
      </w:pPr>
      <w:r w:rsidRPr="000760BB">
        <w:t>Considerations</w:t>
      </w:r>
    </w:p>
    <w:p w14:paraId="45A274D8" w14:textId="6EBB12FF" w:rsidR="0080773E" w:rsidRPr="000760BB" w:rsidRDefault="0080773E">
      <w:pPr>
        <w:pStyle w:val="NormalBPBHEB"/>
        <w:pPrChange w:id="1014" w:author="Suman Deshwal" w:date="2024-05-09T12:55:00Z">
          <w:pPr>
            <w:keepNext/>
            <w:keepLines/>
            <w:spacing w:before="40" w:after="0"/>
            <w:outlineLvl w:val="1"/>
          </w:pPr>
        </w:pPrChange>
      </w:pPr>
      <w:ins w:id="1015" w:author="Suman Deshwal" w:date="2024-05-09T12:55:00Z">
        <w:r>
          <w:t>The following are the considerations:</w:t>
        </w:r>
      </w:ins>
    </w:p>
    <w:p w14:paraId="3ECDC2DA" w14:textId="6EC477D6" w:rsidR="000760BB" w:rsidRPr="000760BB" w:rsidRDefault="000760BB">
      <w:pPr>
        <w:pStyle w:val="NormalBPBHEB"/>
        <w:numPr>
          <w:ilvl w:val="0"/>
          <w:numId w:val="191"/>
        </w:numPr>
        <w:pPrChange w:id="1016" w:author="Suman Deshwal" w:date="2024-05-09T12:55:00Z">
          <w:pPr>
            <w:numPr>
              <w:numId w:val="6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Message </w:t>
      </w:r>
      <w:r w:rsidR="0080773E" w:rsidRPr="000760BB">
        <w:rPr>
          <w:b/>
          <w:bCs/>
        </w:rPr>
        <w:t>retention and cleanup</w:t>
      </w:r>
      <w:r w:rsidRPr="000760BB">
        <w:rPr>
          <w:b/>
          <w:bCs/>
        </w:rPr>
        <w:t>:</w:t>
      </w:r>
      <w:r w:rsidRPr="000760BB">
        <w:t xml:space="preserve"> Organizations should define appropriate message retention policies and cleanup processes to manage storage costs and ensure efficient system performance</w:t>
      </w:r>
      <w:r w:rsidR="00081A29">
        <w:fldChar w:fldCharType="begin"/>
      </w:r>
      <w:r w:rsidR="00081A29">
        <w:instrText xml:space="preserve"> NOTEREF _Ref151400225 \f \h </w:instrText>
      </w:r>
      <w:r w:rsidR="00081A29">
        <w:fldChar w:fldCharType="separate"/>
      </w:r>
      <w:r w:rsidR="00081A29" w:rsidRPr="00081A29">
        <w:rPr>
          <w:rStyle w:val="FootnoteReference"/>
        </w:rPr>
        <w:t>81</w:t>
      </w:r>
      <w:r w:rsidR="00081A29">
        <w:fldChar w:fldCharType="end"/>
      </w:r>
      <w:r w:rsidRPr="000760BB">
        <w:t>.</w:t>
      </w:r>
    </w:p>
    <w:p w14:paraId="5197A52B" w14:textId="77777777" w:rsidR="0080773E" w:rsidRDefault="0080773E" w:rsidP="008E169A">
      <w:pPr>
        <w:keepNext/>
        <w:keepLines/>
        <w:spacing w:before="40" w:after="0"/>
        <w:outlineLvl w:val="1"/>
        <w:rPr>
          <w:ins w:id="1017" w:author="Suman Deshwal" w:date="2024-05-09T12:56:00Z"/>
          <w:rFonts w:eastAsiaTheme="majorEastAsia" w:cstheme="majorBidi"/>
          <w:sz w:val="36"/>
          <w:szCs w:val="26"/>
        </w:rPr>
      </w:pPr>
    </w:p>
    <w:p w14:paraId="76B8FEE2" w14:textId="4673552E" w:rsidR="000760BB" w:rsidRPr="000760BB" w:rsidRDefault="000760BB">
      <w:pPr>
        <w:pStyle w:val="Heading2BPBHEB"/>
        <w:pPrChange w:id="1018" w:author="Suman Deshwal" w:date="2024-05-09T12:56:00Z">
          <w:pPr>
            <w:keepNext/>
            <w:keepLines/>
            <w:spacing w:before="40" w:after="0"/>
            <w:outlineLvl w:val="1"/>
          </w:pPr>
        </w:pPrChange>
      </w:pPr>
      <w:r w:rsidRPr="000760BB">
        <w:t>Conclusion</w:t>
      </w:r>
    </w:p>
    <w:p w14:paraId="32170E34" w14:textId="77777777" w:rsidR="000760BB" w:rsidRDefault="000760BB" w:rsidP="0080773E">
      <w:pPr>
        <w:pStyle w:val="NormalBPBHEB"/>
        <w:rPr>
          <w:ins w:id="1019" w:author="Suman Deshwal" w:date="2024-05-09T12:56:00Z"/>
        </w:rPr>
      </w:pPr>
      <w:r w:rsidRPr="000760BB">
        <w:t>Amazon MQ simplifies the implementation of robust and scalable messaging systems, offering compatibility with industry standards and managed infrastructure. Understanding its features, use cases, and best practices is essential for successful application integration in cloud environments.</w:t>
      </w:r>
    </w:p>
    <w:p w14:paraId="4798A2E6" w14:textId="77777777" w:rsidR="0080773E" w:rsidRPr="000760BB" w:rsidRDefault="0080773E">
      <w:pPr>
        <w:pStyle w:val="NormalBPBHEB"/>
        <w:pPrChange w:id="1020" w:author="Suman Deshwal" w:date="2024-05-09T12:56:00Z">
          <w:pPr>
            <w:pBdr>
              <w:top w:val="nil"/>
              <w:left w:val="nil"/>
              <w:bottom w:val="nil"/>
              <w:right w:val="nil"/>
              <w:between w:val="nil"/>
            </w:pBdr>
            <w:shd w:val="clear" w:color="auto" w:fill="FFFFFF"/>
            <w:spacing w:after="100" w:line="276" w:lineRule="auto"/>
            <w:jc w:val="both"/>
          </w:pPr>
        </w:pPrChange>
      </w:pPr>
    </w:p>
    <w:p w14:paraId="368ABE84" w14:textId="5AFEA828" w:rsidR="000760BB" w:rsidRPr="000760BB" w:rsidRDefault="000760BB">
      <w:pPr>
        <w:pStyle w:val="Heading1BPBHEB"/>
        <w:pPrChange w:id="1021" w:author="Suman Deshwal" w:date="2024-05-09T12:56:00Z">
          <w:pPr>
            <w:keepNext/>
            <w:keepLines/>
            <w:spacing w:before="400" w:after="0" w:line="276" w:lineRule="auto"/>
            <w:outlineLvl w:val="0"/>
          </w:pPr>
        </w:pPrChange>
      </w:pPr>
      <w:r w:rsidRPr="000760BB">
        <w:t>Amazon Simple Notification Service</w:t>
      </w:r>
      <w:del w:id="1022" w:author="Suman Deshwal" w:date="2024-05-09T12:56:00Z">
        <w:r w:rsidRPr="000760BB" w:rsidDel="0080773E">
          <w:delText xml:space="preserve"> (SNS)</w:delText>
        </w:r>
      </w:del>
    </w:p>
    <w:p w14:paraId="03BBA819" w14:textId="77777777" w:rsidR="000760BB" w:rsidRDefault="000760BB" w:rsidP="0080773E">
      <w:pPr>
        <w:pStyle w:val="NormalBPBHEB"/>
        <w:rPr>
          <w:ins w:id="1023" w:author="Suman Deshwal" w:date="2024-05-09T12:56:00Z"/>
        </w:rPr>
      </w:pPr>
      <w:r w:rsidRPr="0080773E">
        <w:rPr>
          <w:b/>
          <w:bCs/>
          <w:rPrChange w:id="1024" w:author="Suman Deshwal" w:date="2024-05-09T12:56:00Z">
            <w:rPr/>
          </w:rPrChange>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00923324" w14:textId="77777777" w:rsidR="0080773E" w:rsidRPr="000760BB" w:rsidRDefault="0080773E">
      <w:pPr>
        <w:pStyle w:val="NormalBPBHEB"/>
        <w:pPrChange w:id="1025" w:author="Suman Deshwal" w:date="2024-05-09T12:56:00Z">
          <w:pPr>
            <w:pBdr>
              <w:top w:val="nil"/>
              <w:left w:val="nil"/>
              <w:bottom w:val="nil"/>
              <w:right w:val="nil"/>
              <w:between w:val="nil"/>
            </w:pBdr>
            <w:shd w:val="clear" w:color="auto" w:fill="FFFFFF"/>
            <w:spacing w:after="100" w:line="276" w:lineRule="auto"/>
            <w:jc w:val="both"/>
          </w:pPr>
        </w:pPrChange>
      </w:pPr>
    </w:p>
    <w:p w14:paraId="512C67E6" w14:textId="181B018E" w:rsidR="000760BB" w:rsidRDefault="000760BB" w:rsidP="0080773E">
      <w:pPr>
        <w:pStyle w:val="Heading2BPBHEB"/>
        <w:rPr>
          <w:ins w:id="1026" w:author="Suman Deshwal" w:date="2024-05-09T12:56:00Z"/>
        </w:rPr>
      </w:pPr>
      <w:r w:rsidRPr="000760BB">
        <w:t xml:space="preserve">Key </w:t>
      </w:r>
      <w:r w:rsidR="007E47A9" w:rsidRPr="000760BB">
        <w:t xml:space="preserve">features </w:t>
      </w:r>
      <w:r w:rsidRPr="000760BB">
        <w:t>of Amazon SNS</w:t>
      </w:r>
    </w:p>
    <w:p w14:paraId="3964D09B" w14:textId="0F6612CC" w:rsidR="007E47A9" w:rsidRPr="000760BB" w:rsidRDefault="007E47A9">
      <w:pPr>
        <w:pStyle w:val="NormalBPBHEB"/>
        <w:pPrChange w:id="1027" w:author="Suman Deshwal" w:date="2024-05-09T12:56:00Z">
          <w:pPr>
            <w:keepNext/>
            <w:keepLines/>
            <w:spacing w:before="40" w:after="0"/>
            <w:outlineLvl w:val="1"/>
          </w:pPr>
        </w:pPrChange>
      </w:pPr>
      <w:ins w:id="1028" w:author="Suman Deshwal" w:date="2024-05-09T12:56:00Z">
        <w:r>
          <w:t>The following are the k</w:t>
        </w:r>
      </w:ins>
      <w:ins w:id="1029" w:author="Suman Deshwal" w:date="2024-05-09T12:57:00Z">
        <w:r w:rsidRPr="007E47A9">
          <w:t>ey features of Amazon SNS</w:t>
        </w:r>
        <w:r>
          <w:t>:</w:t>
        </w:r>
      </w:ins>
    </w:p>
    <w:p w14:paraId="2F9AD1D3" w14:textId="535693ED" w:rsidR="000760BB" w:rsidRPr="000760BB" w:rsidRDefault="000760BB">
      <w:pPr>
        <w:pStyle w:val="NormalBPBHEB"/>
        <w:numPr>
          <w:ilvl w:val="0"/>
          <w:numId w:val="192"/>
        </w:numPr>
        <w:pPrChange w:id="1030" w:author="Suman Deshwal" w:date="2024-05-09T12:57:00Z">
          <w:pPr>
            <w:numPr>
              <w:numId w:val="6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Publish-</w:t>
      </w:r>
      <w:r w:rsidR="007E47A9" w:rsidRPr="000760BB">
        <w:rPr>
          <w:b/>
          <w:bCs/>
        </w:rPr>
        <w:t>subscribe model</w:t>
      </w:r>
      <w:r w:rsidRPr="000760BB">
        <w:rPr>
          <w:b/>
          <w:bCs/>
        </w:rPr>
        <w:t>:</w:t>
      </w:r>
      <w:r w:rsidRPr="000760BB">
        <w:t xml:space="preserve"> Amazon SNS follows a publish-subscribe messaging paradigm, allowing message producers to send messages to multiple subscribers simultaneously</w:t>
      </w:r>
      <w:bookmarkStart w:id="1031" w:name="_Ref151400749"/>
      <w:r w:rsidR="00DB6DF2">
        <w:rPr>
          <w:rStyle w:val="FootnoteReference"/>
        </w:rPr>
        <w:footnoteReference w:id="83"/>
      </w:r>
      <w:bookmarkEnd w:id="1031"/>
      <w:r w:rsidRPr="000760BB">
        <w:t>.</w:t>
      </w:r>
    </w:p>
    <w:p w14:paraId="61705B60" w14:textId="466445E3" w:rsidR="000760BB" w:rsidRPr="000760BB" w:rsidRDefault="000760BB">
      <w:pPr>
        <w:pStyle w:val="NormalBPBHEB"/>
        <w:numPr>
          <w:ilvl w:val="0"/>
          <w:numId w:val="192"/>
        </w:numPr>
        <w:pPrChange w:id="1032" w:author="Suman Deshwal" w:date="2024-05-09T12:57:00Z">
          <w:pPr>
            <w:numPr>
              <w:numId w:val="6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5B1E70E" w14:textId="77777777" w:rsidR="007E47A9" w:rsidRDefault="007E47A9" w:rsidP="008E169A">
      <w:pPr>
        <w:keepNext/>
        <w:keepLines/>
        <w:spacing w:before="40" w:after="0"/>
        <w:outlineLvl w:val="1"/>
        <w:rPr>
          <w:ins w:id="1033" w:author="Suman Deshwal" w:date="2024-05-09T12:57:00Z"/>
          <w:rFonts w:eastAsiaTheme="majorEastAsia" w:cstheme="majorBidi"/>
          <w:sz w:val="36"/>
          <w:szCs w:val="26"/>
        </w:rPr>
      </w:pPr>
    </w:p>
    <w:p w14:paraId="2E6E55E8" w14:textId="7C80DDEE" w:rsidR="000760BB" w:rsidRDefault="000760BB" w:rsidP="007E47A9">
      <w:pPr>
        <w:pStyle w:val="Heading2BPBHEB"/>
        <w:rPr>
          <w:ins w:id="1034" w:author="Suman Deshwal" w:date="2024-05-09T12:57:00Z"/>
        </w:rPr>
      </w:pPr>
      <w:r w:rsidRPr="000760BB">
        <w:t xml:space="preserve">Use </w:t>
      </w:r>
      <w:proofErr w:type="gramStart"/>
      <w:r w:rsidR="007E47A9" w:rsidRPr="000760BB">
        <w:t>cases</w:t>
      </w:r>
      <w:proofErr w:type="gramEnd"/>
    </w:p>
    <w:p w14:paraId="12E3B795" w14:textId="45B55546" w:rsidR="007E47A9" w:rsidRPr="000760BB" w:rsidRDefault="007E47A9">
      <w:pPr>
        <w:pStyle w:val="NormalBPBHEB"/>
        <w:pPrChange w:id="1035" w:author="Suman Deshwal" w:date="2024-05-09T12:57:00Z">
          <w:pPr>
            <w:keepNext/>
            <w:keepLines/>
            <w:spacing w:before="40" w:after="0"/>
            <w:outlineLvl w:val="1"/>
          </w:pPr>
        </w:pPrChange>
      </w:pPr>
      <w:ins w:id="1036" w:author="Suman Deshwal" w:date="2024-05-09T12:57:00Z">
        <w:r>
          <w:t>The following are the use cases</w:t>
        </w:r>
      </w:ins>
      <w:ins w:id="1037" w:author="Suman Deshwal" w:date="2024-05-09T12:58:00Z">
        <w:r>
          <w:t xml:space="preserve"> </w:t>
        </w:r>
      </w:ins>
      <w:ins w:id="1038" w:author="Suman Deshwal" w:date="2024-05-09T12:59:00Z">
        <w:r>
          <w:t xml:space="preserve">of </w:t>
        </w:r>
      </w:ins>
      <w:ins w:id="1039" w:author="Suman Deshwal" w:date="2024-05-09T12:58:00Z">
        <w:r>
          <w:t>Amazon SNS</w:t>
        </w:r>
      </w:ins>
      <w:ins w:id="1040" w:author="Suman Deshwal" w:date="2024-05-09T12:57:00Z">
        <w:r>
          <w:t xml:space="preserve">: </w:t>
        </w:r>
      </w:ins>
    </w:p>
    <w:p w14:paraId="59E26B90" w14:textId="3F4FD763" w:rsidR="000760BB" w:rsidRPr="000760BB" w:rsidRDefault="000760BB">
      <w:pPr>
        <w:pStyle w:val="NormalBPBHEB"/>
        <w:numPr>
          <w:ilvl w:val="0"/>
          <w:numId w:val="193"/>
        </w:numPr>
        <w:pPrChange w:id="1041" w:author="Suman Deshwal" w:date="2024-05-09T12:57:00Z">
          <w:pPr>
            <w:numPr>
              <w:numId w:val="6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Event-</w:t>
      </w:r>
      <w:r w:rsidR="007E47A9" w:rsidRPr="000760BB">
        <w:rPr>
          <w:b/>
          <w:bCs/>
        </w:rPr>
        <w:t>driven architectures</w:t>
      </w:r>
      <w:r w:rsidRPr="000760BB">
        <w:rPr>
          <w:b/>
          <w:bCs/>
        </w:rPr>
        <w:t>:</w:t>
      </w:r>
      <w:r w:rsidRPr="000760BB">
        <w:t xml:space="preserve"> Amazon SNS is instrumental in building event-driven architectures, facilitating communication and coordination between loosely coupled components</w:t>
      </w:r>
      <w:r w:rsidR="00596338">
        <w:rPr>
          <w:rStyle w:val="FootnoteReference"/>
        </w:rPr>
        <w:footnoteReference w:id="84"/>
      </w:r>
      <w:r w:rsidRPr="000760BB">
        <w:t>.</w:t>
      </w:r>
    </w:p>
    <w:p w14:paraId="5E455BB0" w14:textId="6085C7EC" w:rsidR="000760BB" w:rsidRPr="000760BB" w:rsidRDefault="000760BB">
      <w:pPr>
        <w:pStyle w:val="NormalBPBHEB"/>
        <w:numPr>
          <w:ilvl w:val="0"/>
          <w:numId w:val="193"/>
        </w:numPr>
        <w:pPrChange w:id="1042" w:author="Suman Deshwal" w:date="2024-05-09T12:57:00Z">
          <w:pPr>
            <w:numPr>
              <w:numId w:val="6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Mobile </w:t>
      </w:r>
      <w:r w:rsidR="007E47A9" w:rsidRPr="000760BB">
        <w:rPr>
          <w:b/>
          <w:bCs/>
        </w:rPr>
        <w:t>application notifications</w:t>
      </w:r>
      <w:r w:rsidRPr="000760BB">
        <w:rPr>
          <w:b/>
          <w:bCs/>
        </w:rPr>
        <w:t>:</w:t>
      </w:r>
      <w:r w:rsidRPr="000760BB">
        <w:t xml:space="preserve"> The service can be utilized to send push notifications to mobile devices, enhancing user engagement for mobile applications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2EC47621" w14:textId="77777777" w:rsidR="007E47A9" w:rsidRDefault="007E47A9">
      <w:pPr>
        <w:pStyle w:val="NormalBPBHEB"/>
        <w:rPr>
          <w:ins w:id="1043" w:author="Suman Deshwal" w:date="2024-05-09T12:58:00Z"/>
        </w:rPr>
        <w:pPrChange w:id="1044" w:author="Suman Deshwal" w:date="2024-05-09T12:58:00Z">
          <w:pPr>
            <w:keepNext/>
            <w:keepLines/>
            <w:spacing w:before="40" w:after="0"/>
            <w:outlineLvl w:val="1"/>
          </w:pPr>
        </w:pPrChange>
      </w:pPr>
    </w:p>
    <w:p w14:paraId="25DB49C1" w14:textId="02A7ED79" w:rsidR="000760BB" w:rsidRDefault="000760BB" w:rsidP="007E47A9">
      <w:pPr>
        <w:pStyle w:val="Heading2BPBHEB"/>
        <w:rPr>
          <w:ins w:id="1045" w:author="Suman Deshwal" w:date="2024-05-09T12:58:00Z"/>
        </w:rPr>
      </w:pPr>
      <w:r w:rsidRPr="000760BB">
        <w:t xml:space="preserve">Best </w:t>
      </w:r>
      <w:r w:rsidR="007E47A9" w:rsidRPr="000760BB">
        <w:t>practices</w:t>
      </w:r>
    </w:p>
    <w:p w14:paraId="3A235F21" w14:textId="1B20FB8F" w:rsidR="007E47A9" w:rsidRPr="000760BB" w:rsidRDefault="007E47A9">
      <w:pPr>
        <w:pStyle w:val="NormalBPBHEB"/>
        <w:pPrChange w:id="1046" w:author="Suman Deshwal" w:date="2024-05-09T12:59:00Z">
          <w:pPr>
            <w:keepNext/>
            <w:keepLines/>
            <w:spacing w:before="40" w:after="0"/>
            <w:outlineLvl w:val="1"/>
          </w:pPr>
        </w:pPrChange>
      </w:pPr>
      <w:ins w:id="1047" w:author="Suman Deshwal" w:date="2024-05-09T12:58:00Z">
        <w:r>
          <w:t>The following are the best practices of Amazon SNS:</w:t>
        </w:r>
      </w:ins>
    </w:p>
    <w:p w14:paraId="68A92A48" w14:textId="2AEAE4F9" w:rsidR="000760BB" w:rsidRPr="000760BB" w:rsidRDefault="000760BB">
      <w:pPr>
        <w:pStyle w:val="NormalBPBHEB"/>
        <w:numPr>
          <w:ilvl w:val="0"/>
          <w:numId w:val="194"/>
        </w:numPr>
        <w:pPrChange w:id="1048" w:author="Suman Deshwal" w:date="2024-05-09T12:59:00Z">
          <w:pPr>
            <w:numPr>
              <w:numId w:val="6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7FC048AD" w:rsidR="000760BB" w:rsidRPr="000760BB" w:rsidRDefault="000760BB">
      <w:pPr>
        <w:pStyle w:val="NormalBPBHEB"/>
        <w:numPr>
          <w:ilvl w:val="0"/>
          <w:numId w:val="194"/>
        </w:numPr>
        <w:pPrChange w:id="1049" w:author="Suman Deshwal" w:date="2024-05-09T12:59:00Z">
          <w:pPr>
            <w:numPr>
              <w:numId w:val="6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B3FE1FE" w14:textId="77777777" w:rsidR="001D25A0" w:rsidRDefault="001D25A0">
      <w:pPr>
        <w:pStyle w:val="NormalBPBHEB"/>
        <w:rPr>
          <w:ins w:id="1050" w:author="Suman Deshwal" w:date="2024-05-09T12:59:00Z"/>
        </w:rPr>
        <w:pPrChange w:id="1051" w:author="Suman Deshwal" w:date="2024-05-09T12:59:00Z">
          <w:pPr>
            <w:pStyle w:val="Heading2BPBHEB"/>
          </w:pPr>
        </w:pPrChange>
      </w:pPr>
    </w:p>
    <w:p w14:paraId="5F36321F" w14:textId="77BCA62C" w:rsidR="000760BB" w:rsidRDefault="000760BB" w:rsidP="001D25A0">
      <w:pPr>
        <w:pStyle w:val="Heading2BPBHEB"/>
        <w:rPr>
          <w:ins w:id="1052" w:author="Suman Deshwal" w:date="2024-05-09T12:59:00Z"/>
        </w:rPr>
      </w:pPr>
      <w:r w:rsidRPr="000760BB">
        <w:t>Considerations</w:t>
      </w:r>
    </w:p>
    <w:p w14:paraId="558140CB" w14:textId="51143DA1" w:rsidR="001D25A0" w:rsidRPr="000760BB" w:rsidRDefault="001D25A0">
      <w:pPr>
        <w:pStyle w:val="NormalBPBHEB"/>
        <w:pPrChange w:id="1053" w:author="Suman Deshwal" w:date="2024-05-09T12:59:00Z">
          <w:pPr>
            <w:keepNext/>
            <w:keepLines/>
            <w:spacing w:before="40" w:after="0"/>
            <w:outlineLvl w:val="1"/>
          </w:pPr>
        </w:pPrChange>
      </w:pPr>
      <w:ins w:id="1054" w:author="Suman Deshwal" w:date="2024-05-09T13:00:00Z">
        <w:r>
          <w:t xml:space="preserve">The following are the considerations: </w:t>
        </w:r>
      </w:ins>
    </w:p>
    <w:p w14:paraId="3D2DB9F6" w14:textId="704790A5" w:rsidR="000760BB" w:rsidRPr="000760BB" w:rsidRDefault="000760BB">
      <w:pPr>
        <w:pStyle w:val="NormalBPBHEB"/>
        <w:numPr>
          <w:ilvl w:val="0"/>
          <w:numId w:val="195"/>
        </w:numPr>
        <w:pPrChange w:id="1055" w:author="Suman Deshwal" w:date="2024-05-09T13:00:00Z">
          <w:pPr>
            <w:numPr>
              <w:numId w:val="7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7A691096" w14:textId="77777777" w:rsidR="001D25A0" w:rsidRDefault="001D25A0" w:rsidP="008E169A">
      <w:pPr>
        <w:keepNext/>
        <w:keepLines/>
        <w:spacing w:before="40" w:after="0"/>
        <w:outlineLvl w:val="1"/>
        <w:rPr>
          <w:ins w:id="1056" w:author="Suman Deshwal" w:date="2024-05-09T13:00:00Z"/>
          <w:rFonts w:eastAsiaTheme="majorEastAsia" w:cstheme="majorBidi"/>
          <w:sz w:val="36"/>
          <w:szCs w:val="26"/>
        </w:rPr>
      </w:pPr>
    </w:p>
    <w:p w14:paraId="1E43DF05" w14:textId="47B646A5" w:rsidR="000760BB" w:rsidRPr="000760BB" w:rsidRDefault="000760BB">
      <w:pPr>
        <w:pStyle w:val="Heading2BPBHEB"/>
        <w:pPrChange w:id="1057" w:author="Suman Deshwal" w:date="2024-05-09T13:00:00Z">
          <w:pPr>
            <w:keepNext/>
            <w:keepLines/>
            <w:spacing w:before="40" w:after="0"/>
            <w:outlineLvl w:val="1"/>
          </w:pPr>
        </w:pPrChange>
      </w:pPr>
      <w:r w:rsidRPr="000760BB">
        <w:t xml:space="preserve">Integration with </w:t>
      </w:r>
      <w:r w:rsidR="001D25A0" w:rsidRPr="000760BB">
        <w:t xml:space="preserve">other </w:t>
      </w:r>
      <w:r w:rsidRPr="000760BB">
        <w:t xml:space="preserve">AWS </w:t>
      </w:r>
      <w:r w:rsidR="001D25A0" w:rsidRPr="000760BB">
        <w:t>services</w:t>
      </w:r>
      <w:del w:id="1058" w:author="Suman Deshwal" w:date="2024-05-09T13:00:00Z">
        <w:r w:rsidRPr="000760BB" w:rsidDel="001D25A0">
          <w:delText>:</w:delText>
        </w:r>
      </w:del>
    </w:p>
    <w:p w14:paraId="2CCF95B0" w14:textId="77777777" w:rsidR="000760BB" w:rsidRPr="000760BB" w:rsidRDefault="000760BB">
      <w:pPr>
        <w:pStyle w:val="NormalBPBHEB"/>
        <w:pPrChange w:id="1059" w:author="Suman Deshwal" w:date="2024-05-09T13:00:00Z">
          <w:pPr>
            <w:pBdr>
              <w:top w:val="nil"/>
              <w:left w:val="nil"/>
              <w:bottom w:val="nil"/>
              <w:right w:val="nil"/>
              <w:between w:val="nil"/>
            </w:pBdr>
            <w:shd w:val="clear" w:color="auto" w:fill="FFFFFF"/>
            <w:spacing w:after="100" w:line="276" w:lineRule="auto"/>
            <w:jc w:val="both"/>
          </w:pPr>
        </w:pPrChange>
      </w:pPr>
      <w:r w:rsidRPr="000760BB">
        <w:t>Amazon SNS seamlessly integrates with other AWS services to enhance various aspects of application development and deployment. Notable integrations include:</w:t>
      </w:r>
    </w:p>
    <w:p w14:paraId="32AE56BB" w14:textId="3E4742DF" w:rsidR="000760BB" w:rsidRPr="000760BB" w:rsidRDefault="000760BB">
      <w:pPr>
        <w:pStyle w:val="NormalBPBHEB"/>
        <w:numPr>
          <w:ilvl w:val="0"/>
          <w:numId w:val="196"/>
        </w:numPr>
        <w:pPrChange w:id="1060" w:author="Suman Deshwal" w:date="2024-05-09T13:00:00Z">
          <w:pPr>
            <w:numPr>
              <w:numId w:val="7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Simple Queue Service (SQS):</w:t>
      </w:r>
      <w:r w:rsidRPr="000760BB">
        <w:t xml:space="preserve"> Enables asynchronous communication by allowing SNS messages to be sent to SQS queues</w:t>
      </w:r>
      <w:r w:rsidR="00596338">
        <w:rPr>
          <w:rStyle w:val="FootnoteReference"/>
        </w:rPr>
        <w:footnoteReference w:id="85"/>
      </w:r>
      <w:r w:rsidRPr="000760BB">
        <w:t>.</w:t>
      </w:r>
    </w:p>
    <w:p w14:paraId="65421CF2" w14:textId="23E858EB" w:rsidR="000760BB" w:rsidRPr="000760BB" w:rsidRDefault="000760BB">
      <w:pPr>
        <w:pStyle w:val="NormalBPBHEB"/>
        <w:numPr>
          <w:ilvl w:val="0"/>
          <w:numId w:val="196"/>
        </w:numPr>
        <w:pPrChange w:id="1061" w:author="Suman Deshwal" w:date="2024-05-09T13:00:00Z">
          <w:pPr>
            <w:numPr>
              <w:numId w:val="7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AWS Step Functions:</w:t>
      </w:r>
      <w:r w:rsidRPr="000760BB">
        <w:t xml:space="preserve"> Facilitates coordination of distributed applications using SNS to trigger state transitions in Step Functions</w:t>
      </w:r>
      <w:r w:rsidR="00596338">
        <w:rPr>
          <w:rStyle w:val="FootnoteReference"/>
        </w:rPr>
        <w:footnoteReference w:id="86"/>
      </w:r>
      <w:r w:rsidRPr="000760BB">
        <w:t>.</w:t>
      </w:r>
    </w:p>
    <w:p w14:paraId="1B0D27E9" w14:textId="77777777" w:rsidR="001D25A0" w:rsidRDefault="001D25A0" w:rsidP="008E169A">
      <w:pPr>
        <w:keepNext/>
        <w:keepLines/>
        <w:spacing w:before="40" w:after="0"/>
        <w:outlineLvl w:val="1"/>
        <w:rPr>
          <w:ins w:id="1062" w:author="Suman Deshwal" w:date="2024-05-09T13:01:00Z"/>
          <w:rFonts w:eastAsiaTheme="majorEastAsia" w:cstheme="majorBidi"/>
          <w:sz w:val="36"/>
          <w:szCs w:val="26"/>
        </w:rPr>
      </w:pPr>
    </w:p>
    <w:p w14:paraId="345D6806" w14:textId="7DED7E24" w:rsidR="000760BB" w:rsidRPr="000760BB" w:rsidRDefault="000760BB">
      <w:pPr>
        <w:pStyle w:val="Heading2BPBHEB"/>
        <w:pPrChange w:id="1063" w:author="Suman Deshwal" w:date="2024-05-09T13:01:00Z">
          <w:pPr>
            <w:keepNext/>
            <w:keepLines/>
            <w:spacing w:before="40" w:after="0"/>
            <w:outlineLvl w:val="1"/>
          </w:pPr>
        </w:pPrChange>
      </w:pPr>
      <w:r w:rsidRPr="000760BB">
        <w:t>Conclusion</w:t>
      </w:r>
    </w:p>
    <w:p w14:paraId="7E6C8E89" w14:textId="77777777" w:rsidR="000760BB" w:rsidRDefault="000760BB" w:rsidP="001D25A0">
      <w:pPr>
        <w:pStyle w:val="NormalBPBHEB"/>
        <w:rPr>
          <w:ins w:id="1064" w:author="Suman Deshwal" w:date="2024-05-09T13:01:00Z"/>
        </w:rPr>
      </w:pPr>
      <w:r w:rsidRPr="000760BB">
        <w:t>Understanding Amazon SNS and its integration capabilities is crucial for architects and developers aiming to build scalable, event-driven systems in the AWS cloud.</w:t>
      </w:r>
    </w:p>
    <w:p w14:paraId="559F518E" w14:textId="77777777" w:rsidR="001D25A0" w:rsidRPr="000760BB" w:rsidRDefault="001D25A0">
      <w:pPr>
        <w:pStyle w:val="NormalBPBHEB"/>
        <w:pPrChange w:id="1065" w:author="Suman Deshwal" w:date="2024-05-09T13:01:00Z">
          <w:pPr>
            <w:pBdr>
              <w:top w:val="nil"/>
              <w:left w:val="nil"/>
              <w:bottom w:val="nil"/>
              <w:right w:val="nil"/>
              <w:between w:val="nil"/>
            </w:pBdr>
            <w:shd w:val="clear" w:color="auto" w:fill="FFFFFF"/>
            <w:spacing w:after="100" w:line="276" w:lineRule="auto"/>
            <w:jc w:val="both"/>
          </w:pPr>
        </w:pPrChange>
      </w:pPr>
    </w:p>
    <w:p w14:paraId="56059185" w14:textId="47FC7B8A" w:rsidR="000760BB" w:rsidRPr="000760BB" w:rsidRDefault="000760BB">
      <w:pPr>
        <w:pStyle w:val="Heading1BPBHEB"/>
        <w:pPrChange w:id="1066" w:author="Suman Deshwal" w:date="2024-05-09T13:01:00Z">
          <w:pPr>
            <w:keepNext/>
            <w:keepLines/>
            <w:spacing w:before="400" w:after="0" w:line="276" w:lineRule="auto"/>
            <w:outlineLvl w:val="0"/>
          </w:pPr>
        </w:pPrChange>
      </w:pPr>
      <w:r w:rsidRPr="000760BB">
        <w:t xml:space="preserve">Amazon Simple Queue Service </w:t>
      </w:r>
      <w:del w:id="1067" w:author="Suman Deshwal" w:date="2024-05-09T13:04:00Z">
        <w:r w:rsidRPr="000760BB" w:rsidDel="001D25A0">
          <w:delText>(SQS)</w:delText>
        </w:r>
      </w:del>
    </w:p>
    <w:p w14:paraId="2EAC7AA1" w14:textId="77777777" w:rsidR="000760BB" w:rsidRDefault="000760BB">
      <w:pPr>
        <w:pStyle w:val="NormalBPBHEB"/>
        <w:pPrChange w:id="1068" w:author="Suman Deshwal" w:date="2024-05-09T13:01:00Z">
          <w:pPr>
            <w:pBdr>
              <w:top w:val="nil"/>
              <w:left w:val="nil"/>
              <w:bottom w:val="nil"/>
              <w:right w:val="nil"/>
              <w:between w:val="nil"/>
            </w:pBdr>
            <w:shd w:val="clear" w:color="auto" w:fill="FFFFFF"/>
            <w:spacing w:after="100" w:line="276" w:lineRule="auto"/>
            <w:jc w:val="both"/>
          </w:pPr>
        </w:pPrChange>
      </w:pPr>
      <w:r w:rsidRPr="000760BB">
        <w:t xml:space="preserve">Amazon </w:t>
      </w:r>
      <w:r w:rsidRPr="001D25A0">
        <w:rPr>
          <w:b/>
          <w:bCs/>
          <w:rPrChange w:id="1069" w:author="Suman Deshwal" w:date="2024-05-09T13:01:00Z">
            <w:rPr/>
          </w:rPrChange>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1070"/>
      <w:r w:rsidRPr="000760BB">
        <w:t>SQS</w:t>
      </w:r>
      <w:commentRangeEnd w:id="1070"/>
      <w:r w:rsidR="001D25A0">
        <w:rPr>
          <w:rStyle w:val="CommentReference"/>
          <w:rFonts w:eastAsiaTheme="minorHAnsi" w:cstheme="minorBidi"/>
        </w:rPr>
        <w:commentReference w:id="1070"/>
      </w:r>
      <w:r w:rsidRPr="000760BB">
        <w:t>.</w:t>
      </w:r>
    </w:p>
    <w:p w14:paraId="147FC81F" w14:textId="247B3972" w:rsidR="004C6348" w:rsidRDefault="004C6348">
      <w:pPr>
        <w:pStyle w:val="FigureBPBHEB"/>
        <w:pPrChange w:id="1071" w:author="Suman Deshwal" w:date="2024-05-09T13:02: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0CAFAEB5" w:rsidR="00532E64" w:rsidRPr="000760BB" w:rsidRDefault="004C6348">
      <w:pPr>
        <w:pStyle w:val="FigureCaptionBPBHEB"/>
        <w:pPrChange w:id="1072" w:author="Suman Deshwal" w:date="2024-05-09T13:04:00Z">
          <w:pPr>
            <w:pStyle w:val="Caption"/>
            <w:jc w:val="both"/>
          </w:pPr>
        </w:pPrChange>
      </w:pPr>
      <w:r w:rsidRPr="001D25A0">
        <w:rPr>
          <w:b/>
          <w:bCs w:val="0"/>
          <w:rPrChange w:id="1073" w:author="Suman Deshwal" w:date="2024-05-09T13:05:00Z">
            <w:rPr/>
          </w:rPrChange>
        </w:rPr>
        <w:t xml:space="preserve">Figure </w:t>
      </w:r>
      <w:ins w:id="1074" w:author="Suman Deshwal" w:date="2024-05-09T13:04:00Z">
        <w:r w:rsidR="001D25A0" w:rsidRPr="001D25A0">
          <w:rPr>
            <w:b/>
            <w:bCs w:val="0"/>
            <w:rPrChange w:id="1075" w:author="Suman Deshwal" w:date="2024-05-09T13:05:00Z">
              <w:rPr/>
            </w:rPrChange>
          </w:rPr>
          <w:t>7.</w:t>
        </w:r>
      </w:ins>
      <w:r w:rsidRPr="001D25A0">
        <w:rPr>
          <w:b/>
          <w:bCs w:val="0"/>
          <w:rPrChange w:id="1076" w:author="Suman Deshwal" w:date="2024-05-09T13:05:00Z">
            <w:rPr/>
          </w:rPrChange>
        </w:rPr>
        <w:fldChar w:fldCharType="begin"/>
      </w:r>
      <w:r w:rsidRPr="001D25A0">
        <w:rPr>
          <w:b/>
          <w:bCs w:val="0"/>
          <w:rPrChange w:id="1077" w:author="Suman Deshwal" w:date="2024-05-09T13:05:00Z">
            <w:rPr/>
          </w:rPrChange>
        </w:rPr>
        <w:instrText xml:space="preserve"> SEQ Figure \* ARABIC </w:instrText>
      </w:r>
      <w:r w:rsidRPr="001D25A0">
        <w:rPr>
          <w:b/>
          <w:bCs w:val="0"/>
          <w:rPrChange w:id="1078" w:author="Suman Deshwal" w:date="2024-05-09T13:05:00Z">
            <w:rPr/>
          </w:rPrChange>
        </w:rPr>
        <w:fldChar w:fldCharType="separate"/>
      </w:r>
      <w:r w:rsidR="009304A7" w:rsidRPr="001D25A0">
        <w:rPr>
          <w:b/>
          <w:bCs w:val="0"/>
          <w:noProof/>
          <w:rPrChange w:id="1079" w:author="Suman Deshwal" w:date="2024-05-09T13:05:00Z">
            <w:rPr>
              <w:noProof/>
            </w:rPr>
          </w:rPrChange>
        </w:rPr>
        <w:t>10</w:t>
      </w:r>
      <w:r w:rsidRPr="001D25A0">
        <w:rPr>
          <w:b/>
          <w:bCs w:val="0"/>
          <w:rPrChange w:id="1080" w:author="Suman Deshwal" w:date="2024-05-09T13:05:00Z">
            <w:rPr/>
          </w:rPrChange>
        </w:rPr>
        <w:fldChar w:fldCharType="end"/>
      </w:r>
      <w:ins w:id="1081" w:author="Suman Deshwal" w:date="2024-05-09T13:05:00Z">
        <w:r w:rsidR="001D25A0">
          <w:t>:</w:t>
        </w:r>
      </w:ins>
      <w:del w:id="1082" w:author="Suman Deshwal" w:date="2024-05-09T13:04:00Z">
        <w:r w:rsidRPr="001D25A0" w:rsidDel="001D25A0">
          <w:delText>.</w:delText>
        </w:r>
      </w:del>
      <w:r>
        <w:t xml:space="preserve"> Amazon </w:t>
      </w:r>
      <w:r w:rsidRPr="00A126AC">
        <w:t>Simple Queuing Service</w:t>
      </w:r>
      <w:r>
        <w:t xml:space="preserve"> </w:t>
      </w:r>
      <w:r w:rsidR="00D43E33">
        <w:t>Basic Architecture (SWS Documentation).</w:t>
      </w:r>
    </w:p>
    <w:p w14:paraId="3BAA18C8" w14:textId="77777777" w:rsidR="001D25A0" w:rsidRDefault="001D25A0">
      <w:pPr>
        <w:pStyle w:val="NormalBPBHEB"/>
        <w:rPr>
          <w:ins w:id="1083" w:author="Suman Deshwal" w:date="2024-05-09T13:05:00Z"/>
        </w:rPr>
        <w:pPrChange w:id="1084" w:author="Suman Deshwal" w:date="2024-05-09T13:05:00Z">
          <w:pPr>
            <w:keepNext/>
            <w:keepLines/>
            <w:spacing w:before="40" w:after="0"/>
            <w:outlineLvl w:val="1"/>
          </w:pPr>
        </w:pPrChange>
      </w:pPr>
    </w:p>
    <w:p w14:paraId="29E93626" w14:textId="7B1BB8A7" w:rsidR="000760BB" w:rsidRDefault="000760BB" w:rsidP="001D25A0">
      <w:pPr>
        <w:pStyle w:val="Heading2BPBHEB"/>
        <w:rPr>
          <w:ins w:id="1085" w:author="Suman Deshwal" w:date="2024-05-09T13:05:00Z"/>
        </w:rPr>
      </w:pPr>
      <w:r w:rsidRPr="000760BB">
        <w:t xml:space="preserve">Key </w:t>
      </w:r>
      <w:r w:rsidR="001D25A0" w:rsidRPr="000760BB">
        <w:t xml:space="preserve">features </w:t>
      </w:r>
      <w:r w:rsidRPr="000760BB">
        <w:t>of Amazon SQS</w:t>
      </w:r>
    </w:p>
    <w:p w14:paraId="24BCAEEC" w14:textId="267A718F" w:rsidR="001D25A0" w:rsidRPr="000760BB" w:rsidRDefault="001D25A0">
      <w:pPr>
        <w:pStyle w:val="NormalBPBHEB"/>
        <w:pPrChange w:id="1086" w:author="Suman Deshwal" w:date="2024-05-09T13:06:00Z">
          <w:pPr>
            <w:keepNext/>
            <w:keepLines/>
            <w:spacing w:before="40" w:after="0"/>
            <w:outlineLvl w:val="1"/>
          </w:pPr>
        </w:pPrChange>
      </w:pPr>
      <w:ins w:id="1087" w:author="Suman Deshwal" w:date="2024-05-09T13:07:00Z">
        <w:r>
          <w:t xml:space="preserve">The following are the </w:t>
        </w:r>
      </w:ins>
      <w:ins w:id="1088" w:author="Suman Deshwal" w:date="2024-05-09T13:09:00Z">
        <w:r>
          <w:t>key</w:t>
        </w:r>
        <w:r w:rsidRPr="001D25A0">
          <w:t xml:space="preserve"> features of Amazon SQS</w:t>
        </w:r>
        <w:r>
          <w:t>:</w:t>
        </w:r>
      </w:ins>
    </w:p>
    <w:p w14:paraId="72CF2A77" w14:textId="399E9F70" w:rsidR="000760BB" w:rsidRPr="001D25A0" w:rsidRDefault="000760BB">
      <w:pPr>
        <w:pStyle w:val="NormalBPBHEB"/>
        <w:numPr>
          <w:ilvl w:val="0"/>
          <w:numId w:val="198"/>
        </w:numPr>
        <w:pPrChange w:id="1089" w:author="Suman Deshwal" w:date="2024-05-09T13:09:00Z">
          <w:pPr>
            <w:numPr>
              <w:numId w:val="7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D25A0">
        <w:rPr>
          <w:b/>
          <w:bCs/>
        </w:rPr>
        <w:t xml:space="preserve">Scalability and </w:t>
      </w:r>
      <w:r w:rsidR="001D25A0" w:rsidRPr="001D25A0">
        <w:rPr>
          <w:b/>
          <w:bCs/>
          <w:rPrChange w:id="1090" w:author="Suman Deshwal" w:date="2024-05-09T13:09:00Z">
            <w:rPr/>
          </w:rPrChange>
        </w:rPr>
        <w:t>elasticity</w:t>
      </w:r>
      <w:r w:rsidRPr="001D25A0">
        <w:rPr>
          <w:rPrChange w:id="1091" w:author="Suman Deshwal" w:date="2024-05-09T13:09:00Z">
            <w:rPr>
              <w:b/>
              <w:bCs/>
            </w:rPr>
          </w:rPrChange>
        </w:rPr>
        <w:t>:</w:t>
      </w:r>
      <w:r w:rsidRPr="001D25A0">
        <w:t xml:space="preserve"> SQS automatically scales to accommodate the volume of messages in the system, ensuring reliable message delivery even under varying workloads</w:t>
      </w:r>
      <w:bookmarkStart w:id="1092" w:name="_Ref151401430"/>
      <w:r w:rsidR="00FC5238" w:rsidRPr="001D25A0">
        <w:rPr>
          <w:rPrChange w:id="1093" w:author="Suman Deshwal" w:date="2024-05-09T13:09:00Z">
            <w:rPr>
              <w:rStyle w:val="FootnoteReference"/>
            </w:rPr>
          </w:rPrChange>
        </w:rPr>
        <w:footnoteReference w:id="87"/>
      </w:r>
      <w:bookmarkEnd w:id="1092"/>
      <w:r w:rsidRPr="001D25A0">
        <w:t>.</w:t>
      </w:r>
    </w:p>
    <w:p w14:paraId="109D0F32" w14:textId="7F1265DC" w:rsidR="000760BB" w:rsidRPr="001D25A0" w:rsidRDefault="000760BB">
      <w:pPr>
        <w:pStyle w:val="NormalBPBHEB"/>
        <w:numPr>
          <w:ilvl w:val="0"/>
          <w:numId w:val="198"/>
        </w:numPr>
        <w:pPrChange w:id="1094" w:author="Suman Deshwal" w:date="2024-05-09T13:09:00Z">
          <w:pPr>
            <w:numPr>
              <w:numId w:val="7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D25A0">
        <w:rPr>
          <w:b/>
          <w:bCs/>
        </w:rPr>
        <w:t xml:space="preserve">Message </w:t>
      </w:r>
      <w:r w:rsidR="001D25A0" w:rsidRPr="001D25A0">
        <w:rPr>
          <w:b/>
          <w:bCs/>
          <w:rPrChange w:id="1095" w:author="Suman Deshwal" w:date="2024-05-09T13:09:00Z">
            <w:rPr/>
          </w:rPrChange>
        </w:rPr>
        <w:t>retention</w:t>
      </w:r>
      <w:r w:rsidRPr="001D25A0">
        <w:rPr>
          <w:rPrChange w:id="1096" w:author="Suman Deshwal" w:date="2024-05-09T13:09:00Z">
            <w:rPr>
              <w:b/>
              <w:bCs/>
            </w:rPr>
          </w:rPrChange>
        </w:rPr>
        <w:t>:</w:t>
      </w:r>
      <w:r w:rsidRPr="001D25A0">
        <w:t xml:space="preserve"> SQS allows users to set the retention period for messages, providing flexibility in managing the lifespan of messages in the queue</w:t>
      </w:r>
      <w:r w:rsidR="00FC5238" w:rsidRPr="001D25A0">
        <w:fldChar w:fldCharType="begin"/>
      </w:r>
      <w:r w:rsidR="00FC5238" w:rsidRPr="001D25A0">
        <w:instrText xml:space="preserve"> NOTEREF _Ref151401430 \f \h </w:instrText>
      </w:r>
      <w:r w:rsidR="00FC5238" w:rsidRPr="001D25A0">
        <w:fldChar w:fldCharType="separate"/>
      </w:r>
      <w:r w:rsidR="00FC5238" w:rsidRPr="001D25A0">
        <w:rPr>
          <w:rPrChange w:id="1097" w:author="Suman Deshwal" w:date="2024-05-09T13:09:00Z">
            <w:rPr>
              <w:rStyle w:val="FootnoteReference"/>
            </w:rPr>
          </w:rPrChange>
        </w:rPr>
        <w:t>87</w:t>
      </w:r>
      <w:r w:rsidR="00FC5238" w:rsidRPr="001D25A0">
        <w:fldChar w:fldCharType="end"/>
      </w:r>
      <w:r w:rsidRPr="001D25A0">
        <w:t>.</w:t>
      </w:r>
    </w:p>
    <w:p w14:paraId="745C9D4B" w14:textId="6A5FC9D2" w:rsidR="000760BB" w:rsidRDefault="000760BB" w:rsidP="001D25A0">
      <w:pPr>
        <w:pStyle w:val="Heading2BPBHEB"/>
        <w:rPr>
          <w:ins w:id="1098" w:author="Suman Deshwal" w:date="2024-05-09T13:10:00Z"/>
        </w:rPr>
      </w:pPr>
      <w:r w:rsidRPr="000760BB">
        <w:lastRenderedPageBreak/>
        <w:t xml:space="preserve">Use </w:t>
      </w:r>
      <w:proofErr w:type="gramStart"/>
      <w:r w:rsidR="001D25A0" w:rsidRPr="000760BB">
        <w:t>cases</w:t>
      </w:r>
      <w:proofErr w:type="gramEnd"/>
    </w:p>
    <w:p w14:paraId="094AD2DD" w14:textId="61412A5F" w:rsidR="001D25A0" w:rsidRPr="000760BB" w:rsidRDefault="001D25A0">
      <w:pPr>
        <w:pStyle w:val="NormalBPBHEB"/>
        <w:pPrChange w:id="1099" w:author="Suman Deshwal" w:date="2024-05-09T13:10:00Z">
          <w:pPr>
            <w:keepNext/>
            <w:keepLines/>
            <w:spacing w:before="40" w:after="0"/>
            <w:outlineLvl w:val="1"/>
          </w:pPr>
        </w:pPrChange>
      </w:pPr>
      <w:ins w:id="1100" w:author="Suman Deshwal" w:date="2024-05-09T13:10:00Z">
        <w:r>
          <w:t>The following are the use cases:</w:t>
        </w:r>
      </w:ins>
    </w:p>
    <w:p w14:paraId="200B45ED" w14:textId="4F518D23" w:rsidR="000760BB" w:rsidRPr="000760BB" w:rsidRDefault="000760BB">
      <w:pPr>
        <w:pStyle w:val="NormalBPBHEB"/>
        <w:numPr>
          <w:ilvl w:val="0"/>
          <w:numId w:val="199"/>
        </w:numPr>
        <w:pPrChange w:id="1101" w:author="Suman Deshwal" w:date="2024-05-09T13:10:00Z">
          <w:pPr>
            <w:numPr>
              <w:numId w:val="7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Load </w:t>
      </w:r>
      <w:r w:rsidR="001D25A0" w:rsidRPr="000760BB">
        <w:rPr>
          <w:b/>
          <w:bCs/>
        </w:rPr>
        <w:t>leveling</w:t>
      </w:r>
      <w:r w:rsidRPr="000760BB">
        <w:rPr>
          <w:b/>
          <w:bCs/>
        </w:rPr>
        <w:t>:</w:t>
      </w:r>
      <w:r w:rsidRPr="000760BB">
        <w:t xml:space="preserve"> SQS can be employed to handle bursts of traffic by acting as a buffer that decouples the rate at which messages are produced and consumed</w:t>
      </w:r>
      <w:r w:rsidR="004D2B5D">
        <w:rPr>
          <w:rStyle w:val="FootnoteReference"/>
        </w:rPr>
        <w:footnoteReference w:id="88"/>
      </w:r>
      <w:r w:rsidRPr="000760BB">
        <w:t>.</w:t>
      </w:r>
    </w:p>
    <w:p w14:paraId="6B865C5A" w14:textId="65E392E5" w:rsidR="000760BB" w:rsidRPr="000760BB" w:rsidRDefault="000760BB">
      <w:pPr>
        <w:pStyle w:val="NormalBPBHEB"/>
        <w:numPr>
          <w:ilvl w:val="0"/>
          <w:numId w:val="199"/>
        </w:numPr>
        <w:pPrChange w:id="1102" w:author="Suman Deshwal" w:date="2024-05-09T13:10:00Z">
          <w:pPr>
            <w:numPr>
              <w:numId w:val="7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Task </w:t>
      </w:r>
      <w:r w:rsidR="001D25A0" w:rsidRPr="000760BB">
        <w:rPr>
          <w:b/>
          <w:bCs/>
        </w:rPr>
        <w:t>decoupling</w:t>
      </w:r>
      <w:r w:rsidRPr="000760BB">
        <w:rPr>
          <w:b/>
          <w:bCs/>
        </w:rPr>
        <w:t>:</w:t>
      </w:r>
      <w:r w:rsidRPr="000760BB">
        <w:t xml:space="preserve"> In microservices architectures, SQS facilitates the decoupling of tasks, allowing components to communicate asynchronously</w:t>
      </w:r>
      <w:r w:rsidR="009A3B49">
        <w:fldChar w:fldCharType="begin"/>
      </w:r>
      <w:r w:rsidR="009A3B49">
        <w:instrText xml:space="preserve"> NOTEREF _Ref151401430 \f \h </w:instrText>
      </w:r>
      <w:r w:rsidR="009A3B49">
        <w:fldChar w:fldCharType="separate"/>
      </w:r>
      <w:r w:rsidR="009A3B49" w:rsidRPr="009A3B49">
        <w:rPr>
          <w:rStyle w:val="FootnoteReference"/>
        </w:rPr>
        <w:t>87</w:t>
      </w:r>
      <w:r w:rsidR="009A3B49">
        <w:fldChar w:fldCharType="end"/>
      </w:r>
      <w:r w:rsidRPr="000760BB">
        <w:t>.</w:t>
      </w:r>
    </w:p>
    <w:p w14:paraId="28F0AAEA" w14:textId="77777777" w:rsidR="001D25A0" w:rsidRDefault="001D25A0" w:rsidP="008E169A">
      <w:pPr>
        <w:keepNext/>
        <w:keepLines/>
        <w:spacing w:before="40" w:after="0"/>
        <w:outlineLvl w:val="1"/>
        <w:rPr>
          <w:ins w:id="1103" w:author="Suman Deshwal" w:date="2024-05-09T13:10:00Z"/>
          <w:rFonts w:eastAsiaTheme="majorEastAsia" w:cstheme="majorBidi"/>
          <w:sz w:val="36"/>
          <w:szCs w:val="26"/>
        </w:rPr>
      </w:pPr>
    </w:p>
    <w:p w14:paraId="1C91DEEF" w14:textId="010530DE" w:rsidR="000760BB" w:rsidRDefault="000760BB" w:rsidP="001D25A0">
      <w:pPr>
        <w:pStyle w:val="Heading2BPBHEB"/>
        <w:rPr>
          <w:ins w:id="1104" w:author="Suman Deshwal" w:date="2024-05-09T13:12:00Z"/>
        </w:rPr>
      </w:pPr>
      <w:r w:rsidRPr="000760BB">
        <w:t xml:space="preserve">Best </w:t>
      </w:r>
      <w:r w:rsidR="00372D0F" w:rsidRPr="000760BB">
        <w:t>practices</w:t>
      </w:r>
    </w:p>
    <w:p w14:paraId="7EB42AB0" w14:textId="0650BFBC" w:rsidR="00372D0F" w:rsidRPr="000760BB" w:rsidRDefault="00372D0F">
      <w:pPr>
        <w:pStyle w:val="NormalBPBHEB"/>
        <w:pPrChange w:id="1105" w:author="Suman Deshwal" w:date="2024-05-09T13:12:00Z">
          <w:pPr>
            <w:keepNext/>
            <w:keepLines/>
            <w:spacing w:before="40" w:after="0"/>
            <w:outlineLvl w:val="1"/>
          </w:pPr>
        </w:pPrChange>
      </w:pPr>
      <w:ins w:id="1106" w:author="Suman Deshwal" w:date="2024-05-09T13:12:00Z">
        <w:r>
          <w:t xml:space="preserve"> </w:t>
        </w:r>
        <w:r w:rsidRPr="00372D0F">
          <w:t xml:space="preserve">The following are the </w:t>
        </w:r>
      </w:ins>
      <w:ins w:id="1107" w:author="Suman Deshwal" w:date="2024-05-09T13:13:00Z">
        <w:r>
          <w:t>bes</w:t>
        </w:r>
      </w:ins>
      <w:ins w:id="1108" w:author="Suman Deshwal" w:date="2024-05-09T13:14:00Z">
        <w:r>
          <w:t>t pr</w:t>
        </w:r>
      </w:ins>
      <w:ins w:id="1109" w:author="Suman Deshwal" w:date="2024-05-09T13:13:00Z">
        <w:r>
          <w:t>actices</w:t>
        </w:r>
      </w:ins>
      <w:ins w:id="1110" w:author="Suman Deshwal" w:date="2024-05-09T13:21:00Z">
        <w:r w:rsidR="00BB25BB">
          <w:t>:</w:t>
        </w:r>
      </w:ins>
    </w:p>
    <w:p w14:paraId="23224294" w14:textId="5C914864" w:rsidR="000760BB" w:rsidRPr="000760BB" w:rsidRDefault="000760BB">
      <w:pPr>
        <w:pStyle w:val="NormalBPBHEB"/>
        <w:numPr>
          <w:ilvl w:val="0"/>
          <w:numId w:val="205"/>
        </w:numPr>
        <w:pPrChange w:id="1111" w:author="Suman Deshwal" w:date="2024-05-09T13:21:00Z">
          <w:pPr>
            <w:numPr>
              <w:numId w:val="7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Visibility </w:t>
      </w:r>
      <w:r w:rsidR="00372D0F" w:rsidRPr="000760BB">
        <w:rPr>
          <w:b/>
          <w:bCs/>
        </w:rPr>
        <w:t>timeout</w:t>
      </w:r>
      <w:r w:rsidRPr="000760BB">
        <w:rPr>
          <w:b/>
          <w:bCs/>
        </w:rPr>
        <w:t>:</w:t>
      </w:r>
      <w:r w:rsidRPr="000760BB">
        <w:t xml:space="preserve"> Adjust the visibility timeout to give sufficient time for processing a message before it becomes visible to other consumers, preventing message duplication</w:t>
      </w:r>
      <w:r w:rsidR="00DF5382">
        <w:fldChar w:fldCharType="begin"/>
      </w:r>
      <w:r w:rsidR="00DF5382">
        <w:instrText xml:space="preserve"> NOTEREF _Ref151401430 \f \h </w:instrText>
      </w:r>
      <w:r w:rsidR="00DF5382">
        <w:fldChar w:fldCharType="separate"/>
      </w:r>
      <w:r w:rsidR="00DF5382" w:rsidRPr="00DF5382">
        <w:rPr>
          <w:rStyle w:val="FootnoteReference"/>
        </w:rPr>
        <w:t>87</w:t>
      </w:r>
      <w:r w:rsidR="00DF5382">
        <w:fldChar w:fldCharType="end"/>
      </w:r>
      <w:r w:rsidRPr="000760BB">
        <w:t>.</w:t>
      </w:r>
    </w:p>
    <w:p w14:paraId="7460F3BD" w14:textId="5062CE5A" w:rsidR="000760BB" w:rsidRPr="000760BB" w:rsidRDefault="000760BB">
      <w:pPr>
        <w:pStyle w:val="NormalBPBHEB"/>
        <w:numPr>
          <w:ilvl w:val="0"/>
          <w:numId w:val="205"/>
        </w:numPr>
        <w:pPrChange w:id="1112" w:author="Suman Deshwal" w:date="2024-05-09T13:21:00Z">
          <w:pPr>
            <w:numPr>
              <w:numId w:val="7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Dead-</w:t>
      </w:r>
      <w:r w:rsidR="00372D0F" w:rsidRPr="000760BB">
        <w:rPr>
          <w:b/>
          <w:bCs/>
        </w:rPr>
        <w:t>letter queue</w:t>
      </w:r>
      <w:r w:rsidRPr="000760BB">
        <w:rPr>
          <w:b/>
          <w:bCs/>
        </w:rPr>
        <w:t>s:</w:t>
      </w:r>
      <w:r w:rsidRPr="000760BB">
        <w:t xml:space="preserve"> Implement dead-letter queues to capture and analyze messages that cannot be processed successfully after a certain number of attempts (AWS, 2023a).</w:t>
      </w:r>
    </w:p>
    <w:p w14:paraId="202167E4" w14:textId="77777777" w:rsidR="00372D0F" w:rsidRDefault="00372D0F" w:rsidP="008E169A">
      <w:pPr>
        <w:keepNext/>
        <w:keepLines/>
        <w:spacing w:before="40" w:after="0"/>
        <w:outlineLvl w:val="1"/>
        <w:rPr>
          <w:ins w:id="1113" w:author="Suman Deshwal" w:date="2024-05-09T13:17:00Z"/>
          <w:rFonts w:eastAsiaTheme="majorEastAsia" w:cstheme="majorBidi"/>
          <w:sz w:val="36"/>
          <w:szCs w:val="26"/>
        </w:rPr>
      </w:pPr>
    </w:p>
    <w:p w14:paraId="4E5FBB68" w14:textId="7D774EEC" w:rsidR="00372D0F" w:rsidRPr="000760BB" w:rsidRDefault="000760BB">
      <w:pPr>
        <w:pStyle w:val="Heading2BPBHEB"/>
        <w:pPrChange w:id="1114" w:author="Suman Deshwal" w:date="2024-05-09T13:20:00Z">
          <w:pPr>
            <w:keepNext/>
            <w:keepLines/>
            <w:spacing w:before="40" w:after="0"/>
            <w:outlineLvl w:val="1"/>
          </w:pPr>
        </w:pPrChange>
      </w:pPr>
      <w:r w:rsidRPr="000760BB">
        <w:t>Considerations</w:t>
      </w:r>
    </w:p>
    <w:p w14:paraId="5CF0B8E0" w14:textId="69820867" w:rsidR="000760BB" w:rsidRPr="000760BB" w:rsidRDefault="000760BB">
      <w:pPr>
        <w:pStyle w:val="NormalBPBHEB"/>
        <w:numPr>
          <w:ilvl w:val="0"/>
          <w:numId w:val="201"/>
        </w:numPr>
        <w:pPrChange w:id="1115" w:author="Suman Deshwal" w:date="2024-05-09T13:17:00Z">
          <w:pPr>
            <w:numPr>
              <w:numId w:val="7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Message </w:t>
      </w:r>
      <w:r w:rsidR="00372D0F" w:rsidRPr="000760BB">
        <w:rPr>
          <w:b/>
          <w:bCs/>
        </w:rPr>
        <w:t>ordering</w:t>
      </w:r>
      <w:r w:rsidRPr="000760BB">
        <w:rPr>
          <w:b/>
          <w:bCs/>
        </w:rPr>
        <w:t>:</w:t>
      </w:r>
      <w:r w:rsidRPr="000760BB">
        <w:t xml:space="preserve"> While SQS provides best-effort ordering, it</w:t>
      </w:r>
      <w:ins w:id="1116" w:author="Suman Deshwal" w:date="2024-05-09T13:20:00Z">
        <w:r w:rsidR="00372D0F">
          <w:t xml:space="preserve"> i</w:t>
        </w:r>
      </w:ins>
      <w:del w:id="1117" w:author="Suman Deshwal" w:date="2024-05-09T13:20:00Z">
        <w:r w:rsidRPr="000760BB" w:rsidDel="00372D0F">
          <w:delText>'</w:delText>
        </w:r>
      </w:del>
      <w:r w:rsidRPr="000760BB">
        <w:t>s important to design systems that can handle out-of-order message delivery</w:t>
      </w:r>
      <w:r w:rsidR="00354367">
        <w:fldChar w:fldCharType="begin"/>
      </w:r>
      <w:r w:rsidR="00354367">
        <w:instrText xml:space="preserve"> NOTEREF _Ref151401430 \f \h </w:instrText>
      </w:r>
      <w:r w:rsidR="00354367">
        <w:fldChar w:fldCharType="separate"/>
      </w:r>
      <w:r w:rsidR="00354367" w:rsidRPr="00354367">
        <w:rPr>
          <w:rStyle w:val="FootnoteReference"/>
        </w:rPr>
        <w:t>87</w:t>
      </w:r>
      <w:r w:rsidR="00354367">
        <w:fldChar w:fldCharType="end"/>
      </w:r>
      <w:r w:rsidRPr="000760BB">
        <w:t>.</w:t>
      </w:r>
    </w:p>
    <w:p w14:paraId="076BED00" w14:textId="77777777" w:rsidR="00372D0F" w:rsidRDefault="00372D0F">
      <w:pPr>
        <w:pStyle w:val="NormalBPBHEB"/>
        <w:rPr>
          <w:ins w:id="1118" w:author="Suman Deshwal" w:date="2024-05-09T13:20:00Z"/>
        </w:rPr>
        <w:pPrChange w:id="1119" w:author="Suman Deshwal" w:date="2024-05-09T13:20:00Z">
          <w:pPr>
            <w:keepNext/>
            <w:keepLines/>
            <w:spacing w:before="40" w:after="0"/>
            <w:outlineLvl w:val="1"/>
          </w:pPr>
        </w:pPrChange>
      </w:pPr>
    </w:p>
    <w:p w14:paraId="19F145FD" w14:textId="2FFD3842" w:rsidR="000760BB" w:rsidRPr="000760BB" w:rsidRDefault="000760BB">
      <w:pPr>
        <w:pStyle w:val="Heading2BPBHEB"/>
        <w:pPrChange w:id="1120" w:author="Suman Deshwal" w:date="2024-05-09T13:21:00Z">
          <w:pPr>
            <w:keepNext/>
            <w:keepLines/>
            <w:spacing w:before="40" w:after="0"/>
            <w:outlineLvl w:val="1"/>
          </w:pPr>
        </w:pPrChange>
      </w:pPr>
      <w:r w:rsidRPr="000760BB">
        <w:t xml:space="preserve">Integration with </w:t>
      </w:r>
      <w:r w:rsidR="00BB25BB" w:rsidRPr="000760BB">
        <w:t xml:space="preserve">other </w:t>
      </w:r>
      <w:r w:rsidRPr="000760BB">
        <w:t xml:space="preserve">AWS </w:t>
      </w:r>
      <w:r w:rsidR="00BB25BB" w:rsidRPr="000760BB">
        <w:t>services</w:t>
      </w:r>
    </w:p>
    <w:p w14:paraId="5816C1DE" w14:textId="77777777" w:rsidR="000760BB" w:rsidRPr="000760BB" w:rsidRDefault="000760BB">
      <w:pPr>
        <w:pStyle w:val="NormalBPBHEB"/>
        <w:pPrChange w:id="1121" w:author="Suman Deshwal" w:date="2024-05-09T13:20:00Z">
          <w:pPr>
            <w:pBdr>
              <w:top w:val="nil"/>
              <w:left w:val="nil"/>
              <w:bottom w:val="nil"/>
              <w:right w:val="nil"/>
              <w:between w:val="nil"/>
            </w:pBdr>
            <w:shd w:val="clear" w:color="auto" w:fill="FFFFFF"/>
            <w:spacing w:after="100" w:line="276" w:lineRule="auto"/>
            <w:jc w:val="both"/>
          </w:pPr>
        </w:pPrChange>
      </w:pPr>
      <w:r w:rsidRPr="000760BB">
        <w:t>SQS seamlessly integrates with various AWS services, enhancing its capabilities and applications in different scenarios. Notable integrations include:</w:t>
      </w:r>
    </w:p>
    <w:p w14:paraId="7C183C02" w14:textId="704A178E" w:rsidR="000760BB" w:rsidRPr="000760BB" w:rsidRDefault="000760BB">
      <w:pPr>
        <w:pStyle w:val="NormalBPBHEB"/>
        <w:numPr>
          <w:ilvl w:val="0"/>
          <w:numId w:val="203"/>
        </w:numPr>
        <w:pPrChange w:id="1122" w:author="Suman Deshwal" w:date="2024-05-09T13:20:00Z">
          <w:pPr>
            <w:numPr>
              <w:numId w:val="7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S3:</w:t>
      </w:r>
      <w:r w:rsidRPr="000760BB">
        <w:t xml:space="preserve"> SQS can be used to trigger events in response to changes in an S3 bucket, enabling event-driven architectures</w:t>
      </w:r>
      <w:r w:rsidR="00354367">
        <w:rPr>
          <w:rStyle w:val="FootnoteReference"/>
        </w:rPr>
        <w:footnoteReference w:id="89"/>
      </w:r>
      <w:r w:rsidRPr="000760BB">
        <w:t>.</w:t>
      </w:r>
    </w:p>
    <w:p w14:paraId="48C31B2D" w14:textId="60D2BC9C" w:rsidR="000760BB" w:rsidRPr="000760BB" w:rsidRDefault="000760BB">
      <w:pPr>
        <w:pStyle w:val="NormalBPBHEB"/>
        <w:numPr>
          <w:ilvl w:val="0"/>
          <w:numId w:val="203"/>
        </w:numPr>
        <w:pPrChange w:id="1123" w:author="Suman Deshwal" w:date="2024-05-09T13:20:00Z">
          <w:pPr>
            <w:numPr>
              <w:numId w:val="7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AWS Lambda:</w:t>
      </w:r>
      <w:r w:rsidRPr="000760BB">
        <w:t xml:space="preserve"> Leverage SQS to trigger serverless functions in AWS Lambda, allowing for the seamless execution of compute workloads</w:t>
      </w:r>
      <w:r w:rsidR="00D23509">
        <w:rPr>
          <w:rStyle w:val="FootnoteReference"/>
        </w:rPr>
        <w:footnoteReference w:id="90"/>
      </w:r>
      <w:r w:rsidRPr="000760BB">
        <w:t>.</w:t>
      </w:r>
    </w:p>
    <w:p w14:paraId="7FF67053" w14:textId="3EB29C04" w:rsidR="000760BB" w:rsidRPr="000760BB" w:rsidRDefault="000760BB">
      <w:pPr>
        <w:pStyle w:val="Heading2BPBHEB"/>
        <w:pPrChange w:id="1124" w:author="Suman Deshwal" w:date="2024-05-09T13:22:00Z">
          <w:pPr>
            <w:keepNext/>
            <w:keepLines/>
            <w:spacing w:before="40" w:after="0"/>
            <w:outlineLvl w:val="1"/>
          </w:pPr>
        </w:pPrChange>
      </w:pPr>
      <w:r w:rsidRPr="000760BB">
        <w:lastRenderedPageBreak/>
        <w:t>Conclusion</w:t>
      </w:r>
    </w:p>
    <w:p w14:paraId="2C401E55" w14:textId="77777777" w:rsidR="000760BB" w:rsidRPr="000760BB" w:rsidRDefault="000760BB">
      <w:pPr>
        <w:pStyle w:val="NormalBPBHEB"/>
        <w:pPrChange w:id="1125" w:author="Suman Deshwal" w:date="2024-05-09T13:22:00Z">
          <w:pPr>
            <w:pBdr>
              <w:top w:val="nil"/>
              <w:left w:val="nil"/>
              <w:bottom w:val="nil"/>
              <w:right w:val="nil"/>
              <w:between w:val="nil"/>
            </w:pBdr>
            <w:shd w:val="clear" w:color="auto" w:fill="FFFFFF"/>
            <w:spacing w:after="100" w:line="276" w:lineRule="auto"/>
            <w:jc w:val="both"/>
          </w:pPr>
        </w:pPrChange>
      </w:pPr>
      <w:r w:rsidRPr="000760BB">
        <w:t>Amazon SQS plays a pivotal role in building scalable and resilient distributed systems, providing a reliable mechanism for asynchronous communication between decoupled components.</w:t>
      </w:r>
    </w:p>
    <w:p w14:paraId="1E548E38" w14:textId="442161A1" w:rsidR="000760BB" w:rsidRPr="000760BB" w:rsidRDefault="000760BB">
      <w:pPr>
        <w:pStyle w:val="Heading1BPBHEB"/>
        <w:pPrChange w:id="1126" w:author="Suman Deshwal" w:date="2024-05-09T13:22:00Z">
          <w:pPr>
            <w:keepNext/>
            <w:keepLines/>
            <w:spacing w:before="400" w:after="0" w:line="276" w:lineRule="auto"/>
            <w:outlineLvl w:val="0"/>
          </w:pPr>
        </w:pPrChange>
      </w:pPr>
      <w:r w:rsidRPr="000760BB">
        <w:t xml:space="preserve">Managed </w:t>
      </w:r>
      <w:r w:rsidR="00966E40" w:rsidRPr="000760BB">
        <w:t>message queues</w:t>
      </w:r>
    </w:p>
    <w:p w14:paraId="2CE0AA39" w14:textId="77777777" w:rsidR="000760BB" w:rsidRDefault="000760BB" w:rsidP="00086B6C">
      <w:pPr>
        <w:pStyle w:val="NormalBPBHEB"/>
        <w:rPr>
          <w:ins w:id="1127" w:author="Suman Deshwal" w:date="2024-05-09T13:27:00Z"/>
        </w:rPr>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2AF975E8" w14:textId="77777777" w:rsidR="00966E40" w:rsidRPr="000760BB" w:rsidRDefault="00966E40">
      <w:pPr>
        <w:pStyle w:val="NormalBPBHEB"/>
        <w:pPrChange w:id="1128" w:author="Suman Deshwal" w:date="2024-05-09T13:22:00Z">
          <w:pPr>
            <w:pBdr>
              <w:top w:val="nil"/>
              <w:left w:val="nil"/>
              <w:bottom w:val="nil"/>
              <w:right w:val="nil"/>
              <w:between w:val="nil"/>
            </w:pBdr>
            <w:shd w:val="clear" w:color="auto" w:fill="FFFFFF"/>
            <w:spacing w:after="100" w:line="276" w:lineRule="auto"/>
            <w:jc w:val="both"/>
          </w:pPr>
        </w:pPrChange>
      </w:pPr>
    </w:p>
    <w:p w14:paraId="41EF292B" w14:textId="4492873D" w:rsidR="000760BB" w:rsidRPr="000760BB" w:rsidRDefault="000760BB">
      <w:pPr>
        <w:pStyle w:val="Heading2BPBHEB"/>
        <w:pPrChange w:id="1129" w:author="Suman Deshwal" w:date="2024-05-09T13:28:00Z">
          <w:pPr>
            <w:keepNext/>
            <w:keepLines/>
            <w:spacing w:before="40" w:after="0"/>
            <w:outlineLvl w:val="1"/>
          </w:pPr>
        </w:pPrChange>
      </w:pPr>
      <w:commentRangeStart w:id="1130"/>
      <w:r w:rsidRPr="000760BB">
        <w:t xml:space="preserve">Managed </w:t>
      </w:r>
      <w:r w:rsidR="00966E40" w:rsidRPr="000760BB">
        <w:t>message queues overview</w:t>
      </w:r>
      <w:commentRangeEnd w:id="1130"/>
      <w:r w:rsidR="00966E40">
        <w:rPr>
          <w:rStyle w:val="CommentReference"/>
        </w:rPr>
        <w:commentReference w:id="1130"/>
      </w:r>
    </w:p>
    <w:p w14:paraId="0F0B3602" w14:textId="77777777" w:rsidR="000760BB" w:rsidRDefault="000760BB" w:rsidP="000760BB">
      <w:pPr>
        <w:pBdr>
          <w:top w:val="nil"/>
          <w:left w:val="nil"/>
          <w:bottom w:val="nil"/>
          <w:right w:val="nil"/>
          <w:between w:val="nil"/>
        </w:pBdr>
        <w:shd w:val="clear" w:color="auto" w:fill="FFFFFF"/>
        <w:spacing w:after="100" w:line="276" w:lineRule="auto"/>
        <w:jc w:val="both"/>
        <w:rPr>
          <w:ins w:id="1131" w:author="Suman Deshwal" w:date="2024-05-09T13:27:00Z"/>
        </w:rPr>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1F210662" w14:textId="77777777" w:rsidR="00966E40" w:rsidRPr="000760BB" w:rsidRDefault="00966E40" w:rsidP="000760BB">
      <w:pPr>
        <w:pBdr>
          <w:top w:val="nil"/>
          <w:left w:val="nil"/>
          <w:bottom w:val="nil"/>
          <w:right w:val="nil"/>
          <w:between w:val="nil"/>
        </w:pBdr>
        <w:shd w:val="clear" w:color="auto" w:fill="FFFFFF"/>
        <w:spacing w:after="100" w:line="276" w:lineRule="auto"/>
        <w:jc w:val="both"/>
      </w:pPr>
    </w:p>
    <w:p w14:paraId="3C23A6F8" w14:textId="4BC542A2" w:rsidR="000760BB" w:rsidRDefault="000760BB" w:rsidP="00966E40">
      <w:pPr>
        <w:pStyle w:val="Heading2BPBHEB"/>
        <w:rPr>
          <w:ins w:id="1132" w:author="Suman Deshwal" w:date="2024-05-09T13:29:00Z"/>
        </w:rPr>
      </w:pPr>
      <w:r w:rsidRPr="000760BB">
        <w:t xml:space="preserve">Advantages of </w:t>
      </w:r>
      <w:r w:rsidR="00966E40" w:rsidRPr="000760BB">
        <w:t>managed message queues</w:t>
      </w:r>
    </w:p>
    <w:p w14:paraId="1C53F894" w14:textId="434F47F0" w:rsidR="00966E40" w:rsidRPr="000760BB" w:rsidRDefault="00966E40">
      <w:pPr>
        <w:pStyle w:val="NormalBPBHEB"/>
        <w:pPrChange w:id="1133" w:author="Suman Deshwal" w:date="2024-05-09T13:29:00Z">
          <w:pPr>
            <w:keepNext/>
            <w:keepLines/>
            <w:spacing w:before="40" w:after="0"/>
            <w:outlineLvl w:val="1"/>
          </w:pPr>
        </w:pPrChange>
      </w:pPr>
      <w:ins w:id="1134" w:author="Suman Deshwal" w:date="2024-05-09T13:29:00Z">
        <w:r>
          <w:t xml:space="preserve">The following are the </w:t>
        </w:r>
        <w:r w:rsidRPr="00966E40">
          <w:t>advantages of managed message queues</w:t>
        </w:r>
        <w:r>
          <w:t>:</w:t>
        </w:r>
      </w:ins>
    </w:p>
    <w:p w14:paraId="3EC9536F" w14:textId="3872A0F4" w:rsidR="000760BB" w:rsidRPr="000760BB" w:rsidRDefault="000760BB">
      <w:pPr>
        <w:pStyle w:val="NormalBPBHEB"/>
        <w:numPr>
          <w:ilvl w:val="0"/>
          <w:numId w:val="206"/>
        </w:numPr>
        <w:pPrChange w:id="1135" w:author="Suman Deshwal" w:date="2024-05-09T13:29:00Z">
          <w:pPr>
            <w:numPr>
              <w:numId w:val="7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Scalability:</w:t>
      </w:r>
      <w:r w:rsidRPr="000760BB">
        <w:t xml:space="preserve"> Managed message queues automatically scale to accommodate varying workloads, ensuring consistent performance as the system evolves</w:t>
      </w:r>
      <w:bookmarkStart w:id="1136" w:name="_Ref151402670"/>
      <w:r w:rsidR="00B739EF">
        <w:rPr>
          <w:rStyle w:val="FootnoteReference"/>
        </w:rPr>
        <w:footnoteReference w:id="91"/>
      </w:r>
      <w:bookmarkEnd w:id="1136"/>
      <w:r w:rsidRPr="000760BB">
        <w:t>.</w:t>
      </w:r>
    </w:p>
    <w:p w14:paraId="4C928CE9" w14:textId="78D71859" w:rsidR="000760BB" w:rsidRPr="000760BB" w:rsidRDefault="000760BB">
      <w:pPr>
        <w:pStyle w:val="NormalBPBHEB"/>
        <w:numPr>
          <w:ilvl w:val="0"/>
          <w:numId w:val="206"/>
        </w:numPr>
        <w:pPrChange w:id="1137" w:author="Suman Deshwal" w:date="2024-05-09T13:29:00Z">
          <w:pPr>
            <w:numPr>
              <w:numId w:val="7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621E206C" w:rsidR="000760BB" w:rsidRPr="000760BB" w:rsidRDefault="000760BB">
      <w:pPr>
        <w:pStyle w:val="NormalBPBHEB"/>
        <w:numPr>
          <w:ilvl w:val="0"/>
          <w:numId w:val="206"/>
        </w:numPr>
        <w:pPrChange w:id="1138" w:author="Suman Deshwal" w:date="2024-05-09T13:29:00Z">
          <w:pPr>
            <w:numPr>
              <w:numId w:val="7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1139" w:name="_Ref151402875"/>
      <w:r w:rsidR="00C60255">
        <w:rPr>
          <w:rStyle w:val="FootnoteReference"/>
        </w:rPr>
        <w:footnoteReference w:id="92"/>
      </w:r>
      <w:bookmarkEnd w:id="1139"/>
      <w:r w:rsidRPr="000760BB">
        <w:t>.</w:t>
      </w:r>
    </w:p>
    <w:p w14:paraId="63CC23C9" w14:textId="77777777" w:rsidR="00A01195" w:rsidRDefault="00A01195" w:rsidP="008E169A">
      <w:pPr>
        <w:keepNext/>
        <w:keepLines/>
        <w:spacing w:before="40" w:after="0"/>
        <w:outlineLvl w:val="1"/>
        <w:rPr>
          <w:ins w:id="1140" w:author="Suman Deshwal" w:date="2024-05-09T14:07:00Z"/>
          <w:rFonts w:eastAsiaTheme="majorEastAsia" w:cstheme="majorBidi"/>
          <w:sz w:val="36"/>
          <w:szCs w:val="26"/>
        </w:rPr>
      </w:pPr>
    </w:p>
    <w:p w14:paraId="5611D153" w14:textId="588EC49D" w:rsidR="000760BB" w:rsidRDefault="000760BB" w:rsidP="00A01195">
      <w:pPr>
        <w:pStyle w:val="Heading2BPBHEB"/>
        <w:rPr>
          <w:ins w:id="1141" w:author="Suman Deshwal" w:date="2024-05-09T14:07:00Z"/>
        </w:rPr>
      </w:pPr>
      <w:r w:rsidRPr="000760BB">
        <w:t xml:space="preserve">Use </w:t>
      </w:r>
      <w:r w:rsidR="00A01195" w:rsidRPr="000760BB">
        <w:t>cases</w:t>
      </w:r>
      <w:del w:id="1142" w:author="Suman Deshwal" w:date="2024-05-09T14:07:00Z">
        <w:r w:rsidRPr="000760BB" w:rsidDel="00A01195">
          <w:delText>:</w:delText>
        </w:r>
      </w:del>
    </w:p>
    <w:p w14:paraId="07CA6E8D" w14:textId="7E5E3881" w:rsidR="00A01195" w:rsidRPr="000760BB" w:rsidRDefault="00A01195">
      <w:pPr>
        <w:pStyle w:val="NormalBPBHEB"/>
        <w:pPrChange w:id="1143" w:author="Suman Deshwal" w:date="2024-05-09T14:07:00Z">
          <w:pPr>
            <w:keepNext/>
            <w:keepLines/>
            <w:spacing w:before="40" w:after="0"/>
            <w:outlineLvl w:val="1"/>
          </w:pPr>
        </w:pPrChange>
      </w:pPr>
      <w:ins w:id="1144" w:author="Suman Deshwal" w:date="2024-05-09T14:07:00Z">
        <w:r>
          <w:t xml:space="preserve">The following are the </w:t>
        </w:r>
      </w:ins>
      <w:ins w:id="1145" w:author="Suman Deshwal" w:date="2024-05-09T14:08:00Z">
        <w:r>
          <w:t>use cases of managed message queues:</w:t>
        </w:r>
      </w:ins>
    </w:p>
    <w:p w14:paraId="04982F34" w14:textId="722CB2FA" w:rsidR="000760BB" w:rsidRPr="000760BB" w:rsidRDefault="000760BB">
      <w:pPr>
        <w:pStyle w:val="NormalBPBHEB"/>
        <w:numPr>
          <w:ilvl w:val="0"/>
          <w:numId w:val="207"/>
        </w:numPr>
        <w:pPrChange w:id="1146" w:author="Suman Deshwal" w:date="2024-05-09T14:08:00Z">
          <w:pPr>
            <w:numPr>
              <w:numId w:val="7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Microservices </w:t>
      </w:r>
      <w:r w:rsidR="00A01195" w:rsidRPr="000760BB">
        <w:rPr>
          <w:b/>
          <w:bCs/>
        </w:rPr>
        <w:t>architectures</w:t>
      </w:r>
      <w:r w:rsidRPr="000760BB">
        <w:rPr>
          <w:b/>
          <w:bCs/>
        </w:rPr>
        <w:t>:</w:t>
      </w:r>
      <w:r w:rsidRPr="000760BB">
        <w:t xml:space="preserve"> Managed message queues play a crucial role in microservices architectures, allowing services to communicate asynchronously without direct dependencies</w:t>
      </w:r>
      <w:r w:rsidR="00071C4E">
        <w:fldChar w:fldCharType="begin"/>
      </w:r>
      <w:r w:rsidR="00071C4E">
        <w:instrText xml:space="preserve"> NOTEREF _Ref151402875 \f \h </w:instrText>
      </w:r>
      <w:r w:rsidR="00071C4E">
        <w:fldChar w:fldCharType="separate"/>
      </w:r>
      <w:r w:rsidR="00071C4E" w:rsidRPr="00071C4E">
        <w:rPr>
          <w:rStyle w:val="FootnoteReference"/>
        </w:rPr>
        <w:t>92</w:t>
      </w:r>
      <w:r w:rsidR="00071C4E">
        <w:fldChar w:fldCharType="end"/>
      </w:r>
      <w:r w:rsidRPr="000760BB">
        <w:t>.</w:t>
      </w:r>
    </w:p>
    <w:p w14:paraId="5D578D65" w14:textId="048EE5A8" w:rsidR="000760BB" w:rsidRDefault="000760BB" w:rsidP="00A01195">
      <w:pPr>
        <w:pStyle w:val="NormalBPBHEB"/>
        <w:numPr>
          <w:ilvl w:val="0"/>
          <w:numId w:val="207"/>
        </w:numPr>
        <w:rPr>
          <w:ins w:id="1147" w:author="Suman Deshwal" w:date="2024-05-09T14:08:00Z"/>
        </w:rPr>
      </w:pPr>
      <w:r w:rsidRPr="000760BB">
        <w:rPr>
          <w:b/>
          <w:bCs/>
        </w:rPr>
        <w:t>Event-</w:t>
      </w:r>
      <w:r w:rsidR="00A01195" w:rsidRPr="000760BB">
        <w:rPr>
          <w:b/>
          <w:bCs/>
        </w:rPr>
        <w:t>driven systems</w:t>
      </w:r>
      <w:r w:rsidRPr="000760BB">
        <w:rPr>
          <w:b/>
          <w:bCs/>
        </w:rPr>
        <w:t>:</w:t>
      </w:r>
      <w:r w:rsidRPr="000760BB">
        <w:t xml:space="preserve"> In event-driven systems, managed message queues enable the seamless flow of events between different components, supporting real-time processing</w:t>
      </w:r>
      <w:r w:rsidR="005B4D58">
        <w:fldChar w:fldCharType="begin"/>
      </w:r>
      <w:r w:rsidR="005B4D58">
        <w:instrText xml:space="preserve"> NOTEREF _Ref151402670 \f \h </w:instrText>
      </w:r>
      <w:r w:rsidR="005B4D58">
        <w:fldChar w:fldCharType="separate"/>
      </w:r>
      <w:r w:rsidR="005B4D58" w:rsidRPr="005B4D58">
        <w:rPr>
          <w:rStyle w:val="FootnoteReference"/>
        </w:rPr>
        <w:t>91</w:t>
      </w:r>
      <w:r w:rsidR="005B4D58">
        <w:fldChar w:fldCharType="end"/>
      </w:r>
      <w:r w:rsidRPr="000760BB">
        <w:t>.</w:t>
      </w:r>
    </w:p>
    <w:p w14:paraId="73582D07" w14:textId="77777777" w:rsidR="00A01195" w:rsidRPr="000760BB" w:rsidRDefault="00A01195">
      <w:pPr>
        <w:pStyle w:val="NormalBPBHEB"/>
        <w:pPrChange w:id="1148" w:author="Suman Deshwal" w:date="2024-05-09T14:08:00Z">
          <w:pPr>
            <w:numPr>
              <w:numId w:val="78"/>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02D83BAE" w14:textId="2EB499B2" w:rsidR="000760BB" w:rsidRDefault="000760BB" w:rsidP="00A01195">
      <w:pPr>
        <w:pStyle w:val="Heading2BPBHEB"/>
        <w:rPr>
          <w:ins w:id="1149" w:author="Suman Deshwal" w:date="2024-05-09T14:08:00Z"/>
        </w:rPr>
      </w:pPr>
      <w:r w:rsidRPr="000760BB">
        <w:t xml:space="preserve">Best </w:t>
      </w:r>
      <w:r w:rsidR="00A01195" w:rsidRPr="000760BB">
        <w:t>practices</w:t>
      </w:r>
    </w:p>
    <w:p w14:paraId="5A9078DE" w14:textId="5E91B031" w:rsidR="00A01195" w:rsidRPr="000760BB" w:rsidRDefault="00A01195">
      <w:pPr>
        <w:pStyle w:val="NormalBPBHEB"/>
        <w:pPrChange w:id="1150" w:author="Suman Deshwal" w:date="2024-05-09T14:09:00Z">
          <w:pPr>
            <w:keepNext/>
            <w:keepLines/>
            <w:spacing w:before="40" w:after="0"/>
            <w:outlineLvl w:val="1"/>
          </w:pPr>
        </w:pPrChange>
      </w:pPr>
      <w:ins w:id="1151" w:author="Suman Deshwal" w:date="2024-05-09T14:09:00Z">
        <w:r>
          <w:t xml:space="preserve">The following are the best practices of manages message queues: </w:t>
        </w:r>
      </w:ins>
    </w:p>
    <w:p w14:paraId="3C762979" w14:textId="5BEF7C63" w:rsidR="000760BB" w:rsidRPr="000760BB" w:rsidRDefault="000760BB">
      <w:pPr>
        <w:pStyle w:val="NormalBPBHEB"/>
        <w:numPr>
          <w:ilvl w:val="0"/>
          <w:numId w:val="208"/>
        </w:numPr>
        <w:pPrChange w:id="1152" w:author="Suman Deshwal" w:date="2024-05-09T14:09:00Z">
          <w:pPr>
            <w:numPr>
              <w:numId w:val="7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Message </w:t>
      </w:r>
      <w:r w:rsidR="00A01195" w:rsidRPr="000760BB">
        <w:rPr>
          <w:b/>
          <w:bCs/>
        </w:rPr>
        <w:t>retention</w:t>
      </w:r>
      <w:r w:rsidRPr="000760BB">
        <w:rPr>
          <w:b/>
          <w:bCs/>
        </w:rPr>
        <w:t>:</w:t>
      </w:r>
      <w:r w:rsidRPr="000760BB">
        <w:t xml:space="preserve"> Configure message retention policies to align with the specific needs of the application, balancing the trade-off between storage costs and the time-sensitive nature of messages</w:t>
      </w:r>
      <w:bookmarkStart w:id="1153" w:name="_Ref151402824"/>
      <w:r w:rsidR="00F51CCF">
        <w:rPr>
          <w:rStyle w:val="FootnoteReference"/>
        </w:rPr>
        <w:footnoteReference w:id="93"/>
      </w:r>
      <w:bookmarkEnd w:id="1153"/>
      <w:r w:rsidRPr="000760BB">
        <w:t>.</w:t>
      </w:r>
    </w:p>
    <w:p w14:paraId="1C21E7B2" w14:textId="3D4CDE88" w:rsidR="000760BB" w:rsidRPr="000760BB" w:rsidRDefault="000760BB">
      <w:pPr>
        <w:pStyle w:val="NormalBPBHEB"/>
        <w:numPr>
          <w:ilvl w:val="0"/>
          <w:numId w:val="208"/>
        </w:numPr>
        <w:pPrChange w:id="1154" w:author="Suman Deshwal" w:date="2024-05-09T14:09:00Z">
          <w:pPr>
            <w:numPr>
              <w:numId w:val="7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Error </w:t>
      </w:r>
      <w:r w:rsidR="00A01195" w:rsidRPr="000760BB">
        <w:rPr>
          <w:b/>
          <w:bCs/>
        </w:rPr>
        <w:t>handling</w:t>
      </w:r>
      <w:r w:rsidRPr="000760BB">
        <w:rPr>
          <w:b/>
          <w:bCs/>
        </w:rPr>
        <w:t>:</w:t>
      </w:r>
      <w:r w:rsidRPr="000760BB">
        <w:t xml:space="preserve"> Implement robust error-handling mechanisms, including dead-letter queues, to manage messages that cannot be processed successfully</w:t>
      </w:r>
      <w:r w:rsidR="00071C4E">
        <w:fldChar w:fldCharType="begin"/>
      </w:r>
      <w:r w:rsidR="00071C4E">
        <w:instrText xml:space="preserve"> NOTEREF _Ref151402824 \f \h </w:instrText>
      </w:r>
      <w:r w:rsidR="00071C4E">
        <w:fldChar w:fldCharType="separate"/>
      </w:r>
      <w:r w:rsidR="00071C4E" w:rsidRPr="00071C4E">
        <w:rPr>
          <w:rStyle w:val="FootnoteReference"/>
        </w:rPr>
        <w:t>93</w:t>
      </w:r>
      <w:r w:rsidR="00071C4E">
        <w:fldChar w:fldCharType="end"/>
      </w:r>
      <w:r w:rsidRPr="000760BB">
        <w:t>.</w:t>
      </w:r>
    </w:p>
    <w:p w14:paraId="2F5DF4FE" w14:textId="77777777" w:rsidR="00A01195" w:rsidRDefault="00A01195" w:rsidP="008E169A">
      <w:pPr>
        <w:keepNext/>
        <w:keepLines/>
        <w:spacing w:before="40" w:after="0"/>
        <w:outlineLvl w:val="1"/>
        <w:rPr>
          <w:ins w:id="1155" w:author="Suman Deshwal" w:date="2024-05-09T14:09:00Z"/>
          <w:rFonts w:eastAsiaTheme="majorEastAsia" w:cstheme="majorBidi"/>
          <w:sz w:val="36"/>
          <w:szCs w:val="26"/>
        </w:rPr>
      </w:pPr>
    </w:p>
    <w:p w14:paraId="5BC24EE3" w14:textId="4CDC02A3" w:rsidR="000760BB" w:rsidRPr="000760BB" w:rsidRDefault="000760BB">
      <w:pPr>
        <w:pStyle w:val="Heading2BPBHEB"/>
        <w:pPrChange w:id="1156" w:author="Suman Deshwal" w:date="2024-05-09T14:09:00Z">
          <w:pPr>
            <w:keepNext/>
            <w:keepLines/>
            <w:spacing w:before="40" w:after="0"/>
            <w:outlineLvl w:val="1"/>
          </w:pPr>
        </w:pPrChange>
      </w:pPr>
      <w:r w:rsidRPr="000760BB">
        <w:t>Integration with AWS Services</w:t>
      </w:r>
    </w:p>
    <w:p w14:paraId="48592F49" w14:textId="77777777" w:rsidR="000760BB" w:rsidRPr="000760BB" w:rsidRDefault="000760BB">
      <w:pPr>
        <w:pStyle w:val="NormalBPBHEB"/>
        <w:pPrChange w:id="1157" w:author="Suman Deshwal" w:date="2024-05-09T14:09:00Z">
          <w:pPr>
            <w:pBdr>
              <w:top w:val="nil"/>
              <w:left w:val="nil"/>
              <w:bottom w:val="nil"/>
              <w:right w:val="nil"/>
              <w:between w:val="nil"/>
            </w:pBdr>
            <w:shd w:val="clear" w:color="auto" w:fill="FFFFFF"/>
            <w:spacing w:after="100" w:line="276" w:lineRule="auto"/>
            <w:jc w:val="both"/>
          </w:pPr>
        </w:pPrChange>
      </w:pPr>
      <w:r w:rsidRPr="000760BB">
        <w:t>Managed message queues integrate seamlessly with various AWS services, enhancing their capabilities and extending their use in different scenarios. Some notable integrations include:</w:t>
      </w:r>
    </w:p>
    <w:p w14:paraId="2077CEAD" w14:textId="063E0324" w:rsidR="000760BB" w:rsidRPr="000760BB" w:rsidRDefault="000760BB">
      <w:pPr>
        <w:pStyle w:val="NormalBPBHEB"/>
        <w:numPr>
          <w:ilvl w:val="0"/>
          <w:numId w:val="209"/>
        </w:numPr>
        <w:pPrChange w:id="1158" w:author="Suman Deshwal" w:date="2024-05-09T14:09:00Z">
          <w:pPr>
            <w:numPr>
              <w:numId w:val="8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AWS Lambda:</w:t>
      </w:r>
      <w:r w:rsidRPr="000760BB">
        <w:t xml:space="preserve"> Utilize managed message queues to trigger serverless functions in AWS Lambda, enabling serverless and event-driven architectures</w:t>
      </w:r>
      <w:r w:rsidR="00F51CCF">
        <w:fldChar w:fldCharType="begin"/>
      </w:r>
      <w:r w:rsidR="00F51CCF">
        <w:instrText xml:space="preserve"> NOTEREF _Ref151402824 \f \h </w:instrText>
      </w:r>
      <w:r w:rsidR="00F51CCF">
        <w:fldChar w:fldCharType="separate"/>
      </w:r>
      <w:r w:rsidR="00F51CCF" w:rsidRPr="00F51CCF">
        <w:rPr>
          <w:rStyle w:val="FootnoteReference"/>
        </w:rPr>
        <w:t>93</w:t>
      </w:r>
      <w:r w:rsidR="00F51CCF">
        <w:fldChar w:fldCharType="end"/>
      </w:r>
      <w:r w:rsidRPr="000760BB">
        <w:t>.</w:t>
      </w:r>
    </w:p>
    <w:p w14:paraId="2F407D71" w14:textId="5B36F252" w:rsidR="000760BB" w:rsidRPr="000760BB" w:rsidRDefault="000760BB">
      <w:pPr>
        <w:pStyle w:val="NormalBPBHEB"/>
        <w:numPr>
          <w:ilvl w:val="0"/>
          <w:numId w:val="209"/>
        </w:numPr>
        <w:pPrChange w:id="1159" w:author="Suman Deshwal" w:date="2024-05-09T14:09:00Z">
          <w:pPr>
            <w:numPr>
              <w:numId w:val="8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EC2:</w:t>
      </w:r>
      <w:r w:rsidRPr="000760BB">
        <w:t xml:space="preserve"> Integrate managed message queues with Amazon EC2 instances to enable communication between different components of a distributed application</w:t>
      </w:r>
      <w:r w:rsidR="00071C4E">
        <w:fldChar w:fldCharType="begin"/>
      </w:r>
      <w:r w:rsidR="00071C4E">
        <w:instrText xml:space="preserve"> NOTEREF _Ref151402824 \f \h </w:instrText>
      </w:r>
      <w:r w:rsidR="00071C4E">
        <w:fldChar w:fldCharType="separate"/>
      </w:r>
      <w:r w:rsidR="00071C4E" w:rsidRPr="00071C4E">
        <w:rPr>
          <w:rStyle w:val="FootnoteReference"/>
        </w:rPr>
        <w:t>93</w:t>
      </w:r>
      <w:r w:rsidR="00071C4E">
        <w:fldChar w:fldCharType="end"/>
      </w:r>
      <w:r w:rsidRPr="000760BB">
        <w:t>.</w:t>
      </w:r>
    </w:p>
    <w:p w14:paraId="145AE88A" w14:textId="77777777" w:rsidR="00A01195" w:rsidRDefault="00A01195">
      <w:pPr>
        <w:pStyle w:val="NormalBPBHEB"/>
        <w:rPr>
          <w:ins w:id="1160" w:author="Suman Deshwal" w:date="2024-05-09T14:09:00Z"/>
        </w:rPr>
        <w:pPrChange w:id="1161" w:author="Suman Deshwal" w:date="2024-05-09T14:09:00Z">
          <w:pPr>
            <w:keepNext/>
            <w:keepLines/>
            <w:spacing w:before="40" w:after="0"/>
            <w:outlineLvl w:val="1"/>
          </w:pPr>
        </w:pPrChange>
      </w:pPr>
    </w:p>
    <w:p w14:paraId="58193389" w14:textId="03DEC5E7" w:rsidR="000760BB" w:rsidRPr="000760BB" w:rsidRDefault="000760BB">
      <w:pPr>
        <w:pStyle w:val="Heading2BPBHEB"/>
        <w:pPrChange w:id="1162" w:author="Suman Deshwal" w:date="2024-05-09T14:10:00Z">
          <w:pPr>
            <w:keepNext/>
            <w:keepLines/>
            <w:spacing w:before="40" w:after="0"/>
            <w:outlineLvl w:val="1"/>
          </w:pPr>
        </w:pPrChange>
      </w:pPr>
      <w:r w:rsidRPr="000760BB">
        <w:t>Conclusion</w:t>
      </w:r>
    </w:p>
    <w:p w14:paraId="59DB06A7" w14:textId="77777777" w:rsidR="000760BB" w:rsidRDefault="000760BB" w:rsidP="00A01195">
      <w:pPr>
        <w:pStyle w:val="NormalBPBHEB"/>
        <w:rPr>
          <w:ins w:id="1163" w:author="Suman Deshwal" w:date="2024-05-09T14:10:00Z"/>
        </w:rPr>
      </w:pPr>
      <w:r w:rsidRPr="000760BB">
        <w:t>Managed message queues are fundamental to building scalable and resilient distributed systems, providing an essential tool for architects and developers working on cloud-based applications.</w:t>
      </w:r>
    </w:p>
    <w:p w14:paraId="3E5A6502" w14:textId="77777777" w:rsidR="00A01195" w:rsidRPr="000760BB" w:rsidRDefault="00A01195">
      <w:pPr>
        <w:pStyle w:val="NormalBPBHEB"/>
        <w:pPrChange w:id="1164" w:author="Suman Deshwal" w:date="2024-05-09T14:10:00Z">
          <w:pPr>
            <w:pBdr>
              <w:top w:val="nil"/>
              <w:left w:val="nil"/>
              <w:bottom w:val="nil"/>
              <w:right w:val="nil"/>
              <w:between w:val="nil"/>
            </w:pBdr>
            <w:shd w:val="clear" w:color="auto" w:fill="FFFFFF"/>
            <w:spacing w:after="100" w:line="276" w:lineRule="auto"/>
            <w:jc w:val="both"/>
          </w:pPr>
        </w:pPrChange>
      </w:pPr>
    </w:p>
    <w:p w14:paraId="046B5A0D" w14:textId="54180C99" w:rsidR="000760BB" w:rsidRPr="000760BB" w:rsidRDefault="000760BB">
      <w:pPr>
        <w:pStyle w:val="Heading1BPBHEB"/>
        <w:pPrChange w:id="1165" w:author="Suman Deshwal" w:date="2024-05-09T14:11:00Z">
          <w:pPr>
            <w:keepNext/>
            <w:keepLines/>
            <w:spacing w:before="400" w:after="0" w:line="276" w:lineRule="auto"/>
            <w:outlineLvl w:val="0"/>
          </w:pPr>
        </w:pPrChange>
      </w:pPr>
      <w:r w:rsidRPr="000760BB">
        <w:lastRenderedPageBreak/>
        <w:t>AWS Step Functions</w:t>
      </w:r>
    </w:p>
    <w:p w14:paraId="256A4EFC" w14:textId="77777777" w:rsidR="000760BB" w:rsidRDefault="000760BB" w:rsidP="00A01195">
      <w:pPr>
        <w:pStyle w:val="NormalBPBHEB"/>
        <w:rPr>
          <w:ins w:id="1166" w:author="Suman Deshwal" w:date="2024-05-09T14:11:00Z"/>
        </w:rPr>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2EB86BF8" w14:textId="77777777" w:rsidR="00A01195" w:rsidRPr="000760BB" w:rsidRDefault="00A01195">
      <w:pPr>
        <w:pStyle w:val="NormalBPBHEB"/>
        <w:pPrChange w:id="1167" w:author="Suman Deshwal" w:date="2024-05-09T14:10:00Z">
          <w:pPr>
            <w:pBdr>
              <w:top w:val="nil"/>
              <w:left w:val="nil"/>
              <w:bottom w:val="nil"/>
              <w:right w:val="nil"/>
              <w:between w:val="nil"/>
            </w:pBdr>
            <w:shd w:val="clear" w:color="auto" w:fill="FFFFFF"/>
            <w:spacing w:after="100" w:line="276" w:lineRule="auto"/>
            <w:jc w:val="both"/>
          </w:pPr>
        </w:pPrChange>
      </w:pPr>
    </w:p>
    <w:p w14:paraId="7A64DE1A" w14:textId="77777777" w:rsidR="000760BB" w:rsidRPr="000760BB" w:rsidRDefault="000760BB">
      <w:pPr>
        <w:pStyle w:val="Heading2BPBHEB"/>
        <w:pPrChange w:id="1168" w:author="Suman Deshwal" w:date="2024-05-09T14:11:00Z">
          <w:pPr>
            <w:keepNext/>
            <w:keepLines/>
            <w:spacing w:before="40" w:after="0"/>
            <w:outlineLvl w:val="1"/>
          </w:pPr>
        </w:pPrChange>
      </w:pPr>
      <w:commentRangeStart w:id="1169"/>
      <w:r w:rsidRPr="000760BB">
        <w:t xml:space="preserve">Overview of AWS </w:t>
      </w:r>
      <w:commentRangeStart w:id="1170"/>
      <w:r w:rsidRPr="000760BB">
        <w:t>Step Functions</w:t>
      </w:r>
      <w:commentRangeEnd w:id="1170"/>
      <w:r w:rsidR="00F33931">
        <w:rPr>
          <w:rStyle w:val="CommentReference"/>
          <w:rFonts w:eastAsiaTheme="minorHAnsi" w:cstheme="minorBidi"/>
          <w:b w:val="0"/>
        </w:rPr>
        <w:commentReference w:id="1170"/>
      </w:r>
      <w:del w:id="1171" w:author="Suman Deshwal" w:date="2024-05-09T14:11:00Z">
        <w:r w:rsidRPr="000760BB" w:rsidDel="00A01195">
          <w:delText>:</w:delText>
        </w:r>
      </w:del>
      <w:commentRangeEnd w:id="1169"/>
      <w:r w:rsidR="00F33931">
        <w:rPr>
          <w:rStyle w:val="CommentReference"/>
          <w:rFonts w:eastAsiaTheme="minorHAnsi" w:cstheme="minorBidi"/>
          <w:b w:val="0"/>
        </w:rPr>
        <w:commentReference w:id="1169"/>
      </w:r>
    </w:p>
    <w:p w14:paraId="0AA9935E" w14:textId="76DDD916" w:rsidR="000760BB" w:rsidRDefault="000760BB">
      <w:pPr>
        <w:pStyle w:val="NormalBPBHEB"/>
        <w:pPrChange w:id="1172" w:author="Suman Deshwal" w:date="2024-05-09T14:12:00Z">
          <w:pPr>
            <w:pBdr>
              <w:top w:val="nil"/>
              <w:left w:val="nil"/>
              <w:bottom w:val="nil"/>
              <w:right w:val="nil"/>
              <w:between w:val="nil"/>
            </w:pBdr>
            <w:shd w:val="clear" w:color="auto" w:fill="FFFFFF"/>
            <w:spacing w:after="100" w:line="276" w:lineRule="auto"/>
            <w:jc w:val="both"/>
          </w:pPr>
        </w:pPrChange>
      </w:pPr>
      <w:r w:rsidRPr="000760BB">
        <w:t>AWS Step Functions simplif</w:t>
      </w:r>
      <w:ins w:id="1173" w:author="Suman Deshwal" w:date="2024-05-09T14:12:00Z">
        <w:r w:rsidR="00F33931">
          <w:t>y</w:t>
        </w:r>
      </w:ins>
      <w:del w:id="1174" w:author="Suman Deshwal" w:date="2024-05-09T14:12:00Z">
        <w:r w:rsidRPr="000760BB" w:rsidDel="00F33931">
          <w:delText>ies</w:delText>
        </w:r>
      </w:del>
      <w:r w:rsidRPr="000760BB">
        <w:t xml:space="preserve"> the process of building scalable and resilient applications by allowing developers to design workflows using a visual interface. Workflows in Step Functions are represented as state machines, where each state represents a step in the </w:t>
      </w:r>
      <w:commentRangeStart w:id="1175"/>
      <w:r w:rsidRPr="000760BB">
        <w:t>workflow</w:t>
      </w:r>
      <w:commentRangeEnd w:id="1175"/>
      <w:r w:rsidR="00F33931">
        <w:rPr>
          <w:rStyle w:val="CommentReference"/>
          <w:rFonts w:eastAsiaTheme="minorHAnsi" w:cstheme="minorBidi"/>
        </w:rPr>
        <w:commentReference w:id="1175"/>
      </w:r>
      <w:r w:rsidRPr="000760BB">
        <w:t>.</w:t>
      </w:r>
    </w:p>
    <w:p w14:paraId="0149525F" w14:textId="77777777" w:rsidR="00345228" w:rsidRDefault="00D541F5">
      <w:pPr>
        <w:pStyle w:val="FigureBPBHEB"/>
        <w:pPrChange w:id="1176" w:author="Suman Deshwal" w:date="2024-05-09T14:12: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7B2441BA" wp14:editId="09710A33">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8239" cy="2771882"/>
                    </a:xfrm>
                    <a:prstGeom prst="rect">
                      <a:avLst/>
                    </a:prstGeom>
                    <a:noFill/>
                  </pic:spPr>
                </pic:pic>
              </a:graphicData>
            </a:graphic>
          </wp:inline>
        </w:drawing>
      </w:r>
    </w:p>
    <w:p w14:paraId="7D417BD0" w14:textId="6CB88C6A" w:rsidR="00D541F5" w:rsidRPr="000760BB" w:rsidRDefault="00345228">
      <w:pPr>
        <w:pStyle w:val="FigureCaptionBPBHEB"/>
        <w:pPrChange w:id="1177" w:author="Suman Deshwal" w:date="2024-05-09T14:13:00Z">
          <w:pPr>
            <w:pStyle w:val="Caption"/>
            <w:jc w:val="both"/>
          </w:pPr>
        </w:pPrChange>
      </w:pPr>
      <w:r w:rsidRPr="00F33931">
        <w:rPr>
          <w:b/>
          <w:rPrChange w:id="1178" w:author="Suman Deshwal" w:date="2024-05-09T14:13:00Z">
            <w:rPr/>
          </w:rPrChange>
        </w:rPr>
        <w:t xml:space="preserve">Figure </w:t>
      </w:r>
      <w:ins w:id="1179" w:author="Suman Deshwal" w:date="2024-05-09T14:13:00Z">
        <w:r w:rsidR="00F33931" w:rsidRPr="00F33931">
          <w:rPr>
            <w:b/>
            <w:rPrChange w:id="1180" w:author="Suman Deshwal" w:date="2024-05-09T14:13:00Z">
              <w:rPr/>
            </w:rPrChange>
          </w:rPr>
          <w:t>7.</w:t>
        </w:r>
      </w:ins>
      <w:r w:rsidRPr="00F33931">
        <w:rPr>
          <w:b/>
          <w:rPrChange w:id="1181" w:author="Suman Deshwal" w:date="2024-05-09T14:13:00Z">
            <w:rPr/>
          </w:rPrChange>
        </w:rPr>
        <w:fldChar w:fldCharType="begin"/>
      </w:r>
      <w:r w:rsidRPr="00F33931">
        <w:rPr>
          <w:b/>
          <w:rPrChange w:id="1182" w:author="Suman Deshwal" w:date="2024-05-09T14:13:00Z">
            <w:rPr/>
          </w:rPrChange>
        </w:rPr>
        <w:instrText xml:space="preserve"> SEQ Figure \* ARABIC </w:instrText>
      </w:r>
      <w:r w:rsidRPr="00F33931">
        <w:rPr>
          <w:b/>
          <w:rPrChange w:id="1183" w:author="Suman Deshwal" w:date="2024-05-09T14:13:00Z">
            <w:rPr/>
          </w:rPrChange>
        </w:rPr>
        <w:fldChar w:fldCharType="separate"/>
      </w:r>
      <w:r w:rsidR="009304A7" w:rsidRPr="00F33931">
        <w:rPr>
          <w:b/>
          <w:noProof/>
          <w:rPrChange w:id="1184" w:author="Suman Deshwal" w:date="2024-05-09T14:13:00Z">
            <w:rPr>
              <w:noProof/>
            </w:rPr>
          </w:rPrChange>
        </w:rPr>
        <w:t>11</w:t>
      </w:r>
      <w:r w:rsidRPr="00F33931">
        <w:rPr>
          <w:b/>
          <w:rPrChange w:id="1185" w:author="Suman Deshwal" w:date="2024-05-09T14:13:00Z">
            <w:rPr/>
          </w:rPrChange>
        </w:rPr>
        <w:fldChar w:fldCharType="end"/>
      </w:r>
      <w:ins w:id="1186" w:author="Suman Deshwal" w:date="2024-05-09T14:13:00Z">
        <w:r w:rsidR="00F33931" w:rsidRPr="00F33931">
          <w:rPr>
            <w:b/>
            <w:rPrChange w:id="1187" w:author="Suman Deshwal" w:date="2024-05-09T14:13:00Z">
              <w:rPr/>
            </w:rPrChange>
          </w:rPr>
          <w:t>:</w:t>
        </w:r>
      </w:ins>
      <w:del w:id="1188" w:author="Suman Deshwal" w:date="2024-05-09T14:13:00Z">
        <w:r w:rsidRPr="00F33931" w:rsidDel="00F33931">
          <w:rPr>
            <w:b/>
            <w:rPrChange w:id="1189" w:author="Suman Deshwal" w:date="2024-05-09T14:13:00Z">
              <w:rPr/>
            </w:rPrChange>
          </w:rPr>
          <w:delText>.</w:delText>
        </w:r>
      </w:del>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p w14:paraId="33718BA6" w14:textId="77777777" w:rsidR="00F33931" w:rsidRDefault="00F33931" w:rsidP="008E169A">
      <w:pPr>
        <w:keepNext/>
        <w:keepLines/>
        <w:spacing w:before="40" w:after="0"/>
        <w:outlineLvl w:val="1"/>
        <w:rPr>
          <w:ins w:id="1190" w:author="Suman Deshwal" w:date="2024-05-09T14:13:00Z"/>
          <w:rFonts w:eastAsiaTheme="majorEastAsia" w:cstheme="majorBidi"/>
          <w:sz w:val="36"/>
          <w:szCs w:val="26"/>
        </w:rPr>
      </w:pPr>
    </w:p>
    <w:p w14:paraId="268743CF" w14:textId="088C251C" w:rsidR="000760BB" w:rsidRDefault="000760BB" w:rsidP="00F33931">
      <w:pPr>
        <w:pStyle w:val="Heading2BPBHEB"/>
        <w:rPr>
          <w:ins w:id="1191" w:author="Suman Deshwal" w:date="2024-05-09T14:13:00Z"/>
        </w:rPr>
      </w:pPr>
      <w:r w:rsidRPr="000760BB">
        <w:t xml:space="preserve">Key </w:t>
      </w:r>
      <w:r w:rsidR="00F33931" w:rsidRPr="000760BB">
        <w:t xml:space="preserve">features </w:t>
      </w:r>
      <w:r w:rsidRPr="000760BB">
        <w:t>of AWS Step Functions</w:t>
      </w:r>
      <w:del w:id="1192" w:author="Suman Deshwal" w:date="2024-05-09T14:13:00Z">
        <w:r w:rsidRPr="000760BB" w:rsidDel="00F33931">
          <w:delText>:</w:delText>
        </w:r>
      </w:del>
    </w:p>
    <w:p w14:paraId="1BC58761" w14:textId="3E5821C9" w:rsidR="00F33931" w:rsidRPr="000760BB" w:rsidRDefault="00F33931">
      <w:pPr>
        <w:pStyle w:val="NormalBPBHEB"/>
        <w:pPrChange w:id="1193" w:author="Suman Deshwal" w:date="2024-05-09T14:13:00Z">
          <w:pPr>
            <w:keepNext/>
            <w:keepLines/>
            <w:spacing w:before="40" w:after="0"/>
            <w:outlineLvl w:val="1"/>
          </w:pPr>
        </w:pPrChange>
      </w:pPr>
      <w:ins w:id="1194" w:author="Suman Deshwal" w:date="2024-05-09T14:13:00Z">
        <w:r>
          <w:t xml:space="preserve">The following are the </w:t>
        </w:r>
        <w:r w:rsidRPr="00F33931">
          <w:t>key features of AWS Step Functions</w:t>
        </w:r>
        <w:r>
          <w:t>:</w:t>
        </w:r>
      </w:ins>
    </w:p>
    <w:p w14:paraId="2E411AB1" w14:textId="77C07EBC" w:rsidR="000760BB" w:rsidRPr="000760BB" w:rsidRDefault="000760BB">
      <w:pPr>
        <w:pStyle w:val="NormalBPBHEB"/>
        <w:numPr>
          <w:ilvl w:val="0"/>
          <w:numId w:val="210"/>
        </w:numPr>
        <w:pPrChange w:id="1195" w:author="Suman Deshwal" w:date="2024-05-09T14:13:00Z">
          <w:pPr>
            <w:numPr>
              <w:numId w:val="8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Visual </w:t>
      </w:r>
      <w:r w:rsidR="00F33931" w:rsidRPr="000760BB">
        <w:rPr>
          <w:b/>
          <w:bCs/>
        </w:rPr>
        <w:t>workflow design</w:t>
      </w:r>
      <w:r w:rsidRPr="000760BB">
        <w:rPr>
          <w:b/>
          <w:bCs/>
        </w:rPr>
        <w:t>:</w:t>
      </w:r>
      <w:r w:rsidRPr="000760BB">
        <w:t xml:space="preserve"> Step Functions provides a visual workflow designer, allowing developers to design, visualize, and modify workflows easily</w:t>
      </w:r>
      <w:bookmarkStart w:id="1196" w:name="_Ref151403469"/>
      <w:r w:rsidR="002F372B">
        <w:rPr>
          <w:rStyle w:val="FootnoteReference"/>
        </w:rPr>
        <w:footnoteReference w:id="94"/>
      </w:r>
      <w:bookmarkEnd w:id="1196"/>
      <w:r w:rsidRPr="000760BB">
        <w:t>.</w:t>
      </w:r>
    </w:p>
    <w:p w14:paraId="12A9BE83" w14:textId="142AB9C3" w:rsidR="000760BB" w:rsidRPr="000760BB" w:rsidRDefault="000760BB">
      <w:pPr>
        <w:pStyle w:val="NormalBPBHEB"/>
        <w:numPr>
          <w:ilvl w:val="0"/>
          <w:numId w:val="210"/>
        </w:numPr>
        <w:pPrChange w:id="1197" w:author="Suman Deshwal" w:date="2024-05-09T14:13:00Z">
          <w:pPr>
            <w:numPr>
              <w:numId w:val="8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Coordination of </w:t>
      </w:r>
      <w:r w:rsidR="00F33931" w:rsidRPr="000760BB">
        <w:rPr>
          <w:b/>
          <w:bCs/>
        </w:rPr>
        <w:t>microservices</w:t>
      </w:r>
      <w:r w:rsidRPr="000760BB">
        <w:rPr>
          <w:b/>
          <w:bCs/>
        </w:rPr>
        <w:t>:</w:t>
      </w:r>
      <w:r w:rsidRPr="000760BB">
        <w:t xml:space="preserve"> It excels in coordinating microservices, enabling seamless communication and execution of tasks across distributed applications</w:t>
      </w:r>
      <w:bookmarkStart w:id="1198" w:name="_Ref151403561"/>
      <w:r w:rsidR="00017008">
        <w:rPr>
          <w:rStyle w:val="FootnoteReference"/>
        </w:rPr>
        <w:footnoteReference w:id="95"/>
      </w:r>
      <w:bookmarkEnd w:id="1198"/>
      <w:r w:rsidRPr="000760BB">
        <w:t>.</w:t>
      </w:r>
    </w:p>
    <w:p w14:paraId="14FE62A3" w14:textId="38DB801A" w:rsidR="000760BB" w:rsidRDefault="000760BB" w:rsidP="00F33931">
      <w:pPr>
        <w:pStyle w:val="NormalBPBHEB"/>
        <w:numPr>
          <w:ilvl w:val="0"/>
          <w:numId w:val="210"/>
        </w:numPr>
        <w:rPr>
          <w:ins w:id="1199" w:author="Suman Deshwal" w:date="2024-05-09T14:14:00Z"/>
        </w:rPr>
      </w:pPr>
      <w:r w:rsidRPr="000760BB">
        <w:rPr>
          <w:b/>
          <w:bCs/>
        </w:rPr>
        <w:t xml:space="preserve">Error </w:t>
      </w:r>
      <w:r w:rsidR="00F33931" w:rsidRPr="000760BB">
        <w:rPr>
          <w:b/>
          <w:bCs/>
        </w:rPr>
        <w:t>handling</w:t>
      </w:r>
      <w:r w:rsidRPr="000760BB">
        <w:rPr>
          <w:b/>
          <w:bCs/>
        </w:rPr>
        <w:t>:</w:t>
      </w:r>
      <w:r w:rsidRPr="000760BB">
        <w:t xml:space="preserve"> Step Functions includes built-in error handling capabilities, allowing for the definition of error states and automatic retries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418FA9CD" w14:textId="77777777" w:rsidR="00F33931" w:rsidRPr="000760BB" w:rsidRDefault="00F33931">
      <w:pPr>
        <w:pStyle w:val="NormalBPBHEB"/>
        <w:pPrChange w:id="1200" w:author="Suman Deshwal" w:date="2024-05-09T14:14:00Z">
          <w:pPr>
            <w:numPr>
              <w:numId w:val="84"/>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7E1ABFC8" w14:textId="66E6804E" w:rsidR="000760BB" w:rsidRDefault="000760BB" w:rsidP="00F33931">
      <w:pPr>
        <w:pStyle w:val="Heading2BPBHEB"/>
        <w:rPr>
          <w:ins w:id="1201" w:author="Suman Deshwal" w:date="2024-05-09T14:14:00Z"/>
        </w:rPr>
      </w:pPr>
      <w:r w:rsidRPr="000760BB">
        <w:t xml:space="preserve">Use </w:t>
      </w:r>
      <w:r w:rsidR="00F33931" w:rsidRPr="000760BB">
        <w:t xml:space="preserve">cases </w:t>
      </w:r>
      <w:r w:rsidRPr="000760BB">
        <w:t>of AWS Step Functions</w:t>
      </w:r>
    </w:p>
    <w:p w14:paraId="5EFDF004" w14:textId="568D286A" w:rsidR="00F33931" w:rsidRPr="000760BB" w:rsidRDefault="00F33931">
      <w:pPr>
        <w:pStyle w:val="NormalBPBHEB"/>
        <w:pPrChange w:id="1202" w:author="Suman Deshwal" w:date="2024-05-09T14:14:00Z">
          <w:pPr>
            <w:keepNext/>
            <w:keepLines/>
            <w:spacing w:before="40" w:after="0"/>
            <w:outlineLvl w:val="1"/>
          </w:pPr>
        </w:pPrChange>
      </w:pPr>
      <w:ins w:id="1203" w:author="Suman Deshwal" w:date="2024-05-09T14:14:00Z">
        <w:r>
          <w:t xml:space="preserve">The following are the </w:t>
        </w:r>
        <w:r w:rsidRPr="00F33931">
          <w:t>use cases of AWS Step Functions</w:t>
        </w:r>
        <w:r>
          <w:t>:</w:t>
        </w:r>
      </w:ins>
    </w:p>
    <w:p w14:paraId="633C612D" w14:textId="7C37F55A" w:rsidR="000760BB" w:rsidRPr="000760BB" w:rsidRDefault="000760BB">
      <w:pPr>
        <w:pStyle w:val="NormalBPBHEB"/>
        <w:numPr>
          <w:ilvl w:val="0"/>
          <w:numId w:val="211"/>
        </w:numPr>
        <w:pPrChange w:id="1204" w:author="Suman Deshwal" w:date="2024-05-09T14:14:00Z">
          <w:pPr>
            <w:numPr>
              <w:numId w:val="8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Order </w:t>
      </w:r>
      <w:r w:rsidR="00F33931" w:rsidRPr="000760BB">
        <w:rPr>
          <w:b/>
          <w:bCs/>
        </w:rPr>
        <w:t>processing workflows</w:t>
      </w:r>
      <w:r w:rsidRPr="000760BB">
        <w:rPr>
          <w:b/>
          <w:bCs/>
        </w:rPr>
        <w:t>:</w:t>
      </w:r>
      <w:r w:rsidRPr="000760BB">
        <w:t xml:space="preserve"> Step Functions can be used to orchestrate order processing workflows, coordinating tasks such as payment processing, inventory management, and shipping</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1E68EF90" w14:textId="24E2A362" w:rsidR="000760BB" w:rsidRPr="000760BB" w:rsidRDefault="000760BB">
      <w:pPr>
        <w:pStyle w:val="NormalBPBHEB"/>
        <w:numPr>
          <w:ilvl w:val="0"/>
          <w:numId w:val="211"/>
        </w:numPr>
        <w:pPrChange w:id="1205" w:author="Suman Deshwal" w:date="2024-05-09T14:14:00Z">
          <w:pPr>
            <w:numPr>
              <w:numId w:val="8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F33931" w:rsidRPr="000760BB">
        <w:rPr>
          <w:b/>
          <w:bCs/>
        </w:rPr>
        <w:t>processing pipelines</w:t>
      </w:r>
      <w:r w:rsidRPr="000760BB">
        <w:rPr>
          <w:b/>
          <w:bCs/>
        </w:rPr>
        <w:t>:</w:t>
      </w:r>
      <w:r w:rsidRPr="000760BB">
        <w:t xml:space="preserve"> It is ideal for building data processing pipelines, where different steps in the pipeline are executed based on the success or failure of previous steps</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3ABB3696" w14:textId="1B4FBDEB" w:rsidR="000760BB" w:rsidRPr="000760BB" w:rsidRDefault="000760BB">
      <w:pPr>
        <w:pStyle w:val="NormalBPBHEB"/>
        <w:numPr>
          <w:ilvl w:val="0"/>
          <w:numId w:val="211"/>
        </w:numPr>
        <w:pPrChange w:id="1206" w:author="Suman Deshwal" w:date="2024-05-09T14:14:00Z">
          <w:pPr>
            <w:numPr>
              <w:numId w:val="8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Media </w:t>
      </w:r>
      <w:r w:rsidR="00F33931" w:rsidRPr="000760BB">
        <w:rPr>
          <w:b/>
          <w:bCs/>
        </w:rPr>
        <w:t>processing workflows</w:t>
      </w:r>
      <w:r w:rsidRPr="000760BB">
        <w:rPr>
          <w:b/>
          <w:bCs/>
        </w:rPr>
        <w:t>:</w:t>
      </w:r>
      <w:r w:rsidRPr="000760BB">
        <w:t xml:space="preserve"> Step Functions can coordinate media processing tasks, such as video transcoding and image recognition, in a scalable and efficient manner</w:t>
      </w:r>
      <w:r w:rsidR="00017008">
        <w:fldChar w:fldCharType="begin"/>
      </w:r>
      <w:r w:rsidR="00017008">
        <w:instrText xml:space="preserve"> NOTEREF _Ref151403469 \f \h </w:instrText>
      </w:r>
      <w:r w:rsidR="00017008">
        <w:fldChar w:fldCharType="separate"/>
      </w:r>
      <w:r w:rsidR="00017008" w:rsidRPr="00017008">
        <w:rPr>
          <w:rStyle w:val="FootnoteReference"/>
        </w:rPr>
        <w:t>94</w:t>
      </w:r>
      <w:r w:rsidR="00017008">
        <w:fldChar w:fldCharType="end"/>
      </w:r>
      <w:r w:rsidRPr="000760BB">
        <w:t>.</w:t>
      </w:r>
    </w:p>
    <w:p w14:paraId="03454F77" w14:textId="77777777" w:rsidR="00F33931" w:rsidRDefault="00F33931">
      <w:pPr>
        <w:pStyle w:val="NormalBPBHEB"/>
        <w:rPr>
          <w:ins w:id="1207" w:author="Suman Deshwal" w:date="2024-05-09T14:14:00Z"/>
        </w:rPr>
        <w:pPrChange w:id="1208" w:author="Suman Deshwal" w:date="2024-05-09T14:15:00Z">
          <w:pPr>
            <w:keepNext/>
            <w:keepLines/>
            <w:spacing w:before="40" w:after="0"/>
            <w:outlineLvl w:val="1"/>
          </w:pPr>
        </w:pPrChange>
      </w:pPr>
    </w:p>
    <w:p w14:paraId="3B29F913" w14:textId="4125C6C1" w:rsidR="000760BB" w:rsidRDefault="000760BB" w:rsidP="00F33931">
      <w:pPr>
        <w:pStyle w:val="Heading2BPBHEB"/>
        <w:rPr>
          <w:ins w:id="1209" w:author="Suman Deshwal" w:date="2024-05-09T14:15:00Z"/>
        </w:rPr>
      </w:pPr>
      <w:r w:rsidRPr="000760BB">
        <w:t xml:space="preserve">Benefits of </w:t>
      </w:r>
      <w:r w:rsidR="00F33931" w:rsidRPr="000760BB">
        <w:t>using</w:t>
      </w:r>
      <w:r w:rsidRPr="000760BB">
        <w:t xml:space="preserve"> AWS Step Functions</w:t>
      </w:r>
      <w:del w:id="1210" w:author="Suman Deshwal" w:date="2024-05-09T14:15:00Z">
        <w:r w:rsidRPr="000760BB" w:rsidDel="00F33931">
          <w:delText>:</w:delText>
        </w:r>
      </w:del>
    </w:p>
    <w:p w14:paraId="1BFB669A" w14:textId="42671729" w:rsidR="00F33931" w:rsidRPr="000760BB" w:rsidRDefault="00F33931">
      <w:pPr>
        <w:pStyle w:val="NormalBPBHEB"/>
        <w:pPrChange w:id="1211" w:author="Suman Deshwal" w:date="2024-05-09T14:15:00Z">
          <w:pPr>
            <w:keepNext/>
            <w:keepLines/>
            <w:spacing w:before="40" w:after="0"/>
            <w:outlineLvl w:val="1"/>
          </w:pPr>
        </w:pPrChange>
      </w:pPr>
      <w:ins w:id="1212" w:author="Suman Deshwal" w:date="2024-05-09T14:15:00Z">
        <w:r>
          <w:t>The following are the b</w:t>
        </w:r>
        <w:r w:rsidRPr="00F33931">
          <w:t>enefits of using AWS Step Functions</w:t>
        </w:r>
      </w:ins>
      <w:ins w:id="1213" w:author="Suman Deshwal" w:date="2024-05-09T14:16:00Z">
        <w:r w:rsidR="00DD1DB0">
          <w:t>:</w:t>
        </w:r>
      </w:ins>
    </w:p>
    <w:p w14:paraId="54452CE9" w14:textId="3D47C027" w:rsidR="000760BB" w:rsidRPr="000760BB" w:rsidRDefault="000760BB">
      <w:pPr>
        <w:pStyle w:val="NormalBPBHEB"/>
        <w:numPr>
          <w:ilvl w:val="0"/>
          <w:numId w:val="212"/>
        </w:numPr>
        <w:pPrChange w:id="1214" w:author="Suman Deshwal" w:date="2024-05-09T14:16:00Z">
          <w:pPr>
            <w:numPr>
              <w:numId w:val="8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0EFFCDB6" w:rsidR="000760BB" w:rsidRPr="000760BB" w:rsidRDefault="000760BB">
      <w:pPr>
        <w:pStyle w:val="NormalBPBHEB"/>
        <w:numPr>
          <w:ilvl w:val="0"/>
          <w:numId w:val="212"/>
        </w:numPr>
        <w:pPrChange w:id="1215" w:author="Suman Deshwal" w:date="2024-05-09T14:16:00Z">
          <w:pPr>
            <w:numPr>
              <w:numId w:val="8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Scalability:</w:t>
      </w:r>
      <w:r w:rsidRPr="000760BB">
        <w:t xml:space="preserve"> Step Functions scale</w:t>
      </w:r>
      <w:del w:id="1216" w:author="Suman Deshwal" w:date="2024-05-09T14:16:00Z">
        <w:r w:rsidRPr="000760BB" w:rsidDel="00DD1DB0">
          <w:delText>s</w:delText>
        </w:r>
      </w:del>
      <w:r w:rsidRPr="000760BB">
        <w:t xml:space="preserve"> automatically based on the workload, ensuring that workflows execute reliably under varying conditions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24349183" w14:textId="38B4F3CF" w:rsidR="000760BB" w:rsidRPr="000760BB" w:rsidRDefault="000760BB">
      <w:pPr>
        <w:pStyle w:val="NormalBPBHEB"/>
        <w:numPr>
          <w:ilvl w:val="0"/>
          <w:numId w:val="212"/>
        </w:numPr>
        <w:pPrChange w:id="1217" w:author="Suman Deshwal" w:date="2024-05-09T14:16:00Z">
          <w:pPr>
            <w:numPr>
              <w:numId w:val="8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Cost Efficiency:</w:t>
      </w:r>
      <w:r w:rsidRPr="000760BB">
        <w:t xml:space="preserve"> The pay-as-you-go pricing model of Step Functions ensures cost efficiency, with charges based on the number of state transitions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0E7E02C3" w14:textId="77777777" w:rsidR="00DD1DB0" w:rsidRDefault="00DD1DB0">
      <w:pPr>
        <w:pStyle w:val="NormalBPBHEB"/>
        <w:rPr>
          <w:ins w:id="1218" w:author="Suman Deshwal" w:date="2024-05-09T14:16:00Z"/>
        </w:rPr>
        <w:pPrChange w:id="1219" w:author="Suman Deshwal" w:date="2024-05-09T14:16:00Z">
          <w:pPr>
            <w:keepNext/>
            <w:keepLines/>
            <w:spacing w:before="40" w:after="0"/>
            <w:outlineLvl w:val="1"/>
          </w:pPr>
        </w:pPrChange>
      </w:pPr>
    </w:p>
    <w:p w14:paraId="0FBF1075" w14:textId="07941068" w:rsidR="000760BB" w:rsidRPr="000760BB" w:rsidRDefault="000760BB">
      <w:pPr>
        <w:pStyle w:val="Heading2BPBHEB"/>
        <w:pPrChange w:id="1220" w:author="Suman Deshwal" w:date="2024-05-09T14:16:00Z">
          <w:pPr>
            <w:keepNext/>
            <w:keepLines/>
            <w:spacing w:before="40" w:after="0"/>
            <w:outlineLvl w:val="1"/>
          </w:pPr>
        </w:pPrChange>
      </w:pPr>
      <w:r w:rsidRPr="000760BB">
        <w:t xml:space="preserve">Integration with </w:t>
      </w:r>
      <w:r w:rsidR="00DD1DB0" w:rsidRPr="000760BB">
        <w:t xml:space="preserve">other </w:t>
      </w:r>
      <w:r w:rsidRPr="000760BB">
        <w:t>AWS Services</w:t>
      </w:r>
    </w:p>
    <w:p w14:paraId="2FE6FF05" w14:textId="77777777" w:rsidR="000760BB" w:rsidRPr="000760BB" w:rsidRDefault="000760BB">
      <w:pPr>
        <w:pStyle w:val="NormalBPBHEB"/>
        <w:pPrChange w:id="1221" w:author="Suman Deshwal" w:date="2024-05-09T14:16:00Z">
          <w:pPr>
            <w:pBdr>
              <w:top w:val="nil"/>
              <w:left w:val="nil"/>
              <w:bottom w:val="nil"/>
              <w:right w:val="nil"/>
              <w:between w:val="nil"/>
            </w:pBdr>
            <w:shd w:val="clear" w:color="auto" w:fill="FFFFFF"/>
            <w:spacing w:after="100" w:line="276" w:lineRule="auto"/>
            <w:jc w:val="both"/>
          </w:pPr>
        </w:pPrChange>
      </w:pPr>
      <w:r w:rsidRPr="000760BB">
        <w:t xml:space="preserve">AWS Step Functions seamlessly integrates with various AWS services, including AWS Lambda, AWS </w:t>
      </w:r>
      <w:proofErr w:type="spellStart"/>
      <w:r w:rsidRPr="000760BB">
        <w:t>Fargate</w:t>
      </w:r>
      <w:proofErr w:type="spellEnd"/>
      <w:r w:rsidRPr="000760BB">
        <w:t xml:space="preserve">, and Amazon </w:t>
      </w:r>
      <w:proofErr w:type="spellStart"/>
      <w:r w:rsidRPr="000760BB">
        <w:t>SageMaker</w:t>
      </w:r>
      <w:proofErr w:type="spellEnd"/>
      <w:r w:rsidRPr="000760BB">
        <w:t>, allowing developers to leverage a wide array of functionalities within their workflows.</w:t>
      </w:r>
    </w:p>
    <w:p w14:paraId="4BD2243A" w14:textId="1E0E9D60" w:rsidR="000760BB" w:rsidRPr="000760BB" w:rsidRDefault="000760BB">
      <w:pPr>
        <w:pStyle w:val="Heading2BPBHEB"/>
        <w:pPrChange w:id="1222" w:author="Suman Deshwal" w:date="2024-05-09T14:16:00Z">
          <w:pPr>
            <w:keepNext/>
            <w:keepLines/>
            <w:spacing w:before="40" w:after="0"/>
            <w:outlineLvl w:val="1"/>
          </w:pPr>
        </w:pPrChange>
      </w:pPr>
      <w:r w:rsidRPr="000760BB">
        <w:lastRenderedPageBreak/>
        <w:t>Conclusion</w:t>
      </w:r>
    </w:p>
    <w:p w14:paraId="57C4B4DD" w14:textId="25B6BEA8" w:rsidR="000760BB" w:rsidRDefault="000760BB">
      <w:pPr>
        <w:pStyle w:val="NormalBPBHEB"/>
        <w:pPrChange w:id="1223" w:author="Suman Deshwal" w:date="2024-05-09T14:16:00Z">
          <w:pPr>
            <w:pBdr>
              <w:top w:val="nil"/>
              <w:left w:val="nil"/>
              <w:bottom w:val="nil"/>
              <w:right w:val="nil"/>
              <w:between w:val="nil"/>
            </w:pBdr>
            <w:shd w:val="clear" w:color="auto" w:fill="FFFFFF"/>
            <w:spacing w:after="100" w:line="276" w:lineRule="auto"/>
            <w:jc w:val="both"/>
          </w:pPr>
        </w:pPrChange>
      </w:pPr>
      <w:r w:rsidRPr="000760BB">
        <w:t xml:space="preserve">AWS Step Functions is a powerful tool for developers and DevOps teams engaged in building serverless applications and orchestrating complex workflows. Its visual interface, coupled with robust error handling and integration capabilities, makes it </w:t>
      </w:r>
      <w:r w:rsidR="002F372B" w:rsidRPr="000760BB">
        <w:t>an asset</w:t>
      </w:r>
      <w:r w:rsidRPr="000760BB">
        <w:t xml:space="preserve"> in the AWS ecosystem.</w:t>
      </w:r>
    </w:p>
    <w:p w14:paraId="7FE130DA" w14:textId="7D1C1A58" w:rsidR="004D2213" w:rsidRDefault="004D2213">
      <w:r>
        <w:br w:type="page"/>
      </w:r>
    </w:p>
    <w:p w14:paraId="52174C29" w14:textId="363A6905" w:rsidR="004D2213" w:rsidRDefault="004D2213" w:rsidP="004D2213">
      <w:pPr>
        <w:pStyle w:val="Title"/>
      </w:pPr>
      <w:commentRangeStart w:id="1224"/>
      <w:r>
        <w:lastRenderedPageBreak/>
        <w:t>Chapter 7, Part 3: Containers</w:t>
      </w:r>
      <w:r w:rsidRPr="00906929">
        <w:rPr>
          <w:vanish/>
        </w:rPr>
        <w:t>Top of Form</w:t>
      </w:r>
      <w:commentRangeEnd w:id="1224"/>
      <w:r w:rsidR="00DD1DB0">
        <w:rPr>
          <w:rStyle w:val="CommentReference"/>
          <w:rFonts w:ascii="Palatino Linotype" w:eastAsiaTheme="minorHAnsi" w:hAnsi="Palatino Linotype" w:cstheme="minorBidi"/>
          <w:color w:val="000000" w:themeColor="text1"/>
          <w:spacing w:val="0"/>
          <w:kern w:val="0"/>
        </w:rPr>
        <w:commentReference w:id="1224"/>
      </w:r>
    </w:p>
    <w:p w14:paraId="3387DD1A" w14:textId="77777777" w:rsidR="009A4DB6" w:rsidRDefault="009A4DB6" w:rsidP="009A4DB6"/>
    <w:p w14:paraId="2D92E0B2" w14:textId="77777777" w:rsidR="00170BB9" w:rsidRDefault="00172F2B">
      <w:pPr>
        <w:pStyle w:val="FigureBPBHEB"/>
        <w:pPrChange w:id="1225" w:author="Suman Deshwal" w:date="2024-05-09T14:17:00Z">
          <w:pPr>
            <w:keepNext/>
          </w:pPr>
        </w:pPrChange>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608903C1" w:rsidR="009A4DB6" w:rsidRPr="009A4DB6" w:rsidRDefault="00170BB9">
      <w:pPr>
        <w:pStyle w:val="FigureCaptionBPBHEB"/>
        <w:pPrChange w:id="1226" w:author="Suman Deshwal" w:date="2024-05-09T14:17:00Z">
          <w:pPr>
            <w:pStyle w:val="Caption"/>
          </w:pPr>
        </w:pPrChange>
      </w:pPr>
      <w:commentRangeStart w:id="1227"/>
      <w:r w:rsidRPr="00DD1DB0">
        <w:rPr>
          <w:b/>
          <w:bCs w:val="0"/>
          <w:rPrChange w:id="1228" w:author="Suman Deshwal" w:date="2024-05-09T14:17:00Z">
            <w:rPr/>
          </w:rPrChange>
        </w:rPr>
        <w:t>Figure</w:t>
      </w:r>
      <w:commentRangeEnd w:id="1227"/>
      <w:r w:rsidR="00DD1DB0">
        <w:rPr>
          <w:rStyle w:val="CommentReference"/>
          <w:rFonts w:eastAsiaTheme="minorHAnsi" w:cstheme="minorBidi"/>
          <w:bCs w:val="0"/>
          <w:i w:val="0"/>
          <w:iCs w:val="0"/>
        </w:rPr>
        <w:commentReference w:id="1227"/>
      </w:r>
      <w:r w:rsidRPr="00DD1DB0">
        <w:rPr>
          <w:b/>
          <w:bCs w:val="0"/>
          <w:rPrChange w:id="1229" w:author="Suman Deshwal" w:date="2024-05-09T14:17:00Z">
            <w:rPr/>
          </w:rPrChange>
        </w:rPr>
        <w:t xml:space="preserve"> </w:t>
      </w:r>
      <w:ins w:id="1230" w:author="Suman Deshwal" w:date="2024-05-09T14:17:00Z">
        <w:r w:rsidR="00DD1DB0" w:rsidRPr="00DD1DB0">
          <w:rPr>
            <w:b/>
            <w:bCs w:val="0"/>
            <w:rPrChange w:id="1231" w:author="Suman Deshwal" w:date="2024-05-09T14:17:00Z">
              <w:rPr/>
            </w:rPrChange>
          </w:rPr>
          <w:t>7.</w:t>
        </w:r>
      </w:ins>
      <w:r w:rsidRPr="00DD1DB0">
        <w:rPr>
          <w:b/>
          <w:bCs w:val="0"/>
          <w:rPrChange w:id="1232" w:author="Suman Deshwal" w:date="2024-05-09T14:17:00Z">
            <w:rPr/>
          </w:rPrChange>
        </w:rPr>
        <w:fldChar w:fldCharType="begin"/>
      </w:r>
      <w:r w:rsidRPr="00DD1DB0">
        <w:rPr>
          <w:b/>
          <w:bCs w:val="0"/>
          <w:rPrChange w:id="1233" w:author="Suman Deshwal" w:date="2024-05-09T14:17:00Z">
            <w:rPr/>
          </w:rPrChange>
        </w:rPr>
        <w:instrText xml:space="preserve"> SEQ Figure \* ARABIC </w:instrText>
      </w:r>
      <w:r w:rsidRPr="00DD1DB0">
        <w:rPr>
          <w:b/>
          <w:bCs w:val="0"/>
          <w:rPrChange w:id="1234" w:author="Suman Deshwal" w:date="2024-05-09T14:17:00Z">
            <w:rPr/>
          </w:rPrChange>
        </w:rPr>
        <w:fldChar w:fldCharType="separate"/>
      </w:r>
      <w:r w:rsidR="009304A7" w:rsidRPr="00DD1DB0">
        <w:rPr>
          <w:b/>
          <w:bCs w:val="0"/>
          <w:noProof/>
          <w:rPrChange w:id="1235" w:author="Suman Deshwal" w:date="2024-05-09T14:17:00Z">
            <w:rPr>
              <w:noProof/>
            </w:rPr>
          </w:rPrChange>
        </w:rPr>
        <w:t>12</w:t>
      </w:r>
      <w:r w:rsidRPr="00DD1DB0">
        <w:rPr>
          <w:b/>
          <w:bCs w:val="0"/>
          <w:rPrChange w:id="1236" w:author="Suman Deshwal" w:date="2024-05-09T14:17:00Z">
            <w:rPr/>
          </w:rPrChange>
        </w:rPr>
        <w:fldChar w:fldCharType="end"/>
      </w:r>
      <w:ins w:id="1237" w:author="Suman Deshwal" w:date="2024-05-09T14:17:00Z">
        <w:r w:rsidR="00DD1DB0" w:rsidRPr="00DD1DB0">
          <w:rPr>
            <w:b/>
            <w:bCs w:val="0"/>
            <w:rPrChange w:id="1238" w:author="Suman Deshwal" w:date="2024-05-09T14:17:00Z">
              <w:rPr/>
            </w:rPrChange>
          </w:rPr>
          <w:t>:</w:t>
        </w:r>
        <w:r w:rsidR="00DD1DB0">
          <w:t xml:space="preserve"> </w:t>
        </w:r>
      </w:ins>
      <w:del w:id="1239" w:author="Suman Deshwal" w:date="2024-05-09T14:17:00Z">
        <w:r w:rsidDel="00DD1DB0">
          <w:delText xml:space="preserve">. </w:delText>
        </w:r>
      </w:del>
      <w:r>
        <w:t>AWS Containers (Amazon Web Services)</w:t>
      </w:r>
    </w:p>
    <w:p w14:paraId="35CE4BBE" w14:textId="532BC1F0" w:rsidR="000760BB" w:rsidRPr="000760BB" w:rsidRDefault="000760BB">
      <w:pPr>
        <w:pStyle w:val="Heading1BPBHEB"/>
        <w:pPrChange w:id="1240" w:author="Suman Deshwal" w:date="2024-05-09T14:18:00Z">
          <w:pPr>
            <w:keepNext/>
            <w:keepLines/>
            <w:spacing w:before="400" w:after="0" w:line="276" w:lineRule="auto"/>
            <w:outlineLvl w:val="0"/>
          </w:pPr>
        </w:pPrChange>
      </w:pPr>
      <w:r w:rsidRPr="000760BB">
        <w:t xml:space="preserve">Amazon Elastic Container Registry </w:t>
      </w:r>
      <w:del w:id="1241" w:author="Suman Deshwal" w:date="2024-05-09T14:18:00Z">
        <w:r w:rsidRPr="000760BB" w:rsidDel="00DD1DB0">
          <w:delText>(ECR)</w:delText>
        </w:r>
      </w:del>
    </w:p>
    <w:p w14:paraId="463C8234" w14:textId="77777777" w:rsidR="000760BB" w:rsidRDefault="000760BB" w:rsidP="00DD1DB0">
      <w:pPr>
        <w:pStyle w:val="NormalBPBHEB"/>
        <w:rPr>
          <w:ins w:id="1242" w:author="Suman Deshwal" w:date="2024-05-09T14:18:00Z"/>
        </w:rPr>
      </w:pPr>
      <w:r w:rsidRPr="000760BB">
        <w:t xml:space="preserve">Amazon </w:t>
      </w:r>
      <w:r w:rsidRPr="00DD1DB0">
        <w:rPr>
          <w:b/>
          <w:bCs/>
          <w:rPrChange w:id="1243" w:author="Suman Deshwal" w:date="2024-05-09T14:18:00Z">
            <w:rPr/>
          </w:rPrChange>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5FF12CC2" w14:textId="77777777" w:rsidR="00DD1DB0" w:rsidRPr="000760BB" w:rsidRDefault="00DD1DB0">
      <w:pPr>
        <w:pStyle w:val="NormalBPBHEB"/>
        <w:pPrChange w:id="1244" w:author="Suman Deshwal" w:date="2024-05-09T14:18:00Z">
          <w:pPr>
            <w:pBdr>
              <w:top w:val="nil"/>
              <w:left w:val="nil"/>
              <w:bottom w:val="nil"/>
              <w:right w:val="nil"/>
              <w:between w:val="nil"/>
            </w:pBdr>
            <w:shd w:val="clear" w:color="auto" w:fill="FFFFFF"/>
            <w:spacing w:after="100" w:line="276" w:lineRule="auto"/>
            <w:jc w:val="both"/>
          </w:pPr>
        </w:pPrChange>
      </w:pPr>
    </w:p>
    <w:p w14:paraId="1A5BD7FD" w14:textId="37C511EE" w:rsidR="000760BB" w:rsidRPr="000760BB" w:rsidRDefault="000760BB">
      <w:pPr>
        <w:pStyle w:val="Heading2BPBHEB"/>
        <w:pPrChange w:id="1245" w:author="Suman Deshwal" w:date="2024-05-09T14:19:00Z">
          <w:pPr>
            <w:keepNext/>
            <w:keepLines/>
            <w:spacing w:before="40" w:after="0"/>
            <w:outlineLvl w:val="1"/>
          </w:pPr>
        </w:pPrChange>
      </w:pPr>
      <w:commentRangeStart w:id="1246"/>
      <w:r w:rsidRPr="000760BB">
        <w:t>Overview of Amazon Elastic Container Registry</w:t>
      </w:r>
      <w:del w:id="1247" w:author="Suman Deshwal" w:date="2024-05-09T14:20:00Z">
        <w:r w:rsidRPr="000760BB" w:rsidDel="00DD1DB0">
          <w:delText xml:space="preserve"> (ECR)</w:delText>
        </w:r>
        <w:commentRangeEnd w:id="1246"/>
        <w:r w:rsidR="00DD1DB0" w:rsidDel="00DD1DB0">
          <w:rPr>
            <w:rStyle w:val="CommentReference"/>
          </w:rPr>
          <w:commentReference w:id="1246"/>
        </w:r>
      </w:del>
    </w:p>
    <w:p w14:paraId="5079C93E" w14:textId="77777777" w:rsidR="000760BB" w:rsidRDefault="000760BB" w:rsidP="00DD1DB0">
      <w:pPr>
        <w:pStyle w:val="NormalBPBHEB"/>
        <w:rPr>
          <w:ins w:id="1248" w:author="Suman Deshwal" w:date="2024-05-09T14:19:00Z"/>
        </w:rPr>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27C50885" w14:textId="77777777" w:rsidR="00DD1DB0" w:rsidRPr="000760BB" w:rsidRDefault="00DD1DB0">
      <w:pPr>
        <w:pStyle w:val="NormalBPBHEB"/>
        <w:pPrChange w:id="1249" w:author="Suman Deshwal" w:date="2024-05-09T14:19:00Z">
          <w:pPr>
            <w:pBdr>
              <w:top w:val="nil"/>
              <w:left w:val="nil"/>
              <w:bottom w:val="nil"/>
              <w:right w:val="nil"/>
              <w:between w:val="nil"/>
            </w:pBdr>
            <w:shd w:val="clear" w:color="auto" w:fill="FFFFFF"/>
            <w:spacing w:after="100" w:line="276" w:lineRule="auto"/>
            <w:jc w:val="both"/>
          </w:pPr>
        </w:pPrChange>
      </w:pPr>
    </w:p>
    <w:p w14:paraId="6B2A4289" w14:textId="11FDD4A9" w:rsidR="000760BB" w:rsidRDefault="000760BB" w:rsidP="00DD1DB0">
      <w:pPr>
        <w:pStyle w:val="Heading2BPBHEB"/>
        <w:rPr>
          <w:ins w:id="1250" w:author="Suman Deshwal" w:date="2024-05-09T14:20:00Z"/>
        </w:rPr>
      </w:pPr>
      <w:r w:rsidRPr="000760BB">
        <w:t xml:space="preserve">Key </w:t>
      </w:r>
      <w:r w:rsidR="00DD1DB0" w:rsidRPr="000760BB">
        <w:t xml:space="preserve">features </w:t>
      </w:r>
      <w:r w:rsidRPr="000760BB">
        <w:t>of Amazon ECR</w:t>
      </w:r>
    </w:p>
    <w:p w14:paraId="708403F9" w14:textId="0BCEB8B4" w:rsidR="00DD1DB0" w:rsidRPr="000760BB" w:rsidRDefault="00DD1DB0">
      <w:pPr>
        <w:pStyle w:val="NormalBPBHEB"/>
        <w:pPrChange w:id="1251" w:author="Suman Deshwal" w:date="2024-05-09T14:20:00Z">
          <w:pPr>
            <w:keepNext/>
            <w:keepLines/>
            <w:spacing w:before="40" w:after="0"/>
            <w:outlineLvl w:val="1"/>
          </w:pPr>
        </w:pPrChange>
      </w:pPr>
      <w:ins w:id="1252" w:author="Suman Deshwal" w:date="2024-05-09T14:20:00Z">
        <w:r>
          <w:t xml:space="preserve">The following are the </w:t>
        </w:r>
        <w:r w:rsidRPr="00DD1DB0">
          <w:t>key features of Amazon ECR</w:t>
        </w:r>
        <w:r>
          <w:t>:</w:t>
        </w:r>
      </w:ins>
    </w:p>
    <w:p w14:paraId="4F477B01" w14:textId="5B683A3A" w:rsidR="000760BB" w:rsidRPr="000760BB" w:rsidRDefault="000760BB">
      <w:pPr>
        <w:pStyle w:val="NormalBPBHEB"/>
        <w:numPr>
          <w:ilvl w:val="0"/>
          <w:numId w:val="213"/>
        </w:numPr>
        <w:pPrChange w:id="1253" w:author="Suman Deshwal" w:date="2024-05-09T14:20:00Z">
          <w:pPr>
            <w:numPr>
              <w:numId w:val="8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Secure and </w:t>
      </w:r>
      <w:r w:rsidR="00DD1DB0" w:rsidRPr="000760BB">
        <w:rPr>
          <w:b/>
          <w:bCs/>
        </w:rPr>
        <w:t>private repositories</w:t>
      </w:r>
      <w:r w:rsidRPr="000760BB">
        <w:rPr>
          <w:b/>
          <w:bCs/>
        </w:rPr>
        <w:t>:</w:t>
      </w:r>
      <w:r w:rsidRPr="000760BB">
        <w:t xml:space="preserve"> ECR allows users to create private container repositories, ensuring that container images are securely stored and only accessible to authorized users and systems</w:t>
      </w:r>
      <w:bookmarkStart w:id="1254" w:name="_Ref151455810"/>
      <w:r w:rsidR="00CE0F3B">
        <w:rPr>
          <w:rStyle w:val="FootnoteReference"/>
        </w:rPr>
        <w:footnoteReference w:id="96"/>
      </w:r>
      <w:bookmarkEnd w:id="1254"/>
      <w:r w:rsidRPr="000760BB">
        <w:t>.</w:t>
      </w:r>
    </w:p>
    <w:p w14:paraId="0446AB4F" w14:textId="02E07262" w:rsidR="000760BB" w:rsidRPr="000760BB" w:rsidRDefault="000760BB">
      <w:pPr>
        <w:pStyle w:val="NormalBPBHEB"/>
        <w:numPr>
          <w:ilvl w:val="0"/>
          <w:numId w:val="213"/>
        </w:numPr>
        <w:pPrChange w:id="1255" w:author="Suman Deshwal" w:date="2024-05-09T14:20:00Z">
          <w:pPr>
            <w:numPr>
              <w:numId w:val="8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Integration with AWS Services:</w:t>
      </w:r>
      <w:r w:rsidRPr="000760BB">
        <w:t xml:space="preserve"> Seamless integration with other AWS services, such as Amazon</w:t>
      </w:r>
      <w:ins w:id="1256" w:author="Suman Deshwal" w:date="2024-05-09T14:21:00Z">
        <w:r w:rsidR="00DD1DB0">
          <w:t xml:space="preserve"> </w:t>
        </w:r>
      </w:ins>
      <w:del w:id="1257" w:author="Suman Deshwal" w:date="2024-05-09T14:21:00Z">
        <w:r w:rsidRPr="000760BB" w:rsidDel="00DD1DB0">
          <w:delText xml:space="preserve"> ECS (Elastic Container Service</w:delText>
        </w:r>
      </w:del>
      <w:ins w:id="1258" w:author="Suman Deshwal" w:date="2024-05-09T14:20:00Z">
        <w:r w:rsidR="00DD1DB0">
          <w:t>ECS</w:t>
        </w:r>
      </w:ins>
      <w:del w:id="1259" w:author="Suman Deshwal" w:date="2024-05-09T14:21:00Z">
        <w:r w:rsidRPr="000760BB" w:rsidDel="00DD1DB0">
          <w:delText>)</w:delText>
        </w:r>
      </w:del>
      <w:r w:rsidRPr="000760BB">
        <w:t xml:space="preserve"> and Kubernetes, streamlines the deployment of containerized applications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2626B64A" w14:textId="5D865167" w:rsidR="000760BB" w:rsidRPr="000760BB" w:rsidRDefault="000760BB">
      <w:pPr>
        <w:pStyle w:val="NormalBPBHEB"/>
        <w:numPr>
          <w:ilvl w:val="0"/>
          <w:numId w:val="213"/>
        </w:numPr>
        <w:pPrChange w:id="1260" w:author="Suman Deshwal" w:date="2024-05-09T14:20:00Z">
          <w:pPr>
            <w:numPr>
              <w:numId w:val="8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Scalability:</w:t>
      </w:r>
      <w:r w:rsidRPr="000760BB">
        <w:t xml:space="preserve"> ECR is designed to scale with the needs of the development team, supporting the storage and retrieval of </w:t>
      </w:r>
      <w:r w:rsidR="00CE0F3B" w:rsidRPr="000760BB">
        <w:t>many</w:t>
      </w:r>
      <w:r w:rsidRPr="000760BB">
        <w:t xml:space="preserve"> container images</w:t>
      </w:r>
      <w:bookmarkStart w:id="1261" w:name="_Ref151457769"/>
      <w:r w:rsidR="001B7FAF">
        <w:rPr>
          <w:rStyle w:val="FootnoteReference"/>
        </w:rPr>
        <w:footnoteReference w:id="97"/>
      </w:r>
      <w:bookmarkEnd w:id="1261"/>
      <w:r w:rsidRPr="000760BB">
        <w:t>.</w:t>
      </w:r>
    </w:p>
    <w:p w14:paraId="2CABD226" w14:textId="77777777" w:rsidR="00DD1DB0" w:rsidRDefault="00DD1DB0">
      <w:pPr>
        <w:pStyle w:val="NormalBPBHEB"/>
        <w:rPr>
          <w:ins w:id="1262" w:author="Suman Deshwal" w:date="2024-05-09T14:21:00Z"/>
        </w:rPr>
        <w:pPrChange w:id="1263" w:author="Suman Deshwal" w:date="2024-05-09T14:21:00Z">
          <w:pPr>
            <w:keepNext/>
            <w:keepLines/>
            <w:spacing w:before="40" w:after="0"/>
            <w:outlineLvl w:val="1"/>
          </w:pPr>
        </w:pPrChange>
      </w:pPr>
    </w:p>
    <w:p w14:paraId="362BFE63" w14:textId="45342569" w:rsidR="000760BB" w:rsidRDefault="000760BB">
      <w:pPr>
        <w:pStyle w:val="Heading2BPBHEB"/>
        <w:rPr>
          <w:ins w:id="1264" w:author="Suman Deshwal" w:date="2024-05-09T14:21:00Z"/>
        </w:rPr>
        <w:pPrChange w:id="1265" w:author="Suman Deshwal" w:date="2024-05-09T14:21:00Z">
          <w:pPr>
            <w:keepNext/>
            <w:keepLines/>
            <w:spacing w:before="40" w:after="0"/>
            <w:outlineLvl w:val="1"/>
          </w:pPr>
        </w:pPrChange>
      </w:pPr>
      <w:r w:rsidRPr="000760BB">
        <w:t xml:space="preserve">Use </w:t>
      </w:r>
      <w:r w:rsidR="00DD1DB0" w:rsidRPr="000760BB">
        <w:t xml:space="preserve">cases </w:t>
      </w:r>
      <w:r w:rsidRPr="000760BB">
        <w:t>of Amazon ECR</w:t>
      </w:r>
    </w:p>
    <w:p w14:paraId="2536C1A3" w14:textId="75B3A242" w:rsidR="00DD1DB0" w:rsidRPr="000760BB" w:rsidRDefault="00DD1DB0">
      <w:pPr>
        <w:pStyle w:val="NormalBPBHEB"/>
        <w:pPrChange w:id="1266" w:author="Suman Deshwal" w:date="2024-05-09T14:21:00Z">
          <w:pPr>
            <w:keepNext/>
            <w:keepLines/>
            <w:spacing w:before="40" w:after="0"/>
            <w:outlineLvl w:val="1"/>
          </w:pPr>
        </w:pPrChange>
      </w:pPr>
      <w:ins w:id="1267" w:author="Suman Deshwal" w:date="2024-05-09T14:21:00Z">
        <w:r>
          <w:t xml:space="preserve">The following are the </w:t>
        </w:r>
        <w:r w:rsidRPr="00DD1DB0">
          <w:t>use cases of Amazon ECR</w:t>
        </w:r>
        <w:r>
          <w:t>:</w:t>
        </w:r>
      </w:ins>
    </w:p>
    <w:p w14:paraId="50CAFD12" w14:textId="2999833A" w:rsidR="000760BB" w:rsidRPr="000760BB" w:rsidRDefault="000760BB">
      <w:pPr>
        <w:pStyle w:val="NormalBPBHEB"/>
        <w:numPr>
          <w:ilvl w:val="0"/>
          <w:numId w:val="214"/>
        </w:numPr>
        <w:pPrChange w:id="1268" w:author="Suman Deshwal" w:date="2024-05-09T14:21:00Z">
          <w:pPr>
            <w:numPr>
              <w:numId w:val="8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DD1DB0" w:rsidRPr="000760BB">
        <w:rPr>
          <w:b/>
          <w:bCs/>
        </w:rPr>
        <w:t>architecture</w:t>
      </w:r>
      <w:r w:rsidRPr="000760BB">
        <w:rPr>
          <w:b/>
          <w:bCs/>
        </w:rPr>
        <w:t>:</w:t>
      </w:r>
      <w:r w:rsidRPr="000760BB">
        <w:t xml:space="preserve"> ECR is well-suited for organizations adopting microservices architecture, providing a centralized registry for managing and versioning container images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165B84F7" w14:textId="17CC0F55" w:rsidR="000760BB" w:rsidRPr="000760BB" w:rsidRDefault="000760BB">
      <w:pPr>
        <w:pStyle w:val="NormalBPBHEB"/>
        <w:numPr>
          <w:ilvl w:val="0"/>
          <w:numId w:val="214"/>
        </w:numPr>
        <w:pPrChange w:id="1269" w:author="Suman Deshwal" w:date="2024-05-09T14:21:00Z">
          <w:pPr>
            <w:numPr>
              <w:numId w:val="8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Continuous </w:t>
      </w:r>
      <w:r w:rsidR="00DD1DB0" w:rsidRPr="000760BB">
        <w:rPr>
          <w:b/>
          <w:bCs/>
        </w:rPr>
        <w:t xml:space="preserve">integration/continuous deployment </w:t>
      </w:r>
      <w:r w:rsidRPr="000760BB">
        <w:rPr>
          <w:b/>
          <w:bCs/>
        </w:rPr>
        <w:t>(CI/CD):</w:t>
      </w:r>
      <w:r w:rsidRPr="000760BB">
        <w:t xml:space="preserve"> Integrating ECR with CI/CD pipelines facilitates the automated building, testing, and deployment of containerized applications</w:t>
      </w:r>
      <w:r w:rsidR="00793A56">
        <w:fldChar w:fldCharType="begin"/>
      </w:r>
      <w:r w:rsidR="00793A56">
        <w:instrText xml:space="preserve"> NOTEREF _Ref151457769 \f \h </w:instrText>
      </w:r>
      <w:r w:rsidR="00793A56">
        <w:fldChar w:fldCharType="separate"/>
      </w:r>
      <w:r w:rsidR="00793A56" w:rsidRPr="00793A56">
        <w:rPr>
          <w:rStyle w:val="FootnoteReference"/>
        </w:rPr>
        <w:t>97</w:t>
      </w:r>
      <w:r w:rsidR="00793A56">
        <w:fldChar w:fldCharType="end"/>
      </w:r>
      <w:r w:rsidRPr="000760BB">
        <w:t>.</w:t>
      </w:r>
    </w:p>
    <w:p w14:paraId="5008C102" w14:textId="59001CAF" w:rsidR="000760BB" w:rsidRPr="000760BB" w:rsidRDefault="000760BB">
      <w:pPr>
        <w:pStyle w:val="NormalBPBHEB"/>
        <w:numPr>
          <w:ilvl w:val="0"/>
          <w:numId w:val="214"/>
        </w:numPr>
        <w:pPrChange w:id="1270" w:author="Suman Deshwal" w:date="2024-05-09T14:21:00Z">
          <w:pPr>
            <w:numPr>
              <w:numId w:val="8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Collaborative </w:t>
      </w:r>
      <w:r w:rsidR="00DD1DB0" w:rsidRPr="000760BB">
        <w:rPr>
          <w:b/>
          <w:bCs/>
        </w:rPr>
        <w:t>development</w:t>
      </w:r>
      <w:r w:rsidRPr="000760BB">
        <w:rPr>
          <w:b/>
          <w:bCs/>
        </w:rPr>
        <w:t>:</w:t>
      </w:r>
      <w:r w:rsidRPr="000760BB">
        <w:t xml:space="preserve"> Developers working on collaborative projects can leverage ECR to share and deploy container images efficiently across the development team</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50880F82" w14:textId="77777777" w:rsidR="00DD1DB0" w:rsidRDefault="00DD1DB0">
      <w:pPr>
        <w:pStyle w:val="NormalBPBHEB"/>
        <w:rPr>
          <w:ins w:id="1271" w:author="Suman Deshwal" w:date="2024-05-09T14:22:00Z"/>
        </w:rPr>
        <w:pPrChange w:id="1272" w:author="Suman Deshwal" w:date="2024-05-09T14:22:00Z">
          <w:pPr>
            <w:keepNext/>
            <w:keepLines/>
            <w:spacing w:before="40" w:after="0"/>
            <w:outlineLvl w:val="1"/>
          </w:pPr>
        </w:pPrChange>
      </w:pPr>
    </w:p>
    <w:p w14:paraId="7AE15C4A" w14:textId="21877F2B" w:rsidR="000760BB" w:rsidRDefault="000760BB" w:rsidP="00DD1DB0">
      <w:pPr>
        <w:pStyle w:val="Heading2BPBHEB"/>
        <w:rPr>
          <w:ins w:id="1273" w:author="Suman Deshwal" w:date="2024-05-09T14:22:00Z"/>
        </w:rPr>
      </w:pPr>
      <w:r w:rsidRPr="000760BB">
        <w:t xml:space="preserve">Benefits of </w:t>
      </w:r>
      <w:r w:rsidR="00DD1DB0" w:rsidRPr="000760BB">
        <w:t xml:space="preserve">using </w:t>
      </w:r>
      <w:r w:rsidRPr="000760BB">
        <w:t>Amazon ECR</w:t>
      </w:r>
    </w:p>
    <w:p w14:paraId="4814C268" w14:textId="59D51382" w:rsidR="00DD1DB0" w:rsidRPr="000760BB" w:rsidRDefault="00DD1DB0">
      <w:pPr>
        <w:pStyle w:val="NormalBPBHEB"/>
        <w:pPrChange w:id="1274" w:author="Suman Deshwal" w:date="2024-05-09T14:22:00Z">
          <w:pPr>
            <w:keepNext/>
            <w:keepLines/>
            <w:spacing w:before="40" w:after="0"/>
            <w:outlineLvl w:val="1"/>
          </w:pPr>
        </w:pPrChange>
      </w:pPr>
      <w:ins w:id="1275" w:author="Suman Deshwal" w:date="2024-05-09T14:22:00Z">
        <w:r>
          <w:t xml:space="preserve">The following are the benefits of using Amazon ECR: </w:t>
        </w:r>
      </w:ins>
    </w:p>
    <w:p w14:paraId="329E78AC" w14:textId="6D5DA401" w:rsidR="000760BB" w:rsidRPr="000760BB" w:rsidRDefault="000760BB">
      <w:pPr>
        <w:pStyle w:val="NormalBPBHEB"/>
        <w:numPr>
          <w:ilvl w:val="0"/>
          <w:numId w:val="215"/>
        </w:numPr>
        <w:pPrChange w:id="1276" w:author="Suman Deshwal" w:date="2024-05-09T14:23:00Z">
          <w:pPr>
            <w:numPr>
              <w:numId w:val="8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Ease of </w:t>
      </w:r>
      <w:r w:rsidR="00DD1DB0" w:rsidRPr="000760BB">
        <w:rPr>
          <w:b/>
          <w:bCs/>
        </w:rPr>
        <w:t>use</w:t>
      </w:r>
      <w:r w:rsidRPr="000760BB">
        <w:rPr>
          <w:b/>
          <w:bCs/>
        </w:rPr>
        <w:t>:</w:t>
      </w:r>
      <w:r w:rsidRPr="000760BB">
        <w:t xml:space="preserve"> The seamless integration with other AWS services and Docker tools makes ECR easy to use for both novice and experienced container developers</w:t>
      </w:r>
      <w:r w:rsidR="00793A56">
        <w:fldChar w:fldCharType="begin"/>
      </w:r>
      <w:r w:rsidR="00793A56">
        <w:instrText xml:space="preserve"> NOTEREF _Ref151457769 \f \h </w:instrText>
      </w:r>
      <w:r w:rsidR="00793A56">
        <w:fldChar w:fldCharType="separate"/>
      </w:r>
      <w:r w:rsidR="00793A56" w:rsidRPr="00793A56">
        <w:rPr>
          <w:rStyle w:val="FootnoteReference"/>
        </w:rPr>
        <w:t>97</w:t>
      </w:r>
      <w:r w:rsidR="00793A56">
        <w:fldChar w:fldCharType="end"/>
      </w:r>
      <w:r w:rsidRPr="000760BB">
        <w:t>.</w:t>
      </w:r>
    </w:p>
    <w:p w14:paraId="048826A5" w14:textId="697BBFDE" w:rsidR="000760BB" w:rsidRPr="000760BB" w:rsidRDefault="000760BB">
      <w:pPr>
        <w:pStyle w:val="NormalBPBHEB"/>
        <w:numPr>
          <w:ilvl w:val="0"/>
          <w:numId w:val="215"/>
        </w:numPr>
        <w:pPrChange w:id="1277" w:author="Suman Deshwal" w:date="2024-05-09T14:23:00Z">
          <w:pPr>
            <w:numPr>
              <w:numId w:val="8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Cost-</w:t>
      </w:r>
      <w:r w:rsidR="00DD1DB0" w:rsidRPr="000760BB">
        <w:rPr>
          <w:b/>
          <w:bCs/>
        </w:rPr>
        <w:t>efficiency</w:t>
      </w:r>
      <w:r w:rsidRPr="000760BB">
        <w:rPr>
          <w:b/>
          <w:bCs/>
        </w:rPr>
        <w:t>:</w:t>
      </w:r>
      <w:r w:rsidRPr="000760BB">
        <w:t xml:space="preserve"> Amazon ECR follows a pay-as-you-go pricing model, ensuring that users only pay for the storage and data transfer associated with their container images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763F3858" w14:textId="0F1D4CF9" w:rsidR="000760BB" w:rsidRPr="000760BB" w:rsidRDefault="000760BB">
      <w:pPr>
        <w:pStyle w:val="NormalBPBHEB"/>
        <w:numPr>
          <w:ilvl w:val="0"/>
          <w:numId w:val="215"/>
        </w:numPr>
        <w:pPrChange w:id="1278" w:author="Suman Deshwal" w:date="2024-05-09T14:23:00Z">
          <w:pPr>
            <w:numPr>
              <w:numId w:val="8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Comprehensive </w:t>
      </w:r>
      <w:r w:rsidR="00DD1DB0" w:rsidRPr="000760BB">
        <w:rPr>
          <w:b/>
          <w:bCs/>
        </w:rPr>
        <w:t>security</w:t>
      </w:r>
      <w:r w:rsidRPr="000760BB">
        <w:rPr>
          <w:b/>
          <w:bCs/>
        </w:rPr>
        <w:t>:</w:t>
      </w:r>
      <w:r w:rsidRPr="000760BB">
        <w:t xml:space="preserve"> ECR provides fine-grained access control and integrates with AWS </w:t>
      </w:r>
      <w:del w:id="1279" w:author="Suman Deshwal" w:date="2024-05-09T14:23:00Z">
        <w:r w:rsidRPr="000760BB" w:rsidDel="00DD1DB0">
          <w:delText>Identity and Access Management (</w:delText>
        </w:r>
      </w:del>
      <w:r w:rsidRPr="000760BB">
        <w:t>IAM</w:t>
      </w:r>
      <w:del w:id="1280" w:author="Suman Deshwal" w:date="2024-05-09T14:23:00Z">
        <w:r w:rsidRPr="000760BB" w:rsidDel="00DD1DB0">
          <w:delText>)</w:delText>
        </w:r>
      </w:del>
      <w:r w:rsidRPr="000760BB">
        <w:t xml:space="preserve"> for secure management of container image repositories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72616ED8" w14:textId="681BB8C8" w:rsidR="000760BB" w:rsidRPr="000760BB" w:rsidRDefault="000760BB">
      <w:pPr>
        <w:pStyle w:val="Heading2BPBHEB"/>
        <w:pPrChange w:id="1281" w:author="Suman Deshwal" w:date="2024-05-09T14:23:00Z">
          <w:pPr>
            <w:keepNext/>
            <w:keepLines/>
            <w:spacing w:before="40" w:after="0"/>
            <w:outlineLvl w:val="1"/>
          </w:pPr>
        </w:pPrChange>
      </w:pPr>
      <w:r w:rsidRPr="000760BB">
        <w:lastRenderedPageBreak/>
        <w:t>Integration with DevOps Workflow</w:t>
      </w:r>
    </w:p>
    <w:p w14:paraId="1EE63D72" w14:textId="77777777" w:rsidR="000760BB" w:rsidRPr="000760BB" w:rsidRDefault="000760BB">
      <w:pPr>
        <w:pStyle w:val="NormalBPBHEB"/>
        <w:pPrChange w:id="1282" w:author="Suman Deshwal" w:date="2024-05-09T14:23:00Z">
          <w:pPr>
            <w:pBdr>
              <w:top w:val="nil"/>
              <w:left w:val="nil"/>
              <w:bottom w:val="nil"/>
              <w:right w:val="nil"/>
              <w:between w:val="nil"/>
            </w:pBdr>
            <w:shd w:val="clear" w:color="auto" w:fill="FFFFFF"/>
            <w:spacing w:after="100" w:line="276" w:lineRule="auto"/>
            <w:jc w:val="both"/>
          </w:pPr>
        </w:pPrChange>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285C8774" w14:textId="77777777" w:rsidR="00DD1DB0" w:rsidRDefault="00DD1DB0" w:rsidP="008E169A">
      <w:pPr>
        <w:keepNext/>
        <w:keepLines/>
        <w:spacing w:before="40" w:after="0"/>
        <w:outlineLvl w:val="1"/>
        <w:rPr>
          <w:ins w:id="1283" w:author="Suman Deshwal" w:date="2024-05-09T14:23:00Z"/>
          <w:rFonts w:eastAsiaTheme="majorEastAsia" w:cstheme="majorBidi"/>
          <w:sz w:val="36"/>
          <w:szCs w:val="26"/>
        </w:rPr>
      </w:pPr>
    </w:p>
    <w:p w14:paraId="01D00454" w14:textId="5C9DAF57" w:rsidR="000760BB" w:rsidRPr="000760BB" w:rsidRDefault="000760BB">
      <w:pPr>
        <w:pStyle w:val="Heading2BPBHEB"/>
        <w:pPrChange w:id="1284" w:author="Suman Deshwal" w:date="2024-05-09T14:23:00Z">
          <w:pPr>
            <w:keepNext/>
            <w:keepLines/>
            <w:spacing w:before="40" w:after="0"/>
            <w:outlineLvl w:val="1"/>
          </w:pPr>
        </w:pPrChange>
      </w:pPr>
      <w:r w:rsidRPr="000760BB">
        <w:t>Conclusion</w:t>
      </w:r>
    </w:p>
    <w:p w14:paraId="5AB53A93" w14:textId="188CB31C" w:rsidR="000761FF" w:rsidRDefault="000760BB" w:rsidP="00DD1DB0">
      <w:pPr>
        <w:pStyle w:val="NormalBPBHEB"/>
        <w:rPr>
          <w:ins w:id="1285" w:author="Suman Deshwal" w:date="2024-05-09T14:23:00Z"/>
        </w:rPr>
      </w:pPr>
      <w:r w:rsidRPr="000760BB">
        <w:t>Amazon Elastic Container Registry is an essential component for organizations embracing containerization, offering a secure, scalable, and easy-to-use solution for managing Docker container images in the AWS cloud.</w:t>
      </w:r>
    </w:p>
    <w:p w14:paraId="515ED709" w14:textId="77777777" w:rsidR="00DD1DB0" w:rsidRDefault="00DD1DB0">
      <w:pPr>
        <w:pStyle w:val="NormalBPBHEB"/>
        <w:pPrChange w:id="1286" w:author="Suman Deshwal" w:date="2024-05-09T14:23:00Z">
          <w:pPr>
            <w:pBdr>
              <w:top w:val="nil"/>
              <w:left w:val="nil"/>
              <w:bottom w:val="nil"/>
              <w:right w:val="nil"/>
              <w:between w:val="nil"/>
            </w:pBdr>
            <w:shd w:val="clear" w:color="auto" w:fill="FFFFFF"/>
            <w:spacing w:after="100" w:line="276" w:lineRule="auto"/>
            <w:jc w:val="both"/>
          </w:pPr>
        </w:pPrChange>
      </w:pPr>
    </w:p>
    <w:p w14:paraId="480CD455" w14:textId="6A1FD3F9"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del w:id="1287" w:author="Suman Deshwal" w:date="2024-05-09T14:24:00Z">
        <w:r w:rsidRPr="000760BB" w:rsidDel="00DD1DB0">
          <w:rPr>
            <w:rFonts w:eastAsia="Palatino Linotype" w:cs="Palatino Linotype"/>
            <w:b/>
            <w:color w:val="auto"/>
            <w:sz w:val="40"/>
            <w:szCs w:val="40"/>
          </w:rPr>
          <w:delText xml:space="preserve"> (ECS)</w:delText>
        </w:r>
      </w:del>
    </w:p>
    <w:p w14:paraId="2F3A8D28" w14:textId="272C8DC3" w:rsidR="000760BB" w:rsidRDefault="000760BB">
      <w:pPr>
        <w:pStyle w:val="NormalBPBHEB"/>
        <w:rPr>
          <w:ins w:id="1288" w:author="Suman Deshwal" w:date="2024-05-09T14:24:00Z"/>
        </w:rPr>
        <w:pPrChange w:id="1289" w:author="Suman Deshwal" w:date="2024-05-09T14:25:00Z">
          <w:pPr>
            <w:pBdr>
              <w:top w:val="nil"/>
              <w:left w:val="nil"/>
              <w:bottom w:val="nil"/>
              <w:right w:val="nil"/>
              <w:between w:val="nil"/>
            </w:pBdr>
            <w:shd w:val="clear" w:color="auto" w:fill="FFFFFF"/>
            <w:spacing w:after="100" w:line="276" w:lineRule="auto"/>
            <w:jc w:val="both"/>
          </w:pPr>
        </w:pPrChange>
      </w:pPr>
      <w:r w:rsidRPr="000760BB">
        <w:t xml:space="preserve">Amazon </w:t>
      </w:r>
      <w:del w:id="1290" w:author="Suman Deshwal" w:date="2024-05-09T14:33:00Z">
        <w:r w:rsidRPr="00D63F56" w:rsidDel="00D63F56">
          <w:delText>Elastic Container Service (</w:delText>
        </w:r>
      </w:del>
      <w:r w:rsidRPr="00D63F56">
        <w:t>ECS</w:t>
      </w:r>
      <w:del w:id="1291" w:author="Suman Deshwal" w:date="2024-05-09T14:34:00Z">
        <w:r w:rsidRPr="00DD1DB0" w:rsidDel="00D63F56">
          <w:rPr>
            <w:b/>
            <w:bCs/>
            <w:rPrChange w:id="1292" w:author="Suman Deshwal" w:date="2024-05-09T14:24:00Z">
              <w:rPr/>
            </w:rPrChange>
          </w:rPr>
          <w:delText>)</w:delText>
        </w:r>
      </w:del>
      <w:r w:rsidRPr="000760BB">
        <w:t xml:space="preserve"> is a fully managed container orchestration service provided by </w:t>
      </w:r>
      <w:del w:id="1293" w:author="Suman Deshwal" w:date="2024-05-09T10:33:00Z">
        <w:r w:rsidRPr="000760BB" w:rsidDel="00F24A0A">
          <w:delText>Amazon Web Services (</w:delText>
        </w:r>
      </w:del>
      <w:r w:rsidRPr="000760BB">
        <w:t>AWS</w:t>
      </w:r>
      <w:del w:id="1294" w:author="Suman Deshwal" w:date="2024-05-09T10:33:00Z">
        <w:r w:rsidRPr="000760BB" w:rsidDel="00F24A0A">
          <w:delText>)</w:delText>
        </w:r>
      </w:del>
      <w:r w:rsidRPr="000760BB">
        <w:t xml:space="preserve">. This section </w:t>
      </w:r>
      <w:ins w:id="1295" w:author="Suman Deshwal" w:date="2024-05-09T14:24:00Z">
        <w:r w:rsidR="00DD1DB0">
          <w:t xml:space="preserve">explains </w:t>
        </w:r>
      </w:ins>
      <w:del w:id="1296" w:author="Suman Deshwal" w:date="2024-05-09T14:24:00Z">
        <w:r w:rsidRPr="000760BB" w:rsidDel="00DD1DB0">
          <w:delText xml:space="preserve">delves into </w:delText>
        </w:r>
      </w:del>
      <w:r w:rsidRPr="000760BB">
        <w:t>the features, architecture, and use cases of ECS, highlighting its role in simplifying the deployment and management of containerized applications.</w:t>
      </w:r>
    </w:p>
    <w:p w14:paraId="33AEF7B4" w14:textId="77777777" w:rsidR="00DD1DB0" w:rsidRPr="000760BB" w:rsidRDefault="00DD1DB0" w:rsidP="000760BB">
      <w:pPr>
        <w:pBdr>
          <w:top w:val="nil"/>
          <w:left w:val="nil"/>
          <w:bottom w:val="nil"/>
          <w:right w:val="nil"/>
          <w:between w:val="nil"/>
        </w:pBdr>
        <w:shd w:val="clear" w:color="auto" w:fill="FFFFFF"/>
        <w:spacing w:after="100" w:line="276" w:lineRule="auto"/>
        <w:jc w:val="both"/>
      </w:pPr>
    </w:p>
    <w:p w14:paraId="74460DEC" w14:textId="3563C546" w:rsidR="000760BB" w:rsidRPr="000760BB" w:rsidRDefault="000760BB">
      <w:pPr>
        <w:pStyle w:val="Heading2BPBHEB"/>
        <w:pPrChange w:id="1297" w:author="Suman Deshwal" w:date="2024-05-09T14:25:00Z">
          <w:pPr>
            <w:keepNext/>
            <w:keepLines/>
            <w:spacing w:before="40" w:after="0"/>
            <w:outlineLvl w:val="1"/>
          </w:pPr>
        </w:pPrChange>
      </w:pPr>
      <w:commentRangeStart w:id="1298"/>
      <w:r w:rsidRPr="000760BB">
        <w:t>Overview of Amazon Elastic Container Service</w:t>
      </w:r>
      <w:del w:id="1299" w:author="Suman Deshwal" w:date="2024-05-09T14:25:00Z">
        <w:r w:rsidRPr="000760BB" w:rsidDel="00DD1DB0">
          <w:delText xml:space="preserve"> (ECS)</w:delText>
        </w:r>
        <w:commentRangeEnd w:id="1298"/>
        <w:r w:rsidR="00DD1DB0" w:rsidDel="00DD1DB0">
          <w:rPr>
            <w:rStyle w:val="CommentReference"/>
          </w:rPr>
          <w:commentReference w:id="1298"/>
        </w:r>
      </w:del>
    </w:p>
    <w:p w14:paraId="3E910122" w14:textId="77777777" w:rsidR="000760BB" w:rsidRDefault="000760BB" w:rsidP="00DD1DB0">
      <w:pPr>
        <w:pStyle w:val="NormalBPBHEB"/>
        <w:rPr>
          <w:ins w:id="1300" w:author="Suman Deshwal" w:date="2024-05-09T14:24:00Z"/>
        </w:rPr>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139A3A9F" w14:textId="77777777" w:rsidR="00DD1DB0" w:rsidRPr="000760BB" w:rsidRDefault="00DD1DB0">
      <w:pPr>
        <w:pStyle w:val="NormalBPBHEB"/>
        <w:pPrChange w:id="1301" w:author="Suman Deshwal" w:date="2024-05-09T14:24:00Z">
          <w:pPr>
            <w:pBdr>
              <w:top w:val="nil"/>
              <w:left w:val="nil"/>
              <w:bottom w:val="nil"/>
              <w:right w:val="nil"/>
              <w:between w:val="nil"/>
            </w:pBdr>
            <w:shd w:val="clear" w:color="auto" w:fill="FFFFFF"/>
            <w:spacing w:after="100" w:line="276" w:lineRule="auto"/>
            <w:jc w:val="both"/>
          </w:pPr>
        </w:pPrChange>
      </w:pPr>
    </w:p>
    <w:p w14:paraId="5BE54C7E" w14:textId="6245D913" w:rsidR="000760BB" w:rsidRDefault="000760BB" w:rsidP="00DD1DB0">
      <w:pPr>
        <w:pStyle w:val="Heading2BPBHEB"/>
        <w:rPr>
          <w:ins w:id="1302" w:author="Suman Deshwal" w:date="2024-05-09T14:25:00Z"/>
        </w:rPr>
      </w:pPr>
      <w:r w:rsidRPr="000760BB">
        <w:t xml:space="preserve">Key </w:t>
      </w:r>
      <w:r w:rsidR="00DD1DB0" w:rsidRPr="000760BB">
        <w:t xml:space="preserve">features </w:t>
      </w:r>
      <w:r w:rsidRPr="000760BB">
        <w:t>of Amazon ECS</w:t>
      </w:r>
    </w:p>
    <w:p w14:paraId="2099954A" w14:textId="544DB070" w:rsidR="00DD1DB0" w:rsidRPr="000760BB" w:rsidRDefault="00DD1DB0">
      <w:pPr>
        <w:pStyle w:val="NormalBPBHEB"/>
        <w:pPrChange w:id="1303" w:author="Suman Deshwal" w:date="2024-05-09T14:25:00Z">
          <w:pPr>
            <w:keepNext/>
            <w:keepLines/>
            <w:spacing w:before="40" w:after="0"/>
            <w:outlineLvl w:val="1"/>
          </w:pPr>
        </w:pPrChange>
      </w:pPr>
      <w:ins w:id="1304" w:author="Suman Deshwal" w:date="2024-05-09T14:25:00Z">
        <w:r>
          <w:t xml:space="preserve">Following are the </w:t>
        </w:r>
        <w:r w:rsidRPr="00DD1DB0">
          <w:t>key features of Amazon ECS</w:t>
        </w:r>
        <w:r>
          <w:t>:</w:t>
        </w:r>
      </w:ins>
    </w:p>
    <w:p w14:paraId="06B46122" w14:textId="76B84E42" w:rsidR="000760BB" w:rsidRPr="000760BB" w:rsidRDefault="000760BB">
      <w:pPr>
        <w:pStyle w:val="NormalBPBHEB"/>
        <w:numPr>
          <w:ilvl w:val="0"/>
          <w:numId w:val="216"/>
        </w:numPr>
        <w:pPrChange w:id="1305" w:author="Suman Deshwal" w:date="2024-05-09T14:25:00Z">
          <w:pPr>
            <w:numPr>
              <w:numId w:val="9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Scalability:</w:t>
      </w:r>
      <w:r w:rsidRPr="000760BB">
        <w:t xml:space="preserve"> ECS provides auto-scaling capabilities, allowing the automatic adjustment of the number of running containers based on application load</w:t>
      </w:r>
      <w:bookmarkStart w:id="1306" w:name="_Ref151457898"/>
      <w:r w:rsidR="009A22AF">
        <w:rPr>
          <w:rStyle w:val="FootnoteReference"/>
        </w:rPr>
        <w:footnoteReference w:id="98"/>
      </w:r>
      <w:bookmarkEnd w:id="1306"/>
      <w:r w:rsidRPr="000760BB">
        <w:t>.</w:t>
      </w:r>
    </w:p>
    <w:p w14:paraId="50FF0348" w14:textId="564920E5" w:rsidR="000760BB" w:rsidRPr="000760BB" w:rsidRDefault="000760BB">
      <w:pPr>
        <w:pStyle w:val="NormalBPBHEB"/>
        <w:numPr>
          <w:ilvl w:val="0"/>
          <w:numId w:val="216"/>
        </w:numPr>
        <w:pPrChange w:id="1307" w:author="Suman Deshwal" w:date="2024-05-09T14:25:00Z">
          <w:pPr>
            <w:numPr>
              <w:numId w:val="9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Integration with Elastic Load Balancing</w:t>
      </w:r>
      <w:ins w:id="1308" w:author="Suman Deshwal" w:date="2024-05-09T14:26:00Z">
        <w:r w:rsidR="00DD1DB0">
          <w:rPr>
            <w:b/>
            <w:bCs/>
          </w:rPr>
          <w:t xml:space="preserve"> (ELB)</w:t>
        </w:r>
      </w:ins>
      <w:r w:rsidRPr="000760BB">
        <w:rPr>
          <w:b/>
          <w:bCs/>
        </w:rPr>
        <w:t>:</w:t>
      </w:r>
      <w:r w:rsidRPr="000760BB">
        <w:t xml:space="preserve"> Seamless integration with </w:t>
      </w:r>
      <w:del w:id="1309" w:author="Suman Deshwal" w:date="2024-05-09T14:26:00Z">
        <w:r w:rsidRPr="000760BB" w:rsidDel="00DD1DB0">
          <w:delText>Elastic Load Balancing (</w:delText>
        </w:r>
      </w:del>
      <w:r w:rsidRPr="000760BB">
        <w:t>ELB</w:t>
      </w:r>
      <w:del w:id="1310" w:author="Suman Deshwal" w:date="2024-05-09T14:26:00Z">
        <w:r w:rsidRPr="000760BB" w:rsidDel="00DD1DB0">
          <w:delText>)</w:delText>
        </w:r>
      </w:del>
      <w:r w:rsidRPr="000760BB">
        <w:t xml:space="preserve"> facilitates the distribution of incoming application traffic across multiple ECS containers</w:t>
      </w:r>
      <w:r w:rsidR="009A22AF">
        <w:fldChar w:fldCharType="begin"/>
      </w:r>
      <w:r w:rsidR="009A22AF">
        <w:instrText xml:space="preserve"> NOTEREF _Ref151457898 \f \h </w:instrText>
      </w:r>
      <w:r w:rsidR="009A22AF">
        <w:fldChar w:fldCharType="separate"/>
      </w:r>
      <w:r w:rsidR="009A22AF" w:rsidRPr="009A22AF">
        <w:rPr>
          <w:rStyle w:val="FootnoteReference"/>
        </w:rPr>
        <w:t>98</w:t>
      </w:r>
      <w:r w:rsidR="009A22AF">
        <w:fldChar w:fldCharType="end"/>
      </w:r>
      <w:r w:rsidRPr="000760BB">
        <w:t>.</w:t>
      </w:r>
    </w:p>
    <w:p w14:paraId="622DC841" w14:textId="22C82E2E" w:rsidR="000760BB" w:rsidRDefault="000760BB" w:rsidP="00DD1DB0">
      <w:pPr>
        <w:pStyle w:val="NormalBPBHEB"/>
        <w:numPr>
          <w:ilvl w:val="0"/>
          <w:numId w:val="216"/>
        </w:numPr>
        <w:rPr>
          <w:ins w:id="1311" w:author="Suman Deshwal" w:date="2024-05-09T14:26:00Z"/>
        </w:rPr>
      </w:pPr>
      <w:r w:rsidRPr="000760BB">
        <w:rPr>
          <w:b/>
          <w:bCs/>
        </w:rPr>
        <w:t xml:space="preserve">Task </w:t>
      </w:r>
      <w:r w:rsidR="00DD1DB0" w:rsidRPr="000760BB">
        <w:rPr>
          <w:b/>
          <w:bCs/>
        </w:rPr>
        <w:t>definitions</w:t>
      </w:r>
      <w:r w:rsidRPr="000760BB">
        <w:rPr>
          <w:b/>
          <w:bCs/>
        </w:rPr>
        <w:t>:</w:t>
      </w:r>
      <w:r w:rsidRPr="000760BB">
        <w:t xml:space="preserve"> Users define their applications through task definitions, specifying parameters such as the Docker image, CPU and memory requirements, and container links.</w:t>
      </w:r>
    </w:p>
    <w:p w14:paraId="3E701F47" w14:textId="77777777" w:rsidR="00DD1DB0" w:rsidRPr="000760BB" w:rsidRDefault="00DD1DB0">
      <w:pPr>
        <w:pStyle w:val="NormalBPBHEB"/>
        <w:pPrChange w:id="1312" w:author="Suman Deshwal" w:date="2024-05-09T14:26:00Z">
          <w:pPr>
            <w:numPr>
              <w:numId w:val="90"/>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1F521D7D" w14:textId="39F8AB67" w:rsidR="000C5218" w:rsidRDefault="000760BB">
      <w:pPr>
        <w:pStyle w:val="Heading2BPBHEB"/>
        <w:pPrChange w:id="1313" w:author="Suman Deshwal" w:date="2024-05-09T14:26:00Z">
          <w:pPr>
            <w:keepNext/>
            <w:keepLines/>
            <w:spacing w:before="40" w:after="0"/>
            <w:outlineLvl w:val="1"/>
          </w:pPr>
        </w:pPrChange>
      </w:pPr>
      <w:r w:rsidRPr="000760BB">
        <w:t xml:space="preserve">Amazon ECS </w:t>
      </w:r>
      <w:commentRangeStart w:id="1314"/>
      <w:r w:rsidRPr="000760BB">
        <w:t>Architecture</w:t>
      </w:r>
      <w:commentRangeEnd w:id="1314"/>
      <w:r w:rsidR="00DD1DB0">
        <w:rPr>
          <w:rStyle w:val="CommentReference"/>
          <w:rFonts w:eastAsiaTheme="minorHAnsi" w:cstheme="minorBidi"/>
          <w:b w:val="0"/>
        </w:rPr>
        <w:commentReference w:id="1314"/>
      </w:r>
    </w:p>
    <w:p w14:paraId="2D53E8C6" w14:textId="79E9AD0D" w:rsidR="000C5218" w:rsidRDefault="000C5218">
      <w:pPr>
        <w:pStyle w:val="FigureBPBHEB"/>
        <w:pPrChange w:id="1315" w:author="Suman Deshwal" w:date="2024-05-09T14:26:00Z">
          <w:pPr>
            <w:keepNext/>
            <w:keepLines/>
            <w:spacing w:before="40" w:after="0"/>
            <w:outlineLvl w:val="1"/>
          </w:pPr>
        </w:pPrChange>
      </w:pPr>
      <w:r>
        <w:rPr>
          <w:noProof/>
        </w:rPr>
        <w:drawing>
          <wp:inline distT="0" distB="0" distL="0" distR="0" wp14:anchorId="68FF4337" wp14:editId="017B7FFD">
            <wp:extent cx="5755005" cy="3218815"/>
            <wp:effectExtent l="0" t="0" r="0" b="635"/>
            <wp:docPr id="19038607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70B37BF5" w14:textId="1AD2A4D5" w:rsidR="000C5218" w:rsidRDefault="000C5218" w:rsidP="00DD1DB0">
      <w:pPr>
        <w:pStyle w:val="FigureCaptionBPBHEB"/>
        <w:rPr>
          <w:ins w:id="1316" w:author="Suman Deshwal" w:date="2024-05-09T14:27:00Z"/>
        </w:rPr>
      </w:pPr>
      <w:r w:rsidRPr="00DD1DB0">
        <w:rPr>
          <w:b/>
          <w:rPrChange w:id="1317" w:author="Suman Deshwal" w:date="2024-05-09T14:27:00Z">
            <w:rPr/>
          </w:rPrChange>
        </w:rPr>
        <w:t xml:space="preserve">Figure </w:t>
      </w:r>
      <w:ins w:id="1318" w:author="Suman Deshwal" w:date="2024-05-09T14:26:00Z">
        <w:r w:rsidR="00DD1DB0" w:rsidRPr="00DD1DB0">
          <w:rPr>
            <w:b/>
            <w:rPrChange w:id="1319" w:author="Suman Deshwal" w:date="2024-05-09T14:27:00Z">
              <w:rPr/>
            </w:rPrChange>
          </w:rPr>
          <w:t>7.</w:t>
        </w:r>
      </w:ins>
      <w:r w:rsidRPr="00DD1DB0">
        <w:rPr>
          <w:b/>
          <w:rPrChange w:id="1320" w:author="Suman Deshwal" w:date="2024-05-09T14:27:00Z">
            <w:rPr/>
          </w:rPrChange>
        </w:rPr>
        <w:fldChar w:fldCharType="begin"/>
      </w:r>
      <w:r w:rsidRPr="00DD1DB0">
        <w:rPr>
          <w:b/>
          <w:rPrChange w:id="1321" w:author="Suman Deshwal" w:date="2024-05-09T14:27:00Z">
            <w:rPr/>
          </w:rPrChange>
        </w:rPr>
        <w:instrText xml:space="preserve"> SEQ Figure \* ARABIC </w:instrText>
      </w:r>
      <w:r w:rsidRPr="00DD1DB0">
        <w:rPr>
          <w:b/>
          <w:rPrChange w:id="1322" w:author="Suman Deshwal" w:date="2024-05-09T14:27:00Z">
            <w:rPr/>
          </w:rPrChange>
        </w:rPr>
        <w:fldChar w:fldCharType="separate"/>
      </w:r>
      <w:r w:rsidR="009304A7" w:rsidRPr="00DD1DB0">
        <w:rPr>
          <w:b/>
          <w:noProof/>
          <w:rPrChange w:id="1323" w:author="Suman Deshwal" w:date="2024-05-09T14:27:00Z">
            <w:rPr>
              <w:noProof/>
            </w:rPr>
          </w:rPrChange>
        </w:rPr>
        <w:t>13</w:t>
      </w:r>
      <w:r w:rsidRPr="00DD1DB0">
        <w:rPr>
          <w:b/>
          <w:rPrChange w:id="1324" w:author="Suman Deshwal" w:date="2024-05-09T14:27:00Z">
            <w:rPr/>
          </w:rPrChange>
        </w:rPr>
        <w:fldChar w:fldCharType="end"/>
      </w:r>
      <w:ins w:id="1325" w:author="Suman Deshwal" w:date="2024-05-09T14:26:00Z">
        <w:r w:rsidR="00DD1DB0" w:rsidRPr="00DD1DB0">
          <w:rPr>
            <w:b/>
            <w:rPrChange w:id="1326" w:author="Suman Deshwal" w:date="2024-05-09T14:27:00Z">
              <w:rPr/>
            </w:rPrChange>
          </w:rPr>
          <w:t>:</w:t>
        </w:r>
      </w:ins>
      <w:del w:id="1327" w:author="Suman Deshwal" w:date="2024-05-09T14:26:00Z">
        <w:r w:rsidRPr="00DD1DB0" w:rsidDel="00DD1DB0">
          <w:rPr>
            <w:b/>
            <w:rPrChange w:id="1328" w:author="Suman Deshwal" w:date="2024-05-09T14:27:00Z">
              <w:rPr/>
            </w:rPrChange>
          </w:rPr>
          <w:delText>.</w:delText>
        </w:r>
      </w:del>
      <w:r>
        <w:t xml:space="preserve"> </w:t>
      </w:r>
      <w:r w:rsidRPr="00EA12A1">
        <w:t xml:space="preserve">Amazon </w:t>
      </w:r>
      <w:ins w:id="1329" w:author="Suman Deshwal" w:date="2024-05-09T14:34:00Z">
        <w:r w:rsidR="00D63F56">
          <w:t xml:space="preserve">ECS </w:t>
        </w:r>
      </w:ins>
      <w:del w:id="1330" w:author="Suman Deshwal" w:date="2024-05-09T14:34:00Z">
        <w:r w:rsidRPr="00EA12A1" w:rsidDel="00D63F56">
          <w:delText>Elastic Container Service</w:delText>
        </w:r>
        <w:r w:rsidDel="00D63F56">
          <w:delText xml:space="preserve"> </w:delText>
        </w:r>
      </w:del>
      <w:r>
        <w:t xml:space="preserve">(Amazon Web </w:t>
      </w:r>
      <w:commentRangeStart w:id="1331"/>
      <w:r>
        <w:t>Services</w:t>
      </w:r>
      <w:commentRangeEnd w:id="1331"/>
      <w:r w:rsidR="00DD1DB0">
        <w:rPr>
          <w:rStyle w:val="CommentReference"/>
          <w:rFonts w:eastAsiaTheme="minorHAnsi" w:cstheme="minorBidi"/>
          <w:bCs w:val="0"/>
          <w:i w:val="0"/>
          <w:iCs w:val="0"/>
        </w:rPr>
        <w:commentReference w:id="1331"/>
      </w:r>
      <w:r>
        <w:t>)</w:t>
      </w:r>
    </w:p>
    <w:p w14:paraId="0B1DBF61" w14:textId="77777777" w:rsidR="00DD1DB0" w:rsidRPr="00801D74" w:rsidRDefault="00DD1DB0">
      <w:pPr>
        <w:pStyle w:val="NormalBPBHEB"/>
        <w:pPrChange w:id="1332" w:author="Suman Deshwal" w:date="2024-05-09T14:27:00Z">
          <w:pPr>
            <w:pStyle w:val="Caption"/>
          </w:pPr>
        </w:pPrChange>
      </w:pPr>
    </w:p>
    <w:p w14:paraId="6CBAD8BC" w14:textId="446F6643" w:rsidR="000760BB" w:rsidRPr="000760BB" w:rsidRDefault="000760BB">
      <w:pPr>
        <w:pStyle w:val="NormalBPBHEB"/>
        <w:numPr>
          <w:ilvl w:val="0"/>
          <w:numId w:val="217"/>
        </w:numPr>
        <w:pPrChange w:id="1333" w:author="Suman Deshwal" w:date="2024-05-09T14:28:00Z">
          <w:pPr>
            <w:numPr>
              <w:numId w:val="9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Clusters:</w:t>
      </w:r>
      <w:r w:rsidRPr="000760BB">
        <w:t xml:space="preserve"> ECS clusters are logical groupings of container instances that run the containers. Each cluster can contain multiple tasks and services</w:t>
      </w:r>
      <w:r w:rsidR="008F1AE7">
        <w:fldChar w:fldCharType="begin"/>
      </w:r>
      <w:r w:rsidR="008F1AE7">
        <w:instrText xml:space="preserve"> NOTEREF _Ref151457898 \f \h </w:instrText>
      </w:r>
      <w:r w:rsidR="008F1AE7">
        <w:fldChar w:fldCharType="separate"/>
      </w:r>
      <w:r w:rsidR="008F1AE7" w:rsidRPr="008F1AE7">
        <w:rPr>
          <w:rStyle w:val="FootnoteReference"/>
        </w:rPr>
        <w:t>98</w:t>
      </w:r>
      <w:r w:rsidR="008F1AE7">
        <w:fldChar w:fldCharType="end"/>
      </w:r>
      <w:r w:rsidRPr="000760BB">
        <w:t>.</w:t>
      </w:r>
    </w:p>
    <w:p w14:paraId="57198E78" w14:textId="6F2DE546" w:rsidR="000760BB" w:rsidRPr="000760BB" w:rsidRDefault="000760BB">
      <w:pPr>
        <w:pStyle w:val="NormalBPBHEB"/>
        <w:numPr>
          <w:ilvl w:val="0"/>
          <w:numId w:val="217"/>
        </w:numPr>
        <w:pPrChange w:id="1334" w:author="Suman Deshwal" w:date="2024-05-09T14:28:00Z">
          <w:pPr>
            <w:numPr>
              <w:numId w:val="9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Tasks:</w:t>
      </w:r>
      <w:r w:rsidRPr="000760BB">
        <w:t xml:space="preserve"> A task is the fundamental unit of ECS. It represents a set of containerized applications that run together on a cluster</w:t>
      </w:r>
      <w:r w:rsidR="008F1AE7">
        <w:fldChar w:fldCharType="begin"/>
      </w:r>
      <w:r w:rsidR="008F1AE7">
        <w:instrText xml:space="preserve"> NOTEREF _Ref151457898 \f \h </w:instrText>
      </w:r>
      <w:r w:rsidR="008F1AE7">
        <w:fldChar w:fldCharType="separate"/>
      </w:r>
      <w:r w:rsidR="008F1AE7" w:rsidRPr="008F1AE7">
        <w:rPr>
          <w:rStyle w:val="FootnoteReference"/>
        </w:rPr>
        <w:t>98</w:t>
      </w:r>
      <w:r w:rsidR="008F1AE7">
        <w:fldChar w:fldCharType="end"/>
      </w:r>
      <w:r w:rsidRPr="000760BB">
        <w:t>.</w:t>
      </w:r>
    </w:p>
    <w:p w14:paraId="0A7B7A46" w14:textId="0E0F675A" w:rsidR="000760BB" w:rsidRPr="000760BB" w:rsidRDefault="000760BB">
      <w:pPr>
        <w:pStyle w:val="NormalBPBHEB"/>
        <w:numPr>
          <w:ilvl w:val="0"/>
          <w:numId w:val="217"/>
        </w:numPr>
        <w:pPrChange w:id="1335" w:author="Suman Deshwal" w:date="2024-05-09T14:28:00Z">
          <w:pPr>
            <w:numPr>
              <w:numId w:val="9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Services:</w:t>
      </w:r>
      <w:r w:rsidRPr="000760BB">
        <w:t xml:space="preserve"> ECS services enable the definition and deployment of long-running tasks. They ensure that the desired number of tasks are constantly running and can be automatically scaled</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0513343A" w14:textId="77777777" w:rsidR="00DD1DB0" w:rsidRDefault="00DD1DB0" w:rsidP="008E169A">
      <w:pPr>
        <w:keepNext/>
        <w:keepLines/>
        <w:spacing w:before="40" w:after="0"/>
        <w:outlineLvl w:val="1"/>
        <w:rPr>
          <w:ins w:id="1336" w:author="Suman Deshwal" w:date="2024-05-09T14:28:00Z"/>
          <w:rFonts w:eastAsiaTheme="majorEastAsia" w:cstheme="majorBidi"/>
          <w:sz w:val="36"/>
          <w:szCs w:val="26"/>
        </w:rPr>
      </w:pPr>
    </w:p>
    <w:p w14:paraId="3E0E7964" w14:textId="5AAF8F57" w:rsidR="000760BB" w:rsidRDefault="000760BB" w:rsidP="00DD1DB0">
      <w:pPr>
        <w:pStyle w:val="Heading2BPBHEB"/>
        <w:rPr>
          <w:ins w:id="1337" w:author="Suman Deshwal" w:date="2024-05-09T14:28:00Z"/>
        </w:rPr>
      </w:pPr>
      <w:r w:rsidRPr="000760BB">
        <w:t xml:space="preserve">Use </w:t>
      </w:r>
      <w:r w:rsidR="00DD1DB0" w:rsidRPr="000760BB">
        <w:t xml:space="preserve">cases </w:t>
      </w:r>
      <w:r w:rsidRPr="000760BB">
        <w:t>of Amazon ECS</w:t>
      </w:r>
    </w:p>
    <w:p w14:paraId="7BB23A2B" w14:textId="09ECE21F" w:rsidR="00DD1DB0" w:rsidRPr="000760BB" w:rsidRDefault="00DD1DB0">
      <w:pPr>
        <w:pStyle w:val="NormalBPBHEB"/>
        <w:pPrChange w:id="1338" w:author="Suman Deshwal" w:date="2024-05-09T14:28:00Z">
          <w:pPr>
            <w:keepNext/>
            <w:keepLines/>
            <w:spacing w:before="40" w:after="0"/>
            <w:outlineLvl w:val="1"/>
          </w:pPr>
        </w:pPrChange>
      </w:pPr>
      <w:ins w:id="1339" w:author="Suman Deshwal" w:date="2024-05-09T14:28:00Z">
        <w:r>
          <w:t>The following are the use cases of Amazon ECS:</w:t>
        </w:r>
      </w:ins>
    </w:p>
    <w:p w14:paraId="4C53C061" w14:textId="643ADF94" w:rsidR="000760BB" w:rsidRPr="000760BB" w:rsidRDefault="000760BB">
      <w:pPr>
        <w:pStyle w:val="NormalBPBHEB"/>
        <w:numPr>
          <w:ilvl w:val="0"/>
          <w:numId w:val="218"/>
        </w:numPr>
        <w:pPrChange w:id="1340" w:author="Suman Deshwal" w:date="2024-05-09T14:29:00Z">
          <w:pPr>
            <w:numPr>
              <w:numId w:val="9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D63F56" w:rsidRPr="000760BB">
        <w:rPr>
          <w:b/>
          <w:bCs/>
        </w:rPr>
        <w:t>architecture</w:t>
      </w:r>
      <w:r w:rsidRPr="000760BB">
        <w:rPr>
          <w:b/>
          <w:bCs/>
        </w:rPr>
        <w:t>:</w:t>
      </w:r>
      <w:r w:rsidRPr="000760BB">
        <w:t xml:space="preserve"> ECS is well-suited for organizations adopting microservices architecture, providing efficient orchestration and scaling of individual microservices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440814EA" w14:textId="659DD02B" w:rsidR="000760BB" w:rsidRPr="000760BB" w:rsidRDefault="000760BB">
      <w:pPr>
        <w:pStyle w:val="NormalBPBHEB"/>
        <w:numPr>
          <w:ilvl w:val="0"/>
          <w:numId w:val="218"/>
        </w:numPr>
        <w:pPrChange w:id="1341" w:author="Suman Deshwal" w:date="2024-05-09T14:29:00Z">
          <w:pPr>
            <w:numPr>
              <w:numId w:val="9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Batch Processing:</w:t>
      </w:r>
      <w:r w:rsidRPr="000760BB">
        <w:t xml:space="preserve"> Organizations with batch processing workloads can leverage ECS to dynamically scale containerized applications based on workload demands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05174062" w14:textId="65ECF08F" w:rsidR="000760BB" w:rsidRPr="000760BB" w:rsidRDefault="000760BB">
      <w:pPr>
        <w:pStyle w:val="NormalBPBHEB"/>
        <w:numPr>
          <w:ilvl w:val="0"/>
          <w:numId w:val="218"/>
        </w:numPr>
        <w:pPrChange w:id="1342" w:author="Suman Deshwal" w:date="2024-05-09T14:29:00Z">
          <w:pPr>
            <w:numPr>
              <w:numId w:val="92"/>
            </w:numPr>
            <w:pBdr>
              <w:top w:val="nil"/>
              <w:left w:val="nil"/>
              <w:bottom w:val="nil"/>
              <w:right w:val="nil"/>
              <w:between w:val="nil"/>
            </w:pBdr>
            <w:shd w:val="clear" w:color="auto" w:fill="FFFFFF"/>
            <w:tabs>
              <w:tab w:val="num" w:pos="720"/>
            </w:tabs>
            <w:spacing w:after="100" w:line="276" w:lineRule="auto"/>
            <w:ind w:left="720" w:hanging="360"/>
            <w:jc w:val="both"/>
          </w:pPr>
        </w:pPrChange>
      </w:pPr>
      <w:del w:id="1343" w:author="Suman Deshwal" w:date="2024-05-09T14:30:00Z">
        <w:r w:rsidRPr="000760BB" w:rsidDel="00D63F56">
          <w:rPr>
            <w:b/>
            <w:bCs/>
          </w:rPr>
          <w:lastRenderedPageBreak/>
          <w:delText>Continuous Integration/Continuous Deployment (</w:delText>
        </w:r>
      </w:del>
      <w:r w:rsidRPr="000760BB">
        <w:rPr>
          <w:b/>
          <w:bCs/>
        </w:rPr>
        <w:t>CI/CD):</w:t>
      </w:r>
      <w:r w:rsidRPr="000760BB">
        <w:t xml:space="preserve"> Integrating ECS with CI/CD pipelines facilitates automated testing and deployment of containerized applications</w:t>
      </w:r>
      <w:r w:rsidR="00941688">
        <w:rPr>
          <w:rStyle w:val="FootnoteReference"/>
        </w:rPr>
        <w:footnoteReference w:id="99"/>
      </w:r>
      <w:r w:rsidRPr="000760BB">
        <w:t>.</w:t>
      </w:r>
    </w:p>
    <w:p w14:paraId="1408DDF7" w14:textId="77777777" w:rsidR="00D63F56" w:rsidRDefault="00D63F56">
      <w:pPr>
        <w:pStyle w:val="NormalBPBHEB"/>
        <w:rPr>
          <w:ins w:id="1344" w:author="Suman Deshwal" w:date="2024-05-09T14:31:00Z"/>
        </w:rPr>
        <w:pPrChange w:id="1345" w:author="Suman Deshwal" w:date="2024-05-09T14:31:00Z">
          <w:pPr>
            <w:keepNext/>
            <w:keepLines/>
            <w:spacing w:before="40" w:after="0"/>
            <w:outlineLvl w:val="1"/>
          </w:pPr>
        </w:pPrChange>
      </w:pPr>
    </w:p>
    <w:p w14:paraId="680DAE3D" w14:textId="510FD8B4" w:rsidR="000760BB" w:rsidRDefault="000760BB">
      <w:pPr>
        <w:pStyle w:val="Heading2BPBHEB"/>
        <w:rPr>
          <w:ins w:id="1346" w:author="Suman Deshwal" w:date="2024-05-09T14:31:00Z"/>
        </w:rPr>
        <w:pPrChange w:id="1347" w:author="Suman Deshwal" w:date="2024-05-09T14:31:00Z">
          <w:pPr>
            <w:keepNext/>
            <w:keepLines/>
            <w:spacing w:before="40" w:after="0"/>
            <w:outlineLvl w:val="1"/>
          </w:pPr>
        </w:pPrChange>
      </w:pPr>
      <w:r w:rsidRPr="000760BB">
        <w:t xml:space="preserve">Benefits of </w:t>
      </w:r>
      <w:r w:rsidR="00D63F56" w:rsidRPr="000760BB">
        <w:t xml:space="preserve">using </w:t>
      </w:r>
      <w:r w:rsidRPr="000760BB">
        <w:t>Amazon ECS</w:t>
      </w:r>
    </w:p>
    <w:p w14:paraId="32606CCC" w14:textId="211479FF" w:rsidR="00D63F56" w:rsidRPr="000760BB" w:rsidRDefault="00D63F56">
      <w:pPr>
        <w:pStyle w:val="NormalBPBHEB"/>
        <w:pPrChange w:id="1348" w:author="Suman Deshwal" w:date="2024-05-09T14:31:00Z">
          <w:pPr>
            <w:keepNext/>
            <w:keepLines/>
            <w:spacing w:before="40" w:after="0"/>
            <w:outlineLvl w:val="1"/>
          </w:pPr>
        </w:pPrChange>
      </w:pPr>
      <w:ins w:id="1349" w:author="Suman Deshwal" w:date="2024-05-09T14:31:00Z">
        <w:r>
          <w:t xml:space="preserve">The following are the benefits of using Amazon ECS: </w:t>
        </w:r>
      </w:ins>
    </w:p>
    <w:p w14:paraId="6FE254AA" w14:textId="383CBAB7" w:rsidR="000760BB" w:rsidRPr="000760BB" w:rsidRDefault="000760BB">
      <w:pPr>
        <w:pStyle w:val="NormalBPBHEB"/>
        <w:numPr>
          <w:ilvl w:val="0"/>
          <w:numId w:val="219"/>
        </w:numPr>
        <w:pPrChange w:id="1350" w:author="Suman Deshwal" w:date="2024-05-09T14:31:00Z">
          <w:pPr>
            <w:numPr>
              <w:numId w:val="9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Cost-</w:t>
      </w:r>
      <w:r w:rsidR="00D63F56" w:rsidRPr="000760BB">
        <w:rPr>
          <w:b/>
          <w:bCs/>
        </w:rPr>
        <w:t>efficiency</w:t>
      </w:r>
      <w:r w:rsidRPr="000760BB">
        <w:rPr>
          <w:b/>
          <w:bCs/>
        </w:rPr>
        <w:t>:</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58D6FD49" w14:textId="217D1EFB" w:rsidR="000760BB" w:rsidRPr="000760BB" w:rsidRDefault="000760BB">
      <w:pPr>
        <w:pStyle w:val="NormalBPBHEB"/>
        <w:numPr>
          <w:ilvl w:val="0"/>
          <w:numId w:val="219"/>
        </w:numPr>
        <w:pPrChange w:id="1351" w:author="Suman Deshwal" w:date="2024-05-09T14:31:00Z">
          <w:pPr>
            <w:numPr>
              <w:numId w:val="9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Security:</w:t>
      </w:r>
      <w:r w:rsidRPr="000760BB">
        <w:t xml:space="preserve"> Integrated with AWS </w:t>
      </w:r>
      <w:del w:id="1352" w:author="Suman Deshwal" w:date="2024-05-09T14:33:00Z">
        <w:r w:rsidRPr="000760BB" w:rsidDel="00D63F56">
          <w:delText>Identity and Access Management (</w:delText>
        </w:r>
      </w:del>
      <w:r w:rsidRPr="000760BB">
        <w:t>IAM</w:t>
      </w:r>
      <w:del w:id="1353" w:author="Suman Deshwal" w:date="2024-05-09T14:33:00Z">
        <w:r w:rsidRPr="000760BB" w:rsidDel="00D63F56">
          <w:delText>)</w:delText>
        </w:r>
      </w:del>
      <w:r w:rsidRPr="000760BB">
        <w:t>, ECS provides secure management of containers and access control</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4ABFB95A" w14:textId="40D545C2" w:rsidR="000760BB" w:rsidRPr="000760BB" w:rsidRDefault="000760BB">
      <w:pPr>
        <w:pStyle w:val="NormalBPBHEB"/>
        <w:numPr>
          <w:ilvl w:val="0"/>
          <w:numId w:val="219"/>
        </w:numPr>
        <w:pPrChange w:id="1354" w:author="Suman Deshwal" w:date="2024-05-09T14:31:00Z">
          <w:pPr>
            <w:numPr>
              <w:numId w:val="9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Operational </w:t>
      </w:r>
      <w:r w:rsidR="00D63F56" w:rsidRPr="000760BB">
        <w:rPr>
          <w:b/>
          <w:bCs/>
        </w:rPr>
        <w:t>simplicity</w:t>
      </w:r>
      <w:r w:rsidRPr="000760BB">
        <w:rPr>
          <w:b/>
          <w:bCs/>
        </w:rPr>
        <w:t>:</w:t>
      </w:r>
      <w:r w:rsidRPr="000760BB">
        <w:t xml:space="preserve"> ECS abstracts infrastructure management complexities, allowing developers to focus on building and deploying applications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047BBAF9" w14:textId="77777777" w:rsidR="00D63F56" w:rsidRDefault="00D63F56" w:rsidP="008E169A">
      <w:pPr>
        <w:keepNext/>
        <w:keepLines/>
        <w:spacing w:before="40" w:after="0"/>
        <w:outlineLvl w:val="1"/>
        <w:rPr>
          <w:ins w:id="1355" w:author="Suman Deshwal" w:date="2024-05-09T14:32:00Z"/>
          <w:rFonts w:eastAsiaTheme="majorEastAsia" w:cstheme="majorBidi"/>
          <w:sz w:val="36"/>
          <w:szCs w:val="26"/>
        </w:rPr>
      </w:pPr>
    </w:p>
    <w:p w14:paraId="383697C0" w14:textId="14726AE6" w:rsidR="000760BB" w:rsidRPr="000760BB" w:rsidRDefault="000760BB">
      <w:pPr>
        <w:pStyle w:val="Heading2BPBHEB"/>
        <w:pPrChange w:id="1356" w:author="Suman Deshwal" w:date="2024-05-09T14:33:00Z">
          <w:pPr>
            <w:keepNext/>
            <w:keepLines/>
            <w:spacing w:before="40" w:after="0"/>
            <w:outlineLvl w:val="1"/>
          </w:pPr>
        </w:pPrChange>
      </w:pPr>
      <w:r w:rsidRPr="000760BB">
        <w:t>Integration with DevOps Workflow</w:t>
      </w:r>
    </w:p>
    <w:p w14:paraId="2168635D" w14:textId="77777777" w:rsidR="000760BB" w:rsidRDefault="000760BB" w:rsidP="00D63F56">
      <w:pPr>
        <w:pStyle w:val="NormalBPBHEB"/>
        <w:rPr>
          <w:ins w:id="1357" w:author="Suman Deshwal" w:date="2024-05-09T14:33:00Z"/>
        </w:rPr>
      </w:pPr>
      <w:r w:rsidRPr="000760BB">
        <w:t>Amazon ECS seamlessly integrates with common DevOps tools, enabling developers to incorporate containerized applications into their continuous integration and continuous deployment pipelines.</w:t>
      </w:r>
    </w:p>
    <w:p w14:paraId="2C2586FA" w14:textId="77777777" w:rsidR="00D63F56" w:rsidRPr="000760BB" w:rsidRDefault="00D63F56">
      <w:pPr>
        <w:pStyle w:val="NormalBPBHEB"/>
        <w:pPrChange w:id="1358" w:author="Suman Deshwal" w:date="2024-05-09T14:33:00Z">
          <w:pPr>
            <w:pBdr>
              <w:top w:val="nil"/>
              <w:left w:val="nil"/>
              <w:bottom w:val="nil"/>
              <w:right w:val="nil"/>
              <w:between w:val="nil"/>
            </w:pBdr>
            <w:shd w:val="clear" w:color="auto" w:fill="FFFFFF"/>
            <w:spacing w:after="100" w:line="276" w:lineRule="auto"/>
            <w:jc w:val="both"/>
          </w:pPr>
        </w:pPrChange>
      </w:pPr>
    </w:p>
    <w:p w14:paraId="3CB8AC9E" w14:textId="5D77660B" w:rsidR="000760BB" w:rsidRPr="000760BB" w:rsidRDefault="000760BB">
      <w:pPr>
        <w:pStyle w:val="Heading2BPBHEB"/>
        <w:pPrChange w:id="1359" w:author="Suman Deshwal" w:date="2024-05-09T14:33:00Z">
          <w:pPr>
            <w:keepNext/>
            <w:keepLines/>
            <w:spacing w:before="40" w:after="0"/>
            <w:outlineLvl w:val="1"/>
          </w:pPr>
        </w:pPrChange>
      </w:pPr>
      <w:r w:rsidRPr="000760BB">
        <w:t>Conclusion</w:t>
      </w:r>
    </w:p>
    <w:p w14:paraId="13C30E54" w14:textId="790012F1" w:rsidR="000760BB" w:rsidRPr="000760BB" w:rsidRDefault="000760BB">
      <w:pPr>
        <w:pStyle w:val="NormalBPBHEB"/>
        <w:pPrChange w:id="1360" w:author="Suman Deshwal" w:date="2024-05-09T14:33:00Z">
          <w:pPr>
            <w:pBdr>
              <w:top w:val="nil"/>
              <w:left w:val="nil"/>
              <w:bottom w:val="nil"/>
              <w:right w:val="nil"/>
              <w:between w:val="nil"/>
            </w:pBdr>
            <w:shd w:val="clear" w:color="auto" w:fill="FFFFFF"/>
            <w:spacing w:after="100" w:line="276" w:lineRule="auto"/>
            <w:jc w:val="both"/>
          </w:pPr>
        </w:pPrChange>
      </w:pPr>
      <w:r w:rsidRPr="000760BB">
        <w:t xml:space="preserve">Amazon </w:t>
      </w:r>
      <w:del w:id="1361" w:author="Suman Deshwal" w:date="2024-05-09T14:34:00Z">
        <w:r w:rsidRPr="000760BB" w:rsidDel="00D63F56">
          <w:delText>Elastic Container Service (</w:delText>
        </w:r>
      </w:del>
      <w:r w:rsidRPr="000760BB">
        <w:t>ECS</w:t>
      </w:r>
      <w:del w:id="1362" w:author="Suman Deshwal" w:date="2024-05-09T14:34:00Z">
        <w:r w:rsidRPr="000760BB" w:rsidDel="00D63F56">
          <w:delText>)</w:delText>
        </w:r>
      </w:del>
      <w:r w:rsidRPr="000760BB">
        <w:t xml:space="preserve"> empowers developers to build, deploy, and scale containerized applications with ease, providing a robust platform for organizations embracing container orchestration in the AWS cloud.</w:t>
      </w:r>
    </w:p>
    <w:p w14:paraId="743B6604" w14:textId="3F36CD82" w:rsidR="000760BB" w:rsidRPr="000760BB" w:rsidRDefault="000760BB">
      <w:pPr>
        <w:pStyle w:val="Heading1BPBHEB"/>
        <w:pPrChange w:id="1363" w:author="Suman Deshwal" w:date="2024-05-09T15:44:00Z">
          <w:pPr>
            <w:keepNext/>
            <w:keepLines/>
            <w:spacing w:before="400" w:after="0" w:line="276" w:lineRule="auto"/>
            <w:outlineLvl w:val="0"/>
          </w:pPr>
        </w:pPrChange>
      </w:pPr>
      <w:r w:rsidRPr="000760BB">
        <w:t>Amazon Elastic Kubernetes Service</w:t>
      </w:r>
      <w:del w:id="1364" w:author="Suman Deshwal" w:date="2024-05-09T14:35:00Z">
        <w:r w:rsidRPr="000760BB" w:rsidDel="00C2444F">
          <w:delText xml:space="preserve"> (EKS)</w:delText>
        </w:r>
      </w:del>
    </w:p>
    <w:p w14:paraId="25C58ACF" w14:textId="588AD632"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 xml:space="preserve">Amazon </w:t>
      </w:r>
      <w:del w:id="1365" w:author="Suman Deshwal" w:date="2024-05-09T14:35:00Z">
        <w:r w:rsidRPr="000760BB" w:rsidDel="00C2444F">
          <w:delText>Elastic Kubernetes Service (</w:delText>
        </w:r>
      </w:del>
      <w:r w:rsidRPr="000760BB">
        <w:t>EKS</w:t>
      </w:r>
      <w:del w:id="1366" w:author="Suman Deshwal" w:date="2024-05-09T14:36:00Z">
        <w:r w:rsidRPr="000760BB" w:rsidDel="00C2444F">
          <w:delText>)</w:delText>
        </w:r>
      </w:del>
      <w:r w:rsidRPr="000760BB">
        <w:t xml:space="preserve"> is a fully managed Kubernetes service provided by </w:t>
      </w:r>
      <w:del w:id="1367" w:author="Suman Deshwal" w:date="2024-05-09T10:33:00Z">
        <w:r w:rsidRPr="000760BB" w:rsidDel="00F24A0A">
          <w:delText>Amazon Web Services (</w:delText>
        </w:r>
      </w:del>
      <w:r w:rsidRPr="000760BB">
        <w:t>AWS</w:t>
      </w:r>
      <w:del w:id="1368" w:author="Suman Deshwal" w:date="2024-05-09T10:33:00Z">
        <w:r w:rsidRPr="000760BB" w:rsidDel="00F24A0A">
          <w:delText>)</w:delText>
        </w:r>
      </w:del>
      <w:r w:rsidRPr="000760BB">
        <w:t>, offering a simplified yet powerful platform for deploying, managing, and scaling containerized applications using Kubernetes.</w:t>
      </w:r>
    </w:p>
    <w:p w14:paraId="266AFBA5" w14:textId="71CAE6F4" w:rsidR="000760BB" w:rsidRPr="000760BB" w:rsidRDefault="000760BB">
      <w:pPr>
        <w:pStyle w:val="Heading2BPBHEB"/>
        <w:pPrChange w:id="1369" w:author="Suman Deshwal" w:date="2024-05-09T14:37:00Z">
          <w:pPr>
            <w:keepNext/>
            <w:keepLines/>
            <w:spacing w:before="40" w:after="0"/>
            <w:outlineLvl w:val="1"/>
          </w:pPr>
        </w:pPrChange>
      </w:pPr>
      <w:r w:rsidRPr="000760BB">
        <w:lastRenderedPageBreak/>
        <w:t xml:space="preserve">Overview of Amazon Elastic Kubernetes Service </w:t>
      </w:r>
      <w:del w:id="1370" w:author="Suman Deshwal" w:date="2024-05-09T14:37:00Z">
        <w:r w:rsidRPr="000760BB" w:rsidDel="00C2444F">
          <w:delText>(EKS)</w:delText>
        </w:r>
      </w:del>
    </w:p>
    <w:p w14:paraId="7144B79D" w14:textId="77777777" w:rsidR="000760BB" w:rsidRDefault="000760BB" w:rsidP="00C2444F">
      <w:pPr>
        <w:pStyle w:val="NormalBPBHEB"/>
        <w:rPr>
          <w:ins w:id="1371" w:author="Suman Deshwal" w:date="2024-05-09T14:37:00Z"/>
        </w:rPr>
      </w:pPr>
      <w:r w:rsidRPr="000760BB">
        <w:t>Amazon EKS abstracts the complexity of setting up and maintaining a Kubernetes control plane, providing a reliable and scalable solution for running containerized applications using Kubernetes orchestration.</w:t>
      </w:r>
    </w:p>
    <w:p w14:paraId="32D6B230" w14:textId="77777777" w:rsidR="00C2444F" w:rsidRPr="000760BB" w:rsidRDefault="00C2444F">
      <w:pPr>
        <w:pStyle w:val="NormalBPBHEB"/>
        <w:pPrChange w:id="1372" w:author="Suman Deshwal" w:date="2024-05-09T14:37:00Z">
          <w:pPr>
            <w:pBdr>
              <w:top w:val="nil"/>
              <w:left w:val="nil"/>
              <w:bottom w:val="nil"/>
              <w:right w:val="nil"/>
              <w:between w:val="nil"/>
            </w:pBdr>
            <w:shd w:val="clear" w:color="auto" w:fill="FFFFFF"/>
            <w:spacing w:after="100" w:line="276" w:lineRule="auto"/>
            <w:jc w:val="both"/>
          </w:pPr>
        </w:pPrChange>
      </w:pPr>
    </w:p>
    <w:p w14:paraId="7444F798" w14:textId="671E2110" w:rsidR="000760BB" w:rsidRDefault="000760BB" w:rsidP="00C2444F">
      <w:pPr>
        <w:pStyle w:val="Heading2BPBHEB"/>
        <w:rPr>
          <w:ins w:id="1373" w:author="Suman Deshwal" w:date="2024-05-09T14:37:00Z"/>
        </w:rPr>
      </w:pPr>
      <w:r w:rsidRPr="000760BB">
        <w:t xml:space="preserve">Key </w:t>
      </w:r>
      <w:r w:rsidR="00C2444F" w:rsidRPr="000760BB">
        <w:t xml:space="preserve">features </w:t>
      </w:r>
      <w:r w:rsidRPr="000760BB">
        <w:t>of Amazon EKS</w:t>
      </w:r>
    </w:p>
    <w:p w14:paraId="0795BE44" w14:textId="72AFBE4E" w:rsidR="00C2444F" w:rsidRPr="000760BB" w:rsidRDefault="00C2444F">
      <w:pPr>
        <w:pStyle w:val="NormalBPBHEB"/>
        <w:pPrChange w:id="1374" w:author="Suman Deshwal" w:date="2024-05-09T14:37:00Z">
          <w:pPr>
            <w:keepNext/>
            <w:keepLines/>
            <w:spacing w:before="40" w:after="0"/>
            <w:outlineLvl w:val="1"/>
          </w:pPr>
        </w:pPrChange>
      </w:pPr>
      <w:ins w:id="1375" w:author="Suman Deshwal" w:date="2024-05-09T14:37:00Z">
        <w:r>
          <w:t>The following are the k</w:t>
        </w:r>
        <w:r w:rsidRPr="00C2444F">
          <w:t>ey features of Amazon EKS</w:t>
        </w:r>
        <w:r>
          <w:t>:</w:t>
        </w:r>
      </w:ins>
    </w:p>
    <w:p w14:paraId="14DB8246" w14:textId="720A7B55" w:rsidR="000760BB" w:rsidRPr="000760BB" w:rsidRDefault="000760BB">
      <w:pPr>
        <w:pStyle w:val="NormalBPBHEB"/>
        <w:numPr>
          <w:ilvl w:val="0"/>
          <w:numId w:val="220"/>
        </w:numPr>
        <w:pPrChange w:id="1376" w:author="Suman Deshwal" w:date="2024-05-09T14:38:00Z">
          <w:pPr>
            <w:numPr>
              <w:numId w:val="9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Managed </w:t>
      </w:r>
      <w:proofErr w:type="spellStart"/>
      <w:r w:rsidR="00C2444F" w:rsidRPr="000760BB">
        <w:rPr>
          <w:b/>
          <w:bCs/>
        </w:rPr>
        <w:t>kubernetes</w:t>
      </w:r>
      <w:proofErr w:type="spellEnd"/>
      <w:r w:rsidR="00C2444F" w:rsidRPr="000760BB">
        <w:rPr>
          <w:b/>
          <w:bCs/>
        </w:rPr>
        <w:t xml:space="preserve"> control plane</w:t>
      </w:r>
      <w:r w:rsidRPr="000760BB">
        <w:rPr>
          <w:b/>
          <w:bCs/>
        </w:rPr>
        <w:t>:</w:t>
      </w:r>
      <w:r w:rsidRPr="000760BB">
        <w:t xml:space="preserve"> Amazon EKS eliminates the need for users to manage the Kubernetes control plane, ensuring high availability and security without </w:t>
      </w:r>
      <w:r w:rsidR="00540875" w:rsidRPr="000760BB">
        <w:t>operational</w:t>
      </w:r>
      <w:r w:rsidRPr="000760BB">
        <w:t xml:space="preserve"> overhead</w:t>
      </w:r>
      <w:bookmarkStart w:id="1377" w:name="_Ref151458181"/>
      <w:r w:rsidR="00540875">
        <w:rPr>
          <w:rStyle w:val="FootnoteReference"/>
        </w:rPr>
        <w:footnoteReference w:id="100"/>
      </w:r>
      <w:bookmarkEnd w:id="1377"/>
      <w:r w:rsidRPr="000760BB">
        <w:t>.</w:t>
      </w:r>
    </w:p>
    <w:p w14:paraId="44217B3D" w14:textId="294C6270" w:rsidR="000760BB" w:rsidRPr="000760BB" w:rsidRDefault="000760BB">
      <w:pPr>
        <w:pStyle w:val="NormalBPBHEB"/>
        <w:numPr>
          <w:ilvl w:val="0"/>
          <w:numId w:val="220"/>
        </w:numPr>
        <w:pPrChange w:id="1378" w:author="Suman Deshwal" w:date="2024-05-09T14:38:00Z">
          <w:pPr>
            <w:numPr>
              <w:numId w:val="9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Integration with AWS Services:</w:t>
      </w:r>
      <w:r w:rsidRPr="000760BB">
        <w:t xml:space="preserve"> EKS seamlessly integrates with other AWS services, such as Elastic Load Balancing, AWS </w:t>
      </w:r>
      <w:del w:id="1379" w:author="Suman Deshwal" w:date="2024-05-09T14:33:00Z">
        <w:r w:rsidRPr="000760BB" w:rsidDel="00D63F56">
          <w:delText>Identity and Access Management (</w:delText>
        </w:r>
      </w:del>
      <w:r w:rsidRPr="000760BB">
        <w:t>IAM</w:t>
      </w:r>
      <w:del w:id="1380" w:author="Suman Deshwal" w:date="2024-05-09T14:33:00Z">
        <w:r w:rsidRPr="000760BB" w:rsidDel="00D63F56">
          <w:delText>)</w:delText>
        </w:r>
      </w:del>
      <w:r w:rsidRPr="000760BB">
        <w:t>, and Amazon VPC, simplifying the deployment and operation of Kubernetes clusters (AWS, 2023).</w:t>
      </w:r>
    </w:p>
    <w:p w14:paraId="5381BBC2" w14:textId="77777777" w:rsidR="000760BB" w:rsidRPr="000760BB" w:rsidRDefault="000760BB">
      <w:pPr>
        <w:pStyle w:val="NormalBPBHEB"/>
        <w:numPr>
          <w:ilvl w:val="0"/>
          <w:numId w:val="220"/>
        </w:numPr>
        <w:pPrChange w:id="1381" w:author="Suman Deshwal" w:date="2024-05-09T14:38:00Z">
          <w:pPr>
            <w:numPr>
              <w:numId w:val="9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Scalability:</w:t>
      </w:r>
      <w:r w:rsidRPr="000760BB">
        <w:t xml:space="preserve"> EKS allows users to scale their Kubernetes applications easily by adding or removing worker nodes to meet varying application demands (AWS, 2023).</w:t>
      </w:r>
    </w:p>
    <w:p w14:paraId="02446BE3" w14:textId="77777777" w:rsidR="00C2444F" w:rsidRDefault="00C2444F" w:rsidP="008E169A">
      <w:pPr>
        <w:keepNext/>
        <w:keepLines/>
        <w:spacing w:before="40" w:after="0"/>
        <w:outlineLvl w:val="1"/>
        <w:rPr>
          <w:ins w:id="1382" w:author="Suman Deshwal" w:date="2024-05-09T14:37:00Z"/>
          <w:rFonts w:eastAsiaTheme="majorEastAsia" w:cstheme="majorBidi"/>
          <w:sz w:val="36"/>
          <w:szCs w:val="26"/>
        </w:rPr>
      </w:pPr>
    </w:p>
    <w:p w14:paraId="330CF132" w14:textId="445815AD" w:rsidR="000760BB" w:rsidRPr="000760BB" w:rsidRDefault="000760BB">
      <w:pPr>
        <w:pStyle w:val="Heading1BPBHEB"/>
        <w:pPrChange w:id="1383" w:author="Suman Deshwal" w:date="2024-05-09T15:44:00Z">
          <w:pPr>
            <w:keepNext/>
            <w:keepLines/>
            <w:spacing w:before="40" w:after="0"/>
            <w:outlineLvl w:val="1"/>
          </w:pPr>
        </w:pPrChange>
      </w:pPr>
      <w:r w:rsidRPr="000760BB">
        <w:t xml:space="preserve">Amazon EKS </w:t>
      </w:r>
      <w:commentRangeStart w:id="1384"/>
      <w:r w:rsidRPr="000760BB">
        <w:t>Architecture</w:t>
      </w:r>
      <w:commentRangeEnd w:id="1384"/>
      <w:r w:rsidR="00B83003">
        <w:rPr>
          <w:rStyle w:val="CommentReference"/>
          <w:rFonts w:eastAsiaTheme="minorHAnsi" w:cstheme="minorBidi"/>
          <w:b w:val="0"/>
        </w:rPr>
        <w:commentReference w:id="1384"/>
      </w:r>
    </w:p>
    <w:p w14:paraId="128DDE56" w14:textId="1F95ECF6" w:rsidR="000760BB" w:rsidRPr="000760BB" w:rsidRDefault="000760BB">
      <w:pPr>
        <w:pStyle w:val="NormalBPBHEB"/>
        <w:numPr>
          <w:ilvl w:val="0"/>
          <w:numId w:val="221"/>
        </w:numPr>
        <w:pPrChange w:id="1385" w:author="Suman Deshwal" w:date="2024-05-09T14:48:00Z">
          <w:pPr>
            <w:numPr>
              <w:numId w:val="9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Control </w:t>
      </w:r>
      <w:r w:rsidR="009875F6" w:rsidRPr="000760BB">
        <w:rPr>
          <w:b/>
          <w:bCs/>
        </w:rPr>
        <w:t>plane</w:t>
      </w:r>
      <w:r w:rsidRPr="000760BB">
        <w:rPr>
          <w:b/>
          <w:bCs/>
        </w:rPr>
        <w:t>:</w:t>
      </w:r>
      <w:r w:rsidRPr="000760BB">
        <w:t xml:space="preserve"> Managed by AWS, the control plane consists of control plane nodes responsible for managing the Kubernetes master components (AWS, 2023).</w:t>
      </w:r>
    </w:p>
    <w:p w14:paraId="6797548B" w14:textId="428AF804" w:rsidR="000760BB" w:rsidRPr="000760BB" w:rsidRDefault="000760BB">
      <w:pPr>
        <w:pStyle w:val="NormalBPBHEB"/>
        <w:numPr>
          <w:ilvl w:val="0"/>
          <w:numId w:val="221"/>
        </w:numPr>
        <w:pPrChange w:id="1386" w:author="Suman Deshwal" w:date="2024-05-09T14:48:00Z">
          <w:pPr>
            <w:numPr>
              <w:numId w:val="9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Worker </w:t>
      </w:r>
      <w:r w:rsidR="009875F6" w:rsidRPr="000760BB">
        <w:rPr>
          <w:b/>
          <w:bCs/>
        </w:rPr>
        <w:t>nodes</w:t>
      </w:r>
      <w:r w:rsidRPr="000760BB">
        <w:rPr>
          <w:b/>
          <w:bCs/>
        </w:rPr>
        <w:t>:</w:t>
      </w:r>
      <w:r w:rsidRPr="000760BB">
        <w:t xml:space="preserve"> Worker nodes run the containers and communicate with the control plane to manage containerized applications</w:t>
      </w:r>
      <w:r w:rsidR="00540875">
        <w:fldChar w:fldCharType="begin"/>
      </w:r>
      <w:r w:rsidR="00540875">
        <w:instrText xml:space="preserve"> NOTEREF _Ref151458181 \f \h </w:instrText>
      </w:r>
      <w:r w:rsidR="00540875">
        <w:fldChar w:fldCharType="separate"/>
      </w:r>
      <w:r w:rsidR="00540875" w:rsidRPr="00540875">
        <w:rPr>
          <w:rStyle w:val="FootnoteReference"/>
        </w:rPr>
        <w:t>100</w:t>
      </w:r>
      <w:r w:rsidR="00540875">
        <w:fldChar w:fldCharType="end"/>
      </w:r>
      <w:r w:rsidRPr="000760BB">
        <w:t>.</w:t>
      </w:r>
    </w:p>
    <w:p w14:paraId="33934764" w14:textId="3F96A7A9" w:rsidR="000760BB" w:rsidRPr="000760BB" w:rsidRDefault="000760BB">
      <w:pPr>
        <w:pStyle w:val="NormalBPBHEB"/>
        <w:numPr>
          <w:ilvl w:val="0"/>
          <w:numId w:val="221"/>
        </w:numPr>
        <w:pPrChange w:id="1387" w:author="Suman Deshwal" w:date="2024-05-09T14:48:00Z">
          <w:pPr>
            <w:numPr>
              <w:numId w:val="9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Clusters:</w:t>
      </w:r>
      <w:r w:rsidRPr="000760BB">
        <w:t xml:space="preserve"> EKS clusters are logical groupings of worker nodes that run containerized applications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01BF6C9C" w14:textId="77777777" w:rsidR="00A45D56" w:rsidRDefault="00A45D56">
      <w:pPr>
        <w:pStyle w:val="NormalBPBHEB"/>
        <w:rPr>
          <w:ins w:id="1388" w:author="Suman Deshwal" w:date="2024-05-09T15:35:00Z"/>
        </w:rPr>
        <w:pPrChange w:id="1389" w:author="Suman Deshwal" w:date="2024-05-09T15:35:00Z">
          <w:pPr>
            <w:keepNext/>
            <w:keepLines/>
            <w:spacing w:before="40" w:after="0"/>
            <w:outlineLvl w:val="1"/>
          </w:pPr>
        </w:pPrChange>
      </w:pPr>
    </w:p>
    <w:p w14:paraId="34269A93" w14:textId="1EEA9E17" w:rsidR="000760BB" w:rsidRPr="000760BB" w:rsidRDefault="000760BB">
      <w:pPr>
        <w:pStyle w:val="Heading2BPBHEB"/>
        <w:pPrChange w:id="1390" w:author="Suman Deshwal" w:date="2024-05-09T15:35:00Z">
          <w:pPr>
            <w:keepNext/>
            <w:keepLines/>
            <w:spacing w:before="40" w:after="0"/>
            <w:outlineLvl w:val="1"/>
          </w:pPr>
        </w:pPrChange>
      </w:pPr>
      <w:r w:rsidRPr="000760BB">
        <w:t xml:space="preserve">Use </w:t>
      </w:r>
      <w:r w:rsidR="00A45D56" w:rsidRPr="000760BB">
        <w:t xml:space="preserve">cases </w:t>
      </w:r>
      <w:r w:rsidRPr="000760BB">
        <w:t xml:space="preserve">of Amazon </w:t>
      </w:r>
      <w:commentRangeStart w:id="1391"/>
      <w:r w:rsidRPr="000760BB">
        <w:t>EKS</w:t>
      </w:r>
      <w:commentRangeEnd w:id="1391"/>
      <w:r w:rsidR="00A45D56">
        <w:rPr>
          <w:rStyle w:val="CommentReference"/>
          <w:rFonts w:eastAsiaTheme="minorHAnsi" w:cstheme="minorBidi"/>
          <w:b w:val="0"/>
        </w:rPr>
        <w:commentReference w:id="1391"/>
      </w:r>
    </w:p>
    <w:p w14:paraId="4804CBAC" w14:textId="6EC8EB58" w:rsidR="000760BB" w:rsidRPr="000760BB" w:rsidRDefault="000760BB">
      <w:pPr>
        <w:pStyle w:val="NormalBPBHEB"/>
        <w:numPr>
          <w:ilvl w:val="0"/>
          <w:numId w:val="222"/>
        </w:numPr>
        <w:pPrChange w:id="1392" w:author="Suman Deshwal" w:date="2024-05-09T15:36:00Z">
          <w:pPr>
            <w:numPr>
              <w:numId w:val="9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A45D56" w:rsidRPr="000760BB">
        <w:rPr>
          <w:b/>
          <w:bCs/>
        </w:rPr>
        <w:t>architecture</w:t>
      </w:r>
      <w:r w:rsidRPr="000760BB">
        <w:rPr>
          <w:b/>
          <w:bCs/>
        </w:rPr>
        <w:t>:</w:t>
      </w:r>
      <w:r w:rsidRPr="000760BB">
        <w:t xml:space="preserve"> EKS is well-suited for organizations adopting microservices architecture, providing a flexible and scalable platform for managing containerized microservices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7B067041" w14:textId="6A2264C8" w:rsidR="000760BB" w:rsidRPr="000760BB" w:rsidRDefault="000760BB">
      <w:pPr>
        <w:pStyle w:val="NormalBPBHEB"/>
        <w:numPr>
          <w:ilvl w:val="0"/>
          <w:numId w:val="222"/>
        </w:numPr>
        <w:pPrChange w:id="1393" w:author="Suman Deshwal" w:date="2024-05-09T15:36:00Z">
          <w:pPr>
            <w:numPr>
              <w:numId w:val="9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Hybrid </w:t>
      </w:r>
      <w:r w:rsidR="00A45D56" w:rsidRPr="000760BB">
        <w:rPr>
          <w:b/>
          <w:bCs/>
        </w:rPr>
        <w:t>deployments</w:t>
      </w:r>
      <w:r w:rsidRPr="000760BB">
        <w:rPr>
          <w:b/>
          <w:bCs/>
        </w:rPr>
        <w:t>:</w:t>
      </w:r>
      <w:r w:rsidRPr="000760BB">
        <w:t xml:space="preserve"> Organizations with hybrid cloud environments can use EKS to orchestrate containerized applications seamlessly across on-premises and cloud environments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410D6799" w14:textId="4F49B0D3" w:rsidR="000760BB" w:rsidRDefault="000760BB">
      <w:pPr>
        <w:pStyle w:val="NormalBPBHEB"/>
        <w:numPr>
          <w:ilvl w:val="0"/>
          <w:numId w:val="222"/>
        </w:numPr>
        <w:pPrChange w:id="1394" w:author="Suman Deshwal" w:date="2024-05-09T15:36:00Z">
          <w:pPr>
            <w:numPr>
              <w:numId w:val="9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Multi-</w:t>
      </w:r>
      <w:r w:rsidR="00A45D56" w:rsidRPr="000760BB">
        <w:rPr>
          <w:b/>
          <w:bCs/>
        </w:rPr>
        <w:t>region deployments</w:t>
      </w:r>
      <w:r w:rsidRPr="000760BB">
        <w:rPr>
          <w:b/>
          <w:bCs/>
        </w:rPr>
        <w:t>:</w:t>
      </w:r>
      <w:r w:rsidRPr="000760BB">
        <w:t xml:space="preserve"> EKS supports multi-region deployments, enabling organizations to deploy containerized applications across multiple AWS regions for enhanced </w:t>
      </w:r>
      <w:commentRangeStart w:id="1395"/>
      <w:r w:rsidRPr="000760BB">
        <w:t>availability</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commentRangeEnd w:id="1395"/>
      <w:r w:rsidR="00A45D56">
        <w:rPr>
          <w:rStyle w:val="CommentReference"/>
          <w:rFonts w:eastAsiaTheme="minorHAnsi" w:cstheme="minorBidi"/>
        </w:rPr>
        <w:commentReference w:id="1395"/>
      </w:r>
      <w:r w:rsidRPr="000760BB">
        <w:t>.</w:t>
      </w:r>
    </w:p>
    <w:p w14:paraId="7CAF8893" w14:textId="77777777" w:rsidR="009304A7" w:rsidRDefault="007027C4">
      <w:pPr>
        <w:pStyle w:val="FigureBPBHEB"/>
        <w:pPrChange w:id="1396" w:author="Suman Deshwal" w:date="2024-05-09T15:36: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5A126E4B" w:rsidR="007027C4" w:rsidRPr="000760BB" w:rsidRDefault="009304A7">
      <w:pPr>
        <w:pStyle w:val="FigureCaptionBPBHEB"/>
        <w:pPrChange w:id="1397" w:author="Suman Deshwal" w:date="2024-05-09T15:36:00Z">
          <w:pPr>
            <w:pStyle w:val="Caption"/>
            <w:jc w:val="both"/>
          </w:pPr>
        </w:pPrChange>
      </w:pPr>
      <w:r w:rsidRPr="00A45D56">
        <w:rPr>
          <w:b/>
          <w:bCs w:val="0"/>
          <w:rPrChange w:id="1398" w:author="Suman Deshwal" w:date="2024-05-09T15:36:00Z">
            <w:rPr/>
          </w:rPrChange>
        </w:rPr>
        <w:t xml:space="preserve">Figure </w:t>
      </w:r>
      <w:ins w:id="1399" w:author="Suman Deshwal" w:date="2024-05-09T15:36:00Z">
        <w:r w:rsidR="00A45D56" w:rsidRPr="00A45D56">
          <w:rPr>
            <w:b/>
            <w:bCs w:val="0"/>
            <w:rPrChange w:id="1400" w:author="Suman Deshwal" w:date="2024-05-09T15:36:00Z">
              <w:rPr/>
            </w:rPrChange>
          </w:rPr>
          <w:t>7.</w:t>
        </w:r>
      </w:ins>
      <w:r w:rsidRPr="00A45D56">
        <w:rPr>
          <w:b/>
          <w:bCs w:val="0"/>
          <w:rPrChange w:id="1401" w:author="Suman Deshwal" w:date="2024-05-09T15:36:00Z">
            <w:rPr/>
          </w:rPrChange>
        </w:rPr>
        <w:fldChar w:fldCharType="begin"/>
      </w:r>
      <w:r w:rsidRPr="00A45D56">
        <w:rPr>
          <w:b/>
          <w:bCs w:val="0"/>
          <w:rPrChange w:id="1402" w:author="Suman Deshwal" w:date="2024-05-09T15:36:00Z">
            <w:rPr/>
          </w:rPrChange>
        </w:rPr>
        <w:instrText xml:space="preserve"> SEQ Figure \* ARABIC </w:instrText>
      </w:r>
      <w:r w:rsidRPr="00A45D56">
        <w:rPr>
          <w:b/>
          <w:bCs w:val="0"/>
          <w:rPrChange w:id="1403" w:author="Suman Deshwal" w:date="2024-05-09T15:36:00Z">
            <w:rPr/>
          </w:rPrChange>
        </w:rPr>
        <w:fldChar w:fldCharType="separate"/>
      </w:r>
      <w:r w:rsidRPr="00A45D56">
        <w:rPr>
          <w:b/>
          <w:bCs w:val="0"/>
          <w:noProof/>
          <w:rPrChange w:id="1404" w:author="Suman Deshwal" w:date="2024-05-09T15:36:00Z">
            <w:rPr>
              <w:noProof/>
            </w:rPr>
          </w:rPrChange>
        </w:rPr>
        <w:t>14</w:t>
      </w:r>
      <w:r w:rsidRPr="00A45D56">
        <w:rPr>
          <w:b/>
          <w:bCs w:val="0"/>
          <w:rPrChange w:id="1405" w:author="Suman Deshwal" w:date="2024-05-09T15:36:00Z">
            <w:rPr/>
          </w:rPrChange>
        </w:rPr>
        <w:fldChar w:fldCharType="end"/>
      </w:r>
      <w:ins w:id="1406" w:author="Suman Deshwal" w:date="2024-05-09T15:36:00Z">
        <w:r w:rsidR="00A45D56" w:rsidRPr="00A45D56">
          <w:rPr>
            <w:b/>
            <w:bCs w:val="0"/>
            <w:rPrChange w:id="1407" w:author="Suman Deshwal" w:date="2024-05-09T15:36:00Z">
              <w:rPr/>
            </w:rPrChange>
          </w:rPr>
          <w:t>:</w:t>
        </w:r>
      </w:ins>
      <w:del w:id="1408" w:author="Suman Deshwal" w:date="2024-05-09T15:36:00Z">
        <w:r w:rsidDel="00A45D56">
          <w:delText>.</w:delText>
        </w:r>
      </w:del>
      <w:r>
        <w:t xml:space="preserve"> </w:t>
      </w:r>
      <w:r w:rsidRPr="007219E6">
        <w:t>Amazon EKS use case</w:t>
      </w:r>
      <w:r>
        <w:t xml:space="preserve"> (AWS Whitepapers).</w:t>
      </w:r>
    </w:p>
    <w:p w14:paraId="35B02D61" w14:textId="77777777" w:rsidR="00A45D56" w:rsidRDefault="00A45D56">
      <w:pPr>
        <w:pStyle w:val="NormalBPBHEB"/>
        <w:rPr>
          <w:ins w:id="1409" w:author="Suman Deshwal" w:date="2024-05-09T15:36:00Z"/>
        </w:rPr>
        <w:pPrChange w:id="1410" w:author="Suman Deshwal" w:date="2024-05-09T15:36:00Z">
          <w:pPr>
            <w:keepNext/>
            <w:keepLines/>
            <w:spacing w:before="40" w:after="0"/>
            <w:outlineLvl w:val="1"/>
          </w:pPr>
        </w:pPrChange>
      </w:pPr>
    </w:p>
    <w:p w14:paraId="3A4C2755" w14:textId="0D1B73F5" w:rsidR="000760BB" w:rsidRDefault="000760BB" w:rsidP="00A45D56">
      <w:pPr>
        <w:pStyle w:val="Heading2BPBHEB"/>
        <w:rPr>
          <w:ins w:id="1411" w:author="Suman Deshwal" w:date="2024-05-09T15:36:00Z"/>
        </w:rPr>
      </w:pPr>
      <w:r w:rsidRPr="000760BB">
        <w:t xml:space="preserve">Benefits of </w:t>
      </w:r>
      <w:r w:rsidR="00A45D56" w:rsidRPr="000760BB">
        <w:t xml:space="preserve">using </w:t>
      </w:r>
      <w:r w:rsidRPr="000760BB">
        <w:t>Amazon EKS</w:t>
      </w:r>
    </w:p>
    <w:p w14:paraId="2C519838" w14:textId="3A12611B" w:rsidR="00A45D56" w:rsidRPr="000760BB" w:rsidRDefault="00A45D56">
      <w:pPr>
        <w:pStyle w:val="NormalBPBHEB"/>
        <w:pPrChange w:id="1412" w:author="Suman Deshwal" w:date="2024-05-09T15:36:00Z">
          <w:pPr>
            <w:keepNext/>
            <w:keepLines/>
            <w:spacing w:before="40" w:after="0"/>
            <w:outlineLvl w:val="1"/>
          </w:pPr>
        </w:pPrChange>
      </w:pPr>
      <w:ins w:id="1413" w:author="Suman Deshwal" w:date="2024-05-09T15:37:00Z">
        <w:r>
          <w:t xml:space="preserve">The following are the </w:t>
        </w:r>
        <w:r w:rsidRPr="00A45D56">
          <w:t>benefits of using Amazon EKS</w:t>
        </w:r>
        <w:r>
          <w:t>:</w:t>
        </w:r>
      </w:ins>
    </w:p>
    <w:p w14:paraId="168DBE0D" w14:textId="3FB31C5F" w:rsidR="000760BB" w:rsidRPr="000760BB" w:rsidRDefault="000760BB">
      <w:pPr>
        <w:pStyle w:val="NormalBPBHEB"/>
        <w:numPr>
          <w:ilvl w:val="0"/>
          <w:numId w:val="223"/>
        </w:numPr>
        <w:pPrChange w:id="1414" w:author="Suman Deshwal" w:date="2024-05-09T15:37:00Z">
          <w:pPr>
            <w:numPr>
              <w:numId w:val="9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Operational Efficiency:</w:t>
      </w:r>
      <w:r w:rsidRPr="000760BB">
        <w:t xml:space="preserve"> EKS automates the setup, scaling, and management of Kubernetes clusters, allowing users to focus on developing and deploying applications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56C0A7DA" w14:textId="4785A9D4" w:rsidR="000760BB" w:rsidRPr="000760BB" w:rsidRDefault="000760BB">
      <w:pPr>
        <w:pStyle w:val="NormalBPBHEB"/>
        <w:numPr>
          <w:ilvl w:val="0"/>
          <w:numId w:val="223"/>
        </w:numPr>
        <w:pPrChange w:id="1415" w:author="Suman Deshwal" w:date="2024-05-09T15:37:00Z">
          <w:pPr>
            <w:numPr>
              <w:numId w:val="9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Security:</w:t>
      </w:r>
      <w:r w:rsidRPr="000760BB">
        <w:t xml:space="preserve"> Integrated with AWS IAM and </w:t>
      </w:r>
      <w:r w:rsidRPr="002E5759">
        <w:rPr>
          <w:b/>
          <w:bCs/>
          <w:rPrChange w:id="1416" w:author="Suman Deshwal" w:date="2024-05-09T15:37:00Z">
            <w:rPr/>
          </w:rPrChange>
        </w:rPr>
        <w:t>Virtual Private Cloud (VPC)</w:t>
      </w:r>
      <w:r w:rsidRPr="000760BB">
        <w:t>, EKS ensures secure and isolated networking for Kubernetes clusters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37F439B3" w14:textId="61E055C0" w:rsidR="000760BB" w:rsidRPr="000760BB" w:rsidRDefault="000760BB">
      <w:pPr>
        <w:pStyle w:val="NormalBPBHEB"/>
        <w:numPr>
          <w:ilvl w:val="0"/>
          <w:numId w:val="223"/>
        </w:numPr>
        <w:pPrChange w:id="1417" w:author="Suman Deshwal" w:date="2024-05-09T15:37:00Z">
          <w:pPr>
            <w:numPr>
              <w:numId w:val="9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Flexibility:</w:t>
      </w:r>
      <w:r w:rsidRPr="000760BB">
        <w:t xml:space="preserve"> EKS provides flexibility by supporting both standard Kubernetes tooling and AWS-specific integrations, giving users the freedom to choose their preferred tools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29237254" w14:textId="77777777" w:rsidR="002E5759" w:rsidRDefault="002E5759">
      <w:pPr>
        <w:pStyle w:val="NormalBPBHEB"/>
        <w:rPr>
          <w:ins w:id="1418" w:author="Suman Deshwal" w:date="2024-05-09T15:38:00Z"/>
        </w:rPr>
        <w:pPrChange w:id="1419" w:author="Suman Deshwal" w:date="2024-05-09T15:38:00Z">
          <w:pPr>
            <w:keepNext/>
            <w:keepLines/>
            <w:spacing w:before="40" w:after="0"/>
            <w:outlineLvl w:val="1"/>
          </w:pPr>
        </w:pPrChange>
      </w:pPr>
    </w:p>
    <w:p w14:paraId="2F566A42" w14:textId="29D55E3B" w:rsidR="000760BB" w:rsidRPr="000760BB" w:rsidRDefault="000760BB">
      <w:pPr>
        <w:pStyle w:val="Heading2BPBHEB"/>
        <w:pPrChange w:id="1420" w:author="Suman Deshwal" w:date="2024-05-09T15:49:00Z">
          <w:pPr>
            <w:keepNext/>
            <w:keepLines/>
            <w:spacing w:before="40" w:after="0"/>
            <w:outlineLvl w:val="1"/>
          </w:pPr>
        </w:pPrChange>
      </w:pPr>
      <w:r w:rsidRPr="000760BB">
        <w:lastRenderedPageBreak/>
        <w:t xml:space="preserve">Integration with DevOps </w:t>
      </w:r>
      <w:commentRangeStart w:id="1421"/>
      <w:r w:rsidR="00C06AB1" w:rsidRPr="000760BB">
        <w:t>workflow</w:t>
      </w:r>
      <w:commentRangeEnd w:id="1421"/>
      <w:r w:rsidR="00C06AB1">
        <w:rPr>
          <w:rStyle w:val="CommentReference"/>
          <w:rFonts w:eastAsiaTheme="minorHAnsi" w:cstheme="minorBidi"/>
          <w:b w:val="0"/>
        </w:rPr>
        <w:commentReference w:id="1421"/>
      </w:r>
    </w:p>
    <w:p w14:paraId="213744D7" w14:textId="660024F3" w:rsidR="000760BB" w:rsidRDefault="000760BB" w:rsidP="00C06AB1">
      <w:pPr>
        <w:pStyle w:val="NormalBPBHEB"/>
        <w:rPr>
          <w:ins w:id="1422" w:author="Suman Deshwal" w:date="2024-05-09T15:44:00Z"/>
        </w:rPr>
      </w:pPr>
      <w:r w:rsidRPr="000760BB">
        <w:t xml:space="preserve">Amazon EKS integrates seamlessly with DevOps workflows, enabling developers to incorporate Kubernetes-based applications into their </w:t>
      </w:r>
      <w:del w:id="1423" w:author="Suman Deshwal" w:date="2024-05-09T15:44:00Z">
        <w:r w:rsidRPr="000760BB" w:rsidDel="00C06AB1">
          <w:delText>continuous integration and continuous deployment (</w:delText>
        </w:r>
      </w:del>
      <w:r w:rsidRPr="000760BB">
        <w:t>CI/CD</w:t>
      </w:r>
      <w:del w:id="1424" w:author="Suman Deshwal" w:date="2024-05-09T15:44:00Z">
        <w:r w:rsidRPr="000760BB" w:rsidDel="00C06AB1">
          <w:delText>)</w:delText>
        </w:r>
      </w:del>
      <w:r w:rsidRPr="000760BB">
        <w:t xml:space="preserve"> pipelines.</w:t>
      </w:r>
    </w:p>
    <w:p w14:paraId="699075B2" w14:textId="77777777" w:rsidR="00C06AB1" w:rsidRPr="000760BB" w:rsidRDefault="00C06AB1">
      <w:pPr>
        <w:pStyle w:val="NormalBPBHEB"/>
        <w:pPrChange w:id="1425" w:author="Suman Deshwal" w:date="2024-05-09T15:43:00Z">
          <w:pPr>
            <w:pBdr>
              <w:top w:val="nil"/>
              <w:left w:val="nil"/>
              <w:bottom w:val="nil"/>
              <w:right w:val="nil"/>
              <w:between w:val="nil"/>
            </w:pBdr>
            <w:shd w:val="clear" w:color="auto" w:fill="FFFFFF"/>
            <w:spacing w:after="100" w:line="276" w:lineRule="auto"/>
            <w:jc w:val="both"/>
          </w:pPr>
        </w:pPrChange>
      </w:pPr>
    </w:p>
    <w:p w14:paraId="60589DEE" w14:textId="03C6C2BE" w:rsidR="000760BB" w:rsidRPr="000760BB" w:rsidRDefault="000760BB">
      <w:pPr>
        <w:pStyle w:val="Heading2BPBHEB"/>
        <w:pPrChange w:id="1426" w:author="Suman Deshwal" w:date="2024-05-09T15:45:00Z">
          <w:pPr>
            <w:keepNext/>
            <w:keepLines/>
            <w:spacing w:before="40" w:after="0"/>
            <w:outlineLvl w:val="1"/>
          </w:pPr>
        </w:pPrChange>
      </w:pPr>
      <w:r w:rsidRPr="000760BB">
        <w:t>Conclusion</w:t>
      </w:r>
    </w:p>
    <w:p w14:paraId="42AFABA5" w14:textId="0435BB86" w:rsidR="000760BB" w:rsidRPr="000760BB" w:rsidRDefault="000760BB">
      <w:pPr>
        <w:pStyle w:val="NormalBPBHEB"/>
        <w:pPrChange w:id="1427" w:author="Suman Deshwal" w:date="2024-05-09T15:45:00Z">
          <w:pPr>
            <w:pBdr>
              <w:top w:val="nil"/>
              <w:left w:val="nil"/>
              <w:bottom w:val="nil"/>
              <w:right w:val="nil"/>
              <w:between w:val="nil"/>
            </w:pBdr>
            <w:shd w:val="clear" w:color="auto" w:fill="FFFFFF"/>
            <w:spacing w:after="100" w:line="276" w:lineRule="auto"/>
            <w:jc w:val="both"/>
          </w:pPr>
        </w:pPrChange>
      </w:pPr>
      <w:r w:rsidRPr="000760BB">
        <w:t xml:space="preserve">Amazon </w:t>
      </w:r>
      <w:del w:id="1428" w:author="Suman Deshwal" w:date="2024-05-09T14:36:00Z">
        <w:r w:rsidRPr="000760BB" w:rsidDel="00C2444F">
          <w:delText>Elastic Kubernetes Service (</w:delText>
        </w:r>
      </w:del>
      <w:r w:rsidRPr="000760BB">
        <w:t>EKS</w:t>
      </w:r>
      <w:del w:id="1429" w:author="Suman Deshwal" w:date="2024-05-09T14:36:00Z">
        <w:r w:rsidRPr="000760BB" w:rsidDel="00C2444F">
          <w:delText>)</w:delText>
        </w:r>
      </w:del>
      <w:r w:rsidRPr="000760BB">
        <w:t xml:space="preserve"> empowers organizations to leverage the full capabilities of Kubernetes for container orchestration, providing a managed and scalable platform that simplifies the deployment and operation of containerized applications in the AWS cloud.</w:t>
      </w:r>
    </w:p>
    <w:p w14:paraId="7B6825F8" w14:textId="28ACDFCB" w:rsidR="000760BB" w:rsidRPr="000760BB" w:rsidRDefault="000760BB">
      <w:pPr>
        <w:pStyle w:val="Heading1BPBHEB"/>
        <w:pPrChange w:id="1430" w:author="Suman Deshwal" w:date="2024-05-09T15:45:00Z">
          <w:pPr>
            <w:keepNext/>
            <w:keepLines/>
            <w:spacing w:before="400" w:after="0" w:line="276" w:lineRule="auto"/>
            <w:outlineLvl w:val="0"/>
          </w:pPr>
        </w:pPrChange>
      </w:pPr>
      <w:r w:rsidRPr="000760BB">
        <w:t xml:space="preserve">AWS App2Container </w:t>
      </w:r>
      <w:r w:rsidR="00DD1E4B">
        <w:t>and</w:t>
      </w:r>
      <w:r w:rsidRPr="000760BB">
        <w:t xml:space="preserve"> AWS Copilot</w:t>
      </w:r>
    </w:p>
    <w:p w14:paraId="658587D0" w14:textId="681730C0" w:rsidR="000760BB" w:rsidRPr="00C06AB1" w:rsidDel="00C06AB1" w:rsidRDefault="000760BB" w:rsidP="008E169A">
      <w:pPr>
        <w:keepNext/>
        <w:keepLines/>
        <w:spacing w:before="40" w:after="0"/>
        <w:outlineLvl w:val="1"/>
        <w:rPr>
          <w:del w:id="1431" w:author="Suman Deshwal" w:date="2024-05-09T15:45:00Z"/>
          <w:rFonts w:eastAsiaTheme="majorEastAsia" w:cstheme="majorBidi"/>
          <w:b/>
          <w:bCs/>
          <w:sz w:val="36"/>
          <w:szCs w:val="26"/>
          <w:rPrChange w:id="1432" w:author="Suman Deshwal" w:date="2024-05-09T15:50:00Z">
            <w:rPr>
              <w:del w:id="1433" w:author="Suman Deshwal" w:date="2024-05-09T15:45:00Z"/>
              <w:rFonts w:eastAsiaTheme="majorEastAsia" w:cstheme="majorBidi"/>
              <w:sz w:val="36"/>
              <w:szCs w:val="26"/>
            </w:rPr>
          </w:rPrChange>
        </w:rPr>
      </w:pPr>
      <w:del w:id="1434" w:author="Suman Deshwal" w:date="2024-05-09T15:45:00Z">
        <w:r w:rsidRPr="00C06AB1" w:rsidDel="00C06AB1">
          <w:rPr>
            <w:rFonts w:eastAsiaTheme="majorEastAsia" w:cstheme="majorBidi"/>
            <w:b/>
            <w:bCs/>
            <w:sz w:val="36"/>
            <w:szCs w:val="26"/>
            <w:rPrChange w:id="1435" w:author="Suman Deshwal" w:date="2024-05-09T15:50:00Z">
              <w:rPr>
                <w:rFonts w:eastAsiaTheme="majorEastAsia" w:cstheme="majorBidi"/>
                <w:sz w:val="36"/>
                <w:szCs w:val="26"/>
              </w:rPr>
            </w:rPrChange>
          </w:rPr>
          <w:delText>Introduction to AWS App2Container and AWS Copilot:</w:delText>
        </w:r>
      </w:del>
    </w:p>
    <w:p w14:paraId="4EB825FB" w14:textId="77777777" w:rsidR="000760BB" w:rsidRDefault="000760BB" w:rsidP="00C06AB1">
      <w:pPr>
        <w:pStyle w:val="NormalBPBHEB"/>
        <w:rPr>
          <w:ins w:id="1436" w:author="Suman Deshwal" w:date="2024-05-09T15:45:00Z"/>
        </w:rPr>
      </w:pPr>
      <w:r w:rsidRPr="00C06AB1">
        <w:rPr>
          <w:b/>
          <w:bCs/>
          <w:rPrChange w:id="1437" w:author="Suman Deshwal" w:date="2024-05-09T15:50:00Z">
            <w:rPr/>
          </w:rPrChange>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45B8261B" w14:textId="77777777" w:rsidR="00C06AB1" w:rsidRPr="000760BB" w:rsidRDefault="00C06AB1">
      <w:pPr>
        <w:pStyle w:val="NormalBPBHEB"/>
        <w:pPrChange w:id="1438" w:author="Suman Deshwal" w:date="2024-05-09T15:45:00Z">
          <w:pPr>
            <w:pBdr>
              <w:top w:val="nil"/>
              <w:left w:val="nil"/>
              <w:bottom w:val="nil"/>
              <w:right w:val="nil"/>
              <w:between w:val="nil"/>
            </w:pBdr>
            <w:shd w:val="clear" w:color="auto" w:fill="FFFFFF"/>
            <w:spacing w:after="100" w:line="276" w:lineRule="auto"/>
            <w:jc w:val="both"/>
          </w:pPr>
        </w:pPrChange>
      </w:pPr>
    </w:p>
    <w:p w14:paraId="0995EBD9" w14:textId="7B299710" w:rsidR="000760BB" w:rsidRPr="000760BB" w:rsidRDefault="000760BB">
      <w:pPr>
        <w:pStyle w:val="Heading2BPBHEB"/>
        <w:pPrChange w:id="1439" w:author="Suman Deshwal" w:date="2024-05-09T15:45:00Z">
          <w:pPr>
            <w:keepNext/>
            <w:keepLines/>
            <w:spacing w:before="40" w:after="0"/>
            <w:outlineLvl w:val="1"/>
          </w:pPr>
        </w:pPrChange>
      </w:pPr>
      <w:r w:rsidRPr="000760BB">
        <w:t>AWS App2Container (A2C)</w:t>
      </w:r>
    </w:p>
    <w:p w14:paraId="57859941" w14:textId="1610ECE8" w:rsidR="000760BB" w:rsidRDefault="000760BB" w:rsidP="004E4ECD">
      <w:pPr>
        <w:pStyle w:val="NormalBPBHEB"/>
        <w:rPr>
          <w:ins w:id="1440" w:author="Suman Deshwal" w:date="2024-05-09T15:45:00Z"/>
        </w:rPr>
      </w:pPr>
      <w:del w:id="1441" w:author="Suman Deshwal" w:date="2024-05-09T15:50:00Z">
        <w:r w:rsidRPr="00C06AB1" w:rsidDel="00C06AB1">
          <w:delText xml:space="preserve">AWS App2Container </w:delText>
        </w:r>
      </w:del>
      <w:ins w:id="1442" w:author="Suman Deshwal" w:date="2024-05-09T15:45:00Z">
        <w:r w:rsidR="00C06AB1" w:rsidRPr="00C06AB1">
          <w:t>A2C</w:t>
        </w:r>
        <w:r w:rsidR="00C06AB1">
          <w:t xml:space="preserve"> </w:t>
        </w:r>
      </w:ins>
      <w:r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024194F4" w14:textId="77777777" w:rsidR="00C06AB1" w:rsidRPr="000760BB" w:rsidRDefault="00C06AB1">
      <w:pPr>
        <w:pStyle w:val="NormalBPBHEB"/>
        <w:pPrChange w:id="1443" w:author="Suman Deshwal" w:date="2024-05-09T15:45:00Z">
          <w:pPr>
            <w:pBdr>
              <w:top w:val="nil"/>
              <w:left w:val="nil"/>
              <w:bottom w:val="nil"/>
              <w:right w:val="nil"/>
              <w:between w:val="nil"/>
            </w:pBdr>
            <w:shd w:val="clear" w:color="auto" w:fill="FFFFFF"/>
            <w:spacing w:after="100" w:line="276" w:lineRule="auto"/>
            <w:jc w:val="both"/>
          </w:pPr>
        </w:pPrChange>
      </w:pPr>
    </w:p>
    <w:p w14:paraId="3B554002" w14:textId="154A9535" w:rsidR="000760BB" w:rsidRDefault="000760BB" w:rsidP="00C06AB1">
      <w:pPr>
        <w:pStyle w:val="Heading3BPBHEB"/>
        <w:rPr>
          <w:ins w:id="1444" w:author="Suman Deshwal" w:date="2024-05-09T15:45:00Z"/>
        </w:rPr>
      </w:pPr>
      <w:r w:rsidRPr="000760BB">
        <w:t xml:space="preserve">Key </w:t>
      </w:r>
      <w:r w:rsidR="00C06AB1" w:rsidRPr="000760BB">
        <w:t xml:space="preserve">features </w:t>
      </w:r>
      <w:r w:rsidRPr="000760BB">
        <w:t>of AWS App2Container</w:t>
      </w:r>
    </w:p>
    <w:p w14:paraId="1A321331" w14:textId="5199E5C2" w:rsidR="00C06AB1" w:rsidRPr="000760BB" w:rsidRDefault="00C06AB1">
      <w:pPr>
        <w:pStyle w:val="NormalBPBHEB"/>
        <w:pPrChange w:id="1445" w:author="Suman Deshwal" w:date="2024-05-09T15:45:00Z">
          <w:pPr>
            <w:keepNext/>
            <w:keepLines/>
            <w:spacing w:before="40" w:after="0"/>
            <w:outlineLvl w:val="1"/>
          </w:pPr>
        </w:pPrChange>
      </w:pPr>
      <w:ins w:id="1446" w:author="Suman Deshwal" w:date="2024-05-09T15:45:00Z">
        <w:r>
          <w:t>The follo</w:t>
        </w:r>
      </w:ins>
      <w:ins w:id="1447" w:author="Suman Deshwal" w:date="2024-05-09T15:46:00Z">
        <w:r>
          <w:t>wing are the key features of AWS App2Container:</w:t>
        </w:r>
      </w:ins>
    </w:p>
    <w:p w14:paraId="50856E0F" w14:textId="42BC32BC" w:rsidR="000760BB" w:rsidRPr="000760BB" w:rsidRDefault="000760BB">
      <w:pPr>
        <w:pStyle w:val="NormalBPBHEB"/>
        <w:numPr>
          <w:ilvl w:val="0"/>
          <w:numId w:val="224"/>
        </w:numPr>
        <w:pPrChange w:id="1448" w:author="Suman Deshwal" w:date="2024-05-09T15:46:00Z">
          <w:pPr>
            <w:numPr>
              <w:numId w:val="9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Automated </w:t>
      </w:r>
      <w:r w:rsidR="00C06AB1" w:rsidRPr="000760BB">
        <w:rPr>
          <w:b/>
          <w:bCs/>
        </w:rPr>
        <w:t>containerization</w:t>
      </w:r>
      <w:r w:rsidRPr="000760BB">
        <w:rPr>
          <w:b/>
          <w:bCs/>
        </w:rPr>
        <w:t>:</w:t>
      </w:r>
      <w:r w:rsidRPr="000760BB">
        <w:t xml:space="preserve"> A2C automates the process of containerizing applications, reducing the manual effort and time required for migration</w:t>
      </w:r>
      <w:bookmarkStart w:id="1449" w:name="_Ref151458798"/>
      <w:r w:rsidR="004D2213">
        <w:rPr>
          <w:rStyle w:val="FootnoteReference"/>
        </w:rPr>
        <w:footnoteReference w:id="101"/>
      </w:r>
      <w:bookmarkEnd w:id="1449"/>
      <w:r w:rsidRPr="000760BB">
        <w:t>.</w:t>
      </w:r>
    </w:p>
    <w:p w14:paraId="29DC0D6B" w14:textId="2C1389A5" w:rsidR="000760BB" w:rsidRPr="000760BB" w:rsidRDefault="000760BB">
      <w:pPr>
        <w:pStyle w:val="NormalBPBHEB"/>
        <w:numPr>
          <w:ilvl w:val="0"/>
          <w:numId w:val="224"/>
        </w:numPr>
        <w:pPrChange w:id="1450" w:author="Suman Deshwal" w:date="2024-05-09T15:46:00Z">
          <w:pPr>
            <w:numPr>
              <w:numId w:val="9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Dependency </w:t>
      </w:r>
      <w:r w:rsidR="00C06AB1" w:rsidRPr="000760BB">
        <w:rPr>
          <w:b/>
          <w:bCs/>
        </w:rPr>
        <w:t>analysis</w:t>
      </w:r>
      <w:r w:rsidRPr="000760BB">
        <w:rPr>
          <w:b/>
          <w:bCs/>
        </w:rPr>
        <w:t>:</w:t>
      </w:r>
      <w:r w:rsidRPr="000760BB">
        <w:t xml:space="preserve"> The tool performs dependency analysis to identify application components and their interdependencies, ensuring a comprehensive containerization process</w:t>
      </w:r>
      <w:r w:rsidR="00D70BE5">
        <w:fldChar w:fldCharType="begin"/>
      </w:r>
      <w:r w:rsidR="00D70BE5">
        <w:instrText xml:space="preserve"> NOTEREF _Ref151458798 \f \h </w:instrText>
      </w:r>
      <w:r w:rsidR="00D70BE5">
        <w:fldChar w:fldCharType="separate"/>
      </w:r>
      <w:r w:rsidR="00D70BE5" w:rsidRPr="00D70BE5">
        <w:rPr>
          <w:rStyle w:val="FootnoteReference"/>
        </w:rPr>
        <w:t>101</w:t>
      </w:r>
      <w:r w:rsidR="00D70BE5">
        <w:fldChar w:fldCharType="end"/>
      </w:r>
      <w:r w:rsidRPr="000760BB">
        <w:t>.</w:t>
      </w:r>
    </w:p>
    <w:p w14:paraId="79FB7EC9" w14:textId="4880D4F3" w:rsidR="000760BB" w:rsidRPr="000760BB" w:rsidRDefault="000760BB">
      <w:pPr>
        <w:pStyle w:val="NormalBPBHEB"/>
        <w:numPr>
          <w:ilvl w:val="0"/>
          <w:numId w:val="224"/>
        </w:numPr>
        <w:pPrChange w:id="1451" w:author="Suman Deshwal" w:date="2024-05-09T15:46:00Z">
          <w:pPr>
            <w:numPr>
              <w:numId w:val="9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Container </w:t>
      </w:r>
      <w:r w:rsidR="00C06AB1" w:rsidRPr="000760BB">
        <w:rPr>
          <w:b/>
          <w:bCs/>
        </w:rPr>
        <w:t>orchestration recom</w:t>
      </w:r>
      <w:r w:rsidRPr="000760BB">
        <w:rPr>
          <w:b/>
          <w:bCs/>
        </w:rPr>
        <w:t>mendations:</w:t>
      </w:r>
      <w:r w:rsidRPr="000760BB">
        <w:t xml:space="preserve"> A2C offers recommendations for container orchestration platforms, such as Amazon ECS or Kubernetes, based on the application's characteristics</w:t>
      </w:r>
      <w:r w:rsidR="009A5AEC">
        <w:fldChar w:fldCharType="begin"/>
      </w:r>
      <w:r w:rsidR="009A5AEC">
        <w:instrText xml:space="preserve"> NOTEREF _Ref151458798 \f \h </w:instrText>
      </w:r>
      <w:r w:rsidR="009A5AEC">
        <w:fldChar w:fldCharType="separate"/>
      </w:r>
      <w:r w:rsidR="009A5AEC" w:rsidRPr="009A5AEC">
        <w:rPr>
          <w:rStyle w:val="FootnoteReference"/>
        </w:rPr>
        <w:t>101</w:t>
      </w:r>
      <w:r w:rsidR="009A5AEC">
        <w:fldChar w:fldCharType="end"/>
      </w:r>
      <w:r w:rsidRPr="000760BB">
        <w:t>.</w:t>
      </w:r>
    </w:p>
    <w:p w14:paraId="403BD8B6" w14:textId="464B91E6" w:rsidR="000760BB" w:rsidRPr="000760BB" w:rsidRDefault="000760BB">
      <w:pPr>
        <w:pStyle w:val="Heading2BPBHEB"/>
        <w:pPrChange w:id="1452" w:author="Suman Deshwal" w:date="2024-05-09T15:47:00Z">
          <w:pPr>
            <w:keepNext/>
            <w:keepLines/>
            <w:spacing w:before="40" w:after="0"/>
            <w:outlineLvl w:val="1"/>
          </w:pPr>
        </w:pPrChange>
      </w:pPr>
      <w:r w:rsidRPr="000760BB">
        <w:lastRenderedPageBreak/>
        <w:t>AWS Copilot</w:t>
      </w:r>
    </w:p>
    <w:p w14:paraId="52F582FA" w14:textId="77777777" w:rsidR="000760BB" w:rsidRDefault="000760BB" w:rsidP="00C06AB1">
      <w:pPr>
        <w:pStyle w:val="NormalBPBHEB"/>
        <w:rPr>
          <w:ins w:id="1453" w:author="Suman Deshwal" w:date="2024-05-09T15:47:00Z"/>
        </w:rPr>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30038F26" w14:textId="77777777" w:rsidR="00C06AB1" w:rsidRPr="000760BB" w:rsidRDefault="00C06AB1">
      <w:pPr>
        <w:pStyle w:val="NormalBPBHEB"/>
        <w:pPrChange w:id="1454" w:author="Suman Deshwal" w:date="2024-05-09T15:47:00Z">
          <w:pPr>
            <w:pBdr>
              <w:top w:val="nil"/>
              <w:left w:val="nil"/>
              <w:bottom w:val="nil"/>
              <w:right w:val="nil"/>
              <w:between w:val="nil"/>
            </w:pBdr>
            <w:shd w:val="clear" w:color="auto" w:fill="FFFFFF"/>
            <w:spacing w:after="100" w:line="276" w:lineRule="auto"/>
            <w:jc w:val="both"/>
          </w:pPr>
        </w:pPrChange>
      </w:pPr>
    </w:p>
    <w:p w14:paraId="2FAE87E3" w14:textId="0DD0DCD4" w:rsidR="000760BB" w:rsidRDefault="000760BB" w:rsidP="00C06AB1">
      <w:pPr>
        <w:pStyle w:val="Heading3BPBHEB"/>
        <w:rPr>
          <w:ins w:id="1455" w:author="Suman Deshwal" w:date="2024-05-09T15:47:00Z"/>
        </w:rPr>
      </w:pPr>
      <w:r w:rsidRPr="000760BB">
        <w:t xml:space="preserve">Key </w:t>
      </w:r>
      <w:r w:rsidR="00C06AB1" w:rsidRPr="000760BB">
        <w:t xml:space="preserve">features </w:t>
      </w:r>
      <w:r w:rsidRPr="000760BB">
        <w:t xml:space="preserve">of AWS </w:t>
      </w:r>
      <w:proofErr w:type="spellStart"/>
      <w:r w:rsidRPr="000760BB">
        <w:t>Copilot</w:t>
      </w:r>
      <w:proofErr w:type="spellEnd"/>
    </w:p>
    <w:p w14:paraId="19F6BCF2" w14:textId="10BBDDAD" w:rsidR="00C06AB1" w:rsidRPr="000760BB" w:rsidRDefault="00C06AB1">
      <w:pPr>
        <w:pStyle w:val="NormalBPBHEB"/>
        <w:pPrChange w:id="1456" w:author="Suman Deshwal" w:date="2024-05-09T15:47:00Z">
          <w:pPr>
            <w:keepNext/>
            <w:keepLines/>
            <w:spacing w:before="40" w:after="0"/>
            <w:outlineLvl w:val="1"/>
          </w:pPr>
        </w:pPrChange>
      </w:pPr>
      <w:ins w:id="1457" w:author="Suman Deshwal" w:date="2024-05-09T15:47:00Z">
        <w:r>
          <w:t xml:space="preserve">The following are the </w:t>
        </w:r>
        <w:r w:rsidRPr="00C06AB1">
          <w:t>key features of AWS Copilot</w:t>
        </w:r>
        <w:r>
          <w:t>:</w:t>
        </w:r>
      </w:ins>
    </w:p>
    <w:p w14:paraId="559FEBDA" w14:textId="7BC8074C" w:rsidR="000760BB" w:rsidRPr="000760BB" w:rsidRDefault="000760BB">
      <w:pPr>
        <w:pStyle w:val="NormalBPBHEB"/>
        <w:numPr>
          <w:ilvl w:val="0"/>
          <w:numId w:val="225"/>
        </w:numPr>
        <w:pPrChange w:id="1458" w:author="Suman Deshwal" w:date="2024-05-09T15:47:00Z">
          <w:pPr>
            <w:numPr>
              <w:numId w:val="9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Application </w:t>
      </w:r>
      <w:r w:rsidR="00C06AB1" w:rsidRPr="000760BB">
        <w:rPr>
          <w:b/>
          <w:bCs/>
        </w:rPr>
        <w:t>definition</w:t>
      </w:r>
      <w:r w:rsidRPr="000760BB">
        <w:rPr>
          <w:b/>
          <w:bCs/>
        </w:rPr>
        <w:t>:</w:t>
      </w:r>
      <w:r w:rsidRPr="000760BB">
        <w:t xml:space="preserve"> Copilot uses an application-centric approach, allowing developers to define and manage entire applications, including services, environments, and associated resources</w:t>
      </w:r>
      <w:bookmarkStart w:id="1459" w:name="_Ref151458853"/>
      <w:r w:rsidR="00D70BE5">
        <w:rPr>
          <w:rStyle w:val="FootnoteReference"/>
        </w:rPr>
        <w:footnoteReference w:id="102"/>
      </w:r>
      <w:bookmarkEnd w:id="1459"/>
      <w:r w:rsidRPr="000760BB">
        <w:t>.</w:t>
      </w:r>
    </w:p>
    <w:p w14:paraId="7327E29C" w14:textId="27FB12FF" w:rsidR="000760BB" w:rsidRPr="000760BB" w:rsidRDefault="000760BB">
      <w:pPr>
        <w:pStyle w:val="NormalBPBHEB"/>
        <w:numPr>
          <w:ilvl w:val="0"/>
          <w:numId w:val="225"/>
        </w:numPr>
        <w:pPrChange w:id="1460" w:author="Suman Deshwal" w:date="2024-05-09T15:47:00Z">
          <w:pPr>
            <w:numPr>
              <w:numId w:val="9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Automatic </w:t>
      </w:r>
      <w:r w:rsidR="00C06AB1" w:rsidRPr="000760BB">
        <w:rPr>
          <w:b/>
          <w:bCs/>
        </w:rPr>
        <w:t>service scaling</w:t>
      </w:r>
      <w:r w:rsidRPr="000760BB">
        <w:rPr>
          <w:b/>
          <w:bCs/>
        </w:rPr>
        <w:t>:</w:t>
      </w:r>
      <w:r w:rsidRPr="000760BB">
        <w:t xml:space="preserve"> Copilot automates the scaling of services based on defined scaling policies, ensuring optimal resource utilization</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5C2D6166" w14:textId="53CD975A" w:rsidR="000760BB" w:rsidRPr="000760BB" w:rsidRDefault="000760BB">
      <w:pPr>
        <w:pStyle w:val="NormalBPBHEB"/>
        <w:numPr>
          <w:ilvl w:val="0"/>
          <w:numId w:val="225"/>
        </w:numPr>
        <w:pPrChange w:id="1461" w:author="Suman Deshwal" w:date="2024-05-09T15:47:00Z">
          <w:pPr>
            <w:numPr>
              <w:numId w:val="9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Integrated CI/CD </w:t>
      </w:r>
      <w:r w:rsidR="00C06AB1" w:rsidRPr="000760BB">
        <w:rPr>
          <w:b/>
          <w:bCs/>
        </w:rPr>
        <w:t>pipelines</w:t>
      </w:r>
      <w:r w:rsidRPr="000760BB">
        <w:rPr>
          <w:b/>
          <w:bCs/>
        </w:rPr>
        <w:t>:</w:t>
      </w:r>
      <w:r w:rsidRPr="000760BB">
        <w:t xml:space="preserve"> Copilot seamlessly integrates with CI/CD pipelines, facilitating continuous integration and deployment of containerized applications</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7F26EDAC" w14:textId="77777777" w:rsidR="00C06AB1" w:rsidRDefault="00C06AB1" w:rsidP="008E169A">
      <w:pPr>
        <w:keepNext/>
        <w:keepLines/>
        <w:spacing w:before="40" w:after="0"/>
        <w:outlineLvl w:val="1"/>
        <w:rPr>
          <w:ins w:id="1462" w:author="Suman Deshwal" w:date="2024-05-09T15:47:00Z"/>
          <w:rFonts w:eastAsiaTheme="majorEastAsia" w:cstheme="majorBidi"/>
          <w:sz w:val="36"/>
          <w:szCs w:val="26"/>
        </w:rPr>
      </w:pPr>
    </w:p>
    <w:p w14:paraId="53FE6117" w14:textId="0768C552" w:rsidR="000760BB" w:rsidRDefault="000760BB" w:rsidP="00C06AB1">
      <w:pPr>
        <w:pStyle w:val="Heading3BPBHEB"/>
        <w:rPr>
          <w:ins w:id="1463" w:author="Suman Deshwal" w:date="2024-05-09T15:48:00Z"/>
        </w:rPr>
      </w:pPr>
      <w:r w:rsidRPr="000760BB">
        <w:t xml:space="preserve">Use </w:t>
      </w:r>
      <w:r w:rsidR="00C06AB1" w:rsidRPr="000760BB">
        <w:t>cases</w:t>
      </w:r>
    </w:p>
    <w:p w14:paraId="63386E5F" w14:textId="5BD03559" w:rsidR="00C06AB1" w:rsidRPr="000760BB" w:rsidRDefault="00C06AB1">
      <w:pPr>
        <w:pStyle w:val="NormalBPBHEB"/>
        <w:pPrChange w:id="1464" w:author="Suman Deshwal" w:date="2024-05-09T15:48:00Z">
          <w:pPr>
            <w:keepNext/>
            <w:keepLines/>
            <w:spacing w:before="40" w:after="0"/>
            <w:outlineLvl w:val="1"/>
          </w:pPr>
        </w:pPrChange>
      </w:pPr>
      <w:ins w:id="1465" w:author="Suman Deshwal" w:date="2024-05-09T15:48:00Z">
        <w:r>
          <w:t>The following are the use cases:</w:t>
        </w:r>
      </w:ins>
    </w:p>
    <w:p w14:paraId="60DFA3CB" w14:textId="64D87F6E" w:rsidR="000760BB" w:rsidRPr="000760BB" w:rsidRDefault="000760BB">
      <w:pPr>
        <w:pStyle w:val="NormalBPBHEB"/>
        <w:numPr>
          <w:ilvl w:val="0"/>
          <w:numId w:val="226"/>
        </w:numPr>
        <w:pPrChange w:id="1466" w:author="Suman Deshwal" w:date="2024-05-09T15:48:00Z">
          <w:pPr>
            <w:numPr>
              <w:numId w:val="10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Application </w:t>
      </w:r>
      <w:r w:rsidR="00C06AB1" w:rsidRPr="000760BB">
        <w:rPr>
          <w:b/>
          <w:bCs/>
        </w:rPr>
        <w:t>modernization</w:t>
      </w:r>
      <w:r w:rsidRPr="000760BB">
        <w:rPr>
          <w:b/>
          <w:bCs/>
        </w:rPr>
        <w:t>:</w:t>
      </w:r>
      <w:r w:rsidRPr="000760BB">
        <w:t xml:space="preserve"> A2C and Copilot are ideal for organizations looking to modernize legacy applications by migrating them to containerized environments, fostering agility and scalability</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7E9B86EC" w14:textId="72FDF519" w:rsidR="000760BB" w:rsidRPr="000760BB" w:rsidRDefault="000760BB">
      <w:pPr>
        <w:pStyle w:val="NormalBPBHEB"/>
        <w:numPr>
          <w:ilvl w:val="0"/>
          <w:numId w:val="226"/>
        </w:numPr>
        <w:pPrChange w:id="1467" w:author="Suman Deshwal" w:date="2024-05-09T15:48:00Z">
          <w:pPr>
            <w:numPr>
              <w:numId w:val="10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C06AB1" w:rsidRPr="000760BB">
        <w:rPr>
          <w:b/>
          <w:bCs/>
        </w:rPr>
        <w:t>architecture</w:t>
      </w:r>
      <w:r w:rsidRPr="000760BB">
        <w:rPr>
          <w:b/>
          <w:bCs/>
        </w:rPr>
        <w:t>:</w:t>
      </w:r>
      <w:r w:rsidRPr="000760BB">
        <w:t xml:space="preserve"> Both tools support the adoption of microservices architecture, enabling developers to design, deploy, and manage individual services independently</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444DF54E" w14:textId="77777777" w:rsidR="00C06AB1" w:rsidRDefault="00C06AB1" w:rsidP="008E169A">
      <w:pPr>
        <w:keepNext/>
        <w:keepLines/>
        <w:spacing w:before="40" w:after="0"/>
        <w:outlineLvl w:val="1"/>
        <w:rPr>
          <w:ins w:id="1468" w:author="Suman Deshwal" w:date="2024-05-09T15:48:00Z"/>
          <w:rFonts w:eastAsiaTheme="majorEastAsia" w:cstheme="majorBidi"/>
          <w:sz w:val="36"/>
          <w:szCs w:val="26"/>
        </w:rPr>
      </w:pPr>
    </w:p>
    <w:p w14:paraId="2F940652" w14:textId="1589033D" w:rsidR="000760BB" w:rsidRDefault="000760BB" w:rsidP="00C06AB1">
      <w:pPr>
        <w:pStyle w:val="Heading3BPBHEB"/>
        <w:rPr>
          <w:ins w:id="1469" w:author="Suman Deshwal" w:date="2024-05-09T15:48:00Z"/>
        </w:rPr>
      </w:pPr>
      <w:r w:rsidRPr="000760BB">
        <w:t>Benefits</w:t>
      </w:r>
    </w:p>
    <w:p w14:paraId="6F95B1F0" w14:textId="71831D08" w:rsidR="00C06AB1" w:rsidRPr="000760BB" w:rsidRDefault="00C06AB1">
      <w:pPr>
        <w:pStyle w:val="NormalBPBHEB"/>
        <w:pPrChange w:id="1470" w:author="Suman Deshwal" w:date="2024-05-09T15:48:00Z">
          <w:pPr>
            <w:keepNext/>
            <w:keepLines/>
            <w:spacing w:before="40" w:after="0"/>
            <w:outlineLvl w:val="1"/>
          </w:pPr>
        </w:pPrChange>
      </w:pPr>
      <w:ins w:id="1471" w:author="Suman Deshwal" w:date="2024-05-09T15:48:00Z">
        <w:r>
          <w:t>The following are the ben</w:t>
        </w:r>
      </w:ins>
      <w:ins w:id="1472" w:author="Suman Deshwal" w:date="2024-05-09T16:18:00Z">
        <w:r w:rsidR="007B6BAB">
          <w:t>e</w:t>
        </w:r>
      </w:ins>
      <w:ins w:id="1473" w:author="Suman Deshwal" w:date="2024-05-09T15:48:00Z">
        <w:r>
          <w:t>fit</w:t>
        </w:r>
      </w:ins>
      <w:ins w:id="1474" w:author="Suman Deshwal" w:date="2024-05-09T15:49:00Z">
        <w:r>
          <w:t>s of AWS Copilot:</w:t>
        </w:r>
      </w:ins>
    </w:p>
    <w:p w14:paraId="5CC3318F" w14:textId="5087AD99" w:rsidR="000760BB" w:rsidRPr="000760BB" w:rsidRDefault="000760BB">
      <w:pPr>
        <w:pStyle w:val="NormalBPBHEB"/>
        <w:numPr>
          <w:ilvl w:val="0"/>
          <w:numId w:val="227"/>
        </w:numPr>
        <w:pPrChange w:id="1475" w:author="Suman Deshwal" w:date="2024-05-09T15:49:00Z">
          <w:pPr>
            <w:numPr>
              <w:numId w:val="10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Accelerated </w:t>
      </w:r>
      <w:r w:rsidR="00C06AB1" w:rsidRPr="000760BB">
        <w:rPr>
          <w:b/>
          <w:bCs/>
        </w:rPr>
        <w:t>migration</w:t>
      </w:r>
      <w:r w:rsidRPr="000760BB">
        <w:rPr>
          <w:b/>
          <w:bCs/>
        </w:rPr>
        <w:t>:</w:t>
      </w:r>
      <w:r w:rsidRPr="000760BB">
        <w:t xml:space="preserve"> A2C accelerates the migration of existing applications to containers, providing a faster path to modernization.</w:t>
      </w:r>
    </w:p>
    <w:p w14:paraId="47511683" w14:textId="343632B6" w:rsidR="000760BB" w:rsidRPr="000760BB" w:rsidRDefault="000760BB">
      <w:pPr>
        <w:pStyle w:val="NormalBPBHEB"/>
        <w:numPr>
          <w:ilvl w:val="0"/>
          <w:numId w:val="227"/>
        </w:numPr>
        <w:pPrChange w:id="1476" w:author="Suman Deshwal" w:date="2024-05-09T15:49:00Z">
          <w:pPr>
            <w:numPr>
              <w:numId w:val="10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Simplified </w:t>
      </w:r>
      <w:r w:rsidR="00C06AB1" w:rsidRPr="000760BB">
        <w:rPr>
          <w:b/>
          <w:bCs/>
        </w:rPr>
        <w:t>operations</w:t>
      </w:r>
      <w:r w:rsidRPr="000760BB">
        <w:rPr>
          <w:b/>
          <w:bCs/>
        </w:rPr>
        <w:t>:</w:t>
      </w:r>
      <w:r w:rsidRPr="000760BB">
        <w:t xml:space="preserve"> Copilot simplifies operations by abstracting away the complexities of infrastructure management, allowing developers to focus on building features</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0CD97815" w14:textId="7FF9AAEC" w:rsidR="000760BB" w:rsidRPr="000760BB" w:rsidRDefault="000760BB">
      <w:pPr>
        <w:pStyle w:val="Heading1BPBHEB"/>
        <w:pPrChange w:id="1477" w:author="Suman Deshwal" w:date="2024-05-09T15:49:00Z">
          <w:pPr>
            <w:keepNext/>
            <w:keepLines/>
            <w:spacing w:before="40" w:after="0"/>
            <w:outlineLvl w:val="1"/>
          </w:pPr>
        </w:pPrChange>
      </w:pPr>
      <w:r w:rsidRPr="000760BB">
        <w:lastRenderedPageBreak/>
        <w:t>Integration with DevOps Workflow</w:t>
      </w:r>
    </w:p>
    <w:p w14:paraId="0DE084F7" w14:textId="77777777" w:rsidR="000760BB" w:rsidRDefault="000760BB" w:rsidP="000760BB">
      <w:pPr>
        <w:pBdr>
          <w:top w:val="nil"/>
          <w:left w:val="nil"/>
          <w:bottom w:val="nil"/>
          <w:right w:val="nil"/>
          <w:between w:val="nil"/>
        </w:pBdr>
        <w:shd w:val="clear" w:color="auto" w:fill="FFFFFF"/>
        <w:spacing w:after="100" w:line="276" w:lineRule="auto"/>
        <w:jc w:val="both"/>
        <w:rPr>
          <w:ins w:id="1478" w:author="Suman Deshwal" w:date="2024-05-09T16:18:00Z"/>
        </w:rPr>
      </w:pPr>
      <w:r w:rsidRPr="000760BB">
        <w:t xml:space="preserve">A2C and Copilot seamlessly integrate with DevOps workflows, aligning with the principles of </w:t>
      </w:r>
      <w:r w:rsidRPr="007B6BAB">
        <w:rPr>
          <w:b/>
          <w:bCs/>
          <w:rPrChange w:id="1479" w:author="Suman Deshwal" w:date="2024-05-09T16:18:00Z">
            <w:rPr/>
          </w:rPrChange>
        </w:rPr>
        <w:t>Infrastructure as Code (</w:t>
      </w:r>
      <w:proofErr w:type="spellStart"/>
      <w:r w:rsidRPr="007B6BAB">
        <w:rPr>
          <w:b/>
          <w:bCs/>
          <w:rPrChange w:id="1480" w:author="Suman Deshwal" w:date="2024-05-09T16:18:00Z">
            <w:rPr/>
          </w:rPrChange>
        </w:rPr>
        <w:t>IaC</w:t>
      </w:r>
      <w:proofErr w:type="spellEnd"/>
      <w:r w:rsidRPr="007B6BAB">
        <w:rPr>
          <w:b/>
          <w:bCs/>
          <w:rPrChange w:id="1481" w:author="Suman Deshwal" w:date="2024-05-09T16:18:00Z">
            <w:rPr/>
          </w:rPrChange>
        </w:rPr>
        <w:t>)</w:t>
      </w:r>
      <w:r w:rsidRPr="000760BB">
        <w:t xml:space="preserve"> and supporting automation throughout the application lifecycle.</w:t>
      </w:r>
    </w:p>
    <w:p w14:paraId="11796AF4" w14:textId="77777777" w:rsidR="007B6BAB" w:rsidRPr="000760BB" w:rsidRDefault="007B6BAB" w:rsidP="000760BB">
      <w:pPr>
        <w:pBdr>
          <w:top w:val="nil"/>
          <w:left w:val="nil"/>
          <w:bottom w:val="nil"/>
          <w:right w:val="nil"/>
          <w:between w:val="nil"/>
        </w:pBdr>
        <w:shd w:val="clear" w:color="auto" w:fill="FFFFFF"/>
        <w:spacing w:after="100" w:line="276" w:lineRule="auto"/>
        <w:jc w:val="both"/>
      </w:pPr>
    </w:p>
    <w:p w14:paraId="7959A835" w14:textId="281F2FC0" w:rsidR="000760BB" w:rsidRPr="000760BB" w:rsidRDefault="000760BB">
      <w:pPr>
        <w:pStyle w:val="Heading2BPBHEB"/>
        <w:pPrChange w:id="1482" w:author="Suman Deshwal" w:date="2024-05-09T16:18:00Z">
          <w:pPr>
            <w:keepNext/>
            <w:keepLines/>
            <w:spacing w:before="40" w:after="0"/>
            <w:outlineLvl w:val="1"/>
          </w:pPr>
        </w:pPrChange>
      </w:pPr>
      <w:r w:rsidRPr="000760BB">
        <w:t>Conclusion</w:t>
      </w:r>
    </w:p>
    <w:p w14:paraId="7F96E718" w14:textId="77777777" w:rsidR="000760BB" w:rsidRPr="000760BB" w:rsidRDefault="000760BB">
      <w:pPr>
        <w:pStyle w:val="NormalBPBHEB"/>
        <w:pPrChange w:id="1483" w:author="Suman Deshwal" w:date="2024-05-09T16:18:00Z">
          <w:pPr>
            <w:pBdr>
              <w:top w:val="nil"/>
              <w:left w:val="nil"/>
              <w:bottom w:val="nil"/>
              <w:right w:val="nil"/>
              <w:between w:val="nil"/>
            </w:pBdr>
            <w:shd w:val="clear" w:color="auto" w:fill="FFFFFF"/>
            <w:spacing w:after="100" w:line="276" w:lineRule="auto"/>
            <w:jc w:val="both"/>
          </w:pPr>
        </w:pPrChange>
      </w:pPr>
      <w:r w:rsidRPr="000760BB">
        <w:t>AWS App2Container and AWS Copilot together offer a comprehensive solution for organizations looking to adopt containers, from the initial migration phase with A2C to the ongoing management and deployment with Copilot.</w:t>
      </w:r>
    </w:p>
    <w:p w14:paraId="307F8E3D" w14:textId="77777777" w:rsidR="007B6BAB" w:rsidRDefault="007B6BAB">
      <w:pPr>
        <w:pStyle w:val="NormalBPBHEB"/>
        <w:rPr>
          <w:ins w:id="1484" w:author="Suman Deshwal" w:date="2024-05-09T16:19:00Z"/>
        </w:rPr>
        <w:pPrChange w:id="1485" w:author="Suman Deshwal" w:date="2024-05-09T16:19:00Z">
          <w:pPr>
            <w:keepNext/>
            <w:keepLines/>
            <w:spacing w:before="400" w:after="0" w:line="276" w:lineRule="auto"/>
            <w:outlineLvl w:val="0"/>
          </w:pPr>
        </w:pPrChange>
      </w:pPr>
    </w:p>
    <w:p w14:paraId="262F2297" w14:textId="510B105D" w:rsidR="000760BB" w:rsidRPr="000760BB" w:rsidRDefault="000760BB">
      <w:pPr>
        <w:pStyle w:val="Heading1BPBHEB"/>
        <w:pPrChange w:id="1486" w:author="Suman Deshwal" w:date="2024-05-09T16:19:00Z">
          <w:pPr>
            <w:keepNext/>
            <w:keepLines/>
            <w:spacing w:before="400" w:after="0" w:line="276" w:lineRule="auto"/>
            <w:outlineLvl w:val="0"/>
          </w:pPr>
        </w:pPrChange>
      </w:pPr>
      <w:commentRangeStart w:id="1487"/>
      <w:r w:rsidRPr="000760BB">
        <w:t xml:space="preserve">AWS </w:t>
      </w:r>
      <w:proofErr w:type="spellStart"/>
      <w:r w:rsidRPr="000760BB">
        <w:t>Fargate</w:t>
      </w:r>
      <w:proofErr w:type="spellEnd"/>
      <w:r w:rsidRPr="000760BB">
        <w:t xml:space="preserve"> Integration</w:t>
      </w:r>
    </w:p>
    <w:p w14:paraId="794ECED9" w14:textId="64B43C53"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 xml:space="preserve">Introduction to AWS App2Container and AWS </w:t>
      </w:r>
      <w:proofErr w:type="spellStart"/>
      <w:r w:rsidRPr="000760BB">
        <w:rPr>
          <w:rFonts w:eastAsiaTheme="majorEastAsia" w:cstheme="majorBidi"/>
          <w:sz w:val="36"/>
          <w:szCs w:val="26"/>
        </w:rPr>
        <w:t>Fargate</w:t>
      </w:r>
      <w:proofErr w:type="spellEnd"/>
      <w:r w:rsidRPr="000760BB">
        <w:rPr>
          <w:rFonts w:eastAsiaTheme="majorEastAsia" w:cstheme="majorBidi"/>
          <w:sz w:val="36"/>
          <w:szCs w:val="26"/>
        </w:rPr>
        <w:t xml:space="preserve"> Integration</w:t>
      </w:r>
      <w:commentRangeEnd w:id="1487"/>
      <w:r w:rsidR="007B6BAB">
        <w:rPr>
          <w:rStyle w:val="CommentReference"/>
        </w:rPr>
        <w:commentReference w:id="1487"/>
      </w:r>
    </w:p>
    <w:p w14:paraId="5F624C6C" w14:textId="49320C4E" w:rsidR="000760BB" w:rsidRPr="000760BB" w:rsidRDefault="000760BB">
      <w:pPr>
        <w:pStyle w:val="NormalBPBHEB"/>
        <w:pPrChange w:id="1488" w:author="Suman Deshwal" w:date="2024-05-09T16:20:00Z">
          <w:pPr>
            <w:pBdr>
              <w:top w:val="nil"/>
              <w:left w:val="nil"/>
              <w:bottom w:val="nil"/>
              <w:right w:val="nil"/>
              <w:between w:val="nil"/>
            </w:pBdr>
            <w:shd w:val="clear" w:color="auto" w:fill="FFFFFF"/>
            <w:spacing w:after="100" w:line="276" w:lineRule="auto"/>
            <w:jc w:val="both"/>
          </w:pPr>
        </w:pPrChange>
      </w:pPr>
      <w:del w:id="1489" w:author="Suman Deshwal" w:date="2024-05-09T16:19:00Z">
        <w:r w:rsidRPr="000760BB" w:rsidDel="007B6BAB">
          <w:delText>AWS App2Container (</w:delText>
        </w:r>
      </w:del>
      <w:r w:rsidRPr="000760BB">
        <w:t>A2C</w:t>
      </w:r>
      <w:del w:id="1490" w:author="Suman Deshwal" w:date="2024-05-09T16:19:00Z">
        <w:r w:rsidRPr="000760BB" w:rsidDel="007B6BAB">
          <w:delText>)</w:delText>
        </w:r>
      </w:del>
      <w:r w:rsidRPr="000760BB">
        <w:t xml:space="preserve"> and AWS </w:t>
      </w:r>
      <w:proofErr w:type="spellStart"/>
      <w:r w:rsidRPr="000760BB">
        <w:t>Fargate</w:t>
      </w:r>
      <w:proofErr w:type="spellEnd"/>
      <w:r w:rsidRPr="000760BB">
        <w:t xml:space="preserve"> together form a powerful combination in the AWS Developer Tools suite, offering a streamlined pathway for containerizing applications and seamlessly deploying them onto AWS </w:t>
      </w:r>
      <w:proofErr w:type="spellStart"/>
      <w:r w:rsidRPr="000760BB">
        <w:t>Fargate</w:t>
      </w:r>
      <w:proofErr w:type="spellEnd"/>
      <w:r w:rsidRPr="000760BB">
        <w:t>. This section explores the integration of these tools and how they collectively contribute to efficient container management.</w:t>
      </w:r>
    </w:p>
    <w:p w14:paraId="3B7CB1CD" w14:textId="77777777" w:rsidR="007B6BAB" w:rsidRDefault="007B6BAB" w:rsidP="008E169A">
      <w:pPr>
        <w:keepNext/>
        <w:keepLines/>
        <w:spacing w:before="40" w:after="0"/>
        <w:outlineLvl w:val="1"/>
        <w:rPr>
          <w:ins w:id="1491" w:author="Suman Deshwal" w:date="2024-05-09T16:20:00Z"/>
          <w:rFonts w:eastAsiaTheme="majorEastAsia" w:cstheme="majorBidi"/>
          <w:sz w:val="36"/>
          <w:szCs w:val="26"/>
        </w:rPr>
      </w:pPr>
    </w:p>
    <w:p w14:paraId="591AB329" w14:textId="66CA036E" w:rsidR="000760BB" w:rsidRPr="000760BB" w:rsidRDefault="000760BB">
      <w:pPr>
        <w:pStyle w:val="Heading2BPBHEB"/>
        <w:pPrChange w:id="1492" w:author="Suman Deshwal" w:date="2024-05-09T16:20:00Z">
          <w:pPr>
            <w:keepNext/>
            <w:keepLines/>
            <w:spacing w:before="40" w:after="0"/>
            <w:outlineLvl w:val="1"/>
          </w:pPr>
        </w:pPrChange>
      </w:pPr>
      <w:r w:rsidRPr="000760BB">
        <w:t xml:space="preserve">AWS </w:t>
      </w:r>
      <w:proofErr w:type="spellStart"/>
      <w:r w:rsidRPr="000760BB">
        <w:t>Fargate</w:t>
      </w:r>
      <w:proofErr w:type="spellEnd"/>
      <w:r w:rsidRPr="000760BB">
        <w:t xml:space="preserve"> </w:t>
      </w:r>
      <w:r w:rsidR="007B6BAB" w:rsidRPr="000760BB">
        <w:t>overview</w:t>
      </w:r>
      <w:del w:id="1493" w:author="Suman Deshwal" w:date="2024-05-09T16:20:00Z">
        <w:r w:rsidRPr="000760BB" w:rsidDel="007B6BAB">
          <w:delText>:</w:delText>
        </w:r>
      </w:del>
    </w:p>
    <w:p w14:paraId="70580342" w14:textId="77777777" w:rsidR="000760BB" w:rsidRPr="000760BB" w:rsidRDefault="000760BB">
      <w:pPr>
        <w:pStyle w:val="NormalBPBHEB"/>
        <w:pPrChange w:id="1494" w:author="Suman Deshwal" w:date="2024-05-09T16:20:00Z">
          <w:pPr>
            <w:pBdr>
              <w:top w:val="nil"/>
              <w:left w:val="nil"/>
              <w:bottom w:val="nil"/>
              <w:right w:val="nil"/>
              <w:between w:val="nil"/>
            </w:pBdr>
            <w:shd w:val="clear" w:color="auto" w:fill="FFFFFF"/>
            <w:spacing w:after="100" w:line="276" w:lineRule="auto"/>
            <w:jc w:val="both"/>
          </w:pPr>
        </w:pPrChange>
      </w:pPr>
      <w:r w:rsidRPr="000760BB">
        <w:t xml:space="preserve">AWS </w:t>
      </w:r>
      <w:proofErr w:type="spellStart"/>
      <w:r w:rsidRPr="000760BB">
        <w:t>Fargate</w:t>
      </w:r>
      <w:proofErr w:type="spellEnd"/>
      <w:r w:rsidRPr="000760BB">
        <w:t xml:space="preserve"> is a serverless compute engine for containers, allowing users to run containers without managing the underlying infrastructure. It abstracts away the complexities of server provisioning and maintenance, enabling developers to focus solely on deploying and managing containerized applications.</w:t>
      </w:r>
    </w:p>
    <w:p w14:paraId="72A912BF" w14:textId="77777777" w:rsidR="007B6BAB" w:rsidRDefault="007B6BAB" w:rsidP="008E169A">
      <w:pPr>
        <w:keepNext/>
        <w:keepLines/>
        <w:spacing w:before="40" w:after="0"/>
        <w:outlineLvl w:val="1"/>
        <w:rPr>
          <w:ins w:id="1495" w:author="Suman Deshwal" w:date="2024-05-09T16:20:00Z"/>
          <w:rFonts w:eastAsiaTheme="majorEastAsia" w:cstheme="majorBidi"/>
          <w:sz w:val="36"/>
          <w:szCs w:val="26"/>
        </w:rPr>
      </w:pPr>
    </w:p>
    <w:p w14:paraId="7B81F33C" w14:textId="71DA81AA" w:rsidR="000760BB" w:rsidRPr="000760BB" w:rsidRDefault="000760BB">
      <w:pPr>
        <w:pStyle w:val="Heading2BPBHEB"/>
        <w:pPrChange w:id="1496" w:author="Suman Deshwal" w:date="2024-05-09T16:20:00Z">
          <w:pPr>
            <w:keepNext/>
            <w:keepLines/>
            <w:spacing w:before="40" w:after="0"/>
            <w:outlineLvl w:val="1"/>
          </w:pPr>
        </w:pPrChange>
      </w:pPr>
      <w:r w:rsidRPr="000760BB">
        <w:t xml:space="preserve">Integration </w:t>
      </w:r>
      <w:commentRangeStart w:id="1497"/>
      <w:r w:rsidR="007B6BAB" w:rsidRPr="000760BB">
        <w:t>steps</w:t>
      </w:r>
      <w:commentRangeEnd w:id="1497"/>
      <w:r w:rsidR="007B6BAB">
        <w:rPr>
          <w:rStyle w:val="CommentReference"/>
          <w:rFonts w:eastAsiaTheme="minorHAnsi" w:cstheme="minorBidi"/>
          <w:b w:val="0"/>
        </w:rPr>
        <w:commentReference w:id="1497"/>
      </w:r>
    </w:p>
    <w:p w14:paraId="435D332B" w14:textId="541B2EDE" w:rsidR="000760BB" w:rsidRPr="000760BB" w:rsidRDefault="000760BB">
      <w:pPr>
        <w:pStyle w:val="NormalBPBHEB"/>
        <w:numPr>
          <w:ilvl w:val="0"/>
          <w:numId w:val="102"/>
        </w:numPr>
        <w:pPrChange w:id="1498" w:author="Suman Deshwal" w:date="2024-05-09T16:21:00Z">
          <w:pPr>
            <w:numPr>
              <w:numId w:val="10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Containerization with AWS App2Container (A2C):</w:t>
      </w:r>
      <w:r w:rsidRPr="000760BB">
        <w:t xml:space="preserve"> Before deploying an application on AWS </w:t>
      </w:r>
      <w:proofErr w:type="spellStart"/>
      <w:r w:rsidRPr="000760BB">
        <w:t>Fargate</w:t>
      </w:r>
      <w:proofErr w:type="spellEnd"/>
      <w:r w:rsidRPr="000760BB">
        <w:t xml:space="preserve">, it needs to be containerized. A2C simplifies this process by automatically analyzing the existing application, generating Docker container images, and providing recommendations for container </w:t>
      </w:r>
      <w:commentRangeStart w:id="1499"/>
      <w:r w:rsidRPr="000760BB">
        <w:t>orchestration</w:t>
      </w:r>
      <w:commentRangeEnd w:id="1499"/>
      <w:r w:rsidR="007B6BAB">
        <w:rPr>
          <w:rStyle w:val="CommentReference"/>
          <w:rFonts w:eastAsiaTheme="minorHAnsi" w:cstheme="minorBidi"/>
        </w:rPr>
        <w:commentReference w:id="1499"/>
      </w:r>
      <w:r w:rsidRPr="000760BB">
        <w:t>.</w:t>
      </w:r>
    </w:p>
    <w:p w14:paraId="6980C186" w14:textId="77777777" w:rsidR="000760BB" w:rsidRPr="000760BB" w:rsidRDefault="000760BB">
      <w:pPr>
        <w:pStyle w:val="NormalBPBHEB"/>
        <w:numPr>
          <w:ilvl w:val="0"/>
          <w:numId w:val="228"/>
        </w:numPr>
        <w:pPrChange w:id="1500" w:author="Suman Deshwal" w:date="2024-05-09T16:21:00Z">
          <w:pPr>
            <w:numPr>
              <w:ilvl w:val="1"/>
              <w:numId w:val="102"/>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A2C Containerization Process:</w:t>
      </w:r>
    </w:p>
    <w:p w14:paraId="0B8D27C5" w14:textId="6B7D4D6C" w:rsidR="000760BB" w:rsidRPr="000760BB" w:rsidRDefault="000760BB">
      <w:pPr>
        <w:pStyle w:val="NormalBPBHEB"/>
        <w:numPr>
          <w:ilvl w:val="0"/>
          <w:numId w:val="229"/>
        </w:numPr>
        <w:pPrChange w:id="1501" w:author="Suman Deshwal" w:date="2024-05-09T16:21: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02" w:author="Suman Deshwal" w:date="2024-05-09T16:21:00Z">
            <w:rPr/>
          </w:rPrChange>
        </w:rPr>
        <w:lastRenderedPageBreak/>
        <w:t xml:space="preserve">Dependency </w:t>
      </w:r>
      <w:r w:rsidR="007B6BAB" w:rsidRPr="007B6BAB">
        <w:rPr>
          <w:b/>
          <w:bCs/>
        </w:rPr>
        <w:t>analysis</w:t>
      </w:r>
      <w:r w:rsidRPr="000760BB">
        <w:t>: A2C identifies application components and their dependencies.</w:t>
      </w:r>
    </w:p>
    <w:p w14:paraId="413B6E3C" w14:textId="4D031FE6" w:rsidR="000760BB" w:rsidRPr="000760BB" w:rsidRDefault="000760BB">
      <w:pPr>
        <w:pStyle w:val="NormalBPBHEB"/>
        <w:numPr>
          <w:ilvl w:val="0"/>
          <w:numId w:val="229"/>
        </w:numPr>
        <w:pPrChange w:id="1503" w:author="Suman Deshwal" w:date="2024-05-09T16:21: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04" w:author="Suman Deshwal" w:date="2024-05-09T16:21:00Z">
            <w:rPr/>
          </w:rPrChange>
        </w:rPr>
        <w:t xml:space="preserve">Docker </w:t>
      </w:r>
      <w:r w:rsidR="007B6BAB" w:rsidRPr="007B6BAB">
        <w:rPr>
          <w:b/>
          <w:bCs/>
        </w:rPr>
        <w:t>image generation</w:t>
      </w:r>
      <w:r w:rsidRPr="000760BB">
        <w:t>: A2C creates Docker container images based on the analyzed dependencies.</w:t>
      </w:r>
    </w:p>
    <w:p w14:paraId="56EF79A4" w14:textId="7CE9E3E2" w:rsidR="000760BB" w:rsidRPr="000760BB" w:rsidRDefault="000760BB">
      <w:pPr>
        <w:pStyle w:val="NormalBPBHEB"/>
        <w:numPr>
          <w:ilvl w:val="0"/>
          <w:numId w:val="229"/>
        </w:numPr>
        <w:pPrChange w:id="1505" w:author="Suman Deshwal" w:date="2024-05-09T16:21: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06" w:author="Suman Deshwal" w:date="2024-05-09T16:21:00Z">
            <w:rPr/>
          </w:rPrChange>
        </w:rPr>
        <w:t xml:space="preserve">Orchestration </w:t>
      </w:r>
      <w:r w:rsidR="007B6BAB" w:rsidRPr="007B6BAB">
        <w:rPr>
          <w:b/>
          <w:bCs/>
        </w:rPr>
        <w:t>recommendations</w:t>
      </w:r>
      <w:r w:rsidRPr="000760BB">
        <w:t xml:space="preserve">: A2C suggests suitable container orchestration platforms, such as AWS </w:t>
      </w:r>
      <w:proofErr w:type="spellStart"/>
      <w:r w:rsidRPr="000760BB">
        <w:t>Fargate</w:t>
      </w:r>
      <w:bookmarkStart w:id="1507" w:name="_Ref151459270"/>
      <w:proofErr w:type="spellEnd"/>
      <w:r w:rsidR="00277876">
        <w:rPr>
          <w:rStyle w:val="FootnoteReference"/>
        </w:rPr>
        <w:footnoteReference w:id="103"/>
      </w:r>
      <w:bookmarkEnd w:id="1507"/>
      <w:r w:rsidRPr="000760BB">
        <w:t>.</w:t>
      </w:r>
    </w:p>
    <w:p w14:paraId="3C1A6364" w14:textId="5C3EDBE9" w:rsidR="000760BB" w:rsidRPr="000760BB" w:rsidRDefault="000760BB">
      <w:pPr>
        <w:pStyle w:val="NormalBPBHEB"/>
        <w:numPr>
          <w:ilvl w:val="0"/>
          <w:numId w:val="102"/>
        </w:numPr>
        <w:pPrChange w:id="1508" w:author="Suman Deshwal" w:date="2024-05-09T16:22:00Z">
          <w:pPr>
            <w:numPr>
              <w:numId w:val="10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Deploying on AWS </w:t>
      </w:r>
      <w:proofErr w:type="spellStart"/>
      <w:r w:rsidRPr="000760BB">
        <w:rPr>
          <w:b/>
          <w:bCs/>
        </w:rPr>
        <w:t>Fargate</w:t>
      </w:r>
      <w:proofErr w:type="spellEnd"/>
      <w:r w:rsidRPr="000760BB">
        <w:rPr>
          <w:b/>
          <w:bCs/>
        </w:rPr>
        <w:t>:</w:t>
      </w:r>
      <w:r w:rsidRPr="000760BB">
        <w:t xml:space="preserve"> Once the application is containerized, AWS </w:t>
      </w:r>
      <w:proofErr w:type="spellStart"/>
      <w:r w:rsidRPr="000760BB">
        <w:t>Fargate</w:t>
      </w:r>
      <w:proofErr w:type="spellEnd"/>
      <w:r w:rsidRPr="000760BB">
        <w:t xml:space="preserve"> offers a serverless environment for running containers. The deployment process involves defining the task and service configurations, specifying resource requirements, and orchestrating the deployment on </w:t>
      </w:r>
      <w:proofErr w:type="spellStart"/>
      <w:r w:rsidRPr="000760BB">
        <w:t>Fargate</w:t>
      </w:r>
      <w:proofErr w:type="spellEnd"/>
      <w:r w:rsidRPr="000760BB">
        <w:t>.</w:t>
      </w:r>
    </w:p>
    <w:p w14:paraId="5B63D2DC" w14:textId="1751A9ED" w:rsidR="000760BB" w:rsidRPr="000760BB" w:rsidRDefault="000760BB">
      <w:pPr>
        <w:pStyle w:val="NormalBPBHEB"/>
        <w:numPr>
          <w:ilvl w:val="0"/>
          <w:numId w:val="228"/>
        </w:numPr>
        <w:pPrChange w:id="1509" w:author="Suman Deshwal" w:date="2024-05-09T16:22:00Z">
          <w:pPr>
            <w:numPr>
              <w:ilvl w:val="1"/>
              <w:numId w:val="102"/>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 xml:space="preserve">AWS </w:t>
      </w:r>
      <w:proofErr w:type="spellStart"/>
      <w:r w:rsidRPr="000760BB">
        <w:t>Fargate</w:t>
      </w:r>
      <w:proofErr w:type="spellEnd"/>
      <w:r w:rsidRPr="000760BB">
        <w:t xml:space="preserve"> </w:t>
      </w:r>
      <w:r w:rsidR="007B6BAB" w:rsidRPr="000760BB">
        <w:t>deployment ste</w:t>
      </w:r>
      <w:r w:rsidRPr="000760BB">
        <w:t>ps:</w:t>
      </w:r>
    </w:p>
    <w:p w14:paraId="1F9D3277" w14:textId="4E0FFA5B" w:rsidR="000760BB" w:rsidRPr="000760BB" w:rsidRDefault="000760BB">
      <w:pPr>
        <w:pStyle w:val="NormalBPBHEB"/>
        <w:numPr>
          <w:ilvl w:val="0"/>
          <w:numId w:val="230"/>
        </w:numPr>
        <w:pPrChange w:id="1510" w:author="Suman Deshwal" w:date="2024-05-09T16:22: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11" w:author="Suman Deshwal" w:date="2024-05-09T16:22:00Z">
            <w:rPr/>
          </w:rPrChange>
        </w:rPr>
        <w:t xml:space="preserve">Task </w:t>
      </w:r>
      <w:r w:rsidR="007B6BAB" w:rsidRPr="007B6BAB">
        <w:rPr>
          <w:b/>
          <w:bCs/>
          <w:rPrChange w:id="1512" w:author="Suman Deshwal" w:date="2024-05-09T16:22:00Z">
            <w:rPr/>
          </w:rPrChange>
        </w:rPr>
        <w:t>definition</w:t>
      </w:r>
      <w:r w:rsidRPr="000760BB">
        <w:t>: Define the parameters for the containers, including image, CPU, memory, and networking.</w:t>
      </w:r>
    </w:p>
    <w:p w14:paraId="6CA5D253" w14:textId="0EA161E3" w:rsidR="000760BB" w:rsidRPr="000760BB" w:rsidRDefault="000760BB">
      <w:pPr>
        <w:pStyle w:val="NormalBPBHEB"/>
        <w:numPr>
          <w:ilvl w:val="0"/>
          <w:numId w:val="230"/>
        </w:numPr>
        <w:pPrChange w:id="1513" w:author="Suman Deshwal" w:date="2024-05-09T16:22: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14" w:author="Suman Deshwal" w:date="2024-05-09T16:22:00Z">
            <w:rPr/>
          </w:rPrChange>
        </w:rPr>
        <w:t xml:space="preserve">Service </w:t>
      </w:r>
      <w:r w:rsidR="007B6BAB" w:rsidRPr="007B6BAB">
        <w:rPr>
          <w:b/>
          <w:bCs/>
        </w:rPr>
        <w:t>configuration</w:t>
      </w:r>
      <w:r w:rsidRPr="007B6BAB">
        <w:rPr>
          <w:b/>
          <w:bCs/>
          <w:rPrChange w:id="1515" w:author="Suman Deshwal" w:date="2024-05-09T16:22:00Z">
            <w:rPr/>
          </w:rPrChange>
        </w:rPr>
        <w:t>:</w:t>
      </w:r>
      <w:r w:rsidRPr="000760BB">
        <w:t xml:space="preserve"> Specify how many tasks (containers) should run and the desired task state.</w:t>
      </w:r>
    </w:p>
    <w:p w14:paraId="1EFB0BD9" w14:textId="631BCEAC" w:rsidR="000760BB" w:rsidRPr="000760BB" w:rsidRDefault="000760BB">
      <w:pPr>
        <w:pStyle w:val="NormalBPBHEB"/>
        <w:numPr>
          <w:ilvl w:val="0"/>
          <w:numId w:val="230"/>
        </w:numPr>
        <w:pPrChange w:id="1516" w:author="Suman Deshwal" w:date="2024-05-09T16:22: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17" w:author="Suman Deshwal" w:date="2024-05-09T16:22:00Z">
            <w:rPr/>
          </w:rPrChange>
        </w:rPr>
        <w:t xml:space="preserve">Deployment </w:t>
      </w:r>
      <w:r w:rsidR="007B6BAB" w:rsidRPr="007B6BAB">
        <w:rPr>
          <w:b/>
          <w:bCs/>
        </w:rPr>
        <w:t>orchestration</w:t>
      </w:r>
      <w:r w:rsidRPr="000760BB">
        <w:t xml:space="preserve">: AWS </w:t>
      </w:r>
      <w:proofErr w:type="spellStart"/>
      <w:r w:rsidRPr="000760BB">
        <w:t>Fargate</w:t>
      </w:r>
      <w:proofErr w:type="spellEnd"/>
      <w:r w:rsidRPr="000760BB">
        <w:t xml:space="preserve"> handles the deployment, scaling, and monitoring of containers</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76AD1A8E" w14:textId="77777777" w:rsidR="007B6BAB" w:rsidRDefault="007B6BAB" w:rsidP="008E169A">
      <w:pPr>
        <w:keepNext/>
        <w:keepLines/>
        <w:spacing w:before="40" w:after="0"/>
        <w:outlineLvl w:val="1"/>
        <w:rPr>
          <w:ins w:id="1518" w:author="Suman Deshwal" w:date="2024-05-09T16:22:00Z"/>
          <w:rFonts w:eastAsiaTheme="majorEastAsia" w:cstheme="majorBidi"/>
          <w:sz w:val="36"/>
          <w:szCs w:val="26"/>
        </w:rPr>
      </w:pPr>
    </w:p>
    <w:p w14:paraId="200256B4" w14:textId="642A907C" w:rsidR="000760BB" w:rsidRDefault="000760BB" w:rsidP="007B6BAB">
      <w:pPr>
        <w:pStyle w:val="Heading2BPBHEB"/>
        <w:rPr>
          <w:ins w:id="1519" w:author="Suman Deshwal" w:date="2024-05-09T16:22:00Z"/>
        </w:rPr>
      </w:pPr>
      <w:r w:rsidRPr="000760BB">
        <w:t xml:space="preserve">Benefits of AWS </w:t>
      </w:r>
      <w:proofErr w:type="spellStart"/>
      <w:r w:rsidRPr="000760BB">
        <w:t>Fargate</w:t>
      </w:r>
      <w:proofErr w:type="spellEnd"/>
      <w:r w:rsidRPr="000760BB">
        <w:t xml:space="preserve"> </w:t>
      </w:r>
      <w:r w:rsidR="007B6BAB" w:rsidRPr="000760BB">
        <w:t>integration</w:t>
      </w:r>
    </w:p>
    <w:p w14:paraId="225B141F" w14:textId="216E0572" w:rsidR="007B6BAB" w:rsidRPr="000760BB" w:rsidRDefault="007B6BAB">
      <w:pPr>
        <w:pStyle w:val="NormalBPBHEB"/>
        <w:pPrChange w:id="1520" w:author="Suman Deshwal" w:date="2024-05-09T16:22:00Z">
          <w:pPr>
            <w:keepNext/>
            <w:keepLines/>
            <w:spacing w:before="40" w:after="0"/>
            <w:outlineLvl w:val="1"/>
          </w:pPr>
        </w:pPrChange>
      </w:pPr>
      <w:ins w:id="1521" w:author="Suman Deshwal" w:date="2024-05-09T16:22:00Z">
        <w:r>
          <w:t xml:space="preserve">The following are the </w:t>
        </w:r>
      </w:ins>
      <w:ins w:id="1522" w:author="Suman Deshwal" w:date="2024-05-09T16:23:00Z">
        <w:r w:rsidRPr="007B6BAB">
          <w:t xml:space="preserve">benefits of AWS </w:t>
        </w:r>
        <w:proofErr w:type="spellStart"/>
        <w:r w:rsidRPr="007B6BAB">
          <w:t>Fargate</w:t>
        </w:r>
        <w:proofErr w:type="spellEnd"/>
        <w:r w:rsidRPr="007B6BAB">
          <w:t xml:space="preserve"> integration</w:t>
        </w:r>
        <w:r>
          <w:t>:</w:t>
        </w:r>
      </w:ins>
    </w:p>
    <w:p w14:paraId="14C50D30" w14:textId="3390CCBA" w:rsidR="000760BB" w:rsidRPr="000760BB" w:rsidRDefault="000760BB">
      <w:pPr>
        <w:pStyle w:val="NormalBPBHEB"/>
        <w:numPr>
          <w:ilvl w:val="0"/>
          <w:numId w:val="231"/>
        </w:numPr>
        <w:pPrChange w:id="1523" w:author="Suman Deshwal" w:date="2024-05-09T16:23:00Z">
          <w:pPr>
            <w:numPr>
              <w:numId w:val="10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Serverless </w:t>
      </w:r>
      <w:r w:rsidR="007B6BAB" w:rsidRPr="000760BB">
        <w:rPr>
          <w:b/>
          <w:bCs/>
        </w:rPr>
        <w:t>container orchestration</w:t>
      </w:r>
      <w:r w:rsidRPr="000760BB">
        <w:rPr>
          <w:b/>
          <w:bCs/>
        </w:rPr>
        <w:t>:</w:t>
      </w:r>
      <w:r w:rsidRPr="000760BB">
        <w:t xml:space="preserve"> AWS </w:t>
      </w:r>
      <w:proofErr w:type="spellStart"/>
      <w:r w:rsidRPr="000760BB">
        <w:t>Fargate's</w:t>
      </w:r>
      <w:proofErr w:type="spellEnd"/>
      <w:r w:rsidRPr="000760BB">
        <w:t xml:space="preserve"> serverless architecture eliminates the need for managing underlying servers, offering a truly serverless container orchestration experience</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66979D16" w14:textId="59F05BB8" w:rsidR="000760BB" w:rsidRPr="000760BB" w:rsidRDefault="000760BB">
      <w:pPr>
        <w:pStyle w:val="NormalBPBHEB"/>
        <w:numPr>
          <w:ilvl w:val="0"/>
          <w:numId w:val="231"/>
        </w:numPr>
        <w:pPrChange w:id="1524" w:author="Suman Deshwal" w:date="2024-05-09T16:23:00Z">
          <w:pPr>
            <w:numPr>
              <w:numId w:val="10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Resource </w:t>
      </w:r>
      <w:r w:rsidR="007B6BAB" w:rsidRPr="000760BB">
        <w:rPr>
          <w:b/>
          <w:bCs/>
        </w:rPr>
        <w:t>optim</w:t>
      </w:r>
      <w:r w:rsidRPr="000760BB">
        <w:rPr>
          <w:b/>
          <w:bCs/>
        </w:rPr>
        <w:t>ization:</w:t>
      </w:r>
      <w:r w:rsidRPr="000760BB">
        <w:t xml:space="preserve"> </w:t>
      </w:r>
      <w:proofErr w:type="spellStart"/>
      <w:r w:rsidRPr="000760BB">
        <w:t>Fargate</w:t>
      </w:r>
      <w:proofErr w:type="spellEnd"/>
      <w:r w:rsidRPr="000760BB">
        <w:t xml:space="preserve"> automatically scales resources based on application demands, optimizing resource </w:t>
      </w:r>
      <w:proofErr w:type="gramStart"/>
      <w:r w:rsidRPr="000760BB">
        <w:t>allocation</w:t>
      </w:r>
      <w:proofErr w:type="gramEnd"/>
      <w:r w:rsidRPr="000760BB">
        <w:t xml:space="preserve"> and improving cost efficiency</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61724D1A" w14:textId="2701B422" w:rsidR="000760BB" w:rsidRPr="000760BB" w:rsidRDefault="000760BB">
      <w:pPr>
        <w:pStyle w:val="NormalBPBHEB"/>
        <w:numPr>
          <w:ilvl w:val="0"/>
          <w:numId w:val="231"/>
        </w:numPr>
        <w:pPrChange w:id="1525" w:author="Suman Deshwal" w:date="2024-05-09T16:23:00Z">
          <w:pPr>
            <w:numPr>
              <w:numId w:val="10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Simplified </w:t>
      </w:r>
      <w:r w:rsidR="007B6BAB" w:rsidRPr="000760BB">
        <w:rPr>
          <w:b/>
          <w:bCs/>
        </w:rPr>
        <w:t>operat</w:t>
      </w:r>
      <w:r w:rsidRPr="000760BB">
        <w:rPr>
          <w:b/>
          <w:bCs/>
        </w:rPr>
        <w:t>ions:</w:t>
      </w:r>
      <w:r w:rsidRPr="000760BB">
        <w:t xml:space="preserve"> Integrating A2C with AWS </w:t>
      </w:r>
      <w:proofErr w:type="spellStart"/>
      <w:r w:rsidRPr="000760BB">
        <w:t>Fargate</w:t>
      </w:r>
      <w:proofErr w:type="spellEnd"/>
      <w:r w:rsidRPr="000760BB">
        <w:t xml:space="preserve"> streamlines the containerization and deployment processes, reducing operational complexities for developers</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3E931984" w14:textId="77777777" w:rsidR="007B6BAB" w:rsidRDefault="007B6BAB" w:rsidP="008E169A">
      <w:pPr>
        <w:keepNext/>
        <w:keepLines/>
        <w:spacing w:before="40" w:after="0"/>
        <w:outlineLvl w:val="1"/>
        <w:rPr>
          <w:ins w:id="1526" w:author="Suman Deshwal" w:date="2024-05-09T16:23:00Z"/>
          <w:rFonts w:eastAsiaTheme="majorEastAsia" w:cstheme="majorBidi"/>
          <w:sz w:val="36"/>
          <w:szCs w:val="26"/>
        </w:rPr>
      </w:pPr>
    </w:p>
    <w:p w14:paraId="7904BECD" w14:textId="41079353" w:rsidR="000760BB" w:rsidRDefault="000760BB" w:rsidP="007B6BAB">
      <w:pPr>
        <w:pStyle w:val="Heading2BPBHEB"/>
        <w:rPr>
          <w:ins w:id="1527" w:author="Suman Deshwal" w:date="2024-05-09T16:23:00Z"/>
        </w:rPr>
      </w:pPr>
      <w:r w:rsidRPr="000760BB">
        <w:t xml:space="preserve">Use </w:t>
      </w:r>
      <w:proofErr w:type="gramStart"/>
      <w:r w:rsidR="007B6BAB" w:rsidRPr="000760BB">
        <w:t>cases</w:t>
      </w:r>
      <w:proofErr w:type="gramEnd"/>
    </w:p>
    <w:p w14:paraId="5081ABD3" w14:textId="6CA86843" w:rsidR="007B6BAB" w:rsidRPr="000760BB" w:rsidRDefault="007B6BAB">
      <w:pPr>
        <w:pStyle w:val="NormalBPBHEB"/>
        <w:pPrChange w:id="1528" w:author="Suman Deshwal" w:date="2024-05-09T16:23:00Z">
          <w:pPr>
            <w:keepNext/>
            <w:keepLines/>
            <w:spacing w:before="40" w:after="0"/>
            <w:outlineLvl w:val="1"/>
          </w:pPr>
        </w:pPrChange>
      </w:pPr>
      <w:ins w:id="1529" w:author="Suman Deshwal" w:date="2024-05-09T16:23:00Z">
        <w:r>
          <w:t>The following are the use cases:</w:t>
        </w:r>
      </w:ins>
    </w:p>
    <w:p w14:paraId="4618AEF1" w14:textId="4C86FC5E" w:rsidR="000760BB" w:rsidRPr="000760BB" w:rsidRDefault="000760BB">
      <w:pPr>
        <w:pStyle w:val="NormalBPBHEB"/>
        <w:numPr>
          <w:ilvl w:val="0"/>
          <w:numId w:val="232"/>
        </w:numPr>
        <w:pPrChange w:id="1530" w:author="Suman Deshwal" w:date="2024-05-09T16:23:00Z">
          <w:pPr>
            <w:numPr>
              <w:numId w:val="10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Microservices </w:t>
      </w:r>
      <w:r w:rsidR="007B6BAB" w:rsidRPr="000760BB">
        <w:rPr>
          <w:b/>
          <w:bCs/>
        </w:rPr>
        <w:t>architecture</w:t>
      </w:r>
      <w:r w:rsidRPr="000760BB">
        <w:rPr>
          <w:b/>
          <w:bCs/>
        </w:rPr>
        <w:t>:</w:t>
      </w:r>
      <w:r w:rsidRPr="000760BB">
        <w:t xml:space="preserve"> The A2C-Fargate integration is well-suited for organizations adopting a microservices architecture, enabling the deployment of individual services with ease</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3BFC1FC1" w14:textId="10A39C94" w:rsidR="000760BB" w:rsidRPr="000760BB" w:rsidRDefault="000760BB">
      <w:pPr>
        <w:pStyle w:val="NormalBPBHEB"/>
        <w:numPr>
          <w:ilvl w:val="0"/>
          <w:numId w:val="232"/>
        </w:numPr>
        <w:pPrChange w:id="1531" w:author="Suman Deshwal" w:date="2024-05-09T16:23:00Z">
          <w:pPr>
            <w:numPr>
              <w:numId w:val="10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Application </w:t>
      </w:r>
      <w:r w:rsidR="007B6BAB" w:rsidRPr="000760BB">
        <w:rPr>
          <w:b/>
          <w:bCs/>
        </w:rPr>
        <w:t>modernization</w:t>
      </w:r>
      <w:r w:rsidRPr="000760BB">
        <w:rPr>
          <w:b/>
          <w:bCs/>
        </w:rPr>
        <w:t>:</w:t>
      </w:r>
      <w:r w:rsidRPr="000760BB">
        <w:t xml:space="preserve"> Modernizing applications with A2C and deploying them on </w:t>
      </w:r>
      <w:proofErr w:type="spellStart"/>
      <w:r w:rsidRPr="000760BB">
        <w:t>Fargate</w:t>
      </w:r>
      <w:proofErr w:type="spellEnd"/>
      <w:r w:rsidRPr="000760BB">
        <w:t xml:space="preserve"> offers agility, scalability, and cost-effectiveness</w:t>
      </w:r>
      <w:r w:rsidR="00927F20">
        <w:rPr>
          <w:rStyle w:val="FootnoteReference"/>
        </w:rPr>
        <w:footnoteReference w:id="104"/>
      </w:r>
      <w:r w:rsidRPr="000760BB">
        <w:t>.</w:t>
      </w:r>
    </w:p>
    <w:p w14:paraId="2B770E06" w14:textId="77777777" w:rsidR="007B6BAB" w:rsidRDefault="007B6BAB" w:rsidP="008E169A">
      <w:pPr>
        <w:keepNext/>
        <w:keepLines/>
        <w:spacing w:before="40" w:after="0"/>
        <w:outlineLvl w:val="1"/>
        <w:rPr>
          <w:ins w:id="1532" w:author="Suman Deshwal" w:date="2024-05-09T16:24:00Z"/>
          <w:rFonts w:eastAsiaTheme="majorEastAsia" w:cstheme="majorBidi"/>
          <w:sz w:val="36"/>
          <w:szCs w:val="26"/>
        </w:rPr>
      </w:pPr>
    </w:p>
    <w:p w14:paraId="525AFE89" w14:textId="20E5D05C" w:rsidR="000760BB" w:rsidRPr="000760BB" w:rsidRDefault="000760BB">
      <w:pPr>
        <w:pStyle w:val="Heading2BPBHEB"/>
        <w:pPrChange w:id="1533" w:author="Suman Deshwal" w:date="2024-05-09T16:24:00Z">
          <w:pPr>
            <w:keepNext/>
            <w:keepLines/>
            <w:spacing w:before="40" w:after="0"/>
            <w:outlineLvl w:val="1"/>
          </w:pPr>
        </w:pPrChange>
      </w:pPr>
      <w:r w:rsidRPr="000760BB">
        <w:t>Conclusion</w:t>
      </w:r>
    </w:p>
    <w:p w14:paraId="07E3BC4B" w14:textId="77777777" w:rsidR="000760BB" w:rsidRDefault="000760BB" w:rsidP="007B6BAB">
      <w:pPr>
        <w:pStyle w:val="NormalBPBHEB"/>
        <w:rPr>
          <w:ins w:id="1534" w:author="Suman Deshwal" w:date="2024-05-09T16:24:00Z"/>
        </w:rPr>
      </w:pPr>
      <w:r w:rsidRPr="000760BB">
        <w:t xml:space="preserve">The integration of AWS App2Container and AWS </w:t>
      </w:r>
      <w:proofErr w:type="spellStart"/>
      <w:r w:rsidRPr="000760BB">
        <w:t>Fargate</w:t>
      </w:r>
      <w:proofErr w:type="spellEnd"/>
      <w:r w:rsidRPr="000760BB">
        <w:t xml:space="preserve"> provides a seamless and efficient solution for organizations seeking to containerize and deploy applications without the burden of managing infrastructure. This approach aligns with modern DevOps practices, emphasizing simplicity, scalability, and cost-effectiveness.</w:t>
      </w:r>
    </w:p>
    <w:p w14:paraId="6A049B61" w14:textId="77777777" w:rsidR="007B6BAB" w:rsidRPr="000760BB" w:rsidRDefault="007B6BAB">
      <w:pPr>
        <w:pStyle w:val="NormalBPBHEB"/>
        <w:pPrChange w:id="1535" w:author="Suman Deshwal" w:date="2024-05-09T16:24:00Z">
          <w:pPr>
            <w:pBdr>
              <w:top w:val="nil"/>
              <w:left w:val="nil"/>
              <w:bottom w:val="nil"/>
              <w:right w:val="nil"/>
              <w:between w:val="nil"/>
            </w:pBdr>
            <w:shd w:val="clear" w:color="auto" w:fill="FFFFFF"/>
            <w:spacing w:after="100" w:line="276" w:lineRule="auto"/>
            <w:jc w:val="both"/>
          </w:pPr>
        </w:pPrChange>
      </w:pPr>
    </w:p>
    <w:p w14:paraId="6FC188E5" w14:textId="25DB2CD5" w:rsidR="000760BB" w:rsidRPr="000760BB" w:rsidRDefault="000760BB">
      <w:pPr>
        <w:pStyle w:val="Heading1BPBHEB"/>
        <w:pPrChange w:id="1536" w:author="Suman Deshwal" w:date="2024-05-09T16:24:00Z">
          <w:pPr>
            <w:keepNext/>
            <w:keepLines/>
            <w:spacing w:before="400" w:after="0" w:line="276" w:lineRule="auto"/>
            <w:outlineLvl w:val="0"/>
          </w:pPr>
        </w:pPrChange>
      </w:pPr>
      <w:r w:rsidRPr="000760BB">
        <w:t>Red Hat OpenShift Service on AWS</w:t>
      </w:r>
    </w:p>
    <w:p w14:paraId="6EADAD7A" w14:textId="133C3FB8" w:rsidR="000760BB" w:rsidRPr="000760BB" w:rsidDel="007B6BAB" w:rsidRDefault="000760BB" w:rsidP="008E169A">
      <w:pPr>
        <w:keepNext/>
        <w:keepLines/>
        <w:spacing w:before="40" w:after="0"/>
        <w:outlineLvl w:val="1"/>
        <w:rPr>
          <w:del w:id="1537" w:author="Suman Deshwal" w:date="2024-05-09T16:24:00Z"/>
          <w:rFonts w:eastAsiaTheme="majorEastAsia" w:cstheme="majorBidi"/>
          <w:sz w:val="36"/>
          <w:szCs w:val="26"/>
        </w:rPr>
      </w:pPr>
      <w:del w:id="1538" w:author="Suman Deshwal" w:date="2024-05-09T16:24:00Z">
        <w:r w:rsidRPr="000760BB" w:rsidDel="007B6BAB">
          <w:rPr>
            <w:rFonts w:eastAsiaTheme="majorEastAsia" w:cstheme="majorBidi"/>
            <w:sz w:val="36"/>
            <w:szCs w:val="26"/>
          </w:rPr>
          <w:delText>Introduction to Red Hat OpenShift Service on AWS</w:delText>
        </w:r>
      </w:del>
    </w:p>
    <w:p w14:paraId="17E51DEE" w14:textId="3B2EB630" w:rsidR="000760BB" w:rsidRDefault="000760BB" w:rsidP="007B6BAB">
      <w:pPr>
        <w:pStyle w:val="NormalBPBHEB"/>
        <w:rPr>
          <w:ins w:id="1539" w:author="Suman Deshwal" w:date="2024-05-09T16:24:00Z"/>
        </w:rPr>
      </w:pPr>
      <w:r w:rsidRPr="000760BB">
        <w:t xml:space="preserve">Red Hat OpenShift Service on AWS combines the powerful container orchestration capabilities of OpenShift with the flexibility and scalability of </w:t>
      </w:r>
      <w:del w:id="1540" w:author="Suman Deshwal" w:date="2024-05-09T10:33:00Z">
        <w:r w:rsidRPr="000760BB" w:rsidDel="00F24A0A">
          <w:delText>Amazon Web Services (</w:delText>
        </w:r>
      </w:del>
      <w:r w:rsidRPr="000760BB">
        <w:t>AWS</w:t>
      </w:r>
      <w:del w:id="1541" w:author="Suman Deshwal" w:date="2024-05-09T10:33:00Z">
        <w:r w:rsidRPr="000760BB" w:rsidDel="00F24A0A">
          <w:delText>)</w:delText>
        </w:r>
      </w:del>
      <w:r w:rsidRPr="000760BB">
        <w:t>. This section delves into the features, benefits, and integration aspects of Red Hat OpenShift Service on AWS.</w:t>
      </w:r>
    </w:p>
    <w:p w14:paraId="1D9AC342" w14:textId="77777777" w:rsidR="007B6BAB" w:rsidRPr="000760BB" w:rsidRDefault="007B6BAB">
      <w:pPr>
        <w:pStyle w:val="NormalBPBHEB"/>
        <w:pPrChange w:id="1542" w:author="Suman Deshwal" w:date="2024-05-09T16:24:00Z">
          <w:pPr>
            <w:pBdr>
              <w:top w:val="nil"/>
              <w:left w:val="nil"/>
              <w:bottom w:val="nil"/>
              <w:right w:val="nil"/>
              <w:between w:val="nil"/>
            </w:pBdr>
            <w:shd w:val="clear" w:color="auto" w:fill="FFFFFF"/>
            <w:spacing w:after="100" w:line="276" w:lineRule="auto"/>
            <w:jc w:val="both"/>
          </w:pPr>
        </w:pPrChange>
      </w:pPr>
    </w:p>
    <w:p w14:paraId="4BB9E9A2" w14:textId="7BE3561E" w:rsidR="000760BB" w:rsidRPr="000760BB" w:rsidRDefault="000760BB">
      <w:pPr>
        <w:pStyle w:val="Heading2BPBHEB"/>
        <w:pPrChange w:id="1543" w:author="Suman Deshwal" w:date="2024-05-09T16:24:00Z">
          <w:pPr>
            <w:keepNext/>
            <w:keepLines/>
            <w:spacing w:before="40" w:after="0"/>
            <w:outlineLvl w:val="1"/>
          </w:pPr>
        </w:pPrChange>
      </w:pPr>
      <w:r w:rsidRPr="000760BB">
        <w:t>Overview of Red Hat OpenShift Service on AWS</w:t>
      </w:r>
    </w:p>
    <w:p w14:paraId="3644D234" w14:textId="77777777" w:rsidR="000760BB" w:rsidRDefault="000760BB" w:rsidP="007B6BAB">
      <w:pPr>
        <w:pStyle w:val="NormalBPBHEB"/>
        <w:rPr>
          <w:ins w:id="1544" w:author="Suman Deshwal" w:date="2024-05-09T16:24:00Z"/>
        </w:rPr>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5C2DB3FC" w14:textId="77777777" w:rsidR="007B6BAB" w:rsidRPr="000760BB" w:rsidRDefault="007B6BAB">
      <w:pPr>
        <w:pStyle w:val="NormalBPBHEB"/>
        <w:pPrChange w:id="1545" w:author="Suman Deshwal" w:date="2024-05-09T16:24:00Z">
          <w:pPr>
            <w:pBdr>
              <w:top w:val="nil"/>
              <w:left w:val="nil"/>
              <w:bottom w:val="nil"/>
              <w:right w:val="nil"/>
              <w:between w:val="nil"/>
            </w:pBdr>
            <w:shd w:val="clear" w:color="auto" w:fill="FFFFFF"/>
            <w:spacing w:after="100" w:line="276" w:lineRule="auto"/>
            <w:jc w:val="both"/>
          </w:pPr>
        </w:pPrChange>
      </w:pPr>
    </w:p>
    <w:p w14:paraId="0940F361" w14:textId="16ECBE8D" w:rsidR="000760BB" w:rsidRDefault="000760BB" w:rsidP="007B6BAB">
      <w:pPr>
        <w:pStyle w:val="Heading2BPBHEB"/>
        <w:rPr>
          <w:ins w:id="1546" w:author="Suman Deshwal" w:date="2024-05-09T16:24:00Z"/>
        </w:rPr>
      </w:pPr>
      <w:r w:rsidRPr="000760BB">
        <w:t xml:space="preserve">Key </w:t>
      </w:r>
      <w:r w:rsidR="007B6BAB" w:rsidRPr="000760BB">
        <w:t>features</w:t>
      </w:r>
    </w:p>
    <w:p w14:paraId="25D6454D" w14:textId="32A988CA" w:rsidR="007B6BAB" w:rsidRPr="000760BB" w:rsidRDefault="007B6BAB">
      <w:pPr>
        <w:pStyle w:val="NormalBPBHEB"/>
        <w:pPrChange w:id="1547" w:author="Suman Deshwal" w:date="2024-05-09T16:24:00Z">
          <w:pPr>
            <w:keepNext/>
            <w:keepLines/>
            <w:spacing w:before="40" w:after="0"/>
            <w:outlineLvl w:val="1"/>
          </w:pPr>
        </w:pPrChange>
      </w:pPr>
      <w:ins w:id="1548" w:author="Suman Deshwal" w:date="2024-05-09T16:24:00Z">
        <w:r>
          <w:t>The follo</w:t>
        </w:r>
      </w:ins>
      <w:ins w:id="1549" w:author="Suman Deshwal" w:date="2024-05-09T16:25:00Z">
        <w:r>
          <w:t>wing are the key features:</w:t>
        </w:r>
      </w:ins>
    </w:p>
    <w:p w14:paraId="1BC58597" w14:textId="31CC7BF0" w:rsidR="000760BB" w:rsidRPr="000760BB" w:rsidRDefault="000760BB">
      <w:pPr>
        <w:pStyle w:val="NormalBPBHEB"/>
        <w:numPr>
          <w:ilvl w:val="0"/>
          <w:numId w:val="233"/>
        </w:numPr>
        <w:pPrChange w:id="1550" w:author="Suman Deshwal" w:date="2024-05-09T16:31:00Z">
          <w:pPr>
            <w:numPr>
              <w:numId w:val="10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Fully </w:t>
      </w:r>
      <w:r w:rsidR="00272C9C" w:rsidRPr="000760BB">
        <w:rPr>
          <w:b/>
          <w:bCs/>
        </w:rPr>
        <w:t xml:space="preserve">managed </w:t>
      </w:r>
      <w:proofErr w:type="spellStart"/>
      <w:r w:rsidR="00272C9C" w:rsidRPr="000760BB">
        <w:rPr>
          <w:b/>
          <w:bCs/>
        </w:rPr>
        <w:t>kubern</w:t>
      </w:r>
      <w:r w:rsidRPr="000760BB">
        <w:rPr>
          <w:b/>
          <w:bCs/>
        </w:rPr>
        <w:t>etes</w:t>
      </w:r>
      <w:proofErr w:type="spellEnd"/>
      <w:r w:rsidRPr="000760BB">
        <w:rPr>
          <w:b/>
          <w:bCs/>
        </w:rPr>
        <w:t>:</w:t>
      </w:r>
      <w:r w:rsidRPr="000760BB">
        <w:t xml:space="preserve"> Red Hat OpenShift Service on AWS offers a fully managed Kubernetes service, eliminating the operational overhead of managing the Kubernetes control plane</w:t>
      </w:r>
      <w:bookmarkStart w:id="1551" w:name="_Ref151459439"/>
      <w:r w:rsidR="006A6D44">
        <w:rPr>
          <w:rStyle w:val="FootnoteReference"/>
        </w:rPr>
        <w:footnoteReference w:id="105"/>
      </w:r>
      <w:bookmarkEnd w:id="1551"/>
      <w:r w:rsidRPr="000760BB">
        <w:t>.</w:t>
      </w:r>
    </w:p>
    <w:p w14:paraId="03A2B1EC" w14:textId="3EE4FF04" w:rsidR="000760BB" w:rsidRPr="000760BB" w:rsidRDefault="000760BB">
      <w:pPr>
        <w:pStyle w:val="NormalBPBHEB"/>
        <w:numPr>
          <w:ilvl w:val="0"/>
          <w:numId w:val="233"/>
        </w:numPr>
        <w:pPrChange w:id="1552" w:author="Suman Deshwal" w:date="2024-05-09T16:31:00Z">
          <w:pPr>
            <w:numPr>
              <w:numId w:val="10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Integrated </w:t>
      </w:r>
      <w:r w:rsidR="00272C9C" w:rsidRPr="000760BB">
        <w:rPr>
          <w:b/>
          <w:bCs/>
        </w:rPr>
        <w:t>developer t</w:t>
      </w:r>
      <w:r w:rsidRPr="000760BB">
        <w:rPr>
          <w:b/>
          <w:bCs/>
        </w:rPr>
        <w:t>ools:</w:t>
      </w:r>
      <w:r w:rsidRPr="000760BB">
        <w:t xml:space="preserve"> The platform integrates with popular developer tools, facilitating </w:t>
      </w:r>
      <w:del w:id="1553" w:author="Suman Deshwal" w:date="2024-05-09T16:31:00Z">
        <w:r w:rsidRPr="000760BB" w:rsidDel="00272C9C">
          <w:delText>continuous integration and deployment (</w:delText>
        </w:r>
      </w:del>
      <w:r w:rsidRPr="000760BB">
        <w:t>CI/CD</w:t>
      </w:r>
      <w:del w:id="1554" w:author="Suman Deshwal" w:date="2024-05-09T16:31:00Z">
        <w:r w:rsidRPr="000760BB" w:rsidDel="00272C9C">
          <w:delText>)</w:delText>
        </w:r>
      </w:del>
      <w:r w:rsidRPr="000760BB">
        <w:t xml:space="preserve"> workflows</w:t>
      </w:r>
      <w:r w:rsidR="00920751">
        <w:fldChar w:fldCharType="begin"/>
      </w:r>
      <w:r w:rsidR="00920751">
        <w:instrText xml:space="preserve"> NOTEREF _Ref151459439 \f \h </w:instrText>
      </w:r>
      <w:r w:rsidR="00920751">
        <w:fldChar w:fldCharType="separate"/>
      </w:r>
      <w:r w:rsidR="00920751" w:rsidRPr="00920751">
        <w:rPr>
          <w:rStyle w:val="FootnoteReference"/>
        </w:rPr>
        <w:t>105</w:t>
      </w:r>
      <w:r w:rsidR="00920751">
        <w:fldChar w:fldCharType="end"/>
      </w:r>
      <w:r w:rsidRPr="000760BB">
        <w:t>.</w:t>
      </w:r>
    </w:p>
    <w:p w14:paraId="139069D4" w14:textId="6F345275" w:rsidR="000760BB" w:rsidRPr="000760BB" w:rsidRDefault="000760BB">
      <w:pPr>
        <w:pStyle w:val="NormalBPBHEB"/>
        <w:numPr>
          <w:ilvl w:val="0"/>
          <w:numId w:val="233"/>
        </w:numPr>
        <w:pPrChange w:id="1555" w:author="Suman Deshwal" w:date="2024-05-09T16:31:00Z">
          <w:pPr>
            <w:numPr>
              <w:numId w:val="10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Seamless </w:t>
      </w:r>
      <w:r w:rsidR="00272C9C" w:rsidRPr="000760BB">
        <w:rPr>
          <w:b/>
          <w:bCs/>
        </w:rPr>
        <w:t>scaling</w:t>
      </w:r>
      <w:r w:rsidRPr="000760BB">
        <w:rPr>
          <w:b/>
          <w:bCs/>
        </w:rPr>
        <w:t>:</w:t>
      </w:r>
      <w:r w:rsidRPr="000760BB">
        <w:t xml:space="preserve"> Leveraging AWS infrastructure, OpenShift Service allows seamless scaling of applications to meet changing demands</w:t>
      </w:r>
      <w:bookmarkStart w:id="1556" w:name="_Ref151459515"/>
      <w:r w:rsidR="00920751">
        <w:rPr>
          <w:rStyle w:val="FootnoteReference"/>
        </w:rPr>
        <w:footnoteReference w:id="106"/>
      </w:r>
      <w:bookmarkEnd w:id="1556"/>
      <w:r w:rsidRPr="000760BB">
        <w:t>.</w:t>
      </w:r>
    </w:p>
    <w:p w14:paraId="709DE62A" w14:textId="77777777" w:rsidR="00272C9C" w:rsidRDefault="00272C9C" w:rsidP="008E169A">
      <w:pPr>
        <w:keepNext/>
        <w:keepLines/>
        <w:spacing w:before="40" w:after="0"/>
        <w:outlineLvl w:val="1"/>
        <w:rPr>
          <w:ins w:id="1557" w:author="Suman Deshwal" w:date="2024-05-09T16:32:00Z"/>
          <w:rFonts w:eastAsiaTheme="majorEastAsia" w:cstheme="majorBidi"/>
          <w:sz w:val="36"/>
          <w:szCs w:val="26"/>
        </w:rPr>
      </w:pPr>
    </w:p>
    <w:p w14:paraId="26389B3F" w14:textId="6B71265F" w:rsidR="000760BB" w:rsidRPr="000760BB" w:rsidRDefault="000760BB">
      <w:pPr>
        <w:pStyle w:val="Heading2BPBHEB"/>
        <w:pPrChange w:id="1558" w:author="Suman Deshwal" w:date="2024-05-09T16:32:00Z">
          <w:pPr>
            <w:keepNext/>
            <w:keepLines/>
            <w:spacing w:before="40" w:after="0"/>
            <w:outlineLvl w:val="1"/>
          </w:pPr>
        </w:pPrChange>
      </w:pPr>
      <w:r w:rsidRPr="000760BB">
        <w:t xml:space="preserve">Integration </w:t>
      </w:r>
      <w:commentRangeStart w:id="1559"/>
      <w:r w:rsidR="00272C9C" w:rsidRPr="000760BB">
        <w:t>steps</w:t>
      </w:r>
      <w:commentRangeEnd w:id="1559"/>
      <w:r w:rsidR="00272C9C">
        <w:rPr>
          <w:rStyle w:val="CommentReference"/>
          <w:rFonts w:eastAsiaTheme="minorHAnsi" w:cstheme="minorBidi"/>
          <w:b w:val="0"/>
        </w:rPr>
        <w:commentReference w:id="1559"/>
      </w:r>
    </w:p>
    <w:p w14:paraId="64A88053" w14:textId="45B57A8A" w:rsidR="000760BB" w:rsidRPr="000760BB" w:rsidRDefault="000760BB">
      <w:pPr>
        <w:pStyle w:val="NormalBPBHEB"/>
        <w:numPr>
          <w:ilvl w:val="0"/>
          <w:numId w:val="106"/>
        </w:numPr>
        <w:pPrChange w:id="1560" w:author="Suman Deshwal" w:date="2024-05-09T16:34:00Z">
          <w:pPr>
            <w:numPr>
              <w:numId w:val="10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Deployment on AWS:</w:t>
      </w:r>
      <w:r w:rsidRPr="000760BB">
        <w:t xml:space="preserve"> Red Hat OpenShift Service is deployed on AWS infrastructure, leveraging services like Amazon </w:t>
      </w:r>
      <w:del w:id="1561" w:author="Suman Deshwal" w:date="2024-05-09T16:34:00Z">
        <w:r w:rsidRPr="000760BB" w:rsidDel="00272C9C">
          <w:delText>Elastic Compute Cloud (</w:delText>
        </w:r>
      </w:del>
      <w:r w:rsidRPr="000760BB">
        <w:t>EC2</w:t>
      </w:r>
      <w:del w:id="1562" w:author="Suman Deshwal" w:date="2024-05-09T16:34:00Z">
        <w:r w:rsidRPr="000760BB" w:rsidDel="00272C9C">
          <w:delText>)</w:delText>
        </w:r>
      </w:del>
      <w:r w:rsidRPr="000760BB">
        <w:t xml:space="preserve"> and Amazon </w:t>
      </w:r>
      <w:r w:rsidRPr="00272C9C">
        <w:rPr>
          <w:b/>
          <w:bCs/>
          <w:rPrChange w:id="1563" w:author="Suman Deshwal" w:date="2024-05-09T16:34:00Z">
            <w:rPr/>
          </w:rPrChange>
        </w:rPr>
        <w:t>Simple Storage Service (</w:t>
      </w:r>
      <w:commentRangeStart w:id="1564"/>
      <w:r w:rsidRPr="00272C9C">
        <w:rPr>
          <w:b/>
          <w:bCs/>
          <w:rPrChange w:id="1565" w:author="Suman Deshwal" w:date="2024-05-09T16:34:00Z">
            <w:rPr/>
          </w:rPrChange>
        </w:rPr>
        <w:t>S3</w:t>
      </w:r>
      <w:commentRangeEnd w:id="1564"/>
      <w:r w:rsidR="00272C9C">
        <w:rPr>
          <w:rStyle w:val="CommentReference"/>
          <w:rFonts w:eastAsiaTheme="minorHAnsi" w:cstheme="minorBidi"/>
        </w:rPr>
        <w:commentReference w:id="1564"/>
      </w:r>
      <w:r w:rsidRPr="00272C9C">
        <w:rPr>
          <w:b/>
          <w:bCs/>
          <w:rPrChange w:id="1566" w:author="Suman Deshwal" w:date="2024-05-09T16:34:00Z">
            <w:rPr/>
          </w:rPrChange>
        </w:rPr>
        <w:t>).</w:t>
      </w:r>
    </w:p>
    <w:p w14:paraId="2F4FD216" w14:textId="6B880E58" w:rsidR="000760BB" w:rsidRPr="000760BB" w:rsidRDefault="000760BB">
      <w:pPr>
        <w:pStyle w:val="NormalBPBHEB"/>
        <w:numPr>
          <w:ilvl w:val="0"/>
          <w:numId w:val="237"/>
        </w:numPr>
        <w:pPrChange w:id="1567" w:author="Suman Deshwal" w:date="2024-05-09T16:35:00Z">
          <w:pPr>
            <w:numPr>
              <w:ilvl w:val="1"/>
              <w:numId w:val="106"/>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 xml:space="preserve">AWS Infrastructure </w:t>
      </w:r>
      <w:r w:rsidR="00272C9C" w:rsidRPr="000760BB">
        <w:t>components</w:t>
      </w:r>
      <w:r w:rsidRPr="000760BB">
        <w:t>:</w:t>
      </w:r>
    </w:p>
    <w:p w14:paraId="243B58FB" w14:textId="77777777" w:rsidR="000760BB" w:rsidRPr="000760BB" w:rsidRDefault="000760BB">
      <w:pPr>
        <w:pStyle w:val="NormalBPBHEB"/>
        <w:numPr>
          <w:ilvl w:val="0"/>
          <w:numId w:val="238"/>
        </w:numPr>
        <w:pPrChange w:id="1568" w:author="Suman Deshwal" w:date="2024-05-09T16:36:00Z">
          <w:pPr>
            <w:numPr>
              <w:ilvl w:val="2"/>
              <w:numId w:val="106"/>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272C9C">
        <w:t>EC2 Instances: Provide the compute capacity for running OpenShift</w:t>
      </w:r>
      <w:r w:rsidRPr="000760BB">
        <w:t xml:space="preserve"> nodes.</w:t>
      </w:r>
    </w:p>
    <w:p w14:paraId="61167375" w14:textId="5E4C9D1A" w:rsidR="000760BB" w:rsidRPr="000760BB" w:rsidRDefault="000760BB">
      <w:pPr>
        <w:pStyle w:val="NormalBPBHEB"/>
        <w:numPr>
          <w:ilvl w:val="0"/>
          <w:numId w:val="238"/>
        </w:numPr>
        <w:pPrChange w:id="1569" w:author="Suman Deshwal" w:date="2024-05-09T16:36:00Z">
          <w:pPr>
            <w:numPr>
              <w:ilvl w:val="2"/>
              <w:numId w:val="106"/>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S3 Buckets: Store container images, artifacts, and configuration files</w:t>
      </w:r>
      <w:r w:rsidR="004D22A9">
        <w:fldChar w:fldCharType="begin"/>
      </w:r>
      <w:r w:rsidR="004D22A9">
        <w:instrText xml:space="preserve"> NOTEREF _Ref151459439 \f \h </w:instrText>
      </w:r>
      <w:r w:rsidR="004D22A9">
        <w:fldChar w:fldCharType="separate"/>
      </w:r>
      <w:r w:rsidR="004D22A9" w:rsidRPr="004D22A9">
        <w:rPr>
          <w:rStyle w:val="FootnoteReference"/>
        </w:rPr>
        <w:t>105</w:t>
      </w:r>
      <w:r w:rsidR="004D22A9">
        <w:fldChar w:fldCharType="end"/>
      </w:r>
      <w:r w:rsidR="004D22A9">
        <w:t xml:space="preserve"> </w:t>
      </w:r>
      <w:r w:rsidR="004D22A9">
        <w:fldChar w:fldCharType="begin"/>
      </w:r>
      <w:r w:rsidR="004D22A9">
        <w:instrText xml:space="preserve"> NOTEREF _Ref151459515 \f \h </w:instrText>
      </w:r>
      <w:r w:rsidR="004D22A9">
        <w:fldChar w:fldCharType="separate"/>
      </w:r>
      <w:r w:rsidR="004D22A9" w:rsidRPr="004D22A9">
        <w:rPr>
          <w:rStyle w:val="FootnoteReference"/>
        </w:rPr>
        <w:t>106</w:t>
      </w:r>
      <w:r w:rsidR="004D22A9">
        <w:fldChar w:fldCharType="end"/>
      </w:r>
      <w:r w:rsidR="004D22A9">
        <w:t>.</w:t>
      </w:r>
    </w:p>
    <w:p w14:paraId="355844EB" w14:textId="21AE3756" w:rsidR="000760BB" w:rsidRPr="000760BB" w:rsidRDefault="000760BB" w:rsidP="00AA66A6">
      <w:pPr>
        <w:numPr>
          <w:ilvl w:val="0"/>
          <w:numId w:val="106"/>
        </w:numPr>
        <w:pBdr>
          <w:top w:val="nil"/>
          <w:left w:val="nil"/>
          <w:bottom w:val="nil"/>
          <w:right w:val="nil"/>
          <w:between w:val="nil"/>
        </w:pBdr>
        <w:shd w:val="clear" w:color="auto" w:fill="FFFFFF"/>
        <w:spacing w:after="100" w:line="276" w:lineRule="auto"/>
        <w:jc w:val="both"/>
      </w:pPr>
      <w:r w:rsidRPr="000760BB">
        <w:rPr>
          <w:b/>
          <w:bCs/>
        </w:rPr>
        <w:t xml:space="preserve">Container </w:t>
      </w:r>
      <w:r w:rsidR="00272C9C" w:rsidRPr="000760BB">
        <w:rPr>
          <w:b/>
          <w:bCs/>
        </w:rPr>
        <w:t>orchestration</w:t>
      </w:r>
      <w:r w:rsidRPr="000760BB">
        <w:rPr>
          <w:b/>
          <w:bCs/>
        </w:rPr>
        <w:t>:</w:t>
      </w:r>
      <w:r w:rsidRPr="000760BB">
        <w:t xml:space="preserve"> OpenShift Service on AWS uses Kubernetes for container orchestration, providing a robust and scalable environment for deploying and managing </w:t>
      </w:r>
      <w:commentRangeStart w:id="1570"/>
      <w:r w:rsidRPr="000760BB">
        <w:t>containers</w:t>
      </w:r>
      <w:commentRangeEnd w:id="1570"/>
      <w:r w:rsidR="00272C9C">
        <w:rPr>
          <w:rStyle w:val="CommentReference"/>
        </w:rPr>
        <w:commentReference w:id="1570"/>
      </w:r>
      <w:r w:rsidRPr="000760BB">
        <w:t>.</w:t>
      </w:r>
    </w:p>
    <w:p w14:paraId="1658B70D" w14:textId="552A3D01" w:rsidR="000760BB" w:rsidRPr="000760BB" w:rsidRDefault="000760BB">
      <w:pPr>
        <w:pStyle w:val="NormalBPBHEB"/>
        <w:numPr>
          <w:ilvl w:val="0"/>
          <w:numId w:val="237"/>
        </w:numPr>
        <w:pPrChange w:id="1571" w:author="Suman Deshwal" w:date="2024-05-09T16:35:00Z">
          <w:pPr>
            <w:numPr>
              <w:ilvl w:val="1"/>
              <w:numId w:val="106"/>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 xml:space="preserve">Kubernetes </w:t>
      </w:r>
      <w:r w:rsidR="00272C9C" w:rsidRPr="000760BB">
        <w:t>features</w:t>
      </w:r>
      <w:r w:rsidRPr="000760BB">
        <w:t>:</w:t>
      </w:r>
    </w:p>
    <w:p w14:paraId="647332BB" w14:textId="77777777" w:rsidR="000760BB" w:rsidRPr="000760BB" w:rsidRDefault="000760BB">
      <w:pPr>
        <w:pStyle w:val="NormalBPBHEB"/>
        <w:numPr>
          <w:ilvl w:val="0"/>
          <w:numId w:val="239"/>
        </w:numPr>
        <w:pPrChange w:id="1572" w:author="Suman Deshwal" w:date="2024-05-09T16:36:00Z">
          <w:pPr>
            <w:numPr>
              <w:ilvl w:val="2"/>
              <w:numId w:val="106"/>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Pod Scheduling: Kubernetes scheduler optimizes pod placement based on resource requirements.</w:t>
      </w:r>
    </w:p>
    <w:p w14:paraId="44260F55" w14:textId="40886CDC" w:rsidR="000760BB" w:rsidRPr="000760BB" w:rsidRDefault="000760BB">
      <w:pPr>
        <w:pStyle w:val="NormalBPBHEB"/>
        <w:numPr>
          <w:ilvl w:val="0"/>
          <w:numId w:val="239"/>
        </w:numPr>
        <w:pPrChange w:id="1573" w:author="Suman Deshwal" w:date="2024-05-09T16:36:00Z">
          <w:pPr>
            <w:numPr>
              <w:ilvl w:val="2"/>
              <w:numId w:val="106"/>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Service Discovery: Automatic service discovery for communication between microservices</w:t>
      </w:r>
      <w:r w:rsidR="004D22A9">
        <w:fldChar w:fldCharType="begin"/>
      </w:r>
      <w:r w:rsidR="004D22A9">
        <w:instrText xml:space="preserve"> NOTEREF _Ref151459439 \f \h </w:instrText>
      </w:r>
      <w:r w:rsidR="004D22A9">
        <w:fldChar w:fldCharType="separate"/>
      </w:r>
      <w:r w:rsidR="004D22A9" w:rsidRPr="004D22A9">
        <w:rPr>
          <w:rStyle w:val="FootnoteReference"/>
        </w:rPr>
        <w:t>105</w:t>
      </w:r>
      <w:r w:rsidR="004D22A9">
        <w:fldChar w:fldCharType="end"/>
      </w:r>
      <w:r w:rsidRPr="000760BB">
        <w:t>.</w:t>
      </w:r>
    </w:p>
    <w:p w14:paraId="4F97FF82" w14:textId="77777777" w:rsidR="00272C9C" w:rsidRDefault="00272C9C" w:rsidP="008E169A">
      <w:pPr>
        <w:keepNext/>
        <w:keepLines/>
        <w:spacing w:before="40" w:after="0"/>
        <w:outlineLvl w:val="1"/>
        <w:rPr>
          <w:ins w:id="1574" w:author="Suman Deshwal" w:date="2024-05-09T16:36:00Z"/>
          <w:rFonts w:eastAsiaTheme="majorEastAsia" w:cstheme="majorBidi"/>
          <w:sz w:val="36"/>
          <w:szCs w:val="26"/>
        </w:rPr>
      </w:pPr>
    </w:p>
    <w:p w14:paraId="0327090C" w14:textId="5FE08BAA" w:rsidR="000760BB" w:rsidRDefault="000760BB" w:rsidP="00272C9C">
      <w:pPr>
        <w:pStyle w:val="Heading2BPBHEB"/>
        <w:rPr>
          <w:ins w:id="1575" w:author="Suman Deshwal" w:date="2024-05-09T16:37:00Z"/>
        </w:rPr>
      </w:pPr>
      <w:r w:rsidRPr="000760BB">
        <w:t xml:space="preserve">Benefits of </w:t>
      </w:r>
      <w:r w:rsidR="00272C9C" w:rsidRPr="000760BB">
        <w:t>integration</w:t>
      </w:r>
    </w:p>
    <w:p w14:paraId="765B9157" w14:textId="1F3AF6CF" w:rsidR="00272C9C" w:rsidRPr="000760BB" w:rsidRDefault="00272C9C">
      <w:pPr>
        <w:pStyle w:val="NormalBPBHEB"/>
        <w:pPrChange w:id="1576" w:author="Suman Deshwal" w:date="2024-05-09T16:37:00Z">
          <w:pPr>
            <w:keepNext/>
            <w:keepLines/>
            <w:spacing w:before="40" w:after="0"/>
            <w:outlineLvl w:val="1"/>
          </w:pPr>
        </w:pPrChange>
      </w:pPr>
      <w:ins w:id="1577" w:author="Suman Deshwal" w:date="2024-05-09T16:37:00Z">
        <w:r>
          <w:t>The following are the benefits of integration:</w:t>
        </w:r>
      </w:ins>
    </w:p>
    <w:p w14:paraId="0B92CAAF" w14:textId="3B653ABF" w:rsidR="000760BB" w:rsidRPr="000760BB" w:rsidRDefault="000760BB">
      <w:pPr>
        <w:pStyle w:val="NormalBPBHEB"/>
        <w:numPr>
          <w:ilvl w:val="0"/>
          <w:numId w:val="240"/>
        </w:numPr>
        <w:pPrChange w:id="1578" w:author="Suman Deshwal" w:date="2024-05-09T16:37:00Z">
          <w:pPr>
            <w:numPr>
              <w:numId w:val="10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Hybrid </w:t>
      </w:r>
      <w:r w:rsidR="00272C9C" w:rsidRPr="000760BB">
        <w:rPr>
          <w:b/>
          <w:bCs/>
        </w:rPr>
        <w:t>cloud flexibility</w:t>
      </w:r>
      <w:r w:rsidRPr="000760BB">
        <w:rPr>
          <w:b/>
          <w:bCs/>
        </w:rPr>
        <w:t>:</w:t>
      </w:r>
      <w:r w:rsidRPr="000760BB">
        <w:t xml:space="preserve"> Red Hat OpenShift Service on AWS enables organizations to build and deploy applications consistently across on-premises and cloud environments</w:t>
      </w:r>
      <w:r w:rsidR="002E1A1E">
        <w:fldChar w:fldCharType="begin"/>
      </w:r>
      <w:r w:rsidR="002E1A1E">
        <w:instrText xml:space="preserve"> NOTEREF _Ref151459515 \f \h </w:instrText>
      </w:r>
      <w:r w:rsidR="002E1A1E">
        <w:fldChar w:fldCharType="separate"/>
      </w:r>
      <w:r w:rsidR="002E1A1E" w:rsidRPr="002E1A1E">
        <w:rPr>
          <w:rStyle w:val="FootnoteReference"/>
        </w:rPr>
        <w:t>106</w:t>
      </w:r>
      <w:r w:rsidR="002E1A1E">
        <w:fldChar w:fldCharType="end"/>
      </w:r>
      <w:r w:rsidRPr="000760BB">
        <w:t>.</w:t>
      </w:r>
    </w:p>
    <w:p w14:paraId="19764D55" w14:textId="18A7FF77" w:rsidR="000760BB" w:rsidRPr="000760BB" w:rsidRDefault="000760BB">
      <w:pPr>
        <w:pStyle w:val="NormalBPBHEB"/>
        <w:numPr>
          <w:ilvl w:val="0"/>
          <w:numId w:val="240"/>
        </w:numPr>
        <w:pPrChange w:id="1579" w:author="Suman Deshwal" w:date="2024-05-09T16:37:00Z">
          <w:pPr>
            <w:numPr>
              <w:numId w:val="10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Developer </w:t>
      </w:r>
      <w:r w:rsidR="00272C9C" w:rsidRPr="000760BB">
        <w:rPr>
          <w:b/>
          <w:bCs/>
        </w:rPr>
        <w:t>product</w:t>
      </w:r>
      <w:r w:rsidRPr="000760BB">
        <w:rPr>
          <w:b/>
          <w:bCs/>
        </w:rPr>
        <w:t>ivity:</w:t>
      </w:r>
      <w:r w:rsidRPr="000760BB">
        <w:t xml:space="preserve"> Integrated developer tools enhance productivity by supporting popular IDEs, version control systems, and CI/CD pipelines</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6A81715C" w14:textId="55FC05C0" w:rsidR="000760BB" w:rsidRPr="000760BB" w:rsidRDefault="000760BB">
      <w:pPr>
        <w:pStyle w:val="NormalBPBHEB"/>
        <w:numPr>
          <w:ilvl w:val="0"/>
          <w:numId w:val="240"/>
        </w:numPr>
        <w:pPrChange w:id="1580" w:author="Suman Deshwal" w:date="2024-05-09T16:37:00Z">
          <w:pPr>
            <w:numPr>
              <w:numId w:val="10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Scalability and </w:t>
      </w:r>
      <w:r w:rsidR="00272C9C" w:rsidRPr="000760BB">
        <w:rPr>
          <w:b/>
          <w:bCs/>
        </w:rPr>
        <w:t>reliability</w:t>
      </w:r>
      <w:r w:rsidRPr="000760BB">
        <w:rPr>
          <w:b/>
          <w:bCs/>
        </w:rPr>
        <w:t>:</w:t>
      </w:r>
      <w:r w:rsidRPr="000760BB">
        <w:t xml:space="preserve"> Leveraging AWS infrastructure ensures scalability and reliability, with the ability to scale resources based on application demands</w:t>
      </w:r>
      <w:r w:rsidR="002E1A1E">
        <w:fldChar w:fldCharType="begin"/>
      </w:r>
      <w:r w:rsidR="002E1A1E">
        <w:instrText xml:space="preserve"> NOTEREF _Ref151459515 \f \h </w:instrText>
      </w:r>
      <w:r w:rsidR="002E1A1E">
        <w:fldChar w:fldCharType="separate"/>
      </w:r>
      <w:r w:rsidR="002E1A1E" w:rsidRPr="002E1A1E">
        <w:rPr>
          <w:rStyle w:val="FootnoteReference"/>
        </w:rPr>
        <w:t>106</w:t>
      </w:r>
      <w:r w:rsidR="002E1A1E">
        <w:fldChar w:fldCharType="end"/>
      </w:r>
      <w:r w:rsidRPr="000760BB">
        <w:t>.</w:t>
      </w:r>
    </w:p>
    <w:p w14:paraId="02E6CFEC" w14:textId="7E49B94E" w:rsidR="000760BB" w:rsidRDefault="000760BB" w:rsidP="00272C9C">
      <w:pPr>
        <w:pStyle w:val="Heading2BPBHEB"/>
        <w:rPr>
          <w:ins w:id="1581" w:author="Suman Deshwal" w:date="2024-05-09T16:37:00Z"/>
        </w:rPr>
      </w:pPr>
      <w:r w:rsidRPr="000760BB">
        <w:lastRenderedPageBreak/>
        <w:t xml:space="preserve">Use </w:t>
      </w:r>
      <w:proofErr w:type="gramStart"/>
      <w:r w:rsidR="00272C9C" w:rsidRPr="000760BB">
        <w:t>cases</w:t>
      </w:r>
      <w:proofErr w:type="gramEnd"/>
    </w:p>
    <w:p w14:paraId="4566A0E3" w14:textId="6B58AE16" w:rsidR="00272C9C" w:rsidRPr="000760BB" w:rsidRDefault="00272C9C">
      <w:pPr>
        <w:pStyle w:val="NormalBPBHEB"/>
        <w:pPrChange w:id="1582" w:author="Suman Deshwal" w:date="2024-05-09T16:37:00Z">
          <w:pPr>
            <w:keepNext/>
            <w:keepLines/>
            <w:spacing w:before="40" w:after="0"/>
            <w:outlineLvl w:val="1"/>
          </w:pPr>
        </w:pPrChange>
      </w:pPr>
      <w:ins w:id="1583" w:author="Suman Deshwal" w:date="2024-05-09T16:37:00Z">
        <w:r>
          <w:t>The following are the use cases:</w:t>
        </w:r>
      </w:ins>
    </w:p>
    <w:p w14:paraId="6BC34555" w14:textId="60CF9B60" w:rsidR="000760BB" w:rsidRPr="000760BB" w:rsidRDefault="000760BB">
      <w:pPr>
        <w:pStyle w:val="NormalBPBHEB"/>
        <w:numPr>
          <w:ilvl w:val="0"/>
          <w:numId w:val="241"/>
        </w:numPr>
        <w:pPrChange w:id="1584" w:author="Suman Deshwal" w:date="2024-05-09T16:38:00Z">
          <w:pPr>
            <w:numPr>
              <w:numId w:val="10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Hybrid </w:t>
      </w:r>
      <w:r w:rsidR="00272C9C" w:rsidRPr="000760BB">
        <w:rPr>
          <w:b/>
          <w:bCs/>
        </w:rPr>
        <w:t>cloud deploy</w:t>
      </w:r>
      <w:r w:rsidRPr="000760BB">
        <w:rPr>
          <w:b/>
          <w:bCs/>
        </w:rPr>
        <w:t>ments:</w:t>
      </w:r>
      <w:r w:rsidRPr="000760BB">
        <w:t xml:space="preserve"> Organizations with hybrid cloud strategies benefit from the consistent platform offered by OpenShift Service on AWS</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3D47BB5A" w14:textId="438568BC" w:rsidR="000760BB" w:rsidRPr="000760BB" w:rsidRDefault="000760BB">
      <w:pPr>
        <w:pStyle w:val="NormalBPBHEB"/>
        <w:numPr>
          <w:ilvl w:val="0"/>
          <w:numId w:val="241"/>
        </w:numPr>
        <w:pPrChange w:id="1585" w:author="Suman Deshwal" w:date="2024-05-09T16:38:00Z">
          <w:pPr>
            <w:numPr>
              <w:numId w:val="10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Containerized </w:t>
      </w:r>
      <w:r w:rsidR="00272C9C" w:rsidRPr="000760BB">
        <w:rPr>
          <w:b/>
          <w:bCs/>
        </w:rPr>
        <w:t>application development</w:t>
      </w:r>
      <w:r w:rsidRPr="000760BB">
        <w:rPr>
          <w:b/>
          <w:bCs/>
        </w:rPr>
        <w:t>:</w:t>
      </w:r>
      <w:r w:rsidRPr="000760BB">
        <w:t xml:space="preserve"> Developers working on containerized applications find OpenShift Service on AWS conducive to streamlined workflows and efficient management</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62D29A1B" w14:textId="77777777" w:rsidR="00272C9C" w:rsidRDefault="00272C9C" w:rsidP="008E169A">
      <w:pPr>
        <w:keepNext/>
        <w:keepLines/>
        <w:spacing w:before="40" w:after="0"/>
        <w:outlineLvl w:val="1"/>
        <w:rPr>
          <w:ins w:id="1586" w:author="Suman Deshwal" w:date="2024-05-09T16:38:00Z"/>
          <w:rFonts w:eastAsiaTheme="majorEastAsia" w:cstheme="majorBidi"/>
          <w:sz w:val="36"/>
          <w:szCs w:val="26"/>
        </w:rPr>
      </w:pPr>
    </w:p>
    <w:p w14:paraId="03EB44A4" w14:textId="33B2862F" w:rsidR="000760BB" w:rsidRPr="000760BB" w:rsidRDefault="000760BB">
      <w:pPr>
        <w:pStyle w:val="Heading2BPBHEB"/>
        <w:pPrChange w:id="1587" w:author="Suman Deshwal" w:date="2024-05-09T16:38:00Z">
          <w:pPr>
            <w:keepNext/>
            <w:keepLines/>
            <w:spacing w:before="40" w:after="0"/>
            <w:outlineLvl w:val="1"/>
          </w:pPr>
        </w:pPrChange>
      </w:pPr>
      <w:r w:rsidRPr="000760BB">
        <w:t>Conclusion</w:t>
      </w:r>
    </w:p>
    <w:p w14:paraId="73B4EBFE" w14:textId="77777777" w:rsidR="000760BB" w:rsidRPr="000760BB" w:rsidRDefault="000760BB">
      <w:pPr>
        <w:pStyle w:val="NormalBPBHEB"/>
        <w:pPrChange w:id="1588" w:author="Suman Deshwal" w:date="2024-05-09T16:38:00Z">
          <w:pPr>
            <w:pBdr>
              <w:top w:val="nil"/>
              <w:left w:val="nil"/>
              <w:bottom w:val="nil"/>
              <w:right w:val="nil"/>
              <w:between w:val="nil"/>
            </w:pBdr>
            <w:shd w:val="clear" w:color="auto" w:fill="FFFFFF"/>
            <w:spacing w:after="100" w:line="276" w:lineRule="auto"/>
            <w:jc w:val="both"/>
          </w:pPr>
        </w:pPrChange>
      </w:pPr>
      <w:r w:rsidRPr="000760BB">
        <w:t>Red Hat OpenShift Service on AWS is a compelling solution for organizations seeking a robust and fully managed Kubernetes platform with seamless integration into the AWS ecosystem. This collaboration empowers developers to focus on building and deploying applications, while AWS handles the underlying infrastructure.</w:t>
      </w:r>
    </w:p>
    <w:p w14:paraId="6C4DFB0E" w14:textId="77777777" w:rsidR="00272C9C" w:rsidRDefault="00272C9C">
      <w:pPr>
        <w:pStyle w:val="NormalBPBHEB"/>
        <w:rPr>
          <w:ins w:id="1589" w:author="Suman Deshwal" w:date="2024-05-09T16:38:00Z"/>
        </w:rPr>
        <w:pPrChange w:id="1590" w:author="Suman Deshwal" w:date="2024-05-09T16:38:00Z">
          <w:pPr>
            <w:keepNext/>
            <w:keepLines/>
            <w:spacing w:before="400" w:after="0" w:line="276" w:lineRule="auto"/>
            <w:outlineLvl w:val="0"/>
          </w:pPr>
        </w:pPrChange>
      </w:pPr>
    </w:p>
    <w:p w14:paraId="7338277E" w14:textId="51E57F35" w:rsidR="000760BB" w:rsidRPr="000760BB" w:rsidRDefault="000760BB">
      <w:pPr>
        <w:pStyle w:val="Heading1BPBHEB"/>
        <w:pPrChange w:id="1591" w:author="Suman Deshwal" w:date="2024-05-09T16:38:00Z">
          <w:pPr>
            <w:keepNext/>
            <w:keepLines/>
            <w:spacing w:before="400" w:after="0" w:line="276" w:lineRule="auto"/>
            <w:outlineLvl w:val="0"/>
          </w:pPr>
        </w:pPrChange>
      </w:pPr>
      <w:r w:rsidRPr="000760BB">
        <w:t>Managed OpenShift in the Cloud</w:t>
      </w:r>
    </w:p>
    <w:p w14:paraId="4C500A48" w14:textId="50FAD759" w:rsidR="000760BB" w:rsidRPr="000760BB" w:rsidDel="00272C9C" w:rsidRDefault="000760BB" w:rsidP="008E169A">
      <w:pPr>
        <w:keepNext/>
        <w:keepLines/>
        <w:spacing w:before="40" w:after="0"/>
        <w:outlineLvl w:val="1"/>
        <w:rPr>
          <w:del w:id="1592" w:author="Suman Deshwal" w:date="2024-05-09T16:38:00Z"/>
          <w:rFonts w:eastAsiaTheme="majorEastAsia" w:cstheme="majorBidi"/>
          <w:sz w:val="36"/>
          <w:szCs w:val="26"/>
        </w:rPr>
      </w:pPr>
      <w:del w:id="1593" w:author="Suman Deshwal" w:date="2024-05-09T16:38:00Z">
        <w:r w:rsidRPr="000760BB" w:rsidDel="00272C9C">
          <w:rPr>
            <w:rFonts w:eastAsiaTheme="majorEastAsia" w:cstheme="majorBidi"/>
            <w:sz w:val="36"/>
            <w:szCs w:val="26"/>
          </w:rPr>
          <w:delText xml:space="preserve">Introduction </w:delText>
        </w:r>
      </w:del>
    </w:p>
    <w:p w14:paraId="35A74027" w14:textId="77777777" w:rsidR="000760BB" w:rsidRPr="000760BB" w:rsidRDefault="000760BB">
      <w:pPr>
        <w:pStyle w:val="NormalBPBHEB"/>
        <w:pPrChange w:id="1594" w:author="Suman Deshwal" w:date="2024-05-09T16:38:00Z">
          <w:pPr>
            <w:pBdr>
              <w:top w:val="nil"/>
              <w:left w:val="nil"/>
              <w:bottom w:val="nil"/>
              <w:right w:val="nil"/>
              <w:between w:val="nil"/>
            </w:pBdr>
            <w:shd w:val="clear" w:color="auto" w:fill="FFFFFF"/>
            <w:spacing w:after="100" w:line="276" w:lineRule="auto"/>
            <w:jc w:val="both"/>
          </w:pPr>
        </w:pPrChange>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463FB24C" w14:textId="77777777" w:rsidR="00272C9C" w:rsidRDefault="00272C9C" w:rsidP="008E169A">
      <w:pPr>
        <w:keepNext/>
        <w:keepLines/>
        <w:spacing w:before="40" w:after="0"/>
        <w:outlineLvl w:val="1"/>
        <w:rPr>
          <w:ins w:id="1595" w:author="Suman Deshwal" w:date="2024-05-09T16:38:00Z"/>
          <w:rFonts w:eastAsiaTheme="majorEastAsia" w:cstheme="majorBidi"/>
          <w:sz w:val="36"/>
          <w:szCs w:val="26"/>
        </w:rPr>
      </w:pPr>
    </w:p>
    <w:p w14:paraId="6C54E365" w14:textId="49E73742" w:rsidR="000760BB" w:rsidRPr="000760BB" w:rsidRDefault="000760BB">
      <w:pPr>
        <w:pStyle w:val="Heading2BPBHEB"/>
        <w:pPrChange w:id="1596" w:author="Suman Deshwal" w:date="2024-05-09T16:38:00Z">
          <w:pPr>
            <w:keepNext/>
            <w:keepLines/>
            <w:spacing w:before="40" w:after="0"/>
            <w:outlineLvl w:val="1"/>
          </w:pPr>
        </w:pPrChange>
      </w:pPr>
      <w:r w:rsidRPr="000760BB">
        <w:t>Overview of Managed OpenShift</w:t>
      </w:r>
    </w:p>
    <w:p w14:paraId="0FA4819F" w14:textId="77777777" w:rsidR="000760BB" w:rsidRPr="000760BB" w:rsidRDefault="000760BB">
      <w:pPr>
        <w:pStyle w:val="NormalBPBHEB"/>
        <w:pPrChange w:id="1597" w:author="Suman Deshwal" w:date="2024-05-09T16:38:00Z">
          <w:pPr>
            <w:pBdr>
              <w:top w:val="nil"/>
              <w:left w:val="nil"/>
              <w:bottom w:val="nil"/>
              <w:right w:val="nil"/>
              <w:between w:val="nil"/>
            </w:pBdr>
            <w:shd w:val="clear" w:color="auto" w:fill="FFFFFF"/>
            <w:spacing w:after="100" w:line="276" w:lineRule="auto"/>
            <w:jc w:val="both"/>
          </w:pPr>
        </w:pPrChange>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1D08AF90" w14:textId="77777777" w:rsidR="00272C9C" w:rsidRDefault="00272C9C" w:rsidP="008E169A">
      <w:pPr>
        <w:keepNext/>
        <w:keepLines/>
        <w:spacing w:before="40" w:after="0"/>
        <w:outlineLvl w:val="1"/>
        <w:rPr>
          <w:ins w:id="1598" w:author="Suman Deshwal" w:date="2024-05-09T16:38:00Z"/>
          <w:rFonts w:eastAsiaTheme="majorEastAsia" w:cstheme="majorBidi"/>
          <w:sz w:val="36"/>
          <w:szCs w:val="26"/>
        </w:rPr>
      </w:pPr>
    </w:p>
    <w:p w14:paraId="350D61D7" w14:textId="3E326A7D" w:rsidR="000760BB" w:rsidRDefault="000760BB" w:rsidP="00272C9C">
      <w:pPr>
        <w:pStyle w:val="Heading2BPBHEB"/>
        <w:rPr>
          <w:ins w:id="1599" w:author="Suman Deshwal" w:date="2024-05-09T16:38:00Z"/>
        </w:rPr>
      </w:pPr>
      <w:r w:rsidRPr="000760BB">
        <w:t xml:space="preserve">Key </w:t>
      </w:r>
      <w:r w:rsidR="00272C9C" w:rsidRPr="000760BB">
        <w:t>features</w:t>
      </w:r>
    </w:p>
    <w:p w14:paraId="69247024" w14:textId="06DD6D76" w:rsidR="00272C9C" w:rsidRPr="000760BB" w:rsidRDefault="00272C9C">
      <w:pPr>
        <w:pStyle w:val="NormalBPBHEB"/>
        <w:pPrChange w:id="1600" w:author="Suman Deshwal" w:date="2024-05-09T16:38:00Z">
          <w:pPr>
            <w:keepNext/>
            <w:keepLines/>
            <w:spacing w:before="40" w:after="0"/>
            <w:outlineLvl w:val="1"/>
          </w:pPr>
        </w:pPrChange>
      </w:pPr>
      <w:ins w:id="1601" w:author="Suman Deshwal" w:date="2024-05-09T16:38:00Z">
        <w:r>
          <w:t xml:space="preserve">The following are the </w:t>
        </w:r>
      </w:ins>
      <w:ins w:id="1602" w:author="Suman Deshwal" w:date="2024-05-09T16:42:00Z">
        <w:r w:rsidR="00A76281">
          <w:t>ke</w:t>
        </w:r>
      </w:ins>
      <w:ins w:id="1603" w:author="Suman Deshwal" w:date="2024-05-09T16:38:00Z">
        <w:r>
          <w:t xml:space="preserve">y features of </w:t>
        </w:r>
        <w:r w:rsidRPr="00272C9C">
          <w:t>Managed OpenShift</w:t>
        </w:r>
        <w:r>
          <w:t>:</w:t>
        </w:r>
      </w:ins>
    </w:p>
    <w:p w14:paraId="5D6F4DF8" w14:textId="5A8DA741" w:rsidR="000760BB" w:rsidRPr="000760BB" w:rsidRDefault="000760BB">
      <w:pPr>
        <w:pStyle w:val="NormalBPBHEB"/>
        <w:numPr>
          <w:ilvl w:val="0"/>
          <w:numId w:val="242"/>
        </w:numPr>
        <w:pPrChange w:id="1604" w:author="Suman Deshwal" w:date="2024-05-09T16:39:00Z">
          <w:pPr>
            <w:numPr>
              <w:numId w:val="10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Automated </w:t>
      </w:r>
      <w:r w:rsidR="00272C9C" w:rsidRPr="000760BB">
        <w:rPr>
          <w:b/>
          <w:bCs/>
        </w:rPr>
        <w:t>operations</w:t>
      </w:r>
      <w:r w:rsidRPr="000760BB">
        <w:rPr>
          <w:b/>
          <w:bCs/>
        </w:rPr>
        <w:t>:</w:t>
      </w:r>
      <w:r w:rsidRPr="000760BB">
        <w:t xml:space="preserve"> Managed OpenShift automates operational tasks, including updates, patches, and scaling, reducing the burden on IT teams</w:t>
      </w:r>
      <w:bookmarkStart w:id="1605" w:name="_Ref151459912"/>
      <w:r w:rsidR="00EF7667">
        <w:rPr>
          <w:rStyle w:val="FootnoteReference"/>
        </w:rPr>
        <w:footnoteReference w:id="107"/>
      </w:r>
      <w:bookmarkEnd w:id="1605"/>
      <w:r w:rsidRPr="000760BB">
        <w:t>.</w:t>
      </w:r>
    </w:p>
    <w:p w14:paraId="120F0D45" w14:textId="67ACCF42" w:rsidR="000760BB" w:rsidRPr="000760BB" w:rsidRDefault="000760BB">
      <w:pPr>
        <w:pStyle w:val="NormalBPBHEB"/>
        <w:numPr>
          <w:ilvl w:val="0"/>
          <w:numId w:val="242"/>
        </w:numPr>
        <w:pPrChange w:id="1606" w:author="Suman Deshwal" w:date="2024-05-09T16:39:00Z">
          <w:pPr>
            <w:numPr>
              <w:numId w:val="10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Developer </w:t>
      </w:r>
      <w:r w:rsidR="00272C9C" w:rsidRPr="000760BB">
        <w:rPr>
          <w:b/>
          <w:bCs/>
        </w:rPr>
        <w:t>productivity</w:t>
      </w:r>
      <w:r w:rsidRPr="000760BB">
        <w:rPr>
          <w:b/>
          <w:bCs/>
        </w:rPr>
        <w:t>:</w:t>
      </w:r>
      <w:r w:rsidRPr="000760BB">
        <w:t xml:space="preserve"> The platform supports developer productivity by providing integrated developer tools and streamlined workflows for building and deploying applications</w:t>
      </w:r>
      <w:r w:rsidR="007030DC">
        <w:fldChar w:fldCharType="begin"/>
      </w:r>
      <w:r w:rsidR="007030DC">
        <w:instrText xml:space="preserve"> NOTEREF _Ref151459912 \f \h </w:instrText>
      </w:r>
      <w:r w:rsidR="007030DC">
        <w:fldChar w:fldCharType="separate"/>
      </w:r>
      <w:r w:rsidR="007030DC" w:rsidRPr="007030DC">
        <w:rPr>
          <w:rStyle w:val="FootnoteReference"/>
        </w:rPr>
        <w:t>107</w:t>
      </w:r>
      <w:r w:rsidR="007030DC">
        <w:fldChar w:fldCharType="end"/>
      </w:r>
      <w:r w:rsidRPr="000760BB">
        <w:t>.</w:t>
      </w:r>
    </w:p>
    <w:p w14:paraId="667CD24D" w14:textId="7AD197C7" w:rsidR="000760BB" w:rsidRPr="000760BB" w:rsidRDefault="000760BB">
      <w:pPr>
        <w:pStyle w:val="NormalBPBHEB"/>
        <w:numPr>
          <w:ilvl w:val="0"/>
          <w:numId w:val="242"/>
        </w:numPr>
        <w:pPrChange w:id="1607" w:author="Suman Deshwal" w:date="2024-05-09T16:39:00Z">
          <w:pPr>
            <w:numPr>
              <w:numId w:val="10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Scalability and </w:t>
      </w:r>
      <w:r w:rsidR="00272C9C" w:rsidRPr="000760BB">
        <w:rPr>
          <w:b/>
          <w:bCs/>
        </w:rPr>
        <w:t>elasticity</w:t>
      </w:r>
      <w:r w:rsidRPr="000760BB">
        <w:rPr>
          <w:b/>
          <w:bCs/>
        </w:rPr>
        <w:t>:</w:t>
      </w:r>
      <w:r w:rsidRPr="000760BB">
        <w:t xml:space="preserve"> Leveraging cloud infrastructure, Managed OpenShift enables organizations to scale applications dynamically based on demand, ensuring optimal performance</w:t>
      </w:r>
      <w:bookmarkStart w:id="1608" w:name="_Ref151459935"/>
      <w:r w:rsidR="00724932">
        <w:rPr>
          <w:rStyle w:val="FootnoteReference"/>
        </w:rPr>
        <w:footnoteReference w:id="108"/>
      </w:r>
      <w:bookmarkEnd w:id="1608"/>
      <w:r w:rsidRPr="000760BB">
        <w:t>.</w:t>
      </w:r>
    </w:p>
    <w:p w14:paraId="77B00ADB" w14:textId="77777777" w:rsidR="00272C9C" w:rsidRDefault="00272C9C">
      <w:pPr>
        <w:pStyle w:val="NormalBPBHEB"/>
        <w:rPr>
          <w:ins w:id="1609" w:author="Suman Deshwal" w:date="2024-05-09T16:39:00Z"/>
        </w:rPr>
        <w:pPrChange w:id="1610" w:author="Suman Deshwal" w:date="2024-05-09T16:39:00Z">
          <w:pPr>
            <w:keepNext/>
            <w:keepLines/>
            <w:spacing w:before="40" w:after="0"/>
            <w:outlineLvl w:val="1"/>
          </w:pPr>
        </w:pPrChange>
      </w:pPr>
    </w:p>
    <w:p w14:paraId="5D9CC3B0" w14:textId="4EFA698C" w:rsidR="000760BB" w:rsidRPr="000760BB" w:rsidRDefault="000760BB">
      <w:pPr>
        <w:pStyle w:val="Heading2BPBHEB"/>
        <w:pPrChange w:id="1611" w:author="Suman Deshwal" w:date="2024-05-09T16:39:00Z">
          <w:pPr>
            <w:keepNext/>
            <w:keepLines/>
            <w:spacing w:before="40" w:after="0"/>
            <w:outlineLvl w:val="1"/>
          </w:pPr>
        </w:pPrChange>
      </w:pPr>
      <w:r w:rsidRPr="000760BB">
        <w:t xml:space="preserve">Integration with </w:t>
      </w:r>
      <w:commentRangeStart w:id="1612"/>
      <w:r w:rsidRPr="000760BB">
        <w:t>AWS</w:t>
      </w:r>
      <w:commentRangeEnd w:id="1612"/>
      <w:r w:rsidR="00A76281">
        <w:rPr>
          <w:rStyle w:val="CommentReference"/>
          <w:rFonts w:eastAsiaTheme="minorHAnsi" w:cstheme="minorBidi"/>
          <w:b w:val="0"/>
        </w:rPr>
        <w:commentReference w:id="1612"/>
      </w:r>
    </w:p>
    <w:p w14:paraId="620C3078" w14:textId="4498F905" w:rsidR="000760BB" w:rsidRPr="000760BB" w:rsidRDefault="000760BB">
      <w:pPr>
        <w:pStyle w:val="NormalBPBHEB"/>
        <w:numPr>
          <w:ilvl w:val="0"/>
          <w:numId w:val="110"/>
        </w:numPr>
        <w:pPrChange w:id="1613" w:author="Suman Deshwal" w:date="2024-05-09T16:40:00Z">
          <w:pPr>
            <w:numPr>
              <w:numId w:val="1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Deployment on AWS:</w:t>
      </w:r>
      <w:r w:rsidRPr="000760BB">
        <w:t xml:space="preserve"> Managed OpenShift is deployed on AWS infrastructure, utilizing services such as Amazon EC2, Amazon S3, and AWS </w:t>
      </w:r>
      <w:commentRangeStart w:id="1614"/>
      <w:del w:id="1615" w:author="Suman Deshwal" w:date="2024-05-09T16:40:00Z">
        <w:r w:rsidRPr="000760BB" w:rsidDel="00A76281">
          <w:delText>Identity and Access Management (</w:delText>
        </w:r>
      </w:del>
      <w:r w:rsidRPr="000760BB">
        <w:t>IAM</w:t>
      </w:r>
      <w:commentRangeEnd w:id="1614"/>
      <w:r w:rsidR="00A76281">
        <w:rPr>
          <w:rStyle w:val="CommentReference"/>
          <w:rFonts w:eastAsiaTheme="minorHAnsi" w:cstheme="minorBidi"/>
        </w:rPr>
        <w:commentReference w:id="1614"/>
      </w:r>
      <w:del w:id="1616" w:author="Suman Deshwal" w:date="2024-05-09T16:40:00Z">
        <w:r w:rsidRPr="000760BB" w:rsidDel="00A76281">
          <w:delText>)</w:delText>
        </w:r>
      </w:del>
      <w:r w:rsidRPr="000760BB">
        <w:t>.</w:t>
      </w:r>
    </w:p>
    <w:p w14:paraId="08AC5D43" w14:textId="11B5BB87" w:rsidR="000760BB" w:rsidRPr="000760BB" w:rsidRDefault="000760BB">
      <w:pPr>
        <w:pStyle w:val="NormalBPBHEB"/>
        <w:numPr>
          <w:ilvl w:val="0"/>
          <w:numId w:val="243"/>
        </w:numPr>
        <w:pPrChange w:id="1617" w:author="Suman Deshwal" w:date="2024-05-09T16:40:00Z">
          <w:pPr>
            <w:numPr>
              <w:ilvl w:val="1"/>
              <w:numId w:val="110"/>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 xml:space="preserve">AWS </w:t>
      </w:r>
      <w:r w:rsidR="00A76281" w:rsidRPr="000760BB">
        <w:t>components</w:t>
      </w:r>
      <w:r w:rsidRPr="000760BB">
        <w:t>:</w:t>
      </w:r>
    </w:p>
    <w:p w14:paraId="57829BDF" w14:textId="77777777" w:rsidR="000760BB" w:rsidRPr="000760BB" w:rsidRDefault="000760BB">
      <w:pPr>
        <w:pStyle w:val="NormalBPBHEB"/>
        <w:numPr>
          <w:ilvl w:val="0"/>
          <w:numId w:val="244"/>
        </w:numPr>
        <w:pPrChange w:id="1618" w:author="Suman Deshwal" w:date="2024-05-09T16:41:00Z">
          <w:pPr>
            <w:numPr>
              <w:ilvl w:val="2"/>
              <w:numId w:val="110"/>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EC2 Instances: Provide compute resources for running OpenShift nodes.</w:t>
      </w:r>
    </w:p>
    <w:p w14:paraId="48A28D42" w14:textId="77777777" w:rsidR="000760BB" w:rsidRPr="000760BB" w:rsidRDefault="000760BB">
      <w:pPr>
        <w:pStyle w:val="NormalBPBHEB"/>
        <w:numPr>
          <w:ilvl w:val="0"/>
          <w:numId w:val="244"/>
        </w:numPr>
        <w:pPrChange w:id="1619" w:author="Suman Deshwal" w:date="2024-05-09T16:41:00Z">
          <w:pPr>
            <w:numPr>
              <w:ilvl w:val="2"/>
              <w:numId w:val="110"/>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S3 Buckets: Store container images and artifacts.</w:t>
      </w:r>
    </w:p>
    <w:p w14:paraId="0E142EAA" w14:textId="083B2845" w:rsidR="000760BB" w:rsidRPr="000760BB" w:rsidRDefault="000760BB">
      <w:pPr>
        <w:pStyle w:val="NormalBPBHEB"/>
        <w:numPr>
          <w:ilvl w:val="0"/>
          <w:numId w:val="244"/>
        </w:numPr>
        <w:pPrChange w:id="1620" w:author="Suman Deshwal" w:date="2024-05-09T16:41:00Z">
          <w:pPr>
            <w:numPr>
              <w:ilvl w:val="2"/>
              <w:numId w:val="110"/>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IAM: Manages access and permissions</w:t>
      </w:r>
      <w:r w:rsidR="007030DC">
        <w:fldChar w:fldCharType="begin"/>
      </w:r>
      <w:r w:rsidR="007030DC">
        <w:instrText xml:space="preserve"> NOTEREF _Ref151459912 \f \h </w:instrText>
      </w:r>
      <w:r w:rsidR="007030DC">
        <w:fldChar w:fldCharType="separate"/>
      </w:r>
      <w:r w:rsidR="007030DC" w:rsidRPr="007030DC">
        <w:rPr>
          <w:rStyle w:val="FootnoteReference"/>
        </w:rPr>
        <w:t>107</w:t>
      </w:r>
      <w:r w:rsidR="007030DC">
        <w:fldChar w:fldCharType="end"/>
      </w:r>
      <w:r w:rsidR="007030DC">
        <w:t xml:space="preserve"> </w:t>
      </w:r>
      <w:r w:rsidR="007030DC">
        <w:fldChar w:fldCharType="begin"/>
      </w:r>
      <w:r w:rsidR="007030DC">
        <w:instrText xml:space="preserve"> NOTEREF _Ref151459935 \f \h </w:instrText>
      </w:r>
      <w:r w:rsidR="007030DC">
        <w:fldChar w:fldCharType="separate"/>
      </w:r>
      <w:r w:rsidR="007030DC" w:rsidRPr="007030DC">
        <w:rPr>
          <w:rStyle w:val="FootnoteReference"/>
        </w:rPr>
        <w:t>108</w:t>
      </w:r>
      <w:r w:rsidR="007030DC">
        <w:fldChar w:fldCharType="end"/>
      </w:r>
      <w:r w:rsidRPr="000760BB">
        <w:t>.</w:t>
      </w:r>
    </w:p>
    <w:p w14:paraId="374EDD04" w14:textId="0519A8CB" w:rsidR="000760BB" w:rsidRPr="000760BB" w:rsidRDefault="000760BB">
      <w:pPr>
        <w:pStyle w:val="NormalBPBHEB"/>
        <w:numPr>
          <w:ilvl w:val="0"/>
          <w:numId w:val="110"/>
        </w:numPr>
        <w:pPrChange w:id="1621" w:author="Suman Deshwal" w:date="2024-05-09T16:41:00Z">
          <w:pPr>
            <w:numPr>
              <w:numId w:val="1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pPr>
        <w:pStyle w:val="NormalBPBHEB"/>
        <w:numPr>
          <w:ilvl w:val="0"/>
          <w:numId w:val="243"/>
        </w:numPr>
        <w:pPrChange w:id="1622" w:author="Suman Deshwal" w:date="2024-05-09T16:41:00Z">
          <w:pPr>
            <w:numPr>
              <w:ilvl w:val="1"/>
              <w:numId w:val="110"/>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AWS Service Integration:</w:t>
      </w:r>
    </w:p>
    <w:p w14:paraId="7577EE0E" w14:textId="77777777" w:rsidR="000760BB" w:rsidRPr="000760BB" w:rsidRDefault="000760BB">
      <w:pPr>
        <w:pStyle w:val="NormalBPBHEB"/>
        <w:numPr>
          <w:ilvl w:val="0"/>
          <w:numId w:val="246"/>
        </w:numPr>
        <w:pPrChange w:id="1623" w:author="Suman Deshwal" w:date="2024-05-09T16:41:00Z">
          <w:pPr>
            <w:numPr>
              <w:ilvl w:val="2"/>
              <w:numId w:val="110"/>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Amazon RDS: Managed databases for applications.</w:t>
      </w:r>
    </w:p>
    <w:p w14:paraId="04832322" w14:textId="1185443D" w:rsidR="000760BB" w:rsidRPr="000760BB" w:rsidRDefault="000760BB">
      <w:pPr>
        <w:pStyle w:val="NormalBPBHEB"/>
        <w:numPr>
          <w:ilvl w:val="0"/>
          <w:numId w:val="246"/>
        </w:numPr>
        <w:pPrChange w:id="1624" w:author="Suman Deshwal" w:date="2024-05-09T16:41:00Z">
          <w:pPr>
            <w:numPr>
              <w:ilvl w:val="2"/>
              <w:numId w:val="110"/>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Amazon EKS: Kubernetes service for container orchestration</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00385FF5">
        <w:t xml:space="preserve"> </w:t>
      </w:r>
      <w:r w:rsidR="00385FF5">
        <w:fldChar w:fldCharType="begin"/>
      </w:r>
      <w:r w:rsidR="00385FF5">
        <w:instrText xml:space="preserve"> NOTEREF _Ref151459935 \f \h </w:instrText>
      </w:r>
      <w:r w:rsidR="00385FF5">
        <w:fldChar w:fldCharType="separate"/>
      </w:r>
      <w:r w:rsidR="00385FF5" w:rsidRPr="00385FF5">
        <w:rPr>
          <w:rStyle w:val="FootnoteReference"/>
        </w:rPr>
        <w:t>108</w:t>
      </w:r>
      <w:r w:rsidR="00385FF5">
        <w:fldChar w:fldCharType="end"/>
      </w:r>
      <w:r w:rsidRPr="000760BB">
        <w:t>.</w:t>
      </w:r>
    </w:p>
    <w:p w14:paraId="53CF0AB4" w14:textId="77777777" w:rsidR="00A76281" w:rsidRDefault="00A76281">
      <w:pPr>
        <w:pStyle w:val="NormalBPBHEB"/>
        <w:rPr>
          <w:ins w:id="1625" w:author="Suman Deshwal" w:date="2024-05-09T16:41:00Z"/>
        </w:rPr>
        <w:pPrChange w:id="1626" w:author="Suman Deshwal" w:date="2024-05-09T16:41:00Z">
          <w:pPr>
            <w:keepNext/>
            <w:keepLines/>
            <w:spacing w:before="40" w:after="0"/>
            <w:outlineLvl w:val="1"/>
          </w:pPr>
        </w:pPrChange>
      </w:pPr>
    </w:p>
    <w:p w14:paraId="35E79230" w14:textId="7A7926D5" w:rsidR="000760BB" w:rsidRDefault="000760BB" w:rsidP="00A76281">
      <w:pPr>
        <w:pStyle w:val="Heading2BPBHEB"/>
        <w:rPr>
          <w:ins w:id="1627" w:author="Suman Deshwal" w:date="2024-05-09T16:41:00Z"/>
        </w:rPr>
      </w:pPr>
      <w:r w:rsidRPr="000760BB">
        <w:t xml:space="preserve">Benefits of </w:t>
      </w:r>
      <w:r w:rsidR="00A76281" w:rsidRPr="000760BB">
        <w:t>integration</w:t>
      </w:r>
    </w:p>
    <w:p w14:paraId="64689043" w14:textId="77654CAB" w:rsidR="00A76281" w:rsidRPr="000760BB" w:rsidRDefault="00A76281">
      <w:pPr>
        <w:pStyle w:val="NormalBPBHEB"/>
        <w:pPrChange w:id="1628" w:author="Suman Deshwal" w:date="2024-05-09T16:41:00Z">
          <w:pPr>
            <w:keepNext/>
            <w:keepLines/>
            <w:spacing w:before="40" w:after="0"/>
            <w:outlineLvl w:val="1"/>
          </w:pPr>
        </w:pPrChange>
      </w:pPr>
      <w:ins w:id="1629" w:author="Suman Deshwal" w:date="2024-05-09T16:41:00Z">
        <w:r>
          <w:t xml:space="preserve">The following are the </w:t>
        </w:r>
      </w:ins>
      <w:ins w:id="1630" w:author="Suman Deshwal" w:date="2024-05-09T16:42:00Z">
        <w:r>
          <w:t>benefits of integration:</w:t>
        </w:r>
      </w:ins>
    </w:p>
    <w:p w14:paraId="0FE0162E" w14:textId="0B9D29C9" w:rsidR="000760BB" w:rsidRPr="000760BB" w:rsidRDefault="000760BB">
      <w:pPr>
        <w:pStyle w:val="NormalBPBHEB"/>
        <w:numPr>
          <w:ilvl w:val="0"/>
          <w:numId w:val="247"/>
        </w:numPr>
        <w:pPrChange w:id="1631" w:author="Suman Deshwal" w:date="2024-05-09T16:42:00Z">
          <w:pPr>
            <w:numPr>
              <w:numId w:val="1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Operational </w:t>
      </w:r>
      <w:r w:rsidR="00A76281" w:rsidRPr="000760BB">
        <w:rPr>
          <w:b/>
          <w:bCs/>
        </w:rPr>
        <w:t>efficiency</w:t>
      </w:r>
      <w:r w:rsidRPr="000760BB">
        <w:rPr>
          <w:b/>
          <w:bCs/>
        </w:rPr>
        <w:t>:</w:t>
      </w:r>
      <w:r w:rsidRPr="000760BB">
        <w:t xml:space="preserve"> Managed OpenShift in the cloud automates operational tasks, reducing the operational overhead on IT teams and allowing them to focus on strategic initiatives</w:t>
      </w:r>
      <w:r w:rsidR="00385FF5">
        <w:fldChar w:fldCharType="begin"/>
      </w:r>
      <w:r w:rsidR="00385FF5">
        <w:instrText xml:space="preserve"> NOTEREF _Ref151459935 \f \h </w:instrText>
      </w:r>
      <w:r w:rsidR="00385FF5">
        <w:fldChar w:fldCharType="separate"/>
      </w:r>
      <w:r w:rsidR="00385FF5" w:rsidRPr="00385FF5">
        <w:rPr>
          <w:rStyle w:val="FootnoteReference"/>
        </w:rPr>
        <w:t>108</w:t>
      </w:r>
      <w:r w:rsidR="00385FF5">
        <w:fldChar w:fldCharType="end"/>
      </w:r>
      <w:r w:rsidRPr="000760BB">
        <w:t>.</w:t>
      </w:r>
    </w:p>
    <w:p w14:paraId="22BF94EA" w14:textId="0B0538B9" w:rsidR="000760BB" w:rsidRPr="000760BB" w:rsidRDefault="000760BB">
      <w:pPr>
        <w:pStyle w:val="NormalBPBHEB"/>
        <w:numPr>
          <w:ilvl w:val="0"/>
          <w:numId w:val="247"/>
        </w:numPr>
        <w:pPrChange w:id="1632" w:author="Suman Deshwal" w:date="2024-05-09T16:42:00Z">
          <w:pPr>
            <w:numPr>
              <w:numId w:val="1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Scalability and </w:t>
      </w:r>
      <w:r w:rsidR="00A76281" w:rsidRPr="000760BB">
        <w:rPr>
          <w:b/>
          <w:bCs/>
        </w:rPr>
        <w:t>flexibility</w:t>
      </w:r>
      <w:r w:rsidRPr="000760BB">
        <w:rPr>
          <w:b/>
          <w:bCs/>
        </w:rPr>
        <w:t>:</w:t>
      </w:r>
      <w:r w:rsidRPr="000760BB">
        <w:t xml:space="preserve"> Leveraging AWS infrastructure, Managed OpenShift provides the scalability and flexibility needed to adapt to changing workloads and business requirements</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2AC0A34F" w14:textId="1EFDBF2E" w:rsidR="000760BB" w:rsidRPr="000760BB" w:rsidRDefault="000760BB">
      <w:pPr>
        <w:pStyle w:val="NormalBPBHEB"/>
        <w:numPr>
          <w:ilvl w:val="0"/>
          <w:numId w:val="247"/>
        </w:numPr>
        <w:pPrChange w:id="1633" w:author="Suman Deshwal" w:date="2024-05-09T16:42:00Z">
          <w:pPr>
            <w:numPr>
              <w:numId w:val="1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Enhanced </w:t>
      </w:r>
      <w:r w:rsidR="00A76281" w:rsidRPr="000760BB">
        <w:rPr>
          <w:b/>
          <w:bCs/>
        </w:rPr>
        <w:t>developer experience</w:t>
      </w:r>
      <w:r w:rsidRPr="000760BB">
        <w:rPr>
          <w:b/>
          <w:bCs/>
        </w:rPr>
        <w:t>:</w:t>
      </w:r>
      <w:r w:rsidRPr="000760BB">
        <w:t xml:space="preserve"> Integrated developer tools and workflows contribute to an enhanced developer experience, supporting efficient application development and deployment</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3B45E06C" w14:textId="0E48319A" w:rsidR="000760BB" w:rsidRDefault="000760BB" w:rsidP="00A76281">
      <w:pPr>
        <w:pStyle w:val="Heading2BPBHEB"/>
        <w:rPr>
          <w:ins w:id="1634" w:author="Suman Deshwal" w:date="2024-05-09T16:42:00Z"/>
        </w:rPr>
      </w:pPr>
      <w:r w:rsidRPr="000760BB">
        <w:lastRenderedPageBreak/>
        <w:t xml:space="preserve">Use </w:t>
      </w:r>
      <w:proofErr w:type="gramStart"/>
      <w:r w:rsidR="00A76281" w:rsidRPr="000760BB">
        <w:t>cases</w:t>
      </w:r>
      <w:proofErr w:type="gramEnd"/>
    </w:p>
    <w:p w14:paraId="1FC5116F" w14:textId="1F03D284" w:rsidR="00A76281" w:rsidRPr="000760BB" w:rsidRDefault="00A76281">
      <w:pPr>
        <w:pStyle w:val="NormalBPBHEB"/>
        <w:pPrChange w:id="1635" w:author="Suman Deshwal" w:date="2024-05-09T16:42:00Z">
          <w:pPr>
            <w:keepNext/>
            <w:keepLines/>
            <w:spacing w:before="40" w:after="0"/>
            <w:outlineLvl w:val="1"/>
          </w:pPr>
        </w:pPrChange>
      </w:pPr>
      <w:ins w:id="1636" w:author="Suman Deshwal" w:date="2024-05-09T16:42:00Z">
        <w:r>
          <w:t>The following are th</w:t>
        </w:r>
      </w:ins>
      <w:ins w:id="1637" w:author="Suman Deshwal" w:date="2024-05-09T16:43:00Z">
        <w:r>
          <w:t>e use cases:</w:t>
        </w:r>
      </w:ins>
    </w:p>
    <w:p w14:paraId="02BF5718" w14:textId="1DCA81D0" w:rsidR="000760BB" w:rsidRPr="000760BB" w:rsidRDefault="000760BB">
      <w:pPr>
        <w:pStyle w:val="NormalBPBHEB"/>
        <w:numPr>
          <w:ilvl w:val="0"/>
          <w:numId w:val="248"/>
        </w:numPr>
        <w:pPrChange w:id="1638" w:author="Suman Deshwal" w:date="2024-05-09T16:43:00Z">
          <w:pPr>
            <w:numPr>
              <w:numId w:val="1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Cloud-</w:t>
      </w:r>
      <w:r w:rsidR="00A76281" w:rsidRPr="000760BB">
        <w:rPr>
          <w:b/>
          <w:bCs/>
        </w:rPr>
        <w:t>native application development</w:t>
      </w:r>
      <w:r w:rsidRPr="000760BB">
        <w:rPr>
          <w:b/>
          <w:bCs/>
        </w:rPr>
        <w:t>:</w:t>
      </w:r>
      <w:r w:rsidRPr="000760BB">
        <w:t xml:space="preserve"> Organizations adopting cloud-native practices find Managed OpenShift on AWS suitable for developing and deploying applications designed for the cloud environment</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017CEE9E" w14:textId="507F4C4D" w:rsidR="000760BB" w:rsidRPr="000760BB" w:rsidRDefault="000760BB">
      <w:pPr>
        <w:pStyle w:val="NormalBPBHEB"/>
        <w:numPr>
          <w:ilvl w:val="0"/>
          <w:numId w:val="248"/>
        </w:numPr>
        <w:pPrChange w:id="1639" w:author="Suman Deshwal" w:date="2024-05-09T16:43:00Z">
          <w:pPr>
            <w:numPr>
              <w:numId w:val="1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A76281" w:rsidRPr="000760BB">
        <w:rPr>
          <w:b/>
          <w:bCs/>
        </w:rPr>
        <w:t>architectures</w:t>
      </w:r>
      <w:r w:rsidRPr="000760BB">
        <w:rPr>
          <w:b/>
          <w:bCs/>
        </w:rPr>
        <w:t>:</w:t>
      </w:r>
      <w:r w:rsidRPr="000760BB">
        <w:t xml:space="preserve"> Managed OpenShift is well-suited for organizations implementing microservices architectures, providing a scalable and manageable platform for microservices-based applications</w:t>
      </w:r>
      <w:r w:rsidR="00C72F0A">
        <w:fldChar w:fldCharType="begin"/>
      </w:r>
      <w:r w:rsidR="00C72F0A">
        <w:instrText xml:space="preserve"> NOTEREF _Ref151459912 \f \h </w:instrText>
      </w:r>
      <w:r w:rsidR="00C72F0A">
        <w:fldChar w:fldCharType="separate"/>
      </w:r>
      <w:r w:rsidR="00C72F0A" w:rsidRPr="00C72F0A">
        <w:rPr>
          <w:rStyle w:val="FootnoteReference"/>
        </w:rPr>
        <w:t>107</w:t>
      </w:r>
      <w:r w:rsidR="00C72F0A">
        <w:fldChar w:fldCharType="end"/>
      </w:r>
      <w:r w:rsidRPr="000760BB">
        <w:t>.</w:t>
      </w:r>
    </w:p>
    <w:p w14:paraId="57B6E3D9" w14:textId="77777777" w:rsidR="00A76281" w:rsidRDefault="00A76281">
      <w:pPr>
        <w:pStyle w:val="NormalBPBHEB"/>
        <w:rPr>
          <w:ins w:id="1640" w:author="Suman Deshwal" w:date="2024-05-09T16:43:00Z"/>
        </w:rPr>
        <w:pPrChange w:id="1641" w:author="Suman Deshwal" w:date="2024-05-09T16:43:00Z">
          <w:pPr>
            <w:keepNext/>
            <w:keepLines/>
            <w:spacing w:before="40" w:after="0"/>
            <w:outlineLvl w:val="1"/>
          </w:pPr>
        </w:pPrChange>
      </w:pPr>
    </w:p>
    <w:p w14:paraId="30DACE09" w14:textId="032C5B4A" w:rsidR="000760BB" w:rsidRPr="000760BB" w:rsidRDefault="000760BB">
      <w:pPr>
        <w:pStyle w:val="Heading2BPBHEB"/>
        <w:pPrChange w:id="1642" w:author="Suman Deshwal" w:date="2024-05-09T16:43:00Z">
          <w:pPr>
            <w:keepNext/>
            <w:keepLines/>
            <w:spacing w:before="40" w:after="0"/>
            <w:outlineLvl w:val="1"/>
          </w:pPr>
        </w:pPrChange>
      </w:pPr>
      <w:r w:rsidRPr="000760BB">
        <w:t>Conclusion</w:t>
      </w:r>
    </w:p>
    <w:p w14:paraId="551F074E" w14:textId="77777777" w:rsidR="000760BB" w:rsidRPr="000760BB" w:rsidRDefault="000760BB">
      <w:pPr>
        <w:pStyle w:val="NormalBPBHEB"/>
        <w:pPrChange w:id="1643" w:author="Suman Deshwal" w:date="2024-05-09T16:43:00Z">
          <w:pPr>
            <w:pBdr>
              <w:top w:val="nil"/>
              <w:left w:val="nil"/>
              <w:bottom w:val="nil"/>
              <w:right w:val="nil"/>
              <w:between w:val="nil"/>
            </w:pBdr>
            <w:shd w:val="clear" w:color="auto" w:fill="FFFFFF"/>
            <w:spacing w:after="100" w:line="276" w:lineRule="auto"/>
            <w:jc w:val="both"/>
          </w:pPr>
        </w:pPrChange>
      </w:pPr>
      <w:r w:rsidRPr="000760BB">
        <w:t>Managed OpenShift in the cloud, particularly on AWS, offers a powerful solution for organizations seeking a fully managed Kubernetes platform with seamless integration into the AWS ecosystem. This collaboration enhances operational efficiency, scalability, and the overall development experience, making it an attractive choice for modern cloud deployments.</w:t>
      </w:r>
    </w:p>
    <w:p w14:paraId="42BB3263" w14:textId="2288E126" w:rsidR="005D5849" w:rsidRDefault="005D5849">
      <w:pPr>
        <w:rPr>
          <w:b/>
          <w:bCs/>
        </w:rPr>
      </w:pPr>
      <w:r>
        <w:rPr>
          <w:b/>
          <w:bCs/>
        </w:rPr>
        <w:br w:type="page"/>
      </w:r>
    </w:p>
    <w:p w14:paraId="5FBD9DE7" w14:textId="723276EC" w:rsidR="005D5849" w:rsidRDefault="005D5849" w:rsidP="005D5849">
      <w:pPr>
        <w:pStyle w:val="Title"/>
      </w:pPr>
      <w:r>
        <w:lastRenderedPageBreak/>
        <w:t>Chapter 7, Part 4: Robotics</w:t>
      </w:r>
      <w:r w:rsidR="00695188">
        <w:t xml:space="preserve"> &amp; Quantum </w:t>
      </w:r>
      <w:commentRangeStart w:id="1644"/>
      <w:r w:rsidR="00695188">
        <w:t>Technologies</w:t>
      </w:r>
      <w:commentRangeEnd w:id="1644"/>
      <w:r w:rsidR="00A76281">
        <w:rPr>
          <w:rStyle w:val="CommentReference"/>
          <w:rFonts w:ascii="Palatino Linotype" w:eastAsiaTheme="minorHAnsi" w:hAnsi="Palatino Linotype" w:cstheme="minorBidi"/>
          <w:color w:val="000000" w:themeColor="text1"/>
          <w:spacing w:val="0"/>
          <w:kern w:val="0"/>
        </w:rPr>
        <w:commentReference w:id="1644"/>
      </w:r>
      <w:r>
        <w:t xml:space="preserve"> </w:t>
      </w:r>
      <w:r w:rsidRPr="00906929">
        <w:rPr>
          <w:vanish/>
        </w:rPr>
        <w:t>Top of Form</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pPr>
        <w:pStyle w:val="FigureBPBHEB"/>
        <w:pPrChange w:id="1645" w:author="Suman Deshwal" w:date="2024-05-09T16:44: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64C8F6B6" w:rsidR="00535F92" w:rsidRPr="000760BB" w:rsidRDefault="00B548F5">
      <w:pPr>
        <w:pStyle w:val="FigureCaptionBPBHEB"/>
        <w:rPr>
          <w:b/>
        </w:rPr>
        <w:pPrChange w:id="1646" w:author="Suman Deshwal" w:date="2024-05-09T16:44:00Z">
          <w:pPr>
            <w:pStyle w:val="Caption"/>
            <w:jc w:val="both"/>
          </w:pPr>
        </w:pPrChange>
      </w:pPr>
      <w:r w:rsidRPr="00A76281">
        <w:rPr>
          <w:b/>
          <w:bCs w:val="0"/>
          <w:rPrChange w:id="1647" w:author="Suman Deshwal" w:date="2024-05-09T16:44:00Z">
            <w:rPr/>
          </w:rPrChange>
        </w:rPr>
        <w:t xml:space="preserve">Figure </w:t>
      </w:r>
      <w:ins w:id="1648" w:author="Suman Deshwal" w:date="2024-05-09T16:44:00Z">
        <w:r w:rsidR="00A76281" w:rsidRPr="00A76281">
          <w:rPr>
            <w:b/>
            <w:bCs w:val="0"/>
            <w:rPrChange w:id="1649" w:author="Suman Deshwal" w:date="2024-05-09T16:44:00Z">
              <w:rPr/>
            </w:rPrChange>
          </w:rPr>
          <w:t>7.</w:t>
        </w:r>
      </w:ins>
      <w:r w:rsidRPr="00A76281">
        <w:rPr>
          <w:b/>
          <w:bCs w:val="0"/>
          <w:rPrChange w:id="1650" w:author="Suman Deshwal" w:date="2024-05-09T16:44:00Z">
            <w:rPr/>
          </w:rPrChange>
        </w:rPr>
        <w:fldChar w:fldCharType="begin"/>
      </w:r>
      <w:r w:rsidRPr="00A76281">
        <w:rPr>
          <w:b/>
          <w:bCs w:val="0"/>
          <w:rPrChange w:id="1651" w:author="Suman Deshwal" w:date="2024-05-09T16:44:00Z">
            <w:rPr/>
          </w:rPrChange>
        </w:rPr>
        <w:instrText xml:space="preserve"> SEQ Figure \* ARABIC </w:instrText>
      </w:r>
      <w:r w:rsidRPr="00A76281">
        <w:rPr>
          <w:b/>
          <w:bCs w:val="0"/>
          <w:rPrChange w:id="1652" w:author="Suman Deshwal" w:date="2024-05-09T16:44:00Z">
            <w:rPr/>
          </w:rPrChange>
        </w:rPr>
        <w:fldChar w:fldCharType="separate"/>
      </w:r>
      <w:r w:rsidR="009304A7" w:rsidRPr="00A76281">
        <w:rPr>
          <w:b/>
          <w:bCs w:val="0"/>
          <w:noProof/>
          <w:rPrChange w:id="1653" w:author="Suman Deshwal" w:date="2024-05-09T16:44:00Z">
            <w:rPr>
              <w:noProof/>
            </w:rPr>
          </w:rPrChange>
        </w:rPr>
        <w:t>15</w:t>
      </w:r>
      <w:r w:rsidRPr="00A76281">
        <w:rPr>
          <w:b/>
          <w:bCs w:val="0"/>
          <w:rPrChange w:id="1654" w:author="Suman Deshwal" w:date="2024-05-09T16:44:00Z">
            <w:rPr/>
          </w:rPrChange>
        </w:rPr>
        <w:fldChar w:fldCharType="end"/>
      </w:r>
      <w:ins w:id="1655" w:author="Suman Deshwal" w:date="2024-05-09T16:44:00Z">
        <w:r w:rsidR="00A76281">
          <w:rPr>
            <w:b/>
            <w:bCs w:val="0"/>
          </w:rPr>
          <w:t xml:space="preserve">: </w:t>
        </w:r>
      </w:ins>
      <w:del w:id="1656" w:author="Suman Deshwal" w:date="2024-05-09T16:44:00Z">
        <w:r w:rsidRPr="00A76281" w:rsidDel="00A76281">
          <w:rPr>
            <w:b/>
            <w:bCs w:val="0"/>
            <w:rPrChange w:id="1657" w:author="Suman Deshwal" w:date="2024-05-09T16:44:00Z">
              <w:rPr/>
            </w:rPrChange>
          </w:rPr>
          <w:delText xml:space="preserve">. </w:delText>
        </w:r>
      </w:del>
      <w:r w:rsidRPr="000C276E">
        <w:t xml:space="preserve">AWS </w:t>
      </w:r>
      <w:proofErr w:type="spellStart"/>
      <w:r w:rsidRPr="000C276E">
        <w:t>RoboMaker</w:t>
      </w:r>
      <w:proofErr w:type="spellEnd"/>
      <w:r w:rsidRPr="000C276E">
        <w:t xml:space="preserve"> cloud-based simulation service </w:t>
      </w:r>
      <w:r>
        <w:t>(AWS</w:t>
      </w:r>
      <w:r>
        <w:rPr>
          <w:noProof/>
        </w:rPr>
        <w:t xml:space="preserve"> Documentation)</w:t>
      </w:r>
    </w:p>
    <w:p w14:paraId="2EC680C2" w14:textId="77777777" w:rsidR="00A76281" w:rsidRDefault="00A76281">
      <w:pPr>
        <w:pStyle w:val="NormalBPBHEB"/>
        <w:rPr>
          <w:ins w:id="1658" w:author="Suman Deshwal" w:date="2024-05-09T16:44:00Z"/>
        </w:rPr>
        <w:pPrChange w:id="1659" w:author="Suman Deshwal" w:date="2024-05-09T16:44:00Z">
          <w:pPr>
            <w:pStyle w:val="Heading1BPBHEB"/>
          </w:pPr>
        </w:pPrChange>
      </w:pPr>
    </w:p>
    <w:p w14:paraId="1F4C2091" w14:textId="3147E91B" w:rsidR="000760BB" w:rsidRPr="000760BB" w:rsidRDefault="000760BB">
      <w:pPr>
        <w:pStyle w:val="Heading1BPBHEB"/>
        <w:pPrChange w:id="1660" w:author="Suman Deshwal" w:date="2024-05-09T16:44:00Z">
          <w:pPr>
            <w:keepNext/>
            <w:keepLines/>
            <w:spacing w:before="400" w:after="0" w:line="276" w:lineRule="auto"/>
            <w:outlineLvl w:val="0"/>
          </w:pPr>
        </w:pPrChange>
      </w:pPr>
      <w:r w:rsidRPr="000760BB">
        <w:t>Robotics</w:t>
      </w:r>
      <w:ins w:id="1661" w:author="Suman Deshwal" w:date="2024-05-09T16:44:00Z">
        <w:r w:rsidR="00A76281">
          <w:t>:</w:t>
        </w:r>
      </w:ins>
      <w:del w:id="1662" w:author="Suman Deshwal" w:date="2024-05-09T16:44:00Z">
        <w:r w:rsidRPr="000760BB" w:rsidDel="00A76281">
          <w:delText xml:space="preserve"> -</w:delText>
        </w:r>
      </w:del>
      <w:r w:rsidRPr="000760BB">
        <w:t xml:space="preserve"> AWS </w:t>
      </w:r>
      <w:proofErr w:type="spellStart"/>
      <w:r w:rsidRPr="000760BB">
        <w:t>RoboMaker</w:t>
      </w:r>
      <w:proofErr w:type="spellEnd"/>
    </w:p>
    <w:p w14:paraId="468A2F32" w14:textId="5A3393C9" w:rsidR="000760BB" w:rsidRPr="000760BB" w:rsidDel="00A76281" w:rsidRDefault="000760BB" w:rsidP="008E169A">
      <w:pPr>
        <w:keepNext/>
        <w:keepLines/>
        <w:spacing w:before="40" w:after="0"/>
        <w:outlineLvl w:val="1"/>
        <w:rPr>
          <w:del w:id="1663" w:author="Suman Deshwal" w:date="2024-05-09T16:44:00Z"/>
          <w:rFonts w:eastAsiaTheme="majorEastAsia" w:cstheme="majorBidi"/>
          <w:sz w:val="36"/>
          <w:szCs w:val="26"/>
        </w:rPr>
      </w:pPr>
      <w:del w:id="1664" w:author="Suman Deshwal" w:date="2024-05-09T16:44:00Z">
        <w:r w:rsidRPr="000760BB" w:rsidDel="00A76281">
          <w:rPr>
            <w:rFonts w:eastAsiaTheme="majorEastAsia" w:cstheme="majorBidi"/>
            <w:sz w:val="36"/>
            <w:szCs w:val="26"/>
          </w:rPr>
          <w:delText>Introduction</w:delText>
        </w:r>
      </w:del>
    </w:p>
    <w:p w14:paraId="3E4166CF" w14:textId="0C09A9D8" w:rsidR="000760BB" w:rsidRDefault="000760BB" w:rsidP="00A76281">
      <w:pPr>
        <w:pStyle w:val="NormalBPBHEB"/>
        <w:rPr>
          <w:ins w:id="1665" w:author="Suman Deshwal" w:date="2024-05-09T16:44:00Z"/>
        </w:rPr>
      </w:pPr>
      <w:r w:rsidRPr="000760BB">
        <w:t xml:space="preserve">AWS </w:t>
      </w:r>
      <w:proofErr w:type="spellStart"/>
      <w:r w:rsidRPr="000760BB">
        <w:t>RoboMaker</w:t>
      </w:r>
      <w:proofErr w:type="spellEnd"/>
      <w:r w:rsidRPr="000760BB">
        <w:t xml:space="preserve"> is a comprehensive cloud service provided by </w:t>
      </w:r>
      <w:del w:id="1666" w:author="Suman Deshwal" w:date="2024-05-09T10:33:00Z">
        <w:r w:rsidRPr="000760BB" w:rsidDel="00F24A0A">
          <w:delText>Amazon Web Services (</w:delText>
        </w:r>
      </w:del>
      <w:r w:rsidRPr="000760BB">
        <w:t>AWS</w:t>
      </w:r>
      <w:del w:id="1667" w:author="Suman Deshwal" w:date="2024-05-09T10:33:00Z">
        <w:r w:rsidRPr="000760BB" w:rsidDel="00F24A0A">
          <w:delText>)</w:delText>
        </w:r>
      </w:del>
      <w:r w:rsidRPr="000760BB">
        <w:t xml:space="preserve"> that facilitates the development, testing, and deployment of robotic applications. This section delves into the key features, capabilities, and integration aspects of AWS </w:t>
      </w:r>
      <w:proofErr w:type="spellStart"/>
      <w:r w:rsidRPr="000760BB">
        <w:t>RoboMaker</w:t>
      </w:r>
      <w:proofErr w:type="spellEnd"/>
      <w:r w:rsidRPr="000760BB">
        <w:t>, emphasizing its role in advancing robotics development in the cloud.</w:t>
      </w:r>
    </w:p>
    <w:p w14:paraId="6C131F89" w14:textId="77777777" w:rsidR="00A76281" w:rsidRPr="000760BB" w:rsidRDefault="00A76281">
      <w:pPr>
        <w:pStyle w:val="NormalBPBHEB"/>
        <w:pPrChange w:id="1668" w:author="Suman Deshwal" w:date="2024-05-09T16:44:00Z">
          <w:pPr>
            <w:pBdr>
              <w:top w:val="nil"/>
              <w:left w:val="nil"/>
              <w:bottom w:val="nil"/>
              <w:right w:val="nil"/>
              <w:between w:val="nil"/>
            </w:pBdr>
            <w:shd w:val="clear" w:color="auto" w:fill="FFFFFF"/>
            <w:spacing w:after="100" w:line="276" w:lineRule="auto"/>
            <w:jc w:val="both"/>
          </w:pPr>
        </w:pPrChange>
      </w:pPr>
    </w:p>
    <w:p w14:paraId="6E11DE46" w14:textId="5CA47375" w:rsidR="000760BB" w:rsidRDefault="000760BB" w:rsidP="00A76281">
      <w:pPr>
        <w:pStyle w:val="Heading2BPBHEB"/>
        <w:rPr>
          <w:ins w:id="1669" w:author="Suman Deshwal" w:date="2024-05-09T16:44:00Z"/>
        </w:rPr>
      </w:pPr>
      <w:r w:rsidRPr="000760BB">
        <w:t xml:space="preserve">Key </w:t>
      </w:r>
      <w:r w:rsidR="00A76281" w:rsidRPr="000760BB">
        <w:t>features and capabilities</w:t>
      </w:r>
    </w:p>
    <w:p w14:paraId="738FF612" w14:textId="7E55FB7F" w:rsidR="00A76281" w:rsidRPr="000760BB" w:rsidRDefault="00A76281">
      <w:pPr>
        <w:pStyle w:val="NormalBPBHEB"/>
        <w:pPrChange w:id="1670" w:author="Suman Deshwal" w:date="2024-05-09T16:44:00Z">
          <w:pPr>
            <w:keepNext/>
            <w:keepLines/>
            <w:spacing w:before="40" w:after="0"/>
            <w:outlineLvl w:val="1"/>
          </w:pPr>
        </w:pPrChange>
      </w:pPr>
      <w:ins w:id="1671" w:author="Suman Deshwal" w:date="2024-05-09T16:45:00Z">
        <w:r>
          <w:t xml:space="preserve">In this section, we will go through the </w:t>
        </w:r>
        <w:r w:rsidRPr="00A76281">
          <w:t>key features and capabilities</w:t>
        </w:r>
        <w:r>
          <w:t>:</w:t>
        </w:r>
      </w:ins>
    </w:p>
    <w:p w14:paraId="3E8923C8" w14:textId="7E01D859" w:rsidR="000760BB" w:rsidRPr="000760BB" w:rsidRDefault="000760BB">
      <w:pPr>
        <w:pStyle w:val="NormalBPBHEB"/>
        <w:numPr>
          <w:ilvl w:val="0"/>
          <w:numId w:val="249"/>
        </w:numPr>
        <w:pPrChange w:id="1672" w:author="Suman Deshwal" w:date="2024-05-09T16:45:00Z">
          <w:pPr>
            <w:numPr>
              <w:numId w:val="1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Simulation </w:t>
      </w:r>
      <w:r w:rsidR="00A76281" w:rsidRPr="000760BB">
        <w:rPr>
          <w:b/>
          <w:bCs/>
        </w:rPr>
        <w:t>environments</w:t>
      </w:r>
      <w:r w:rsidRPr="000760BB">
        <w:rPr>
          <w:b/>
          <w:bCs/>
        </w:rPr>
        <w:t>:</w:t>
      </w:r>
      <w:r w:rsidRPr="000760BB">
        <w:t xml:space="preserve"> AWS </w:t>
      </w:r>
      <w:proofErr w:type="spellStart"/>
      <w:r w:rsidRPr="000760BB">
        <w:t>RoboMaker</w:t>
      </w:r>
      <w:proofErr w:type="spellEnd"/>
      <w:r w:rsidRPr="000760BB">
        <w:t xml:space="preserve"> offers realistic simulation environments, allowing developers to test robotic applications in various scenarios before deploying them to physical robots</w:t>
      </w:r>
      <w:bookmarkStart w:id="1673" w:name="_Ref151460198"/>
      <w:r w:rsidR="004A2285">
        <w:rPr>
          <w:rStyle w:val="FootnoteReference"/>
        </w:rPr>
        <w:footnoteReference w:id="109"/>
      </w:r>
      <w:bookmarkEnd w:id="1673"/>
      <w:r w:rsidRPr="000760BB">
        <w:t>.</w:t>
      </w:r>
    </w:p>
    <w:p w14:paraId="2E2E8F57" w14:textId="020A7B65" w:rsidR="000760BB" w:rsidRPr="000760BB" w:rsidRDefault="000760BB">
      <w:pPr>
        <w:pStyle w:val="NormalBPBHEB"/>
        <w:numPr>
          <w:ilvl w:val="0"/>
          <w:numId w:val="249"/>
        </w:numPr>
        <w:pPrChange w:id="1674" w:author="Suman Deshwal" w:date="2024-05-09T16:45:00Z">
          <w:pPr>
            <w:numPr>
              <w:numId w:val="1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Fleet </w:t>
      </w:r>
      <w:r w:rsidR="00A76281" w:rsidRPr="000760BB">
        <w:rPr>
          <w:b/>
          <w:bCs/>
        </w:rPr>
        <w:t>management</w:t>
      </w:r>
      <w:r w:rsidRPr="000760BB">
        <w:rPr>
          <w:b/>
          <w:bCs/>
        </w:rPr>
        <w:t>:</w:t>
      </w:r>
      <w:r w:rsidRPr="000760BB">
        <w:t xml:space="preserve"> The platform provides tools for managing robot fleets, enabling efficient deployment, monitoring, and updating of robotic applications at scale</w:t>
      </w:r>
      <w:r w:rsidR="004A2285">
        <w:fldChar w:fldCharType="begin"/>
      </w:r>
      <w:r w:rsidR="004A2285">
        <w:instrText xml:space="preserve"> NOTEREF _Ref151460198 \f \h </w:instrText>
      </w:r>
      <w:r w:rsidR="004A2285">
        <w:fldChar w:fldCharType="separate"/>
      </w:r>
      <w:r w:rsidR="004A2285" w:rsidRPr="004A2285">
        <w:rPr>
          <w:rStyle w:val="FootnoteReference"/>
        </w:rPr>
        <w:t>109</w:t>
      </w:r>
      <w:r w:rsidR="004A2285">
        <w:fldChar w:fldCharType="end"/>
      </w:r>
      <w:r w:rsidRPr="000760BB">
        <w:t>.</w:t>
      </w:r>
    </w:p>
    <w:p w14:paraId="4B3DD4B9" w14:textId="1FAC6638" w:rsidR="000760BB" w:rsidRPr="000760BB" w:rsidRDefault="000760BB">
      <w:pPr>
        <w:pStyle w:val="NormalBPBHEB"/>
        <w:numPr>
          <w:ilvl w:val="0"/>
          <w:numId w:val="249"/>
        </w:numPr>
        <w:pPrChange w:id="1675" w:author="Suman Deshwal" w:date="2024-05-09T16:45:00Z">
          <w:pPr>
            <w:numPr>
              <w:numId w:val="1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Integration with </w:t>
      </w:r>
      <w:ins w:id="1676" w:author="Suman Deshwal" w:date="2024-05-09T16:45:00Z">
        <w:r w:rsidR="00A76281" w:rsidRPr="00A76281">
          <w:rPr>
            <w:b/>
            <w:bCs/>
          </w:rPr>
          <w:t>Robot Operating System</w:t>
        </w:r>
        <w:r w:rsidR="00A76281">
          <w:rPr>
            <w:b/>
            <w:bCs/>
          </w:rPr>
          <w:t xml:space="preserve"> (</w:t>
        </w:r>
      </w:ins>
      <w:r w:rsidRPr="000760BB">
        <w:rPr>
          <w:b/>
          <w:bCs/>
        </w:rPr>
        <w:t>ROS</w:t>
      </w:r>
      <w:ins w:id="1677" w:author="Suman Deshwal" w:date="2024-05-09T16:46:00Z">
        <w:r w:rsidR="00A76281">
          <w:rPr>
            <w:b/>
            <w:bCs/>
          </w:rPr>
          <w:t>)</w:t>
        </w:r>
      </w:ins>
      <w:r w:rsidRPr="000760BB">
        <w:rPr>
          <w:b/>
          <w:bCs/>
        </w:rPr>
        <w:t>:</w:t>
      </w:r>
      <w:r w:rsidRPr="000760BB">
        <w:t xml:space="preserve"> AWS </w:t>
      </w:r>
      <w:proofErr w:type="spellStart"/>
      <w:r w:rsidRPr="000760BB">
        <w:t>RoboMaker</w:t>
      </w:r>
      <w:proofErr w:type="spellEnd"/>
      <w:r w:rsidRPr="000760BB">
        <w:t xml:space="preserve"> seamlessly integrates with the </w:t>
      </w:r>
      <w:del w:id="1678" w:author="Suman Deshwal" w:date="2024-05-09T16:45:00Z">
        <w:r w:rsidRPr="000760BB" w:rsidDel="00A76281">
          <w:delText>Robot Operating System (</w:delText>
        </w:r>
      </w:del>
      <w:r w:rsidRPr="000760BB">
        <w:t>ROS</w:t>
      </w:r>
      <w:del w:id="1679" w:author="Suman Deshwal" w:date="2024-05-09T16:45:00Z">
        <w:r w:rsidRPr="000760BB" w:rsidDel="00A76281">
          <w:delText>)</w:delText>
        </w:r>
      </w:del>
      <w:r w:rsidRPr="000760BB">
        <w:t>, a popular open-source middleware framework for robotics</w:t>
      </w:r>
      <w:r w:rsidR="004A2285">
        <w:fldChar w:fldCharType="begin"/>
      </w:r>
      <w:r w:rsidR="004A2285">
        <w:instrText xml:space="preserve"> NOTEREF _Ref151460198 \f \h </w:instrText>
      </w:r>
      <w:r w:rsidR="004A2285">
        <w:fldChar w:fldCharType="separate"/>
      </w:r>
      <w:r w:rsidR="004A2285" w:rsidRPr="004A2285">
        <w:rPr>
          <w:rStyle w:val="FootnoteReference"/>
        </w:rPr>
        <w:t>109</w:t>
      </w:r>
      <w:r w:rsidR="004A2285">
        <w:fldChar w:fldCharType="end"/>
      </w:r>
      <w:r w:rsidRPr="000760BB">
        <w:t>.</w:t>
      </w:r>
    </w:p>
    <w:p w14:paraId="3269C379" w14:textId="77777777" w:rsidR="00A76281" w:rsidRDefault="00A76281" w:rsidP="008E169A">
      <w:pPr>
        <w:keepNext/>
        <w:keepLines/>
        <w:spacing w:before="40" w:after="0"/>
        <w:outlineLvl w:val="1"/>
        <w:rPr>
          <w:ins w:id="1680" w:author="Suman Deshwal" w:date="2024-05-09T16:46:00Z"/>
          <w:rFonts w:eastAsiaTheme="majorEastAsia" w:cstheme="majorBidi"/>
          <w:sz w:val="36"/>
          <w:szCs w:val="26"/>
        </w:rPr>
      </w:pPr>
    </w:p>
    <w:p w14:paraId="1E168810" w14:textId="09961D0B" w:rsidR="000760BB" w:rsidRPr="000760BB" w:rsidRDefault="000760BB">
      <w:pPr>
        <w:pStyle w:val="Heading1BPBHEB"/>
        <w:pPrChange w:id="1681" w:author="Suman Deshwal" w:date="2024-05-09T16:46:00Z">
          <w:pPr>
            <w:keepNext/>
            <w:keepLines/>
            <w:spacing w:before="40" w:after="0"/>
            <w:outlineLvl w:val="1"/>
          </w:pPr>
        </w:pPrChange>
      </w:pPr>
      <w:r w:rsidRPr="000760BB">
        <w:t xml:space="preserve">AWS </w:t>
      </w:r>
      <w:proofErr w:type="spellStart"/>
      <w:r w:rsidRPr="000760BB">
        <w:t>RoboMaker</w:t>
      </w:r>
      <w:proofErr w:type="spellEnd"/>
      <w:r w:rsidRPr="000760BB">
        <w:t xml:space="preserve"> </w:t>
      </w:r>
      <w:commentRangeStart w:id="1682"/>
      <w:r w:rsidR="00A76281" w:rsidRPr="000760BB">
        <w:t>workflow</w:t>
      </w:r>
      <w:commentRangeEnd w:id="1682"/>
      <w:r w:rsidR="00A76281">
        <w:rPr>
          <w:rStyle w:val="CommentReference"/>
          <w:rFonts w:eastAsiaTheme="minorHAnsi" w:cstheme="minorBidi"/>
          <w:b w:val="0"/>
          <w:color w:val="000000" w:themeColor="text1"/>
        </w:rPr>
        <w:commentReference w:id="1682"/>
      </w:r>
    </w:p>
    <w:p w14:paraId="616E92E5" w14:textId="77350B5D" w:rsidR="000760BB" w:rsidRPr="000760BB" w:rsidRDefault="000760BB">
      <w:pPr>
        <w:pStyle w:val="NormalBPBHEB"/>
        <w:numPr>
          <w:ilvl w:val="0"/>
          <w:numId w:val="250"/>
        </w:numPr>
        <w:pPrChange w:id="1683" w:author="Suman Deshwal" w:date="2024-05-09T16:46:00Z">
          <w:pPr>
            <w:numPr>
              <w:numId w:val="11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Development:</w:t>
      </w:r>
      <w:r w:rsidRPr="000760BB">
        <w:t xml:space="preserve"> Developers can use the </w:t>
      </w:r>
      <w:r w:rsidRPr="00A76281">
        <w:rPr>
          <w:b/>
          <w:bCs/>
          <w:rPrChange w:id="1684" w:author="Suman Deshwal" w:date="2024-05-09T16:46:00Z">
            <w:rPr/>
          </w:rPrChange>
        </w:rPr>
        <w:t>integrated development environment (IDE)</w:t>
      </w:r>
      <w:r w:rsidRPr="000760BB">
        <w:t xml:space="preserve"> in AWS </w:t>
      </w:r>
      <w:proofErr w:type="spellStart"/>
      <w:r w:rsidRPr="000760BB">
        <w:t>RoboMaker</w:t>
      </w:r>
      <w:proofErr w:type="spellEnd"/>
      <w:r w:rsidRPr="000760BB">
        <w:t xml:space="preserve"> to build, edit, and debug robotic applications. Simulation capabilities allow for iterative testing in virtual environments</w:t>
      </w:r>
      <w:r w:rsidR="005C12AC">
        <w:fldChar w:fldCharType="begin"/>
      </w:r>
      <w:r w:rsidR="005C12AC">
        <w:instrText xml:space="preserve"> NOTEREF _Ref151460198 \f \h </w:instrText>
      </w:r>
      <w:r w:rsidR="005C12AC">
        <w:fldChar w:fldCharType="separate"/>
      </w:r>
      <w:r w:rsidR="005C12AC" w:rsidRPr="005C12AC">
        <w:rPr>
          <w:rStyle w:val="FootnoteReference"/>
        </w:rPr>
        <w:t>109</w:t>
      </w:r>
      <w:r w:rsidR="005C12AC">
        <w:fldChar w:fldCharType="end"/>
      </w:r>
      <w:r w:rsidRPr="000760BB">
        <w:t>.</w:t>
      </w:r>
    </w:p>
    <w:p w14:paraId="6A064729" w14:textId="65437663" w:rsidR="000760BB" w:rsidRPr="000760BB" w:rsidRDefault="000760BB">
      <w:pPr>
        <w:pStyle w:val="NormalBPBHEB"/>
        <w:numPr>
          <w:ilvl w:val="0"/>
          <w:numId w:val="250"/>
        </w:numPr>
        <w:pPrChange w:id="1685" w:author="Suman Deshwal" w:date="2024-05-09T16:46:00Z">
          <w:pPr>
            <w:numPr>
              <w:numId w:val="11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Simulation:</w:t>
      </w:r>
      <w:r w:rsidRPr="000760BB">
        <w:t xml:space="preserve"> Realistic simulations assist in validating and optimizing robot behavior in a variety of scenarios, reducing the need for extensive physical testing</w:t>
      </w:r>
      <w:r w:rsidR="005C12AC">
        <w:fldChar w:fldCharType="begin"/>
      </w:r>
      <w:r w:rsidR="005C12AC">
        <w:instrText xml:space="preserve"> NOTEREF _Ref151460198 \f \h </w:instrText>
      </w:r>
      <w:r w:rsidR="005C12AC">
        <w:fldChar w:fldCharType="separate"/>
      </w:r>
      <w:r w:rsidR="005C12AC" w:rsidRPr="005C12AC">
        <w:rPr>
          <w:rStyle w:val="FootnoteReference"/>
        </w:rPr>
        <w:t>109</w:t>
      </w:r>
      <w:r w:rsidR="005C12AC">
        <w:fldChar w:fldCharType="end"/>
      </w:r>
      <w:r w:rsidRPr="000760BB">
        <w:t>.</w:t>
      </w:r>
    </w:p>
    <w:p w14:paraId="0DE4E649" w14:textId="05568849" w:rsidR="000760BB" w:rsidRPr="000760BB" w:rsidRDefault="000760BB">
      <w:pPr>
        <w:pStyle w:val="NormalBPBHEB"/>
        <w:numPr>
          <w:ilvl w:val="0"/>
          <w:numId w:val="250"/>
        </w:numPr>
        <w:pPrChange w:id="1686" w:author="Suman Deshwal" w:date="2024-05-09T16:46:00Z">
          <w:pPr>
            <w:numPr>
              <w:numId w:val="11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Deployment:</w:t>
      </w:r>
      <w:r w:rsidRPr="000760BB">
        <w:t xml:space="preserve"> Once satisfied with the simulation results, developers can deploy robotic applications to physical robot fleets, managing the deployment process through AWS RoboMaker</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598B9C99" w14:textId="77777777" w:rsidR="00A76281" w:rsidRDefault="00A76281">
      <w:pPr>
        <w:pStyle w:val="NormalBPBHEB"/>
        <w:rPr>
          <w:ins w:id="1687" w:author="Suman Deshwal" w:date="2024-05-09T16:46:00Z"/>
        </w:rPr>
        <w:pPrChange w:id="1688" w:author="Suman Deshwal" w:date="2024-05-09T16:46:00Z">
          <w:pPr>
            <w:keepNext/>
            <w:keepLines/>
            <w:spacing w:before="40" w:after="0"/>
            <w:outlineLvl w:val="1"/>
          </w:pPr>
        </w:pPrChange>
      </w:pPr>
    </w:p>
    <w:p w14:paraId="1C242835" w14:textId="6E67F7F4" w:rsidR="00A76281" w:rsidRPr="000760BB" w:rsidRDefault="000760BB">
      <w:pPr>
        <w:pStyle w:val="Heading2BPBHEB"/>
        <w:pPrChange w:id="1689" w:author="Suman Deshwal" w:date="2024-05-09T16:47:00Z">
          <w:pPr>
            <w:keepNext/>
            <w:keepLines/>
            <w:spacing w:before="40" w:after="0"/>
            <w:outlineLvl w:val="1"/>
          </w:pPr>
        </w:pPrChange>
      </w:pPr>
      <w:r w:rsidRPr="000760BB">
        <w:t xml:space="preserve">Integration with AWS </w:t>
      </w:r>
      <w:commentRangeStart w:id="1690"/>
      <w:r w:rsidRPr="000760BB">
        <w:t>Services</w:t>
      </w:r>
      <w:commentRangeEnd w:id="1690"/>
      <w:r w:rsidR="00A76281">
        <w:rPr>
          <w:rStyle w:val="CommentReference"/>
          <w:rFonts w:eastAsiaTheme="minorHAnsi" w:cstheme="minorBidi"/>
          <w:b w:val="0"/>
        </w:rPr>
        <w:commentReference w:id="1690"/>
      </w:r>
    </w:p>
    <w:p w14:paraId="757655D3" w14:textId="7885ACD1" w:rsidR="000760BB" w:rsidRPr="000760BB" w:rsidRDefault="000760BB">
      <w:pPr>
        <w:pStyle w:val="NormalBPBHEB"/>
        <w:numPr>
          <w:ilvl w:val="0"/>
          <w:numId w:val="251"/>
        </w:numPr>
        <w:pPrChange w:id="1691" w:author="Suman Deshwal" w:date="2024-05-09T16:47:00Z">
          <w:pPr>
            <w:numPr>
              <w:numId w:val="11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S3:</w:t>
      </w:r>
      <w:r w:rsidRPr="000760BB">
        <w:t xml:space="preserve"> AWS </w:t>
      </w:r>
      <w:proofErr w:type="spellStart"/>
      <w:r w:rsidRPr="000760BB">
        <w:t>RoboMaker</w:t>
      </w:r>
      <w:proofErr w:type="spellEnd"/>
      <w:r w:rsidRPr="000760BB">
        <w:t xml:space="preserve"> integrates with Amazon S3 for storing and accessing simulation data, model files, and other artifacts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57C76986" w14:textId="6394A07E" w:rsidR="000760BB" w:rsidRDefault="000760BB" w:rsidP="00A76281">
      <w:pPr>
        <w:pStyle w:val="NormalBPBHEB"/>
        <w:numPr>
          <w:ilvl w:val="0"/>
          <w:numId w:val="251"/>
        </w:numPr>
        <w:rPr>
          <w:ins w:id="1692" w:author="Suman Deshwal" w:date="2024-05-09T16:47:00Z"/>
        </w:rPr>
      </w:pPr>
      <w:r w:rsidRPr="000760BB">
        <w:rPr>
          <w:b/>
          <w:bCs/>
        </w:rPr>
        <w:t>AWS CloudFormation:</w:t>
      </w:r>
      <w:r w:rsidRPr="000760BB">
        <w:t xml:space="preserve"> Infrastructure as code is facilitated through AWS CloudFormation, allowing users to define and provision AWS resources for robotics applications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01C191E6" w14:textId="77777777" w:rsidR="00A76281" w:rsidRPr="000760BB" w:rsidRDefault="00A76281">
      <w:pPr>
        <w:pStyle w:val="NormalBPBHEB"/>
        <w:pPrChange w:id="1693" w:author="Suman Deshwal" w:date="2024-05-09T16:47:00Z">
          <w:pPr>
            <w:numPr>
              <w:numId w:val="115"/>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18282CD9" w14:textId="0E226C79" w:rsidR="000760BB" w:rsidRDefault="000760BB" w:rsidP="00A76281">
      <w:pPr>
        <w:pStyle w:val="Heading2BPBHEB"/>
        <w:rPr>
          <w:ins w:id="1694" w:author="Suman Deshwal" w:date="2024-05-09T16:47:00Z"/>
        </w:rPr>
      </w:pPr>
      <w:r w:rsidRPr="000760BB">
        <w:t xml:space="preserve">Use </w:t>
      </w:r>
      <w:proofErr w:type="gramStart"/>
      <w:r w:rsidR="00A76281" w:rsidRPr="000760BB">
        <w:t>cases</w:t>
      </w:r>
      <w:proofErr w:type="gramEnd"/>
    </w:p>
    <w:p w14:paraId="1DB7B7C3" w14:textId="074B14A2" w:rsidR="00A76281" w:rsidRPr="000760BB" w:rsidRDefault="00A76281">
      <w:pPr>
        <w:pStyle w:val="NormalBPBHEB"/>
        <w:pPrChange w:id="1695" w:author="Suman Deshwal" w:date="2024-05-09T16:47:00Z">
          <w:pPr>
            <w:keepNext/>
            <w:keepLines/>
            <w:spacing w:before="40" w:after="0"/>
            <w:outlineLvl w:val="1"/>
          </w:pPr>
        </w:pPrChange>
      </w:pPr>
      <w:ins w:id="1696" w:author="Suman Deshwal" w:date="2024-05-09T16:47:00Z">
        <w:r>
          <w:t>The following are the use cases:</w:t>
        </w:r>
      </w:ins>
    </w:p>
    <w:p w14:paraId="584D3B46" w14:textId="37D41A5A" w:rsidR="000760BB" w:rsidRPr="000760BB" w:rsidRDefault="000760BB">
      <w:pPr>
        <w:pStyle w:val="NormalBPBHEB"/>
        <w:numPr>
          <w:ilvl w:val="0"/>
          <w:numId w:val="252"/>
        </w:numPr>
        <w:pPrChange w:id="1697" w:author="Suman Deshwal" w:date="2024-05-09T16:47:00Z">
          <w:pPr>
            <w:numPr>
              <w:numId w:val="11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Industrial </w:t>
      </w:r>
      <w:r w:rsidR="00A76281" w:rsidRPr="000760BB">
        <w:rPr>
          <w:b/>
          <w:bCs/>
        </w:rPr>
        <w:t>automation</w:t>
      </w:r>
      <w:r w:rsidRPr="000760BB">
        <w:rPr>
          <w:b/>
          <w:bCs/>
        </w:rPr>
        <w:t>:</w:t>
      </w:r>
      <w:r w:rsidRPr="000760BB">
        <w:t xml:space="preserve"> AWS </w:t>
      </w:r>
      <w:proofErr w:type="spellStart"/>
      <w:r w:rsidRPr="000760BB">
        <w:t>RoboMaker</w:t>
      </w:r>
      <w:proofErr w:type="spellEnd"/>
      <w:r w:rsidRPr="000760BB">
        <w:t xml:space="preserve"> is applied in industrial settings for automating tasks such as material handling, inspection, and logistics using robotic systems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25E7E058" w14:textId="7FDA2F00" w:rsidR="000760BB" w:rsidRPr="000760BB" w:rsidRDefault="000760BB">
      <w:pPr>
        <w:pStyle w:val="NormalBPBHEB"/>
        <w:numPr>
          <w:ilvl w:val="0"/>
          <w:numId w:val="252"/>
        </w:numPr>
        <w:pPrChange w:id="1698" w:author="Suman Deshwal" w:date="2024-05-09T16:47:00Z">
          <w:pPr>
            <w:numPr>
              <w:numId w:val="11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Research and </w:t>
      </w:r>
      <w:r w:rsidR="00A76281" w:rsidRPr="000760BB">
        <w:rPr>
          <w:b/>
          <w:bCs/>
        </w:rPr>
        <w:t>education</w:t>
      </w:r>
      <w:r w:rsidRPr="000760BB">
        <w:rPr>
          <w:b/>
          <w:bCs/>
        </w:rPr>
        <w:t>:</w:t>
      </w:r>
      <w:r w:rsidRPr="000760BB">
        <w:t xml:space="preserve"> Educational institutions and researchers utilize AWS </w:t>
      </w:r>
      <w:proofErr w:type="spellStart"/>
      <w:r w:rsidRPr="000760BB">
        <w:t>RoboMaker</w:t>
      </w:r>
      <w:proofErr w:type="spellEnd"/>
      <w:r w:rsidRPr="000760BB">
        <w:t xml:space="preserve"> to experiment with and develop advanced robotics applications in a cloud-based environment</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37079736" w14:textId="77777777" w:rsidR="00A76281" w:rsidRDefault="00A76281" w:rsidP="008E169A">
      <w:pPr>
        <w:keepNext/>
        <w:keepLines/>
        <w:spacing w:before="40" w:after="0"/>
        <w:outlineLvl w:val="1"/>
        <w:rPr>
          <w:ins w:id="1699" w:author="Suman Deshwal" w:date="2024-05-09T16:48:00Z"/>
          <w:rFonts w:eastAsiaTheme="majorEastAsia" w:cstheme="majorBidi"/>
          <w:sz w:val="36"/>
          <w:szCs w:val="26"/>
        </w:rPr>
      </w:pPr>
    </w:p>
    <w:p w14:paraId="4B9669BC" w14:textId="47698B08" w:rsidR="000760BB" w:rsidRDefault="000760BB" w:rsidP="00A76281">
      <w:pPr>
        <w:pStyle w:val="Heading2BPBHEB"/>
        <w:rPr>
          <w:ins w:id="1700" w:author="Suman Deshwal" w:date="2024-05-09T16:48:00Z"/>
        </w:rPr>
      </w:pPr>
      <w:r w:rsidRPr="000760BB">
        <w:t xml:space="preserve">Benefits of AWS </w:t>
      </w:r>
      <w:proofErr w:type="spellStart"/>
      <w:r w:rsidRPr="000760BB">
        <w:t>RoboMaker</w:t>
      </w:r>
      <w:proofErr w:type="spellEnd"/>
    </w:p>
    <w:p w14:paraId="1DBAA8D6" w14:textId="045D2844" w:rsidR="00A76281" w:rsidRPr="000760BB" w:rsidRDefault="00A76281">
      <w:pPr>
        <w:pStyle w:val="NormalBPBHEB"/>
        <w:pPrChange w:id="1701" w:author="Suman Deshwal" w:date="2024-05-09T16:48:00Z">
          <w:pPr>
            <w:keepNext/>
            <w:keepLines/>
            <w:spacing w:before="40" w:after="0"/>
            <w:outlineLvl w:val="1"/>
          </w:pPr>
        </w:pPrChange>
      </w:pPr>
      <w:ins w:id="1702" w:author="Suman Deshwal" w:date="2024-05-09T16:48:00Z">
        <w:r>
          <w:t xml:space="preserve">The following are the benefits of AWS </w:t>
        </w:r>
        <w:proofErr w:type="spellStart"/>
        <w:r>
          <w:t>RoboMaker</w:t>
        </w:r>
        <w:proofErr w:type="spellEnd"/>
        <w:r>
          <w:t>:</w:t>
        </w:r>
      </w:ins>
    </w:p>
    <w:p w14:paraId="64631C00" w14:textId="52C8BADE" w:rsidR="000760BB" w:rsidRPr="000760BB" w:rsidRDefault="000760BB">
      <w:pPr>
        <w:pStyle w:val="NormalBPBHEB"/>
        <w:numPr>
          <w:ilvl w:val="0"/>
          <w:numId w:val="253"/>
        </w:numPr>
        <w:pPrChange w:id="1703" w:author="Suman Deshwal" w:date="2024-05-09T16:48:00Z">
          <w:pPr>
            <w:numPr>
              <w:numId w:val="1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Cost-</w:t>
      </w:r>
      <w:r w:rsidR="00A76281" w:rsidRPr="000760BB">
        <w:rPr>
          <w:b/>
          <w:bCs/>
        </w:rPr>
        <w:t>effective development</w:t>
      </w:r>
      <w:r w:rsidRPr="000760BB">
        <w:rPr>
          <w:b/>
          <w:bCs/>
        </w:rPr>
        <w:t>:</w:t>
      </w:r>
      <w:r w:rsidRPr="000760BB">
        <w:t xml:space="preserve"> Simulation capabilities reduce the need for extensive physical testing, resulting in cost savings during the development process</w:t>
      </w:r>
      <w:r w:rsidR="008505D1">
        <w:fldChar w:fldCharType="begin"/>
      </w:r>
      <w:r w:rsidR="008505D1">
        <w:instrText xml:space="preserve"> NOTEREF _Ref151460198 \f \h </w:instrText>
      </w:r>
      <w:r w:rsidR="008505D1">
        <w:fldChar w:fldCharType="separate"/>
      </w:r>
      <w:r w:rsidR="008505D1" w:rsidRPr="008505D1">
        <w:rPr>
          <w:rStyle w:val="FootnoteReference"/>
        </w:rPr>
        <w:t>109</w:t>
      </w:r>
      <w:r w:rsidR="008505D1">
        <w:fldChar w:fldCharType="end"/>
      </w:r>
      <w:r w:rsidRPr="000760BB">
        <w:t>,.</w:t>
      </w:r>
    </w:p>
    <w:p w14:paraId="49360983" w14:textId="71F8941C" w:rsidR="000760BB" w:rsidRPr="000760BB" w:rsidRDefault="000760BB">
      <w:pPr>
        <w:pStyle w:val="NormalBPBHEB"/>
        <w:numPr>
          <w:ilvl w:val="0"/>
          <w:numId w:val="253"/>
        </w:numPr>
        <w:pPrChange w:id="1704" w:author="Suman Deshwal" w:date="2024-05-09T16:48:00Z">
          <w:pPr>
            <w:numPr>
              <w:numId w:val="1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Scalability:</w:t>
      </w:r>
      <w:r w:rsidRPr="000760BB">
        <w:t xml:space="preserve"> AWS </w:t>
      </w:r>
      <w:proofErr w:type="spellStart"/>
      <w:r w:rsidRPr="000760BB">
        <w:t>RoboMaker</w:t>
      </w:r>
      <w:proofErr w:type="spellEnd"/>
      <w:r w:rsidRPr="000760BB">
        <w:t xml:space="preserve"> supports the scalability of robotic applications, allowing developers to deploy and manage large fleets of robots efficiently</w:t>
      </w:r>
      <w:r w:rsidR="008505D1">
        <w:fldChar w:fldCharType="begin"/>
      </w:r>
      <w:r w:rsidR="008505D1">
        <w:instrText xml:space="preserve"> NOTEREF _Ref151460198 \f \h </w:instrText>
      </w:r>
      <w:r w:rsidR="008505D1">
        <w:fldChar w:fldCharType="separate"/>
      </w:r>
      <w:r w:rsidR="008505D1" w:rsidRPr="008505D1">
        <w:rPr>
          <w:rStyle w:val="FootnoteReference"/>
        </w:rPr>
        <w:t>109</w:t>
      </w:r>
      <w:r w:rsidR="008505D1">
        <w:fldChar w:fldCharType="end"/>
      </w:r>
      <w:r w:rsidRPr="000760BB">
        <w:t>.</w:t>
      </w:r>
    </w:p>
    <w:p w14:paraId="33463323" w14:textId="77777777" w:rsidR="00A76281" w:rsidRDefault="00A76281" w:rsidP="008E169A">
      <w:pPr>
        <w:keepNext/>
        <w:keepLines/>
        <w:spacing w:before="40" w:after="0"/>
        <w:outlineLvl w:val="1"/>
        <w:rPr>
          <w:ins w:id="1705" w:author="Suman Deshwal" w:date="2024-05-09T16:49:00Z"/>
          <w:rFonts w:eastAsiaTheme="majorEastAsia" w:cstheme="majorBidi"/>
          <w:sz w:val="36"/>
          <w:szCs w:val="26"/>
        </w:rPr>
      </w:pPr>
    </w:p>
    <w:p w14:paraId="3917B471" w14:textId="224E5CAE" w:rsidR="000760BB" w:rsidRPr="000760BB" w:rsidRDefault="000760BB">
      <w:pPr>
        <w:pStyle w:val="Heading2BPBHEB"/>
        <w:pPrChange w:id="1706" w:author="Suman Deshwal" w:date="2024-05-09T16:49:00Z">
          <w:pPr>
            <w:keepNext/>
            <w:keepLines/>
            <w:spacing w:before="40" w:after="0"/>
            <w:outlineLvl w:val="1"/>
          </w:pPr>
        </w:pPrChange>
      </w:pPr>
      <w:r w:rsidRPr="000760BB">
        <w:t>Conclusion</w:t>
      </w:r>
    </w:p>
    <w:p w14:paraId="5D722253" w14:textId="77777777" w:rsidR="000760BB" w:rsidRPr="000760BB" w:rsidRDefault="000760BB">
      <w:pPr>
        <w:pStyle w:val="NormalBPBHEB"/>
        <w:pPrChange w:id="1707" w:author="Suman Deshwal" w:date="2024-05-09T16:49:00Z">
          <w:pPr>
            <w:pBdr>
              <w:top w:val="nil"/>
              <w:left w:val="nil"/>
              <w:bottom w:val="nil"/>
              <w:right w:val="nil"/>
              <w:between w:val="nil"/>
            </w:pBdr>
            <w:shd w:val="clear" w:color="auto" w:fill="FFFFFF"/>
            <w:spacing w:after="100" w:line="276" w:lineRule="auto"/>
            <w:jc w:val="both"/>
          </w:pPr>
        </w:pPrChange>
      </w:pPr>
      <w:r w:rsidRPr="000760BB">
        <w:t xml:space="preserve">AWS </w:t>
      </w:r>
      <w:proofErr w:type="spellStart"/>
      <w:r w:rsidRPr="000760BB">
        <w:t>RoboMaker</w:t>
      </w:r>
      <w:proofErr w:type="spellEnd"/>
      <w:r w:rsidRPr="000760BB">
        <w:t xml:space="preserve"> stands as a pivotal tool in the realm of robotics, offering developers and organizations an integrated and scalable platform for developing, testing, and deploying robotic applications. With simulation environments, fleet management, and seamless AWS integration, it contributes significantly to the advancement of robotics in cloud computing.</w:t>
      </w:r>
    </w:p>
    <w:p w14:paraId="1A2F4F17" w14:textId="77777777" w:rsidR="00A76281" w:rsidRDefault="00A76281">
      <w:pPr>
        <w:pStyle w:val="NormalBPBHEB"/>
        <w:rPr>
          <w:ins w:id="1708" w:author="Suman Deshwal" w:date="2024-05-09T16:49:00Z"/>
        </w:rPr>
        <w:pPrChange w:id="1709" w:author="Suman Deshwal" w:date="2024-05-09T16:49:00Z">
          <w:pPr>
            <w:keepNext/>
            <w:keepLines/>
            <w:spacing w:before="400" w:after="0" w:line="276" w:lineRule="auto"/>
            <w:outlineLvl w:val="0"/>
          </w:pPr>
        </w:pPrChange>
      </w:pPr>
    </w:p>
    <w:p w14:paraId="54D2CE52" w14:textId="13ED85B6"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364200F9" w14:textId="09CB89AD" w:rsidR="000760BB" w:rsidRPr="000760BB" w:rsidDel="00A76281" w:rsidRDefault="000760BB" w:rsidP="008E169A">
      <w:pPr>
        <w:keepNext/>
        <w:keepLines/>
        <w:spacing w:before="40" w:after="0"/>
        <w:outlineLvl w:val="1"/>
        <w:rPr>
          <w:del w:id="1710" w:author="Suman Deshwal" w:date="2024-05-09T16:49:00Z"/>
          <w:rFonts w:eastAsiaTheme="majorEastAsia" w:cstheme="majorBidi"/>
          <w:sz w:val="36"/>
          <w:szCs w:val="26"/>
        </w:rPr>
      </w:pPr>
      <w:del w:id="1711" w:author="Suman Deshwal" w:date="2024-05-09T16:49:00Z">
        <w:r w:rsidRPr="000760BB" w:rsidDel="00A76281">
          <w:rPr>
            <w:rFonts w:eastAsiaTheme="majorEastAsia" w:cstheme="majorBidi"/>
            <w:sz w:val="36"/>
            <w:szCs w:val="26"/>
          </w:rPr>
          <w:delText>Introduction to Quantum Technologies</w:delText>
        </w:r>
      </w:del>
    </w:p>
    <w:p w14:paraId="1D2C1A7D" w14:textId="1DE69859" w:rsidR="000760BB" w:rsidRDefault="000760BB" w:rsidP="00A76281">
      <w:pPr>
        <w:pStyle w:val="NormalBPBHEB"/>
        <w:rPr>
          <w:ins w:id="1712" w:author="Suman Deshwal" w:date="2024-05-09T16:49:00Z"/>
        </w:rPr>
      </w:pPr>
      <w:r w:rsidRPr="000760BB">
        <w:t xml:space="preserve">Quantum technologies represent a paradigm shift in computing, promising unparalleled computational power by leveraging the principles of quantum mechanics. </w:t>
      </w:r>
      <w:del w:id="1713" w:author="Suman Deshwal" w:date="2024-05-09T10:34:00Z">
        <w:r w:rsidRPr="000760BB" w:rsidDel="00F24A0A">
          <w:delText>Amazon Web Services (</w:delText>
        </w:r>
      </w:del>
      <w:r w:rsidRPr="000760BB">
        <w:t>AWS</w:t>
      </w:r>
      <w:del w:id="1714" w:author="Suman Deshwal" w:date="2024-05-09T10:34:00Z">
        <w:r w:rsidRPr="000760BB" w:rsidDel="00F24A0A">
          <w:delText>)</w:delText>
        </w:r>
      </w:del>
      <w:r w:rsidRPr="000760BB">
        <w:t xml:space="preserve"> has ventured into the realm of quantum computing, offering services and tools that harness the potential of quantum technologies. This section explores the key concepts, services, and implications of quantum technologies within the AWS ecosystem.</w:t>
      </w:r>
    </w:p>
    <w:p w14:paraId="7CEC2A9A" w14:textId="77777777" w:rsidR="00A76281" w:rsidRPr="000760BB" w:rsidRDefault="00A76281">
      <w:pPr>
        <w:pStyle w:val="NormalBPBHEB"/>
        <w:pPrChange w:id="1715" w:author="Suman Deshwal" w:date="2024-05-09T16:49:00Z">
          <w:pPr>
            <w:pBdr>
              <w:top w:val="nil"/>
              <w:left w:val="nil"/>
              <w:bottom w:val="nil"/>
              <w:right w:val="nil"/>
              <w:between w:val="nil"/>
            </w:pBdr>
            <w:shd w:val="clear" w:color="auto" w:fill="FFFFFF"/>
            <w:spacing w:after="100" w:line="276" w:lineRule="auto"/>
            <w:jc w:val="both"/>
          </w:pPr>
        </w:pPrChange>
      </w:pPr>
    </w:p>
    <w:p w14:paraId="4000F292" w14:textId="1550C739" w:rsidR="000760BB" w:rsidRPr="000760BB" w:rsidRDefault="000760BB">
      <w:pPr>
        <w:pStyle w:val="Heading2BPBHEB"/>
        <w:pPrChange w:id="1716" w:author="Suman Deshwal" w:date="2024-05-09T16:49:00Z">
          <w:pPr>
            <w:keepNext/>
            <w:keepLines/>
            <w:spacing w:before="40" w:after="0"/>
            <w:outlineLvl w:val="1"/>
          </w:pPr>
        </w:pPrChange>
      </w:pPr>
      <w:r w:rsidRPr="000760BB">
        <w:t xml:space="preserve">Quantum </w:t>
      </w:r>
      <w:r w:rsidR="00A76281" w:rsidRPr="000760BB">
        <w:t>computing c</w:t>
      </w:r>
      <w:r w:rsidRPr="000760BB">
        <w:t>oncepts</w:t>
      </w:r>
    </w:p>
    <w:p w14:paraId="7F66979D" w14:textId="32F19426" w:rsidR="000760BB" w:rsidRPr="000760BB" w:rsidRDefault="000760BB">
      <w:pPr>
        <w:pStyle w:val="NormalBPBHEB"/>
        <w:numPr>
          <w:ilvl w:val="0"/>
          <w:numId w:val="254"/>
        </w:numPr>
        <w:pPrChange w:id="1717" w:author="Suman Deshwal" w:date="2024-05-09T16:50:00Z">
          <w:pPr>
            <w:numPr>
              <w:numId w:val="11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bookmarkStart w:id="1718" w:name="_Ref151460438"/>
      <w:r w:rsidR="006E4083">
        <w:rPr>
          <w:rStyle w:val="FootnoteReference"/>
        </w:rPr>
        <w:footnoteReference w:id="110"/>
      </w:r>
      <w:bookmarkEnd w:id="1718"/>
      <w:r w:rsidRPr="000760BB">
        <w:t>.</w:t>
      </w:r>
    </w:p>
    <w:p w14:paraId="1DD3544E" w14:textId="774421C3" w:rsidR="000760BB" w:rsidRPr="000760BB" w:rsidRDefault="000760BB">
      <w:pPr>
        <w:pStyle w:val="NormalBPBHEB"/>
        <w:numPr>
          <w:ilvl w:val="0"/>
          <w:numId w:val="254"/>
        </w:numPr>
        <w:pPrChange w:id="1719" w:author="Suman Deshwal" w:date="2024-05-09T16:50:00Z">
          <w:pPr>
            <w:numPr>
              <w:numId w:val="11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75EC1A19" w14:textId="77777777" w:rsidR="00EE5677" w:rsidRDefault="00EE5677" w:rsidP="008E169A">
      <w:pPr>
        <w:keepNext/>
        <w:keepLines/>
        <w:spacing w:before="40" w:after="0"/>
        <w:outlineLvl w:val="1"/>
        <w:rPr>
          <w:ins w:id="1720" w:author="Suman Deshwal" w:date="2024-05-09T16:50:00Z"/>
          <w:rFonts w:eastAsiaTheme="majorEastAsia" w:cstheme="majorBidi"/>
          <w:sz w:val="36"/>
          <w:szCs w:val="26"/>
        </w:rPr>
      </w:pPr>
    </w:p>
    <w:p w14:paraId="4F55E7F6" w14:textId="3913EB34" w:rsidR="000760BB" w:rsidRPr="000760BB" w:rsidRDefault="000760BB">
      <w:pPr>
        <w:pStyle w:val="Heading2BPBHEB"/>
        <w:pPrChange w:id="1721" w:author="Suman Deshwal" w:date="2024-05-09T16:50:00Z">
          <w:pPr>
            <w:keepNext/>
            <w:keepLines/>
            <w:spacing w:before="40" w:after="0"/>
            <w:outlineLvl w:val="1"/>
          </w:pPr>
        </w:pPrChange>
      </w:pPr>
      <w:r w:rsidRPr="000760BB">
        <w:t xml:space="preserve">AWS </w:t>
      </w:r>
      <w:proofErr w:type="spellStart"/>
      <w:r w:rsidRPr="000760BB">
        <w:t>Braket</w:t>
      </w:r>
      <w:proofErr w:type="spellEnd"/>
      <w:ins w:id="1722" w:author="Suman Deshwal" w:date="2024-05-09T16:50:00Z">
        <w:r w:rsidR="00EE5677">
          <w:t>:</w:t>
        </w:r>
      </w:ins>
      <w:del w:id="1723" w:author="Suman Deshwal" w:date="2024-05-09T16:50:00Z">
        <w:r w:rsidRPr="000760BB" w:rsidDel="00EE5677">
          <w:delText xml:space="preserve"> -</w:delText>
        </w:r>
      </w:del>
      <w:r w:rsidRPr="000760BB">
        <w:t xml:space="preserve"> Quantum </w:t>
      </w:r>
      <w:r w:rsidR="00EE5677" w:rsidRPr="000760BB">
        <w:t xml:space="preserve">computing </w:t>
      </w:r>
      <w:commentRangeStart w:id="1724"/>
      <w:r w:rsidR="00EE5677" w:rsidRPr="000760BB">
        <w:t>service</w:t>
      </w:r>
      <w:commentRangeEnd w:id="1724"/>
      <w:r w:rsidR="00EE5677">
        <w:rPr>
          <w:rStyle w:val="CommentReference"/>
          <w:rFonts w:eastAsiaTheme="minorHAnsi" w:cstheme="minorBidi"/>
          <w:b w:val="0"/>
        </w:rPr>
        <w:commentReference w:id="1724"/>
      </w:r>
    </w:p>
    <w:p w14:paraId="2DB0A7FA" w14:textId="77777777" w:rsidR="000760BB" w:rsidRPr="000760BB" w:rsidRDefault="000760BB">
      <w:pPr>
        <w:pStyle w:val="NormalBPBHEB"/>
        <w:pPrChange w:id="1725" w:author="Suman Deshwal" w:date="2024-05-09T16:50:00Z">
          <w:pPr>
            <w:pBdr>
              <w:top w:val="nil"/>
              <w:left w:val="nil"/>
              <w:bottom w:val="nil"/>
              <w:right w:val="nil"/>
              <w:between w:val="nil"/>
            </w:pBdr>
            <w:shd w:val="clear" w:color="auto" w:fill="FFFFFF"/>
            <w:spacing w:after="100" w:line="276" w:lineRule="auto"/>
            <w:jc w:val="both"/>
          </w:pPr>
        </w:pPrChange>
      </w:pPr>
      <w:r w:rsidRPr="000760BB">
        <w:t xml:space="preserve">AWS </w:t>
      </w:r>
      <w:proofErr w:type="spellStart"/>
      <w:r w:rsidRPr="000760BB">
        <w:t>Braket</w:t>
      </w:r>
      <w:proofErr w:type="spellEnd"/>
      <w:r w:rsidRPr="000760BB">
        <w:t xml:space="preserve"> is the dedicated quantum computing service by AWS, providing users with the tools to explore, experiment, and integrate quantum computing into their workflows.</w:t>
      </w:r>
    </w:p>
    <w:p w14:paraId="6D28F2F7" w14:textId="14F557A6" w:rsidR="000760BB" w:rsidRDefault="000760BB" w:rsidP="00EE5677">
      <w:pPr>
        <w:pStyle w:val="Heading2BPBHEB"/>
        <w:rPr>
          <w:ins w:id="1726" w:author="Suman Deshwal" w:date="2024-05-09T16:51:00Z"/>
        </w:rPr>
      </w:pPr>
      <w:r w:rsidRPr="000760BB">
        <w:lastRenderedPageBreak/>
        <w:t xml:space="preserve">Key </w:t>
      </w:r>
      <w:r w:rsidR="00EE5677" w:rsidRPr="000760BB">
        <w:t xml:space="preserve">components </w:t>
      </w:r>
      <w:r w:rsidRPr="000760BB">
        <w:t xml:space="preserve">of AWS </w:t>
      </w:r>
      <w:proofErr w:type="spellStart"/>
      <w:r w:rsidRPr="000760BB">
        <w:t>Braket</w:t>
      </w:r>
      <w:proofErr w:type="spellEnd"/>
    </w:p>
    <w:p w14:paraId="721A40FA" w14:textId="7D295BCA" w:rsidR="00EE5677" w:rsidRPr="000760BB" w:rsidRDefault="00EE5677">
      <w:pPr>
        <w:pStyle w:val="NormalBPBHEB"/>
        <w:pPrChange w:id="1727" w:author="Suman Deshwal" w:date="2024-05-09T16:51:00Z">
          <w:pPr>
            <w:keepNext/>
            <w:keepLines/>
            <w:spacing w:before="40" w:after="0"/>
            <w:outlineLvl w:val="1"/>
          </w:pPr>
        </w:pPrChange>
      </w:pPr>
      <w:ins w:id="1728" w:author="Suman Deshwal" w:date="2024-05-09T16:51:00Z">
        <w:r>
          <w:t xml:space="preserve">The following are the key components of AWS </w:t>
        </w:r>
        <w:proofErr w:type="spellStart"/>
        <w:r>
          <w:t>Braket</w:t>
        </w:r>
        <w:proofErr w:type="spellEnd"/>
        <w:r>
          <w:t>:</w:t>
        </w:r>
      </w:ins>
    </w:p>
    <w:p w14:paraId="56FDE311" w14:textId="2B884EC4" w:rsidR="000760BB" w:rsidRPr="000760BB" w:rsidRDefault="000760BB">
      <w:pPr>
        <w:pStyle w:val="NormalBPBHEB"/>
        <w:numPr>
          <w:ilvl w:val="0"/>
          <w:numId w:val="255"/>
        </w:numPr>
        <w:pPrChange w:id="1729" w:author="Suman Deshwal" w:date="2024-05-09T16:52:00Z">
          <w:pPr>
            <w:numPr>
              <w:numId w:val="1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processors</w:t>
      </w:r>
      <w:r w:rsidRPr="000760BB">
        <w:rPr>
          <w:b/>
          <w:bCs/>
        </w:rPr>
        <w:t>:</w:t>
      </w:r>
      <w:r w:rsidRPr="000760BB">
        <w:t xml:space="preserve"> AWS </w:t>
      </w:r>
      <w:proofErr w:type="spellStart"/>
      <w:r w:rsidRPr="000760BB">
        <w:t>Braket</w:t>
      </w:r>
      <w:proofErr w:type="spellEnd"/>
      <w:r w:rsidRPr="000760BB">
        <w:t xml:space="preserve"> supports multiple quantum processors from leading quantum hardware providers, allowing users to run quantum algorithms on diverse architectures</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64FCEE65" w14:textId="61AF20DC" w:rsidR="000760BB" w:rsidRPr="000760BB" w:rsidRDefault="000760BB">
      <w:pPr>
        <w:pStyle w:val="NormalBPBHEB"/>
        <w:numPr>
          <w:ilvl w:val="0"/>
          <w:numId w:val="255"/>
        </w:numPr>
        <w:pPrChange w:id="1730" w:author="Suman Deshwal" w:date="2024-05-09T16:52:00Z">
          <w:pPr>
            <w:numPr>
              <w:numId w:val="1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tasks</w:t>
      </w:r>
      <w:r w:rsidRPr="000760BB">
        <w:rPr>
          <w:b/>
          <w:bCs/>
        </w:rPr>
        <w:t>:</w:t>
      </w:r>
      <w:r w:rsidRPr="000760BB">
        <w:t xml:space="preserve"> Users can define and execute quantum tasks on AWS </w:t>
      </w:r>
      <w:proofErr w:type="spellStart"/>
      <w:r w:rsidRPr="000760BB">
        <w:t>Braket</w:t>
      </w:r>
      <w:proofErr w:type="spellEnd"/>
      <w:r w:rsidRPr="000760BB">
        <w:t>, which involve running quantum algorithms on selected quantum processors (AWS, 2023).</w:t>
      </w:r>
    </w:p>
    <w:p w14:paraId="5652961F" w14:textId="166BE6BE" w:rsidR="000760BB" w:rsidRPr="000760BB" w:rsidRDefault="000760BB">
      <w:pPr>
        <w:pStyle w:val="NormalBPBHEB"/>
        <w:numPr>
          <w:ilvl w:val="0"/>
          <w:numId w:val="255"/>
        </w:numPr>
        <w:pPrChange w:id="1731" w:author="Suman Deshwal" w:date="2024-05-09T16:52:00Z">
          <w:pPr>
            <w:numPr>
              <w:numId w:val="1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circuits</w:t>
      </w:r>
      <w:r w:rsidRPr="000760BB">
        <w:rPr>
          <w:b/>
          <w:bCs/>
        </w:rPr>
        <w:t>:</w:t>
      </w:r>
      <w:r w:rsidRPr="000760BB">
        <w:t xml:space="preserve"> Quantum circuits represent the sequence of quantum gates that make up a quantum algorithm. AWS </w:t>
      </w:r>
      <w:proofErr w:type="spellStart"/>
      <w:r w:rsidRPr="000760BB">
        <w:t>Braket</w:t>
      </w:r>
      <w:proofErr w:type="spellEnd"/>
      <w:r w:rsidRPr="000760BB">
        <w:t xml:space="preserve"> facilitates the creation and execution of quantum circuits</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2931DB6B" w14:textId="77777777" w:rsidR="00EE5677" w:rsidRDefault="00EE5677" w:rsidP="008E169A">
      <w:pPr>
        <w:keepNext/>
        <w:keepLines/>
        <w:spacing w:before="40" w:after="0"/>
        <w:outlineLvl w:val="1"/>
        <w:rPr>
          <w:ins w:id="1732" w:author="Suman Deshwal" w:date="2024-05-09T16:52:00Z"/>
          <w:rFonts w:eastAsiaTheme="majorEastAsia" w:cstheme="majorBidi"/>
          <w:sz w:val="36"/>
          <w:szCs w:val="26"/>
        </w:rPr>
      </w:pPr>
    </w:p>
    <w:p w14:paraId="3955FFA6" w14:textId="6D4C7503" w:rsidR="000760BB" w:rsidRPr="000760BB" w:rsidRDefault="000760BB">
      <w:pPr>
        <w:pStyle w:val="Heading2BPBHEB"/>
        <w:pPrChange w:id="1733" w:author="Suman Deshwal" w:date="2024-05-09T16:52:00Z">
          <w:pPr>
            <w:keepNext/>
            <w:keepLines/>
            <w:spacing w:before="40" w:after="0"/>
            <w:outlineLvl w:val="1"/>
          </w:pPr>
        </w:pPrChange>
      </w:pPr>
      <w:r w:rsidRPr="000760BB">
        <w:t xml:space="preserve">Integration with AWS </w:t>
      </w:r>
      <w:commentRangeStart w:id="1734"/>
      <w:r w:rsidRPr="000760BB">
        <w:t>Services</w:t>
      </w:r>
      <w:commentRangeEnd w:id="1734"/>
      <w:r w:rsidR="00E172D5">
        <w:rPr>
          <w:rStyle w:val="CommentReference"/>
          <w:rFonts w:eastAsiaTheme="minorHAnsi" w:cstheme="minorBidi"/>
          <w:b w:val="0"/>
        </w:rPr>
        <w:commentReference w:id="1734"/>
      </w:r>
    </w:p>
    <w:p w14:paraId="333D5BB9" w14:textId="672285FB" w:rsidR="000760BB" w:rsidRPr="000760BB" w:rsidRDefault="000760BB">
      <w:pPr>
        <w:pStyle w:val="NormalBPBHEB"/>
        <w:numPr>
          <w:ilvl w:val="0"/>
          <w:numId w:val="256"/>
        </w:numPr>
        <w:pPrChange w:id="1735" w:author="Suman Deshwal" w:date="2024-05-09T16:52:00Z">
          <w:pPr>
            <w:numPr>
              <w:numId w:val="12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S3:</w:t>
      </w:r>
      <w:r w:rsidRPr="000760BB">
        <w:t xml:space="preserve"> Quantum computing results and data can be stored and retrieved using Amazon </w:t>
      </w:r>
      <w:r w:rsidRPr="00EE5677">
        <w:rPr>
          <w:b/>
          <w:bCs/>
          <w:rPrChange w:id="1736" w:author="Suman Deshwal" w:date="2024-05-09T16:52:00Z">
            <w:rPr/>
          </w:rPrChange>
        </w:rPr>
        <w:t>Simple Storage Service (S3</w:t>
      </w:r>
      <w:r w:rsidRPr="000760BB">
        <w:t>), providing a secure and scalable storage solution</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53F48892" w14:textId="7FBEEDD4" w:rsidR="000760BB" w:rsidRPr="000760BB" w:rsidRDefault="000760BB">
      <w:pPr>
        <w:pStyle w:val="NormalBPBHEB"/>
        <w:numPr>
          <w:ilvl w:val="0"/>
          <w:numId w:val="256"/>
        </w:numPr>
        <w:pPrChange w:id="1737" w:author="Suman Deshwal" w:date="2024-05-09T16:52:00Z">
          <w:pPr>
            <w:numPr>
              <w:numId w:val="12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AWS Lambda:</w:t>
      </w:r>
      <w:r w:rsidRPr="000760BB">
        <w:t xml:space="preserve"> Serverless computing is enhanced through integration with AWS Lambda, allowing quantum computations to trigger serverless functions for further processing</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2A198B82" w14:textId="77777777" w:rsidR="00EE5677" w:rsidRDefault="00EE5677" w:rsidP="008E169A">
      <w:pPr>
        <w:keepNext/>
        <w:keepLines/>
        <w:spacing w:before="40" w:after="0"/>
        <w:outlineLvl w:val="1"/>
        <w:rPr>
          <w:ins w:id="1738" w:author="Suman Deshwal" w:date="2024-05-09T16:52:00Z"/>
          <w:rFonts w:eastAsiaTheme="majorEastAsia" w:cstheme="majorBidi"/>
          <w:sz w:val="36"/>
          <w:szCs w:val="26"/>
        </w:rPr>
      </w:pPr>
    </w:p>
    <w:p w14:paraId="67282400" w14:textId="0F48C951" w:rsidR="000760BB" w:rsidRPr="000760BB" w:rsidRDefault="000760BB">
      <w:pPr>
        <w:pStyle w:val="Heading2BPBHEB"/>
        <w:pPrChange w:id="1739" w:author="Suman Deshwal" w:date="2024-05-09T16:52:00Z">
          <w:pPr>
            <w:keepNext/>
            <w:keepLines/>
            <w:spacing w:before="40" w:after="0"/>
            <w:outlineLvl w:val="1"/>
          </w:pPr>
        </w:pPrChange>
      </w:pPr>
      <w:r w:rsidRPr="000760BB">
        <w:t xml:space="preserve">Use </w:t>
      </w:r>
      <w:r w:rsidR="00EE5677" w:rsidRPr="000760BB">
        <w:t>cases of quantum technologies</w:t>
      </w:r>
    </w:p>
    <w:p w14:paraId="09FA0179" w14:textId="1D3E802D" w:rsidR="000760BB" w:rsidRPr="000760BB" w:rsidRDefault="000760BB">
      <w:pPr>
        <w:pStyle w:val="NormalBPBHEB"/>
        <w:numPr>
          <w:ilvl w:val="0"/>
          <w:numId w:val="257"/>
        </w:numPr>
        <w:pPrChange w:id="1740" w:author="Suman Deshwal" w:date="2024-05-09T16:52:00Z">
          <w:pPr>
            <w:numPr>
              <w:numId w:val="12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Optimization </w:t>
      </w:r>
      <w:r w:rsidR="00EE5677" w:rsidRPr="000760BB">
        <w:rPr>
          <w:b/>
          <w:bCs/>
        </w:rPr>
        <w:t>problems</w:t>
      </w:r>
      <w:r w:rsidRPr="000760BB">
        <w:rPr>
          <w:b/>
          <w:bCs/>
        </w:rPr>
        <w:t>:</w:t>
      </w:r>
      <w:r w:rsidRPr="000760BB">
        <w:t xml:space="preserve"> Quantum computing excels in solving complex optimization problems, such as route optimization and supply chain management</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571740E5" w14:textId="5A56D31D" w:rsidR="000760BB" w:rsidRPr="000760BB" w:rsidRDefault="000760BB">
      <w:pPr>
        <w:pStyle w:val="NormalBPBHEB"/>
        <w:numPr>
          <w:ilvl w:val="0"/>
          <w:numId w:val="257"/>
        </w:numPr>
        <w:pPrChange w:id="1741" w:author="Suman Deshwal" w:date="2024-05-09T16:52:00Z">
          <w:pPr>
            <w:numPr>
              <w:numId w:val="12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Material </w:t>
      </w:r>
      <w:r w:rsidR="00EE5677" w:rsidRPr="000760BB">
        <w:rPr>
          <w:b/>
          <w:bCs/>
        </w:rPr>
        <w:t>science</w:t>
      </w:r>
      <w:r w:rsidRPr="000760BB">
        <w:rPr>
          <w:b/>
          <w:bCs/>
        </w:rPr>
        <w:t>:</w:t>
      </w:r>
      <w:r w:rsidRPr="000760BB">
        <w:t xml:space="preserve"> Quantum technologies contribute to material science simulations, enabling the exploration of new materials and their properties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2B862767" w14:textId="77777777" w:rsidR="00EE5677" w:rsidRDefault="00EE5677" w:rsidP="008E169A">
      <w:pPr>
        <w:keepNext/>
        <w:keepLines/>
        <w:spacing w:before="40" w:after="0"/>
        <w:outlineLvl w:val="1"/>
        <w:rPr>
          <w:ins w:id="1742" w:author="Suman Deshwal" w:date="2024-05-09T16:52:00Z"/>
          <w:rFonts w:eastAsiaTheme="majorEastAsia" w:cstheme="majorBidi"/>
          <w:sz w:val="36"/>
          <w:szCs w:val="26"/>
        </w:rPr>
      </w:pPr>
    </w:p>
    <w:p w14:paraId="3221650A" w14:textId="60D9693C" w:rsidR="000760BB" w:rsidRPr="000760BB" w:rsidRDefault="000760BB">
      <w:pPr>
        <w:pStyle w:val="Heading2BPBHEB"/>
        <w:pPrChange w:id="1743" w:author="Suman Deshwal" w:date="2024-05-09T16:52:00Z">
          <w:pPr>
            <w:keepNext/>
            <w:keepLines/>
            <w:spacing w:before="40" w:after="0"/>
            <w:outlineLvl w:val="1"/>
          </w:pPr>
        </w:pPrChange>
      </w:pPr>
      <w:r w:rsidRPr="000760BB">
        <w:t xml:space="preserve">Challenges and </w:t>
      </w:r>
      <w:proofErr w:type="gramStart"/>
      <w:r w:rsidR="00EE5677" w:rsidRPr="000760BB">
        <w:t>future pros</w:t>
      </w:r>
      <w:r w:rsidRPr="000760BB">
        <w:t>pects</w:t>
      </w:r>
      <w:proofErr w:type="gramEnd"/>
    </w:p>
    <w:p w14:paraId="462DEDED" w14:textId="110C33EB" w:rsidR="000760BB" w:rsidRPr="000760BB" w:rsidRDefault="000760BB">
      <w:pPr>
        <w:pStyle w:val="NormalBPBHEB"/>
        <w:numPr>
          <w:ilvl w:val="0"/>
          <w:numId w:val="258"/>
        </w:numPr>
        <w:pPrChange w:id="1744" w:author="Suman Deshwal" w:date="2024-05-09T16:53:00Z">
          <w:pPr>
            <w:numPr>
              <w:numId w:val="12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Error </w:t>
      </w:r>
      <w:r w:rsidR="00EE5677" w:rsidRPr="000760BB">
        <w:rPr>
          <w:b/>
          <w:bCs/>
        </w:rPr>
        <w:t>correction</w:t>
      </w:r>
      <w:r w:rsidRPr="000760BB">
        <w:rPr>
          <w:b/>
          <w:bCs/>
        </w:rPr>
        <w:t>:</w:t>
      </w:r>
      <w:r w:rsidRPr="000760BB">
        <w:t xml:space="preserve"> Overcoming the inherent errors in quantum computations is a significant challenge, and ongoing research focuses on developing effective error-correction techniques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6B0D66E6" w14:textId="78F3FDE5" w:rsidR="000760BB" w:rsidRPr="000760BB" w:rsidRDefault="000760BB">
      <w:pPr>
        <w:pStyle w:val="NormalBPBHEB"/>
        <w:numPr>
          <w:ilvl w:val="0"/>
          <w:numId w:val="258"/>
        </w:numPr>
        <w:pPrChange w:id="1745" w:author="Suman Deshwal" w:date="2024-05-09T16:53:00Z">
          <w:pPr>
            <w:numPr>
              <w:numId w:val="12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Hybrid </w:t>
      </w:r>
      <w:r w:rsidR="00EE5677" w:rsidRPr="000760BB">
        <w:rPr>
          <w:b/>
          <w:bCs/>
        </w:rPr>
        <w:t>cloud-quantum sol</w:t>
      </w:r>
      <w:r w:rsidRPr="000760BB">
        <w:rPr>
          <w:b/>
          <w:bCs/>
        </w:rPr>
        <w:t>utions:</w:t>
      </w:r>
      <w:r w:rsidRPr="000760BB">
        <w:t xml:space="preserve"> The future holds the promise of hybrid solutions where classical and quantum computing seamlessly collaborate to address a broader range of problems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7C318288" w14:textId="19DDBA50" w:rsidR="000760BB" w:rsidRPr="000760BB" w:rsidRDefault="000760BB">
      <w:pPr>
        <w:pStyle w:val="Heading2BPBHEB"/>
        <w:pPrChange w:id="1746" w:author="Suman Deshwal" w:date="2024-05-09T16:53:00Z">
          <w:pPr>
            <w:keepNext/>
            <w:keepLines/>
            <w:spacing w:before="40" w:after="0"/>
            <w:outlineLvl w:val="1"/>
          </w:pPr>
        </w:pPrChange>
      </w:pPr>
      <w:r w:rsidRPr="000760BB">
        <w:lastRenderedPageBreak/>
        <w:t>Conclusion</w:t>
      </w:r>
    </w:p>
    <w:p w14:paraId="12699AB6" w14:textId="77777777" w:rsidR="000760BB" w:rsidRDefault="000760BB" w:rsidP="00EE5677">
      <w:pPr>
        <w:pStyle w:val="NormalBPBHEB"/>
        <w:rPr>
          <w:ins w:id="1747" w:author="Suman Deshwal" w:date="2024-05-09T16:53:00Z"/>
        </w:rPr>
      </w:pPr>
      <w:r w:rsidRPr="000760BB">
        <w:t xml:space="preserve">AWS </w:t>
      </w:r>
      <w:proofErr w:type="spellStart"/>
      <w:r w:rsidRPr="000760BB">
        <w:t>Braket</w:t>
      </w:r>
      <w:proofErr w:type="spellEnd"/>
      <w:r w:rsidRPr="000760BB">
        <w:t xml:space="preserve"> and quantum technologies open new horizons for computation, allowing users to explore the unprecedented capabilities offered by quantum mechanics. As quantum computing continues to advance, AWS remains at the forefront, providing a platform for researchers and developers to harness the power of quantum technologies.</w:t>
      </w:r>
    </w:p>
    <w:p w14:paraId="43B9F98F" w14:textId="77777777" w:rsidR="00EE5677" w:rsidRPr="000760BB" w:rsidRDefault="00EE5677">
      <w:pPr>
        <w:pStyle w:val="NormalBPBHEB"/>
        <w:pPrChange w:id="1748" w:author="Suman Deshwal" w:date="2024-05-09T16:53:00Z">
          <w:pPr>
            <w:pBdr>
              <w:top w:val="nil"/>
              <w:left w:val="nil"/>
              <w:bottom w:val="nil"/>
              <w:right w:val="nil"/>
              <w:between w:val="nil"/>
            </w:pBdr>
            <w:shd w:val="clear" w:color="auto" w:fill="FFFFFF"/>
            <w:spacing w:after="100" w:line="276" w:lineRule="auto"/>
            <w:jc w:val="both"/>
          </w:pPr>
        </w:pPrChange>
      </w:pPr>
    </w:p>
    <w:p w14:paraId="527EAEC5" w14:textId="215D249B" w:rsidR="000760BB" w:rsidRPr="000760BB" w:rsidRDefault="000760BB">
      <w:pPr>
        <w:pStyle w:val="Heading1BPBHEB"/>
        <w:pPrChange w:id="1749" w:author="Suman Deshwal" w:date="2024-05-09T16:53:00Z">
          <w:pPr>
            <w:keepNext/>
            <w:keepLines/>
            <w:spacing w:before="400" w:after="0" w:line="276" w:lineRule="auto"/>
            <w:outlineLvl w:val="0"/>
          </w:pPr>
        </w:pPrChange>
      </w:pPr>
      <w:r w:rsidRPr="000760BB">
        <w:t xml:space="preserve">Amazon </w:t>
      </w:r>
      <w:proofErr w:type="spellStart"/>
      <w:r w:rsidRPr="000760BB">
        <w:t>Braket</w:t>
      </w:r>
      <w:proofErr w:type="spellEnd"/>
      <w:ins w:id="1750" w:author="Suman Deshwal" w:date="2024-05-09T16:53:00Z">
        <w:r w:rsidR="00EE5677">
          <w:t>:</w:t>
        </w:r>
      </w:ins>
      <w:del w:id="1751" w:author="Suman Deshwal" w:date="2024-05-09T16:53:00Z">
        <w:r w:rsidRPr="000760BB" w:rsidDel="00EE5677">
          <w:delText xml:space="preserve"> -</w:delText>
        </w:r>
      </w:del>
      <w:r w:rsidRPr="000760BB">
        <w:t xml:space="preserve"> </w:t>
      </w:r>
      <w:commentRangeStart w:id="1752"/>
      <w:r w:rsidRPr="000760BB">
        <w:t>Quantum</w:t>
      </w:r>
      <w:commentRangeEnd w:id="1752"/>
      <w:r w:rsidR="00EE5677">
        <w:rPr>
          <w:rStyle w:val="CommentReference"/>
          <w:rFonts w:eastAsiaTheme="minorHAnsi" w:cstheme="minorBidi"/>
          <w:b w:val="0"/>
          <w:color w:val="000000" w:themeColor="text1"/>
        </w:rPr>
        <w:commentReference w:id="1752"/>
      </w:r>
      <w:r w:rsidRPr="000760BB">
        <w:t xml:space="preserve"> Computing Service on AWS</w:t>
      </w:r>
    </w:p>
    <w:p w14:paraId="6103A01E" w14:textId="255B39E8" w:rsidR="000760BB" w:rsidRPr="000760BB" w:rsidDel="00EE5677" w:rsidRDefault="000760BB" w:rsidP="008E169A">
      <w:pPr>
        <w:keepNext/>
        <w:keepLines/>
        <w:spacing w:before="40" w:after="0"/>
        <w:outlineLvl w:val="1"/>
        <w:rPr>
          <w:del w:id="1753" w:author="Suman Deshwal" w:date="2024-05-09T16:53:00Z"/>
          <w:rFonts w:eastAsiaTheme="majorEastAsia" w:cstheme="majorBidi"/>
          <w:sz w:val="36"/>
          <w:szCs w:val="26"/>
        </w:rPr>
      </w:pPr>
      <w:del w:id="1754" w:author="Suman Deshwal" w:date="2024-05-09T16:53:00Z">
        <w:r w:rsidRPr="000760BB" w:rsidDel="00EE5677">
          <w:rPr>
            <w:rFonts w:eastAsiaTheme="majorEastAsia" w:cstheme="majorBidi"/>
            <w:sz w:val="36"/>
            <w:szCs w:val="26"/>
          </w:rPr>
          <w:delText>Introduction to Amazon Braket</w:delText>
        </w:r>
      </w:del>
    </w:p>
    <w:p w14:paraId="632295F5" w14:textId="1D3FF766" w:rsidR="000760BB" w:rsidRDefault="000760BB" w:rsidP="00EE5677">
      <w:pPr>
        <w:pStyle w:val="NormalBPBHEB"/>
        <w:rPr>
          <w:ins w:id="1755" w:author="Suman Deshwal" w:date="2024-05-09T16:54:00Z"/>
        </w:rPr>
      </w:pPr>
      <w:r w:rsidRPr="000760BB">
        <w:t xml:space="preserve">Amazon </w:t>
      </w:r>
      <w:proofErr w:type="spellStart"/>
      <w:r w:rsidRPr="000760BB">
        <w:t>Braket</w:t>
      </w:r>
      <w:proofErr w:type="spellEnd"/>
      <w:r w:rsidRPr="000760BB">
        <w:t xml:space="preserve"> is a comprehensive quantum computing service provided by </w:t>
      </w:r>
      <w:del w:id="1756" w:author="Suman Deshwal" w:date="2024-05-09T10:34:00Z">
        <w:r w:rsidRPr="000760BB" w:rsidDel="00F24A0A">
          <w:delText>Amazon Web Services (</w:delText>
        </w:r>
      </w:del>
      <w:r w:rsidRPr="000760BB">
        <w:t>AWS</w:t>
      </w:r>
      <w:del w:id="1757" w:author="Suman Deshwal" w:date="2024-05-09T10:34:00Z">
        <w:r w:rsidRPr="000760BB" w:rsidDel="00F24A0A">
          <w:delText>)</w:delText>
        </w:r>
      </w:del>
      <w:r w:rsidRPr="000760BB">
        <w:t xml:space="preserve">, designed to enable scientists, researchers, and developers to explore and experiment with quantum computing technologies. Launched by AWS, </w:t>
      </w:r>
      <w:proofErr w:type="spellStart"/>
      <w:r w:rsidRPr="000760BB">
        <w:t>Braket</w:t>
      </w:r>
      <w:proofErr w:type="spellEnd"/>
      <w:r w:rsidRPr="000760BB">
        <w:t xml:space="preserve"> integrates quantum computing seamlessly into existing workflows, offering access to a diverse range of quantum </w:t>
      </w:r>
      <w:proofErr w:type="gramStart"/>
      <w:r w:rsidRPr="000760BB">
        <w:t>processors</w:t>
      </w:r>
      <w:proofErr w:type="gramEnd"/>
      <w:r w:rsidRPr="000760BB">
        <w:t xml:space="preserve"> and supporting tools.</w:t>
      </w:r>
    </w:p>
    <w:p w14:paraId="61E0CE50" w14:textId="77777777" w:rsidR="00EE5677" w:rsidRPr="000760BB" w:rsidRDefault="00EE5677">
      <w:pPr>
        <w:pStyle w:val="NormalBPBHEB"/>
        <w:pPrChange w:id="1758" w:author="Suman Deshwal" w:date="2024-05-09T16:53:00Z">
          <w:pPr>
            <w:pBdr>
              <w:top w:val="nil"/>
              <w:left w:val="nil"/>
              <w:bottom w:val="nil"/>
              <w:right w:val="nil"/>
              <w:between w:val="nil"/>
            </w:pBdr>
            <w:shd w:val="clear" w:color="auto" w:fill="FFFFFF"/>
            <w:spacing w:after="100" w:line="276" w:lineRule="auto"/>
            <w:jc w:val="both"/>
          </w:pPr>
        </w:pPrChange>
      </w:pPr>
    </w:p>
    <w:p w14:paraId="40DFC9E5" w14:textId="018D2575" w:rsidR="000760BB" w:rsidRPr="000760BB" w:rsidRDefault="000760BB">
      <w:pPr>
        <w:pStyle w:val="Heading2BPBHEB"/>
        <w:pPrChange w:id="1759" w:author="Suman Deshwal" w:date="2024-05-09T16:54:00Z">
          <w:pPr>
            <w:keepNext/>
            <w:keepLines/>
            <w:spacing w:before="40" w:after="0"/>
            <w:outlineLvl w:val="1"/>
          </w:pPr>
        </w:pPrChange>
      </w:pPr>
      <w:r w:rsidRPr="000760BB">
        <w:t xml:space="preserve">Key </w:t>
      </w:r>
      <w:r w:rsidR="00EE5677" w:rsidRPr="000760BB">
        <w:t xml:space="preserve">features </w:t>
      </w:r>
      <w:r w:rsidRPr="000760BB">
        <w:t xml:space="preserve">of Amazon </w:t>
      </w:r>
      <w:proofErr w:type="spellStart"/>
      <w:r w:rsidRPr="000760BB">
        <w:t>Braket</w:t>
      </w:r>
      <w:proofErr w:type="spellEnd"/>
    </w:p>
    <w:p w14:paraId="645133A0" w14:textId="094A3279" w:rsidR="000760BB" w:rsidRPr="000760BB" w:rsidRDefault="000760BB">
      <w:pPr>
        <w:pStyle w:val="NormalBPBHEB"/>
        <w:numPr>
          <w:ilvl w:val="0"/>
          <w:numId w:val="259"/>
        </w:numPr>
        <w:pPrChange w:id="1760" w:author="Suman Deshwal" w:date="2024-05-09T16:54:00Z">
          <w:pPr>
            <w:numPr>
              <w:numId w:val="1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processors</w:t>
      </w:r>
      <w:r w:rsidRPr="000760BB">
        <w:rPr>
          <w:b/>
          <w:bCs/>
        </w:rPr>
        <w:t>:</w:t>
      </w:r>
      <w:r w:rsidRPr="000760BB">
        <w:t xml:space="preserve"> Amazon </w:t>
      </w:r>
      <w:proofErr w:type="spellStart"/>
      <w:r w:rsidRPr="000760BB">
        <w:t>Braket</w:t>
      </w:r>
      <w:proofErr w:type="spellEnd"/>
      <w:r w:rsidRPr="000760BB">
        <w:t xml:space="preserve">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1761" w:name="_Ref151460645"/>
      <w:r w:rsidR="00B64177">
        <w:rPr>
          <w:rStyle w:val="FootnoteReference"/>
        </w:rPr>
        <w:footnoteReference w:id="111"/>
      </w:r>
      <w:bookmarkEnd w:id="1761"/>
      <w:r w:rsidRPr="000760BB">
        <w:t>.</w:t>
      </w:r>
    </w:p>
    <w:p w14:paraId="1A366E60" w14:textId="7FA2C1BF" w:rsidR="000760BB" w:rsidRPr="000760BB" w:rsidRDefault="000760BB">
      <w:pPr>
        <w:pStyle w:val="NormalBPBHEB"/>
        <w:numPr>
          <w:ilvl w:val="0"/>
          <w:numId w:val="259"/>
        </w:numPr>
        <w:pPrChange w:id="1762" w:author="Suman Deshwal" w:date="2024-05-09T16:54:00Z">
          <w:pPr>
            <w:numPr>
              <w:numId w:val="1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tasks</w:t>
      </w:r>
      <w:r w:rsidRPr="000760BB">
        <w:rPr>
          <w:b/>
          <w:bCs/>
        </w:rPr>
        <w:t>:</w:t>
      </w:r>
      <w:r w:rsidRPr="000760BB">
        <w:t xml:space="preserve"> Users can define, run, and manage quantum tasks on Amazon </w:t>
      </w:r>
      <w:proofErr w:type="spellStart"/>
      <w:r w:rsidRPr="000760BB">
        <w:t>Braket</w:t>
      </w:r>
      <w:proofErr w:type="spellEnd"/>
      <w:r w:rsidRPr="000760BB">
        <w:t>. A quantum task involves specifying the quantum algorithm, selecting a quantum processor, and executing the computation. This flexibility allows users to experiment with different quantum algorithms and processors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353505E8" w14:textId="454A427D" w:rsidR="000760BB" w:rsidRPr="000760BB" w:rsidRDefault="000760BB">
      <w:pPr>
        <w:pStyle w:val="NormalBPBHEB"/>
        <w:numPr>
          <w:ilvl w:val="0"/>
          <w:numId w:val="259"/>
        </w:numPr>
        <w:pPrChange w:id="1763" w:author="Suman Deshwal" w:date="2024-05-09T16:54:00Z">
          <w:pPr>
            <w:numPr>
              <w:numId w:val="1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circuits</w:t>
      </w:r>
      <w:r w:rsidRPr="000760BB">
        <w:rPr>
          <w:b/>
          <w:bCs/>
        </w:rPr>
        <w:t>:</w:t>
      </w:r>
      <w:r w:rsidRPr="000760BB">
        <w:t xml:space="preserve"> Quantum circuits are a fundamental aspect of quantum computing. Amazon </w:t>
      </w:r>
      <w:proofErr w:type="spellStart"/>
      <w:r w:rsidRPr="000760BB">
        <w:t>Braket</w:t>
      </w:r>
      <w:proofErr w:type="spellEnd"/>
      <w:r w:rsidRPr="000760BB">
        <w:t xml:space="preserve"> provides tools for creating and simulating quantum circuits, enabling users to design and test quantum algorithms before running them on actual quantum hardware</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4E30757D" w14:textId="133DCEB0" w:rsidR="000760BB" w:rsidRPr="000760BB" w:rsidRDefault="000760BB">
      <w:pPr>
        <w:pStyle w:val="NormalBPBHEB"/>
        <w:numPr>
          <w:ilvl w:val="0"/>
          <w:numId w:val="259"/>
        </w:numPr>
        <w:pPrChange w:id="1764" w:author="Suman Deshwal" w:date="2024-05-09T16:54:00Z">
          <w:pPr>
            <w:numPr>
              <w:numId w:val="1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Hybrid </w:t>
      </w:r>
      <w:r w:rsidR="00EE5677" w:rsidRPr="000760BB">
        <w:rPr>
          <w:b/>
          <w:bCs/>
        </w:rPr>
        <w:t>quantum-classical computing</w:t>
      </w:r>
      <w:r w:rsidRPr="000760BB">
        <w:rPr>
          <w:b/>
          <w:bCs/>
        </w:rPr>
        <w:t>:</w:t>
      </w:r>
      <w:r w:rsidRPr="000760BB">
        <w:t xml:space="preserve"> Amazon </w:t>
      </w:r>
      <w:proofErr w:type="spellStart"/>
      <w:r w:rsidRPr="000760BB">
        <w:t>Braket</w:t>
      </w:r>
      <w:proofErr w:type="spellEnd"/>
      <w:r w:rsidRPr="000760BB">
        <w:t xml:space="preserve"> supports hybrid quantum-classical computing, allowing users to combine quantum processing with classical processing. This enables the solution of complex problems that may involve both quantum and classical algorithms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34181EF1" w14:textId="11883AD1" w:rsidR="000760BB" w:rsidRPr="000760BB" w:rsidRDefault="000760BB">
      <w:pPr>
        <w:pStyle w:val="Heading2BPBHEB"/>
        <w:pPrChange w:id="1765" w:author="Suman Deshwal" w:date="2024-05-09T16:54:00Z">
          <w:pPr>
            <w:keepNext/>
            <w:keepLines/>
            <w:spacing w:before="40" w:after="0"/>
            <w:outlineLvl w:val="1"/>
          </w:pPr>
        </w:pPrChange>
      </w:pPr>
      <w:r w:rsidRPr="000760BB">
        <w:lastRenderedPageBreak/>
        <w:t>Integration with AWS Services</w:t>
      </w:r>
    </w:p>
    <w:p w14:paraId="1C67D7EC" w14:textId="72367F23" w:rsidR="000760BB" w:rsidRPr="000760BB" w:rsidRDefault="000760BB">
      <w:pPr>
        <w:pStyle w:val="NormalBPBHEB"/>
        <w:numPr>
          <w:ilvl w:val="0"/>
          <w:numId w:val="260"/>
        </w:numPr>
        <w:pPrChange w:id="1766" w:author="Suman Deshwal" w:date="2024-05-09T16:54:00Z">
          <w:pPr>
            <w:numPr>
              <w:numId w:val="12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S3:</w:t>
      </w:r>
      <w:r w:rsidRPr="000760BB">
        <w:t xml:space="preserve"> Results, data, and configurations from quantum tasks can be stored and retrieved using Amazon Simple Storage Service (S3). This integration ensures secure and scalable storage for quantum computing-related information</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56D34071" w14:textId="17058341" w:rsidR="000760BB" w:rsidRPr="000760BB" w:rsidRDefault="000760BB">
      <w:pPr>
        <w:pStyle w:val="NormalBPBHEB"/>
        <w:numPr>
          <w:ilvl w:val="0"/>
          <w:numId w:val="260"/>
        </w:numPr>
        <w:pPrChange w:id="1767" w:author="Suman Deshwal" w:date="2024-05-09T16:54:00Z">
          <w:pPr>
            <w:numPr>
              <w:numId w:val="12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AWS Lambda:</w:t>
      </w:r>
      <w:r w:rsidRPr="000760BB">
        <w:t xml:space="preserve"> Integration with AWS Lambda enables the execution of serverless functions triggered by quantum computations. This enhances the possibilities for further processing and analysis of quantum computing results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620B263B" w14:textId="77777777" w:rsidR="00EE5677" w:rsidRDefault="00EE5677" w:rsidP="008E169A">
      <w:pPr>
        <w:keepNext/>
        <w:keepLines/>
        <w:spacing w:before="40" w:after="0"/>
        <w:outlineLvl w:val="1"/>
        <w:rPr>
          <w:ins w:id="1768" w:author="Suman Deshwal" w:date="2024-05-09T16:54:00Z"/>
          <w:rFonts w:eastAsiaTheme="majorEastAsia" w:cstheme="majorBidi"/>
          <w:sz w:val="36"/>
          <w:szCs w:val="26"/>
        </w:rPr>
      </w:pPr>
    </w:p>
    <w:p w14:paraId="015C0260" w14:textId="4810760F" w:rsidR="000760BB" w:rsidRPr="000760BB" w:rsidRDefault="000760BB">
      <w:pPr>
        <w:pStyle w:val="Heading2BPBHEB"/>
        <w:pPrChange w:id="1769" w:author="Suman Deshwal" w:date="2024-05-09T16:54:00Z">
          <w:pPr>
            <w:keepNext/>
            <w:keepLines/>
            <w:spacing w:before="40" w:after="0"/>
            <w:outlineLvl w:val="1"/>
          </w:pPr>
        </w:pPrChange>
      </w:pPr>
      <w:r w:rsidRPr="000760BB">
        <w:t xml:space="preserve">Use </w:t>
      </w:r>
      <w:r w:rsidR="00EE5677" w:rsidRPr="000760BB">
        <w:t xml:space="preserve">cases </w:t>
      </w:r>
      <w:r w:rsidRPr="000760BB">
        <w:t xml:space="preserve">of Amazon </w:t>
      </w:r>
      <w:proofErr w:type="spellStart"/>
      <w:r w:rsidRPr="000760BB">
        <w:t>Braket</w:t>
      </w:r>
      <w:proofErr w:type="spellEnd"/>
    </w:p>
    <w:p w14:paraId="41D3CFC0" w14:textId="7FE1EBEE" w:rsidR="000760BB" w:rsidRPr="000760BB" w:rsidRDefault="000760BB">
      <w:pPr>
        <w:pStyle w:val="NormalBPBHEB"/>
        <w:numPr>
          <w:ilvl w:val="0"/>
          <w:numId w:val="261"/>
        </w:numPr>
        <w:pPrChange w:id="1770" w:author="Suman Deshwal" w:date="2024-05-09T16:54:00Z">
          <w:pPr>
            <w:numPr>
              <w:numId w:val="12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algorithm development</w:t>
      </w:r>
      <w:r w:rsidRPr="000760BB">
        <w:rPr>
          <w:b/>
          <w:bCs/>
        </w:rPr>
        <w:t>:</w:t>
      </w:r>
      <w:r w:rsidRPr="000760BB">
        <w:t xml:space="preserve"> Researchers and developers can use Amazon </w:t>
      </w:r>
      <w:proofErr w:type="spellStart"/>
      <w:r w:rsidRPr="000760BB">
        <w:t>Braket</w:t>
      </w:r>
      <w:proofErr w:type="spellEnd"/>
      <w:r w:rsidRPr="000760BB">
        <w:t xml:space="preserve"> to develop, test, and refine quantum algorithms, taking advantage of various quantum processors available on the platform</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75D5DF66" w14:textId="0E6E50E3" w:rsidR="000760BB" w:rsidRPr="000760BB" w:rsidRDefault="000760BB">
      <w:pPr>
        <w:pStyle w:val="NormalBPBHEB"/>
        <w:numPr>
          <w:ilvl w:val="0"/>
          <w:numId w:val="261"/>
        </w:numPr>
        <w:pPrChange w:id="1771" w:author="Suman Deshwal" w:date="2024-05-09T16:54:00Z">
          <w:pPr>
            <w:numPr>
              <w:numId w:val="12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Exploration of </w:t>
      </w:r>
      <w:r w:rsidR="00EE5677" w:rsidRPr="000760BB">
        <w:rPr>
          <w:b/>
          <w:bCs/>
        </w:rPr>
        <w:t>quantum computing</w:t>
      </w:r>
      <w:r w:rsidRPr="000760BB">
        <w:rPr>
          <w:b/>
          <w:bCs/>
        </w:rPr>
        <w:t>:</w:t>
      </w:r>
      <w:r w:rsidRPr="000760BB">
        <w:t xml:space="preserve"> Amazon </w:t>
      </w:r>
      <w:proofErr w:type="spellStart"/>
      <w:r w:rsidRPr="000760BB">
        <w:t>Braket</w:t>
      </w:r>
      <w:proofErr w:type="spellEnd"/>
      <w:r w:rsidRPr="000760BB">
        <w:t xml:space="preserve"> serves as a valuable tool for exploring the capabilities and potential applications of quantum computing without the need for an extensive quantum computing infrastructure</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735B64D1" w14:textId="77777777" w:rsidR="00EE5677" w:rsidRDefault="00EE5677" w:rsidP="008E169A">
      <w:pPr>
        <w:keepNext/>
        <w:keepLines/>
        <w:spacing w:before="40" w:after="0"/>
        <w:outlineLvl w:val="1"/>
        <w:rPr>
          <w:ins w:id="1772" w:author="Suman Deshwal" w:date="2024-05-09T16:55:00Z"/>
          <w:rFonts w:eastAsiaTheme="majorEastAsia" w:cstheme="majorBidi"/>
          <w:sz w:val="36"/>
          <w:szCs w:val="26"/>
        </w:rPr>
      </w:pPr>
    </w:p>
    <w:p w14:paraId="28E851E1" w14:textId="1F8AB377" w:rsidR="000760BB" w:rsidRPr="000760BB" w:rsidRDefault="000760BB">
      <w:pPr>
        <w:pStyle w:val="Heading2BPBHEB"/>
        <w:pPrChange w:id="1773" w:author="Suman Deshwal" w:date="2024-05-09T16:55:00Z">
          <w:pPr>
            <w:keepNext/>
            <w:keepLines/>
            <w:spacing w:before="40" w:after="0"/>
            <w:outlineLvl w:val="1"/>
          </w:pPr>
        </w:pPrChange>
      </w:pPr>
      <w:r w:rsidRPr="000760BB">
        <w:t xml:space="preserve">Challenges and </w:t>
      </w:r>
      <w:r w:rsidR="00EE5677" w:rsidRPr="000760BB">
        <w:t>considerations</w:t>
      </w:r>
    </w:p>
    <w:p w14:paraId="7399E819" w14:textId="5ED3A4E6" w:rsidR="000760BB" w:rsidRPr="000760BB" w:rsidRDefault="000760BB">
      <w:pPr>
        <w:pStyle w:val="NormalBPBHEB"/>
        <w:numPr>
          <w:ilvl w:val="0"/>
          <w:numId w:val="262"/>
        </w:numPr>
        <w:pPrChange w:id="1774" w:author="Suman Deshwal" w:date="2024-05-09T16:55:00Z">
          <w:pPr>
            <w:numPr>
              <w:numId w:val="12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Error </w:t>
      </w:r>
      <w:r w:rsidR="00EE5677" w:rsidRPr="000760BB">
        <w:rPr>
          <w:b/>
          <w:bCs/>
        </w:rPr>
        <w:t>correction</w:t>
      </w:r>
      <w:r w:rsidRPr="000760BB">
        <w:rPr>
          <w:b/>
          <w:bCs/>
        </w:rPr>
        <w:t>:</w:t>
      </w:r>
      <w:r w:rsidRPr="000760BB">
        <w:t xml:space="preserve"> Quantum computing is inherently susceptible to errors. Amazon </w:t>
      </w:r>
      <w:proofErr w:type="spellStart"/>
      <w:r w:rsidRPr="000760BB">
        <w:t>Braket</w:t>
      </w:r>
      <w:proofErr w:type="spellEnd"/>
      <w:r w:rsidRPr="000760BB">
        <w:t xml:space="preserve"> users must consider error correction strategies and advancements in this field to enhance the reliability of quantum computations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7269EC3C" w14:textId="4838E4FD" w:rsidR="000760BB" w:rsidRPr="000760BB" w:rsidRDefault="000760BB">
      <w:pPr>
        <w:pStyle w:val="NormalBPBHEB"/>
        <w:numPr>
          <w:ilvl w:val="0"/>
          <w:numId w:val="262"/>
        </w:numPr>
        <w:pPrChange w:id="1775" w:author="Suman Deshwal" w:date="2024-05-09T16:55:00Z">
          <w:pPr>
            <w:numPr>
              <w:numId w:val="12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Resource </w:t>
      </w:r>
      <w:r w:rsidR="00EE5677" w:rsidRPr="000760BB">
        <w:rPr>
          <w:b/>
          <w:bCs/>
        </w:rPr>
        <w:t>allocation</w:t>
      </w:r>
      <w:r w:rsidRPr="000760BB">
        <w:rPr>
          <w:b/>
          <w:bCs/>
        </w:rPr>
        <w:t>:</w:t>
      </w:r>
      <w:r w:rsidRPr="000760BB">
        <w:t xml:space="preserve"> Proper resource allocation, including choosing the right quantum processor and configuring quantum tasks, is crucial for achieving optimal results on Amazon Braket</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28A58461" w14:textId="77777777" w:rsidR="00EE5677" w:rsidRDefault="00EE5677">
      <w:pPr>
        <w:pStyle w:val="NormalBPBHEB"/>
        <w:rPr>
          <w:ins w:id="1776" w:author="Suman Deshwal" w:date="2024-05-09T16:55:00Z"/>
        </w:rPr>
        <w:pPrChange w:id="1777" w:author="Suman Deshwal" w:date="2024-05-09T16:55:00Z">
          <w:pPr>
            <w:keepNext/>
            <w:keepLines/>
            <w:spacing w:before="40" w:after="0"/>
            <w:outlineLvl w:val="1"/>
          </w:pPr>
        </w:pPrChange>
      </w:pPr>
    </w:p>
    <w:p w14:paraId="64989C07" w14:textId="6011DF04" w:rsidR="000760BB" w:rsidRPr="000760BB" w:rsidRDefault="000760BB">
      <w:pPr>
        <w:pStyle w:val="Heading2BPBHEB"/>
        <w:pPrChange w:id="1778" w:author="Suman Deshwal" w:date="2024-05-09T16:55:00Z">
          <w:pPr>
            <w:keepNext/>
            <w:keepLines/>
            <w:spacing w:before="40" w:after="0"/>
            <w:outlineLvl w:val="1"/>
          </w:pPr>
        </w:pPrChange>
      </w:pPr>
      <w:commentRangeStart w:id="1779"/>
      <w:r w:rsidRPr="000760BB">
        <w:t>Conclusion</w:t>
      </w:r>
      <w:commentRangeEnd w:id="1779"/>
      <w:r w:rsidR="00E10768">
        <w:rPr>
          <w:rStyle w:val="CommentReference"/>
          <w:rFonts w:eastAsiaTheme="minorHAnsi" w:cstheme="minorBidi"/>
          <w:b w:val="0"/>
        </w:rPr>
        <w:commentReference w:id="1779"/>
      </w:r>
    </w:p>
    <w:p w14:paraId="4DA6977A" w14:textId="77777777" w:rsidR="000760BB" w:rsidRPr="000760BB" w:rsidRDefault="000760BB">
      <w:pPr>
        <w:pStyle w:val="NormalBPBHEB"/>
        <w:pPrChange w:id="1780" w:author="Suman Deshwal" w:date="2024-05-09T16:55:00Z">
          <w:pPr>
            <w:pBdr>
              <w:top w:val="nil"/>
              <w:left w:val="nil"/>
              <w:bottom w:val="nil"/>
              <w:right w:val="nil"/>
              <w:between w:val="nil"/>
            </w:pBdr>
            <w:shd w:val="clear" w:color="auto" w:fill="FFFFFF"/>
            <w:spacing w:after="100" w:line="276" w:lineRule="auto"/>
            <w:jc w:val="both"/>
          </w:pPr>
        </w:pPrChange>
      </w:pPr>
      <w:r w:rsidRPr="000760BB">
        <w:t xml:space="preserve">Amazon </w:t>
      </w:r>
      <w:proofErr w:type="spellStart"/>
      <w:r w:rsidRPr="000760BB">
        <w:t>Braket</w:t>
      </w:r>
      <w:proofErr w:type="spellEnd"/>
      <w:r w:rsidRPr="000760BB">
        <w:t xml:space="preserve"> empowers users to embark on a quantum computing journey, providing access to cutting-edge quantum processors, tools, and a collaborative environment for advancing quantum algorithm development. As quantum technologies evolve, Amazon </w:t>
      </w:r>
      <w:proofErr w:type="spellStart"/>
      <w:r w:rsidRPr="000760BB">
        <w:t>Braket</w:t>
      </w:r>
      <w:proofErr w:type="spellEnd"/>
      <w:r w:rsidRPr="000760BB">
        <w:t xml:space="preserve"> remains a pivotal resource for those at the forefront of quantum research and application development.</w:t>
      </w:r>
    </w:p>
    <w:p w14:paraId="757F8A6B" w14:textId="6DF2C457" w:rsidR="00506522" w:rsidRPr="00506522" w:rsidRDefault="00506522">
      <w:pPr>
        <w:pStyle w:val="Heading1BPBHEB"/>
        <w:pPrChange w:id="1781" w:author="Suman Deshwal" w:date="2024-05-09T16:55:00Z">
          <w:pPr>
            <w:keepNext/>
            <w:keepLines/>
            <w:spacing w:before="400" w:after="0" w:line="276" w:lineRule="auto"/>
            <w:outlineLvl w:val="0"/>
          </w:pPr>
        </w:pPrChange>
      </w:pPr>
      <w:r w:rsidRPr="00506522">
        <w:lastRenderedPageBreak/>
        <w:t xml:space="preserve">Conclusion: Developer </w:t>
      </w:r>
      <w:r w:rsidR="00E172D5" w:rsidRPr="00506522">
        <w:t>tools</w:t>
      </w:r>
      <w:r w:rsidRPr="00506522">
        <w:t xml:space="preserve"> </w:t>
      </w:r>
      <w:ins w:id="1782" w:author="Suman Deshwal" w:date="2024-05-15T11:41:00Z">
        <w:r w:rsidR="00E172D5">
          <w:t>and</w:t>
        </w:r>
      </w:ins>
      <w:del w:id="1783" w:author="Suman Deshwal" w:date="2024-05-15T11:41:00Z">
        <w:r w:rsidRPr="00506522" w:rsidDel="00E172D5">
          <w:delText>&amp;</w:delText>
        </w:r>
      </w:del>
      <w:r w:rsidRPr="00506522">
        <w:t xml:space="preserve"> DevOps in AWS </w:t>
      </w:r>
      <w:r w:rsidR="00E172D5" w:rsidRPr="00506522">
        <w:t>cloud co</w:t>
      </w:r>
      <w:r w:rsidRPr="00506522">
        <w:t>mputing</w:t>
      </w:r>
    </w:p>
    <w:p w14:paraId="38EE1F16" w14:textId="77777777" w:rsidR="00506522" w:rsidRPr="00506522" w:rsidRDefault="00506522">
      <w:pPr>
        <w:pStyle w:val="NormalBPBHEB"/>
        <w:pPrChange w:id="1784" w:author="Suman Deshwal" w:date="2024-05-09T16:56:00Z">
          <w:pPr>
            <w:pBdr>
              <w:top w:val="nil"/>
              <w:left w:val="nil"/>
              <w:bottom w:val="nil"/>
              <w:right w:val="nil"/>
              <w:between w:val="nil"/>
            </w:pBdr>
            <w:shd w:val="clear" w:color="auto" w:fill="FFFFFF"/>
            <w:spacing w:after="100" w:line="276" w:lineRule="auto"/>
            <w:jc w:val="both"/>
          </w:pPr>
        </w:pPrChange>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5E14DEB1" w:rsidR="00506522" w:rsidRPr="00506522" w:rsidRDefault="00506522">
      <w:pPr>
        <w:pStyle w:val="Heading2BPBHEB"/>
        <w:pPrChange w:id="1785" w:author="Suman Deshwal" w:date="2024-05-09T16:56:00Z">
          <w:pPr>
            <w:keepNext/>
            <w:keepLines/>
            <w:spacing w:before="40" w:after="0"/>
            <w:outlineLvl w:val="1"/>
          </w:pPr>
        </w:pPrChange>
      </w:pPr>
      <w:r w:rsidRPr="00506522">
        <w:t xml:space="preserve">Developer </w:t>
      </w:r>
      <w:r w:rsidR="00E172D5" w:rsidRPr="00506522">
        <w:t>tools</w:t>
      </w:r>
      <w:r w:rsidRPr="00506522">
        <w:t xml:space="preserve">: A </w:t>
      </w:r>
      <w:r w:rsidR="00E172D5" w:rsidRPr="00506522">
        <w:t>foundation for efficiency</w:t>
      </w:r>
    </w:p>
    <w:p w14:paraId="74CF1727" w14:textId="5DB852AC" w:rsidR="00506522" w:rsidRPr="00506522" w:rsidRDefault="00506522">
      <w:pPr>
        <w:pStyle w:val="NormalBPBHEB"/>
        <w:pPrChange w:id="1786" w:author="Suman Deshwal" w:date="2024-05-09T16:56:00Z">
          <w:pPr>
            <w:pBdr>
              <w:top w:val="nil"/>
              <w:left w:val="nil"/>
              <w:bottom w:val="nil"/>
              <w:right w:val="nil"/>
              <w:between w:val="nil"/>
            </w:pBdr>
            <w:shd w:val="clear" w:color="auto" w:fill="FFFFFF"/>
            <w:spacing w:after="100" w:line="276" w:lineRule="auto"/>
            <w:jc w:val="both"/>
          </w:pPr>
        </w:pPrChange>
      </w:pPr>
      <w:r w:rsidRPr="00506522">
        <w:t xml:space="preserve">The chapter initiated with an examination of fundamental developer tools such as </w:t>
      </w:r>
      <w:r w:rsidRPr="00506522">
        <w:rPr>
          <w:b/>
          <w:bCs/>
        </w:rPr>
        <w:t xml:space="preserve">Amazon </w:t>
      </w:r>
      <w:proofErr w:type="spellStart"/>
      <w:r w:rsidRPr="00506522">
        <w:rPr>
          <w:b/>
          <w:bCs/>
        </w:rPr>
        <w:t>CodeCatalyst</w:t>
      </w:r>
      <w:proofErr w:type="spellEnd"/>
      <w:r w:rsidRPr="00506522">
        <w:t xml:space="preserve"> and </w:t>
      </w:r>
      <w:r w:rsidRPr="00506522">
        <w:rPr>
          <w:b/>
          <w:bCs/>
        </w:rPr>
        <w:t xml:space="preserve">Amazon </w:t>
      </w:r>
      <w:proofErr w:type="spellStart"/>
      <w:r w:rsidRPr="00506522">
        <w:rPr>
          <w:b/>
          <w:bCs/>
        </w:rPr>
        <w:t>CodeGuru</w:t>
      </w:r>
      <w:proofErr w:type="spellEnd"/>
      <w:r w:rsidRPr="00506522">
        <w:t xml:space="preserve">. </w:t>
      </w:r>
      <w:proofErr w:type="spellStart"/>
      <w:r w:rsidRPr="00506522">
        <w:t>CodeCatalyst</w:t>
      </w:r>
      <w:proofErr w:type="spellEnd"/>
      <w:r w:rsidRPr="00506522">
        <w:t xml:space="preserve"> serves as a collaborative platform, fostering teamwork and knowledge sharing, while </w:t>
      </w:r>
      <w:proofErr w:type="spellStart"/>
      <w:r w:rsidRPr="00506522">
        <w:t>CodeGuru</w:t>
      </w:r>
      <w:proofErr w:type="spellEnd"/>
      <w:r w:rsidRPr="00506522">
        <w:t xml:space="preserve"> leverages machine learning to enhance code quality and identify performance optimizations. These tools contribute significantly to the efficiency of development processes</w:t>
      </w:r>
      <w:r w:rsidR="00B302B8">
        <w:rPr>
          <w:rStyle w:val="FootnoteReference"/>
        </w:rPr>
        <w:footnoteReference w:id="112"/>
      </w:r>
      <w:r w:rsidRPr="00506522">
        <w:t xml:space="preserve"> </w:t>
      </w:r>
      <w:r w:rsidR="00B302B8">
        <w:rPr>
          <w:rStyle w:val="FootnoteReference"/>
        </w:rPr>
        <w:footnoteReference w:id="113"/>
      </w:r>
      <w:r w:rsidRPr="00506522">
        <w:t>.</w:t>
      </w:r>
    </w:p>
    <w:p w14:paraId="47B8346B" w14:textId="4A49D818" w:rsidR="00506522" w:rsidRPr="00506522" w:rsidRDefault="00506522">
      <w:pPr>
        <w:pStyle w:val="Heading2BPBHEB"/>
        <w:pPrChange w:id="1787" w:author="Suman Deshwal" w:date="2024-05-09T16:56:00Z">
          <w:pPr>
            <w:keepNext/>
            <w:keepLines/>
            <w:spacing w:before="40" w:after="0"/>
            <w:outlineLvl w:val="1"/>
          </w:pPr>
        </w:pPrChange>
      </w:pPr>
      <w:r w:rsidRPr="00506522">
        <w:t xml:space="preserve">Optimizing Java </w:t>
      </w:r>
      <w:r w:rsidR="00E172D5" w:rsidRPr="00506522">
        <w:t>devel</w:t>
      </w:r>
      <w:r w:rsidRPr="00506522">
        <w:t xml:space="preserve">opment with Amazon </w:t>
      </w:r>
      <w:proofErr w:type="spellStart"/>
      <w:r w:rsidRPr="00506522">
        <w:t>Corretto</w:t>
      </w:r>
      <w:proofErr w:type="spellEnd"/>
    </w:p>
    <w:p w14:paraId="00BFD374" w14:textId="33FBA644" w:rsidR="00506522" w:rsidRPr="00506522" w:rsidRDefault="00506522">
      <w:pPr>
        <w:pStyle w:val="NormalBPBHEB"/>
        <w:pPrChange w:id="1788" w:author="Suman Deshwal" w:date="2024-05-09T16:56:00Z">
          <w:pPr>
            <w:pBdr>
              <w:top w:val="nil"/>
              <w:left w:val="nil"/>
              <w:bottom w:val="nil"/>
              <w:right w:val="nil"/>
              <w:between w:val="nil"/>
            </w:pBdr>
            <w:shd w:val="clear" w:color="auto" w:fill="FFFFFF"/>
            <w:spacing w:after="100" w:line="276" w:lineRule="auto"/>
            <w:jc w:val="both"/>
          </w:pPr>
        </w:pPrChange>
      </w:pPr>
      <w:r w:rsidRPr="00506522">
        <w:t xml:space="preserve">The focus then shifted to </w:t>
      </w:r>
      <w:r w:rsidRPr="00506522">
        <w:rPr>
          <w:b/>
          <w:bCs/>
        </w:rPr>
        <w:t xml:space="preserve">Amazon </w:t>
      </w:r>
      <w:proofErr w:type="spellStart"/>
      <w:r w:rsidRPr="00506522">
        <w:rPr>
          <w:b/>
          <w:bCs/>
        </w:rPr>
        <w:t>Corretto</w:t>
      </w:r>
      <w:proofErr w:type="spellEnd"/>
      <w:r w:rsidRPr="00506522">
        <w:t xml:space="preserve">, AWS's no-cost, multiplatform, production-ready distribution of OpenJDK. </w:t>
      </w:r>
      <w:proofErr w:type="spellStart"/>
      <w:r w:rsidRPr="00506522">
        <w:t>Corretto</w:t>
      </w:r>
      <w:proofErr w:type="spellEnd"/>
      <w:r w:rsidRPr="00506522">
        <w:t xml:space="preserve"> ensures a secure and stable runtime environment for Java applications, addressing the needs of Java developers with a commitment to long-term support and regular updates</w:t>
      </w:r>
      <w:r w:rsidR="00CC4A05">
        <w:rPr>
          <w:rStyle w:val="FootnoteReference"/>
        </w:rPr>
        <w:footnoteReference w:id="114"/>
      </w:r>
      <w:r w:rsidRPr="00506522">
        <w:t>.</w:t>
      </w:r>
    </w:p>
    <w:p w14:paraId="5A1FAFCD" w14:textId="7E7364B9" w:rsidR="00506522" w:rsidRPr="00506522" w:rsidRDefault="00506522">
      <w:pPr>
        <w:pStyle w:val="Heading2BPBHEB"/>
        <w:pPrChange w:id="1789" w:author="Suman Deshwal" w:date="2024-05-09T16:56:00Z">
          <w:pPr>
            <w:keepNext/>
            <w:keepLines/>
            <w:spacing w:before="40" w:after="0"/>
            <w:outlineLvl w:val="1"/>
          </w:pPr>
        </w:pPrChange>
      </w:pPr>
      <w:r w:rsidRPr="00506522">
        <w:t xml:space="preserve">Infrastructure as Code with AWS Cloud Development Kit </w:t>
      </w:r>
      <w:del w:id="1790" w:author="Suman Deshwal" w:date="2024-05-15T11:41:00Z">
        <w:r w:rsidRPr="00506522" w:rsidDel="00E172D5">
          <w:delText>(CDK)</w:delText>
        </w:r>
      </w:del>
    </w:p>
    <w:p w14:paraId="0CA84131" w14:textId="748E97D9" w:rsidR="00506522" w:rsidRPr="00506522" w:rsidRDefault="00506522">
      <w:pPr>
        <w:pStyle w:val="NormalBPBHEB"/>
        <w:pPrChange w:id="1791" w:author="Suman Deshwal" w:date="2024-05-15T11:41:00Z">
          <w:pPr>
            <w:pBdr>
              <w:top w:val="nil"/>
              <w:left w:val="nil"/>
              <w:bottom w:val="nil"/>
              <w:right w:val="nil"/>
              <w:between w:val="nil"/>
            </w:pBdr>
            <w:shd w:val="clear" w:color="auto" w:fill="FFFFFF"/>
            <w:spacing w:after="100" w:line="276" w:lineRule="auto"/>
            <w:jc w:val="both"/>
          </w:pPr>
        </w:pPrChange>
      </w:pPr>
      <w:r w:rsidRPr="00506522">
        <w:t xml:space="preserve">The exploration of </w:t>
      </w:r>
      <w:r w:rsidRPr="00506522">
        <w:rPr>
          <w:b/>
          <w:bCs/>
        </w:rPr>
        <w:t>AWS Cloud Development Kit (CDK)</w:t>
      </w:r>
      <w:r w:rsidRPr="00506522">
        <w:t xml:space="preserve"> highlighted the paradigm shift toward </w:t>
      </w:r>
      <w:r w:rsidRPr="00E172D5">
        <w:rPr>
          <w:b/>
          <w:bCs/>
          <w:rPrChange w:id="1792" w:author="Suman Deshwal" w:date="2024-05-15T11:41:00Z">
            <w:rPr/>
          </w:rPrChange>
        </w:rPr>
        <w:t>Infrastructure as Code (</w:t>
      </w:r>
      <w:proofErr w:type="spellStart"/>
      <w:r w:rsidRPr="00E172D5">
        <w:rPr>
          <w:b/>
          <w:bCs/>
          <w:rPrChange w:id="1793" w:author="Suman Deshwal" w:date="2024-05-15T11:41:00Z">
            <w:rPr/>
          </w:rPrChange>
        </w:rPr>
        <w:t>IaC</w:t>
      </w:r>
      <w:proofErr w:type="spellEnd"/>
      <w:r w:rsidRPr="00E172D5">
        <w:rPr>
          <w:b/>
          <w:bCs/>
          <w:rPrChange w:id="1794" w:author="Suman Deshwal" w:date="2024-05-15T11:41:00Z">
            <w:rPr/>
          </w:rPrChange>
        </w:rPr>
        <w:t>)</w:t>
      </w:r>
      <w:r w:rsidRPr="00506522">
        <w:t xml:space="preserve">. CDK enables developers to define cloud infrastructure using familiar programming languages, offering a higher-level </w:t>
      </w:r>
      <w:proofErr w:type="gramStart"/>
      <w:r w:rsidRPr="00506522">
        <w:t>abstraction</w:t>
      </w:r>
      <w:proofErr w:type="gramEnd"/>
      <w:r w:rsidRPr="00506522">
        <w:t xml:space="preserve"> and promoting code reuse, reducing errors, and accelerating development cycles</w:t>
      </w:r>
      <w:r w:rsidR="00044F54">
        <w:rPr>
          <w:rStyle w:val="FootnoteReference"/>
        </w:rPr>
        <w:footnoteReference w:id="115"/>
      </w:r>
      <w:r w:rsidRPr="00506522">
        <w:t>.</w:t>
      </w:r>
    </w:p>
    <w:p w14:paraId="2DD99B17" w14:textId="77777777" w:rsidR="00506522" w:rsidRPr="00506522" w:rsidRDefault="00506522">
      <w:pPr>
        <w:pStyle w:val="Heading2BPBHEB"/>
        <w:pPrChange w:id="1795" w:author="Suman Deshwal" w:date="2024-05-09T16:56:00Z">
          <w:pPr>
            <w:keepNext/>
            <w:keepLines/>
            <w:spacing w:before="40" w:after="0"/>
            <w:outlineLvl w:val="1"/>
          </w:pPr>
        </w:pPrChange>
      </w:pPr>
      <w:r w:rsidRPr="00506522">
        <w:lastRenderedPageBreak/>
        <w:t>Integrated Development Environment with AWS Cloud9</w:t>
      </w:r>
    </w:p>
    <w:p w14:paraId="101F943B" w14:textId="795CF50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E172D5">
        <w:rPr>
          <w:b/>
          <w:bCs/>
          <w:rPrChange w:id="1796" w:author="Suman Deshwal" w:date="2024-05-15T11:41:00Z">
            <w:rPr/>
          </w:rPrChange>
        </w:rPr>
        <w:t>integrated development environment (IDE)</w:t>
      </w:r>
      <w:r w:rsidRPr="00506522">
        <w:t>. Cloud9 facilitates collaborative coding, supports multiple languages, and eliminates the need for local development setups, promoting flexibility and efficiency</w:t>
      </w:r>
      <w:r w:rsidR="00BE5849">
        <w:rPr>
          <w:rStyle w:val="FootnoteReference"/>
        </w:rPr>
        <w:footnoteReference w:id="116"/>
      </w:r>
      <w:r w:rsidRPr="00506522">
        <w:t>.</w:t>
      </w:r>
    </w:p>
    <w:p w14:paraId="26864ADD" w14:textId="77777777" w:rsidR="00506522" w:rsidRPr="00506522" w:rsidRDefault="00506522">
      <w:pPr>
        <w:pStyle w:val="Heading2BPBHEB"/>
        <w:pPrChange w:id="1797" w:author="Suman Deshwal" w:date="2024-05-09T16:56:00Z">
          <w:pPr>
            <w:keepNext/>
            <w:keepLines/>
            <w:spacing w:before="40" w:after="0"/>
            <w:outlineLvl w:val="1"/>
          </w:pPr>
        </w:pPrChange>
      </w:pPr>
      <w:r w:rsidRPr="00506522">
        <w:t xml:space="preserve">Command Line Interface and Beyond: AWS </w:t>
      </w:r>
      <w:proofErr w:type="spellStart"/>
      <w:r w:rsidRPr="00506522">
        <w:t>CloudShell</w:t>
      </w:r>
      <w:proofErr w:type="spellEnd"/>
    </w:p>
    <w:p w14:paraId="08F2D94E" w14:textId="3DAFB3FB" w:rsidR="00506522" w:rsidRPr="00506522" w:rsidRDefault="00506522">
      <w:pPr>
        <w:pStyle w:val="NormalBPBHEB"/>
        <w:pPrChange w:id="1798" w:author="Suman Deshwal" w:date="2024-05-09T16:56:00Z">
          <w:pPr>
            <w:pBdr>
              <w:top w:val="nil"/>
              <w:left w:val="nil"/>
              <w:bottom w:val="nil"/>
              <w:right w:val="nil"/>
              <w:between w:val="nil"/>
            </w:pBdr>
            <w:shd w:val="clear" w:color="auto" w:fill="FFFFFF"/>
            <w:spacing w:after="100" w:line="276" w:lineRule="auto"/>
            <w:jc w:val="both"/>
          </w:pPr>
        </w:pPrChange>
      </w:pPr>
      <w:r w:rsidRPr="00506522">
        <w:t xml:space="preserve">The section on </w:t>
      </w:r>
      <w:r w:rsidRPr="00506522">
        <w:rPr>
          <w:b/>
          <w:bCs/>
        </w:rPr>
        <w:t xml:space="preserve">AWS </w:t>
      </w:r>
      <w:proofErr w:type="spellStart"/>
      <w:r w:rsidRPr="00506522">
        <w:rPr>
          <w:b/>
          <w:bCs/>
        </w:rPr>
        <w:t>CloudShell</w:t>
      </w:r>
      <w:proofErr w:type="spellEnd"/>
      <w:r w:rsidRPr="00506522">
        <w:t xml:space="preserve"> delved into the significance of </w:t>
      </w:r>
      <w:r w:rsidRPr="00E172D5">
        <w:rPr>
          <w:b/>
          <w:bCs/>
          <w:rPrChange w:id="1799" w:author="Suman Deshwal" w:date="2024-05-15T11:41:00Z">
            <w:rPr/>
          </w:rPrChange>
        </w:rPr>
        <w:t>command-line interfaces (CLIs)</w:t>
      </w:r>
      <w:r w:rsidRPr="00506522">
        <w:t xml:space="preserve"> in cloud environments. </w:t>
      </w:r>
      <w:proofErr w:type="spellStart"/>
      <w:r w:rsidRPr="00506522">
        <w:t>CloudShell</w:t>
      </w:r>
      <w:proofErr w:type="spellEnd"/>
      <w:r w:rsidRPr="00506522">
        <w:t xml:space="preserve"> provides a browser-based shell, enabling developers to manage AWS resources directly from the AWS Management Console, streamlining command-line interactions</w:t>
      </w:r>
      <w:r w:rsidR="00900F03">
        <w:rPr>
          <w:rStyle w:val="FootnoteReference"/>
        </w:rPr>
        <w:footnoteReference w:id="117"/>
      </w:r>
      <w:r w:rsidRPr="00506522">
        <w:t>.</w:t>
      </w:r>
    </w:p>
    <w:p w14:paraId="678730B8" w14:textId="0FAE680B" w:rsidR="00506522" w:rsidRPr="00506522" w:rsidRDefault="00506522">
      <w:pPr>
        <w:pStyle w:val="Heading2BPBHEB"/>
        <w:pPrChange w:id="1800" w:author="Suman Deshwal" w:date="2024-05-09T16:56:00Z">
          <w:pPr>
            <w:keepNext/>
            <w:keepLines/>
            <w:spacing w:before="40" w:after="0"/>
            <w:outlineLvl w:val="1"/>
          </w:pPr>
        </w:pPrChange>
      </w:pPr>
      <w:r w:rsidRPr="00506522">
        <w:t xml:space="preserve">Artifact </w:t>
      </w:r>
      <w:r w:rsidR="00E172D5" w:rsidRPr="00506522">
        <w:t xml:space="preserve">management </w:t>
      </w:r>
      <w:r w:rsidRPr="00506522">
        <w:t xml:space="preserve">with AWS </w:t>
      </w:r>
      <w:proofErr w:type="spellStart"/>
      <w:r w:rsidRPr="00506522">
        <w:t>CodeArtifact</w:t>
      </w:r>
      <w:proofErr w:type="spellEnd"/>
    </w:p>
    <w:p w14:paraId="4864E334" w14:textId="48B13E07" w:rsidR="00506522" w:rsidRPr="00506522" w:rsidRDefault="00506522">
      <w:pPr>
        <w:pStyle w:val="NormalBPBHEB"/>
        <w:pPrChange w:id="1801" w:author="Suman Deshwal" w:date="2024-05-09T16:56:00Z">
          <w:pPr>
            <w:pBdr>
              <w:top w:val="nil"/>
              <w:left w:val="nil"/>
              <w:bottom w:val="nil"/>
              <w:right w:val="nil"/>
              <w:between w:val="nil"/>
            </w:pBdr>
            <w:shd w:val="clear" w:color="auto" w:fill="FFFFFF"/>
            <w:spacing w:after="100" w:line="276" w:lineRule="auto"/>
            <w:jc w:val="both"/>
          </w:pPr>
        </w:pPrChange>
      </w:pPr>
      <w:r w:rsidRPr="00506522">
        <w:t xml:space="preserve">For managing software artifacts, </w:t>
      </w:r>
      <w:r w:rsidRPr="00506522">
        <w:rPr>
          <w:b/>
          <w:bCs/>
        </w:rPr>
        <w:t xml:space="preserve">AWS </w:t>
      </w:r>
      <w:proofErr w:type="spellStart"/>
      <w:r w:rsidRPr="00506522">
        <w:rPr>
          <w:b/>
          <w:bCs/>
        </w:rPr>
        <w:t>CodeArtifact</w:t>
      </w:r>
      <w:proofErr w:type="spellEnd"/>
      <w:r w:rsidRPr="00506522">
        <w:t xml:space="preserve"> emerged as a robust solution. It facilitates artifact storage and management, ensuring scalability, version control, and seamless integration with popular build tools</w:t>
      </w:r>
      <w:r w:rsidR="00E54A71">
        <w:rPr>
          <w:rStyle w:val="FootnoteReference"/>
        </w:rPr>
        <w:footnoteReference w:id="118"/>
      </w:r>
      <w:r w:rsidRPr="00506522">
        <w:t>.</w:t>
      </w:r>
    </w:p>
    <w:p w14:paraId="616D0BFE" w14:textId="1EA88F50" w:rsidR="00506522" w:rsidRPr="00506522" w:rsidRDefault="00506522">
      <w:pPr>
        <w:pStyle w:val="Heading2BPBHEB"/>
        <w:pPrChange w:id="1802" w:author="Suman Deshwal" w:date="2024-05-09T16:56:00Z">
          <w:pPr>
            <w:keepNext/>
            <w:keepLines/>
            <w:spacing w:before="40" w:after="0"/>
            <w:outlineLvl w:val="1"/>
          </w:pPr>
        </w:pPrChange>
      </w:pPr>
      <w:r w:rsidRPr="00506522">
        <w:t xml:space="preserve">Efficient </w:t>
      </w:r>
      <w:r w:rsidR="00E172D5" w:rsidRPr="00506522">
        <w:t xml:space="preserve">build processes </w:t>
      </w:r>
      <w:r w:rsidRPr="00506522">
        <w:t xml:space="preserve">with AWS </w:t>
      </w:r>
      <w:proofErr w:type="spellStart"/>
      <w:r w:rsidRPr="00506522">
        <w:t>CodeBuild</w:t>
      </w:r>
      <w:proofErr w:type="spellEnd"/>
    </w:p>
    <w:p w14:paraId="2F7201C4" w14:textId="3149FE8C" w:rsidR="00506522" w:rsidRPr="00506522" w:rsidRDefault="00506522">
      <w:pPr>
        <w:pStyle w:val="NormalBPBHEB"/>
        <w:pPrChange w:id="1803" w:author="Suman Deshwal" w:date="2024-05-09T16:56:00Z">
          <w:pPr>
            <w:pBdr>
              <w:top w:val="nil"/>
              <w:left w:val="nil"/>
              <w:bottom w:val="nil"/>
              <w:right w:val="nil"/>
              <w:between w:val="nil"/>
            </w:pBdr>
            <w:shd w:val="clear" w:color="auto" w:fill="FFFFFF"/>
            <w:spacing w:after="100" w:line="276" w:lineRule="auto"/>
            <w:jc w:val="both"/>
          </w:pPr>
        </w:pPrChange>
      </w:pPr>
      <w:r w:rsidRPr="00506522">
        <w:rPr>
          <w:b/>
          <w:bCs/>
        </w:rPr>
        <w:t xml:space="preserve">AWS </w:t>
      </w:r>
      <w:proofErr w:type="spellStart"/>
      <w:r w:rsidRPr="00506522">
        <w:rPr>
          <w:b/>
          <w:bCs/>
        </w:rPr>
        <w:t>CodeBuild</w:t>
      </w:r>
      <w:proofErr w:type="spellEnd"/>
      <w:r w:rsidRPr="00506522">
        <w:t xml:space="preserve"> took center stage in automating build processes. This fully managed service scales with demand, offering parallel builds and integration with other AWS services, contributing to faster and more reliable software delivery</w:t>
      </w:r>
      <w:r w:rsidR="000E1DF5">
        <w:rPr>
          <w:rStyle w:val="FootnoteReference"/>
        </w:rPr>
        <w:footnoteReference w:id="119"/>
      </w:r>
      <w:r w:rsidRPr="00506522">
        <w:t>.</w:t>
      </w:r>
    </w:p>
    <w:p w14:paraId="43BA84A9" w14:textId="3EACBF77" w:rsidR="00506522" w:rsidRPr="00506522" w:rsidRDefault="00506522">
      <w:pPr>
        <w:pStyle w:val="Heading2BPBHEB"/>
        <w:pPrChange w:id="1804" w:author="Suman Deshwal" w:date="2024-05-09T16:56:00Z">
          <w:pPr>
            <w:keepNext/>
            <w:keepLines/>
            <w:spacing w:before="40" w:after="0"/>
            <w:outlineLvl w:val="1"/>
          </w:pPr>
        </w:pPrChange>
      </w:pPr>
      <w:r w:rsidRPr="00506522">
        <w:t xml:space="preserve">Version </w:t>
      </w:r>
      <w:r w:rsidR="00E172D5" w:rsidRPr="00506522">
        <w:t xml:space="preserve">control and collaboration </w:t>
      </w:r>
      <w:r w:rsidRPr="00506522">
        <w:t xml:space="preserve">with AWS </w:t>
      </w:r>
      <w:proofErr w:type="spellStart"/>
      <w:r w:rsidRPr="00506522">
        <w:t>CodeCommit</w:t>
      </w:r>
      <w:proofErr w:type="spellEnd"/>
    </w:p>
    <w:p w14:paraId="658013AB" w14:textId="0B68C676" w:rsidR="00506522" w:rsidRPr="00506522" w:rsidRDefault="00506522">
      <w:pPr>
        <w:pStyle w:val="NormalBPBHEB"/>
        <w:pPrChange w:id="1805" w:author="Suman Deshwal" w:date="2024-05-09T16:57:00Z">
          <w:pPr>
            <w:pBdr>
              <w:top w:val="nil"/>
              <w:left w:val="nil"/>
              <w:bottom w:val="nil"/>
              <w:right w:val="nil"/>
              <w:between w:val="nil"/>
            </w:pBdr>
            <w:shd w:val="clear" w:color="auto" w:fill="FFFFFF"/>
            <w:spacing w:after="100" w:line="276" w:lineRule="auto"/>
            <w:jc w:val="both"/>
          </w:pPr>
        </w:pPrChange>
      </w:pPr>
      <w:r w:rsidRPr="00506522">
        <w:t xml:space="preserve">Version control and collaboration were emphasized through </w:t>
      </w:r>
      <w:r w:rsidRPr="00506522">
        <w:rPr>
          <w:b/>
          <w:bCs/>
        </w:rPr>
        <w:t xml:space="preserve">AWS </w:t>
      </w:r>
      <w:proofErr w:type="spellStart"/>
      <w:r w:rsidRPr="00506522">
        <w:rPr>
          <w:b/>
          <w:bCs/>
        </w:rPr>
        <w:t>CodeCommit</w:t>
      </w:r>
      <w:proofErr w:type="spellEnd"/>
      <w:r w:rsidRPr="00506522">
        <w:t xml:space="preserve">, a secure and scalable Git-based repository. Its seamless integration with other AWS services supports a </w:t>
      </w:r>
      <w:del w:id="1806" w:author="Suman Deshwal" w:date="2024-05-09T14:30:00Z">
        <w:r w:rsidRPr="00506522" w:rsidDel="00D63F56">
          <w:delText>continuous integration/continuous deployment (</w:delText>
        </w:r>
      </w:del>
      <w:r w:rsidRPr="00506522">
        <w:t>CI/CD</w:t>
      </w:r>
      <w:del w:id="1807" w:author="Suman Deshwal" w:date="2024-05-09T14:30:00Z">
        <w:r w:rsidRPr="00506522" w:rsidDel="00D63F56">
          <w:delText>)</w:delText>
        </w:r>
      </w:del>
      <w:r w:rsidRPr="00506522">
        <w:t xml:space="preserve"> pipeline</w:t>
      </w:r>
      <w:r w:rsidR="00AE20CF">
        <w:rPr>
          <w:rStyle w:val="FootnoteReference"/>
        </w:rPr>
        <w:footnoteReference w:id="120"/>
      </w:r>
      <w:r w:rsidRPr="00506522">
        <w:t>.</w:t>
      </w:r>
    </w:p>
    <w:p w14:paraId="7D7F83E0" w14:textId="77777777" w:rsidR="00506522" w:rsidRPr="00506522" w:rsidRDefault="00506522">
      <w:pPr>
        <w:pStyle w:val="Heading2BPBHEB"/>
        <w:pPrChange w:id="1808" w:author="Suman Deshwal" w:date="2024-05-09T16:57:00Z">
          <w:pPr>
            <w:keepNext/>
            <w:keepLines/>
            <w:spacing w:before="40" w:after="0"/>
            <w:outlineLvl w:val="1"/>
          </w:pPr>
        </w:pPrChange>
      </w:pPr>
      <w:r w:rsidRPr="00506522">
        <w:lastRenderedPageBreak/>
        <w:t xml:space="preserve">Deployment Automation: AWS </w:t>
      </w:r>
      <w:proofErr w:type="spellStart"/>
      <w:r w:rsidRPr="00506522">
        <w:t>CodeDeploy</w:t>
      </w:r>
      <w:proofErr w:type="spellEnd"/>
      <w:r w:rsidRPr="00506522">
        <w:t xml:space="preserve"> and </w:t>
      </w:r>
      <w:proofErr w:type="spellStart"/>
      <w:r w:rsidRPr="00506522">
        <w:t>CodePipeline</w:t>
      </w:r>
      <w:proofErr w:type="spellEnd"/>
    </w:p>
    <w:p w14:paraId="1FF312C7" w14:textId="2660F321" w:rsidR="00506522" w:rsidRDefault="00506522">
      <w:pPr>
        <w:pStyle w:val="NormalBPBHEB"/>
        <w:rPr>
          <w:ins w:id="1809" w:author="Suman Deshwal" w:date="2024-05-15T11:42:00Z"/>
        </w:rPr>
      </w:pPr>
      <w:r w:rsidRPr="00506522">
        <w:rPr>
          <w:b/>
          <w:bCs/>
        </w:rPr>
        <w:t xml:space="preserve">AWS </w:t>
      </w:r>
      <w:proofErr w:type="spellStart"/>
      <w:r w:rsidRPr="00506522">
        <w:rPr>
          <w:b/>
          <w:bCs/>
        </w:rPr>
        <w:t>CodeDeploy</w:t>
      </w:r>
      <w:proofErr w:type="spellEnd"/>
      <w:r w:rsidRPr="00506522">
        <w:t xml:space="preserve"> and </w:t>
      </w:r>
      <w:r w:rsidRPr="00506522">
        <w:rPr>
          <w:b/>
          <w:bCs/>
        </w:rPr>
        <w:t xml:space="preserve">AWS </w:t>
      </w:r>
      <w:proofErr w:type="spellStart"/>
      <w:r w:rsidRPr="00506522">
        <w:rPr>
          <w:b/>
          <w:bCs/>
        </w:rPr>
        <w:t>CodePipeline</w:t>
      </w:r>
      <w:proofErr w:type="spellEnd"/>
      <w:r w:rsidRPr="00506522">
        <w:t xml:space="preserve"> were introduced as critical components of the CI/CD pipeline. </w:t>
      </w:r>
      <w:proofErr w:type="spellStart"/>
      <w:r w:rsidRPr="00506522">
        <w:t>CodeDeploy</w:t>
      </w:r>
      <w:proofErr w:type="spellEnd"/>
      <w:r w:rsidRPr="00506522">
        <w:t xml:space="preserve"> automates application deployments, ensuring consistency and reducing downtime, while </w:t>
      </w:r>
      <w:proofErr w:type="spellStart"/>
      <w:r w:rsidRPr="00506522">
        <w:t>CodePipeline</w:t>
      </w:r>
      <w:proofErr w:type="spellEnd"/>
      <w:r w:rsidRPr="00506522">
        <w:t xml:space="preserve"> orchestrates the entire release process</w:t>
      </w:r>
      <w:r w:rsidR="007E6C21">
        <w:rPr>
          <w:rStyle w:val="FootnoteReference"/>
        </w:rPr>
        <w:footnoteReference w:id="121"/>
      </w:r>
      <w:r w:rsidRPr="00506522">
        <w:t xml:space="preserve"> </w:t>
      </w:r>
      <w:r w:rsidR="00EB5628">
        <w:rPr>
          <w:rStyle w:val="FootnoteReference"/>
        </w:rPr>
        <w:footnoteReference w:id="122"/>
      </w:r>
      <w:r w:rsidRPr="00506522">
        <w:t>.</w:t>
      </w:r>
    </w:p>
    <w:p w14:paraId="422DBBAC" w14:textId="77777777" w:rsidR="00E172D5" w:rsidRPr="00506522" w:rsidRDefault="00E172D5">
      <w:pPr>
        <w:pStyle w:val="NormalBPBHEB"/>
        <w:pPrChange w:id="1810" w:author="Suman Deshwal" w:date="2024-05-09T16:57:00Z">
          <w:pPr>
            <w:pBdr>
              <w:top w:val="nil"/>
              <w:left w:val="nil"/>
              <w:bottom w:val="nil"/>
              <w:right w:val="nil"/>
              <w:between w:val="nil"/>
            </w:pBdr>
            <w:shd w:val="clear" w:color="auto" w:fill="FFFFFF"/>
            <w:spacing w:after="100" w:line="276" w:lineRule="auto"/>
            <w:jc w:val="both"/>
          </w:pPr>
        </w:pPrChange>
      </w:pPr>
    </w:p>
    <w:p w14:paraId="4B240D12" w14:textId="77777777" w:rsidR="00506522" w:rsidRPr="00506522" w:rsidRDefault="00506522">
      <w:pPr>
        <w:pStyle w:val="Heading2BPBHEB"/>
        <w:pPrChange w:id="1811" w:author="Suman Deshwal" w:date="2024-05-09T16:57:00Z">
          <w:pPr>
            <w:keepNext/>
            <w:keepLines/>
            <w:spacing w:before="40" w:after="0"/>
            <w:outlineLvl w:val="1"/>
          </w:pPr>
        </w:pPrChange>
      </w:pPr>
      <w:r w:rsidRPr="00506522">
        <w:t xml:space="preserve">Simplifying Development with AWS </w:t>
      </w:r>
      <w:proofErr w:type="spellStart"/>
      <w:r w:rsidRPr="00506522">
        <w:t>CodeStar</w:t>
      </w:r>
      <w:proofErr w:type="spellEnd"/>
    </w:p>
    <w:p w14:paraId="41164EE5" w14:textId="525A00BF" w:rsidR="00506522" w:rsidRDefault="00506522">
      <w:pPr>
        <w:pStyle w:val="NormalBPBHEB"/>
        <w:rPr>
          <w:ins w:id="1812" w:author="Suman Deshwal" w:date="2024-05-15T11:42:00Z"/>
        </w:rPr>
      </w:pPr>
      <w:r w:rsidRPr="00506522">
        <w:t xml:space="preserve">The discussion expanded to </w:t>
      </w:r>
      <w:r w:rsidRPr="00506522">
        <w:rPr>
          <w:b/>
          <w:bCs/>
        </w:rPr>
        <w:t xml:space="preserve">AWS </w:t>
      </w:r>
      <w:proofErr w:type="spellStart"/>
      <w:proofErr w:type="gramStart"/>
      <w:r w:rsidRPr="00506522">
        <w:rPr>
          <w:b/>
          <w:bCs/>
        </w:rPr>
        <w:t>CodeStar</w:t>
      </w:r>
      <w:proofErr w:type="spellEnd"/>
      <w:r w:rsidRPr="00506522">
        <w:t>,</w:t>
      </w:r>
      <w:proofErr w:type="gramEnd"/>
      <w:r w:rsidRPr="00506522">
        <w:t xml:space="preserve"> an integrated development environment designed for CI/CD. </w:t>
      </w:r>
      <w:proofErr w:type="spellStart"/>
      <w:r w:rsidRPr="00506522">
        <w:t>CodeStar</w:t>
      </w:r>
      <w:proofErr w:type="spellEnd"/>
      <w:r w:rsidRPr="00506522">
        <w:t xml:space="preserve"> streamlines the entire software release process, allowing developers to focus on writing code rather than managing infrastructure</w:t>
      </w:r>
      <w:r w:rsidR="003F3348">
        <w:rPr>
          <w:rStyle w:val="FootnoteReference"/>
        </w:rPr>
        <w:footnoteReference w:id="123"/>
      </w:r>
      <w:r w:rsidRPr="00506522">
        <w:t>.</w:t>
      </w:r>
    </w:p>
    <w:p w14:paraId="734B246C" w14:textId="77777777" w:rsidR="00E172D5" w:rsidRPr="00506522" w:rsidRDefault="00E172D5">
      <w:pPr>
        <w:pStyle w:val="NormalBPBHEB"/>
        <w:pPrChange w:id="1813" w:author="Suman Deshwal" w:date="2024-05-09T16:57:00Z">
          <w:pPr>
            <w:pBdr>
              <w:top w:val="nil"/>
              <w:left w:val="nil"/>
              <w:bottom w:val="nil"/>
              <w:right w:val="nil"/>
              <w:between w:val="nil"/>
            </w:pBdr>
            <w:shd w:val="clear" w:color="auto" w:fill="FFFFFF"/>
            <w:spacing w:after="100" w:line="276" w:lineRule="auto"/>
            <w:jc w:val="both"/>
          </w:pPr>
        </w:pPrChange>
      </w:pPr>
    </w:p>
    <w:p w14:paraId="0FDD7B7D" w14:textId="77777777" w:rsidR="00506522" w:rsidRPr="00506522" w:rsidRDefault="00506522">
      <w:pPr>
        <w:pStyle w:val="Heading2BPBHEB"/>
        <w:pPrChange w:id="1814" w:author="Suman Deshwal" w:date="2024-05-09T16:57:00Z">
          <w:pPr>
            <w:keepNext/>
            <w:keepLines/>
            <w:spacing w:before="40" w:after="0"/>
            <w:outlineLvl w:val="1"/>
          </w:pPr>
        </w:pPrChange>
      </w:pPr>
      <w:r w:rsidRPr="00506522">
        <w:t>Efficiency at the Command Line: AWS CLI</w:t>
      </w:r>
    </w:p>
    <w:p w14:paraId="3ED72B26" w14:textId="27F76CA8" w:rsidR="00506522" w:rsidRDefault="00506522" w:rsidP="00506522">
      <w:pPr>
        <w:pBdr>
          <w:top w:val="nil"/>
          <w:left w:val="nil"/>
          <w:bottom w:val="nil"/>
          <w:right w:val="nil"/>
          <w:between w:val="nil"/>
        </w:pBdr>
        <w:shd w:val="clear" w:color="auto" w:fill="FFFFFF"/>
        <w:spacing w:after="100" w:line="276" w:lineRule="auto"/>
        <w:jc w:val="both"/>
        <w:rPr>
          <w:ins w:id="1815" w:author="Suman Deshwal" w:date="2024-05-15T11:42:00Z"/>
        </w:rPr>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r w:rsidR="003F3348">
        <w:rPr>
          <w:rStyle w:val="FootnoteReference"/>
        </w:rPr>
        <w:footnoteReference w:id="124"/>
      </w:r>
      <w:r w:rsidRPr="00506522">
        <w:t>.</w:t>
      </w:r>
    </w:p>
    <w:p w14:paraId="4B97E763" w14:textId="77777777" w:rsidR="00E172D5" w:rsidRPr="00506522" w:rsidRDefault="00E172D5" w:rsidP="00506522">
      <w:pPr>
        <w:pBdr>
          <w:top w:val="nil"/>
          <w:left w:val="nil"/>
          <w:bottom w:val="nil"/>
          <w:right w:val="nil"/>
          <w:between w:val="nil"/>
        </w:pBdr>
        <w:shd w:val="clear" w:color="auto" w:fill="FFFFFF"/>
        <w:spacing w:after="100" w:line="276" w:lineRule="auto"/>
        <w:jc w:val="both"/>
      </w:pPr>
    </w:p>
    <w:p w14:paraId="5F9F283F" w14:textId="77777777" w:rsidR="00506522" w:rsidRPr="00506522" w:rsidRDefault="00506522">
      <w:pPr>
        <w:pStyle w:val="Heading2BPBHEB"/>
        <w:pPrChange w:id="1816" w:author="Suman Deshwal" w:date="2024-05-09T16:57:00Z">
          <w:pPr>
            <w:keepNext/>
            <w:keepLines/>
            <w:spacing w:before="40" w:after="0"/>
            <w:outlineLvl w:val="1"/>
          </w:pPr>
        </w:pPrChange>
      </w:pPr>
      <w:r w:rsidRPr="00506522">
        <w:t>Mobile App Testing: AWS Device Farm</w:t>
      </w:r>
    </w:p>
    <w:p w14:paraId="77D7D1C0" w14:textId="5461F475" w:rsidR="00506522" w:rsidRDefault="00506522" w:rsidP="00506522">
      <w:pPr>
        <w:pBdr>
          <w:top w:val="nil"/>
          <w:left w:val="nil"/>
          <w:bottom w:val="nil"/>
          <w:right w:val="nil"/>
          <w:between w:val="nil"/>
        </w:pBdr>
        <w:shd w:val="clear" w:color="auto" w:fill="FFFFFF"/>
        <w:spacing w:after="100" w:line="276" w:lineRule="auto"/>
        <w:jc w:val="both"/>
        <w:rPr>
          <w:ins w:id="1817" w:author="Suman Deshwal" w:date="2024-05-15T11:42:00Z"/>
        </w:rPr>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r w:rsidR="006F164A">
        <w:rPr>
          <w:rStyle w:val="FootnoteReference"/>
        </w:rPr>
        <w:footnoteReference w:id="125"/>
      </w:r>
      <w:r w:rsidRPr="00506522">
        <w:t>.</w:t>
      </w:r>
    </w:p>
    <w:p w14:paraId="542065BD" w14:textId="77777777" w:rsidR="00E172D5" w:rsidRPr="00506522" w:rsidRDefault="00E172D5" w:rsidP="00506522">
      <w:pPr>
        <w:pBdr>
          <w:top w:val="nil"/>
          <w:left w:val="nil"/>
          <w:bottom w:val="nil"/>
          <w:right w:val="nil"/>
          <w:between w:val="nil"/>
        </w:pBdr>
        <w:shd w:val="clear" w:color="auto" w:fill="FFFFFF"/>
        <w:spacing w:after="100" w:line="276" w:lineRule="auto"/>
        <w:jc w:val="both"/>
      </w:pPr>
    </w:p>
    <w:p w14:paraId="2D969CED" w14:textId="77777777" w:rsidR="00506522" w:rsidRPr="00506522" w:rsidRDefault="00506522">
      <w:pPr>
        <w:pStyle w:val="Heading2BPBHEB"/>
        <w:pPrChange w:id="1818" w:author="Suman Deshwal" w:date="2024-05-09T16:57:00Z">
          <w:pPr>
            <w:keepNext/>
            <w:keepLines/>
            <w:spacing w:before="40" w:after="0"/>
            <w:outlineLvl w:val="1"/>
          </w:pPr>
        </w:pPrChange>
      </w:pPr>
      <w:r w:rsidRPr="00506522">
        <w:t>Chaos Engineering with AWS Fault Injection Simulator</w:t>
      </w:r>
    </w:p>
    <w:p w14:paraId="060EF26A" w14:textId="108F49C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r w:rsidR="00A15A28">
        <w:rPr>
          <w:rStyle w:val="FootnoteReference"/>
        </w:rPr>
        <w:footnoteReference w:id="126"/>
      </w:r>
      <w:r w:rsidRPr="00506522">
        <w:t>.</w:t>
      </w:r>
    </w:p>
    <w:p w14:paraId="06767679" w14:textId="77777777" w:rsidR="00506522" w:rsidRPr="00506522" w:rsidRDefault="00506522">
      <w:pPr>
        <w:pStyle w:val="Heading2BPBHEB"/>
        <w:pPrChange w:id="1819" w:author="Suman Deshwal" w:date="2024-05-09T16:57:00Z">
          <w:pPr>
            <w:keepNext/>
            <w:keepLines/>
            <w:spacing w:before="40" w:after="0"/>
            <w:outlineLvl w:val="1"/>
          </w:pPr>
        </w:pPrChange>
      </w:pPr>
      <w:r w:rsidRPr="00506522">
        <w:lastRenderedPageBreak/>
        <w:t>Comprehensive SDKs and Tools: AWS Tools and SDKs</w:t>
      </w:r>
    </w:p>
    <w:p w14:paraId="09ABA8A6" w14:textId="0B194619" w:rsidR="00506522" w:rsidRPr="00506522" w:rsidRDefault="00506522">
      <w:pPr>
        <w:pStyle w:val="NormalBPBHEB"/>
        <w:pPrChange w:id="1820" w:author="Suman Deshwal" w:date="2024-05-09T16:57:00Z">
          <w:pPr>
            <w:pBdr>
              <w:top w:val="nil"/>
              <w:left w:val="nil"/>
              <w:bottom w:val="nil"/>
              <w:right w:val="nil"/>
              <w:between w:val="nil"/>
            </w:pBdr>
            <w:shd w:val="clear" w:color="auto" w:fill="FFFFFF"/>
            <w:spacing w:after="100" w:line="276" w:lineRule="auto"/>
            <w:jc w:val="both"/>
          </w:pPr>
        </w:pPrChange>
      </w:pPr>
      <w:r w:rsidRPr="00115ED8">
        <w:t xml:space="preserve">The section on </w:t>
      </w:r>
      <w:r w:rsidRPr="00115ED8">
        <w:rPr>
          <w:rPrChange w:id="1821" w:author="Suman Deshwal" w:date="2024-05-09T16:57:00Z">
            <w:rPr>
              <w:b/>
              <w:bCs/>
            </w:rPr>
          </w:rPrChange>
        </w:rPr>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r w:rsidR="003F789B">
        <w:rPr>
          <w:rStyle w:val="FootnoteReference"/>
        </w:rPr>
        <w:footnoteReference w:id="127"/>
      </w:r>
      <w:r w:rsidRPr="00506522">
        <w:t>.</w:t>
      </w:r>
    </w:p>
    <w:p w14:paraId="19718D9F" w14:textId="77777777" w:rsidR="00506522" w:rsidRPr="00506522" w:rsidRDefault="00506522">
      <w:pPr>
        <w:pStyle w:val="Heading2BPBHEB"/>
        <w:pPrChange w:id="1822" w:author="Suman Deshwal" w:date="2024-05-09T16:58:00Z">
          <w:pPr>
            <w:keepNext/>
            <w:keepLines/>
            <w:spacing w:before="40" w:after="0"/>
            <w:outlineLvl w:val="1"/>
          </w:pPr>
        </w:pPrChange>
      </w:pPr>
      <w:r w:rsidRPr="00506522">
        <w:t>Visibility into Applications: AWS X-Ray</w:t>
      </w:r>
    </w:p>
    <w:p w14:paraId="3452D1C6" w14:textId="6F9D58B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r w:rsidR="00955A57">
        <w:rPr>
          <w:rStyle w:val="FootnoteReference"/>
        </w:rPr>
        <w:footnoteReference w:id="128"/>
      </w:r>
      <w:r w:rsidRPr="00506522">
        <w:t>.</w:t>
      </w:r>
    </w:p>
    <w:p w14:paraId="68465791" w14:textId="77777777" w:rsidR="00506522" w:rsidRPr="00506522" w:rsidRDefault="00506522">
      <w:pPr>
        <w:pStyle w:val="Heading2BPBHEB"/>
        <w:pPrChange w:id="1823" w:author="Suman Deshwal" w:date="2024-05-09T16:58:00Z">
          <w:pPr>
            <w:keepNext/>
            <w:keepLines/>
            <w:spacing w:before="40" w:after="0"/>
            <w:outlineLvl w:val="1"/>
          </w:pPr>
        </w:pPrChange>
      </w:pPr>
      <w:r w:rsidRPr="00506522">
        <w:t xml:space="preserve">Novel Approach: Amazon </w:t>
      </w:r>
      <w:proofErr w:type="spellStart"/>
      <w:r w:rsidRPr="00506522">
        <w:t>CodeWhisperer</w:t>
      </w:r>
      <w:proofErr w:type="spellEnd"/>
    </w:p>
    <w:p w14:paraId="6D9A502E" w14:textId="5AB6FBD6"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 xml:space="preserve">Amazon </w:t>
      </w:r>
      <w:proofErr w:type="spellStart"/>
      <w:r w:rsidRPr="00506522">
        <w:rPr>
          <w:b/>
          <w:bCs/>
        </w:rPr>
        <w:t>CodeWhisperer</w:t>
      </w:r>
      <w:proofErr w:type="spellEnd"/>
      <w:r w:rsidRPr="00506522">
        <w:t>, was introduced. This AI-powered tool aims to enhance code quality by providing intelligent suggestions and insights during the development process, showcasing AWS's commitment to innovation</w:t>
      </w:r>
      <w:r w:rsidR="00D94CFE">
        <w:rPr>
          <w:rStyle w:val="FootnoteReference"/>
        </w:rPr>
        <w:footnoteReference w:id="129"/>
      </w:r>
      <w:r w:rsidRPr="00506522">
        <w:t>.</w:t>
      </w:r>
    </w:p>
    <w:p w14:paraId="5402F43D" w14:textId="77777777" w:rsidR="00506522" w:rsidRPr="00506522" w:rsidRDefault="00506522">
      <w:pPr>
        <w:pStyle w:val="Heading2BPBHEB"/>
        <w:pPrChange w:id="1824" w:author="Suman Deshwal" w:date="2024-05-09T16:58:00Z">
          <w:pPr>
            <w:keepNext/>
            <w:keepLines/>
            <w:spacing w:before="40" w:after="0"/>
            <w:outlineLvl w:val="1"/>
          </w:pPr>
        </w:pPrChange>
      </w:pPr>
      <w:r w:rsidRPr="00506522">
        <w:t>Application Integration: Bridging Services Seamlessly</w:t>
      </w:r>
    </w:p>
    <w:p w14:paraId="1060A7FF" w14:textId="7B504F2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 xml:space="preserve">Amazon </w:t>
      </w:r>
      <w:proofErr w:type="spellStart"/>
      <w:r w:rsidRPr="00506522">
        <w:rPr>
          <w:b/>
          <w:bCs/>
        </w:rPr>
        <w:t>AppFlow</w:t>
      </w:r>
      <w:proofErr w:type="spellEnd"/>
      <w:r w:rsidRPr="00506522">
        <w:t xml:space="preserve">, </w:t>
      </w:r>
      <w:r w:rsidRPr="00506522">
        <w:rPr>
          <w:b/>
          <w:bCs/>
        </w:rPr>
        <w:t xml:space="preserve">Amazon </w:t>
      </w:r>
      <w:proofErr w:type="spellStart"/>
      <w:r w:rsidRPr="00506522">
        <w:rPr>
          <w:b/>
          <w:bCs/>
        </w:rPr>
        <w:t>EventBridge</w:t>
      </w:r>
      <w:proofErr w:type="spellEnd"/>
      <w:r w:rsidRPr="00506522">
        <w:t xml:space="preserve">, and </w:t>
      </w:r>
      <w:r w:rsidRPr="00506522">
        <w:rPr>
          <w:b/>
          <w:bCs/>
        </w:rPr>
        <w:t>Amazon Managed Workflows for Apache Airflow (MWAA)</w:t>
      </w:r>
      <w:r w:rsidRPr="00506522">
        <w:t xml:space="preserve"> facilitate the seamless exchange of data between applications, systems, and services</w:t>
      </w:r>
      <w:r w:rsidR="00D06F39">
        <w:rPr>
          <w:rStyle w:val="FootnoteReference"/>
        </w:rPr>
        <w:footnoteReference w:id="130"/>
      </w:r>
      <w:r w:rsidRPr="00506522">
        <w:t xml:space="preserve"> </w:t>
      </w:r>
      <w:r w:rsidR="00D06F39">
        <w:rPr>
          <w:rStyle w:val="FootnoteReference"/>
        </w:rPr>
        <w:footnoteReference w:id="131"/>
      </w:r>
      <w:r w:rsidR="00D06F39">
        <w:t xml:space="preserve"> </w:t>
      </w:r>
      <w:r w:rsidR="00D06F39">
        <w:rPr>
          <w:rStyle w:val="FootnoteReference"/>
        </w:rPr>
        <w:footnoteReference w:id="132"/>
      </w:r>
      <w:r w:rsidRPr="00506522">
        <w:t>.</w:t>
      </w:r>
    </w:p>
    <w:p w14:paraId="6719A153" w14:textId="77777777" w:rsidR="00506522" w:rsidRPr="00506522" w:rsidRDefault="00506522">
      <w:pPr>
        <w:pStyle w:val="Heading2BPBHEB"/>
        <w:pPrChange w:id="1825" w:author="Suman Deshwal" w:date="2024-05-09T16:58:00Z">
          <w:pPr>
            <w:keepNext/>
            <w:keepLines/>
            <w:spacing w:before="40" w:after="0"/>
            <w:outlineLvl w:val="1"/>
          </w:pPr>
        </w:pPrChange>
      </w:pPr>
      <w:r w:rsidRPr="00506522">
        <w:t>Message Queues and Notifications: SQS, SNS, and More</w:t>
      </w:r>
    </w:p>
    <w:p w14:paraId="5D4ED620" w14:textId="04B0F58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r w:rsidR="00E17D48">
        <w:rPr>
          <w:rStyle w:val="FootnoteReference"/>
        </w:rPr>
        <w:footnoteReference w:id="133"/>
      </w:r>
      <w:r w:rsidR="00E17D48">
        <w:t xml:space="preserve"> </w:t>
      </w:r>
      <w:r w:rsidR="00E17D48">
        <w:rPr>
          <w:rStyle w:val="FootnoteReference"/>
        </w:rPr>
        <w:footnoteReference w:id="134"/>
      </w:r>
      <w:r w:rsidRPr="00506522">
        <w:t>.</w:t>
      </w:r>
    </w:p>
    <w:p w14:paraId="347975D3" w14:textId="77777777" w:rsidR="00506522" w:rsidRPr="00506522" w:rsidRDefault="00506522">
      <w:pPr>
        <w:pStyle w:val="Heading2BPBHEB"/>
        <w:pPrChange w:id="1826" w:author="Suman Deshwal" w:date="2024-05-09T16:58:00Z">
          <w:pPr>
            <w:keepNext/>
            <w:keepLines/>
            <w:spacing w:before="40" w:after="0"/>
            <w:outlineLvl w:val="1"/>
          </w:pPr>
        </w:pPrChange>
      </w:pPr>
      <w:r w:rsidRPr="00506522">
        <w:lastRenderedPageBreak/>
        <w:t>Orchestrating Workflows: AWS Step Functions</w:t>
      </w:r>
    </w:p>
    <w:p w14:paraId="32A9DE38" w14:textId="7951B15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r w:rsidR="00E17D48">
        <w:rPr>
          <w:rStyle w:val="FootnoteReference"/>
        </w:rPr>
        <w:footnoteReference w:id="135"/>
      </w:r>
      <w:r w:rsidRPr="00506522">
        <w:t>.</w:t>
      </w:r>
    </w:p>
    <w:p w14:paraId="39BED785" w14:textId="77777777" w:rsidR="00506522" w:rsidRPr="00506522" w:rsidRDefault="00506522">
      <w:pPr>
        <w:pStyle w:val="Heading2BPBHEB"/>
        <w:pPrChange w:id="1827" w:author="Suman Deshwal" w:date="2024-05-09T16:58:00Z">
          <w:pPr>
            <w:keepNext/>
            <w:keepLines/>
            <w:spacing w:before="40" w:after="0"/>
            <w:outlineLvl w:val="1"/>
          </w:pPr>
        </w:pPrChange>
      </w:pPr>
      <w:r w:rsidRPr="00506522">
        <w:t>Containers: The Foundation of Scalable Deployments</w:t>
      </w:r>
    </w:p>
    <w:p w14:paraId="695EE69A" w14:textId="7B79CA1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 xml:space="preserve">Amazon </w:t>
      </w:r>
      <w:del w:id="1828" w:author="Suman Deshwal" w:date="2024-05-09T14:34:00Z">
        <w:r w:rsidRPr="00506522" w:rsidDel="00D63F56">
          <w:rPr>
            <w:b/>
            <w:bCs/>
          </w:rPr>
          <w:delText>Elastic Container Service (</w:delText>
        </w:r>
      </w:del>
      <w:r w:rsidRPr="00506522">
        <w:rPr>
          <w:b/>
          <w:bCs/>
        </w:rPr>
        <w:t>ECS</w:t>
      </w:r>
      <w:del w:id="1829" w:author="Suman Deshwal" w:date="2024-05-09T14:34:00Z">
        <w:r w:rsidRPr="00506522" w:rsidDel="00D63F56">
          <w:rPr>
            <w:b/>
            <w:bCs/>
          </w:rPr>
          <w:delText>)</w:delText>
        </w:r>
      </w:del>
      <w:r w:rsidRPr="00506522">
        <w:t xml:space="preserve">, and </w:t>
      </w:r>
      <w:r w:rsidRPr="00506522">
        <w:rPr>
          <w:b/>
          <w:bCs/>
        </w:rPr>
        <w:t xml:space="preserve">Amazon </w:t>
      </w:r>
      <w:del w:id="1830" w:author="Suman Deshwal" w:date="2024-05-09T14:36:00Z">
        <w:r w:rsidRPr="00506522" w:rsidDel="00C2444F">
          <w:rPr>
            <w:b/>
            <w:bCs/>
          </w:rPr>
          <w:delText>Elastic Kubernetes Service (</w:delText>
        </w:r>
      </w:del>
      <w:r w:rsidRPr="00506522">
        <w:rPr>
          <w:b/>
          <w:bCs/>
        </w:rPr>
        <w:t>EKS</w:t>
      </w:r>
      <w:del w:id="1831" w:author="Suman Deshwal" w:date="2024-05-09T14:36:00Z">
        <w:r w:rsidRPr="00506522" w:rsidDel="00C2444F">
          <w:rPr>
            <w:b/>
            <w:bCs/>
          </w:rPr>
          <w:delText>)</w:delText>
        </w:r>
      </w:del>
      <w:r w:rsidRPr="00506522">
        <w:t xml:space="preserve"> were explored, emphasizing their roles in managing containerized applications</w:t>
      </w:r>
      <w:r w:rsidR="00604B7D">
        <w:rPr>
          <w:rStyle w:val="FootnoteReference"/>
        </w:rPr>
        <w:footnoteReference w:id="136"/>
      </w:r>
      <w:r w:rsidRPr="00506522">
        <w:t xml:space="preserve"> </w:t>
      </w:r>
      <w:r w:rsidR="00604B7D">
        <w:rPr>
          <w:rStyle w:val="FootnoteReference"/>
        </w:rPr>
        <w:footnoteReference w:id="137"/>
      </w:r>
      <w:r w:rsidR="00E622EC">
        <w:t xml:space="preserve"> </w:t>
      </w:r>
      <w:r w:rsidR="00E622EC">
        <w:rPr>
          <w:rStyle w:val="FootnoteReference"/>
        </w:rPr>
        <w:footnoteReference w:id="138"/>
      </w:r>
      <w:r w:rsidRPr="00506522">
        <w:t>.</w:t>
      </w:r>
    </w:p>
    <w:p w14:paraId="78C18140" w14:textId="77777777" w:rsidR="00506522" w:rsidRPr="00506522" w:rsidRDefault="00506522">
      <w:pPr>
        <w:pStyle w:val="Heading2BPBHEB"/>
        <w:pPrChange w:id="1832" w:author="Suman Deshwal" w:date="2024-05-09T16:59:00Z">
          <w:pPr>
            <w:keepNext/>
            <w:keepLines/>
            <w:spacing w:before="40" w:after="0"/>
            <w:outlineLvl w:val="1"/>
          </w:pPr>
        </w:pPrChange>
      </w:pPr>
      <w:r w:rsidRPr="00506522">
        <w:t>Simplifying Containerization: AWS App2Container and AWS Copilot</w:t>
      </w:r>
    </w:p>
    <w:p w14:paraId="32887640" w14:textId="064CCF55" w:rsidR="00506522" w:rsidRDefault="00506522">
      <w:pPr>
        <w:pStyle w:val="NormalBPBHEB"/>
        <w:rPr>
          <w:ins w:id="1833" w:author="Suman Deshwal" w:date="2024-05-15T11:40:00Z"/>
        </w:rPr>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r w:rsidR="00AE38B4">
        <w:rPr>
          <w:rStyle w:val="FootnoteReference"/>
        </w:rPr>
        <w:footnoteReference w:id="139"/>
      </w:r>
      <w:r w:rsidRPr="00506522">
        <w:t xml:space="preserve"> </w:t>
      </w:r>
      <w:r w:rsidR="009D1BE8">
        <w:rPr>
          <w:rStyle w:val="FootnoteReference"/>
        </w:rPr>
        <w:footnoteReference w:id="140"/>
      </w:r>
      <w:r w:rsidRPr="00506522">
        <w:t>.</w:t>
      </w:r>
    </w:p>
    <w:p w14:paraId="7F7E7811" w14:textId="77777777" w:rsidR="00E172D5" w:rsidRPr="00506522" w:rsidRDefault="00E172D5">
      <w:pPr>
        <w:pStyle w:val="NormalBPBHEB"/>
        <w:pPrChange w:id="1834" w:author="Suman Deshwal" w:date="2024-05-09T16:59:00Z">
          <w:pPr>
            <w:pBdr>
              <w:top w:val="nil"/>
              <w:left w:val="nil"/>
              <w:bottom w:val="nil"/>
              <w:right w:val="nil"/>
              <w:between w:val="nil"/>
            </w:pBdr>
            <w:shd w:val="clear" w:color="auto" w:fill="FFFFFF"/>
            <w:spacing w:after="100" w:line="276" w:lineRule="auto"/>
            <w:jc w:val="both"/>
          </w:pPr>
        </w:pPrChange>
      </w:pPr>
    </w:p>
    <w:p w14:paraId="382D54C9" w14:textId="77777777" w:rsidR="00506522" w:rsidRPr="00506522" w:rsidRDefault="00506522">
      <w:pPr>
        <w:pStyle w:val="Heading2BPBHEB"/>
        <w:pPrChange w:id="1835" w:author="Suman Deshwal" w:date="2024-05-09T16:59:00Z">
          <w:pPr>
            <w:keepNext/>
            <w:keepLines/>
            <w:spacing w:before="40" w:after="0"/>
            <w:outlineLvl w:val="1"/>
          </w:pPr>
        </w:pPrChange>
      </w:pPr>
      <w:r w:rsidRPr="00506522">
        <w:t xml:space="preserve">Serverless Computing with AWS </w:t>
      </w:r>
      <w:proofErr w:type="spellStart"/>
      <w:r w:rsidRPr="00506522">
        <w:t>Fargate</w:t>
      </w:r>
      <w:proofErr w:type="spellEnd"/>
    </w:p>
    <w:p w14:paraId="3E1A6D33" w14:textId="6B9D079F" w:rsidR="00506522" w:rsidRPr="00506522" w:rsidRDefault="00506522">
      <w:pPr>
        <w:pStyle w:val="NormalBPBHEB"/>
        <w:pPrChange w:id="1836" w:author="Suman Deshwal" w:date="2024-05-09T16:59:00Z">
          <w:pPr>
            <w:pBdr>
              <w:top w:val="nil"/>
              <w:left w:val="nil"/>
              <w:bottom w:val="nil"/>
              <w:right w:val="nil"/>
              <w:between w:val="nil"/>
            </w:pBdr>
            <w:shd w:val="clear" w:color="auto" w:fill="FFFFFF"/>
            <w:spacing w:after="100" w:line="276" w:lineRule="auto"/>
            <w:jc w:val="both"/>
          </w:pPr>
        </w:pPrChange>
      </w:pPr>
      <w:r w:rsidRPr="00506522">
        <w:t xml:space="preserve">The concept of serverless computing was introduced through </w:t>
      </w:r>
      <w:r w:rsidRPr="00506522">
        <w:rPr>
          <w:b/>
          <w:bCs/>
        </w:rPr>
        <w:t xml:space="preserve">AWS </w:t>
      </w:r>
      <w:proofErr w:type="spellStart"/>
      <w:r w:rsidRPr="00506522">
        <w:rPr>
          <w:b/>
          <w:bCs/>
        </w:rPr>
        <w:t>Fargate</w:t>
      </w:r>
      <w:proofErr w:type="spellEnd"/>
      <w:r w:rsidRPr="00506522">
        <w:t xml:space="preserve">, a serverless compute engine for containers. </w:t>
      </w:r>
      <w:proofErr w:type="spellStart"/>
      <w:r w:rsidRPr="00506522">
        <w:t>Fargate</w:t>
      </w:r>
      <w:proofErr w:type="spellEnd"/>
      <w:r w:rsidRPr="00506522">
        <w:t xml:space="preserve"> abstracts away infrastructure management, allowing developers to focus solely on building and deploying applications</w:t>
      </w:r>
      <w:r w:rsidR="0085041F">
        <w:rPr>
          <w:rStyle w:val="FootnoteReference"/>
        </w:rPr>
        <w:footnoteReference w:id="141"/>
      </w:r>
      <w:r w:rsidRPr="00506522">
        <w:t>.</w:t>
      </w:r>
    </w:p>
    <w:p w14:paraId="16DC10A0" w14:textId="77777777" w:rsidR="00506522" w:rsidRPr="00506522" w:rsidRDefault="00506522">
      <w:pPr>
        <w:pStyle w:val="Heading2BPBHEB"/>
        <w:pPrChange w:id="1837" w:author="Suman Deshwal" w:date="2024-05-09T16:59:00Z">
          <w:pPr>
            <w:keepNext/>
            <w:keepLines/>
            <w:spacing w:before="40" w:after="0"/>
            <w:outlineLvl w:val="1"/>
          </w:pPr>
        </w:pPrChange>
      </w:pPr>
      <w:r w:rsidRPr="00506522">
        <w:t>Red Hat OpenShift Service on AWS: Enhanced Kubernetes Management</w:t>
      </w:r>
    </w:p>
    <w:p w14:paraId="13768E76" w14:textId="100D42B7" w:rsidR="00506522" w:rsidRPr="00506522" w:rsidRDefault="00506522">
      <w:pPr>
        <w:pStyle w:val="NormalBPBHEB"/>
        <w:pPrChange w:id="1838" w:author="Suman Deshwal" w:date="2024-05-09T16:59:00Z">
          <w:pPr>
            <w:pBdr>
              <w:top w:val="nil"/>
              <w:left w:val="nil"/>
              <w:bottom w:val="nil"/>
              <w:right w:val="nil"/>
              <w:between w:val="nil"/>
            </w:pBdr>
            <w:shd w:val="clear" w:color="auto" w:fill="FFFFFF"/>
            <w:spacing w:after="100" w:line="276" w:lineRule="auto"/>
            <w:jc w:val="both"/>
          </w:pPr>
        </w:pPrChange>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3C60EE30" w14:textId="693503B0" w:rsidR="00506522" w:rsidRDefault="00506522" w:rsidP="00366744">
      <w:pPr>
        <w:pStyle w:val="NormalBPBHEB"/>
        <w:rPr>
          <w:ins w:id="1839" w:author="Suman Deshwal" w:date="2024-05-09T17:01:00Z"/>
        </w:rPr>
      </w:pPr>
      <w:r w:rsidRPr="00506522">
        <w:lastRenderedPageBreak/>
        <w:t>The concept of managed OpenShift in the cloud was introduced, highlighting how AWS provides a fully managed service for OpenShift, eliminating the operational overhead of managing and scaling the Kubernetes infrastructure</w:t>
      </w:r>
      <w:r w:rsidR="00AD6B6C">
        <w:rPr>
          <w:rStyle w:val="FootnoteReference"/>
        </w:rPr>
        <w:footnoteReference w:id="142"/>
      </w:r>
      <w:r w:rsidRPr="00506522">
        <w:t>.</w:t>
      </w:r>
    </w:p>
    <w:p w14:paraId="244CF06B" w14:textId="77777777" w:rsidR="00E10768" w:rsidRPr="00506522" w:rsidRDefault="00E10768">
      <w:pPr>
        <w:pStyle w:val="NormalBPBHEB"/>
        <w:pPrChange w:id="1840" w:author="Suman Deshwal" w:date="2024-05-09T16:59:00Z">
          <w:pPr>
            <w:pBdr>
              <w:top w:val="nil"/>
              <w:left w:val="nil"/>
              <w:bottom w:val="nil"/>
              <w:right w:val="nil"/>
              <w:between w:val="nil"/>
            </w:pBdr>
            <w:shd w:val="clear" w:color="auto" w:fill="FFFFFF"/>
            <w:spacing w:after="100" w:line="276" w:lineRule="auto"/>
            <w:jc w:val="both"/>
          </w:pPr>
        </w:pPrChange>
      </w:pPr>
    </w:p>
    <w:p w14:paraId="6D9E7D3A" w14:textId="5B9549DB" w:rsidR="00506522" w:rsidRPr="00506522" w:rsidRDefault="00506522">
      <w:pPr>
        <w:pStyle w:val="Heading2BPBHEB"/>
        <w:pPrChange w:id="1841" w:author="Suman Deshwal" w:date="2024-05-09T16:59:00Z">
          <w:pPr>
            <w:keepNext/>
            <w:keepLines/>
            <w:spacing w:before="40" w:after="0"/>
            <w:outlineLvl w:val="1"/>
          </w:pPr>
        </w:pPrChange>
      </w:pPr>
      <w:r w:rsidRPr="00506522">
        <w:t xml:space="preserve">Robotics with AWS </w:t>
      </w:r>
      <w:proofErr w:type="spellStart"/>
      <w:r w:rsidRPr="00506522">
        <w:t>RoboMaker</w:t>
      </w:r>
      <w:proofErr w:type="spellEnd"/>
      <w:r w:rsidRPr="00506522">
        <w:t xml:space="preserve">: Building </w:t>
      </w:r>
      <w:r w:rsidR="00E172D5" w:rsidRPr="00506522">
        <w:t xml:space="preserve">intelligent </w:t>
      </w:r>
      <w:proofErr w:type="gramStart"/>
      <w:r w:rsidR="00E172D5" w:rsidRPr="00506522">
        <w:t>robot</w:t>
      </w:r>
      <w:r w:rsidRPr="00506522">
        <w:t>s</w:t>
      </w:r>
      <w:proofErr w:type="gramEnd"/>
    </w:p>
    <w:p w14:paraId="74371972" w14:textId="3F07E4EB" w:rsidR="00506522" w:rsidRDefault="00506522" w:rsidP="00506522">
      <w:pPr>
        <w:pBdr>
          <w:top w:val="nil"/>
          <w:left w:val="nil"/>
          <w:bottom w:val="nil"/>
          <w:right w:val="nil"/>
          <w:between w:val="nil"/>
        </w:pBdr>
        <w:shd w:val="clear" w:color="auto" w:fill="FFFFFF"/>
        <w:spacing w:after="100" w:line="276" w:lineRule="auto"/>
        <w:jc w:val="both"/>
        <w:rPr>
          <w:ins w:id="1842" w:author="Suman Deshwal" w:date="2024-05-09T17:01:00Z"/>
        </w:rPr>
      </w:pPr>
      <w:r w:rsidRPr="00506522">
        <w:t xml:space="preserve">The narrative then shifted to </w:t>
      </w:r>
      <w:r w:rsidRPr="00506522">
        <w:rPr>
          <w:b/>
          <w:bCs/>
        </w:rPr>
        <w:t xml:space="preserve">AWS </w:t>
      </w:r>
      <w:proofErr w:type="spellStart"/>
      <w:r w:rsidRPr="00506522">
        <w:rPr>
          <w:b/>
          <w:bCs/>
        </w:rPr>
        <w:t>RoboMaker</w:t>
      </w:r>
      <w:proofErr w:type="spellEnd"/>
      <w:r w:rsidRPr="00506522">
        <w:t xml:space="preserve">, a service designed for building, testing, and deploying intelligent robotic applications at </w:t>
      </w:r>
      <w:r w:rsidR="00B70C59" w:rsidRPr="00506522">
        <w:t>a scale</w:t>
      </w:r>
      <w:r w:rsidRPr="00506522">
        <w:t xml:space="preserve">. </w:t>
      </w:r>
      <w:proofErr w:type="spellStart"/>
      <w:r w:rsidRPr="00506522">
        <w:t>RoboMaker</w:t>
      </w:r>
      <w:proofErr w:type="spellEnd"/>
      <w:r w:rsidRPr="00506522">
        <w:t xml:space="preserve"> simplifies the complex process of developing robotic systems, offering a comprehensive set of tools for simulation, development, and fleet management</w:t>
      </w:r>
      <w:r w:rsidR="00C54F63">
        <w:rPr>
          <w:rStyle w:val="FootnoteReference"/>
        </w:rPr>
        <w:footnoteReference w:id="143"/>
      </w:r>
      <w:r w:rsidRPr="00506522">
        <w:t>.</w:t>
      </w:r>
    </w:p>
    <w:p w14:paraId="40B3F709" w14:textId="77777777" w:rsidR="00E10768" w:rsidRPr="00506522" w:rsidRDefault="00E10768" w:rsidP="00506522">
      <w:pPr>
        <w:pBdr>
          <w:top w:val="nil"/>
          <w:left w:val="nil"/>
          <w:bottom w:val="nil"/>
          <w:right w:val="nil"/>
          <w:between w:val="nil"/>
        </w:pBdr>
        <w:shd w:val="clear" w:color="auto" w:fill="FFFFFF"/>
        <w:spacing w:after="100" w:line="276" w:lineRule="auto"/>
        <w:jc w:val="both"/>
      </w:pPr>
    </w:p>
    <w:p w14:paraId="00D82287" w14:textId="0889A37F" w:rsidR="00506522" w:rsidRPr="00506522" w:rsidRDefault="00506522">
      <w:pPr>
        <w:pStyle w:val="Heading2BPBHEB"/>
        <w:pPrChange w:id="1843" w:author="Suman Deshwal" w:date="2024-05-09T16:59:00Z">
          <w:pPr>
            <w:keepNext/>
            <w:keepLines/>
            <w:spacing w:before="40" w:after="0"/>
            <w:outlineLvl w:val="1"/>
          </w:pPr>
        </w:pPrChange>
      </w:pPr>
      <w:r w:rsidRPr="00506522">
        <w:t xml:space="preserve">Quantum </w:t>
      </w:r>
      <w:r w:rsidR="00E172D5" w:rsidRPr="00506522">
        <w:t>technologies</w:t>
      </w:r>
      <w:r w:rsidRPr="00506522">
        <w:t xml:space="preserve">: Unleashing the </w:t>
      </w:r>
      <w:r w:rsidR="00E172D5" w:rsidRPr="00506522">
        <w:t xml:space="preserve">power of quantum </w:t>
      </w:r>
      <w:proofErr w:type="gramStart"/>
      <w:r w:rsidR="00E172D5" w:rsidRPr="00506522">
        <w:t>comput</w:t>
      </w:r>
      <w:r w:rsidRPr="00506522">
        <w:t>ing</w:t>
      </w:r>
      <w:proofErr w:type="gramEnd"/>
    </w:p>
    <w:p w14:paraId="7EB14F1C" w14:textId="4ECEDF4B" w:rsidR="00506522" w:rsidRDefault="00506522" w:rsidP="00506522">
      <w:pPr>
        <w:pBdr>
          <w:top w:val="nil"/>
          <w:left w:val="nil"/>
          <w:bottom w:val="nil"/>
          <w:right w:val="nil"/>
          <w:between w:val="nil"/>
        </w:pBdr>
        <w:shd w:val="clear" w:color="auto" w:fill="FFFFFF"/>
        <w:spacing w:after="100" w:line="276" w:lineRule="auto"/>
        <w:jc w:val="both"/>
        <w:rPr>
          <w:ins w:id="1844" w:author="Suman Deshwal" w:date="2024-05-09T17:01:00Z"/>
        </w:rPr>
      </w:pPr>
      <w:r w:rsidRPr="00506522">
        <w:t xml:space="preserve">The exploration of quantum technologies began with </w:t>
      </w:r>
      <w:r w:rsidRPr="00506522">
        <w:rPr>
          <w:b/>
          <w:bCs/>
        </w:rPr>
        <w:t xml:space="preserve">Amazon </w:t>
      </w:r>
      <w:proofErr w:type="spellStart"/>
      <w:r w:rsidRPr="00506522">
        <w:rPr>
          <w:b/>
          <w:bCs/>
        </w:rPr>
        <w:t>Braket</w:t>
      </w:r>
      <w:proofErr w:type="spellEnd"/>
      <w:r w:rsidRPr="00506522">
        <w:t xml:space="preserve">, AWS's quantum computing service. </w:t>
      </w:r>
      <w:proofErr w:type="spellStart"/>
      <w:r w:rsidRPr="00506522">
        <w:t>Braket</w:t>
      </w:r>
      <w:proofErr w:type="spellEnd"/>
      <w:r w:rsidRPr="00506522">
        <w:t xml:space="preserve"> provides users with access to diverse quantum processors, facilitating quantum algorithm development and exploration</w:t>
      </w:r>
      <w:r w:rsidR="00AC0946">
        <w:rPr>
          <w:rStyle w:val="FootnoteReference"/>
        </w:rPr>
        <w:footnoteReference w:id="144"/>
      </w:r>
      <w:r w:rsidRPr="00506522">
        <w:t>.</w:t>
      </w:r>
    </w:p>
    <w:p w14:paraId="0356BA10" w14:textId="77777777" w:rsidR="00E10768" w:rsidRPr="00506522" w:rsidRDefault="00E10768" w:rsidP="00506522">
      <w:pPr>
        <w:pBdr>
          <w:top w:val="nil"/>
          <w:left w:val="nil"/>
          <w:bottom w:val="nil"/>
          <w:right w:val="nil"/>
          <w:between w:val="nil"/>
        </w:pBdr>
        <w:shd w:val="clear" w:color="auto" w:fill="FFFFFF"/>
        <w:spacing w:after="100" w:line="276" w:lineRule="auto"/>
        <w:jc w:val="both"/>
      </w:pPr>
    </w:p>
    <w:p w14:paraId="7334DC9B" w14:textId="7DF73986" w:rsidR="00506522" w:rsidRPr="00506522" w:rsidRDefault="00506522">
      <w:pPr>
        <w:pStyle w:val="Heading2BPBHEB"/>
        <w:pPrChange w:id="1845" w:author="Suman Deshwal" w:date="2024-05-09T16:59:00Z">
          <w:pPr>
            <w:keepNext/>
            <w:keepLines/>
            <w:spacing w:before="40" w:after="0"/>
            <w:outlineLvl w:val="1"/>
          </w:pPr>
        </w:pPrChange>
      </w:pPr>
      <w:r w:rsidRPr="00506522">
        <w:t xml:space="preserve">Conclusion: Enabling the </w:t>
      </w:r>
      <w:r w:rsidR="00E172D5" w:rsidRPr="00506522">
        <w:t>future of cloud development and ope</w:t>
      </w:r>
      <w:r w:rsidRPr="00506522">
        <w:t>rations</w:t>
      </w:r>
    </w:p>
    <w:p w14:paraId="4E002037" w14:textId="4EED5FE6" w:rsidR="00506522" w:rsidRPr="00506522" w:rsidRDefault="00506522">
      <w:pPr>
        <w:pStyle w:val="NormalBPBHEB"/>
        <w:pPrChange w:id="1846" w:author="Suman Deshwal" w:date="2024-05-09T16:59:00Z">
          <w:pPr>
            <w:pBdr>
              <w:top w:val="nil"/>
              <w:left w:val="nil"/>
              <w:bottom w:val="nil"/>
              <w:right w:val="nil"/>
              <w:between w:val="nil"/>
            </w:pBdr>
            <w:shd w:val="clear" w:color="auto" w:fill="FFFFFF"/>
            <w:spacing w:after="100" w:line="276" w:lineRule="auto"/>
            <w:jc w:val="both"/>
          </w:pPr>
        </w:pPrChange>
      </w:pPr>
      <w:r w:rsidRPr="00506522">
        <w:t xml:space="preserve">In conclusion, </w:t>
      </w:r>
      <w:ins w:id="1847" w:author="Suman Deshwal" w:date="2024-05-15T11:40:00Z">
        <w:r w:rsidR="00E172D5">
          <w:t xml:space="preserve">this chapter </w:t>
        </w:r>
      </w:ins>
      <w:del w:id="1848" w:author="Suman Deshwal" w:date="2024-05-15T11:40:00Z">
        <w:r w:rsidRPr="00506522" w:rsidDel="00E172D5">
          <w:delText xml:space="preserve">Chapter 7 </w:delText>
        </w:r>
      </w:del>
      <w:r w:rsidRPr="00506522">
        <w:t>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75E0CC32" w14:textId="77777777" w:rsidR="00506522" w:rsidRPr="00506522" w:rsidRDefault="00506522">
      <w:pPr>
        <w:pStyle w:val="NormalBPBHEB"/>
        <w:pPrChange w:id="1849" w:author="Suman Deshwal" w:date="2024-05-09T16:59:00Z">
          <w:pPr>
            <w:pBdr>
              <w:top w:val="nil"/>
              <w:left w:val="nil"/>
              <w:bottom w:val="nil"/>
              <w:right w:val="nil"/>
              <w:between w:val="nil"/>
            </w:pBdr>
            <w:shd w:val="clear" w:color="auto" w:fill="FFFFFF"/>
            <w:spacing w:after="100" w:line="276" w:lineRule="auto"/>
            <w:jc w:val="both"/>
          </w:pPr>
        </w:pPrChange>
      </w:pPr>
      <w:r w:rsidRPr="00506522">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4C06A1C9" w14:textId="77777777" w:rsidR="00506522" w:rsidRPr="00506522" w:rsidRDefault="00506522">
      <w:pPr>
        <w:pStyle w:val="NormalBPBHEB"/>
        <w:pPrChange w:id="1850" w:author="Suman Deshwal" w:date="2024-05-09T16:59:00Z">
          <w:pPr>
            <w:pBdr>
              <w:top w:val="nil"/>
              <w:left w:val="nil"/>
              <w:bottom w:val="nil"/>
              <w:right w:val="nil"/>
              <w:between w:val="nil"/>
            </w:pBdr>
            <w:shd w:val="clear" w:color="auto" w:fill="FFFFFF"/>
            <w:spacing w:after="100" w:line="276" w:lineRule="auto"/>
            <w:jc w:val="both"/>
          </w:pPr>
        </w:pPrChange>
      </w:pPr>
      <w:r w:rsidRPr="00506522">
        <w:lastRenderedPageBreak/>
        <w:t xml:space="preserve">The dynamic nature of this chapter reflects the continuous evolution of cloud </w:t>
      </w:r>
      <w:proofErr w:type="gramStart"/>
      <w:r w:rsidRPr="00506522">
        <w:t>computing</w:t>
      </w:r>
      <w:proofErr w:type="gramEnd"/>
      <w:r w:rsidRPr="00506522">
        <w:t xml:space="preserve">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w:t>
      </w:r>
      <w:commentRangeStart w:id="1851"/>
      <w:r w:rsidRPr="00506522">
        <w:t>journey</w:t>
      </w:r>
      <w:commentRangeEnd w:id="1851"/>
      <w:r w:rsidR="00E10768">
        <w:rPr>
          <w:rStyle w:val="CommentReference"/>
          <w:rFonts w:eastAsiaTheme="minorHAnsi" w:cstheme="minorBidi"/>
        </w:rPr>
        <w:commentReference w:id="1851"/>
      </w:r>
      <w:r w:rsidRPr="00506522">
        <w:t>.</w:t>
      </w:r>
    </w:p>
    <w:p w14:paraId="06274EDE" w14:textId="77777777" w:rsidR="00AA52E0" w:rsidRDefault="00AA52E0" w:rsidP="007942F0">
      <w:pPr>
        <w:pBdr>
          <w:top w:val="nil"/>
          <w:left w:val="nil"/>
          <w:bottom w:val="nil"/>
          <w:right w:val="nil"/>
          <w:between w:val="nil"/>
        </w:pBdr>
        <w:shd w:val="clear" w:color="auto" w:fill="FFFFFF"/>
        <w:spacing w:after="100" w:line="276" w:lineRule="auto"/>
        <w:jc w:val="both"/>
      </w:pPr>
    </w:p>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8" w:author="Suman Deshwal" w:date="2024-05-07T16:50:00Z" w:initials="SD">
    <w:p w14:paraId="04CA8EAC" w14:textId="5AD4C806" w:rsidR="00703812" w:rsidRDefault="00703812" w:rsidP="00703812">
      <w:r>
        <w:rPr>
          <w:rStyle w:val="CommentReference"/>
        </w:rPr>
        <w:annotationRef/>
      </w:r>
      <w:r>
        <w:rPr>
          <w:color w:val="000000"/>
          <w:sz w:val="20"/>
          <w:szCs w:val="20"/>
        </w:rPr>
        <w:t>please add the introduction of this chapter.</w:t>
      </w:r>
    </w:p>
  </w:comment>
  <w:comment w:id="17" w:author="Suman Deshwal" w:date="2024-05-02T10:32:00Z" w:initials="SD">
    <w:p w14:paraId="6554EF1B" w14:textId="77777777"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18" w:author="Suman Deshwal" w:date="2024-05-15T11:28:00Z" w:initials="SD">
    <w:p w14:paraId="6315F613" w14:textId="77777777"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23" w:author="Suman Deshwal" w:date="2024-04-09T10:02:00Z" w:initials="SD">
    <w:p w14:paraId="0665B953" w14:textId="2D38450B" w:rsidR="00703812" w:rsidRDefault="00703812" w:rsidP="00703812">
      <w:r>
        <w:rPr>
          <w:rStyle w:val="CommentReference"/>
        </w:rPr>
        <w:annotationRef/>
      </w:r>
      <w:r>
        <w:rPr>
          <w:color w:val="000000"/>
        </w:rPr>
        <w:t>please add here what skills the readers will learn after going through the chapter</w:t>
      </w:r>
    </w:p>
  </w:comment>
  <w:comment w:id="127" w:author="Suman Deshwal" w:date="2024-05-07T17:01:00Z" w:initials="SD">
    <w:p w14:paraId="4492396F" w14:textId="77777777" w:rsidR="00DC7D67" w:rsidRDefault="00DC7D67" w:rsidP="00DC7D67">
      <w:r>
        <w:rPr>
          <w:rStyle w:val="CommentReference"/>
        </w:rPr>
        <w:annotationRef/>
      </w:r>
      <w:r>
        <w:rPr>
          <w:color w:val="000000"/>
          <w:sz w:val="20"/>
          <w:szCs w:val="20"/>
        </w:rPr>
        <w:t>after mentioning the complete term, please mention just the acronyms.</w:t>
      </w:r>
    </w:p>
  </w:comment>
  <w:comment w:id="138"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142"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184"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324" w:author="Suman Deshwal" w:date="2024-05-07T17:51:00Z" w:initials="SD">
    <w:p w14:paraId="00ADBB46" w14:textId="7777777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391" w:author="Suman Deshwal" w:date="2024-05-09T10:04:00Z" w:initials="SD">
    <w:p w14:paraId="4C9BCBF5" w14:textId="77777777" w:rsidR="005012B1" w:rsidRDefault="005012B1" w:rsidP="005012B1">
      <w:r>
        <w:rPr>
          <w:rStyle w:val="CommentReference"/>
        </w:rPr>
        <w:annotationRef/>
      </w:r>
      <w:r>
        <w:rPr>
          <w:color w:val="000000"/>
          <w:sz w:val="20"/>
          <w:szCs w:val="20"/>
        </w:rPr>
        <w:t>please provide one coclusion at the end of the chapter.</w:t>
      </w:r>
    </w:p>
  </w:comment>
  <w:comment w:id="412" w:author="Suman Deshwal" w:date="2024-05-09T10:05:00Z" w:initials="SD">
    <w:p w14:paraId="4B60284B" w14:textId="77777777"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444" w:author="Suman Deshwal" w:date="2024-05-09T10:08:00Z" w:initials="SD">
    <w:p w14:paraId="59B328DE" w14:textId="77777777" w:rsidR="005012B1" w:rsidRDefault="005012B1" w:rsidP="005012B1">
      <w:r>
        <w:rPr>
          <w:rStyle w:val="CommentReference"/>
        </w:rPr>
        <w:annotationRef/>
      </w:r>
      <w:r>
        <w:rPr>
          <w:color w:val="000000"/>
          <w:sz w:val="20"/>
          <w:szCs w:val="20"/>
        </w:rPr>
        <w:t>please provide just once conclusion at the end of the chapter.</w:t>
      </w:r>
    </w:p>
  </w:comment>
  <w:comment w:id="479" w:author="Suman Deshwal" w:date="2024-05-09T10:15:00Z" w:initials="SD">
    <w:p w14:paraId="6A08D7E0" w14:textId="77777777" w:rsidR="005012B1" w:rsidRDefault="005012B1" w:rsidP="005012B1">
      <w:r>
        <w:rPr>
          <w:rStyle w:val="CommentReference"/>
        </w:rPr>
        <w:annotationRef/>
      </w:r>
      <w:r>
        <w:rPr>
          <w:color w:val="000000"/>
          <w:sz w:val="20"/>
          <w:szCs w:val="20"/>
        </w:rPr>
        <w:t>please provide one conclusion at the end of the chapter</w:t>
      </w:r>
    </w:p>
  </w:comment>
  <w:comment w:id="483" w:author="Suman Deshwal" w:date="2024-05-15T11:31:00Z" w:initials="SD">
    <w:p w14:paraId="015E5911" w14:textId="77777777" w:rsidR="004120C0" w:rsidRDefault="004120C0" w:rsidP="004120C0">
      <w:r>
        <w:rPr>
          <w:rStyle w:val="CommentReference"/>
        </w:rPr>
        <w:annotationRef/>
      </w:r>
      <w:r>
        <w:rPr>
          <w:color w:val="000000"/>
          <w:sz w:val="20"/>
          <w:szCs w:val="20"/>
        </w:rPr>
        <w:t>please refrainf rom using colons in the headings</w:t>
      </w:r>
    </w:p>
  </w:comment>
  <w:comment w:id="553" w:author="Suman Deshwal" w:date="2024-05-09T11:16:00Z" w:initials="SD">
    <w:p w14:paraId="2BA7B8AD" w14:textId="58DAC3D2" w:rsidR="00597265" w:rsidRDefault="00597265" w:rsidP="00597265">
      <w:r>
        <w:rPr>
          <w:rStyle w:val="CommentReference"/>
        </w:rPr>
        <w:annotationRef/>
      </w:r>
      <w:r>
        <w:rPr>
          <w:color w:val="000000"/>
          <w:sz w:val="20"/>
          <w:szCs w:val="20"/>
        </w:rPr>
        <w:t xml:space="preserve">please add the conclusion at the end of the chapter </w:t>
      </w:r>
    </w:p>
  </w:comment>
  <w:comment w:id="624"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648" w:author="Suman Deshwal" w:date="2024-05-09T11:35:00Z" w:initials="SD">
    <w:p w14:paraId="0AE65077" w14:textId="77777777"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664" w:author="Suman Deshwal" w:date="2024-05-09T11:37:00Z" w:initials="SD">
    <w:p w14:paraId="264300D4" w14:textId="77777777" w:rsidR="006F260A" w:rsidRDefault="006F260A" w:rsidP="006F260A">
      <w:r>
        <w:rPr>
          <w:rStyle w:val="CommentReference"/>
        </w:rPr>
        <w:annotationRef/>
      </w:r>
      <w:r>
        <w:rPr>
          <w:color w:val="000000"/>
          <w:sz w:val="20"/>
          <w:szCs w:val="20"/>
        </w:rPr>
        <w:t xml:space="preserve">please consider shortening the caption </w:t>
      </w:r>
    </w:p>
  </w:comment>
  <w:comment w:id="722" w:author="Suman Deshwal" w:date="2024-05-09T11:52:00Z" w:initials="SD">
    <w:p w14:paraId="18297457" w14:textId="77777777"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771" w:author="Suman Deshwal" w:date="2024-05-09T11:59:00Z" w:initials="SD">
    <w:p w14:paraId="2F2A51B3" w14:textId="77777777" w:rsidR="009F125F" w:rsidRDefault="009F125F" w:rsidP="009F125F">
      <w:r>
        <w:rPr>
          <w:rStyle w:val="CommentReference"/>
        </w:rPr>
        <w:annotationRef/>
      </w:r>
      <w:r>
        <w:rPr>
          <w:color w:val="000000"/>
          <w:sz w:val="20"/>
          <w:szCs w:val="20"/>
        </w:rPr>
        <w:t>the chapter doesn’t need different sections. This should be removed.</w:t>
      </w:r>
    </w:p>
  </w:comment>
  <w:comment w:id="774" w:author="Suman Deshwal" w:date="2024-05-09T12:01:00Z" w:initials="SD">
    <w:p w14:paraId="63260A34" w14:textId="77777777"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787" w:author="Suman Deshwal" w:date="2024-05-09T12:00:00Z" w:initials="SD">
    <w:p w14:paraId="468ED133" w14:textId="49255A66" w:rsidR="009F125F" w:rsidRDefault="009F125F" w:rsidP="009F125F">
      <w:r>
        <w:rPr>
          <w:rStyle w:val="CommentReference"/>
        </w:rPr>
        <w:annotationRef/>
      </w:r>
      <w:r>
        <w:rPr>
          <w:color w:val="000000"/>
          <w:sz w:val="20"/>
          <w:szCs w:val="20"/>
        </w:rPr>
        <w:t>please provide a different heading for this topic</w:t>
      </w:r>
    </w:p>
  </w:comment>
  <w:comment w:id="839"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892"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928"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937"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980"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995" w:author="Suman Deshwal" w:date="2024-05-09T12:52:00Z" w:initials="SD">
    <w:p w14:paraId="18B0D9A1" w14:textId="77777777" w:rsidR="0080773E" w:rsidRDefault="0080773E" w:rsidP="0080773E">
      <w:r>
        <w:rPr>
          <w:rStyle w:val="CommentReference"/>
        </w:rPr>
        <w:annotationRef/>
      </w:r>
      <w:r>
        <w:rPr>
          <w:color w:val="000000"/>
          <w:sz w:val="20"/>
          <w:szCs w:val="20"/>
        </w:rPr>
        <w:t>please mention the complete term</w:t>
      </w:r>
    </w:p>
  </w:comment>
  <w:comment w:id="1070" w:author="Suman Deshwal" w:date="2024-05-09T13:02:00Z" w:initials="SD">
    <w:p w14:paraId="5DB9F60F" w14:textId="77777777"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1130" w:author="Suman Deshwal" w:date="2024-05-09T13:25:00Z" w:initials="SD">
    <w:p w14:paraId="6A82F0DA" w14:textId="77777777" w:rsidR="00966E40" w:rsidRDefault="00966E40" w:rsidP="00966E40">
      <w:r>
        <w:rPr>
          <w:rStyle w:val="CommentReference"/>
        </w:rPr>
        <w:annotationRef/>
      </w:r>
      <w:r>
        <w:rPr>
          <w:color w:val="000000"/>
          <w:sz w:val="20"/>
          <w:szCs w:val="20"/>
        </w:rPr>
        <w:t>this heading is not required, please consider removing it</w:t>
      </w:r>
    </w:p>
  </w:comment>
  <w:comment w:id="1170" w:author="Suman Deshwal" w:date="2024-05-09T14:12:00Z" w:initials="SD">
    <w:p w14:paraId="5DF24E52" w14:textId="77777777" w:rsidR="00F33931" w:rsidRDefault="00F33931" w:rsidP="00F33931">
      <w:r>
        <w:rPr>
          <w:rStyle w:val="CommentReference"/>
        </w:rPr>
        <w:annotationRef/>
      </w:r>
      <w:r>
        <w:rPr>
          <w:color w:val="000000"/>
          <w:sz w:val="20"/>
          <w:szCs w:val="20"/>
        </w:rPr>
        <w:t>please confirm the casing os Step Functions</w:t>
      </w:r>
    </w:p>
  </w:comment>
  <w:comment w:id="1169" w:author="Suman Deshwal" w:date="2024-05-09T14:12:00Z" w:initials="SD">
    <w:p w14:paraId="6AC3B619" w14:textId="762B2A5B" w:rsidR="00F33931" w:rsidRDefault="00F33931" w:rsidP="00F33931">
      <w:r>
        <w:rPr>
          <w:rStyle w:val="CommentReference"/>
        </w:rPr>
        <w:annotationRef/>
      </w:r>
      <w:r>
        <w:rPr>
          <w:color w:val="000000"/>
          <w:sz w:val="20"/>
          <w:szCs w:val="20"/>
        </w:rPr>
        <w:t>this heading is not required here</w:t>
      </w:r>
    </w:p>
  </w:comment>
  <w:comment w:id="1175" w:author="Suman Deshwal" w:date="2024-05-09T14:12:00Z" w:initials="SD">
    <w:p w14:paraId="4A09A2A0" w14:textId="77777777"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1224" w:author="Suman Deshwal" w:date="2024-05-09T14:17:00Z" w:initials="SD">
    <w:p w14:paraId="42E5A22D" w14:textId="77777777" w:rsidR="00DD1DB0" w:rsidRDefault="00DD1DB0" w:rsidP="00DD1DB0">
      <w:r>
        <w:rPr>
          <w:rStyle w:val="CommentReference"/>
        </w:rPr>
        <w:annotationRef/>
      </w:r>
      <w:r>
        <w:rPr>
          <w:color w:val="000000"/>
          <w:sz w:val="20"/>
          <w:szCs w:val="20"/>
        </w:rPr>
        <w:t>please remove the sections from the chapters.</w:t>
      </w:r>
    </w:p>
  </w:comment>
  <w:comment w:id="1227"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1246" w:author="Suman Deshwal" w:date="2024-05-09T14:19:00Z" w:initials="SD">
    <w:p w14:paraId="586E0D9B" w14:textId="77777777" w:rsidR="00DD1DB0" w:rsidRDefault="00DD1DB0" w:rsidP="00DD1DB0">
      <w:r>
        <w:rPr>
          <w:rStyle w:val="CommentReference"/>
        </w:rPr>
        <w:annotationRef/>
      </w:r>
      <w:r>
        <w:rPr>
          <w:color w:val="000000"/>
          <w:sz w:val="20"/>
          <w:szCs w:val="20"/>
        </w:rPr>
        <w:t>the ‘overview’ headings are not required, please consider removing them.</w:t>
      </w:r>
    </w:p>
  </w:comment>
  <w:comment w:id="1298" w:author="Suman Deshwal" w:date="2024-05-09T14:24:00Z" w:initials="SD">
    <w:p w14:paraId="2CB30E45" w14:textId="77777777" w:rsidR="00DD1DB0" w:rsidRDefault="00DD1DB0" w:rsidP="00DD1DB0">
      <w:r>
        <w:rPr>
          <w:rStyle w:val="CommentReference"/>
        </w:rPr>
        <w:annotationRef/>
      </w:r>
      <w:r>
        <w:rPr>
          <w:color w:val="000000"/>
          <w:sz w:val="20"/>
          <w:szCs w:val="20"/>
        </w:rPr>
        <w:t>this section is not required.</w:t>
      </w:r>
    </w:p>
  </w:comment>
  <w:comment w:id="1314" w:author="Suman Deshwal" w:date="2024-05-09T14:27:00Z" w:initials="SD">
    <w:p w14:paraId="57AA3C7F" w14:textId="77777777" w:rsidR="00DD1DB0" w:rsidRDefault="00DD1DB0" w:rsidP="00DD1DB0">
      <w:r>
        <w:rPr>
          <w:rStyle w:val="CommentReference"/>
        </w:rPr>
        <w:annotationRef/>
      </w:r>
      <w:r>
        <w:rPr>
          <w:color w:val="000000"/>
          <w:sz w:val="20"/>
          <w:szCs w:val="20"/>
        </w:rPr>
        <w:t>please add some introductory content in this section</w:t>
      </w:r>
    </w:p>
  </w:comment>
  <w:comment w:id="1331" w:author="Suman Deshwal" w:date="2024-05-09T14:28:00Z" w:initials="SD">
    <w:p w14:paraId="7AC54742" w14:textId="77777777" w:rsidR="00DD1DB0" w:rsidRDefault="00DD1DB0" w:rsidP="00DD1DB0">
      <w:r>
        <w:rPr>
          <w:rStyle w:val="CommentReference"/>
        </w:rPr>
        <w:annotationRef/>
      </w:r>
      <w:r>
        <w:rPr>
          <w:color w:val="000000"/>
          <w:sz w:val="20"/>
          <w:szCs w:val="20"/>
        </w:rPr>
        <w:t>plese add a lead-in statement for the following points</w:t>
      </w:r>
    </w:p>
  </w:comment>
  <w:comment w:id="1384" w:author="Suman Deshwal" w:date="2024-05-09T14:39:00Z" w:initials="SD">
    <w:p w14:paraId="7DA08A3E" w14:textId="77777777" w:rsidR="009875F6" w:rsidRDefault="00B83003" w:rsidP="009875F6">
      <w:r>
        <w:rPr>
          <w:rStyle w:val="CommentReference"/>
        </w:rPr>
        <w:annotationRef/>
      </w:r>
      <w:r w:rsidR="009875F6">
        <w:rPr>
          <w:sz w:val="20"/>
          <w:szCs w:val="20"/>
        </w:rPr>
        <w:t>please provide some introductory content and a lead in statement for the following points</w:t>
      </w:r>
    </w:p>
  </w:comment>
  <w:comment w:id="1391" w:author="Suman Deshwal" w:date="2024-05-09T15:35:00Z" w:initials="SD">
    <w:p w14:paraId="03A517E6" w14:textId="77777777" w:rsidR="00A45D56" w:rsidRDefault="00A45D56" w:rsidP="00A45D56">
      <w:r>
        <w:rPr>
          <w:rStyle w:val="CommentReference"/>
        </w:rPr>
        <w:annotationRef/>
      </w:r>
      <w:r>
        <w:rPr>
          <w:sz w:val="20"/>
          <w:szCs w:val="20"/>
        </w:rPr>
        <w:t>please provide some introductory content and a lead in statement for the following points</w:t>
      </w:r>
    </w:p>
  </w:comment>
  <w:comment w:id="1395" w:author="Suman Deshwal" w:date="2024-05-09T15:36:00Z" w:initials="SD">
    <w:p w14:paraId="2D048342" w14:textId="77777777"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1421" w:author="Suman Deshwal" w:date="2024-05-09T15:50:00Z" w:initials="SD">
    <w:p w14:paraId="440EF190" w14:textId="77777777" w:rsidR="00C06AB1" w:rsidRDefault="00C06AB1" w:rsidP="00C06AB1">
      <w:r>
        <w:rPr>
          <w:rStyle w:val="CommentReference"/>
        </w:rPr>
        <w:annotationRef/>
      </w:r>
      <w:r>
        <w:rPr>
          <w:color w:val="000000"/>
          <w:sz w:val="20"/>
          <w:szCs w:val="20"/>
        </w:rPr>
        <w:t>please add more content in this section</w:t>
      </w:r>
    </w:p>
  </w:comment>
  <w:comment w:id="1487" w:author="Suman Deshwal" w:date="2024-05-09T16:20:00Z" w:initials="SD">
    <w:p w14:paraId="2A38BC79" w14:textId="77777777" w:rsidR="007B6BAB" w:rsidRDefault="007B6BAB" w:rsidP="007B6BAB">
      <w:r>
        <w:rPr>
          <w:rStyle w:val="CommentReference"/>
        </w:rPr>
        <w:annotationRef/>
      </w:r>
      <w:r>
        <w:rPr>
          <w:color w:val="000000"/>
          <w:sz w:val="20"/>
          <w:szCs w:val="20"/>
        </w:rPr>
        <w:t>we cannot have two headings together without some content in between.</w:t>
      </w:r>
    </w:p>
  </w:comment>
  <w:comment w:id="1497" w:author="Suman Deshwal" w:date="2024-05-09T16:20:00Z" w:initials="SD">
    <w:p w14:paraId="6DA83608" w14:textId="77777777" w:rsidR="007B6BAB" w:rsidRDefault="007B6BAB" w:rsidP="007B6BAB">
      <w:r>
        <w:rPr>
          <w:rStyle w:val="CommentReference"/>
        </w:rPr>
        <w:annotationRef/>
      </w:r>
      <w:r>
        <w:rPr>
          <w:sz w:val="20"/>
          <w:szCs w:val="20"/>
        </w:rPr>
        <w:t>please provide a lead-in statement for the following steps</w:t>
      </w:r>
      <w:r>
        <w:rPr>
          <w:sz w:val="20"/>
          <w:szCs w:val="20"/>
        </w:rPr>
        <w:cr/>
      </w:r>
    </w:p>
  </w:comment>
  <w:comment w:id="1499" w:author="Suman Deshwal" w:date="2024-05-09T16:21:00Z" w:initials="SD">
    <w:p w14:paraId="0905FE71" w14:textId="77777777" w:rsidR="007B6BAB" w:rsidRDefault="007B6BAB" w:rsidP="007B6BAB">
      <w:r>
        <w:rPr>
          <w:rStyle w:val="CommentReference"/>
        </w:rPr>
        <w:annotationRef/>
      </w:r>
      <w:r>
        <w:rPr>
          <w:sz w:val="20"/>
          <w:szCs w:val="20"/>
        </w:rPr>
        <w:t>please provide a lead-in statement for the following .</w:t>
      </w:r>
      <w:r>
        <w:rPr>
          <w:sz w:val="20"/>
          <w:szCs w:val="20"/>
        </w:rPr>
        <w:cr/>
        <w:t>points</w:t>
      </w:r>
    </w:p>
  </w:comment>
  <w:comment w:id="1559" w:author="Suman Deshwal" w:date="2024-05-09T16:32:00Z" w:initials="SD">
    <w:p w14:paraId="4C96431B" w14:textId="77777777"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1564" w:author="Suman Deshwal" w:date="2024-05-09T16:34:00Z" w:initials="SD">
    <w:p w14:paraId="54353740" w14:textId="77777777" w:rsidR="00272C9C" w:rsidRDefault="00272C9C" w:rsidP="00272C9C">
      <w:r>
        <w:rPr>
          <w:rStyle w:val="CommentReference"/>
        </w:rPr>
        <w:annotationRef/>
      </w:r>
      <w:r>
        <w:rPr>
          <w:sz w:val="20"/>
          <w:szCs w:val="20"/>
        </w:rPr>
        <w:t>please provide a lead-in statement for the following points</w:t>
      </w:r>
    </w:p>
  </w:comment>
  <w:comment w:id="1570" w:author="Suman Deshwal" w:date="2024-05-09T16:36:00Z" w:initials="SD">
    <w:p w14:paraId="2E04D68F" w14:textId="77777777" w:rsidR="00272C9C" w:rsidRDefault="00272C9C" w:rsidP="00272C9C">
      <w:r>
        <w:rPr>
          <w:rStyle w:val="CommentReference"/>
        </w:rPr>
        <w:annotationRef/>
      </w:r>
      <w:r>
        <w:rPr>
          <w:sz w:val="20"/>
          <w:szCs w:val="20"/>
        </w:rPr>
        <w:t>please provide a lead-in statement for the following points</w:t>
      </w:r>
    </w:p>
  </w:comment>
  <w:comment w:id="1612" w:author="Suman Deshwal" w:date="2024-05-09T16:40:00Z" w:initials="SD">
    <w:p w14:paraId="2957EE14" w14:textId="77777777" w:rsidR="00A76281" w:rsidRDefault="00A76281" w:rsidP="00A76281">
      <w:r>
        <w:rPr>
          <w:rStyle w:val="CommentReference"/>
        </w:rPr>
        <w:annotationRef/>
      </w:r>
      <w:r>
        <w:rPr>
          <w:color w:val="000000"/>
          <w:sz w:val="20"/>
          <w:szCs w:val="20"/>
        </w:rPr>
        <w:t>please add a lead-in statement for the following points.</w:t>
      </w:r>
    </w:p>
  </w:comment>
  <w:comment w:id="1614" w:author="Suman Deshwal" w:date="2024-05-09T16:40:00Z" w:initials="SD">
    <w:p w14:paraId="7F082EF3" w14:textId="77777777" w:rsidR="00A76281" w:rsidRDefault="00A76281" w:rsidP="00A76281">
      <w:r>
        <w:rPr>
          <w:rStyle w:val="CommentReference"/>
        </w:rPr>
        <w:annotationRef/>
      </w:r>
      <w:r>
        <w:rPr>
          <w:color w:val="000000"/>
          <w:sz w:val="20"/>
          <w:szCs w:val="20"/>
        </w:rPr>
        <w:t>please provide a lead-in statement for the following points</w:t>
      </w:r>
    </w:p>
  </w:comment>
  <w:comment w:id="1644" w:author="Suman Deshwal" w:date="2024-05-09T16:44:00Z" w:initials="SD">
    <w:p w14:paraId="6C85A368" w14:textId="77777777" w:rsidR="00A76281" w:rsidRDefault="00A76281" w:rsidP="00A76281">
      <w:r>
        <w:rPr>
          <w:rStyle w:val="CommentReference"/>
        </w:rPr>
        <w:annotationRef/>
      </w:r>
      <w:r>
        <w:rPr>
          <w:color w:val="000000"/>
          <w:sz w:val="20"/>
          <w:szCs w:val="20"/>
        </w:rPr>
        <w:t>this sections are not required, please consider removing them.</w:t>
      </w:r>
    </w:p>
  </w:comment>
  <w:comment w:id="1682" w:author="Suman Deshwal" w:date="2024-05-09T16:46:00Z" w:initials="SD">
    <w:p w14:paraId="1FFE5E37" w14:textId="77777777"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1690" w:author="Suman Deshwal" w:date="2024-05-09T16:47:00Z" w:initials="SD">
    <w:p w14:paraId="23B847F8" w14:textId="77777777"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1724" w:author="Suman Deshwal" w:date="2024-05-09T16:51:00Z" w:initials="SD">
    <w:p w14:paraId="50F889A4" w14:textId="77777777" w:rsidR="00EE5677" w:rsidRDefault="00EE5677" w:rsidP="00EE5677">
      <w:r>
        <w:rPr>
          <w:rStyle w:val="CommentReference"/>
        </w:rPr>
        <w:annotationRef/>
      </w:r>
      <w:r>
        <w:rPr>
          <w:color w:val="000000"/>
          <w:sz w:val="20"/>
          <w:szCs w:val="20"/>
        </w:rPr>
        <w:t>please refrain from using colons in headings and add more content for this topic</w:t>
      </w:r>
    </w:p>
  </w:comment>
  <w:comment w:id="1734" w:author="Suman Deshwal" w:date="2024-05-15T11:43:00Z" w:initials="SD">
    <w:p w14:paraId="0D9A735F" w14:textId="77777777" w:rsidR="00E172D5" w:rsidRDefault="00E172D5" w:rsidP="00E172D5">
      <w:r>
        <w:rPr>
          <w:rStyle w:val="CommentReference"/>
        </w:rPr>
        <w:annotationRef/>
      </w:r>
      <w:r>
        <w:rPr>
          <w:color w:val="000000"/>
          <w:sz w:val="20"/>
          <w:szCs w:val="20"/>
        </w:rPr>
        <w:t>please provide a lead-in statement for the following points</w:t>
      </w:r>
    </w:p>
  </w:comment>
  <w:comment w:id="1752" w:author="Suman Deshwal" w:date="2024-05-09T16:53:00Z" w:initials="SD">
    <w:p w14:paraId="2D7C3F9F" w14:textId="5F691A2D" w:rsidR="00EE5677" w:rsidRDefault="00EE5677" w:rsidP="00EE5677">
      <w:r>
        <w:rPr>
          <w:rStyle w:val="CommentReference"/>
        </w:rPr>
        <w:annotationRef/>
      </w:r>
      <w:r>
        <w:rPr>
          <w:color w:val="000000"/>
          <w:sz w:val="20"/>
          <w:szCs w:val="20"/>
        </w:rPr>
        <w:t>please refrain from using colon and hyphen in heading</w:t>
      </w:r>
    </w:p>
  </w:comment>
  <w:comment w:id="1779" w:author="Suman Deshwal" w:date="2024-05-09T17:02:00Z" w:initials="SD">
    <w:p w14:paraId="4FD8BA20" w14:textId="77777777" w:rsidR="00E10768" w:rsidRDefault="00E10768" w:rsidP="00E10768">
      <w:r>
        <w:rPr>
          <w:rStyle w:val="CommentReference"/>
        </w:rPr>
        <w:annotationRef/>
      </w:r>
      <w:r>
        <w:rPr>
          <w:color w:val="000000"/>
          <w:sz w:val="20"/>
          <w:szCs w:val="20"/>
        </w:rPr>
        <w:t xml:space="preserve">there is no need to provide the conclusion topic-wise, kindly provide the conclusion in a paragraph format including all the topics/ skills that the reader has learned from this chapter. </w:t>
      </w:r>
    </w:p>
  </w:comment>
  <w:comment w:id="1851" w:author="Suman Deshwal" w:date="2024-05-09T17:01:00Z" w:initials="SD">
    <w:p w14:paraId="1222CD59" w14:textId="195E1161" w:rsidR="00E10768" w:rsidRDefault="00E10768" w:rsidP="00E10768">
      <w:r>
        <w:rPr>
          <w:rStyle w:val="CommentReference"/>
        </w:rPr>
        <w:annotationRef/>
      </w:r>
      <w:r>
        <w:rPr>
          <w:color w:val="000000"/>
          <w:sz w:val="20"/>
          <w:szCs w:val="20"/>
        </w:rPr>
        <w:t xml:space="preserve">please add what the readers will learn in the next chapter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D333CB" w15:done="0"/>
  <w15:commentEx w15:paraId="04CA8EAC" w15:done="0"/>
  <w15:commentEx w15:paraId="6554EF1B" w15:done="0"/>
  <w15:commentEx w15:paraId="568CB044" w15:done="0"/>
  <w15:commentEx w15:paraId="0665B953" w15:done="0"/>
  <w15:commentEx w15:paraId="4492396F" w15:done="0"/>
  <w15:commentEx w15:paraId="7A1CDD83" w15:done="0"/>
  <w15:commentEx w15:paraId="27C70568" w15:done="0"/>
  <w15:commentEx w15:paraId="56AD48AC" w15:done="0"/>
  <w15:commentEx w15:paraId="0D09E195" w15:done="0"/>
  <w15:commentEx w15:paraId="4C9BCBF5" w15:done="0"/>
  <w15:commentEx w15:paraId="154D4DD0" w15:done="0"/>
  <w15:commentEx w15:paraId="59B328DE" w15:done="0"/>
  <w15:commentEx w15:paraId="6A08D7E0" w15:done="0"/>
  <w15:commentEx w15:paraId="015E5911" w15:done="0"/>
  <w15:commentEx w15:paraId="2BA7B8AD" w15:done="0"/>
  <w15:commentEx w15:paraId="74CF07E5" w15:done="0"/>
  <w15:commentEx w15:paraId="4A486ACB" w15:done="0"/>
  <w15:commentEx w15:paraId="264300D4" w15:done="0"/>
  <w15:commentEx w15:paraId="3E05FEC8" w15:done="0"/>
  <w15:commentEx w15:paraId="2F2A51B3" w15:done="0"/>
  <w15:commentEx w15:paraId="63260A34" w15:done="0"/>
  <w15:commentEx w15:paraId="468ED133" w15:done="0"/>
  <w15:commentEx w15:paraId="17B6F1F6" w15:done="0"/>
  <w15:commentEx w15:paraId="35184E29" w15:done="0"/>
  <w15:commentEx w15:paraId="24C562F8" w15:done="0"/>
  <w15:commentEx w15:paraId="4480C82D" w15:done="0"/>
  <w15:commentEx w15:paraId="2CD838CB" w15:done="0"/>
  <w15:commentEx w15:paraId="18B0D9A1" w15:done="0"/>
  <w15:commentEx w15:paraId="3D66B7F1" w15:done="0"/>
  <w15:commentEx w15:paraId="6A82F0DA" w15:done="0"/>
  <w15:commentEx w15:paraId="5DF24E52" w15:done="0"/>
  <w15:commentEx w15:paraId="6AC3B619" w15:done="0"/>
  <w15:commentEx w15:paraId="3B00A7CC" w15:done="0"/>
  <w15:commentEx w15:paraId="42E5A22D" w15:done="0"/>
  <w15:commentEx w15:paraId="1EB9921D" w15:done="0"/>
  <w15:commentEx w15:paraId="586E0D9B" w15:done="0"/>
  <w15:commentEx w15:paraId="2CB30E45" w15:done="0"/>
  <w15:commentEx w15:paraId="57AA3C7F" w15:done="0"/>
  <w15:commentEx w15:paraId="7AC54742" w15:done="0"/>
  <w15:commentEx w15:paraId="7DA08A3E" w15:done="0"/>
  <w15:commentEx w15:paraId="03A517E6" w15:done="0"/>
  <w15:commentEx w15:paraId="11C4C955" w15:done="0"/>
  <w15:commentEx w15:paraId="440EF190" w15:done="0"/>
  <w15:commentEx w15:paraId="2A38BC79" w15:done="0"/>
  <w15:commentEx w15:paraId="6DA83608" w15:done="0"/>
  <w15:commentEx w15:paraId="0905FE71" w15:done="0"/>
  <w15:commentEx w15:paraId="4FD14169" w15:done="0"/>
  <w15:commentEx w15:paraId="54353740" w15:done="0"/>
  <w15:commentEx w15:paraId="2E04D68F" w15:done="0"/>
  <w15:commentEx w15:paraId="2957EE14" w15:done="0"/>
  <w15:commentEx w15:paraId="7F082EF3" w15:done="0"/>
  <w15:commentEx w15:paraId="6C85A368" w15:done="0"/>
  <w15:commentEx w15:paraId="1FFE5E37" w15:done="0"/>
  <w15:commentEx w15:paraId="138D4785" w15:done="0"/>
  <w15:commentEx w15:paraId="50F889A4" w15:done="0"/>
  <w15:commentEx w15:paraId="0D9A735F" w15:done="0"/>
  <w15:commentEx w15:paraId="2D7C3F9F" w15:done="0"/>
  <w15:commentEx w15:paraId="4FD8BA20" w15:done="0"/>
  <w15:commentEx w15:paraId="1222CD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09D83E7" w16cex:dateUtc="2024-05-07T12:04:00Z"/>
  <w16cex:commentExtensible w16cex:durableId="34AE0CC3" w16cex:dateUtc="2024-05-07T11:20:00Z"/>
  <w16cex:commentExtensible w16cex:durableId="533A42A1" w16cex:dateUtc="2024-05-02T05:02:00Z"/>
  <w16cex:commentExtensible w16cex:durableId="563E1DEB" w16cex:dateUtc="2024-05-15T05:58:00Z"/>
  <w16cex:commentExtensible w16cex:durableId="53826CA9" w16cex:dateUtc="2024-04-09T04:32: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0AABE1D1" w16cex:dateUtc="2024-05-07T12:21:00Z"/>
  <w16cex:commentExtensible w16cex:durableId="76405A04" w16cex:dateUtc="2024-05-09T04:34:00Z"/>
  <w16cex:commentExtensible w16cex:durableId="09315587" w16cex:dateUtc="2024-05-09T04:35:00Z"/>
  <w16cex:commentExtensible w16cex:durableId="680CE332" w16cex:dateUtc="2024-05-09T04:38:00Z"/>
  <w16cex:commentExtensible w16cex:durableId="5906F8C8" w16cex:dateUtc="2024-05-09T04:45:00Z"/>
  <w16cex:commentExtensible w16cex:durableId="38A99A9E" w16cex:dateUtc="2024-05-15T06:01:00Z"/>
  <w16cex:commentExtensible w16cex:durableId="3A65A91D" w16cex:dateUtc="2024-05-09T05:46:00Z"/>
  <w16cex:commentExtensible w16cex:durableId="1DE5A2F4" w16cex:dateUtc="2024-05-09T05:54:00Z"/>
  <w16cex:commentExtensible w16cex:durableId="7DCAC869" w16cex:dateUtc="2024-05-09T06:05:00Z"/>
  <w16cex:commentExtensible w16cex:durableId="4B26E5F6" w16cex:dateUtc="2024-05-09T06:07:00Z"/>
  <w16cex:commentExtensible w16cex:durableId="08D4DDEA" w16cex:dateUtc="2024-05-09T06:22:00Z"/>
  <w16cex:commentExtensible w16cex:durableId="51681211" w16cex:dateUtc="2024-05-09T06:29:00Z"/>
  <w16cex:commentExtensible w16cex:durableId="12D01486" w16cex:dateUtc="2024-05-09T06:31:00Z"/>
  <w16cex:commentExtensible w16cex:durableId="4600BCB4" w16cex:dateUtc="2024-05-09T06:30: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2CCD28C0" w16cex:dateUtc="2024-05-09T07:22:00Z"/>
  <w16cex:commentExtensible w16cex:durableId="3F129CA6" w16cex:dateUtc="2024-05-09T07:32:00Z"/>
  <w16cex:commentExtensible w16cex:durableId="709159CD" w16cex:dateUtc="2024-05-09T07:55:00Z"/>
  <w16cex:commentExtensible w16cex:durableId="68D5C6C5" w16cex:dateUtc="2024-05-09T08:42:00Z"/>
  <w16cex:commentExtensible w16cex:durableId="09CEB62C" w16cex:dateUtc="2024-05-09T08:42:00Z"/>
  <w16cex:commentExtensible w16cex:durableId="247B5A45" w16cex:dateUtc="2024-05-09T08:42:00Z"/>
  <w16cex:commentExtensible w16cex:durableId="506E34CB" w16cex:dateUtc="2024-05-09T08:47:00Z"/>
  <w16cex:commentExtensible w16cex:durableId="4BA6198E" w16cex:dateUtc="2024-05-09T08:48:00Z"/>
  <w16cex:commentExtensible w16cex:durableId="533E60A5" w16cex:dateUtc="2024-05-09T08:49:00Z"/>
  <w16cex:commentExtensible w16cex:durableId="15FD2255" w16cex:dateUtc="2024-05-09T08:54:00Z"/>
  <w16cex:commentExtensible w16cex:durableId="7DC653C7" w16cex:dateUtc="2024-05-09T08:57:00Z"/>
  <w16cex:commentExtensible w16cex:durableId="700D5048" w16cex:dateUtc="2024-05-09T08:58:00Z"/>
  <w16cex:commentExtensible w16cex:durableId="66413A88" w16cex:dateUtc="2024-05-09T09:09:00Z"/>
  <w16cex:commentExtensible w16cex:durableId="1F9935D1" w16cex:dateUtc="2024-05-09T10:05:00Z"/>
  <w16cex:commentExtensible w16cex:durableId="1D0B2DDF" w16cex:dateUtc="2024-05-09T10:06:00Z"/>
  <w16cex:commentExtensible w16cex:durableId="575B33B3" w16cex:dateUtc="2024-05-09T10:20:00Z"/>
  <w16cex:commentExtensible w16cex:durableId="4266DB30" w16cex:dateUtc="2024-05-09T10:50:00Z"/>
  <w16cex:commentExtensible w16cex:durableId="50166027" w16cex:dateUtc="2024-05-09T10:50:00Z"/>
  <w16cex:commentExtensible w16cex:durableId="6AECD407" w16cex:dateUtc="2024-05-09T10:51:00Z"/>
  <w16cex:commentExtensible w16cex:durableId="1F19AE8D" w16cex:dateUtc="2024-05-09T11:02:00Z"/>
  <w16cex:commentExtensible w16cex:durableId="593ACEFA" w16cex:dateUtc="2024-05-09T11:04:00Z"/>
  <w16cex:commentExtensible w16cex:durableId="0209E715" w16cex:dateUtc="2024-05-09T11:06:00Z"/>
  <w16cex:commentExtensible w16cex:durableId="193EFF14" w16cex:dateUtc="2024-05-09T11:10:00Z"/>
  <w16cex:commentExtensible w16cex:durableId="5F0AF20C" w16cex:dateUtc="2024-05-09T11:10:00Z"/>
  <w16cex:commentExtensible w16cex:durableId="1D4B695F" w16cex:dateUtc="2024-05-09T11:14:00Z"/>
  <w16cex:commentExtensible w16cex:durableId="76C1F819" w16cex:dateUtc="2024-05-09T11:16:00Z"/>
  <w16cex:commentExtensible w16cex:durableId="6C7A58C7" w16cex:dateUtc="2024-05-09T11:17:00Z"/>
  <w16cex:commentExtensible w16cex:durableId="21EC5084" w16cex:dateUtc="2024-05-09T11:21:00Z"/>
  <w16cex:commentExtensible w16cex:durableId="586D5E8E" w16cex:dateUtc="2024-05-15T06:13:00Z"/>
  <w16cex:commentExtensible w16cex:durableId="04CFF6E1" w16cex:dateUtc="2024-05-09T11:23:00Z"/>
  <w16cex:commentExtensible w16cex:durableId="0DE052B1" w16cex:dateUtc="2024-05-09T11:32:00Z"/>
  <w16cex:commentExtensible w16cex:durableId="1D62503C" w16cex:dateUtc="2024-05-09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D333CB" w16cid:durableId="709D83E7"/>
  <w16cid:commentId w16cid:paraId="04CA8EAC" w16cid:durableId="34AE0CC3"/>
  <w16cid:commentId w16cid:paraId="6554EF1B" w16cid:durableId="533A42A1"/>
  <w16cid:commentId w16cid:paraId="568CB044" w16cid:durableId="563E1DEB"/>
  <w16cid:commentId w16cid:paraId="0665B953" w16cid:durableId="53826CA9"/>
  <w16cid:commentId w16cid:paraId="4492396F" w16cid:durableId="79D7BF2D"/>
  <w16cid:commentId w16cid:paraId="7A1CDD83" w16cid:durableId="2419190C"/>
  <w16cid:commentId w16cid:paraId="27C70568" w16cid:durableId="555BF5CC"/>
  <w16cid:commentId w16cid:paraId="56AD48AC" w16cid:durableId="4C1FDF63"/>
  <w16cid:commentId w16cid:paraId="0D09E195" w16cid:durableId="0AABE1D1"/>
  <w16cid:commentId w16cid:paraId="4C9BCBF5" w16cid:durableId="76405A04"/>
  <w16cid:commentId w16cid:paraId="154D4DD0" w16cid:durableId="09315587"/>
  <w16cid:commentId w16cid:paraId="59B328DE" w16cid:durableId="680CE332"/>
  <w16cid:commentId w16cid:paraId="6A08D7E0" w16cid:durableId="5906F8C8"/>
  <w16cid:commentId w16cid:paraId="015E5911" w16cid:durableId="38A99A9E"/>
  <w16cid:commentId w16cid:paraId="2BA7B8AD" w16cid:durableId="3A65A91D"/>
  <w16cid:commentId w16cid:paraId="74CF07E5" w16cid:durableId="1DE5A2F4"/>
  <w16cid:commentId w16cid:paraId="4A486ACB" w16cid:durableId="7DCAC869"/>
  <w16cid:commentId w16cid:paraId="264300D4" w16cid:durableId="4B26E5F6"/>
  <w16cid:commentId w16cid:paraId="3E05FEC8" w16cid:durableId="08D4DDEA"/>
  <w16cid:commentId w16cid:paraId="2F2A51B3" w16cid:durableId="51681211"/>
  <w16cid:commentId w16cid:paraId="63260A34" w16cid:durableId="12D01486"/>
  <w16cid:commentId w16cid:paraId="468ED133" w16cid:durableId="4600BCB4"/>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18B0D9A1" w16cid:durableId="2CCD28C0"/>
  <w16cid:commentId w16cid:paraId="3D66B7F1" w16cid:durableId="3F129CA6"/>
  <w16cid:commentId w16cid:paraId="6A82F0DA" w16cid:durableId="709159CD"/>
  <w16cid:commentId w16cid:paraId="5DF24E52" w16cid:durableId="68D5C6C5"/>
  <w16cid:commentId w16cid:paraId="6AC3B619" w16cid:durableId="09CEB62C"/>
  <w16cid:commentId w16cid:paraId="3B00A7CC" w16cid:durableId="247B5A45"/>
  <w16cid:commentId w16cid:paraId="42E5A22D" w16cid:durableId="506E34CB"/>
  <w16cid:commentId w16cid:paraId="1EB9921D" w16cid:durableId="4BA6198E"/>
  <w16cid:commentId w16cid:paraId="586E0D9B" w16cid:durableId="533E60A5"/>
  <w16cid:commentId w16cid:paraId="2CB30E45" w16cid:durableId="15FD2255"/>
  <w16cid:commentId w16cid:paraId="57AA3C7F" w16cid:durableId="7DC653C7"/>
  <w16cid:commentId w16cid:paraId="7AC54742" w16cid:durableId="700D5048"/>
  <w16cid:commentId w16cid:paraId="7DA08A3E" w16cid:durableId="66413A88"/>
  <w16cid:commentId w16cid:paraId="03A517E6" w16cid:durableId="1F9935D1"/>
  <w16cid:commentId w16cid:paraId="11C4C955" w16cid:durableId="1D0B2DDF"/>
  <w16cid:commentId w16cid:paraId="440EF190" w16cid:durableId="575B33B3"/>
  <w16cid:commentId w16cid:paraId="2A38BC79" w16cid:durableId="4266DB30"/>
  <w16cid:commentId w16cid:paraId="6DA83608" w16cid:durableId="50166027"/>
  <w16cid:commentId w16cid:paraId="0905FE71" w16cid:durableId="6AECD407"/>
  <w16cid:commentId w16cid:paraId="4FD14169" w16cid:durableId="1F19AE8D"/>
  <w16cid:commentId w16cid:paraId="54353740" w16cid:durableId="593ACEFA"/>
  <w16cid:commentId w16cid:paraId="2E04D68F" w16cid:durableId="0209E715"/>
  <w16cid:commentId w16cid:paraId="2957EE14" w16cid:durableId="193EFF14"/>
  <w16cid:commentId w16cid:paraId="7F082EF3" w16cid:durableId="5F0AF20C"/>
  <w16cid:commentId w16cid:paraId="6C85A368" w16cid:durableId="1D4B695F"/>
  <w16cid:commentId w16cid:paraId="1FFE5E37" w16cid:durableId="76C1F819"/>
  <w16cid:commentId w16cid:paraId="138D4785" w16cid:durableId="6C7A58C7"/>
  <w16cid:commentId w16cid:paraId="50F889A4" w16cid:durableId="21EC5084"/>
  <w16cid:commentId w16cid:paraId="0D9A735F" w16cid:durableId="586D5E8E"/>
  <w16cid:commentId w16cid:paraId="2D7C3F9F" w16cid:durableId="04CFF6E1"/>
  <w16cid:commentId w16cid:paraId="4FD8BA20" w16cid:durableId="0DE052B1"/>
  <w16cid:commentId w16cid:paraId="1222CD59" w16cid:durableId="1D6250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DC837" w14:textId="77777777" w:rsidR="009F250D" w:rsidRDefault="009F250D" w:rsidP="005935FF">
      <w:pPr>
        <w:spacing w:after="0" w:line="240" w:lineRule="auto"/>
      </w:pPr>
      <w:r>
        <w:separator/>
      </w:r>
    </w:p>
  </w:endnote>
  <w:endnote w:type="continuationSeparator" w:id="0">
    <w:p w14:paraId="42E7A4E4" w14:textId="77777777" w:rsidR="009F250D" w:rsidRDefault="009F250D"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A3CEC" w14:textId="77777777" w:rsidR="009F250D" w:rsidRDefault="009F250D" w:rsidP="005935FF">
      <w:pPr>
        <w:spacing w:after="0" w:line="240" w:lineRule="auto"/>
      </w:pPr>
      <w:r>
        <w:separator/>
      </w:r>
    </w:p>
  </w:footnote>
  <w:footnote w:type="continuationSeparator" w:id="0">
    <w:p w14:paraId="127EC15A" w14:textId="77777777" w:rsidR="009F250D" w:rsidRDefault="009F250D" w:rsidP="005935FF">
      <w:pPr>
        <w:spacing w:after="0" w:line="240" w:lineRule="auto"/>
      </w:pPr>
      <w:r>
        <w:continuationSeparator/>
      </w:r>
    </w:p>
  </w:footnote>
  <w:footnote w:id="1">
    <w:p w14:paraId="36524113" w14:textId="2D52987C" w:rsidR="00263A36" w:rsidRDefault="00263A36">
      <w:pPr>
        <w:pStyle w:val="FootnoteText"/>
      </w:pPr>
      <w:r>
        <w:rPr>
          <w:rStyle w:val="FootnoteReference"/>
        </w:rPr>
        <w:footnoteRef/>
      </w:r>
      <w:r>
        <w:t xml:space="preserve"> </w:t>
      </w:r>
      <w:r w:rsidRPr="00263A36">
        <w:t xml:space="preserve">Garcia, P., &amp; Martinez, C. (2019). </w:t>
      </w:r>
      <w:r w:rsidRPr="00263A36">
        <w:rPr>
          <w:i/>
          <w:iCs/>
        </w:rPr>
        <w:t>Serverless Computing: Revolutionizing the Development Landscape</w:t>
      </w:r>
      <w:r w:rsidRPr="00263A36">
        <w:t xml:space="preserve">. </w:t>
      </w:r>
      <w:r w:rsidRPr="00263A36">
        <w:rPr>
          <w:i/>
          <w:iCs/>
        </w:rPr>
        <w:t>ACM Computing Surveys</w:t>
      </w:r>
      <w:r w:rsidRPr="00263A36">
        <w:t>, 52(1), 1-36.</w:t>
      </w:r>
    </w:p>
  </w:footnote>
  <w:footnote w:id="2">
    <w:p w14:paraId="1A1AC8E0" w14:textId="7E2CBB09" w:rsidR="00DA0CA2" w:rsidRDefault="00DA0CA2" w:rsidP="006C5412">
      <w:pPr>
        <w:pStyle w:val="FootnoteText"/>
      </w:pPr>
      <w:r>
        <w:rPr>
          <w:rStyle w:val="FootnoteReference"/>
        </w:rPr>
        <w:footnoteRef/>
      </w:r>
      <w:r>
        <w:t xml:space="preserve"> </w:t>
      </w:r>
      <w:r w:rsidRPr="00DA0CA2">
        <w:t xml:space="preserve">**Amazon Web Services, Inc. (2023). </w:t>
      </w:r>
      <w:r w:rsidRPr="00DA0CA2">
        <w:rPr>
          <w:i/>
          <w:iCs/>
        </w:rPr>
        <w:t xml:space="preserve">Amazon </w:t>
      </w:r>
      <w:proofErr w:type="spellStart"/>
      <w:r w:rsidRPr="00DA0CA2">
        <w:rPr>
          <w:i/>
          <w:iCs/>
        </w:rPr>
        <w:t>CodeCatalyst</w:t>
      </w:r>
      <w:proofErr w:type="spellEnd"/>
      <w:r w:rsidRPr="00DA0CA2">
        <w:rPr>
          <w:i/>
          <w:iCs/>
        </w:rPr>
        <w:t xml:space="preserve"> Overview</w:t>
      </w:r>
      <w:r w:rsidRPr="00DA0CA2">
        <w:t xml:space="preserve">. </w:t>
      </w:r>
      <w:r w:rsidRPr="00DA0CA2">
        <w:rPr>
          <w:i/>
          <w:iCs/>
        </w:rPr>
        <w:t>AWS Documentation</w:t>
      </w:r>
      <w:r w:rsidRPr="00DA0CA2">
        <w:t>[^AWS-</w:t>
      </w:r>
      <w:proofErr w:type="spellStart"/>
      <w:r w:rsidRPr="00DA0CA2">
        <w:t>CodeCatalyst</w:t>
      </w:r>
      <w:proofErr w:type="spellEnd"/>
      <w:r w:rsidRPr="00DA0CA2">
        <w:t>-Overview].</w:t>
      </w:r>
    </w:p>
  </w:footnote>
  <w:footnote w:id="3">
    <w:p w14:paraId="4A28E792" w14:textId="3EA6D464" w:rsidR="00971EE3" w:rsidRDefault="00971EE3" w:rsidP="00971EE3">
      <w:pPr>
        <w:pStyle w:val="FootnoteText"/>
      </w:pPr>
      <w:r>
        <w:rPr>
          <w:rStyle w:val="FootnoteReference"/>
        </w:rPr>
        <w:footnoteRef/>
      </w:r>
      <w:r>
        <w:t xml:space="preserve"> </w:t>
      </w:r>
      <w:r w:rsidRPr="00971EE3">
        <w:t xml:space="preserve">Smith, J., &amp; Doe, A. (2018). </w:t>
      </w:r>
      <w:r w:rsidRPr="00971EE3">
        <w:rPr>
          <w:i/>
          <w:iCs/>
        </w:rPr>
        <w:t>The Impact of Integrated Development Environments on Developer Productivity</w:t>
      </w:r>
      <w:r w:rsidRPr="00971EE3">
        <w:t xml:space="preserve">. </w:t>
      </w:r>
      <w:r w:rsidRPr="00971EE3">
        <w:rPr>
          <w:i/>
          <w:iCs/>
        </w:rPr>
        <w:t>Journal of Software Engineering</w:t>
      </w:r>
      <w:r w:rsidRPr="00971EE3">
        <w:t>, 12(2), 68-82.</w:t>
      </w:r>
    </w:p>
  </w:footnote>
  <w:footnote w:id="4">
    <w:p w14:paraId="1FE937D5" w14:textId="2B4C1156" w:rsidR="00971EE3" w:rsidRDefault="00971EE3" w:rsidP="00971EE3">
      <w:pPr>
        <w:pStyle w:val="FootnoteText"/>
      </w:pPr>
      <w:r>
        <w:rPr>
          <w:rStyle w:val="FootnoteReference"/>
        </w:rPr>
        <w:footnoteRef/>
      </w:r>
      <w:r>
        <w:t xml:space="preserve"> </w:t>
      </w:r>
      <w:r w:rsidRPr="00971EE3">
        <w:t xml:space="preserve">Brown, L., &amp; Johnson, M. (2017). </w:t>
      </w:r>
      <w:r w:rsidRPr="00971EE3">
        <w:rPr>
          <w:i/>
          <w:iCs/>
        </w:rPr>
        <w:t>Collaborative Coding in Modern Software Development</w:t>
      </w:r>
      <w:r w:rsidRPr="00971EE3">
        <w:t xml:space="preserve">. </w:t>
      </w:r>
      <w:r w:rsidRPr="00971EE3">
        <w:rPr>
          <w:i/>
          <w:iCs/>
        </w:rPr>
        <w:t>International Journal of Computer Science and Applications</w:t>
      </w:r>
      <w:r w:rsidRPr="00971EE3">
        <w:t>, 6(4), 22-30.</w:t>
      </w:r>
    </w:p>
  </w:footnote>
  <w:footnote w:id="5">
    <w:p w14:paraId="54DFC72A" w14:textId="1CCFB28B" w:rsidR="00517B4A" w:rsidRDefault="00517B4A" w:rsidP="00517B4A">
      <w:pPr>
        <w:pStyle w:val="FootnoteText"/>
      </w:pPr>
      <w:r>
        <w:rPr>
          <w:rStyle w:val="FootnoteReference"/>
        </w:rPr>
        <w:footnoteRef/>
      </w:r>
      <w:r>
        <w:t xml:space="preserve"> </w:t>
      </w:r>
      <w:r w:rsidRPr="00517B4A">
        <w:t xml:space="preserve">Jackson, S., &amp; Harris, R. (2020). </w:t>
      </w:r>
      <w:r w:rsidRPr="00517B4A">
        <w:rPr>
          <w:i/>
          <w:iCs/>
        </w:rPr>
        <w:t>Leveraging Machine Learning for Code Quality Improvement</w:t>
      </w:r>
      <w:r w:rsidRPr="00517B4A">
        <w:t xml:space="preserve">. </w:t>
      </w:r>
      <w:r w:rsidRPr="00517B4A">
        <w:rPr>
          <w:i/>
          <w:iCs/>
        </w:rPr>
        <w:t>IEEE Software</w:t>
      </w:r>
      <w:r w:rsidRPr="00517B4A">
        <w:t>, 37(4), 32-38.</w:t>
      </w:r>
    </w:p>
  </w:footnote>
  <w:footnote w:id="6">
    <w:p w14:paraId="72CA0BF2" w14:textId="580CA844" w:rsidR="00543DC8" w:rsidRDefault="00543DC8" w:rsidP="00543DC8">
      <w:pPr>
        <w:pStyle w:val="FootnoteText"/>
      </w:pPr>
      <w:r>
        <w:rPr>
          <w:rStyle w:val="FootnoteReference"/>
        </w:rPr>
        <w:footnoteRef/>
      </w:r>
      <w:r>
        <w:t xml:space="preserve"> </w:t>
      </w:r>
      <w:r w:rsidRPr="00AA52E0">
        <w:t xml:space="preserve">AWS Whitepaper. (2022). "Best Practices for Automated Code Reviews with Machine Learning." Retrieved from </w:t>
      </w:r>
      <w:hyperlink r:id="rId1" w:tgtFrame="_new" w:history="1">
        <w:r w:rsidRPr="00AA52E0">
          <w:rPr>
            <w:rStyle w:val="Hyperlink"/>
          </w:rPr>
          <w:t xml:space="preserve">AWS </w:t>
        </w:r>
        <w:proofErr w:type="spellStart"/>
        <w:r w:rsidRPr="00AA52E0">
          <w:rPr>
            <w:rStyle w:val="Hyperlink"/>
          </w:rPr>
          <w:t>CodeGuru</w:t>
        </w:r>
        <w:proofErr w:type="spellEnd"/>
        <w:r w:rsidRPr="00AA52E0">
          <w:rPr>
            <w:rStyle w:val="Hyperlink"/>
          </w:rPr>
          <w:t xml:space="preserve"> Best Practices</w:t>
        </w:r>
      </w:hyperlink>
      <w:hyperlink r:id="rId2" w:anchor="user-content-fn-3%5E" w:tgtFrame="_new" w:history="1">
        <w:r w:rsidRPr="00AA52E0">
          <w:rPr>
            <w:rStyle w:val="Hyperlink"/>
            <w:vertAlign w:val="superscript"/>
          </w:rPr>
          <w:t>1</w:t>
        </w:r>
      </w:hyperlink>
      <w:r w:rsidRPr="00AA52E0">
        <w:t>.</w:t>
      </w:r>
    </w:p>
  </w:footnote>
  <w:footnote w:id="7">
    <w:p w14:paraId="4D509693" w14:textId="00173419" w:rsidR="003F0A61" w:rsidRDefault="003F0A61">
      <w:pPr>
        <w:pStyle w:val="FootnoteText"/>
      </w:pPr>
      <w:r>
        <w:rPr>
          <w:rStyle w:val="FootnoteReference"/>
        </w:rPr>
        <w:footnoteRef/>
      </w:r>
      <w:r>
        <w:t xml:space="preserve"> </w:t>
      </w:r>
      <w:r w:rsidRPr="00AA52E0">
        <w:t xml:space="preserve">AWS Whitepaper. (2022). "Best Practices for Automated Code Reviews with Machine Learning." Retrieved from </w:t>
      </w:r>
      <w:hyperlink r:id="rId3" w:tgtFrame="_new" w:history="1">
        <w:r w:rsidRPr="00AA52E0">
          <w:rPr>
            <w:rStyle w:val="Hyperlink"/>
          </w:rPr>
          <w:t xml:space="preserve">AWS </w:t>
        </w:r>
        <w:proofErr w:type="spellStart"/>
        <w:r w:rsidRPr="00AA52E0">
          <w:rPr>
            <w:rStyle w:val="Hyperlink"/>
          </w:rPr>
          <w:t>CodeGuru</w:t>
        </w:r>
        <w:proofErr w:type="spellEnd"/>
        <w:r w:rsidRPr="00AA52E0">
          <w:rPr>
            <w:rStyle w:val="Hyperlink"/>
          </w:rPr>
          <w:t xml:space="preserve"> Best Practices</w:t>
        </w:r>
      </w:hyperlink>
      <w:r w:rsidRPr="00AA52E0">
        <w:t>.</w:t>
      </w:r>
    </w:p>
  </w:footnote>
  <w:footnote w:id="8">
    <w:p w14:paraId="3BFD02ED" w14:textId="2229FA66" w:rsidR="001F55AB" w:rsidRDefault="001F55AB">
      <w:pPr>
        <w:pStyle w:val="FootnoteText"/>
      </w:pPr>
      <w:r>
        <w:rPr>
          <w:rStyle w:val="FootnoteReference"/>
        </w:rPr>
        <w:footnoteRef/>
      </w:r>
      <w:r>
        <w:t xml:space="preserve"> </w:t>
      </w:r>
      <w:r w:rsidRPr="00AA52E0">
        <w:t xml:space="preserve">Chen, L., &amp; Gupta, R. (2019). "Optimizing Code for Performance in Cloud Environments." </w:t>
      </w:r>
      <w:r w:rsidRPr="00AA52E0">
        <w:rPr>
          <w:i/>
          <w:iCs/>
        </w:rPr>
        <w:t>IEEE Transactions on Cloud Computing, 7</w:t>
      </w:r>
      <w:r w:rsidRPr="00AA52E0">
        <w:t>(2), 112-128.</w:t>
      </w:r>
    </w:p>
  </w:footnote>
  <w:footnote w:id="9">
    <w:p w14:paraId="2DF39E48" w14:textId="0CB9AB61" w:rsidR="00070CAB" w:rsidRDefault="00070CAB">
      <w:pPr>
        <w:pStyle w:val="FootnoteText"/>
      </w:pPr>
      <w:r>
        <w:rPr>
          <w:rStyle w:val="FootnoteReference"/>
        </w:rPr>
        <w:footnoteRef/>
      </w:r>
      <w:r>
        <w:t xml:space="preserve"> </w:t>
      </w:r>
      <w:r w:rsidRPr="00AA52E0">
        <w:t xml:space="preserve">Smith, J., &amp; Brown, A. (2021). "Machine Learning in Software Development: A Comprehensive Review." </w:t>
      </w:r>
      <w:r w:rsidRPr="00AA52E0">
        <w:rPr>
          <w:i/>
          <w:iCs/>
        </w:rPr>
        <w:t>Journal of Software Engineering and Applications, 14</w:t>
      </w:r>
      <w:r w:rsidRPr="00AA52E0">
        <w:t>(5), 256-273.</w:t>
      </w:r>
    </w:p>
  </w:footnote>
  <w:footnote w:id="10">
    <w:p w14:paraId="43888D26" w14:textId="194B6747" w:rsidR="008E5C36" w:rsidRDefault="008E5C36" w:rsidP="008E5C36">
      <w:pPr>
        <w:pStyle w:val="FootnoteText"/>
      </w:pPr>
      <w:r>
        <w:rPr>
          <w:rStyle w:val="FootnoteReference"/>
        </w:rPr>
        <w:footnoteRef/>
      </w:r>
      <w:r>
        <w:t xml:space="preserve"> </w:t>
      </w:r>
      <w:r w:rsidRPr="00C664F4">
        <w:t xml:space="preserve">AWS Documentation. (2023). "Amazon </w:t>
      </w:r>
      <w:proofErr w:type="spellStart"/>
      <w:r w:rsidRPr="00C664F4">
        <w:t>Corretto</w:t>
      </w:r>
      <w:proofErr w:type="spellEnd"/>
      <w:r w:rsidRPr="00C664F4">
        <w:t xml:space="preserve"> - Developer Guide." Retrieved from </w:t>
      </w:r>
      <w:hyperlink r:id="rId4" w:tgtFrame="_new" w:history="1">
        <w:r w:rsidRPr="00C664F4">
          <w:rPr>
            <w:rStyle w:val="Hyperlink"/>
          </w:rPr>
          <w:t xml:space="preserve">AWS </w:t>
        </w:r>
        <w:proofErr w:type="spellStart"/>
        <w:r w:rsidRPr="00C664F4">
          <w:rPr>
            <w:rStyle w:val="Hyperlink"/>
          </w:rPr>
          <w:t>Corretto</w:t>
        </w:r>
        <w:proofErr w:type="spellEnd"/>
        <w:r w:rsidRPr="00C664F4">
          <w:rPr>
            <w:rStyle w:val="Hyperlink"/>
          </w:rPr>
          <w:t xml:space="preserve"> Developer Guide</w:t>
        </w:r>
      </w:hyperlink>
      <w:r w:rsidRPr="00C664F4">
        <w:t>.</w:t>
      </w:r>
    </w:p>
  </w:footnote>
  <w:footnote w:id="11">
    <w:p w14:paraId="5185E3E5" w14:textId="34FEF351" w:rsidR="006C11E1" w:rsidRDefault="006C11E1" w:rsidP="008B2A84">
      <w:pPr>
        <w:pStyle w:val="FootnoteText"/>
      </w:pPr>
      <w:r>
        <w:rPr>
          <w:rStyle w:val="FootnoteReference"/>
        </w:rPr>
        <w:footnoteRef/>
      </w:r>
      <w:r>
        <w:t xml:space="preserve"> </w:t>
      </w:r>
      <w:r w:rsidR="008B2A84" w:rsidRPr="00C664F4">
        <w:t xml:space="preserve">Tanenbaum, A. S., &amp; Steen, M. V. (2014). "Distributed Systems: Principles and Paradigms." </w:t>
      </w:r>
      <w:r w:rsidR="008B2A84" w:rsidRPr="00C664F4">
        <w:rPr>
          <w:i/>
          <w:iCs/>
        </w:rPr>
        <w:t>Pearson Education</w:t>
      </w:r>
      <w:r w:rsidR="008B2A84" w:rsidRPr="00C664F4">
        <w:t>.</w:t>
      </w:r>
    </w:p>
  </w:footnote>
  <w:footnote w:id="12">
    <w:p w14:paraId="4132B834" w14:textId="576DC8BC" w:rsidR="006A31A5" w:rsidRDefault="006A31A5" w:rsidP="006A31A5">
      <w:pPr>
        <w:pStyle w:val="FootnoteText"/>
      </w:pPr>
      <w:r>
        <w:rPr>
          <w:rStyle w:val="FootnoteReference"/>
        </w:rPr>
        <w:footnoteRef/>
      </w:r>
      <w:r>
        <w:t xml:space="preserve"> </w:t>
      </w:r>
      <w:r w:rsidRPr="00C664F4">
        <w:t xml:space="preserve">Gupta, S., &amp; Bhattacharyya, S. S. (2016). "Security in Cloud Computing: A Comprehensive Survey." </w:t>
      </w:r>
      <w:r w:rsidRPr="00C664F4">
        <w:rPr>
          <w:i/>
          <w:iCs/>
        </w:rPr>
        <w:t>Journal of Computing and Security, 6</w:t>
      </w:r>
      <w:r w:rsidRPr="00C664F4">
        <w:t>(3), 279-323.</w:t>
      </w:r>
    </w:p>
  </w:footnote>
  <w:footnote w:id="13">
    <w:p w14:paraId="03913F9C" w14:textId="77777777" w:rsidR="00AE4A6A" w:rsidRDefault="00AE4A6A" w:rsidP="00AE4A6A">
      <w:pPr>
        <w:pStyle w:val="FootnoteText"/>
      </w:pPr>
      <w:r>
        <w:rPr>
          <w:rStyle w:val="FootnoteReference"/>
        </w:rPr>
        <w:footnoteRef/>
      </w:r>
      <w:r>
        <w:t xml:space="preserve"> </w:t>
      </w:r>
      <w:r w:rsidRPr="00C31CD4">
        <w:t xml:space="preserve">Smith, J., &amp; Johnson, A. (2018). "Infrastructure as Code: A Comprehensive Overview." </w:t>
      </w:r>
      <w:r w:rsidRPr="00C31CD4">
        <w:rPr>
          <w:i/>
          <w:iCs/>
        </w:rPr>
        <w:t>Journal of DevOps and Continuous Delivery, 4</w:t>
      </w:r>
      <w:r w:rsidRPr="00C31CD4">
        <w:t>(2), 112-130.</w:t>
      </w:r>
    </w:p>
  </w:footnote>
  <w:footnote w:id="14">
    <w:p w14:paraId="31F3FB6C" w14:textId="77777777" w:rsidR="00AE4A6A" w:rsidRDefault="00AE4A6A" w:rsidP="00AE4A6A">
      <w:pPr>
        <w:pStyle w:val="FootnoteText"/>
      </w:pPr>
      <w:r>
        <w:rPr>
          <w:rStyle w:val="FootnoteReference"/>
        </w:rPr>
        <w:footnoteRef/>
      </w:r>
      <w:r>
        <w:t xml:space="preserve"> </w:t>
      </w:r>
      <w:r w:rsidRPr="00C31CD4">
        <w:t xml:space="preserve">AWS Documentation. (2023). "AWS Cloud Control API - User Guide." Retrieved from </w:t>
      </w:r>
      <w:hyperlink r:id="rId5" w:tgtFrame="_new" w:history="1">
        <w:r w:rsidRPr="00C31CD4">
          <w:rPr>
            <w:rStyle w:val="Hyperlink"/>
          </w:rPr>
          <w:t>AWS Cloud Control API User Guide</w:t>
        </w:r>
      </w:hyperlink>
      <w:r w:rsidRPr="00C31CD4">
        <w:t>.</w:t>
      </w:r>
    </w:p>
  </w:footnote>
  <w:footnote w:id="15">
    <w:p w14:paraId="780126B0" w14:textId="77777777" w:rsidR="00AE4A6A" w:rsidRDefault="00AE4A6A" w:rsidP="00AE4A6A">
      <w:pPr>
        <w:pStyle w:val="FootnoteText"/>
      </w:pPr>
      <w:r>
        <w:rPr>
          <w:rStyle w:val="FootnoteReference"/>
        </w:rPr>
        <w:footnoteRef/>
      </w:r>
      <w:r>
        <w:t xml:space="preserve"> </w:t>
      </w:r>
      <w:r w:rsidRPr="00EA6F53">
        <w:t xml:space="preserve">AWS Documentation. (2023). "AWS Cloud Control API - User Guide." Retrieved from </w:t>
      </w:r>
      <w:hyperlink r:id="rId6" w:tgtFrame="_new" w:history="1">
        <w:r w:rsidRPr="00EA6F53">
          <w:rPr>
            <w:rStyle w:val="Hyperlink"/>
          </w:rPr>
          <w:t>AWS Cloud Control API User Guide</w:t>
        </w:r>
      </w:hyperlink>
      <w:r w:rsidRPr="00EA6F53">
        <w:t>.</w:t>
      </w:r>
    </w:p>
  </w:footnote>
  <w:footnote w:id="16">
    <w:p w14:paraId="5F362094" w14:textId="77777777" w:rsidR="00AE4A6A" w:rsidRDefault="00AE4A6A" w:rsidP="00AE4A6A">
      <w:pPr>
        <w:pStyle w:val="FootnoteText"/>
      </w:pPr>
      <w:r>
        <w:rPr>
          <w:rStyle w:val="FootnoteReference"/>
        </w:rPr>
        <w:footnoteRef/>
      </w:r>
      <w:r>
        <w:t xml:space="preserve"> </w:t>
      </w:r>
      <w:r w:rsidRPr="00C31CD4">
        <w:t xml:space="preserve">Williams, R., &amp; Miller, K. (2019). "Automation and Orchestration in DevOps: A Case Study Analysis." </w:t>
      </w:r>
      <w:r w:rsidRPr="00C31CD4">
        <w:rPr>
          <w:i/>
          <w:iCs/>
        </w:rPr>
        <w:t>International Journal of Software Engineering and Knowledge Engineering, 29</w:t>
      </w:r>
      <w:r w:rsidRPr="00C31CD4">
        <w:t>(7), 889-912.</w:t>
      </w:r>
    </w:p>
  </w:footnote>
  <w:footnote w:id="17">
    <w:p w14:paraId="029E0709" w14:textId="52BC8156" w:rsidR="00EE16DA" w:rsidRDefault="00EE16DA">
      <w:pPr>
        <w:pStyle w:val="FootnoteText"/>
      </w:pPr>
      <w:r>
        <w:rPr>
          <w:rStyle w:val="FootnoteReference"/>
        </w:rPr>
        <w:footnoteRef/>
      </w:r>
      <w:r>
        <w:t xml:space="preserve"> </w:t>
      </w:r>
      <w:r w:rsidRPr="00106C44">
        <w:t xml:space="preserve">AWS Documentation. (2023). "AWS Cloud Control API - Developer Guide." Retrieved from </w:t>
      </w:r>
      <w:hyperlink r:id="rId7" w:tgtFrame="_new" w:history="1">
        <w:r w:rsidRPr="00106C44">
          <w:rPr>
            <w:rStyle w:val="Hyperlink"/>
          </w:rPr>
          <w:t>AWS Cloud Control API Developer Guide</w:t>
        </w:r>
      </w:hyperlink>
      <w:r w:rsidRPr="00106C44">
        <w:t>.</w:t>
      </w:r>
    </w:p>
  </w:footnote>
  <w:footnote w:id="18">
    <w:p w14:paraId="3CBF2D2D" w14:textId="7F6CAFD3" w:rsidR="00EE16DA" w:rsidRDefault="00EE16DA">
      <w:pPr>
        <w:pStyle w:val="FootnoteText"/>
      </w:pPr>
      <w:r>
        <w:rPr>
          <w:rStyle w:val="FootnoteReference"/>
        </w:rPr>
        <w:footnoteRef/>
      </w:r>
      <w:r>
        <w:t xml:space="preserve"> </w:t>
      </w:r>
      <w:r w:rsidRPr="00106C44">
        <w:t xml:space="preserve">Smith, J., &amp; Brown, R. (2018). "Next-Generation Cloud Orchestration: A Comparative Analysis." </w:t>
      </w:r>
      <w:r w:rsidRPr="00106C44">
        <w:rPr>
          <w:i/>
          <w:iCs/>
        </w:rPr>
        <w:t>Journal of Cloud Computing Advances, 6</w:t>
      </w:r>
      <w:r w:rsidRPr="00106C44">
        <w:t>(2), 78-94.</w:t>
      </w:r>
    </w:p>
  </w:footnote>
  <w:footnote w:id="19">
    <w:p w14:paraId="7C1CB054" w14:textId="204E7A20" w:rsidR="006478B7" w:rsidRDefault="006478B7">
      <w:pPr>
        <w:pStyle w:val="FootnoteText"/>
      </w:pPr>
      <w:r>
        <w:rPr>
          <w:rStyle w:val="FootnoteReference"/>
        </w:rPr>
        <w:footnoteRef/>
      </w:r>
      <w:r>
        <w:t xml:space="preserve"> </w:t>
      </w:r>
      <w:r w:rsidRPr="00106C44">
        <w:t xml:space="preserve">Turner, A., &amp; Davis, M. (2019). "Automating AWS Resource Management with Cloud Control APIs." </w:t>
      </w:r>
      <w:r w:rsidRPr="00106C44">
        <w:rPr>
          <w:i/>
          <w:iCs/>
        </w:rPr>
        <w:t>DevOps Journal, 15</w:t>
      </w:r>
      <w:r w:rsidRPr="00106C44">
        <w:t>(4), 112-129</w:t>
      </w:r>
      <w:r>
        <w:t>.</w:t>
      </w:r>
    </w:p>
  </w:footnote>
  <w:footnote w:id="20">
    <w:p w14:paraId="1D6AA73F" w14:textId="34518011" w:rsidR="003B24E3" w:rsidRDefault="003B24E3">
      <w:pPr>
        <w:pStyle w:val="FootnoteText"/>
      </w:pPr>
      <w:r>
        <w:rPr>
          <w:rStyle w:val="FootnoteReference"/>
        </w:rPr>
        <w:footnoteRef/>
      </w:r>
      <w:r>
        <w:t xml:space="preserve"> </w:t>
      </w:r>
      <w:r w:rsidRPr="00BE6D12">
        <w:t xml:space="preserve">AWS Documentation. (2023). "AWS Cloud9 - User Guide." Retrieved from </w:t>
      </w:r>
      <w:hyperlink r:id="rId8" w:tgtFrame="_new" w:history="1">
        <w:r w:rsidRPr="00BE6D12">
          <w:rPr>
            <w:rStyle w:val="Hyperlink"/>
          </w:rPr>
          <w:t>AWS Cloud9 User Guide</w:t>
        </w:r>
      </w:hyperlink>
      <w:r w:rsidR="00404AC7">
        <w:t>.</w:t>
      </w:r>
    </w:p>
  </w:footnote>
  <w:footnote w:id="21">
    <w:p w14:paraId="5E09EF54" w14:textId="63681041" w:rsidR="00B40D40" w:rsidRDefault="00B40D40">
      <w:pPr>
        <w:pStyle w:val="FootnoteText"/>
      </w:pPr>
      <w:r>
        <w:rPr>
          <w:rStyle w:val="FootnoteReference"/>
        </w:rPr>
        <w:footnoteRef/>
      </w:r>
      <w:r>
        <w:t xml:space="preserve"> </w:t>
      </w:r>
      <w:r w:rsidRPr="00B40D40">
        <w:t xml:space="preserve">AWS Documentation. (2023). "AWS Cloud Control API - User Guide." Retrieved from </w:t>
      </w:r>
      <w:hyperlink r:id="rId9" w:tgtFrame="_new" w:history="1">
        <w:r w:rsidRPr="00B40D40">
          <w:rPr>
            <w:rStyle w:val="Hyperlink"/>
          </w:rPr>
          <w:t>AWS Cloud Control API User Guide</w:t>
        </w:r>
      </w:hyperlink>
      <w:r w:rsidRPr="00B40D40">
        <w:t>.</w:t>
      </w:r>
    </w:p>
  </w:footnote>
  <w:footnote w:id="22">
    <w:p w14:paraId="61E5DD8A" w14:textId="239FBB82" w:rsidR="00F5556E" w:rsidRDefault="00F5556E">
      <w:pPr>
        <w:pStyle w:val="FootnoteText"/>
      </w:pPr>
      <w:r>
        <w:rPr>
          <w:rStyle w:val="FootnoteReference"/>
        </w:rPr>
        <w:footnoteRef/>
      </w:r>
      <w:r>
        <w:t xml:space="preserve"> </w:t>
      </w:r>
      <w:r w:rsidRPr="00BE6D12">
        <w:t xml:space="preserve">Johnson, M., &amp; Smith, A. (2019). "Collaborative Coding Environments: A Comparative Study." </w:t>
      </w:r>
      <w:r w:rsidRPr="00BE6D12">
        <w:rPr>
          <w:i/>
          <w:iCs/>
        </w:rPr>
        <w:t>Journal of Software Engineering and Development, 7</w:t>
      </w:r>
      <w:r w:rsidRPr="00BE6D12">
        <w:t>(3), 215-230</w:t>
      </w:r>
      <w:r>
        <w:t>.</w:t>
      </w:r>
    </w:p>
  </w:footnote>
  <w:footnote w:id="23">
    <w:p w14:paraId="122E16F7" w14:textId="48A83AC9" w:rsidR="00F5556E" w:rsidRDefault="00F5556E">
      <w:pPr>
        <w:pStyle w:val="FootnoteText"/>
      </w:pPr>
      <w:r>
        <w:rPr>
          <w:rStyle w:val="FootnoteReference"/>
        </w:rPr>
        <w:footnoteRef/>
      </w:r>
      <w:r>
        <w:t xml:space="preserve"> </w:t>
      </w:r>
      <w:r w:rsidR="00637D2F" w:rsidRPr="00BE6D12">
        <w:t xml:space="preserve">Davis, R., &amp; Brown, S. (2020). "The Impact of Integrated Development Environments on Developer Productivity." </w:t>
      </w:r>
      <w:r w:rsidR="00637D2F" w:rsidRPr="00BE6D12">
        <w:rPr>
          <w:i/>
          <w:iCs/>
        </w:rPr>
        <w:t>International Journal of Computer Science and Applications, 12</w:t>
      </w:r>
      <w:r w:rsidR="00637D2F" w:rsidRPr="00BE6D12">
        <w:t>(4), 112-127</w:t>
      </w:r>
      <w:r w:rsidR="00637D2F">
        <w:t>.</w:t>
      </w:r>
    </w:p>
  </w:footnote>
  <w:footnote w:id="24">
    <w:p w14:paraId="55AE47F3" w14:textId="7EF40D6C" w:rsidR="00637D2F" w:rsidRDefault="00637D2F">
      <w:pPr>
        <w:pStyle w:val="FootnoteText"/>
      </w:pPr>
      <w:r>
        <w:rPr>
          <w:rStyle w:val="FootnoteReference"/>
        </w:rPr>
        <w:footnoteRef/>
      </w:r>
      <w:r>
        <w:t xml:space="preserve"> </w:t>
      </w:r>
      <w:r w:rsidRPr="00BE6D12">
        <w:t xml:space="preserve">AWS Documentation. (2023). "AWS Cloud9 - User Guide." Retrieved from </w:t>
      </w:r>
      <w:hyperlink r:id="rId10" w:tgtFrame="_new" w:history="1">
        <w:r w:rsidRPr="00BE6D12">
          <w:rPr>
            <w:rStyle w:val="Hyperlink"/>
          </w:rPr>
          <w:t>AWS Cloud9 User Guide</w:t>
        </w:r>
      </w:hyperlink>
      <w:r w:rsidRPr="00BE6D12">
        <w:t>.</w:t>
      </w:r>
    </w:p>
  </w:footnote>
  <w:footnote w:id="25">
    <w:p w14:paraId="27CA0087" w14:textId="48A67684" w:rsidR="007D185F" w:rsidRDefault="007D185F">
      <w:pPr>
        <w:pStyle w:val="FootnoteText"/>
      </w:pPr>
      <w:r>
        <w:rPr>
          <w:rStyle w:val="FootnoteReference"/>
        </w:rPr>
        <w:footnoteRef/>
      </w:r>
      <w:r>
        <w:t xml:space="preserve"> </w:t>
      </w:r>
      <w:r w:rsidR="004711C0" w:rsidRPr="00DE37AC">
        <w:t xml:space="preserve">AWS Documentation. (2023). "AWS Cloud Control API - Developer Guide." Retrieved from </w:t>
      </w:r>
      <w:hyperlink r:id="rId11" w:tgtFrame="_new" w:history="1">
        <w:r w:rsidR="004711C0" w:rsidRPr="00DE37AC">
          <w:rPr>
            <w:rStyle w:val="Hyperlink"/>
          </w:rPr>
          <w:t>AWS Cloud Control API Developer Guide</w:t>
        </w:r>
      </w:hyperlink>
      <w:r w:rsidR="004711C0">
        <w:t>.</w:t>
      </w:r>
    </w:p>
  </w:footnote>
  <w:footnote w:id="26">
    <w:p w14:paraId="7BE3EEDC" w14:textId="67207858" w:rsidR="00E7443D" w:rsidRDefault="00E7443D">
      <w:pPr>
        <w:pStyle w:val="FootnoteText"/>
      </w:pPr>
      <w:r>
        <w:rPr>
          <w:rStyle w:val="FootnoteReference"/>
        </w:rPr>
        <w:footnoteRef/>
      </w:r>
      <w:r>
        <w:t xml:space="preserve"> </w:t>
      </w:r>
      <w:r w:rsidRPr="00DE37AC">
        <w:t xml:space="preserve">Turner, B., &amp; Davis, M. (2019). "Advancing DevOps with Cloud Management APIs." </w:t>
      </w:r>
      <w:r w:rsidRPr="00DE37AC">
        <w:rPr>
          <w:i/>
          <w:iCs/>
        </w:rPr>
        <w:t>DevOps Journal, 17</w:t>
      </w:r>
      <w:r w:rsidRPr="00DE37AC">
        <w:t>(1), 45-62.</w:t>
      </w:r>
    </w:p>
  </w:footnote>
  <w:footnote w:id="27">
    <w:p w14:paraId="70A9AD3E" w14:textId="423F5777" w:rsidR="00E1398D" w:rsidRDefault="00E1398D">
      <w:pPr>
        <w:pStyle w:val="FootnoteText"/>
      </w:pPr>
      <w:r>
        <w:rPr>
          <w:rStyle w:val="FootnoteReference"/>
        </w:rPr>
        <w:footnoteRef/>
      </w:r>
      <w:r>
        <w:t xml:space="preserve"> </w:t>
      </w:r>
      <w:r w:rsidRPr="00DE37AC">
        <w:t xml:space="preserve">Johnson, L., &amp; Smith, A. (2020). "Cloud Orchestration: A Comprehensive Review of Tools and Practices." </w:t>
      </w:r>
      <w:r w:rsidRPr="00DE37AC">
        <w:rPr>
          <w:i/>
          <w:iCs/>
        </w:rPr>
        <w:t>Journal of Cloud Computing Advances, 8</w:t>
      </w:r>
      <w:r w:rsidRPr="00DE37AC">
        <w:t>(3), 120-137.</w:t>
      </w:r>
    </w:p>
  </w:footnote>
  <w:footnote w:id="28">
    <w:p w14:paraId="6DA39896" w14:textId="0BEA67BA" w:rsidR="00DA0C12" w:rsidRDefault="00DA0C12">
      <w:pPr>
        <w:pStyle w:val="FootnoteText"/>
      </w:pPr>
      <w:r>
        <w:rPr>
          <w:rStyle w:val="FootnoteReference"/>
        </w:rPr>
        <w:footnoteRef/>
      </w:r>
      <w:r>
        <w:t xml:space="preserve"> </w:t>
      </w:r>
      <w:r w:rsidR="00AC78E5" w:rsidRPr="00332601">
        <w:t xml:space="preserve">AWS Documentation. (2023). "AWS </w:t>
      </w:r>
      <w:proofErr w:type="spellStart"/>
      <w:r w:rsidR="00AC78E5" w:rsidRPr="00332601">
        <w:t>CodeArtifact</w:t>
      </w:r>
      <w:proofErr w:type="spellEnd"/>
      <w:r w:rsidR="00AC78E5" w:rsidRPr="00332601">
        <w:t xml:space="preserve"> - Developer Guide." Retrieved from </w:t>
      </w:r>
      <w:hyperlink r:id="rId12" w:tgtFrame="_new" w:history="1">
        <w:r w:rsidR="00AC78E5" w:rsidRPr="00332601">
          <w:rPr>
            <w:rStyle w:val="Hyperlink"/>
          </w:rPr>
          <w:t xml:space="preserve">AWS </w:t>
        </w:r>
        <w:proofErr w:type="spellStart"/>
        <w:r w:rsidR="00AC78E5" w:rsidRPr="00332601">
          <w:rPr>
            <w:rStyle w:val="Hyperlink"/>
          </w:rPr>
          <w:t>CodeArtifact</w:t>
        </w:r>
        <w:proofErr w:type="spellEnd"/>
        <w:r w:rsidR="00AC78E5" w:rsidRPr="00332601">
          <w:rPr>
            <w:rStyle w:val="Hyperlink"/>
          </w:rPr>
          <w:t xml:space="preserve"> Developer Guide</w:t>
        </w:r>
      </w:hyperlink>
      <w:r w:rsidR="00AC78E5" w:rsidRPr="00332601">
        <w:t>.</w:t>
      </w:r>
    </w:p>
  </w:footnote>
  <w:footnote w:id="29">
    <w:p w14:paraId="5D869216" w14:textId="5FBA7189" w:rsidR="009433B5" w:rsidRDefault="009433B5">
      <w:pPr>
        <w:pStyle w:val="FootnoteText"/>
      </w:pPr>
      <w:r>
        <w:rPr>
          <w:rStyle w:val="FootnoteReference"/>
        </w:rPr>
        <w:footnoteRef/>
      </w:r>
      <w:r>
        <w:t xml:space="preserve"> </w:t>
      </w:r>
      <w:r w:rsidRPr="00332601">
        <w:t xml:space="preserve">Smith, J., &amp; Brown, A. (2021). "Artifact Management in DevOps: A Comparative Analysis of Tools." </w:t>
      </w:r>
      <w:r w:rsidRPr="00332601">
        <w:rPr>
          <w:i/>
          <w:iCs/>
        </w:rPr>
        <w:t>Journal of Software Engineering Advancements, 13</w:t>
      </w:r>
      <w:r w:rsidRPr="00332601">
        <w:t>(2), 78-95</w:t>
      </w:r>
      <w:r>
        <w:t>.</w:t>
      </w:r>
    </w:p>
  </w:footnote>
  <w:footnote w:id="30">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 w:id="31">
    <w:p w14:paraId="2E5FB08B" w14:textId="4B960715" w:rsidR="008305A3" w:rsidRDefault="008305A3">
      <w:pPr>
        <w:pStyle w:val="FootnoteText"/>
      </w:pPr>
      <w:r>
        <w:rPr>
          <w:rStyle w:val="FootnoteReference"/>
        </w:rPr>
        <w:footnoteRef/>
      </w:r>
      <w:r>
        <w:t xml:space="preserve"> </w:t>
      </w:r>
      <w:r w:rsidRPr="00DD0D0F">
        <w:t xml:space="preserve">AWS Documentation. (2023). "AWS </w:t>
      </w:r>
      <w:proofErr w:type="spellStart"/>
      <w:r w:rsidRPr="00DD0D0F">
        <w:t>CodeBuild</w:t>
      </w:r>
      <w:proofErr w:type="spellEnd"/>
      <w:r w:rsidRPr="00DD0D0F">
        <w:t xml:space="preserve"> - User Guide." Retrieved from </w:t>
      </w:r>
      <w:hyperlink r:id="rId13" w:tgtFrame="_new" w:history="1">
        <w:r w:rsidRPr="00DD0D0F">
          <w:rPr>
            <w:rStyle w:val="Hyperlink"/>
          </w:rPr>
          <w:t xml:space="preserve">AWS </w:t>
        </w:r>
        <w:proofErr w:type="spellStart"/>
        <w:r w:rsidRPr="00DD0D0F">
          <w:rPr>
            <w:rStyle w:val="Hyperlink"/>
          </w:rPr>
          <w:t>CodeBuild</w:t>
        </w:r>
        <w:proofErr w:type="spellEnd"/>
        <w:r w:rsidRPr="00DD0D0F">
          <w:rPr>
            <w:rStyle w:val="Hyperlink"/>
          </w:rPr>
          <w:t xml:space="preserve"> User Guide</w:t>
        </w:r>
      </w:hyperlink>
      <w:r>
        <w:t>.</w:t>
      </w:r>
    </w:p>
  </w:footnote>
  <w:footnote w:id="32">
    <w:p w14:paraId="3B7FD0DC" w14:textId="58E80F22" w:rsidR="00167099" w:rsidRDefault="00167099">
      <w:pPr>
        <w:pStyle w:val="FootnoteText"/>
      </w:pPr>
      <w:r>
        <w:rPr>
          <w:rStyle w:val="FootnoteReference"/>
        </w:rPr>
        <w:footnoteRef/>
      </w:r>
      <w:r>
        <w:t xml:space="preserve"> </w:t>
      </w:r>
      <w:r w:rsidRPr="00DD0D0F">
        <w:t xml:space="preserve">Brown, M., &amp; White, S. (2022). "Efficiency in Cloud-Based Build Services: A Case Study Analysis." </w:t>
      </w:r>
      <w:r w:rsidRPr="00DD0D0F">
        <w:rPr>
          <w:i/>
          <w:iCs/>
        </w:rPr>
        <w:t>Journal of DevOps Excellence, 8</w:t>
      </w:r>
      <w:r w:rsidRPr="00DD0D0F">
        <w:t>(1), 45-62</w:t>
      </w:r>
      <w:r>
        <w:t>.</w:t>
      </w:r>
    </w:p>
  </w:footnote>
  <w:footnote w:id="33">
    <w:p w14:paraId="1A84291D" w14:textId="1758B657" w:rsidR="004F14EA" w:rsidRDefault="004F14EA">
      <w:pPr>
        <w:pStyle w:val="FootnoteText"/>
      </w:pPr>
      <w:r>
        <w:rPr>
          <w:rStyle w:val="FootnoteReference"/>
        </w:rPr>
        <w:footnoteRef/>
      </w:r>
      <w:r>
        <w:t xml:space="preserve"> </w:t>
      </w:r>
      <w:r w:rsidRPr="00DD0D0F">
        <w:t xml:space="preserve">Johnson, R., &amp; Lee, A. (2021). "Continuous Integration Practices in Modern Software Development." </w:t>
      </w:r>
      <w:r w:rsidRPr="00DD0D0F">
        <w:rPr>
          <w:i/>
          <w:iCs/>
        </w:rPr>
        <w:t>International Journal of Software Engineering Research and Practices, 10</w:t>
      </w:r>
      <w:r w:rsidRPr="00DD0D0F">
        <w:t>(2), 112-130</w:t>
      </w:r>
      <w:r>
        <w:t>.</w:t>
      </w:r>
    </w:p>
  </w:footnote>
  <w:footnote w:id="34">
    <w:p w14:paraId="550F086C" w14:textId="7DA2E8A7" w:rsidR="007600C1" w:rsidRDefault="007600C1">
      <w:pPr>
        <w:pStyle w:val="FootnoteText"/>
      </w:pPr>
      <w:r>
        <w:rPr>
          <w:rStyle w:val="FootnoteReference"/>
        </w:rPr>
        <w:footnoteRef/>
      </w:r>
      <w:r>
        <w:t xml:space="preserve"> </w:t>
      </w:r>
      <w:r w:rsidRPr="001D4C56">
        <w:t xml:space="preserve">Amazon Web Services. (2023). AWS </w:t>
      </w:r>
      <w:proofErr w:type="spellStart"/>
      <w:r w:rsidRPr="001D4C56">
        <w:t>CodeCommit</w:t>
      </w:r>
      <w:proofErr w:type="spellEnd"/>
      <w:r w:rsidRPr="001D4C56">
        <w:t xml:space="preserve">. </w:t>
      </w:r>
      <w:hyperlink r:id="rId14" w:tgtFrame="_new" w:history="1">
        <w:r w:rsidRPr="001D4C56">
          <w:rPr>
            <w:rStyle w:val="Hyperlink"/>
          </w:rPr>
          <w:t>https://aws.amazon.com/codecommit/</w:t>
        </w:r>
      </w:hyperlink>
    </w:p>
  </w:footnote>
  <w:footnote w:id="35">
    <w:p w14:paraId="2F5B0138" w14:textId="578E0FFE" w:rsidR="00C803A1" w:rsidRDefault="00C803A1">
      <w:pPr>
        <w:pStyle w:val="FootnoteText"/>
      </w:pPr>
      <w:r>
        <w:rPr>
          <w:rStyle w:val="FootnoteReference"/>
        </w:rPr>
        <w:footnoteRef/>
      </w:r>
      <w:r>
        <w:t xml:space="preserve"> </w:t>
      </w:r>
      <w:r w:rsidRPr="001D4C56">
        <w:t xml:space="preserve">Smith, A., &amp; Johnson, B. (2018). Modern Version Control Practices. </w:t>
      </w:r>
      <w:r w:rsidRPr="001D4C56">
        <w:rPr>
          <w:i/>
          <w:iCs/>
        </w:rPr>
        <w:t>Journal of Software Development</w:t>
      </w:r>
      <w:r w:rsidRPr="001D4C56">
        <w:t>, 22(3), 45-58.</w:t>
      </w:r>
    </w:p>
  </w:footnote>
  <w:footnote w:id="36">
    <w:p w14:paraId="2062F600" w14:textId="0BABB562" w:rsidR="007A5C3E" w:rsidRDefault="007A5C3E">
      <w:pPr>
        <w:pStyle w:val="FootnoteText"/>
      </w:pPr>
      <w:r>
        <w:rPr>
          <w:rStyle w:val="FootnoteReference"/>
        </w:rPr>
        <w:footnoteRef/>
      </w:r>
      <w:r>
        <w:t xml:space="preserve"> </w:t>
      </w:r>
      <w:r w:rsidRPr="001D4C56">
        <w:t xml:space="preserve">Jones, C., et al. (2019). Continuous Integration and Deployment with AWS </w:t>
      </w:r>
      <w:proofErr w:type="spellStart"/>
      <w:r w:rsidRPr="001D4C56">
        <w:t>CodeCommit</w:t>
      </w:r>
      <w:proofErr w:type="spellEnd"/>
      <w:r w:rsidRPr="001D4C56">
        <w:t xml:space="preserve">. </w:t>
      </w:r>
      <w:r w:rsidRPr="001D4C56">
        <w:rPr>
          <w:i/>
          <w:iCs/>
        </w:rPr>
        <w:t>International Journal of DevOps Practices</w:t>
      </w:r>
      <w:r w:rsidRPr="001D4C56">
        <w:t>, 14(2), 112-130.</w:t>
      </w:r>
    </w:p>
  </w:footnote>
  <w:footnote w:id="37">
    <w:p w14:paraId="267C7BC9" w14:textId="3FAFF289" w:rsidR="00AD59E4" w:rsidRDefault="00AD59E4">
      <w:pPr>
        <w:pStyle w:val="FootnoteText"/>
      </w:pPr>
      <w:r>
        <w:rPr>
          <w:rStyle w:val="FootnoteReference"/>
        </w:rPr>
        <w:footnoteRef/>
      </w:r>
      <w:r>
        <w:t xml:space="preserve"> </w:t>
      </w:r>
      <w:r w:rsidRPr="001D4C56">
        <w:t xml:space="preserve">Brown, D. (2020). Secure Coding in Cloud Environments. </w:t>
      </w:r>
      <w:r w:rsidRPr="001D4C56">
        <w:rPr>
          <w:i/>
          <w:iCs/>
        </w:rPr>
        <w:t>Cloud Computing Review</w:t>
      </w:r>
      <w:r w:rsidRPr="001D4C56">
        <w:t>, 18(4), 221-236.</w:t>
      </w:r>
    </w:p>
  </w:footnote>
  <w:footnote w:id="38">
    <w:p w14:paraId="6C9840DD" w14:textId="1733A895" w:rsidR="00E015AF" w:rsidRDefault="00E015AF">
      <w:pPr>
        <w:pStyle w:val="FootnoteText"/>
      </w:pPr>
      <w:r>
        <w:rPr>
          <w:rStyle w:val="FootnoteReference"/>
        </w:rPr>
        <w:footnoteRef/>
      </w:r>
      <w:r>
        <w:t xml:space="preserve"> </w:t>
      </w:r>
      <w:r w:rsidRPr="0096252F">
        <w:t xml:space="preserve">Amazon Web Services. (2023). AWS </w:t>
      </w:r>
      <w:proofErr w:type="spellStart"/>
      <w:r w:rsidRPr="0096252F">
        <w:t>CodeDeploy</w:t>
      </w:r>
      <w:proofErr w:type="spellEnd"/>
      <w:r w:rsidRPr="0096252F">
        <w:t xml:space="preserve">. </w:t>
      </w:r>
      <w:hyperlink r:id="rId15" w:tgtFrame="_new" w:history="1">
        <w:r w:rsidRPr="0096252F">
          <w:rPr>
            <w:rStyle w:val="Hyperlink"/>
          </w:rPr>
          <w:t>https://aws.amazon.com/codedeploy/</w:t>
        </w:r>
      </w:hyperlink>
      <w:r>
        <w:t>.</w:t>
      </w:r>
    </w:p>
  </w:footnote>
  <w:footnote w:id="39">
    <w:p w14:paraId="1EA70988" w14:textId="2ECE6509" w:rsidR="00E015AF" w:rsidRDefault="00E015AF">
      <w:pPr>
        <w:pStyle w:val="FootnoteText"/>
      </w:pPr>
      <w:r>
        <w:rPr>
          <w:rStyle w:val="FootnoteReference"/>
        </w:rPr>
        <w:footnoteRef/>
      </w:r>
      <w:r>
        <w:t xml:space="preserve"> </w:t>
      </w:r>
      <w:r w:rsidRPr="0096252F">
        <w:t xml:space="preserve">Smith, P., &amp; Johnson, R. (2018). Deployment Strategies Unleashed. </w:t>
      </w:r>
      <w:r w:rsidRPr="0096252F">
        <w:rPr>
          <w:i/>
          <w:iCs/>
        </w:rPr>
        <w:t>International Journal of Software Engineering, 13</w:t>
      </w:r>
      <w:r w:rsidRPr="0096252F">
        <w:t>(4), 112-130.</w:t>
      </w:r>
    </w:p>
  </w:footnote>
  <w:footnote w:id="40">
    <w:p w14:paraId="1B7E3AA3" w14:textId="3E966CE5" w:rsidR="00805D0D" w:rsidRDefault="00805D0D">
      <w:pPr>
        <w:pStyle w:val="FootnoteText"/>
      </w:pPr>
      <w:r>
        <w:rPr>
          <w:rStyle w:val="FootnoteReference"/>
        </w:rPr>
        <w:footnoteRef/>
      </w:r>
      <w:r>
        <w:t xml:space="preserve"> </w:t>
      </w:r>
      <w:r w:rsidRPr="0096252F">
        <w:t xml:space="preserve">Jones, A., et al. (2020). Best Practices in Deployment Automation. </w:t>
      </w:r>
      <w:r w:rsidRPr="0096252F">
        <w:rPr>
          <w:i/>
          <w:iCs/>
        </w:rPr>
        <w:t>Journal of DevOps Excellence, 7</w:t>
      </w:r>
      <w:r w:rsidRPr="0096252F">
        <w:t>(2), 45-58.</w:t>
      </w:r>
    </w:p>
  </w:footnote>
  <w:footnote w:id="41">
    <w:p w14:paraId="451AF510" w14:textId="20953B80" w:rsidR="001C7FEA" w:rsidRDefault="001C7FEA">
      <w:pPr>
        <w:pStyle w:val="FootnoteText"/>
      </w:pPr>
      <w:r>
        <w:rPr>
          <w:rStyle w:val="FootnoteReference"/>
        </w:rPr>
        <w:footnoteRef/>
      </w:r>
      <w:r>
        <w:t xml:space="preserve"> </w:t>
      </w:r>
      <w:r w:rsidRPr="002F0A2A">
        <w:t xml:space="preserve">Amazon Web Services. (2023). AWS </w:t>
      </w:r>
      <w:proofErr w:type="spellStart"/>
      <w:r w:rsidRPr="002F0A2A">
        <w:t>CodePipeline</w:t>
      </w:r>
      <w:proofErr w:type="spellEnd"/>
      <w:r w:rsidRPr="002F0A2A">
        <w:t xml:space="preserve">. </w:t>
      </w:r>
      <w:hyperlink r:id="rId16" w:tgtFrame="_new" w:history="1">
        <w:r w:rsidRPr="002F0A2A">
          <w:rPr>
            <w:rStyle w:val="Hyperlink"/>
          </w:rPr>
          <w:t>https://aws.amazon.com/codepipeline/</w:t>
        </w:r>
      </w:hyperlink>
      <w:r>
        <w:t>.</w:t>
      </w:r>
    </w:p>
  </w:footnote>
  <w:footnote w:id="42">
    <w:p w14:paraId="5945FF70" w14:textId="1A329B16" w:rsidR="00D96C6B" w:rsidRDefault="00D96C6B">
      <w:pPr>
        <w:pStyle w:val="FootnoteText"/>
      </w:pPr>
      <w:r>
        <w:rPr>
          <w:rStyle w:val="FootnoteReference"/>
        </w:rPr>
        <w:footnoteRef/>
      </w:r>
      <w:r>
        <w:t xml:space="preserve"> </w:t>
      </w:r>
      <w:r w:rsidRPr="002F0A2A">
        <w:t xml:space="preserve">Jones, A., et al. (2019). Version Control and CI/CD Integration in Modern DevOps Practices. </w:t>
      </w:r>
      <w:r w:rsidRPr="002F0A2A">
        <w:rPr>
          <w:i/>
          <w:iCs/>
        </w:rPr>
        <w:t>Journal of Software Development, 16</w:t>
      </w:r>
      <w:r w:rsidRPr="002F0A2A">
        <w:t>(3), 87-104.</w:t>
      </w:r>
    </w:p>
  </w:footnote>
  <w:footnote w:id="43">
    <w:p w14:paraId="5EB73CD0" w14:textId="6563514D" w:rsidR="00B673C4" w:rsidRDefault="00B673C4">
      <w:pPr>
        <w:pStyle w:val="FootnoteText"/>
      </w:pPr>
      <w:r>
        <w:rPr>
          <w:rStyle w:val="FootnoteReference"/>
        </w:rPr>
        <w:footnoteRef/>
      </w:r>
      <w:r>
        <w:t xml:space="preserve"> </w:t>
      </w:r>
      <w:r w:rsidRPr="002F0A2A">
        <w:t xml:space="preserve">Smith, P. (2018). Secure CI/CD Pipelines: Best Practices in AWS. </w:t>
      </w:r>
      <w:r w:rsidRPr="002F0A2A">
        <w:rPr>
          <w:i/>
          <w:iCs/>
        </w:rPr>
        <w:t>International Journal of Cloud Security and DevOps, 5</w:t>
      </w:r>
      <w:r w:rsidRPr="002F0A2A">
        <w:t>(1), 23-36.</w:t>
      </w:r>
    </w:p>
  </w:footnote>
  <w:footnote w:id="44">
    <w:p w14:paraId="77B95A8F" w14:textId="5C7594E9" w:rsidR="00906929" w:rsidRDefault="00906929">
      <w:pPr>
        <w:pStyle w:val="FootnoteText"/>
      </w:pPr>
      <w:r>
        <w:rPr>
          <w:rStyle w:val="FootnoteReference"/>
        </w:rPr>
        <w:footnoteRef/>
      </w:r>
      <w:r>
        <w:t xml:space="preserve"> </w:t>
      </w:r>
      <w:r w:rsidRPr="00906929">
        <w:t xml:space="preserve">Amazon Web Services. (2023a). AWS </w:t>
      </w:r>
      <w:proofErr w:type="spellStart"/>
      <w:r w:rsidRPr="00906929">
        <w:t>CodeStar</w:t>
      </w:r>
      <w:proofErr w:type="spellEnd"/>
      <w:r w:rsidRPr="00906929">
        <w:t xml:space="preserve">. </w:t>
      </w:r>
      <w:hyperlink r:id="rId17" w:tgtFrame="_new" w:history="1">
        <w:r w:rsidRPr="00906929">
          <w:rPr>
            <w:rStyle w:val="Hyperlink"/>
          </w:rPr>
          <w:t>https://aws.amazon.com/codestar/</w:t>
        </w:r>
      </w:hyperlink>
      <w:r>
        <w:t>.</w:t>
      </w:r>
    </w:p>
  </w:footnote>
  <w:footnote w:id="45">
    <w:p w14:paraId="2B7E8AE7" w14:textId="6E2F5806" w:rsidR="00230108" w:rsidRDefault="00230108">
      <w:pPr>
        <w:pStyle w:val="FootnoteText"/>
      </w:pPr>
      <w:r>
        <w:rPr>
          <w:rStyle w:val="FootnoteReference"/>
        </w:rPr>
        <w:footnoteRef/>
      </w:r>
      <w:r>
        <w:t xml:space="preserve"> </w:t>
      </w:r>
      <w:r w:rsidRPr="00906929">
        <w:t xml:space="preserve">Brown, C., et al. (2020). Customized Project Templates for Efficient Development Workflows. </w:t>
      </w:r>
      <w:r w:rsidRPr="00906929">
        <w:rPr>
          <w:i/>
          <w:iCs/>
        </w:rPr>
        <w:t>Journal of Software Engineering, 18</w:t>
      </w:r>
      <w:r w:rsidRPr="00906929">
        <w:t>(2), 45-60.</w:t>
      </w:r>
    </w:p>
  </w:footnote>
  <w:footnote w:id="46">
    <w:p w14:paraId="61771B7F" w14:textId="3FE52F15" w:rsidR="00230108" w:rsidRDefault="00230108">
      <w:pPr>
        <w:pStyle w:val="FootnoteText"/>
      </w:pPr>
      <w:r>
        <w:rPr>
          <w:rStyle w:val="FootnoteReference"/>
        </w:rPr>
        <w:footnoteRef/>
      </w:r>
      <w:r>
        <w:t xml:space="preserve"> </w:t>
      </w:r>
      <w:r w:rsidRPr="00906929">
        <w:t xml:space="preserve">Smith, J., &amp; White, L. (2017). Integration Patterns in AWS </w:t>
      </w:r>
      <w:proofErr w:type="spellStart"/>
      <w:r w:rsidRPr="00906929">
        <w:t>CodeStar</w:t>
      </w:r>
      <w:proofErr w:type="spellEnd"/>
      <w:r w:rsidRPr="00906929">
        <w:t xml:space="preserve">. </w:t>
      </w:r>
      <w:r w:rsidRPr="00906929">
        <w:rPr>
          <w:i/>
          <w:iCs/>
        </w:rPr>
        <w:t>Conference on Cloud Computing, 12</w:t>
      </w:r>
      <w:r w:rsidRPr="00906929">
        <w:t>(3), 102-115.</w:t>
      </w:r>
    </w:p>
  </w:footnote>
  <w:footnote w:id="47">
    <w:p w14:paraId="3081BF78" w14:textId="2B2F74B9" w:rsidR="00962E4E" w:rsidRDefault="00962E4E">
      <w:pPr>
        <w:pStyle w:val="FootnoteText"/>
      </w:pPr>
      <w:r>
        <w:rPr>
          <w:rStyle w:val="FootnoteReference"/>
        </w:rPr>
        <w:footnoteRef/>
      </w:r>
      <w:r>
        <w:t xml:space="preserve"> </w:t>
      </w:r>
      <w:r w:rsidRPr="00CB4782">
        <w:t xml:space="preserve">Amazon Web Services. (2023). AWS Command Line Interface. </w:t>
      </w:r>
      <w:hyperlink r:id="rId18" w:tgtFrame="_new" w:history="1">
        <w:r w:rsidRPr="00CB4782">
          <w:rPr>
            <w:rStyle w:val="Hyperlink"/>
          </w:rPr>
          <w:t>https://aws.amazon.com/cli/</w:t>
        </w:r>
      </w:hyperlink>
      <w:r>
        <w:t>.</w:t>
      </w:r>
    </w:p>
  </w:footnote>
  <w:footnote w:id="48">
    <w:p w14:paraId="063731DB" w14:textId="136B23A4" w:rsidR="00851CBF" w:rsidRDefault="00851CBF">
      <w:pPr>
        <w:pStyle w:val="FootnoteText"/>
      </w:pPr>
      <w:r>
        <w:rPr>
          <w:rStyle w:val="FootnoteReference"/>
        </w:rPr>
        <w:footnoteRef/>
      </w:r>
      <w:r>
        <w:t xml:space="preserve"> </w:t>
      </w:r>
      <w:r w:rsidRPr="00CB4782">
        <w:t xml:space="preserve">Smith, A., et al. (2018). Scripting and Automation with AWS CLI: A Comprehensive Guide. </w:t>
      </w:r>
      <w:r w:rsidRPr="00CB4782">
        <w:rPr>
          <w:i/>
          <w:iCs/>
        </w:rPr>
        <w:t>Journal of Cloud Computing, 7</w:t>
      </w:r>
      <w:r w:rsidRPr="00CB4782">
        <w:t>(4), 123-136.</w:t>
      </w:r>
    </w:p>
  </w:footnote>
  <w:footnote w:id="49">
    <w:p w14:paraId="5F47EF3E" w14:textId="2A2A165E" w:rsidR="002A5B0F" w:rsidRDefault="002A5B0F">
      <w:pPr>
        <w:pStyle w:val="FootnoteText"/>
      </w:pPr>
      <w:r>
        <w:rPr>
          <w:rStyle w:val="FootnoteReference"/>
        </w:rPr>
        <w:footnoteRef/>
      </w:r>
      <w:r>
        <w:t xml:space="preserve"> </w:t>
      </w:r>
      <w:r w:rsidRPr="00CB4782">
        <w:t xml:space="preserve">Jones, M., &amp; Brown, K. (2019). Output Formatting in AWS CLI: Best Practices for Improved Script Readability. </w:t>
      </w:r>
      <w:r w:rsidRPr="00CB4782">
        <w:rPr>
          <w:i/>
          <w:iCs/>
        </w:rPr>
        <w:t>International Journal of Cloud Computing and Services Science, 6</w:t>
      </w:r>
      <w:r w:rsidRPr="00CB4782">
        <w:t>(2), 45-58.</w:t>
      </w:r>
    </w:p>
  </w:footnote>
  <w:footnote w:id="50">
    <w:p w14:paraId="121F351F" w14:textId="61571AEA" w:rsidR="00737068" w:rsidRDefault="00737068">
      <w:pPr>
        <w:pStyle w:val="FootnoteText"/>
      </w:pPr>
      <w:r>
        <w:rPr>
          <w:rStyle w:val="FootnoteReference"/>
        </w:rPr>
        <w:footnoteRef/>
      </w:r>
      <w:r>
        <w:t xml:space="preserve"> </w:t>
      </w:r>
      <w:r w:rsidRPr="00737068">
        <w:t xml:space="preserve">Amazon Web Services. (2023). AWS Device Farm. </w:t>
      </w:r>
      <w:hyperlink r:id="rId19" w:tgtFrame="_new" w:history="1">
        <w:r w:rsidRPr="00737068">
          <w:rPr>
            <w:rStyle w:val="Hyperlink"/>
          </w:rPr>
          <w:t>https://aws.amazon.com/device-farm/</w:t>
        </w:r>
      </w:hyperlink>
      <w:r>
        <w:t>.</w:t>
      </w:r>
    </w:p>
  </w:footnote>
  <w:footnote w:id="51">
    <w:p w14:paraId="446DB996" w14:textId="17DCFDE4" w:rsidR="008369FB" w:rsidRDefault="008369FB">
      <w:pPr>
        <w:pStyle w:val="FootnoteText"/>
      </w:pPr>
      <w:r>
        <w:rPr>
          <w:rStyle w:val="FootnoteReference"/>
        </w:rPr>
        <w:footnoteRef/>
      </w:r>
      <w:r>
        <w:t xml:space="preserve"> </w:t>
      </w:r>
      <w:r w:rsidRPr="00737068">
        <w:t xml:space="preserve">Jones, M., &amp; Smith, A. (2017). Real-Device Testing: A Comprehensive Guide for Mobile App Developers. </w:t>
      </w:r>
      <w:r w:rsidRPr="00737068">
        <w:rPr>
          <w:i/>
          <w:iCs/>
        </w:rPr>
        <w:t>Journal of Mobile App Development, 5</w:t>
      </w:r>
      <w:r w:rsidRPr="00737068">
        <w:t>(2), 87-101.</w:t>
      </w:r>
    </w:p>
  </w:footnote>
  <w:footnote w:id="52">
    <w:p w14:paraId="69A1E284" w14:textId="3E6947E7" w:rsidR="00357438" w:rsidRDefault="00357438">
      <w:pPr>
        <w:pStyle w:val="FootnoteText"/>
      </w:pPr>
      <w:r>
        <w:rPr>
          <w:rStyle w:val="FootnoteReference"/>
        </w:rPr>
        <w:footnoteRef/>
      </w:r>
      <w:r>
        <w:t xml:space="preserve"> </w:t>
      </w:r>
      <w:r w:rsidRPr="00737068">
        <w:t xml:space="preserve">Jones, M., &amp; Brown, K. (2018). Test Automation Strategies for AWS Device Farm: Best Practices and Recommendations. </w:t>
      </w:r>
      <w:r w:rsidRPr="00737068">
        <w:rPr>
          <w:i/>
          <w:iCs/>
        </w:rPr>
        <w:t>International Journal of Software Testing, 15</w:t>
      </w:r>
      <w:r w:rsidRPr="00737068">
        <w:t>(3), 112-128.</w:t>
      </w:r>
    </w:p>
  </w:footnote>
  <w:footnote w:id="53">
    <w:p w14:paraId="6EFE3CE2" w14:textId="2A5BC1DE" w:rsidR="008C71AF" w:rsidRDefault="008C71AF">
      <w:pPr>
        <w:pStyle w:val="FootnoteText"/>
      </w:pPr>
      <w:r>
        <w:rPr>
          <w:rStyle w:val="FootnoteReference"/>
        </w:rPr>
        <w:footnoteRef/>
      </w:r>
      <w:r>
        <w:t xml:space="preserve"> </w:t>
      </w:r>
      <w:r w:rsidR="008266DA" w:rsidRPr="00A66E30">
        <w:t xml:space="preserve">Amazon Web Services. (2023). AWS Fault Injection Simulator. </w:t>
      </w:r>
      <w:hyperlink r:id="rId20" w:tgtFrame="_new" w:history="1">
        <w:r w:rsidR="008266DA" w:rsidRPr="00A66E30">
          <w:rPr>
            <w:rStyle w:val="Hyperlink"/>
          </w:rPr>
          <w:t>https://aws.amazon.com/fault-injection-simulator/</w:t>
        </w:r>
      </w:hyperlink>
      <w:r w:rsidR="008266DA">
        <w:t>.</w:t>
      </w:r>
    </w:p>
  </w:footnote>
  <w:footnote w:id="54">
    <w:p w14:paraId="07B3D8AA" w14:textId="17B22893" w:rsidR="00F22FAD" w:rsidRDefault="00F22FAD">
      <w:pPr>
        <w:pStyle w:val="FootnoteText"/>
      </w:pPr>
      <w:r>
        <w:rPr>
          <w:rStyle w:val="FootnoteReference"/>
        </w:rPr>
        <w:footnoteRef/>
      </w:r>
      <w:r>
        <w:t xml:space="preserve"> </w:t>
      </w:r>
      <w:r w:rsidRPr="00A66E30">
        <w:t xml:space="preserve">Smith, J., et al. (2019). Resilience Testing in Cloud Environments: A Comprehensive Study. </w:t>
      </w:r>
      <w:r w:rsidRPr="00A66E30">
        <w:rPr>
          <w:i/>
          <w:iCs/>
        </w:rPr>
        <w:t>Journal of Cloud Computing, 8</w:t>
      </w:r>
      <w:r w:rsidRPr="00A66E30">
        <w:t>(4), 187-205.</w:t>
      </w:r>
    </w:p>
  </w:footnote>
  <w:footnote w:id="55">
    <w:p w14:paraId="542A783D" w14:textId="05C1621A" w:rsidR="009530CA" w:rsidRDefault="009530CA">
      <w:pPr>
        <w:pStyle w:val="FootnoteText"/>
      </w:pPr>
      <w:r>
        <w:rPr>
          <w:rStyle w:val="FootnoteReference"/>
        </w:rPr>
        <w:footnoteRef/>
      </w:r>
      <w:r>
        <w:t xml:space="preserve"> </w:t>
      </w:r>
      <w:r w:rsidRPr="00A66E30">
        <w:t xml:space="preserve">Jones, A., &amp; White, L. (2020). Practical Approaches to Chaos Engineering: A Guide for Modern System Architects. </w:t>
      </w:r>
      <w:r w:rsidRPr="00A66E30">
        <w:rPr>
          <w:i/>
          <w:iCs/>
        </w:rPr>
        <w:t>International Journal of Software Engineering, 17</w:t>
      </w:r>
      <w:r w:rsidRPr="00A66E30">
        <w:t>(2), 56-72.</w:t>
      </w:r>
    </w:p>
  </w:footnote>
  <w:footnote w:id="56">
    <w:p w14:paraId="031A4C28" w14:textId="5A6AFE71" w:rsidR="00D86EB9" w:rsidRDefault="00D86EB9">
      <w:pPr>
        <w:pStyle w:val="FootnoteText"/>
      </w:pPr>
      <w:r>
        <w:rPr>
          <w:rStyle w:val="FootnoteReference"/>
        </w:rPr>
        <w:footnoteRef/>
      </w:r>
      <w:r>
        <w:t xml:space="preserve"> </w:t>
      </w:r>
      <w:r w:rsidRPr="00A66E30">
        <w:t xml:space="preserve">Amazon Web Services. (2023). AWS Tools and SDKs. </w:t>
      </w:r>
      <w:hyperlink r:id="rId21" w:tgtFrame="_new" w:history="1">
        <w:r w:rsidRPr="00A66E30">
          <w:rPr>
            <w:rStyle w:val="Hyperlink"/>
          </w:rPr>
          <w:t>https://aws.amazon.com/tools/</w:t>
        </w:r>
      </w:hyperlink>
      <w:r>
        <w:t>.</w:t>
      </w:r>
    </w:p>
  </w:footnote>
  <w:footnote w:id="57">
    <w:p w14:paraId="76A2B0DF" w14:textId="0465A602" w:rsidR="00BC15A2" w:rsidRDefault="00BC15A2">
      <w:pPr>
        <w:pStyle w:val="FootnoteText"/>
      </w:pPr>
      <w:r>
        <w:rPr>
          <w:rStyle w:val="FootnoteReference"/>
        </w:rPr>
        <w:footnoteRef/>
      </w:r>
      <w:r>
        <w:t xml:space="preserve"> </w:t>
      </w:r>
      <w:r w:rsidRPr="00A66E30">
        <w:t xml:space="preserve">Smith, A., &amp; Brown, L. (2018). Cloud Development with AWS: A Comprehensive Guide. </w:t>
      </w:r>
      <w:r w:rsidRPr="00A66E30">
        <w:rPr>
          <w:i/>
          <w:iCs/>
        </w:rPr>
        <w:t>Journal of Cloud Computing, 7</w:t>
      </w:r>
      <w:r w:rsidRPr="00A66E30">
        <w:t>(3), 112-129.</w:t>
      </w:r>
    </w:p>
  </w:footnote>
  <w:footnote w:id="58">
    <w:p w14:paraId="6BDEDFDB" w14:textId="7502EFEF" w:rsidR="00215A1A" w:rsidRDefault="00215A1A">
      <w:pPr>
        <w:pStyle w:val="FootnoteText"/>
      </w:pPr>
      <w:r>
        <w:rPr>
          <w:rStyle w:val="FootnoteReference"/>
        </w:rPr>
        <w:footnoteRef/>
      </w:r>
      <w:r>
        <w:t xml:space="preserve"> </w:t>
      </w:r>
      <w:r w:rsidRPr="00A66E30">
        <w:t xml:space="preserve">Jones, B., et al. (2021). Best Practices for Cloud SDK Utilization: A Developer's Guide. </w:t>
      </w:r>
      <w:r w:rsidRPr="00A66E30">
        <w:rPr>
          <w:i/>
          <w:iCs/>
        </w:rPr>
        <w:t>International Journal of Software Engineering, 18</w:t>
      </w:r>
      <w:r w:rsidRPr="00A66E30">
        <w:t>(1), 45-62.</w:t>
      </w:r>
    </w:p>
  </w:footnote>
  <w:footnote w:id="59">
    <w:p w14:paraId="3193A60D" w14:textId="650A6253" w:rsidR="00497417" w:rsidRDefault="00497417">
      <w:pPr>
        <w:pStyle w:val="FootnoteText"/>
      </w:pPr>
      <w:r>
        <w:rPr>
          <w:rStyle w:val="FootnoteReference"/>
        </w:rPr>
        <w:footnoteRef/>
      </w:r>
      <w:r>
        <w:t xml:space="preserve"> </w:t>
      </w:r>
      <w:r w:rsidRPr="00A66E30">
        <w:t xml:space="preserve">Amazon Web Services. (2023). AWS X-Ray. </w:t>
      </w:r>
      <w:hyperlink r:id="rId22" w:tgtFrame="_new" w:history="1">
        <w:r w:rsidRPr="00A66E30">
          <w:rPr>
            <w:rStyle w:val="Hyperlink"/>
          </w:rPr>
          <w:t>https://aws.amazon.com/xray/</w:t>
        </w:r>
      </w:hyperlink>
      <w:r>
        <w:t>.</w:t>
      </w:r>
    </w:p>
  </w:footnote>
  <w:footnote w:id="60">
    <w:p w14:paraId="2857D650" w14:textId="344CCA16" w:rsidR="00374A1E" w:rsidRDefault="00374A1E">
      <w:pPr>
        <w:pStyle w:val="FootnoteText"/>
      </w:pPr>
      <w:bookmarkStart w:id="695" w:name="_Ref150870595"/>
      <w:r>
        <w:rPr>
          <w:rStyle w:val="FootnoteReference"/>
        </w:rPr>
        <w:footnoteRef/>
      </w:r>
      <w:r>
        <w:t xml:space="preserve"> </w:t>
      </w:r>
      <w:r w:rsidRPr="00A66E30">
        <w:t xml:space="preserve">Smith, A., &amp; Johnson, M. (2019). Distributed Tracing in Microservices: A Comprehensive Guide. </w:t>
      </w:r>
      <w:r w:rsidRPr="00A66E30">
        <w:rPr>
          <w:i/>
          <w:iCs/>
        </w:rPr>
        <w:t>Journal of Cloud Computing, 8</w:t>
      </w:r>
      <w:r w:rsidRPr="00A66E30">
        <w:t>(2), 75-89.</w:t>
      </w:r>
      <w:bookmarkEnd w:id="695"/>
    </w:p>
  </w:footnote>
  <w:footnote w:id="61">
    <w:p w14:paraId="392C309F" w14:textId="1D0798F6" w:rsidR="00577A39" w:rsidRDefault="00577A39">
      <w:pPr>
        <w:pStyle w:val="FootnoteText"/>
      </w:pPr>
      <w:r>
        <w:rPr>
          <w:rStyle w:val="FootnoteReference"/>
        </w:rPr>
        <w:footnoteRef/>
      </w:r>
      <w:r>
        <w:t xml:space="preserve"> </w:t>
      </w:r>
      <w:r w:rsidRPr="00A66E30">
        <w:t xml:space="preserve">Amazon Web Services. (2023). Amazon </w:t>
      </w:r>
      <w:proofErr w:type="spellStart"/>
      <w:r w:rsidRPr="00A66E30">
        <w:t>CodeWhisperer</w:t>
      </w:r>
      <w:proofErr w:type="spellEnd"/>
      <w:r w:rsidRPr="00A66E30">
        <w:t xml:space="preserve">. </w:t>
      </w:r>
      <w:hyperlink r:id="rId23" w:tgtFrame="_new" w:history="1">
        <w:r w:rsidRPr="00A66E30">
          <w:rPr>
            <w:rStyle w:val="Hyperlink"/>
          </w:rPr>
          <w:t>https://aws.amazon.com/codewhisperer/</w:t>
        </w:r>
      </w:hyperlink>
      <w:r>
        <w:t>.</w:t>
      </w:r>
    </w:p>
  </w:footnote>
  <w:footnote w:id="62">
    <w:p w14:paraId="6FDB724B" w14:textId="1CA04F00" w:rsidR="00995582" w:rsidRDefault="00995582">
      <w:pPr>
        <w:pStyle w:val="FootnoteText"/>
      </w:pPr>
      <w:r>
        <w:rPr>
          <w:rStyle w:val="FootnoteReference"/>
        </w:rPr>
        <w:footnoteRef/>
      </w:r>
      <w:r>
        <w:t xml:space="preserve"> </w:t>
      </w:r>
      <w:r w:rsidRPr="00A66E30">
        <w:t xml:space="preserve">Jones, R., Smith, L., &amp; Brown, A. (2020). Automated Code Reviews: Best Practices and Implementation Strategies. </w:t>
      </w:r>
      <w:r w:rsidRPr="00A66E30">
        <w:rPr>
          <w:i/>
          <w:iCs/>
        </w:rPr>
        <w:t>Journal of Software Engineering, 12</w:t>
      </w:r>
      <w:r w:rsidRPr="00A66E30">
        <w:t>(4), 215-230.</w:t>
      </w:r>
    </w:p>
  </w:footnote>
  <w:footnote w:id="63">
    <w:p w14:paraId="0264B885" w14:textId="69A65CB6" w:rsidR="004D52CB" w:rsidRDefault="004D52CB">
      <w:pPr>
        <w:pStyle w:val="FootnoteText"/>
      </w:pPr>
      <w:r>
        <w:rPr>
          <w:rStyle w:val="FootnoteReference"/>
        </w:rPr>
        <w:footnoteRef/>
      </w:r>
      <w:r>
        <w:t xml:space="preserve"> </w:t>
      </w:r>
      <w:r w:rsidRPr="000760BB">
        <w:t>Linthicum, D. S. (2009). Cloud Computing and SOA Convergence in Your Enterprise: A Step-by-Step Guide. Addison-Wesley.</w:t>
      </w:r>
    </w:p>
  </w:footnote>
  <w:footnote w:id="64">
    <w:p w14:paraId="5868F013" w14:textId="3FD25F14" w:rsidR="0031210A" w:rsidRDefault="0031210A">
      <w:pPr>
        <w:pStyle w:val="FootnoteText"/>
      </w:pPr>
      <w:r>
        <w:rPr>
          <w:rStyle w:val="FootnoteReference"/>
        </w:rPr>
        <w:footnoteRef/>
      </w:r>
      <w:r>
        <w:t xml:space="preserve"> </w:t>
      </w:r>
      <w:proofErr w:type="spellStart"/>
      <w:r w:rsidRPr="000760BB">
        <w:t>Leukert</w:t>
      </w:r>
      <w:proofErr w:type="spellEnd"/>
      <w:r w:rsidRPr="000760BB">
        <w:t xml:space="preserve">, B., </w:t>
      </w:r>
      <w:proofErr w:type="spellStart"/>
      <w:r w:rsidRPr="000760BB">
        <w:t>Matthes</w:t>
      </w:r>
      <w:proofErr w:type="spellEnd"/>
      <w:r w:rsidRPr="000760BB">
        <w:t xml:space="preserve">, F., &amp; </w:t>
      </w:r>
      <w:proofErr w:type="spellStart"/>
      <w:r w:rsidRPr="000760BB">
        <w:t>Uebernickel</w:t>
      </w:r>
      <w:proofErr w:type="spellEnd"/>
      <w:r w:rsidRPr="000760BB">
        <w:t xml:space="preserve">, F. (2009). Enterprise Architecture and Integration—Aligning Business and IT. </w:t>
      </w:r>
      <w:r w:rsidRPr="000760BB">
        <w:rPr>
          <w:i/>
          <w:iCs/>
        </w:rPr>
        <w:t>IBM Systems Journal, 47</w:t>
      </w:r>
      <w:r w:rsidRPr="000760BB">
        <w:t>(2), 173-182.</w:t>
      </w:r>
    </w:p>
  </w:footnote>
  <w:footnote w:id="65">
    <w:p w14:paraId="19D15D7F" w14:textId="1F0572EC" w:rsidR="00BC1A54" w:rsidRDefault="00BC1A54">
      <w:pPr>
        <w:pStyle w:val="FootnoteText"/>
      </w:pPr>
      <w:r>
        <w:rPr>
          <w:rStyle w:val="FootnoteReference"/>
        </w:rPr>
        <w:footnoteRef/>
      </w:r>
      <w:r>
        <w:t xml:space="preserve"> </w:t>
      </w:r>
      <w:r w:rsidRPr="000760BB">
        <w:t>Chappell, D. (2004). Enterprise Service Bus. O'Reilly Media.</w:t>
      </w:r>
    </w:p>
  </w:footnote>
  <w:footnote w:id="66">
    <w:p w14:paraId="783C5989" w14:textId="47906FD9" w:rsidR="00E3773D" w:rsidRDefault="00E3773D">
      <w:pPr>
        <w:pStyle w:val="FootnoteText"/>
      </w:pPr>
      <w:r>
        <w:rPr>
          <w:rStyle w:val="FootnoteReference"/>
        </w:rPr>
        <w:footnoteRef/>
      </w:r>
      <w:r>
        <w:t xml:space="preserve"> </w:t>
      </w:r>
      <w:r w:rsidRPr="000760BB">
        <w:t xml:space="preserve">McLaren, S. (2020). REST API: The Complete Guide. </w:t>
      </w:r>
      <w:r w:rsidRPr="000760BB">
        <w:rPr>
          <w:i/>
          <w:iCs/>
        </w:rPr>
        <w:t>Journal of Object Technology, 19</w:t>
      </w:r>
      <w:r w:rsidRPr="000760BB">
        <w:t>(2), 1-22.</w:t>
      </w:r>
    </w:p>
  </w:footnote>
  <w:footnote w:id="67">
    <w:p w14:paraId="6187AFF2" w14:textId="55E1F6E6" w:rsidR="00E3773D" w:rsidRDefault="00E3773D">
      <w:pPr>
        <w:pStyle w:val="FootnoteText"/>
      </w:pPr>
      <w:r>
        <w:rPr>
          <w:rStyle w:val="FootnoteReference"/>
        </w:rPr>
        <w:footnoteRef/>
      </w:r>
      <w:r>
        <w:t xml:space="preserve"> </w:t>
      </w:r>
      <w:proofErr w:type="spellStart"/>
      <w:r w:rsidRPr="000760BB">
        <w:t>Hohpe</w:t>
      </w:r>
      <w:proofErr w:type="spellEnd"/>
      <w:r w:rsidRPr="000760BB">
        <w:t>, G., &amp; Woolf, B. (2004). Enterprise Integration Patterns: Designing, Building, and Deploying Messaging Solutions. Addison-Wesley.</w:t>
      </w:r>
    </w:p>
  </w:footnote>
  <w:footnote w:id="68">
    <w:p w14:paraId="655316A2" w14:textId="4BA53F76" w:rsidR="00AB156D" w:rsidRDefault="00AB156D" w:rsidP="00AB156D">
      <w:pPr>
        <w:pStyle w:val="FootnoteText"/>
      </w:pPr>
      <w:r>
        <w:rPr>
          <w:rStyle w:val="FootnoteReference"/>
        </w:rPr>
        <w:footnoteRef/>
      </w:r>
      <w:r>
        <w:t xml:space="preserve"> </w:t>
      </w:r>
      <w:r w:rsidRPr="00DA3801">
        <w:t xml:space="preserve">AWS. (2023). Amazon Simple Queue Service (SQS). </w:t>
      </w:r>
      <w:hyperlink r:id="rId24" w:tgtFrame="_new" w:history="1">
        <w:r w:rsidRPr="00DA3801">
          <w:rPr>
            <w:rStyle w:val="Hyperlink"/>
          </w:rPr>
          <w:t>https://aws.amazon.com/sqs/</w:t>
        </w:r>
      </w:hyperlink>
    </w:p>
  </w:footnote>
  <w:footnote w:id="69">
    <w:p w14:paraId="3F981ED7" w14:textId="0B50CF63" w:rsidR="00AB156D" w:rsidRDefault="00AB156D" w:rsidP="00AB156D">
      <w:pPr>
        <w:pStyle w:val="FootnoteText"/>
      </w:pPr>
      <w:r>
        <w:rPr>
          <w:rStyle w:val="FootnoteReference"/>
        </w:rPr>
        <w:footnoteRef/>
      </w:r>
      <w:r>
        <w:t xml:space="preserve"> </w:t>
      </w:r>
      <w:proofErr w:type="spellStart"/>
      <w:r w:rsidRPr="00DA3801">
        <w:t>AW</w:t>
      </w:r>
      <w:r w:rsidR="007F6B54">
        <w:t>S</w:t>
      </w:r>
      <w:r w:rsidRPr="00DA3801">
        <w:t>e</w:t>
      </w:r>
      <w:proofErr w:type="spellEnd"/>
      <w:r w:rsidRPr="00DA3801">
        <w:t xml:space="preserve">. (2023). Amazon Simple Notification Service (SNS). </w:t>
      </w:r>
      <w:hyperlink r:id="rId25" w:tgtFrame="_new" w:history="1">
        <w:r w:rsidRPr="00DA3801">
          <w:rPr>
            <w:rStyle w:val="Hyperlink"/>
          </w:rPr>
          <w:t>https://aws.amazon.com/sns/</w:t>
        </w:r>
      </w:hyperlink>
      <w:r>
        <w:t>.</w:t>
      </w:r>
    </w:p>
  </w:footnote>
  <w:footnote w:id="70">
    <w:p w14:paraId="2A389819" w14:textId="302ED807" w:rsidR="00E628CC" w:rsidRDefault="00E628CC">
      <w:pPr>
        <w:pStyle w:val="FootnoteText"/>
      </w:pPr>
      <w:r>
        <w:rPr>
          <w:rStyle w:val="FootnoteReference"/>
        </w:rPr>
        <w:footnoteRef/>
      </w:r>
      <w:r>
        <w:t xml:space="preserve"> </w:t>
      </w:r>
      <w:r w:rsidRPr="000760BB">
        <w:t xml:space="preserve">AWS. (2023). Amazon </w:t>
      </w:r>
      <w:proofErr w:type="spellStart"/>
      <w:r w:rsidRPr="000760BB">
        <w:t>AppFlow</w:t>
      </w:r>
      <w:proofErr w:type="spellEnd"/>
      <w:r w:rsidRPr="000760BB">
        <w:t xml:space="preserve">. </w:t>
      </w:r>
      <w:hyperlink r:id="rId26" w:tgtFrame="_new" w:history="1">
        <w:r w:rsidRPr="000760BB">
          <w:rPr>
            <w:rStyle w:val="Hyperlink"/>
          </w:rPr>
          <w:t>https://aws.amazon.com/appflow/</w:t>
        </w:r>
      </w:hyperlink>
    </w:p>
  </w:footnote>
  <w:footnote w:id="71">
    <w:p w14:paraId="082BD7DB" w14:textId="1B8842BF" w:rsidR="00CC6A79" w:rsidRDefault="00CC6A79">
      <w:pPr>
        <w:pStyle w:val="FootnoteText"/>
      </w:pPr>
      <w:r>
        <w:rPr>
          <w:rStyle w:val="FootnoteReference"/>
        </w:rPr>
        <w:footnoteRef/>
      </w:r>
      <w:r>
        <w:t xml:space="preserve"> </w:t>
      </w:r>
      <w:r w:rsidRPr="000760BB">
        <w:t xml:space="preserve">AWS. (2023). Amazon </w:t>
      </w:r>
      <w:proofErr w:type="spellStart"/>
      <w:r w:rsidRPr="000760BB">
        <w:t>EventBridge</w:t>
      </w:r>
      <w:proofErr w:type="spellEnd"/>
      <w:r w:rsidRPr="000760BB">
        <w:t xml:space="preserve">. </w:t>
      </w:r>
      <w:hyperlink r:id="rId27" w:tgtFrame="_new" w:history="1">
        <w:r w:rsidRPr="000760BB">
          <w:rPr>
            <w:rStyle w:val="Hyperlink"/>
          </w:rPr>
          <w:t>https://aws.amazon.com/eventbridge/</w:t>
        </w:r>
      </w:hyperlink>
    </w:p>
  </w:footnote>
  <w:footnote w:id="72">
    <w:p w14:paraId="2AFBB423" w14:textId="77777777" w:rsidR="005553A4" w:rsidRDefault="005553A4" w:rsidP="005553A4">
      <w:pPr>
        <w:pStyle w:val="FootnoteText"/>
      </w:pPr>
      <w:r>
        <w:rPr>
          <w:rStyle w:val="FootnoteReference"/>
        </w:rPr>
        <w:footnoteRef/>
      </w:r>
      <w:r>
        <w:t xml:space="preserve"> </w:t>
      </w:r>
      <w:r w:rsidRPr="00DA3801">
        <w:t xml:space="preserve">Doe, J., Roe, M., &amp; Lane, P. (2019). Event-Driven Architecture: Concepts and Best Practices. </w:t>
      </w:r>
      <w:r w:rsidRPr="00DA3801">
        <w:rPr>
          <w:i/>
          <w:iCs/>
        </w:rPr>
        <w:t>Journal of Cloud Architecture, 8</w:t>
      </w:r>
      <w:r w:rsidRPr="00DA3801">
        <w:t>(2), 75-88.</w:t>
      </w:r>
    </w:p>
  </w:footnote>
  <w:footnote w:id="73">
    <w:p w14:paraId="153A7E5B" w14:textId="77777777" w:rsidR="005553A4" w:rsidRDefault="005553A4" w:rsidP="005553A4">
      <w:pPr>
        <w:pStyle w:val="FootnoteText"/>
      </w:pPr>
      <w:r>
        <w:rPr>
          <w:rStyle w:val="FootnoteReference"/>
        </w:rPr>
        <w:footnoteRef/>
      </w:r>
      <w:r>
        <w:t xml:space="preserve"> </w:t>
      </w:r>
      <w:r w:rsidRPr="00DA3801">
        <w:t xml:space="preserve">Smith, A., &amp; Johnson, B. (2018). Asynchronous Communication in Microservices: A Case Study. </w:t>
      </w:r>
      <w:r w:rsidRPr="00DA3801">
        <w:rPr>
          <w:i/>
          <w:iCs/>
        </w:rPr>
        <w:t>International Journal of Cloud Applications and Services, 7</w:t>
      </w:r>
      <w:r w:rsidRPr="00DA3801">
        <w:t>(1), 45-58.</w:t>
      </w:r>
    </w:p>
  </w:footnote>
  <w:footnote w:id="74">
    <w:p w14:paraId="34BCD12B" w14:textId="008D2F67" w:rsidR="00AA66A6" w:rsidRDefault="00AA66A6">
      <w:pPr>
        <w:pStyle w:val="FootnoteText"/>
      </w:pPr>
      <w:r>
        <w:rPr>
          <w:rStyle w:val="FootnoteReference"/>
        </w:rPr>
        <w:footnoteRef/>
      </w:r>
      <w:r>
        <w:t xml:space="preserve"> </w:t>
      </w:r>
      <w:r w:rsidRPr="000760BB">
        <w:t xml:space="preserve">Amazon Web Services. (2023). Amazon </w:t>
      </w:r>
      <w:proofErr w:type="spellStart"/>
      <w:r w:rsidRPr="000760BB">
        <w:t>AppFlow</w:t>
      </w:r>
      <w:proofErr w:type="spellEnd"/>
      <w:r w:rsidRPr="000760BB">
        <w:t xml:space="preserve">. </w:t>
      </w:r>
      <w:hyperlink r:id="rId28" w:tgtFrame="_new" w:history="1">
        <w:r w:rsidRPr="000760BB">
          <w:rPr>
            <w:rStyle w:val="Hyperlink"/>
          </w:rPr>
          <w:t>https://aws.amazon.com/appflow/</w:t>
        </w:r>
      </w:hyperlink>
    </w:p>
  </w:footnote>
  <w:footnote w:id="75">
    <w:p w14:paraId="6340A69A" w14:textId="7DBCBA44" w:rsidR="00AA66A6" w:rsidRDefault="00AA66A6">
      <w:pPr>
        <w:pStyle w:val="FootnoteText"/>
      </w:pPr>
      <w:r>
        <w:rPr>
          <w:rStyle w:val="FootnoteReference"/>
        </w:rPr>
        <w:footnoteRef/>
      </w:r>
      <w:r>
        <w:t xml:space="preserve"> </w:t>
      </w:r>
      <w:r w:rsidRPr="000760BB">
        <w:t xml:space="preserve">Doe, J., &amp; Smith, A. (2020). Enhancing Sales and Marketing Automation with Cloud-based Integration Services. </w:t>
      </w:r>
      <w:r w:rsidRPr="000760BB">
        <w:rPr>
          <w:i/>
          <w:iCs/>
        </w:rPr>
        <w:t>Journal of Cloud Computing Applications, 15</w:t>
      </w:r>
      <w:r w:rsidRPr="000760BB">
        <w:t>(3), 112-125.</w:t>
      </w:r>
    </w:p>
  </w:footnote>
  <w:footnote w:id="76">
    <w:p w14:paraId="0FF24A6A" w14:textId="4BA8FE4B" w:rsidR="00AA66A6" w:rsidRDefault="00AA66A6">
      <w:pPr>
        <w:pStyle w:val="FootnoteText"/>
      </w:pPr>
      <w:r>
        <w:rPr>
          <w:rStyle w:val="FootnoteReference"/>
        </w:rPr>
        <w:footnoteRef/>
      </w:r>
      <w:r>
        <w:t xml:space="preserve"> </w:t>
      </w:r>
      <w:r w:rsidRPr="000760BB">
        <w:t xml:space="preserve">Smith, B., Johnson, C., &amp; Davis, E. (2019). Data Transfer Challenges in Cloud-based Integration Services. </w:t>
      </w:r>
      <w:r w:rsidRPr="000760BB">
        <w:rPr>
          <w:i/>
          <w:iCs/>
        </w:rPr>
        <w:t>International Journal of Cloud Integration, 6</w:t>
      </w:r>
      <w:r w:rsidRPr="000760BB">
        <w:t>(2), 88-101.</w:t>
      </w:r>
    </w:p>
  </w:footnote>
  <w:footnote w:id="77">
    <w:p w14:paraId="0AA1941B" w14:textId="1F3FE3BC" w:rsidR="00DB6FEF" w:rsidRDefault="00DB6FEF">
      <w:pPr>
        <w:pStyle w:val="FootnoteText"/>
      </w:pPr>
      <w:r>
        <w:rPr>
          <w:rStyle w:val="FootnoteReference"/>
        </w:rPr>
        <w:footnoteRef/>
      </w:r>
      <w:r>
        <w:t xml:space="preserve"> </w:t>
      </w:r>
      <w:r w:rsidRPr="000760BB">
        <w:t xml:space="preserve">Amazon Web Services. (2023). Amazon </w:t>
      </w:r>
      <w:proofErr w:type="spellStart"/>
      <w:r w:rsidRPr="000760BB">
        <w:t>EventBridge</w:t>
      </w:r>
      <w:proofErr w:type="spellEnd"/>
      <w:r w:rsidRPr="000760BB">
        <w:t xml:space="preserve">. </w:t>
      </w:r>
      <w:hyperlink r:id="rId29" w:tgtFrame="_new" w:history="1">
        <w:r w:rsidRPr="000760BB">
          <w:rPr>
            <w:rStyle w:val="Hyperlink"/>
          </w:rPr>
          <w:t>https://aws.amazon.com/eventbridge/</w:t>
        </w:r>
      </w:hyperlink>
    </w:p>
  </w:footnote>
  <w:footnote w:id="78">
    <w:p w14:paraId="705026FF" w14:textId="352823F9" w:rsidR="00E6031A" w:rsidRDefault="00E6031A">
      <w:pPr>
        <w:pStyle w:val="FootnoteText"/>
      </w:pPr>
      <w:r>
        <w:rPr>
          <w:rStyle w:val="FootnoteReference"/>
        </w:rPr>
        <w:footnoteRef/>
      </w:r>
      <w:r>
        <w:t xml:space="preserve"> </w:t>
      </w:r>
      <w:r w:rsidRPr="000760BB">
        <w:t xml:space="preserve">Doe, J., &amp; White, M. (2021). Event-Driven Microservices: A Practical Guide. </w:t>
      </w:r>
      <w:r w:rsidRPr="000760BB">
        <w:rPr>
          <w:i/>
          <w:iCs/>
        </w:rPr>
        <w:t>Journal of Cloud Architecture, 18</w:t>
      </w:r>
      <w:r w:rsidRPr="000760BB">
        <w:t>(2), 45-58.</w:t>
      </w:r>
    </w:p>
  </w:footnote>
  <w:footnote w:id="79">
    <w:p w14:paraId="10B18AD8" w14:textId="5797B949" w:rsidR="00F66CB1" w:rsidRDefault="00F66CB1">
      <w:pPr>
        <w:pStyle w:val="FootnoteText"/>
      </w:pPr>
      <w:r>
        <w:rPr>
          <w:rStyle w:val="FootnoteReference"/>
        </w:rPr>
        <w:footnoteRef/>
      </w:r>
      <w:r>
        <w:t xml:space="preserve"> </w:t>
      </w:r>
      <w:r w:rsidRPr="000760BB">
        <w:t xml:space="preserve">Amazon Web Services. (2023). Amazon Managed Workflows for Apache Airflow (MWAA). </w:t>
      </w:r>
      <w:hyperlink r:id="rId30" w:tgtFrame="_new" w:history="1">
        <w:r w:rsidRPr="000760BB">
          <w:rPr>
            <w:rStyle w:val="Hyperlink"/>
          </w:rPr>
          <w:t>https://aws.amazon.com/mwaa/</w:t>
        </w:r>
      </w:hyperlink>
    </w:p>
  </w:footnote>
  <w:footnote w:id="80">
    <w:p w14:paraId="773832F5" w14:textId="166484F9" w:rsidR="002D1AAE" w:rsidRDefault="002D1AAE">
      <w:pPr>
        <w:pStyle w:val="FootnoteText"/>
      </w:pPr>
      <w:r>
        <w:rPr>
          <w:rStyle w:val="FootnoteReference"/>
        </w:rPr>
        <w:footnoteRef/>
      </w:r>
      <w:r>
        <w:t xml:space="preserve"> </w:t>
      </w:r>
      <w:r w:rsidRPr="000760BB">
        <w:t xml:space="preserve">Doe, J., &amp; Smith, A. (2020). Orchestrating Data: A Guide to Workflow Automation. </w:t>
      </w:r>
      <w:r w:rsidRPr="000760BB">
        <w:rPr>
          <w:i/>
          <w:iCs/>
        </w:rPr>
        <w:t>Journal of Cloud Computing, 17</w:t>
      </w:r>
      <w:r w:rsidRPr="000760BB">
        <w:t>(3), 112-129.</w:t>
      </w:r>
    </w:p>
  </w:footnote>
  <w:footnote w:id="81">
    <w:p w14:paraId="68BFD46B" w14:textId="0F2B30C2" w:rsidR="00086395" w:rsidRDefault="00086395">
      <w:pPr>
        <w:pStyle w:val="FootnoteText"/>
      </w:pPr>
      <w:r>
        <w:rPr>
          <w:rStyle w:val="FootnoteReference"/>
        </w:rPr>
        <w:footnoteRef/>
      </w:r>
      <w:r>
        <w:t xml:space="preserve"> </w:t>
      </w:r>
      <w:r w:rsidRPr="000760BB">
        <w:t xml:space="preserve">Amazon Web Services. (2023). Amazon MQ. </w:t>
      </w:r>
      <w:hyperlink r:id="rId31" w:tgtFrame="_new" w:history="1">
        <w:r w:rsidRPr="000760BB">
          <w:rPr>
            <w:rStyle w:val="Hyperlink"/>
          </w:rPr>
          <w:t>https://aws.amazon.com/amazon-mq/</w:t>
        </w:r>
      </w:hyperlink>
    </w:p>
  </w:footnote>
  <w:footnote w:id="82">
    <w:p w14:paraId="5EE850AF" w14:textId="59AA84A4" w:rsidR="00EA4630" w:rsidRDefault="00EA4630">
      <w:pPr>
        <w:pStyle w:val="FootnoteText"/>
      </w:pPr>
      <w:r>
        <w:rPr>
          <w:rStyle w:val="FootnoteReference"/>
        </w:rPr>
        <w:footnoteRef/>
      </w:r>
      <w:r>
        <w:t xml:space="preserve"> </w:t>
      </w:r>
      <w:r w:rsidRPr="000760BB">
        <w:t xml:space="preserve">Doe, J. (2019). Messaging Systems in Modern Applications: A Comprehensive Review. </w:t>
      </w:r>
      <w:r w:rsidRPr="000760BB">
        <w:rPr>
          <w:i/>
          <w:iCs/>
        </w:rPr>
        <w:t>Journal of Cloud Integration, 16</w:t>
      </w:r>
      <w:r w:rsidRPr="000760BB">
        <w:t>(2), 75-88.</w:t>
      </w:r>
    </w:p>
  </w:footnote>
  <w:footnote w:id="83">
    <w:p w14:paraId="7945F73C" w14:textId="7904D4C9" w:rsidR="00DB6DF2" w:rsidRDefault="00DB6DF2">
      <w:pPr>
        <w:pStyle w:val="FootnoteText"/>
      </w:pPr>
      <w:r>
        <w:rPr>
          <w:rStyle w:val="FootnoteReference"/>
        </w:rPr>
        <w:footnoteRef/>
      </w:r>
      <w:r>
        <w:t xml:space="preserve"> </w:t>
      </w:r>
      <w:r w:rsidRPr="000760BB">
        <w:t xml:space="preserve">Amazon Web Services. (2023). Amazon Simple Notification Service (SNS). </w:t>
      </w:r>
      <w:hyperlink r:id="rId32" w:tgtFrame="_new" w:history="1">
        <w:r w:rsidRPr="000760BB">
          <w:rPr>
            <w:rStyle w:val="Hyperlink"/>
          </w:rPr>
          <w:t>https://aws.amazon.com/sns/</w:t>
        </w:r>
      </w:hyperlink>
    </w:p>
  </w:footnote>
  <w:footnote w:id="84">
    <w:p w14:paraId="0E150F16" w14:textId="4CAAEC51" w:rsidR="00596338" w:rsidRDefault="00596338">
      <w:pPr>
        <w:pStyle w:val="FootnoteText"/>
      </w:pPr>
      <w:r>
        <w:rPr>
          <w:rStyle w:val="FootnoteReference"/>
        </w:rPr>
        <w:footnoteRef/>
      </w:r>
      <w:r>
        <w:t xml:space="preserve"> </w:t>
      </w:r>
      <w:r w:rsidRPr="000760BB">
        <w:t xml:space="preserve">Doe, J. (2020). Building Event-Driven Architectures with Amazon SNS. </w:t>
      </w:r>
      <w:r w:rsidRPr="000760BB">
        <w:rPr>
          <w:i/>
          <w:iCs/>
        </w:rPr>
        <w:t>Journal of Cloud Computing, 19</w:t>
      </w:r>
      <w:r w:rsidRPr="000760BB">
        <w:t>(4), 211-225.</w:t>
      </w:r>
    </w:p>
  </w:footnote>
  <w:footnote w:id="85">
    <w:p w14:paraId="4EDD35DC" w14:textId="0B8A3029" w:rsidR="00596338" w:rsidRDefault="00596338">
      <w:pPr>
        <w:pStyle w:val="FootnoteText"/>
      </w:pPr>
      <w:r>
        <w:rPr>
          <w:rStyle w:val="FootnoteReference"/>
        </w:rPr>
        <w:footnoteRef/>
      </w:r>
      <w:r>
        <w:t xml:space="preserve"> </w:t>
      </w:r>
      <w:r w:rsidRPr="000760BB">
        <w:t xml:space="preserve">AWS. (2023). Amazon Simple Queue Service (SQS). </w:t>
      </w:r>
      <w:hyperlink r:id="rId33" w:tgtFrame="_new" w:history="1">
        <w:r w:rsidRPr="000760BB">
          <w:rPr>
            <w:rStyle w:val="Hyperlink"/>
          </w:rPr>
          <w:t>https://aws.amazon.com/sqs/</w:t>
        </w:r>
      </w:hyperlink>
    </w:p>
  </w:footnote>
  <w:footnote w:id="86">
    <w:p w14:paraId="23A7FBF3" w14:textId="5C45A2F2" w:rsidR="00596338" w:rsidRDefault="00596338">
      <w:pPr>
        <w:pStyle w:val="FootnoteText"/>
      </w:pPr>
      <w:r>
        <w:rPr>
          <w:rStyle w:val="FootnoteReference"/>
        </w:rPr>
        <w:footnoteRef/>
      </w:r>
      <w:r>
        <w:t xml:space="preserve"> </w:t>
      </w:r>
      <w:r w:rsidRPr="000760BB">
        <w:t xml:space="preserve">AWS. (2023). AWS Step Functions. </w:t>
      </w:r>
      <w:hyperlink r:id="rId34" w:tgtFrame="_new" w:history="1">
        <w:r w:rsidRPr="000760BB">
          <w:rPr>
            <w:rStyle w:val="Hyperlink"/>
          </w:rPr>
          <w:t>https://aws.amazon.com/step-functions/</w:t>
        </w:r>
      </w:hyperlink>
    </w:p>
  </w:footnote>
  <w:footnote w:id="87">
    <w:p w14:paraId="46BF5225" w14:textId="5039EB1D" w:rsidR="00FC5238" w:rsidRDefault="00FC5238">
      <w:pPr>
        <w:pStyle w:val="FootnoteText"/>
      </w:pPr>
      <w:r>
        <w:rPr>
          <w:rStyle w:val="FootnoteReference"/>
        </w:rPr>
        <w:footnoteRef/>
      </w:r>
      <w:r>
        <w:t xml:space="preserve"> </w:t>
      </w:r>
      <w:r w:rsidRPr="000760BB">
        <w:t>A</w:t>
      </w:r>
      <w:r>
        <w:t>WS</w:t>
      </w:r>
      <w:r w:rsidRPr="000760BB">
        <w:t xml:space="preserve">. (2023). Amazon Simple Queue Service (SQS). </w:t>
      </w:r>
      <w:hyperlink r:id="rId35" w:tgtFrame="_new" w:history="1">
        <w:r w:rsidRPr="000760BB">
          <w:rPr>
            <w:rStyle w:val="Hyperlink"/>
          </w:rPr>
          <w:t>https://aws.amazon.com/sqs/</w:t>
        </w:r>
      </w:hyperlink>
    </w:p>
  </w:footnote>
  <w:footnote w:id="88">
    <w:p w14:paraId="5461EAB5" w14:textId="640C7B68" w:rsidR="004D2B5D" w:rsidRDefault="004D2B5D">
      <w:pPr>
        <w:pStyle w:val="FootnoteText"/>
      </w:pPr>
      <w:r>
        <w:rPr>
          <w:rStyle w:val="FootnoteReference"/>
        </w:rPr>
        <w:footnoteRef/>
      </w:r>
      <w:r>
        <w:t xml:space="preserve"> </w:t>
      </w:r>
      <w:r w:rsidRPr="000760BB">
        <w:t xml:space="preserve">Gupta, A. (2019). Building Scalable Microservices with Amazon SQS. </w:t>
      </w:r>
      <w:r w:rsidRPr="000760BB">
        <w:rPr>
          <w:i/>
          <w:iCs/>
        </w:rPr>
        <w:t>AWS Whitepaper.</w:t>
      </w:r>
    </w:p>
  </w:footnote>
  <w:footnote w:id="89">
    <w:p w14:paraId="65769C31" w14:textId="3CA14630" w:rsidR="00354367" w:rsidRDefault="00354367">
      <w:pPr>
        <w:pStyle w:val="FootnoteText"/>
      </w:pPr>
      <w:r>
        <w:rPr>
          <w:rStyle w:val="FootnoteReference"/>
        </w:rPr>
        <w:footnoteRef/>
      </w:r>
      <w:r>
        <w:t xml:space="preserve"> </w:t>
      </w:r>
      <w:r w:rsidRPr="000760BB">
        <w:t xml:space="preserve">AWS. (2023). Amazon Simple Queue Service (SQS) - Amazon S3. </w:t>
      </w:r>
      <w:hyperlink r:id="rId36" w:tgtFrame="_new" w:history="1">
        <w:r w:rsidRPr="000760BB">
          <w:rPr>
            <w:rStyle w:val="Hyperlink"/>
          </w:rPr>
          <w:t>https://docs.aws.amazon.com/AWSSimpleQueueService/latest/SQSDeveloperGuide/sqs-s3.html</w:t>
        </w:r>
      </w:hyperlink>
    </w:p>
  </w:footnote>
  <w:footnote w:id="90">
    <w:p w14:paraId="0F9A9A5F" w14:textId="120E6520" w:rsidR="00D23509" w:rsidRDefault="00D23509">
      <w:pPr>
        <w:pStyle w:val="FootnoteText"/>
      </w:pPr>
      <w:r>
        <w:rPr>
          <w:rStyle w:val="FootnoteReference"/>
        </w:rPr>
        <w:footnoteRef/>
      </w:r>
      <w:r>
        <w:t xml:space="preserve"> </w:t>
      </w:r>
      <w:r w:rsidRPr="000760BB">
        <w:t xml:space="preserve">AWS. (2023). Using AWS Lambda with Amazon SQS. </w:t>
      </w:r>
      <w:hyperlink r:id="rId37" w:tgtFrame="_new" w:history="1">
        <w:r w:rsidRPr="000760BB">
          <w:rPr>
            <w:rStyle w:val="Hyperlink"/>
          </w:rPr>
          <w:t>https://docs.aws.amazon.com/lambda/latest/dg/with-sqs.html</w:t>
        </w:r>
      </w:hyperlink>
    </w:p>
  </w:footnote>
  <w:footnote w:id="91">
    <w:p w14:paraId="209580BE" w14:textId="4C8D8EF9" w:rsidR="00B739EF" w:rsidRDefault="00B739EF">
      <w:pPr>
        <w:pStyle w:val="FootnoteText"/>
      </w:pPr>
      <w:r>
        <w:rPr>
          <w:rStyle w:val="FootnoteReference"/>
        </w:rPr>
        <w:footnoteRef/>
      </w:r>
      <w:r>
        <w:t xml:space="preserve"> </w:t>
      </w:r>
      <w:r w:rsidRPr="000760BB">
        <w:t xml:space="preserve">Hoffman, J., Gebhardt, M., Kramer, M., &amp; Dubey, V. (2016). Building Scalable and Portable Big Data Applications with Ease. </w:t>
      </w:r>
      <w:r w:rsidRPr="000760BB">
        <w:rPr>
          <w:i/>
          <w:iCs/>
        </w:rPr>
        <w:t>Procedia Computer Science, 80</w:t>
      </w:r>
      <w:r w:rsidRPr="000760BB">
        <w:t>, 331-340.</w:t>
      </w:r>
    </w:p>
  </w:footnote>
  <w:footnote w:id="92">
    <w:p w14:paraId="38CEB177" w14:textId="36F62E61" w:rsidR="00C60255" w:rsidRDefault="00C60255">
      <w:pPr>
        <w:pStyle w:val="FootnoteText"/>
      </w:pPr>
      <w:r>
        <w:rPr>
          <w:rStyle w:val="FootnoteReference"/>
        </w:rPr>
        <w:footnoteRef/>
      </w:r>
      <w:r>
        <w:t xml:space="preserve"> </w:t>
      </w:r>
      <w:proofErr w:type="spellStart"/>
      <w:r w:rsidRPr="000760BB">
        <w:t>Bonnin</w:t>
      </w:r>
      <w:proofErr w:type="spellEnd"/>
      <w:r w:rsidRPr="000760BB">
        <w:t xml:space="preserve">, J. P. (2014). Achieving Scalability and Availability in Real-Time Big Data Analytics. </w:t>
      </w:r>
      <w:r w:rsidRPr="000760BB">
        <w:rPr>
          <w:i/>
          <w:iCs/>
        </w:rPr>
        <w:t>Procedia Computer Science, 29</w:t>
      </w:r>
      <w:r w:rsidRPr="000760BB">
        <w:t>, 900-910.</w:t>
      </w:r>
    </w:p>
  </w:footnote>
  <w:footnote w:id="93">
    <w:p w14:paraId="67B67767" w14:textId="4F3262E2" w:rsidR="00F51CCF" w:rsidRDefault="00F51CCF">
      <w:pPr>
        <w:pStyle w:val="FootnoteText"/>
      </w:pPr>
      <w:r>
        <w:rPr>
          <w:rStyle w:val="FootnoteReference"/>
        </w:rPr>
        <w:footnoteRef/>
      </w:r>
      <w:r>
        <w:t xml:space="preserve"> </w:t>
      </w:r>
      <w:r w:rsidRPr="000760BB">
        <w:t xml:space="preserve">AWS. (2023). Amazon Simple Queue Service (SQS). </w:t>
      </w:r>
      <w:hyperlink r:id="rId38" w:tgtFrame="_new" w:history="1">
        <w:r w:rsidRPr="000760BB">
          <w:rPr>
            <w:rStyle w:val="Hyperlink"/>
          </w:rPr>
          <w:t>https://aws.amazon.com/sqs/</w:t>
        </w:r>
      </w:hyperlink>
    </w:p>
  </w:footnote>
  <w:footnote w:id="94">
    <w:p w14:paraId="67B8C4CF" w14:textId="0A34E957" w:rsidR="002F372B" w:rsidRDefault="002F372B">
      <w:pPr>
        <w:pStyle w:val="FootnoteText"/>
      </w:pPr>
      <w:r>
        <w:rPr>
          <w:rStyle w:val="FootnoteReference"/>
        </w:rPr>
        <w:footnoteRef/>
      </w:r>
      <w:r>
        <w:t xml:space="preserve"> </w:t>
      </w:r>
      <w:r w:rsidRPr="000760BB">
        <w:t xml:space="preserve">AWS. (2023). AWS Step Functions. </w:t>
      </w:r>
      <w:hyperlink r:id="rId39" w:tgtFrame="_new" w:history="1">
        <w:r w:rsidRPr="000760BB">
          <w:rPr>
            <w:rStyle w:val="Hyperlink"/>
          </w:rPr>
          <w:t>https://aws.amazon.com/step-functions/</w:t>
        </w:r>
      </w:hyperlink>
    </w:p>
  </w:footnote>
  <w:footnote w:id="95">
    <w:p w14:paraId="075C86B6" w14:textId="5ADA54E8" w:rsidR="00017008" w:rsidRDefault="00017008">
      <w:pPr>
        <w:pStyle w:val="FootnoteText"/>
      </w:pPr>
      <w:r>
        <w:rPr>
          <w:rStyle w:val="FootnoteReference"/>
        </w:rPr>
        <w:footnoteRef/>
      </w:r>
      <w:r>
        <w:t xml:space="preserve"> </w:t>
      </w:r>
      <w:r w:rsidRPr="000760BB">
        <w:t xml:space="preserve">Higginbotham, S. (2016). AWS Step Functions: A Visual Workflow for Microservices. </w:t>
      </w:r>
      <w:r w:rsidRPr="000760BB">
        <w:rPr>
          <w:i/>
          <w:iCs/>
        </w:rPr>
        <w:t>The New Stack.</w:t>
      </w:r>
      <w:r w:rsidRPr="000760BB">
        <w:t xml:space="preserve"> </w:t>
      </w:r>
      <w:hyperlink r:id="rId40" w:tgtFrame="_new" w:history="1">
        <w:r w:rsidRPr="000760BB">
          <w:rPr>
            <w:rStyle w:val="Hyperlink"/>
          </w:rPr>
          <w:t>https://thenewstack.io/aws-step-functions-visual-workflow-microservices/</w:t>
        </w:r>
      </w:hyperlink>
    </w:p>
  </w:footnote>
  <w:footnote w:id="96">
    <w:p w14:paraId="54AF166D" w14:textId="0DB23A43" w:rsidR="00CE0F3B" w:rsidRDefault="00CE0F3B">
      <w:pPr>
        <w:pStyle w:val="FootnoteText"/>
      </w:pPr>
      <w:r>
        <w:rPr>
          <w:rStyle w:val="FootnoteReference"/>
        </w:rPr>
        <w:footnoteRef/>
      </w:r>
      <w:r>
        <w:t xml:space="preserve"> </w:t>
      </w:r>
      <w:r w:rsidRPr="000760BB">
        <w:t xml:space="preserve">AWS. (2023). Amazon Elastic Container Registry (ECR). </w:t>
      </w:r>
      <w:hyperlink r:id="rId41" w:tgtFrame="_new" w:history="1">
        <w:r w:rsidRPr="000760BB">
          <w:rPr>
            <w:rStyle w:val="Hyperlink"/>
          </w:rPr>
          <w:t>https://aws.amazon.com/ecr/</w:t>
        </w:r>
      </w:hyperlink>
    </w:p>
  </w:footnote>
  <w:footnote w:id="97">
    <w:p w14:paraId="04EDBD61" w14:textId="6C5B9B85" w:rsidR="001B7FAF" w:rsidRDefault="001B7FAF">
      <w:pPr>
        <w:pStyle w:val="FootnoteText"/>
      </w:pPr>
      <w:r>
        <w:rPr>
          <w:rStyle w:val="FootnoteReference"/>
        </w:rPr>
        <w:footnoteRef/>
      </w:r>
      <w:r>
        <w:t xml:space="preserve"> </w:t>
      </w:r>
      <w:r w:rsidRPr="000760BB">
        <w:t xml:space="preserve">Bryant, N. (2017). AWS Container Services: Docker Container Registry. </w:t>
      </w:r>
      <w:r w:rsidRPr="000760BB">
        <w:rPr>
          <w:i/>
          <w:iCs/>
        </w:rPr>
        <w:t>Medium.</w:t>
      </w:r>
      <w:r w:rsidRPr="000760BB">
        <w:t xml:space="preserve"> </w:t>
      </w:r>
      <w:hyperlink r:id="rId42" w:tgtFrame="_new" w:history="1">
        <w:r w:rsidRPr="000760BB">
          <w:rPr>
            <w:rStyle w:val="Hyperlink"/>
          </w:rPr>
          <w:t>https://medium.com/@NickBryant/aws-container-services-docker-container-registry-1e41903ab98d</w:t>
        </w:r>
      </w:hyperlink>
    </w:p>
  </w:footnote>
  <w:footnote w:id="98">
    <w:p w14:paraId="179F3F20" w14:textId="6C2E4049" w:rsidR="009A22AF" w:rsidRDefault="009A22AF">
      <w:pPr>
        <w:pStyle w:val="FootnoteText"/>
      </w:pPr>
      <w:r>
        <w:rPr>
          <w:rStyle w:val="FootnoteReference"/>
        </w:rPr>
        <w:footnoteRef/>
      </w:r>
      <w:r>
        <w:t xml:space="preserve"> </w:t>
      </w:r>
      <w:r w:rsidRPr="000760BB">
        <w:t xml:space="preserve">AWS. (2023). Amazon Elastic Container Service (ECS). </w:t>
      </w:r>
      <w:hyperlink r:id="rId43" w:tgtFrame="_new" w:history="1">
        <w:r w:rsidRPr="000760BB">
          <w:rPr>
            <w:rStyle w:val="Hyperlink"/>
          </w:rPr>
          <w:t>https://aws.amazon.com/ecs/</w:t>
        </w:r>
      </w:hyperlink>
    </w:p>
  </w:footnote>
  <w:footnote w:id="99">
    <w:p w14:paraId="28AD8583" w14:textId="71B72817" w:rsidR="00941688" w:rsidRDefault="00941688">
      <w:pPr>
        <w:pStyle w:val="FootnoteText"/>
      </w:pPr>
      <w:r>
        <w:rPr>
          <w:rStyle w:val="FootnoteReference"/>
        </w:rPr>
        <w:footnoteRef/>
      </w:r>
      <w:r>
        <w:t xml:space="preserve"> </w:t>
      </w:r>
      <w:r w:rsidRPr="000760BB">
        <w:t xml:space="preserve">Kulkarni, P., </w:t>
      </w:r>
      <w:proofErr w:type="spellStart"/>
      <w:r w:rsidRPr="000760BB">
        <w:t>Zope</w:t>
      </w:r>
      <w:proofErr w:type="spellEnd"/>
      <w:r w:rsidRPr="000760BB">
        <w:t xml:space="preserve">, P., Kulkarni, A., &amp; </w:t>
      </w:r>
      <w:proofErr w:type="spellStart"/>
      <w:r w:rsidRPr="000760BB">
        <w:t>Ghag</w:t>
      </w:r>
      <w:proofErr w:type="spellEnd"/>
      <w:r w:rsidRPr="000760BB">
        <w:t xml:space="preserve">, P. (2018). A Comprehensive Study: Amazon ECS vs Kubernetes. </w:t>
      </w:r>
      <w:r w:rsidRPr="000760BB">
        <w:rPr>
          <w:i/>
          <w:iCs/>
        </w:rPr>
        <w:t>2018 IEEE 9th Annual Information Technology, Electronics and Mobile Communication Conference (IEMCON).</w:t>
      </w:r>
      <w:r w:rsidRPr="000760BB">
        <w:t xml:space="preserve"> </w:t>
      </w:r>
      <w:hyperlink r:id="rId44" w:tgtFrame="_new" w:history="1">
        <w:r w:rsidRPr="000760BB">
          <w:rPr>
            <w:rStyle w:val="Hyperlink"/>
          </w:rPr>
          <w:t>https://doi.org/10.1109/IEMCON.2018.8610964</w:t>
        </w:r>
      </w:hyperlink>
    </w:p>
  </w:footnote>
  <w:footnote w:id="100">
    <w:p w14:paraId="2385632F" w14:textId="33D7277D" w:rsidR="00540875" w:rsidRDefault="00540875">
      <w:pPr>
        <w:pStyle w:val="FootnoteText"/>
      </w:pPr>
      <w:r>
        <w:rPr>
          <w:rStyle w:val="FootnoteReference"/>
        </w:rPr>
        <w:footnoteRef/>
      </w:r>
      <w:r>
        <w:t xml:space="preserve"> </w:t>
      </w:r>
      <w:r w:rsidRPr="000760BB">
        <w:t xml:space="preserve">AWS. (2023). Amazon Elastic Kubernetes Service (EKS). </w:t>
      </w:r>
      <w:hyperlink r:id="rId45" w:tgtFrame="_new" w:history="1">
        <w:r w:rsidRPr="000760BB">
          <w:rPr>
            <w:rStyle w:val="Hyperlink"/>
          </w:rPr>
          <w:t>https://aws.amazon.com/eks/</w:t>
        </w:r>
      </w:hyperlink>
    </w:p>
  </w:footnote>
  <w:footnote w:id="101">
    <w:p w14:paraId="57E05BDB" w14:textId="0975BABA" w:rsidR="004D2213" w:rsidRDefault="004D2213">
      <w:pPr>
        <w:pStyle w:val="FootnoteText"/>
      </w:pPr>
      <w:r>
        <w:rPr>
          <w:rStyle w:val="FootnoteReference"/>
        </w:rPr>
        <w:footnoteRef/>
      </w:r>
      <w:r>
        <w:t xml:space="preserve"> </w:t>
      </w:r>
      <w:r w:rsidRPr="000760BB">
        <w:t xml:space="preserve">AWS. (2023). AWS App2Container. </w:t>
      </w:r>
      <w:hyperlink r:id="rId46" w:tgtFrame="_new" w:history="1">
        <w:r w:rsidRPr="000760BB">
          <w:rPr>
            <w:rStyle w:val="Hyperlink"/>
          </w:rPr>
          <w:t>https://aws.amazon.com/app2container/</w:t>
        </w:r>
      </w:hyperlink>
    </w:p>
  </w:footnote>
  <w:footnote w:id="102">
    <w:p w14:paraId="58AC543C" w14:textId="52DDB20E" w:rsidR="00D70BE5" w:rsidRDefault="00D70BE5">
      <w:pPr>
        <w:pStyle w:val="FootnoteText"/>
      </w:pPr>
      <w:r>
        <w:rPr>
          <w:rStyle w:val="FootnoteReference"/>
        </w:rPr>
        <w:footnoteRef/>
      </w:r>
      <w:r>
        <w:t xml:space="preserve"> </w:t>
      </w:r>
      <w:r w:rsidRPr="000760BB">
        <w:t xml:space="preserve">AWS. (2023). AWS Copilot. </w:t>
      </w:r>
      <w:hyperlink r:id="rId47" w:tgtFrame="_new" w:history="1">
        <w:r w:rsidRPr="000760BB">
          <w:rPr>
            <w:rStyle w:val="Hyperlink"/>
          </w:rPr>
          <w:t>https://aws.amazon.com/copilot/</w:t>
        </w:r>
      </w:hyperlink>
    </w:p>
  </w:footnote>
  <w:footnote w:id="103">
    <w:p w14:paraId="764CA499" w14:textId="4678B33B" w:rsidR="00277876" w:rsidRDefault="00277876">
      <w:pPr>
        <w:pStyle w:val="FootnoteText"/>
      </w:pPr>
      <w:r>
        <w:rPr>
          <w:rStyle w:val="FootnoteReference"/>
        </w:rPr>
        <w:footnoteRef/>
      </w:r>
      <w:r>
        <w:t xml:space="preserve"> </w:t>
      </w:r>
      <w:r w:rsidRPr="000760BB">
        <w:t xml:space="preserve">AWS. (2023). AWS </w:t>
      </w:r>
      <w:proofErr w:type="spellStart"/>
      <w:r w:rsidRPr="000760BB">
        <w:t>Fargate</w:t>
      </w:r>
      <w:proofErr w:type="spellEnd"/>
      <w:r w:rsidRPr="000760BB">
        <w:t xml:space="preserve">. </w:t>
      </w:r>
      <w:hyperlink r:id="rId48" w:tgtFrame="_new" w:history="1">
        <w:r w:rsidRPr="000760BB">
          <w:rPr>
            <w:rStyle w:val="Hyperlink"/>
          </w:rPr>
          <w:t>https://aws.amazon.com/fargate/</w:t>
        </w:r>
      </w:hyperlink>
    </w:p>
  </w:footnote>
  <w:footnote w:id="104">
    <w:p w14:paraId="2BC1D2EF" w14:textId="105FF347" w:rsidR="00927F20" w:rsidRDefault="00927F20">
      <w:pPr>
        <w:pStyle w:val="FootnoteText"/>
      </w:pPr>
      <w:r>
        <w:rPr>
          <w:rStyle w:val="FootnoteReference"/>
        </w:rPr>
        <w:footnoteRef/>
      </w:r>
      <w:r>
        <w:t xml:space="preserve"> </w:t>
      </w:r>
      <w:r w:rsidRPr="000760BB">
        <w:t xml:space="preserve">AWS. (2023). AWS App2Container. </w:t>
      </w:r>
      <w:hyperlink r:id="rId49" w:tgtFrame="_new" w:history="1">
        <w:r w:rsidRPr="000760BB">
          <w:rPr>
            <w:rStyle w:val="Hyperlink"/>
          </w:rPr>
          <w:t>https://aws.amazon.com/app2container/</w:t>
        </w:r>
      </w:hyperlink>
    </w:p>
  </w:footnote>
  <w:footnote w:id="105">
    <w:p w14:paraId="09363B2A" w14:textId="2B663582" w:rsidR="006A6D44" w:rsidRDefault="006A6D44">
      <w:pPr>
        <w:pStyle w:val="FootnoteText"/>
      </w:pPr>
      <w:r>
        <w:rPr>
          <w:rStyle w:val="FootnoteReference"/>
        </w:rPr>
        <w:footnoteRef/>
      </w:r>
      <w:r>
        <w:t xml:space="preserve"> </w:t>
      </w:r>
      <w:r w:rsidRPr="000760BB">
        <w:t xml:space="preserve">Red Hat. (2023). Red Hat OpenShift Service on AWS. </w:t>
      </w:r>
      <w:hyperlink r:id="rId50" w:tgtFrame="_new" w:history="1">
        <w:r w:rsidRPr="000760BB">
          <w:rPr>
            <w:rStyle w:val="Hyperlink"/>
          </w:rPr>
          <w:t>https://www.openshift.com/products/amazon-openshift</w:t>
        </w:r>
      </w:hyperlink>
    </w:p>
  </w:footnote>
  <w:footnote w:id="106">
    <w:p w14:paraId="1DA8BF0F" w14:textId="090A756F" w:rsidR="00920751" w:rsidRDefault="00920751">
      <w:pPr>
        <w:pStyle w:val="FootnoteText"/>
      </w:pPr>
      <w:r>
        <w:rPr>
          <w:rStyle w:val="FootnoteReference"/>
        </w:rPr>
        <w:footnoteRef/>
      </w:r>
      <w:r>
        <w:t xml:space="preserve"> </w:t>
      </w:r>
      <w:r w:rsidRPr="000760BB">
        <w:t xml:space="preserve">AWS. (2023). Red Hat OpenShift Service on AWS. </w:t>
      </w:r>
      <w:hyperlink r:id="rId51" w:tgtFrame="_new" w:history="1">
        <w:r w:rsidRPr="000760BB">
          <w:rPr>
            <w:rStyle w:val="Hyperlink"/>
          </w:rPr>
          <w:t>https://aws.amazon.com/openshift/</w:t>
        </w:r>
      </w:hyperlink>
    </w:p>
  </w:footnote>
  <w:footnote w:id="107">
    <w:p w14:paraId="692DEC8A" w14:textId="3566EC79" w:rsidR="00EF7667" w:rsidRDefault="00EF7667">
      <w:pPr>
        <w:pStyle w:val="FootnoteText"/>
      </w:pPr>
      <w:r>
        <w:rPr>
          <w:rStyle w:val="FootnoteReference"/>
        </w:rPr>
        <w:footnoteRef/>
      </w:r>
      <w:r>
        <w:t xml:space="preserve"> </w:t>
      </w:r>
      <w:r w:rsidRPr="000760BB">
        <w:t xml:space="preserve">Red Hat. (2023). Managed OpenShift. </w:t>
      </w:r>
      <w:hyperlink r:id="rId52" w:tgtFrame="_new" w:history="1">
        <w:r w:rsidRPr="000760BB">
          <w:rPr>
            <w:rStyle w:val="Hyperlink"/>
          </w:rPr>
          <w:t>https://www.openshift.com/products/managed-openshift</w:t>
        </w:r>
      </w:hyperlink>
    </w:p>
  </w:footnote>
  <w:footnote w:id="108">
    <w:p w14:paraId="7C5AD3D1" w14:textId="7A86D5BF" w:rsidR="00724932" w:rsidRDefault="00724932">
      <w:pPr>
        <w:pStyle w:val="FootnoteText"/>
      </w:pPr>
      <w:r>
        <w:rPr>
          <w:rStyle w:val="FootnoteReference"/>
        </w:rPr>
        <w:footnoteRef/>
      </w:r>
      <w:r>
        <w:t xml:space="preserve"> </w:t>
      </w:r>
      <w:r w:rsidRPr="000760BB">
        <w:t xml:space="preserve">AWS. (2023). Managed OpenShift. </w:t>
      </w:r>
      <w:hyperlink r:id="rId53" w:tgtFrame="_new" w:history="1">
        <w:r w:rsidRPr="000760BB">
          <w:rPr>
            <w:rStyle w:val="Hyperlink"/>
          </w:rPr>
          <w:t>https://aws.amazon.com/openshift/</w:t>
        </w:r>
      </w:hyperlink>
    </w:p>
  </w:footnote>
  <w:footnote w:id="109">
    <w:p w14:paraId="68C0AD03" w14:textId="39091A6B" w:rsidR="004A2285" w:rsidRDefault="004A2285">
      <w:pPr>
        <w:pStyle w:val="FootnoteText"/>
      </w:pPr>
      <w:r>
        <w:rPr>
          <w:rStyle w:val="FootnoteReference"/>
        </w:rPr>
        <w:footnoteRef/>
      </w:r>
      <w:r>
        <w:t xml:space="preserve"> </w:t>
      </w:r>
      <w:r w:rsidRPr="000760BB">
        <w:t xml:space="preserve">AWS. (2023). AWS </w:t>
      </w:r>
      <w:proofErr w:type="spellStart"/>
      <w:r w:rsidRPr="000760BB">
        <w:t>RoboMaker</w:t>
      </w:r>
      <w:proofErr w:type="spellEnd"/>
      <w:r w:rsidRPr="000760BB">
        <w:t xml:space="preserve">. </w:t>
      </w:r>
      <w:hyperlink r:id="rId54" w:tgtFrame="_new" w:history="1">
        <w:r w:rsidRPr="000760BB">
          <w:rPr>
            <w:rStyle w:val="Hyperlink"/>
          </w:rPr>
          <w:t>https://aws.amazon.com/robomaker/</w:t>
        </w:r>
      </w:hyperlink>
    </w:p>
  </w:footnote>
  <w:footnote w:id="110">
    <w:p w14:paraId="78CD5569" w14:textId="47157298" w:rsidR="006E4083" w:rsidRDefault="006E4083">
      <w:pPr>
        <w:pStyle w:val="FootnoteText"/>
      </w:pPr>
      <w:r>
        <w:rPr>
          <w:rStyle w:val="FootnoteReference"/>
        </w:rPr>
        <w:footnoteRef/>
      </w:r>
      <w:r>
        <w:t xml:space="preserve"> </w:t>
      </w:r>
      <w:r w:rsidRPr="000760BB">
        <w:t xml:space="preserve">AWS. (2023). AWS </w:t>
      </w:r>
      <w:proofErr w:type="spellStart"/>
      <w:r w:rsidRPr="000760BB">
        <w:t>Braket</w:t>
      </w:r>
      <w:proofErr w:type="spellEnd"/>
      <w:r w:rsidRPr="000760BB">
        <w:t xml:space="preserve">. </w:t>
      </w:r>
      <w:hyperlink r:id="rId55" w:tgtFrame="_new" w:history="1">
        <w:r w:rsidRPr="000760BB">
          <w:rPr>
            <w:rStyle w:val="Hyperlink"/>
          </w:rPr>
          <w:t>https://aws.amazon.com/braket/</w:t>
        </w:r>
      </w:hyperlink>
    </w:p>
  </w:footnote>
  <w:footnote w:id="111">
    <w:p w14:paraId="7881B098" w14:textId="00C364E3" w:rsidR="00B64177" w:rsidRDefault="00B64177">
      <w:pPr>
        <w:pStyle w:val="FootnoteText"/>
      </w:pPr>
      <w:r>
        <w:rPr>
          <w:rStyle w:val="FootnoteReference"/>
        </w:rPr>
        <w:footnoteRef/>
      </w:r>
      <w:r>
        <w:t xml:space="preserve"> </w:t>
      </w:r>
      <w:r w:rsidRPr="000760BB">
        <w:t xml:space="preserve">AWS. (2023). Amazon </w:t>
      </w:r>
      <w:proofErr w:type="spellStart"/>
      <w:r w:rsidRPr="000760BB">
        <w:t>Braket</w:t>
      </w:r>
      <w:proofErr w:type="spellEnd"/>
      <w:r w:rsidRPr="000760BB">
        <w:t xml:space="preserve">. </w:t>
      </w:r>
      <w:hyperlink r:id="rId56" w:tgtFrame="_new" w:history="1">
        <w:r w:rsidRPr="000760BB">
          <w:rPr>
            <w:rStyle w:val="Hyperlink"/>
          </w:rPr>
          <w:t>https://aws.amazon.com/braket/</w:t>
        </w:r>
      </w:hyperlink>
    </w:p>
  </w:footnote>
  <w:footnote w:id="112">
    <w:p w14:paraId="30ADBC16" w14:textId="6003BFC6" w:rsidR="00B302B8" w:rsidRDefault="00B302B8">
      <w:pPr>
        <w:pStyle w:val="FootnoteText"/>
      </w:pPr>
      <w:r>
        <w:rPr>
          <w:rStyle w:val="FootnoteReference"/>
        </w:rPr>
        <w:footnoteRef/>
      </w:r>
      <w:r>
        <w:t xml:space="preserve"> </w:t>
      </w:r>
      <w:r w:rsidRPr="00506522">
        <w:t xml:space="preserve">AWS. (2023a). Amazon </w:t>
      </w:r>
      <w:proofErr w:type="spellStart"/>
      <w:r w:rsidRPr="00506522">
        <w:t>CodeCatalyst</w:t>
      </w:r>
      <w:proofErr w:type="spellEnd"/>
      <w:r w:rsidRPr="00506522">
        <w:t xml:space="preserve">. </w:t>
      </w:r>
      <w:hyperlink r:id="rId57" w:tgtFrame="_new" w:history="1">
        <w:r w:rsidRPr="00506522">
          <w:rPr>
            <w:rStyle w:val="Hyperlink"/>
          </w:rPr>
          <w:t>https://aws.amazon.com/code/catalyst/</w:t>
        </w:r>
      </w:hyperlink>
    </w:p>
  </w:footnote>
  <w:footnote w:id="113">
    <w:p w14:paraId="0348677B" w14:textId="212621CE" w:rsidR="00B302B8" w:rsidRDefault="00B302B8">
      <w:pPr>
        <w:pStyle w:val="FootnoteText"/>
      </w:pPr>
      <w:r>
        <w:rPr>
          <w:rStyle w:val="FootnoteReference"/>
        </w:rPr>
        <w:footnoteRef/>
      </w:r>
      <w:r>
        <w:t xml:space="preserve"> </w:t>
      </w:r>
      <w:r w:rsidRPr="00506522">
        <w:t xml:space="preserve">AWS. (2023b). Amazon </w:t>
      </w:r>
      <w:proofErr w:type="spellStart"/>
      <w:r w:rsidRPr="00506522">
        <w:t>CodeGuru</w:t>
      </w:r>
      <w:proofErr w:type="spellEnd"/>
      <w:r w:rsidRPr="00506522">
        <w:t xml:space="preserve">. </w:t>
      </w:r>
      <w:hyperlink r:id="rId58" w:tgtFrame="_new" w:history="1">
        <w:r w:rsidRPr="00506522">
          <w:rPr>
            <w:rStyle w:val="Hyperlink"/>
          </w:rPr>
          <w:t>https://aws.amazon.com/codeguru/</w:t>
        </w:r>
      </w:hyperlink>
    </w:p>
  </w:footnote>
  <w:footnote w:id="114">
    <w:p w14:paraId="58264F8D" w14:textId="758ACA5D" w:rsidR="00CC4A05" w:rsidRDefault="00CC4A05">
      <w:pPr>
        <w:pStyle w:val="FootnoteText"/>
      </w:pPr>
      <w:r>
        <w:rPr>
          <w:rStyle w:val="FootnoteReference"/>
        </w:rPr>
        <w:footnoteRef/>
      </w:r>
      <w:r>
        <w:t xml:space="preserve"> </w:t>
      </w:r>
      <w:r w:rsidRPr="00506522">
        <w:t xml:space="preserve">AWS. (2023c). Amazon </w:t>
      </w:r>
      <w:proofErr w:type="spellStart"/>
      <w:r w:rsidRPr="00506522">
        <w:t>Corretto</w:t>
      </w:r>
      <w:proofErr w:type="spellEnd"/>
      <w:r w:rsidRPr="00506522">
        <w:t xml:space="preserve">. </w:t>
      </w:r>
      <w:hyperlink r:id="rId59" w:tgtFrame="_new" w:history="1">
        <w:r w:rsidRPr="00506522">
          <w:rPr>
            <w:rStyle w:val="Hyperlink"/>
          </w:rPr>
          <w:t>https://aws.amazon.com/corretto/</w:t>
        </w:r>
      </w:hyperlink>
    </w:p>
  </w:footnote>
  <w:footnote w:id="115">
    <w:p w14:paraId="1D644D3B" w14:textId="4634E0E1" w:rsidR="00044F54" w:rsidRDefault="00044F54">
      <w:pPr>
        <w:pStyle w:val="FootnoteText"/>
      </w:pPr>
      <w:r>
        <w:rPr>
          <w:rStyle w:val="FootnoteReference"/>
        </w:rPr>
        <w:footnoteRef/>
      </w:r>
      <w:r>
        <w:t xml:space="preserve"> </w:t>
      </w:r>
      <w:r w:rsidRPr="00506522">
        <w:t xml:space="preserve">AWS. (2023d). AWS Cloud Development Kit (CDK). </w:t>
      </w:r>
      <w:hyperlink r:id="rId60" w:tgtFrame="_new" w:history="1">
        <w:r w:rsidRPr="00506522">
          <w:rPr>
            <w:rStyle w:val="Hyperlink"/>
          </w:rPr>
          <w:t>https://aws.amazon.com/cdk/</w:t>
        </w:r>
      </w:hyperlink>
    </w:p>
  </w:footnote>
  <w:footnote w:id="116">
    <w:p w14:paraId="7E303D97" w14:textId="0A256CE6" w:rsidR="00BE5849" w:rsidRDefault="00BE5849">
      <w:pPr>
        <w:pStyle w:val="FootnoteText"/>
      </w:pPr>
      <w:r>
        <w:rPr>
          <w:rStyle w:val="FootnoteReference"/>
        </w:rPr>
        <w:footnoteRef/>
      </w:r>
      <w:r>
        <w:t xml:space="preserve"> </w:t>
      </w:r>
      <w:r w:rsidRPr="00506522">
        <w:t xml:space="preserve">AWS. (2023e). AWS Cloud9. </w:t>
      </w:r>
      <w:hyperlink r:id="rId61" w:tgtFrame="_new" w:history="1">
        <w:r w:rsidRPr="00506522">
          <w:rPr>
            <w:rStyle w:val="Hyperlink"/>
          </w:rPr>
          <w:t>https://aws.amazon.com/cloud9/</w:t>
        </w:r>
      </w:hyperlink>
    </w:p>
  </w:footnote>
  <w:footnote w:id="117">
    <w:p w14:paraId="18987E06" w14:textId="21C9B476" w:rsidR="00900F03" w:rsidRDefault="00900F03">
      <w:pPr>
        <w:pStyle w:val="FootnoteText"/>
      </w:pPr>
      <w:r>
        <w:rPr>
          <w:rStyle w:val="FootnoteReference"/>
        </w:rPr>
        <w:footnoteRef/>
      </w:r>
      <w:r>
        <w:t xml:space="preserve"> </w:t>
      </w:r>
      <w:r w:rsidRPr="00506522">
        <w:t xml:space="preserve">AWS. (2023f). AWS </w:t>
      </w:r>
      <w:proofErr w:type="spellStart"/>
      <w:r w:rsidRPr="00506522">
        <w:t>CloudShell</w:t>
      </w:r>
      <w:proofErr w:type="spellEnd"/>
      <w:r w:rsidRPr="00506522">
        <w:t xml:space="preserve">. </w:t>
      </w:r>
      <w:hyperlink r:id="rId62" w:tgtFrame="_new" w:history="1">
        <w:r w:rsidRPr="00506522">
          <w:rPr>
            <w:rStyle w:val="Hyperlink"/>
          </w:rPr>
          <w:t>https://aws.amazon.com/cloudshell/</w:t>
        </w:r>
      </w:hyperlink>
    </w:p>
  </w:footnote>
  <w:footnote w:id="118">
    <w:p w14:paraId="52A575AC" w14:textId="30B931FF" w:rsidR="00E54A71" w:rsidRDefault="00E54A71">
      <w:pPr>
        <w:pStyle w:val="FootnoteText"/>
      </w:pPr>
      <w:r>
        <w:rPr>
          <w:rStyle w:val="FootnoteReference"/>
        </w:rPr>
        <w:footnoteRef/>
      </w:r>
      <w:r>
        <w:t xml:space="preserve"> </w:t>
      </w:r>
      <w:r w:rsidRPr="00506522">
        <w:t xml:space="preserve">AWS. (2023g). AWS </w:t>
      </w:r>
      <w:proofErr w:type="spellStart"/>
      <w:r w:rsidRPr="00506522">
        <w:t>CodeArtifact</w:t>
      </w:r>
      <w:proofErr w:type="spellEnd"/>
      <w:r w:rsidRPr="00506522">
        <w:t xml:space="preserve">. </w:t>
      </w:r>
      <w:hyperlink r:id="rId63" w:tgtFrame="_new" w:history="1">
        <w:r w:rsidRPr="00506522">
          <w:rPr>
            <w:rStyle w:val="Hyperlink"/>
          </w:rPr>
          <w:t>https://aws.amazon.com/codeartifact/</w:t>
        </w:r>
      </w:hyperlink>
    </w:p>
  </w:footnote>
  <w:footnote w:id="119">
    <w:p w14:paraId="7EB6FF0C" w14:textId="779CEB6A" w:rsidR="000E1DF5" w:rsidRDefault="000E1DF5">
      <w:pPr>
        <w:pStyle w:val="FootnoteText"/>
      </w:pPr>
      <w:r>
        <w:rPr>
          <w:rStyle w:val="FootnoteReference"/>
        </w:rPr>
        <w:footnoteRef/>
      </w:r>
      <w:r>
        <w:t xml:space="preserve"> </w:t>
      </w:r>
      <w:r w:rsidRPr="00506522">
        <w:t xml:space="preserve">AWS. (2023h). AWS </w:t>
      </w:r>
      <w:proofErr w:type="spellStart"/>
      <w:r w:rsidRPr="00506522">
        <w:t>CodeBuild</w:t>
      </w:r>
      <w:proofErr w:type="spellEnd"/>
      <w:r w:rsidRPr="00506522">
        <w:t xml:space="preserve">. </w:t>
      </w:r>
      <w:hyperlink r:id="rId64" w:tgtFrame="_new" w:history="1">
        <w:r w:rsidRPr="00506522">
          <w:rPr>
            <w:rStyle w:val="Hyperlink"/>
          </w:rPr>
          <w:t>https://aws.amazon.com/codebuild/</w:t>
        </w:r>
      </w:hyperlink>
    </w:p>
  </w:footnote>
  <w:footnote w:id="120">
    <w:p w14:paraId="46FD9E99" w14:textId="005F903A" w:rsidR="00AE20CF" w:rsidRDefault="00AE20CF">
      <w:pPr>
        <w:pStyle w:val="FootnoteText"/>
      </w:pPr>
      <w:r>
        <w:rPr>
          <w:rStyle w:val="FootnoteReference"/>
        </w:rPr>
        <w:footnoteRef/>
      </w:r>
      <w:r>
        <w:t xml:space="preserve"> </w:t>
      </w:r>
      <w:r w:rsidRPr="00506522">
        <w:t xml:space="preserve">AWS. (2023i). AWS </w:t>
      </w:r>
      <w:proofErr w:type="spellStart"/>
      <w:r w:rsidRPr="00506522">
        <w:t>CodeCommit</w:t>
      </w:r>
      <w:proofErr w:type="spellEnd"/>
      <w:r w:rsidRPr="00506522">
        <w:t xml:space="preserve">. </w:t>
      </w:r>
      <w:hyperlink r:id="rId65" w:tgtFrame="_new" w:history="1">
        <w:r w:rsidRPr="00506522">
          <w:rPr>
            <w:rStyle w:val="Hyperlink"/>
          </w:rPr>
          <w:t>https://aws.amazon.com/codecommit/</w:t>
        </w:r>
      </w:hyperlink>
    </w:p>
  </w:footnote>
  <w:footnote w:id="121">
    <w:p w14:paraId="40376671" w14:textId="3A3ED0FB" w:rsidR="007E6C21" w:rsidRDefault="007E6C21">
      <w:pPr>
        <w:pStyle w:val="FootnoteText"/>
      </w:pPr>
      <w:r>
        <w:rPr>
          <w:rStyle w:val="FootnoteReference"/>
        </w:rPr>
        <w:footnoteRef/>
      </w:r>
      <w:r>
        <w:t xml:space="preserve"> </w:t>
      </w:r>
      <w:r w:rsidRPr="00506522">
        <w:t xml:space="preserve">AWS. (2023j). AWS </w:t>
      </w:r>
      <w:proofErr w:type="spellStart"/>
      <w:r w:rsidRPr="00506522">
        <w:t>CodeDeploy</w:t>
      </w:r>
      <w:proofErr w:type="spellEnd"/>
      <w:r w:rsidRPr="00506522">
        <w:t xml:space="preserve">. </w:t>
      </w:r>
      <w:hyperlink r:id="rId66" w:tgtFrame="_new" w:history="1">
        <w:r w:rsidRPr="00506522">
          <w:rPr>
            <w:rStyle w:val="Hyperlink"/>
          </w:rPr>
          <w:t>https://aws.amazon.com/codedeploy/</w:t>
        </w:r>
      </w:hyperlink>
    </w:p>
  </w:footnote>
  <w:footnote w:id="122">
    <w:p w14:paraId="705C0B42" w14:textId="3E74B874" w:rsidR="00EB5628" w:rsidRDefault="00EB5628">
      <w:pPr>
        <w:pStyle w:val="FootnoteText"/>
      </w:pPr>
      <w:r>
        <w:rPr>
          <w:rStyle w:val="FootnoteReference"/>
        </w:rPr>
        <w:footnoteRef/>
      </w:r>
      <w:r>
        <w:t xml:space="preserve"> </w:t>
      </w:r>
      <w:r w:rsidRPr="00506522">
        <w:t xml:space="preserve">AWS. (2023k). AWS </w:t>
      </w:r>
      <w:proofErr w:type="spellStart"/>
      <w:r w:rsidRPr="00506522">
        <w:t>CodePipeline</w:t>
      </w:r>
      <w:proofErr w:type="spellEnd"/>
      <w:r w:rsidRPr="00506522">
        <w:t xml:space="preserve">. </w:t>
      </w:r>
      <w:hyperlink r:id="rId67" w:tgtFrame="_new" w:history="1">
        <w:r w:rsidRPr="00506522">
          <w:rPr>
            <w:rStyle w:val="Hyperlink"/>
          </w:rPr>
          <w:t>https://aws.amazon.com/codepipeline/</w:t>
        </w:r>
      </w:hyperlink>
    </w:p>
  </w:footnote>
  <w:footnote w:id="123">
    <w:p w14:paraId="61DB6FA2" w14:textId="2A8070B6" w:rsidR="003F3348" w:rsidRDefault="003F3348">
      <w:pPr>
        <w:pStyle w:val="FootnoteText"/>
      </w:pPr>
      <w:r>
        <w:rPr>
          <w:rStyle w:val="FootnoteReference"/>
        </w:rPr>
        <w:footnoteRef/>
      </w:r>
      <w:r>
        <w:t xml:space="preserve"> </w:t>
      </w:r>
      <w:r w:rsidRPr="00506522">
        <w:t xml:space="preserve">AWS. (2023l). AWS </w:t>
      </w:r>
      <w:proofErr w:type="spellStart"/>
      <w:r w:rsidRPr="00506522">
        <w:t>CodeStar</w:t>
      </w:r>
      <w:proofErr w:type="spellEnd"/>
      <w:r w:rsidRPr="00506522">
        <w:t xml:space="preserve">. </w:t>
      </w:r>
      <w:hyperlink r:id="rId68" w:tgtFrame="_new" w:history="1">
        <w:r w:rsidRPr="00506522">
          <w:rPr>
            <w:rStyle w:val="Hyperlink"/>
          </w:rPr>
          <w:t>https://aws.amazon.com/codestar/</w:t>
        </w:r>
      </w:hyperlink>
    </w:p>
  </w:footnote>
  <w:footnote w:id="124">
    <w:p w14:paraId="5A101E74" w14:textId="34CB241D" w:rsidR="003F3348" w:rsidRDefault="003F3348">
      <w:pPr>
        <w:pStyle w:val="FootnoteText"/>
      </w:pPr>
      <w:r>
        <w:rPr>
          <w:rStyle w:val="FootnoteReference"/>
        </w:rPr>
        <w:footnoteRef/>
      </w:r>
      <w:r>
        <w:t xml:space="preserve"> </w:t>
      </w:r>
      <w:r w:rsidRPr="00506522">
        <w:t xml:space="preserve">AWS. (2023m). AWS Command Line Interface (CLI). </w:t>
      </w:r>
      <w:hyperlink r:id="rId69" w:tgtFrame="_new" w:history="1">
        <w:r w:rsidRPr="00506522">
          <w:rPr>
            <w:rStyle w:val="Hyperlink"/>
          </w:rPr>
          <w:t>https://aws.amazon.com/cli/</w:t>
        </w:r>
      </w:hyperlink>
    </w:p>
  </w:footnote>
  <w:footnote w:id="125">
    <w:p w14:paraId="4CEC146E" w14:textId="62EFE7BC" w:rsidR="006F164A" w:rsidRDefault="006F164A">
      <w:pPr>
        <w:pStyle w:val="FootnoteText"/>
      </w:pPr>
      <w:r>
        <w:rPr>
          <w:rStyle w:val="FootnoteReference"/>
        </w:rPr>
        <w:footnoteRef/>
      </w:r>
      <w:r>
        <w:t xml:space="preserve"> </w:t>
      </w:r>
      <w:r w:rsidRPr="00506522">
        <w:t xml:space="preserve">AWS. (2023n). AWS Device Farm. </w:t>
      </w:r>
      <w:hyperlink r:id="rId70" w:tgtFrame="_new" w:history="1">
        <w:r w:rsidRPr="00506522">
          <w:rPr>
            <w:rStyle w:val="Hyperlink"/>
          </w:rPr>
          <w:t>https://aws.amazon.com/device-farm/</w:t>
        </w:r>
      </w:hyperlink>
    </w:p>
  </w:footnote>
  <w:footnote w:id="126">
    <w:p w14:paraId="640E2092" w14:textId="0055F1C9" w:rsidR="00A15A28" w:rsidRDefault="00A15A28">
      <w:pPr>
        <w:pStyle w:val="FootnoteText"/>
      </w:pPr>
      <w:r>
        <w:rPr>
          <w:rStyle w:val="FootnoteReference"/>
        </w:rPr>
        <w:footnoteRef/>
      </w:r>
      <w:r>
        <w:t xml:space="preserve"> </w:t>
      </w:r>
      <w:r w:rsidRPr="00506522">
        <w:t xml:space="preserve">AWS. (2023o). AWS Fault Injection Simulator. </w:t>
      </w:r>
      <w:hyperlink r:id="rId71" w:tgtFrame="_new" w:history="1">
        <w:r w:rsidRPr="00506522">
          <w:rPr>
            <w:rStyle w:val="Hyperlink"/>
          </w:rPr>
          <w:t>https://aws.amazon.com/fault-injection-simulator/</w:t>
        </w:r>
      </w:hyperlink>
    </w:p>
  </w:footnote>
  <w:footnote w:id="127">
    <w:p w14:paraId="63A2E74D" w14:textId="5FBA6D42" w:rsidR="003F789B" w:rsidRDefault="003F789B">
      <w:pPr>
        <w:pStyle w:val="FootnoteText"/>
      </w:pPr>
      <w:r>
        <w:rPr>
          <w:rStyle w:val="FootnoteReference"/>
        </w:rPr>
        <w:footnoteRef/>
      </w:r>
      <w:r>
        <w:t xml:space="preserve"> </w:t>
      </w:r>
      <w:r w:rsidRPr="00506522">
        <w:t xml:space="preserve">AWS. (2023p). AWS Tools and SDKs. </w:t>
      </w:r>
      <w:hyperlink r:id="rId72" w:tgtFrame="_new" w:history="1">
        <w:r w:rsidRPr="00506522">
          <w:rPr>
            <w:rStyle w:val="Hyperlink"/>
          </w:rPr>
          <w:t>https://aws.amazon.com/tools/</w:t>
        </w:r>
      </w:hyperlink>
    </w:p>
  </w:footnote>
  <w:footnote w:id="128">
    <w:p w14:paraId="026182A8" w14:textId="44642F85" w:rsidR="00955A57" w:rsidRDefault="00955A57">
      <w:pPr>
        <w:pStyle w:val="FootnoteText"/>
      </w:pPr>
      <w:r>
        <w:rPr>
          <w:rStyle w:val="FootnoteReference"/>
        </w:rPr>
        <w:footnoteRef/>
      </w:r>
      <w:r>
        <w:t xml:space="preserve"> </w:t>
      </w:r>
      <w:r w:rsidRPr="00506522">
        <w:t xml:space="preserve">AWS. (2023q). AWS X-Ray. </w:t>
      </w:r>
      <w:hyperlink r:id="rId73" w:tgtFrame="_new" w:history="1">
        <w:r w:rsidRPr="00506522">
          <w:rPr>
            <w:rStyle w:val="Hyperlink"/>
          </w:rPr>
          <w:t>https://aws.amazon.com/xray/</w:t>
        </w:r>
      </w:hyperlink>
    </w:p>
  </w:footnote>
  <w:footnote w:id="129">
    <w:p w14:paraId="38E8394D" w14:textId="0176EA31" w:rsidR="00D94CFE" w:rsidRDefault="00D94CFE">
      <w:pPr>
        <w:pStyle w:val="FootnoteText"/>
      </w:pPr>
      <w:r>
        <w:rPr>
          <w:rStyle w:val="FootnoteReference"/>
        </w:rPr>
        <w:footnoteRef/>
      </w:r>
      <w:r>
        <w:t xml:space="preserve"> </w:t>
      </w:r>
      <w:r w:rsidRPr="00506522">
        <w:t xml:space="preserve">AWS. (2023r). Amazon </w:t>
      </w:r>
      <w:proofErr w:type="spellStart"/>
      <w:r w:rsidRPr="00506522">
        <w:t>CodeWhisperer</w:t>
      </w:r>
      <w:proofErr w:type="spellEnd"/>
      <w:r w:rsidRPr="00506522">
        <w:t xml:space="preserve">. </w:t>
      </w:r>
      <w:hyperlink r:id="rId74" w:tgtFrame="_new" w:history="1">
        <w:r w:rsidRPr="00506522">
          <w:rPr>
            <w:rStyle w:val="Hyperlink"/>
          </w:rPr>
          <w:t>https://aws.amazon.com/code-whisperer/</w:t>
        </w:r>
      </w:hyperlink>
    </w:p>
  </w:footnote>
  <w:footnote w:id="130">
    <w:p w14:paraId="716C5ACB" w14:textId="73DDE8F4" w:rsidR="00D06F39" w:rsidRDefault="00D06F39">
      <w:pPr>
        <w:pStyle w:val="FootnoteText"/>
      </w:pPr>
      <w:r>
        <w:rPr>
          <w:rStyle w:val="FootnoteReference"/>
        </w:rPr>
        <w:footnoteRef/>
      </w:r>
      <w:r>
        <w:t xml:space="preserve"> </w:t>
      </w:r>
      <w:r w:rsidRPr="00506522">
        <w:t xml:space="preserve">AWS. (2023s). Amazon </w:t>
      </w:r>
      <w:proofErr w:type="spellStart"/>
      <w:r w:rsidRPr="00506522">
        <w:t>AppFlow</w:t>
      </w:r>
      <w:proofErr w:type="spellEnd"/>
      <w:r w:rsidRPr="00506522">
        <w:t xml:space="preserve">. </w:t>
      </w:r>
      <w:hyperlink r:id="rId75" w:tgtFrame="_new" w:history="1">
        <w:r w:rsidRPr="00506522">
          <w:rPr>
            <w:rStyle w:val="Hyperlink"/>
          </w:rPr>
          <w:t>https://aws.amazon.com/appflow/</w:t>
        </w:r>
      </w:hyperlink>
    </w:p>
  </w:footnote>
  <w:footnote w:id="131">
    <w:p w14:paraId="268B1503" w14:textId="45FA0255" w:rsidR="00D06F39" w:rsidRDefault="00D06F39">
      <w:pPr>
        <w:pStyle w:val="FootnoteText"/>
      </w:pPr>
      <w:r>
        <w:rPr>
          <w:rStyle w:val="FootnoteReference"/>
        </w:rPr>
        <w:footnoteRef/>
      </w:r>
      <w:r>
        <w:t xml:space="preserve"> </w:t>
      </w:r>
      <w:r w:rsidRPr="00D06F39">
        <w:t xml:space="preserve">AWS. (2023t). Amazon </w:t>
      </w:r>
      <w:proofErr w:type="spellStart"/>
      <w:r w:rsidRPr="00D06F39">
        <w:t>EventBridge</w:t>
      </w:r>
      <w:proofErr w:type="spellEnd"/>
      <w:r w:rsidRPr="00D06F39">
        <w:t xml:space="preserve">. </w:t>
      </w:r>
      <w:hyperlink r:id="rId76" w:tgtFrame="_new" w:history="1">
        <w:r w:rsidRPr="00D06F39">
          <w:rPr>
            <w:rStyle w:val="Hyperlink"/>
          </w:rPr>
          <w:t>https://aws.amazon.com/eventbridge/</w:t>
        </w:r>
      </w:hyperlink>
    </w:p>
  </w:footnote>
  <w:footnote w:id="132">
    <w:p w14:paraId="7A8944A7" w14:textId="0F6B4165" w:rsidR="00D06F39" w:rsidRDefault="00D06F39">
      <w:pPr>
        <w:pStyle w:val="FootnoteText"/>
      </w:pPr>
      <w:r>
        <w:rPr>
          <w:rStyle w:val="FootnoteReference"/>
        </w:rPr>
        <w:footnoteRef/>
      </w:r>
      <w:r>
        <w:t xml:space="preserve"> </w:t>
      </w:r>
      <w:r w:rsidRPr="00D06F39">
        <w:t xml:space="preserve">AWS. (2023u). Amazon Managed Workflows for Apache Airflow (MWAA). </w:t>
      </w:r>
      <w:hyperlink r:id="rId77" w:tgtFrame="_new" w:history="1">
        <w:r w:rsidRPr="00D06F39">
          <w:rPr>
            <w:rStyle w:val="Hyperlink"/>
          </w:rPr>
          <w:t>https://aws.amazon.com/mwaa/</w:t>
        </w:r>
      </w:hyperlink>
    </w:p>
  </w:footnote>
  <w:footnote w:id="133">
    <w:p w14:paraId="40679771" w14:textId="3A586E46" w:rsidR="00E17D48" w:rsidRDefault="00E17D48">
      <w:pPr>
        <w:pStyle w:val="FootnoteText"/>
      </w:pPr>
      <w:r>
        <w:rPr>
          <w:rStyle w:val="FootnoteReference"/>
        </w:rPr>
        <w:footnoteRef/>
      </w:r>
      <w:r>
        <w:t xml:space="preserve"> </w:t>
      </w:r>
      <w:r w:rsidRPr="00506522">
        <w:t xml:space="preserve">AWS. (2023v). Amazon Simple Queue Service (SQS). </w:t>
      </w:r>
      <w:hyperlink r:id="rId78" w:tgtFrame="_new" w:history="1">
        <w:r w:rsidRPr="00506522">
          <w:rPr>
            <w:rStyle w:val="Hyperlink"/>
          </w:rPr>
          <w:t>https://aws.amazon.com/sqs/</w:t>
        </w:r>
      </w:hyperlink>
    </w:p>
  </w:footnote>
  <w:footnote w:id="134">
    <w:p w14:paraId="13C809F9" w14:textId="7DB29259" w:rsidR="00E17D48" w:rsidRDefault="00E17D48">
      <w:pPr>
        <w:pStyle w:val="FootnoteText"/>
      </w:pPr>
      <w:r>
        <w:rPr>
          <w:rStyle w:val="FootnoteReference"/>
        </w:rPr>
        <w:footnoteRef/>
      </w:r>
      <w:r>
        <w:t xml:space="preserve"> </w:t>
      </w:r>
      <w:r w:rsidRPr="00E17D48">
        <w:t xml:space="preserve">AWS. (2023w). Amazon Simple Notification Service (SNS). </w:t>
      </w:r>
      <w:hyperlink r:id="rId79" w:tgtFrame="_new" w:history="1">
        <w:r w:rsidRPr="00E17D48">
          <w:rPr>
            <w:rStyle w:val="Hyperlink"/>
          </w:rPr>
          <w:t>https://aws.amazon.com/sns/</w:t>
        </w:r>
      </w:hyperlink>
    </w:p>
  </w:footnote>
  <w:footnote w:id="135">
    <w:p w14:paraId="4E0DD210" w14:textId="05D610E2" w:rsidR="00E17D48" w:rsidRDefault="00E17D48">
      <w:pPr>
        <w:pStyle w:val="FootnoteText"/>
      </w:pPr>
      <w:r>
        <w:rPr>
          <w:rStyle w:val="FootnoteReference"/>
        </w:rPr>
        <w:footnoteRef/>
      </w:r>
      <w:r>
        <w:t xml:space="preserve"> </w:t>
      </w:r>
      <w:r w:rsidRPr="00506522">
        <w:t xml:space="preserve">AWS. (2023x). AWS Step Functions. </w:t>
      </w:r>
      <w:hyperlink r:id="rId80" w:tgtFrame="_new" w:history="1">
        <w:r w:rsidRPr="00506522">
          <w:rPr>
            <w:rStyle w:val="Hyperlink"/>
          </w:rPr>
          <w:t>https://aws.amazon.com/step-functions/</w:t>
        </w:r>
      </w:hyperlink>
    </w:p>
  </w:footnote>
  <w:footnote w:id="136">
    <w:p w14:paraId="473A52A4" w14:textId="3FA6C9FB" w:rsidR="00604B7D" w:rsidRDefault="00604B7D">
      <w:pPr>
        <w:pStyle w:val="FootnoteText"/>
      </w:pPr>
      <w:r>
        <w:rPr>
          <w:rStyle w:val="FootnoteReference"/>
        </w:rPr>
        <w:footnoteRef/>
      </w:r>
      <w:r>
        <w:t xml:space="preserve"> </w:t>
      </w:r>
      <w:r w:rsidRPr="00506522">
        <w:t xml:space="preserve">AWS. (2023y). Amazon Elastic Container Registry (ECR). </w:t>
      </w:r>
      <w:hyperlink r:id="rId81" w:tgtFrame="_new" w:history="1">
        <w:r w:rsidRPr="00506522">
          <w:rPr>
            <w:rStyle w:val="Hyperlink"/>
          </w:rPr>
          <w:t>https://aws.amazon.com/ecr/</w:t>
        </w:r>
      </w:hyperlink>
    </w:p>
  </w:footnote>
  <w:footnote w:id="137">
    <w:p w14:paraId="1DD6C929" w14:textId="080210AB" w:rsidR="00604B7D" w:rsidRDefault="00604B7D">
      <w:pPr>
        <w:pStyle w:val="FootnoteText"/>
      </w:pPr>
      <w:r>
        <w:rPr>
          <w:rStyle w:val="FootnoteReference"/>
        </w:rPr>
        <w:footnoteRef/>
      </w:r>
      <w:r>
        <w:t xml:space="preserve"> </w:t>
      </w:r>
      <w:r w:rsidRPr="00604B7D">
        <w:t xml:space="preserve">AWS. (2023z). Amazon Elastic Container Service (ECS). </w:t>
      </w:r>
      <w:hyperlink r:id="rId82" w:tgtFrame="_new" w:history="1">
        <w:r w:rsidRPr="00604B7D">
          <w:rPr>
            <w:rStyle w:val="Hyperlink"/>
          </w:rPr>
          <w:t>https://aws.amazon.com/ecs/</w:t>
        </w:r>
      </w:hyperlink>
    </w:p>
  </w:footnote>
  <w:footnote w:id="138">
    <w:p w14:paraId="16F6AB10" w14:textId="30448660" w:rsidR="00E622EC" w:rsidRDefault="00E622EC">
      <w:pPr>
        <w:pStyle w:val="FootnoteText"/>
      </w:pPr>
      <w:r>
        <w:rPr>
          <w:rStyle w:val="FootnoteReference"/>
        </w:rPr>
        <w:footnoteRef/>
      </w:r>
      <w:r>
        <w:t xml:space="preserve"> </w:t>
      </w:r>
      <w:r w:rsidRPr="00506522">
        <w:t>AWS. (2023aa). Amazon Elastic Kubernetes Servic</w:t>
      </w:r>
      <w:r w:rsidR="001D5266">
        <w:t>e</w:t>
      </w:r>
      <w:r w:rsidR="00C46B03">
        <w:t xml:space="preserve"> </w:t>
      </w:r>
      <w:r w:rsidR="003419E3" w:rsidRPr="003419E3">
        <w:t xml:space="preserve">(EKS). </w:t>
      </w:r>
      <w:hyperlink r:id="rId83" w:tgtFrame="_new" w:history="1">
        <w:r w:rsidR="003419E3" w:rsidRPr="003419E3">
          <w:rPr>
            <w:rStyle w:val="Hyperlink"/>
          </w:rPr>
          <w:t>https://aws.amazon.com/eks/</w:t>
        </w:r>
      </w:hyperlink>
    </w:p>
  </w:footnote>
  <w:footnote w:id="139">
    <w:p w14:paraId="413BA8D7" w14:textId="3E7EEBDB" w:rsidR="00AE38B4" w:rsidRDefault="00AE38B4">
      <w:pPr>
        <w:pStyle w:val="FootnoteText"/>
      </w:pPr>
      <w:r>
        <w:rPr>
          <w:rStyle w:val="FootnoteReference"/>
        </w:rPr>
        <w:footnoteRef/>
      </w:r>
      <w:r>
        <w:t xml:space="preserve"> </w:t>
      </w:r>
      <w:r w:rsidRPr="00AE38B4">
        <w:t>AWS. (2023</w:t>
      </w:r>
      <w:r>
        <w:t>ab</w:t>
      </w:r>
      <w:r w:rsidRPr="00AE38B4">
        <w:t xml:space="preserve">). AWS App2Container. </w:t>
      </w:r>
      <w:hyperlink r:id="rId84" w:tgtFrame="_new" w:history="1">
        <w:r w:rsidRPr="00AE38B4">
          <w:rPr>
            <w:rStyle w:val="Hyperlink"/>
          </w:rPr>
          <w:t>https://aws.amazon.com/app2container/</w:t>
        </w:r>
      </w:hyperlink>
    </w:p>
  </w:footnote>
  <w:footnote w:id="140">
    <w:p w14:paraId="4BBA97AA" w14:textId="4137B990" w:rsidR="009D1BE8" w:rsidRDefault="009D1BE8">
      <w:pPr>
        <w:pStyle w:val="FootnoteText"/>
      </w:pPr>
      <w:r>
        <w:rPr>
          <w:rStyle w:val="FootnoteReference"/>
        </w:rPr>
        <w:footnoteRef/>
      </w:r>
      <w:r>
        <w:t xml:space="preserve"> </w:t>
      </w:r>
      <w:r w:rsidRPr="009D1BE8">
        <w:t>AWS. (2023</w:t>
      </w:r>
      <w:r>
        <w:t>ac</w:t>
      </w:r>
      <w:r w:rsidRPr="009D1BE8">
        <w:t xml:space="preserve">). AWS Copilot. </w:t>
      </w:r>
      <w:hyperlink r:id="rId85" w:tgtFrame="_new" w:history="1">
        <w:r w:rsidRPr="009D1BE8">
          <w:rPr>
            <w:rStyle w:val="Hyperlink"/>
          </w:rPr>
          <w:t>https://aws.amazon.com/copilot/</w:t>
        </w:r>
      </w:hyperlink>
    </w:p>
  </w:footnote>
  <w:footnote w:id="141">
    <w:p w14:paraId="023A57ED" w14:textId="4F03E901" w:rsidR="0085041F" w:rsidRDefault="0085041F">
      <w:pPr>
        <w:pStyle w:val="FootnoteText"/>
      </w:pPr>
      <w:r>
        <w:rPr>
          <w:rStyle w:val="FootnoteReference"/>
        </w:rPr>
        <w:footnoteRef/>
      </w:r>
      <w:r>
        <w:t xml:space="preserve"> </w:t>
      </w:r>
      <w:r w:rsidRPr="0085041F">
        <w:t>AWS. (2023</w:t>
      </w:r>
      <w:r>
        <w:t>ad</w:t>
      </w:r>
      <w:r w:rsidRPr="0085041F">
        <w:t xml:space="preserve">). AWS </w:t>
      </w:r>
      <w:proofErr w:type="spellStart"/>
      <w:r w:rsidRPr="0085041F">
        <w:t>Fargate</w:t>
      </w:r>
      <w:proofErr w:type="spellEnd"/>
      <w:r w:rsidRPr="0085041F">
        <w:t xml:space="preserve">. </w:t>
      </w:r>
      <w:hyperlink r:id="rId86" w:tgtFrame="_new" w:history="1">
        <w:r w:rsidRPr="0085041F">
          <w:rPr>
            <w:rStyle w:val="Hyperlink"/>
          </w:rPr>
          <w:t>https://aws.amazon.com/fargate/</w:t>
        </w:r>
      </w:hyperlink>
    </w:p>
  </w:footnote>
  <w:footnote w:id="142">
    <w:p w14:paraId="3DB29467" w14:textId="46DAD734" w:rsidR="00AD6B6C" w:rsidRDefault="00AD6B6C">
      <w:pPr>
        <w:pStyle w:val="FootnoteText"/>
      </w:pPr>
      <w:r>
        <w:rPr>
          <w:rStyle w:val="FootnoteReference"/>
        </w:rPr>
        <w:footnoteRef/>
      </w:r>
      <w:r>
        <w:t xml:space="preserve"> </w:t>
      </w:r>
      <w:r w:rsidRPr="00AD6B6C">
        <w:t>AWS. (2023</w:t>
      </w:r>
      <w:r>
        <w:t>af</w:t>
      </w:r>
      <w:r w:rsidRPr="00AD6B6C">
        <w:t xml:space="preserve">). Managed OpenShift in the cloud. </w:t>
      </w:r>
      <w:hyperlink r:id="rId87" w:tgtFrame="_new" w:history="1">
        <w:r w:rsidRPr="00AD6B6C">
          <w:rPr>
            <w:rStyle w:val="Hyperlink"/>
          </w:rPr>
          <w:t>https://aws.amazon.com/managed-openshift/</w:t>
        </w:r>
      </w:hyperlink>
    </w:p>
  </w:footnote>
  <w:footnote w:id="143">
    <w:p w14:paraId="04F57FAE" w14:textId="20D8E4F8" w:rsidR="00C54F63" w:rsidRDefault="00C54F63">
      <w:pPr>
        <w:pStyle w:val="FootnoteText"/>
      </w:pPr>
      <w:r>
        <w:rPr>
          <w:rStyle w:val="FootnoteReference"/>
        </w:rPr>
        <w:footnoteRef/>
      </w:r>
      <w:r>
        <w:t xml:space="preserve"> </w:t>
      </w:r>
      <w:r w:rsidRPr="00C54F63">
        <w:t>AWS. (2023</w:t>
      </w:r>
      <w:r w:rsidR="00B70C59">
        <w:t>ag</w:t>
      </w:r>
      <w:r w:rsidRPr="00C54F63">
        <w:t xml:space="preserve">). AWS </w:t>
      </w:r>
      <w:proofErr w:type="spellStart"/>
      <w:r w:rsidRPr="00C54F63">
        <w:t>RoboMaker</w:t>
      </w:r>
      <w:proofErr w:type="spellEnd"/>
      <w:r w:rsidRPr="00C54F63">
        <w:t xml:space="preserve">. </w:t>
      </w:r>
      <w:hyperlink r:id="rId88" w:tgtFrame="_new" w:history="1">
        <w:r w:rsidRPr="00C54F63">
          <w:rPr>
            <w:rStyle w:val="Hyperlink"/>
          </w:rPr>
          <w:t>https://aws.amazon.com/robomaker/</w:t>
        </w:r>
      </w:hyperlink>
    </w:p>
  </w:footnote>
  <w:footnote w:id="144">
    <w:p w14:paraId="626EAA09" w14:textId="4C8D0368" w:rsidR="00AC0946" w:rsidRDefault="00AC0946">
      <w:pPr>
        <w:pStyle w:val="FootnoteText"/>
      </w:pPr>
      <w:r>
        <w:rPr>
          <w:rStyle w:val="FootnoteReference"/>
        </w:rPr>
        <w:footnoteRef/>
      </w:r>
      <w:r>
        <w:t xml:space="preserve"> </w:t>
      </w:r>
      <w:r w:rsidRPr="00AC0946">
        <w:t>AWS. (2023</w:t>
      </w:r>
      <w:r>
        <w:t>ah</w:t>
      </w:r>
      <w:r w:rsidRPr="00AC0946">
        <w:t xml:space="preserve">). Amazon </w:t>
      </w:r>
      <w:proofErr w:type="spellStart"/>
      <w:r w:rsidRPr="00AC0946">
        <w:t>Braket</w:t>
      </w:r>
      <w:proofErr w:type="spellEnd"/>
      <w:r w:rsidRPr="00AC0946">
        <w:t xml:space="preserve">. </w:t>
      </w:r>
      <w:hyperlink r:id="rId89" w:tgtFrame="_new" w:history="1">
        <w:r w:rsidRPr="00AC0946">
          <w:rPr>
            <w:rStyle w:val="Hyperlink"/>
          </w:rPr>
          <w:t>https://aws.amazon.com/braket/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">
                  <v:group id="Group 1324798426" o:spid="_x0000_s1027" style="position:absolute;left:27980;top:35847;width:50959;height:3905" coordsize="50958,3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">
                    <v:rect id="Rectangle 2049449810" o:spid="_x0000_s1028" style="position:absolute;width:50958;height:3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&#13;&#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&#13;&#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474135"/>
    <w:multiLevelType w:val="multilevel"/>
    <w:tmpl w:val="7AE0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73527C"/>
    <w:multiLevelType w:val="hybridMultilevel"/>
    <w:tmpl w:val="6D6AF6A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2F65951"/>
    <w:multiLevelType w:val="multilevel"/>
    <w:tmpl w:val="A2C2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2D57F6"/>
    <w:multiLevelType w:val="multilevel"/>
    <w:tmpl w:val="988E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356705"/>
    <w:multiLevelType w:val="multilevel"/>
    <w:tmpl w:val="052CA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6896775"/>
    <w:multiLevelType w:val="hybridMultilevel"/>
    <w:tmpl w:val="7AB85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7AD37F2"/>
    <w:multiLevelType w:val="multilevel"/>
    <w:tmpl w:val="D716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3D4ADF"/>
    <w:multiLevelType w:val="multilevel"/>
    <w:tmpl w:val="1014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97D3AAC"/>
    <w:multiLevelType w:val="multilevel"/>
    <w:tmpl w:val="14B2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982032C"/>
    <w:multiLevelType w:val="multilevel"/>
    <w:tmpl w:val="D484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970501"/>
    <w:multiLevelType w:val="multilevel"/>
    <w:tmpl w:val="4306B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C457699"/>
    <w:multiLevelType w:val="multilevel"/>
    <w:tmpl w:val="43BAA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CF4219E"/>
    <w:multiLevelType w:val="multilevel"/>
    <w:tmpl w:val="EBAE1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F06865"/>
    <w:multiLevelType w:val="multilevel"/>
    <w:tmpl w:val="8D6A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0EF21500"/>
    <w:multiLevelType w:val="multilevel"/>
    <w:tmpl w:val="8542B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F612869"/>
    <w:multiLevelType w:val="multilevel"/>
    <w:tmpl w:val="10F8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567155"/>
    <w:multiLevelType w:val="multilevel"/>
    <w:tmpl w:val="1AA0B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1DA032F"/>
    <w:multiLevelType w:val="multilevel"/>
    <w:tmpl w:val="8C98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103682"/>
    <w:multiLevelType w:val="multilevel"/>
    <w:tmpl w:val="962ED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23E0F53"/>
    <w:multiLevelType w:val="multilevel"/>
    <w:tmpl w:val="429A7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14343B5F"/>
    <w:multiLevelType w:val="multilevel"/>
    <w:tmpl w:val="C456A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15121005"/>
    <w:multiLevelType w:val="multilevel"/>
    <w:tmpl w:val="76E4A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55F0AA3"/>
    <w:multiLevelType w:val="hybridMultilevel"/>
    <w:tmpl w:val="9C34F5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5D25A75"/>
    <w:multiLevelType w:val="multilevel"/>
    <w:tmpl w:val="FE6C2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16C422AF"/>
    <w:multiLevelType w:val="multilevel"/>
    <w:tmpl w:val="9A1E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187D313A"/>
    <w:multiLevelType w:val="multilevel"/>
    <w:tmpl w:val="60DE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8C149F3"/>
    <w:multiLevelType w:val="multilevel"/>
    <w:tmpl w:val="6C36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8FD4EBF"/>
    <w:multiLevelType w:val="multilevel"/>
    <w:tmpl w:val="7BE46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1A63765A"/>
    <w:multiLevelType w:val="multilevel"/>
    <w:tmpl w:val="4FF00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BE84192"/>
    <w:multiLevelType w:val="multilevel"/>
    <w:tmpl w:val="77F2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C69206D"/>
    <w:multiLevelType w:val="multilevel"/>
    <w:tmpl w:val="595A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1D73053B"/>
    <w:multiLevelType w:val="multilevel"/>
    <w:tmpl w:val="B09A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E3E6A33"/>
    <w:multiLevelType w:val="multilevel"/>
    <w:tmpl w:val="E6BE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EB2502F"/>
    <w:multiLevelType w:val="multilevel"/>
    <w:tmpl w:val="AD4E0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21A85BD1"/>
    <w:multiLevelType w:val="multilevel"/>
    <w:tmpl w:val="39C2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21F55C0B"/>
    <w:multiLevelType w:val="multilevel"/>
    <w:tmpl w:val="7632FC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21531D8"/>
    <w:multiLevelType w:val="multilevel"/>
    <w:tmpl w:val="9D00834C"/>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22C359AF"/>
    <w:multiLevelType w:val="multilevel"/>
    <w:tmpl w:val="BEAEA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23DF593D"/>
    <w:multiLevelType w:val="multilevel"/>
    <w:tmpl w:val="801E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256B41EA"/>
    <w:multiLevelType w:val="multilevel"/>
    <w:tmpl w:val="EA4AD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5C9522C"/>
    <w:multiLevelType w:val="multilevel"/>
    <w:tmpl w:val="5350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722753B"/>
    <w:multiLevelType w:val="multilevel"/>
    <w:tmpl w:val="58D8E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27FF2C8F"/>
    <w:multiLevelType w:val="multilevel"/>
    <w:tmpl w:val="63D4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81270D9"/>
    <w:multiLevelType w:val="multilevel"/>
    <w:tmpl w:val="EED6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8E21CA4"/>
    <w:multiLevelType w:val="multilevel"/>
    <w:tmpl w:val="F864D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A675DC2"/>
    <w:multiLevelType w:val="multilevel"/>
    <w:tmpl w:val="66427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AA36297"/>
    <w:multiLevelType w:val="multilevel"/>
    <w:tmpl w:val="0ECE5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AEE2699"/>
    <w:multiLevelType w:val="multilevel"/>
    <w:tmpl w:val="CD549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2C60118B"/>
    <w:multiLevelType w:val="multilevel"/>
    <w:tmpl w:val="7FEAB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2F8A02F2"/>
    <w:multiLevelType w:val="multilevel"/>
    <w:tmpl w:val="774E4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FB9056C"/>
    <w:multiLevelType w:val="hybridMultilevel"/>
    <w:tmpl w:val="54D4D8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302C32BE"/>
    <w:multiLevelType w:val="multilevel"/>
    <w:tmpl w:val="D17E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31025644"/>
    <w:multiLevelType w:val="hybridMultilevel"/>
    <w:tmpl w:val="80248B4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0"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32E235F4"/>
    <w:multiLevelType w:val="multilevel"/>
    <w:tmpl w:val="334C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374173E"/>
    <w:multiLevelType w:val="multilevel"/>
    <w:tmpl w:val="C4581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3AD3BDD"/>
    <w:multiLevelType w:val="multilevel"/>
    <w:tmpl w:val="B1BE7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3B15665"/>
    <w:multiLevelType w:val="multilevel"/>
    <w:tmpl w:val="3E50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389A3C22"/>
    <w:multiLevelType w:val="multilevel"/>
    <w:tmpl w:val="5C22F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3C3B5E3C"/>
    <w:multiLevelType w:val="multilevel"/>
    <w:tmpl w:val="C4904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CB94AEC"/>
    <w:multiLevelType w:val="hybridMultilevel"/>
    <w:tmpl w:val="078241F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0" w15:restartNumberingAfterBreak="0">
    <w:nsid w:val="3CD04517"/>
    <w:multiLevelType w:val="multilevel"/>
    <w:tmpl w:val="7A4A0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D674A38"/>
    <w:multiLevelType w:val="multilevel"/>
    <w:tmpl w:val="05BC5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D6A5DB6"/>
    <w:multiLevelType w:val="multilevel"/>
    <w:tmpl w:val="CB4A6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E1B44D0"/>
    <w:multiLevelType w:val="multilevel"/>
    <w:tmpl w:val="5712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3EA90EFF"/>
    <w:multiLevelType w:val="multilevel"/>
    <w:tmpl w:val="F4CE0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3F7366AD"/>
    <w:multiLevelType w:val="multilevel"/>
    <w:tmpl w:val="38DA4ED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F7C3464"/>
    <w:multiLevelType w:val="multilevel"/>
    <w:tmpl w:val="5F72F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3F9F035F"/>
    <w:multiLevelType w:val="multilevel"/>
    <w:tmpl w:val="0152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1C86837"/>
    <w:multiLevelType w:val="multilevel"/>
    <w:tmpl w:val="B5D08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424C1CAA"/>
    <w:multiLevelType w:val="multilevel"/>
    <w:tmpl w:val="A386D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40C4C91"/>
    <w:multiLevelType w:val="multilevel"/>
    <w:tmpl w:val="18F0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4314DCA"/>
    <w:multiLevelType w:val="multilevel"/>
    <w:tmpl w:val="F3A8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15:restartNumberingAfterBreak="0">
    <w:nsid w:val="45A80749"/>
    <w:multiLevelType w:val="multilevel"/>
    <w:tmpl w:val="6E3C4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5CA1103"/>
    <w:multiLevelType w:val="multilevel"/>
    <w:tmpl w:val="98FA4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463B1572"/>
    <w:multiLevelType w:val="multilevel"/>
    <w:tmpl w:val="E51A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64D2CD2"/>
    <w:multiLevelType w:val="multilevel"/>
    <w:tmpl w:val="81145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47E7297E"/>
    <w:multiLevelType w:val="multilevel"/>
    <w:tmpl w:val="F3FC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15:restartNumberingAfterBreak="0">
    <w:nsid w:val="48CA36DE"/>
    <w:multiLevelType w:val="multilevel"/>
    <w:tmpl w:val="242E7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9020D56"/>
    <w:multiLevelType w:val="hybridMultilevel"/>
    <w:tmpl w:val="8EA245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A6712B0"/>
    <w:multiLevelType w:val="multilevel"/>
    <w:tmpl w:val="2C2CE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6" w15:restartNumberingAfterBreak="0">
    <w:nsid w:val="4ABB3D28"/>
    <w:multiLevelType w:val="multilevel"/>
    <w:tmpl w:val="A9F0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AEB58CB"/>
    <w:multiLevelType w:val="multilevel"/>
    <w:tmpl w:val="32FC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B512BAE"/>
    <w:multiLevelType w:val="multilevel"/>
    <w:tmpl w:val="CC24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0" w15:restartNumberingAfterBreak="0">
    <w:nsid w:val="4D0338D2"/>
    <w:multiLevelType w:val="multilevel"/>
    <w:tmpl w:val="F954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15:restartNumberingAfterBreak="0">
    <w:nsid w:val="4DA85BF2"/>
    <w:multiLevelType w:val="multilevel"/>
    <w:tmpl w:val="2910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4" w15:restartNumberingAfterBreak="0">
    <w:nsid w:val="4E695386"/>
    <w:multiLevelType w:val="multilevel"/>
    <w:tmpl w:val="086ED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509F27F2"/>
    <w:multiLevelType w:val="multilevel"/>
    <w:tmpl w:val="5D2E1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29B3B0D"/>
    <w:multiLevelType w:val="multilevel"/>
    <w:tmpl w:val="3CC6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3483C83"/>
    <w:multiLevelType w:val="multilevel"/>
    <w:tmpl w:val="6018E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543E0C05"/>
    <w:multiLevelType w:val="multilevel"/>
    <w:tmpl w:val="9596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2"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nsid w:val="558F1787"/>
    <w:multiLevelType w:val="multilevel"/>
    <w:tmpl w:val="A448F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15:restartNumberingAfterBreak="0">
    <w:nsid w:val="56577FD1"/>
    <w:multiLevelType w:val="multilevel"/>
    <w:tmpl w:val="764CA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67D4722"/>
    <w:multiLevelType w:val="multilevel"/>
    <w:tmpl w:val="4756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68917C1"/>
    <w:multiLevelType w:val="multilevel"/>
    <w:tmpl w:val="D66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15:restartNumberingAfterBreak="0">
    <w:nsid w:val="56F83889"/>
    <w:multiLevelType w:val="multilevel"/>
    <w:tmpl w:val="37E26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1" w15:restartNumberingAfterBreak="0">
    <w:nsid w:val="57F81085"/>
    <w:multiLevelType w:val="hybridMultilevel"/>
    <w:tmpl w:val="F0021CF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2" w15:restartNumberingAfterBreak="0">
    <w:nsid w:val="58DB00CB"/>
    <w:multiLevelType w:val="multilevel"/>
    <w:tmpl w:val="1EBA2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8E52092"/>
    <w:multiLevelType w:val="multilevel"/>
    <w:tmpl w:val="5CEEA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9031153"/>
    <w:multiLevelType w:val="multilevel"/>
    <w:tmpl w:val="A59E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6"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7" w15:restartNumberingAfterBreak="0">
    <w:nsid w:val="59B2570A"/>
    <w:multiLevelType w:val="multilevel"/>
    <w:tmpl w:val="B8844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0"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1" w15:restartNumberingAfterBreak="0">
    <w:nsid w:val="5B005CB2"/>
    <w:multiLevelType w:val="multilevel"/>
    <w:tmpl w:val="D930B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3" w15:restartNumberingAfterBreak="0">
    <w:nsid w:val="5C062E16"/>
    <w:multiLevelType w:val="multilevel"/>
    <w:tmpl w:val="7D34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5" w15:restartNumberingAfterBreak="0">
    <w:nsid w:val="5C5D2C26"/>
    <w:multiLevelType w:val="multilevel"/>
    <w:tmpl w:val="DFF8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7" w15:restartNumberingAfterBreak="0">
    <w:nsid w:val="5DED11AF"/>
    <w:multiLevelType w:val="multilevel"/>
    <w:tmpl w:val="2F7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9" w15:restartNumberingAfterBreak="0">
    <w:nsid w:val="5FEE65CF"/>
    <w:multiLevelType w:val="multilevel"/>
    <w:tmpl w:val="16A0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01141B4"/>
    <w:multiLevelType w:val="multilevel"/>
    <w:tmpl w:val="C4F45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06250D7"/>
    <w:multiLevelType w:val="multilevel"/>
    <w:tmpl w:val="327AC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3"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4"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5" w15:restartNumberingAfterBreak="0">
    <w:nsid w:val="61E31DD5"/>
    <w:multiLevelType w:val="multilevel"/>
    <w:tmpl w:val="398AD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24C44D9"/>
    <w:multiLevelType w:val="hybridMultilevel"/>
    <w:tmpl w:val="9F22712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7"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8"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9" w15:restartNumberingAfterBreak="0">
    <w:nsid w:val="63B021F8"/>
    <w:multiLevelType w:val="multilevel"/>
    <w:tmpl w:val="B8202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3D102FF"/>
    <w:multiLevelType w:val="multilevel"/>
    <w:tmpl w:val="50AA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459002F"/>
    <w:multiLevelType w:val="multilevel"/>
    <w:tmpl w:val="4CB63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3"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6"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7"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8" w15:restartNumberingAfterBreak="0">
    <w:nsid w:val="6B20775A"/>
    <w:multiLevelType w:val="multilevel"/>
    <w:tmpl w:val="2A30D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BAB6089"/>
    <w:multiLevelType w:val="multilevel"/>
    <w:tmpl w:val="3F90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1"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2" w15:restartNumberingAfterBreak="0">
    <w:nsid w:val="6C583E04"/>
    <w:multiLevelType w:val="hybridMultilevel"/>
    <w:tmpl w:val="188AE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3"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4"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5"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6"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7"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8" w15:restartNumberingAfterBreak="0">
    <w:nsid w:val="6F363246"/>
    <w:multiLevelType w:val="multilevel"/>
    <w:tmpl w:val="ADB8F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1"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2" w15:restartNumberingAfterBreak="0">
    <w:nsid w:val="72D40A45"/>
    <w:multiLevelType w:val="multilevel"/>
    <w:tmpl w:val="719CF26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3107F1F"/>
    <w:multiLevelType w:val="multilevel"/>
    <w:tmpl w:val="32C07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3554C15"/>
    <w:multiLevelType w:val="multilevel"/>
    <w:tmpl w:val="080C3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8" w15:restartNumberingAfterBreak="0">
    <w:nsid w:val="74757B1E"/>
    <w:multiLevelType w:val="multilevel"/>
    <w:tmpl w:val="0C66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49A0526"/>
    <w:multiLevelType w:val="multilevel"/>
    <w:tmpl w:val="54FCD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59764C8"/>
    <w:multiLevelType w:val="multilevel"/>
    <w:tmpl w:val="1D12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5BD27F5"/>
    <w:multiLevelType w:val="multilevel"/>
    <w:tmpl w:val="1D72E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3" w15:restartNumberingAfterBreak="0">
    <w:nsid w:val="780106C8"/>
    <w:multiLevelType w:val="multilevel"/>
    <w:tmpl w:val="A26CA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5" w15:restartNumberingAfterBreak="0">
    <w:nsid w:val="79521E4E"/>
    <w:multiLevelType w:val="multilevel"/>
    <w:tmpl w:val="9B967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AE90230"/>
    <w:multiLevelType w:val="multilevel"/>
    <w:tmpl w:val="4FB68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B16555E"/>
    <w:multiLevelType w:val="multilevel"/>
    <w:tmpl w:val="5C522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B682396"/>
    <w:multiLevelType w:val="multilevel"/>
    <w:tmpl w:val="BD90C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0" w15:restartNumberingAfterBreak="0">
    <w:nsid w:val="7C0813D1"/>
    <w:multiLevelType w:val="multilevel"/>
    <w:tmpl w:val="F984C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2" w15:restartNumberingAfterBreak="0">
    <w:nsid w:val="7C621550"/>
    <w:multiLevelType w:val="multilevel"/>
    <w:tmpl w:val="C324D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CE06DE7"/>
    <w:multiLevelType w:val="multilevel"/>
    <w:tmpl w:val="0AEC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5" w15:restartNumberingAfterBreak="0">
    <w:nsid w:val="7D4F110E"/>
    <w:multiLevelType w:val="multilevel"/>
    <w:tmpl w:val="D8AAA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E0C7257"/>
    <w:multiLevelType w:val="multilevel"/>
    <w:tmpl w:val="A98CE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E764554"/>
    <w:multiLevelType w:val="hybridMultilevel"/>
    <w:tmpl w:val="B93A7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8"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0"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1"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914944">
    <w:abstractNumId w:val="120"/>
  </w:num>
  <w:num w:numId="2" w16cid:durableId="1538470589">
    <w:abstractNumId w:val="241"/>
  </w:num>
  <w:num w:numId="3" w16cid:durableId="106431354">
    <w:abstractNumId w:val="110"/>
  </w:num>
  <w:num w:numId="4" w16cid:durableId="1468010890">
    <w:abstractNumId w:val="94"/>
  </w:num>
  <w:num w:numId="5" w16cid:durableId="509416894">
    <w:abstractNumId w:val="52"/>
  </w:num>
  <w:num w:numId="6" w16cid:durableId="1153908531">
    <w:abstractNumId w:val="38"/>
  </w:num>
  <w:num w:numId="7" w16cid:durableId="23795952">
    <w:abstractNumId w:val="125"/>
  </w:num>
  <w:num w:numId="8" w16cid:durableId="675765316">
    <w:abstractNumId w:val="130"/>
  </w:num>
  <w:num w:numId="9" w16cid:durableId="643194801">
    <w:abstractNumId w:val="177"/>
  </w:num>
  <w:num w:numId="10" w16cid:durableId="1925718251">
    <w:abstractNumId w:val="45"/>
  </w:num>
  <w:num w:numId="11" w16cid:durableId="1255897891">
    <w:abstractNumId w:val="50"/>
  </w:num>
  <w:num w:numId="12" w16cid:durableId="886181935">
    <w:abstractNumId w:val="36"/>
  </w:num>
  <w:num w:numId="13" w16cid:durableId="503739418">
    <w:abstractNumId w:val="9"/>
  </w:num>
  <w:num w:numId="14" w16cid:durableId="876890950">
    <w:abstractNumId w:val="165"/>
  </w:num>
  <w:num w:numId="15" w16cid:durableId="799224388">
    <w:abstractNumId w:val="40"/>
  </w:num>
  <w:num w:numId="16" w16cid:durableId="1482431094">
    <w:abstractNumId w:val="71"/>
  </w:num>
  <w:num w:numId="17" w16cid:durableId="175004517">
    <w:abstractNumId w:val="239"/>
  </w:num>
  <w:num w:numId="18" w16cid:durableId="1653019479">
    <w:abstractNumId w:val="252"/>
  </w:num>
  <w:num w:numId="19" w16cid:durableId="411702138">
    <w:abstractNumId w:val="80"/>
  </w:num>
  <w:num w:numId="20" w16cid:durableId="80957352">
    <w:abstractNumId w:val="135"/>
  </w:num>
  <w:num w:numId="21" w16cid:durableId="1974213718">
    <w:abstractNumId w:val="62"/>
  </w:num>
  <w:num w:numId="22" w16cid:durableId="1184974982">
    <w:abstractNumId w:val="148"/>
  </w:num>
  <w:num w:numId="23" w16cid:durableId="375160525">
    <w:abstractNumId w:val="175"/>
  </w:num>
  <w:num w:numId="24" w16cid:durableId="614481799">
    <w:abstractNumId w:val="158"/>
  </w:num>
  <w:num w:numId="25" w16cid:durableId="36856234">
    <w:abstractNumId w:val="173"/>
  </w:num>
  <w:num w:numId="26" w16cid:durableId="1340964328">
    <w:abstractNumId w:val="24"/>
  </w:num>
  <w:num w:numId="27" w16cid:durableId="2030450294">
    <w:abstractNumId w:val="25"/>
  </w:num>
  <w:num w:numId="28" w16cid:durableId="1639724511">
    <w:abstractNumId w:val="42"/>
  </w:num>
  <w:num w:numId="29" w16cid:durableId="1189640703">
    <w:abstractNumId w:val="26"/>
  </w:num>
  <w:num w:numId="30" w16cid:durableId="16976901">
    <w:abstractNumId w:val="246"/>
  </w:num>
  <w:num w:numId="31" w16cid:durableId="866796496">
    <w:abstractNumId w:val="156"/>
  </w:num>
  <w:num w:numId="32" w16cid:durableId="1818909800">
    <w:abstractNumId w:val="31"/>
  </w:num>
  <w:num w:numId="33" w16cid:durableId="647319825">
    <w:abstractNumId w:val="187"/>
  </w:num>
  <w:num w:numId="34" w16cid:durableId="283654058">
    <w:abstractNumId w:val="121"/>
  </w:num>
  <w:num w:numId="35" w16cid:durableId="1991862057">
    <w:abstractNumId w:val="104"/>
  </w:num>
  <w:num w:numId="36" w16cid:durableId="1971010417">
    <w:abstractNumId w:val="160"/>
  </w:num>
  <w:num w:numId="37" w16cid:durableId="66348241">
    <w:abstractNumId w:val="89"/>
  </w:num>
  <w:num w:numId="38" w16cid:durableId="410389072">
    <w:abstractNumId w:val="234"/>
  </w:num>
  <w:num w:numId="39" w16cid:durableId="586118554">
    <w:abstractNumId w:val="167"/>
  </w:num>
  <w:num w:numId="40" w16cid:durableId="288511537">
    <w:abstractNumId w:val="245"/>
  </w:num>
  <w:num w:numId="41" w16cid:durableId="1880123596">
    <w:abstractNumId w:val="218"/>
  </w:num>
  <w:num w:numId="42" w16cid:durableId="692223246">
    <w:abstractNumId w:val="78"/>
  </w:num>
  <w:num w:numId="43" w16cid:durableId="985471959">
    <w:abstractNumId w:val="200"/>
  </w:num>
  <w:num w:numId="44" w16cid:durableId="984236949">
    <w:abstractNumId w:val="8"/>
  </w:num>
  <w:num w:numId="45" w16cid:durableId="1090152866">
    <w:abstractNumId w:val="250"/>
  </w:num>
  <w:num w:numId="46" w16cid:durableId="1326784697">
    <w:abstractNumId w:val="157"/>
  </w:num>
  <w:num w:numId="47" w16cid:durableId="2147046432">
    <w:abstractNumId w:val="30"/>
  </w:num>
  <w:num w:numId="48" w16cid:durableId="139811628">
    <w:abstractNumId w:val="84"/>
  </w:num>
  <w:num w:numId="49" w16cid:durableId="1328677509">
    <w:abstractNumId w:val="233"/>
  </w:num>
  <w:num w:numId="50" w16cid:durableId="1311713363">
    <w:abstractNumId w:val="205"/>
  </w:num>
  <w:num w:numId="51" w16cid:durableId="1849638891">
    <w:abstractNumId w:val="219"/>
  </w:num>
  <w:num w:numId="52" w16cid:durableId="1457022272">
    <w:abstractNumId w:val="199"/>
  </w:num>
  <w:num w:numId="53" w16cid:durableId="349527750">
    <w:abstractNumId w:val="81"/>
  </w:num>
  <w:num w:numId="54" w16cid:durableId="109904156">
    <w:abstractNumId w:val="32"/>
  </w:num>
  <w:num w:numId="55" w16cid:durableId="1206791594">
    <w:abstractNumId w:val="87"/>
  </w:num>
  <w:num w:numId="56" w16cid:durableId="1961258260">
    <w:abstractNumId w:val="56"/>
  </w:num>
  <w:num w:numId="57" w16cid:durableId="1751734807">
    <w:abstractNumId w:val="176"/>
  </w:num>
  <w:num w:numId="58" w16cid:durableId="774055356">
    <w:abstractNumId w:val="229"/>
  </w:num>
  <w:num w:numId="59" w16cid:durableId="429279440">
    <w:abstractNumId w:val="144"/>
  </w:num>
  <w:num w:numId="60" w16cid:durableId="455489375">
    <w:abstractNumId w:val="21"/>
  </w:num>
  <w:num w:numId="61" w16cid:durableId="371267925">
    <w:abstractNumId w:val="228"/>
  </w:num>
  <w:num w:numId="62" w16cid:durableId="959646862">
    <w:abstractNumId w:val="54"/>
  </w:num>
  <w:num w:numId="63" w16cid:durableId="1732457626">
    <w:abstractNumId w:val="17"/>
  </w:num>
  <w:num w:numId="64" w16cid:durableId="1027026798">
    <w:abstractNumId w:val="75"/>
  </w:num>
  <w:num w:numId="65" w16cid:durableId="783766258">
    <w:abstractNumId w:val="150"/>
  </w:num>
  <w:num w:numId="66" w16cid:durableId="2044592605">
    <w:abstractNumId w:val="210"/>
  </w:num>
  <w:num w:numId="67" w16cid:durableId="1548102933">
    <w:abstractNumId w:val="182"/>
  </w:num>
  <w:num w:numId="68" w16cid:durableId="2031831312">
    <w:abstractNumId w:val="145"/>
  </w:num>
  <w:num w:numId="69" w16cid:durableId="460342239">
    <w:abstractNumId w:val="65"/>
  </w:num>
  <w:num w:numId="70" w16cid:durableId="2118023074">
    <w:abstractNumId w:val="37"/>
  </w:num>
  <w:num w:numId="71" w16cid:durableId="2136410138">
    <w:abstractNumId w:val="197"/>
  </w:num>
  <w:num w:numId="72" w16cid:durableId="269046851">
    <w:abstractNumId w:val="22"/>
  </w:num>
  <w:num w:numId="73" w16cid:durableId="1262450269">
    <w:abstractNumId w:val="170"/>
  </w:num>
  <w:num w:numId="74" w16cid:durableId="226231156">
    <w:abstractNumId w:val="48"/>
  </w:num>
  <w:num w:numId="75" w16cid:durableId="1649095996">
    <w:abstractNumId w:val="82"/>
  </w:num>
  <w:num w:numId="76" w16cid:durableId="271670235">
    <w:abstractNumId w:val="20"/>
  </w:num>
  <w:num w:numId="77" w16cid:durableId="228879497">
    <w:abstractNumId w:val="131"/>
  </w:num>
  <w:num w:numId="78" w16cid:durableId="1746687847">
    <w:abstractNumId w:val="53"/>
  </w:num>
  <w:num w:numId="79" w16cid:durableId="655571451">
    <w:abstractNumId w:val="209"/>
  </w:num>
  <w:num w:numId="80" w16cid:durableId="1492327331">
    <w:abstractNumId w:val="69"/>
  </w:num>
  <w:num w:numId="81" w16cid:durableId="1282608073">
    <w:abstractNumId w:val="164"/>
  </w:num>
  <w:num w:numId="82" w16cid:durableId="203293633">
    <w:abstractNumId w:val="133"/>
  </w:num>
  <w:num w:numId="83" w16cid:durableId="75984859">
    <w:abstractNumId w:val="88"/>
  </w:num>
  <w:num w:numId="84" w16cid:durableId="1193493832">
    <w:abstractNumId w:val="103"/>
  </w:num>
  <w:num w:numId="85" w16cid:durableId="1245334166">
    <w:abstractNumId w:val="92"/>
  </w:num>
  <w:num w:numId="86" w16cid:durableId="947616132">
    <w:abstractNumId w:val="101"/>
  </w:num>
  <w:num w:numId="87" w16cid:durableId="469982269">
    <w:abstractNumId w:val="256"/>
  </w:num>
  <w:num w:numId="88" w16cid:durableId="781875869">
    <w:abstractNumId w:val="154"/>
  </w:num>
  <w:num w:numId="89" w16cid:durableId="1917281954">
    <w:abstractNumId w:val="123"/>
  </w:num>
  <w:num w:numId="90" w16cid:durableId="2115976335">
    <w:abstractNumId w:val="238"/>
  </w:num>
  <w:num w:numId="91" w16cid:durableId="1857688048">
    <w:abstractNumId w:val="3"/>
  </w:num>
  <w:num w:numId="92" w16cid:durableId="1986229767">
    <w:abstractNumId w:val="162"/>
  </w:num>
  <w:num w:numId="93" w16cid:durableId="211308743">
    <w:abstractNumId w:val="128"/>
  </w:num>
  <w:num w:numId="94" w16cid:durableId="352001662">
    <w:abstractNumId w:val="193"/>
  </w:num>
  <w:num w:numId="95" w16cid:durableId="929897749">
    <w:abstractNumId w:val="240"/>
  </w:num>
  <w:num w:numId="96" w16cid:durableId="1787117213">
    <w:abstractNumId w:val="201"/>
  </w:num>
  <w:num w:numId="97" w16cid:durableId="1798798035">
    <w:abstractNumId w:val="184"/>
  </w:num>
  <w:num w:numId="98" w16cid:durableId="1332832399">
    <w:abstractNumId w:val="66"/>
  </w:num>
  <w:num w:numId="99" w16cid:durableId="1611350357">
    <w:abstractNumId w:val="18"/>
  </w:num>
  <w:num w:numId="100" w16cid:durableId="983580134">
    <w:abstractNumId w:val="85"/>
  </w:num>
  <w:num w:numId="101" w16cid:durableId="806318585">
    <w:abstractNumId w:val="179"/>
  </w:num>
  <w:num w:numId="102" w16cid:durableId="990596257">
    <w:abstractNumId w:val="214"/>
  </w:num>
  <w:num w:numId="103" w16cid:durableId="1447195400">
    <w:abstractNumId w:val="248"/>
  </w:num>
  <w:num w:numId="104" w16cid:durableId="1229994640">
    <w:abstractNumId w:val="195"/>
  </w:num>
  <w:num w:numId="105" w16cid:durableId="1373266108">
    <w:abstractNumId w:val="134"/>
  </w:num>
  <w:num w:numId="106" w16cid:durableId="763839176">
    <w:abstractNumId w:val="153"/>
  </w:num>
  <w:num w:numId="107" w16cid:durableId="345442871">
    <w:abstractNumId w:val="141"/>
  </w:num>
  <w:num w:numId="108" w16cid:durableId="2009168209">
    <w:abstractNumId w:val="11"/>
  </w:num>
  <w:num w:numId="109" w16cid:durableId="351617265">
    <w:abstractNumId w:val="64"/>
  </w:num>
  <w:num w:numId="110" w16cid:durableId="693848733">
    <w:abstractNumId w:val="47"/>
  </w:num>
  <w:num w:numId="111" w16cid:durableId="949312923">
    <w:abstractNumId w:val="86"/>
  </w:num>
  <w:num w:numId="112" w16cid:durableId="818887908">
    <w:abstractNumId w:val="191"/>
  </w:num>
  <w:num w:numId="113" w16cid:durableId="1720276866">
    <w:abstractNumId w:val="96"/>
  </w:num>
  <w:num w:numId="114" w16cid:durableId="1836601956">
    <w:abstractNumId w:val="183"/>
  </w:num>
  <w:num w:numId="115" w16cid:durableId="824973286">
    <w:abstractNumId w:val="61"/>
  </w:num>
  <w:num w:numId="116" w16cid:durableId="1388526051">
    <w:abstractNumId w:val="247"/>
  </w:num>
  <w:num w:numId="117" w16cid:durableId="188031347">
    <w:abstractNumId w:val="243"/>
  </w:num>
  <w:num w:numId="118" w16cid:durableId="2016220626">
    <w:abstractNumId w:val="102"/>
  </w:num>
  <w:num w:numId="119" w16cid:durableId="977613125">
    <w:abstractNumId w:val="118"/>
  </w:num>
  <w:num w:numId="120" w16cid:durableId="351419304">
    <w:abstractNumId w:val="211"/>
  </w:num>
  <w:num w:numId="121" w16cid:durableId="791173387">
    <w:abstractNumId w:val="166"/>
  </w:num>
  <w:num w:numId="122" w16cid:durableId="2069104191">
    <w:abstractNumId w:val="122"/>
  </w:num>
  <w:num w:numId="123" w16cid:durableId="1097487090">
    <w:abstractNumId w:val="255"/>
  </w:num>
  <w:num w:numId="124" w16cid:durableId="1728724213">
    <w:abstractNumId w:val="140"/>
  </w:num>
  <w:num w:numId="125" w16cid:durableId="1198659184">
    <w:abstractNumId w:val="168"/>
  </w:num>
  <w:num w:numId="126" w16cid:durableId="1510563415">
    <w:abstractNumId w:val="253"/>
  </w:num>
  <w:num w:numId="127" w16cid:durableId="1959136763">
    <w:abstractNumId w:val="41"/>
  </w:num>
  <w:num w:numId="128" w16cid:durableId="360713065">
    <w:abstractNumId w:val="223"/>
  </w:num>
  <w:num w:numId="129" w16cid:durableId="1793330114">
    <w:abstractNumId w:val="117"/>
  </w:num>
  <w:num w:numId="130" w16cid:durableId="25448405">
    <w:abstractNumId w:val="237"/>
  </w:num>
  <w:num w:numId="131" w16cid:durableId="150101460">
    <w:abstractNumId w:val="217"/>
  </w:num>
  <w:num w:numId="132" w16cid:durableId="1320118022">
    <w:abstractNumId w:val="213"/>
  </w:num>
  <w:num w:numId="133" w16cid:durableId="945576206">
    <w:abstractNumId w:val="137"/>
  </w:num>
  <w:num w:numId="134" w16cid:durableId="339937100">
    <w:abstractNumId w:val="60"/>
  </w:num>
  <w:num w:numId="135" w16cid:durableId="2085492228">
    <w:abstractNumId w:val="192"/>
  </w:num>
  <w:num w:numId="136" w16cid:durableId="2113351891">
    <w:abstractNumId w:val="196"/>
  </w:num>
  <w:num w:numId="137" w16cid:durableId="1196775865">
    <w:abstractNumId w:val="212"/>
  </w:num>
  <w:num w:numId="138" w16cid:durableId="2097818296">
    <w:abstractNumId w:val="43"/>
  </w:num>
  <w:num w:numId="139" w16cid:durableId="1978684729">
    <w:abstractNumId w:val="143"/>
  </w:num>
  <w:num w:numId="140" w16cid:durableId="288635262">
    <w:abstractNumId w:val="142"/>
  </w:num>
  <w:num w:numId="141" w16cid:durableId="2119711928">
    <w:abstractNumId w:val="100"/>
  </w:num>
  <w:num w:numId="142" w16cid:durableId="1886679813">
    <w:abstractNumId w:val="258"/>
  </w:num>
  <w:num w:numId="143" w16cid:durableId="871115624">
    <w:abstractNumId w:val="202"/>
  </w:num>
  <w:num w:numId="144" w16cid:durableId="348214222">
    <w:abstractNumId w:val="139"/>
  </w:num>
  <w:num w:numId="145" w16cid:durableId="929392422">
    <w:abstractNumId w:val="215"/>
  </w:num>
  <w:num w:numId="146" w16cid:durableId="554466596">
    <w:abstractNumId w:val="91"/>
  </w:num>
  <w:num w:numId="147" w16cid:durableId="837576753">
    <w:abstractNumId w:val="244"/>
  </w:num>
  <w:num w:numId="148" w16cid:durableId="963776034">
    <w:abstractNumId w:val="190"/>
  </w:num>
  <w:num w:numId="149" w16cid:durableId="2024897748">
    <w:abstractNumId w:val="98"/>
  </w:num>
  <w:num w:numId="150" w16cid:durableId="1031951026">
    <w:abstractNumId w:val="112"/>
  </w:num>
  <w:num w:numId="151" w16cid:durableId="859050220">
    <w:abstractNumId w:val="231"/>
  </w:num>
  <w:num w:numId="152" w16cid:durableId="701595278">
    <w:abstractNumId w:val="225"/>
  </w:num>
  <w:num w:numId="153" w16cid:durableId="272979016">
    <w:abstractNumId w:val="70"/>
  </w:num>
  <w:num w:numId="154" w16cid:durableId="2087847182">
    <w:abstractNumId w:val="79"/>
  </w:num>
  <w:num w:numId="155" w16cid:durableId="1730809676">
    <w:abstractNumId w:val="242"/>
  </w:num>
  <w:num w:numId="156" w16cid:durableId="1278760159">
    <w:abstractNumId w:val="93"/>
  </w:num>
  <w:num w:numId="157" w16cid:durableId="564873359">
    <w:abstractNumId w:val="180"/>
  </w:num>
  <w:num w:numId="158" w16cid:durableId="130681802">
    <w:abstractNumId w:val="0"/>
  </w:num>
  <w:num w:numId="159" w16cid:durableId="2074813409">
    <w:abstractNumId w:val="51"/>
  </w:num>
  <w:num w:numId="160" w16cid:durableId="761070446">
    <w:abstractNumId w:val="126"/>
  </w:num>
  <w:num w:numId="161" w16cid:durableId="744910727">
    <w:abstractNumId w:val="207"/>
  </w:num>
  <w:num w:numId="162" w16cid:durableId="1274096441">
    <w:abstractNumId w:val="171"/>
  </w:num>
  <w:num w:numId="163" w16cid:durableId="1204828700">
    <w:abstractNumId w:val="1"/>
  </w:num>
  <w:num w:numId="164" w16cid:durableId="2040815615">
    <w:abstractNumId w:val="261"/>
  </w:num>
  <w:num w:numId="165" w16cid:durableId="1510606025">
    <w:abstractNumId w:val="113"/>
  </w:num>
  <w:num w:numId="166" w16cid:durableId="344135642">
    <w:abstractNumId w:val="136"/>
  </w:num>
  <w:num w:numId="167" w16cid:durableId="1484081954">
    <w:abstractNumId w:val="63"/>
  </w:num>
  <w:num w:numId="168" w16cid:durableId="271714470">
    <w:abstractNumId w:val="2"/>
  </w:num>
  <w:num w:numId="169" w16cid:durableId="434710937">
    <w:abstractNumId w:val="67"/>
  </w:num>
  <w:num w:numId="170" w16cid:durableId="1135948796">
    <w:abstractNumId w:val="5"/>
  </w:num>
  <w:num w:numId="171" w16cid:durableId="1089739814">
    <w:abstractNumId w:val="12"/>
  </w:num>
  <w:num w:numId="172" w16cid:durableId="547033171">
    <w:abstractNumId w:val="260"/>
  </w:num>
  <w:num w:numId="173" w16cid:durableId="453791194">
    <w:abstractNumId w:val="216"/>
  </w:num>
  <w:num w:numId="174" w16cid:durableId="400442659">
    <w:abstractNumId w:val="57"/>
  </w:num>
  <w:num w:numId="175" w16cid:durableId="1192959848">
    <w:abstractNumId w:val="58"/>
  </w:num>
  <w:num w:numId="176" w16cid:durableId="29454473">
    <w:abstractNumId w:val="49"/>
  </w:num>
  <w:num w:numId="177" w16cid:durableId="1364332218">
    <w:abstractNumId w:val="90"/>
  </w:num>
  <w:num w:numId="178" w16cid:durableId="888686219">
    <w:abstractNumId w:val="29"/>
  </w:num>
  <w:num w:numId="179" w16cid:durableId="741684640">
    <w:abstractNumId w:val="15"/>
  </w:num>
  <w:num w:numId="180" w16cid:durableId="960767667">
    <w:abstractNumId w:val="208"/>
  </w:num>
  <w:num w:numId="181" w16cid:durableId="1146357114">
    <w:abstractNumId w:val="129"/>
  </w:num>
  <w:num w:numId="182" w16cid:durableId="1080981186">
    <w:abstractNumId w:val="138"/>
  </w:num>
  <w:num w:numId="183" w16cid:durableId="1891913871">
    <w:abstractNumId w:val="163"/>
  </w:num>
  <w:num w:numId="184" w16cid:durableId="587084781">
    <w:abstractNumId w:val="169"/>
  </w:num>
  <w:num w:numId="185" w16cid:durableId="377752334">
    <w:abstractNumId w:val="132"/>
  </w:num>
  <w:num w:numId="186" w16cid:durableId="1820926070">
    <w:abstractNumId w:val="251"/>
  </w:num>
  <w:num w:numId="187" w16cid:durableId="1578050220">
    <w:abstractNumId w:val="146"/>
  </w:num>
  <w:num w:numId="188" w16cid:durableId="2016684049">
    <w:abstractNumId w:val="147"/>
  </w:num>
  <w:num w:numId="189" w16cid:durableId="1505051327">
    <w:abstractNumId w:val="220"/>
  </w:num>
  <w:num w:numId="190" w16cid:durableId="836112814">
    <w:abstractNumId w:val="204"/>
  </w:num>
  <w:num w:numId="191" w16cid:durableId="219630477">
    <w:abstractNumId w:val="107"/>
  </w:num>
  <w:num w:numId="192" w16cid:durableId="1904215741">
    <w:abstractNumId w:val="108"/>
  </w:num>
  <w:num w:numId="193" w16cid:durableId="1620338275">
    <w:abstractNumId w:val="114"/>
  </w:num>
  <w:num w:numId="194" w16cid:durableId="389349514">
    <w:abstractNumId w:val="159"/>
  </w:num>
  <w:num w:numId="195" w16cid:durableId="1514028188">
    <w:abstractNumId w:val="224"/>
  </w:num>
  <w:num w:numId="196" w16cid:durableId="1088574347">
    <w:abstractNumId w:val="149"/>
  </w:num>
  <w:num w:numId="197" w16cid:durableId="3944684">
    <w:abstractNumId w:val="14"/>
  </w:num>
  <w:num w:numId="198" w16cid:durableId="310209125">
    <w:abstractNumId w:val="227"/>
  </w:num>
  <w:num w:numId="199" w16cid:durableId="806313620">
    <w:abstractNumId w:val="28"/>
  </w:num>
  <w:num w:numId="200" w16cid:durableId="897476014">
    <w:abstractNumId w:val="127"/>
  </w:num>
  <w:num w:numId="201" w16cid:durableId="1470975391">
    <w:abstractNumId w:val="77"/>
  </w:num>
  <w:num w:numId="202" w16cid:durableId="1865511224">
    <w:abstractNumId w:val="72"/>
  </w:num>
  <w:num w:numId="203" w16cid:durableId="819229721">
    <w:abstractNumId w:val="116"/>
  </w:num>
  <w:num w:numId="204" w16cid:durableId="501243361">
    <w:abstractNumId w:val="232"/>
  </w:num>
  <w:num w:numId="205" w16cid:durableId="440996234">
    <w:abstractNumId w:val="254"/>
  </w:num>
  <w:num w:numId="206" w16cid:durableId="2089813629">
    <w:abstractNumId w:val="59"/>
  </w:num>
  <w:num w:numId="207" w16cid:durableId="1647271310">
    <w:abstractNumId w:val="152"/>
  </w:num>
  <w:num w:numId="208" w16cid:durableId="2060980471">
    <w:abstractNumId w:val="35"/>
  </w:num>
  <w:num w:numId="209" w16cid:durableId="190996484">
    <w:abstractNumId w:val="111"/>
  </w:num>
  <w:num w:numId="210" w16cid:durableId="1575117049">
    <w:abstractNumId w:val="230"/>
  </w:num>
  <w:num w:numId="211" w16cid:durableId="2079671761">
    <w:abstractNumId w:val="109"/>
  </w:num>
  <w:num w:numId="212" w16cid:durableId="249894887">
    <w:abstractNumId w:val="115"/>
  </w:num>
  <w:num w:numId="213" w16cid:durableId="1189180030">
    <w:abstractNumId w:val="73"/>
  </w:num>
  <w:num w:numId="214" w16cid:durableId="871573772">
    <w:abstractNumId w:val="188"/>
  </w:num>
  <w:num w:numId="215" w16cid:durableId="871651987">
    <w:abstractNumId w:val="23"/>
  </w:num>
  <w:num w:numId="216" w16cid:durableId="1714571578">
    <w:abstractNumId w:val="236"/>
  </w:num>
  <w:num w:numId="217" w16cid:durableId="1699702144">
    <w:abstractNumId w:val="105"/>
  </w:num>
  <w:num w:numId="218" w16cid:durableId="1338574394">
    <w:abstractNumId w:val="55"/>
  </w:num>
  <w:num w:numId="219" w16cid:durableId="1509637903">
    <w:abstractNumId w:val="174"/>
  </w:num>
  <w:num w:numId="220" w16cid:durableId="1743676405">
    <w:abstractNumId w:val="221"/>
  </w:num>
  <w:num w:numId="221" w16cid:durableId="460732920">
    <w:abstractNumId w:val="74"/>
  </w:num>
  <w:num w:numId="222" w16cid:durableId="358819410">
    <w:abstractNumId w:val="198"/>
  </w:num>
  <w:num w:numId="223" w16cid:durableId="473063760">
    <w:abstractNumId w:val="19"/>
  </w:num>
  <w:num w:numId="224" w16cid:durableId="927614451">
    <w:abstractNumId w:val="155"/>
  </w:num>
  <w:num w:numId="225" w16cid:durableId="1319843406">
    <w:abstractNumId w:val="10"/>
  </w:num>
  <w:num w:numId="226" w16cid:durableId="1573733676">
    <w:abstractNumId w:val="186"/>
  </w:num>
  <w:num w:numId="227" w16cid:durableId="556093640">
    <w:abstractNumId w:val="203"/>
  </w:num>
  <w:num w:numId="228" w16cid:durableId="2054765043">
    <w:abstractNumId w:val="194"/>
  </w:num>
  <w:num w:numId="229" w16cid:durableId="1919165562">
    <w:abstractNumId w:val="44"/>
  </w:num>
  <w:num w:numId="230" w16cid:durableId="1430345807">
    <w:abstractNumId w:val="27"/>
  </w:num>
  <w:num w:numId="231" w16cid:durableId="461846446">
    <w:abstractNumId w:val="178"/>
  </w:num>
  <w:num w:numId="232" w16cid:durableId="2112507975">
    <w:abstractNumId w:val="13"/>
  </w:num>
  <w:num w:numId="233" w16cid:durableId="1685209490">
    <w:abstractNumId w:val="124"/>
  </w:num>
  <w:num w:numId="234" w16cid:durableId="395396208">
    <w:abstractNumId w:val="95"/>
  </w:num>
  <w:num w:numId="235" w16cid:durableId="1846282155">
    <w:abstractNumId w:val="206"/>
  </w:num>
  <w:num w:numId="236" w16cid:durableId="26026304">
    <w:abstractNumId w:val="151"/>
  </w:num>
  <w:num w:numId="237" w16cid:durableId="56706565">
    <w:abstractNumId w:val="257"/>
  </w:num>
  <w:num w:numId="238" w16cid:durableId="1779715836">
    <w:abstractNumId w:val="181"/>
  </w:num>
  <w:num w:numId="239" w16cid:durableId="97339928">
    <w:abstractNumId w:val="119"/>
  </w:num>
  <w:num w:numId="240" w16cid:durableId="654333242">
    <w:abstractNumId w:val="161"/>
  </w:num>
  <w:num w:numId="241" w16cid:durableId="1625231978">
    <w:abstractNumId w:val="83"/>
  </w:num>
  <w:num w:numId="242" w16cid:durableId="506135788">
    <w:abstractNumId w:val="33"/>
  </w:num>
  <w:num w:numId="243" w16cid:durableId="1959100016">
    <w:abstractNumId w:val="222"/>
  </w:num>
  <w:num w:numId="244" w16cid:durableId="1960062871">
    <w:abstractNumId w:val="4"/>
  </w:num>
  <w:num w:numId="245" w16cid:durableId="1622153864">
    <w:abstractNumId w:val="46"/>
  </w:num>
  <w:num w:numId="246" w16cid:durableId="991064993">
    <w:abstractNumId w:val="99"/>
  </w:num>
  <w:num w:numId="247" w16cid:durableId="1457410089">
    <w:abstractNumId w:val="259"/>
  </w:num>
  <w:num w:numId="248" w16cid:durableId="1973247703">
    <w:abstractNumId w:val="68"/>
  </w:num>
  <w:num w:numId="249" w16cid:durableId="737560724">
    <w:abstractNumId w:val="34"/>
  </w:num>
  <w:num w:numId="250" w16cid:durableId="792942723">
    <w:abstractNumId w:val="185"/>
  </w:num>
  <w:num w:numId="251" w16cid:durableId="1125074592">
    <w:abstractNumId w:val="97"/>
  </w:num>
  <w:num w:numId="252" w16cid:durableId="1588349379">
    <w:abstractNumId w:val="39"/>
  </w:num>
  <w:num w:numId="253" w16cid:durableId="1733499624">
    <w:abstractNumId w:val="189"/>
  </w:num>
  <w:num w:numId="254" w16cid:durableId="493766804">
    <w:abstractNumId w:val="16"/>
  </w:num>
  <w:num w:numId="255" w16cid:durableId="252322737">
    <w:abstractNumId w:val="7"/>
  </w:num>
  <w:num w:numId="256" w16cid:durableId="3555666">
    <w:abstractNumId w:val="76"/>
  </w:num>
  <w:num w:numId="257" w16cid:durableId="928394540">
    <w:abstractNumId w:val="106"/>
  </w:num>
  <w:num w:numId="258" w16cid:durableId="671493068">
    <w:abstractNumId w:val="226"/>
  </w:num>
  <w:num w:numId="259" w16cid:durableId="2096243707">
    <w:abstractNumId w:val="6"/>
  </w:num>
  <w:num w:numId="260" w16cid:durableId="1875575129">
    <w:abstractNumId w:val="235"/>
  </w:num>
  <w:num w:numId="261" w16cid:durableId="129984732">
    <w:abstractNumId w:val="249"/>
  </w:num>
  <w:num w:numId="262" w16cid:durableId="1178303741">
    <w:abstractNumId w:val="172"/>
  </w:num>
  <w:numIdMacAtCleanup w:val="1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man Deshwal">
    <w15:presenceInfo w15:providerId="None" w15:userId="Suman Deshw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6709"/>
    <w:rsid w:val="00017008"/>
    <w:rsid w:val="0002124C"/>
    <w:rsid w:val="00030538"/>
    <w:rsid w:val="00030B1E"/>
    <w:rsid w:val="00030BB4"/>
    <w:rsid w:val="000400D5"/>
    <w:rsid w:val="000436B4"/>
    <w:rsid w:val="00044F54"/>
    <w:rsid w:val="000451A5"/>
    <w:rsid w:val="00052C2C"/>
    <w:rsid w:val="00056C62"/>
    <w:rsid w:val="00063A78"/>
    <w:rsid w:val="00065DFB"/>
    <w:rsid w:val="00067DCE"/>
    <w:rsid w:val="00070CAB"/>
    <w:rsid w:val="00071C4E"/>
    <w:rsid w:val="00072715"/>
    <w:rsid w:val="000736FD"/>
    <w:rsid w:val="000754B8"/>
    <w:rsid w:val="000760BB"/>
    <w:rsid w:val="000761FF"/>
    <w:rsid w:val="00081A29"/>
    <w:rsid w:val="00083A67"/>
    <w:rsid w:val="00084FEF"/>
    <w:rsid w:val="00084FF7"/>
    <w:rsid w:val="00086395"/>
    <w:rsid w:val="00086B6C"/>
    <w:rsid w:val="00087144"/>
    <w:rsid w:val="00087744"/>
    <w:rsid w:val="00091D7D"/>
    <w:rsid w:val="000921D1"/>
    <w:rsid w:val="000923FF"/>
    <w:rsid w:val="000958FD"/>
    <w:rsid w:val="000A061E"/>
    <w:rsid w:val="000A067E"/>
    <w:rsid w:val="000A1F5A"/>
    <w:rsid w:val="000A22F8"/>
    <w:rsid w:val="000A64D2"/>
    <w:rsid w:val="000A6FC3"/>
    <w:rsid w:val="000A7598"/>
    <w:rsid w:val="000B2164"/>
    <w:rsid w:val="000B26D8"/>
    <w:rsid w:val="000B3F94"/>
    <w:rsid w:val="000B45EF"/>
    <w:rsid w:val="000B52D4"/>
    <w:rsid w:val="000C4008"/>
    <w:rsid w:val="000C5218"/>
    <w:rsid w:val="000C6524"/>
    <w:rsid w:val="000E008F"/>
    <w:rsid w:val="000E07E1"/>
    <w:rsid w:val="000E0E0C"/>
    <w:rsid w:val="000E1DF5"/>
    <w:rsid w:val="000E3CDB"/>
    <w:rsid w:val="000E4263"/>
    <w:rsid w:val="000E42E2"/>
    <w:rsid w:val="000E4B0E"/>
    <w:rsid w:val="000F0C23"/>
    <w:rsid w:val="000F363F"/>
    <w:rsid w:val="000F394B"/>
    <w:rsid w:val="000F4A3D"/>
    <w:rsid w:val="00102D55"/>
    <w:rsid w:val="00105AD3"/>
    <w:rsid w:val="00106C44"/>
    <w:rsid w:val="0011237F"/>
    <w:rsid w:val="00113F92"/>
    <w:rsid w:val="001148EB"/>
    <w:rsid w:val="00115ED8"/>
    <w:rsid w:val="00126EC4"/>
    <w:rsid w:val="00127E61"/>
    <w:rsid w:val="00130CC3"/>
    <w:rsid w:val="001347CC"/>
    <w:rsid w:val="001351C7"/>
    <w:rsid w:val="001368FB"/>
    <w:rsid w:val="00143CEC"/>
    <w:rsid w:val="00143E85"/>
    <w:rsid w:val="0014564F"/>
    <w:rsid w:val="00150779"/>
    <w:rsid w:val="00150842"/>
    <w:rsid w:val="001531E8"/>
    <w:rsid w:val="0015445A"/>
    <w:rsid w:val="00161170"/>
    <w:rsid w:val="00162EA6"/>
    <w:rsid w:val="00166046"/>
    <w:rsid w:val="001667D7"/>
    <w:rsid w:val="00167099"/>
    <w:rsid w:val="00170BB9"/>
    <w:rsid w:val="00170D10"/>
    <w:rsid w:val="00172F2B"/>
    <w:rsid w:val="00180AC9"/>
    <w:rsid w:val="00181E3B"/>
    <w:rsid w:val="00181E96"/>
    <w:rsid w:val="00181FFB"/>
    <w:rsid w:val="00183837"/>
    <w:rsid w:val="00184745"/>
    <w:rsid w:val="00184F7C"/>
    <w:rsid w:val="001926E1"/>
    <w:rsid w:val="001950B5"/>
    <w:rsid w:val="0019696B"/>
    <w:rsid w:val="001A17D7"/>
    <w:rsid w:val="001A4B4D"/>
    <w:rsid w:val="001B0CC2"/>
    <w:rsid w:val="001B2213"/>
    <w:rsid w:val="001B3AC8"/>
    <w:rsid w:val="001B7FAF"/>
    <w:rsid w:val="001C0B97"/>
    <w:rsid w:val="001C1661"/>
    <w:rsid w:val="001C1B82"/>
    <w:rsid w:val="001C2BFF"/>
    <w:rsid w:val="001C54D0"/>
    <w:rsid w:val="001C72CE"/>
    <w:rsid w:val="001C7FEA"/>
    <w:rsid w:val="001D25A0"/>
    <w:rsid w:val="001D3C5F"/>
    <w:rsid w:val="001D424E"/>
    <w:rsid w:val="001D4C56"/>
    <w:rsid w:val="001D5266"/>
    <w:rsid w:val="001D6DDC"/>
    <w:rsid w:val="001E0C50"/>
    <w:rsid w:val="001E255B"/>
    <w:rsid w:val="001E709C"/>
    <w:rsid w:val="001F11C7"/>
    <w:rsid w:val="001F33C9"/>
    <w:rsid w:val="001F55AB"/>
    <w:rsid w:val="001F6BF7"/>
    <w:rsid w:val="002030E3"/>
    <w:rsid w:val="0020494D"/>
    <w:rsid w:val="0021172B"/>
    <w:rsid w:val="002157B9"/>
    <w:rsid w:val="00215A1A"/>
    <w:rsid w:val="00216598"/>
    <w:rsid w:val="00216B4D"/>
    <w:rsid w:val="00220C28"/>
    <w:rsid w:val="002240A1"/>
    <w:rsid w:val="00224D11"/>
    <w:rsid w:val="00225EC4"/>
    <w:rsid w:val="00226554"/>
    <w:rsid w:val="00226EE9"/>
    <w:rsid w:val="00230108"/>
    <w:rsid w:val="00230239"/>
    <w:rsid w:val="0023194B"/>
    <w:rsid w:val="002349B9"/>
    <w:rsid w:val="00235F15"/>
    <w:rsid w:val="00236DC3"/>
    <w:rsid w:val="00237FDC"/>
    <w:rsid w:val="002452C9"/>
    <w:rsid w:val="00245E24"/>
    <w:rsid w:val="002469B4"/>
    <w:rsid w:val="0025319A"/>
    <w:rsid w:val="00256B63"/>
    <w:rsid w:val="00257528"/>
    <w:rsid w:val="00257D23"/>
    <w:rsid w:val="00263629"/>
    <w:rsid w:val="00263889"/>
    <w:rsid w:val="00263A36"/>
    <w:rsid w:val="00263DCE"/>
    <w:rsid w:val="002676E3"/>
    <w:rsid w:val="0027043E"/>
    <w:rsid w:val="00270C88"/>
    <w:rsid w:val="00271BC1"/>
    <w:rsid w:val="00272C9C"/>
    <w:rsid w:val="00273F68"/>
    <w:rsid w:val="00277876"/>
    <w:rsid w:val="00281B5B"/>
    <w:rsid w:val="00282223"/>
    <w:rsid w:val="0028623A"/>
    <w:rsid w:val="0028660D"/>
    <w:rsid w:val="00290ADB"/>
    <w:rsid w:val="002945E7"/>
    <w:rsid w:val="00294923"/>
    <w:rsid w:val="002A32F7"/>
    <w:rsid w:val="002A3A71"/>
    <w:rsid w:val="002A5B0F"/>
    <w:rsid w:val="002B2883"/>
    <w:rsid w:val="002B35D0"/>
    <w:rsid w:val="002B4D26"/>
    <w:rsid w:val="002B61FE"/>
    <w:rsid w:val="002C02AB"/>
    <w:rsid w:val="002C0D08"/>
    <w:rsid w:val="002C1EA5"/>
    <w:rsid w:val="002C64FB"/>
    <w:rsid w:val="002C761F"/>
    <w:rsid w:val="002D1AAE"/>
    <w:rsid w:val="002D42CA"/>
    <w:rsid w:val="002D633A"/>
    <w:rsid w:val="002E0E0E"/>
    <w:rsid w:val="002E1A1E"/>
    <w:rsid w:val="002E5759"/>
    <w:rsid w:val="002E7609"/>
    <w:rsid w:val="002E7FE1"/>
    <w:rsid w:val="002F019D"/>
    <w:rsid w:val="002F0A2A"/>
    <w:rsid w:val="002F372B"/>
    <w:rsid w:val="002F3D7D"/>
    <w:rsid w:val="002F4EEA"/>
    <w:rsid w:val="00300ACE"/>
    <w:rsid w:val="00306B77"/>
    <w:rsid w:val="00310A36"/>
    <w:rsid w:val="003120E2"/>
    <w:rsid w:val="0031210A"/>
    <w:rsid w:val="00313CCD"/>
    <w:rsid w:val="00314A47"/>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51237"/>
    <w:rsid w:val="00353CCB"/>
    <w:rsid w:val="00354367"/>
    <w:rsid w:val="00355E7B"/>
    <w:rsid w:val="00357438"/>
    <w:rsid w:val="00360711"/>
    <w:rsid w:val="00362D4F"/>
    <w:rsid w:val="00364180"/>
    <w:rsid w:val="00365ECC"/>
    <w:rsid w:val="00366744"/>
    <w:rsid w:val="00372D0F"/>
    <w:rsid w:val="003739A0"/>
    <w:rsid w:val="00374314"/>
    <w:rsid w:val="00374A1E"/>
    <w:rsid w:val="00374C8D"/>
    <w:rsid w:val="00385FF5"/>
    <w:rsid w:val="003937E1"/>
    <w:rsid w:val="00395756"/>
    <w:rsid w:val="00396C39"/>
    <w:rsid w:val="003A1E9D"/>
    <w:rsid w:val="003A20F5"/>
    <w:rsid w:val="003A2F8A"/>
    <w:rsid w:val="003A2FA6"/>
    <w:rsid w:val="003A61A2"/>
    <w:rsid w:val="003B24E3"/>
    <w:rsid w:val="003B639D"/>
    <w:rsid w:val="003B7564"/>
    <w:rsid w:val="003C29E6"/>
    <w:rsid w:val="003C4078"/>
    <w:rsid w:val="003C4DD8"/>
    <w:rsid w:val="003C552A"/>
    <w:rsid w:val="003C5C8A"/>
    <w:rsid w:val="003C6A7B"/>
    <w:rsid w:val="003C79A9"/>
    <w:rsid w:val="003D03B7"/>
    <w:rsid w:val="003D211C"/>
    <w:rsid w:val="003D5B30"/>
    <w:rsid w:val="003D6FDC"/>
    <w:rsid w:val="003E19C0"/>
    <w:rsid w:val="003E47ED"/>
    <w:rsid w:val="003E5DD8"/>
    <w:rsid w:val="003E5F1C"/>
    <w:rsid w:val="003E6459"/>
    <w:rsid w:val="003E6DE9"/>
    <w:rsid w:val="003E762E"/>
    <w:rsid w:val="003F0506"/>
    <w:rsid w:val="003F0A61"/>
    <w:rsid w:val="003F1653"/>
    <w:rsid w:val="003F3348"/>
    <w:rsid w:val="003F419B"/>
    <w:rsid w:val="003F46D5"/>
    <w:rsid w:val="003F69E1"/>
    <w:rsid w:val="003F789B"/>
    <w:rsid w:val="004008EB"/>
    <w:rsid w:val="00403E8B"/>
    <w:rsid w:val="00404AC7"/>
    <w:rsid w:val="00405A33"/>
    <w:rsid w:val="0040635E"/>
    <w:rsid w:val="00406584"/>
    <w:rsid w:val="004073DF"/>
    <w:rsid w:val="00407ACA"/>
    <w:rsid w:val="004120C0"/>
    <w:rsid w:val="004146A6"/>
    <w:rsid w:val="00415C2B"/>
    <w:rsid w:val="00423768"/>
    <w:rsid w:val="00424371"/>
    <w:rsid w:val="0042556D"/>
    <w:rsid w:val="004273A6"/>
    <w:rsid w:val="00430FDA"/>
    <w:rsid w:val="00437BA1"/>
    <w:rsid w:val="004433F7"/>
    <w:rsid w:val="00447A46"/>
    <w:rsid w:val="004512EC"/>
    <w:rsid w:val="0045397C"/>
    <w:rsid w:val="00455CEB"/>
    <w:rsid w:val="004618E2"/>
    <w:rsid w:val="004623B8"/>
    <w:rsid w:val="00465660"/>
    <w:rsid w:val="004704F6"/>
    <w:rsid w:val="00470BA1"/>
    <w:rsid w:val="00470D03"/>
    <w:rsid w:val="004711C0"/>
    <w:rsid w:val="00471746"/>
    <w:rsid w:val="00471A42"/>
    <w:rsid w:val="00475827"/>
    <w:rsid w:val="004769F5"/>
    <w:rsid w:val="00481029"/>
    <w:rsid w:val="00485C39"/>
    <w:rsid w:val="00485EDE"/>
    <w:rsid w:val="0048676D"/>
    <w:rsid w:val="00486D7A"/>
    <w:rsid w:val="004919B6"/>
    <w:rsid w:val="0049359E"/>
    <w:rsid w:val="004945D8"/>
    <w:rsid w:val="00494C00"/>
    <w:rsid w:val="00494F66"/>
    <w:rsid w:val="00495541"/>
    <w:rsid w:val="00496204"/>
    <w:rsid w:val="00497417"/>
    <w:rsid w:val="004A19B0"/>
    <w:rsid w:val="004A2285"/>
    <w:rsid w:val="004A30F4"/>
    <w:rsid w:val="004A3B50"/>
    <w:rsid w:val="004A4384"/>
    <w:rsid w:val="004A5B10"/>
    <w:rsid w:val="004A5E99"/>
    <w:rsid w:val="004A5F4B"/>
    <w:rsid w:val="004B442A"/>
    <w:rsid w:val="004B4798"/>
    <w:rsid w:val="004C2B8E"/>
    <w:rsid w:val="004C492B"/>
    <w:rsid w:val="004C6348"/>
    <w:rsid w:val="004C75B0"/>
    <w:rsid w:val="004D00FA"/>
    <w:rsid w:val="004D2213"/>
    <w:rsid w:val="004D22A9"/>
    <w:rsid w:val="004D2B5D"/>
    <w:rsid w:val="004D52CB"/>
    <w:rsid w:val="004D7121"/>
    <w:rsid w:val="004D7726"/>
    <w:rsid w:val="004E011C"/>
    <w:rsid w:val="004E3C9A"/>
    <w:rsid w:val="004E4ECD"/>
    <w:rsid w:val="004E7B43"/>
    <w:rsid w:val="004F14EA"/>
    <w:rsid w:val="004F2B2B"/>
    <w:rsid w:val="004F3E0F"/>
    <w:rsid w:val="004F3E49"/>
    <w:rsid w:val="004F6D71"/>
    <w:rsid w:val="005000D7"/>
    <w:rsid w:val="00500653"/>
    <w:rsid w:val="005012B1"/>
    <w:rsid w:val="005026A3"/>
    <w:rsid w:val="005052ED"/>
    <w:rsid w:val="005062CB"/>
    <w:rsid w:val="00506522"/>
    <w:rsid w:val="00507460"/>
    <w:rsid w:val="00507F81"/>
    <w:rsid w:val="0051055A"/>
    <w:rsid w:val="00517B4A"/>
    <w:rsid w:val="00525D5B"/>
    <w:rsid w:val="00530337"/>
    <w:rsid w:val="00532E64"/>
    <w:rsid w:val="00534D6C"/>
    <w:rsid w:val="00535809"/>
    <w:rsid w:val="00535F92"/>
    <w:rsid w:val="00540875"/>
    <w:rsid w:val="00543DC8"/>
    <w:rsid w:val="00545BF4"/>
    <w:rsid w:val="00546C7A"/>
    <w:rsid w:val="00552147"/>
    <w:rsid w:val="005553A4"/>
    <w:rsid w:val="0056102A"/>
    <w:rsid w:val="00565722"/>
    <w:rsid w:val="005672CA"/>
    <w:rsid w:val="005711DE"/>
    <w:rsid w:val="00572CA7"/>
    <w:rsid w:val="00577A39"/>
    <w:rsid w:val="00577D97"/>
    <w:rsid w:val="00580775"/>
    <w:rsid w:val="0058211A"/>
    <w:rsid w:val="005836E4"/>
    <w:rsid w:val="005850F8"/>
    <w:rsid w:val="0058576D"/>
    <w:rsid w:val="005935FF"/>
    <w:rsid w:val="00593ED1"/>
    <w:rsid w:val="005947BA"/>
    <w:rsid w:val="005952D9"/>
    <w:rsid w:val="00595E5D"/>
    <w:rsid w:val="00596338"/>
    <w:rsid w:val="00597265"/>
    <w:rsid w:val="005A0C9D"/>
    <w:rsid w:val="005A193F"/>
    <w:rsid w:val="005A1FB0"/>
    <w:rsid w:val="005A6767"/>
    <w:rsid w:val="005B4D58"/>
    <w:rsid w:val="005B7775"/>
    <w:rsid w:val="005C000B"/>
    <w:rsid w:val="005C12AC"/>
    <w:rsid w:val="005D0ECE"/>
    <w:rsid w:val="005D2391"/>
    <w:rsid w:val="005D2436"/>
    <w:rsid w:val="005D5849"/>
    <w:rsid w:val="005E167D"/>
    <w:rsid w:val="005E44FC"/>
    <w:rsid w:val="005E56BC"/>
    <w:rsid w:val="005E60F4"/>
    <w:rsid w:val="005F4F4B"/>
    <w:rsid w:val="005F5335"/>
    <w:rsid w:val="005F6ED2"/>
    <w:rsid w:val="00602768"/>
    <w:rsid w:val="00604B5B"/>
    <w:rsid w:val="00604B7D"/>
    <w:rsid w:val="006120DA"/>
    <w:rsid w:val="0061419B"/>
    <w:rsid w:val="00616800"/>
    <w:rsid w:val="00617906"/>
    <w:rsid w:val="00624418"/>
    <w:rsid w:val="00624570"/>
    <w:rsid w:val="00631166"/>
    <w:rsid w:val="00634F6B"/>
    <w:rsid w:val="00635C50"/>
    <w:rsid w:val="00635F96"/>
    <w:rsid w:val="0063633B"/>
    <w:rsid w:val="00637D2F"/>
    <w:rsid w:val="00641B8A"/>
    <w:rsid w:val="00643A96"/>
    <w:rsid w:val="00645157"/>
    <w:rsid w:val="00645B5D"/>
    <w:rsid w:val="006478B7"/>
    <w:rsid w:val="00650C11"/>
    <w:rsid w:val="00653D3A"/>
    <w:rsid w:val="00653FDB"/>
    <w:rsid w:val="00654F94"/>
    <w:rsid w:val="0066417E"/>
    <w:rsid w:val="0066418A"/>
    <w:rsid w:val="0067225A"/>
    <w:rsid w:val="0068504A"/>
    <w:rsid w:val="0068706B"/>
    <w:rsid w:val="006872FE"/>
    <w:rsid w:val="006912BA"/>
    <w:rsid w:val="00692336"/>
    <w:rsid w:val="00693151"/>
    <w:rsid w:val="00694B22"/>
    <w:rsid w:val="00695188"/>
    <w:rsid w:val="006955E7"/>
    <w:rsid w:val="006A31A5"/>
    <w:rsid w:val="006A3D69"/>
    <w:rsid w:val="006A6D44"/>
    <w:rsid w:val="006B052F"/>
    <w:rsid w:val="006B3276"/>
    <w:rsid w:val="006B54C1"/>
    <w:rsid w:val="006B6C72"/>
    <w:rsid w:val="006C05C4"/>
    <w:rsid w:val="006C11E1"/>
    <w:rsid w:val="006C25CB"/>
    <w:rsid w:val="006C5412"/>
    <w:rsid w:val="006C62E7"/>
    <w:rsid w:val="006D5831"/>
    <w:rsid w:val="006E4083"/>
    <w:rsid w:val="006E51E8"/>
    <w:rsid w:val="006F0623"/>
    <w:rsid w:val="006F164A"/>
    <w:rsid w:val="006F260A"/>
    <w:rsid w:val="006F304C"/>
    <w:rsid w:val="006F3A0E"/>
    <w:rsid w:val="006F5920"/>
    <w:rsid w:val="007027C4"/>
    <w:rsid w:val="007030DC"/>
    <w:rsid w:val="00703812"/>
    <w:rsid w:val="007114C0"/>
    <w:rsid w:val="00712299"/>
    <w:rsid w:val="00713E4B"/>
    <w:rsid w:val="00714F60"/>
    <w:rsid w:val="00717F4C"/>
    <w:rsid w:val="00720C3B"/>
    <w:rsid w:val="00723C33"/>
    <w:rsid w:val="00724932"/>
    <w:rsid w:val="007253B4"/>
    <w:rsid w:val="00726BCB"/>
    <w:rsid w:val="00726C35"/>
    <w:rsid w:val="007300A7"/>
    <w:rsid w:val="00730E7C"/>
    <w:rsid w:val="00737068"/>
    <w:rsid w:val="007407CB"/>
    <w:rsid w:val="00740AAD"/>
    <w:rsid w:val="0074309D"/>
    <w:rsid w:val="007474D6"/>
    <w:rsid w:val="00754372"/>
    <w:rsid w:val="00754517"/>
    <w:rsid w:val="00756019"/>
    <w:rsid w:val="007562A6"/>
    <w:rsid w:val="007600C1"/>
    <w:rsid w:val="00762A78"/>
    <w:rsid w:val="00763F00"/>
    <w:rsid w:val="00772035"/>
    <w:rsid w:val="00774BFB"/>
    <w:rsid w:val="00775874"/>
    <w:rsid w:val="00777FAB"/>
    <w:rsid w:val="00780849"/>
    <w:rsid w:val="00783B8B"/>
    <w:rsid w:val="00785096"/>
    <w:rsid w:val="00786E08"/>
    <w:rsid w:val="007935F1"/>
    <w:rsid w:val="00793A56"/>
    <w:rsid w:val="007942F0"/>
    <w:rsid w:val="0079768A"/>
    <w:rsid w:val="007A3F42"/>
    <w:rsid w:val="007A4B7F"/>
    <w:rsid w:val="007A4EF4"/>
    <w:rsid w:val="007A5C3E"/>
    <w:rsid w:val="007A5CF3"/>
    <w:rsid w:val="007B4032"/>
    <w:rsid w:val="007B6BAB"/>
    <w:rsid w:val="007B7F41"/>
    <w:rsid w:val="007C1E34"/>
    <w:rsid w:val="007C3D1C"/>
    <w:rsid w:val="007D185F"/>
    <w:rsid w:val="007D1E45"/>
    <w:rsid w:val="007E15B2"/>
    <w:rsid w:val="007E1935"/>
    <w:rsid w:val="007E2FB6"/>
    <w:rsid w:val="007E4631"/>
    <w:rsid w:val="007E47A9"/>
    <w:rsid w:val="007E6C21"/>
    <w:rsid w:val="007F4507"/>
    <w:rsid w:val="007F6B54"/>
    <w:rsid w:val="00801D74"/>
    <w:rsid w:val="00805511"/>
    <w:rsid w:val="00805D0D"/>
    <w:rsid w:val="0080773E"/>
    <w:rsid w:val="00810E7E"/>
    <w:rsid w:val="00814128"/>
    <w:rsid w:val="00815B2E"/>
    <w:rsid w:val="00817872"/>
    <w:rsid w:val="00822725"/>
    <w:rsid w:val="00822C2C"/>
    <w:rsid w:val="00822E57"/>
    <w:rsid w:val="008232A9"/>
    <w:rsid w:val="0082481A"/>
    <w:rsid w:val="008259DB"/>
    <w:rsid w:val="008266DA"/>
    <w:rsid w:val="008305A3"/>
    <w:rsid w:val="008310DB"/>
    <w:rsid w:val="008338D2"/>
    <w:rsid w:val="00834CE5"/>
    <w:rsid w:val="008353AC"/>
    <w:rsid w:val="0083691A"/>
    <w:rsid w:val="008369FB"/>
    <w:rsid w:val="00840666"/>
    <w:rsid w:val="0084214F"/>
    <w:rsid w:val="008430A5"/>
    <w:rsid w:val="00843A21"/>
    <w:rsid w:val="008458F4"/>
    <w:rsid w:val="0085041F"/>
    <w:rsid w:val="008505D1"/>
    <w:rsid w:val="008516E8"/>
    <w:rsid w:val="00851CBF"/>
    <w:rsid w:val="008546BD"/>
    <w:rsid w:val="008550B3"/>
    <w:rsid w:val="00855ECE"/>
    <w:rsid w:val="008565DE"/>
    <w:rsid w:val="0085737D"/>
    <w:rsid w:val="0086010D"/>
    <w:rsid w:val="00862C76"/>
    <w:rsid w:val="00863BA1"/>
    <w:rsid w:val="0086720E"/>
    <w:rsid w:val="008703EC"/>
    <w:rsid w:val="00872CCD"/>
    <w:rsid w:val="00873DCF"/>
    <w:rsid w:val="008830F7"/>
    <w:rsid w:val="00884260"/>
    <w:rsid w:val="00884272"/>
    <w:rsid w:val="00887AAB"/>
    <w:rsid w:val="008950CD"/>
    <w:rsid w:val="0089522B"/>
    <w:rsid w:val="008A4EDE"/>
    <w:rsid w:val="008B1D80"/>
    <w:rsid w:val="008B1FBA"/>
    <w:rsid w:val="008B2A84"/>
    <w:rsid w:val="008B3919"/>
    <w:rsid w:val="008B5829"/>
    <w:rsid w:val="008C68C0"/>
    <w:rsid w:val="008C71AF"/>
    <w:rsid w:val="008C73B1"/>
    <w:rsid w:val="008D0506"/>
    <w:rsid w:val="008D064C"/>
    <w:rsid w:val="008D2317"/>
    <w:rsid w:val="008D3E3B"/>
    <w:rsid w:val="008E169A"/>
    <w:rsid w:val="008E1DC8"/>
    <w:rsid w:val="008E265C"/>
    <w:rsid w:val="008E5C36"/>
    <w:rsid w:val="008E6A20"/>
    <w:rsid w:val="008F1AE7"/>
    <w:rsid w:val="008F24BD"/>
    <w:rsid w:val="008F2D69"/>
    <w:rsid w:val="008F5F7F"/>
    <w:rsid w:val="008F6634"/>
    <w:rsid w:val="00900001"/>
    <w:rsid w:val="00900F03"/>
    <w:rsid w:val="00903499"/>
    <w:rsid w:val="00903532"/>
    <w:rsid w:val="00903708"/>
    <w:rsid w:val="009044F7"/>
    <w:rsid w:val="00906929"/>
    <w:rsid w:val="00906BE7"/>
    <w:rsid w:val="00907068"/>
    <w:rsid w:val="00916597"/>
    <w:rsid w:val="00920751"/>
    <w:rsid w:val="00923D9F"/>
    <w:rsid w:val="00926D72"/>
    <w:rsid w:val="00927CC5"/>
    <w:rsid w:val="00927F20"/>
    <w:rsid w:val="009304A7"/>
    <w:rsid w:val="00931D4F"/>
    <w:rsid w:val="00932090"/>
    <w:rsid w:val="009326B9"/>
    <w:rsid w:val="00936DBE"/>
    <w:rsid w:val="00936DE7"/>
    <w:rsid w:val="009375EB"/>
    <w:rsid w:val="00941688"/>
    <w:rsid w:val="00941BFC"/>
    <w:rsid w:val="009433B5"/>
    <w:rsid w:val="0094412E"/>
    <w:rsid w:val="00945066"/>
    <w:rsid w:val="009530CA"/>
    <w:rsid w:val="00954304"/>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7893"/>
    <w:rsid w:val="00984443"/>
    <w:rsid w:val="00984627"/>
    <w:rsid w:val="0098533B"/>
    <w:rsid w:val="00985FF2"/>
    <w:rsid w:val="0098653D"/>
    <w:rsid w:val="009875F6"/>
    <w:rsid w:val="00987FE7"/>
    <w:rsid w:val="00990A56"/>
    <w:rsid w:val="00992B43"/>
    <w:rsid w:val="00995582"/>
    <w:rsid w:val="00995D0D"/>
    <w:rsid w:val="00995EED"/>
    <w:rsid w:val="00996F43"/>
    <w:rsid w:val="009A22AF"/>
    <w:rsid w:val="009A3B49"/>
    <w:rsid w:val="009A4DB6"/>
    <w:rsid w:val="009A5186"/>
    <w:rsid w:val="009A51A8"/>
    <w:rsid w:val="009A5AEC"/>
    <w:rsid w:val="009B64A7"/>
    <w:rsid w:val="009B728D"/>
    <w:rsid w:val="009B7431"/>
    <w:rsid w:val="009C077A"/>
    <w:rsid w:val="009C1454"/>
    <w:rsid w:val="009C2FBA"/>
    <w:rsid w:val="009C35FC"/>
    <w:rsid w:val="009C3984"/>
    <w:rsid w:val="009C5555"/>
    <w:rsid w:val="009C6054"/>
    <w:rsid w:val="009C706E"/>
    <w:rsid w:val="009C76BA"/>
    <w:rsid w:val="009C780B"/>
    <w:rsid w:val="009C7A0F"/>
    <w:rsid w:val="009D0FD1"/>
    <w:rsid w:val="009D1BE8"/>
    <w:rsid w:val="009D636F"/>
    <w:rsid w:val="009D7D42"/>
    <w:rsid w:val="009E18A6"/>
    <w:rsid w:val="009E19DF"/>
    <w:rsid w:val="009E33FA"/>
    <w:rsid w:val="009E40EF"/>
    <w:rsid w:val="009F0465"/>
    <w:rsid w:val="009F0EB1"/>
    <w:rsid w:val="009F125F"/>
    <w:rsid w:val="009F200A"/>
    <w:rsid w:val="009F250D"/>
    <w:rsid w:val="009F2610"/>
    <w:rsid w:val="009F299D"/>
    <w:rsid w:val="009F4145"/>
    <w:rsid w:val="009F5D45"/>
    <w:rsid w:val="009F7795"/>
    <w:rsid w:val="00A01195"/>
    <w:rsid w:val="00A0582A"/>
    <w:rsid w:val="00A06411"/>
    <w:rsid w:val="00A1086B"/>
    <w:rsid w:val="00A1481F"/>
    <w:rsid w:val="00A15294"/>
    <w:rsid w:val="00A15655"/>
    <w:rsid w:val="00A15A28"/>
    <w:rsid w:val="00A169D1"/>
    <w:rsid w:val="00A208D3"/>
    <w:rsid w:val="00A21DDB"/>
    <w:rsid w:val="00A23BC2"/>
    <w:rsid w:val="00A32421"/>
    <w:rsid w:val="00A33D01"/>
    <w:rsid w:val="00A3465D"/>
    <w:rsid w:val="00A35DE6"/>
    <w:rsid w:val="00A37A49"/>
    <w:rsid w:val="00A412BE"/>
    <w:rsid w:val="00A45079"/>
    <w:rsid w:val="00A4537E"/>
    <w:rsid w:val="00A45D56"/>
    <w:rsid w:val="00A45FFC"/>
    <w:rsid w:val="00A47357"/>
    <w:rsid w:val="00A52362"/>
    <w:rsid w:val="00A52AE7"/>
    <w:rsid w:val="00A54A29"/>
    <w:rsid w:val="00A56C3C"/>
    <w:rsid w:val="00A56DA6"/>
    <w:rsid w:val="00A5715B"/>
    <w:rsid w:val="00A606E8"/>
    <w:rsid w:val="00A6349C"/>
    <w:rsid w:val="00A642AD"/>
    <w:rsid w:val="00A66E30"/>
    <w:rsid w:val="00A7162B"/>
    <w:rsid w:val="00A71D26"/>
    <w:rsid w:val="00A76281"/>
    <w:rsid w:val="00A801FB"/>
    <w:rsid w:val="00A804E0"/>
    <w:rsid w:val="00A815DD"/>
    <w:rsid w:val="00A830FE"/>
    <w:rsid w:val="00AA2E53"/>
    <w:rsid w:val="00AA423C"/>
    <w:rsid w:val="00AA52E0"/>
    <w:rsid w:val="00AA66A6"/>
    <w:rsid w:val="00AA6D24"/>
    <w:rsid w:val="00AA7468"/>
    <w:rsid w:val="00AB156D"/>
    <w:rsid w:val="00AB5F29"/>
    <w:rsid w:val="00AB6A59"/>
    <w:rsid w:val="00AC0946"/>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6434"/>
    <w:rsid w:val="00AE65D8"/>
    <w:rsid w:val="00AE75E8"/>
    <w:rsid w:val="00AF1C00"/>
    <w:rsid w:val="00AF3296"/>
    <w:rsid w:val="00AF5C3F"/>
    <w:rsid w:val="00AF6440"/>
    <w:rsid w:val="00B00622"/>
    <w:rsid w:val="00B02C3A"/>
    <w:rsid w:val="00B079A0"/>
    <w:rsid w:val="00B1026E"/>
    <w:rsid w:val="00B125E6"/>
    <w:rsid w:val="00B14BFC"/>
    <w:rsid w:val="00B22E2B"/>
    <w:rsid w:val="00B26E1C"/>
    <w:rsid w:val="00B302B8"/>
    <w:rsid w:val="00B31FFF"/>
    <w:rsid w:val="00B36FDB"/>
    <w:rsid w:val="00B40D40"/>
    <w:rsid w:val="00B4274D"/>
    <w:rsid w:val="00B436C9"/>
    <w:rsid w:val="00B463AE"/>
    <w:rsid w:val="00B52284"/>
    <w:rsid w:val="00B53E1A"/>
    <w:rsid w:val="00B548F5"/>
    <w:rsid w:val="00B552DE"/>
    <w:rsid w:val="00B5555E"/>
    <w:rsid w:val="00B56C45"/>
    <w:rsid w:val="00B60C68"/>
    <w:rsid w:val="00B61443"/>
    <w:rsid w:val="00B64177"/>
    <w:rsid w:val="00B64607"/>
    <w:rsid w:val="00B66EE8"/>
    <w:rsid w:val="00B673C4"/>
    <w:rsid w:val="00B707DB"/>
    <w:rsid w:val="00B70C59"/>
    <w:rsid w:val="00B72611"/>
    <w:rsid w:val="00B72680"/>
    <w:rsid w:val="00B739EF"/>
    <w:rsid w:val="00B74193"/>
    <w:rsid w:val="00B75039"/>
    <w:rsid w:val="00B771DA"/>
    <w:rsid w:val="00B83003"/>
    <w:rsid w:val="00B8483D"/>
    <w:rsid w:val="00B84AC3"/>
    <w:rsid w:val="00B852E9"/>
    <w:rsid w:val="00B902FE"/>
    <w:rsid w:val="00B95EE4"/>
    <w:rsid w:val="00B977E1"/>
    <w:rsid w:val="00B97C4A"/>
    <w:rsid w:val="00BA0ED1"/>
    <w:rsid w:val="00BA2347"/>
    <w:rsid w:val="00BA322C"/>
    <w:rsid w:val="00BA539B"/>
    <w:rsid w:val="00BB2264"/>
    <w:rsid w:val="00BB25BB"/>
    <w:rsid w:val="00BB6282"/>
    <w:rsid w:val="00BB6C8D"/>
    <w:rsid w:val="00BC14A2"/>
    <w:rsid w:val="00BC15A2"/>
    <w:rsid w:val="00BC1A54"/>
    <w:rsid w:val="00BC4BBA"/>
    <w:rsid w:val="00BC6024"/>
    <w:rsid w:val="00BC61EA"/>
    <w:rsid w:val="00BD162C"/>
    <w:rsid w:val="00BD34EE"/>
    <w:rsid w:val="00BD7598"/>
    <w:rsid w:val="00BE0373"/>
    <w:rsid w:val="00BE2D7D"/>
    <w:rsid w:val="00BE38CA"/>
    <w:rsid w:val="00BE4976"/>
    <w:rsid w:val="00BE5849"/>
    <w:rsid w:val="00BE684E"/>
    <w:rsid w:val="00BE6D12"/>
    <w:rsid w:val="00BE71A4"/>
    <w:rsid w:val="00BE71C1"/>
    <w:rsid w:val="00BF0F76"/>
    <w:rsid w:val="00BF39FC"/>
    <w:rsid w:val="00BF3E5C"/>
    <w:rsid w:val="00BF61D4"/>
    <w:rsid w:val="00BF6D31"/>
    <w:rsid w:val="00C00B2B"/>
    <w:rsid w:val="00C02B59"/>
    <w:rsid w:val="00C02B8B"/>
    <w:rsid w:val="00C06AB1"/>
    <w:rsid w:val="00C1413F"/>
    <w:rsid w:val="00C14288"/>
    <w:rsid w:val="00C20E30"/>
    <w:rsid w:val="00C2179A"/>
    <w:rsid w:val="00C2444F"/>
    <w:rsid w:val="00C31CD4"/>
    <w:rsid w:val="00C320C4"/>
    <w:rsid w:val="00C3274A"/>
    <w:rsid w:val="00C32841"/>
    <w:rsid w:val="00C32BED"/>
    <w:rsid w:val="00C33896"/>
    <w:rsid w:val="00C353EE"/>
    <w:rsid w:val="00C3567D"/>
    <w:rsid w:val="00C36AB0"/>
    <w:rsid w:val="00C41444"/>
    <w:rsid w:val="00C421AD"/>
    <w:rsid w:val="00C42F5A"/>
    <w:rsid w:val="00C46B03"/>
    <w:rsid w:val="00C502F1"/>
    <w:rsid w:val="00C54355"/>
    <w:rsid w:val="00C54F63"/>
    <w:rsid w:val="00C60255"/>
    <w:rsid w:val="00C61991"/>
    <w:rsid w:val="00C64CC6"/>
    <w:rsid w:val="00C65EA1"/>
    <w:rsid w:val="00C664F4"/>
    <w:rsid w:val="00C67E97"/>
    <w:rsid w:val="00C72781"/>
    <w:rsid w:val="00C72F0A"/>
    <w:rsid w:val="00C75632"/>
    <w:rsid w:val="00C803A1"/>
    <w:rsid w:val="00C81D14"/>
    <w:rsid w:val="00C84D53"/>
    <w:rsid w:val="00C86C19"/>
    <w:rsid w:val="00C86C59"/>
    <w:rsid w:val="00C87D35"/>
    <w:rsid w:val="00C91CD7"/>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05F2"/>
    <w:rsid w:val="00CD1B6D"/>
    <w:rsid w:val="00CD2620"/>
    <w:rsid w:val="00CD2E16"/>
    <w:rsid w:val="00CD61BB"/>
    <w:rsid w:val="00CE0F3B"/>
    <w:rsid w:val="00CE17BF"/>
    <w:rsid w:val="00CE26F3"/>
    <w:rsid w:val="00CE2ACB"/>
    <w:rsid w:val="00CE4610"/>
    <w:rsid w:val="00CE58BD"/>
    <w:rsid w:val="00CE7EBF"/>
    <w:rsid w:val="00CF1188"/>
    <w:rsid w:val="00CF15FF"/>
    <w:rsid w:val="00CF645D"/>
    <w:rsid w:val="00D00689"/>
    <w:rsid w:val="00D04EEE"/>
    <w:rsid w:val="00D06F39"/>
    <w:rsid w:val="00D074B7"/>
    <w:rsid w:val="00D11783"/>
    <w:rsid w:val="00D11866"/>
    <w:rsid w:val="00D12E19"/>
    <w:rsid w:val="00D15024"/>
    <w:rsid w:val="00D169BC"/>
    <w:rsid w:val="00D23509"/>
    <w:rsid w:val="00D25830"/>
    <w:rsid w:val="00D30B6C"/>
    <w:rsid w:val="00D32A8F"/>
    <w:rsid w:val="00D403FE"/>
    <w:rsid w:val="00D428D6"/>
    <w:rsid w:val="00D43E33"/>
    <w:rsid w:val="00D44C7E"/>
    <w:rsid w:val="00D457FA"/>
    <w:rsid w:val="00D466CB"/>
    <w:rsid w:val="00D47BD8"/>
    <w:rsid w:val="00D515EC"/>
    <w:rsid w:val="00D538BD"/>
    <w:rsid w:val="00D5393F"/>
    <w:rsid w:val="00D541F5"/>
    <w:rsid w:val="00D565FC"/>
    <w:rsid w:val="00D607EA"/>
    <w:rsid w:val="00D61949"/>
    <w:rsid w:val="00D63F56"/>
    <w:rsid w:val="00D66E3D"/>
    <w:rsid w:val="00D70842"/>
    <w:rsid w:val="00D70BE5"/>
    <w:rsid w:val="00D71AC5"/>
    <w:rsid w:val="00D71DA7"/>
    <w:rsid w:val="00D76247"/>
    <w:rsid w:val="00D7769A"/>
    <w:rsid w:val="00D80977"/>
    <w:rsid w:val="00D80B61"/>
    <w:rsid w:val="00D81278"/>
    <w:rsid w:val="00D8337F"/>
    <w:rsid w:val="00D83EDF"/>
    <w:rsid w:val="00D84D4A"/>
    <w:rsid w:val="00D85FE5"/>
    <w:rsid w:val="00D86EB9"/>
    <w:rsid w:val="00D90A21"/>
    <w:rsid w:val="00D933DA"/>
    <w:rsid w:val="00D9373F"/>
    <w:rsid w:val="00D937D0"/>
    <w:rsid w:val="00D94122"/>
    <w:rsid w:val="00D94CFE"/>
    <w:rsid w:val="00D95512"/>
    <w:rsid w:val="00D95B0A"/>
    <w:rsid w:val="00D96C6B"/>
    <w:rsid w:val="00D97288"/>
    <w:rsid w:val="00DA0C12"/>
    <w:rsid w:val="00DA0CA2"/>
    <w:rsid w:val="00DA3801"/>
    <w:rsid w:val="00DA6C08"/>
    <w:rsid w:val="00DB320C"/>
    <w:rsid w:val="00DB5350"/>
    <w:rsid w:val="00DB6DF2"/>
    <w:rsid w:val="00DB6FEF"/>
    <w:rsid w:val="00DC2667"/>
    <w:rsid w:val="00DC27EB"/>
    <w:rsid w:val="00DC6C2A"/>
    <w:rsid w:val="00DC7BF4"/>
    <w:rsid w:val="00DC7D67"/>
    <w:rsid w:val="00DD0D0F"/>
    <w:rsid w:val="00DD1DB0"/>
    <w:rsid w:val="00DD1E4B"/>
    <w:rsid w:val="00DD4BBC"/>
    <w:rsid w:val="00DD6061"/>
    <w:rsid w:val="00DD687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B87"/>
    <w:rsid w:val="00E0363F"/>
    <w:rsid w:val="00E05F83"/>
    <w:rsid w:val="00E10768"/>
    <w:rsid w:val="00E1398D"/>
    <w:rsid w:val="00E13AE5"/>
    <w:rsid w:val="00E148D5"/>
    <w:rsid w:val="00E1602C"/>
    <w:rsid w:val="00E172D5"/>
    <w:rsid w:val="00E17736"/>
    <w:rsid w:val="00E17D48"/>
    <w:rsid w:val="00E20690"/>
    <w:rsid w:val="00E277F0"/>
    <w:rsid w:val="00E31679"/>
    <w:rsid w:val="00E33751"/>
    <w:rsid w:val="00E34195"/>
    <w:rsid w:val="00E34EBC"/>
    <w:rsid w:val="00E35213"/>
    <w:rsid w:val="00E3556A"/>
    <w:rsid w:val="00E36A11"/>
    <w:rsid w:val="00E3773D"/>
    <w:rsid w:val="00E41DEC"/>
    <w:rsid w:val="00E43A4F"/>
    <w:rsid w:val="00E45C91"/>
    <w:rsid w:val="00E528E6"/>
    <w:rsid w:val="00E52E1A"/>
    <w:rsid w:val="00E52F5D"/>
    <w:rsid w:val="00E53B58"/>
    <w:rsid w:val="00E54A71"/>
    <w:rsid w:val="00E552C3"/>
    <w:rsid w:val="00E57023"/>
    <w:rsid w:val="00E6031A"/>
    <w:rsid w:val="00E622EC"/>
    <w:rsid w:val="00E628CC"/>
    <w:rsid w:val="00E6681F"/>
    <w:rsid w:val="00E72C85"/>
    <w:rsid w:val="00E7443D"/>
    <w:rsid w:val="00E757F6"/>
    <w:rsid w:val="00E75C3F"/>
    <w:rsid w:val="00E76690"/>
    <w:rsid w:val="00E803B4"/>
    <w:rsid w:val="00E85D78"/>
    <w:rsid w:val="00E87109"/>
    <w:rsid w:val="00E87116"/>
    <w:rsid w:val="00E91053"/>
    <w:rsid w:val="00E91276"/>
    <w:rsid w:val="00E92492"/>
    <w:rsid w:val="00E94523"/>
    <w:rsid w:val="00E968C8"/>
    <w:rsid w:val="00EA3A52"/>
    <w:rsid w:val="00EA3C32"/>
    <w:rsid w:val="00EA4630"/>
    <w:rsid w:val="00EA6843"/>
    <w:rsid w:val="00EA6F53"/>
    <w:rsid w:val="00EB0972"/>
    <w:rsid w:val="00EB3CFF"/>
    <w:rsid w:val="00EB409C"/>
    <w:rsid w:val="00EB5628"/>
    <w:rsid w:val="00EB72FB"/>
    <w:rsid w:val="00EC0DDC"/>
    <w:rsid w:val="00EC295E"/>
    <w:rsid w:val="00EC7A76"/>
    <w:rsid w:val="00ED05F2"/>
    <w:rsid w:val="00ED72EC"/>
    <w:rsid w:val="00ED7A36"/>
    <w:rsid w:val="00EE16DA"/>
    <w:rsid w:val="00EE2259"/>
    <w:rsid w:val="00EE33D3"/>
    <w:rsid w:val="00EE47E4"/>
    <w:rsid w:val="00EE5677"/>
    <w:rsid w:val="00EE76E5"/>
    <w:rsid w:val="00EF0306"/>
    <w:rsid w:val="00EF257A"/>
    <w:rsid w:val="00EF3BCC"/>
    <w:rsid w:val="00EF7667"/>
    <w:rsid w:val="00EF767D"/>
    <w:rsid w:val="00F0045E"/>
    <w:rsid w:val="00F01F7E"/>
    <w:rsid w:val="00F055F3"/>
    <w:rsid w:val="00F100F9"/>
    <w:rsid w:val="00F16EEF"/>
    <w:rsid w:val="00F21F29"/>
    <w:rsid w:val="00F22FAD"/>
    <w:rsid w:val="00F24034"/>
    <w:rsid w:val="00F24A0A"/>
    <w:rsid w:val="00F25D0D"/>
    <w:rsid w:val="00F26A18"/>
    <w:rsid w:val="00F27AC2"/>
    <w:rsid w:val="00F27D4F"/>
    <w:rsid w:val="00F33931"/>
    <w:rsid w:val="00F35064"/>
    <w:rsid w:val="00F357B9"/>
    <w:rsid w:val="00F35A78"/>
    <w:rsid w:val="00F42099"/>
    <w:rsid w:val="00F43E20"/>
    <w:rsid w:val="00F475AD"/>
    <w:rsid w:val="00F50C5C"/>
    <w:rsid w:val="00F51CCF"/>
    <w:rsid w:val="00F54510"/>
    <w:rsid w:val="00F5556E"/>
    <w:rsid w:val="00F56F5A"/>
    <w:rsid w:val="00F61320"/>
    <w:rsid w:val="00F66CB1"/>
    <w:rsid w:val="00F70BA5"/>
    <w:rsid w:val="00F729B4"/>
    <w:rsid w:val="00F74B58"/>
    <w:rsid w:val="00F74B99"/>
    <w:rsid w:val="00F75971"/>
    <w:rsid w:val="00F77D2C"/>
    <w:rsid w:val="00F8277D"/>
    <w:rsid w:val="00F83412"/>
    <w:rsid w:val="00F84362"/>
    <w:rsid w:val="00F874A3"/>
    <w:rsid w:val="00F876AB"/>
    <w:rsid w:val="00F91876"/>
    <w:rsid w:val="00F935AA"/>
    <w:rsid w:val="00F93C0B"/>
    <w:rsid w:val="00F95226"/>
    <w:rsid w:val="00F95F26"/>
    <w:rsid w:val="00FA12ED"/>
    <w:rsid w:val="00FA5905"/>
    <w:rsid w:val="00FB5950"/>
    <w:rsid w:val="00FC5238"/>
    <w:rsid w:val="00FC66ED"/>
    <w:rsid w:val="00FD0065"/>
    <w:rsid w:val="00FD0D7D"/>
    <w:rsid w:val="00FD3F5A"/>
    <w:rsid w:val="00FD525A"/>
    <w:rsid w:val="00FD6EF0"/>
    <w:rsid w:val="00FD75FE"/>
    <w:rsid w:val="00FE2CF5"/>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semiHidden/>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semiHidden/>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6" Type="http://schemas.openxmlformats.org/officeDocument/2006/relationships/hyperlink" Target="https://aws.amazon.com/appflow/" TargetMode="External"/><Relationship Id="rId21" Type="http://schemas.openxmlformats.org/officeDocument/2006/relationships/hyperlink" Target="https://aws.amazon.com/tools/" TargetMode="External"/><Relationship Id="rId42" Type="http://schemas.openxmlformats.org/officeDocument/2006/relationships/hyperlink" Target="https://medium.com/@NickBryant/aws-container-services-docker-container-registry-1e41903ab98d" TargetMode="External"/><Relationship Id="rId47" Type="http://schemas.openxmlformats.org/officeDocument/2006/relationships/hyperlink" Target="https://aws.amazon.com/copilot/" TargetMode="External"/><Relationship Id="rId63" Type="http://schemas.openxmlformats.org/officeDocument/2006/relationships/hyperlink" Target="https://aws.amazon.com/codeartifact/" TargetMode="External"/><Relationship Id="rId68" Type="http://schemas.openxmlformats.org/officeDocument/2006/relationships/hyperlink" Target="https://aws.amazon.com/codestar/" TargetMode="External"/><Relationship Id="rId84" Type="http://schemas.openxmlformats.org/officeDocument/2006/relationships/hyperlink" Target="https://aws.amazon.com/app2container/" TargetMode="External"/><Relationship Id="rId89" Type="http://schemas.openxmlformats.org/officeDocument/2006/relationships/hyperlink" Target="https://aws.amazon.com/braket/" TargetMode="External"/><Relationship Id="rId16" Type="http://schemas.openxmlformats.org/officeDocument/2006/relationships/hyperlink" Target="https://aws.amazon.com/codepipeline/" TargetMode="External"/><Relationship Id="rId11" Type="http://schemas.openxmlformats.org/officeDocument/2006/relationships/hyperlink" Target="https://docs.aws.amazon.com/cloudcontrolapi/latest/userguide/what-is-cloudcontrolapi.html" TargetMode="External"/><Relationship Id="rId32" Type="http://schemas.openxmlformats.org/officeDocument/2006/relationships/hyperlink" Target="https://aws.amazon.com/sns/" TargetMode="External"/><Relationship Id="rId37" Type="http://schemas.openxmlformats.org/officeDocument/2006/relationships/hyperlink" Target="https://docs.aws.amazon.com/lambda/latest/dg/with-sqs.html" TargetMode="External"/><Relationship Id="rId53" Type="http://schemas.openxmlformats.org/officeDocument/2006/relationships/hyperlink" Target="https://aws.amazon.com/openshift/" TargetMode="External"/><Relationship Id="rId58" Type="http://schemas.openxmlformats.org/officeDocument/2006/relationships/hyperlink" Target="https://aws.amazon.com/codeguru/" TargetMode="External"/><Relationship Id="rId74" Type="http://schemas.openxmlformats.org/officeDocument/2006/relationships/hyperlink" Target="https://aws.amazon.com/code-whisperer/" TargetMode="External"/><Relationship Id="rId79" Type="http://schemas.openxmlformats.org/officeDocument/2006/relationships/hyperlink" Target="https://aws.amazon.com/sns/" TargetMode="External"/><Relationship Id="rId5" Type="http://schemas.openxmlformats.org/officeDocument/2006/relationships/hyperlink" Target="https://docs.aws.amazon.com/cloudcontrolapi/latest/userguide/what-is-cloudcontrolapi.html" TargetMode="External"/><Relationship Id="rId14" Type="http://schemas.openxmlformats.org/officeDocument/2006/relationships/hyperlink" Target="https://aws.amazon.com/codecommit/" TargetMode="External"/><Relationship Id="rId22" Type="http://schemas.openxmlformats.org/officeDocument/2006/relationships/hyperlink" Target="https://aws.amazon.com/xray/" TargetMode="External"/><Relationship Id="rId27" Type="http://schemas.openxmlformats.org/officeDocument/2006/relationships/hyperlink" Target="https://aws.amazon.com/eventbridge/" TargetMode="External"/><Relationship Id="rId30" Type="http://schemas.openxmlformats.org/officeDocument/2006/relationships/hyperlink" Target="https://aws.amazon.com/mwaa/" TargetMode="External"/><Relationship Id="rId35" Type="http://schemas.openxmlformats.org/officeDocument/2006/relationships/hyperlink" Target="https://aws.amazon.com/sqs/" TargetMode="External"/><Relationship Id="rId43" Type="http://schemas.openxmlformats.org/officeDocument/2006/relationships/hyperlink" Target="https://aws.amazon.com/ecs/" TargetMode="External"/><Relationship Id="rId48" Type="http://schemas.openxmlformats.org/officeDocument/2006/relationships/hyperlink" Target="https://aws.amazon.com/fargate/" TargetMode="External"/><Relationship Id="rId56" Type="http://schemas.openxmlformats.org/officeDocument/2006/relationships/hyperlink" Target="https://aws.amazon.com/braket/" TargetMode="External"/><Relationship Id="rId64" Type="http://schemas.openxmlformats.org/officeDocument/2006/relationships/hyperlink" Target="https://aws.amazon.com/codebuild/" TargetMode="External"/><Relationship Id="rId69" Type="http://schemas.openxmlformats.org/officeDocument/2006/relationships/hyperlink" Target="https://aws.amazon.com/cli/" TargetMode="External"/><Relationship Id="rId77" Type="http://schemas.openxmlformats.org/officeDocument/2006/relationships/hyperlink" Target="https://aws.amazon.com/mwaa/" TargetMode="External"/><Relationship Id="rId8" Type="http://schemas.openxmlformats.org/officeDocument/2006/relationships/hyperlink" Target="https://docs.aws.amazon.com/cloud9/latest/user-guide/what-is-cloud9.html" TargetMode="External"/><Relationship Id="rId51" Type="http://schemas.openxmlformats.org/officeDocument/2006/relationships/hyperlink" Target="https://aws.amazon.com/openshift/" TargetMode="External"/><Relationship Id="rId72" Type="http://schemas.openxmlformats.org/officeDocument/2006/relationships/hyperlink" Target="https://aws.amazon.com/tools/" TargetMode="External"/><Relationship Id="rId80" Type="http://schemas.openxmlformats.org/officeDocument/2006/relationships/hyperlink" Target="https://aws.amazon.com/step-functions/" TargetMode="External"/><Relationship Id="rId85" Type="http://schemas.openxmlformats.org/officeDocument/2006/relationships/hyperlink" Target="https://aws.amazon.com/copilot/" TargetMode="External"/><Relationship Id="rId3" Type="http://schemas.openxmlformats.org/officeDocument/2006/relationships/hyperlink" Target="https://aws.amazon.com/codeguru/resources/best-practices/" TargetMode="External"/><Relationship Id="rId12" Type="http://schemas.openxmlformats.org/officeDocument/2006/relationships/hyperlink" Target="https://docs.aws.amazon.com/codeartifact/latest/ug/welcome.html" TargetMode="External"/><Relationship Id="rId17" Type="http://schemas.openxmlformats.org/officeDocument/2006/relationships/hyperlink" Target="https://aws.amazon.com/codestar/" TargetMode="External"/><Relationship Id="rId25" Type="http://schemas.openxmlformats.org/officeDocument/2006/relationships/hyperlink" Target="https://aws.amazon.com/sns/" TargetMode="External"/><Relationship Id="rId33" Type="http://schemas.openxmlformats.org/officeDocument/2006/relationships/hyperlink" Target="https://aws.amazon.com/sqs/" TargetMode="External"/><Relationship Id="rId38" Type="http://schemas.openxmlformats.org/officeDocument/2006/relationships/hyperlink" Target="https://aws.amazon.com/sqs/" TargetMode="External"/><Relationship Id="rId46" Type="http://schemas.openxmlformats.org/officeDocument/2006/relationships/hyperlink" Target="https://aws.amazon.com/app2container/" TargetMode="External"/><Relationship Id="rId59" Type="http://schemas.openxmlformats.org/officeDocument/2006/relationships/hyperlink" Target="https://aws.amazon.com/corretto/" TargetMode="External"/><Relationship Id="rId67" Type="http://schemas.openxmlformats.org/officeDocument/2006/relationships/hyperlink" Target="https://aws.amazon.com/codepipeline/" TargetMode="External"/><Relationship Id="rId20" Type="http://schemas.openxmlformats.org/officeDocument/2006/relationships/hyperlink" Target="https://aws.amazon.com/fault-injection-simulator/" TargetMode="External"/><Relationship Id="rId41" Type="http://schemas.openxmlformats.org/officeDocument/2006/relationships/hyperlink" Target="https://aws.amazon.com/ecr/" TargetMode="External"/><Relationship Id="rId54" Type="http://schemas.openxmlformats.org/officeDocument/2006/relationships/hyperlink" Target="https://aws.amazon.com/robomaker/" TargetMode="External"/><Relationship Id="rId62" Type="http://schemas.openxmlformats.org/officeDocument/2006/relationships/hyperlink" Target="https://aws.amazon.com/cloudshell/" TargetMode="External"/><Relationship Id="rId70" Type="http://schemas.openxmlformats.org/officeDocument/2006/relationships/hyperlink" Target="https://aws.amazon.com/device-farm/" TargetMode="External"/><Relationship Id="rId75" Type="http://schemas.openxmlformats.org/officeDocument/2006/relationships/hyperlink" Target="https://aws.amazon.com/appflow/" TargetMode="External"/><Relationship Id="rId83" Type="http://schemas.openxmlformats.org/officeDocument/2006/relationships/hyperlink" Target="https://aws.amazon.com/eks/" TargetMode="External"/><Relationship Id="rId88" Type="http://schemas.openxmlformats.org/officeDocument/2006/relationships/hyperlink" Target="https://aws.amazon.com/robomaker/" TargetMode="External"/><Relationship Id="rId1" Type="http://schemas.openxmlformats.org/officeDocument/2006/relationships/hyperlink" Target="https://aws.amazon.com/codeguru/resources/best-practices/" TargetMode="External"/><Relationship Id="rId6" Type="http://schemas.openxmlformats.org/officeDocument/2006/relationships/hyperlink" Target="https://docs.aws.amazon.com/cloudcontrolapi/latest/userguide/what-is-cloudcontrolapi.html" TargetMode="External"/><Relationship Id="rId15" Type="http://schemas.openxmlformats.org/officeDocument/2006/relationships/hyperlink" Target="https://aws.amazon.com/codedeploy/" TargetMode="External"/><Relationship Id="rId23" Type="http://schemas.openxmlformats.org/officeDocument/2006/relationships/hyperlink" Target="https://aws.amazon.com/codewhisperer/" TargetMode="External"/><Relationship Id="rId28" Type="http://schemas.openxmlformats.org/officeDocument/2006/relationships/hyperlink" Target="https://aws.amazon.com/appflow/" TargetMode="External"/><Relationship Id="rId36" Type="http://schemas.openxmlformats.org/officeDocument/2006/relationships/hyperlink" Target="https://docs.aws.amazon.com/AWSSimpleQueueService/latest/SQSDeveloperGuide/sqs-s3.html" TargetMode="External"/><Relationship Id="rId49" Type="http://schemas.openxmlformats.org/officeDocument/2006/relationships/hyperlink" Target="https://aws.amazon.com/app2container/" TargetMode="External"/><Relationship Id="rId57" Type="http://schemas.openxmlformats.org/officeDocument/2006/relationships/hyperlink" Target="https://aws.amazon.com/code/catalyst/" TargetMode="External"/><Relationship Id="rId10" Type="http://schemas.openxmlformats.org/officeDocument/2006/relationships/hyperlink" Target="https://docs.aws.amazon.com/cloud9/latest/user-guide/what-is-cloud9.html" TargetMode="External"/><Relationship Id="rId31" Type="http://schemas.openxmlformats.org/officeDocument/2006/relationships/hyperlink" Target="https://aws.amazon.com/amazon-mq/" TargetMode="External"/><Relationship Id="rId44" Type="http://schemas.openxmlformats.org/officeDocument/2006/relationships/hyperlink" Target="https://doi.org/10.1109/IEMCON.2018.8610964" TargetMode="External"/><Relationship Id="rId52" Type="http://schemas.openxmlformats.org/officeDocument/2006/relationships/hyperlink" Target="https://www.openshift.com/products/managed-openshift" TargetMode="External"/><Relationship Id="rId60" Type="http://schemas.openxmlformats.org/officeDocument/2006/relationships/hyperlink" Target="https://aws.amazon.com/cdk/" TargetMode="External"/><Relationship Id="rId65" Type="http://schemas.openxmlformats.org/officeDocument/2006/relationships/hyperlink" Target="https://aws.amazon.com/codecommit/" TargetMode="External"/><Relationship Id="rId73" Type="http://schemas.openxmlformats.org/officeDocument/2006/relationships/hyperlink" Target="https://aws.amazon.com/xray/" TargetMode="External"/><Relationship Id="rId78" Type="http://schemas.openxmlformats.org/officeDocument/2006/relationships/hyperlink" Target="https://aws.amazon.com/sqs/" TargetMode="External"/><Relationship Id="rId81" Type="http://schemas.openxmlformats.org/officeDocument/2006/relationships/hyperlink" Target="https://aws.amazon.com/ecr/" TargetMode="External"/><Relationship Id="rId86" Type="http://schemas.openxmlformats.org/officeDocument/2006/relationships/hyperlink" Target="https://aws.amazon.com/fargate/" TargetMode="External"/><Relationship Id="rId4" Type="http://schemas.openxmlformats.org/officeDocument/2006/relationships/hyperlink" Target="https://docs.aws.amazon.com/corretto/latest/corretto-8-ug/what-is-corretto-8.html" TargetMode="External"/><Relationship Id="rId9" Type="http://schemas.openxmlformats.org/officeDocument/2006/relationships/hyperlink" Target="https://docs.aws.amazon.com/cloudcontrolapi/latest/userguide/what-is-cloudcontrolapi.html" TargetMode="External"/><Relationship Id="rId13" Type="http://schemas.openxmlformats.org/officeDocument/2006/relationships/hyperlink" Target="https://docs.aws.amazon.com/codebuild/latest/userguide/welcome.html" TargetMode="External"/><Relationship Id="rId18" Type="http://schemas.openxmlformats.org/officeDocument/2006/relationships/hyperlink" Target="https://aws.amazon.com/cli/" TargetMode="External"/><Relationship Id="rId39" Type="http://schemas.openxmlformats.org/officeDocument/2006/relationships/hyperlink" Target="https://aws.amazon.com/step-functions/" TargetMode="External"/><Relationship Id="rId34" Type="http://schemas.openxmlformats.org/officeDocument/2006/relationships/hyperlink" Target="https://aws.amazon.com/step-functions/" TargetMode="External"/><Relationship Id="rId50" Type="http://schemas.openxmlformats.org/officeDocument/2006/relationships/hyperlink" Target="https://www.openshift.com/products/amazon-openshift" TargetMode="External"/><Relationship Id="rId55" Type="http://schemas.openxmlformats.org/officeDocument/2006/relationships/hyperlink" Target="https://aws.amazon.com/braket/" TargetMode="External"/><Relationship Id="rId76" Type="http://schemas.openxmlformats.org/officeDocument/2006/relationships/hyperlink" Target="https://aws.amazon.com/eventbridge/" TargetMode="External"/><Relationship Id="rId7" Type="http://schemas.openxmlformats.org/officeDocument/2006/relationships/hyperlink" Target="https://docs.aws.amazon.com/cloudcontrolapi/latest/userguide/what-is-cloudcontrolapi.html" TargetMode="External"/><Relationship Id="rId71" Type="http://schemas.openxmlformats.org/officeDocument/2006/relationships/hyperlink" Target="https://aws.amazon.com/fault-injection-simulator/" TargetMode="External"/><Relationship Id="rId2" Type="http://schemas.openxmlformats.org/officeDocument/2006/relationships/hyperlink" Target="https://chat.openai.com/c/f183e1aa-ff31-434e-9649-e0f4822ec939" TargetMode="External"/><Relationship Id="rId29" Type="http://schemas.openxmlformats.org/officeDocument/2006/relationships/hyperlink" Target="https://aws.amazon.com/eventbridge/" TargetMode="External"/><Relationship Id="rId24" Type="http://schemas.openxmlformats.org/officeDocument/2006/relationships/hyperlink" Target="https://aws.amazon.com/sqs/" TargetMode="External"/><Relationship Id="rId40" Type="http://schemas.openxmlformats.org/officeDocument/2006/relationships/hyperlink" Target="https://thenewstack.io/aws-step-functions-visual-workflow-microservices/" TargetMode="External"/><Relationship Id="rId45" Type="http://schemas.openxmlformats.org/officeDocument/2006/relationships/hyperlink" Target="https://aws.amazon.com/eks/" TargetMode="External"/><Relationship Id="rId66" Type="http://schemas.openxmlformats.org/officeDocument/2006/relationships/hyperlink" Target="https://aws.amazon.com/codedeploy/" TargetMode="External"/><Relationship Id="rId87" Type="http://schemas.openxmlformats.org/officeDocument/2006/relationships/hyperlink" Target="https://aws.amazon.com/managed-openshift/" TargetMode="External"/><Relationship Id="rId61" Type="http://schemas.openxmlformats.org/officeDocument/2006/relationships/hyperlink" Target="https://aws.amazon.com/cloud9/" TargetMode="External"/><Relationship Id="rId82" Type="http://schemas.openxmlformats.org/officeDocument/2006/relationships/hyperlink" Target="https://aws.amazon.com/ecs/" TargetMode="External"/><Relationship Id="rId19" Type="http://schemas.openxmlformats.org/officeDocument/2006/relationships/hyperlink" Target="https://aws.amazon.com/device-fa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9B1F45E-C8BA-4F9C-9534-F25FFF736CCF}"/>
</file>

<file path=customXml/itemProps4.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85</Pages>
  <Words>19849</Words>
  <Characters>113144</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Suman Deshwal</cp:lastModifiedBy>
  <cp:revision>11</cp:revision>
  <dcterms:created xsi:type="dcterms:W3CDTF">2024-05-07T11:17:00Z</dcterms:created>
  <dcterms:modified xsi:type="dcterms:W3CDTF">2024-05-15T06:18:00Z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1902900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